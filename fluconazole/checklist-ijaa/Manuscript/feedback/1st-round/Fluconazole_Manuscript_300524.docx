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3642D3F4" w:rsidR="00596EC9" w:rsidRPr="00593CAA" w:rsidRDefault="00596EC9" w:rsidP="004E58AA">
      <w:pPr>
        <w:pStyle w:val="Title"/>
      </w:pPr>
      <w:commentRangeStart w:id="0"/>
      <w:commentRangeStart w:id="1"/>
      <w:commentRangeStart w:id="2"/>
      <w:commentRangeStart w:id="3"/>
      <w:commentRangeStart w:id="4"/>
      <w:commentRangeStart w:id="5"/>
      <w:r w:rsidRPr="00593CAA">
        <w:t>M</w:t>
      </w:r>
      <w:commentRangeEnd w:id="0"/>
      <w:r w:rsidR="0088095F">
        <w:rPr>
          <w:rStyle w:val="CommentReference"/>
          <w:b w:val="0"/>
          <w:bCs w:val="0"/>
        </w:rPr>
        <w:commentReference w:id="0"/>
      </w:r>
      <w:commentRangeEnd w:id="1"/>
      <w:r w:rsidR="00EC4F25">
        <w:rPr>
          <w:rStyle w:val="CommentReference"/>
          <w:b w:val="0"/>
          <w:bCs w:val="0"/>
        </w:rPr>
        <w:commentReference w:id="1"/>
      </w:r>
      <w:r w:rsidRPr="00593CAA">
        <w:t>odel</w:t>
      </w:r>
      <w:r w:rsidR="00D63A4A" w:rsidRPr="00593CAA">
        <w:t>-</w:t>
      </w:r>
      <w:r w:rsidR="004E58AA">
        <w:t>i</w:t>
      </w:r>
      <w:r w:rsidR="00D63A4A" w:rsidRPr="00593CAA">
        <w:t xml:space="preserve">nformed </w:t>
      </w:r>
      <w:r w:rsidR="004E58AA">
        <w:t>i</w:t>
      </w:r>
      <w:r w:rsidR="00D63A4A" w:rsidRPr="00593CAA">
        <w:t xml:space="preserve">dentification </w:t>
      </w:r>
      <w:commentRangeEnd w:id="2"/>
      <w:r w:rsidR="000C514A">
        <w:rPr>
          <w:rStyle w:val="CommentReference"/>
          <w:b w:val="0"/>
          <w:bCs w:val="0"/>
        </w:rPr>
        <w:commentReference w:id="2"/>
      </w:r>
      <w:commentRangeEnd w:id="3"/>
      <w:r w:rsidR="00CA046E">
        <w:rPr>
          <w:rStyle w:val="CommentReference"/>
          <w:b w:val="0"/>
          <w:bCs w:val="0"/>
        </w:rPr>
        <w:commentReference w:id="3"/>
      </w:r>
      <w:r w:rsidR="00D63A4A" w:rsidRPr="005006F4">
        <w:t>o</w:t>
      </w:r>
      <w:r w:rsidR="00D63A4A" w:rsidRPr="00593CAA">
        <w:t>f a</w:t>
      </w:r>
      <w:r w:rsidR="00C678AF">
        <w:t>n</w:t>
      </w:r>
      <w:r w:rsidR="00D63A4A" w:rsidRPr="00593CAA">
        <w:t xml:space="preserve"> </w:t>
      </w:r>
      <w:r w:rsidR="00C678AF">
        <w:t>optimised</w:t>
      </w:r>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commentRangeEnd w:id="4"/>
      <w:r w:rsidR="00F224C3">
        <w:rPr>
          <w:rStyle w:val="CommentReference"/>
          <w:b w:val="0"/>
          <w:bCs w:val="0"/>
        </w:rPr>
        <w:commentReference w:id="4"/>
      </w:r>
      <w:commentRangeEnd w:id="5"/>
      <w:r w:rsidR="00851BDA">
        <w:rPr>
          <w:rStyle w:val="CommentReference"/>
          <w:b w:val="0"/>
          <w:bCs w:val="0"/>
        </w:rPr>
        <w:commentReference w:id="5"/>
      </w:r>
    </w:p>
    <w:p w14:paraId="690D07F0" w14:textId="36B6FAB2" w:rsidR="003D0E51" w:rsidRPr="00494DCF" w:rsidRDefault="00AB21BB" w:rsidP="00593CAA">
      <w:r w:rsidRPr="00A51508">
        <w:t>My-</w:t>
      </w:r>
      <w:commentRangeStart w:id="6"/>
      <w:commentRangeStart w:id="7"/>
      <w:r w:rsidRPr="00A51508">
        <w:t>Luong</w:t>
      </w:r>
      <w:commentRangeEnd w:id="6"/>
      <w:r w:rsidRPr="00F40B7B">
        <w:commentReference w:id="6"/>
      </w:r>
      <w:commentRangeEnd w:id="7"/>
      <w:r w:rsidR="00B02876">
        <w:rPr>
          <w:rStyle w:val="CommentReference"/>
        </w:rPr>
        <w:commentReference w:id="7"/>
      </w:r>
      <w:r w:rsidRPr="00A51508">
        <w:t xml:space="preserve"> Vuong</w:t>
      </w:r>
      <w:commentRangeStart w:id="8"/>
      <w:r w:rsidR="002135FC" w:rsidRPr="00494DCF">
        <w:t xml:space="preserve"> (</w:t>
      </w:r>
      <w:proofErr w:type="spellStart"/>
      <w:r w:rsidR="00E27D91" w:rsidRPr="00494DCF">
        <w:t>Mỹ-Lượng</w:t>
      </w:r>
      <w:proofErr w:type="spellEnd"/>
      <w:r w:rsidR="00E27D91" w:rsidRPr="00494DCF">
        <w:t xml:space="preserve"> </w:t>
      </w:r>
      <w:proofErr w:type="spellStart"/>
      <w:r w:rsidR="00E27D91" w:rsidRPr="00494DCF">
        <w:t>Vương</w:t>
      </w:r>
      <w:proofErr w:type="spellEnd"/>
      <w:r w:rsidR="00262C56" w:rsidRPr="00494DCF">
        <w:t>)</w:t>
      </w:r>
      <w:r w:rsidR="0082034B" w:rsidRPr="00494DCF">
        <w:rPr>
          <w:vertAlign w:val="superscript"/>
        </w:rPr>
        <w:t>a</w:t>
      </w:r>
      <w:r w:rsidR="00FD197B" w:rsidRPr="00494DCF">
        <w:rPr>
          <w:vertAlign w:val="superscript"/>
        </w:rPr>
        <w:t>†</w:t>
      </w:r>
      <w:r w:rsidR="00E31872" w:rsidRPr="00494DCF">
        <w:t xml:space="preserve">, Omar </w:t>
      </w:r>
      <w:proofErr w:type="spellStart"/>
      <w:r w:rsidR="00E31872" w:rsidRPr="00494DCF">
        <w:t>Elkayal</w:t>
      </w:r>
      <w:r w:rsidR="00FE4B6A" w:rsidRPr="00494DCF">
        <w:rPr>
          <w:vertAlign w:val="superscript"/>
        </w:rPr>
        <w:t>a</w:t>
      </w:r>
      <w:proofErr w:type="spellEnd"/>
      <w:r w:rsidR="00FE4B6A" w:rsidRPr="00494DCF">
        <w:rPr>
          <w:vertAlign w:val="superscript"/>
        </w:rPr>
        <w:t>,</w:t>
      </w:r>
      <w:r w:rsidR="00EA5ADA" w:rsidRPr="00494DCF">
        <w:rPr>
          <w:vertAlign w:val="superscript"/>
        </w:rPr>
        <w:t>†</w:t>
      </w:r>
      <w:r w:rsidR="00E31872"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00E31872" w:rsidRPr="00494DCF">
        <w:t xml:space="preserve"> Jan-Willem C. </w:t>
      </w:r>
      <w:proofErr w:type="spellStart"/>
      <w:r w:rsidR="00E31872" w:rsidRPr="00494DCF">
        <w:t>Alffenaar</w:t>
      </w:r>
      <w:r w:rsidR="00C07445">
        <w:rPr>
          <w:vertAlign w:val="superscript"/>
        </w:rPr>
        <w:t>c</w:t>
      </w:r>
      <w:r w:rsidR="00E31872" w:rsidRPr="00494DCF">
        <w:rPr>
          <w:vertAlign w:val="superscript"/>
        </w:rPr>
        <w:t>,</w:t>
      </w:r>
      <w:r w:rsidR="00C07445">
        <w:rPr>
          <w:vertAlign w:val="superscript"/>
        </w:rPr>
        <w:t>d</w:t>
      </w:r>
      <w:r w:rsidR="00E31872" w:rsidRPr="00494DCF">
        <w:rPr>
          <w:vertAlign w:val="superscript"/>
        </w:rPr>
        <w:t>,</w:t>
      </w:r>
      <w:r w:rsidR="00C07445">
        <w:rPr>
          <w:vertAlign w:val="superscript"/>
        </w:rPr>
        <w:t>e</w:t>
      </w:r>
      <w:proofErr w:type="spellEnd"/>
      <w:r w:rsidR="00E72332" w:rsidRPr="00494DCF">
        <w:t>,</w:t>
      </w:r>
      <w:r w:rsidR="002073BD" w:rsidRPr="00494DCF">
        <w:t xml:space="preserve"> Sophie L. </w:t>
      </w:r>
      <w:proofErr w:type="spellStart"/>
      <w:r w:rsidR="002073BD" w:rsidRPr="00494DCF">
        <w:t>Stocker</w:t>
      </w:r>
      <w:r w:rsidR="00425155">
        <w:rPr>
          <w:vertAlign w:val="superscript"/>
        </w:rPr>
        <w:t>c</w:t>
      </w:r>
      <w:r w:rsidR="00B83AB5" w:rsidRPr="00494DCF">
        <w:rPr>
          <w:vertAlign w:val="superscript"/>
        </w:rPr>
        <w:t>,</w:t>
      </w:r>
      <w:r w:rsidR="00863744">
        <w:rPr>
          <w:vertAlign w:val="superscript"/>
        </w:rPr>
        <w:t>f</w:t>
      </w:r>
      <w:r w:rsidR="00B83AB5" w:rsidRPr="00494DCF">
        <w:rPr>
          <w:vertAlign w:val="superscript"/>
        </w:rPr>
        <w:t>,</w:t>
      </w:r>
      <w:r w:rsidR="00863744">
        <w:rPr>
          <w:vertAlign w:val="superscript"/>
        </w:rPr>
        <w:t>g</w:t>
      </w:r>
      <w:proofErr w:type="spellEnd"/>
      <w:r w:rsidR="002073BD" w:rsidRPr="00494DCF">
        <w:t>,</w:t>
      </w:r>
      <w:r w:rsidR="0041079A" w:rsidRPr="00494DCF">
        <w:t xml:space="preserve"> Jason A. </w:t>
      </w:r>
      <w:proofErr w:type="spellStart"/>
      <w:r w:rsidR="0041079A" w:rsidRPr="00494DCF">
        <w:t>Roberts</w:t>
      </w:r>
      <w:r w:rsidR="000F4A56" w:rsidRPr="00494DCF">
        <w:rPr>
          <w:rStyle w:val="CommentReference"/>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proofErr w:type="spellEnd"/>
      <w:r w:rsidR="0041079A" w:rsidRPr="00494DCF">
        <w:t>,</w:t>
      </w:r>
      <w:r w:rsidR="00E31872" w:rsidRPr="00494DCF">
        <w:t xml:space="preserve"> Yves </w:t>
      </w:r>
      <w:proofErr w:type="spellStart"/>
      <w:r w:rsidR="00E31872" w:rsidRPr="00494DCF">
        <w:t>Debaveye</w:t>
      </w:r>
      <w:r w:rsidR="00F34BBA">
        <w:rPr>
          <w:vertAlign w:val="superscript"/>
        </w:rPr>
        <w:t>k</w:t>
      </w:r>
      <w:r w:rsidR="00E31872" w:rsidRPr="00494DCF">
        <w:rPr>
          <w:vertAlign w:val="superscript"/>
        </w:rPr>
        <w:t>,</w:t>
      </w:r>
      <w:r w:rsidR="00F34BBA">
        <w:rPr>
          <w:vertAlign w:val="superscript"/>
        </w:rPr>
        <w:t>l</w:t>
      </w:r>
      <w:proofErr w:type="spellEnd"/>
      <w:r w:rsidR="00E31872" w:rsidRPr="00494DCF">
        <w:t>, Joost</w:t>
      </w:r>
      <w:r w:rsidR="00F76D85" w:rsidRPr="00494DCF">
        <w:t xml:space="preserve"> </w:t>
      </w:r>
      <w:proofErr w:type="spellStart"/>
      <w:r w:rsidR="00E31872" w:rsidRPr="00494DCF">
        <w:t>Wauters</w:t>
      </w:r>
      <w:r w:rsidR="009D687A">
        <w:rPr>
          <w:vertAlign w:val="superscript"/>
        </w:rPr>
        <w:t>m</w:t>
      </w:r>
      <w:r w:rsidR="00B82EFC" w:rsidRPr="00494DCF">
        <w:rPr>
          <w:vertAlign w:val="superscript"/>
        </w:rPr>
        <w:t>,</w:t>
      </w:r>
      <w:r w:rsidR="009D687A">
        <w:rPr>
          <w:vertAlign w:val="superscript"/>
        </w:rPr>
        <w:t>n</w:t>
      </w:r>
      <w:proofErr w:type="spellEnd"/>
      <w:r w:rsidR="00E31872" w:rsidRPr="00494DCF">
        <w:t xml:space="preserve">, Beatrijs </w:t>
      </w:r>
      <w:proofErr w:type="spellStart"/>
      <w:r w:rsidR="00E31872" w:rsidRPr="00494DCF">
        <w:t>Mertens</w:t>
      </w:r>
      <w:r w:rsidR="00934F7F" w:rsidRPr="00494DCF">
        <w:rPr>
          <w:vertAlign w:val="superscript"/>
        </w:rPr>
        <w:t>a</w:t>
      </w:r>
      <w:r w:rsidR="00E31872" w:rsidRPr="00494DCF">
        <w:rPr>
          <w:vertAlign w:val="superscript"/>
        </w:rPr>
        <w:t>,</w:t>
      </w:r>
      <w:r w:rsidR="00B55146">
        <w:rPr>
          <w:vertAlign w:val="superscript"/>
        </w:rPr>
        <w:t>b</w:t>
      </w:r>
      <w:proofErr w:type="spellEnd"/>
      <w:r w:rsidR="00E31872" w:rsidRPr="00494DCF">
        <w:t xml:space="preserve">, Jasper M. </w:t>
      </w:r>
      <w:proofErr w:type="spellStart"/>
      <w:r w:rsidR="00E31872" w:rsidRPr="00494DCF">
        <w:t>Boonstra</w:t>
      </w:r>
      <w:r w:rsidR="00387837">
        <w:rPr>
          <w:vertAlign w:val="superscript"/>
        </w:rPr>
        <w:t>o</w:t>
      </w:r>
      <w:proofErr w:type="spellEnd"/>
      <w:r w:rsidR="00E31872" w:rsidRPr="00494DCF">
        <w:t>,</w:t>
      </w:r>
      <w:r w:rsidR="00F020C1" w:rsidRPr="00494DCF">
        <w:t xml:space="preserve"> Indy </w:t>
      </w:r>
      <w:proofErr w:type="spellStart"/>
      <w:r w:rsidR="00F020C1" w:rsidRPr="00494DCF">
        <w:t>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proofErr w:type="spellEnd"/>
      <w:r w:rsidR="00F020C1" w:rsidRPr="00494DCF">
        <w:t>,</w:t>
      </w:r>
      <w:r w:rsidR="00A83774" w:rsidRPr="00494DCF">
        <w:t xml:space="preserve"> Roger J. </w:t>
      </w:r>
      <w:proofErr w:type="spellStart"/>
      <w:r w:rsidR="00A83774" w:rsidRPr="00494DCF">
        <w:t>Brüggemann</w:t>
      </w:r>
      <w:r w:rsidR="003D158C">
        <w:rPr>
          <w:vertAlign w:val="superscript"/>
        </w:rPr>
        <w:t>s</w:t>
      </w:r>
      <w:r w:rsidR="00480D7F" w:rsidRPr="00494DCF">
        <w:rPr>
          <w:vertAlign w:val="superscript"/>
        </w:rPr>
        <w:t>,</w:t>
      </w:r>
      <w:r w:rsidR="003D158C">
        <w:rPr>
          <w:vertAlign w:val="superscript"/>
        </w:rPr>
        <w:t>t</w:t>
      </w:r>
      <w:proofErr w:type="spellEnd"/>
      <w:r w:rsidR="00A83774" w:rsidRPr="00494DCF">
        <w:t>,</w:t>
      </w:r>
      <w:r w:rsidR="00FB5201" w:rsidRPr="00494DCF">
        <w:t xml:space="preserve"> Jeroen A. </w:t>
      </w:r>
      <w:proofErr w:type="spellStart"/>
      <w:r w:rsidR="00FB5201" w:rsidRPr="00494DCF">
        <w:t>Schouten</w:t>
      </w:r>
      <w:r w:rsidR="006F5057">
        <w:rPr>
          <w:vertAlign w:val="superscript"/>
        </w:rPr>
        <w:t>u</w:t>
      </w:r>
      <w:proofErr w:type="spellEnd"/>
      <w:r w:rsidR="00FB5201" w:rsidRPr="00494DCF">
        <w:t xml:space="preserve">, </w:t>
      </w:r>
      <w:r w:rsidR="00E31872" w:rsidRPr="00494DCF">
        <w:t>Raoul</w:t>
      </w:r>
      <w:r w:rsidR="00F76D85" w:rsidRPr="00494DCF">
        <w:t xml:space="preserve"> </w:t>
      </w:r>
      <w:proofErr w:type="spellStart"/>
      <w:r w:rsidR="00E31872" w:rsidRPr="00494DCF">
        <w:t>Bergner</w:t>
      </w:r>
      <w:r w:rsidR="006F5057">
        <w:rPr>
          <w:vertAlign w:val="superscript"/>
        </w:rPr>
        <w:t>v</w:t>
      </w:r>
      <w:proofErr w:type="spellEnd"/>
      <w:r w:rsidR="00E31872" w:rsidRPr="00494DCF">
        <w:t xml:space="preserve">, Steven </w:t>
      </w:r>
      <w:proofErr w:type="spellStart"/>
      <w:r w:rsidR="00E31872" w:rsidRPr="00494DCF">
        <w:t>Buijk</w:t>
      </w:r>
      <w:r w:rsidR="008715AE">
        <w:rPr>
          <w:vertAlign w:val="superscript"/>
        </w:rPr>
        <w:t>w</w:t>
      </w:r>
      <w:proofErr w:type="spellEnd"/>
      <w:r w:rsidR="00E31872" w:rsidRPr="00494DCF">
        <w:t>,</w:t>
      </w:r>
      <w:r w:rsidR="00E56CA4" w:rsidRPr="00494DCF">
        <w:t xml:space="preserve"> </w:t>
      </w:r>
      <w:r w:rsidR="004750B5" w:rsidRPr="00494DCF">
        <w:t>Sebastian</w:t>
      </w:r>
      <w:r w:rsidR="00720FD8" w:rsidRPr="00494DCF">
        <w:t xml:space="preserve"> G.</w:t>
      </w:r>
      <w:r w:rsidR="004750B5" w:rsidRPr="00494DCF">
        <w:t xml:space="preserve"> </w:t>
      </w:r>
      <w:proofErr w:type="spellStart"/>
      <w:r w:rsidR="004750B5" w:rsidRPr="00494DCF">
        <w:t>Wicha</w:t>
      </w:r>
      <w:r w:rsidR="008715AE">
        <w:rPr>
          <w:vertAlign w:val="superscript"/>
        </w:rPr>
        <w:t>x</w:t>
      </w:r>
      <w:proofErr w:type="spellEnd"/>
      <w:r w:rsidR="004750B5" w:rsidRPr="00494DCF">
        <w:t>,</w:t>
      </w:r>
      <w:r w:rsidR="00E31872" w:rsidRPr="00494DCF">
        <w:t xml:space="preserve"> Isabel </w:t>
      </w:r>
      <w:proofErr w:type="spellStart"/>
      <w:r w:rsidR="00E31872" w:rsidRPr="00494DCF">
        <w:t>Spriet</w:t>
      </w:r>
      <w:r w:rsidR="000A5800" w:rsidRPr="00494DCF">
        <w:rPr>
          <w:vertAlign w:val="superscript"/>
        </w:rPr>
        <w:t>a,</w:t>
      </w:r>
      <w:r w:rsidR="008715AE">
        <w:rPr>
          <w:vertAlign w:val="superscript"/>
        </w:rPr>
        <w:t>b</w:t>
      </w:r>
      <w:proofErr w:type="spellEnd"/>
      <w:r w:rsidR="003F0D07" w:rsidRPr="00494DCF">
        <w:rPr>
          <w:vertAlign w:val="superscript"/>
        </w:rPr>
        <w:t>,</w:t>
      </w:r>
      <w:r w:rsidR="00EA5ADA" w:rsidRPr="00494DCF">
        <w:rPr>
          <w:vertAlign w:val="superscript"/>
        </w:rPr>
        <w:t>‡</w:t>
      </w:r>
      <w:r w:rsidR="00E31872" w:rsidRPr="00494DCF">
        <w:t xml:space="preserve">, Erwin </w:t>
      </w:r>
      <w:proofErr w:type="spellStart"/>
      <w:r w:rsidR="00E31872" w:rsidRPr="00494DCF">
        <w:t>Dreesen</w:t>
      </w:r>
      <w:r w:rsidR="00516025" w:rsidRPr="00494DCF">
        <w:rPr>
          <w:vertAlign w:val="superscript"/>
        </w:rPr>
        <w:t>a</w:t>
      </w:r>
      <w:proofErr w:type="spellEnd"/>
      <w:r w:rsidR="00516025" w:rsidRPr="00494DCF">
        <w:rPr>
          <w:vertAlign w:val="superscript"/>
        </w:rPr>
        <w:t>,</w:t>
      </w:r>
      <w:r w:rsidR="00EA5ADA" w:rsidRPr="00494DCF">
        <w:rPr>
          <w:vertAlign w:val="superscript"/>
        </w:rPr>
        <w:t>‡</w:t>
      </w:r>
      <w:r w:rsidR="00516025" w:rsidRPr="00494DCF">
        <w:rPr>
          <w:vertAlign w:val="superscript"/>
        </w:rPr>
        <w:t>,</w:t>
      </w:r>
      <w:r w:rsidR="00EA5ADA" w:rsidRPr="00494DCF">
        <w:rPr>
          <w:vertAlign w:val="superscript"/>
        </w:rPr>
        <w:t>*</w:t>
      </w:r>
      <w:commentRangeEnd w:id="8"/>
      <w:r w:rsidR="00F224C3">
        <w:rPr>
          <w:rStyle w:val="CommentReference"/>
        </w:rPr>
        <w:commentReference w:id="8"/>
      </w:r>
    </w:p>
    <w:p w14:paraId="2798C0AC" w14:textId="31E9BC53" w:rsidR="00F648D3" w:rsidRDefault="00796939" w:rsidP="00C07E95">
      <w:pPr>
        <w:spacing w:line="276" w:lineRule="auto"/>
        <w:jc w:val="left"/>
        <w:rPr>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8D292E">
        <w:rPr>
          <w:sz w:val="20"/>
          <w:szCs w:val="20"/>
          <w:vertAlign w:val="superscript"/>
        </w:rPr>
        <w:t>c</w:t>
      </w:r>
      <w:r w:rsidR="008D292E" w:rsidRPr="00494DCF">
        <w:rPr>
          <w:sz w:val="20"/>
          <w:szCs w:val="20"/>
        </w:rPr>
        <w:t xml:space="preserve"> School of Pharmacy, Faculty of Medicine and Health, The University of Sydney, Sydney, Australia </w:t>
      </w:r>
      <w:r w:rsidR="008D292E" w:rsidRPr="00494DCF">
        <w:rPr>
          <w:sz w:val="20"/>
          <w:szCs w:val="20"/>
          <w:vertAlign w:val="superscript"/>
        </w:rPr>
        <w:br/>
      </w:r>
      <w:r w:rsidR="008D292E">
        <w:rPr>
          <w:sz w:val="20"/>
          <w:szCs w:val="20"/>
          <w:vertAlign w:val="superscript"/>
        </w:rPr>
        <w:t>d</w:t>
      </w:r>
      <w:r w:rsidR="008D292E" w:rsidRPr="00494DCF">
        <w:rPr>
          <w:sz w:val="20"/>
          <w:szCs w:val="20"/>
        </w:rPr>
        <w:t xml:space="preserve"> </w:t>
      </w:r>
      <w:r w:rsidR="008D292E">
        <w:rPr>
          <w:sz w:val="20"/>
          <w:szCs w:val="20"/>
        </w:rPr>
        <w:t xml:space="preserve">Pharmacy Department, </w:t>
      </w:r>
      <w:proofErr w:type="spellStart"/>
      <w:r w:rsidR="008D292E" w:rsidRPr="00494DCF">
        <w:rPr>
          <w:sz w:val="20"/>
          <w:szCs w:val="20"/>
        </w:rPr>
        <w:t>Westmead</w:t>
      </w:r>
      <w:proofErr w:type="spellEnd"/>
      <w:r w:rsidR="008D292E" w:rsidRPr="00494DCF">
        <w:rPr>
          <w:sz w:val="20"/>
          <w:szCs w:val="20"/>
        </w:rPr>
        <w:t xml:space="preserve"> Hospital, Sydney, Australia</w:t>
      </w:r>
      <w:r w:rsidR="008D292E" w:rsidRPr="00494DCF">
        <w:rPr>
          <w:sz w:val="20"/>
          <w:szCs w:val="20"/>
          <w:vertAlign w:val="superscript"/>
        </w:rPr>
        <w:br/>
      </w:r>
      <w:r w:rsidR="008D292E">
        <w:rPr>
          <w:sz w:val="20"/>
          <w:szCs w:val="20"/>
          <w:vertAlign w:val="superscript"/>
        </w:rPr>
        <w:t>e</w:t>
      </w:r>
      <w:r w:rsidR="008D292E" w:rsidRPr="00494DCF">
        <w:rPr>
          <w:sz w:val="20"/>
          <w:szCs w:val="20"/>
        </w:rPr>
        <w:t xml:space="preserve"> Institute for Infectious Diseases (Sydney ID)</w:t>
      </w:r>
      <w:r w:rsidR="008D292E">
        <w:rPr>
          <w:sz w:val="20"/>
          <w:szCs w:val="20"/>
        </w:rPr>
        <w:t xml:space="preserve">, </w:t>
      </w:r>
      <w:r w:rsidR="008D292E" w:rsidRPr="00494DCF">
        <w:rPr>
          <w:sz w:val="20"/>
          <w:szCs w:val="20"/>
        </w:rPr>
        <w:t>The University of Sydney, Sydney, Australia</w:t>
      </w:r>
      <w:r w:rsidR="008D292E">
        <w:rPr>
          <w:sz w:val="20"/>
          <w:szCs w:val="20"/>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proofErr w:type="spellStart"/>
      <w:r w:rsidR="00CA4CC3">
        <w:rPr>
          <w:sz w:val="20"/>
          <w:szCs w:val="20"/>
          <w:vertAlign w:val="superscript"/>
        </w:rPr>
        <w:t>i</w:t>
      </w:r>
      <w:proofErr w:type="spellEnd"/>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 xml:space="preserve">Division of Anaesthesiology Critical Care Emergency and Pain Medicine, </w:t>
      </w:r>
      <w:proofErr w:type="spellStart"/>
      <w:r w:rsidR="00C23ED3" w:rsidRPr="00494DCF">
        <w:rPr>
          <w:sz w:val="20"/>
          <w:szCs w:val="20"/>
        </w:rPr>
        <w:t>Nîmes</w:t>
      </w:r>
      <w:proofErr w:type="spellEnd"/>
      <w:r w:rsidR="00C23ED3" w:rsidRPr="00494DCF">
        <w:rPr>
          <w:sz w:val="20"/>
          <w:szCs w:val="20"/>
        </w:rPr>
        <w:t xml:space="preserve"> University Hospital, University of Montpellier, </w:t>
      </w:r>
      <w:proofErr w:type="spellStart"/>
      <w:r w:rsidR="00C23ED3" w:rsidRPr="00494DCF">
        <w:rPr>
          <w:sz w:val="20"/>
          <w:szCs w:val="20"/>
        </w:rPr>
        <w:t>Nîmes</w:t>
      </w:r>
      <w:proofErr w:type="spellEnd"/>
      <w:r w:rsidR="00C23ED3" w:rsidRPr="00494DCF">
        <w:rPr>
          <w:sz w:val="20"/>
          <w:szCs w:val="20"/>
        </w:rPr>
        <w:t>,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 xml:space="preserve">Centre for Infectious Diseases and Microbiology, </w:t>
      </w:r>
      <w:proofErr w:type="spellStart"/>
      <w:r w:rsidR="00CD2DBC" w:rsidRPr="00494DCF">
        <w:rPr>
          <w:sz w:val="20"/>
          <w:szCs w:val="20"/>
        </w:rPr>
        <w:t>Westmead</w:t>
      </w:r>
      <w:proofErr w:type="spellEnd"/>
      <w:r w:rsidR="00CD2DBC" w:rsidRPr="00494DCF">
        <w:rPr>
          <w:sz w:val="20"/>
          <w:szCs w:val="20"/>
        </w:rPr>
        <w:t xml:space="preserve">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 xml:space="preserve">Faculty of Medicine and Health, </w:t>
      </w:r>
      <w:proofErr w:type="spellStart"/>
      <w:r w:rsidR="00CD2DBC" w:rsidRPr="00494DCF">
        <w:rPr>
          <w:sz w:val="20"/>
          <w:szCs w:val="20"/>
        </w:rPr>
        <w:t>Westmead</w:t>
      </w:r>
      <w:proofErr w:type="spellEnd"/>
      <w:r w:rsidR="00CD2DBC" w:rsidRPr="00494DCF">
        <w:rPr>
          <w:sz w:val="20"/>
          <w:szCs w:val="20"/>
        </w:rPr>
        <w:t xml:space="preserve">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t>
      </w:r>
      <w:proofErr w:type="spellStart"/>
      <w:r w:rsidR="00CD2DBC" w:rsidRPr="00494DCF">
        <w:rPr>
          <w:sz w:val="20"/>
          <w:szCs w:val="20"/>
        </w:rPr>
        <w:t>Westmead</w:t>
      </w:r>
      <w:proofErr w:type="spellEnd"/>
      <w:r w:rsidR="00CD2DBC" w:rsidRPr="00494DCF">
        <w:rPr>
          <w:sz w:val="20"/>
          <w:szCs w:val="20"/>
        </w:rPr>
        <w:t xml:space="preserve"> Hospital, Sydney, </w:t>
      </w:r>
      <w:bookmarkStart w:id="9" w:name="_Hlk152339168"/>
      <w:r w:rsidR="00CD2DBC" w:rsidRPr="00494DCF">
        <w:rPr>
          <w:sz w:val="20"/>
          <w:szCs w:val="20"/>
        </w:rPr>
        <w:t>Australia</w:t>
      </w:r>
      <w:bookmarkEnd w:id="9"/>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r w:rsidR="00C96464" w:rsidRPr="00494DCF">
        <w:rPr>
          <w:sz w:val="20"/>
          <w:szCs w:val="20"/>
        </w:rPr>
        <w:t>Radboud university medical centre, Radboud Institute for Medical Innovations, Department of Pharmacy, Nijmegen, The Netherlands</w:t>
      </w:r>
      <w:r w:rsidR="00A10EDA" w:rsidRPr="00494DCF">
        <w:rPr>
          <w:sz w:val="20"/>
          <w:szCs w:val="20"/>
          <w:vertAlign w:val="superscript"/>
        </w:rPr>
        <w:br/>
      </w:r>
      <w:r w:rsidR="00C07E95">
        <w:rPr>
          <w:sz w:val="20"/>
          <w:szCs w:val="20"/>
          <w:vertAlign w:val="superscript"/>
        </w:rPr>
        <w:t>t</w:t>
      </w:r>
      <w:r w:rsidR="00740FC2" w:rsidRPr="00494DCF">
        <w:rPr>
          <w:sz w:val="20"/>
          <w:szCs w:val="20"/>
        </w:rPr>
        <w:t xml:space="preserve"> </w:t>
      </w:r>
      <w:proofErr w:type="spellStart"/>
      <w:r w:rsidR="005F35EF" w:rsidRPr="00494DCF">
        <w:rPr>
          <w:sz w:val="20"/>
          <w:szCs w:val="20"/>
        </w:rPr>
        <w:t>Radboudumc</w:t>
      </w:r>
      <w:proofErr w:type="spellEnd"/>
      <w:r w:rsidR="005F35EF" w:rsidRPr="00494DCF">
        <w:rPr>
          <w:sz w:val="20"/>
          <w:szCs w:val="20"/>
        </w:rPr>
        <w:t>/CWZ Centre of Expertise in Mycology, Nijmegen, The Netherlands</w:t>
      </w:r>
      <w:r w:rsidR="00A10EDA" w:rsidRPr="00494DCF">
        <w:rPr>
          <w:sz w:val="20"/>
          <w:szCs w:val="20"/>
          <w:vertAlign w:val="superscript"/>
        </w:rPr>
        <w:br/>
      </w:r>
      <w:r w:rsidR="00C07E95">
        <w:rPr>
          <w:sz w:val="20"/>
          <w:szCs w:val="20"/>
          <w:vertAlign w:val="superscript"/>
        </w:rPr>
        <w:t>u</w:t>
      </w:r>
      <w:r w:rsidR="00C53676" w:rsidRPr="00494DCF">
        <w:rPr>
          <w:sz w:val="20"/>
          <w:szCs w:val="20"/>
        </w:rPr>
        <w:t xml:space="preserve"> </w:t>
      </w:r>
      <w:r w:rsidR="000D6ED5" w:rsidRPr="00494DCF">
        <w:rPr>
          <w:sz w:val="20"/>
          <w:szCs w:val="20"/>
        </w:rPr>
        <w:t>Department of Intensive Care, Canisius Wilhelmina Hospital, Nijmegen, The Netherlands</w:t>
      </w:r>
      <w:r w:rsidR="00A10EDA" w:rsidRPr="00494DCF">
        <w:rPr>
          <w:sz w:val="20"/>
          <w:szCs w:val="20"/>
          <w:vertAlign w:val="superscript"/>
        </w:rPr>
        <w:br/>
      </w:r>
      <w:r w:rsidR="00C07E95">
        <w:rPr>
          <w:sz w:val="20"/>
          <w:szCs w:val="20"/>
          <w:vertAlign w:val="superscript"/>
        </w:rPr>
        <w:t>v</w:t>
      </w:r>
      <w:r w:rsidR="00A27093" w:rsidRPr="00494DCF">
        <w:rPr>
          <w:sz w:val="20"/>
          <w:szCs w:val="20"/>
        </w:rPr>
        <w:t xml:space="preserve"> </w:t>
      </w:r>
      <w:r w:rsidR="005B0EB5" w:rsidRPr="00494DCF">
        <w:rPr>
          <w:sz w:val="20"/>
          <w:szCs w:val="20"/>
        </w:rPr>
        <w:t xml:space="preserve">Division of Rheumatology,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r w:rsidR="00C07E95">
        <w:rPr>
          <w:sz w:val="20"/>
          <w:szCs w:val="20"/>
          <w:vertAlign w:val="superscript"/>
        </w:rPr>
        <w:t>w</w:t>
      </w:r>
      <w:r w:rsidR="00CE52D2" w:rsidRPr="00494DCF">
        <w:rPr>
          <w:sz w:val="20"/>
          <w:szCs w:val="20"/>
        </w:rPr>
        <w:t xml:space="preserve"> </w:t>
      </w:r>
      <w:r w:rsidR="005B0EB5" w:rsidRPr="00494DCF">
        <w:rPr>
          <w:sz w:val="20"/>
          <w:szCs w:val="20"/>
        </w:rPr>
        <w:t xml:space="preserve">Department of Surgery, </w:t>
      </w:r>
      <w:proofErr w:type="spellStart"/>
      <w:r w:rsidR="005B0EB5" w:rsidRPr="00494DCF">
        <w:rPr>
          <w:sz w:val="20"/>
          <w:szCs w:val="20"/>
        </w:rPr>
        <w:t>IJsseland</w:t>
      </w:r>
      <w:proofErr w:type="spellEnd"/>
      <w:r w:rsidR="005B0EB5" w:rsidRPr="00494DCF">
        <w:rPr>
          <w:sz w:val="20"/>
          <w:szCs w:val="20"/>
        </w:rPr>
        <w:t xml:space="preserve"> Hospital, Capelle </w:t>
      </w:r>
      <w:proofErr w:type="spellStart"/>
      <w:r w:rsidR="005B0EB5" w:rsidRPr="00494DCF">
        <w:rPr>
          <w:sz w:val="20"/>
          <w:szCs w:val="20"/>
        </w:rPr>
        <w:t>aan</w:t>
      </w:r>
      <w:proofErr w:type="spellEnd"/>
      <w:r w:rsidR="005B0EB5" w:rsidRPr="00494DCF">
        <w:rPr>
          <w:sz w:val="20"/>
          <w:szCs w:val="20"/>
        </w:rPr>
        <w:t xml:space="preserve"> den Ijssel, </w:t>
      </w:r>
      <w:r w:rsidR="003954E1" w:rsidRPr="00494DCF">
        <w:rPr>
          <w:sz w:val="20"/>
          <w:szCs w:val="20"/>
        </w:rPr>
        <w:t>The Netherlands</w:t>
      </w:r>
      <w:r w:rsidR="00A10EDA" w:rsidRPr="00494DCF">
        <w:rPr>
          <w:sz w:val="20"/>
          <w:szCs w:val="20"/>
          <w:vertAlign w:val="superscript"/>
        </w:rPr>
        <w:br/>
      </w:r>
      <w:r w:rsidR="00C07E95">
        <w:rPr>
          <w:sz w:val="20"/>
          <w:szCs w:val="20"/>
          <w:vertAlign w:val="superscript"/>
        </w:rPr>
        <w:t>x</w:t>
      </w:r>
      <w:r w:rsidR="00CE52D2" w:rsidRPr="00494DCF">
        <w:rPr>
          <w:sz w:val="20"/>
          <w:szCs w:val="20"/>
        </w:rPr>
        <w:t xml:space="preserve"> </w:t>
      </w:r>
      <w:r w:rsidR="0054174E" w:rsidRPr="00494DCF">
        <w:rPr>
          <w:sz w:val="20"/>
          <w:szCs w:val="20"/>
        </w:rPr>
        <w:t>Institute of Pharmacy, University of Hamburg, Hamburg, Germany</w:t>
      </w:r>
    </w:p>
    <w:p w14:paraId="147873E7" w14:textId="7200346E" w:rsidR="003841C3" w:rsidRPr="005372BE" w:rsidRDefault="003841C3" w:rsidP="003841C3">
      <w:pPr>
        <w:spacing w:line="276" w:lineRule="auto"/>
        <w:jc w:val="left"/>
        <w:rPr>
          <w:sz w:val="20"/>
          <w:szCs w:val="20"/>
        </w:rPr>
      </w:pPr>
      <w:r w:rsidRPr="005372BE">
        <w:rPr>
          <w:sz w:val="20"/>
          <w:szCs w:val="20"/>
          <w:vertAlign w:val="superscript"/>
        </w:rPr>
        <w:t>1</w:t>
      </w:r>
      <w:r>
        <w:rPr>
          <w:sz w:val="20"/>
          <w:szCs w:val="20"/>
        </w:rPr>
        <w:t xml:space="preserve"> Am</w:t>
      </w:r>
      <w:r w:rsidR="00441710">
        <w:rPr>
          <w:sz w:val="20"/>
          <w:szCs w:val="20"/>
        </w:rPr>
        <w:t>st</w:t>
      </w:r>
      <w:r>
        <w:rPr>
          <w:sz w:val="20"/>
          <w:szCs w:val="20"/>
        </w:rPr>
        <w:t>erdam, The Netherlands</w:t>
      </w:r>
    </w:p>
    <w:p w14:paraId="26E3DAF8" w14:textId="77777777" w:rsidR="00D97E1B" w:rsidRPr="00E03B11" w:rsidRDefault="00D97E1B" w:rsidP="00593CAA">
      <w:r w:rsidRPr="00E03B11">
        <w:t>†Shared co-first authorship, ‡Shared co-senior authorship</w:t>
      </w:r>
    </w:p>
    <w:p w14:paraId="6335736E" w14:textId="41AFBE0C" w:rsidR="00D97E1B" w:rsidRDefault="00D97E1B" w:rsidP="00857110">
      <w:pPr>
        <w:jc w:val="left"/>
      </w:pPr>
      <w:r w:rsidRPr="00E03B11">
        <w:lastRenderedPageBreak/>
        <w:t xml:space="preserve">*Corresponding author. E-mail: </w:t>
      </w:r>
      <w:hyperlink r:id="rId12" w:history="1">
        <w:r w:rsidR="006D297B" w:rsidRPr="00F56FF8">
          <w:rPr>
            <w:rStyle w:val="Hyperlink"/>
          </w:rPr>
          <w:t>erwin.dreesen@kuleuven.be</w:t>
        </w:r>
      </w:hyperlink>
      <w:r w:rsidR="006D297B">
        <w:t>.</w:t>
      </w:r>
      <w:r w:rsidR="00B46A3C">
        <w:t xml:space="preserve"> </w:t>
      </w:r>
      <w:r w:rsidR="00964253">
        <w:t xml:space="preserve">Address: </w:t>
      </w:r>
      <w:r w:rsidR="00B46A3C" w:rsidRPr="00B46A3C">
        <w:t xml:space="preserve">Department of Pharmaceutical and Pharmacological Sciences, KU 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7341354B" w14:textId="0AB17E5B" w:rsidR="00F648D3" w:rsidRPr="00845D5D" w:rsidRDefault="00F648D3" w:rsidP="00593CAA">
      <w:pPr>
        <w:pStyle w:val="ListParagraph"/>
        <w:numPr>
          <w:ilvl w:val="0"/>
          <w:numId w:val="7"/>
        </w:numPr>
      </w:pPr>
      <w:r w:rsidRPr="00845D5D">
        <w:br w:type="page"/>
      </w:r>
    </w:p>
    <w:p w14:paraId="0933FD65" w14:textId="2F21AB14" w:rsidR="005B0EB5" w:rsidRDefault="00F648D3" w:rsidP="00494DCF">
      <w:pPr>
        <w:pStyle w:val="Heading1"/>
        <w:numPr>
          <w:ilvl w:val="0"/>
          <w:numId w:val="0"/>
        </w:numPr>
        <w:ind w:left="432" w:hanging="432"/>
      </w:pPr>
      <w:r>
        <w:lastRenderedPageBreak/>
        <w:t>Abstract</w:t>
      </w:r>
    </w:p>
    <w:p w14:paraId="0639F04D" w14:textId="5B2CEBB2" w:rsidR="00715016" w:rsidRPr="00715016" w:rsidRDefault="00715016" w:rsidP="00593CAA">
      <w:r w:rsidRPr="00A72BCD">
        <w:rPr>
          <w:rStyle w:val="Heading2Char"/>
        </w:rPr>
        <w:t>Background</w:t>
      </w:r>
      <w:r w:rsidR="004F09DA">
        <w:t>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w:t>
      </w:r>
      <w:r w:rsidR="00EA2BB2">
        <w:t>.</w:t>
      </w:r>
      <w:commentRangeStart w:id="10"/>
      <w:commentRangeStart w:id="11"/>
      <w:r w:rsidR="007A72ED">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commentRangeStart w:id="12"/>
      <w:commentRangeStart w:id="13"/>
      <w:r w:rsidR="009034D7" w:rsidRPr="009034D7">
        <w:t>echinocandins</w:t>
      </w:r>
      <w:commentRangeEnd w:id="12"/>
      <w:r w:rsidR="00C17654">
        <w:rPr>
          <w:rStyle w:val="CommentReference"/>
        </w:rPr>
        <w:commentReference w:id="12"/>
      </w:r>
      <w:commentRangeEnd w:id="13"/>
      <w:r w:rsidR="00FA61B0">
        <w:rPr>
          <w:rStyle w:val="CommentReference"/>
        </w:rPr>
        <w:commentReference w:id="13"/>
      </w:r>
      <w:r w:rsidR="009058AA">
        <w:t xml:space="preserve"> for fluconazole-susceptible </w:t>
      </w:r>
      <w:r w:rsidR="009058AA" w:rsidRPr="00BE04F0">
        <w:rPr>
          <w:i/>
          <w:iCs/>
        </w:rPr>
        <w:t>Candida</w:t>
      </w:r>
      <w:r w:rsidR="009058AA">
        <w:t xml:space="preserve"> spp</w:t>
      </w:r>
      <w:commentRangeEnd w:id="10"/>
      <w:r w:rsidR="00F224C3">
        <w:rPr>
          <w:rStyle w:val="CommentReference"/>
        </w:rPr>
        <w:commentReference w:id="10"/>
      </w:r>
      <w:commentRangeEnd w:id="11"/>
      <w:r w:rsidR="00187F5D">
        <w:rPr>
          <w:rStyle w:val="CommentReference"/>
        </w:rPr>
        <w:commentReference w:id="11"/>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p>
    <w:p w14:paraId="77C467FA" w14:textId="492742A4" w:rsidR="00715016" w:rsidRPr="00715016" w:rsidRDefault="001F7CC7" w:rsidP="00593CAA">
      <w:r w:rsidRPr="00A72BCD">
        <w:rPr>
          <w:rStyle w:val="Heading2Char"/>
        </w:rPr>
        <w:t>Objectives</w:t>
      </w:r>
      <w:r>
        <w:t> </w:t>
      </w:r>
      <w:commentRangeStart w:id="14"/>
      <w:commentRangeStart w:id="15"/>
      <w:r w:rsidRPr="00715016">
        <w:t>This study aimed</w:t>
      </w:r>
      <w:commentRangeEnd w:id="14"/>
      <w:r>
        <w:rPr>
          <w:rStyle w:val="CommentReference"/>
        </w:rPr>
        <w:commentReference w:id="14"/>
      </w:r>
      <w:commentRangeEnd w:id="15"/>
      <w:r w:rsidR="00BD21C2">
        <w:rPr>
          <w:rStyle w:val="CommentReference"/>
        </w:rPr>
        <w:commentReference w:id="15"/>
      </w:r>
      <w:r w:rsidRPr="00715016">
        <w:t xml:space="preserve"> to</w:t>
      </w:r>
      <w:r w:rsidR="00A1469E">
        <w:t xml:space="preserve"> </w:t>
      </w:r>
      <w:del w:id="16" w:author="My Luong Vuong" w:date="2024-03-20T15:19:00Z">
        <w:r w:rsidR="00715016" w:rsidRPr="00715016" w:rsidDel="00141472">
          <w:delText xml:space="preserve"> </w:delText>
        </w:r>
      </w:del>
      <w:commentRangeStart w:id="17"/>
      <w:commentRangeStart w:id="18"/>
      <w:r w:rsidR="00715016" w:rsidRPr="00715016">
        <w:t>identify factors that impact</w:t>
      </w:r>
      <w:r w:rsidR="005009E8">
        <w:t xml:space="preserve"> fluconazole</w:t>
      </w:r>
      <w:r w:rsidR="00715016" w:rsidRPr="00715016">
        <w:t xml:space="preserve"> target </w:t>
      </w:r>
      <w:r w:rsidR="00DC5EF7">
        <w:t>attainment</w:t>
      </w:r>
      <w:commentRangeEnd w:id="17"/>
      <w:r w:rsidR="00F224C3">
        <w:rPr>
          <w:rStyle w:val="CommentReference"/>
        </w:rPr>
        <w:commentReference w:id="17"/>
      </w:r>
      <w:commentRangeEnd w:id="18"/>
      <w:r w:rsidR="00A557D4">
        <w:rPr>
          <w:rStyle w:val="CommentReference"/>
        </w:rPr>
        <w:commentReference w:id="18"/>
      </w:r>
      <w:r w:rsidR="00DC5EF7">
        <w:t xml:space="preserve"> and provide a dosing regimen ensuring </w:t>
      </w:r>
      <w:commentRangeStart w:id="19"/>
      <w:commentRangeStart w:id="20"/>
      <w:r w:rsidR="001A0B76">
        <w:t>adequate</w:t>
      </w:r>
      <w:r w:rsidR="005E1FFD">
        <w:t xml:space="preserve"> </w:t>
      </w:r>
      <w:r w:rsidR="005C35FF" w:rsidRPr="005C35FF">
        <w:t>pharmacokinetic-pharmacodynamic</w:t>
      </w:r>
      <w:r w:rsidR="00453C63">
        <w:t xml:space="preserve"> </w:t>
      </w:r>
      <w:commentRangeEnd w:id="19"/>
      <w:r w:rsidR="00F224C3">
        <w:rPr>
          <w:rStyle w:val="CommentReference"/>
        </w:rPr>
        <w:commentReference w:id="19"/>
      </w:r>
      <w:commentRangeEnd w:id="20"/>
      <w:r w:rsidR="00415F24">
        <w:rPr>
          <w:rStyle w:val="CommentReference"/>
        </w:rPr>
        <w:commentReference w:id="20"/>
      </w:r>
      <w:r w:rsidR="00453C63">
        <w:t>(PKPD)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2DC40733" w:rsidR="00600A21" w:rsidRPr="00715016" w:rsidRDefault="00715016" w:rsidP="00600A21">
      <w:r w:rsidRPr="00A72BCD">
        <w:rPr>
          <w:rStyle w:val="Heading2Char"/>
        </w:rPr>
        <w:t>Patients and Methods</w:t>
      </w:r>
      <w:r w:rsidR="00E56259">
        <w:t> </w:t>
      </w:r>
      <w:commentRangeStart w:id="21"/>
      <w:commentRangeStart w:id="22"/>
      <w:r w:rsidRPr="00715016">
        <w:t xml:space="preserve">An </w:t>
      </w:r>
      <w:commentRangeStart w:id="23"/>
      <w:r w:rsidRPr="00715016">
        <w:t>individual patient data meta-analysis</w:t>
      </w:r>
      <w:r w:rsidR="00A57A28">
        <w:t xml:space="preserve"> </w:t>
      </w:r>
      <w:commentRangeEnd w:id="23"/>
      <w:r w:rsidR="0055152B">
        <w:rPr>
          <w:rStyle w:val="CommentReference"/>
        </w:rPr>
        <w:commentReference w:id="23"/>
      </w:r>
      <w:r w:rsidR="00A57A28">
        <w:t>(IPDMA)</w:t>
      </w:r>
      <w:r w:rsidRPr="00715016">
        <w:t xml:space="preserve"> </w:t>
      </w:r>
      <w:commentRangeEnd w:id="21"/>
      <w:r w:rsidR="00F224C3">
        <w:rPr>
          <w:rStyle w:val="CommentReference"/>
        </w:rPr>
        <w:commentReference w:id="21"/>
      </w:r>
      <w:commentRangeEnd w:id="22"/>
      <w:r w:rsidR="00BC5F9C">
        <w:rPr>
          <w:rStyle w:val="CommentReference"/>
        </w:rPr>
        <w:commentReference w:id="22"/>
      </w:r>
      <w:r w:rsidRPr="00715016">
        <w:t xml:space="preserve">was conducted, </w:t>
      </w:r>
      <w:r w:rsidR="00AD73E0">
        <w:t>combining</w:t>
      </w:r>
      <w:r w:rsidRPr="00715016">
        <w:t xml:space="preserve"> </w:t>
      </w:r>
      <w:commentRangeStart w:id="24"/>
      <w:commentRangeStart w:id="25"/>
      <w:commentRangeStart w:id="26"/>
      <w:r w:rsidR="00C04202">
        <w:t>fluconazole concentration</w:t>
      </w:r>
      <w:r w:rsidRPr="00715016">
        <w:t xml:space="preserve"> </w:t>
      </w:r>
      <w:commentRangeEnd w:id="24"/>
      <w:r w:rsidR="000C514A">
        <w:rPr>
          <w:rStyle w:val="CommentReference"/>
        </w:rPr>
        <w:commentReference w:id="24"/>
      </w:r>
      <w:commentRangeEnd w:id="25"/>
      <w:r w:rsidR="00D02834">
        <w:rPr>
          <w:rStyle w:val="CommentReference"/>
        </w:rPr>
        <w:commentReference w:id="25"/>
      </w:r>
      <w:commentRangeEnd w:id="26"/>
      <w:r w:rsidR="00222C11">
        <w:rPr>
          <w:rStyle w:val="CommentReference"/>
        </w:rPr>
        <w:commentReference w:id="26"/>
      </w:r>
      <w:r w:rsidRPr="00715016">
        <w:t xml:space="preserve">data from eight published studies. A </w:t>
      </w:r>
      <w:proofErr w:type="spellStart"/>
      <w:r w:rsidRPr="00715016">
        <w:t>popPK</w:t>
      </w:r>
      <w:proofErr w:type="spellEnd"/>
      <w:r w:rsidRPr="00715016">
        <w:t xml:space="preserve"> model was developed</w:t>
      </w:r>
      <w:r w:rsidR="00AF21AB">
        <w:t>, in</w:t>
      </w:r>
      <w:r w:rsidR="003D216C">
        <w:t xml:space="preserve"> </w:t>
      </w:r>
      <w:r w:rsidR="00AF21AB">
        <w:t>which</w:t>
      </w:r>
      <w:r w:rsidR="00F52DE6">
        <w:t xml:space="preserve"> </w:t>
      </w:r>
      <w:r w:rsidR="00AF21AB">
        <w:t>m</w:t>
      </w:r>
      <w:r w:rsidRPr="00715016">
        <w:t>ultiple imputation was used to handle missing</w:t>
      </w:r>
      <w:r w:rsidR="00AF21AB">
        <w:t xml:space="preserve"> covariate</w:t>
      </w:r>
      <w:r w:rsidRPr="00715016">
        <w:t xml:space="preserve"> data. </w:t>
      </w:r>
      <w:commentRangeStart w:id="27"/>
      <w:commentRangeStart w:id="28"/>
      <w:r w:rsidRPr="00715016">
        <w:t>Monte Carlo simulations were conducted</w:t>
      </w:r>
      <w:r w:rsidR="00537CAF">
        <w:t xml:space="preserve"> </w:t>
      </w:r>
      <w:r w:rsidR="004C2EC2">
        <w:t xml:space="preserve">in search </w:t>
      </w:r>
      <w:r w:rsidR="00F158D4">
        <w:t>of</w:t>
      </w:r>
      <w:r w:rsidR="004C2EC2">
        <w:t xml:space="preserve"> a dosing strategy </w:t>
      </w:r>
      <w:commentRangeEnd w:id="27"/>
      <w:r w:rsidR="00F224C3">
        <w:rPr>
          <w:rStyle w:val="CommentReference"/>
        </w:rPr>
        <w:commentReference w:id="27"/>
      </w:r>
      <w:commentRangeEnd w:id="28"/>
      <w:r w:rsidR="00FF3EDB">
        <w:rPr>
          <w:rStyle w:val="CommentReference"/>
        </w:rPr>
        <w:commentReference w:id="28"/>
      </w:r>
      <w:r w:rsidR="004C2EC2">
        <w:t>with</w:t>
      </w:r>
      <w:r w:rsidR="00F158D4">
        <w:t xml:space="preserve"> at least 90%</w:t>
      </w:r>
      <w:r w:rsidR="00A55E46">
        <w:t xml:space="preserve"> </w:t>
      </w:r>
      <w:r w:rsidR="00537CAF">
        <w:t>probability of</w:t>
      </w:r>
      <w:r w:rsidR="00AE08BD">
        <w:t xml:space="preserve"> </w:t>
      </w:r>
      <w:commentRangeStart w:id="29"/>
      <w:commentRangeStart w:id="30"/>
      <w:r w:rsidR="00537CAF">
        <w:t>P</w:t>
      </w:r>
      <w:commentRangeStart w:id="31"/>
      <w:commentRangeStart w:id="32"/>
      <w:commentRangeStart w:id="33"/>
      <w:r w:rsidR="00537CAF">
        <w:t xml:space="preserve">KPD target </w:t>
      </w:r>
      <w:commentRangeEnd w:id="29"/>
      <w:r w:rsidR="00F224C3">
        <w:rPr>
          <w:rStyle w:val="CommentReference"/>
        </w:rPr>
        <w:commentReference w:id="29"/>
      </w:r>
      <w:commentRangeEnd w:id="30"/>
      <w:r w:rsidR="004D220C">
        <w:rPr>
          <w:rStyle w:val="CommentReference"/>
        </w:rPr>
        <w:commentReference w:id="30"/>
      </w:r>
      <w:r w:rsidR="00F158D4">
        <w:t>attainment</w:t>
      </w:r>
      <w:r w:rsidR="00773318">
        <w:t xml:space="preserve"> (PTA)</w:t>
      </w:r>
      <w:commentRangeEnd w:id="31"/>
      <w:r w:rsidR="00FF1B2E">
        <w:t xml:space="preserve">  in every patient</w:t>
      </w:r>
      <w:r w:rsidR="000C514A">
        <w:rPr>
          <w:rStyle w:val="CommentReference"/>
        </w:rPr>
        <w:commentReference w:id="31"/>
      </w:r>
      <w:commentRangeEnd w:id="32"/>
      <w:r w:rsidR="00D432BA">
        <w:rPr>
          <w:rStyle w:val="CommentReference"/>
        </w:rPr>
        <w:commentReference w:id="32"/>
      </w:r>
      <w:commentRangeEnd w:id="33"/>
      <w:r w:rsidR="00E41732">
        <w:rPr>
          <w:rStyle w:val="CommentReference"/>
        </w:rPr>
        <w:commentReference w:id="33"/>
      </w:r>
      <w:r w:rsidR="00E50108">
        <w:t>.</w:t>
      </w:r>
    </w:p>
    <w:p w14:paraId="59953139" w14:textId="793AEADE" w:rsidR="00715016" w:rsidRPr="00715016" w:rsidRDefault="00715016" w:rsidP="00593CAA">
      <w:r w:rsidRPr="00A72BCD">
        <w:rPr>
          <w:rStyle w:val="Heading2Char"/>
        </w:rPr>
        <w:t>Results</w:t>
      </w:r>
      <w:r w:rsidR="004F09DA">
        <w:t> </w:t>
      </w:r>
      <w:r w:rsidRPr="00715016">
        <w:t>Data from 177 critically ill patients were included.</w:t>
      </w:r>
      <w:r w:rsidR="00E943A6">
        <w:t xml:space="preserve"> </w:t>
      </w:r>
      <w:commentRangeStart w:id="34"/>
      <w:commentRangeStart w:id="35"/>
      <w:commentRangeEnd w:id="34"/>
      <w:r w:rsidR="00F224C3">
        <w:rPr>
          <w:rStyle w:val="CommentReference"/>
        </w:rPr>
        <w:commentReference w:id="34"/>
      </w:r>
      <w:commentRangeEnd w:id="35"/>
      <w:r w:rsidR="00B87D15">
        <w:rPr>
          <w:rStyle w:val="CommentReference"/>
        </w:rPr>
        <w:commentReference w:id="35"/>
      </w:r>
      <w:r w:rsidR="00A57A28">
        <w:t>A</w:t>
      </w:r>
      <w:r w:rsidRPr="00715016">
        <w:t xml:space="preserve"> two-compartment </w:t>
      </w:r>
      <w:proofErr w:type="spellStart"/>
      <w:r w:rsidR="00A57A28">
        <w:t>popPK</w:t>
      </w:r>
      <w:proofErr w:type="spellEnd"/>
      <w:r w:rsidR="00A57A28">
        <w:t xml:space="preserve"> </w:t>
      </w:r>
      <w:r w:rsidRPr="00715016">
        <w:t>model with linear elimination</w:t>
      </w:r>
      <w:r w:rsidR="000D2F6A">
        <w:t xml:space="preserve"> described the data</w:t>
      </w:r>
      <w:r w:rsidR="002A58CF">
        <w:t xml:space="preserve"> best</w:t>
      </w:r>
      <w:r w:rsidR="000D2F6A">
        <w:t>.</w:t>
      </w:r>
      <w:r w:rsidR="00EC7057">
        <w:t xml:space="preserve"> Continuous renal replacement therapy</w:t>
      </w:r>
      <w:r w:rsidR="000D2F6A">
        <w:t xml:space="preserve"> </w:t>
      </w:r>
      <w:r w:rsidR="00EC7057">
        <w:t>(</w:t>
      </w:r>
      <w:commentRangeStart w:id="36"/>
      <w:commentRangeStart w:id="37"/>
      <w:r w:rsidR="00463C15">
        <w:t>CRRT</w:t>
      </w:r>
      <w:commentRangeEnd w:id="36"/>
      <w:commentRangeEnd w:id="37"/>
      <w:r w:rsidR="00EC7057">
        <w:t>)</w:t>
      </w:r>
      <w:r w:rsidR="00463C15">
        <w:rPr>
          <w:rStyle w:val="CommentReference"/>
        </w:rPr>
        <w:commentReference w:id="36"/>
      </w:r>
      <w:r w:rsidR="0058332D">
        <w:rPr>
          <w:rStyle w:val="CommentReference"/>
        </w:rPr>
        <w:commentReference w:id="37"/>
      </w:r>
      <w:r w:rsidR="00463C15" w:rsidRPr="00715016">
        <w:t xml:space="preserve"> status</w:t>
      </w:r>
      <w:r w:rsidR="000A1607">
        <w:t>,</w:t>
      </w:r>
      <w:r w:rsidR="00465320">
        <w:t xml:space="preserve"> </w:t>
      </w:r>
      <w:commentRangeStart w:id="38"/>
      <w:commentRangeStart w:id="39"/>
      <w:r w:rsidR="006832B1">
        <w:t>estimated glomerular filtration rate</w:t>
      </w:r>
      <w:commentRangeEnd w:id="38"/>
      <w:r w:rsidR="00CB0A87">
        <w:t xml:space="preserve"> using </w:t>
      </w:r>
      <w:r w:rsidR="00BB5D48">
        <w:t xml:space="preserve">the </w:t>
      </w:r>
      <w:ins w:id="40" w:author="My Luong Vuong" w:date="2024-05-28T15:35:00Z">
        <w:r w:rsidR="00CD0ACC" w:rsidRPr="00CD0ACC">
          <w:t>Chronic Kidney Disease Epidemiology Collaboration (CKD-EPI)</w:t>
        </w:r>
      </w:ins>
      <w:commentRangeStart w:id="41"/>
      <w:commentRangeStart w:id="42"/>
      <w:commentRangeStart w:id="43"/>
      <w:del w:id="44" w:author="My Luong Vuong" w:date="2024-05-28T15:35:00Z">
        <w:r w:rsidR="00CB0A87" w:rsidDel="00CD0ACC">
          <w:delText>CKD</w:delText>
        </w:r>
        <w:r w:rsidR="00F51D34" w:rsidDel="00CD0ACC">
          <w:delText>-EPI</w:delText>
        </w:r>
      </w:del>
      <w:r w:rsidR="00BB5D48">
        <w:t xml:space="preserve"> </w:t>
      </w:r>
      <w:commentRangeEnd w:id="41"/>
      <w:r w:rsidR="00FD18D3">
        <w:rPr>
          <w:rStyle w:val="CommentReference"/>
        </w:rPr>
        <w:commentReference w:id="41"/>
      </w:r>
      <w:commentRangeEnd w:id="42"/>
      <w:r w:rsidR="00EC2BEA">
        <w:rPr>
          <w:rStyle w:val="CommentReference"/>
        </w:rPr>
        <w:commentReference w:id="42"/>
      </w:r>
      <w:commentRangeEnd w:id="43"/>
      <w:r w:rsidR="009D761A">
        <w:rPr>
          <w:rStyle w:val="CommentReference"/>
        </w:rPr>
        <w:commentReference w:id="43"/>
      </w:r>
      <w:r w:rsidR="00BB5D48">
        <w:t>creatinine</w:t>
      </w:r>
      <w:r w:rsidR="00F51D34">
        <w:t xml:space="preserve"> equation</w:t>
      </w:r>
      <w:r w:rsidR="00F224C3">
        <w:rPr>
          <w:rStyle w:val="CommentReference"/>
        </w:rPr>
        <w:commentReference w:id="38"/>
      </w:r>
      <w:commentRangeEnd w:id="39"/>
      <w:r w:rsidR="00CB0A87">
        <w:rPr>
          <w:rStyle w:val="CommentReference"/>
        </w:rPr>
        <w:commentReference w:id="39"/>
      </w:r>
      <w:r w:rsidR="00A178AD">
        <w:t>,</w:t>
      </w:r>
      <w:r w:rsidR="007C1B11">
        <w:t xml:space="preserve"> </w:t>
      </w:r>
      <w:r w:rsidR="00465320">
        <w:t>and</w:t>
      </w:r>
      <w:r w:rsidRPr="00715016">
        <w:t xml:space="preserve"> </w:t>
      </w:r>
      <w:r w:rsidR="000255CF">
        <w:t xml:space="preserve">total </w:t>
      </w:r>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r w:rsidR="0099144A">
        <w:t>.</w:t>
      </w:r>
      <w:r w:rsidR="00C35CA8">
        <w:t xml:space="preserve"> </w:t>
      </w:r>
      <w:r w:rsidR="0099144A">
        <w:t>H</w:t>
      </w:r>
      <w:r w:rsidR="00C35CA8">
        <w:t xml:space="preserve">owever, </w:t>
      </w:r>
      <w:r w:rsidR="0099144A">
        <w:t xml:space="preserve">under standard dosing, </w:t>
      </w:r>
      <w:r w:rsidR="00C35CA8">
        <w:t xml:space="preserve">only CRRT status and </w:t>
      </w:r>
      <w:r w:rsidR="003F31C2">
        <w:t>total body weight</w:t>
      </w:r>
      <w:r w:rsidR="00C35CA8">
        <w:t xml:space="preserve"> </w:t>
      </w:r>
      <w:r w:rsidR="00BA5227">
        <w:t>were clinically relevant</w:t>
      </w:r>
      <w:r w:rsidR="0054566D">
        <w:t xml:space="preserve"> </w:t>
      </w:r>
      <w:r w:rsidR="00641744">
        <w:t>as</w:t>
      </w:r>
      <w:r w:rsidR="0054566D">
        <w:t xml:space="preserve"> PTA dropped below 90%</w:t>
      </w:r>
      <w:r w:rsidR="006225A8">
        <w:t xml:space="preserve"> </w:t>
      </w:r>
      <w:del w:id="45" w:author="Erwin Dreesen" w:date="2024-05-29T23:04:00Z">
        <w:r w:rsidR="006F705C" w:rsidDel="006134D4">
          <w:delText xml:space="preserve">as </w:delText>
        </w:r>
      </w:del>
      <w:r w:rsidR="003938C1">
        <w:t xml:space="preserve">for patients on CRRT and as </w:t>
      </w:r>
      <w:ins w:id="46" w:author="My Luong Vuong" w:date="2024-05-28T17:37:00Z">
        <w:r w:rsidR="00F470B3">
          <w:t xml:space="preserve">total </w:t>
        </w:r>
      </w:ins>
      <w:r w:rsidR="003938C1">
        <w:t>body weight increased</w:t>
      </w:r>
      <w:r w:rsidR="00C35CA8" w:rsidRPr="00715016">
        <w:t>.</w:t>
      </w:r>
      <w:r w:rsidRPr="00715016">
        <w:t xml:space="preserve"> </w:t>
      </w:r>
      <w:ins w:id="47" w:author="My Luong Vuong" w:date="2024-05-28T15:38:00Z">
        <w:r w:rsidR="00B33FF9" w:rsidRPr="00B33FF9">
          <w:t>An optimised dosing regimen taking into account the patient’s CRRT status and total body weight was proposed</w:t>
        </w:r>
        <w:del w:id="48" w:author="Erwin Dreesen" w:date="2024-05-29T23:03:00Z">
          <w:r w:rsidR="00B33FF9" w:rsidRPr="00B33FF9" w:rsidDel="00431EC9">
            <w:delText>.</w:delText>
          </w:r>
        </w:del>
      </w:ins>
      <w:commentRangeStart w:id="49"/>
      <w:commentRangeStart w:id="50"/>
      <w:commentRangeStart w:id="51"/>
      <w:del w:id="52" w:author="My Luong Vuong" w:date="2024-05-28T15:38:00Z">
        <w:r w:rsidRPr="00715016" w:rsidDel="00B33FF9">
          <w:delText>An optimised dosing regimen</w:delText>
        </w:r>
        <w:r w:rsidR="00D741E8" w:rsidDel="00B33FF9">
          <w:delText xml:space="preserve"> </w:delText>
        </w:r>
        <w:r w:rsidR="00317BE0" w:rsidRPr="00715016" w:rsidDel="00B33FF9">
          <w:delText>stratified</w:delText>
        </w:r>
        <w:r w:rsidR="00317BE0" w:rsidDel="00B33FF9">
          <w:delText xml:space="preserve"> based on</w:delText>
        </w:r>
        <w:r w:rsidR="00E432A9" w:rsidDel="00B33FF9">
          <w:delText xml:space="preserve"> two</w:delText>
        </w:r>
        <w:r w:rsidR="00317BE0" w:rsidDel="00B33FF9">
          <w:delText xml:space="preserve"> </w:delText>
        </w:r>
        <w:r w:rsidR="008242C9" w:rsidDel="00B33FF9">
          <w:delText>CRRT</w:delText>
        </w:r>
        <w:r w:rsidR="004B3703" w:rsidDel="00B33FF9">
          <w:delText xml:space="preserve"> status and</w:delText>
        </w:r>
        <w:r w:rsidR="00E432A9" w:rsidDel="00B33FF9">
          <w:delText xml:space="preserve"> five</w:delText>
        </w:r>
        <w:r w:rsidR="004B3703" w:rsidDel="00B33FF9">
          <w:delText xml:space="preserve"> body weight</w:delText>
        </w:r>
        <w:r w:rsidR="00E432A9" w:rsidDel="00B33FF9">
          <w:delText xml:space="preserve"> strata</w:delText>
        </w:r>
        <w:r w:rsidRPr="00715016" w:rsidDel="00B33FF9">
          <w:delText xml:space="preserve"> was proposed</w:delText>
        </w:r>
      </w:del>
      <w:r w:rsidRPr="00715016">
        <w:t>.</w:t>
      </w:r>
      <w:commentRangeEnd w:id="49"/>
      <w:r w:rsidR="00E6655A">
        <w:rPr>
          <w:rStyle w:val="CommentReference"/>
        </w:rPr>
        <w:commentReference w:id="49"/>
      </w:r>
      <w:commentRangeEnd w:id="50"/>
      <w:r w:rsidR="00CC61CC">
        <w:rPr>
          <w:rStyle w:val="CommentReference"/>
        </w:rPr>
        <w:commentReference w:id="50"/>
      </w:r>
      <w:commentRangeEnd w:id="51"/>
      <w:r w:rsidR="006134D4">
        <w:rPr>
          <w:rStyle w:val="CommentReference"/>
        </w:rPr>
        <w:commentReference w:id="51"/>
      </w:r>
    </w:p>
    <w:p w14:paraId="52C8EFEB" w14:textId="5EB64C2D" w:rsidR="0064343D" w:rsidRDefault="00715016" w:rsidP="00967421">
      <w:r w:rsidRPr="00A72BCD">
        <w:rPr>
          <w:rStyle w:val="Heading2Char"/>
        </w:rPr>
        <w:t>Conclusion</w:t>
      </w:r>
      <w:r w:rsidR="00E56259">
        <w:t> </w:t>
      </w:r>
      <w:commentRangeStart w:id="53"/>
      <w:commentRangeStart w:id="54"/>
      <w:commentRangeStart w:id="55"/>
      <w:commentRangeStart w:id="56"/>
      <w:commentRangeStart w:id="57"/>
      <w:r w:rsidR="007132A7">
        <w:t>We have developed a convenient</w:t>
      </w:r>
      <w:r w:rsidR="004674D4">
        <w:t xml:space="preserve"> fluconazole</w:t>
      </w:r>
      <w:r w:rsidR="007132A7">
        <w:t xml:space="preserve"> </w:t>
      </w:r>
      <w:r w:rsidR="00F46DEA">
        <w:t xml:space="preserve">dosing </w:t>
      </w:r>
      <w:r w:rsidR="007335F0">
        <w:t>regimen</w:t>
      </w:r>
      <w:r w:rsidR="006D0DD0">
        <w:t xml:space="preserve"> </w:t>
      </w:r>
      <w:r w:rsidR="007335F0">
        <w:t xml:space="preserve">that helps achieve </w:t>
      </w:r>
      <w:r w:rsidR="00C826E1">
        <w:t>a population-wide PKPD target attainment in critically ill patients</w:t>
      </w:r>
      <w:commentRangeEnd w:id="53"/>
      <w:r w:rsidR="0055152B">
        <w:rPr>
          <w:rStyle w:val="CommentReference"/>
        </w:rPr>
        <w:commentReference w:id="53"/>
      </w:r>
      <w:commentRangeEnd w:id="54"/>
      <w:r w:rsidR="003E4D29">
        <w:rPr>
          <w:rStyle w:val="CommentReference"/>
        </w:rPr>
        <w:commentReference w:id="54"/>
      </w:r>
      <w:commentRangeEnd w:id="55"/>
      <w:r w:rsidR="00CD56DA">
        <w:rPr>
          <w:rStyle w:val="CommentReference"/>
        </w:rPr>
        <w:commentReference w:id="55"/>
      </w:r>
      <w:r w:rsidR="00C826E1">
        <w:t>.</w:t>
      </w:r>
      <w:commentRangeEnd w:id="56"/>
      <w:r w:rsidR="00F224C3">
        <w:rPr>
          <w:rStyle w:val="CommentReference"/>
        </w:rPr>
        <w:commentReference w:id="56"/>
      </w:r>
      <w:commentRangeEnd w:id="57"/>
      <w:r w:rsidR="00090F1D">
        <w:rPr>
          <w:rStyle w:val="CommentReference"/>
        </w:rPr>
        <w:commentReference w:id="57"/>
      </w:r>
    </w:p>
    <w:p w14:paraId="2E2FAB81" w14:textId="291CEA61" w:rsidR="00534990" w:rsidRPr="00B06240" w:rsidRDefault="00164C4E" w:rsidP="00494DCF">
      <w:pPr>
        <w:spacing w:after="0" w:line="240" w:lineRule="auto"/>
      </w:pPr>
      <w:commentRangeStart w:id="58"/>
      <w:commentRangeStart w:id="59"/>
      <w:r w:rsidRPr="00494DCF">
        <w:rPr>
          <w:i/>
          <w:iCs/>
        </w:rPr>
        <w:t>Keywords</w:t>
      </w:r>
      <w:r>
        <w:t>:</w:t>
      </w:r>
      <w:commentRangeEnd w:id="58"/>
      <w:r w:rsidR="00F224C3">
        <w:rPr>
          <w:rStyle w:val="CommentReference"/>
        </w:rPr>
        <w:commentReference w:id="58"/>
      </w:r>
      <w:commentRangeEnd w:id="59"/>
      <w:r w:rsidR="005A1766">
        <w:rPr>
          <w:rStyle w:val="CommentReference"/>
        </w:rPr>
        <w:commentReference w:id="59"/>
      </w:r>
      <w:r>
        <w:t xml:space="preserve"> </w:t>
      </w:r>
    </w:p>
    <w:p w14:paraId="2FB4A8C9" w14:textId="271D024E" w:rsidR="00534990" w:rsidRPr="00355EF2" w:rsidRDefault="00162D5F" w:rsidP="0070092E">
      <w:pPr>
        <w:spacing w:after="0" w:line="240" w:lineRule="auto"/>
      </w:pPr>
      <w:r w:rsidRPr="00355EF2">
        <w:t xml:space="preserve">Population pharmacokinetics </w:t>
      </w:r>
    </w:p>
    <w:p w14:paraId="0AE44896" w14:textId="161CD386"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33115127" w14:textId="5B4411EB" w:rsidR="00D55C90" w:rsidRPr="00E03B11" w:rsidRDefault="008311ED" w:rsidP="00B33FF9">
      <w:pPr>
        <w:spacing w:after="0" w:line="240" w:lineRule="auto"/>
      </w:pPr>
      <w:r>
        <w:t>Individual patient data meta-analysis</w:t>
      </w:r>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156DD4DC" w:rsidR="001F6035" w:rsidRPr="00593CAA" w:rsidRDefault="0077091E" w:rsidP="00593CAA">
      <w:bookmarkStart w:id="60"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commonly </w:t>
      </w:r>
      <w:r w:rsidR="00C12981" w:rsidRPr="00593CAA">
        <w:t xml:space="preserve">occurs </w:t>
      </w:r>
      <w:r w:rsidRPr="00593CAA">
        <w:t>in patients</w:t>
      </w:r>
      <w:r w:rsidR="00C12981" w:rsidRPr="00593CAA">
        <w:t xml:space="preserve"> suffering</w:t>
      </w:r>
      <w:r w:rsidRPr="00593CAA">
        <w:t xml:space="preserve"> </w:t>
      </w:r>
      <w:r w:rsidR="00C12981" w:rsidRPr="00593CAA">
        <w:t>from</w:t>
      </w:r>
      <w:r w:rsidRPr="00593CAA">
        <w:t xml:space="preserve"> medical conditions</w:t>
      </w:r>
      <w:r w:rsidR="00BE6E8E" w:rsidRPr="00593CAA">
        <w:t xml:space="preserve"> such as immunosuppression</w:t>
      </w:r>
      <w:r w:rsidR="00C12981" w:rsidRPr="00593CAA">
        <w:t>,</w:t>
      </w:r>
      <w:r w:rsidR="00DD5487" w:rsidRPr="00593CAA">
        <w:t xml:space="preserve"> </w:t>
      </w:r>
      <w:r w:rsidR="00956C10" w:rsidRPr="00593CAA">
        <w:t>(abdominal) surgery</w:t>
      </w:r>
      <w:r w:rsidR="006D7B3F" w:rsidRPr="00593CAA">
        <w:t>,</w:t>
      </w:r>
      <w:r w:rsidR="00956C10" w:rsidRPr="00593CAA">
        <w:t xml:space="preserve"> or </w:t>
      </w:r>
      <w:proofErr w:type="spellStart"/>
      <w:r w:rsidR="00956C10" w:rsidRPr="00593CAA">
        <w:t>criticall</w:t>
      </w:r>
      <w:proofErr w:type="spellEnd"/>
      <w:r w:rsidR="00956C10" w:rsidRPr="00593CAA">
        <w:t xml:space="preserve"> illness</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commentRangeStart w:id="61"/>
      <w:commentRangeStart w:id="62"/>
      <w:commentRangeStart w:id="63"/>
      <w:commentRangeStart w:id="64"/>
      <w:r w:rsidR="005A3E3A">
        <w:t xml:space="preserve">In critically ill patients admitted to the intensive care unit (ICU), </w:t>
      </w:r>
      <w:proofErr w:type="spellStart"/>
      <w:r w:rsidR="005A3E3A">
        <w:t>candid</w:t>
      </w:r>
      <w:r w:rsidR="001111A9">
        <w:t>a</w:t>
      </w:r>
      <w:r w:rsidR="005A3E3A">
        <w:t>emia</w:t>
      </w:r>
      <w:proofErr w:type="spellEnd"/>
      <w:r w:rsidR="005A3E3A">
        <w:t xml:space="preserve"> </w:t>
      </w:r>
      <w:r w:rsidR="001111A9">
        <w:t xml:space="preserve">associates with </w:t>
      </w:r>
      <w:r w:rsidR="00B155AE">
        <w:t>a crude mortality rate from 42% to up to 47%</w:t>
      </w:r>
      <w:r w:rsidR="00F16D2E">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 </w:instrText>
      </w:r>
      <w:r w:rsidR="00026B36">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EN.CITE.DATA </w:instrText>
      </w:r>
      <w:r w:rsidR="00026B36">
        <w:fldChar w:fldCharType="end"/>
      </w:r>
      <w:r w:rsidR="00F16D2E">
        <w:fldChar w:fldCharType="separate"/>
      </w:r>
      <w:r w:rsidR="00026B36">
        <w:rPr>
          <w:noProof/>
        </w:rPr>
        <w:t> [2-4]</w:t>
      </w:r>
      <w:r w:rsidR="00F16D2E">
        <w:fldChar w:fldCharType="end"/>
      </w:r>
      <w:r w:rsidR="00B155AE">
        <w:t xml:space="preserve">. </w:t>
      </w:r>
      <w:commentRangeEnd w:id="61"/>
      <w:r w:rsidR="0055152B">
        <w:rPr>
          <w:rStyle w:val="CommentReference"/>
        </w:rPr>
        <w:commentReference w:id="61"/>
      </w:r>
      <w:commentRangeEnd w:id="62"/>
      <w:r w:rsidR="00963129">
        <w:rPr>
          <w:rStyle w:val="CommentReference"/>
        </w:rPr>
        <w:commentReference w:id="62"/>
      </w:r>
      <w:commentRangeEnd w:id="63"/>
      <w:r w:rsidR="00DA35AF">
        <w:rPr>
          <w:rStyle w:val="CommentReference"/>
        </w:rPr>
        <w:commentReference w:id="63"/>
      </w:r>
      <w:commentRangeEnd w:id="64"/>
      <w:r w:rsidR="00460734">
        <w:rPr>
          <w:rStyle w:val="CommentReference"/>
        </w:rPr>
        <w:commentReference w:id="64"/>
      </w:r>
    </w:p>
    <w:p w14:paraId="501C77A0" w14:textId="33D0BC4B" w:rsidR="00EA4F12" w:rsidRPr="00E03B11" w:rsidRDefault="001F6035" w:rsidP="00593CAA">
      <w:r w:rsidRPr="00E03B11">
        <w:t>Fluconazole is a</w:t>
      </w:r>
      <w:r w:rsidR="00956C10">
        <w:t xml:space="preserve"> </w:t>
      </w:r>
      <w:r w:rsidRPr="00E03B11">
        <w:t>triazole antifungal drug</w:t>
      </w:r>
      <w:r w:rsidR="000B0E5F" w:rsidRPr="00E03B11">
        <w:t xml:space="preserve"> used</w:t>
      </w:r>
      <w:r w:rsidRPr="00E03B11">
        <w:t xml:space="preserve"> for the treatment of invasive </w:t>
      </w:r>
      <w:r w:rsidRPr="00E03B11">
        <w:rPr>
          <w:iCs/>
        </w:rPr>
        <w:t>candidiasis</w:t>
      </w:r>
      <w:r w:rsidRPr="00E03B11">
        <w:t xml:space="preserve"> and </w:t>
      </w:r>
      <w:proofErr w:type="spellStart"/>
      <w:r w:rsidRPr="00E03B11">
        <w:t>candidaemia</w:t>
      </w:r>
      <w:proofErr w:type="spellEnd"/>
      <w:r w:rsidR="001C4009">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1C4009">
        <w:fldChar w:fldCharType="separate"/>
      </w:r>
      <w:r w:rsidR="001C4009">
        <w:rPr>
          <w:noProof/>
        </w:rPr>
        <w:t> [5]</w:t>
      </w:r>
      <w:r w:rsidR="001C4009">
        <w:fldChar w:fldCharType="end"/>
      </w:r>
      <w:commentRangeStart w:id="65"/>
      <w:commentRangeStart w:id="66"/>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r w:rsidRPr="00E03B11">
        <w:t xml:space="preserve">against fluconazole-susceptible </w:t>
      </w:r>
      <w:r w:rsidR="00660A4A" w:rsidRPr="00660A4A">
        <w:rPr>
          <w:i/>
          <w:iCs/>
        </w:rPr>
        <w:t>Candida</w:t>
      </w:r>
      <w:r w:rsidR="00660A4A">
        <w:t xml:space="preserve"> </w:t>
      </w:r>
      <w:r w:rsidRPr="00E03B11">
        <w:t>species</w: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 </w:instrTex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EN.CITE.DATA </w:instrText>
      </w:r>
      <w:r w:rsidR="000E4A1F">
        <w:fldChar w:fldCharType="end"/>
      </w:r>
      <w:r w:rsidR="000E4A1F">
        <w:fldChar w:fldCharType="separate"/>
      </w:r>
      <w:r w:rsidR="000E4A1F">
        <w:rPr>
          <w:noProof/>
        </w:rPr>
        <w:t> [6]</w:t>
      </w:r>
      <w:r w:rsidR="000E4A1F">
        <w:fldChar w:fldCharType="end"/>
      </w:r>
      <w:del w:id="67" w:author="My Luong Vuong" w:date="2024-05-28T15:42:00Z">
        <w:r w:rsidRPr="00E03B11" w:rsidDel="00602D35">
          <w:delText xml:space="preserve">, </w:delText>
        </w:r>
        <w:r w:rsidR="00717F95" w:rsidDel="00602D35">
          <w:delText>and a drug of choice for</w:delText>
        </w:r>
        <w:r w:rsidRPr="00E03B11" w:rsidDel="00602D35">
          <w:delText xml:space="preserve"> </w:delText>
        </w:r>
        <w:r w:rsidRPr="00E03B11" w:rsidDel="00602D35">
          <w:rPr>
            <w:i/>
          </w:rPr>
          <w:delText>Candida parapsilosis</w:delText>
        </w:r>
      </w:del>
      <w:r w:rsidR="00566CA6">
        <w:t>.</w:t>
      </w:r>
      <w:r w:rsidRPr="00E03B11">
        <w:t xml:space="preserve"> </w:t>
      </w:r>
      <w:commentRangeEnd w:id="65"/>
      <w:r w:rsidR="00DA35AF">
        <w:rPr>
          <w:rStyle w:val="CommentReference"/>
        </w:rPr>
        <w:commentReference w:id="65"/>
      </w:r>
      <w:commentRangeEnd w:id="66"/>
      <w:r w:rsidR="00012976">
        <w:rPr>
          <w:rStyle w:val="CommentReference"/>
        </w:rPr>
        <w:commentReference w:id="66"/>
      </w:r>
      <w:r w:rsidR="005001D5">
        <w:t>In clinical practice,</w:t>
      </w:r>
      <w:r w:rsidR="00434858">
        <w:t xml:space="preserve"> </w:t>
      </w:r>
      <w:r w:rsidR="00A84617">
        <w:t>fluconazole</w:t>
      </w:r>
      <w:r w:rsidR="00434858" w:rsidRPr="00E03B11">
        <w:t xml:space="preserve"> </w:t>
      </w:r>
      <w:r w:rsidRPr="00E03B11">
        <w:t>is frequently used</w:t>
      </w:r>
      <w:r w:rsidR="000B0E5F" w:rsidRPr="00E03B11">
        <w:t xml:space="preserve"> </w:t>
      </w:r>
      <w:r w:rsidR="00D632DA">
        <w:t>because of</w:t>
      </w:r>
      <w:r w:rsidR="000B0E5F" w:rsidRPr="00E03B11">
        <w:t xml:space="preserve"> its</w:t>
      </w:r>
      <w:r w:rsidR="00461C04">
        <w:t xml:space="preserve"> </w:t>
      </w:r>
      <w:r w:rsidR="00EC1216">
        <w:t>preferable</w:t>
      </w:r>
      <w:r w:rsidR="000B0E5F" w:rsidRPr="00E03B11">
        <w:t xml:space="preserve"> safety</w:t>
      </w:r>
      <w:r w:rsidR="00461C04">
        <w:t xml:space="preserve"> profile</w:t>
      </w:r>
      <w:r w:rsidR="000B0E5F" w:rsidRPr="00E03B11">
        <w:t xml:space="preserve">, </w:t>
      </w:r>
      <w:commentRangeStart w:id="68"/>
      <w:r w:rsidR="005C48AA">
        <w:t>adequate</w:t>
      </w:r>
      <w:commentRangeEnd w:id="68"/>
      <w:r w:rsidR="005C48AA">
        <w:rPr>
          <w:rStyle w:val="CommentReference"/>
        </w:rPr>
        <w:commentReference w:id="68"/>
      </w:r>
      <w:r w:rsidR="000B0E5F" w:rsidRPr="00E03B11">
        <w:t xml:space="preserve"> tissue penetration</w:t>
      </w:r>
      <w:r w:rsidR="00EF5D43">
        <w:t>,</w:t>
      </w:r>
      <w:r w:rsidR="000B0E5F" w:rsidRPr="00E03B11">
        <w:t xml:space="preserve"> and </w:t>
      </w:r>
      <w:r w:rsidRPr="00E03B11">
        <w:t xml:space="preserve">low </w:t>
      </w:r>
      <w:commentRangeStart w:id="69"/>
      <w:commentRangeStart w:id="70"/>
      <w:r w:rsidRPr="00E03B11">
        <w:t>cost</w:t>
      </w:r>
      <w:r w:rsidR="00CB214F" w:rsidRPr="00E03B11">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 </w:instrText>
      </w:r>
      <w:r w:rsidR="001C4009">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EN.CITE.DATA </w:instrText>
      </w:r>
      <w:r w:rsidR="001C4009">
        <w:fldChar w:fldCharType="end"/>
      </w:r>
      <w:r w:rsidR="00CB214F" w:rsidRPr="00E03B11">
        <w:fldChar w:fldCharType="separate"/>
      </w:r>
      <w:r w:rsidR="001C4009">
        <w:rPr>
          <w:noProof/>
        </w:rPr>
        <w:t> [6, 7]</w:t>
      </w:r>
      <w:r w:rsidR="00CB214F" w:rsidRPr="00E03B11">
        <w:fldChar w:fldCharType="end"/>
      </w:r>
      <w:commentRangeEnd w:id="69"/>
      <w:r w:rsidR="00DA35AF">
        <w:rPr>
          <w:rStyle w:val="CommentReference"/>
        </w:rPr>
        <w:commentReference w:id="69"/>
      </w:r>
      <w:commentRangeEnd w:id="70"/>
      <w:r w:rsidR="00AD0348">
        <w:rPr>
          <w:rStyle w:val="CommentReference"/>
        </w:rPr>
        <w:commentReference w:id="70"/>
      </w:r>
      <w:r w:rsidR="00B36C56">
        <w:t>.</w:t>
      </w:r>
      <w:r w:rsidR="00EA4F12" w:rsidRPr="00E03B11">
        <w:t xml:space="preserve"> </w:t>
      </w:r>
      <w:r w:rsidRPr="00E03B11">
        <w:t xml:space="preserve">Fluconazole is </w:t>
      </w:r>
      <w:r w:rsidR="00EA4F12" w:rsidRPr="00E03B11">
        <w:t>mainly</w:t>
      </w:r>
      <w:r w:rsidR="00120D53" w:rsidRPr="00E03B11">
        <w:t xml:space="preserve"> </w:t>
      </w:r>
      <w:r w:rsidR="00B55B33" w:rsidRPr="00E03B11">
        <w:t xml:space="preserve">excreted unchanged </w:t>
      </w:r>
      <w:r w:rsidR="00EA4F12" w:rsidRPr="00E03B11">
        <w:t>by the kidney (~80%</w:t>
      </w:r>
      <w:r w:rsidR="0090697A" w:rsidRPr="00E03B11">
        <w:t>)</w:t>
      </w:r>
      <w:commentRangeStart w:id="71"/>
      <w:commentRangeStart w:id="72"/>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commentRangeEnd w:id="71"/>
      <w:r w:rsidR="0090697A">
        <w:rPr>
          <w:rStyle w:val="CommentReference"/>
        </w:rPr>
        <w:commentReference w:id="71"/>
      </w:r>
      <w:commentRangeEnd w:id="72"/>
      <w:r w:rsidR="00966EAE">
        <w:rPr>
          <w:rStyle w:val="CommentReference"/>
        </w:rPr>
        <w:commentReference w:id="72"/>
      </w:r>
      <w:r w:rsidR="0090697A">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1C4009">
        <w:rPr>
          <w:noProof/>
        </w:rPr>
        <w:t> [5]</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5D5CF3">
        <w:fldChar w:fldCharType="begin"/>
      </w:r>
      <w:r w:rsidR="005D5CF3">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5D5CF3">
        <w:fldChar w:fldCharType="separate"/>
      </w:r>
      <w:r w:rsidR="005D5CF3">
        <w:rPr>
          <w:noProof/>
        </w:rPr>
        <w:t> [5]</w:t>
      </w:r>
      <w:r w:rsidR="005D5CF3">
        <w:fldChar w:fldCharType="end"/>
      </w:r>
      <w:del w:id="73" w:author="My Luong Vuong" w:date="2024-05-28T16:55:00Z">
        <w:r w:rsidR="00E00016" w:rsidDel="006B6DB4">
          <w:rPr>
            <w:noProof/>
          </w:rPr>
          <w:delText> </w:delText>
        </w:r>
        <w:r w:rsidR="003D7446" w:rsidDel="006B6DB4">
          <w:rPr>
            <w:noProof/>
          </w:rPr>
          <w:delText>[7]</w:delText>
        </w:r>
      </w:del>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1C4009">
        <w:rPr>
          <w:noProof/>
        </w:rPr>
        <w:t> [5]</w:t>
      </w:r>
      <w:r w:rsidR="00EB5474" w:rsidRPr="00E03B11">
        <w:fldChar w:fldCharType="end"/>
      </w:r>
      <w:r w:rsidR="00D90F07">
        <w:t>.</w:t>
      </w:r>
    </w:p>
    <w:p w14:paraId="20091C43" w14:textId="75A84BE7" w:rsidR="001B294A" w:rsidRPr="00623840" w:rsidRDefault="001253F4" w:rsidP="00593CAA">
      <w:commentRangeStart w:id="74"/>
      <w:commentRangeStart w:id="75"/>
      <w:commentRangeStart w:id="76"/>
      <w:commentRangeStart w:id="77"/>
      <w:r w:rsidRPr="00E03B11">
        <w:t xml:space="preserve">The primary pharmacokinetic-pharmacodynamic (PKPD) target of </w:t>
      </w:r>
      <w:r w:rsidR="001F6035" w:rsidRPr="00E03B11">
        <w:t xml:space="preserve">fluconazole is a ratio of the area under the </w:t>
      </w:r>
      <w:r w:rsidR="006A6850" w:rsidRPr="00E03B11">
        <w:t xml:space="preserve">unbound </w:t>
      </w:r>
      <w:r w:rsidR="001F6035" w:rsidRPr="00E03B11">
        <w:t>concentration</w:t>
      </w:r>
      <w:r w:rsidR="00FE6C59">
        <w:t>–</w:t>
      </w:r>
      <w:r w:rsidR="001F6035" w:rsidRPr="00E03B11">
        <w:t>time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w:t>
      </w:r>
      <w:ins w:id="78" w:author="My Luong Vuong" w:date="2024-05-02T14:27:00Z">
        <w:del w:id="79" w:author="Erwin Dreesen" w:date="2024-05-18T21:00:00Z">
          <w:r w:rsidR="008834BE" w:rsidDel="002F2428">
            <w:delText xml:space="preserve"> </w:delText>
          </w:r>
        </w:del>
      </w:ins>
      <w:commentRangeStart w:id="80"/>
      <w:commentRangeStart w:id="81"/>
      <w:commentRangeStart w:id="82"/>
      <w:r w:rsidR="001F6035" w:rsidRPr="00E03B11">
        <w:t xml:space="preserve"> </w:t>
      </w:r>
      <w:commentRangeEnd w:id="80"/>
      <w:r w:rsidR="002F2428">
        <w:rPr>
          <w:rStyle w:val="CommentReference"/>
        </w:rPr>
        <w:commentReference w:id="80"/>
      </w:r>
      <w:commentRangeEnd w:id="81"/>
      <w:r w:rsidR="00F059B5">
        <w:rPr>
          <w:rStyle w:val="CommentReference"/>
        </w:rPr>
        <w:commentReference w:id="81"/>
      </w:r>
      <w:commentRangeEnd w:id="82"/>
      <w:r w:rsidR="006134D4">
        <w:rPr>
          <w:rStyle w:val="CommentReference"/>
        </w:rPr>
        <w:commentReference w:id="82"/>
      </w:r>
      <w:r w:rsidR="001F6035" w:rsidRPr="00E03B11">
        <w:t>100</w:t>
      </w:r>
      <w:r w:rsidR="00AE11BA">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B83DFB">
        <w:rPr>
          <w:noProof/>
        </w:rPr>
        <w:t> [8]</w:t>
      </w:r>
      <w:r w:rsidR="00AE11BA">
        <w:fldChar w:fldCharType="end"/>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commentRangeStart w:id="83"/>
      <w:commentRangeStart w:id="84"/>
      <w:r w:rsidR="00AC2E23" w:rsidRPr="00E03B11">
        <w:t xml:space="preserve">breakpoint for </w:t>
      </w:r>
      <w:r w:rsidR="00E25009" w:rsidRPr="00BF5F81">
        <w:rPr>
          <w:i/>
          <w:iCs/>
        </w:rPr>
        <w:t>Candida</w:t>
      </w:r>
      <w:r w:rsidR="00CF34D7" w:rsidRPr="007B1510">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B83DFB">
        <w:rPr>
          <w:noProof/>
        </w:rPr>
        <w:t> [8]</w:t>
      </w:r>
      <w:r w:rsidR="00CF34D7" w:rsidRPr="007B1510">
        <w:fldChar w:fldCharType="end"/>
      </w:r>
      <w:commentRangeEnd w:id="83"/>
      <w:r w:rsidR="0055152B">
        <w:rPr>
          <w:rStyle w:val="CommentReference"/>
        </w:rPr>
        <w:commentReference w:id="83"/>
      </w:r>
      <w:commentRangeEnd w:id="84"/>
      <w:r w:rsidR="008B66F5">
        <w:rPr>
          <w:rStyle w:val="CommentReference"/>
        </w:rPr>
        <w:commentReference w:id="84"/>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toxicity</w:t>
      </w:r>
      <w:r w:rsidR="00332EE5">
        <w:t xml:space="preserve"> </w:t>
      </w:r>
      <w:r w:rsidR="00871C3F">
        <w:t xml:space="preserve">was documented in one case study, </w:t>
      </w:r>
      <w:r w:rsidR="00871C3F" w:rsidRPr="005A2762">
        <w:t xml:space="preserve">wherein its occurrence was not </w:t>
      </w:r>
      <w:r w:rsidR="00871C3F">
        <w:t>dependent</w:t>
      </w:r>
      <w:r w:rsidR="00871C3F" w:rsidRPr="005A2762">
        <w:t xml:space="preserve"> on </w:t>
      </w:r>
      <w:r w:rsidR="00701683">
        <w:t xml:space="preserve">the </w:t>
      </w:r>
      <w:r w:rsidR="00871C3F" w:rsidRPr="005A2762">
        <w:t>concentration</w:t>
      </w:r>
      <w:commentRangeStart w:id="85"/>
      <w:commentRangeStart w:id="86"/>
      <w:commentRangeEnd w:id="85"/>
      <w:r w:rsidR="000C1092">
        <w:rPr>
          <w:rStyle w:val="CommentReference"/>
        </w:rPr>
        <w:commentReference w:id="85"/>
      </w:r>
      <w:commentRangeEnd w:id="86"/>
      <w:r w:rsidR="0022540E">
        <w:rPr>
          <w:rStyle w:val="CommentReference"/>
        </w:rPr>
        <w:commentReference w:id="86"/>
      </w:r>
      <w:r w:rsidR="00066A79">
        <w:fldChar w:fldCharType="begin"/>
      </w:r>
      <w:r w:rsidR="00B83DFB">
        <w:instrText xml:space="preserve"> ADDIN EN.CITE &lt;EndNote&gt;&lt;Cite&gt;&lt;Author&gt;Jacobson&lt;/Author&gt;&lt;Year&gt;1994&lt;/Year&gt;&lt;RecNum&gt;77&lt;/RecNum&gt;&lt;DisplayText&gt; [9]&lt;/DisplayText&gt;&lt;record&gt;&lt;rec-number&gt;77&lt;/rec-number&gt;&lt;foreign-keys&gt;&lt;key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B83DFB">
        <w:rPr>
          <w:noProof/>
        </w:rPr>
        <w:t> [9]</w:t>
      </w:r>
      <w:r w:rsidR="00066A79">
        <w:fldChar w:fldCharType="end"/>
      </w:r>
      <w:r w:rsidR="00E305CF">
        <w:t>.</w:t>
      </w:r>
      <w:r w:rsidR="0003626F">
        <w:t xml:space="preserve"> </w:t>
      </w:r>
      <w:r w:rsidR="00EE2C09">
        <w:t>Nevertheless</w:t>
      </w:r>
      <w:r w:rsidR="008779EB">
        <w:t xml:space="preserve">, </w:t>
      </w:r>
      <w:r w:rsidR="00E2444D">
        <w:t xml:space="preserve">concentration-dependent </w:t>
      </w:r>
      <w:commentRangeStart w:id="87"/>
      <w:commentRangeStart w:id="88"/>
      <w:r w:rsidR="00E2444D">
        <w:t>toxicity</w:t>
      </w:r>
      <w:commentRangeEnd w:id="87"/>
      <w:r w:rsidR="00E2444D">
        <w:rPr>
          <w:rStyle w:val="CommentReference"/>
        </w:rPr>
        <w:commentReference w:id="87"/>
      </w:r>
      <w:commentRangeEnd w:id="88"/>
      <w:r w:rsidR="00864C1A">
        <w:rPr>
          <w:rStyle w:val="CommentReference"/>
        </w:rPr>
        <w:commentReference w:id="88"/>
      </w:r>
      <w:r w:rsidR="0092480F">
        <w:t xml:space="preserve"> related to fluconazole</w:t>
      </w:r>
      <w:r w:rsidR="000A4196">
        <w:t xml:space="preserve"> </w:t>
      </w:r>
      <w:r w:rsidR="00D87259">
        <w:t>w</w:t>
      </w:r>
      <w:r w:rsidR="00843DC9">
        <w:t>as</w:t>
      </w:r>
      <w:r w:rsidR="004A2530" w:rsidRPr="00E03B11">
        <w:t xml:space="preserve"> </w:t>
      </w:r>
      <w:r w:rsidR="00E41689" w:rsidRPr="00E03B11">
        <w:t xml:space="preserve">recorded 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510FFA" w:rsidRPr="00E03B11">
        <w:t>ex</w:t>
      </w:r>
      <w:r w:rsidR="004A2530">
        <w:t>h</w:t>
      </w:r>
      <w:r w:rsidR="00510FFA" w:rsidRPr="00E03B11">
        <w:t>ibit</w:t>
      </w:r>
      <w:r w:rsidR="00D861E0">
        <w:t>ing</w:t>
      </w:r>
      <w:r w:rsidR="00510FFA" w:rsidRPr="00E03B11">
        <w:t xml:space="preserve"> </w:t>
      </w:r>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34755E" w:rsidRPr="00E03B11">
        <w:fldChar w:fldCharType="separate"/>
      </w:r>
      <w:r w:rsidR="00B83DFB">
        <w:rPr>
          <w:noProof/>
        </w:rPr>
        <w:t> [10, 11]</w:t>
      </w:r>
      <w:r w:rsidR="0034755E" w:rsidRPr="00E03B11">
        <w:fldChar w:fldCharType="end"/>
      </w:r>
      <w:r w:rsidR="00182E91">
        <w:t>.</w:t>
      </w:r>
      <w:commentRangeEnd w:id="74"/>
      <w:r w:rsidR="00DA35AF">
        <w:rPr>
          <w:rStyle w:val="CommentReference"/>
        </w:rPr>
        <w:commentReference w:id="74"/>
      </w:r>
      <w:commentRangeEnd w:id="75"/>
      <w:r w:rsidR="0068075E">
        <w:rPr>
          <w:rStyle w:val="CommentReference"/>
        </w:rPr>
        <w:commentReference w:id="75"/>
      </w:r>
      <w:commentRangeEnd w:id="76"/>
      <w:r w:rsidR="001564C6">
        <w:rPr>
          <w:rStyle w:val="CommentReference"/>
        </w:rPr>
        <w:commentReference w:id="76"/>
      </w:r>
      <w:commentRangeEnd w:id="77"/>
      <w:r w:rsidR="00BE237F">
        <w:rPr>
          <w:rStyle w:val="CommentReference"/>
        </w:rPr>
        <w:commentReference w:id="77"/>
      </w:r>
    </w:p>
    <w:p w14:paraId="02E83417" w14:textId="09620AC3" w:rsidR="008A57D3" w:rsidRPr="00E03B11" w:rsidRDefault="00CE29DB" w:rsidP="00593CAA">
      <w:r w:rsidRPr="00E03B11">
        <w:rPr>
          <w:color w:val="000000"/>
        </w:rPr>
        <w:t xml:space="preserve">The currently </w:t>
      </w:r>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9146D8">
        <w:t xml:space="preserve"> single</w:t>
      </w:r>
      <w:r w:rsidR="00CD3129" w:rsidRPr="00E03B11">
        <w:t xml:space="preserve"> </w:t>
      </w:r>
      <w:r w:rsidR="009146D8" w:rsidRPr="00E03B11">
        <w:t>800</w:t>
      </w:r>
      <w:r w:rsidR="009146D8">
        <w:t> </w:t>
      </w:r>
      <w:r w:rsidR="00CD3129" w:rsidRPr="00E03B11">
        <w:t>mg loading dose</w:t>
      </w:r>
      <w:r w:rsidR="00694485">
        <w:t xml:space="preserve"> (LD)</w:t>
      </w:r>
      <w:r w:rsidR="009146D8">
        <w:t xml:space="preserve"> on day 1</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r w:rsidR="00131638">
        <w:t>once daily</w:t>
      </w:r>
      <w:r w:rsidR="00EE2C09">
        <w:t xml:space="preserve"> </w:t>
      </w:r>
      <w:r w:rsidR="00651741">
        <w:t>maintenance dose</w:t>
      </w:r>
      <w:r w:rsidR="00B5274A">
        <w:t xml:space="preserve"> </w:t>
      </w:r>
      <w:del w:id="89" w:author="My Luong Vuong" w:date="2024-05-28T15:45:00Z">
        <w:r w:rsidR="00B5274A" w:rsidDel="00CB0E6E">
          <w:delText>(MD)</w:delText>
        </w:r>
      </w:del>
      <w:r w:rsidR="00651741">
        <w:t xml:space="preserve"> </w:t>
      </w:r>
      <w:r w:rsidR="00131638">
        <w:t xml:space="preserve">from day 2 </w:t>
      </w:r>
      <w:commentRangeStart w:id="90"/>
      <w:commentRangeStart w:id="91"/>
      <w:r w:rsidR="00131638">
        <w:t>onwards</w:t>
      </w:r>
      <w:commentRangeEnd w:id="90"/>
      <w:r w:rsidR="0055152B">
        <w:rPr>
          <w:rStyle w:val="CommentReference"/>
        </w:rPr>
        <w:commentReference w:id="90"/>
      </w:r>
      <w:commentRangeEnd w:id="91"/>
      <w:r w:rsidR="000421AB">
        <w:rPr>
          <w:rStyle w:val="CommentReference"/>
        </w:rPr>
        <w:commentReference w:id="91"/>
      </w:r>
      <w:r w:rsidR="00BF0E5B">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1C4009">
        <w:rPr>
          <w:noProof/>
        </w:rPr>
        <w:t> [5]</w:t>
      </w:r>
      <w:r w:rsidR="00BF0E5B">
        <w:fldChar w:fldCharType="end"/>
      </w:r>
      <w:r w:rsidR="00131638">
        <w:t>.</w:t>
      </w:r>
      <w:r w:rsidR="000B032C" w:rsidRPr="000B032C">
        <w:t xml:space="preserve"> </w:t>
      </w:r>
      <w:r w:rsidR="00776AF7">
        <w:t xml:space="preserve">Attainment of </w:t>
      </w:r>
      <w:r w:rsidR="00795D3D">
        <w:t xml:space="preserve">the </w:t>
      </w:r>
      <w:r w:rsidR="00776AF7">
        <w:t xml:space="preserve">PKPD target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r w:rsidR="00776AF7">
        <w:t>in</w:t>
      </w:r>
      <w:r w:rsidR="00776AF7" w:rsidRPr="00E03B11">
        <w:t>adequate</w:t>
      </w:r>
      <w:r w:rsidR="00776AF7">
        <w:t xml:space="preserve"> or delayed</w:t>
      </w:r>
      <w:r w:rsidR="0039087D" w:rsidRPr="00E03B11">
        <w:t xml:space="preserve">, particularly </w:t>
      </w:r>
      <w:r w:rsidR="00153138" w:rsidRPr="00E03B11">
        <w:t xml:space="preserve">in </w:t>
      </w:r>
      <w:commentRangeStart w:id="92"/>
      <w:commentRangeStart w:id="93"/>
      <w:r w:rsidR="00807C8A" w:rsidRPr="00E03B11">
        <w:t xml:space="preserve">those </w:t>
      </w:r>
      <w:r w:rsidR="006D7B0B">
        <w:t>that are overweight</w:t>
      </w:r>
      <w:r w:rsidR="00807C8A" w:rsidRPr="00E03B11">
        <w:t xml:space="preserve"> </w:t>
      </w:r>
      <w:commentRangeEnd w:id="92"/>
      <w:r w:rsidR="00807C8A">
        <w:rPr>
          <w:rStyle w:val="CommentReference"/>
        </w:rPr>
        <w:commentReference w:id="92"/>
      </w:r>
      <w:commentRangeEnd w:id="93"/>
      <w:r w:rsidR="009F1BED">
        <w:rPr>
          <w:rStyle w:val="CommentReference"/>
        </w:rPr>
        <w:commentReference w:id="93"/>
      </w:r>
      <w:commentRangeStart w:id="94"/>
      <w:commentRangeStart w:id="95"/>
      <w:r w:rsidR="008D74A8">
        <w:t>or</w:t>
      </w:r>
      <w:r w:rsidR="0070474C" w:rsidRPr="00E03B11">
        <w:t xml:space="preserve"> </w:t>
      </w:r>
      <w:r w:rsidR="00153138" w:rsidRPr="00E03B11">
        <w:t xml:space="preserve">undergoing </w:t>
      </w:r>
      <w:r w:rsidR="00A73E01" w:rsidRPr="00E03B11">
        <w:t xml:space="preserve">continuous renal replacement therapy </w:t>
      </w:r>
      <w:commentRangeEnd w:id="94"/>
      <w:r w:rsidR="00DA35AF">
        <w:rPr>
          <w:rStyle w:val="CommentReference"/>
        </w:rPr>
        <w:commentReference w:id="94"/>
      </w:r>
      <w:commentRangeEnd w:id="95"/>
      <w:r w:rsidR="00D72707">
        <w:rPr>
          <w:rStyle w:val="CommentReference"/>
        </w:rPr>
        <w:commentReference w:id="95"/>
      </w:r>
      <w:r w:rsidR="00A73E01" w:rsidRPr="00E03B11">
        <w:t>(</w:t>
      </w:r>
      <w:commentRangeStart w:id="96"/>
      <w:commentRangeStart w:id="97"/>
      <w:r w:rsidR="00153138" w:rsidRPr="00E03B11">
        <w:t>CRRT</w:t>
      </w:r>
      <w:commentRangeEnd w:id="96"/>
      <w:r w:rsidR="0055152B">
        <w:rPr>
          <w:rStyle w:val="CommentReference"/>
        </w:rPr>
        <w:commentReference w:id="96"/>
      </w:r>
      <w:commentRangeEnd w:id="97"/>
      <w:r w:rsidR="00FD67F1">
        <w:rPr>
          <w:rStyle w:val="CommentReference"/>
        </w:rPr>
        <w:commentReference w:id="97"/>
      </w:r>
      <w:r w:rsidR="00A73E01" w:rsidRPr="00E03B11">
        <w:t>)</w:t>
      </w:r>
      <w:r w:rsidR="00F3479A">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 </w:instrText>
      </w:r>
      <w:r w:rsidR="00B83DFB">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EN.CITE.DATA </w:instrText>
      </w:r>
      <w:r w:rsidR="00B83DFB">
        <w:fldChar w:fldCharType="end"/>
      </w:r>
      <w:r w:rsidR="00F3479A">
        <w:fldChar w:fldCharType="separate"/>
      </w:r>
      <w:r w:rsidR="00B83DFB">
        <w:rPr>
          <w:noProof/>
        </w:rPr>
        <w:t> [12-14]</w:t>
      </w:r>
      <w:r w:rsidR="00F3479A">
        <w:fldChar w:fldCharType="end"/>
      </w:r>
      <w:r w:rsidR="00F91436">
        <w:t>.</w:t>
      </w:r>
      <w:r w:rsidR="00A73E01" w:rsidRPr="00E03B11">
        <w:t xml:space="preserve"> </w:t>
      </w:r>
      <w:commentRangeStart w:id="98"/>
      <w:commentRangeStart w:id="99"/>
      <w:r w:rsidR="00DC4719">
        <w:t>Several</w:t>
      </w:r>
      <w:r w:rsidR="001F6035" w:rsidRPr="00E03B11">
        <w:t xml:space="preserve"> </w:t>
      </w:r>
      <w:commentRangeStart w:id="100"/>
      <w:commentRangeStart w:id="101"/>
      <w:commentRangeStart w:id="102"/>
      <w:r w:rsidR="00E6077E">
        <w:t>single-centr</w:t>
      </w:r>
      <w:r w:rsidR="00D249C2">
        <w:t>e</w:t>
      </w:r>
      <w:r w:rsidR="00E6077E">
        <w:t xml:space="preserve"> </w:t>
      </w:r>
      <w:commentRangeEnd w:id="100"/>
      <w:r w:rsidR="00D249C2">
        <w:rPr>
          <w:rStyle w:val="CommentReference"/>
        </w:rPr>
        <w:commentReference w:id="100"/>
      </w:r>
      <w:commentRangeEnd w:id="101"/>
      <w:r w:rsidR="00F059B5">
        <w:rPr>
          <w:rStyle w:val="CommentReference"/>
        </w:rPr>
        <w:commentReference w:id="101"/>
      </w:r>
      <w:commentRangeEnd w:id="102"/>
      <w:r w:rsidR="001F143C">
        <w:rPr>
          <w:rStyle w:val="CommentReference"/>
        </w:rPr>
        <w:commentReference w:id="102"/>
      </w:r>
      <w:r w:rsidR="0062765C" w:rsidRPr="00E03B11">
        <w:t>population pharmacokinetic (</w:t>
      </w:r>
      <w:proofErr w:type="spellStart"/>
      <w:r w:rsidR="0062765C" w:rsidRPr="00E03B11">
        <w:t>popPK</w:t>
      </w:r>
      <w:proofErr w:type="spellEnd"/>
      <w:r w:rsidR="0062765C" w:rsidRPr="00E03B11">
        <w:t>)</w:t>
      </w:r>
      <w:r w:rsidR="00F354F8" w:rsidRPr="00E03B11">
        <w:t xml:space="preserve"> </w:t>
      </w:r>
      <w:r w:rsidR="0062765C" w:rsidRPr="00E03B11">
        <w:t xml:space="preserve">studies </w:t>
      </w:r>
      <w:r w:rsidR="001F6035" w:rsidRPr="00E03B11">
        <w:t>have been performed</w:t>
      </w:r>
      <w:r w:rsidR="00CA2876" w:rsidRPr="00E03B11">
        <w:t xml:space="preserve"> in this</w:t>
      </w:r>
      <w:r w:rsidR="00721BBE">
        <w:t xml:space="preserve"> vulnerable</w:t>
      </w:r>
      <w:r w:rsidR="00CA2876" w:rsidRPr="00E03B11">
        <w:t xml:space="preserve"> patient population</w:t>
      </w:r>
      <w:r w:rsidR="0062765C" w:rsidRPr="00E03B11">
        <w:t>,</w:t>
      </w:r>
      <w:r w:rsidR="001F6035" w:rsidRPr="00E03B11">
        <w:t xml:space="preserve"> </w:t>
      </w:r>
      <w:r w:rsidR="0062765C" w:rsidRPr="00E03B11">
        <w:t>however</w:t>
      </w:r>
      <w:r w:rsidR="001F6035" w:rsidRPr="00E03B11">
        <w:t xml:space="preserve">, </w:t>
      </w:r>
      <w:commentRangeStart w:id="103"/>
      <w:commentRangeStart w:id="104"/>
      <w:commentRangeStart w:id="105"/>
      <w:r w:rsidR="001F6035" w:rsidRPr="00E03B11">
        <w:t xml:space="preserve">no consensus </w:t>
      </w:r>
      <w:commentRangeEnd w:id="103"/>
      <w:r w:rsidR="0055152B">
        <w:rPr>
          <w:rStyle w:val="CommentReference"/>
        </w:rPr>
        <w:commentReference w:id="103"/>
      </w:r>
      <w:commentRangeEnd w:id="104"/>
      <w:r w:rsidR="00F53D04">
        <w:rPr>
          <w:rStyle w:val="CommentReference"/>
        </w:rPr>
        <w:commentReference w:id="104"/>
      </w:r>
      <w:commentRangeEnd w:id="105"/>
      <w:r w:rsidR="005145D1">
        <w:rPr>
          <w:rStyle w:val="CommentReference"/>
        </w:rPr>
        <w:commentReference w:id="105"/>
      </w:r>
      <w:r w:rsidR="001F6035" w:rsidRPr="00E03B11">
        <w:t>has been reached</w:t>
      </w:r>
      <w:r w:rsidR="007019A1" w:rsidRPr="00E03B11">
        <w:t xml:space="preserve"> on an optimised fluconazole dosing </w:t>
      </w:r>
      <w:commentRangeEnd w:id="98"/>
      <w:r w:rsidR="00DA35AF">
        <w:rPr>
          <w:rStyle w:val="CommentReference"/>
        </w:rPr>
        <w:commentReference w:id="98"/>
      </w:r>
      <w:commentRangeEnd w:id="99"/>
      <w:r w:rsidR="00A21861">
        <w:rPr>
          <w:rStyle w:val="CommentReference"/>
        </w:rPr>
        <w:commentReference w:id="99"/>
      </w:r>
      <w:r w:rsidR="007019A1" w:rsidRPr="00E03B11">
        <w:t>strategy</w:t>
      </w:r>
      <w:r w:rsidR="0062765C" w:rsidRPr="00E03B11">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EN.CITE.DATA </w:instrText>
      </w:r>
      <w:r w:rsidR="00B83DFB">
        <w:fldChar w:fldCharType="end"/>
      </w:r>
      <w:r w:rsidR="0062765C" w:rsidRPr="00E03B11">
        <w:fldChar w:fldCharType="separate"/>
      </w:r>
      <w:r w:rsidR="00B83DFB">
        <w:rPr>
          <w:noProof/>
        </w:rPr>
        <w:t> [12-15]</w:t>
      </w:r>
      <w:r w:rsidR="0062765C" w:rsidRPr="00E03B11">
        <w:fldChar w:fldCharType="end"/>
      </w:r>
      <w:r w:rsidR="0026752B">
        <w:t>.</w:t>
      </w:r>
      <w:r w:rsidR="001F6035" w:rsidRPr="00E03B11">
        <w:t xml:space="preserve"> </w:t>
      </w:r>
      <w:commentRangeStart w:id="106"/>
      <w:commentRangeStart w:id="107"/>
      <w:r w:rsidR="009B24ED">
        <w:t>This might be attributed</w:t>
      </w:r>
      <w:r w:rsidR="0062765C" w:rsidRPr="00E03B11">
        <w:t xml:space="preserve"> to</w:t>
      </w:r>
      <w:r w:rsidR="001F6035" w:rsidRPr="00E03B11">
        <w:t xml:space="preserve"> </w:t>
      </w:r>
      <w:r w:rsidR="0062765C" w:rsidRPr="00E03B11">
        <w:t xml:space="preserve">the low number of patients included </w:t>
      </w:r>
      <w:r w:rsidR="001F6035" w:rsidRPr="00E03B11">
        <w:t xml:space="preserve">in most </w:t>
      </w:r>
      <w:r w:rsidR="0062765C" w:rsidRPr="00E03B11">
        <w:t xml:space="preserve">of these </w:t>
      </w:r>
      <w:r w:rsidR="001F6035" w:rsidRPr="00E03B11">
        <w:t>studies</w:t>
      </w:r>
      <w:ins w:id="108" w:author="My Luong Vuong" w:date="2024-05-02T14:07:00Z">
        <w:del w:id="109" w:author="Erwin Dreesen" w:date="2024-05-18T21:03:00Z">
          <w:r w:rsidR="001824BA" w:rsidDel="00D249C2">
            <w:delText xml:space="preserve"> </w:delText>
          </w:r>
          <w:commentRangeStart w:id="110"/>
          <w:commentRangeStart w:id="111"/>
          <w:r w:rsidR="003F15B9" w:rsidDel="00D249C2">
            <w:delText xml:space="preserve">and the fact that they are </w:delText>
          </w:r>
        </w:del>
      </w:ins>
      <w:ins w:id="112" w:author="My Luong Vuong" w:date="2024-05-02T14:36:00Z">
        <w:del w:id="113" w:author="Erwin Dreesen" w:date="2024-05-18T21:03:00Z">
          <w:r w:rsidR="0049614C" w:rsidDel="00D249C2">
            <w:delText xml:space="preserve">all </w:delText>
          </w:r>
        </w:del>
      </w:ins>
      <w:ins w:id="114" w:author="My Luong Vuong" w:date="2024-05-02T14:07:00Z">
        <w:del w:id="115" w:author="Erwin Dreesen" w:date="2024-05-18T21:03:00Z">
          <w:r w:rsidR="007B3DE1" w:rsidDel="00D249C2">
            <w:delText>single site</w:delText>
          </w:r>
        </w:del>
      </w:ins>
      <w:commentRangeEnd w:id="110"/>
      <w:r w:rsidR="00D249C2">
        <w:rPr>
          <w:rStyle w:val="CommentReference"/>
        </w:rPr>
        <w:commentReference w:id="110"/>
      </w:r>
      <w:commentRangeEnd w:id="111"/>
      <w:r w:rsidR="00F059B5">
        <w:rPr>
          <w:rStyle w:val="CommentReference"/>
        </w:rPr>
        <w:commentReference w:id="111"/>
      </w:r>
      <w:r w:rsidR="001F6035" w:rsidRPr="00E03B11">
        <w:t>.</w:t>
      </w:r>
      <w:commentRangeEnd w:id="106"/>
      <w:commentRangeEnd w:id="107"/>
      <w:ins w:id="116" w:author="My Luong Vuong" w:date="2024-05-02T14:07:00Z">
        <w:r w:rsidR="001824BA">
          <w:t xml:space="preserve"> </w:t>
        </w:r>
      </w:ins>
      <w:r w:rsidR="006C3836">
        <w:rPr>
          <w:rStyle w:val="CommentReference"/>
        </w:rPr>
        <w:commentReference w:id="106"/>
      </w:r>
      <w:r w:rsidR="002547AC">
        <w:rPr>
          <w:rStyle w:val="CommentReference"/>
        </w:rPr>
        <w:commentReference w:id="107"/>
      </w:r>
    </w:p>
    <w:p w14:paraId="04DDA19B" w14:textId="2222BF50"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r w:rsidR="008A57D3" w:rsidRPr="00E03B11">
        <w:t>individual patient data meta-analysis</w:t>
      </w:r>
      <w:r w:rsidR="006C5135" w:rsidRPr="00E03B11">
        <w:t xml:space="preserve"> (IPDMA)</w:t>
      </w:r>
      <w:r w:rsidRPr="00E03B11">
        <w:t xml:space="preserve"> </w:t>
      </w:r>
      <w:r w:rsidR="007A54E7">
        <w:t>using</w:t>
      </w:r>
      <w:r w:rsidR="00235497">
        <w:t xml:space="preserve"> </w:t>
      </w:r>
      <w:commentRangeStart w:id="117"/>
      <w:commentRangeStart w:id="118"/>
      <w:commentRangeStart w:id="119"/>
      <w:del w:id="120" w:author="Erwin Dreesen" w:date="2024-05-18T21:05:00Z">
        <w:r w:rsidR="007C62D5" w:rsidDel="00D249C2">
          <w:delText>therapeutic drug monitoring (</w:delText>
        </w:r>
        <w:r w:rsidR="001E0F8D" w:rsidDel="00D249C2">
          <w:delText>TDM</w:delText>
        </w:r>
        <w:r w:rsidR="007C62D5" w:rsidDel="00D249C2">
          <w:delText>)</w:delText>
        </w:r>
        <w:r w:rsidR="001E0F8D" w:rsidRPr="00E03B11" w:rsidDel="00D249C2">
          <w:delText xml:space="preserve"> </w:delText>
        </w:r>
      </w:del>
      <w:r w:rsidR="001E0F8D" w:rsidRPr="00E03B11">
        <w:t xml:space="preserve">data </w:t>
      </w:r>
      <w:commentRangeEnd w:id="117"/>
      <w:r w:rsidR="00D249C2">
        <w:rPr>
          <w:rStyle w:val="CommentReference"/>
        </w:rPr>
        <w:commentReference w:id="117"/>
      </w:r>
      <w:commentRangeEnd w:id="118"/>
      <w:r w:rsidR="00F059B5">
        <w:rPr>
          <w:rStyle w:val="CommentReference"/>
        </w:rPr>
        <w:commentReference w:id="118"/>
      </w:r>
      <w:commentRangeEnd w:id="119"/>
      <w:r w:rsidR="001F143C">
        <w:rPr>
          <w:rStyle w:val="CommentReference"/>
        </w:rPr>
        <w:commentReference w:id="119"/>
      </w:r>
      <w:r w:rsidR="001E0F8D" w:rsidRPr="00E03B11">
        <w:t xml:space="preserve">collected </w:t>
      </w:r>
      <w:r w:rsidR="00F35725">
        <w:t xml:space="preserve">from patients on </w:t>
      </w:r>
      <w:r w:rsidR="00B32D54" w:rsidRPr="00E03B11">
        <w:t>intravenous (IV)</w:t>
      </w:r>
      <w:r w:rsidR="0078287A" w:rsidRPr="00E03B11">
        <w:t xml:space="preserve"> fluconazole from eight published studies</w:t>
      </w:r>
      <w:r w:rsidR="00235497">
        <w:t>.</w:t>
      </w:r>
      <w:r w:rsidR="0078287A" w:rsidRPr="00E03B11">
        <w:t xml:space="preserve"> </w:t>
      </w:r>
      <w:r w:rsidR="00235497">
        <w:t>Our</w:t>
      </w:r>
      <w:r w:rsidRPr="00E03B11">
        <w:t xml:space="preserve"> aim</w:t>
      </w:r>
      <w:r w:rsidR="00776FDA">
        <w:t>s</w:t>
      </w:r>
      <w:r w:rsidR="00235497">
        <w:t xml:space="preserve"> w</w:t>
      </w:r>
      <w:r w:rsidR="00776FDA">
        <w:t>ere</w:t>
      </w:r>
      <w:r w:rsidRPr="00E03B11">
        <w:t xml:space="preserve"> to</w:t>
      </w:r>
      <w:r w:rsidR="0078287A" w:rsidRPr="00E03B11">
        <w:t xml:space="preserve">  (</w:t>
      </w:r>
      <w:proofErr w:type="spellStart"/>
      <w:del w:id="121" w:author="My Luong Vuong" w:date="2024-05-02T14:09:00Z">
        <w:r w:rsidR="0078287A" w:rsidRPr="00E03B11" w:rsidDel="00517A54">
          <w:delText>i</w:delText>
        </w:r>
      </w:del>
      <w:r w:rsidR="0078287A" w:rsidRPr="00E03B11">
        <w:t>i</w:t>
      </w:r>
      <w:proofErr w:type="spellEnd"/>
      <w:r w:rsidR="0078287A" w:rsidRPr="00E03B11">
        <w:t xml:space="preserve">) </w:t>
      </w:r>
      <w:r w:rsidR="0078287A" w:rsidRPr="00E03B11">
        <w:rPr>
          <w:color w:val="000000"/>
        </w:rPr>
        <w:t xml:space="preserve">identify </w:t>
      </w:r>
      <w:r w:rsidR="0078287A" w:rsidRPr="00E03B11">
        <w:rPr>
          <w:color w:val="000000"/>
        </w:rPr>
        <w:lastRenderedPageBreak/>
        <w:t xml:space="preserve">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w:t>
      </w:r>
      <w:del w:id="122" w:author="My Luong Vuong" w:date="2024-05-02T14:09:00Z">
        <w:r w:rsidR="0078287A" w:rsidRPr="00E03B11" w:rsidDel="00517A54">
          <w:rPr>
            <w:color w:val="000000"/>
          </w:rPr>
          <w:delText>i</w:delText>
        </w:r>
      </w:del>
      <w:r w:rsidR="0078287A" w:rsidRPr="00E03B11">
        <w:rPr>
          <w:color w:val="000000"/>
        </w:rPr>
        <w:t xml:space="preserve">ii) </w:t>
      </w:r>
      <w:r w:rsidR="00D57E3D" w:rsidRPr="00D57E3D">
        <w:rPr>
          <w:color w:val="000000"/>
        </w:rPr>
        <w:t xml:space="preserve">provide an optimised dosing recommendation ensuring </w:t>
      </w:r>
      <w:r w:rsidR="00C76402" w:rsidRPr="00D57E3D">
        <w:rPr>
          <w:color w:val="000000"/>
        </w:rPr>
        <w:t>adequate</w:t>
      </w:r>
      <w:r w:rsidR="00835281">
        <w:rPr>
          <w:color w:val="000000"/>
        </w:rPr>
        <w:t xml:space="preserve">, </w:t>
      </w:r>
      <w:commentRangeStart w:id="123"/>
      <w:commentRangeStart w:id="124"/>
      <w:commentRangeStart w:id="125"/>
      <w:r w:rsidR="00D57E3D">
        <w:rPr>
          <w:color w:val="000000"/>
        </w:rPr>
        <w:t>ICU</w:t>
      </w:r>
      <w:r w:rsidR="00D57E3D" w:rsidRPr="00D57E3D">
        <w:rPr>
          <w:color w:val="000000"/>
        </w:rPr>
        <w:t xml:space="preserve">-wide </w:t>
      </w:r>
      <w:commentRangeEnd w:id="123"/>
      <w:r w:rsidR="00F53D04">
        <w:rPr>
          <w:rStyle w:val="CommentReference"/>
        </w:rPr>
        <w:commentReference w:id="123"/>
      </w:r>
      <w:commentRangeEnd w:id="124"/>
      <w:r w:rsidR="00EA3EDF">
        <w:rPr>
          <w:rStyle w:val="CommentReference"/>
        </w:rPr>
        <w:commentReference w:id="124"/>
      </w:r>
      <w:commentRangeEnd w:id="125"/>
      <w:r w:rsidR="00AA3817">
        <w:rPr>
          <w:rStyle w:val="CommentReference"/>
        </w:rPr>
        <w:commentReference w:id="125"/>
      </w:r>
      <w:r w:rsidR="00D57E3D" w:rsidRPr="00D57E3D">
        <w:rPr>
          <w:color w:val="000000"/>
        </w:rPr>
        <w:t>target attainment</w:t>
      </w:r>
      <w:r w:rsidR="0078287A" w:rsidRPr="00E03B11">
        <w:rPr>
          <w:rFonts w:eastAsia="Lato-Regular"/>
        </w:rPr>
        <w:t>.</w:t>
      </w:r>
      <w:bookmarkEnd w:id="60"/>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09A4C25F" w:rsidR="00914769" w:rsidRDefault="00D80552" w:rsidP="00593CAA">
      <w:pPr>
        <w:rPr>
          <w:ins w:id="126" w:author="My Luong Vuong" w:date="2024-03-20T16:01:00Z"/>
        </w:rPr>
      </w:pPr>
      <w:bookmarkStart w:id="127" w:name="_Hlk136852279"/>
      <w:r>
        <w:t>Studies with</w:t>
      </w:r>
      <w:r w:rsidR="006B0FCA" w:rsidRPr="006B0FCA">
        <w:t xml:space="preserve"> data on plasma concentrations of IV fluconazole </w:t>
      </w:r>
      <w:r w:rsidR="001300AC">
        <w:t>obtained in</w:t>
      </w:r>
      <w:r w:rsidR="001300AC" w:rsidRPr="006B0FCA">
        <w:t xml:space="preserve"> </w:t>
      </w:r>
      <w:r w:rsidR="006B0FCA" w:rsidRPr="006B0FCA">
        <w:t xml:space="preserve">patients admitted to the ICU </w:t>
      </w:r>
      <w:r>
        <w:t>were</w:t>
      </w:r>
      <w:r w:rsidR="006B0FCA" w:rsidRPr="006B0FCA">
        <w:t xml:space="preserve"> identified</w:t>
      </w:r>
      <w:r w:rsidR="00860916">
        <w:t xml:space="preserve"> 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r w:rsidR="0079540D">
        <w:t>Authors</w:t>
      </w:r>
      <w:r w:rsidR="0079540D" w:rsidRPr="006B0FCA">
        <w:t xml:space="preserve"> were contacted to </w:t>
      </w:r>
      <w:r w:rsidR="0079540D">
        <w:t xml:space="preserve">arrange transfer of the primary </w:t>
      </w:r>
      <w:r w:rsidR="0079540D" w:rsidRPr="006B0FCA">
        <w:t xml:space="preserve"> data</w:t>
      </w:r>
      <w:r w:rsidR="0079540D">
        <w:t xml:space="preserve">set </w:t>
      </w:r>
      <w:r w:rsidR="006B0FCA" w:rsidRPr="006B0FCA">
        <w:t>upon</w:t>
      </w:r>
      <w:r w:rsidR="00A84E7E">
        <w:t xml:space="preserve"> contractual</w:t>
      </w:r>
      <w:r w:rsidR="006B0FCA" w:rsidRPr="006B0FCA">
        <w:t xml:space="preserve"> agreement</w:t>
      </w:r>
      <w:r w:rsidR="00DD09E7">
        <w:t>.</w:t>
      </w:r>
      <w:ins w:id="128" w:author="My Luong Vuong" w:date="2024-05-02T14:57:00Z">
        <w:r w:rsidR="005D2DC1">
          <w:t xml:space="preserve"> </w:t>
        </w:r>
      </w:ins>
      <w:commentRangeStart w:id="129"/>
      <w:commentRangeStart w:id="130"/>
      <w:commentRangeStart w:id="131"/>
      <w:ins w:id="132" w:author="My Luong Vuong" w:date="2024-05-02T15:00:00Z">
        <w:del w:id="133" w:author="Erwin Dreesen" w:date="2024-05-18T21:10:00Z">
          <w:r w:rsidR="001B2F89" w:rsidDel="00F0640F">
            <w:delText>Data req</w:delText>
          </w:r>
          <w:r w:rsidR="00C629EF" w:rsidDel="00F0640F">
            <w:delText>uested include</w:delText>
          </w:r>
        </w:del>
      </w:ins>
      <w:ins w:id="134" w:author="My Luong Vuong" w:date="2024-05-02T15:01:00Z">
        <w:del w:id="135" w:author="Erwin Dreesen" w:date="2024-05-18T21:10:00Z">
          <w:r w:rsidR="004C2D19" w:rsidDel="00F0640F">
            <w:delText xml:space="preserve"> </w:delText>
          </w:r>
        </w:del>
      </w:ins>
      <w:ins w:id="136" w:author="My Luong Vuong" w:date="2024-05-02T15:02:00Z">
        <w:del w:id="137" w:author="Erwin Dreesen" w:date="2024-05-18T21:10:00Z">
          <w:r w:rsidR="007953A1" w:rsidDel="00F0640F">
            <w:delText xml:space="preserve">fluconazole </w:delText>
          </w:r>
        </w:del>
      </w:ins>
      <w:ins w:id="138" w:author="My Luong Vuong" w:date="2024-05-02T15:03:00Z">
        <w:del w:id="139" w:author="Erwin Dreesen" w:date="2024-05-18T21:10:00Z">
          <w:r w:rsidR="0099572E" w:rsidDel="00F0640F">
            <w:delText>dosing</w:delText>
          </w:r>
        </w:del>
      </w:ins>
      <w:ins w:id="140" w:author="My Luong Vuong" w:date="2024-05-02T15:04:00Z">
        <w:del w:id="141" w:author="Erwin Dreesen" w:date="2024-05-18T21:10:00Z">
          <w:r w:rsidR="004F185F" w:rsidDel="00F0640F">
            <w:delText xml:space="preserve"> and</w:delText>
          </w:r>
        </w:del>
      </w:ins>
      <w:ins w:id="142" w:author="My Luong Vuong" w:date="2024-05-02T15:03:00Z">
        <w:del w:id="143" w:author="Erwin Dreesen" w:date="2024-05-18T21:10:00Z">
          <w:r w:rsidR="0099572E" w:rsidDel="00F0640F">
            <w:delText xml:space="preserve"> concentrations,</w:delText>
          </w:r>
        </w:del>
      </w:ins>
      <w:ins w:id="144" w:author="My Luong Vuong" w:date="2024-05-02T15:04:00Z">
        <w:del w:id="145" w:author="Erwin Dreesen" w:date="2024-05-18T21:10:00Z">
          <w:r w:rsidR="004F185F" w:rsidDel="00F0640F">
            <w:delText xml:space="preserve"> </w:delText>
          </w:r>
          <w:r w:rsidR="009C2728" w:rsidDel="00F0640F">
            <w:delText>patient demographics (e.g.</w:delText>
          </w:r>
        </w:del>
      </w:ins>
      <w:ins w:id="146" w:author="My Luong Vuong" w:date="2024-05-02T15:06:00Z">
        <w:del w:id="147" w:author="Erwin Dreesen" w:date="2024-05-18T21:10:00Z">
          <w:r w:rsidR="00A36EA9" w:rsidDel="00F0640F">
            <w:delText xml:space="preserve">, age, sex), </w:delText>
          </w:r>
        </w:del>
      </w:ins>
      <w:ins w:id="148" w:author="My Luong Vuong" w:date="2024-05-02T15:08:00Z">
        <w:del w:id="149" w:author="Erwin Dreesen" w:date="2024-05-18T21:10:00Z">
          <w:r w:rsidR="00777157" w:rsidDel="00F0640F">
            <w:delText xml:space="preserve">and </w:delText>
          </w:r>
        </w:del>
      </w:ins>
      <w:ins w:id="150" w:author="My Luong Vuong" w:date="2024-05-02T15:06:00Z">
        <w:del w:id="151" w:author="Erwin Dreesen" w:date="2024-05-18T21:10:00Z">
          <w:r w:rsidR="002F2AE5" w:rsidDel="00F0640F">
            <w:delText xml:space="preserve">clinical data (e.g., </w:delText>
          </w:r>
        </w:del>
      </w:ins>
      <w:ins w:id="152" w:author="My Luong Vuong" w:date="2024-05-02T15:07:00Z">
        <w:del w:id="153" w:author="Erwin Dreesen" w:date="2024-05-18T21:10:00Z">
          <w:r w:rsidR="0041297D" w:rsidDel="00F0640F">
            <w:delText xml:space="preserve">total </w:delText>
          </w:r>
          <w:r w:rsidR="005B1662" w:rsidDel="00F0640F">
            <w:delText>body weight</w:delText>
          </w:r>
          <w:r w:rsidR="00DF1FC7" w:rsidDel="00F0640F">
            <w:delText>, serum creatinine)</w:delText>
          </w:r>
        </w:del>
      </w:ins>
      <w:ins w:id="154" w:author="My Luong Vuong" w:date="2024-05-02T15:08:00Z">
        <w:del w:id="155" w:author="Erwin Dreesen" w:date="2024-05-18T21:10:00Z">
          <w:r w:rsidR="00575A11" w:rsidDel="00F0640F">
            <w:delText>.</w:delText>
          </w:r>
        </w:del>
      </w:ins>
      <w:del w:id="156" w:author="Erwin Dreesen" w:date="2024-05-18T21:10:00Z">
        <w:r w:rsidR="00DD09E7" w:rsidRPr="006B0FCA" w:rsidDel="00F0640F">
          <w:delText xml:space="preserve"> </w:delText>
        </w:r>
        <w:commentRangeEnd w:id="129"/>
        <w:r w:rsidR="00CE1C1B" w:rsidDel="00F0640F">
          <w:rPr>
            <w:rStyle w:val="CommentReference"/>
          </w:rPr>
          <w:commentReference w:id="129"/>
        </w:r>
      </w:del>
      <w:commentRangeEnd w:id="130"/>
      <w:r w:rsidR="007D6114">
        <w:rPr>
          <w:rStyle w:val="CommentReference"/>
        </w:rPr>
        <w:commentReference w:id="130"/>
      </w:r>
      <w:commentRangeEnd w:id="131"/>
      <w:r w:rsidR="009F3355">
        <w:rPr>
          <w:rStyle w:val="CommentReference"/>
        </w:rPr>
        <w:commentReference w:id="131"/>
      </w:r>
      <w:r w:rsidR="00DD09E7">
        <w:t>D</w:t>
      </w:r>
      <w:r w:rsidR="00DD09E7" w:rsidRPr="006B0FCA">
        <w:t xml:space="preserve">atasets were </w:t>
      </w:r>
      <w:r w:rsidR="00DD09E7">
        <w:t>subsequently</w:t>
      </w:r>
      <w:r w:rsidR="00A84E7E" w:rsidRPr="006B0FCA">
        <w:t xml:space="preserve"> </w:t>
      </w:r>
      <w:r w:rsidR="006B0FCA" w:rsidRPr="006B0FCA">
        <w:t>aggregated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r w:rsidR="00DB57AB">
        <w:t>Written</w:t>
      </w:r>
      <w:r w:rsidR="00DB57AB" w:rsidRPr="00DB57AB">
        <w:t xml:space="preserve"> informed consent</w:t>
      </w:r>
      <w:r w:rsidR="008228EC">
        <w:t xml:space="preserve"> for secondary use</w:t>
      </w:r>
      <w:r w:rsidR="00BC1EF4">
        <w:t xml:space="preserve"> of data</w:t>
      </w:r>
      <w:r w:rsidR="00DB57AB" w:rsidRPr="00DB57AB">
        <w:t xml:space="preserve"> </w:t>
      </w:r>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r w:rsidR="00DB57AB" w:rsidRPr="00DB57AB">
        <w:t xml:space="preserve"> in compliance </w:t>
      </w:r>
      <w:r w:rsidR="001300AC">
        <w:t xml:space="preserve">with </w:t>
      </w:r>
      <w:r w:rsidR="00DB57AB" w:rsidRPr="00DB57AB">
        <w:t xml:space="preserve">approval of the (local) Ethics </w:t>
      </w:r>
      <w:commentRangeStart w:id="157"/>
      <w:commentRangeStart w:id="158"/>
      <w:r w:rsidR="00DB57AB" w:rsidRPr="00DB57AB">
        <w:t>Committee</w:t>
      </w:r>
      <w:r w:rsidR="001538AA">
        <w:t>s</w:t>
      </w:r>
      <w:commentRangeEnd w:id="157"/>
      <w:r w:rsidR="00F53D04">
        <w:rPr>
          <w:rStyle w:val="CommentReference"/>
        </w:rPr>
        <w:commentReference w:id="157"/>
      </w:r>
      <w:commentRangeEnd w:id="158"/>
      <w:r w:rsidR="00CE1C1B">
        <w:rPr>
          <w:rStyle w:val="CommentReference"/>
        </w:rPr>
        <w:commentReference w:id="158"/>
      </w:r>
      <w:r w:rsidR="00DB57AB" w:rsidRPr="00DB57AB">
        <w:t>.</w:t>
      </w:r>
    </w:p>
    <w:p w14:paraId="4E7B226F" w14:textId="6D13753A" w:rsidR="00FB2084" w:rsidRPr="00E03B11" w:rsidDel="00B048AB" w:rsidRDefault="00FB2084" w:rsidP="00593CAA">
      <w:pPr>
        <w:rPr>
          <w:del w:id="159" w:author="My Luong Vuong" w:date="2024-05-02T15:09:00Z"/>
        </w:rPr>
      </w:pPr>
    </w:p>
    <w:bookmarkEnd w:id="127"/>
    <w:p w14:paraId="340D6FBA" w14:textId="1F7BF5E5" w:rsidR="00B76B7D" w:rsidRPr="00E03B11" w:rsidRDefault="00B25217" w:rsidP="00593CAA">
      <w:pPr>
        <w:pStyle w:val="Heading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2FD5354E" w:rsidR="00B76B7D" w:rsidRPr="00E03B11" w:rsidRDefault="00AD19C4" w:rsidP="00593CAA">
      <w:bookmarkStart w:id="160" w:name="_Hlk136861913"/>
      <w:r w:rsidRPr="00E03B11">
        <w:t xml:space="preserve">A </w:t>
      </w:r>
      <w:proofErr w:type="spellStart"/>
      <w:r w:rsidRPr="00E03B11">
        <w:t>popPK</w:t>
      </w:r>
      <w:proofErr w:type="spellEnd"/>
      <w:r w:rsidRPr="00E03B11">
        <w:t xml:space="preserve"> model was </w:t>
      </w:r>
      <w:r w:rsidR="009B3412">
        <w:t>developed</w:t>
      </w:r>
      <w:r w:rsidR="00EB06B2">
        <w:t xml:space="preserve"> from the aggre</w:t>
      </w:r>
      <w:r w:rsidR="00DF3FE7">
        <w:t>gated dataset</w:t>
      </w:r>
      <w:r w:rsidR="009B3412">
        <w:t xml:space="preserve"> to describe</w:t>
      </w:r>
      <w:r w:rsidRPr="00E03B11">
        <w:t xml:space="preserve"> the </w:t>
      </w:r>
      <w:r w:rsidR="00C86F78" w:rsidRPr="00E03B11">
        <w:t>fluconazole</w:t>
      </w:r>
      <w:r w:rsidRPr="00E03B11">
        <w:t xml:space="preserve"> concentration</w:t>
      </w:r>
      <w:r w:rsidR="00FE6C59">
        <w:t>–</w:t>
      </w:r>
      <w:r w:rsidRPr="00E03B11">
        <w:t>time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 xml:space="preserve">(i.e. </w:t>
      </w:r>
      <w:r w:rsidR="007C3905" w:rsidRPr="00E03B11">
        <w:t>interindividual variability</w:t>
      </w:r>
      <w:r w:rsidR="007C3905">
        <w:t xml:space="preserve">) </w:t>
      </w:r>
      <w:r w:rsidR="000C73B4">
        <w:t>as well as</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 </w:t>
      </w:r>
      <w:r w:rsidR="00F4677E" w:rsidRPr="00E03B11">
        <w:t>residual variability</w:t>
      </w:r>
      <w:r w:rsidR="00F4677E">
        <w:t>)</w:t>
      </w:r>
      <w:r w:rsidR="00F4677E" w:rsidRPr="00FC26C8">
        <w:t xml:space="preserve"> </w:t>
      </w:r>
      <w:r w:rsidR="00F4677E">
        <w:t>was estimated</w:t>
      </w:r>
      <w:r w:rsidR="00F4677E" w:rsidRPr="00E03B11">
        <w:t>.</w:t>
      </w:r>
      <w:r w:rsidR="00F6774E">
        <w:t xml:space="preserve"> The </w:t>
      </w:r>
      <w:r w:rsidR="00F6774E" w:rsidRPr="00F6774E">
        <w:t>variability between occasions within the same individual (</w:t>
      </w:r>
      <w:proofErr w:type="spellStart"/>
      <w:r w:rsidR="00F6774E" w:rsidRPr="00F6774E">
        <w:t>interoccasion</w:t>
      </w:r>
      <w:proofErr w:type="spellEnd"/>
      <w:r w:rsidR="00F6774E" w:rsidRPr="00F6774E">
        <w:t xml:space="preserve"> variability</w:t>
      </w:r>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Between-centre variability was tested as a random effect</w:t>
      </w:r>
      <w:r w:rsidR="00AD62BB">
        <w:t xml:space="preserve"> as well as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commentRangeStart w:id="161"/>
      <w:commentRangeStart w:id="162"/>
      <w:r w:rsidR="008A0099">
        <w:t>error models for each assay</w:t>
      </w:r>
      <w:commentRangeEnd w:id="161"/>
      <w:r w:rsidR="008A0099">
        <w:rPr>
          <w:rStyle w:val="CommentReference"/>
        </w:rPr>
        <w:commentReference w:id="161"/>
      </w:r>
      <w:commentRangeEnd w:id="162"/>
      <w:r w:rsidR="00B904A6">
        <w:rPr>
          <w:rStyle w:val="CommentReference"/>
        </w:rPr>
        <w:commentReference w:id="162"/>
      </w:r>
      <w:r w:rsidR="008A0099">
        <w:t>.</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96069D" w:rsidP="00E056FD">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m:t>
            </m:r>
            <m:r>
              <m:rPr>
                <m:nor/>
              </m:rPr>
              <m:t>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593CAA">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00841FBF" w:rsidRPr="00E03B11">
        <w:rPr>
          <w:i/>
          <w:iCs/>
        </w:rPr>
        <w:t>η</w:t>
      </w:r>
      <w:r w:rsidR="00841FBF" w:rsidRPr="00E03B11">
        <w:rPr>
          <w:i/>
          <w:iCs/>
          <w:vertAlign w:val="subscript"/>
        </w:rPr>
        <w:t>i</w:t>
      </w:r>
      <w:proofErr w:type="spellEnd"/>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2769AA1E" w:rsidR="00E00993" w:rsidRDefault="00FC5BE6" w:rsidP="00E00993">
      <w:r w:rsidRPr="00E03B11">
        <w:t xml:space="preserve">A final model including </w:t>
      </w:r>
      <w:commentRangeStart w:id="163"/>
      <w:commentRangeStart w:id="164"/>
      <w:commentRangeStart w:id="165"/>
      <w:commentRangeStart w:id="166"/>
      <w:commentRangeStart w:id="167"/>
      <w:r w:rsidRPr="00E03B11">
        <w:t xml:space="preserve">covariate </w:t>
      </w:r>
      <w:commentRangeEnd w:id="163"/>
      <w:r w:rsidR="00F53D04">
        <w:rPr>
          <w:rStyle w:val="CommentReference"/>
        </w:rPr>
        <w:commentReference w:id="163"/>
      </w:r>
      <w:commentRangeEnd w:id="164"/>
      <w:r w:rsidR="005D21F9">
        <w:rPr>
          <w:rStyle w:val="CommentReference"/>
        </w:rPr>
        <w:commentReference w:id="164"/>
      </w:r>
      <w:commentRangeEnd w:id="165"/>
      <w:commentRangeEnd w:id="166"/>
      <w:commentRangeEnd w:id="167"/>
      <w:r w:rsidR="00E855ED">
        <w:rPr>
          <w:rStyle w:val="CommentReference"/>
        </w:rPr>
        <w:commentReference w:id="165"/>
      </w:r>
      <w:r w:rsidR="007538AD">
        <w:rPr>
          <w:rStyle w:val="CommentReference"/>
        </w:rPr>
        <w:commentReference w:id="166"/>
      </w:r>
      <w:r w:rsidR="004925D4">
        <w:rPr>
          <w:rStyle w:val="CommentReference"/>
        </w:rPr>
        <w:commentReference w:id="167"/>
      </w:r>
      <w:r w:rsidRPr="00E03B11">
        <w:t xml:space="preserve">effects </w:t>
      </w:r>
      <w:commentRangeStart w:id="168"/>
      <w:commentRangeStart w:id="169"/>
      <w:r w:rsidRPr="00E03B11">
        <w:t xml:space="preserve">was </w:t>
      </w:r>
      <w:commentRangeEnd w:id="168"/>
      <w:r w:rsidR="007538AD">
        <w:rPr>
          <w:rStyle w:val="CommentReference"/>
        </w:rPr>
        <w:commentReference w:id="168"/>
      </w:r>
      <w:commentRangeEnd w:id="169"/>
      <w:r w:rsidR="00BF189F">
        <w:rPr>
          <w:rStyle w:val="CommentReference"/>
        </w:rPr>
        <w:commentReference w:id="169"/>
      </w:r>
      <w:r w:rsidRPr="00E03B11">
        <w:t xml:space="preserve">built through </w:t>
      </w:r>
      <w:commentRangeStart w:id="170"/>
      <w:commentRangeStart w:id="171"/>
      <w:commentRangeEnd w:id="170"/>
      <w:r w:rsidR="00724157">
        <w:rPr>
          <w:rStyle w:val="CommentReference"/>
        </w:rPr>
        <w:commentReference w:id="170"/>
      </w:r>
      <w:commentRangeEnd w:id="171"/>
      <w:r w:rsidR="000F53CC">
        <w:rPr>
          <w:rStyle w:val="CommentReference"/>
        </w:rPr>
        <w:commentReference w:id="171"/>
      </w:r>
      <w:r w:rsidRPr="00E03B11">
        <w:t>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r w:rsidR="00FA1DB8" w:rsidRPr="00E03B11">
        <w:fldChar w:fldCharType="begin"/>
      </w:r>
      <w:r w:rsidR="00B83DFB">
        <w:instrText xml:space="preserve"> ADDIN EN.CITE &lt;EndNote&gt;&lt;Cite&gt;&lt;Author&gt;Jonsson&lt;/Author&gt;&lt;Year&gt;1998&lt;/Year&gt;&lt;RecNum&gt;36&lt;/RecNum&gt;&lt;DisplayText&gt; [16]&lt;/DisplayText&gt;&lt;record&gt;&lt;rec-number&gt;36&lt;/rec-number&gt;&lt;foreign-keys&gt;&lt;key app="EN" db-id="xred9e5sg009pcetsepxtfs0dwxsa5rzvawx" timestamp="1683042002"&gt;36&lt;/key&gt;&lt;/foreign-keys&gt;&lt;ref-type name="Journal Article"&gt;17&lt;/ref-type&gt;&lt;contributors&gt;&lt;authors&gt;&lt;author&gt;Jonsson, E. N.&lt;/author&gt;&lt;author&gt;Karlsson, M. O.&lt;/author&gt;&lt;/authors&gt;&lt;/contributors&gt;&lt;auth-address&gt;Department of Pharmacy, Uppsala University, Sweden.&lt;/auth-address&gt;&lt;titles&gt;&lt;title&gt;Automated covariate model building within NONMEM&lt;/title&gt;&lt;secondary-title&gt;Pharm Res&lt;/secondary-title&gt;&lt;/titles&gt;&lt;periodical&gt;&lt;full-title&gt;Pharm Res&lt;/full-title&gt;&lt;/periodical&gt;&lt;pages&gt;1463-8&lt;/pages&gt;&lt;volume&gt;15&lt;/volume&gt;&lt;number&gt;9&lt;/number&gt;&lt;keywords&gt;&lt;keyword&gt;*Mathematical Computing&lt;/keyword&gt;&lt;keyword&gt;*Models, Statistical&lt;/keyword&gt;&lt;keyword&gt;Pharmacokinetics&lt;/keyword&gt;&lt;keyword&gt;Population&lt;/keyword&gt;&lt;keyword&gt;*Software&lt;/keyword&gt;&lt;/keywords&gt;&lt;dates&gt;&lt;year&gt;1998&lt;/year&gt;&lt;pub-dates&gt;&lt;date&gt;Sep&lt;/date&gt;&lt;/pub-dates&gt;&lt;/dates&gt;&lt;isbn&gt;0724-8741 (Print)&amp;#xD;0724-8741&lt;/isbn&gt;&lt;accession-num&gt;9755901&lt;/accession-num&gt;&lt;urls&gt;&lt;/urls&gt;&lt;electronic-resource-num&gt;10.1023/a:1011970125687&lt;/electronic-resource-num&gt;&lt;remote-database-provider&gt;NLM&lt;/remote-database-provider&gt;&lt;language&gt;eng&lt;/language&gt;&lt;/record&gt;&lt;/Cite&gt;&lt;/EndNote&gt;</w:instrText>
      </w:r>
      <w:r w:rsidR="00FA1DB8" w:rsidRPr="00E03B11">
        <w:fldChar w:fldCharType="separate"/>
      </w:r>
      <w:r w:rsidR="00B83DFB">
        <w:rPr>
          <w:noProof/>
        </w:rPr>
        <w:t> [16]</w:t>
      </w:r>
      <w:r w:rsidR="00FA1DB8" w:rsidRPr="00E03B11">
        <w:fldChar w:fldCharType="end"/>
      </w:r>
      <w:r w:rsidR="003126D2">
        <w:t>.</w:t>
      </w:r>
      <w:r w:rsidRPr="00E03B11">
        <w:t xml:space="preserve"> </w:t>
      </w:r>
      <w:r w:rsidR="00EA7488">
        <w:t>The covariates</w:t>
      </w:r>
      <w:r w:rsidR="000F53CC">
        <w:t xml:space="preserve"> that are physiologically relevant</w:t>
      </w:r>
      <w:r w:rsidR="005335FD">
        <w:t xml:space="preserve"> to fluconazole pharmacokinetics were</w:t>
      </w:r>
      <w:r w:rsidR="00EA7488">
        <w:t xml:space="preserve"> assessed</w:t>
      </w:r>
      <w:r w:rsidR="0082527A">
        <w:t>.</w:t>
      </w:r>
      <w:r w:rsidR="003D762A">
        <w:t xml:space="preserve"> </w:t>
      </w:r>
      <w:r w:rsidR="00D9372F">
        <w:t>These included</w:t>
      </w:r>
      <w:r w:rsidR="001451A1">
        <w:t xml:space="preserve"> total</w:t>
      </w:r>
      <w:r w:rsidR="00D9372F">
        <w:t xml:space="preserve"> </w:t>
      </w:r>
      <w:r w:rsidR="008D03C5">
        <w:t>body weight</w:t>
      </w:r>
      <w:r w:rsidR="008D03C5" w:rsidRPr="004C172A">
        <w:t xml:space="preserve">, body mass index (BMI), </w:t>
      </w:r>
      <w:r w:rsidR="00925AB3">
        <w:t xml:space="preserve">and </w:t>
      </w:r>
      <w:r w:rsidR="008D03C5" w:rsidRPr="004C172A">
        <w:t>fat-free mass</w:t>
      </w:r>
      <w:r w:rsidR="008D03C5" w:rsidRPr="004C172A" w:rsidDel="004C172A">
        <w:t xml:space="preserve"> </w:t>
      </w:r>
      <w:r w:rsidR="008D03C5" w:rsidRPr="00E03B11">
        <w:t>(</w:t>
      </w:r>
      <w:r w:rsidR="00D61DCC" w:rsidRPr="00E03B11">
        <w:t>FFM</w:t>
      </w:r>
      <w:r w:rsidR="00343281">
        <w:t xml:space="preserve"> </w:t>
      </w:r>
      <w:commentRangeStart w:id="172"/>
      <w:commentRangeStart w:id="173"/>
      <w:commentRangeEnd w:id="172"/>
      <w:r w:rsidR="00D61DCC">
        <w:rPr>
          <w:rStyle w:val="CommentReference"/>
        </w:rPr>
        <w:commentReference w:id="172"/>
      </w:r>
      <w:commentRangeEnd w:id="173"/>
      <w:r w:rsidR="00DE4376">
        <w:rPr>
          <w:rStyle w:val="CommentReference"/>
        </w:rPr>
        <w:commentReference w:id="173"/>
      </w:r>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w:t>
      </w:r>
      <w:r w:rsidR="00BC43B3">
        <w:t xml:space="preserve"> </w:t>
      </w:r>
      <w:r w:rsidR="002A3543">
        <w:t>(</w:t>
      </w:r>
      <w:r w:rsidR="00BC43B3" w:rsidRPr="00E03B11">
        <w:t>eGFR</w:t>
      </w:r>
      <w:r w:rsidR="002A3543">
        <w:t>)</w:t>
      </w:r>
      <w:commentRangeStart w:id="174"/>
      <w:commentRangeStart w:id="175"/>
      <w:commentRangeEnd w:id="174"/>
      <w:r w:rsidR="009421DA">
        <w:rPr>
          <w:rStyle w:val="CommentReference"/>
        </w:rPr>
        <w:commentReference w:id="174"/>
      </w:r>
      <w:commentRangeEnd w:id="175"/>
      <w:r w:rsidR="00DE4376">
        <w:rPr>
          <w:rStyle w:val="CommentReference"/>
        </w:rPr>
        <w:commentReference w:id="175"/>
      </w:r>
      <w:r w:rsidR="009421DA">
        <w:t>.</w:t>
      </w:r>
      <w:r w:rsidR="00343281">
        <w:t xml:space="preserve"> Among these covariates, FFM was</w:t>
      </w:r>
      <w:r w:rsidR="00343281" w:rsidRPr="00E03B11">
        <w:t xml:space="preserve"> approximated by lean body weight derived from </w:t>
      </w:r>
      <w:r w:rsidR="00343281">
        <w:t>body weight</w:t>
      </w:r>
      <w:r w:rsidR="00343281" w:rsidRPr="00E03B11">
        <w:t xml:space="preserve"> and height using Boer’s formula</w:t>
      </w:r>
      <w:r w:rsidR="00343281" w:rsidRPr="00E03B11">
        <w:fldChar w:fldCharType="begin"/>
      </w:r>
      <w:r w:rsidR="00B83DFB">
        <w:instrText xml:space="preserve"> ADDIN EN.CITE &lt;EndNote&gt;&lt;Cite&gt;&lt;Author&gt;Boer&lt;/Author&gt;&lt;Year&gt;1984&lt;/Year&gt;&lt;RecNum&gt;24&lt;/RecNum&gt;&lt;DisplayText&gt; [17]&lt;/DisplayText&gt;&lt;record&gt;&lt;rec-number&gt;24&lt;/rec-number&gt;&lt;foreign-keys&gt;&lt;key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343281" w:rsidRPr="00E03B11">
        <w:fldChar w:fldCharType="separate"/>
      </w:r>
      <w:r w:rsidR="00B83DFB">
        <w:rPr>
          <w:noProof/>
        </w:rPr>
        <w:t> [17]</w:t>
      </w:r>
      <w:r w:rsidR="00343281" w:rsidRPr="00E03B11">
        <w:fldChar w:fldCharType="end"/>
      </w:r>
      <w:r w:rsidR="00FE1E3D">
        <w:t xml:space="preserve">, </w:t>
      </w:r>
      <w:r w:rsidR="003964ED">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r w:rsidR="0024430C" w:rsidRPr="00E03B11">
        <w:fldChar w:fldCharType="begin"/>
      </w:r>
      <w:r w:rsidR="00B83DFB">
        <w:instrText xml:space="preserve"> ADDIN EN.CITE &lt;EndNote&gt;&lt;Cite&gt;&lt;Author&gt;Sharma&lt;/Author&gt;&lt;Year&gt;2022&lt;/Year&gt;&lt;RecNum&gt;25&lt;/RecNum&gt;&lt;DisplayText&gt; [18]&lt;/DisplayText&gt;&lt;record&gt;&lt;rec-number&gt;25&lt;/rec-number&gt;&lt;foreign-keys&gt;&lt;key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24430C" w:rsidRPr="00E03B11">
        <w:fldChar w:fldCharType="separate"/>
      </w:r>
      <w:r w:rsidR="00B83DFB">
        <w:rPr>
          <w:noProof/>
        </w:rPr>
        <w:t> [18]</w:t>
      </w:r>
      <w:r w:rsidR="0024430C" w:rsidRPr="00E03B11">
        <w:fldChar w:fldCharType="end"/>
      </w:r>
      <w:r w:rsidR="00560D15">
        <w:t>.</w:t>
      </w:r>
    </w:p>
    <w:p w14:paraId="66F7F3EF" w14:textId="6626BEAE" w:rsidR="00A7137D" w:rsidRDefault="00E32996">
      <w:r w:rsidRPr="0012059F">
        <w:lastRenderedPageBreak/>
        <w:t xml:space="preserve">Continuous </w:t>
      </w:r>
      <w:commentRangeStart w:id="176"/>
      <w:r w:rsidRPr="00E00993">
        <w:t>covariates</w:t>
      </w:r>
      <w:r w:rsidR="00876174">
        <w:t xml:space="preserve"> </w:t>
      </w:r>
      <w:commentRangeEnd w:id="176"/>
      <w:r w:rsidR="00A13B28">
        <w:rPr>
          <w:rStyle w:val="CommentReference"/>
        </w:rPr>
        <w:commentReference w:id="176"/>
      </w:r>
      <w:r w:rsidR="00876174">
        <w:t>(</w:t>
      </w:r>
      <w:r w:rsidR="00160BA5">
        <w:t xml:space="preserve">total </w:t>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Pr="0012059F">
        <w:fldChar w:fldCharType="begin"/>
      </w:r>
      <w:r w:rsidR="00B83DFB">
        <w:instrText xml:space="preserve"> ADDIN EN.CITE &lt;EndNote&gt;&lt;Cite&gt;&lt;Author&gt;Mould&lt;/Author&gt;&lt;Year&gt;2013&lt;/Year&gt;&lt;RecNum&gt;38&lt;/RecNum&gt;&lt;DisplayText&gt; [19]&lt;/DisplayText&gt;&lt;record&gt;&lt;rec-number&gt;38&lt;/rec-number&gt;&lt;foreign-keys&gt;&lt;key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B83DFB">
        <w:rPr>
          <w:noProof/>
        </w:rPr>
        <w:t> [19]</w:t>
      </w:r>
      <w:r w:rsidRPr="0012059F">
        <w:fldChar w:fldCharType="end"/>
      </w:r>
      <w:r w:rsidR="00A7137D">
        <w:t>, exemplified as follows:</w:t>
      </w:r>
    </w:p>
    <w:commentRangeStart w:id="177"/>
    <w:commentRangeStart w:id="178"/>
    <w:p w14:paraId="283FF6F2" w14:textId="2730A7DD" w:rsidR="00A7137D" w:rsidRPr="00A7137D" w:rsidRDefault="0096069D" w:rsidP="0003308C">
      <w:pPr>
        <w:tabs>
          <w:tab w:val="right" w:pos="9026"/>
        </w:tabs>
        <w:ind w:left="567"/>
        <w:rPr>
          <w:rFonts w:cs="Times New Roman"/>
        </w:rPr>
      </w:pPr>
      <m:oMath>
        <m:sSub>
          <m:sSubPr>
            <m:ctrlPr>
              <w:ins w:id="179" w:author="My Luong Vuong" w:date="2024-05-28T10:34:00Z">
                <w:rPr>
                  <w:rFonts w:ascii="Cambria Math" w:hAnsi="Cambria Math"/>
                  <w:i/>
                </w:rPr>
              </w:ins>
            </m:ctrlPr>
          </m:sSubPr>
          <m:e>
            <m:r>
              <m:rPr>
                <m:nor/>
              </m:rPr>
              <m:t>Vc</m:t>
            </m:r>
          </m:e>
          <m:sub>
            <m:r>
              <m:rPr>
                <m:nor/>
              </m:rPr>
              <w:rPr>
                <w:i/>
              </w:rPr>
              <m:t>i</m:t>
            </m:r>
          </m:sub>
        </m:sSub>
        <m:r>
          <m:rPr>
            <m:nor/>
          </m:rPr>
          <m:t xml:space="preserve"> = </m:t>
        </m:r>
        <m:sSub>
          <m:sSubPr>
            <m:ctrlPr>
              <w:ins w:id="180" w:author="My Luong Vuong" w:date="2024-05-28T10:34:00Z">
                <w:rPr>
                  <w:rFonts w:ascii="Cambria Math" w:hAnsi="Cambria Math"/>
                  <w:i/>
                </w:rPr>
              </w:ins>
            </m:ctrlPr>
          </m:sSubPr>
          <m:e>
            <m:r>
              <m:rPr>
                <m:nor/>
              </m:rPr>
              <m:t>Vc</m:t>
            </m:r>
          </m:e>
          <m:sub>
            <m:r>
              <m:rPr>
                <m:nor/>
              </m:rPr>
              <w:rPr>
                <w:i/>
              </w:rPr>
              <m:t>pop</m:t>
            </m:r>
          </m:sub>
        </m:sSub>
        <m:r>
          <m:rPr>
            <m:nor/>
          </m:rPr>
          <m:t xml:space="preserve"> ×</m:t>
        </m:r>
        <m:sSup>
          <m:sSupPr>
            <m:ctrlPr>
              <w:ins w:id="181" w:author="My Luong Vuong" w:date="2024-05-28T10:34:00Z">
                <w:rPr>
                  <w:rFonts w:ascii="Cambria Math" w:hAnsi="Cambria Math"/>
                </w:rPr>
              </w:ins>
            </m:ctrlPr>
          </m:sSupPr>
          <m:e>
            <m:d>
              <m:dPr>
                <m:ctrlPr>
                  <w:ins w:id="182" w:author="My Luong Vuong" w:date="2024-05-28T10:34:00Z">
                    <w:rPr>
                      <w:rFonts w:ascii="Cambria Math" w:hAnsi="Cambria Math"/>
                    </w:rPr>
                  </w:ins>
                </m:ctrlPr>
              </m:dPr>
              <m:e>
                <m:f>
                  <m:fPr>
                    <m:ctrlPr>
                      <w:ins w:id="183" w:author="My Luong Vuong" w:date="2024-05-28T10:34:00Z">
                        <w:rPr>
                          <w:rFonts w:ascii="Cambria Math" w:hAnsi="Cambria Math"/>
                        </w:rPr>
                      </w:ins>
                    </m:ctrlPr>
                  </m:fPr>
                  <m:num>
                    <m:sSub>
                      <m:sSubPr>
                        <m:ctrlPr>
                          <w:ins w:id="184" w:author="My Luong Vuong" w:date="2024-05-28T10:34:00Z">
                            <w:rPr>
                              <w:rFonts w:ascii="Cambria Math" w:hAnsi="Cambria Math"/>
                              <w:i/>
                            </w:rPr>
                          </w:ins>
                        </m:ctrlPr>
                      </m:sSubPr>
                      <m:e>
                        <m:r>
                          <m:rPr>
                            <m:nor/>
                          </m:rPr>
                          <m:t>BW</m:t>
                        </m:r>
                      </m:e>
                      <m:sub>
                        <m:r>
                          <m:rPr>
                            <m:nor/>
                          </m:rPr>
                          <m:t>i</m:t>
                        </m:r>
                      </m:sub>
                    </m:sSub>
                  </m:num>
                  <m:den>
                    <m:r>
                      <m:rPr>
                        <m:nor/>
                      </m:rPr>
                      <m:t>80 kg</m:t>
                    </m:r>
                  </m:den>
                </m:f>
              </m:e>
            </m:d>
          </m:e>
          <m:sup>
            <m:r>
              <m:rPr>
                <m:nor/>
              </m:rPr>
              <w:rPr>
                <w:i/>
                <w:iCs/>
              </w:rPr>
              <m:t>BW_EFF</m:t>
            </m:r>
          </m:sup>
        </m:sSup>
        <m:r>
          <m:rPr>
            <m:nor/>
          </m:rPr>
          <m:t>×</m:t>
        </m:r>
        <m:func>
          <m:funcPr>
            <m:ctrlPr>
              <w:ins w:id="185" w:author="My Luong Vuong" w:date="2024-05-28T10:34:00Z">
                <w:rPr>
                  <w:rFonts w:ascii="Cambria Math" w:hAnsi="Cambria Math"/>
                  <w:i/>
                </w:rPr>
              </w:ins>
            </m:ctrlPr>
          </m:funcPr>
          <m:fName>
            <m:r>
              <m:rPr>
                <m:nor/>
              </m:rPr>
              <m:t>exp</m:t>
            </m:r>
          </m:fName>
          <m:e>
            <m:d>
              <m:dPr>
                <m:ctrlPr>
                  <w:ins w:id="186" w:author="My Luong Vuong" w:date="2024-05-28T10:34:00Z">
                    <w:rPr>
                      <w:rFonts w:ascii="Cambria Math" w:hAnsi="Cambria Math"/>
                      <w:i/>
                    </w:rPr>
                  </w:ins>
                </m:ctrlPr>
              </m:dPr>
              <m:e>
                <m:sSub>
                  <m:sSubPr>
                    <m:ctrlPr>
                      <w:ins w:id="187" w:author="My Luong Vuong" w:date="2024-05-28T10:34:00Z">
                        <w:rPr>
                          <w:rFonts w:ascii="Cambria Math" w:hAnsi="Cambria Math"/>
                          <w:i/>
                        </w:rPr>
                      </w:ins>
                    </m:ctrlPr>
                  </m:sSubPr>
                  <m:e>
                    <m:r>
                      <m:rPr>
                        <m:nor/>
                      </m:rPr>
                      <w:rPr>
                        <w:i/>
                      </w:rPr>
                      <m:t>η</m:t>
                    </m:r>
                  </m:e>
                  <m:sub>
                    <m:r>
                      <m:rPr>
                        <m:nor/>
                      </m:rPr>
                      <w:rPr>
                        <w:i/>
                      </w:rPr>
                      <m:t>i</m:t>
                    </m:r>
                  </m:sub>
                </m:sSub>
              </m:e>
            </m:d>
          </m:e>
        </m:func>
        <m:r>
          <m:rPr>
            <m:nor/>
          </m:rPr>
          <m:t xml:space="preserve">with </m:t>
        </m:r>
        <m:sSub>
          <m:sSubPr>
            <m:ctrlPr>
              <w:ins w:id="188" w:author="My Luong Vuong" w:date="2024-05-28T10:34:00Z">
                <w:rPr>
                  <w:rFonts w:ascii="Cambria Math" w:hAnsi="Cambria Math"/>
                  <w:i/>
                </w:rPr>
              </w:ins>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ins w:id="189" w:author="My Luong Vuong" w:date="2024-05-28T10:34:00Z">
                <w:rPr>
                  <w:rFonts w:ascii="Cambria Math" w:eastAsiaTheme="minorEastAsia" w:hAnsi="Cambria Math"/>
                  <w:i/>
                </w:rPr>
              </w:ins>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commentRangeEnd w:id="177"/>
      <w:r w:rsidR="00614B29">
        <w:rPr>
          <w:rStyle w:val="CommentReference"/>
        </w:rPr>
        <w:commentReference w:id="177"/>
      </w:r>
      <w:commentRangeEnd w:id="178"/>
      <w:r w:rsidR="009E2167">
        <w:rPr>
          <w:rStyle w:val="CommentReference"/>
        </w:rPr>
        <w:commentReference w:id="178"/>
      </w:r>
    </w:p>
    <w:p w14:paraId="2D956125" w14:textId="1F5C1564" w:rsidR="00E32996" w:rsidRPr="0003308C" w:rsidRDefault="00E32996">
      <w:pPr>
        <w:pPrChange w:id="190" w:author="Erwin Dreesen" w:date="2024-05-18T21:38:00Z">
          <w:pPr>
            <w:pStyle w:val="Body"/>
          </w:pPr>
        </w:pPrChange>
      </w:pPr>
      <w:r w:rsidRPr="0003308C">
        <w:t>wit</w:t>
      </w:r>
      <w:r w:rsidR="0016057F" w:rsidRPr="0003308C">
        <w:t xml:space="preserve">h </w:t>
      </w:r>
      <w:r w:rsidR="0016057F" w:rsidRPr="00B4666A">
        <w:rPr>
          <w:rPrChange w:id="191" w:author="Erwin Dreesen" w:date="2024-05-18T21:38:00Z">
            <w:rPr>
              <w:i/>
              <w:iCs/>
            </w:rPr>
          </w:rPrChange>
        </w:rPr>
        <w:t>BW_EFF</w:t>
      </w:r>
      <w:r w:rsidRPr="0003308C">
        <w:t xml:space="preserve"> the effect of </w:t>
      </w:r>
      <w:r w:rsidR="0016057F" w:rsidRPr="0003308C">
        <w:t xml:space="preserve">body weight </w:t>
      </w:r>
      <w:r w:rsidRPr="0003308C">
        <w:t xml:space="preserve">on </w:t>
      </w:r>
      <w:proofErr w:type="spellStart"/>
      <w:r w:rsidR="009F7C3C" w:rsidRPr="0003308C">
        <w:t>Vc</w:t>
      </w:r>
      <w:r w:rsidRPr="00B4666A">
        <w:rPr>
          <w:rPrChange w:id="192" w:author="Erwin Dreesen" w:date="2024-05-18T21:38:00Z">
            <w:rPr>
              <w:i/>
              <w:iCs/>
              <w:vertAlign w:val="subscript"/>
            </w:rPr>
          </w:rPrChange>
        </w:rPr>
        <w:t>i</w:t>
      </w:r>
      <w:proofErr w:type="spellEnd"/>
      <w:r w:rsidR="007A6ACC" w:rsidRPr="0003308C">
        <w:t xml:space="preserve"> </w:t>
      </w:r>
      <w:r w:rsidR="00FE2EB7" w:rsidRPr="0003308C">
        <w:t xml:space="preserve">and the body weight of patient </w:t>
      </w:r>
      <w:proofErr w:type="spellStart"/>
      <w:r w:rsidR="00FE2EB7" w:rsidRPr="00B4666A">
        <w:rPr>
          <w:rPrChange w:id="193" w:author="Erwin Dreesen" w:date="2024-05-18T21:38:00Z">
            <w:rPr>
              <w:i/>
              <w:iCs/>
            </w:rPr>
          </w:rPrChange>
        </w:rPr>
        <w:t>i</w:t>
      </w:r>
      <w:proofErr w:type="spellEnd"/>
      <w:r w:rsidR="00FE2EB7" w:rsidRPr="0003308C">
        <w:t xml:space="preserve"> normalised to the population median value of 80 kg.</w:t>
      </w:r>
    </w:p>
    <w:bookmarkEnd w:id="160"/>
    <w:p w14:paraId="55F7C8D5" w14:textId="77777777" w:rsidR="00E855C5" w:rsidRPr="00E03B11" w:rsidRDefault="00E855C5" w:rsidP="00E855C5">
      <w:pPr>
        <w:pStyle w:val="Heading2"/>
        <w:rPr>
          <w:ins w:id="194" w:author="My Luong Vuong" w:date="2024-03-19T12:38:00Z"/>
          <w:rFonts w:eastAsia="Times New Roman"/>
        </w:rPr>
      </w:pPr>
      <w:commentRangeStart w:id="195"/>
      <w:commentRangeStart w:id="196"/>
      <w:commentRangeStart w:id="197"/>
      <w:commentRangeStart w:id="198"/>
      <w:commentRangeStart w:id="199"/>
      <w:ins w:id="200" w:author="My Luong Vuong" w:date="2024-03-19T12:38:00Z">
        <w:r>
          <w:rPr>
            <w:rFonts w:eastAsia="Times New Roman"/>
          </w:rPr>
          <w:t>Missing data handling</w:t>
        </w:r>
        <w:commentRangeEnd w:id="195"/>
        <w:r>
          <w:rPr>
            <w:rStyle w:val="CommentReference"/>
            <w:rFonts w:eastAsia="Times New Roman" w:cstheme="minorHAnsi"/>
            <w:b w:val="0"/>
          </w:rPr>
          <w:commentReference w:id="195"/>
        </w:r>
      </w:ins>
      <w:commentRangeEnd w:id="196"/>
      <w:ins w:id="201" w:author="My Luong Vuong" w:date="2024-05-02T16:16:00Z">
        <w:r w:rsidR="00F226A8">
          <w:rPr>
            <w:rStyle w:val="CommentReference"/>
            <w:rFonts w:eastAsia="Times New Roman" w:cstheme="minorHAnsi"/>
            <w:b w:val="0"/>
          </w:rPr>
          <w:commentReference w:id="196"/>
        </w:r>
      </w:ins>
      <w:commentRangeEnd w:id="197"/>
      <w:r w:rsidR="00672E2F">
        <w:rPr>
          <w:rStyle w:val="CommentReference"/>
          <w:rFonts w:eastAsia="Times New Roman" w:cstheme="minorHAnsi"/>
          <w:b w:val="0"/>
        </w:rPr>
        <w:commentReference w:id="197"/>
      </w:r>
      <w:commentRangeEnd w:id="198"/>
      <w:r w:rsidR="00A75542">
        <w:rPr>
          <w:rStyle w:val="CommentReference"/>
          <w:rFonts w:eastAsia="Times New Roman" w:cstheme="minorHAnsi"/>
          <w:b w:val="0"/>
        </w:rPr>
        <w:commentReference w:id="198"/>
      </w:r>
      <w:commentRangeEnd w:id="199"/>
      <w:r w:rsidR="00E105B2">
        <w:rPr>
          <w:rStyle w:val="CommentReference"/>
          <w:rFonts w:eastAsia="Times New Roman" w:cstheme="minorHAnsi"/>
          <w:b w:val="0"/>
        </w:rPr>
        <w:commentReference w:id="199"/>
      </w:r>
    </w:p>
    <w:p w14:paraId="218432AA" w14:textId="16337F80" w:rsidR="00A91C50" w:rsidRPr="00E03B11" w:rsidRDefault="00672E2F" w:rsidP="00593CAA">
      <w:bookmarkStart w:id="202" w:name="_Hlk136861940"/>
      <w:commentRangeStart w:id="203"/>
      <w:commentRangeStart w:id="204"/>
      <w:commentRangeStart w:id="205"/>
      <w:commentRangeStart w:id="206"/>
      <w:commentRangeStart w:id="207"/>
      <w:commentRangeStart w:id="208"/>
      <w:commentRangeStart w:id="209"/>
      <w:commentRangeStart w:id="210"/>
      <w:commentRangeStart w:id="211"/>
      <w:commentRangeEnd w:id="203"/>
      <w:r w:rsidRPr="00A34557">
        <w:rPr>
          <w:rStyle w:val="CommentReference"/>
          <w:strike/>
        </w:rPr>
        <w:commentReference w:id="203"/>
      </w:r>
      <w:commentRangeEnd w:id="204"/>
      <w:r w:rsidR="002C5A86">
        <w:rPr>
          <w:rStyle w:val="CommentReference"/>
        </w:rPr>
        <w:commentReference w:id="204"/>
      </w:r>
      <w:commentRangeEnd w:id="205"/>
      <w:r w:rsidR="00B13E5D">
        <w:rPr>
          <w:rStyle w:val="CommentReference"/>
        </w:rPr>
        <w:commentReference w:id="205"/>
      </w:r>
      <w:commentRangeStart w:id="212"/>
      <w:commentRangeStart w:id="213"/>
      <w:commentRangeEnd w:id="212"/>
      <w:del w:id="214" w:author="My Luong Vuong" w:date="2024-05-30T09:23:00Z">
        <w:r w:rsidR="00F4181E" w:rsidDel="008A1FC4">
          <w:rPr>
            <w:rStyle w:val="CommentReference"/>
          </w:rPr>
          <w:commentReference w:id="212"/>
        </w:r>
        <w:commentRangeStart w:id="215"/>
        <w:commentRangeEnd w:id="215"/>
        <w:r w:rsidR="00B335FA" w:rsidDel="008A1FC4">
          <w:rPr>
            <w:rStyle w:val="CommentReference"/>
          </w:rPr>
          <w:commentReference w:id="215"/>
        </w:r>
        <w:commentRangeEnd w:id="213"/>
        <w:r w:rsidR="00F070AA" w:rsidDel="008A1FC4">
          <w:rPr>
            <w:rStyle w:val="CommentReference"/>
          </w:rPr>
          <w:commentReference w:id="213"/>
        </w:r>
      </w:del>
      <w:commentRangeStart w:id="216"/>
      <w:ins w:id="217" w:author="Erwin Dreesen" w:date="2024-05-29T23:05:00Z">
        <w:del w:id="218" w:author="My Luong Vuong" w:date="2024-05-30T09:23:00Z">
          <w:r w:rsidR="009A0B30" w:rsidDel="008A1FC4">
            <w:delText>in</w:delText>
          </w:r>
        </w:del>
      </w:ins>
      <w:del w:id="219" w:author="My Luong Vuong" w:date="2024-05-28T15:49:00Z">
        <w:r w:rsidR="00B4666A" w:rsidRPr="00A34557" w:rsidDel="00AE43C3">
          <w:rPr>
            <w:strike/>
          </w:rPr>
          <w:delText xml:space="preserve">Single </w:delText>
        </w:r>
        <w:r w:rsidR="00BC43B7" w:rsidRPr="00A34557" w:rsidDel="00AE43C3">
          <w:rPr>
            <w:strike/>
          </w:rPr>
          <w:delText xml:space="preserve">imputation </w:delText>
        </w:r>
        <w:r w:rsidR="00B101F0" w:rsidRPr="00A34557" w:rsidDel="00AE43C3">
          <w:rPr>
            <w:strike/>
          </w:rPr>
          <w:delText xml:space="preserve">and </w:delText>
        </w:r>
        <w:commentRangeStart w:id="220"/>
        <w:commentRangeStart w:id="221"/>
        <w:r w:rsidR="00B101F0" w:rsidRPr="00A34557" w:rsidDel="00AE43C3">
          <w:rPr>
            <w:strike/>
          </w:rPr>
          <w:delText xml:space="preserve">multiple </w:delText>
        </w:r>
        <w:r w:rsidR="00900418" w:rsidRPr="00A34557" w:rsidDel="00AE43C3">
          <w:rPr>
            <w:strike/>
          </w:rPr>
          <w:delText>imputation</w:delText>
        </w:r>
        <w:r w:rsidR="002446ED" w:rsidRPr="00A34557" w:rsidDel="00AE43C3">
          <w:rPr>
            <w:strike/>
          </w:rPr>
          <w:delText xml:space="preserve"> </w:delText>
        </w:r>
        <w:commentRangeEnd w:id="206"/>
        <w:r w:rsidR="00B4666A" w:rsidRPr="00A34557" w:rsidDel="00AE43C3">
          <w:rPr>
            <w:rStyle w:val="CommentReference"/>
            <w:strike/>
          </w:rPr>
          <w:commentReference w:id="206"/>
        </w:r>
      </w:del>
      <w:commentRangeEnd w:id="207"/>
      <w:del w:id="222" w:author="My Luong Vuong" w:date="2024-05-30T09:23:00Z">
        <w:r w:rsidR="00221238" w:rsidDel="008A1FC4">
          <w:rPr>
            <w:rStyle w:val="CommentReference"/>
          </w:rPr>
          <w:commentReference w:id="207"/>
        </w:r>
        <w:commentRangeEnd w:id="208"/>
        <w:r w:rsidR="00B13E5D" w:rsidDel="008A1FC4">
          <w:rPr>
            <w:rStyle w:val="CommentReference"/>
          </w:rPr>
          <w:commentReference w:id="208"/>
        </w:r>
      </w:del>
      <w:del w:id="223" w:author="My Luong Vuong" w:date="2024-05-28T15:49:00Z">
        <w:r w:rsidR="006F3E9E" w:rsidRPr="00A34557" w:rsidDel="00AE43C3">
          <w:rPr>
            <w:strike/>
          </w:rPr>
          <w:delText xml:space="preserve">were </w:delText>
        </w:r>
        <w:r w:rsidR="00900418" w:rsidRPr="00A34557" w:rsidDel="00AE43C3">
          <w:rPr>
            <w:strike/>
          </w:rPr>
          <w:delText>used for handling missing data</w:delText>
        </w:r>
        <w:commentRangeEnd w:id="220"/>
        <w:r w:rsidR="00315E02" w:rsidRPr="00A34557" w:rsidDel="00AE43C3">
          <w:rPr>
            <w:rStyle w:val="CommentReference"/>
            <w:strike/>
          </w:rPr>
          <w:commentReference w:id="220"/>
        </w:r>
        <w:commentRangeEnd w:id="221"/>
        <w:r w:rsidR="005A486F" w:rsidRPr="00A34557" w:rsidDel="00AE43C3">
          <w:rPr>
            <w:rStyle w:val="CommentReference"/>
            <w:strike/>
          </w:rPr>
          <w:commentReference w:id="221"/>
        </w:r>
        <w:r w:rsidR="00900418" w:rsidRPr="00A34557" w:rsidDel="00AE43C3">
          <w:rPr>
            <w:strike/>
          </w:rPr>
          <w:delText>.</w:delText>
        </w:r>
        <w:r w:rsidDel="00AE43C3">
          <w:delText xml:space="preserve"> Single imputation was used for …</w:delText>
        </w:r>
      </w:del>
      <w:del w:id="224" w:author="My Luong Vuong" w:date="2024-05-30T09:23:00Z">
        <w:r w:rsidR="00900418" w:rsidRPr="00E03B11" w:rsidDel="008A1FC4">
          <w:delText xml:space="preserve"> </w:delText>
        </w:r>
        <w:commentRangeEnd w:id="209"/>
        <w:r w:rsidR="003E595D" w:rsidDel="008A1FC4">
          <w:rPr>
            <w:rStyle w:val="CommentReference"/>
          </w:rPr>
          <w:commentReference w:id="209"/>
        </w:r>
        <w:commentRangeEnd w:id="210"/>
        <w:r w:rsidR="00221238" w:rsidDel="008A1FC4">
          <w:rPr>
            <w:rStyle w:val="CommentReference"/>
          </w:rPr>
          <w:commentReference w:id="210"/>
        </w:r>
        <w:commentRangeEnd w:id="211"/>
        <w:commentRangeEnd w:id="216"/>
        <w:r w:rsidR="00010954" w:rsidDel="008A1FC4">
          <w:rPr>
            <w:rStyle w:val="CommentReference"/>
          </w:rPr>
          <w:commentReference w:id="211"/>
        </w:r>
        <w:r w:rsidR="00903452" w:rsidDel="008A1FC4">
          <w:rPr>
            <w:rStyle w:val="CommentReference"/>
          </w:rPr>
          <w:commentReference w:id="216"/>
        </w:r>
      </w:del>
      <w:ins w:id="225" w:author="My Luong Vuong" w:date="2024-05-30T09:23:00Z">
        <w:r w:rsidR="008A1FC4" w:rsidRPr="008A1FC4">
          <w:t>When at least one value of a variable was available in a dosing interval, we imputed the mean of the available value(s) in that dosing interval.</w:t>
        </w:r>
      </w:ins>
      <w:ins w:id="226" w:author="My Luong Vuong" w:date="2024-05-30T09:24:00Z">
        <w:r w:rsidR="008A1FC4">
          <w:t xml:space="preserve"> </w:t>
        </w:r>
      </w:ins>
      <w:ins w:id="227" w:author="My Luong Vuong" w:date="2024-05-30T09:23:00Z">
        <w:r w:rsidR="008A1FC4" w:rsidRPr="008A1FC4">
          <w:t>When no value of a variable was available in a dosing interval, we employed multiple imputation.</w:t>
        </w:r>
        <w:r w:rsidR="008A1FC4">
          <w:t xml:space="preserve"> </w:t>
        </w:r>
      </w:ins>
      <w:ins w:id="228" w:author="My Luong Vuong" w:date="2024-05-28T15:52:00Z">
        <w:r w:rsidR="00285B62" w:rsidRPr="008A1FC4">
          <w:t xml:space="preserve">Specifically, we built a multiple imputation model including variables that were in </w:t>
        </w:r>
        <w:commentRangeStart w:id="229"/>
        <w:r w:rsidR="00285B62" w:rsidRPr="008A1FC4">
          <w:t xml:space="preserve">the analysis </w:t>
        </w:r>
      </w:ins>
      <w:commentRangeEnd w:id="229"/>
      <w:ins w:id="230" w:author="My Luong Vuong" w:date="2024-05-30T09:16:00Z">
        <w:r w:rsidR="001A6EE3" w:rsidRPr="008A1FC4">
          <w:rPr>
            <w:rPrChange w:id="231" w:author="My Luong Vuong" w:date="2024-05-30T09:24:00Z">
              <w:rPr>
                <w:highlight w:val="yellow"/>
              </w:rPr>
            </w:rPrChange>
          </w:rPr>
          <w:t>dataset</w:t>
        </w:r>
      </w:ins>
      <w:r w:rsidR="008F4CF4" w:rsidRPr="008A1FC4">
        <w:rPr>
          <w:rStyle w:val="CommentReference"/>
        </w:rPr>
        <w:commentReference w:id="229"/>
      </w:r>
      <w:ins w:id="232" w:author="My Luong Vuong" w:date="2024-05-28T15:52:00Z">
        <w:r w:rsidR="00285B62" w:rsidRPr="008A1FC4">
          <w:t xml:space="preserve">. We used </w:t>
        </w:r>
        <w:commentRangeStart w:id="233"/>
        <w:r w:rsidR="00285B62" w:rsidRPr="008A1FC4">
          <w:t xml:space="preserve">two </w:t>
        </w:r>
      </w:ins>
      <w:commentRangeEnd w:id="233"/>
      <w:r w:rsidR="008F4CF4" w:rsidRPr="008A1FC4">
        <w:rPr>
          <w:rStyle w:val="CommentReference"/>
        </w:rPr>
        <w:commentReference w:id="233"/>
      </w:r>
      <w:ins w:id="234" w:author="My Luong Vuong" w:date="2024-05-28T15:52:00Z">
        <w:r w:rsidR="00285B62" w:rsidRPr="008A1FC4">
          <w:t xml:space="preserve">multiple imputation techniques, </w:t>
        </w:r>
      </w:ins>
      <w:ins w:id="235" w:author="My Luong Vuong" w:date="2024-05-30T09:21:00Z">
        <w:r w:rsidR="008A1FC4" w:rsidRPr="008A1FC4">
          <w:rPr>
            <w:rPrChange w:id="236" w:author="My Luong Vuong" w:date="2024-05-30T09:24:00Z">
              <w:rPr>
                <w:highlight w:val="yellow"/>
              </w:rPr>
            </w:rPrChange>
          </w:rPr>
          <w:t>the</w:t>
        </w:r>
      </w:ins>
      <w:ins w:id="237" w:author="My Luong Vuong" w:date="2024-05-28T15:52:00Z">
        <w:r w:rsidR="00285B62" w:rsidRPr="008A1FC4">
          <w:t xml:space="preserve"> two-level method using a linear mixed model and </w:t>
        </w:r>
      </w:ins>
      <w:ins w:id="238" w:author="My Luong Vuong" w:date="2024-05-30T09:21:00Z">
        <w:r w:rsidR="008A1FC4" w:rsidRPr="008A1FC4">
          <w:rPr>
            <w:rPrChange w:id="239" w:author="My Luong Vuong" w:date="2024-05-30T09:24:00Z">
              <w:rPr>
                <w:highlight w:val="yellow"/>
              </w:rPr>
            </w:rPrChange>
          </w:rPr>
          <w:t>the</w:t>
        </w:r>
      </w:ins>
      <w:ins w:id="240" w:author="My Luong Vuong" w:date="2024-05-28T15:52:00Z">
        <w:r w:rsidR="00285B62" w:rsidRPr="008A1FC4">
          <w:t xml:space="preserve"> predictive mean matching method </w:t>
        </w:r>
      </w:ins>
      <w:ins w:id="241" w:author="My Luong Vuong" w:date="2024-05-30T09:20:00Z">
        <w:r w:rsidR="008A1FC4" w:rsidRPr="008A1FC4">
          <w:rPr>
            <w:rPrChange w:id="242" w:author="My Luong Vuong" w:date="2024-05-30T09:24:00Z">
              <w:rPr>
                <w:highlight w:val="yellow"/>
              </w:rPr>
            </w:rPrChange>
          </w:rPr>
          <w:t>whe</w:t>
        </w:r>
      </w:ins>
      <w:ins w:id="243" w:author="My Luong Vuong" w:date="2024-05-30T09:21:00Z">
        <w:r w:rsidR="008A1FC4" w:rsidRPr="008A1FC4">
          <w:rPr>
            <w:rPrChange w:id="244" w:author="My Luong Vuong" w:date="2024-05-30T09:24:00Z">
              <w:rPr>
                <w:highlight w:val="yellow"/>
              </w:rPr>
            </w:rPrChange>
          </w:rPr>
          <w:t>n missingness was &gt;5% and ≤5%, respectively</w:t>
        </w:r>
      </w:ins>
      <w:ins w:id="245" w:author="My Luong Vuong" w:date="2024-05-28T15:52:00Z">
        <w:r w:rsidR="00285B62" w:rsidRPr="008A1FC4">
          <w:fldChar w:fldCharType="begin"/>
        </w:r>
      </w:ins>
      <w:r w:rsidR="00B83DFB" w:rsidRPr="008A1FC4">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ins w:id="246" w:author="My Luong Vuong" w:date="2024-05-28T15:52:00Z">
        <w:r w:rsidR="00285B62" w:rsidRPr="008A1FC4">
          <w:fldChar w:fldCharType="separate"/>
        </w:r>
      </w:ins>
      <w:r w:rsidR="00B83DFB" w:rsidRPr="008A1FC4">
        <w:rPr>
          <w:noProof/>
        </w:rPr>
        <w:t> [20]</w:t>
      </w:r>
      <w:ins w:id="247" w:author="My Luong Vuong" w:date="2024-05-28T15:52:00Z">
        <w:r w:rsidR="00285B62" w:rsidRPr="008A1FC4">
          <w:fldChar w:fldCharType="end"/>
        </w:r>
        <w:r w:rsidR="001E590A" w:rsidRPr="008A1FC4">
          <w:t>.</w:t>
        </w:r>
      </w:ins>
      <w:del w:id="248" w:author="My Luong Vuong" w:date="2024-05-28T15:52:00Z">
        <w:r w:rsidR="00980916" w:rsidRPr="008A1FC4" w:rsidDel="00285B62">
          <w:delText xml:space="preserve">Multiple imputation </w:delText>
        </w:r>
        <w:r w:rsidR="00C07FA3" w:rsidRPr="008A1FC4" w:rsidDel="00285B62">
          <w:delText>was conducted using</w:delText>
        </w:r>
        <w:r w:rsidR="00CD070D" w:rsidRPr="008A1FC4" w:rsidDel="00285B62">
          <w:delText xml:space="preserve"> </w:delText>
        </w:r>
        <w:r w:rsidR="00453E28" w:rsidRPr="008A1FC4" w:rsidDel="00285B62">
          <w:delText>a</w:delText>
        </w:r>
        <w:r w:rsidR="00BB4AB6" w:rsidRPr="008A1FC4" w:rsidDel="00285B62">
          <w:delText xml:space="preserve"> </w:delText>
        </w:r>
        <w:r w:rsidR="009C622E" w:rsidRPr="008A1FC4" w:rsidDel="00285B62">
          <w:delText>two-level</w:delText>
        </w:r>
        <w:r w:rsidR="00BB4AB6" w:rsidRPr="008A1FC4" w:rsidDel="00285B62">
          <w:delText xml:space="preserve"> method</w:delText>
        </w:r>
        <w:r w:rsidR="006A0D05" w:rsidRPr="008A1FC4" w:rsidDel="00285B62">
          <w:delText xml:space="preserve"> </w:delText>
        </w:r>
        <w:r w:rsidR="005474CA" w:rsidRPr="008A1FC4" w:rsidDel="00285B62">
          <w:delText>utilising</w:delText>
        </w:r>
        <w:r w:rsidR="003908E9" w:rsidRPr="008A1FC4" w:rsidDel="00285B62">
          <w:delText xml:space="preserve"> a</w:delText>
        </w:r>
        <w:r w:rsidR="00BB4AB6" w:rsidRPr="008A1FC4" w:rsidDel="00285B62">
          <w:delText xml:space="preserve"> linear mixed model</w:delText>
        </w:r>
        <w:r w:rsidR="00815681" w:rsidRPr="008A1FC4" w:rsidDel="00285B62">
          <w:delText>, and predictive mean matching method</w:delText>
        </w:r>
        <w:r w:rsidR="003877CA" w:rsidRPr="008A1FC4" w:rsidDel="00285B62">
          <w:delText xml:space="preserve"> </w:delText>
        </w:r>
        <w:r w:rsidR="00BB4AB6" w:rsidRPr="008A1FC4" w:rsidDel="00285B62">
          <w:delText>to draw imputations</w:delText>
        </w:r>
        <w:r w:rsidR="003F7970" w:rsidRPr="008A1FC4" w:rsidDel="00285B62">
          <w:fldChar w:fldCharType="begin"/>
        </w:r>
      </w:del>
      <w:r w:rsidR="00A64B62" w:rsidRPr="008A1FC4">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del w:id="249" w:author="My Luong Vuong" w:date="2024-05-28T15:52:00Z">
        <w:r w:rsidR="003F7970" w:rsidRPr="008A1FC4" w:rsidDel="00285B62">
          <w:fldChar w:fldCharType="separate"/>
        </w:r>
      </w:del>
      <w:r w:rsidR="00A64B62" w:rsidRPr="008A1FC4">
        <w:rPr>
          <w:noProof/>
        </w:rPr>
        <w:t> [20]</w:t>
      </w:r>
      <w:del w:id="250" w:author="My Luong Vuong" w:date="2024-05-28T15:52:00Z">
        <w:r w:rsidR="003F7970" w:rsidRPr="008A1FC4" w:rsidDel="00285B62">
          <w:fldChar w:fldCharType="end"/>
        </w:r>
        <w:r w:rsidR="00EB2800" w:rsidRPr="008A1FC4" w:rsidDel="00285B62">
          <w:delText>.</w:delText>
        </w:r>
        <w:r w:rsidR="00066B6E" w:rsidRPr="008A1FC4" w:rsidDel="00285B62">
          <w:delText xml:space="preserve"> </w:delText>
        </w:r>
        <w:commentRangeStart w:id="251"/>
        <w:commentRangeStart w:id="252"/>
        <w:r w:rsidR="00C07FA3" w:rsidRPr="008A1FC4" w:rsidDel="00285B62">
          <w:delText xml:space="preserve">All </w:delText>
        </w:r>
        <w:commentRangeStart w:id="253"/>
        <w:commentRangeStart w:id="254"/>
        <w:r w:rsidR="00B4666A" w:rsidRPr="008A1FC4" w:rsidDel="00285B62">
          <w:delText>available patient data</w:delText>
        </w:r>
        <w:r w:rsidR="00C07FA3" w:rsidRPr="008A1FC4" w:rsidDel="00285B62">
          <w:delText xml:space="preserve"> </w:delText>
        </w:r>
        <w:commentRangeEnd w:id="253"/>
        <w:r w:rsidR="00B4666A" w:rsidRPr="008A1FC4" w:rsidDel="00285B62">
          <w:rPr>
            <w:rStyle w:val="CommentReference"/>
          </w:rPr>
          <w:commentReference w:id="253"/>
        </w:r>
      </w:del>
      <w:commentRangeEnd w:id="254"/>
      <w:r w:rsidR="00103583" w:rsidRPr="008A1FC4">
        <w:rPr>
          <w:rStyle w:val="CommentReference"/>
        </w:rPr>
        <w:commentReference w:id="254"/>
      </w:r>
      <w:del w:id="255" w:author="My Luong Vuong" w:date="2024-05-28T15:52:00Z">
        <w:r w:rsidR="00C07FA3" w:rsidRPr="008A1FC4" w:rsidDel="00285B62">
          <w:delText xml:space="preserve">were </w:delText>
        </w:r>
        <w:r w:rsidR="00B4666A" w:rsidRPr="008A1FC4" w:rsidDel="00285B62">
          <w:delText>used to build an</w:delText>
        </w:r>
        <w:r w:rsidR="00C07FA3" w:rsidRPr="008A1FC4" w:rsidDel="00285B62">
          <w:delText xml:space="preserve"> imputation model</w:delText>
        </w:r>
        <w:r w:rsidR="00FA0E43" w:rsidRPr="008A1FC4" w:rsidDel="00285B62">
          <w:fldChar w:fldCharType="begin"/>
        </w:r>
      </w:del>
      <w:r w:rsidR="00A64B62" w:rsidRPr="008A1FC4">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del w:id="256" w:author="My Luong Vuong" w:date="2024-05-28T15:52:00Z">
        <w:r w:rsidR="00FA0E43" w:rsidRPr="008A1FC4" w:rsidDel="00285B62">
          <w:fldChar w:fldCharType="separate"/>
        </w:r>
      </w:del>
      <w:r w:rsidR="00A64B62" w:rsidRPr="008A1FC4">
        <w:rPr>
          <w:noProof/>
        </w:rPr>
        <w:t> [20]</w:t>
      </w:r>
      <w:del w:id="257" w:author="My Luong Vuong" w:date="2024-05-28T15:52:00Z">
        <w:r w:rsidR="00FA0E43" w:rsidRPr="008A1FC4" w:rsidDel="00285B62">
          <w:fldChar w:fldCharType="end"/>
        </w:r>
        <w:r w:rsidR="00CE5DBC" w:rsidRPr="008A1FC4" w:rsidDel="00285B62">
          <w:delText>.</w:delText>
        </w:r>
        <w:r w:rsidR="006F47DA" w:rsidRPr="008A1FC4" w:rsidDel="00285B62">
          <w:delText xml:space="preserve"> </w:delText>
        </w:r>
        <w:commentRangeEnd w:id="251"/>
        <w:r w:rsidR="00B4666A" w:rsidRPr="008A1FC4" w:rsidDel="00285B62">
          <w:rPr>
            <w:rStyle w:val="CommentReference"/>
          </w:rPr>
          <w:commentReference w:id="251"/>
        </w:r>
      </w:del>
      <w:commentRangeEnd w:id="252"/>
      <w:r w:rsidR="00103583" w:rsidRPr="008A1FC4">
        <w:rPr>
          <w:rStyle w:val="CommentReference"/>
        </w:rPr>
        <w:commentReference w:id="252"/>
      </w:r>
      <w:del w:id="258" w:author="My Luong Vuong" w:date="2024-05-28T15:52:00Z">
        <w:r w:rsidR="00241F3A" w:rsidRPr="008A1FC4" w:rsidDel="00285B62">
          <w:rPr>
            <w:strike/>
          </w:rPr>
          <w:delText xml:space="preserve"> </w:delText>
        </w:r>
        <w:commentRangeStart w:id="259"/>
        <w:commentRangeStart w:id="260"/>
        <w:commentRangeStart w:id="261"/>
        <w:r w:rsidR="00A350FF" w:rsidRPr="008A1FC4" w:rsidDel="00285B62">
          <w:rPr>
            <w:strike/>
          </w:rPr>
          <w:delText>The mix</w:delText>
        </w:r>
        <w:r w:rsidR="00217422" w:rsidRPr="008A1FC4" w:rsidDel="00285B62">
          <w:rPr>
            <w:strike/>
          </w:rPr>
          <w:delText>ed</w:delText>
        </w:r>
        <w:r w:rsidR="00A350FF" w:rsidRPr="008A1FC4" w:rsidDel="00285B62">
          <w:rPr>
            <w:strike/>
          </w:rPr>
          <w:delText>-effects</w:delText>
        </w:r>
        <w:r w:rsidR="00112613" w:rsidRPr="008A1FC4" w:rsidDel="00285B62">
          <w:rPr>
            <w:strike/>
          </w:rPr>
          <w:delText xml:space="preserve"> imputation</w:delText>
        </w:r>
        <w:r w:rsidR="00A350FF" w:rsidRPr="008A1FC4" w:rsidDel="00285B62">
          <w:rPr>
            <w:strike/>
          </w:rPr>
          <w:delText xml:space="preserve"> </w:delText>
        </w:r>
        <w:r w:rsidR="00112613" w:rsidRPr="008A1FC4" w:rsidDel="00285B62">
          <w:rPr>
            <w:strike/>
          </w:rPr>
          <w:delText>model</w:delText>
        </w:r>
        <w:r w:rsidR="0017791D" w:rsidRPr="008A1FC4" w:rsidDel="00285B62">
          <w:rPr>
            <w:strike/>
          </w:rPr>
          <w:delText xml:space="preserve"> ha</w:delText>
        </w:r>
        <w:r w:rsidR="00B4666A" w:rsidRPr="008A1FC4" w:rsidDel="00285B62">
          <w:rPr>
            <w:strike/>
          </w:rPr>
          <w:delText>d</w:delText>
        </w:r>
        <w:r w:rsidR="0017791D" w:rsidRPr="008A1FC4" w:rsidDel="00285B62">
          <w:rPr>
            <w:strike/>
          </w:rPr>
          <w:delText xml:space="preserve"> random intercept</w:delText>
        </w:r>
        <w:r w:rsidR="00B4666A" w:rsidRPr="008A1FC4" w:rsidDel="00285B62">
          <w:rPr>
            <w:strike/>
          </w:rPr>
          <w:delText>s</w:delText>
        </w:r>
        <w:r w:rsidR="0017791D" w:rsidRPr="008A1FC4" w:rsidDel="00285B62">
          <w:rPr>
            <w:strike/>
          </w:rPr>
          <w:delText xml:space="preserve"> </w:delText>
        </w:r>
        <w:r w:rsidR="005F6496" w:rsidRPr="008A1FC4" w:rsidDel="00285B62">
          <w:rPr>
            <w:strike/>
          </w:rPr>
          <w:delText xml:space="preserve">introduced by </w:delText>
        </w:r>
        <w:r w:rsidR="00B4666A" w:rsidRPr="008A1FC4" w:rsidDel="00285B62">
          <w:rPr>
            <w:strike/>
          </w:rPr>
          <w:delText>patiend identifier</w:delText>
        </w:r>
        <w:commentRangeStart w:id="262"/>
        <w:commentRangeStart w:id="263"/>
        <w:commentRangeStart w:id="264"/>
        <w:commentRangeEnd w:id="262"/>
        <w:r w:rsidR="00B4666A" w:rsidRPr="008A1FC4" w:rsidDel="00285B62">
          <w:rPr>
            <w:rStyle w:val="CommentReference"/>
            <w:strike/>
          </w:rPr>
          <w:commentReference w:id="262"/>
        </w:r>
      </w:del>
      <w:commentRangeEnd w:id="263"/>
      <w:r w:rsidR="00103583" w:rsidRPr="008A1FC4">
        <w:rPr>
          <w:rStyle w:val="CommentReference"/>
        </w:rPr>
        <w:commentReference w:id="263"/>
      </w:r>
      <w:commentRangeEnd w:id="264"/>
      <w:r w:rsidR="00DE0519" w:rsidRPr="008A1FC4">
        <w:rPr>
          <w:rStyle w:val="CommentReference"/>
        </w:rPr>
        <w:commentReference w:id="264"/>
      </w:r>
      <w:del w:id="265" w:author="My Luong Vuong" w:date="2024-05-28T15:52:00Z">
        <w:r w:rsidR="00F74A6C" w:rsidRPr="008A1FC4" w:rsidDel="00285B62">
          <w:rPr>
            <w:strike/>
          </w:rPr>
          <w:fldChar w:fldCharType="begin"/>
        </w:r>
      </w:del>
      <w:r w:rsidR="00A64B62" w:rsidRPr="008A1FC4">
        <w:rPr>
          <w:strike/>
        </w:rPr>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del w:id="266" w:author="My Luong Vuong" w:date="2024-05-28T15:52:00Z">
        <w:r w:rsidR="00F74A6C" w:rsidRPr="008A1FC4" w:rsidDel="00285B62">
          <w:rPr>
            <w:strike/>
          </w:rPr>
          <w:fldChar w:fldCharType="separate"/>
        </w:r>
      </w:del>
      <w:r w:rsidR="00A64B62" w:rsidRPr="008A1FC4">
        <w:rPr>
          <w:strike/>
          <w:noProof/>
        </w:rPr>
        <w:t> [20]</w:t>
      </w:r>
      <w:del w:id="267" w:author="My Luong Vuong" w:date="2024-05-28T15:52:00Z">
        <w:r w:rsidR="00F74A6C" w:rsidRPr="008A1FC4" w:rsidDel="00285B62">
          <w:rPr>
            <w:strike/>
          </w:rPr>
          <w:fldChar w:fldCharType="end"/>
        </w:r>
        <w:r w:rsidR="002332FA" w:rsidRPr="008A1FC4" w:rsidDel="00285B62">
          <w:rPr>
            <w:strike/>
          </w:rPr>
          <w:delText>.</w:delText>
        </w:r>
        <w:r w:rsidR="00757CE0" w:rsidRPr="008A1FC4" w:rsidDel="00285B62">
          <w:rPr>
            <w:strike/>
          </w:rPr>
          <w:delText xml:space="preserve"> </w:delText>
        </w:r>
        <w:commentRangeEnd w:id="259"/>
        <w:r w:rsidRPr="008A1FC4" w:rsidDel="00285B62">
          <w:rPr>
            <w:rStyle w:val="CommentReference"/>
            <w:strike/>
          </w:rPr>
          <w:commentReference w:id="259"/>
        </w:r>
      </w:del>
      <w:commentRangeEnd w:id="260"/>
      <w:r w:rsidR="00103583" w:rsidRPr="008A1FC4">
        <w:rPr>
          <w:rStyle w:val="CommentReference"/>
        </w:rPr>
        <w:commentReference w:id="260"/>
      </w:r>
      <w:commentRangeEnd w:id="261"/>
      <w:r w:rsidR="00DE0519" w:rsidRPr="008A1FC4">
        <w:rPr>
          <w:rStyle w:val="CommentReference"/>
        </w:rPr>
        <w:commentReference w:id="261"/>
      </w:r>
      <w:commentRangeStart w:id="268"/>
      <w:commentRangeStart w:id="269"/>
      <w:commentRangeStart w:id="270"/>
      <w:del w:id="271" w:author="My Luong Vuong" w:date="2024-05-28T15:52:00Z">
        <w:r w:rsidR="00715E36" w:rsidRPr="008A1FC4" w:rsidDel="00285B62">
          <w:rPr>
            <w:strike/>
          </w:rPr>
          <w:delText>The imputation was performed separately for patients who had CRRT at least once, and patients who did not have CRRT.</w:delText>
        </w:r>
      </w:del>
      <w:r w:rsidR="00A95AD2" w:rsidRPr="008A1FC4">
        <w:t xml:space="preserve"> </w:t>
      </w:r>
      <w:commentRangeEnd w:id="268"/>
      <w:r w:rsidRPr="008A1FC4">
        <w:rPr>
          <w:rStyle w:val="CommentReference"/>
        </w:rPr>
        <w:commentReference w:id="268"/>
      </w:r>
      <w:commentRangeEnd w:id="269"/>
      <w:r w:rsidR="00103583" w:rsidRPr="008A1FC4">
        <w:rPr>
          <w:rStyle w:val="CommentReference"/>
        </w:rPr>
        <w:commentReference w:id="269"/>
      </w:r>
      <w:commentRangeEnd w:id="270"/>
      <w:r w:rsidR="00DE0519" w:rsidRPr="008A1FC4">
        <w:rPr>
          <w:rStyle w:val="CommentReference"/>
        </w:rPr>
        <w:commentReference w:id="270"/>
      </w:r>
      <w:r w:rsidR="00A95AD2" w:rsidRPr="008A1FC4">
        <w:t>Negative</w:t>
      </w:r>
      <w:r w:rsidR="00BA7487">
        <w:t xml:space="preserve"> imputed values</w:t>
      </w:r>
      <w:r w:rsidR="00A95AD2">
        <w:t xml:space="preserve"> of a variable</w:t>
      </w:r>
      <w:r w:rsidR="00BA7487">
        <w:t xml:space="preserve"> were replaced by the </w:t>
      </w:r>
      <w:r>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B83DFB">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B83DFB">
        <w:rPr>
          <w:noProof/>
        </w:rPr>
        <w:t> [20]</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B83DFB">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B83DFB">
        <w:rPr>
          <w:noProof/>
        </w:rPr>
        <w:t> [20]</w:t>
      </w:r>
      <w:r w:rsidR="006B4DB7">
        <w:fldChar w:fldCharType="end"/>
      </w:r>
      <w:r w:rsidR="00C47E46">
        <w:t>.</w:t>
      </w:r>
      <w:r w:rsidR="00791ACD" w:rsidRPr="00E03B11">
        <w:t xml:space="preserve"> </w:t>
      </w:r>
      <w:r w:rsidR="006A6850" w:rsidRPr="00E03B11">
        <w:t>The d</w:t>
      </w:r>
      <w:r w:rsidR="00151998" w:rsidRPr="00E03B11">
        <w:t>elta method was utili</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B83DFB">
        <w:instrText xml:space="preserve"> ADDIN EN.CITE &lt;EndNote&gt;&lt;Cite&gt;&lt;Author&gt;Hosmer&lt;/Author&gt;&lt;Year&gt;2008&lt;/Year&gt;&lt;RecNum&gt;29&lt;/RecNum&gt;&lt;DisplayText&gt; [21]&lt;/DisplayText&gt;&lt;record&gt;&lt;rec-number&gt;29&lt;/rec-number&gt;&lt;foreign-keys&gt;&lt;key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B83DFB">
        <w:rPr>
          <w:noProof/>
        </w:rPr>
        <w:t> [21]</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r w:rsidR="00A91C50" w:rsidRPr="00FA545B">
        <w:rPr>
          <w:i/>
          <w:iCs/>
        </w:rPr>
        <w:t>m</w:t>
      </w:r>
      <w:r w:rsidR="00A91C50" w:rsidRPr="00E03B11">
        <w:t>)</w:t>
      </w:r>
      <w:r w:rsidR="00B22B56" w:rsidRPr="00E03B11">
        <w:t xml:space="preserve"> </w:t>
      </w:r>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B83DFB">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B83DFB">
        <w:rPr>
          <w:noProof/>
        </w:rPr>
        <w:t> [20]</w:t>
      </w:r>
      <w:r w:rsidR="002A1709">
        <w:fldChar w:fldCharType="end"/>
      </w:r>
      <w:r w:rsidR="00462AAC">
        <w:t>.</w:t>
      </w:r>
      <w:r w:rsidR="000A720A">
        <w:t xml:space="preserve"> </w:t>
      </w:r>
      <w:r w:rsidR="002D21CD" w:rsidRPr="00E03B11">
        <w:t>T</w:t>
      </w:r>
      <w:r w:rsidR="007244F4" w:rsidRPr="00E03B11">
        <w:t>he 95% confidence interval</w:t>
      </w:r>
      <w:r w:rsidR="00123A1E" w:rsidRPr="00E03B11">
        <w:t xml:space="preserve"> (CI)</w:t>
      </w:r>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B83DFB">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B83DFB">
        <w:rPr>
          <w:noProof/>
        </w:rPr>
        <w:t> [20]</w:t>
      </w:r>
      <w:r w:rsidR="00013EF8" w:rsidRPr="00E03B11">
        <w:fldChar w:fldCharType="end"/>
      </w:r>
      <w:r w:rsidR="00AF0DD2">
        <w:t>.</w:t>
      </w:r>
    </w:p>
    <w:bookmarkEnd w:id="202"/>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4287EB33" w:rsidR="008A26BD" w:rsidRPr="00E03B11" w:rsidRDefault="008A26BD" w:rsidP="00593CAA">
      <w:bookmarkStart w:id="272" w:name="_Hlk136861958"/>
      <w:r w:rsidRPr="00E03B11">
        <w:t xml:space="preserve">The most </w:t>
      </w:r>
      <w:r w:rsidR="00E44025" w:rsidRPr="00E03B11">
        <w:t xml:space="preserve">parsimonious </w:t>
      </w:r>
      <w:proofErr w:type="spellStart"/>
      <w:r w:rsidRPr="00E03B11">
        <w:t>popPK</w:t>
      </w:r>
      <w:proofErr w:type="spellEnd"/>
      <w:r w:rsidRPr="00E03B11">
        <w:t xml:space="preserve"> model was selected based on a likelihood ratio test at </w:t>
      </w:r>
      <w:commentRangeStart w:id="273"/>
      <w:commentRangeStart w:id="274"/>
      <w:commentRangeStart w:id="275"/>
      <w:r w:rsidRPr="00E03B11">
        <w:t>a 5% significance level (delta objective function value ≥3.84 points, 1 degree of freedom)</w:t>
      </w:r>
      <w:commentRangeEnd w:id="273"/>
      <w:r w:rsidR="00F53D04">
        <w:rPr>
          <w:rStyle w:val="CommentReference"/>
        </w:rPr>
        <w:commentReference w:id="273"/>
      </w:r>
      <w:commentRangeEnd w:id="274"/>
      <w:r w:rsidR="008237B3">
        <w:rPr>
          <w:rStyle w:val="CommentReference"/>
        </w:rPr>
        <w:commentReference w:id="274"/>
      </w:r>
      <w:commentRangeEnd w:id="275"/>
      <w:r w:rsidR="00672E2F">
        <w:rPr>
          <w:rStyle w:val="CommentReference"/>
        </w:rPr>
        <w:commentReference w:id="275"/>
      </w:r>
      <w:r w:rsidRPr="00E03B11">
        <w:t xml:space="preserve">, </w:t>
      </w:r>
      <w:r w:rsidR="006116CB">
        <w:t xml:space="preserve">parameter </w:t>
      </w:r>
      <w:r w:rsidRPr="00E03B11">
        <w:t>precision (95% CI)</w:t>
      </w:r>
      <w:r w:rsidR="00F1531F">
        <w:t>,</w:t>
      </w:r>
      <w:r w:rsidRPr="00E03B11">
        <w:t xml:space="preserve"> and physiological plausibility of</w:t>
      </w:r>
      <w:r w:rsidR="00543ED7" w:rsidRPr="00E03B11">
        <w:t xml:space="preserve"> the</w:t>
      </w:r>
      <w:r w:rsidRPr="00E03B11">
        <w:t xml:space="preserve"> parameter estimates. Additionally, goodness-of-fit plots including population and individual predictions </w:t>
      </w:r>
      <w:r w:rsidRPr="006116CB">
        <w:t>versus</w:t>
      </w:r>
      <w:r w:rsidRPr="00E03B11">
        <w:t xml:space="preserve"> observations, conditional weighted residuals versus time and versus </w:t>
      </w:r>
      <w:r w:rsidR="006A6850" w:rsidRPr="00E03B11">
        <w:t xml:space="preserve">population </w:t>
      </w:r>
      <w:r w:rsidRPr="00E03B11">
        <w:t xml:space="preserve">predictions, </w:t>
      </w:r>
      <w:r w:rsidR="00F1531F">
        <w:t xml:space="preserve">and </w:t>
      </w:r>
      <w:r w:rsidRPr="00E03B11">
        <w:t>prediction-corrected visual predictive check (</w:t>
      </w:r>
      <w:proofErr w:type="spellStart"/>
      <w:r w:rsidRPr="00E03B11">
        <w:t>pcVPC</w:t>
      </w:r>
      <w:proofErr w:type="spellEnd"/>
      <w:r w:rsidRPr="00E03B11">
        <w:t>) plots (n</w:t>
      </w:r>
      <w:r w:rsidR="00FD3AE8">
        <w:t> </w:t>
      </w:r>
      <w:r w:rsidRPr="00E03B11">
        <w:t>=</w:t>
      </w:r>
      <w:r w:rsidR="00FD3AE8">
        <w:t> </w:t>
      </w:r>
      <w:r w:rsidRPr="00E03B11">
        <w:t>1000 simulations) were used</w:t>
      </w:r>
      <w:r w:rsidR="004F5934" w:rsidRPr="00E03B11">
        <w:fldChar w:fldCharType="begin"/>
      </w:r>
      <w:r w:rsidR="00B83DFB">
        <w:instrText xml:space="preserve"> ADDIN EN.CITE &lt;EndNote&gt;&lt;Cite&gt;&lt;Author&gt;Mould&lt;/Author&gt;&lt;Year&gt;2013&lt;/Year&gt;&lt;RecNum&gt;38&lt;/RecNum&gt;&lt;DisplayText&gt; [19]&lt;/DisplayText&gt;&lt;record&gt;&lt;rec-number&gt;38&lt;/rec-number&gt;&lt;foreign-keys&gt;&lt;key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B83DFB">
        <w:rPr>
          <w:noProof/>
        </w:rPr>
        <w:t> [19]</w:t>
      </w:r>
      <w:r w:rsidR="004F5934" w:rsidRPr="00E03B11">
        <w:fldChar w:fldCharType="end"/>
      </w:r>
      <w:r w:rsidR="00E02FD8">
        <w:t>.</w:t>
      </w:r>
      <w:r w:rsidRPr="00E03B11">
        <w:t xml:space="preserve"> </w:t>
      </w:r>
      <w:r w:rsidR="00274553" w:rsidRPr="00E03B11">
        <w:t>Bootstrapping was utili</w:t>
      </w:r>
      <w:r w:rsidR="00E65A71" w:rsidRPr="00E03B11">
        <w:t>s</w:t>
      </w:r>
      <w:r w:rsidR="00274553" w:rsidRPr="00E03B11">
        <w:t>ed 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B83DFB">
        <w:instrText xml:space="preserve"> ADDIN EN.CITE &lt;EndNote&gt;&lt;Cite&gt;&lt;Author&gt;Mould&lt;/Author&gt;&lt;Year&gt;2013&lt;/Year&gt;&lt;RecNum&gt;38&lt;/RecNum&gt;&lt;DisplayText&gt; [19]&lt;/DisplayText&gt;&lt;record&gt;&lt;rec-number&gt;38&lt;/rec-number&gt;&lt;foreign-keys&gt;&lt;key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B83DFB">
        <w:rPr>
          <w:noProof/>
        </w:rPr>
        <w:t> [19]</w:t>
      </w:r>
      <w:r w:rsidR="00FA6FCA" w:rsidRPr="00E03B11">
        <w:fldChar w:fldCharType="end"/>
      </w:r>
      <w:r w:rsidR="00EA472F">
        <w:t>.</w:t>
      </w:r>
    </w:p>
    <w:bookmarkEnd w:id="272"/>
    <w:p w14:paraId="46A177E7" w14:textId="241D66B1" w:rsidR="005750D1" w:rsidRDefault="005750D1" w:rsidP="00593CAA">
      <w:pPr>
        <w:pStyle w:val="Heading2"/>
        <w:rPr>
          <w:rFonts w:eastAsia="Times New Roman"/>
        </w:rPr>
      </w:pPr>
      <w:r w:rsidRPr="00E03B11">
        <w:rPr>
          <w:rFonts w:eastAsia="Times New Roman"/>
        </w:rPr>
        <w:lastRenderedPageBreak/>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276" w:name="_Hlk136861976"/>
      <w:r w:rsidRPr="00344E1F">
        <w:rPr>
          <w:rFonts w:eastAsia="Times New Roman"/>
        </w:rPr>
        <w:t>Selecting dosing regimens for testing</w:t>
      </w:r>
    </w:p>
    <w:p w14:paraId="41370DBA" w14:textId="4E400D74" w:rsidR="00653711" w:rsidRDefault="00F21274" w:rsidP="00F75B5B">
      <w:bookmarkStart w:id="277" w:name="_Hlk136861998"/>
      <w:bookmarkEnd w:id="276"/>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w:t>
      </w:r>
      <w:commentRangeStart w:id="278"/>
      <w:commentRangeStart w:id="279"/>
      <w:commentRangeStart w:id="280"/>
      <w:r w:rsidRPr="00E03B11">
        <w:t xml:space="preserve">These regimens were selected </w:t>
      </w:r>
      <w:r w:rsidR="00010229">
        <w:t>considering</w:t>
      </w:r>
      <w:r w:rsidRPr="00E03B11">
        <w:t xml:space="preserve"> the recommended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from day 2 onwards</w:t>
      </w:r>
      <w:r w:rsidR="006B7C8A" w:rsidRPr="00E03B11">
        <w:t>)</w:t>
      </w:r>
      <w:r w:rsidR="00827944" w:rsidRPr="00827944">
        <w:t xml:space="preserve"> </w:t>
      </w:r>
      <w:r w:rsidR="00C73B92">
        <w:t xml:space="preserve">as </w:t>
      </w:r>
      <w:r w:rsidR="00827944" w:rsidRPr="00827944">
        <w:t>a reference to which other regimens were compared</w:t>
      </w:r>
      <w:commentRangeEnd w:id="278"/>
      <w:r w:rsidR="00F53D04">
        <w:rPr>
          <w:rStyle w:val="CommentReference"/>
        </w:rPr>
        <w:commentReference w:id="278"/>
      </w:r>
      <w:commentRangeEnd w:id="279"/>
      <w:r w:rsidR="00D60C5B">
        <w:rPr>
          <w:rStyle w:val="CommentReference"/>
        </w:rPr>
        <w:commentReference w:id="279"/>
      </w:r>
      <w:commentRangeEnd w:id="280"/>
      <w:r w:rsidR="00C401F8">
        <w:rPr>
          <w:rStyle w:val="CommentReference"/>
        </w:rPr>
        <w:commentReference w:id="280"/>
      </w:r>
      <w:r w:rsidR="00EF7A15">
        <w:t xml:space="preserve">. </w:t>
      </w:r>
      <w:commentRangeStart w:id="281"/>
      <w:commentRangeStart w:id="282"/>
      <w:r w:rsidR="00EF7A15">
        <w:t xml:space="preserve">Dose </w:t>
      </w:r>
      <w:r w:rsidR="00905EB0">
        <w:t>increments</w:t>
      </w:r>
      <w:r w:rsidR="00EF7A15">
        <w:t xml:space="preserve"> </w:t>
      </w:r>
      <w:commentRangeEnd w:id="281"/>
      <w:r w:rsidR="00EF7A15">
        <w:rPr>
          <w:rStyle w:val="CommentReference"/>
        </w:rPr>
        <w:commentReference w:id="281"/>
      </w:r>
      <w:commentRangeEnd w:id="282"/>
      <w:r w:rsidR="00905EB0">
        <w:rPr>
          <w:rStyle w:val="CommentReference"/>
        </w:rPr>
        <w:commentReference w:id="282"/>
      </w:r>
      <w:r w:rsidR="00905EB0">
        <w:t xml:space="preserve">were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1C4009">
        <w:rPr>
          <w:noProof/>
        </w:rPr>
        <w:t> [5]</w:t>
      </w:r>
      <w:r w:rsidR="00E14AD3">
        <w:fldChar w:fldCharType="end"/>
      </w:r>
      <w:r w:rsidR="00CE0F70">
        <w:t>.</w:t>
      </w:r>
      <w:r w:rsidRPr="00E03B11">
        <w:t xml:space="preserve"> </w:t>
      </w:r>
      <w:r w:rsidR="005B428F">
        <w:t xml:space="preserve">Considering a 200 mg </w:t>
      </w:r>
      <w:r w:rsidR="00F730D3">
        <w:t>increment in doses</w:t>
      </w:r>
      <w:commentRangeStart w:id="283"/>
      <w:commentRangeStart w:id="284"/>
      <w:commentRangeEnd w:id="283"/>
      <w:r w:rsidR="004C4ABE">
        <w:rPr>
          <w:rStyle w:val="CommentReference"/>
        </w:rPr>
        <w:commentReference w:id="283"/>
      </w:r>
      <w:commentRangeEnd w:id="284"/>
      <w:r w:rsidR="00F730D3">
        <w:rPr>
          <w:rStyle w:val="CommentReference"/>
        </w:rPr>
        <w:commentReference w:id="284"/>
      </w:r>
      <w:r w:rsidRPr="00E03B11">
        <w:t xml:space="preserve">, we </w:t>
      </w:r>
      <w:r w:rsidR="005B428F">
        <w:t>evaluated</w:t>
      </w:r>
      <w:r w:rsidR="005B428F" w:rsidRPr="00E03B11">
        <w:t xml:space="preserve"> </w:t>
      </w:r>
      <w:r w:rsidRPr="00E03B11">
        <w:t>six</w:t>
      </w:r>
      <w:ins w:id="285" w:author="My Luong Vuong" w:date="2024-05-28T16:03:00Z">
        <w:r w:rsidR="001B09A3">
          <w:t xml:space="preserve"> l</w:t>
        </w:r>
        <w:commentRangeStart w:id="286"/>
        <w:commentRangeStart w:id="287"/>
        <w:commentRangeStart w:id="288"/>
        <w:r w:rsidR="001B09A3">
          <w:t>oading dose</w:t>
        </w:r>
        <w:r w:rsidR="001B09A3" w:rsidRPr="00E03B11">
          <w:t>s</w:t>
        </w:r>
        <w:commentRangeEnd w:id="286"/>
        <w:r w:rsidR="001B09A3">
          <w:rPr>
            <w:rStyle w:val="CommentReference"/>
          </w:rPr>
          <w:commentReference w:id="286"/>
        </w:r>
        <w:commentRangeEnd w:id="287"/>
        <w:r w:rsidR="001B09A3">
          <w:rPr>
            <w:rStyle w:val="CommentReference"/>
          </w:rPr>
          <w:commentReference w:id="287"/>
        </w:r>
      </w:ins>
      <w:commentRangeEnd w:id="288"/>
      <w:r w:rsidR="00E105B2">
        <w:rPr>
          <w:rStyle w:val="CommentReference"/>
        </w:rPr>
        <w:commentReference w:id="288"/>
      </w:r>
      <w:del w:id="289" w:author="My Luong Vuong" w:date="2024-05-28T16:00:00Z">
        <w:r w:rsidRPr="00E03B11" w:rsidDel="00090CA8">
          <w:delText xml:space="preserve"> </w:delText>
        </w:r>
      </w:del>
      <w:commentRangeStart w:id="290"/>
      <w:commentRangeStart w:id="291"/>
      <w:del w:id="292" w:author="My Luong Vuong" w:date="2024-05-28T15:59:00Z">
        <w:r w:rsidR="00C24FA9" w:rsidDel="00151066">
          <w:delText>LD</w:delText>
        </w:r>
        <w:r w:rsidRPr="00E03B11" w:rsidDel="00151066">
          <w:delText>s</w:delText>
        </w:r>
      </w:del>
      <w:commentRangeEnd w:id="290"/>
      <w:r w:rsidR="00672E2F">
        <w:rPr>
          <w:rStyle w:val="CommentReference"/>
        </w:rPr>
        <w:commentReference w:id="290"/>
      </w:r>
      <w:commentRangeEnd w:id="291"/>
      <w:r w:rsidR="00BA6664">
        <w:rPr>
          <w:rStyle w:val="CommentReference"/>
        </w:rPr>
        <w:commentReference w:id="291"/>
      </w:r>
      <w:r w:rsidRPr="00E03B11">
        <w:t xml:space="preserve"> ranging from </w:t>
      </w:r>
      <w:commentRangeStart w:id="293"/>
      <w:commentRangeStart w:id="294"/>
      <w:commentRangeStart w:id="295"/>
      <w:r w:rsidRPr="00E03B11">
        <w:t>800</w:t>
      </w:r>
      <w:r w:rsidR="005B428F">
        <w:t> </w:t>
      </w:r>
      <w:r w:rsidRPr="00E03B11">
        <w:t>mg to 1800</w:t>
      </w:r>
      <w:r w:rsidR="005B428F">
        <w:t> </w:t>
      </w:r>
      <w:r w:rsidRPr="00E03B11">
        <w:t>mg</w:t>
      </w:r>
      <w:r w:rsidR="004A5C49" w:rsidRPr="00E03B11">
        <w:t xml:space="preserve"> </w:t>
      </w:r>
      <w:commentRangeStart w:id="296"/>
      <w:commentRangeStart w:id="297"/>
      <w:commentRangeStart w:id="298"/>
      <w:commentRangeStart w:id="299"/>
      <w:r w:rsidR="00672E2F">
        <w:t xml:space="preserve">on day </w:t>
      </w:r>
      <w:del w:id="300" w:author="Erwin Dreesen" w:date="2024-05-29T23:23:00Z">
        <w:r w:rsidR="00672E2F" w:rsidDel="00FA6F56">
          <w:delText>one</w:delText>
        </w:r>
        <w:r w:rsidR="00672E2F" w:rsidRPr="00E03B11" w:rsidDel="00FA6F56">
          <w:delText xml:space="preserve"> </w:delText>
        </w:r>
      </w:del>
      <w:commentRangeEnd w:id="296"/>
      <w:ins w:id="301" w:author="Erwin Dreesen" w:date="2024-05-29T23:23:00Z">
        <w:r w:rsidR="00FA6F56">
          <w:t>1</w:t>
        </w:r>
        <w:r w:rsidR="00FA6F56" w:rsidRPr="00E03B11">
          <w:t xml:space="preserve"> </w:t>
        </w:r>
      </w:ins>
      <w:r w:rsidR="00672E2F">
        <w:rPr>
          <w:rStyle w:val="CommentReference"/>
        </w:rPr>
        <w:commentReference w:id="296"/>
      </w:r>
      <w:commentRangeEnd w:id="297"/>
      <w:r w:rsidR="000F2E10">
        <w:rPr>
          <w:rStyle w:val="CommentReference"/>
        </w:rPr>
        <w:commentReference w:id="297"/>
      </w:r>
      <w:commentRangeEnd w:id="298"/>
      <w:r w:rsidR="00FA6F56">
        <w:rPr>
          <w:rStyle w:val="CommentReference"/>
        </w:rPr>
        <w:commentReference w:id="298"/>
      </w:r>
      <w:commentRangeEnd w:id="299"/>
      <w:r w:rsidR="0020197E">
        <w:rPr>
          <w:rStyle w:val="CommentReference"/>
        </w:rPr>
        <w:commentReference w:id="299"/>
      </w:r>
      <w:r w:rsidRPr="00E03B11">
        <w:t xml:space="preserve">and three </w:t>
      </w:r>
      <w:ins w:id="302" w:author="My Luong Vuong" w:date="2024-05-28T16:00:00Z">
        <w:r w:rsidR="00C2694C">
          <w:t>maintenance dose</w:t>
        </w:r>
        <w:r w:rsidR="00C2694C" w:rsidRPr="00E03B11">
          <w:t>s</w:t>
        </w:r>
      </w:ins>
      <w:del w:id="303" w:author="My Luong Vuong" w:date="2024-05-28T16:00:00Z">
        <w:r w:rsidR="00B44371" w:rsidDel="00C2694C">
          <w:delText>MD</w:delText>
        </w:r>
        <w:r w:rsidRPr="00E03B11" w:rsidDel="00C2694C">
          <w:delText>s</w:delText>
        </w:r>
      </w:del>
      <w:r w:rsidRPr="00E03B11">
        <w:t xml:space="preserve"> ranging from 400</w:t>
      </w:r>
      <w:r w:rsidR="005B428F">
        <w:t> </w:t>
      </w:r>
      <w:r w:rsidRPr="00E03B11">
        <w:t>mg to 800</w:t>
      </w:r>
      <w:r w:rsidR="005B428F">
        <w:t> </w:t>
      </w:r>
      <w:r w:rsidRPr="00E03B11">
        <w:t>mg</w:t>
      </w:r>
      <w:r w:rsidR="00FE0AB5" w:rsidRPr="00E03B11">
        <w:t xml:space="preserve"> daily</w:t>
      </w:r>
      <w:commentRangeEnd w:id="293"/>
      <w:r w:rsidR="00F53D04">
        <w:rPr>
          <w:rStyle w:val="CommentReference"/>
        </w:rPr>
        <w:commentReference w:id="293"/>
      </w:r>
      <w:commentRangeEnd w:id="294"/>
      <w:r w:rsidR="00794055">
        <w:rPr>
          <w:rStyle w:val="CommentReference"/>
        </w:rPr>
        <w:commentReference w:id="294"/>
      </w:r>
      <w:commentRangeEnd w:id="295"/>
      <w:r w:rsidR="006A262D">
        <w:rPr>
          <w:rStyle w:val="CommentReference"/>
        </w:rPr>
        <w:commentReference w:id="295"/>
      </w:r>
      <w:r w:rsidRPr="00E03B11">
        <w:t>.</w:t>
      </w:r>
      <w:ins w:id="304" w:author="My Luong Vuong" w:date="2024-05-02T16:23:00Z">
        <w:del w:id="305" w:author="Erwin Dreesen" w:date="2024-05-18T21:56:00Z">
          <w:r w:rsidR="000B181D" w:rsidDel="00672E2F">
            <w:delText xml:space="preserve"> </w:delText>
          </w:r>
        </w:del>
      </w:ins>
      <w:r w:rsidR="00CC15F4">
        <w:t xml:space="preserve"> </w:t>
      </w:r>
      <w:r w:rsidR="00672E2F">
        <w:t>W</w:t>
      </w:r>
      <w:r w:rsidR="00CC15F4">
        <w:t xml:space="preserve">e also tested </w:t>
      </w:r>
      <w:r w:rsidR="00672E2F">
        <w:t xml:space="preserve">total body </w:t>
      </w:r>
      <w:r w:rsidR="00F75B5B">
        <w:t xml:space="preserve">weight-based dosing (12 mg/kg </w:t>
      </w:r>
      <w:r w:rsidR="00672E2F">
        <w:t>on day 1, followed by</w:t>
      </w:r>
      <w:r w:rsidR="00F75B5B">
        <w:t xml:space="preserve"> 6 mg/kg</w:t>
      </w:r>
      <w:r w:rsidR="00672E2F">
        <w:t xml:space="preserve"> daily</w:t>
      </w:r>
      <w:del w:id="306" w:author="My Luong Vuong" w:date="2024-05-28T16:01:00Z">
        <w:r w:rsidR="00F75B5B" w:rsidDel="00B84D10">
          <w:delText xml:space="preserve"> </w:delText>
        </w:r>
      </w:del>
      <w:r w:rsidR="00F75B5B">
        <w:t>)</w:t>
      </w:r>
      <w:r w:rsidR="002D364A">
        <w:t>,</w:t>
      </w:r>
      <w:r w:rsidR="007C763F">
        <w:t xml:space="preserve"> which</w:t>
      </w:r>
      <w:ins w:id="307" w:author="My Luong Vuong" w:date="2024-05-02T16:31:00Z">
        <w:r w:rsidR="007C763F">
          <w:t xml:space="preserve"> </w:t>
        </w:r>
      </w:ins>
      <w:ins w:id="308" w:author="My Luong Vuong" w:date="2024-05-28T16:01:00Z">
        <w:r w:rsidR="00D86948">
          <w:t>was suggested in a previous study</w:t>
        </w:r>
      </w:ins>
      <w:del w:id="309" w:author="My Luong Vuong" w:date="2024-05-28T16:01:00Z">
        <w:r w:rsidR="007C763F" w:rsidDel="00D86948">
          <w:delText xml:space="preserve">is suggested in </w:delText>
        </w:r>
        <w:commentRangeStart w:id="310"/>
        <w:commentRangeStart w:id="311"/>
        <w:r w:rsidR="007C763F" w:rsidDel="00D86948">
          <w:delText xml:space="preserve">some </w:delText>
        </w:r>
        <w:commentRangeEnd w:id="310"/>
        <w:r w:rsidR="00672E2F" w:rsidDel="00D86948">
          <w:rPr>
            <w:rStyle w:val="CommentReference"/>
          </w:rPr>
          <w:commentReference w:id="310"/>
        </w:r>
        <w:commentRangeEnd w:id="311"/>
        <w:r w:rsidR="000F2E10" w:rsidDel="00D86948">
          <w:rPr>
            <w:rStyle w:val="CommentReference"/>
          </w:rPr>
          <w:commentReference w:id="311"/>
        </w:r>
        <w:r w:rsidR="007C763F" w:rsidDel="00D86948">
          <w:delText>treatment guidelines</w:delText>
        </w:r>
      </w:del>
      <w:ins w:id="312" w:author="My Luong Vuong" w:date="2024-05-02T16:33:00Z">
        <w:r w:rsidR="00604605">
          <w:t xml:space="preserve"> </w:t>
        </w:r>
      </w:ins>
      <w:r w:rsidR="00184089">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184089">
        <w:fldChar w:fldCharType="separate"/>
      </w:r>
      <w:r w:rsidR="00B83DFB">
        <w:rPr>
          <w:noProof/>
        </w:rPr>
        <w:t> [15]</w:t>
      </w:r>
      <w:r w:rsidR="00184089">
        <w:fldChar w:fldCharType="end"/>
      </w:r>
      <w:ins w:id="313" w:author="My Luong Vuong" w:date="2024-05-02T16:33:00Z">
        <w:r w:rsidR="00B25A1F">
          <w:t>.</w:t>
        </w:r>
      </w:ins>
    </w:p>
    <w:p w14:paraId="37A44674" w14:textId="11E93236" w:rsidR="00B15FE6" w:rsidRPr="00CA5A80" w:rsidRDefault="00B15FE6" w:rsidP="00593CAA">
      <w:pPr>
        <w:pStyle w:val="Heading4"/>
        <w:rPr>
          <w:rFonts w:eastAsia="Times New Roman"/>
        </w:rPr>
      </w:pPr>
      <w:commentRangeStart w:id="314"/>
      <w:commentRangeStart w:id="315"/>
      <w:commentRangeStart w:id="316"/>
      <w:commentRangeStart w:id="317"/>
      <w:r w:rsidRPr="00CA5A80">
        <w:rPr>
          <w:rFonts w:eastAsia="Times New Roman"/>
        </w:rPr>
        <w:t>Creating virtual patient datasets</w:t>
      </w:r>
      <w:commentRangeEnd w:id="314"/>
      <w:r w:rsidR="005F607D">
        <w:rPr>
          <w:rStyle w:val="CommentReference"/>
          <w:rFonts w:eastAsia="Times New Roman" w:cstheme="minorHAnsi"/>
          <w:b w:val="0"/>
          <w:iCs w:val="0"/>
        </w:rPr>
        <w:commentReference w:id="314"/>
      </w:r>
      <w:commentRangeEnd w:id="315"/>
      <w:r w:rsidR="005809DA">
        <w:rPr>
          <w:rStyle w:val="CommentReference"/>
          <w:rFonts w:eastAsia="Times New Roman" w:cstheme="minorHAnsi"/>
          <w:b w:val="0"/>
          <w:iCs w:val="0"/>
        </w:rPr>
        <w:commentReference w:id="315"/>
      </w:r>
      <w:ins w:id="318" w:author="Brüggemann, Roger" w:date="2024-02-23T09:41:00Z">
        <w:del w:id="319" w:author="Erwin Dreesen" w:date="2024-05-29T23:25:00Z">
          <w:r w:rsidR="009D1578" w:rsidDel="007165A8">
            <w:rPr>
              <w:rFonts w:eastAsia="Times New Roman"/>
            </w:rPr>
            <w:delText xml:space="preserve"> </w:delText>
          </w:r>
        </w:del>
      </w:ins>
      <w:commentRangeEnd w:id="316"/>
      <w:r w:rsidR="00B13F36">
        <w:rPr>
          <w:rStyle w:val="CommentReference"/>
          <w:rFonts w:eastAsia="Times New Roman" w:cstheme="minorHAnsi"/>
          <w:b w:val="0"/>
          <w:iCs w:val="0"/>
        </w:rPr>
        <w:commentReference w:id="316"/>
      </w:r>
      <w:commentRangeEnd w:id="317"/>
      <w:r w:rsidR="00045731">
        <w:rPr>
          <w:rStyle w:val="CommentReference"/>
          <w:rFonts w:eastAsia="Times New Roman" w:cstheme="minorHAnsi"/>
          <w:b w:val="0"/>
          <w:iCs w:val="0"/>
        </w:rPr>
        <w:commentReference w:id="317"/>
      </w:r>
    </w:p>
    <w:p w14:paraId="1BA5833F" w14:textId="7DB6CF69" w:rsidR="004E3110" w:rsidRDefault="00DA5903" w:rsidP="00593CAA">
      <w:ins w:id="320" w:author="My Luong Vuong" w:date="2024-05-28T16:12:00Z">
        <w:r w:rsidRPr="00DA5903">
          <w:t xml:space="preserve">Virtual patients were defined exclusively by the covariates retained in the final </w:t>
        </w:r>
        <w:proofErr w:type="spellStart"/>
        <w:r w:rsidRPr="00DA5903">
          <w:t>popPK</w:t>
        </w:r>
        <w:proofErr w:type="spellEnd"/>
        <w:r w:rsidRPr="00DA5903">
          <w:t xml:space="preserve"> model</w:t>
        </w:r>
      </w:ins>
      <w:ins w:id="321" w:author="My Luong Vuong" w:date="2024-05-30T09:30:00Z">
        <w:r w:rsidR="008A1FC4">
          <w:t xml:space="preserve"> (</w:t>
        </w:r>
        <w:commentRangeStart w:id="322"/>
        <w:r w:rsidR="008A1FC4" w:rsidRPr="008A1FC4">
          <w:rPr>
            <w:b/>
            <w:bCs/>
            <w:rPrChange w:id="323" w:author="My Luong Vuong" w:date="2024-05-30T09:30:00Z">
              <w:rPr/>
            </w:rPrChange>
          </w:rPr>
          <w:t>Supplementary Table</w:t>
        </w:r>
      </w:ins>
      <w:commentRangeEnd w:id="322"/>
      <w:ins w:id="324" w:author="My Luong Vuong" w:date="2024-05-30T09:32:00Z">
        <w:r w:rsidR="00D80923">
          <w:rPr>
            <w:rStyle w:val="CommentReference"/>
          </w:rPr>
          <w:commentReference w:id="322"/>
        </w:r>
      </w:ins>
      <w:ins w:id="325" w:author="My Luong Vuong" w:date="2024-05-30T09:30:00Z">
        <w:r w:rsidR="008A1FC4">
          <w:t>)</w:t>
        </w:r>
      </w:ins>
      <w:ins w:id="326" w:author="My Luong Vuong" w:date="2024-05-28T16:12:00Z">
        <w:r w:rsidRPr="00DA5903">
          <w:t xml:space="preserve">. </w:t>
        </w:r>
      </w:ins>
      <w:commentRangeStart w:id="327"/>
      <w:commentRangeStart w:id="328"/>
      <w:commentRangeEnd w:id="327"/>
      <w:del w:id="329" w:author="My Luong Vuong" w:date="2024-05-30T09:30:00Z">
        <w:r w:rsidR="007165A8" w:rsidDel="008A1FC4">
          <w:rPr>
            <w:rStyle w:val="CommentReference"/>
          </w:rPr>
          <w:commentReference w:id="327"/>
        </w:r>
      </w:del>
      <w:commentRangeEnd w:id="328"/>
      <w:r w:rsidR="00C21376">
        <w:rPr>
          <w:rStyle w:val="CommentReference"/>
        </w:rPr>
        <w:commentReference w:id="328"/>
      </w:r>
      <w:ins w:id="330" w:author="My Luong Vuong" w:date="2024-05-28T16:12:00Z">
        <w:r w:rsidRPr="00DA5903">
          <w:t xml:space="preserve">Correlation between the covariates was maintained </w:t>
        </w:r>
        <w:del w:id="331" w:author="Erwin Dreesen" w:date="2024-05-29T23:27:00Z">
          <w:r w:rsidRPr="00DA5903" w:rsidDel="006B40BD">
            <w:delText xml:space="preserve">to be </w:delText>
          </w:r>
        </w:del>
        <w:r w:rsidRPr="00DA5903">
          <w:t xml:space="preserve">similar as in the </w:t>
        </w:r>
      </w:ins>
      <w:ins w:id="332" w:author="My Luong Vuong" w:date="2024-05-30T09:32:00Z">
        <w:r w:rsidR="00D80923">
          <w:t>original modelling</w:t>
        </w:r>
      </w:ins>
      <w:commentRangeStart w:id="333"/>
      <w:ins w:id="334" w:author="My Luong Vuong" w:date="2024-05-28T16:12:00Z">
        <w:r w:rsidRPr="00DA5903">
          <w:t xml:space="preserve"> </w:t>
        </w:r>
      </w:ins>
      <w:commentRangeEnd w:id="333"/>
      <w:r w:rsidR="006B40BD">
        <w:rPr>
          <w:rStyle w:val="CommentReference"/>
        </w:rPr>
        <w:commentReference w:id="333"/>
      </w:r>
      <w:ins w:id="335" w:author="My Luong Vuong" w:date="2024-05-28T16:12:00Z">
        <w:r w:rsidRPr="00DA5903">
          <w:t>dataset. A total of 1000 simulations were performed per virtual patient.</w:t>
        </w:r>
      </w:ins>
      <w:commentRangeStart w:id="336"/>
      <w:commentRangeStart w:id="337"/>
      <w:commentRangeStart w:id="338"/>
      <w:del w:id="339" w:author="My Luong Vuong" w:date="2024-05-28T16:12:00Z">
        <w:r w:rsidR="0054022B" w:rsidDel="00DA5903">
          <w:delText>V</w:delText>
        </w:r>
        <w:r w:rsidR="0054022B" w:rsidRPr="00E03B11" w:rsidDel="00DA5903">
          <w:delText xml:space="preserve">irtual </w:delText>
        </w:r>
        <w:r w:rsidR="0054022B" w:rsidDel="00DA5903">
          <w:delText>patients</w:delText>
        </w:r>
        <w:commentRangeEnd w:id="336"/>
        <w:r w:rsidR="0054022B" w:rsidDel="00DA5903">
          <w:rPr>
            <w:rStyle w:val="CommentReference"/>
          </w:rPr>
          <w:commentReference w:id="336"/>
        </w:r>
        <w:commentRangeEnd w:id="337"/>
        <w:r w:rsidR="0054022B" w:rsidDel="00DA5903">
          <w:rPr>
            <w:rStyle w:val="CommentReference"/>
          </w:rPr>
          <w:commentReference w:id="337"/>
        </w:r>
        <w:commentRangeEnd w:id="338"/>
        <w:r w:rsidR="003171CE" w:rsidDel="00DA5903">
          <w:rPr>
            <w:rStyle w:val="CommentReference"/>
          </w:rPr>
          <w:commentReference w:id="338"/>
        </w:r>
        <w:r w:rsidR="00B15FE6" w:rsidDel="00DA5903">
          <w:delText xml:space="preserve"> </w:delText>
        </w:r>
        <w:r w:rsidR="00B15FE6" w:rsidRPr="00E03B11" w:rsidDel="00DA5903">
          <w:delText xml:space="preserve">were </w:delText>
        </w:r>
        <w:r w:rsidR="00827159" w:rsidDel="00DA5903">
          <w:delText xml:space="preserve">defined </w:delText>
        </w:r>
        <w:r w:rsidR="00EC4271" w:rsidDel="00DA5903">
          <w:delText xml:space="preserve">exclusively by </w:delText>
        </w:r>
        <w:r w:rsidR="00B13F36" w:rsidDel="00DA5903">
          <w:delText>the</w:delText>
        </w:r>
        <w:r w:rsidR="008929D8" w:rsidDel="00DA5903">
          <w:delText xml:space="preserve"> </w:delText>
        </w:r>
        <w:r w:rsidR="00EC4271" w:rsidDel="00DA5903">
          <w:delText>covariates retained in the final popPK model.</w:delText>
        </w:r>
        <w:r w:rsidR="001169CB" w:rsidDel="00DA5903">
          <w:delText xml:space="preserve"> </w:delText>
        </w:r>
        <w:commentRangeStart w:id="340"/>
        <w:commentRangeStart w:id="341"/>
        <w:r w:rsidR="007D08E4" w:rsidRPr="00972DB3" w:rsidDel="00DA5903">
          <w:rPr>
            <w:strike/>
          </w:rPr>
          <w:delText xml:space="preserve">Specifically, </w:delText>
        </w:r>
        <w:r w:rsidR="004A4A3E" w:rsidRPr="00972DB3" w:rsidDel="00DA5903">
          <w:rPr>
            <w:strike/>
          </w:rPr>
          <w:delText xml:space="preserve">each virtual patient dataset </w:delText>
        </w:r>
        <w:r w:rsidR="00421A4F" w:rsidRPr="00972DB3" w:rsidDel="00DA5903">
          <w:rPr>
            <w:strike/>
          </w:rPr>
          <w:delText xml:space="preserve">was constructed with </w:delText>
        </w:r>
        <w:r w:rsidR="00DB2253" w:rsidRPr="00972DB3" w:rsidDel="00DA5903">
          <w:rPr>
            <w:strike/>
          </w:rPr>
          <w:delText xml:space="preserve">a single level </w:delText>
        </w:r>
        <w:r w:rsidR="00CE35A6" w:rsidRPr="00972DB3" w:rsidDel="00DA5903">
          <w:rPr>
            <w:strike/>
          </w:rPr>
          <w:delText>of a categorical covariate</w:delText>
        </w:r>
        <w:r w:rsidR="00CA422D" w:rsidRPr="00972DB3" w:rsidDel="00DA5903">
          <w:rPr>
            <w:strike/>
          </w:rPr>
          <w:delText xml:space="preserve">, </w:delText>
        </w:r>
        <w:r w:rsidR="00A377F2" w:rsidRPr="00972DB3" w:rsidDel="00DA5903">
          <w:rPr>
            <w:strike/>
          </w:rPr>
          <w:delText xml:space="preserve">a </w:delText>
        </w:r>
        <w:r w:rsidR="00D45EB9" w:rsidRPr="00972DB3" w:rsidDel="00DA5903">
          <w:rPr>
            <w:strike/>
          </w:rPr>
          <w:delText xml:space="preserve">to-be-assessed </w:delText>
        </w:r>
        <w:r w:rsidR="00D84E2E" w:rsidRPr="00972DB3" w:rsidDel="00DA5903">
          <w:rPr>
            <w:strike/>
          </w:rPr>
          <w:delText>continuous covariate and</w:delText>
        </w:r>
        <w:r w:rsidR="0016182A" w:rsidRPr="00972DB3" w:rsidDel="00DA5903">
          <w:rPr>
            <w:strike/>
          </w:rPr>
          <w:delText>/or</w:delText>
        </w:r>
        <w:r w:rsidR="00D84E2E" w:rsidRPr="00972DB3" w:rsidDel="00DA5903">
          <w:rPr>
            <w:strike/>
          </w:rPr>
          <w:delText xml:space="preserve"> the remaining </w:delText>
        </w:r>
        <w:r w:rsidR="00E62C24" w:rsidRPr="00972DB3" w:rsidDel="00DA5903">
          <w:rPr>
            <w:strike/>
          </w:rPr>
          <w:delText xml:space="preserve">continuous covariate(s). </w:delText>
        </w:r>
        <w:commentRangeEnd w:id="340"/>
        <w:r w:rsidR="00B13F36" w:rsidRPr="00972DB3" w:rsidDel="00DA5903">
          <w:rPr>
            <w:rStyle w:val="CommentReference"/>
            <w:strike/>
          </w:rPr>
          <w:commentReference w:id="340"/>
        </w:r>
        <w:commentRangeEnd w:id="341"/>
        <w:r w:rsidR="00045731" w:rsidDel="00DA5903">
          <w:rPr>
            <w:rStyle w:val="CommentReference"/>
          </w:rPr>
          <w:commentReference w:id="341"/>
        </w:r>
        <w:commentRangeStart w:id="342"/>
        <w:commentRangeStart w:id="343"/>
        <w:r w:rsidR="00E84D7D" w:rsidRPr="00972DB3" w:rsidDel="00DA5903">
          <w:rPr>
            <w:strike/>
          </w:rPr>
          <w:delText xml:space="preserve">Among </w:delText>
        </w:r>
        <w:r w:rsidR="00221CB3" w:rsidRPr="00972DB3" w:rsidDel="00DA5903">
          <w:rPr>
            <w:strike/>
          </w:rPr>
          <w:delText>these</w:delText>
        </w:r>
        <w:r w:rsidR="00E84D7D" w:rsidRPr="00972DB3" w:rsidDel="00DA5903">
          <w:rPr>
            <w:strike/>
          </w:rPr>
          <w:delText>, t</w:delText>
        </w:r>
        <w:r w:rsidR="004D314E" w:rsidRPr="00972DB3" w:rsidDel="00DA5903">
          <w:rPr>
            <w:strike/>
          </w:rPr>
          <w:delText xml:space="preserve">he </w:delText>
        </w:r>
        <w:r w:rsidR="006347D2" w:rsidRPr="00972DB3" w:rsidDel="00DA5903">
          <w:rPr>
            <w:strike/>
          </w:rPr>
          <w:delText xml:space="preserve">to-be-assessed covariate </w:delText>
        </w:r>
        <w:r w:rsidR="00C2290F" w:rsidRPr="00972DB3" w:rsidDel="00DA5903">
          <w:rPr>
            <w:strike/>
          </w:rPr>
          <w:delText>consisted of unique values spanning</w:delText>
        </w:r>
        <w:r w:rsidR="00E84D7D" w:rsidRPr="00972DB3" w:rsidDel="00DA5903">
          <w:rPr>
            <w:strike/>
          </w:rPr>
          <w:delText xml:space="preserve"> its entire observed range at a reasonable </w:delText>
        </w:r>
        <w:r w:rsidR="00FE5717" w:rsidRPr="00972DB3" w:rsidDel="00DA5903">
          <w:rPr>
            <w:strike/>
          </w:rPr>
          <w:delText>step size</w:delText>
        </w:r>
        <w:r w:rsidR="00E84D7D" w:rsidRPr="00972DB3" w:rsidDel="00DA5903">
          <w:rPr>
            <w:strike/>
          </w:rPr>
          <w:delText xml:space="preserve"> of 5 to 10 units</w:delText>
        </w:r>
        <w:r w:rsidR="002500E8" w:rsidRPr="00972DB3" w:rsidDel="00DA5903">
          <w:rPr>
            <w:strike/>
          </w:rPr>
          <w:delText>.</w:delText>
        </w:r>
        <w:r w:rsidR="002500E8" w:rsidDel="00DA5903">
          <w:delText xml:space="preserve"> </w:delText>
        </w:r>
        <w:commentRangeEnd w:id="342"/>
        <w:r w:rsidR="00B13F36" w:rsidDel="00DA5903">
          <w:rPr>
            <w:rStyle w:val="CommentReference"/>
          </w:rPr>
          <w:commentReference w:id="342"/>
        </w:r>
        <w:commentRangeEnd w:id="343"/>
        <w:r w:rsidR="00D36237" w:rsidDel="00DA5903">
          <w:rPr>
            <w:rStyle w:val="CommentReference"/>
          </w:rPr>
          <w:commentReference w:id="343"/>
        </w:r>
        <w:commentRangeStart w:id="344"/>
        <w:commentRangeStart w:id="345"/>
        <w:commentRangeStart w:id="346"/>
        <w:r w:rsidR="008244CC" w:rsidDel="00DA5903">
          <w:delText>Each of these unique values was then assigned 100</w:delText>
        </w:r>
        <w:r w:rsidR="00571D3D" w:rsidDel="00DA5903">
          <w:delText xml:space="preserve"> different</w:delText>
        </w:r>
        <w:r w:rsidR="008244CC" w:rsidDel="00DA5903">
          <w:delText xml:space="preserve"> </w:delText>
        </w:r>
        <w:r w:rsidR="0085080E" w:rsidDel="00DA5903">
          <w:delText xml:space="preserve">values sampled from the population empirical </w:delText>
        </w:r>
        <w:r w:rsidR="006A226C" w:rsidDel="00DA5903">
          <w:delText xml:space="preserve">cumulative </w:delText>
        </w:r>
        <w:r w:rsidR="0085080E" w:rsidDel="00DA5903">
          <w:delText>distribution</w:delText>
        </w:r>
        <w:r w:rsidR="00815B0E" w:rsidDel="00DA5903">
          <w:delText xml:space="preserve"> function</w:delText>
        </w:r>
        <w:r w:rsidR="002D1B9A" w:rsidDel="00DA5903">
          <w:delText xml:space="preserve"> (eCDF)</w:delText>
        </w:r>
        <w:r w:rsidR="00815B0E" w:rsidDel="00DA5903">
          <w:delText xml:space="preserve"> </w:delText>
        </w:r>
        <w:r w:rsidR="0085080E" w:rsidDel="00DA5903">
          <w:delText>of the remaining covariates</w:delText>
        </w:r>
        <w:r w:rsidR="00450323" w:rsidDel="00DA5903">
          <w:fldChar w:fldCharType="begin"/>
        </w:r>
      </w:del>
      <w:r w:rsidR="00A64B62">
        <w:instrText xml:space="preserve"> ADDIN EN.CITE &lt;EndNote&gt;&lt;Cite&gt;&lt;Author&gt;Azriel&lt;/Author&gt;&lt;Year&gt;2015&lt;/Year&gt;&lt;RecNum&gt;82&lt;/RecNum&gt;&lt;DisplayText&gt; [22]&lt;/DisplayText&gt;&lt;record&gt;&lt;rec-number&gt;82&lt;/rec-number&gt;&lt;foreign-keys&gt;&lt;key app="EN" db-id="xred9e5sg009pcetsepxtfs0dwxsa5rzvawx" timestamp="1714722758"&gt;82&lt;/key&gt;&lt;/foreign-keys&gt;&lt;ref-type name="Journal Article"&gt;17&lt;/ref-type&gt;&lt;contributors&gt;&lt;authors&gt;&lt;author&gt;Azriel, D.&lt;/author&gt;&lt;author&gt;Schwartzman, A.&lt;/author&gt;&lt;/authors&gt;&lt;/contributors&gt;&lt;auth-address&gt;Lecturer at the Faculty of Industrial Engineering and Management, Technion - Israel Institute of Technology, Haifa 32000, Israel, and Postdoctoral Research Associate in the Department of Statistics of the Wharton School of the University of Pennsylvania, 3730 Walnut Street, Philadelphia, PA 19104.&amp;#xD;Associate Professor at the Department of Statistics, North Carolina State University, Raleigh, NC 27695.&lt;/auth-address&gt;&lt;titles&gt;&lt;title&gt;The Empirical Distribution of a Large Number of Correlated Normal Variables&lt;/title&gt;&lt;secondary-title&gt;J Am Stat Assoc&lt;/secondary-title&gt;&lt;/titles&gt;&lt;periodical&gt;&lt;full-title&gt;J Am Stat Assoc&lt;/full-title&gt;&lt;/periodical&gt;&lt;pages&gt;1217-1228&lt;/pages&gt;&lt;volume&gt;110&lt;/volume&gt;&lt;number&gt;511&lt;/number&gt;&lt;edition&gt;20140925&lt;/edition&gt;&lt;keywords&gt;&lt;keyword&gt;asymptotic approximation&lt;/keyword&gt;&lt;keyword&gt;dependent random variables&lt;/keyword&gt;&lt;keyword&gt;empirical null&lt;/keyword&gt;&lt;keyword&gt;factor analysis&lt;/keyword&gt;&lt;keyword&gt;high dimensional data&lt;/keyword&gt;&lt;keyword&gt;strong correlation&lt;/keyword&gt;&lt;/keywords&gt;&lt;dates&gt;&lt;year&gt;2015&lt;/year&gt;&lt;pub-dates&gt;&lt;date&gt;Sep 1&lt;/date&gt;&lt;/pub-dates&gt;&lt;/dates&gt;&lt;isbn&gt;0162-1459 (Print)&amp;#xD;0162-1459&lt;/isbn&gt;&lt;accession-num&gt;26858467&lt;/accession-num&gt;&lt;urls&gt;&lt;/urls&gt;&lt;custom2&gt;PMC4742377&lt;/custom2&gt;&lt;custom6&gt;NIHMS628938&lt;/custom6&gt;&lt;electronic-resource-num&gt;10.1080/01621459.2014.958156&lt;/electronic-resource-num&gt;&lt;remote-database-provider&gt;NLM&lt;/remote-database-provider&gt;&lt;language&gt;eng&lt;/language&gt;&lt;/record&gt;&lt;/Cite&gt;&lt;/EndNote&gt;</w:instrText>
      </w:r>
      <w:del w:id="347" w:author="My Luong Vuong" w:date="2024-05-28T16:12:00Z">
        <w:r w:rsidR="00450323" w:rsidDel="00DA5903">
          <w:fldChar w:fldCharType="separate"/>
        </w:r>
      </w:del>
      <w:r w:rsidR="00A64B62">
        <w:rPr>
          <w:noProof/>
        </w:rPr>
        <w:t> [22]</w:t>
      </w:r>
      <w:del w:id="348" w:author="My Luong Vuong" w:date="2024-05-28T16:12:00Z">
        <w:r w:rsidR="00450323" w:rsidDel="00DA5903">
          <w:fldChar w:fldCharType="end"/>
        </w:r>
        <w:commentRangeEnd w:id="344"/>
        <w:r w:rsidR="00B13F36" w:rsidDel="00DA5903">
          <w:rPr>
            <w:rStyle w:val="CommentReference"/>
          </w:rPr>
          <w:commentReference w:id="344"/>
        </w:r>
        <w:commentRangeEnd w:id="345"/>
        <w:r w:rsidR="00D36237" w:rsidDel="00DA5903">
          <w:rPr>
            <w:rStyle w:val="CommentReference"/>
          </w:rPr>
          <w:commentReference w:id="345"/>
        </w:r>
      </w:del>
      <w:commentRangeEnd w:id="346"/>
      <w:r w:rsidR="006B40BD">
        <w:rPr>
          <w:rStyle w:val="CommentReference"/>
        </w:rPr>
        <w:commentReference w:id="346"/>
      </w:r>
      <w:del w:id="349" w:author="My Luong Vuong" w:date="2024-05-28T16:12:00Z">
        <w:r w:rsidR="0085080E" w:rsidDel="00DA5903">
          <w:delText>.</w:delText>
        </w:r>
        <w:r w:rsidR="0073671E" w:rsidDel="00DA5903">
          <w:delText xml:space="preserve"> </w:delText>
        </w:r>
        <w:commentRangeStart w:id="350"/>
        <w:commentRangeStart w:id="351"/>
        <w:r w:rsidR="00B84915" w:rsidRPr="00B84915" w:rsidDel="00DA5903">
          <w:delText>Correlation between covariates was considered in creating these datasets.</w:delText>
        </w:r>
        <w:r w:rsidR="00B84915" w:rsidDel="00DA5903">
          <w:delText xml:space="preserve"> </w:delText>
        </w:r>
        <w:commentRangeEnd w:id="350"/>
        <w:r w:rsidR="00B13F36" w:rsidDel="00DA5903">
          <w:rPr>
            <w:rStyle w:val="CommentReference"/>
          </w:rPr>
          <w:commentReference w:id="350"/>
        </w:r>
        <w:commentRangeEnd w:id="351"/>
        <w:r w:rsidR="00D36237" w:rsidDel="00DA5903">
          <w:rPr>
            <w:rStyle w:val="CommentReference"/>
          </w:rPr>
          <w:commentReference w:id="351"/>
        </w:r>
        <w:r w:rsidR="004F73E3" w:rsidRPr="004F73E3" w:rsidDel="00DA5903">
          <w:delText>A total of 1000 simulations were performed per virtual patient.</w:delText>
        </w:r>
      </w:del>
    </w:p>
    <w:p w14:paraId="69A9B794" w14:textId="5D6AD1A4" w:rsidR="00F74989" w:rsidRPr="00CA5A80" w:rsidRDefault="00F74989" w:rsidP="00593CAA">
      <w:pPr>
        <w:pStyle w:val="Heading4"/>
        <w:rPr>
          <w:rFonts w:eastAsia="Times New Roman"/>
        </w:rPr>
      </w:pPr>
      <w:bookmarkStart w:id="352" w:name="_Hlk136862017"/>
      <w:bookmarkEnd w:id="277"/>
      <w:r w:rsidRPr="00CA5A80">
        <w:rPr>
          <w:rFonts w:eastAsia="Times New Roman"/>
        </w:rPr>
        <w:t>Criteria for evaluating dosing regimens</w:t>
      </w:r>
    </w:p>
    <w:p w14:paraId="7218710E" w14:textId="30FEE9A3" w:rsidR="005E3036" w:rsidRDefault="006E430D" w:rsidP="00593CAA">
      <w:r w:rsidRPr="006E430D">
        <w:t>A dosing regimen was considered inclusive</w:t>
      </w:r>
      <w:r w:rsidR="00727D7B">
        <w:t xml:space="preserve"> </w:t>
      </w:r>
      <w:r w:rsidRPr="006E430D">
        <w:t xml:space="preserve">if it </w:t>
      </w:r>
      <w:commentRangeStart w:id="353"/>
      <w:commentRangeStart w:id="354"/>
      <w:r w:rsidRPr="006E430D">
        <w:t xml:space="preserve">resulted in clinically acceptable </w:t>
      </w:r>
      <w:r w:rsidR="004C767F">
        <w:t xml:space="preserve">PKPD </w:t>
      </w:r>
      <w:r w:rsidR="00224ABE">
        <w:t>probability of target attainment (</w:t>
      </w:r>
      <w:r w:rsidR="00224ABE" w:rsidRPr="00E03B11">
        <w:t>PTA</w:t>
      </w:r>
      <w:r w:rsidR="00224ABE">
        <w:t>)</w:t>
      </w:r>
      <w:r w:rsidR="00742C88">
        <w:t xml:space="preserve">for every virtual </w:t>
      </w:r>
      <w:commentRangeEnd w:id="353"/>
      <w:r w:rsidR="0085514F">
        <w:rPr>
          <w:rStyle w:val="CommentReference"/>
        </w:rPr>
        <w:commentReference w:id="353"/>
      </w:r>
      <w:commentRangeEnd w:id="354"/>
      <w:r w:rsidR="00D5157C">
        <w:rPr>
          <w:rStyle w:val="CommentReference"/>
        </w:rPr>
        <w:commentReference w:id="354"/>
      </w:r>
      <w:r w:rsidR="00742C88">
        <w:t xml:space="preserve">patient, irrespective of their </w:t>
      </w:r>
      <w:r w:rsidR="00547597">
        <w:t>place in the population distribution of covariate</w:t>
      </w:r>
      <w:r w:rsidRPr="006E430D">
        <w:t>.</w:t>
      </w:r>
      <w:r w:rsidR="00766900">
        <w:t xml:space="preserve"> </w:t>
      </w:r>
      <w:commentRangeStart w:id="355"/>
      <w:commentRangeStart w:id="356"/>
      <w:commentRangeStart w:id="357"/>
      <w:r w:rsidR="00093820" w:rsidRPr="00E03B11">
        <w:t xml:space="preserve">A </w:t>
      </w:r>
      <w:r w:rsidR="00BB7FA2">
        <w:t>PTA</w:t>
      </w:r>
      <w:r w:rsidR="00093820" w:rsidRPr="00E03B11">
        <w:t xml:space="preserve"> of ≥90% was considered clinically acceptable, as suggested by the European Medicines Agency</w:t>
      </w:r>
      <w:r w:rsidR="00093820" w:rsidRPr="00B06240">
        <w:fldChar w:fldCharType="begin"/>
      </w:r>
      <w:r w:rsidR="005A3D30">
        <w:instrText xml:space="preserve"> ADDIN EN.CITE &lt;EndNote&gt;&lt;Cite&gt;&lt;Author&gt;Committee for Medicinal Products for Human Use (CHMP)&lt;/Author&gt;&lt;Year&gt;2016&lt;/Year&gt;&lt;RecNum&gt;32&lt;/RecNum&gt;&lt;DisplayText&gt; [22]&lt;/DisplayText&gt;&lt;record&gt;&lt;rec-number&gt;32&lt;/rec-number&gt;&lt;foreign-keys&gt;&lt;key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5A3D30">
        <w:rPr>
          <w:noProof/>
        </w:rPr>
        <w:t> [22]</w:t>
      </w:r>
      <w:r w:rsidR="00093820" w:rsidRPr="00B06240">
        <w:fldChar w:fldCharType="end"/>
      </w:r>
      <w:r w:rsidR="00093820">
        <w:t>.</w:t>
      </w:r>
      <w:r w:rsidR="000B0EF4">
        <w:t xml:space="preserve"> </w:t>
      </w:r>
      <w:commentRangeEnd w:id="355"/>
      <w:r w:rsidR="00550077">
        <w:t xml:space="preserve">The </w:t>
      </w:r>
      <w:r w:rsidR="00CF6500">
        <w:rPr>
          <w:rStyle w:val="CommentReference"/>
        </w:rPr>
        <w:commentReference w:id="355"/>
      </w:r>
      <w:commentRangeEnd w:id="356"/>
      <w:r w:rsidR="0018402E">
        <w:rPr>
          <w:rStyle w:val="CommentReference"/>
        </w:rPr>
        <w:commentReference w:id="356"/>
      </w:r>
      <w:commentRangeEnd w:id="357"/>
      <w:r w:rsidR="006A6B4D">
        <w:rPr>
          <w:rStyle w:val="CommentReference"/>
        </w:rPr>
        <w:commentReference w:id="357"/>
      </w:r>
      <w:r w:rsidR="009C0588">
        <w:t>ad</w:t>
      </w:r>
      <w:r w:rsidR="003900CA">
        <w:t>equacy of the</w:t>
      </w:r>
      <w:r w:rsidR="00986C44">
        <w:t xml:space="preserve"> </w:t>
      </w:r>
      <w:ins w:id="358" w:author="My Luong Vuong" w:date="2024-05-28T16:14:00Z">
        <w:r w:rsidR="004156A5" w:rsidRPr="004156A5">
          <w:t>loading dose</w:t>
        </w:r>
        <w:r w:rsidR="004156A5" w:rsidRPr="004156A5" w:rsidDel="004156A5">
          <w:t xml:space="preserve"> </w:t>
        </w:r>
      </w:ins>
      <w:del w:id="359" w:author="My Luong Vuong" w:date="2024-05-28T16:14:00Z">
        <w:r w:rsidR="00324767" w:rsidDel="004156A5">
          <w:delText>LD</w:delText>
        </w:r>
        <w:r w:rsidR="00986C44" w:rsidDel="004156A5">
          <w:delText xml:space="preserve"> </w:delText>
        </w:r>
      </w:del>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ins w:id="360" w:author="My Luong Vuong" w:date="2024-05-28T16:15:00Z">
        <w:r w:rsidR="00EF3394" w:rsidRPr="00EF3394">
          <w:t>maintenance dose</w:t>
        </w:r>
        <w:r w:rsidR="00EF3394" w:rsidRPr="00EF3394" w:rsidDel="00EF3394">
          <w:t xml:space="preserve"> </w:t>
        </w:r>
      </w:ins>
      <w:del w:id="361" w:author="My Luong Vuong" w:date="2024-05-28T16:15:00Z">
        <w:r w:rsidR="00C001B3" w:rsidDel="00EF3394">
          <w:delText>MD</w:delText>
        </w:r>
        <w:r w:rsidR="00766900" w:rsidRPr="00766900" w:rsidDel="00EF3394">
          <w:delText xml:space="preserve"> </w:delText>
        </w:r>
      </w:del>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5E3036">
        <w:t> </w:t>
      </w:r>
      <w:r w:rsidR="00766900" w:rsidRPr="00766900">
        <w:t>[9].</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2C7E54A2" w:rsidR="007E3AB8" w:rsidRDefault="00EB4685" w:rsidP="007E3AB8">
      <w:commentRangeStart w:id="362"/>
      <w:commentRangeStart w:id="363"/>
      <w:r w:rsidRPr="00E03B11">
        <w:t xml:space="preserve">The </w:t>
      </w:r>
      <w:r w:rsidR="00D47329">
        <w:t xml:space="preserve">fluconazole </w:t>
      </w:r>
      <w:r w:rsidR="004B596A" w:rsidRPr="00E03B11">
        <w:t>AUC</w:t>
      </w:r>
      <w:r w:rsidR="004B596A" w:rsidRPr="00E03B11">
        <w:rPr>
          <w:vertAlign w:val="subscript"/>
        </w:rPr>
        <w:t>0-24</w:t>
      </w:r>
      <w:ins w:id="364" w:author="My Luong Vuong" w:date="2024-05-03T10:33:00Z">
        <w:r w:rsidR="00137C30">
          <w:rPr>
            <w:vertAlign w:val="subscript"/>
          </w:rPr>
          <w:t xml:space="preserve"> </w:t>
        </w:r>
      </w:ins>
      <w:del w:id="365" w:author="My Luong Vuong" w:date="2024-05-03T10:33:00Z">
        <w:r w:rsidR="007B172C" w:rsidRPr="00E03B11" w:rsidDel="00671D20">
          <w:rPr>
            <w:vertAlign w:val="subscript"/>
          </w:rPr>
          <w:delText xml:space="preserve"> </w:delText>
        </w:r>
      </w:del>
      <w:commentRangeStart w:id="366"/>
      <w:commentRangeStart w:id="367"/>
      <w:ins w:id="368" w:author="My Luong Vuong" w:date="2024-05-03T10:33:00Z">
        <w:del w:id="369" w:author="Erwin Dreesen" w:date="2024-05-18T22:08:00Z">
          <w:r w:rsidR="00671D20" w:rsidDel="00B13F36">
            <w:delText xml:space="preserve">for the </w:delText>
          </w:r>
        </w:del>
      </w:ins>
      <w:ins w:id="370" w:author="My Luong Vuong" w:date="2024-05-07T15:44:00Z">
        <w:del w:id="371" w:author="Erwin Dreesen" w:date="2024-05-18T22:08:00Z">
          <w:r w:rsidR="00D450EC" w:rsidDel="00B13F36">
            <w:delText>whole</w:delText>
          </w:r>
        </w:del>
      </w:ins>
      <w:ins w:id="372" w:author="My Luong Vuong" w:date="2024-05-03T10:33:00Z">
        <w:del w:id="373" w:author="Erwin Dreesen" w:date="2024-05-18T22:08:00Z">
          <w:r w:rsidR="00671D20" w:rsidDel="00B13F36">
            <w:delText xml:space="preserve"> 14 days</w:delText>
          </w:r>
          <w:r w:rsidR="00E44475" w:rsidDel="00B13F36">
            <w:delText xml:space="preserve"> </w:delText>
          </w:r>
        </w:del>
      </w:ins>
      <w:commentRangeEnd w:id="366"/>
      <w:del w:id="374" w:author="Erwin Dreesen" w:date="2024-05-18T22:08:00Z">
        <w:r w:rsidR="00B13F36" w:rsidDel="00B13F36">
          <w:rPr>
            <w:rStyle w:val="CommentReference"/>
          </w:rPr>
          <w:commentReference w:id="366"/>
        </w:r>
      </w:del>
      <w:commentRangeEnd w:id="367"/>
      <w:r w:rsidR="00BF5D28">
        <w:rPr>
          <w:rStyle w:val="CommentReference"/>
        </w:rPr>
        <w:commentReference w:id="367"/>
      </w:r>
      <w:del w:id="375" w:author="My Luong Vuong" w:date="2024-05-03T10:33:00Z">
        <w:r w:rsidR="00D47329" w:rsidDel="00671D20">
          <w:delText>w</w:delText>
        </w:r>
      </w:del>
      <w:ins w:id="376" w:author="My Luong Vuong" w:date="2024-05-03T10:33:00Z">
        <w:r w:rsidR="00671D20">
          <w:t>w</w:t>
        </w:r>
      </w:ins>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 xml:space="preserve">using the </w:t>
      </w:r>
      <w:proofErr w:type="spellStart"/>
      <w:r w:rsidR="00D47329">
        <w:t>popPK</w:t>
      </w:r>
      <w:proofErr w:type="spellEnd"/>
      <w:r w:rsidR="00D47329">
        <w:t xml:space="preserve"> model</w:t>
      </w:r>
      <w:r w:rsidR="004B596A" w:rsidRPr="00E03B11">
        <w:t>.</w:t>
      </w:r>
      <w:r w:rsidR="00785566">
        <w:t xml:space="preserve"> </w:t>
      </w:r>
      <w:commentRangeEnd w:id="362"/>
      <w:r w:rsidR="00CD39F8">
        <w:rPr>
          <w:rStyle w:val="CommentReference"/>
        </w:rPr>
        <w:commentReference w:id="362"/>
      </w:r>
      <w:commentRangeEnd w:id="363"/>
      <w:r w:rsidR="009C1940">
        <w:rPr>
          <w:rStyle w:val="CommentReference"/>
        </w:rPr>
        <w:commentReference w:id="363"/>
      </w:r>
      <w:r w:rsidR="00610131">
        <w:t xml:space="preserve">A </w:t>
      </w:r>
      <w:r w:rsidR="00610131" w:rsidRPr="00E03B11">
        <w:t>fluconazole</w:t>
      </w:r>
      <w:r w:rsidR="00610131">
        <w:t xml:space="preserve"> unbound</w:t>
      </w:r>
      <w:r w:rsidR="00610131" w:rsidRPr="00E03B11">
        <w:t xml:space="preserve"> fraction of 89%</w:t>
      </w:r>
      <w:r w:rsidR="00610131">
        <w:t xml:space="preserve"> was considered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1C4009">
        <w:rPr>
          <w:noProof/>
        </w:rPr>
        <w:t> [5]</w:t>
      </w:r>
      <w:r w:rsidR="00610131" w:rsidRPr="00E03B11">
        <w:fldChar w:fldCharType="end"/>
      </w:r>
      <w:r w:rsidR="00610131">
        <w:t xml:space="preserve">. </w:t>
      </w:r>
      <w:commentRangeStart w:id="377"/>
      <w:commentRangeStart w:id="378"/>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taking into account the </w:t>
      </w:r>
      <w:commentRangeStart w:id="379"/>
      <w:r w:rsidR="00001CFF">
        <w:t xml:space="preserve">non-species specific susceptibility breakpoint </w:t>
      </w:r>
      <w:r w:rsidR="00610131">
        <w:t>of</w:t>
      </w:r>
      <w:r w:rsidR="00001CFF">
        <w:t xml:space="preserve"> 2</w:t>
      </w:r>
      <w:r w:rsidR="00610131">
        <w:t> </w:t>
      </w:r>
      <w:r w:rsidR="00001CFF">
        <w:t>mg/L</w:t>
      </w:r>
      <w:r w:rsidR="00C36D63">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B83DFB">
        <w:rPr>
          <w:noProof/>
        </w:rPr>
        <w:t> [8]</w:t>
      </w:r>
      <w:r w:rsidR="00C36D63">
        <w:fldChar w:fldCharType="end"/>
      </w:r>
      <w:commentRangeEnd w:id="379"/>
      <w:r w:rsidR="0085514F">
        <w:rPr>
          <w:rStyle w:val="CommentReference"/>
        </w:rPr>
        <w:commentReference w:id="379"/>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B83DFB">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B83DFB">
        <w:rPr>
          <w:noProof/>
        </w:rPr>
        <w:t> [8]</w:t>
      </w:r>
      <w:r w:rsidR="00880179">
        <w:fldChar w:fldCharType="end"/>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lastRenderedPageBreak/>
        <w:t>w</w:t>
      </w:r>
      <w:r w:rsidR="004F6CBB" w:rsidRPr="00E03B11">
        <w:t xml:space="preserve">as </w:t>
      </w:r>
      <w:r w:rsidR="00610131">
        <w:t xml:space="preserve">considered as </w:t>
      </w:r>
      <w:r w:rsidR="004F6CBB" w:rsidRPr="00E03B11">
        <w:t>the threshold for toxicity</w:t>
      </w:r>
      <w:ins w:id="380" w:author="Microsoft Office User" w:date="2024-02-19T00:42:00Z">
        <w:r w:rsidR="0085514F">
          <w:t xml:space="preserve"> with exposures above this value considered unacceptable </w:t>
        </w:r>
      </w:ins>
      <w:r w:rsidR="004F6CBB"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4F6CBB" w:rsidRPr="00E03B11">
        <w:fldChar w:fldCharType="separate"/>
      </w:r>
      <w:r w:rsidR="00B83DFB">
        <w:rPr>
          <w:noProof/>
        </w:rPr>
        <w:t> [10, 11]</w:t>
      </w:r>
      <w:r w:rsidR="004F6CBB" w:rsidRPr="00E03B11">
        <w:fldChar w:fldCharType="end"/>
      </w:r>
      <w:r w:rsidR="00710CEB">
        <w:t>.</w:t>
      </w:r>
      <w:commentRangeEnd w:id="377"/>
      <w:r w:rsidR="00776FBA">
        <w:rPr>
          <w:rStyle w:val="CommentReference"/>
        </w:rPr>
        <w:commentReference w:id="377"/>
      </w:r>
      <w:commentRangeEnd w:id="378"/>
      <w:r w:rsidR="00A81016">
        <w:rPr>
          <w:rStyle w:val="CommentReference"/>
        </w:rPr>
        <w:commentReference w:id="378"/>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02E696CA" w14:textId="6B62657C" w:rsidR="00D11A0F" w:rsidRDefault="0000186A" w:rsidP="00D11A0F">
      <w:r>
        <w:t>T</w:t>
      </w:r>
      <w:r w:rsidR="00EB4685" w:rsidRPr="00E03B11">
        <w:t>he</w:t>
      </w:r>
      <w:r w:rsidR="00B429DC">
        <w:t xml:space="preserve"> 14-day</w:t>
      </w:r>
      <w:r w:rsidR="00EB4685" w:rsidRPr="00E03B11">
        <w:t xml:space="preserve"> standard and </w:t>
      </w:r>
      <w:r>
        <w:t xml:space="preserve">identified </w:t>
      </w:r>
      <w:commentRangeStart w:id="381"/>
      <w:commentRangeStart w:id="382"/>
      <w:commentRangeStart w:id="383"/>
      <w:r w:rsidR="00EB4685" w:rsidRPr="00E03B11">
        <w:t xml:space="preserve">optimised inclusive dosing </w:t>
      </w:r>
      <w:commentRangeEnd w:id="381"/>
      <w:r w:rsidR="0085514F">
        <w:rPr>
          <w:rStyle w:val="CommentReference"/>
        </w:rPr>
        <w:commentReference w:id="381"/>
      </w:r>
      <w:commentRangeEnd w:id="382"/>
      <w:r w:rsidR="00FD78FC">
        <w:rPr>
          <w:rStyle w:val="CommentReference"/>
        </w:rPr>
        <w:commentReference w:id="382"/>
      </w:r>
      <w:commentRangeEnd w:id="383"/>
      <w:r w:rsidR="002D3F81">
        <w:rPr>
          <w:rStyle w:val="CommentReference"/>
        </w:rPr>
        <w:commentReference w:id="383"/>
      </w:r>
      <w:r w:rsidR="00EB4685" w:rsidRPr="00E03B11">
        <w:t>regimens were compared in terms of population-level PTA</w:t>
      </w:r>
      <w:r w:rsidR="002755AD">
        <w:t xml:space="preserve"> and drug</w:t>
      </w:r>
      <w:r w:rsidR="00EB4685" w:rsidRPr="00E03B11">
        <w:t xml:space="preserve"> exposure. </w:t>
      </w:r>
      <w:commentRangeStart w:id="384"/>
      <w:commentRangeStart w:id="385"/>
      <w:r w:rsidR="00953A4B">
        <w:t>Therefore, a</w:t>
      </w:r>
      <w:r w:rsidR="00953A4B" w:rsidRPr="00E03B11">
        <w:t xml:space="preserve"> population of 1000 virtual patients was created</w:t>
      </w:r>
      <w:r w:rsidR="00953A4B">
        <w:t xml:space="preserve"> considering</w:t>
      </w:r>
      <w:r w:rsidR="00953A4B" w:rsidRPr="00E03B11">
        <w:t xml:space="preserve"> </w:t>
      </w:r>
      <w:r w:rsidR="002912AC">
        <w:t xml:space="preserve">the </w:t>
      </w:r>
      <w:r w:rsidR="00953A4B" w:rsidRPr="00E03B11">
        <w:t>proportion</w:t>
      </w:r>
      <w:r w:rsidR="00953A4B">
        <w:t>s</w:t>
      </w:r>
      <w:r w:rsidR="00953A4B" w:rsidRPr="00E03B11">
        <w:t xml:space="preserve"> of categorical covariates</w:t>
      </w:r>
      <w:r w:rsidR="00953A4B">
        <w:t xml:space="preserve"> and distributions of continuous covariates to correspond to</w:t>
      </w:r>
      <w:r w:rsidR="00953A4B" w:rsidRPr="00E03B11">
        <w:t xml:space="preserve"> the meta-analysis</w:t>
      </w:r>
      <w:r w:rsidR="00953A4B" w:rsidRPr="00E03B11" w:rsidDel="00A75629">
        <w:t xml:space="preserve"> </w:t>
      </w:r>
      <w:r w:rsidR="00953A4B" w:rsidRPr="00E03B11">
        <w:t>dataset</w:t>
      </w:r>
      <w:commentRangeEnd w:id="384"/>
      <w:r w:rsidR="00953A4B">
        <w:rPr>
          <w:rStyle w:val="CommentReference"/>
        </w:rPr>
        <w:commentReference w:id="384"/>
      </w:r>
      <w:commentRangeEnd w:id="385"/>
      <w:r w:rsidR="00990FE1">
        <w:rPr>
          <w:rStyle w:val="CommentReference"/>
        </w:rPr>
        <w:commentReference w:id="385"/>
      </w:r>
      <w:r w:rsidR="00953A4B" w:rsidRPr="00E03B11">
        <w:t>.</w:t>
      </w:r>
      <w:r w:rsidR="00EF6C09" w:rsidRPr="00E03B11">
        <w:t xml:space="preserve"> </w:t>
      </w:r>
      <w:commentRangeStart w:id="386"/>
      <w:commentRangeStart w:id="387"/>
      <w:r w:rsidR="00BA3D50">
        <w:t xml:space="preserve">Specifically, </w:t>
      </w:r>
      <w:r w:rsidR="006E1F6C">
        <w:t>c</w:t>
      </w:r>
      <w:r w:rsidR="00BA3D50" w:rsidRPr="00E03B11">
        <w:t xml:space="preserve">ontinuous </w:t>
      </w:r>
      <w:r w:rsidR="006E5B06" w:rsidRPr="00E03B11">
        <w:t xml:space="preserve">covariate values were randomly </w:t>
      </w:r>
      <w:r w:rsidR="005A38A2">
        <w:t>sampled</w:t>
      </w:r>
      <w:r w:rsidR="005A38A2" w:rsidRPr="00E03B11">
        <w:t xml:space="preserve"> </w:t>
      </w:r>
      <w:r w:rsidR="006E5B06" w:rsidRPr="00E03B11">
        <w:t>from the</w:t>
      </w:r>
      <w:r w:rsidR="002F1382">
        <w:t>ir</w:t>
      </w:r>
      <w:r w:rsidR="006E5B06" w:rsidRPr="00E03B11">
        <w:t xml:space="preserve"> </w:t>
      </w:r>
      <w:ins w:id="388" w:author="My Luong Vuong" w:date="2024-05-28T16:16:00Z">
        <w:r w:rsidR="00DD66AD" w:rsidRPr="00DD66AD">
          <w:t>empirical cumulative distribution functions</w:t>
        </w:r>
        <w:r w:rsidR="00DD66AD" w:rsidRPr="00DD66AD" w:rsidDel="00DD66AD">
          <w:t xml:space="preserve"> </w:t>
        </w:r>
      </w:ins>
      <w:del w:id="389" w:author="My Luong Vuong" w:date="2024-05-28T16:16:00Z">
        <w:r w:rsidR="005A38A2" w:rsidDel="00DD66AD">
          <w:delText>eCDF</w:delText>
        </w:r>
        <w:r w:rsidR="00187BAF" w:rsidDel="00DD66AD">
          <w:delText>s</w:delText>
        </w:r>
        <w:r w:rsidR="006E5B06" w:rsidRPr="00E03B11" w:rsidDel="00DD66AD">
          <w:delText xml:space="preserve"> </w:delText>
        </w:r>
      </w:del>
      <w:r w:rsidR="00EB4C07">
        <w:t>in the dataset</w:t>
      </w:r>
      <w:r w:rsidR="00886B47" w:rsidRPr="00E03B11">
        <w:fldChar w:fldCharType="begin"/>
      </w:r>
      <w:r w:rsidR="005A3D30">
        <w:instrText xml:space="preserve"> ADDIN EN.CITE &lt;EndNote&gt;&lt;Cite&gt;&lt;Author&gt;Ramachandran&lt;/Author&gt;&lt;Year&gt;2021&lt;/Year&gt;&lt;RecNum&gt;47&lt;/RecNum&gt;&lt;DisplayText&gt; [23]&lt;/DisplayText&gt;&lt;record&gt;&lt;rec-number&gt;47&lt;/rec-number&gt;&lt;foreign-keys&gt;&lt;key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5A3D30">
        <w:rPr>
          <w:noProof/>
        </w:rPr>
        <w:t> [23]</w:t>
      </w:r>
      <w:r w:rsidR="00886B47" w:rsidRPr="00E03B11">
        <w:fldChar w:fldCharType="end"/>
      </w:r>
      <w:commentRangeEnd w:id="386"/>
      <w:r w:rsidR="00FB135B">
        <w:rPr>
          <w:rStyle w:val="CommentReference"/>
        </w:rPr>
        <w:commentReference w:id="386"/>
      </w:r>
      <w:commentRangeEnd w:id="387"/>
      <w:r w:rsidR="00A043ED">
        <w:rPr>
          <w:rStyle w:val="CommentReference"/>
        </w:rPr>
        <w:commentReference w:id="387"/>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352"/>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5CCAA05C" w:rsidR="00110745" w:rsidRDefault="00412F80" w:rsidP="00593CAA">
      <w:pPr>
        <w:rPr>
          <w:b/>
          <w:bCs/>
          <w:sz w:val="28"/>
          <w:szCs w:val="28"/>
        </w:rPr>
      </w:pPr>
      <w:bookmarkStart w:id="390"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r w:rsidR="009248EC">
        <w:t>T</w:t>
      </w:r>
      <w:r w:rsidR="005460A5"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686259">
        <w:t>was</w:t>
      </w:r>
      <w:r w:rsidR="00686259" w:rsidRPr="00E03B11">
        <w:t xml:space="preserve"> </w:t>
      </w:r>
      <w:r w:rsidR="00913EE7" w:rsidRPr="00E03B11">
        <w:t>used for this purpose</w:t>
      </w:r>
      <w:r w:rsidR="00106AB2" w:rsidRPr="00E03B11">
        <w:t xml:space="preserve">, while </w:t>
      </w:r>
      <w:r w:rsidR="005460A5" w:rsidRPr="00E03B11">
        <w:t xml:space="preserve">the </w:t>
      </w:r>
      <w:r w:rsidR="00106AB2" w:rsidRPr="00E03B11">
        <w:rPr>
          <w:i/>
          <w:iCs/>
        </w:rPr>
        <w:t>mice</w:t>
      </w:r>
      <w:r w:rsidR="00106AB2" w:rsidRPr="00E03B11">
        <w:t xml:space="preserve"> package was used to perform multiple imputation</w:t>
      </w:r>
      <w:r w:rsidR="004A6898" w:rsidRPr="00E03B11">
        <w:fldChar w:fldCharType="begin"/>
      </w:r>
      <w:r w:rsidR="005A3D30">
        <w:instrText xml:space="preserve"> ADDIN EN.CITE &lt;EndNote&gt;&lt;Cite&gt;&lt;Author&gt;Buuren&lt;/Author&gt;&lt;Year&gt;2018&lt;/Year&gt;&lt;RecNum&gt;26&lt;/RecNum&gt;&lt;DisplayText&gt; [20,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5A3D30">
        <w:rPr>
          <w:noProof/>
        </w:rPr>
        <w:t> [20, 24]</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5A3D30">
        <w:instrText xml:space="preserve"> ADDIN EN.CITE &lt;EndNote&gt;&lt;Cite&gt;&lt;Author&gt;Keizer&lt;/Author&gt;&lt;Year&gt;2013&lt;/Year&gt;&lt;RecNum&gt;35&lt;/RecNum&gt;&lt;DisplayText&gt; [25]&lt;/DisplayText&gt;&lt;record&gt;&lt;rec-number&gt;35&lt;/rec-number&gt;&lt;foreign-keys&gt;&lt;key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5A3D30">
        <w:rPr>
          <w:noProof/>
        </w:rPr>
        <w:t> [25]</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12221E">
        <w:t xml:space="preserve"> and the code for </w:t>
      </w:r>
      <w:r w:rsidR="00644069">
        <w:t>generating</w:t>
      </w:r>
      <w:r w:rsidR="0012221E">
        <w:t xml:space="preserve"> the virtual population</w:t>
      </w:r>
      <w:r w:rsidR="00A95ACC" w:rsidRPr="00E03B11">
        <w:t xml:space="preserve"> </w:t>
      </w:r>
      <w:r w:rsidR="00E271DB">
        <w:t>are</w:t>
      </w:r>
      <w:r w:rsidR="00E271DB" w:rsidRPr="00E03B11">
        <w:t xml:space="preserve"> </w:t>
      </w:r>
      <w:r w:rsidR="00612626" w:rsidRPr="00E03B11">
        <w:t xml:space="preserve">available in </w:t>
      </w:r>
      <w:r w:rsidR="00CF068A" w:rsidRPr="00E03B11">
        <w:t xml:space="preserve">the </w:t>
      </w:r>
      <w:commentRangeStart w:id="391"/>
      <w:commentRangeStart w:id="392"/>
      <w:r w:rsidR="00CF068A" w:rsidRPr="00A72BCD">
        <w:rPr>
          <w:b/>
          <w:bCs/>
        </w:rPr>
        <w:t>Supplementary Code</w:t>
      </w:r>
      <w:r w:rsidR="00CF068A" w:rsidRPr="00E03B11">
        <w:t>.</w:t>
      </w:r>
      <w:commentRangeEnd w:id="391"/>
      <w:r w:rsidR="00CF068A">
        <w:rPr>
          <w:rStyle w:val="CommentReference"/>
        </w:rPr>
        <w:commentReference w:id="391"/>
      </w:r>
      <w:bookmarkEnd w:id="390"/>
      <w:commentRangeEnd w:id="392"/>
      <w:r w:rsidR="00355E0F">
        <w:rPr>
          <w:rStyle w:val="CommentReference"/>
        </w:rPr>
        <w:commentReference w:id="392"/>
      </w:r>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42155FAF" w:rsidR="00BF6CF3" w:rsidRPr="00E05CF4" w:rsidRDefault="00BF6CF3" w:rsidP="00593CAA">
      <w:bookmarkStart w:id="393" w:name="_Hlk136862086"/>
      <w:r w:rsidRPr="00E03B11">
        <w:t xml:space="preserve">Eight clinical centres </w:t>
      </w:r>
      <w:del w:id="394" w:author="My Luong Vuong" w:date="2024-05-28T16:19:00Z">
        <w:r w:rsidRPr="00E03B11" w:rsidDel="00791E05">
          <w:delText xml:space="preserve">worldwide </w:delText>
        </w:r>
      </w:del>
      <w:r w:rsidR="0085514F">
        <w:t xml:space="preserve">from </w:t>
      </w:r>
      <w:r w:rsidR="00226097">
        <w:t>4</w:t>
      </w:r>
      <w:r w:rsidR="0085514F">
        <w:t xml:space="preserve"> c</w:t>
      </w:r>
      <w:ins w:id="395" w:author="Microsoft Office User" w:date="2024-02-19T00:45:00Z">
        <w:r w:rsidR="0085514F">
          <w:t>ountries</w:t>
        </w:r>
        <w:r w:rsidR="0085514F" w:rsidRPr="00E03B11">
          <w:t xml:space="preserve"> </w:t>
        </w:r>
      </w:ins>
      <w:r w:rsidRPr="00E03B11">
        <w:t xml:space="preserve">shared data from a total of 177 </w:t>
      </w:r>
      <w:ins w:id="396" w:author="Microsoft Office User" w:date="2024-02-19T00:45:00Z">
        <w:r w:rsidR="0085514F">
          <w:t xml:space="preserve">ICU </w:t>
        </w:r>
      </w:ins>
      <w:r w:rsidRPr="00E03B11">
        <w:t xml:space="preserve">patients </w:t>
      </w:r>
      <w:r w:rsidR="0052675C">
        <w:t>treated with</w:t>
      </w:r>
      <w:r w:rsidR="009248EC">
        <w:t xml:space="preserve"> IV fluconazole</w:t>
      </w:r>
      <w:del w:id="397" w:author="Microsoft Office User" w:date="2024-02-19T00:45:00Z">
        <w:r w:rsidR="002B2118" w:rsidDel="0085514F">
          <w:delText xml:space="preserve"> in the ICU</w:delText>
        </w:r>
      </w:del>
      <w:r w:rsidRPr="00E03B11">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5A3D30">
        <w:instrText xml:space="preserve"> ADDIN EN.CITE </w:instrText>
      </w:r>
      <w:r w:rsidR="005A3D30">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5A3D30">
        <w:instrText xml:space="preserve"> ADDIN EN.CITE.DATA </w:instrText>
      </w:r>
      <w:r w:rsidR="005A3D30">
        <w:fldChar w:fldCharType="end"/>
      </w:r>
      <w:r w:rsidRPr="00E03B11">
        <w:fldChar w:fldCharType="separate"/>
      </w:r>
      <w:r w:rsidR="005A3D30">
        <w:rPr>
          <w:noProof/>
        </w:rPr>
        <w:t> [12-15, 26-29]</w:t>
      </w:r>
      <w:r w:rsidRPr="00E03B11">
        <w:fldChar w:fldCharType="end"/>
      </w:r>
      <w:r w:rsidR="005A1AC0">
        <w:t>.</w:t>
      </w:r>
      <w:r w:rsidRPr="00E03B11">
        <w:t xml:space="preserve"> </w:t>
      </w:r>
      <w:r w:rsidR="0052675C">
        <w:t>Patient</w:t>
      </w:r>
      <w:r w:rsidRPr="00E03B11">
        <w:t xml:space="preserve"> characteristics are </w:t>
      </w:r>
      <w:r w:rsidR="009248EC">
        <w:t>summarised</w:t>
      </w:r>
      <w:r w:rsidR="009248EC" w:rsidRPr="00E03B11">
        <w:t xml:space="preserve"> </w:t>
      </w:r>
      <w:r w:rsidRPr="00E03B11">
        <w:t xml:space="preserve">in </w:t>
      </w:r>
      <w:r w:rsidRPr="00CA5A80">
        <w:rPr>
          <w:b/>
          <w:bCs/>
        </w:rPr>
        <w:t>Table</w:t>
      </w:r>
      <w:r w:rsidR="00BB0AD2">
        <w:rPr>
          <w:b/>
          <w:bCs/>
        </w:rPr>
        <w:t> </w:t>
      </w:r>
      <w:r w:rsidRPr="00CA5A80">
        <w:rPr>
          <w:b/>
          <w:bCs/>
        </w:rPr>
        <w:t>1</w:t>
      </w:r>
      <w:r w:rsidRPr="00E03B11">
        <w:t xml:space="preserve">. </w:t>
      </w:r>
      <w:r w:rsidR="009248EC">
        <w:t>Patient</w:t>
      </w:r>
      <w:r w:rsidR="0052675C">
        <w:t>s</w:t>
      </w:r>
      <w:r w:rsidR="009248EC">
        <w:t xml:space="preserve"> contributed</w:t>
      </w:r>
      <w:r w:rsidRPr="00E03B11">
        <w:t xml:space="preserve"> 1616 </w:t>
      </w:r>
      <w:r w:rsidR="009248EC">
        <w:t xml:space="preserve">total fluconazole </w:t>
      </w:r>
      <w:r w:rsidRPr="00E03B11">
        <w:t xml:space="preserve">plasma concentrations, </w:t>
      </w:r>
      <w:commentRangeStart w:id="398"/>
      <w:r w:rsidRPr="00E03B11">
        <w:t xml:space="preserve"> </w:t>
      </w:r>
      <w:commentRangeStart w:id="399"/>
      <w:commentRangeStart w:id="400"/>
      <w:r w:rsidR="008D5C79">
        <w:t>with</w:t>
      </w:r>
      <w:r w:rsidR="00184492">
        <w:t xml:space="preserve"> a median </w:t>
      </w:r>
      <w:r w:rsidR="00BA5C69">
        <w:t xml:space="preserve">of </w:t>
      </w:r>
      <w:r w:rsidR="00FE6C7C">
        <w:t xml:space="preserve">7 </w:t>
      </w:r>
      <w:r w:rsidR="003E595D">
        <w:t>concentrations</w:t>
      </w:r>
      <w:r w:rsidR="00FE6C7C">
        <w:t xml:space="preserve"> </w:t>
      </w:r>
      <w:r w:rsidR="007D3F01">
        <w:t>per</w:t>
      </w:r>
      <w:r w:rsidR="00FE6C7C">
        <w:t xml:space="preserve"> patient</w:t>
      </w:r>
      <w:r w:rsidR="008D5C79">
        <w:t xml:space="preserve"> </w:t>
      </w:r>
      <w:commentRangeEnd w:id="399"/>
      <w:r w:rsidR="0085514F">
        <w:rPr>
          <w:rStyle w:val="CommentReference"/>
        </w:rPr>
        <w:commentReference w:id="399"/>
      </w:r>
      <w:commentRangeEnd w:id="400"/>
      <w:commentRangeEnd w:id="398"/>
      <w:r w:rsidR="00845A6D">
        <w:rPr>
          <w:rStyle w:val="CommentReference"/>
        </w:rPr>
        <w:commentReference w:id="400"/>
      </w:r>
      <w:r w:rsidR="00B10E38">
        <w:rPr>
          <w:rStyle w:val="CommentReference"/>
        </w:rPr>
        <w:commentReference w:id="398"/>
      </w:r>
      <w:r w:rsidRPr="00E03B11">
        <w:t>.</w:t>
      </w:r>
      <w:r w:rsidR="000673C3">
        <w:t xml:space="preserve"> None of the concentrations were below the lower limit of quantification.</w:t>
      </w:r>
      <w:r w:rsidRPr="00E03B11">
        <w:t xml:space="preserve"> </w:t>
      </w:r>
      <w:r w:rsidR="00C01CA6">
        <w:t xml:space="preserve">Body </w:t>
      </w:r>
      <w:r w:rsidR="00C01CA6" w:rsidRPr="007B176B">
        <w:t>weight</w:t>
      </w:r>
      <w:r w:rsidR="00C26E94">
        <w:t>s at ICU admission</w:t>
      </w:r>
      <w:r w:rsidR="00FA0048" w:rsidRPr="007B176B">
        <w:t xml:space="preserve"> range</w:t>
      </w:r>
      <w:r w:rsidR="00C26E94">
        <w:t>d</w:t>
      </w:r>
      <w:r w:rsidR="00FA0048" w:rsidRPr="007B176B">
        <w:t xml:space="preserve"> </w:t>
      </w:r>
      <w:commentRangeStart w:id="401"/>
      <w:commentRangeStart w:id="402"/>
      <w:r w:rsidR="00FA0048" w:rsidRPr="007B176B">
        <w:t>from 34</w:t>
      </w:r>
      <w:r w:rsidR="00C26E94">
        <w:t> kg</w:t>
      </w:r>
      <w:r w:rsidR="00FA0048" w:rsidRPr="007B176B">
        <w:t xml:space="preserve"> </w:t>
      </w:r>
      <w:commentRangeEnd w:id="401"/>
      <w:r w:rsidR="009C36C6">
        <w:rPr>
          <w:rStyle w:val="CommentReference"/>
        </w:rPr>
        <w:commentReference w:id="401"/>
      </w:r>
      <w:commentRangeEnd w:id="402"/>
      <w:r w:rsidR="004D368C">
        <w:rPr>
          <w:rStyle w:val="CommentReference"/>
        </w:rPr>
        <w:commentReference w:id="402"/>
      </w:r>
      <w:r w:rsidR="00FA0048" w:rsidRPr="007B176B">
        <w:t>to 142</w:t>
      </w:r>
      <w:r w:rsidR="00C26E94">
        <w:t> </w:t>
      </w:r>
      <w:r w:rsidR="00FA0048" w:rsidRPr="007B176B">
        <w:t>kg</w:t>
      </w:r>
      <w:r w:rsidR="00C26E94">
        <w:t>,</w:t>
      </w:r>
      <w:r w:rsidR="00FA0048" w:rsidRPr="007B176B">
        <w:t xml:space="preserve"> while </w:t>
      </w:r>
      <w:proofErr w:type="spellStart"/>
      <w:r w:rsidR="00FA0048" w:rsidRPr="007B176B">
        <w:t>eGFR</w:t>
      </w:r>
      <w:r w:rsidR="00FA0048" w:rsidRPr="007B176B">
        <w:rPr>
          <w:vertAlign w:val="subscript"/>
        </w:rPr>
        <w:t>CKD</w:t>
      </w:r>
      <w:proofErr w:type="spellEnd"/>
      <w:r w:rsidR="00C26E94">
        <w:rPr>
          <w:vertAlign w:val="subscript"/>
        </w:rPr>
        <w:t>-</w:t>
      </w:r>
      <w:r w:rsidR="00FA0048" w:rsidRPr="007B176B">
        <w:rPr>
          <w:vertAlign w:val="subscript"/>
        </w:rPr>
        <w:t>EPI</w:t>
      </w:r>
      <w:r w:rsidR="00FA0048" w:rsidRPr="007B176B">
        <w:t xml:space="preserve"> </w:t>
      </w:r>
      <w:r w:rsidR="00682AD7">
        <w:t xml:space="preserve">when </w:t>
      </w:r>
      <w:r w:rsidR="000B60B6">
        <w:t>not receiving</w:t>
      </w:r>
      <w:r w:rsidR="000B60B6" w:rsidDel="000B60B6">
        <w:t xml:space="preserve"> </w:t>
      </w:r>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r w:rsidR="001F4CBE">
        <w:t>Body weights were missing</w:t>
      </w:r>
      <w:r w:rsidR="00DB4CD8">
        <w:t xml:space="preserve"> in </w:t>
      </w:r>
      <w:r w:rsidR="00C77259">
        <w:t>2</w:t>
      </w:r>
      <w:r w:rsidR="004739AE">
        <w:t>.</w:t>
      </w:r>
      <w:r w:rsidR="00C77259">
        <w:t>8</w:t>
      </w:r>
      <w:r w:rsidR="004739AE">
        <w:t xml:space="preserve">% </w:t>
      </w:r>
      <w:r w:rsidR="00F846E2">
        <w:t>of</w:t>
      </w:r>
      <w:r w:rsidR="00EC0656">
        <w:t xml:space="preserve"> </w:t>
      </w:r>
      <w:commentRangeStart w:id="403"/>
      <w:commentRangeStart w:id="404"/>
      <w:commentRangeStart w:id="405"/>
      <w:r w:rsidR="00EC0656">
        <w:t xml:space="preserve">the </w:t>
      </w:r>
      <w:commentRangeEnd w:id="403"/>
      <w:r w:rsidR="00C82483">
        <w:t>cohort</w:t>
      </w:r>
      <w:r w:rsidR="00EC0656">
        <w:rPr>
          <w:rStyle w:val="CommentReference"/>
        </w:rPr>
        <w:commentReference w:id="403"/>
      </w:r>
      <w:commentRangeEnd w:id="404"/>
      <w:r w:rsidR="00EC0656">
        <w:rPr>
          <w:rStyle w:val="CommentReference"/>
        </w:rPr>
        <w:commentReference w:id="404"/>
      </w:r>
      <w:commentRangeEnd w:id="405"/>
      <w:r w:rsidR="00274161">
        <w:rPr>
          <w:rStyle w:val="CommentReference"/>
        </w:rPr>
        <w:commentReference w:id="405"/>
      </w:r>
      <w:r w:rsidR="00EC0656">
        <w:t>.</w:t>
      </w:r>
      <w:r w:rsidR="00201009">
        <w:t xml:space="preserve"> </w:t>
      </w:r>
      <w:commentRangeStart w:id="406"/>
      <w:commentRangeStart w:id="407"/>
      <w:commentRangeStart w:id="408"/>
      <w:commentRangeStart w:id="409"/>
      <w:r w:rsidR="00353270">
        <w:t xml:space="preserve">CRRT </w:t>
      </w:r>
      <w:commentRangeEnd w:id="406"/>
      <w:r w:rsidR="00F147E9">
        <w:t>information was available for all patients,</w:t>
      </w:r>
      <w:r w:rsidR="005A4FAE">
        <w:t xml:space="preserve"> with</w:t>
      </w:r>
      <w:r w:rsidR="00F147E9">
        <w:t xml:space="preserve"> </w:t>
      </w:r>
      <w:r w:rsidR="00353270">
        <w:rPr>
          <w:rStyle w:val="CommentReference"/>
        </w:rPr>
        <w:commentReference w:id="406"/>
      </w:r>
      <w:commentRangeEnd w:id="407"/>
      <w:r w:rsidR="00EA2624">
        <w:rPr>
          <w:rStyle w:val="CommentReference"/>
        </w:rPr>
        <w:commentReference w:id="407"/>
      </w:r>
      <w:r w:rsidR="00F147E9">
        <w:t xml:space="preserve">19.2% of </w:t>
      </w:r>
      <w:r w:rsidR="004164B9">
        <w:t>whom had CRRT</w:t>
      </w:r>
      <w:r w:rsidR="00F147E9">
        <w:t xml:space="preserve"> </w:t>
      </w:r>
      <w:r w:rsidR="006E7BDC">
        <w:t>at least once during their treatment period.</w:t>
      </w:r>
      <w:r w:rsidR="00CF5A9A">
        <w:t xml:space="preserve"> </w:t>
      </w:r>
      <w:commentRangeEnd w:id="408"/>
      <w:r w:rsidR="006D2188">
        <w:rPr>
          <w:rStyle w:val="CommentReference"/>
        </w:rPr>
        <w:commentReference w:id="408"/>
      </w:r>
      <w:commentRangeEnd w:id="409"/>
      <w:r w:rsidR="004D13D6">
        <w:rPr>
          <w:rStyle w:val="CommentReference"/>
        </w:rPr>
        <w:commentReference w:id="409"/>
      </w:r>
      <w:commentRangeStart w:id="410"/>
      <w:commentRangeStart w:id="411"/>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commentRangeStart w:id="412"/>
      <w:commentRangeStart w:id="413"/>
      <w:r w:rsidR="00B725AF">
        <w:t>only in 40.7</w:t>
      </w:r>
      <w:commentRangeEnd w:id="412"/>
      <w:r w:rsidR="00B725AF">
        <w:rPr>
          <w:rStyle w:val="CommentReference"/>
        </w:rPr>
        <w:commentReference w:id="412"/>
      </w:r>
      <w:commentRangeEnd w:id="413"/>
      <w:r w:rsidR="00686D68">
        <w:rPr>
          <w:rStyle w:val="CommentReference"/>
        </w:rPr>
        <w:commentReference w:id="413"/>
      </w:r>
      <w:commentRangeStart w:id="414"/>
      <w:commentRangeStart w:id="415"/>
      <w:commentRangeStart w:id="416"/>
      <w:r w:rsidR="00CF5A9A">
        <w:t xml:space="preserve">% of the dosing </w:t>
      </w:r>
      <w:commentRangeStart w:id="417"/>
      <w:commentRangeStart w:id="418"/>
      <w:r w:rsidR="00CF5A9A">
        <w:t>intervals</w:t>
      </w:r>
      <w:commentRangeEnd w:id="414"/>
      <w:r w:rsidR="0085514F">
        <w:rPr>
          <w:rStyle w:val="CommentReference"/>
        </w:rPr>
        <w:commentReference w:id="414"/>
      </w:r>
      <w:commentRangeEnd w:id="415"/>
      <w:r w:rsidR="00D47F6F">
        <w:rPr>
          <w:rStyle w:val="CommentReference"/>
        </w:rPr>
        <w:commentReference w:id="415"/>
      </w:r>
      <w:commentRangeEnd w:id="416"/>
      <w:commentRangeEnd w:id="410"/>
      <w:commentRangeEnd w:id="411"/>
      <w:r w:rsidR="00A83B00">
        <w:rPr>
          <w:rStyle w:val="CommentReference"/>
        </w:rPr>
        <w:commentReference w:id="416"/>
      </w:r>
      <w:r w:rsidR="00D26E82">
        <w:rPr>
          <w:rStyle w:val="CommentReference"/>
        </w:rPr>
        <w:commentReference w:id="410"/>
      </w:r>
      <w:commentRangeEnd w:id="417"/>
      <w:commentRangeEnd w:id="418"/>
      <w:r w:rsidR="00757179">
        <w:rPr>
          <w:rStyle w:val="CommentReference"/>
        </w:rPr>
        <w:commentReference w:id="411"/>
      </w:r>
      <w:r w:rsidR="004F05AE">
        <w:rPr>
          <w:rStyle w:val="CommentReference"/>
        </w:rPr>
        <w:commentReference w:id="417"/>
      </w:r>
      <w:r w:rsidR="00042840">
        <w:rPr>
          <w:rStyle w:val="CommentReference"/>
        </w:rPr>
        <w:commentReference w:id="418"/>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r w:rsidR="004C102C">
        <w:t xml:space="preserve">were </w:t>
      </w:r>
      <w:r w:rsidR="0075746B">
        <w:t>handled with multiple imputation at the dosing interval level</w:t>
      </w:r>
      <w:r w:rsidR="005D7FE3">
        <w:t>, while missing body weights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ins w:id="419" w:author="My Luong Vuong" w:date="2024-05-28T17:00:00Z">
        <w:r w:rsidR="000E79DB">
          <w:t xml:space="preserve"> Multiple imputation perfo</w:t>
        </w:r>
      </w:ins>
      <w:ins w:id="420" w:author="My Luong Vuong" w:date="2024-05-28T17:01:00Z">
        <w:r w:rsidR="000E79DB">
          <w:t xml:space="preserve">rmance </w:t>
        </w:r>
        <w:r w:rsidR="002806E4">
          <w:t xml:space="preserve">is shown in </w:t>
        </w:r>
      </w:ins>
      <w:ins w:id="421" w:author="My Luong Vuong" w:date="2024-05-28T17:02:00Z">
        <w:r w:rsidR="002806E4" w:rsidRPr="00A72BCD">
          <w:rPr>
            <w:b/>
            <w:bCs/>
          </w:rPr>
          <w:t>Fig.</w:t>
        </w:r>
        <w:r w:rsidR="002806E4">
          <w:rPr>
            <w:b/>
            <w:bCs/>
          </w:rPr>
          <w:t> </w:t>
        </w:r>
        <w:r w:rsidR="002806E4" w:rsidRPr="00A72BCD">
          <w:rPr>
            <w:b/>
            <w:bCs/>
          </w:rPr>
          <w:t>S1</w:t>
        </w:r>
      </w:ins>
      <w:ins w:id="422" w:author="My Luong Vuong" w:date="2024-05-28T17:23:00Z">
        <w:r w:rsidR="00094328">
          <w:t>-</w:t>
        </w:r>
      </w:ins>
      <w:ins w:id="423" w:author="My Luong Vuong" w:date="2024-05-28T17:02:00Z">
        <w:r w:rsidR="002806E4" w:rsidRPr="00A72BCD">
          <w:rPr>
            <w:b/>
            <w:bCs/>
          </w:rPr>
          <w:t>S2</w:t>
        </w:r>
        <w:r w:rsidR="002806E4">
          <w:t>.</w:t>
        </w:r>
      </w:ins>
      <w:ins w:id="424" w:author="My Luong Vuong" w:date="2024-05-28T17:01:00Z">
        <w:r w:rsidR="00684CB0">
          <w:t xml:space="preserve"> </w:t>
        </w:r>
      </w:ins>
      <w:del w:id="425" w:author="My Luong Vuong" w:date="2024-05-28T17:01:00Z">
        <w:r w:rsidR="0075746B" w:rsidRPr="00E03B11" w:rsidDel="00684CB0">
          <w:delText xml:space="preserve"> </w:delText>
        </w:r>
      </w:del>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pooled </w:t>
      </w:r>
      <w:r w:rsidR="00D751E8">
        <w:t>data</w:t>
      </w:r>
      <w:r w:rsidR="00E7513D">
        <w:t>sets</w:t>
      </w:r>
      <w:r w:rsidR="00D751E8">
        <w:t xml:space="preserve"> are available in </w:t>
      </w:r>
      <w:r w:rsidR="00D751E8" w:rsidRPr="00A72BCD">
        <w:rPr>
          <w:b/>
          <w:bCs/>
        </w:rPr>
        <w:t>Fig.</w:t>
      </w:r>
      <w:r w:rsidR="00E7513D">
        <w:rPr>
          <w:b/>
          <w:bCs/>
        </w:rPr>
        <w:t> </w:t>
      </w:r>
      <w:del w:id="426" w:author="My Luong Vuong" w:date="2024-05-28T17:16:00Z">
        <w:r w:rsidR="00D751E8" w:rsidRPr="00A72BCD" w:rsidDel="00833814">
          <w:rPr>
            <w:b/>
            <w:bCs/>
          </w:rPr>
          <w:delText>S1</w:delText>
        </w:r>
        <w:r w:rsidR="00D751E8" w:rsidDel="00833814">
          <w:delText xml:space="preserve"> </w:delText>
        </w:r>
      </w:del>
      <w:ins w:id="427" w:author="My Luong Vuong" w:date="2024-05-28T17:16:00Z">
        <w:r w:rsidR="00833814" w:rsidRPr="00A72BCD">
          <w:rPr>
            <w:b/>
            <w:bCs/>
          </w:rPr>
          <w:t>S</w:t>
        </w:r>
        <w:r w:rsidR="00833814">
          <w:rPr>
            <w:b/>
            <w:bCs/>
          </w:rPr>
          <w:t>3</w:t>
        </w:r>
      </w:ins>
      <w:ins w:id="428" w:author="My Luong Vuong" w:date="2024-05-28T17:23:00Z">
        <w:r w:rsidR="001D4038">
          <w:t>-</w:t>
        </w:r>
      </w:ins>
      <w:del w:id="429" w:author="My Luong Vuong" w:date="2024-05-28T17:23:00Z">
        <w:r w:rsidR="00D751E8" w:rsidDel="001D4038">
          <w:delText xml:space="preserve">and </w:delText>
        </w:r>
        <w:r w:rsidR="00D751E8" w:rsidRPr="00A72BCD" w:rsidDel="001D4038">
          <w:rPr>
            <w:b/>
            <w:bCs/>
          </w:rPr>
          <w:delText>Fig.</w:delText>
        </w:r>
        <w:r w:rsidR="00E7513D" w:rsidDel="001D4038">
          <w:rPr>
            <w:b/>
            <w:bCs/>
          </w:rPr>
          <w:delText> </w:delText>
        </w:r>
      </w:del>
      <w:del w:id="430" w:author="My Luong Vuong" w:date="2024-05-28T17:16:00Z">
        <w:r w:rsidR="00D751E8" w:rsidRPr="00A72BCD" w:rsidDel="00833814">
          <w:rPr>
            <w:b/>
            <w:bCs/>
          </w:rPr>
          <w:delText>S2</w:delText>
        </w:r>
      </w:del>
      <w:ins w:id="431" w:author="My Luong Vuong" w:date="2024-05-28T17:16:00Z">
        <w:r w:rsidR="00833814" w:rsidRPr="00A72BCD">
          <w:rPr>
            <w:b/>
            <w:bCs/>
          </w:rPr>
          <w:t>S</w:t>
        </w:r>
        <w:r w:rsidR="00833814">
          <w:rPr>
            <w:b/>
            <w:bCs/>
          </w:rPr>
          <w:t>4</w:t>
        </w:r>
      </w:ins>
      <w:r w:rsidR="00D751E8">
        <w:t>.</w:t>
      </w:r>
    </w:p>
    <w:bookmarkEnd w:id="393"/>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23A19B79" w:rsidR="001169E0" w:rsidRPr="00E03B11" w:rsidRDefault="00BF6CF3" w:rsidP="00593CAA">
      <w:bookmarkStart w:id="432"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concentration</w:t>
      </w:r>
      <w:r w:rsidR="00FE6C59">
        <w:t>–</w:t>
      </w:r>
      <w:r w:rsidRPr="00E03B11">
        <w:t>time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8438F7">
        <w:t xml:space="preserve"> of </w:t>
      </w:r>
      <w:r w:rsidR="000B0591">
        <w:t>33.9</w:t>
      </w:r>
      <w:r w:rsidR="008438F7">
        <w:t>%</w:t>
      </w:r>
      <w:r w:rsidR="008438F7" w:rsidRPr="007D70D5">
        <w:t>.</w:t>
      </w:r>
      <w:r w:rsidR="0052675C" w:rsidRPr="00B808F3">
        <w:t xml:space="preserve"> </w:t>
      </w:r>
      <w:commentRangeStart w:id="433"/>
      <w:commentRangeStart w:id="434"/>
      <w:r w:rsidRPr="00E03B11">
        <w:t xml:space="preserve">A proportional error model best described the </w:t>
      </w:r>
      <w:r w:rsidR="00EB103B">
        <w:t xml:space="preserve">residual </w:t>
      </w:r>
      <w:commentRangeEnd w:id="433"/>
      <w:r w:rsidR="004F05AE">
        <w:rPr>
          <w:rStyle w:val="CommentReference"/>
        </w:rPr>
        <w:commentReference w:id="433"/>
      </w:r>
      <w:commentRangeEnd w:id="434"/>
      <w:r w:rsidR="00E524AF">
        <w:rPr>
          <w:rStyle w:val="CommentReference"/>
        </w:rPr>
        <w:commentReference w:id="434"/>
      </w:r>
      <w:r w:rsidR="00EB103B">
        <w:t>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on 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del w:id="435" w:author="My Luong Vuong" w:date="2024-05-28T17:17:00Z">
        <w:r w:rsidR="00F56D12" w:rsidRPr="00E03B11" w:rsidDel="00083F71">
          <w:rPr>
            <w:b/>
            <w:bCs/>
          </w:rPr>
          <w:delText>S</w:delText>
        </w:r>
        <w:r w:rsidR="00F56D12" w:rsidDel="00083F71">
          <w:rPr>
            <w:b/>
            <w:bCs/>
          </w:rPr>
          <w:delText>3</w:delText>
        </w:r>
        <w:r w:rsidR="00986E1A" w:rsidDel="00083F71">
          <w:rPr>
            <w:b/>
            <w:bCs/>
          </w:rPr>
          <w:delText xml:space="preserve"> </w:delText>
        </w:r>
      </w:del>
      <w:ins w:id="436" w:author="My Luong Vuong" w:date="2024-05-28T17:17:00Z">
        <w:r w:rsidR="00083F71" w:rsidRPr="00E03B11">
          <w:rPr>
            <w:b/>
            <w:bCs/>
          </w:rPr>
          <w:t>S</w:t>
        </w:r>
        <w:r w:rsidR="00083F71">
          <w:rPr>
            <w:b/>
            <w:bCs/>
          </w:rPr>
          <w:t>5</w:t>
        </w:r>
      </w:ins>
      <w:del w:id="437" w:author="My Luong Vuong" w:date="2024-05-28T17:22:00Z">
        <w:r w:rsidR="00986E1A" w:rsidRPr="00B808F3" w:rsidDel="007472F0">
          <w:delText>to</w:delText>
        </w:r>
        <w:r w:rsidR="00986E1A" w:rsidDel="007472F0">
          <w:rPr>
            <w:b/>
            <w:bCs/>
          </w:rPr>
          <w:delText xml:space="preserve"> Fig.</w:delText>
        </w:r>
      </w:del>
      <w:ins w:id="438" w:author="My Luong Vuong" w:date="2024-05-28T17:22:00Z">
        <w:r w:rsidR="007472F0">
          <w:rPr>
            <w:b/>
            <w:bCs/>
          </w:rPr>
          <w:t>-</w:t>
        </w:r>
      </w:ins>
      <w:del w:id="439" w:author="My Luong Vuong" w:date="2024-05-28T17:22:00Z">
        <w:r w:rsidR="001169E0" w:rsidDel="007472F0">
          <w:rPr>
            <w:b/>
            <w:bCs/>
          </w:rPr>
          <w:delText> </w:delText>
        </w:r>
      </w:del>
      <w:del w:id="440" w:author="My Luong Vuong" w:date="2024-05-28T17:17:00Z">
        <w:r w:rsidR="00F56D12" w:rsidDel="00083F71">
          <w:rPr>
            <w:b/>
            <w:bCs/>
          </w:rPr>
          <w:delText>S7</w:delText>
        </w:r>
      </w:del>
      <w:ins w:id="441" w:author="My Luong Vuong" w:date="2024-05-28T17:17:00Z">
        <w:r w:rsidR="00083F71">
          <w:rPr>
            <w:b/>
            <w:bCs/>
          </w:rPr>
          <w:t>S9</w:t>
        </w:r>
      </w:ins>
      <w:r w:rsidRPr="00E03B11">
        <w:t>.</w:t>
      </w:r>
    </w:p>
    <w:p w14:paraId="47059E0D" w14:textId="6D624C42" w:rsidR="00BF6CF3" w:rsidRDefault="00536DB6" w:rsidP="00593CAA">
      <w:r w:rsidRPr="00536DB6">
        <w:t>Inclusion of effects of</w:t>
      </w:r>
      <w:r w:rsidR="001169E0">
        <w:t xml:space="preserve"> baseline</w:t>
      </w:r>
      <w:r w:rsidR="00ED2769">
        <w:t xml:space="preserve"> total</w:t>
      </w:r>
      <w:r w:rsidRPr="00536DB6">
        <w:t xml:space="preserve"> </w:t>
      </w:r>
      <w:commentRangeStart w:id="442"/>
      <w:commentRangeStart w:id="443"/>
      <w:r w:rsidR="001169E0">
        <w:t>body weight</w:t>
      </w:r>
      <w:r w:rsidR="001169E0" w:rsidRPr="00536DB6">
        <w:t xml:space="preserve"> </w:t>
      </w:r>
      <w:commentRangeEnd w:id="442"/>
      <w:r w:rsidR="00D47F6F">
        <w:rPr>
          <w:rStyle w:val="CommentReference"/>
        </w:rPr>
        <w:commentReference w:id="442"/>
      </w:r>
      <w:commentRangeEnd w:id="443"/>
      <w:r w:rsidR="005E567F">
        <w:rPr>
          <w:rStyle w:val="CommentReference"/>
        </w:rPr>
        <w:commentReference w:id="443"/>
      </w:r>
      <w:r w:rsidRPr="00536DB6">
        <w:t xml:space="preserve">on </w:t>
      </w:r>
      <w:proofErr w:type="spellStart"/>
      <w:r w:rsidR="001169E0">
        <w:t>Vc</w:t>
      </w:r>
      <w:proofErr w:type="spellEnd"/>
      <w:r w:rsidRPr="00536DB6">
        <w:t xml:space="preserve"> and </w:t>
      </w:r>
      <w:proofErr w:type="spellStart"/>
      <w:r w:rsidRPr="00536DB6">
        <w:t>eGFR</w:t>
      </w:r>
      <w:r w:rsidRPr="00A72BCD">
        <w:rPr>
          <w:vertAlign w:val="subscript"/>
        </w:rPr>
        <w:t>CKD</w:t>
      </w:r>
      <w:proofErr w:type="spellEnd"/>
      <w:r w:rsidRPr="00A72BCD">
        <w:rPr>
          <w:vertAlign w:val="subscript"/>
        </w:rPr>
        <w:t>-EPI</w:t>
      </w:r>
      <w:r w:rsidRPr="00536DB6">
        <w:t xml:space="preserve"> on </w:t>
      </w:r>
      <w:proofErr w:type="spellStart"/>
      <w:r w:rsidRPr="00536DB6">
        <w:t>CL</w:t>
      </w:r>
      <w:r w:rsidRPr="00A72BCD">
        <w:rPr>
          <w:vertAlign w:val="subscript"/>
        </w:rPr>
        <w:t>o</w:t>
      </w:r>
      <w:r w:rsidR="001169E0">
        <w:rPr>
          <w:vertAlign w:val="subscript"/>
        </w:rPr>
        <w:t>ff</w:t>
      </w:r>
      <w:proofErr w:type="spellEnd"/>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w:t>
      </w:r>
      <w:proofErr w:type="spellStart"/>
      <w:r w:rsidR="001169E0">
        <w:t>popPK</w:t>
      </w:r>
      <w:proofErr w:type="spellEnd"/>
      <w:r w:rsidR="001169E0">
        <w:t xml:space="preserve"> model</w:t>
      </w:r>
      <w:r w:rsidRPr="00536DB6">
        <w:t>.</w:t>
      </w:r>
      <w:r w:rsidR="00BF6CF3" w:rsidRPr="00E03B11">
        <w:t xml:space="preserve"> </w:t>
      </w:r>
      <w:commentRangeStart w:id="444"/>
      <w:commentRangeStart w:id="445"/>
      <w:r w:rsidR="00BF6CF3" w:rsidRPr="00E03B11">
        <w:t xml:space="preserve">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as well as the medians of </w:t>
      </w:r>
      <w:r w:rsidR="00574243">
        <w:t>10 random</w:t>
      </w:r>
      <w:r w:rsidR="00BF6CF3" w:rsidRPr="00E03B11">
        <w:t xml:space="preserve"> bootstrap results</w:t>
      </w:r>
      <w:r w:rsidR="00F769A9">
        <w:t xml:space="preserve"> (2000 bootstraps</w:t>
      </w:r>
      <w:r w:rsidR="00294BAA">
        <w:t xml:space="preserve"> in total</w:t>
      </w:r>
      <w:r w:rsidR="00F769A9">
        <w:t>)</w:t>
      </w:r>
      <w:commentRangeEnd w:id="444"/>
      <w:r w:rsidR="00383D26">
        <w:rPr>
          <w:rStyle w:val="CommentReference"/>
        </w:rPr>
        <w:commentReference w:id="444"/>
      </w:r>
      <w:commentRangeEnd w:id="445"/>
      <w:r w:rsidR="00173F7F">
        <w:rPr>
          <w:rStyle w:val="CommentReference"/>
        </w:rPr>
        <w:commentReference w:id="445"/>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show 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commentRangeStart w:id="446"/>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proofErr w:type="spellStart"/>
      <w:r w:rsidR="00BF6CF3" w:rsidRPr="00CA5A80">
        <w:rPr>
          <w:i/>
          <w:iCs/>
        </w:rPr>
        <w:t>i</w:t>
      </w:r>
      <w:proofErr w:type="spellEnd"/>
      <w:r w:rsidR="00BF6CF3" w:rsidRPr="00E03B11">
        <w:t xml:space="preserve"> increase with </w:t>
      </w:r>
      <w:r w:rsidR="004F077A">
        <w:t>body weight</w:t>
      </w:r>
      <w:r w:rsidR="00294434">
        <w:t xml:space="preserve"> </w:t>
      </w:r>
      <w:commentRangeEnd w:id="446"/>
      <w:r w:rsidR="009C18C1">
        <w:rPr>
          <w:rStyle w:val="CommentReference"/>
        </w:rPr>
        <w:commentReference w:id="446"/>
      </w:r>
      <w:r w:rsidR="00294434">
        <w:t xml:space="preserve">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2000515A" w:rsidR="009E2FE8" w:rsidRDefault="0096069D" w:rsidP="00FD4FB7">
      <w:pPr>
        <w:tabs>
          <w:tab w:val="right" w:pos="9026"/>
        </w:tabs>
        <w:ind w:left="567"/>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39.4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0.908</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4E52D924" w:rsidR="003517DF" w:rsidRDefault="0096069D"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m:r>
          <m:rPr>
            <m:nor/>
          </m:rPr>
          <m:t xml:space="preserve"> = 0.614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593CAA">
      <w:r>
        <w:lastRenderedPageBreak/>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r w:rsidR="00A55CFF">
        <w:t>8</w:t>
      </w:r>
      <w:r w:rsidR="00853F73">
        <w:t>.</w:t>
      </w:r>
      <w:r w:rsidR="00A55CFF">
        <w:t>1</w:t>
      </w:r>
      <w:r w:rsidR="006C7D61">
        <w:t>%</w:t>
      </w:r>
      <w:r w:rsidR="00A9147B" w:rsidRPr="00E03B11">
        <w:t xml:space="preserve"> 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commentRangeStart w:id="447"/>
      <w:commentRangeStart w:id="448"/>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commentRangeEnd w:id="447"/>
      <w:r w:rsidR="00383D26">
        <w:rPr>
          <w:rStyle w:val="CommentReference"/>
        </w:rPr>
        <w:commentReference w:id="447"/>
      </w:r>
      <w:commentRangeEnd w:id="448"/>
      <w:r w:rsidR="00AB1B25">
        <w:rPr>
          <w:rStyle w:val="CommentReference"/>
        </w:rPr>
        <w:commentReference w:id="448"/>
      </w:r>
      <w:r w:rsidR="00A9147B" w:rsidRPr="00E03B11">
        <w:t>.</w:t>
      </w:r>
    </w:p>
    <w:p w14:paraId="08D97122" w14:textId="7E5B8416" w:rsidR="00044CFA" w:rsidRPr="00E03B11" w:rsidRDefault="00241A56" w:rsidP="00593CAA">
      <w:commentRangeStart w:id="449"/>
      <w:commentRangeStart w:id="450"/>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commentRangeEnd w:id="449"/>
      <w:r w:rsidR="00D47F6F">
        <w:rPr>
          <w:rStyle w:val="CommentReference"/>
        </w:rPr>
        <w:commentReference w:id="449"/>
      </w:r>
      <w:commentRangeEnd w:id="450"/>
      <w:r w:rsidR="00856214">
        <w:rPr>
          <w:rStyle w:val="CommentReference"/>
        </w:rPr>
        <w:commentReference w:id="450"/>
      </w:r>
      <w:r w:rsidR="00B91D00" w:rsidRPr="00E03B11">
        <w:t>(</w:t>
      </w:r>
      <w:r w:rsidR="00394C8E" w:rsidRPr="00FD4FB7">
        <w:rPr>
          <w:b/>
          <w:bCs/>
        </w:rPr>
        <w:t>Fig</w:t>
      </w:r>
      <w:r w:rsidR="00A46741" w:rsidRPr="00FD4FB7">
        <w:rPr>
          <w:b/>
          <w:bCs/>
        </w:rPr>
        <w:t>.</w:t>
      </w:r>
      <w:r w:rsidR="00D27C63" w:rsidRPr="00FD4FB7">
        <w:rPr>
          <w:b/>
          <w:bCs/>
        </w:rPr>
        <w:t> </w:t>
      </w:r>
      <w:del w:id="451" w:author="My Luong Vuong" w:date="2024-05-28T17:17:00Z">
        <w:r w:rsidR="00F97056" w:rsidRPr="00FD4FB7" w:rsidDel="004C387A">
          <w:rPr>
            <w:b/>
            <w:bCs/>
          </w:rPr>
          <w:delText>S8</w:delText>
        </w:r>
        <w:r w:rsidR="00EC7F13" w:rsidDel="004C387A">
          <w:delText xml:space="preserve"> </w:delText>
        </w:r>
      </w:del>
      <w:ins w:id="452" w:author="My Luong Vuong" w:date="2024-05-28T17:17:00Z">
        <w:r w:rsidR="004C387A" w:rsidRPr="00FD4FB7">
          <w:rPr>
            <w:b/>
            <w:bCs/>
          </w:rPr>
          <w:t>S</w:t>
        </w:r>
        <w:r w:rsidR="004C387A">
          <w:rPr>
            <w:b/>
            <w:bCs/>
          </w:rPr>
          <w:t>10</w:t>
        </w:r>
      </w:ins>
      <w:ins w:id="453" w:author="My Luong Vuong" w:date="2024-05-28T17:24:00Z">
        <w:r w:rsidR="00B37386">
          <w:t>-S</w:t>
        </w:r>
      </w:ins>
      <w:del w:id="454" w:author="My Luong Vuong" w:date="2024-05-28T17:24:00Z">
        <w:r w:rsidR="00EC7F13" w:rsidDel="00B37386">
          <w:delText xml:space="preserve">and </w:delText>
        </w:r>
        <w:r w:rsidR="00EC7F13" w:rsidDel="00B37386">
          <w:rPr>
            <w:b/>
            <w:bCs/>
          </w:rPr>
          <w:delText>Fig. </w:delText>
        </w:r>
      </w:del>
      <w:del w:id="455" w:author="My Luong Vuong" w:date="2024-05-28T17:17:00Z">
        <w:r w:rsidR="00EC7F13" w:rsidDel="004C387A">
          <w:rPr>
            <w:b/>
            <w:bCs/>
          </w:rPr>
          <w:delText>9</w:delText>
        </w:r>
      </w:del>
      <w:ins w:id="456" w:author="My Luong Vuong" w:date="2024-05-28T17:17:00Z">
        <w:r w:rsidR="004C387A">
          <w:rPr>
            <w:b/>
            <w:bCs/>
          </w:rPr>
          <w:t>11</w:t>
        </w:r>
      </w:ins>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del w:id="457" w:author="My Luong Vuong" w:date="2024-05-28T17:17:00Z">
        <w:r w:rsidR="00DC70E9" w:rsidRPr="00A72BCD" w:rsidDel="00C60FF4">
          <w:rPr>
            <w:b/>
            <w:bCs/>
          </w:rPr>
          <w:delText>S10</w:delText>
        </w:r>
      </w:del>
      <w:ins w:id="458" w:author="My Luong Vuong" w:date="2024-05-28T17:17:00Z">
        <w:r w:rsidR="00C60FF4" w:rsidRPr="00A72BCD">
          <w:rPr>
            <w:b/>
            <w:bCs/>
          </w:rPr>
          <w:t>S1</w:t>
        </w:r>
        <w:r w:rsidR="00C60FF4">
          <w:rPr>
            <w:b/>
            <w:bCs/>
          </w:rPr>
          <w:t>2</w:t>
        </w:r>
      </w:ins>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432"/>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028190B3" w:rsidR="004B1B5C" w:rsidRDefault="00816D31" w:rsidP="00593CAA">
      <w:bookmarkStart w:id="459" w:name="_Hlk136862153"/>
      <w:r>
        <w:t>The s</w:t>
      </w:r>
      <w:r w:rsidR="004B1B5C" w:rsidRPr="004B1B5C">
        <w:t xml:space="preserve">tandard dosing regimen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202403">
        <w:t>65</w:t>
      </w:r>
      <w:r w:rsidR="00E86957">
        <w:t xml:space="preserve"> 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r w:rsidR="0019155F">
        <w:t xml:space="preserve">who </w:t>
      </w:r>
      <w:r w:rsidR="00AD4851">
        <w:t>were</w:t>
      </w:r>
      <w:r w:rsidR="00522D5C">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Similarly, t</w:t>
      </w:r>
      <w:r w:rsidR="00770B51">
        <w:t>he weight-based</w:t>
      </w:r>
      <w:r w:rsidR="004A06E3">
        <w:t xml:space="preserve"> regimen</w:t>
      </w:r>
      <w:r w:rsidR="00770B51">
        <w:t xml:space="preserve"> (12 mg/kg</w:t>
      </w:r>
      <w:r w:rsidR="005B2496">
        <w:t xml:space="preserve"> </w:t>
      </w:r>
      <w:ins w:id="460" w:author="My Luong Vuong" w:date="2024-05-28T16:22:00Z">
        <w:r w:rsidR="00394553" w:rsidRPr="00394553">
          <w:t xml:space="preserve">loading </w:t>
        </w:r>
      </w:ins>
      <w:del w:id="461" w:author="My Luong Vuong" w:date="2024-05-28T16:22:00Z">
        <w:r w:rsidR="00C806E9" w:rsidDel="00394553">
          <w:delText xml:space="preserve">LD </w:delText>
        </w:r>
      </w:del>
      <w:r w:rsidR="00C806E9">
        <w:t xml:space="preserve">followed </w:t>
      </w:r>
      <w:r w:rsidR="00450EB7">
        <w:t>b</w:t>
      </w:r>
      <w:r w:rsidR="00C806E9">
        <w:t xml:space="preserve">y 6 mg/kg </w:t>
      </w:r>
      <w:ins w:id="462" w:author="My Luong Vuong" w:date="2024-05-28T16:22:00Z">
        <w:r w:rsidR="00A339D6" w:rsidRPr="00A339D6">
          <w:t>maintenance</w:t>
        </w:r>
      </w:ins>
      <w:del w:id="463" w:author="My Luong Vuong" w:date="2024-05-28T16:22:00Z">
        <w:r w:rsidR="00C806E9" w:rsidDel="00A339D6">
          <w:delText>MD</w:delText>
        </w:r>
      </w:del>
      <w:r w:rsidR="00C806E9">
        <w:t>)</w:t>
      </w:r>
      <w:r w:rsidR="00202E1C">
        <w:t xml:space="preserve"> failed </w:t>
      </w:r>
      <w:r w:rsidR="00654C5B">
        <w:t>to achieve</w:t>
      </w:r>
      <w:r w:rsidR="00770B51">
        <w:t xml:space="preserve"> </w:t>
      </w:r>
      <w:r w:rsidR="00D83C78">
        <w:t>adequate PTA</w:t>
      </w:r>
      <w:r w:rsidR="00E3646C">
        <w:t xml:space="preserve"> at </w:t>
      </w:r>
      <w:r w:rsidR="0016605A">
        <w:t xml:space="preserve">a </w:t>
      </w:r>
      <w:r w:rsidR="00E3646C">
        <w:t>total body weight below 80 kg and 120 kg</w:t>
      </w:r>
      <w:r w:rsidR="00345F96">
        <w:t xml:space="preserve"> </w:t>
      </w:r>
      <w:r w:rsidR="005E36F3">
        <w:t>in patient</w:t>
      </w:r>
      <w:r w:rsidR="00AB1B25">
        <w:t>s off and on CRRT</w:t>
      </w:r>
      <w:r w:rsidR="005E36F3">
        <w:t>, respectively</w:t>
      </w:r>
      <w:r w:rsidR="0016605A">
        <w:t xml:space="preserve"> (</w:t>
      </w:r>
      <w:r w:rsidR="0016605A" w:rsidRPr="00092B52">
        <w:rPr>
          <w:b/>
          <w:bCs/>
        </w:rPr>
        <w:t>Fig. </w:t>
      </w:r>
      <w:r w:rsidR="0016605A">
        <w:rPr>
          <w:b/>
          <w:bCs/>
        </w:rPr>
        <w:t>1</w:t>
      </w:r>
      <w:r w:rsidR="0016605A" w:rsidRPr="001D2D6B">
        <w:rPr>
          <w:b/>
          <w:bCs/>
        </w:rPr>
        <w:t>-2</w:t>
      </w:r>
      <w:r w:rsidR="0016605A">
        <w:t>)</w:t>
      </w:r>
      <w:r w:rsidR="005E36F3">
        <w:t>.</w:t>
      </w:r>
      <w:r w:rsidR="00A61679">
        <w:t xml:space="preserve"> The statistically significant effect of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rsidRPr="00092B52">
        <w:t xml:space="preserve"> </w:t>
      </w:r>
      <w:r w:rsidR="00A61679">
        <w:t xml:space="preserve">on </w:t>
      </w:r>
      <w:proofErr w:type="spellStart"/>
      <w:r w:rsidR="00A61679">
        <w:t>CL</w:t>
      </w:r>
      <w:r w:rsidR="00A61679" w:rsidRPr="00092B52">
        <w:rPr>
          <w:vertAlign w:val="subscript"/>
        </w:rPr>
        <w:t>off</w:t>
      </w:r>
      <w:proofErr w:type="spellEnd"/>
      <w:r w:rsidR="00A61679" w:rsidRPr="00092B52">
        <w:rPr>
          <w:vertAlign w:val="subscript"/>
        </w:rPr>
        <w:t>-CRRT</w:t>
      </w:r>
      <w:r w:rsidR="00A61679">
        <w:t xml:space="preserve"> did not translate into a clinically relevant impact on fluconazole </w:t>
      </w:r>
      <w:r w:rsidR="00A61679" w:rsidRPr="00C47D23">
        <w:rPr>
          <w:i/>
          <w:iCs/>
          <w:color w:val="auto"/>
        </w:rPr>
        <w:t>f</w:t>
      </w:r>
      <w:r w:rsidR="00A61679" w:rsidRPr="00C47D23">
        <w:rPr>
          <w:color w:val="auto"/>
        </w:rPr>
        <w:t>AUC</w:t>
      </w:r>
      <w:r w:rsidR="00A61679" w:rsidRPr="00C47D23">
        <w:rPr>
          <w:color w:val="auto"/>
          <w:vertAlign w:val="subscript"/>
        </w:rPr>
        <w:t>0-24</w:t>
      </w:r>
      <w:r w:rsidR="00A61679" w:rsidRPr="00C47D23">
        <w:rPr>
          <w:color w:val="auto"/>
        </w:rPr>
        <w:t xml:space="preserve"> </w:t>
      </w:r>
      <w:r w:rsidR="00A61679">
        <w:rPr>
          <w:color w:val="auto"/>
        </w:rPr>
        <w:t>2</w:t>
      </w:r>
      <w:r w:rsidR="00A61679" w:rsidRPr="00C47D23">
        <w:rPr>
          <w:color w:val="auto"/>
        </w:rPr>
        <w:t xml:space="preserve">00 </w:t>
      </w:r>
      <w:proofErr w:type="spellStart"/>
      <w:r w:rsidR="00A61679" w:rsidRPr="00C47D23">
        <w:rPr>
          <w:color w:val="auto"/>
        </w:rPr>
        <w:t>mg×h</w:t>
      </w:r>
      <w:proofErr w:type="spellEnd"/>
      <w:r w:rsidR="00A61679" w:rsidRPr="00C47D23">
        <w:rPr>
          <w:color w:val="auto"/>
        </w:rPr>
        <w:t>/L</w:t>
      </w:r>
      <w:r w:rsidR="00A61679">
        <w:t xml:space="preserve"> PTA under simulated </w:t>
      </w:r>
      <w:r w:rsidR="0030799F">
        <w:t xml:space="preserve">loading </w:t>
      </w:r>
      <w:r w:rsidR="00A61679">
        <w:t xml:space="preserve">dosing </w:t>
      </w:r>
      <w:r w:rsidR="0030799F">
        <w:t>doses</w:t>
      </w:r>
      <w:r w:rsidR="00A61679">
        <w:t xml:space="preserve"> across the</w:t>
      </w:r>
      <w:r w:rsidR="00A61679" w:rsidRPr="00F058C3">
        <w:t xml:space="preserve">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t xml:space="preserve"> range of 5 mL/min/1.73 m</w:t>
      </w:r>
      <w:r w:rsidR="00A61679" w:rsidRPr="00410A03">
        <w:rPr>
          <w:vertAlign w:val="superscript"/>
        </w:rPr>
        <w:t>2</w:t>
      </w:r>
      <w:r w:rsidR="00A61679">
        <w:t xml:space="preserve"> to 215 mL/min/1.73 m</w:t>
      </w:r>
      <w:r w:rsidR="00A61679" w:rsidRPr="00092B52">
        <w:rPr>
          <w:vertAlign w:val="superscript"/>
        </w:rPr>
        <w:t>2</w:t>
      </w:r>
      <w:r w:rsidR="00A61679">
        <w:t>.</w:t>
      </w:r>
      <w:r w:rsidR="00A424CA">
        <w:t xml:space="preserve"> </w:t>
      </w:r>
      <w:r w:rsidR="00C44DF2">
        <w:t>In addition, u</w:t>
      </w:r>
      <w:r w:rsidR="00E5452C">
        <w:t xml:space="preserve">nder the standard recommended </w:t>
      </w:r>
      <w:ins w:id="464" w:author="My Luong Vuong" w:date="2024-05-28T16:23:00Z">
        <w:r w:rsidR="00B772ED" w:rsidRPr="00B772ED">
          <w:t>maintenance dose</w:t>
        </w:r>
        <w:r w:rsidR="00B772ED" w:rsidRPr="00B772ED" w:rsidDel="00B772ED">
          <w:t xml:space="preserve"> </w:t>
        </w:r>
      </w:ins>
      <w:del w:id="465" w:author="My Luong Vuong" w:date="2024-05-28T16:23:00Z">
        <w:r w:rsidR="003910D5" w:rsidDel="00B772ED">
          <w:delText>MD</w:delText>
        </w:r>
        <w:r w:rsidR="00E5452C" w:rsidDel="00B772ED">
          <w:delText xml:space="preserve"> </w:delText>
        </w:r>
      </w:del>
      <w:r w:rsidR="00E5452C">
        <w:t xml:space="preserve">of 400 mg, </w:t>
      </w:r>
      <w:r w:rsidR="00267307">
        <w:t xml:space="preserve">the </w:t>
      </w:r>
      <w:r w:rsidR="00823E8C">
        <w:t>PTA</w:t>
      </w:r>
      <w:r w:rsidR="00A8716C">
        <w:t xml:space="preserve"> only</w:t>
      </w:r>
      <w:r w:rsidR="00823E8C">
        <w:t xml:space="preserve"> fell slightly below 90% </w:t>
      </w:r>
      <w:r w:rsidR="003350AA">
        <w:t>with</w:t>
      </w:r>
      <w:r w:rsidR="00823E8C">
        <w:t xml:space="preserve"> </w:t>
      </w:r>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r w:rsidR="003350AA">
        <w:t>exceeding</w:t>
      </w:r>
      <w:r w:rsidR="005D6876">
        <w:t xml:space="preserve"> 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r w:rsidR="000B69DC">
        <w:t xml:space="preserve">The plots </w:t>
      </w:r>
      <w:r w:rsidR="005F66E1">
        <w:t>showing</w:t>
      </w:r>
      <w:r w:rsidR="000B69DC">
        <w:t xml:space="preserve"> </w:t>
      </w:r>
      <w:commentRangeStart w:id="466"/>
      <w:commentRangeStart w:id="467"/>
      <w:commentRangeStart w:id="468"/>
      <w:r w:rsidR="0078039F">
        <w:rPr>
          <w:color w:val="auto"/>
        </w:rPr>
        <w:t xml:space="preserve">the probability </w:t>
      </w:r>
      <w:r w:rsidR="005F66E1">
        <w:rPr>
          <w:color w:val="auto"/>
        </w:rPr>
        <w:t>of</w:t>
      </w:r>
      <w:r w:rsidR="0078039F">
        <w:rPr>
          <w:color w:val="auto"/>
        </w:rPr>
        <w:t xml:space="preserve"> attaining </w:t>
      </w:r>
      <w:r w:rsidR="0078039F" w:rsidRPr="00B06240">
        <w:rPr>
          <w:i/>
          <w:iCs/>
          <w:color w:val="auto"/>
        </w:rPr>
        <w:t>f</w:t>
      </w:r>
      <w:r w:rsidR="0078039F" w:rsidRPr="00310197">
        <w:rPr>
          <w:color w:val="auto"/>
        </w:rPr>
        <w:t>AUC</w:t>
      </w:r>
      <w:r w:rsidR="0078039F" w:rsidRPr="00B06240">
        <w:rPr>
          <w:color w:val="auto"/>
          <w:vertAlign w:val="subscript"/>
        </w:rPr>
        <w:t>0-24</w:t>
      </w:r>
      <w:r w:rsidR="00310197" w:rsidRPr="00310197">
        <w:rPr>
          <w:color w:val="auto"/>
        </w:rPr>
        <w:t xml:space="preserve"> 400 </w:t>
      </w:r>
      <w:proofErr w:type="spellStart"/>
      <w:r w:rsidR="00310197" w:rsidRPr="00310197">
        <w:rPr>
          <w:color w:val="auto"/>
        </w:rPr>
        <w:t>mg</w:t>
      </w:r>
      <w:r w:rsidR="00244A5D" w:rsidRPr="00C47D23">
        <w:rPr>
          <w:color w:val="auto"/>
        </w:rPr>
        <w:t>×</w:t>
      </w:r>
      <w:r w:rsidR="00310197" w:rsidRPr="00310197">
        <w:rPr>
          <w:color w:val="auto"/>
        </w:rPr>
        <w:t>h</w:t>
      </w:r>
      <w:proofErr w:type="spellEnd"/>
      <w:r w:rsidR="00310197" w:rsidRPr="00310197">
        <w:rPr>
          <w:color w:val="auto"/>
        </w:rPr>
        <w:t>/L PKPD target</w:t>
      </w:r>
      <w:r w:rsidR="00310197" w:rsidRPr="00310197" w:rsidDel="005C12C9">
        <w:rPr>
          <w:color w:val="auto"/>
        </w:rPr>
        <w:t xml:space="preserve"> </w:t>
      </w:r>
      <w:r w:rsidR="003F72E1" w:rsidRPr="00C47D23">
        <w:rPr>
          <w:color w:val="auto"/>
        </w:rPr>
        <w:t xml:space="preserve">versus </w:t>
      </w:r>
      <w:r w:rsidR="00AA5B19" w:rsidRPr="00C47D23">
        <w:rPr>
          <w:color w:val="auto"/>
        </w:rPr>
        <w:t xml:space="preserve">body weight of the </w:t>
      </w:r>
      <w:r w:rsidR="00983278" w:rsidRPr="00C47D23">
        <w:rPr>
          <w:color w:val="auto"/>
        </w:rPr>
        <w:t>simulated dosing regimens</w:t>
      </w:r>
      <w:r w:rsidR="00B037EB" w:rsidRPr="00C47D23">
        <w:rPr>
          <w:color w:val="auto"/>
        </w:rPr>
        <w:t xml:space="preserve"> </w:t>
      </w:r>
      <w:r w:rsidR="002E763C" w:rsidRPr="00C47D23">
        <w:rPr>
          <w:color w:val="auto"/>
        </w:rPr>
        <w:t>can be found</w:t>
      </w:r>
      <w:r w:rsidR="00B037EB" w:rsidRPr="00C47D23">
        <w:rPr>
          <w:color w:val="auto"/>
        </w:rPr>
        <w:t xml:space="preserve"> in </w:t>
      </w:r>
      <w:r w:rsidR="00B037EB" w:rsidRPr="00C47D23">
        <w:rPr>
          <w:b/>
          <w:bCs/>
          <w:color w:val="auto"/>
        </w:rPr>
        <w:t>Fig</w:t>
      </w:r>
      <w:r w:rsidR="00925D7A">
        <w:rPr>
          <w:b/>
          <w:bCs/>
          <w:color w:val="auto"/>
        </w:rPr>
        <w:t>.</w:t>
      </w:r>
      <w:r w:rsidR="00B037EB" w:rsidRPr="00C47D23">
        <w:rPr>
          <w:b/>
          <w:bCs/>
          <w:color w:val="auto"/>
        </w:rPr>
        <w:t xml:space="preserve"> </w:t>
      </w:r>
      <w:r w:rsidR="00EE4F02">
        <w:rPr>
          <w:b/>
          <w:bCs/>
          <w:color w:val="auto"/>
        </w:rPr>
        <w:t>4</w:t>
      </w:r>
      <w:r w:rsidR="00736B21" w:rsidRPr="00C47D23">
        <w:rPr>
          <w:b/>
          <w:bCs/>
          <w:color w:val="auto"/>
        </w:rPr>
        <w:t>-</w:t>
      </w:r>
      <w:r w:rsidR="00EE4F02">
        <w:rPr>
          <w:b/>
          <w:bCs/>
          <w:color w:val="auto"/>
        </w:rPr>
        <w:t>5</w:t>
      </w:r>
      <w:r w:rsidR="00736B21" w:rsidRPr="00C47D23">
        <w:rPr>
          <w:b/>
          <w:bCs/>
          <w:color w:val="auto"/>
        </w:rPr>
        <w:t>.</w:t>
      </w:r>
      <w:r w:rsidR="00DA660A" w:rsidRPr="00C47D23">
        <w:rPr>
          <w:b/>
          <w:bCs/>
          <w:color w:val="auto"/>
        </w:rPr>
        <w:t xml:space="preserve"> </w:t>
      </w:r>
      <w:commentRangeEnd w:id="466"/>
      <w:r w:rsidR="00CF6500">
        <w:rPr>
          <w:rStyle w:val="CommentReference"/>
        </w:rPr>
        <w:commentReference w:id="466"/>
      </w:r>
      <w:commentRangeEnd w:id="467"/>
      <w:r w:rsidR="00982656">
        <w:rPr>
          <w:rStyle w:val="CommentReference"/>
        </w:rPr>
        <w:commentReference w:id="467"/>
      </w:r>
      <w:commentRangeEnd w:id="468"/>
      <w:r w:rsidR="00EE4F02">
        <w:rPr>
          <w:rStyle w:val="CommentReference"/>
        </w:rPr>
        <w:commentReference w:id="468"/>
      </w:r>
    </w:p>
    <w:p w14:paraId="52351FEB" w14:textId="2846738D"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r w:rsidR="007128FB">
        <w:t>by the</w:t>
      </w:r>
      <w:r w:rsidR="005552D8" w:rsidRPr="005552D8">
        <w:t xml:space="preserve"> body weight </w:t>
      </w:r>
      <w:r w:rsidR="007128FB">
        <w:t>stratum</w:t>
      </w:r>
      <w:r w:rsidR="00625C88">
        <w:t xml:space="preserve"> </w:t>
      </w:r>
      <w:r w:rsidR="00B767E1">
        <w:t>of the patient</w:t>
      </w:r>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 xml:space="preserve">administration of the </w:t>
      </w:r>
      <w:ins w:id="469" w:author="My Luong Vuong" w:date="2024-05-28T16:26:00Z">
        <w:r w:rsidR="00A17D4C" w:rsidRPr="00A17D4C">
          <w:t>loading dose</w:t>
        </w:r>
      </w:ins>
      <w:del w:id="470" w:author="My Luong Vuong" w:date="2024-05-28T16:26:00Z">
        <w:r w:rsidR="00623F7F" w:rsidDel="00A17D4C">
          <w:delText>LD</w:delText>
        </w:r>
      </w:del>
      <w:r w:rsidR="00240EC2" w:rsidRPr="00E03B11">
        <w:t xml:space="preserve">. </w:t>
      </w:r>
      <w:r w:rsidR="004C01F1">
        <w:t xml:space="preserve">Daily </w:t>
      </w:r>
      <w:r w:rsidR="00484325" w:rsidRPr="00484325">
        <w:t xml:space="preserve"> maintenance doses </w:t>
      </w:r>
      <w:r w:rsidR="004C01F1">
        <w:t>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 xml:space="preserve">PTA </w:t>
      </w:r>
      <w:commentRangeStart w:id="471"/>
      <w:commentRangeStart w:id="472"/>
      <w:commentRangeStart w:id="473"/>
      <w:commentRangeEnd w:id="471"/>
      <w:r w:rsidR="00454171">
        <w:rPr>
          <w:rStyle w:val="CommentReference"/>
        </w:rPr>
        <w:commentReference w:id="471"/>
      </w:r>
      <w:commentRangeEnd w:id="472"/>
      <w:r w:rsidR="00436E24">
        <w:rPr>
          <w:rStyle w:val="CommentReference"/>
        </w:rPr>
        <w:commentReference w:id="472"/>
      </w:r>
      <w:commentRangeEnd w:id="473"/>
      <w:r w:rsidR="006B40BD">
        <w:rPr>
          <w:rStyle w:val="CommentReference"/>
        </w:rPr>
        <w:commentReference w:id="473"/>
      </w:r>
      <w:r w:rsidR="004B7663">
        <w:t xml:space="preserve">along the </w:t>
      </w:r>
      <w:r w:rsidR="0005797E">
        <w:t xml:space="preserve">studied </w:t>
      </w:r>
      <w:ins w:id="474" w:author="My Luong Vuong" w:date="2024-05-28T16:26:00Z">
        <w:r w:rsidR="00DE6817">
          <w:t xml:space="preserve">total </w:t>
        </w:r>
      </w:ins>
      <w:r w:rsidR="008E6C08">
        <w:t xml:space="preserve">body </w:t>
      </w:r>
      <w:r w:rsidR="004B7663">
        <w:t>weight range</w:t>
      </w:r>
      <w:r w:rsidR="00240EC2" w:rsidRPr="00E03B11">
        <w:t xml:space="preserve"> </w:t>
      </w:r>
      <w:r w:rsidR="0087630D">
        <w:t>when o</w:t>
      </w:r>
      <w:r w:rsidR="00F869B6">
        <w:t>ff</w:t>
      </w:r>
      <w:r w:rsidR="0087630D">
        <w:t xml:space="preserve"> and o</w:t>
      </w:r>
      <w:r w:rsidR="00F869B6">
        <w:t>n</w:t>
      </w:r>
      <w:r w:rsidR="0087630D" w:rsidRPr="00E03B11">
        <w:t xml:space="preserve"> </w:t>
      </w:r>
      <w:r w:rsidR="00240EC2" w:rsidRPr="00E03B11">
        <w:t>CRRT, respectively (</w:t>
      </w:r>
      <w:r w:rsidR="000F012D" w:rsidRPr="00092B52">
        <w:rPr>
          <w:b/>
          <w:bCs/>
        </w:rPr>
        <w:t>Fig.</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 </w:t>
      </w:r>
      <w:del w:id="475" w:author="My Luong Vuong" w:date="2024-05-28T17:18:00Z">
        <w:r w:rsidR="00D1749D" w:rsidDel="00D05B67">
          <w:rPr>
            <w:b/>
            <w:bCs/>
          </w:rPr>
          <w:delText>S11</w:delText>
        </w:r>
      </w:del>
      <w:ins w:id="476" w:author="My Luong Vuong" w:date="2024-05-28T17:18:00Z">
        <w:r w:rsidR="00D05B67">
          <w:rPr>
            <w:b/>
            <w:bCs/>
          </w:rPr>
          <w:t>S13</w:t>
        </w:r>
      </w:ins>
      <w:r w:rsidR="00D1749D">
        <w:rPr>
          <w:b/>
          <w:bCs/>
        </w:rPr>
        <w:t>-</w:t>
      </w:r>
      <w:del w:id="477" w:author="My Luong Vuong" w:date="2024-05-28T17:18:00Z">
        <w:r w:rsidR="00D1749D" w:rsidDel="00D05B67">
          <w:rPr>
            <w:b/>
            <w:bCs/>
          </w:rPr>
          <w:delText>S12</w:delText>
        </w:r>
      </w:del>
      <w:ins w:id="478" w:author="My Luong Vuong" w:date="2024-05-28T17:18:00Z">
        <w:r w:rsidR="00D05B67">
          <w:rPr>
            <w:b/>
            <w:bCs/>
          </w:rPr>
          <w:t>S14</w:t>
        </w:r>
      </w:ins>
      <w:r w:rsidR="00240EC2" w:rsidRPr="00E03B11">
        <w:t>).</w:t>
      </w:r>
      <w:r w:rsidR="00E86A3C" w:rsidRPr="00E86A3C">
        <w:t xml:space="preserve"> </w:t>
      </w:r>
    </w:p>
    <w:p w14:paraId="54692E3A" w14:textId="5297EE60" w:rsidR="00CA6CF6" w:rsidDel="00B15900" w:rsidRDefault="006E66BD" w:rsidP="00593CAA">
      <w:pPr>
        <w:rPr>
          <w:del w:id="479" w:author="My Luong Vuong" w:date="2024-05-28T17:33:00Z"/>
        </w:rPr>
      </w:pPr>
      <w:ins w:id="480" w:author="My Luong Vuong" w:date="2024-05-28T17:28:00Z">
        <w:r>
          <w:t>Real</w:t>
        </w:r>
      </w:ins>
      <w:ins w:id="481" w:author="My Luong Vuong" w:date="2024-05-28T17:29:00Z">
        <w:r>
          <w:t>-</w:t>
        </w:r>
      </w:ins>
      <w:ins w:id="482" w:author="My Luong Vuong" w:date="2024-05-28T17:28:00Z">
        <w:r>
          <w:t>world po</w:t>
        </w:r>
      </w:ins>
      <w:ins w:id="483" w:author="My Luong Vuong" w:date="2024-05-28T17:29:00Z">
        <w:r>
          <w:t xml:space="preserve">pulation simulations </w:t>
        </w:r>
      </w:ins>
      <w:del w:id="484" w:author="My Luong Vuong" w:date="2024-05-28T17:22:00Z">
        <w:r w:rsidR="00D6713F" w:rsidDel="0051372E">
          <w:delText>Real-world population</w:delText>
        </w:r>
      </w:del>
      <w:del w:id="485" w:author="My Luong Vuong" w:date="2024-05-28T17:28:00Z">
        <w:r w:rsidR="00240EC2" w:rsidRPr="00E03B11" w:rsidDel="00B26A53">
          <w:delText xml:space="preserve"> simulations </w:delText>
        </w:r>
      </w:del>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 xml:space="preserve">on day one followed by </w:t>
      </w:r>
      <w:r w:rsidR="00FB22C2" w:rsidRPr="00E03B11">
        <w:t>400</w:t>
      </w:r>
      <w:r w:rsidR="00FB22C2">
        <w:t> </w:t>
      </w:r>
      <w:r w:rsidR="00FB22C2" w:rsidRPr="00E03B11">
        <w:t xml:space="preserve">mg </w:t>
      </w:r>
      <w:r w:rsidR="00FB22C2">
        <w:t>daily</w:t>
      </w:r>
      <w:r w:rsidR="00FA745F">
        <w:t xml:space="preserve"> </w:t>
      </w:r>
      <w:r w:rsidR="00240EC2" w:rsidRPr="00E03B11">
        <w:t xml:space="preserve">resulted in </w:t>
      </w:r>
      <w:commentRangeStart w:id="486"/>
      <w:commentRangeStart w:id="487"/>
      <w:r w:rsidR="00240EC2" w:rsidRPr="00E03B11">
        <w:t>clinically unacceptable PTA</w:t>
      </w:r>
      <w:commentRangeEnd w:id="486"/>
      <w:r w:rsidR="00D47F6F">
        <w:rPr>
          <w:rStyle w:val="CommentReference"/>
        </w:rPr>
        <w:commentReference w:id="486"/>
      </w:r>
      <w:commentRangeEnd w:id="487"/>
      <w:r w:rsidR="008875A2">
        <w:rPr>
          <w:rStyle w:val="CommentReference"/>
        </w:rPr>
        <w:commentReference w:id="487"/>
      </w:r>
      <w:r w:rsidR="00240EC2" w:rsidRPr="00E03B11">
        <w:t xml:space="preserve"> in the first two days</w:t>
      </w:r>
      <w:r w:rsidR="007B768F">
        <w:t>,</w:t>
      </w:r>
      <w:r w:rsidR="006D1B3C">
        <w:t xml:space="preserve"> </w:t>
      </w:r>
      <w:r w:rsidR="000B0976" w:rsidRPr="000B0976">
        <w:t>but improved to</w:t>
      </w:r>
      <w:r w:rsidR="000B0976">
        <w:t xml:space="preserve"> become</w:t>
      </w:r>
      <w:r w:rsidR="000B0976" w:rsidRPr="000B0976">
        <w:t xml:space="preserve"> clinically acceptable starting from day 3 of the treatment period</w:t>
      </w:r>
      <w:r w:rsidR="00240EC2" w:rsidRPr="00E03B11">
        <w:t xml:space="preserve"> </w:t>
      </w:r>
      <w:r w:rsidR="00A643D8" w:rsidRPr="00E03B11">
        <w:t>(</w:t>
      </w:r>
      <w:r w:rsidR="00A643D8" w:rsidRPr="00CD770F">
        <w:rPr>
          <w:b/>
          <w:bCs/>
        </w:rPr>
        <w:t>Fig. </w:t>
      </w:r>
      <w:del w:id="488" w:author="My Luong Vuong" w:date="2024-05-28T17:26:00Z">
        <w:r w:rsidR="003A155A" w:rsidRPr="00CD770F" w:rsidDel="00E314B8">
          <w:rPr>
            <w:b/>
            <w:bCs/>
          </w:rPr>
          <w:delText>S1</w:delText>
        </w:r>
        <w:r w:rsidR="003A155A" w:rsidDel="00E314B8">
          <w:rPr>
            <w:b/>
            <w:bCs/>
          </w:rPr>
          <w:delText>3</w:delText>
        </w:r>
      </w:del>
      <w:ins w:id="489" w:author="My Luong Vuong" w:date="2024-05-28T17:26:00Z">
        <w:r w:rsidR="00E314B8" w:rsidRPr="00CD770F">
          <w:rPr>
            <w:b/>
            <w:bCs/>
          </w:rPr>
          <w:t>S1</w:t>
        </w:r>
      </w:ins>
      <w:ins w:id="490" w:author="My Luong Vuong" w:date="2024-05-28T17:32:00Z">
        <w:r w:rsidR="00F163C5">
          <w:rPr>
            <w:b/>
            <w:bCs/>
          </w:rPr>
          <w:t>5</w:t>
        </w:r>
      </w:ins>
      <w:r w:rsidR="00A643D8" w:rsidRPr="00E03B11">
        <w:t>)</w:t>
      </w:r>
      <w:r w:rsidR="00240EC2" w:rsidRPr="00E03B11">
        <w:t>. Simulati</w:t>
      </w:r>
      <w:r w:rsidR="00D6713F">
        <w:t>on of</w:t>
      </w:r>
      <w:r w:rsidR="00240EC2" w:rsidRPr="00E03B11">
        <w:t xml:space="preserve"> the optimised</w:t>
      </w:r>
      <w:r w:rsidR="00CA6CF6">
        <w:t>,</w:t>
      </w:r>
      <w:r w:rsidR="00240EC2" w:rsidRPr="00E03B11">
        <w:t xml:space="preserve"> inclusive dosing regimen resulted in clinically acceptable 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del w:id="491" w:author="My Luong Vuong" w:date="2024-05-28T17:26:00Z">
        <w:r w:rsidR="00A72744" w:rsidRPr="00CD770F" w:rsidDel="00521DDF">
          <w:rPr>
            <w:b/>
            <w:bCs/>
          </w:rPr>
          <w:delText>S1</w:delText>
        </w:r>
        <w:r w:rsidR="00A72744" w:rsidDel="00521DDF">
          <w:rPr>
            <w:b/>
            <w:bCs/>
          </w:rPr>
          <w:delText>3</w:delText>
        </w:r>
      </w:del>
      <w:ins w:id="492" w:author="My Luong Vuong" w:date="2024-05-28T17:26:00Z">
        <w:r w:rsidR="00521DDF" w:rsidRPr="00CD770F">
          <w:rPr>
            <w:b/>
            <w:bCs/>
          </w:rPr>
          <w:t>S1</w:t>
        </w:r>
      </w:ins>
      <w:ins w:id="493" w:author="My Luong Vuong" w:date="2024-05-28T17:32:00Z">
        <w:r w:rsidR="00F163C5">
          <w:rPr>
            <w:b/>
            <w:bCs/>
          </w:rPr>
          <w:t>5</w:t>
        </w:r>
      </w:ins>
      <w:r w:rsidR="00240EC2" w:rsidRPr="00E03B11">
        <w:t>)</w:t>
      </w:r>
      <w:commentRangeStart w:id="494"/>
      <w:commentRangeStart w:id="495"/>
      <w:r w:rsidR="00EE395A">
        <w:t>.</w:t>
      </w:r>
      <w:commentRangeEnd w:id="494"/>
      <w:r w:rsidR="00432B4D">
        <w:rPr>
          <w:rStyle w:val="CommentReference"/>
        </w:rPr>
        <w:commentReference w:id="494"/>
      </w:r>
      <w:commentRangeEnd w:id="495"/>
      <w:r w:rsidR="00C404E6">
        <w:rPr>
          <w:rStyle w:val="CommentReference"/>
        </w:rPr>
        <w:commentReference w:id="495"/>
      </w:r>
      <w:r w:rsidR="006B2187">
        <w:t xml:space="preserve"> </w:t>
      </w:r>
      <w:r w:rsidR="006C319C">
        <w:t>Less than 1.2%</w:t>
      </w:r>
      <w:r w:rsidR="006B2187" w:rsidRPr="00E03B11">
        <w:t xml:space="preserve"> of patients </w:t>
      </w:r>
      <w:r w:rsidR="006C319C">
        <w:t>ha</w:t>
      </w:r>
      <w:ins w:id="496" w:author="Erwin Dreesen" w:date="2024-05-18T22:40:00Z">
        <w:r w:rsidR="006C319C">
          <w:t>d</w:t>
        </w:r>
      </w:ins>
      <w:r w:rsidR="006B2187" w:rsidRPr="00E03B11">
        <w:t xml:space="preserve">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del w:id="497" w:author="Erwin Dreesen" w:date="2024-05-18T22:40:00Z">
        <w:r w:rsidR="006B2187" w:rsidRPr="00E03B11" w:rsidDel="006C319C">
          <w:delText xml:space="preserve"> </w:delText>
        </w:r>
      </w:del>
      <w:ins w:id="498" w:author="Erwin Dreesen" w:date="2024-05-18T22:40:00Z">
        <w:r w:rsidR="006C319C">
          <w:t xml:space="preserve"> </w:t>
        </w:r>
      </w:ins>
      <w:ins w:id="499" w:author="My Luong Vuong" w:date="2024-05-28T16:28:00Z">
        <w:r w:rsidR="00A30B69" w:rsidRPr="00A30B69">
          <w:t>across the</w:t>
        </w:r>
        <w:r w:rsidR="00A30B69">
          <w:t>ir</w:t>
        </w:r>
        <w:r w:rsidR="00A30B69" w:rsidRPr="00A30B69">
          <w:t xml:space="preserve"> two-week treatment period.</w:t>
        </w:r>
      </w:ins>
      <w:ins w:id="500" w:author="My Luong Vuong" w:date="2024-05-28T17:28:00Z">
        <w:r w:rsidR="00B26A53">
          <w:t xml:space="preserve"> </w:t>
        </w:r>
        <w:r w:rsidR="00B26A53" w:rsidRPr="00B26A53">
          <w:t xml:space="preserve">The characteristics of the </w:t>
        </w:r>
      </w:ins>
      <w:ins w:id="501" w:author="My Luong Vuong" w:date="2024-05-28T17:30:00Z">
        <w:r w:rsidR="005B510E">
          <w:t>real-world virtual</w:t>
        </w:r>
      </w:ins>
      <w:ins w:id="502" w:author="My Luong Vuong" w:date="2024-05-28T17:28:00Z">
        <w:r w:rsidR="00B26A53" w:rsidRPr="00B26A53">
          <w:t xml:space="preserve"> population</w:t>
        </w:r>
        <w:r>
          <w:t xml:space="preserve"> </w:t>
        </w:r>
        <w:r w:rsidR="00B26A53" w:rsidRPr="00B26A53">
          <w:t xml:space="preserve">are shown in </w:t>
        </w:r>
        <w:r w:rsidR="00B26A53" w:rsidRPr="00695207">
          <w:rPr>
            <w:b/>
            <w:bCs/>
            <w:rPrChange w:id="503" w:author="My Luong Vuong" w:date="2024-05-28T17:32:00Z">
              <w:rPr/>
            </w:rPrChange>
          </w:rPr>
          <w:t>Fig S1</w:t>
        </w:r>
      </w:ins>
      <w:ins w:id="504" w:author="My Luong Vuong" w:date="2024-05-28T17:32:00Z">
        <w:r w:rsidR="00695207">
          <w:rPr>
            <w:b/>
            <w:bCs/>
          </w:rPr>
          <w:t>6</w:t>
        </w:r>
      </w:ins>
      <w:ins w:id="505" w:author="My Luong Vuong" w:date="2024-05-28T17:28:00Z">
        <w:r w:rsidR="00B26A53" w:rsidRPr="00695207">
          <w:rPr>
            <w:b/>
            <w:bCs/>
            <w:rPrChange w:id="506" w:author="My Luong Vuong" w:date="2024-05-28T17:32:00Z">
              <w:rPr/>
            </w:rPrChange>
          </w:rPr>
          <w:t>-S1</w:t>
        </w:r>
      </w:ins>
      <w:ins w:id="507" w:author="My Luong Vuong" w:date="2024-05-28T17:32:00Z">
        <w:r w:rsidR="00695207">
          <w:rPr>
            <w:b/>
            <w:bCs/>
          </w:rPr>
          <w:t>7</w:t>
        </w:r>
      </w:ins>
      <w:ins w:id="508" w:author="My Luong Vuong" w:date="2024-05-28T17:31:00Z">
        <w:r w:rsidR="0088045F">
          <w:t xml:space="preserve">. The R code and dataset used to generate this population are in </w:t>
        </w:r>
      </w:ins>
      <w:ins w:id="509" w:author="My Luong Vuong" w:date="2024-05-28T17:29:00Z">
        <w:r w:rsidR="008A02C7">
          <w:t xml:space="preserve">the </w:t>
        </w:r>
        <w:r w:rsidR="008A02C7" w:rsidRPr="008A02C7">
          <w:rPr>
            <w:b/>
            <w:bCs/>
            <w:rPrChange w:id="510" w:author="My Luong Vuong" w:date="2024-05-28T17:29:00Z">
              <w:rPr/>
            </w:rPrChange>
          </w:rPr>
          <w:t>Supplementary Code</w:t>
        </w:r>
      </w:ins>
      <w:ins w:id="511" w:author="My Luong Vuong" w:date="2024-05-28T17:31:00Z">
        <w:r w:rsidR="0088045F">
          <w:rPr>
            <w:b/>
            <w:bCs/>
          </w:rPr>
          <w:t xml:space="preserve"> </w:t>
        </w:r>
        <w:r w:rsidR="0088045F" w:rsidRPr="0059399F">
          <w:rPr>
            <w:rPrChange w:id="512" w:author="My Luong Vuong" w:date="2024-05-28T17:32:00Z">
              <w:rPr>
                <w:b/>
                <w:bCs/>
              </w:rPr>
            </w:rPrChange>
          </w:rPr>
          <w:t>and</w:t>
        </w:r>
        <w:r w:rsidR="0088045F">
          <w:rPr>
            <w:b/>
            <w:bCs/>
          </w:rPr>
          <w:t xml:space="preserve"> Supplementary Dataset</w:t>
        </w:r>
      </w:ins>
      <w:ins w:id="513" w:author="My Luong Vuong" w:date="2024-05-28T17:28:00Z">
        <w:r w:rsidR="00B26A53" w:rsidRPr="00B26A53">
          <w:t>.</w:t>
        </w:r>
      </w:ins>
      <w:commentRangeStart w:id="514"/>
      <w:commentRangeStart w:id="515"/>
      <w:ins w:id="516" w:author="Erwin Dreesen" w:date="2024-05-18T22:40:00Z">
        <w:del w:id="517" w:author="My Luong Vuong" w:date="2024-05-28T16:28:00Z">
          <w:r w:rsidR="006C319C" w:rsidDel="00A30B69">
            <w:delText>…</w:delText>
          </w:r>
          <w:commentRangeEnd w:id="514"/>
          <w:r w:rsidR="006C319C" w:rsidDel="00A30B69">
            <w:rPr>
              <w:rStyle w:val="CommentReference"/>
            </w:rPr>
            <w:commentReference w:id="514"/>
          </w:r>
        </w:del>
      </w:ins>
      <w:commentRangeEnd w:id="515"/>
      <w:del w:id="518" w:author="My Luong Vuong" w:date="2024-05-28T16:28:00Z">
        <w:r w:rsidR="0038739A" w:rsidDel="00A30B69">
          <w:rPr>
            <w:rStyle w:val="CommentReference"/>
          </w:rPr>
          <w:commentReference w:id="515"/>
        </w:r>
        <w:r w:rsidR="006B2187" w:rsidDel="00A30B69">
          <w:delText xml:space="preserve">were </w:delText>
        </w:r>
        <w:commentRangeStart w:id="519"/>
        <w:commentRangeStart w:id="520"/>
        <w:r w:rsidR="006B2187" w:rsidDel="00A30B69">
          <w:delText xml:space="preserve">minimal </w:delText>
        </w:r>
        <w:commentRangeEnd w:id="519"/>
        <w:r w:rsidR="006C319C" w:rsidDel="00A30B69">
          <w:rPr>
            <w:rStyle w:val="CommentReference"/>
          </w:rPr>
          <w:commentReference w:id="519"/>
        </w:r>
        <w:commentRangeEnd w:id="520"/>
        <w:r w:rsidR="0038739A" w:rsidDel="00A30B69">
          <w:rPr>
            <w:rStyle w:val="CommentReference"/>
          </w:rPr>
          <w:commentReference w:id="520"/>
        </w:r>
        <w:r w:rsidR="006B2187" w:rsidDel="00A30B69">
          <w:delText>under proposed optimised doses (&lt;0.5% when off CRRT and &lt;0.1% when on CRRT)</w:delText>
        </w:r>
        <w:r w:rsidR="006B2187" w:rsidRPr="00E03B11" w:rsidDel="00A30B69">
          <w:delText>.</w:delText>
        </w:r>
      </w:del>
    </w:p>
    <w:bookmarkEnd w:id="459"/>
    <w:p w14:paraId="1FD5D263" w14:textId="453CC58B" w:rsidR="009248EC" w:rsidRDefault="009248EC" w:rsidP="00593CAA">
      <w:del w:id="521" w:author="My Luong Vuong" w:date="2024-05-12T11:37:00Z">
        <w:r w:rsidDel="0081715C">
          <w:br w:type="page"/>
        </w:r>
      </w:del>
    </w:p>
    <w:p w14:paraId="6F4D32B2" w14:textId="4E1BE966" w:rsidR="00A905E8" w:rsidRPr="00E03B11" w:rsidRDefault="00A905E8" w:rsidP="00593CAA">
      <w:pPr>
        <w:pStyle w:val="Heading1"/>
      </w:pPr>
      <w:r w:rsidRPr="00E03B11">
        <w:lastRenderedPageBreak/>
        <w:t>Discussion</w:t>
      </w:r>
    </w:p>
    <w:p w14:paraId="39606BFF" w14:textId="696B50E1" w:rsidR="00CB50CB" w:rsidRPr="00E03B11" w:rsidRDefault="00CB50CB" w:rsidP="00593CAA">
      <w:bookmarkStart w:id="522" w:name="_Hlk136862217"/>
      <w:commentRangeStart w:id="523"/>
      <w:commentRangeStart w:id="524"/>
      <w:commentRangeStart w:id="525"/>
      <w:r w:rsidRPr="00E03B11">
        <w:t xml:space="preserve">Our study aimed to </w:t>
      </w:r>
      <w:commentRangeStart w:id="526"/>
      <w:commentRangeStart w:id="527"/>
      <w:r w:rsidR="00543749" w:rsidRPr="00715016">
        <w:t xml:space="preserve">identify factors </w:t>
      </w:r>
      <w:r w:rsidR="00035BB0">
        <w:t>influencing</w:t>
      </w:r>
      <w:r w:rsidR="006C319C">
        <w:t xml:space="preserve"> fluconazole PKPD</w:t>
      </w:r>
      <w:r w:rsidR="00543749" w:rsidRPr="00715016">
        <w:t xml:space="preserve"> target </w:t>
      </w:r>
      <w:r w:rsidR="00543749">
        <w:t>attainment</w:t>
      </w:r>
      <w:commentRangeEnd w:id="526"/>
      <w:r w:rsidR="00543749">
        <w:rPr>
          <w:rStyle w:val="CommentReference"/>
        </w:rPr>
        <w:commentReference w:id="526"/>
      </w:r>
      <w:commentRangeEnd w:id="527"/>
      <w:r w:rsidR="005822CC">
        <w:rPr>
          <w:rStyle w:val="CommentReference"/>
        </w:rPr>
        <w:commentReference w:id="527"/>
      </w:r>
      <w:r w:rsidR="00543749">
        <w:t xml:space="preserve"> and </w:t>
      </w:r>
      <w:r w:rsidR="009271E0">
        <w:t>propose</w:t>
      </w:r>
      <w:r w:rsidR="00543749">
        <w:t xml:space="preserve"> a dosing regimen </w:t>
      </w:r>
      <w:r w:rsidR="000A5C30">
        <w:t>that guarantees</w:t>
      </w:r>
      <w:r w:rsidR="00543749">
        <w:t xml:space="preserve"> adequate target attainment </w:t>
      </w:r>
      <w:r w:rsidR="00543749" w:rsidRPr="00715016">
        <w:t>in critically ill patients</w:t>
      </w:r>
      <w:commentRangeEnd w:id="523"/>
      <w:r w:rsidR="00D47F6F">
        <w:rPr>
          <w:rStyle w:val="CommentReference"/>
        </w:rPr>
        <w:commentReference w:id="523"/>
      </w:r>
      <w:commentRangeEnd w:id="524"/>
      <w:r w:rsidR="009610A3">
        <w:rPr>
          <w:rStyle w:val="CommentReference"/>
        </w:rPr>
        <w:commentReference w:id="524"/>
      </w:r>
      <w:commentRangeEnd w:id="525"/>
      <w:r w:rsidR="008B1845">
        <w:rPr>
          <w:rStyle w:val="CommentReference"/>
        </w:rPr>
        <w:commentReference w:id="525"/>
      </w:r>
      <w:r w:rsidR="006E41A0">
        <w:t>.</w:t>
      </w:r>
      <w:r w:rsidRPr="00E03B11">
        <w:t xml:space="preserve"> </w:t>
      </w:r>
      <w:r w:rsidR="007D0A54">
        <w:t>To</w:t>
      </w:r>
      <w:r w:rsidR="00B235A1">
        <w:t xml:space="preserve"> do so, w</w:t>
      </w:r>
      <w:r w:rsidR="00B235A1" w:rsidRPr="00E03B11">
        <w:t xml:space="preserve">e </w:t>
      </w:r>
      <w:r w:rsidRPr="00E03B11">
        <w:t>utili</w:t>
      </w:r>
      <w:r w:rsidR="008B2E15">
        <w:t>s</w:t>
      </w:r>
      <w:r w:rsidRPr="00E03B11">
        <w:t xml:space="preserve">ed data from </w:t>
      </w:r>
      <w:r w:rsidR="0090470C">
        <w:t>eight studies</w:t>
      </w:r>
      <w:r w:rsidRPr="00E03B11">
        <w:t xml:space="preserve"> to </w:t>
      </w:r>
      <w:r w:rsidR="00591A84">
        <w:t>build</w:t>
      </w:r>
      <w:r w:rsidR="00591A84" w:rsidRPr="00E03B11">
        <w:t xml:space="preserve"> </w:t>
      </w:r>
      <w:r w:rsidRPr="00E03B11">
        <w:t xml:space="preserve">a </w:t>
      </w:r>
      <w:proofErr w:type="spellStart"/>
      <w:r w:rsidRPr="00E03B11">
        <w:t>popPK</w:t>
      </w:r>
      <w:proofErr w:type="spellEnd"/>
      <w:r w:rsidRPr="00E03B11">
        <w:t xml:space="preserve"> model</w:t>
      </w:r>
      <w:r w:rsidR="008137B3">
        <w:t>.</w:t>
      </w:r>
      <w:r w:rsidRPr="00E03B11">
        <w:t xml:space="preserve"> Our </w:t>
      </w:r>
      <w:r w:rsidR="008B2E15">
        <w:t>modelling</w:t>
      </w:r>
      <w:r w:rsidR="008B2E15" w:rsidRPr="00E03B11">
        <w:t xml:space="preserve"> </w:t>
      </w:r>
      <w:r w:rsidRPr="00E03B11">
        <w:t xml:space="preserve">and simulation results revealed that the standard IV dosing regimen resulted in inadequate </w:t>
      </w:r>
      <w:commentRangeStart w:id="528"/>
      <w:r w:rsidR="00B446CE" w:rsidRPr="00E03B11">
        <w:t>target</w:t>
      </w:r>
      <w:commentRangeEnd w:id="528"/>
      <w:r w:rsidR="00B446CE">
        <w:rPr>
          <w:rStyle w:val="CommentReference"/>
        </w:rPr>
        <w:commentReference w:id="528"/>
      </w:r>
      <w:r w:rsidRPr="00E03B11">
        <w:t xml:space="preserve"> attainment of the </w:t>
      </w:r>
      <w:r w:rsidRPr="00CA5A80">
        <w:rPr>
          <w:i/>
          <w:iCs/>
        </w:rPr>
        <w:t>f</w:t>
      </w:r>
      <w:r w:rsidRPr="00E03B11">
        <w:t>AUC</w:t>
      </w:r>
      <w:r w:rsidRPr="00E03B11">
        <w:rPr>
          <w:vertAlign w:val="subscript"/>
        </w:rPr>
        <w:t>0-24</w:t>
      </w:r>
      <w:r w:rsidRPr="00E03B11">
        <w:t xml:space="preserve"> </w:t>
      </w:r>
      <w:r w:rsidR="00CC1798">
        <w:t xml:space="preserve">200 </w:t>
      </w:r>
      <w:proofErr w:type="spellStart"/>
      <w:r w:rsidR="00CC1798">
        <w:t>mg</w:t>
      </w:r>
      <w:r w:rsidR="001251A5">
        <w:t>×</w:t>
      </w:r>
      <w:r w:rsidR="00CC1798">
        <w:t>h</w:t>
      </w:r>
      <w:proofErr w:type="spellEnd"/>
      <w:r w:rsidR="00CC1798">
        <w:t xml:space="preserve">/L </w:t>
      </w:r>
      <w:r w:rsidRPr="00E03B11">
        <w:t xml:space="preserve">in </w:t>
      </w:r>
      <w:r w:rsidR="008137B3">
        <w:t>this population.</w:t>
      </w:r>
      <w:r w:rsidRPr="00E03B11">
        <w:t xml:space="preserve"> </w:t>
      </w:r>
      <w:r w:rsidR="00EE32D7">
        <w:t>Theref</w:t>
      </w:r>
      <w:r w:rsidR="000022EB">
        <w:t>o</w:t>
      </w:r>
      <w:r w:rsidR="00EE32D7">
        <w:t>re</w:t>
      </w:r>
      <w:r w:rsidRPr="00E03B11">
        <w:t>, we proposed a pragmatic</w:t>
      </w:r>
      <w:r w:rsidR="00BD5981">
        <w:t xml:space="preserve"> </w:t>
      </w:r>
      <w:r w:rsidRPr="00E03B11">
        <w:t>optimi</w:t>
      </w:r>
      <w:r w:rsidR="00B445D6" w:rsidRPr="00E03B11">
        <w:t>s</w:t>
      </w:r>
      <w:r w:rsidRPr="00E03B11">
        <w:t>ed dosing regimen</w:t>
      </w:r>
      <w:r w:rsidR="00283CA5">
        <w:t xml:space="preserve"> </w:t>
      </w:r>
      <w:r w:rsidR="00DF212F">
        <w:t xml:space="preserve">which was based </w:t>
      </w:r>
      <w:r w:rsidR="007F1836">
        <w:t xml:space="preserve">on </w:t>
      </w:r>
      <w:r w:rsidR="00DF212F">
        <w:t>our simulations resulting</w:t>
      </w:r>
      <w:r w:rsidR="00517906">
        <w:t xml:space="preserve"> in</w:t>
      </w:r>
      <w:r w:rsidR="00283CA5">
        <w:t xml:space="preserve"> a</w:t>
      </w:r>
      <w:r w:rsidRPr="00E03B11">
        <w:t xml:space="preserve"> </w:t>
      </w:r>
      <w:commentRangeStart w:id="529"/>
      <w:commentRangeStart w:id="530"/>
      <w:commentRangeStart w:id="531"/>
      <w:r w:rsidRPr="00E03B11">
        <w:t xml:space="preserve">target attainment </w:t>
      </w:r>
      <w:commentRangeEnd w:id="529"/>
      <w:r w:rsidR="00D47F6F">
        <w:rPr>
          <w:rStyle w:val="CommentReference"/>
        </w:rPr>
        <w:commentReference w:id="529"/>
      </w:r>
      <w:commentRangeEnd w:id="530"/>
      <w:r w:rsidR="00283CA5">
        <w:rPr>
          <w:rStyle w:val="CommentReference"/>
        </w:rPr>
        <w:commentReference w:id="530"/>
      </w:r>
      <w:commentRangeEnd w:id="531"/>
      <w:r w:rsidR="0071053B">
        <w:rPr>
          <w:rStyle w:val="CommentReference"/>
        </w:rPr>
        <w:commentReference w:id="531"/>
      </w:r>
      <w:r w:rsidR="00EE32D7">
        <w:t>of</w:t>
      </w:r>
      <w:r w:rsidR="00EE32D7" w:rsidRPr="00E03B11">
        <w:t xml:space="preserve"> </w:t>
      </w:r>
      <w:r w:rsidR="00EE32D7">
        <w:t xml:space="preserve">at least </w:t>
      </w:r>
      <w:r w:rsidRPr="00E03B11">
        <w:t>90% from the first day of treatment throughout a two-week course.</w:t>
      </w:r>
    </w:p>
    <w:p w14:paraId="17AB23FB" w14:textId="7D4C8EA4" w:rsidR="00C71CF6" w:rsidRPr="00E03B11" w:rsidRDefault="006C319C" w:rsidP="00C71CF6">
      <w:pPr>
        <w:rPr>
          <w:ins w:id="532" w:author="My Luong Vuong" w:date="2024-03-19T12:07:00Z"/>
        </w:rPr>
      </w:pPr>
      <w:commentRangeStart w:id="533"/>
      <w:commentRangeStart w:id="534"/>
      <w:commentRangeStart w:id="535"/>
      <w:commentRangeStart w:id="536"/>
      <w:r>
        <w:t>W</w:t>
      </w:r>
      <w:r w:rsidR="00C71CF6" w:rsidRPr="00E03B11">
        <w:t xml:space="preserve">e </w:t>
      </w:r>
      <w:r w:rsidR="00C71CF6">
        <w:t xml:space="preserve">performed </w:t>
      </w:r>
      <w:ins w:id="537" w:author="My Luong Vuong" w:date="2024-03-19T12:07:00Z">
        <w:r w:rsidR="00C71CF6">
          <w:t>an</w:t>
        </w:r>
        <w:r w:rsidR="00C71CF6" w:rsidRPr="00E03B11">
          <w:t xml:space="preserve"> IPDMA, which involves merging datasets from multiple studies that share subject populations and similar variables</w:t>
        </w:r>
        <w:r w:rsidR="00C71CF6" w:rsidRPr="00E03B11">
          <w:fldChar w:fldCharType="begin"/>
        </w:r>
      </w:ins>
      <w:r w:rsidR="005A3D30">
        <w:instrText xml:space="preserve"> ADDIN EN.CITE &lt;EndNote&gt;&lt;Cite&gt;&lt;Author&gt;Azar&lt;/Author&gt;&lt;Year&gt;2020&lt;/Year&gt;&lt;RecNum&gt;48&lt;/RecNum&gt;&lt;DisplayText&gt; [30]&lt;/DisplayText&gt;&lt;record&gt;&lt;rec-number&gt;48&lt;/rec-number&gt;&lt;foreign-keys&gt;&lt;key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ins w:id="538" w:author="My Luong Vuong" w:date="2024-03-19T12:07:00Z">
        <w:r w:rsidR="00C71CF6" w:rsidRPr="00E03B11">
          <w:fldChar w:fldCharType="separate"/>
        </w:r>
      </w:ins>
      <w:r w:rsidR="005A3D30">
        <w:rPr>
          <w:noProof/>
        </w:rPr>
        <w:t> [30]</w:t>
      </w:r>
      <w:ins w:id="539" w:author="My Luong Vuong" w:date="2024-03-19T12:07:00Z">
        <w:r w:rsidR="00C71CF6" w:rsidRPr="00E03B11">
          <w:fldChar w:fldCharType="end"/>
        </w:r>
        <w:r w:rsidR="00C71CF6">
          <w:t>.</w:t>
        </w:r>
        <w:r w:rsidR="00C71CF6" w:rsidRPr="00E03B11">
          <w:t xml:space="preserve"> </w:t>
        </w:r>
        <w:r w:rsidR="00C71CF6">
          <w:t xml:space="preserve">An </w:t>
        </w:r>
        <w:r w:rsidR="00C71CF6" w:rsidRPr="00E03B11">
          <w:t xml:space="preserve">IPDMA offers several advantages, </w:t>
        </w:r>
        <w:r w:rsidR="00C71CF6">
          <w:t>including more complete information per study, a consistent analysis method for each study, the ability of conducting more complex analysis, and achieving greater statistical power</w:t>
        </w:r>
        <w:r w:rsidR="00C71CF6" w:rsidRPr="00E03B11">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ins>
      <w:r w:rsidR="005A3D30">
        <w:instrText xml:space="preserve"> ADDIN EN.CITE </w:instrText>
      </w:r>
      <w:r w:rsidR="005A3D30">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5A3D30">
        <w:instrText xml:space="preserve"> ADDIN EN.CITE.DATA </w:instrText>
      </w:r>
      <w:r w:rsidR="005A3D30">
        <w:fldChar w:fldCharType="end"/>
      </w:r>
      <w:ins w:id="540" w:author="My Luong Vuong" w:date="2024-03-19T12:07:00Z">
        <w:r w:rsidR="00C71CF6" w:rsidRPr="00E03B11">
          <w:fldChar w:fldCharType="separate"/>
        </w:r>
      </w:ins>
      <w:r w:rsidR="005A3D30">
        <w:rPr>
          <w:noProof/>
        </w:rPr>
        <w:t> [31]</w:t>
      </w:r>
      <w:ins w:id="541" w:author="My Luong Vuong" w:date="2024-03-19T12:07:00Z">
        <w:r w:rsidR="00C71CF6" w:rsidRPr="00E03B11">
          <w:fldChar w:fldCharType="end"/>
        </w:r>
        <w:r w:rsidR="00C71CF6">
          <w:t>.</w:t>
        </w:r>
        <w:commentRangeEnd w:id="533"/>
        <w:r w:rsidR="00C71CF6">
          <w:rPr>
            <w:rStyle w:val="CommentReference"/>
          </w:rPr>
          <w:commentReference w:id="533"/>
        </w:r>
      </w:ins>
      <w:commentRangeEnd w:id="534"/>
      <w:r>
        <w:rPr>
          <w:rStyle w:val="CommentReference"/>
        </w:rPr>
        <w:commentReference w:id="534"/>
      </w:r>
      <w:commentRangeEnd w:id="535"/>
      <w:r w:rsidR="00325045">
        <w:rPr>
          <w:rStyle w:val="CommentReference"/>
        </w:rPr>
        <w:commentReference w:id="535"/>
      </w:r>
      <w:commentRangeEnd w:id="536"/>
      <w:r w:rsidR="00CB01E8">
        <w:rPr>
          <w:rStyle w:val="CommentReference"/>
        </w:rPr>
        <w:commentReference w:id="536"/>
      </w:r>
    </w:p>
    <w:p w14:paraId="5D36F38E" w14:textId="075300FD"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best described by a two-compartment model with first-order elimination, consistent with studies that utili</w:t>
      </w:r>
      <w:r w:rsidR="00A12DE6" w:rsidRPr="00E03B11">
        <w:t>s</w:t>
      </w:r>
      <w:r w:rsidRPr="00E03B11">
        <w:t>ed rich-sampling technique</w:t>
      </w:r>
      <w:r w:rsidR="00C2334D" w:rsidRPr="00E03B11">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5A3D30">
        <w:instrText xml:space="preserve"> ADDIN EN.CITE </w:instrText>
      </w:r>
      <w:r w:rsidR="005A3D30">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5A3D30">
        <w:instrText xml:space="preserve"> ADDIN EN.CITE.DATA </w:instrText>
      </w:r>
      <w:r w:rsidR="005A3D30">
        <w:fldChar w:fldCharType="end"/>
      </w:r>
      <w:r w:rsidR="00C2334D" w:rsidRPr="00E03B11">
        <w:fldChar w:fldCharType="separate"/>
      </w:r>
      <w:r w:rsidR="005A3D30">
        <w:rPr>
          <w:noProof/>
        </w:rPr>
        <w:t> [14, 15, 32]</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5A3D30">
        <w:instrText xml:space="preserve"> ADDIN EN.CITE </w:instrText>
      </w:r>
      <w:r w:rsidR="005A3D30">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5A3D30">
        <w:instrText xml:space="preserve"> ADDIN EN.CITE.DATA </w:instrText>
      </w:r>
      <w:r w:rsidR="005A3D30">
        <w:fldChar w:fldCharType="end"/>
      </w:r>
      <w:r w:rsidR="0029658F" w:rsidRPr="00E03B11">
        <w:fldChar w:fldCharType="separate"/>
      </w:r>
      <w:r w:rsidR="005A3D30">
        <w:rPr>
          <w:noProof/>
        </w:rPr>
        <w:t> [12, 13, 33]</w:t>
      </w:r>
      <w:r w:rsidR="0029658F" w:rsidRPr="00E03B11">
        <w:fldChar w:fldCharType="end"/>
      </w:r>
      <w:r w:rsidR="00AA50B6">
        <w:t>.</w:t>
      </w:r>
      <w:r w:rsidRPr="00E03B11">
        <w:t xml:space="preserve"> This disparity can be attributed to the sparse sampling in clinical practice, which limits the </w:t>
      </w:r>
      <w:commentRangeStart w:id="542"/>
      <w:commentRangeStart w:id="543"/>
      <w:r w:rsidR="00DC0AC8">
        <w:t>ability</w:t>
      </w:r>
      <w:r w:rsidR="00DF3462">
        <w:t xml:space="preserve"> to </w:t>
      </w:r>
      <w:r w:rsidR="00DC0AC8">
        <w:t>fit</w:t>
      </w:r>
      <w:r w:rsidRPr="00E03B11">
        <w:t xml:space="preserve"> </w:t>
      </w:r>
      <w:commentRangeEnd w:id="542"/>
      <w:r w:rsidR="00CF6500">
        <w:rPr>
          <w:rStyle w:val="CommentReference"/>
        </w:rPr>
        <w:commentReference w:id="542"/>
      </w:r>
      <w:commentRangeEnd w:id="543"/>
      <w:r w:rsidR="00DF3462">
        <w:rPr>
          <w:rStyle w:val="CommentReference"/>
        </w:rPr>
        <w:commentReference w:id="543"/>
      </w:r>
      <w:r w:rsidRPr="00E03B11">
        <w:t>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commentRangeStart w:id="544"/>
      <w:commentRangeStart w:id="545"/>
      <w:r w:rsidR="00EE3AF7">
        <w:t>attainment</w:t>
      </w:r>
      <w:commentRangeEnd w:id="544"/>
      <w:r w:rsidR="00EE3AF7">
        <w:rPr>
          <w:rStyle w:val="CommentReference"/>
        </w:rPr>
        <w:commentReference w:id="544"/>
      </w:r>
      <w:commentRangeEnd w:id="545"/>
      <w:r w:rsidR="00070081">
        <w:rPr>
          <w:rStyle w:val="CommentReference"/>
        </w:rPr>
        <w:commentReference w:id="545"/>
      </w:r>
      <w:r w:rsidR="006C319C">
        <w:t xml:space="preserve"> </w:t>
      </w:r>
      <w:commentRangeStart w:id="546"/>
      <w:commentRangeStart w:id="547"/>
      <w:commentRangeStart w:id="548"/>
      <w:r w:rsidR="006C319C">
        <w:t>under standard dosing</w:t>
      </w:r>
      <w:commentRangeEnd w:id="546"/>
      <w:r w:rsidR="006C319C">
        <w:rPr>
          <w:rStyle w:val="CommentReference"/>
        </w:rPr>
        <w:commentReference w:id="546"/>
      </w:r>
      <w:commentRangeEnd w:id="547"/>
      <w:r w:rsidR="00F30A3A">
        <w:rPr>
          <w:rStyle w:val="CommentReference"/>
        </w:rPr>
        <w:commentReference w:id="547"/>
      </w:r>
      <w:commentRangeEnd w:id="548"/>
      <w:r w:rsidR="00CB01E8">
        <w:rPr>
          <w:rStyle w:val="CommentReference"/>
        </w:rPr>
        <w:commentReference w:id="548"/>
      </w:r>
      <w:r w:rsidR="00D5798A" w:rsidRPr="00E03B11">
        <w:t>.</w:t>
      </w:r>
      <w:r w:rsidR="007F49F1">
        <w:t xml:space="preserve"> Specifically, </w:t>
      </w:r>
      <w:r w:rsidR="007222E9">
        <w:t xml:space="preserve">a </w:t>
      </w:r>
      <w:r w:rsidR="003517A9">
        <w:t xml:space="preserve">higher total body weight led to </w:t>
      </w:r>
      <w:r w:rsidR="00713419">
        <w:t>a lower PTA.</w:t>
      </w:r>
      <w:r w:rsidR="00D5798A" w:rsidRPr="00E03B11">
        <w:t xml:space="preserve"> This finding aligns with previous </w:t>
      </w:r>
      <w:proofErr w:type="spellStart"/>
      <w:r w:rsidR="00C96B95">
        <w:t>popPK</w:t>
      </w:r>
      <w:proofErr w:type="spellEnd"/>
      <w:r w:rsidR="00C96B95">
        <w:t xml:space="preserve"> </w:t>
      </w:r>
      <w:r w:rsidR="00695FFB">
        <w:t xml:space="preserve">studies </w:t>
      </w:r>
      <w:r w:rsidR="00DF4C72">
        <w:t>showing that overweight</w:t>
      </w:r>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r w:rsidR="00D5798A">
        <w:t>.</w:t>
      </w:r>
      <w:r w:rsidR="004179E2">
        <w:t xml:space="preserve"> </w:t>
      </w:r>
      <w:r w:rsidR="00D5798A" w:rsidRPr="00E03B11">
        <w:t xml:space="preserve">Although LBW </w:t>
      </w:r>
      <w:r w:rsidR="00483EE0">
        <w:t>and</w:t>
      </w:r>
      <w:r w:rsidR="00483EE0" w:rsidRPr="00E03B11">
        <w:t xml:space="preserve"> </w:t>
      </w:r>
      <w:r w:rsidR="00A66218">
        <w:t>FFM</w:t>
      </w:r>
      <w:r w:rsidR="00D5798A" w:rsidRPr="00E03B11">
        <w:t xml:space="preserve"> may be better surrogates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actual</w:t>
      </w:r>
      <w:r w:rsidR="00D5798A" w:rsidRPr="00E03B11">
        <w:t xml:space="preserve"> </w:t>
      </w:r>
      <w:r w:rsidR="00D5798A">
        <w:t>body weight</w:t>
      </w:r>
      <w:r w:rsidR="000779BD">
        <w:t xml:space="preserve"> improved the model fit most</w:t>
      </w:r>
      <w:r w:rsidR="00D5798A" w:rsidRPr="00E03B11">
        <w:t xml:space="preserve">. </w:t>
      </w:r>
      <w:r w:rsidR="000779BD">
        <w:t>Furthermore</w:t>
      </w:r>
      <w:r w:rsidR="00D5798A">
        <w:t>,</w:t>
      </w:r>
      <w:r w:rsidR="00AE10B9">
        <w:t xml:space="preserve"> total</w:t>
      </w:r>
      <w:r w:rsidR="00D5798A">
        <w:t xml:space="preserve"> </w:t>
      </w:r>
      <w:commentRangeStart w:id="549"/>
      <w:commentRangeStart w:id="550"/>
      <w:r w:rsidR="006E1FF3">
        <w:t>b</w:t>
      </w:r>
      <w:r w:rsidR="006E1FF3" w:rsidRPr="00E03B11">
        <w:t>ody weight is</w:t>
      </w:r>
      <w:commentRangeEnd w:id="549"/>
      <w:r w:rsidR="006E1FF3">
        <w:rPr>
          <w:rStyle w:val="CommentReference"/>
        </w:rPr>
        <w:commentReference w:id="549"/>
      </w:r>
      <w:commentRangeEnd w:id="550"/>
      <w:r w:rsidR="00D23326">
        <w:rPr>
          <w:rStyle w:val="CommentReference"/>
        </w:rPr>
        <w:commentReference w:id="550"/>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proofErr w:type="spellStart"/>
      <w:r w:rsidR="00B554FD">
        <w:t>guestimating</w:t>
      </w:r>
      <w:proofErr w:type="spellEnd"/>
      <w:r w:rsidR="00B554FD">
        <w:t xml:space="preserve"> the patient’s</w:t>
      </w:r>
      <w:r w:rsidR="00D5798A" w:rsidRPr="00E03B11">
        <w:t xml:space="preserve"> height</w:t>
      </w:r>
      <w:r w:rsidR="00D5798A" w:rsidRPr="00E03B11">
        <w:fldChar w:fldCharType="begin"/>
      </w:r>
      <w:r w:rsidR="00B83DFB">
        <w:instrText xml:space="preserve"> ADDIN EN.CITE &lt;EndNote&gt;&lt;Cite&gt;&lt;Author&gt;Boer&lt;/Author&gt;&lt;Year&gt;1984&lt;/Year&gt;&lt;RecNum&gt;24&lt;/RecNum&gt;&lt;DisplayText&gt; [17]&lt;/DisplayText&gt;&lt;record&gt;&lt;rec-number&gt;24&lt;/rec-number&gt;&lt;foreign-keys&gt;&lt;key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B83DFB">
        <w:rPr>
          <w:noProof/>
        </w:rPr>
        <w:t> [17]</w:t>
      </w:r>
      <w:r w:rsidR="00D5798A" w:rsidRPr="00E03B11">
        <w:fldChar w:fldCharType="end"/>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r w:rsidR="001846ED">
        <w:t>almost 3</w:t>
      </w:r>
      <w:r w:rsidR="00F02428">
        <w:t>-</w:t>
      </w:r>
      <w:r w:rsidR="001846ED">
        <w:t xml:space="preserve">fold </w:t>
      </w:r>
      <w:r w:rsidR="00F02428">
        <w:t xml:space="preserve">higher </w:t>
      </w:r>
      <w:r w:rsidR="001846ED">
        <w:t xml:space="preserve">when patients were on CRRT </w:t>
      </w:r>
      <w:r w:rsidR="00F02428">
        <w:t xml:space="preserve">as </w:t>
      </w:r>
      <w:r w:rsidR="001846ED">
        <w:t xml:space="preserve">compared </w:t>
      </w:r>
      <w:r w:rsidR="00F02428">
        <w:t xml:space="preserve">to </w:t>
      </w:r>
      <w:r w:rsidR="00DA6C55">
        <w:t xml:space="preserve">when </w:t>
      </w:r>
      <w:r w:rsidR="00F02428">
        <w:t>off</w:t>
      </w:r>
      <w:r w:rsidR="00DA6C55">
        <w:t xml:space="preserve"> CRRT.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whereas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5A3D30">
        <w:instrText xml:space="preserve"> ADDIN EN.CITE </w:instrText>
      </w:r>
      <w:r w:rsidR="005A3D30">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5A3D30">
        <w:instrText xml:space="preserve"> ADDIN EN.CITE.DATA </w:instrText>
      </w:r>
      <w:r w:rsidR="005A3D30">
        <w:fldChar w:fldCharType="end"/>
      </w:r>
      <w:r w:rsidR="00053E2C">
        <w:fldChar w:fldCharType="separate"/>
      </w:r>
      <w:r w:rsidR="005A3D30">
        <w:rPr>
          <w:noProof/>
        </w:rPr>
        <w:t> [32]</w:t>
      </w:r>
      <w:r w:rsidR="00053E2C">
        <w:fldChar w:fldCharType="end"/>
      </w:r>
      <w:r w:rsidR="00C82FEC">
        <w:t>.</w:t>
      </w:r>
    </w:p>
    <w:p w14:paraId="66213A4D" w14:textId="500CC14A" w:rsidR="00BA3DFC" w:rsidRDefault="0047500A" w:rsidP="00FA10AD">
      <w:ins w:id="551" w:author="My Luong Vuong" w:date="2024-05-28T16:37:00Z">
        <w:r>
          <w:t xml:space="preserve">We found that </w:t>
        </w:r>
      </w:ins>
      <w:commentRangeStart w:id="552"/>
      <w:commentRangeStart w:id="553"/>
      <w:proofErr w:type="spellStart"/>
      <w:r w:rsidR="00B730E7">
        <w:t>eGFR</w:t>
      </w:r>
      <w:r w:rsidR="00B730E7" w:rsidRPr="00A72BCD">
        <w:rPr>
          <w:vertAlign w:val="subscript"/>
        </w:rPr>
        <w:t>CKD</w:t>
      </w:r>
      <w:proofErr w:type="spellEnd"/>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w:t>
      </w:r>
      <w:commentRangeStart w:id="554"/>
      <w:commentRangeStart w:id="555"/>
      <w:commentRangeStart w:id="556"/>
      <w:commentRangeStart w:id="557"/>
      <w:r w:rsidR="00511DE2">
        <w:t xml:space="preserve">proposed </w:t>
      </w:r>
      <w:r w:rsidR="005771FA">
        <w:t xml:space="preserve">optimised </w:t>
      </w:r>
      <w:commentRangeEnd w:id="554"/>
      <w:r w:rsidR="006C319C">
        <w:rPr>
          <w:rStyle w:val="CommentReference"/>
        </w:rPr>
        <w:commentReference w:id="554"/>
      </w:r>
      <w:commentRangeEnd w:id="555"/>
      <w:r w:rsidR="002D585B">
        <w:rPr>
          <w:rStyle w:val="CommentReference"/>
        </w:rPr>
        <w:commentReference w:id="555"/>
      </w:r>
      <w:commentRangeEnd w:id="556"/>
      <w:r w:rsidR="00FC145B">
        <w:rPr>
          <w:rStyle w:val="CommentReference"/>
        </w:rPr>
        <w:commentReference w:id="556"/>
      </w:r>
      <w:commentRangeEnd w:id="557"/>
      <w:r w:rsidR="00CB01E8">
        <w:rPr>
          <w:rStyle w:val="CommentReference"/>
        </w:rPr>
        <w:commentReference w:id="557"/>
      </w:r>
      <w:r w:rsidR="005771FA">
        <w:t>dosing regimen</w:t>
      </w:r>
      <w:commentRangeStart w:id="558"/>
      <w:commentRangeStart w:id="559"/>
      <w:commentRangeStart w:id="560"/>
      <w:commentRangeEnd w:id="558"/>
      <w:r w:rsidR="006C319C">
        <w:rPr>
          <w:rStyle w:val="CommentReference"/>
        </w:rPr>
        <w:commentReference w:id="558"/>
      </w:r>
      <w:commentRangeEnd w:id="559"/>
      <w:r w:rsidR="00200930">
        <w:rPr>
          <w:rStyle w:val="CommentReference"/>
        </w:rPr>
        <w:commentReference w:id="559"/>
      </w:r>
      <w:commentRangeEnd w:id="560"/>
      <w:r w:rsidR="00CB01E8">
        <w:rPr>
          <w:rStyle w:val="CommentReference"/>
        </w:rPr>
        <w:commentReference w:id="560"/>
      </w:r>
      <w:r w:rsidR="00664077">
        <w:t>, thus</w:t>
      </w:r>
      <w:r w:rsidR="008F1EEB">
        <w:t xml:space="preserve"> </w:t>
      </w:r>
      <w:r w:rsidR="00A34F61">
        <w:t xml:space="preserve">our dosing recommendation </w:t>
      </w:r>
      <w:r w:rsidR="00391E35">
        <w:t>did</w:t>
      </w:r>
      <w:r w:rsidR="00A34F61">
        <w:t xml:space="preserve"> </w:t>
      </w:r>
      <w:r w:rsidR="006240D3">
        <w:t>not adjust for</w:t>
      </w:r>
      <w:r w:rsidR="00A34F61">
        <w:t xml:space="preserve"> </w:t>
      </w:r>
      <w:r w:rsidR="002539C5">
        <w:t xml:space="preserve">the </w:t>
      </w:r>
      <w:r w:rsidR="00A34F61">
        <w:t>kidney function</w:t>
      </w:r>
      <w:r w:rsidR="008F1EEB">
        <w:t>.</w:t>
      </w:r>
      <w:r w:rsidR="00664077">
        <w:t xml:space="preserve"> </w:t>
      </w:r>
      <w:commentRangeEnd w:id="552"/>
      <w:r w:rsidR="00F02842">
        <w:rPr>
          <w:rStyle w:val="CommentReference"/>
        </w:rPr>
        <w:commentReference w:id="552"/>
      </w:r>
      <w:commentRangeEnd w:id="553"/>
      <w:r w:rsidR="00E37E7B">
        <w:rPr>
          <w:rStyle w:val="CommentReference"/>
        </w:rPr>
        <w:commentReference w:id="553"/>
      </w:r>
      <w:del w:id="561" w:author="My Luong Vuong" w:date="2024-05-28T17:42:00Z">
        <w:r w:rsidR="00995DD1" w:rsidDel="0079098D">
          <w:delText>Although eGFR</w:delText>
        </w:r>
        <w:r w:rsidR="00995DD1" w:rsidRPr="00A72BCD" w:rsidDel="0079098D">
          <w:rPr>
            <w:vertAlign w:val="subscript"/>
          </w:rPr>
          <w:delText>CKD</w:delText>
        </w:r>
        <w:r w:rsidR="00E46977" w:rsidDel="0079098D">
          <w:rPr>
            <w:vertAlign w:val="subscript"/>
          </w:rPr>
          <w:delText>-</w:delText>
        </w:r>
        <w:r w:rsidR="00995DD1" w:rsidRPr="00A72BCD" w:rsidDel="0079098D">
          <w:rPr>
            <w:vertAlign w:val="subscript"/>
          </w:rPr>
          <w:delText>EPI</w:delText>
        </w:r>
        <w:r w:rsidR="00995DD1" w:rsidDel="0079098D">
          <w:delText xml:space="preserve"> significantly </w:delText>
        </w:r>
        <w:r w:rsidR="00313A65" w:rsidDel="0079098D">
          <w:delText>improved</w:delText>
        </w:r>
      </w:del>
      <w:ins w:id="562" w:author="My Luong Vuong" w:date="2024-05-28T17:42:00Z">
        <w:r w:rsidR="0079098D">
          <w:t>Despite improving</w:t>
        </w:r>
      </w:ins>
      <w:r w:rsidR="00313A65">
        <w:t xml:space="preserve">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proofErr w:type="spellStart"/>
      <w:ins w:id="563" w:author="My Luong Vuong" w:date="2024-05-28T17:42:00Z">
        <w:r w:rsidR="0079098D">
          <w:t>eGFR</w:t>
        </w:r>
        <w:r w:rsidR="0079098D" w:rsidRPr="00A72BCD">
          <w:rPr>
            <w:vertAlign w:val="subscript"/>
          </w:rPr>
          <w:t>CKD</w:t>
        </w:r>
        <w:proofErr w:type="spellEnd"/>
        <w:r w:rsidR="0079098D">
          <w:rPr>
            <w:vertAlign w:val="subscript"/>
          </w:rPr>
          <w:t>-</w:t>
        </w:r>
        <w:r w:rsidR="0079098D" w:rsidRPr="00A72BCD">
          <w:rPr>
            <w:vertAlign w:val="subscript"/>
          </w:rPr>
          <w:t>EPI</w:t>
        </w:r>
        <w:r w:rsidR="0079098D" w:rsidDel="0079098D">
          <w:t xml:space="preserve"> </w:t>
        </w:r>
      </w:ins>
      <w:del w:id="564" w:author="My Luong Vuong" w:date="2024-05-28T17:42:00Z">
        <w:r w:rsidR="00D52CAB" w:rsidDel="0079098D">
          <w:delText xml:space="preserve">it </w:delText>
        </w:r>
      </w:del>
      <w:r w:rsidR="008C0A4A">
        <w:t xml:space="preserve">did not affect </w:t>
      </w:r>
      <w:r w:rsidR="00D605AD">
        <w:t>PTA</w:t>
      </w:r>
      <w:r w:rsidR="008C0A4A">
        <w:t xml:space="preserve"> </w:t>
      </w:r>
      <w:r w:rsidR="00854C04">
        <w:t xml:space="preserve">across </w:t>
      </w:r>
      <w:r w:rsidR="0017709B">
        <w:t xml:space="preserve">the studied </w:t>
      </w:r>
      <w:r w:rsidR="00854C04">
        <w:t>range</w:t>
      </w:r>
      <w:r w:rsidR="00B647C7">
        <w:t xml:space="preserve"> with </w:t>
      </w:r>
      <w:commentRangeStart w:id="565"/>
      <w:commentRangeStart w:id="566"/>
      <w:commentRangeStart w:id="567"/>
      <w:r w:rsidR="00B647C7">
        <w:t>th</w:t>
      </w:r>
      <w:r w:rsidR="006C319C">
        <w:t>is</w:t>
      </w:r>
      <w:r w:rsidR="00B647C7">
        <w:t xml:space="preserve"> regimen</w:t>
      </w:r>
      <w:commentRangeEnd w:id="565"/>
      <w:r w:rsidR="006C319C">
        <w:rPr>
          <w:rStyle w:val="CommentReference"/>
        </w:rPr>
        <w:commentReference w:id="565"/>
      </w:r>
      <w:commentRangeEnd w:id="566"/>
      <w:r w:rsidR="00200930">
        <w:rPr>
          <w:rStyle w:val="CommentReference"/>
        </w:rPr>
        <w:commentReference w:id="566"/>
      </w:r>
      <w:commentRangeEnd w:id="567"/>
      <w:r w:rsidR="00CB01E8">
        <w:rPr>
          <w:rStyle w:val="CommentReference"/>
        </w:rPr>
        <w:commentReference w:id="567"/>
      </w:r>
      <w:r w:rsidR="00854C04">
        <w:t>.</w:t>
      </w:r>
      <w:r w:rsidR="00404147">
        <w:t xml:space="preserve"> </w:t>
      </w:r>
      <w:r w:rsidR="00572697">
        <w:t xml:space="preserve">Our </w:t>
      </w:r>
      <w:r w:rsidR="00A21FB9">
        <w:t xml:space="preserve">recommended </w:t>
      </w:r>
      <w:ins w:id="568" w:author="My Luong Vuong" w:date="2024-05-28T16:38:00Z">
        <w:r w:rsidR="0050114B" w:rsidRPr="0050114B">
          <w:t>maintenance dose</w:t>
        </w:r>
        <w:r w:rsidR="0050114B" w:rsidRPr="0050114B" w:rsidDel="0050114B">
          <w:t xml:space="preserve"> </w:t>
        </w:r>
      </w:ins>
      <w:del w:id="569" w:author="My Luong Vuong" w:date="2024-05-28T16:38:00Z">
        <w:r w:rsidR="00324002" w:rsidDel="0050114B">
          <w:delText>MD</w:delText>
        </w:r>
        <w:r w:rsidR="00461CC9" w:rsidDel="0050114B">
          <w:delText xml:space="preserve"> </w:delText>
        </w:r>
      </w:del>
      <w:r w:rsidR="006D583D">
        <w:t xml:space="preserve">was in </w:t>
      </w:r>
      <w:r w:rsidR="0052533B">
        <w:t>line with</w:t>
      </w:r>
      <w:r w:rsidR="006D583D">
        <w:t xml:space="preserve"> the </w:t>
      </w:r>
      <w:r w:rsidR="001407A0">
        <w:t xml:space="preserve">current standard </w:t>
      </w:r>
      <w:ins w:id="570" w:author="My Luong Vuong" w:date="2024-05-28T16:39:00Z">
        <w:r w:rsidR="00090502" w:rsidRPr="00090502">
          <w:t>maintenance dose</w:t>
        </w:r>
        <w:r w:rsidR="00090502" w:rsidRPr="00090502" w:rsidDel="00090502">
          <w:t xml:space="preserve"> </w:t>
        </w:r>
      </w:ins>
      <w:del w:id="571" w:author="My Luong Vuong" w:date="2024-05-28T16:39:00Z">
        <w:r w:rsidR="001407A0" w:rsidDel="00090502">
          <w:delText xml:space="preserve">MD </w:delText>
        </w:r>
      </w:del>
      <w:r w:rsidR="001407A0">
        <w:t>of 400 mg q24h.</w:t>
      </w:r>
      <w:r w:rsidR="00E03C7D">
        <w:t xml:space="preserve"> </w:t>
      </w:r>
      <w:del w:id="572" w:author="My Luong Vuong" w:date="2024-05-28T17:41:00Z">
        <w:r w:rsidR="00E03C7D" w:rsidDel="0029252F">
          <w:delText xml:space="preserve">Although </w:delText>
        </w:r>
      </w:del>
      <w:ins w:id="573" w:author="My Luong Vuong" w:date="2024-05-28T17:42:00Z">
        <w:r w:rsidR="009F6C1F">
          <w:t>Al</w:t>
        </w:r>
        <w:r w:rsidR="008852D1">
          <w:t>t</w:t>
        </w:r>
      </w:ins>
      <w:ins w:id="574" w:author="My Luong Vuong" w:date="2024-05-28T17:41:00Z">
        <w:r w:rsidR="0029252F">
          <w:t xml:space="preserve">hough </w:t>
        </w:r>
      </w:ins>
      <w:r w:rsidR="00E03C7D">
        <w:t xml:space="preserve">our simulation showed a slight </w:t>
      </w:r>
      <w:r w:rsidR="00E03C7D">
        <w:lastRenderedPageBreak/>
        <w:t xml:space="preserve">decrease below </w:t>
      </w:r>
      <w:r w:rsidR="004855E3">
        <w:t>the 90% PTA</w:t>
      </w:r>
      <w:r w:rsidR="00F841EB">
        <w:t xml:space="preserve"> with this </w:t>
      </w:r>
      <w:ins w:id="575" w:author="My Luong Vuong" w:date="2024-05-28T16:39:00Z">
        <w:r w:rsidR="00A24319" w:rsidRPr="00A24319">
          <w:t>maintenance dose</w:t>
        </w:r>
        <w:r w:rsidR="00A24319" w:rsidRPr="00A24319" w:rsidDel="00A24319">
          <w:t xml:space="preserve"> </w:t>
        </w:r>
      </w:ins>
      <w:del w:id="576" w:author="My Luong Vuong" w:date="2024-05-28T16:39:00Z">
        <w:r w:rsidR="00F841EB" w:rsidDel="00A24319">
          <w:delText xml:space="preserve">MD </w:delText>
        </w:r>
      </w:del>
      <w:r w:rsidR="00F841EB">
        <w:t xml:space="preserve">in patients with </w:t>
      </w:r>
      <w:proofErr w:type="spellStart"/>
      <w:r w:rsidR="00FE78CF">
        <w:t>eGFR</w:t>
      </w:r>
      <w:r w:rsidR="00FE78CF" w:rsidRPr="00A72BCD">
        <w:rPr>
          <w:vertAlign w:val="subscript"/>
        </w:rPr>
        <w:t>CKD</w:t>
      </w:r>
      <w:proofErr w:type="spellEnd"/>
      <w:r w:rsidR="00FE78CF">
        <w:rPr>
          <w:vertAlign w:val="subscript"/>
        </w:rPr>
        <w:t>-</w:t>
      </w:r>
      <w:r w:rsidR="00FE78CF" w:rsidRPr="00A72BCD">
        <w:rPr>
          <w:vertAlign w:val="subscript"/>
        </w:rPr>
        <w:t>EPI</w:t>
      </w:r>
      <w:r w:rsidR="00FE78CF">
        <w:rPr>
          <w:vertAlign w:val="subscript"/>
        </w:rPr>
        <w:t xml:space="preserve"> </w:t>
      </w:r>
      <w:r w:rsidR="00C80704">
        <w:t>above 195</w:t>
      </w:r>
      <w:r w:rsidR="006C319C">
        <w:t> </w:t>
      </w:r>
      <w:r w:rsidR="006F1FC2">
        <w:t>mL/min/1.73 m</w:t>
      </w:r>
      <w:r w:rsidR="006F1FC2" w:rsidRPr="00092B52">
        <w:rPr>
          <w:vertAlign w:val="superscript"/>
        </w:rPr>
        <w:t>2</w:t>
      </w:r>
      <w:del w:id="577" w:author="My Luong Vuong" w:date="2024-05-28T16:39:00Z">
        <w:r w:rsidR="003E400E" w:rsidDel="00B75528">
          <w:delText xml:space="preserve"> </w:delText>
        </w:r>
      </w:del>
      <w:r w:rsidR="006F1FC2">
        <w:t>, we did not</w:t>
      </w:r>
      <w:r w:rsidR="001B2F1A">
        <w:t xml:space="preserve"> </w:t>
      </w:r>
      <w:r w:rsidR="00B64359">
        <w:t xml:space="preserve">recommend </w:t>
      </w:r>
      <w:r w:rsidR="007C11F7">
        <w:t>increasing</w:t>
      </w:r>
      <w:r w:rsidR="00B64359">
        <w:t xml:space="preserve"> the dose</w:t>
      </w:r>
      <w:r w:rsidR="007C11F7">
        <w:t xml:space="preserve"> in this case. </w:t>
      </w:r>
      <w:r w:rsidR="00872A8C">
        <w:t xml:space="preserve">We did so because </w:t>
      </w:r>
      <w:r w:rsidR="002C5D83">
        <w:t xml:space="preserve">this slight reduction was a result </w:t>
      </w:r>
      <w:r w:rsidR="00E20313">
        <w:t>of</w:t>
      </w:r>
      <w:r w:rsidR="002C5D83">
        <w:t xml:space="preserve"> the assumption that</w:t>
      </w:r>
      <w:r w:rsidR="00E20313">
        <w:t xml:space="preserve"> </w:t>
      </w:r>
      <w:proofErr w:type="spellStart"/>
      <w:r w:rsidR="00E20313">
        <w:t>eGFR</w:t>
      </w:r>
      <w:r w:rsidR="00E20313" w:rsidRPr="00A72BCD">
        <w:rPr>
          <w:vertAlign w:val="subscript"/>
        </w:rPr>
        <w:t>CKD</w:t>
      </w:r>
      <w:proofErr w:type="spellEnd"/>
      <w:r w:rsidR="00E20313">
        <w:rPr>
          <w:vertAlign w:val="subscript"/>
        </w:rPr>
        <w:t>-</w:t>
      </w:r>
      <w:r w:rsidR="00E20313" w:rsidRPr="00A72BCD">
        <w:rPr>
          <w:vertAlign w:val="subscript"/>
        </w:rPr>
        <w:t>EPI</w:t>
      </w:r>
      <w:r w:rsidR="002C5D83">
        <w:t xml:space="preserve"> </w:t>
      </w:r>
      <w:r w:rsidR="00E20313">
        <w:t xml:space="preserve">would </w:t>
      </w:r>
      <w:r w:rsidR="00D477FC">
        <w:t>remain at least</w:t>
      </w:r>
      <w:r w:rsidR="00E20313">
        <w:t xml:space="preserve"> 195</w:t>
      </w:r>
      <w:r w:rsidR="006C319C">
        <w:t> </w:t>
      </w:r>
      <w:r w:rsidR="00E20313">
        <w:t>mL/min/1.73 m</w:t>
      </w:r>
      <w:r w:rsidR="00E20313" w:rsidRPr="00092B52">
        <w:rPr>
          <w:vertAlign w:val="superscript"/>
        </w:rPr>
        <w:t>2</w:t>
      </w:r>
      <w:r w:rsidR="006F1FC2">
        <w:t xml:space="preserve"> </w:t>
      </w:r>
      <w:r w:rsidR="00017CBA">
        <w:t>consecutively</w:t>
      </w:r>
      <w:r w:rsidR="00AF3818">
        <w:t xml:space="preserve"> for 14 days</w:t>
      </w:r>
      <w:r w:rsidR="00382269">
        <w:t xml:space="preserve">, </w:t>
      </w:r>
      <w:r w:rsidR="004305D5">
        <w:t xml:space="preserve">and this </w:t>
      </w:r>
      <w:commentRangeStart w:id="578"/>
      <w:r w:rsidR="004305D5">
        <w:t>assumption is unrealistic</w:t>
      </w:r>
      <w:commentRangeEnd w:id="578"/>
      <w:r w:rsidR="006C319C">
        <w:rPr>
          <w:rStyle w:val="CommentReference"/>
        </w:rPr>
        <w:commentReference w:id="578"/>
      </w:r>
      <w:r w:rsidR="00017CBA">
        <w:t>.</w:t>
      </w:r>
      <w:r w:rsidR="004305D5">
        <w:t xml:space="preserve"> </w:t>
      </w:r>
      <w:r w:rsidR="007F10FA">
        <w:t xml:space="preserve">Huang </w:t>
      </w:r>
      <w:r w:rsidR="007F10FA" w:rsidRPr="00200930">
        <w:rPr>
          <w:i/>
          <w:iCs/>
        </w:rPr>
        <w:t>et al</w:t>
      </w:r>
      <w:r w:rsidR="0005525B">
        <w:t>.</w:t>
      </w:r>
      <w:r w:rsidR="007F10FA">
        <w:t xml:space="preserve"> </w:t>
      </w:r>
      <w:r w:rsidR="0005525B">
        <w:t>have</w:t>
      </w:r>
      <w:r w:rsidR="00446DC3">
        <w:t xml:space="preserve"> recently</w:t>
      </w:r>
      <w:r w:rsidR="007F10FA">
        <w:t xml:space="preserve"> shown that</w:t>
      </w:r>
      <w:r w:rsidR="00DF2204">
        <w:t xml:space="preserve"> </w:t>
      </w:r>
      <w:r w:rsidR="00D331DC">
        <w:t xml:space="preserve">kidney function </w:t>
      </w:r>
      <w:r w:rsidR="009115FF">
        <w:t>is highly unstable in</w:t>
      </w:r>
      <w:r w:rsidR="00F8181A">
        <w:t xml:space="preserve"> ICU</w:t>
      </w:r>
      <w:r w:rsidR="009115FF">
        <w:t xml:space="preserve"> patients,</w:t>
      </w:r>
      <w:r w:rsidR="00877E31">
        <w:t xml:space="preserve"> especially in patients </w:t>
      </w:r>
      <w:r w:rsidR="00E82324">
        <w:t>with high</w:t>
      </w:r>
      <w:r w:rsidR="00AF44D4">
        <w:t xml:space="preserve"> </w:t>
      </w:r>
      <w:r w:rsidR="006C319C">
        <w:t>c</w:t>
      </w:r>
      <w:commentRangeStart w:id="579"/>
      <w:commentRangeStart w:id="580"/>
      <w:commentRangeStart w:id="581"/>
      <w:r w:rsidR="00AF44D4">
        <w:t>r</w:t>
      </w:r>
      <w:r w:rsidR="006C319C">
        <w:t>eatinine c</w:t>
      </w:r>
      <w:r w:rsidR="00AF44D4">
        <w:t>l</w:t>
      </w:r>
      <w:r w:rsidR="006C319C">
        <w:t>earance</w:t>
      </w:r>
      <w:r w:rsidR="00AF44D4">
        <w:t xml:space="preserve"> </w:t>
      </w:r>
      <w:commentRangeEnd w:id="579"/>
      <w:r w:rsidR="006C319C">
        <w:rPr>
          <w:rStyle w:val="CommentReference"/>
        </w:rPr>
        <w:commentReference w:id="579"/>
      </w:r>
      <w:commentRangeEnd w:id="580"/>
      <w:r w:rsidR="00200930">
        <w:rPr>
          <w:rStyle w:val="CommentReference"/>
        </w:rPr>
        <w:commentReference w:id="580"/>
      </w:r>
      <w:commentRangeEnd w:id="581"/>
      <w:r w:rsidR="00CB01E8">
        <w:rPr>
          <w:rStyle w:val="CommentReference"/>
        </w:rPr>
        <w:commentReference w:id="581"/>
      </w:r>
      <w:r w:rsidR="009C7316">
        <w:t>(</w:t>
      </w:r>
      <w:r w:rsidR="006C319C">
        <w:t>above</w:t>
      </w:r>
      <w:r w:rsidR="00A63397">
        <w:t xml:space="preserve"> 180 ml/min</w:t>
      </w:r>
      <w:r w:rsidR="009C7316">
        <w:t>)</w:t>
      </w:r>
      <w:r w:rsidR="00E82324">
        <w:t xml:space="preserve"> and in the first week of ICU admission, </w:t>
      </w:r>
      <w:r w:rsidR="00253EBE">
        <w:t xml:space="preserve">where kidney function tends to go downward by </w:t>
      </w:r>
      <w:r w:rsidR="00C75BE1">
        <w:t>20% daily</w:t>
      </w:r>
      <w:commentRangeStart w:id="582"/>
      <w:commentRangeStart w:id="583"/>
      <w:commentRangeStart w:id="584"/>
      <w:r w:rsidR="004F05AB">
        <w:fldChar w:fldCharType="begin"/>
      </w:r>
      <w:r w:rsidR="005A3D30">
        <w:instrText xml:space="preserve"> ADDIN EN.CITE &lt;EndNote&gt;&lt;Cite&gt;&lt;Author&gt;Huang&lt;/Author&gt;&lt;Year&gt;2022&lt;/Year&gt;&lt;RecNum&gt;72&lt;/RecNum&gt;&lt;DisplayText&gt; [34]&lt;/DisplayText&gt;&lt;record&gt;&lt;rec-number&gt;72&lt;/rec-number&gt;&lt;foreign-keys&gt;&lt;key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4F05AB">
        <w:fldChar w:fldCharType="separate"/>
      </w:r>
      <w:r w:rsidR="005A3D30">
        <w:rPr>
          <w:noProof/>
        </w:rPr>
        <w:t> [34]</w:t>
      </w:r>
      <w:r w:rsidR="004F05AB">
        <w:fldChar w:fldCharType="end"/>
      </w:r>
      <w:commentRangeEnd w:id="582"/>
      <w:r w:rsidR="00BA3DFC">
        <w:rPr>
          <w:rStyle w:val="CommentReference"/>
        </w:rPr>
        <w:commentReference w:id="582"/>
      </w:r>
      <w:commentRangeEnd w:id="583"/>
      <w:r w:rsidR="00200930">
        <w:rPr>
          <w:rStyle w:val="CommentReference"/>
        </w:rPr>
        <w:commentReference w:id="583"/>
      </w:r>
      <w:commentRangeEnd w:id="584"/>
      <w:r w:rsidR="00CB01E8">
        <w:rPr>
          <w:rStyle w:val="CommentReference"/>
        </w:rPr>
        <w:commentReference w:id="584"/>
      </w:r>
      <w:r w:rsidR="00C75BE1">
        <w:t>.</w:t>
      </w:r>
    </w:p>
    <w:p w14:paraId="7DFFBF45" w14:textId="128C908B" w:rsidR="00116AAE" w:rsidRDefault="0004340C" w:rsidP="00FA10AD">
      <w:ins w:id="585" w:author="My Luong Vuong" w:date="2024-05-12T21:13:00Z">
        <w:del w:id="586" w:author="Erwin Dreesen" w:date="2024-05-18T22:55:00Z">
          <w:r w:rsidDel="00BA3DFC">
            <w:delText xml:space="preserve"> </w:delText>
          </w:r>
        </w:del>
      </w:ins>
      <w:r w:rsidR="00BA3DFC">
        <w:t>O</w:t>
      </w:r>
      <w:r w:rsidR="005006A0">
        <w:t>ur</w:t>
      </w:r>
      <w:r w:rsidR="00BA3DFC">
        <w:t xml:space="preserve"> </w:t>
      </w:r>
      <w:ins w:id="587" w:author="My Luong Vuong" w:date="2024-05-28T16:41:00Z">
        <w:r w:rsidR="008C75AC">
          <w:t>400 mg q24h maintenance dose recommendation for off-CRRT events</w:t>
        </w:r>
      </w:ins>
      <w:commentRangeStart w:id="588"/>
      <w:commentRangeStart w:id="589"/>
      <w:commentRangeStart w:id="590"/>
      <w:del w:id="591" w:author="My Luong Vuong" w:date="2024-05-28T16:41:00Z">
        <w:r w:rsidR="0017709B" w:rsidDel="008C75AC">
          <w:delText xml:space="preserve">observation </w:delText>
        </w:r>
        <w:r w:rsidR="005006A0" w:rsidDel="008C75AC">
          <w:delText>regarding the 400 mg</w:delText>
        </w:r>
        <w:r w:rsidR="00945A73" w:rsidDel="008C75AC">
          <w:delText xml:space="preserve"> q24h</w:delText>
        </w:r>
        <w:r w:rsidR="005006A0" w:rsidDel="008C75AC">
          <w:delText xml:space="preserve"> MD</w:delText>
        </w:r>
      </w:del>
      <w:r w:rsidR="005006A0">
        <w:t xml:space="preserve"> </w:t>
      </w:r>
      <w:commentRangeEnd w:id="588"/>
      <w:r w:rsidR="00BA3DFC">
        <w:rPr>
          <w:rStyle w:val="CommentReference"/>
        </w:rPr>
        <w:commentReference w:id="588"/>
      </w:r>
      <w:commentRangeEnd w:id="589"/>
      <w:r w:rsidR="000979C6">
        <w:rPr>
          <w:rStyle w:val="CommentReference"/>
        </w:rPr>
        <w:commentReference w:id="589"/>
      </w:r>
      <w:commentRangeEnd w:id="590"/>
      <w:r w:rsidR="002C1317">
        <w:rPr>
          <w:rStyle w:val="CommentReference"/>
        </w:rPr>
        <w:commentReference w:id="590"/>
      </w:r>
      <w:r w:rsidR="005006A0">
        <w:t>is seemingly striking as it</w:t>
      </w:r>
      <w:r w:rsidR="0017709B">
        <w:t xml:space="preserve"> </w:t>
      </w:r>
      <w:r w:rsidR="00EA6690">
        <w:t xml:space="preserve">is in </w:t>
      </w:r>
      <w:r w:rsidR="0017709B">
        <w:t xml:space="preserve">contrast </w:t>
      </w:r>
      <w:r w:rsidR="00EA6690">
        <w:t xml:space="preserve">with </w:t>
      </w:r>
      <w:r w:rsidR="0017709B">
        <w:t xml:space="preserve">what </w:t>
      </w:r>
      <w:r w:rsidR="00367263">
        <w:t>some of the previous studies</w:t>
      </w:r>
      <w:r w:rsidR="0017709B">
        <w:t xml:space="preserve"> concluded</w:t>
      </w:r>
      <w:r w:rsidR="00367263">
        <w:t xml:space="preserve">, </w:t>
      </w:r>
      <w:r w:rsidR="00EA0FA7">
        <w:t xml:space="preserve">where </w:t>
      </w:r>
      <w:r w:rsidR="005B79C8">
        <w:t>high</w:t>
      </w:r>
      <w:r w:rsidR="008E6589">
        <w:t>er</w:t>
      </w:r>
      <w:r w:rsidR="005B79C8">
        <w:t xml:space="preserve"> doses </w:t>
      </w:r>
      <w:r w:rsidR="005C7103">
        <w:t xml:space="preserve">were </w:t>
      </w:r>
      <w:r w:rsidR="005B79C8">
        <w:t xml:space="preserve">recommended in patients with higher </w:t>
      </w:r>
      <w:r w:rsidR="004D1EAA">
        <w:t>renal</w:t>
      </w:r>
      <w:r w:rsidR="005B79C8">
        <w:t xml:space="preserve"> clearance, including patients with augmented renal </w:t>
      </w:r>
      <w:commentRangeStart w:id="592"/>
      <w:commentRangeStart w:id="593"/>
      <w:r w:rsidR="009B530F">
        <w:t>clearance</w:t>
      </w:r>
      <w:r w:rsidR="009B530F">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9B530F">
        <w:fldChar w:fldCharType="separate"/>
      </w:r>
      <w:r w:rsidR="00B83DFB">
        <w:rPr>
          <w:noProof/>
        </w:rPr>
        <w:t> [12, 14]</w:t>
      </w:r>
      <w:r w:rsidR="009B530F">
        <w:fldChar w:fldCharType="end"/>
      </w:r>
      <w:commentRangeEnd w:id="592"/>
      <w:r w:rsidR="009B530F">
        <w:rPr>
          <w:rStyle w:val="CommentReference"/>
        </w:rPr>
        <w:commentReference w:id="592"/>
      </w:r>
      <w:commentRangeEnd w:id="593"/>
      <w:r w:rsidR="00830936">
        <w:rPr>
          <w:rStyle w:val="CommentReference"/>
        </w:rPr>
        <w:commentReference w:id="593"/>
      </w:r>
      <w:r w:rsidR="009B530F">
        <w:t>.</w:t>
      </w:r>
      <w:r w:rsidR="005B79C8">
        <w:t xml:space="preserve"> </w:t>
      </w:r>
      <w:r w:rsidR="006D63AD">
        <w:t xml:space="preserve">This </w:t>
      </w:r>
      <w:r w:rsidR="007E453D">
        <w:t xml:space="preserve">discrepancy </w:t>
      </w:r>
      <w:r w:rsidR="00F01D35">
        <w:t>likely 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F00DF6">
        <w:t xml:space="preserve">a </w:t>
      </w:r>
      <w:r w:rsidR="0059300F">
        <w:t>superior</w:t>
      </w:r>
      <w:r w:rsidR="00F00DF6">
        <w:t xml:space="preserve"> method compared</w:t>
      </w:r>
      <w:r w:rsidR="0059300F">
        <w:t xml:space="preserve"> </w:t>
      </w:r>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r w:rsidR="00314142">
        <w:t xml:space="preserve">under the assumption that </w:t>
      </w:r>
      <w:r w:rsidR="005178B4">
        <w:t xml:space="preserve">data is </w:t>
      </w:r>
      <w:r w:rsidR="0017061F">
        <w:t>missing at random</w:t>
      </w:r>
      <w:r w:rsidR="00314142">
        <w:t xml:space="preserve"> (MAR)</w:t>
      </w:r>
      <w:r w:rsidR="00BF2EC5">
        <w:fldChar w:fldCharType="begin"/>
      </w:r>
      <w:r w:rsidR="005A3D30">
        <w:instrText xml:space="preserve"> ADDIN EN.CITE &lt;EndNote&gt;&lt;Cite&gt;&lt;Author&gt;Johansson Å&lt;/Author&gt;&lt;Year&gt;2013&lt;/Year&gt;&lt;RecNum&gt;63&lt;/RecNum&gt;&lt;DisplayText&gt; [35]&lt;/DisplayText&gt;&lt;record&gt;&lt;rec-number&gt;63&lt;/rec-number&gt;&lt;foreign-keys&gt;&lt;key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5A3D30">
        <w:rPr>
          <w:noProof/>
        </w:rPr>
        <w:t> [35]</w:t>
      </w:r>
      <w:r w:rsidR="00BF2EC5">
        <w:fldChar w:fldCharType="end"/>
      </w:r>
      <w:r w:rsidR="0017061F">
        <w:t>.</w:t>
      </w:r>
      <w:r w:rsidR="000C17BA">
        <w:t xml:space="preserve"> Unfortunately, and against all evidence</w:t>
      </w:r>
      <w:r w:rsidR="00035A20">
        <w:t>,</w:t>
      </w:r>
      <w:r w:rsidR="000C17BA">
        <w:t xml:space="preserve"> single imputation remains</w:t>
      </w:r>
      <w:r w:rsidR="00035A20">
        <w:t xml:space="preserve"> widely applied in pharmacometrics research. </w:t>
      </w:r>
      <w:commentRangeStart w:id="594"/>
      <w:commentRangeStart w:id="595"/>
      <w:r w:rsidR="00035A20">
        <w:t>Specifically in our case,</w:t>
      </w:r>
      <w:r w:rsidR="00B04D68">
        <w:t xml:space="preserve"> </w:t>
      </w:r>
      <w:r w:rsidR="00282A1D">
        <w:t>exploratory</w:t>
      </w:r>
      <w:r w:rsidR="00B62601">
        <w:t xml:space="preserve"> analysis of the</w:t>
      </w:r>
      <w:r w:rsidR="00282A1D">
        <w:t xml:space="preserve"> </w:t>
      </w:r>
      <w:proofErr w:type="spellStart"/>
      <w:r w:rsidR="00282A1D">
        <w:t>eGFR</w:t>
      </w:r>
      <w:r w:rsidR="00282A1D" w:rsidRPr="00A72BCD">
        <w:rPr>
          <w:vertAlign w:val="subscript"/>
        </w:rPr>
        <w:t>CKD</w:t>
      </w:r>
      <w:proofErr w:type="spellEnd"/>
      <w:r w:rsidR="00282A1D">
        <w:rPr>
          <w:vertAlign w:val="subscript"/>
        </w:rPr>
        <w:t>-</w:t>
      </w:r>
      <w:r w:rsidR="00282A1D" w:rsidRPr="00A72BCD">
        <w:rPr>
          <w:vertAlign w:val="subscript"/>
        </w:rPr>
        <w:t>EPI</w:t>
      </w:r>
      <w:r w:rsidR="00282A1D">
        <w:t xml:space="preserve"> data</w:t>
      </w:r>
      <w:r w:rsidR="00B62601">
        <w:t xml:space="preserve"> in our pooled dataset</w:t>
      </w:r>
      <w:r w:rsidR="00282A1D">
        <w:t xml:space="preserve"> confirm</w:t>
      </w:r>
      <w:r w:rsidR="004C7727">
        <w:t>ed</w:t>
      </w:r>
      <w:r w:rsidR="00282A1D">
        <w:t xml:space="preserve"> that single imputation</w:t>
      </w:r>
      <w:r w:rsidR="00A41608">
        <w:t xml:space="preserve"> with last observation carried forward or </w:t>
      </w:r>
      <w:r w:rsidR="00E37A2B">
        <w:t>next observation carried backward</w:t>
      </w:r>
      <w:r w:rsidR="00282A1D">
        <w:t xml:space="preserve"> would be inappropriate</w:t>
      </w:r>
      <w:r w:rsidR="0047336D">
        <w:t xml:space="preserve"> as it would </w:t>
      </w:r>
      <w:r w:rsidR="00861ABD">
        <w:t xml:space="preserve">falsely </w:t>
      </w:r>
      <w:r w:rsidR="0047336D">
        <w:t>reduce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FA10AD">
        <w:t xml:space="preserve">as </w:t>
      </w:r>
      <w:r w:rsidR="00861ABD">
        <w:t xml:space="preserve">observed </w:t>
      </w:r>
      <w:r w:rsidR="00FA10AD">
        <w:t>during critical illness</w:t>
      </w:r>
      <w:commentRangeEnd w:id="594"/>
      <w:r w:rsidR="00F02842">
        <w:rPr>
          <w:rStyle w:val="CommentReference"/>
        </w:rPr>
        <w:commentReference w:id="594"/>
      </w:r>
      <w:commentRangeEnd w:id="595"/>
      <w:r w:rsidR="00CC48AC">
        <w:rPr>
          <w:rStyle w:val="CommentReference"/>
        </w:rPr>
        <w:commentReference w:id="595"/>
      </w:r>
      <w:r w:rsidR="00372158">
        <w:fldChar w:fldCharType="begin"/>
      </w:r>
      <w:r w:rsidR="005A3D30">
        <w:instrText xml:space="preserve"> ADDIN EN.CITE &lt;EndNote&gt;&lt;Cite&gt;&lt;Author&gt;Huang&lt;/Author&gt;&lt;Year&gt;2022&lt;/Year&gt;&lt;RecNum&gt;72&lt;/RecNum&gt;&lt;DisplayText&gt; [34]&lt;/DisplayText&gt;&lt;record&gt;&lt;rec-number&gt;72&lt;/rec-number&gt;&lt;foreign-keys&gt;&lt;key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5A3D30">
        <w:rPr>
          <w:noProof/>
        </w:rPr>
        <w:t> [34]</w:t>
      </w:r>
      <w:r w:rsidR="00372158">
        <w:fldChar w:fldCharType="end"/>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B83DFB">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B83DFB">
        <w:rPr>
          <w:noProof/>
        </w:rPr>
        <w:t> [20]</w:t>
      </w:r>
      <w:r w:rsidR="00461C40">
        <w:fldChar w:fldCharType="end"/>
      </w:r>
      <w:r w:rsidR="007E4428">
        <w:t>.</w:t>
      </w:r>
      <w:r w:rsidR="00850642">
        <w:t xml:space="preserve"> Nevertheless, </w:t>
      </w:r>
      <w:r w:rsidR="00C67CB9">
        <w:t xml:space="preserve">the best </w:t>
      </w:r>
      <w:r w:rsidR="00606189">
        <w:t xml:space="preserve">missing </w:t>
      </w:r>
      <w:r w:rsidR="00781614">
        <w:t xml:space="preserve">data handling </w:t>
      </w:r>
      <w:r w:rsidR="004D22DD">
        <w:t>method is not having</w:t>
      </w:r>
      <w:r w:rsidR="00900A1C">
        <w:t xml:space="preserve"> any data missing</w:t>
      </w:r>
      <w:r w:rsidR="000715BB">
        <w:fldChar w:fldCharType="begin"/>
      </w:r>
      <w:r w:rsidR="005A3D30">
        <w:instrText xml:space="preserve"> ADDIN EN.CITE &lt;EndNote&gt;&lt;Cite&gt;&lt;Author&gt;Heymans&lt;/Author&gt;&lt;Year&gt;2022&lt;/Year&gt;&lt;RecNum&gt;83&lt;/RecNum&gt;&lt;DisplayText&gt; [36]&lt;/DisplayText&gt;&lt;record&gt;&lt;rec-number&gt;83&lt;/rec-number&gt;&lt;foreign-keys&gt;&lt;key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instrText>
      </w:r>
      <w:r w:rsidR="000715BB">
        <w:fldChar w:fldCharType="separate"/>
      </w:r>
      <w:r w:rsidR="005A3D30">
        <w:rPr>
          <w:noProof/>
        </w:rPr>
        <w:t> [36]</w:t>
      </w:r>
      <w:r w:rsidR="000715BB">
        <w:fldChar w:fldCharType="end"/>
      </w:r>
      <w:r w:rsidR="004D22DD">
        <w:t>.</w:t>
      </w:r>
      <w:commentRangeStart w:id="596"/>
      <w:commentRangeStart w:id="597"/>
      <w:commentRangeEnd w:id="596"/>
      <w:r w:rsidR="0056614B">
        <w:rPr>
          <w:rStyle w:val="CommentReference"/>
        </w:rPr>
        <w:commentReference w:id="596"/>
      </w:r>
      <w:commentRangeEnd w:id="597"/>
      <w:r w:rsidR="008B076C">
        <w:rPr>
          <w:rStyle w:val="CommentReference"/>
        </w:rPr>
        <w:commentReference w:id="597"/>
      </w:r>
      <w:ins w:id="598" w:author="My Luong Vuong" w:date="2024-05-28T16:41:00Z">
        <w:r w:rsidR="00522739">
          <w:t xml:space="preserve"> </w:t>
        </w:r>
      </w:ins>
      <w:del w:id="599" w:author="My Luong Vuong" w:date="2024-05-28T16:41:00Z">
        <w:r w:rsidR="003A223C" w:rsidDel="00522739">
          <w:delText>.</w:delText>
        </w:r>
      </w:del>
      <w:r w:rsidR="008650D7">
        <w:t>Hence, o</w:t>
      </w:r>
      <w:r w:rsidR="00D61134">
        <w:t xml:space="preserve">ur </w:t>
      </w:r>
      <w:r w:rsidR="00D9314D">
        <w:t>profound</w:t>
      </w:r>
      <w:r w:rsidR="00D61134">
        <w:t xml:space="preserve"> degree of </w:t>
      </w:r>
      <w:r w:rsidR="000715BB">
        <w:t>missing data</w:t>
      </w:r>
      <w:r w:rsidR="00D61134">
        <w:t xml:space="preserve"> suggests </w:t>
      </w:r>
      <w:r w:rsidR="009911D9">
        <w:t>a high need for a w</w:t>
      </w:r>
      <w:r w:rsidR="00AF5CE9">
        <w:t>ell-designed</w:t>
      </w:r>
      <w:r w:rsidR="009911D9">
        <w:t xml:space="preserve">, prospective clinical trial to confirm or refute the clinical relevance of </w:t>
      </w:r>
      <w:r w:rsidR="00BE7E50">
        <w:t xml:space="preserve">the renal function on PKPD target attainment </w:t>
      </w:r>
      <w:r w:rsidR="00697DA6">
        <w:t>under our proposed dosing recommendation</w:t>
      </w:r>
    </w:p>
    <w:p w14:paraId="73505988" w14:textId="1E2446AB" w:rsidR="00A24960" w:rsidRPr="00E03B11" w:rsidRDefault="00BD3C3F" w:rsidP="00593CAA">
      <w:commentRangeStart w:id="600"/>
      <w:commentRangeStart w:id="601"/>
      <w:r>
        <w:t>Our</w:t>
      </w:r>
      <w:r w:rsidRPr="00E03B11">
        <w:t xml:space="preserve"> </w:t>
      </w:r>
      <w:r w:rsidR="0010285C">
        <w:t xml:space="preserve">proposed </w:t>
      </w:r>
      <w:r w:rsidR="00A24960" w:rsidRPr="00E03B11">
        <w:t>optimised</w:t>
      </w:r>
      <w:r w:rsidR="00BE7E50">
        <w:t xml:space="preserve"> </w:t>
      </w:r>
      <w:r w:rsidR="00A24960" w:rsidRPr="00E03B11">
        <w:t>dosing regimen</w:t>
      </w:r>
      <w:r w:rsidR="004859F2">
        <w:t xml:space="preserve"> </w:t>
      </w:r>
      <w:r w:rsidR="005501B9">
        <w:t>can make</w:t>
      </w:r>
      <w:r w:rsidR="00A24960" w:rsidRPr="00E03B11">
        <w:t xml:space="preserve"> the use of TDM no longer necessary</w:t>
      </w:r>
      <w:r w:rsidR="00BC6AEE">
        <w:t xml:space="preserve"> after being successfully confirm</w:t>
      </w:r>
      <w:r w:rsidR="0081108D">
        <w:t xml:space="preserve">ed </w:t>
      </w:r>
      <w:r w:rsidR="00BA3DFC">
        <w:t>in</w:t>
      </w:r>
      <w:r w:rsidR="003F52E2">
        <w:t xml:space="preserve"> </w:t>
      </w:r>
      <w:r w:rsidR="00BA3DFC">
        <w:t xml:space="preserve">a </w:t>
      </w:r>
      <w:r w:rsidR="003F52E2">
        <w:t xml:space="preserve">future </w:t>
      </w:r>
      <w:r w:rsidR="00BA3DFC">
        <w:t>trial</w:t>
      </w:r>
      <w:r w:rsidR="00A24960" w:rsidRPr="00E03B11">
        <w:t xml:space="preserve">. </w:t>
      </w:r>
      <w:commentRangeEnd w:id="600"/>
      <w:r w:rsidR="0056614B">
        <w:rPr>
          <w:rStyle w:val="CommentReference"/>
        </w:rPr>
        <w:commentReference w:id="600"/>
      </w:r>
      <w:commentRangeEnd w:id="601"/>
      <w:r w:rsidR="00891F69">
        <w:rPr>
          <w:rStyle w:val="CommentReference"/>
        </w:rPr>
        <w:commentReference w:id="601"/>
      </w:r>
      <w:r w:rsidR="00A24960" w:rsidRPr="00E03B11">
        <w:t>TDM of fluconazole</w:t>
      </w:r>
      <w:r w:rsidR="0039037D">
        <w:t xml:space="preserve"> </w:t>
      </w:r>
      <w:r w:rsidR="00EC7FA5">
        <w:t>is not widely recommended nor implemented, but advocated in rare circumstances such as for obese patients, patients on CRRT</w:t>
      </w:r>
      <w:r w:rsidR="009B1E00">
        <w:t xml:space="preserve">, </w:t>
      </w:r>
      <w:r w:rsidR="00DE73FF">
        <w:t>and</w:t>
      </w:r>
      <w:r w:rsidR="00EC7FA5">
        <w:t xml:space="preserve"> in patients with sepsis</w:t>
      </w:r>
      <w:r w:rsidR="00D875A9">
        <w:fldChar w:fldCharType="begin"/>
      </w:r>
      <w:r w:rsidR="00B83DFB">
        <w:instrText xml:space="preserve"> ADDIN EN.CITE &lt;EndNote&gt;&lt;Cite&gt;&lt;Author&gt;Lewis&lt;/Author&gt;&lt;Year&gt;2015&lt;/Year&gt;&lt;RecNum&gt;68&lt;/RecNum&gt;&lt;DisplayText&gt; [11]&lt;/DisplayText&gt;&lt;record&gt;&lt;rec-number&gt;68&lt;/rec-number&gt;&lt;foreign-keys&gt;&lt;key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B83DFB">
        <w:rPr>
          <w:noProof/>
        </w:rPr>
        <w:t> [11]</w:t>
      </w:r>
      <w:r w:rsidR="00D875A9">
        <w:fldChar w:fldCharType="end"/>
      </w:r>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r w:rsidR="00C20A52">
        <w:t>feasibility of routine implementation</w:t>
      </w:r>
      <w:r w:rsidR="00A24960" w:rsidRPr="00E03B11">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5A3D30">
        <w:instrText xml:space="preserve"> ADDIN EN.CITE </w:instrText>
      </w:r>
      <w:r w:rsidR="005A3D30">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5A3D30">
        <w:instrText xml:space="preserve"> ADDIN EN.CITE.DATA </w:instrText>
      </w:r>
      <w:r w:rsidR="005A3D30">
        <w:fldChar w:fldCharType="end"/>
      </w:r>
      <w:r w:rsidR="00A24960" w:rsidRPr="00E03B11">
        <w:fldChar w:fldCharType="separate"/>
      </w:r>
      <w:r w:rsidR="005A3D30">
        <w:rPr>
          <w:noProof/>
        </w:rPr>
        <w:t> [37]</w:t>
      </w:r>
      <w:r w:rsidR="00A24960" w:rsidRPr="00E03B11">
        <w:fldChar w:fldCharType="end"/>
      </w:r>
      <w:r w:rsidR="004D7B5E">
        <w:t>.</w:t>
      </w:r>
      <w:r w:rsidR="00A24960" w:rsidRPr="00E03B11">
        <w:t xml:space="preserve"> Therefore, </w:t>
      </w:r>
      <w:r w:rsidR="002F2E73">
        <w:t>the implementation potential of</w:t>
      </w:r>
      <w:r w:rsidR="002F2E73" w:rsidRPr="00E03B11">
        <w:t xml:space="preserve"> </w:t>
      </w:r>
      <w:r w:rsidR="00C20A52">
        <w:t xml:space="preserve">our </w:t>
      </w:r>
      <w:r w:rsidR="00DD32B1">
        <w:t xml:space="preserve">optimised </w:t>
      </w:r>
      <w:r w:rsidR="00A24960" w:rsidRPr="00E03B11">
        <w:t>dosing</w:t>
      </w:r>
      <w:r w:rsidR="00C73945">
        <w:t xml:space="preserve"> regimen based on </w:t>
      </w:r>
      <w:r w:rsidR="003F31C2">
        <w:t>total body weight</w:t>
      </w:r>
      <w:r w:rsidR="00C73945">
        <w:t xml:space="preserve"> and CRRT status</w:t>
      </w:r>
      <w:r w:rsidR="00A24960" w:rsidRPr="00E03B11">
        <w:t xml:space="preserve"> </w:t>
      </w:r>
      <w:r w:rsidR="002F2E73">
        <w:t>exceeds that of</w:t>
      </w:r>
      <w:r w:rsidR="00A24960" w:rsidRPr="00E03B11">
        <w:t xml:space="preserve"> TDM</w:t>
      </w:r>
      <w:r w:rsidR="0064166E">
        <w:t>.</w:t>
      </w:r>
    </w:p>
    <w:p w14:paraId="1D29AC9B" w14:textId="76598C2A" w:rsidR="00CB50CB" w:rsidRDefault="007E5073" w:rsidP="0072645E">
      <w:commentRangeStart w:id="602"/>
      <w:commentRangeStart w:id="603"/>
      <w:r w:rsidRPr="007E5073">
        <w:t xml:space="preserve">We have </w:t>
      </w:r>
      <w:r w:rsidRPr="00952395">
        <w:t>developed</w:t>
      </w:r>
      <w:r w:rsidR="001348B8">
        <w:t xml:space="preserve"> a pragmatic</w:t>
      </w:r>
      <w:ins w:id="604" w:author="My Luong Vuong" w:date="2024-05-28T16:43:00Z">
        <w:r w:rsidR="00BC196C">
          <w:t>, optimised</w:t>
        </w:r>
        <w:r w:rsidR="00871189">
          <w:t xml:space="preserve"> </w:t>
        </w:r>
      </w:ins>
      <w:commentRangeStart w:id="605"/>
      <w:commentRangeStart w:id="606"/>
      <w:commentRangeStart w:id="607"/>
      <w:commentRangeEnd w:id="605"/>
      <w:r w:rsidR="00BA3DFC">
        <w:rPr>
          <w:rStyle w:val="CommentReference"/>
        </w:rPr>
        <w:commentReference w:id="605"/>
      </w:r>
      <w:commentRangeEnd w:id="606"/>
      <w:r w:rsidR="00871189">
        <w:rPr>
          <w:rStyle w:val="CommentReference"/>
        </w:rPr>
        <w:commentReference w:id="606"/>
      </w:r>
      <w:commentRangeEnd w:id="607"/>
      <w:r w:rsidR="002C1317">
        <w:rPr>
          <w:rStyle w:val="CommentReference"/>
        </w:rPr>
        <w:commentReference w:id="607"/>
      </w:r>
      <w:r w:rsidRPr="00952395">
        <w:t xml:space="preserve">dosing regimen that involves a </w:t>
      </w:r>
      <w:r w:rsidR="005C1641" w:rsidRPr="00952395">
        <w:t xml:space="preserve">single </w:t>
      </w:r>
      <w:ins w:id="608" w:author="My Luong Vuong" w:date="2024-05-28T16:43:00Z">
        <w:r w:rsidR="00480D7C" w:rsidRPr="00952395">
          <w:t>loading dose</w:t>
        </w:r>
        <w:r w:rsidR="00480D7C" w:rsidDel="00480D7C">
          <w:t xml:space="preserve"> </w:t>
        </w:r>
      </w:ins>
      <w:del w:id="609" w:author="My Luong Vuong" w:date="2024-05-28T16:43:00Z">
        <w:r w:rsidR="0008076C" w:rsidDel="00480D7C">
          <w:delText>LD</w:delText>
        </w:r>
        <w:r w:rsidRPr="00952395" w:rsidDel="00480D7C">
          <w:delText xml:space="preserve"> </w:delText>
        </w:r>
      </w:del>
      <w:r w:rsidRPr="00952395">
        <w:t>determined by body weight</w:t>
      </w:r>
      <w:r w:rsidR="005C1641" w:rsidRPr="00952395">
        <w:t xml:space="preserve"> and CRRT status, and a </w:t>
      </w:r>
      <w:ins w:id="610" w:author="My Luong Vuong" w:date="2024-05-28T16:44:00Z">
        <w:r w:rsidR="004B7020" w:rsidRPr="00952395">
          <w:t>maintenance dose</w:t>
        </w:r>
        <w:r w:rsidR="004B7020" w:rsidDel="004B7020">
          <w:t xml:space="preserve"> </w:t>
        </w:r>
      </w:ins>
      <w:del w:id="611" w:author="My Luong Vuong" w:date="2024-05-28T16:44:00Z">
        <w:r w:rsidR="00DD0465" w:rsidDel="004B7020">
          <w:delText>MD</w:delText>
        </w:r>
        <w:r w:rsidR="005C1641" w:rsidRPr="00952395" w:rsidDel="004B7020">
          <w:delText xml:space="preserve"> </w:delText>
        </w:r>
      </w:del>
      <w:r w:rsidR="00BC3285" w:rsidRPr="00952395">
        <w:t>that is only determined by CRRT status</w:t>
      </w:r>
      <w:r w:rsidRPr="00952395">
        <w:t xml:space="preserve">. </w:t>
      </w:r>
      <w:commentRangeEnd w:id="602"/>
      <w:r w:rsidR="0056614B">
        <w:rPr>
          <w:rStyle w:val="CommentReference"/>
        </w:rPr>
        <w:commentReference w:id="602"/>
      </w:r>
      <w:commentRangeEnd w:id="603"/>
      <w:r w:rsidR="007B2456">
        <w:rPr>
          <w:rStyle w:val="CommentReference"/>
        </w:rPr>
        <w:commentReference w:id="603"/>
      </w:r>
      <w:r w:rsidR="00BC3285" w:rsidRPr="00952395">
        <w:t>However, we do not claim to have identified the sole dosing solution. In</w:t>
      </w:r>
      <w:r w:rsidR="005B207F" w:rsidRPr="00952395">
        <w:t xml:space="preserve"> </w:t>
      </w:r>
      <w:commentRangeStart w:id="612"/>
      <w:r w:rsidR="005B207F" w:rsidRPr="00952395">
        <w:t>clinical cent</w:t>
      </w:r>
      <w:commentRangeStart w:id="613"/>
      <w:commentRangeStart w:id="614"/>
      <w:commentRangeStart w:id="615"/>
      <w:r w:rsidR="005B207F" w:rsidRPr="00952395">
        <w:t>r</w:t>
      </w:r>
      <w:r w:rsidR="009946B5">
        <w:t>e</w:t>
      </w:r>
      <w:commentRangeEnd w:id="613"/>
      <w:r w:rsidR="009946B5">
        <w:rPr>
          <w:rStyle w:val="CommentReference"/>
        </w:rPr>
        <w:commentReference w:id="613"/>
      </w:r>
      <w:commentRangeEnd w:id="614"/>
      <w:r w:rsidR="00871189">
        <w:rPr>
          <w:rStyle w:val="CommentReference"/>
        </w:rPr>
        <w:commentReference w:id="614"/>
      </w:r>
      <w:commentRangeEnd w:id="615"/>
      <w:r w:rsidR="002C1317">
        <w:rPr>
          <w:rStyle w:val="CommentReference"/>
        </w:rPr>
        <w:commentReference w:id="615"/>
      </w:r>
      <w:r w:rsidR="005B207F" w:rsidRPr="00952395">
        <w:t xml:space="preserve">s where </w:t>
      </w:r>
      <w:r w:rsidR="005B207F" w:rsidRPr="00952395">
        <w:lastRenderedPageBreak/>
        <w:t xml:space="preserve">drug cost </w:t>
      </w:r>
      <w:r w:rsidR="0063202B" w:rsidRPr="00952395">
        <w:t>nor integration of automated dose calculation</w:t>
      </w:r>
      <w:r w:rsidR="0072645E" w:rsidRPr="00952395">
        <w:t xml:space="preserve"> in prescribing software tools </w:t>
      </w:r>
      <w:r w:rsidRPr="00952395">
        <w:t xml:space="preserve">is not a concern, </w:t>
      </w:r>
      <w:commentRangeEnd w:id="612"/>
      <w:r w:rsidR="00ED75AC">
        <w:rPr>
          <w:rStyle w:val="CommentReference"/>
        </w:rPr>
        <w:commentReference w:id="612"/>
      </w:r>
      <w:r w:rsidR="0072645E" w:rsidRPr="00952395">
        <w:t xml:space="preserve">other </w:t>
      </w:r>
      <w:r w:rsidRPr="00952395">
        <w:t xml:space="preserve">dosing strategies </w:t>
      </w:r>
      <w:r w:rsidR="0072645E" w:rsidRPr="00952395">
        <w:t xml:space="preserve">may </w:t>
      </w:r>
      <w:r w:rsidRPr="00952395">
        <w:t>be considered</w:t>
      </w:r>
      <w:r w:rsidR="000B12EF">
        <w:t xml:space="preserve"> and t</w:t>
      </w:r>
      <w:r w:rsidR="00A0176A">
        <w:t xml:space="preserve">he </w:t>
      </w:r>
      <w:r w:rsidR="00F02842">
        <w:t xml:space="preserve">availability </w:t>
      </w:r>
      <w:r w:rsidR="00A0176A">
        <w:t xml:space="preserve">of </w:t>
      </w:r>
      <w:r w:rsidR="00FC096E">
        <w:t>TDM</w:t>
      </w:r>
      <w:r w:rsidR="00A0176A">
        <w:t xml:space="preserve"> </w:t>
      </w:r>
      <w:commentRangeStart w:id="616"/>
      <w:commentRangeStart w:id="617"/>
      <w:commentRangeEnd w:id="616"/>
      <w:r w:rsidR="004B6BAF">
        <w:rPr>
          <w:rStyle w:val="CommentReference"/>
        </w:rPr>
        <w:commentReference w:id="616"/>
      </w:r>
      <w:commentRangeEnd w:id="617"/>
      <w:r w:rsidR="009633A0">
        <w:rPr>
          <w:rStyle w:val="CommentReference"/>
        </w:rPr>
        <w:commentReference w:id="617"/>
      </w:r>
      <w:r w:rsidR="00A0176A">
        <w:t>,</w:t>
      </w:r>
      <w:r w:rsidR="00FC096E">
        <w:t xml:space="preserve"> </w:t>
      </w:r>
      <w:r w:rsidR="002F5684">
        <w:t xml:space="preserve">may be </w:t>
      </w:r>
      <w:r w:rsidR="00F02842">
        <w:t>utilised</w:t>
      </w:r>
      <w:r w:rsidRPr="007E5073">
        <w:t>. It is worth noting that our</w:t>
      </w:r>
      <w:r w:rsidR="00507ABC">
        <w:t xml:space="preserve"> recommended</w:t>
      </w:r>
      <w:r w:rsidRPr="007E5073">
        <w:t xml:space="preserve"> optimi</w:t>
      </w:r>
      <w:r w:rsidR="008A51CF">
        <w:t>s</w:t>
      </w:r>
      <w:r w:rsidRPr="007E5073">
        <w:t xml:space="preserve">ed </w:t>
      </w:r>
      <w:ins w:id="618" w:author="My Luong Vuong" w:date="2024-05-28T16:44:00Z">
        <w:r w:rsidR="00CE12DB" w:rsidRPr="00CE12DB">
          <w:t>loading dose</w:t>
        </w:r>
        <w:r w:rsidR="00CE12DB" w:rsidRPr="00CE12DB" w:rsidDel="00CE12DB">
          <w:t xml:space="preserve"> </w:t>
        </w:r>
      </w:ins>
      <w:del w:id="619" w:author="My Luong Vuong" w:date="2024-05-28T16:44:00Z">
        <w:r w:rsidR="006B78A2" w:rsidDel="00CE12DB">
          <w:delText>LD</w:delText>
        </w:r>
        <w:r w:rsidRPr="007E5073" w:rsidDel="00CE12DB">
          <w:delText xml:space="preserve"> </w:delText>
        </w:r>
      </w:del>
      <w:r w:rsidRPr="007E5073">
        <w:t xml:space="preserve">is not the </w:t>
      </w:r>
      <w:r w:rsidR="00507ABC">
        <w:t>lowest</w:t>
      </w:r>
      <w:r w:rsidR="00507ABC" w:rsidRPr="007E5073">
        <w:t xml:space="preserve"> </w:t>
      </w:r>
      <w:r w:rsidRPr="007E5073">
        <w:t xml:space="preserve">effective dose. </w:t>
      </w:r>
      <w:r w:rsidR="00BE22FE">
        <w:t>Specifically, since there</w:t>
      </w:r>
      <w:r w:rsidR="00BE22FE" w:rsidRPr="007E5073">
        <w:t xml:space="preserve"> </w:t>
      </w:r>
      <w:r w:rsidR="00BE22FE">
        <w:t>are</w:t>
      </w:r>
      <w:r w:rsidR="00BE22FE" w:rsidRPr="007E5073">
        <w:t xml:space="preserve"> </w:t>
      </w:r>
      <w:r w:rsidRPr="007E5073">
        <w:t>challenges associated with accurately measuring</w:t>
      </w:r>
      <w:r w:rsidR="005866D3">
        <w:t xml:space="preserve"> </w:t>
      </w:r>
      <w:r w:rsidR="000E1F0D">
        <w:t xml:space="preserve">the </w:t>
      </w:r>
      <w:r w:rsidR="005866D3">
        <w:t>total</w:t>
      </w:r>
      <w:r w:rsidRPr="007E5073">
        <w:t xml:space="preserve"> body weight </w:t>
      </w:r>
      <w:r w:rsidR="00623061">
        <w:t>of patients confined to their bed</w:t>
      </w:r>
      <w:r w:rsidR="006F6402">
        <w:t>s</w:t>
      </w:r>
      <w:r w:rsidR="009B1E00">
        <w:t xml:space="preserve"> in the ICU setting</w:t>
      </w:r>
      <w:r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 kg underestimation in total body weight</w:t>
      </w:r>
      <w:r w:rsidR="00143934" w:rsidRPr="00E03B11">
        <w:fldChar w:fldCharType="begin"/>
      </w:r>
      <w:r w:rsidR="005A3D30">
        <w:instrText xml:space="preserve"> ADDIN EN.CITE &lt;EndNote&gt;&lt;Cite&gt;&lt;Author&gt;Darnis&lt;/Author&gt;&lt;Year&gt;2012&lt;/Year&gt;&lt;RecNum&gt;64&lt;/RecNum&gt;&lt;DisplayText&gt; [38]&lt;/DisplayText&gt;&lt;record&gt;&lt;rec-number&gt;64&lt;/rec-number&gt;&lt;foreign-keys&gt;&lt;key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5A3D30">
        <w:rPr>
          <w:noProof/>
        </w:rPr>
        <w:t> [38]</w:t>
      </w:r>
      <w:r w:rsidR="00143934" w:rsidRPr="00E03B11">
        <w:fldChar w:fldCharType="end"/>
      </w:r>
      <w:r w:rsidR="00A14F24">
        <w:t>.</w:t>
      </w:r>
    </w:p>
    <w:p w14:paraId="5429EA5E" w14:textId="6B51249B" w:rsidR="0036411B" w:rsidRDefault="00047E03" w:rsidP="00593CAA">
      <w:r>
        <w:t>The proposed regimen was also demonstrated to be safe (</w:t>
      </w:r>
      <w:r w:rsidR="00603377">
        <w:t>&lt;</w:t>
      </w:r>
      <w:del w:id="620" w:author="My Luong Vuong" w:date="2024-05-12T21:59:00Z">
        <w:r w:rsidR="00603377" w:rsidDel="0019156E">
          <w:delText>0</w:delText>
        </w:r>
      </w:del>
      <w:ins w:id="621" w:author="My Luong Vuong" w:date="2024-05-12T21:59:00Z">
        <w:r w:rsidR="0019156E">
          <w:t>1</w:t>
        </w:r>
      </w:ins>
      <w:r w:rsidR="00603377">
        <w:t>.</w:t>
      </w:r>
      <w:del w:id="622" w:author="My Luong Vuong" w:date="2024-05-12T21:59:00Z">
        <w:r w:rsidR="00603377" w:rsidDel="0019156E">
          <w:delText>5</w:delText>
        </w:r>
      </w:del>
      <w:ins w:id="623" w:author="My Luong Vuong" w:date="2024-05-12T21:59:00Z">
        <w:r w:rsidR="0019156E">
          <w:t>2</w:t>
        </w:r>
      </w:ins>
      <w:r w:rsidR="00603377">
        <w:t xml:space="preserve">% </w:t>
      </w:r>
      <w:r>
        <w:t xml:space="preserve">risk of having </w:t>
      </w:r>
      <w:proofErr w:type="spellStart"/>
      <w:r>
        <w:t>C</w:t>
      </w:r>
      <w:r w:rsidRPr="00E12082">
        <w:rPr>
          <w:vertAlign w:val="subscript"/>
        </w:rPr>
        <w:t>trough</w:t>
      </w:r>
      <w:proofErr w:type="spellEnd"/>
      <w:r>
        <w:t xml:space="preserve"> ≥80</w:t>
      </w:r>
      <w:r w:rsidR="00603377">
        <w:t> </w:t>
      </w:r>
      <w:r>
        <w:t xml:space="preserve">mg/L). </w:t>
      </w:r>
      <w:commentRangeStart w:id="624"/>
      <w:commentRangeStart w:id="625"/>
      <w:commentRangeStart w:id="626"/>
      <w:r w:rsidR="00D8083E">
        <w:t>O</w:t>
      </w:r>
      <w:r w:rsidR="00F1634B">
        <w:t xml:space="preserve">ur proposed fluconazole </w:t>
      </w:r>
      <w:r w:rsidR="006F7B09">
        <w:t>dosing</w:t>
      </w:r>
      <w:r w:rsidR="00F1634B">
        <w:t xml:space="preserve"> strategy</w:t>
      </w:r>
      <w:r w:rsidR="00D8083E">
        <w:t xml:space="preserve"> tha</w:t>
      </w:r>
      <w:r w:rsidR="004B55D0">
        <w:t xml:space="preserve">t </w:t>
      </w:r>
      <w:r w:rsidR="00D8083E">
        <w:t>ma</w:t>
      </w:r>
      <w:r w:rsidR="00E92A33">
        <w:t>ximises target attainment with</w:t>
      </w:r>
      <w:r w:rsidR="004B55D0">
        <w:t>out exposing patients to too high concentrations</w:t>
      </w:r>
      <w:r w:rsidR="006F7B09">
        <w:t xml:space="preserve"> </w:t>
      </w:r>
      <w:r w:rsidR="001A0946">
        <w:t xml:space="preserve">is </w:t>
      </w:r>
      <w:r w:rsidR="00F02842">
        <w:t xml:space="preserve">suitable </w:t>
      </w:r>
      <w:r w:rsidR="000005EE">
        <w:t xml:space="preserve">to be used in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r w:rsidR="00F14557">
        <w:t xml:space="preserve"> after </w:t>
      </w:r>
      <w:r w:rsidR="00DA482E">
        <w:t>being locally evaluated</w:t>
      </w:r>
      <w:r w:rsidR="000005EE">
        <w:t>.</w:t>
      </w:r>
      <w:r w:rsidR="005009F7">
        <w:t xml:space="preserve"> </w:t>
      </w:r>
      <w:commentRangeEnd w:id="624"/>
      <w:r w:rsidR="0056614B">
        <w:rPr>
          <w:rStyle w:val="CommentReference"/>
        </w:rPr>
        <w:commentReference w:id="624"/>
      </w:r>
      <w:commentRangeEnd w:id="625"/>
      <w:r w:rsidR="00DA482E">
        <w:rPr>
          <w:rStyle w:val="CommentReference"/>
        </w:rPr>
        <w:commentReference w:id="625"/>
      </w:r>
      <w:commentRangeEnd w:id="626"/>
      <w:r w:rsidR="00EC03D6">
        <w:rPr>
          <w:rStyle w:val="CommentReference"/>
        </w:rPr>
        <w:commentReference w:id="626"/>
      </w:r>
      <w:r w:rsidR="00E6586F">
        <w:t>However, w</w:t>
      </w:r>
      <w:r w:rsidR="00850220">
        <w:t xml:space="preserve">ith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 xml:space="preserve">our recommended regimen demonstrated poor target attainment, indicating the necessity </w:t>
      </w:r>
      <w:del w:id="627" w:author="My Luong Vuong" w:date="2024-05-12T22:00:00Z">
        <w:r w:rsidR="007719B2" w:rsidRPr="007719B2" w:rsidDel="00B60D32">
          <w:delText xml:space="preserve">of </w:delText>
        </w:r>
      </w:del>
      <w:ins w:id="628" w:author="My Luong Vuong" w:date="2024-05-12T22:00:00Z">
        <w:r w:rsidR="00B60D32">
          <w:t>for</w:t>
        </w:r>
        <w:r w:rsidR="00B60D32" w:rsidRPr="007719B2">
          <w:t xml:space="preserve"> </w:t>
        </w:r>
      </w:ins>
      <w:r w:rsidR="007719B2" w:rsidRPr="007719B2">
        <w:t>a</w:t>
      </w:r>
      <w:r w:rsidR="00750B30">
        <w:t xml:space="preserve"> much</w:t>
      </w:r>
      <w:r w:rsidR="007719B2" w:rsidRPr="007719B2">
        <w:t xml:space="preserve"> higher dose.</w:t>
      </w:r>
      <w:r w:rsidR="001E18A5">
        <w:t xml:space="preserve"> The same is true for </w:t>
      </w:r>
      <w:proofErr w:type="spellStart"/>
      <w:r w:rsidR="001E18A5" w:rsidRPr="00B06240">
        <w:rPr>
          <w:i/>
          <w:iCs/>
        </w:rPr>
        <w:t>C.glabrata</w:t>
      </w:r>
      <w:proofErr w:type="spellEnd"/>
      <w:r w:rsidR="001E18A5">
        <w:t xml:space="preserve"> species with MICs up</w:t>
      </w:r>
      <w:r w:rsidR="00792479">
        <w:t xml:space="preserve"> </w:t>
      </w:r>
      <w:r w:rsidR="001E18A5">
        <w:t>to 16 mg/L.</w:t>
      </w:r>
      <w:r w:rsidR="007719B2" w:rsidRPr="007719B2">
        <w:t xml:space="preserve"> </w:t>
      </w:r>
      <w:commentRangeStart w:id="629"/>
      <w:commentRangeStart w:id="630"/>
      <w:commentRangeStart w:id="631"/>
      <w:r w:rsidR="007F7621">
        <w:t>Dose optimisation considering these MICs</w:t>
      </w:r>
      <w:r w:rsidR="007F7621" w:rsidRPr="007719B2">
        <w:t xml:space="preserve"> </w:t>
      </w:r>
      <w:r w:rsidR="007719B2" w:rsidRPr="007719B2">
        <w:t xml:space="preserve">raises </w:t>
      </w:r>
      <w:r w:rsidR="006F6E2C" w:rsidRPr="007719B2">
        <w:t xml:space="preserve">safety </w:t>
      </w:r>
      <w:r w:rsidR="007719B2" w:rsidRPr="007719B2">
        <w:t>concerns</w:t>
      </w:r>
      <w:ins w:id="632" w:author="My Luong Vuong" w:date="2024-05-12T22:00:00Z">
        <w:r w:rsidR="00B60D32">
          <w:t>, as</w:t>
        </w:r>
      </w:ins>
      <w:ins w:id="633" w:author="My Luong Vuong" w:date="2024-05-12T22:01:00Z">
        <w:r w:rsidR="00B60D32">
          <w:t xml:space="preserve">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r w:rsidR="00B67274">
          <w:t>is expected to be much higher</w:t>
        </w:r>
      </w:ins>
      <w:r w:rsidR="007719B2" w:rsidRPr="007719B2">
        <w:t>.</w:t>
      </w:r>
      <w:commentRangeEnd w:id="629"/>
      <w:r w:rsidR="00F02842">
        <w:rPr>
          <w:rStyle w:val="CommentReference"/>
        </w:rPr>
        <w:commentReference w:id="629"/>
      </w:r>
      <w:commentRangeEnd w:id="630"/>
      <w:r w:rsidR="00EC03D6">
        <w:rPr>
          <w:rStyle w:val="CommentReference"/>
        </w:rPr>
        <w:commentReference w:id="630"/>
      </w:r>
      <w:commentRangeEnd w:id="631"/>
      <w:r w:rsidR="00383D3E">
        <w:rPr>
          <w:rStyle w:val="CommentReference"/>
        </w:rPr>
        <w:commentReference w:id="631"/>
      </w:r>
    </w:p>
    <w:p w14:paraId="3E59E88F" w14:textId="6C5E698F" w:rsidR="008E0107" w:rsidRPr="00E03B11" w:rsidRDefault="00CB50CB" w:rsidP="008E0107">
      <w:pPr>
        <w:rPr>
          <w:ins w:id="634" w:author="My Luong Vuong" w:date="2024-05-28T16:47:00Z"/>
        </w:rPr>
      </w:pPr>
      <w:r w:rsidRPr="00E03B11">
        <w:t xml:space="preserve">We acknowledge several limitations in our study. First, </w:t>
      </w:r>
      <w:commentRangeStart w:id="635"/>
      <w:commentRangeStart w:id="636"/>
      <w:commentRangeStart w:id="637"/>
      <w:r w:rsidR="00AC4292">
        <w:t xml:space="preserve">we did not conduct a systematic search to </w:t>
      </w:r>
      <w:r w:rsidR="001E1408">
        <w:t xml:space="preserve">identify </w:t>
      </w:r>
      <w:r w:rsidR="004D6F26">
        <w:t>eligible studies in the literature</w:t>
      </w:r>
      <w:commentRangeEnd w:id="635"/>
      <w:r w:rsidR="00F02842">
        <w:rPr>
          <w:rStyle w:val="CommentReference"/>
        </w:rPr>
        <w:commentReference w:id="635"/>
      </w:r>
      <w:commentRangeEnd w:id="636"/>
      <w:r w:rsidR="0056614B">
        <w:rPr>
          <w:rStyle w:val="CommentReference"/>
        </w:rPr>
        <w:commentReference w:id="636"/>
      </w:r>
      <w:commentRangeEnd w:id="637"/>
      <w:r w:rsidR="009E772F">
        <w:rPr>
          <w:rStyle w:val="CommentReference"/>
        </w:rPr>
        <w:commentReference w:id="637"/>
      </w:r>
      <w:r w:rsidR="004D6F26">
        <w:t xml:space="preserve">, </w:t>
      </w:r>
      <w:commentRangeStart w:id="638"/>
      <w:r w:rsidR="004F3659">
        <w:t>thus it</w:t>
      </w:r>
      <w:r w:rsidR="002A14CB">
        <w:t xml:space="preserve"> i</w:t>
      </w:r>
      <w:r w:rsidR="004F3659">
        <w:t xml:space="preserve">s likely that we </w:t>
      </w:r>
      <w:r w:rsidR="00847122">
        <w:t xml:space="preserve">did not include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5A3D30">
        <w: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5A3D30">
        <w:rPr>
          <w:noProof/>
        </w:rPr>
        <w:t> [39]</w:t>
      </w:r>
      <w:r w:rsidR="0018159C">
        <w:fldChar w:fldCharType="end"/>
      </w:r>
      <w:r w:rsidR="00D3705B">
        <w:t>.</w:t>
      </w:r>
      <w:r w:rsidR="00640E5D">
        <w:t xml:space="preserve"> </w:t>
      </w:r>
      <w:r w:rsidR="00261E77">
        <w:t>The</w:t>
      </w:r>
      <w:r w:rsidR="005E19A4">
        <w:t xml:space="preserve"> </w:t>
      </w:r>
      <w:r w:rsidR="00821DA2">
        <w:t xml:space="preserve">resource intensive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 the benefits and should be seriously considered before initi</w:t>
      </w:r>
      <w:r w:rsidR="008B32AE">
        <w:t>atio</w:t>
      </w:r>
      <w:r w:rsidR="00662B4C">
        <w:t>n</w:t>
      </w:r>
      <w:r w:rsidR="00C35CF2">
        <w:fldChar w:fldCharType="begin"/>
      </w:r>
      <w:r w:rsidR="005A3D30">
        <w: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5A3D30">
        <w:rPr>
          <w:noProof/>
        </w:rPr>
        <w:t> [39]</w:t>
      </w:r>
      <w:r w:rsidR="00C35CF2">
        <w:fldChar w:fldCharType="end"/>
      </w:r>
      <w:r w:rsidR="008B32AE">
        <w:t xml:space="preserve">. </w:t>
      </w:r>
      <w:commentRangeStart w:id="639"/>
      <w:commentRangeStart w:id="640"/>
      <w:commentRangeStart w:id="641"/>
      <w:r w:rsidR="00515A09">
        <w:t>Yet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r w:rsidR="009603AC">
        <w:t>.</w:t>
      </w:r>
      <w:r w:rsidR="001077C9">
        <w:t xml:space="preserve"> </w:t>
      </w:r>
      <w:commentRangeEnd w:id="638"/>
      <w:r w:rsidR="008203D7">
        <w:rPr>
          <w:rStyle w:val="CommentReference"/>
        </w:rPr>
        <w:commentReference w:id="638"/>
      </w:r>
      <w:del w:id="642" w:author="My Luong Vuong" w:date="2024-05-28T16:46:00Z">
        <w:r w:rsidR="009946B5" w:rsidDel="00DF3104">
          <w:delText>Furthermore, we included the model code in the Supplementary file and we encourage other data owners to externally evaluate our model with their populations.</w:delText>
        </w:r>
      </w:del>
      <w:r w:rsidR="009946B5">
        <w:t xml:space="preserve"> </w:t>
      </w:r>
      <w:commentRangeEnd w:id="639"/>
      <w:r w:rsidR="009946B5">
        <w:rPr>
          <w:rStyle w:val="CommentReference"/>
        </w:rPr>
        <w:commentReference w:id="639"/>
      </w:r>
      <w:commentRangeEnd w:id="640"/>
      <w:r w:rsidR="00070472">
        <w:rPr>
          <w:rStyle w:val="CommentReference"/>
        </w:rPr>
        <w:commentReference w:id="640"/>
      </w:r>
      <w:commentRangeEnd w:id="641"/>
      <w:r w:rsidR="0097097F">
        <w:rPr>
          <w:rStyle w:val="CommentReference"/>
        </w:rPr>
        <w:commentReference w:id="641"/>
      </w:r>
      <w:r w:rsidR="001077C9">
        <w:t xml:space="preserve">Second, </w:t>
      </w:r>
      <w:r w:rsidRPr="00E03B11">
        <w:t>we were unable to differentiate between types</w:t>
      </w:r>
      <w:r w:rsidR="007C08DA">
        <w:t xml:space="preserve"> of</w:t>
      </w:r>
      <w:r w:rsidRPr="00E03B11">
        <w:t xml:space="preserve"> CRRT due to a lack of information</w:t>
      </w:r>
      <w:r w:rsidR="007C08DA">
        <w:t xml:space="preserve"> in the data sets</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5A3D30">
        <w:instrText xml:space="preserve"> ADDIN EN.CITE </w:instrText>
      </w:r>
      <w:r w:rsidR="005A3D30">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5A3D30">
        <w:instrText xml:space="preserve"> ADDIN EN.CITE.DATA </w:instrText>
      </w:r>
      <w:r w:rsidR="005A3D30">
        <w:fldChar w:fldCharType="end"/>
      </w:r>
      <w:r w:rsidR="00972F81" w:rsidRPr="00E03B11">
        <w:fldChar w:fldCharType="separate"/>
      </w:r>
      <w:r w:rsidR="005A3D30">
        <w:rPr>
          <w:noProof/>
        </w:rPr>
        <w:t> [40]</w:t>
      </w:r>
      <w:r w:rsidR="00972F81" w:rsidRPr="00E03B11">
        <w:fldChar w:fldCharType="end"/>
      </w:r>
      <w:r w:rsidR="00C53B7B">
        <w:t>.</w:t>
      </w:r>
      <w:r w:rsidR="007B40FD" w:rsidRPr="00E03B11">
        <w:t xml:space="preserve"> The majority of CRRT patients in our study were on continuous </w:t>
      </w:r>
      <w:proofErr w:type="spellStart"/>
      <w:r w:rsidR="007B40FD" w:rsidRPr="00E03B11">
        <w:t>veno</w:t>
      </w:r>
      <w:proofErr w:type="spellEnd"/>
      <w:r w:rsidR="007B40FD" w:rsidRPr="00E03B11">
        <w:t xml:space="preserve">-venous hemodiafiltration (CVVHDF) and continuous </w:t>
      </w:r>
      <w:proofErr w:type="spellStart"/>
      <w:r w:rsidR="007B40FD" w:rsidRPr="00E03B11">
        <w:t>veno</w:t>
      </w:r>
      <w:proofErr w:type="spellEnd"/>
      <w:r w:rsidR="007B40FD" w:rsidRPr="00E03B11">
        <w:t>-venous hemofiltration (CVVH), in which CVVHDF is believed to have a higher fluconazole clearance as fluconazole is more effectively eliminated by diffusion</w:t>
      </w:r>
      <w:r w:rsidR="007B40FD"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5A3D30">
        <w:instrText xml:space="preserve"> ADDIN EN.CITE </w:instrText>
      </w:r>
      <w:r w:rsidR="005A3D30">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5A3D30">
        <w:instrText xml:space="preserve"> ADDIN EN.CITE.DATA </w:instrText>
      </w:r>
      <w:r w:rsidR="005A3D30">
        <w:fldChar w:fldCharType="end"/>
      </w:r>
      <w:r w:rsidR="007B40FD" w:rsidRPr="00E03B11">
        <w:fldChar w:fldCharType="separate"/>
      </w:r>
      <w:r w:rsidR="005A3D30">
        <w:rPr>
          <w:noProof/>
        </w:rPr>
        <w:t> [40]</w:t>
      </w:r>
      <w:r w:rsidR="007B40FD" w:rsidRPr="00E03B11">
        <w:fldChar w:fldCharType="end"/>
      </w:r>
      <w:r w:rsidR="00B635F9">
        <w:t>.</w:t>
      </w:r>
      <w:r w:rsidR="00102674" w:rsidRPr="00E03B11">
        <w:t xml:space="preserve"> However,</w:t>
      </w:r>
      <w:r w:rsidR="004B7F0D" w:rsidRPr="00E03B11">
        <w:t xml:space="preserve"> </w:t>
      </w:r>
      <w:commentRangeStart w:id="643"/>
      <w:commentRangeStart w:id="644"/>
      <w:r w:rsidR="004B7F0D" w:rsidRPr="00E03B11">
        <w:t xml:space="preserve">due to </w:t>
      </w:r>
      <w:r w:rsidR="004B7F0D">
        <w:t>a</w:t>
      </w:r>
      <w:r w:rsidR="004B7F0D" w:rsidRPr="00E03B11">
        <w:t xml:space="preserve"> limited representation in our study (1</w:t>
      </w:r>
      <w:r w:rsidR="004B7F0D">
        <w:t>9.2</w:t>
      </w:r>
      <w:r w:rsidR="004B7F0D" w:rsidRPr="00E03B11">
        <w:t>%</w:t>
      </w:r>
      <w:r w:rsidR="004B7F0D">
        <w:t xml:space="preserve"> of patients were on</w:t>
      </w:r>
      <w:r w:rsidR="004B7F0D" w:rsidRPr="00E03B11">
        <w:t xml:space="preserve"> CRRT</w:t>
      </w:r>
      <w:r w:rsidR="004B7F0D">
        <w:t xml:space="preserve"> at least once</w:t>
      </w:r>
      <w:r w:rsidR="004B7F0D" w:rsidRPr="00E03B11">
        <w:t>)</w:t>
      </w:r>
      <w:r w:rsidR="004B7F0D">
        <w:t xml:space="preserve">, </w:t>
      </w:r>
      <w:r w:rsidR="004B7F0D" w:rsidRPr="00E03B11">
        <w:t xml:space="preserve">we </w:t>
      </w:r>
      <w:r w:rsidR="004B7F0D">
        <w:t>were</w:t>
      </w:r>
      <w:r w:rsidR="004B7F0D" w:rsidRPr="00E03B11">
        <w:t xml:space="preserve"> </w:t>
      </w:r>
      <w:r w:rsidR="004B7F0D">
        <w:t xml:space="preserve">not able to </w:t>
      </w:r>
      <w:r w:rsidR="004B7F0D" w:rsidRPr="00E03B11">
        <w:t xml:space="preserve">detect </w:t>
      </w:r>
      <w:r w:rsidR="004B7F0D">
        <w:t>differences between</w:t>
      </w:r>
      <w:r w:rsidR="004B7F0D" w:rsidRPr="00E03B11">
        <w:t xml:space="preserve"> CRRT types.</w:t>
      </w:r>
      <w:commentRangeEnd w:id="643"/>
      <w:r w:rsidR="004B7F0D">
        <w:rPr>
          <w:rStyle w:val="CommentReference"/>
        </w:rPr>
        <w:commentReference w:id="643"/>
      </w:r>
      <w:commentRangeEnd w:id="644"/>
      <w:r w:rsidR="00187AC3">
        <w:rPr>
          <w:rStyle w:val="CommentReference"/>
        </w:rPr>
        <w:commentReference w:id="644"/>
      </w:r>
      <w:r w:rsidR="007B40FD" w:rsidRPr="00E03B11">
        <w:t xml:space="preserve"> Furthermore, different CRRT flow rates (i.e., dialysate rate and ultrafiltration rate) c</w:t>
      </w:r>
      <w:r w:rsidR="008B6720">
        <w:t>ould also</w:t>
      </w:r>
      <w:r w:rsidR="007B40FD" w:rsidRPr="00E03B11">
        <w:t xml:space="preserve"> </w:t>
      </w:r>
      <w:r w:rsidR="006F6EA5">
        <w:t>impact</w:t>
      </w:r>
      <w:r w:rsidR="007B40FD" w:rsidRPr="00E03B11">
        <w:t xml:space="preserve"> fluconazole clearance</w:t>
      </w:r>
      <w:r w:rsidR="007B40FD"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5A3D30">
        <w:instrText xml:space="preserve"> ADDIN EN.CITE </w:instrText>
      </w:r>
      <w:r w:rsidR="005A3D30">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5A3D30">
        <w:instrText xml:space="preserve"> ADDIN EN.CITE.DATA </w:instrText>
      </w:r>
      <w:r w:rsidR="005A3D30">
        <w:fldChar w:fldCharType="end"/>
      </w:r>
      <w:r w:rsidR="007B40FD" w:rsidRPr="00E03B11">
        <w:fldChar w:fldCharType="separate"/>
      </w:r>
      <w:r w:rsidR="005A3D30">
        <w:rPr>
          <w:noProof/>
        </w:rPr>
        <w:t> [40]</w:t>
      </w:r>
      <w:r w:rsidR="007B40FD" w:rsidRPr="00E03B11">
        <w:fldChar w:fldCharType="end"/>
      </w:r>
      <w:r w:rsidR="009D225B">
        <w:t>.</w:t>
      </w:r>
      <w:r w:rsidR="007B40FD" w:rsidRPr="00E03B11">
        <w:t xml:space="preserve"> This piece of information </w:t>
      </w:r>
      <w:r w:rsidR="009946B5">
        <w:t>was</w:t>
      </w:r>
      <w:r w:rsidR="009946B5" w:rsidRPr="00E03B11">
        <w:t xml:space="preserve"> </w:t>
      </w:r>
      <w:r w:rsidR="007B40FD" w:rsidRPr="00E03B11">
        <w:t>completely missing in our study</w:t>
      </w:r>
      <w:r w:rsidR="009946B5">
        <w:t xml:space="preserve"> dataset</w:t>
      </w:r>
      <w:r w:rsidRPr="00E03B11">
        <w:t xml:space="preserve">. </w:t>
      </w:r>
      <w:r w:rsidR="006F6EA5">
        <w:t>Third</w:t>
      </w:r>
      <w:r w:rsidRPr="00E03B11">
        <w:t xml:space="preserve">, </w:t>
      </w:r>
      <w:r w:rsidR="002D0580">
        <w:t xml:space="preserve">our </w:t>
      </w:r>
      <w:r w:rsidR="008045BE">
        <w:t>studied</w:t>
      </w:r>
      <w:r w:rsidR="002D0580">
        <w:t xml:space="preserve"> population may not be representative </w:t>
      </w:r>
      <w:r w:rsidR="0031010B">
        <w:t>of</w:t>
      </w:r>
      <w:r w:rsidR="00756421">
        <w:t>,</w:t>
      </w:r>
      <w:r w:rsidR="0031010B">
        <w:t xml:space="preserve"> </w:t>
      </w:r>
      <w:r w:rsidR="002D0580">
        <w:t>and thus</w:t>
      </w:r>
      <w:r w:rsidR="0031010B">
        <w:t xml:space="preserve"> our study re</w:t>
      </w:r>
      <w:r w:rsidR="00094837">
        <w:t>s</w:t>
      </w:r>
      <w:r w:rsidR="0031010B">
        <w:t>ults</w:t>
      </w:r>
      <w:r w:rsidR="002D0580">
        <w:t xml:space="preserve"> may not be extrapolated to other patient </w:t>
      </w:r>
      <w:r w:rsidR="001935BD">
        <w:t>populations</w:t>
      </w:r>
      <w:commentRangeStart w:id="645"/>
      <w:commentRangeStart w:id="646"/>
      <w:commentRangeStart w:id="647"/>
      <w:commentRangeEnd w:id="645"/>
      <w:r w:rsidR="009946B5">
        <w:rPr>
          <w:rStyle w:val="CommentReference"/>
        </w:rPr>
        <w:commentReference w:id="645"/>
      </w:r>
      <w:commentRangeEnd w:id="646"/>
      <w:r w:rsidR="00070472">
        <w:rPr>
          <w:rStyle w:val="CommentReference"/>
        </w:rPr>
        <w:commentReference w:id="646"/>
      </w:r>
      <w:commentRangeEnd w:id="647"/>
      <w:r w:rsidR="0097097F">
        <w:rPr>
          <w:rStyle w:val="CommentReference"/>
        </w:rPr>
        <w:commentReference w:id="647"/>
      </w:r>
      <w:ins w:id="648" w:author="My Luong Vuong" w:date="2024-05-28T16:47:00Z">
        <w:r w:rsidR="00C57849">
          <w:t>.</w:t>
        </w:r>
      </w:ins>
      <w:commentRangeStart w:id="649"/>
      <w:commentRangeStart w:id="650"/>
      <w:del w:id="651" w:author="My Luong Vuong" w:date="2024-05-28T16:47:00Z">
        <w:r w:rsidR="009946B5" w:rsidDel="00C57849">
          <w:delText>…</w:delText>
        </w:r>
      </w:del>
      <w:commentRangeEnd w:id="649"/>
      <w:r w:rsidR="009946B5">
        <w:rPr>
          <w:rStyle w:val="CommentReference"/>
        </w:rPr>
        <w:commentReference w:id="649"/>
      </w:r>
      <w:commentRangeEnd w:id="650"/>
      <w:r w:rsidR="00DF3104">
        <w:rPr>
          <w:rStyle w:val="CommentReference"/>
        </w:rPr>
        <w:commentReference w:id="650"/>
      </w:r>
      <w:ins w:id="652" w:author="My Luong Vuong" w:date="2024-05-28T16:47:00Z">
        <w:r w:rsidR="008E0107" w:rsidRPr="008E0107">
          <w:t xml:space="preserve"> </w:t>
        </w:r>
        <w:r w:rsidR="008E0107">
          <w:t>To address this issue, we included the model code in the Supplementary file and we encourage other data owners to externally evaluate our model with their populations.</w:t>
        </w:r>
        <w:del w:id="653" w:author="Erwin Dreesen" w:date="2024-05-29T23:29:00Z">
          <w:r w:rsidR="008E0107" w:rsidDel="0097097F">
            <w:delText xml:space="preserve"> </w:delText>
          </w:r>
        </w:del>
        <w:commentRangeStart w:id="654"/>
        <w:commentRangeEnd w:id="654"/>
        <w:r w:rsidR="008E0107">
          <w:rPr>
            <w:rStyle w:val="CommentReference"/>
          </w:rPr>
          <w:commentReference w:id="654"/>
        </w:r>
        <w:commentRangeStart w:id="655"/>
        <w:commentRangeEnd w:id="655"/>
        <w:r w:rsidR="008E0107">
          <w:rPr>
            <w:rStyle w:val="CommentReference"/>
          </w:rPr>
          <w:commentReference w:id="655"/>
        </w:r>
        <w:r w:rsidR="008E0107">
          <w:t xml:space="preserve"> </w:t>
        </w:r>
        <w:commentRangeStart w:id="656"/>
        <w:commentRangeEnd w:id="656"/>
        <w:r w:rsidR="008E0107">
          <w:rPr>
            <w:rStyle w:val="CommentReference"/>
          </w:rPr>
          <w:commentReference w:id="656"/>
        </w:r>
        <w:del w:id="657" w:author="Erwin Dreesen" w:date="2024-05-29T23:29:00Z">
          <w:r w:rsidR="008E0107" w:rsidRPr="00E03B11" w:rsidDel="0097097F">
            <w:delText xml:space="preserve"> </w:delText>
          </w:r>
        </w:del>
      </w:ins>
    </w:p>
    <w:p w14:paraId="49ACDA9B" w14:textId="1A3B98F8" w:rsidR="00CB50CB" w:rsidRPr="00E03B11" w:rsidRDefault="00CB50CB" w:rsidP="00593CAA">
      <w:del w:id="658" w:author="My Luong Vuong" w:date="2024-05-28T16:46:00Z">
        <w:r w:rsidRPr="00E03B11" w:rsidDel="00710884">
          <w:delText xml:space="preserve"> </w:delText>
        </w:r>
      </w:del>
    </w:p>
    <w:p w14:paraId="02C01D1A" w14:textId="248B3C44" w:rsidR="004B0DC8" w:rsidRDefault="00CB50CB" w:rsidP="00593CAA">
      <w:r w:rsidRPr="00E03B11">
        <w:lastRenderedPageBreak/>
        <w:t xml:space="preserve">In conclusion, our </w:t>
      </w:r>
      <w:proofErr w:type="spellStart"/>
      <w:r w:rsidRPr="00E03B11">
        <w:t>popPK</w:t>
      </w:r>
      <w:proofErr w:type="spellEnd"/>
      <w:r w:rsidRPr="00E03B11">
        <w:t xml:space="preserve"> analysis supports dos</w:t>
      </w:r>
      <w:r w:rsidR="00EC2679">
        <w:t>e stratification</w:t>
      </w:r>
      <w:r w:rsidRPr="00E03B11">
        <w:t xml:space="preserve"> of fluconazole in critically ill patients based on</w:t>
      </w:r>
      <w:r w:rsidR="003F31C2">
        <w:t xml:space="preserve"> total</w:t>
      </w:r>
      <w:r w:rsidRPr="00E03B11">
        <w:t xml:space="preserve"> </w:t>
      </w:r>
      <w:r w:rsidR="00EC2679">
        <w:t>body weight</w:t>
      </w:r>
      <w:r w:rsidR="00EC2679" w:rsidRPr="00E03B11">
        <w:t xml:space="preserve"> </w:t>
      </w:r>
      <w:r w:rsidRPr="00E03B11">
        <w:t xml:space="preserve">and CRRT status, eliminating the need for </w:t>
      </w:r>
      <w:r w:rsidR="004424F8" w:rsidRPr="00E03B11">
        <w:t>TDM</w:t>
      </w:r>
      <w:r w:rsidRPr="00E03B11">
        <w:t xml:space="preserve">. </w:t>
      </w:r>
      <w:commentRangeStart w:id="659"/>
      <w:r w:rsidRPr="00E03B11">
        <w:t xml:space="preserve">We </w:t>
      </w:r>
      <w:r w:rsidR="00DC3F2B" w:rsidRPr="00E03B11">
        <w:t>emphasi</w:t>
      </w:r>
      <w:r w:rsidR="00DC3F2B">
        <w:t>s</w:t>
      </w:r>
      <w:r w:rsidR="00DC3F2B" w:rsidRPr="00E03B11">
        <w:t xml:space="preserve">e </w:t>
      </w:r>
      <w:r w:rsidRPr="00E03B11">
        <w:t xml:space="preserve">the importance of </w:t>
      </w:r>
      <w:r w:rsidR="00EC2679" w:rsidRPr="00E03B11">
        <w:t xml:space="preserve">appropriately </w:t>
      </w:r>
      <w:r w:rsidRPr="00E03B11">
        <w:t>handling missing data in pharmacometric</w:t>
      </w:r>
      <w:r w:rsidR="00EC2679">
        <w:t>s</w:t>
      </w:r>
      <w:r w:rsidRPr="00E03B11">
        <w:t xml:space="preserve"> studies. </w:t>
      </w:r>
      <w:commentRangeEnd w:id="659"/>
      <w:r w:rsidR="00AA0530">
        <w:rPr>
          <w:rStyle w:val="CommentReference"/>
        </w:rPr>
        <w:commentReference w:id="659"/>
      </w:r>
      <w:r w:rsidR="00C7308D">
        <w:t xml:space="preserve">A </w:t>
      </w:r>
      <w:commentRangeStart w:id="660"/>
      <w:commentRangeStart w:id="661"/>
      <w:r w:rsidR="00C7308D">
        <w:t xml:space="preserve">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21637D">
        <w:t>should be conducted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commentRangeEnd w:id="660"/>
      <w:r w:rsidR="00AA0530">
        <w:rPr>
          <w:rStyle w:val="CommentReference"/>
        </w:rPr>
        <w:commentReference w:id="660"/>
      </w:r>
      <w:commentRangeEnd w:id="661"/>
      <w:r w:rsidR="00E9651D">
        <w:rPr>
          <w:rStyle w:val="CommentReference"/>
        </w:rPr>
        <w:commentReference w:id="661"/>
      </w:r>
      <w:r w:rsidR="004B0DC8">
        <w:br w:type="page"/>
      </w:r>
    </w:p>
    <w:p w14:paraId="229594BA" w14:textId="2A322B2C" w:rsidR="00EE5777" w:rsidRDefault="00DB122C" w:rsidP="00494DCF">
      <w:pPr>
        <w:spacing w:after="0" w:line="480" w:lineRule="auto"/>
        <w:rPr>
          <w:b/>
          <w:bCs/>
        </w:rPr>
      </w:pPr>
      <w:r w:rsidRPr="00494DCF">
        <w:rPr>
          <w:b/>
          <w:bCs/>
        </w:rPr>
        <w:lastRenderedPageBreak/>
        <w:t>Acknowledgements</w:t>
      </w:r>
    </w:p>
    <w:p w14:paraId="02853BD5" w14:textId="32EB2482" w:rsidR="00B37DE1" w:rsidRPr="00CE6856" w:rsidRDefault="00B82C7A" w:rsidP="00B37DE1">
      <w:r w:rsidRPr="00B82C7A">
        <w:t xml:space="preserve">The authors wish to thank </w:t>
      </w:r>
      <w:proofErr w:type="spellStart"/>
      <w:r w:rsidRPr="00B82C7A">
        <w:t>Thi</w:t>
      </w:r>
      <w:proofErr w:type="spellEnd"/>
      <w:r w:rsidRPr="00B82C7A">
        <w:t xml:space="preserve"> Nguyen and Sebastian Rosser from the University of Sydney for their valuable support in the </w:t>
      </w:r>
      <w:r w:rsidR="00EB1C88">
        <w:t>modelling step of this study</w:t>
      </w:r>
      <w:r w:rsidR="00B37DE1" w:rsidRPr="00494DCF">
        <w:t>.</w:t>
      </w:r>
      <w:ins w:id="662" w:author="My Luong Vuong" w:date="2024-04-16T10:35:00Z">
        <w:r w:rsidR="002F56EE">
          <w:t xml:space="preserve"> </w:t>
        </w:r>
        <w:r w:rsidR="002F56EE" w:rsidRPr="002F56EE">
          <w:t xml:space="preserve">The resources and services used in this work were provided by the VSC (Flemish Supercomputer </w:t>
        </w:r>
        <w:proofErr w:type="spellStart"/>
        <w:r w:rsidR="002F56EE" w:rsidRPr="002F56EE">
          <w:t>Center</w:t>
        </w:r>
        <w:proofErr w:type="spellEnd"/>
        <w:r w:rsidR="002F56EE" w:rsidRPr="002F56EE">
          <w:t>), funded by the Research Foundation - Flanders (FWO) and the Flemish Government.</w:t>
        </w:r>
      </w:ins>
    </w:p>
    <w:p w14:paraId="37558E76" w14:textId="4C7BA2A2" w:rsidR="00DB122C" w:rsidRPr="00494DCF" w:rsidRDefault="00DB122C" w:rsidP="00494DCF">
      <w:pPr>
        <w:spacing w:after="0" w:line="480" w:lineRule="auto"/>
        <w:rPr>
          <w:b/>
          <w:bCs/>
        </w:rPr>
      </w:pPr>
      <w:r w:rsidRPr="00494DCF">
        <w:rPr>
          <w:b/>
          <w:bCs/>
        </w:rPr>
        <w:t>Funding sources</w:t>
      </w:r>
    </w:p>
    <w:p w14:paraId="10767AB4" w14:textId="5E3A68AA" w:rsidR="00A55057" w:rsidRDefault="00894D50" w:rsidP="00894D50">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r w:rsidR="00A55057">
        <w:br w:type="page"/>
      </w:r>
    </w:p>
    <w:p w14:paraId="527CE4A1" w14:textId="6143B146" w:rsidR="00A55057" w:rsidRDefault="00A55057" w:rsidP="00593CAA">
      <w:pPr>
        <w:pStyle w:val="Heading1"/>
      </w:pPr>
      <w:r>
        <w:lastRenderedPageBreak/>
        <w:t>References</w:t>
      </w:r>
    </w:p>
    <w:p w14:paraId="16B15C35" w14:textId="2DC7EEDF" w:rsidR="005A3D30" w:rsidRPr="001A6EE3" w:rsidRDefault="00221AE5" w:rsidP="005A3D30">
      <w:pPr>
        <w:pStyle w:val="EndNoteBibliography"/>
        <w:spacing w:after="0"/>
        <w:rPr>
          <w:lang w:val="de-DE"/>
          <w:rPrChange w:id="663" w:author="My Luong Vuong" w:date="2024-05-30T09:10:00Z">
            <w:rPr/>
          </w:rPrChange>
        </w:rPr>
      </w:pPr>
      <w:r w:rsidRPr="00E03B11">
        <w:rPr>
          <w:noProof w:val="0"/>
        </w:rPr>
        <w:fldChar w:fldCharType="begin"/>
      </w:r>
      <w:r w:rsidRPr="00790105">
        <w:rPr>
          <w:noProof w:val="0"/>
        </w:rPr>
        <w:instrText xml:space="preserve"> ADDIN EN.REFLIST </w:instrText>
      </w:r>
      <w:r w:rsidRPr="00E03B11">
        <w:rPr>
          <w:noProof w:val="0"/>
        </w:rPr>
        <w:fldChar w:fldCharType="separate"/>
      </w:r>
      <w:r w:rsidR="005A3D30" w:rsidRPr="005A3D30">
        <w:t xml:space="preserve">[1] Cornely OA, Bassetti M, Calandra T, Garbino J, Kullberg BJ, Lortholary O, et al. ESCMID* guideline for the diagnosis and management of Candida diseases 2012: non-neutropenic adult patients. </w:t>
      </w:r>
      <w:r w:rsidR="005A3D30" w:rsidRPr="001A6EE3">
        <w:rPr>
          <w:lang w:val="de-DE"/>
          <w:rPrChange w:id="664" w:author="My Luong Vuong" w:date="2024-05-30T09:10:00Z">
            <w:rPr/>
          </w:rPrChange>
        </w:rPr>
        <w:t xml:space="preserve">Clin Microbiol Infect. 2012;18 Suppl 7:19-37. </w:t>
      </w:r>
      <w:r w:rsidR="0096069D">
        <w:fldChar w:fldCharType="begin"/>
      </w:r>
      <w:r w:rsidR="0096069D" w:rsidRPr="001A6EE3">
        <w:rPr>
          <w:lang w:val="de-DE"/>
          <w:rPrChange w:id="665" w:author="My Luong Vuong" w:date="2024-05-30T09:10:00Z">
            <w:rPr/>
          </w:rPrChange>
        </w:rPr>
        <w:instrText>HYPERLINK "http://doi.org/10.1111/1469-0691.12039"</w:instrText>
      </w:r>
      <w:r w:rsidR="0096069D">
        <w:fldChar w:fldCharType="separate"/>
      </w:r>
      <w:r w:rsidR="005A3D30" w:rsidRPr="001A6EE3">
        <w:rPr>
          <w:rStyle w:val="Hyperlink"/>
          <w:lang w:val="de-DE"/>
          <w:rPrChange w:id="666" w:author="My Luong Vuong" w:date="2024-05-30T09:10:00Z">
            <w:rPr>
              <w:rStyle w:val="Hyperlink"/>
            </w:rPr>
          </w:rPrChange>
        </w:rPr>
        <w:t>http://doi.org/10.1111/1469-0691.12039</w:t>
      </w:r>
      <w:r w:rsidR="0096069D">
        <w:rPr>
          <w:rStyle w:val="Hyperlink"/>
        </w:rPr>
        <w:fldChar w:fldCharType="end"/>
      </w:r>
      <w:r w:rsidR="005A3D30" w:rsidRPr="001A6EE3">
        <w:rPr>
          <w:lang w:val="de-DE"/>
          <w:rPrChange w:id="667" w:author="My Luong Vuong" w:date="2024-05-30T09:10:00Z">
            <w:rPr/>
          </w:rPrChange>
        </w:rPr>
        <w:t>.</w:t>
      </w:r>
    </w:p>
    <w:p w14:paraId="1529AE6B" w14:textId="52EC9887" w:rsidR="005A3D30" w:rsidRPr="005A3D30" w:rsidRDefault="005A3D30" w:rsidP="005A3D30">
      <w:pPr>
        <w:pStyle w:val="EndNoteBibliography"/>
        <w:spacing w:after="0"/>
      </w:pPr>
      <w:r w:rsidRPr="001A6EE3">
        <w:rPr>
          <w:lang w:val="de-DE"/>
          <w:rPrChange w:id="668" w:author="My Luong Vuong" w:date="2024-05-30T09:10:00Z">
            <w:rPr/>
          </w:rPrChange>
        </w:rPr>
        <w:t xml:space="preserve">[2] Schroeder M, Weber T, Denker T, Winterland S, Wichmann D, Rohde H, et al. </w:t>
      </w:r>
      <w:r w:rsidRPr="005A3D30">
        <w:t xml:space="preserve">Epidemiology, clinical characteristics, and outcome of candidemia in critically ill patients in Germany: a single-center retrospective 10-year analysis. Annals of Intensive Care. 2020;10:142. </w:t>
      </w:r>
      <w:hyperlink r:id="rId13" w:history="1">
        <w:r w:rsidRPr="005A3D30">
          <w:rPr>
            <w:rStyle w:val="Hyperlink"/>
          </w:rPr>
          <w:t>http://doi.org/10.1186/s13613-020-00755-8</w:t>
        </w:r>
      </w:hyperlink>
      <w:r w:rsidRPr="005A3D30">
        <w:t>.</w:t>
      </w:r>
    </w:p>
    <w:p w14:paraId="0B08E363" w14:textId="1A80F7A3" w:rsidR="005A3D30" w:rsidRPr="005A3D30" w:rsidRDefault="005A3D30" w:rsidP="005A3D30">
      <w:pPr>
        <w:pStyle w:val="EndNoteBibliography"/>
        <w:spacing w:after="0"/>
      </w:pPr>
      <w:r w:rsidRPr="005A3D30">
        <w:t xml:space="preserve">[3] Bassetti M, Giacobbe DR, Vena A, Trucchi C, Ansaldi F, Antonelli M, et al. Incidence and outcome of invasive candidiasis in intensive care units (ICUs) in Europe: results of the EUCANDICU project. Critical Care. 2019;23:219. </w:t>
      </w:r>
      <w:hyperlink r:id="rId14" w:history="1">
        <w:r w:rsidRPr="005A3D30">
          <w:rPr>
            <w:rStyle w:val="Hyperlink"/>
          </w:rPr>
          <w:t>http://doi.org/10.1186/s13054-019-2497-3</w:t>
        </w:r>
      </w:hyperlink>
      <w:r w:rsidRPr="005A3D30">
        <w:t>.</w:t>
      </w:r>
    </w:p>
    <w:p w14:paraId="577D46FF" w14:textId="1FC83016" w:rsidR="005A3D30" w:rsidRPr="005A3D30" w:rsidRDefault="005A3D30" w:rsidP="005A3D30">
      <w:pPr>
        <w:pStyle w:val="EndNoteBibliography"/>
        <w:spacing w:after="0"/>
      </w:pPr>
      <w:r w:rsidRPr="005A3D30">
        <w:t xml:space="preserve">[4] Sbrana F, Sozio E, Bassetti M, Ripoli A, Pieralli F, Azzini AM, et al. Independent risk factors for mortality in critically ill patients with candidemia on Italian Internal Medicine Wards. Internal and Emergency Medicine. 2018;13:199-204. </w:t>
      </w:r>
      <w:hyperlink r:id="rId15" w:history="1">
        <w:r w:rsidRPr="005A3D30">
          <w:rPr>
            <w:rStyle w:val="Hyperlink"/>
          </w:rPr>
          <w:t>http://doi.org/10.1007/s11739-017-1783-9</w:t>
        </w:r>
      </w:hyperlink>
      <w:r w:rsidRPr="005A3D30">
        <w:t>.</w:t>
      </w:r>
    </w:p>
    <w:p w14:paraId="7A6BF099" w14:textId="77777777" w:rsidR="005A3D30" w:rsidRPr="005A3D30" w:rsidRDefault="005A3D30" w:rsidP="005A3D30">
      <w:pPr>
        <w:pStyle w:val="EndNoteBibliography"/>
        <w:spacing w:after="0"/>
      </w:pPr>
      <w:r w:rsidRPr="005A3D30">
        <w:t>[5] Pfizer. Summary of Product Characteristics (SmPC) Diflucan. Summary of Product Characteristics (SmPC) Diflucan. 2012.</w:t>
      </w:r>
    </w:p>
    <w:p w14:paraId="03DF77EA" w14:textId="67057FB3" w:rsidR="005A3D30" w:rsidRPr="005A3D30" w:rsidRDefault="005A3D30" w:rsidP="005A3D30">
      <w:pPr>
        <w:pStyle w:val="EndNoteBibliography"/>
        <w:spacing w:after="0"/>
      </w:pPr>
      <w:r w:rsidRPr="005A3D30">
        <w:t xml:space="preserve">[6] Pappas PG, Kauffman CA, Andes DR, Clancy CJ, Marr KA, Ostrosky-Zeichner L, et al. Clinical Practice Guideline for the Management of Candidiasis: 2016 Update by the Infectious Diseases Society of America. Clin Infect Dis. 2016;62:e1-50. </w:t>
      </w:r>
      <w:hyperlink r:id="rId16" w:history="1">
        <w:r w:rsidRPr="005A3D30">
          <w:rPr>
            <w:rStyle w:val="Hyperlink"/>
          </w:rPr>
          <w:t>http://doi.org/10.1093/cid/civ933</w:t>
        </w:r>
      </w:hyperlink>
      <w:r w:rsidRPr="005A3D30">
        <w:t>.</w:t>
      </w:r>
    </w:p>
    <w:p w14:paraId="51DE1427" w14:textId="7190B07C" w:rsidR="005A3D30" w:rsidRPr="005A3D30" w:rsidRDefault="005A3D30" w:rsidP="005A3D30">
      <w:pPr>
        <w:pStyle w:val="EndNoteBibliography"/>
        <w:spacing w:after="0"/>
      </w:pPr>
      <w:r w:rsidRPr="005A3D30">
        <w:t xml:space="preserve">[7] Grau S, Pozo JC, Romá E, Salavert M, Barrueta JA, Peral C, et al. Cost-effectiveness of three echinocandins and fluconazole in the treatment of candidemia and/or invasive candidiasis in nonneutropenic adult patients. Clinicoecon Outcomes Res. 2015;7:527-35. </w:t>
      </w:r>
      <w:hyperlink r:id="rId17" w:history="1">
        <w:r w:rsidRPr="005A3D30">
          <w:rPr>
            <w:rStyle w:val="Hyperlink"/>
          </w:rPr>
          <w:t>http://doi.org/10.2147/ceor.S91587</w:t>
        </w:r>
      </w:hyperlink>
      <w:r w:rsidRPr="005A3D30">
        <w:t>.</w:t>
      </w:r>
    </w:p>
    <w:p w14:paraId="60E0EB53" w14:textId="77777777" w:rsidR="005A3D30" w:rsidRPr="005A3D30" w:rsidRDefault="005A3D30" w:rsidP="005A3D30">
      <w:pPr>
        <w:pStyle w:val="EndNoteBibliography"/>
        <w:spacing w:after="0"/>
      </w:pPr>
      <w:r w:rsidRPr="005A3D30">
        <w:t>[8] European Committee on Antimicrobial Susceptibility Testing. Fluconazole: Rationale for the clinical breakpoints, version 3.0. 2020.</w:t>
      </w:r>
    </w:p>
    <w:p w14:paraId="15AE010A" w14:textId="2DFA462A" w:rsidR="005A3D30" w:rsidRPr="005A3D30" w:rsidRDefault="005A3D30" w:rsidP="005A3D30">
      <w:pPr>
        <w:pStyle w:val="EndNoteBibliography"/>
        <w:spacing w:after="0"/>
      </w:pPr>
      <w:r w:rsidRPr="005A3D30">
        <w:t xml:space="preserve">[9] Jacobson MA, Hanks DK, Ferrell LD. Fatal acute hepatic necrosis due to fluconazole. The American Journal of Medicine. 1994;96:188-90. </w:t>
      </w:r>
      <w:hyperlink r:id="rId18" w:history="1">
        <w:r w:rsidRPr="005A3D30">
          <w:rPr>
            <w:rStyle w:val="Hyperlink"/>
          </w:rPr>
          <w:t>http://doi.org/https://doi.org/10.1016/0002-9343(94)90141-4</w:t>
        </w:r>
      </w:hyperlink>
      <w:r w:rsidRPr="005A3D30">
        <w:t>.</w:t>
      </w:r>
    </w:p>
    <w:p w14:paraId="3007236C" w14:textId="77777777" w:rsidR="005A3D30" w:rsidRPr="005A3D30" w:rsidRDefault="005A3D30" w:rsidP="005A3D30">
      <w:pPr>
        <w:pStyle w:val="EndNoteBibliography"/>
        <w:spacing w:after="0"/>
      </w:pPr>
      <w:r w:rsidRPr="005A3D30">
        <w:t>[10] Matsumoto K, Ueno K, Yoshimura H, Morii M, Takada M, Sawai T, et al. Fluconazole-Induced Convulsions at Serum Trough Concentrations of Approximately 80 μg/mL. Therapeutic Drug Monitoring. 2000;22:635-6.</w:t>
      </w:r>
    </w:p>
    <w:p w14:paraId="6344FC77" w14:textId="77777777" w:rsidR="005A3D30" w:rsidRPr="005A3D30" w:rsidRDefault="005A3D30" w:rsidP="005A3D30">
      <w:pPr>
        <w:pStyle w:val="EndNoteBibliography"/>
        <w:spacing w:after="0"/>
      </w:pPr>
      <w:r w:rsidRPr="005A3D30">
        <w:t>[11] Lewis R, Brüggemann R, Padoin C, Maertens J, Marchetti O, Groll A, et al. Triazole antifungal therapeutic drug monitoring.  Sixth European Conference on Infections in Leukaemia Meeting, Sophia Antipolis, France2015.</w:t>
      </w:r>
    </w:p>
    <w:p w14:paraId="58EB3B69" w14:textId="1FCFFFC0" w:rsidR="005A3D30" w:rsidRPr="005A3D30" w:rsidRDefault="005A3D30" w:rsidP="005A3D30">
      <w:pPr>
        <w:pStyle w:val="EndNoteBibliography"/>
        <w:spacing w:after="0"/>
      </w:pPr>
      <w:r w:rsidRPr="005A3D30">
        <w:t xml:space="preserve">[12] Sandaradura I, Marriott DJE, Day RO, Norris RLG, Pang E, Stocker SL, et al. Current fluconazole treatment regimens result in under-dosing of critically ill adults during early therapy. Eur J Clin Microbiol Infect Dis. 2021;40:1521-8. </w:t>
      </w:r>
      <w:hyperlink r:id="rId19" w:history="1">
        <w:r w:rsidRPr="005A3D30">
          <w:rPr>
            <w:rStyle w:val="Hyperlink"/>
          </w:rPr>
          <w:t>http://doi.org/10.1007/s10096-021-04201-w</w:t>
        </w:r>
      </w:hyperlink>
      <w:r w:rsidRPr="005A3D30">
        <w:t>.</w:t>
      </w:r>
    </w:p>
    <w:p w14:paraId="11101EA5" w14:textId="4284CC37" w:rsidR="005A3D30" w:rsidRPr="005A3D30" w:rsidRDefault="005A3D30" w:rsidP="005A3D30">
      <w:pPr>
        <w:pStyle w:val="EndNoteBibliography"/>
        <w:spacing w:after="0"/>
      </w:pPr>
      <w:r w:rsidRPr="005A3D30">
        <w:t xml:space="preserve">[13]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t>
      </w:r>
      <w:hyperlink r:id="rId20" w:history="1">
        <w:r w:rsidRPr="005A3D30">
          <w:rPr>
            <w:rStyle w:val="Hyperlink"/>
          </w:rPr>
          <w:t>http://doi.org/10.1128/aac.01554-20</w:t>
        </w:r>
      </w:hyperlink>
      <w:r w:rsidRPr="005A3D30">
        <w:t>.</w:t>
      </w:r>
    </w:p>
    <w:p w14:paraId="45B7F961" w14:textId="539C4CD1" w:rsidR="005A3D30" w:rsidRPr="005A3D30" w:rsidRDefault="005A3D30" w:rsidP="005A3D30">
      <w:pPr>
        <w:pStyle w:val="EndNoteBibliography"/>
        <w:spacing w:after="0"/>
      </w:pPr>
      <w:r w:rsidRPr="005A3D30">
        <w:t xml:space="preserve">[14] Muilwijk EW, de Lange DW, Schouten JA, Wasmann RE, Ter Heine R, Burger DM, et al. Suboptimal Dosing of Fluconazole in Critically Ill Patients: Time To Rethink Dosing. Antimicrob Agents Chemother. 2020;64. </w:t>
      </w:r>
      <w:hyperlink r:id="rId21" w:history="1">
        <w:r w:rsidRPr="005A3D30">
          <w:rPr>
            <w:rStyle w:val="Hyperlink"/>
          </w:rPr>
          <w:t>http://doi.org/10.1128/aac.00984-20</w:t>
        </w:r>
      </w:hyperlink>
      <w:r w:rsidRPr="005A3D30">
        <w:t>.</w:t>
      </w:r>
    </w:p>
    <w:p w14:paraId="2BEBF3F3" w14:textId="5DE2796D" w:rsidR="005A3D30" w:rsidRPr="005A3D30" w:rsidRDefault="005A3D30" w:rsidP="005A3D30">
      <w:pPr>
        <w:pStyle w:val="EndNoteBibliography"/>
        <w:spacing w:after="0"/>
      </w:pPr>
      <w:r w:rsidRPr="005A3D30">
        <w:t xml:space="preserve">[15] Alobaid AS, Wallis SC, Jarrett P, Starr T, Stuart J, Lassig-Smith M, et al. Effect of Obesity on the Population Pharmacokinetics of Fluconazole in Critically Ill Patients. Antimicrob Agents Chemother. 2016;60:6550-7. </w:t>
      </w:r>
      <w:hyperlink r:id="rId22" w:history="1">
        <w:r w:rsidRPr="005A3D30">
          <w:rPr>
            <w:rStyle w:val="Hyperlink"/>
          </w:rPr>
          <w:t>http://doi.org/10.1128/aac.01088-16</w:t>
        </w:r>
      </w:hyperlink>
      <w:r w:rsidRPr="005A3D30">
        <w:t>.</w:t>
      </w:r>
    </w:p>
    <w:p w14:paraId="3ACD8140" w14:textId="4D03B2D3" w:rsidR="005A3D30" w:rsidRPr="005A3D30" w:rsidRDefault="005A3D30" w:rsidP="005A3D30">
      <w:pPr>
        <w:pStyle w:val="EndNoteBibliography"/>
        <w:spacing w:after="0"/>
      </w:pPr>
      <w:r w:rsidRPr="005A3D30">
        <w:t xml:space="preserve">[16] Jonsson EN, Karlsson MO. Automated covariate model building within NONMEM. Pharm Res. 1998;15:1463-8. </w:t>
      </w:r>
      <w:hyperlink r:id="rId23" w:history="1">
        <w:r w:rsidRPr="005A3D30">
          <w:rPr>
            <w:rStyle w:val="Hyperlink"/>
          </w:rPr>
          <w:t>http://doi.org/10.1023/a:1011970125687</w:t>
        </w:r>
      </w:hyperlink>
      <w:r w:rsidRPr="005A3D30">
        <w:t>.</w:t>
      </w:r>
    </w:p>
    <w:p w14:paraId="6A2FD30B" w14:textId="4284AA74" w:rsidR="005A3D30" w:rsidRPr="005A3D30" w:rsidRDefault="005A3D30" w:rsidP="005A3D30">
      <w:pPr>
        <w:pStyle w:val="EndNoteBibliography"/>
        <w:spacing w:after="0"/>
      </w:pPr>
      <w:r w:rsidRPr="005A3D30">
        <w:t xml:space="preserve">[17] Boer P. Estimated lean body mass as an index for normalization of body fluid volumes in humans. Am J Physiol. 1984;247:F632-6. </w:t>
      </w:r>
      <w:hyperlink r:id="rId24" w:history="1">
        <w:r w:rsidRPr="005A3D30">
          <w:rPr>
            <w:rStyle w:val="Hyperlink"/>
          </w:rPr>
          <w:t>http://doi.org/10.1152/ajprenal.1984.247.4.F632</w:t>
        </w:r>
      </w:hyperlink>
      <w:r w:rsidRPr="005A3D30">
        <w:t>.</w:t>
      </w:r>
    </w:p>
    <w:p w14:paraId="0A70BE68" w14:textId="026E3493" w:rsidR="005A3D30" w:rsidRPr="005A3D30" w:rsidRDefault="005A3D30" w:rsidP="005A3D30">
      <w:pPr>
        <w:pStyle w:val="EndNoteBibliography"/>
        <w:spacing w:after="0"/>
      </w:pPr>
      <w:r w:rsidRPr="005A3D30">
        <w:lastRenderedPageBreak/>
        <w:t xml:space="preserve">[18] Sharma A, Sahasrabudhe V, Musib L, Zhang S, Younis I, Kanodia J. Time to Rethink the Current Paradigm for Assessing Kidney Function in Drug Development and Beyond. Clin Pharmacol Ther. 2022;112:946-58. </w:t>
      </w:r>
      <w:hyperlink r:id="rId25" w:history="1">
        <w:r w:rsidRPr="005A3D30">
          <w:rPr>
            <w:rStyle w:val="Hyperlink"/>
          </w:rPr>
          <w:t>http://doi.org/10.1002/cpt.2489</w:t>
        </w:r>
      </w:hyperlink>
      <w:r w:rsidRPr="005A3D30">
        <w:t>.</w:t>
      </w:r>
    </w:p>
    <w:p w14:paraId="48922824" w14:textId="3E5AC1C6" w:rsidR="005A3D30" w:rsidRPr="005A3D30" w:rsidRDefault="005A3D30" w:rsidP="005A3D30">
      <w:pPr>
        <w:pStyle w:val="EndNoteBibliography"/>
        <w:spacing w:after="0"/>
      </w:pPr>
      <w:r w:rsidRPr="005A3D30">
        <w:t xml:space="preserve">[19] Mould DR, Upton RN. Basic concepts in population modeling, simulation, and model-based drug development-part 2: introduction to pharmacokinetic modeling methods. CPT Pharmacometrics Syst Pharmacol. 2013;2:e38. </w:t>
      </w:r>
      <w:hyperlink r:id="rId26" w:history="1">
        <w:r w:rsidRPr="005A3D30">
          <w:rPr>
            <w:rStyle w:val="Hyperlink"/>
          </w:rPr>
          <w:t>http://doi.org/10.1038/psp.2013.14</w:t>
        </w:r>
      </w:hyperlink>
      <w:r w:rsidRPr="005A3D30">
        <w:t>.</w:t>
      </w:r>
    </w:p>
    <w:p w14:paraId="3BE3ED9A" w14:textId="77777777" w:rsidR="005A3D30" w:rsidRPr="005A3D30" w:rsidRDefault="005A3D30" w:rsidP="005A3D30">
      <w:pPr>
        <w:pStyle w:val="EndNoteBibliography"/>
        <w:spacing w:after="0"/>
      </w:pPr>
      <w:r w:rsidRPr="005A3D30">
        <w:t>[20] Buuren Sv. Flexible Imputation of Missing Data, Second Edition: Taylor &amp; Francis Group; 2018.</w:t>
      </w:r>
    </w:p>
    <w:p w14:paraId="6BA1BB32" w14:textId="77777777" w:rsidR="005A3D30" w:rsidRPr="005A3D30" w:rsidRDefault="005A3D30" w:rsidP="005A3D30">
      <w:pPr>
        <w:pStyle w:val="EndNoteBibliography"/>
        <w:spacing w:after="0"/>
      </w:pPr>
      <w:r w:rsidRPr="005A3D30">
        <w:t>[21] Hosmer DW, Lemeshow S, May S. Applied Survival Analysis: Regression Modeling of Time-to-Event Data, Second Edition: John Wiley &amp; Sons, Inc.; 2008.</w:t>
      </w:r>
    </w:p>
    <w:p w14:paraId="4FFA6EC2" w14:textId="77777777" w:rsidR="005A3D30" w:rsidRPr="005A3D30" w:rsidRDefault="005A3D30" w:rsidP="005A3D30">
      <w:pPr>
        <w:pStyle w:val="EndNoteBibliography"/>
        <w:spacing w:after="0"/>
      </w:pPr>
      <w:r w:rsidRPr="005A3D30">
        <w:t>[22] Committee for Medicinal Products for Human Use (CHMP) EMA. Guideline on the use of pharmacokinetics and pharmacodynamics in the development of antimicrobial medicinal products. United Kingdom: European Medicines Agency; 2016.</w:t>
      </w:r>
    </w:p>
    <w:p w14:paraId="6647D399" w14:textId="77777777" w:rsidR="005A3D30" w:rsidRPr="005A3D30" w:rsidRDefault="005A3D30" w:rsidP="005A3D30">
      <w:pPr>
        <w:pStyle w:val="EndNoteBibliography"/>
        <w:spacing w:after="0"/>
      </w:pPr>
      <w:r w:rsidRPr="005A3D30">
        <w:t>[23] Ramachandran KM, Tsokos CP. Chapter 5 - Statistical estimation. In: Ramachandran KM, Tsokos CP, editors. Mathematical Statistics with Applications in R (Third Edition): Academic Press; 2021. p. 179-251.</w:t>
      </w:r>
    </w:p>
    <w:p w14:paraId="0B221C45" w14:textId="7E033926" w:rsidR="005A3D30" w:rsidRPr="005A3D30" w:rsidRDefault="005A3D30" w:rsidP="005A3D30">
      <w:pPr>
        <w:pStyle w:val="EndNoteBibliography"/>
        <w:spacing w:after="0"/>
      </w:pPr>
      <w:r w:rsidRPr="005A3D30">
        <w:t xml:space="preserve">[24] Wickham H, Grolemund G. R for Data Science2017. </w:t>
      </w:r>
      <w:hyperlink r:id="rId27" w:history="1">
        <w:r w:rsidRPr="005A3D30">
          <w:rPr>
            <w:rStyle w:val="Hyperlink"/>
          </w:rPr>
          <w:t>https://r4ds.had.co.nz/</w:t>
        </w:r>
      </w:hyperlink>
      <w:r w:rsidRPr="005A3D30">
        <w:t>.</w:t>
      </w:r>
    </w:p>
    <w:p w14:paraId="202636E3" w14:textId="34A44018" w:rsidR="005A3D30" w:rsidRPr="005A3D30" w:rsidRDefault="005A3D30" w:rsidP="005A3D30">
      <w:pPr>
        <w:pStyle w:val="EndNoteBibliography"/>
        <w:spacing w:after="0"/>
      </w:pPr>
      <w:r w:rsidRPr="005A3D30">
        <w:t xml:space="preserve">[25] Keizer RJ, Karlsson MO, Hooker A. Modeling and Simulation Workbench for NONMEM: Tutorial on Pirana, PsN, and Xpose. CPT Pharmacometrics Syst Pharmacol. 2013;2:e50. </w:t>
      </w:r>
      <w:hyperlink r:id="rId28" w:history="1">
        <w:r w:rsidRPr="005A3D30">
          <w:rPr>
            <w:rStyle w:val="Hyperlink"/>
          </w:rPr>
          <w:t>http://doi.org/10.1038/psp.2013.24</w:t>
        </w:r>
      </w:hyperlink>
      <w:r w:rsidRPr="005A3D30">
        <w:t>.</w:t>
      </w:r>
    </w:p>
    <w:p w14:paraId="4F3AB680" w14:textId="169DF9B6" w:rsidR="005A3D30" w:rsidRPr="005A3D30" w:rsidRDefault="005A3D30" w:rsidP="005A3D30">
      <w:pPr>
        <w:pStyle w:val="EndNoteBibliography"/>
        <w:spacing w:after="0"/>
      </w:pPr>
      <w:r w:rsidRPr="005A3D30">
        <w:t xml:space="preserve">[26] Bergner R, Hoffmann M, Riedel KD, Mikus G, Henrich DM, Haefeli WE, et al. Fluconazole dosing in continuous veno-venous haemofiltration (CVVHF): need for a high daily dose of 800 mg. Nephrol Dial Transplant. 2006;21:1019-23. </w:t>
      </w:r>
      <w:hyperlink r:id="rId29" w:history="1">
        <w:r w:rsidRPr="005A3D30">
          <w:rPr>
            <w:rStyle w:val="Hyperlink"/>
          </w:rPr>
          <w:t>http://doi.org/10.1093/ndt/gfi284</w:t>
        </w:r>
      </w:hyperlink>
      <w:r w:rsidRPr="005A3D30">
        <w:t>.</w:t>
      </w:r>
    </w:p>
    <w:p w14:paraId="75340899" w14:textId="08FC7DCB" w:rsidR="005A3D30" w:rsidRPr="005A3D30" w:rsidRDefault="005A3D30" w:rsidP="005A3D30">
      <w:pPr>
        <w:pStyle w:val="EndNoteBibliography"/>
        <w:spacing w:after="0"/>
      </w:pPr>
      <w:r w:rsidRPr="005A3D30">
        <w:t xml:space="preserve">[27] Buijk SL, Gyssens IC, Mouton JW, Verbrugh HA, Touw DJ, Bruining HA. Pharmacokinetics of sequential intravenous and enteral fluconazole in critically ill surgical patients with invasive mycoses and compromised gastro-intestinal function. Intensive Care Med. 2001;27:115-21. </w:t>
      </w:r>
      <w:hyperlink r:id="rId30" w:history="1">
        <w:r w:rsidRPr="005A3D30">
          <w:rPr>
            <w:rStyle w:val="Hyperlink"/>
          </w:rPr>
          <w:t>http://doi.org/10.1007/s001340000771</w:t>
        </w:r>
      </w:hyperlink>
      <w:r w:rsidRPr="005A3D30">
        <w:t>.</w:t>
      </w:r>
    </w:p>
    <w:p w14:paraId="08F114BE" w14:textId="77777777" w:rsidR="005A3D30" w:rsidRPr="005A3D30" w:rsidRDefault="005A3D30" w:rsidP="005A3D30">
      <w:pPr>
        <w:pStyle w:val="EndNoteBibliography"/>
        <w:spacing w:after="0"/>
      </w:pPr>
      <w:r w:rsidRPr="005A3D30">
        <w:t>[28]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2519E159" w14:textId="418B480B" w:rsidR="005A3D30" w:rsidRPr="005A3D30" w:rsidRDefault="005A3D30" w:rsidP="005A3D30">
      <w:pPr>
        <w:pStyle w:val="EndNoteBibliography"/>
        <w:spacing w:after="0"/>
      </w:pPr>
      <w:r w:rsidRPr="005A3D30">
        <w:t xml:space="preserve">[29] Van Daele R, Wauters J, Lagrou K, Denooz R, Hayette MP, Gijsen M, et al. Pharmacokinetic Variability and Target Attainment of Fluconazole in Critically Ill Patients. Microorganisms. 2021;9. </w:t>
      </w:r>
      <w:hyperlink r:id="rId31" w:history="1">
        <w:r w:rsidRPr="005A3D30">
          <w:rPr>
            <w:rStyle w:val="Hyperlink"/>
          </w:rPr>
          <w:t>http://doi.org/10.3390/microorganisms9102068</w:t>
        </w:r>
      </w:hyperlink>
      <w:r w:rsidRPr="005A3D30">
        <w:t>.</w:t>
      </w:r>
    </w:p>
    <w:p w14:paraId="3DE3DB4A" w14:textId="3BA8D830" w:rsidR="005A3D30" w:rsidRPr="005A3D30" w:rsidRDefault="005A3D30" w:rsidP="005A3D30">
      <w:pPr>
        <w:pStyle w:val="EndNoteBibliography"/>
        <w:spacing w:after="0"/>
      </w:pPr>
      <w:r w:rsidRPr="005A3D30">
        <w:t xml:space="preserve">[30]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hyperlink r:id="rId32" w:history="1">
        <w:r w:rsidRPr="005A3D30">
          <w:rPr>
            <w:rStyle w:val="Hyperlink"/>
          </w:rPr>
          <w:t>http://doi.org/10.1016/j.jclinepi.2020.03.026</w:t>
        </w:r>
      </w:hyperlink>
      <w:r w:rsidRPr="005A3D30">
        <w:t>.</w:t>
      </w:r>
    </w:p>
    <w:p w14:paraId="000FFCC8" w14:textId="235CB664" w:rsidR="005A3D30" w:rsidRPr="005A3D30" w:rsidRDefault="005A3D30" w:rsidP="005A3D30">
      <w:pPr>
        <w:pStyle w:val="EndNoteBibliography"/>
        <w:spacing w:after="0"/>
      </w:pPr>
      <w:r w:rsidRPr="005A3D30">
        <w:t xml:space="preserve">[31] Tierney JF, Vale C, Riley R, Smith CT, Stewart L, Clarke M, et al. Individual Participant Data (IPD) Meta-analyses of Randomised Controlled Trials: Guidance on Their Use. PLoS Med. 2015;12:e1001855. </w:t>
      </w:r>
      <w:hyperlink r:id="rId33" w:history="1">
        <w:r w:rsidRPr="005A3D30">
          <w:rPr>
            <w:rStyle w:val="Hyperlink"/>
          </w:rPr>
          <w:t>http://doi.org/10.1371/journal.pmed.1001855</w:t>
        </w:r>
      </w:hyperlink>
      <w:r w:rsidRPr="005A3D30">
        <w:t>.</w:t>
      </w:r>
    </w:p>
    <w:p w14:paraId="2CB51778" w14:textId="685CB374" w:rsidR="005A3D30" w:rsidRPr="005A3D30" w:rsidRDefault="005A3D30" w:rsidP="005A3D30">
      <w:pPr>
        <w:pStyle w:val="EndNoteBibliography"/>
        <w:spacing w:after="0"/>
      </w:pPr>
      <w:r w:rsidRPr="005A3D30">
        <w:t xml:space="preserve">[32]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hyperlink r:id="rId34" w:history="1">
        <w:r w:rsidRPr="005A3D30">
          <w:rPr>
            <w:rStyle w:val="Hyperlink"/>
          </w:rPr>
          <w:t>http://doi.org/10.1128/aac.00424-11</w:t>
        </w:r>
      </w:hyperlink>
      <w:r w:rsidRPr="005A3D30">
        <w:t>.</w:t>
      </w:r>
    </w:p>
    <w:p w14:paraId="7B92D98B" w14:textId="3492D7F2" w:rsidR="005A3D30" w:rsidRPr="005A3D30" w:rsidRDefault="005A3D30" w:rsidP="005A3D30">
      <w:pPr>
        <w:pStyle w:val="EndNoteBibliography"/>
        <w:spacing w:after="0"/>
      </w:pPr>
      <w:r w:rsidRPr="005A3D30">
        <w:t xml:space="preserve">[33] Aoyama T, Hirata K, Hirata R, Yamazaki H, Yamamoto Y, Hayashi H, et al. Population pharmacokinetics of fluconazole after administration of fosfluconazole and fluconazole in critically ill patients. J Clin Pharm Ther. 2012;37:356-63. </w:t>
      </w:r>
      <w:hyperlink r:id="rId35" w:history="1">
        <w:r w:rsidRPr="005A3D30">
          <w:rPr>
            <w:rStyle w:val="Hyperlink"/>
          </w:rPr>
          <w:t>http://doi.org/10.1111/j.1365-2710.2011.01297.x</w:t>
        </w:r>
      </w:hyperlink>
      <w:r w:rsidRPr="005A3D30">
        <w:t>.</w:t>
      </w:r>
    </w:p>
    <w:p w14:paraId="52D2B0B4" w14:textId="072F3BD4" w:rsidR="005A3D30" w:rsidRPr="005A3D30" w:rsidRDefault="005A3D30" w:rsidP="005A3D30">
      <w:pPr>
        <w:pStyle w:val="EndNoteBibliography"/>
        <w:spacing w:after="0"/>
      </w:pPr>
      <w:r w:rsidRPr="005A3D30">
        <w:t xml:space="preserve">[34] Huang C-Y, Güiza F, De Vlieger G, Meyfroidt G. Daily fluctuations in kidney function in critically ill adults. Critical Care. 2022;26:347. </w:t>
      </w:r>
      <w:hyperlink r:id="rId36" w:history="1">
        <w:r w:rsidRPr="005A3D30">
          <w:rPr>
            <w:rStyle w:val="Hyperlink"/>
          </w:rPr>
          <w:t>http://doi.org/10.1186/s13054-022-04226-3</w:t>
        </w:r>
      </w:hyperlink>
      <w:r w:rsidRPr="005A3D30">
        <w:t>.</w:t>
      </w:r>
    </w:p>
    <w:p w14:paraId="7F01E8C1" w14:textId="2D90E1D0" w:rsidR="005A3D30" w:rsidRPr="005A3D30" w:rsidRDefault="005A3D30" w:rsidP="005A3D30">
      <w:pPr>
        <w:pStyle w:val="EndNoteBibliography"/>
        <w:spacing w:after="0"/>
      </w:pPr>
      <w:r w:rsidRPr="005A3D30">
        <w:t xml:space="preserve">[35] Johansson Å M, Karlsson MO. Comparison of methods for handling missing covariate data. Aaps j. 2013;15:1232-41. </w:t>
      </w:r>
      <w:hyperlink r:id="rId37" w:history="1">
        <w:r w:rsidRPr="005A3D30">
          <w:rPr>
            <w:rStyle w:val="Hyperlink"/>
          </w:rPr>
          <w:t>http://doi.org/10.1208/s12248-013-9526-y</w:t>
        </w:r>
      </w:hyperlink>
      <w:r w:rsidRPr="005A3D30">
        <w:t>.</w:t>
      </w:r>
    </w:p>
    <w:p w14:paraId="078359AE" w14:textId="30F3A072" w:rsidR="005A3D30" w:rsidRPr="005A3D30" w:rsidRDefault="005A3D30" w:rsidP="005A3D30">
      <w:pPr>
        <w:pStyle w:val="EndNoteBibliography"/>
        <w:spacing w:after="0"/>
      </w:pPr>
      <w:r w:rsidRPr="005A3D30">
        <w:lastRenderedPageBreak/>
        <w:t xml:space="preserve">[36] Heymans MW, Twisk JWR. Handling missing data in clinical research. Journal of Clinical Epidemiology. 2022;151:185-8. </w:t>
      </w:r>
      <w:hyperlink r:id="rId38" w:history="1">
        <w:r w:rsidRPr="005A3D30">
          <w:rPr>
            <w:rStyle w:val="Hyperlink"/>
          </w:rPr>
          <w:t>http://doi.org/https://doi.org/10.1016/j.jclinepi.2022.08.016</w:t>
        </w:r>
      </w:hyperlink>
      <w:r w:rsidRPr="005A3D30">
        <w:t>.</w:t>
      </w:r>
    </w:p>
    <w:p w14:paraId="522D8DD1" w14:textId="56463F33" w:rsidR="005A3D30" w:rsidRPr="005A3D30" w:rsidRDefault="005A3D30" w:rsidP="005A3D30">
      <w:pPr>
        <w:pStyle w:val="EndNoteBibliography"/>
        <w:spacing w:after="0"/>
      </w:pPr>
      <w:r w:rsidRPr="005A3D30">
        <w:t xml:space="preserve">[37]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hyperlink r:id="rId39" w:history="1">
        <w:r w:rsidRPr="005A3D30">
          <w:rPr>
            <w:rStyle w:val="Hyperlink"/>
          </w:rPr>
          <w:t>http://doi.org/10.1128/aac.02019-20</w:t>
        </w:r>
      </w:hyperlink>
      <w:r w:rsidRPr="005A3D30">
        <w:t>.</w:t>
      </w:r>
    </w:p>
    <w:p w14:paraId="1563E8AE" w14:textId="3548E2BD" w:rsidR="005A3D30" w:rsidRPr="005A3D30" w:rsidRDefault="005A3D30" w:rsidP="005A3D30">
      <w:pPr>
        <w:pStyle w:val="EndNoteBibliography"/>
        <w:spacing w:after="0"/>
      </w:pPr>
      <w:r w:rsidRPr="005A3D30">
        <w:t xml:space="preserve">[38] Darnis S, Fareau N, Corallo CE, Poole S, Dooley MJ, Cheng AC. Estimation of body weight in hospitalized patients. QJM: An International Journal of Medicine. 2012;105:769-74. </w:t>
      </w:r>
      <w:hyperlink r:id="rId40" w:history="1">
        <w:r w:rsidRPr="005A3D30">
          <w:rPr>
            <w:rStyle w:val="Hyperlink"/>
          </w:rPr>
          <w:t>http://doi.org/10.1093/qjmed/hcs060</w:t>
        </w:r>
      </w:hyperlink>
      <w:r w:rsidRPr="005A3D30">
        <w:t>.</w:t>
      </w:r>
    </w:p>
    <w:p w14:paraId="7601EEEC" w14:textId="45216035" w:rsidR="005A3D30" w:rsidRPr="005A3D30" w:rsidRDefault="005A3D30" w:rsidP="005A3D30">
      <w:pPr>
        <w:pStyle w:val="EndNoteBibliography"/>
        <w:spacing w:after="0"/>
      </w:pPr>
      <w:r w:rsidRPr="005A3D30">
        <w:t xml:space="preserve">[39] van Wijk RC, Imperial MZ, Savic RM, Solans BP. Pharmacokinetic analysis across studies to drive knowledge-integration: A tutorial on individual patient data meta-analysis (IPDMA). CPT Pharmacometrics Syst Pharmacol. 2023;12:1187-200. </w:t>
      </w:r>
      <w:hyperlink r:id="rId41" w:history="1">
        <w:r w:rsidRPr="005A3D30">
          <w:rPr>
            <w:rStyle w:val="Hyperlink"/>
          </w:rPr>
          <w:t>http://doi.org/10.1002/psp4.13002</w:t>
        </w:r>
      </w:hyperlink>
      <w:r w:rsidRPr="005A3D30">
        <w:t>.</w:t>
      </w:r>
    </w:p>
    <w:p w14:paraId="6566B06D" w14:textId="57338477" w:rsidR="005A3D30" w:rsidRPr="005A3D30" w:rsidRDefault="005A3D30" w:rsidP="005A3D30">
      <w:pPr>
        <w:pStyle w:val="EndNoteBibliography"/>
      </w:pPr>
      <w:r w:rsidRPr="005A3D30">
        <w:t xml:space="preserve">[40] Li L, Li X, Xia Y, Chu Y, Zhong H, Li J, et al. Recommendation of Antimicrobial Dosing Optimization During Continuous Renal Replacement Therapy. Front Pharmacol. 2020;11:786. </w:t>
      </w:r>
      <w:hyperlink r:id="rId42" w:history="1">
        <w:r w:rsidRPr="005A3D30">
          <w:rPr>
            <w:rStyle w:val="Hyperlink"/>
          </w:rPr>
          <w:t>http://doi.org/10.3389/fphar.2020.00786</w:t>
        </w:r>
      </w:hyperlink>
      <w:r w:rsidRPr="005A3D30">
        <w:t>.</w:t>
      </w:r>
    </w:p>
    <w:p w14:paraId="218B9AF3" w14:textId="4E887E6B" w:rsidR="00A55057" w:rsidRPr="00845D5D" w:rsidRDefault="00221AE5" w:rsidP="00221AE5">
      <w:r w:rsidRPr="00E03B11">
        <w:fldChar w:fldCharType="end"/>
      </w:r>
      <w:r w:rsidDel="00221AE5">
        <w:t xml:space="preserve"> </w:t>
      </w:r>
    </w:p>
    <w:p w14:paraId="15B0E83B" w14:textId="77777777" w:rsidR="00DB122C" w:rsidRPr="00E03B11" w:rsidRDefault="00DB122C" w:rsidP="00593CAA"/>
    <w:bookmarkEnd w:id="522"/>
    <w:p w14:paraId="1CAA5F78" w14:textId="4F1D4194" w:rsidR="00EE5777" w:rsidRPr="00E03B11" w:rsidRDefault="00EE5777" w:rsidP="00593CAA"/>
    <w:p w14:paraId="2AFC7A25" w14:textId="77777777" w:rsidR="00FF47EE" w:rsidRPr="00E03B11" w:rsidRDefault="00FF47EE" w:rsidP="00593CAA">
      <w:pPr>
        <w:sectPr w:rsidR="00FF47EE" w:rsidRPr="00E03B11" w:rsidSect="001E4D5C">
          <w:footerReference w:type="default" r:id="rId43"/>
          <w:type w:val="continuous"/>
          <w:pgSz w:w="11906" w:h="16838" w:code="9"/>
          <w:pgMar w:top="1440" w:right="1440" w:bottom="1440" w:left="1440" w:header="720" w:footer="720" w:gutter="0"/>
          <w:cols w:space="720"/>
          <w:titlePg/>
          <w:docGrid w:linePitch="360"/>
        </w:sectPr>
      </w:pPr>
    </w:p>
    <w:p w14:paraId="4D922171" w14:textId="3D946C6A" w:rsidR="00AB1B25" w:rsidRDefault="00346601" w:rsidP="00CE12B9">
      <w:pPr>
        <w:pStyle w:val="Heading1"/>
        <w:numPr>
          <w:ilvl w:val="0"/>
          <w:numId w:val="0"/>
        </w:numPr>
        <w:ind w:left="432" w:hanging="432"/>
      </w:pPr>
      <w:del w:id="669" w:author="Erwin Dreesen" w:date="2024-05-18T22:23:00Z">
        <w:r w:rsidRPr="00E03B11" w:rsidDel="00AB1B25">
          <w:lastRenderedPageBreak/>
          <w:delText xml:space="preserve"> </w:delText>
        </w:r>
      </w:del>
      <w:ins w:id="670" w:author="Erwin Dreesen" w:date="2024-05-18T22:23:00Z">
        <w:r w:rsidR="00AB1B25">
          <w:t>Tables</w:t>
        </w:r>
      </w:ins>
    </w:p>
    <w:p w14:paraId="140239CA" w14:textId="3A96FDC4" w:rsidR="00E6620C" w:rsidRPr="00E03B11" w:rsidRDefault="00F73945" w:rsidP="00AA2598">
      <w:pPr>
        <w:spacing w:after="0"/>
      </w:pPr>
      <w:r w:rsidRPr="00E03B11">
        <w:rPr>
          <w:b/>
          <w:bCs/>
        </w:rPr>
        <w:t>Table 1.</w:t>
      </w:r>
      <w:r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60A92745"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5A3D30" w:rsidRPr="00CE12B9">
              <w:rPr>
                <w:b/>
                <w:bCs/>
                <w:sz w:val="18"/>
                <w:szCs w:val="18"/>
                <w:lang w:val="nl-BE"/>
              </w:rPr>
              <w:instrText xml:space="preserve"> ADDIN EN.CITE </w:instrText>
            </w:r>
            <w:r w:rsidR="005A3D30">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5A3D30" w:rsidRPr="00CE12B9">
              <w:rPr>
                <w:b/>
                <w:bCs/>
                <w:sz w:val="18"/>
                <w:szCs w:val="18"/>
                <w:lang w:val="nl-BE"/>
              </w:rPr>
              <w:instrText xml:space="preserve"> ADDIN EN.CITE.DATA </w:instrText>
            </w:r>
            <w:r w:rsidR="005A3D30">
              <w:rPr>
                <w:b/>
                <w:bCs/>
                <w:sz w:val="18"/>
                <w:szCs w:val="18"/>
              </w:rPr>
            </w:r>
            <w:r w:rsidR="005A3D30">
              <w:rPr>
                <w:b/>
                <w:bCs/>
                <w:sz w:val="18"/>
                <w:szCs w:val="18"/>
              </w:rPr>
              <w:fldChar w:fldCharType="end"/>
            </w:r>
            <w:r w:rsidR="0012034A" w:rsidRPr="002E01AC">
              <w:rPr>
                <w:b/>
                <w:bCs/>
                <w:sz w:val="18"/>
                <w:szCs w:val="18"/>
              </w:rPr>
            </w:r>
            <w:r w:rsidR="0012034A" w:rsidRPr="002E01AC">
              <w:rPr>
                <w:b/>
                <w:bCs/>
                <w:sz w:val="18"/>
                <w:szCs w:val="18"/>
              </w:rPr>
              <w:fldChar w:fldCharType="separate"/>
            </w:r>
            <w:r w:rsidR="005A3D30" w:rsidRPr="00CE12B9">
              <w:rPr>
                <w:b/>
                <w:bCs/>
                <w:noProof/>
                <w:sz w:val="18"/>
                <w:szCs w:val="18"/>
                <w:lang w:val="nl-BE"/>
              </w:rPr>
              <w:t> [29]</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548BAF71" w:rsidR="00B10629" w:rsidRPr="002E01AC" w:rsidRDefault="00B10629" w:rsidP="002E01AC">
            <w:pPr>
              <w:spacing w:after="0" w:line="240" w:lineRule="auto"/>
              <w:jc w:val="left"/>
              <w:rPr>
                <w:b/>
                <w:bCs/>
                <w:sz w:val="18"/>
                <w:szCs w:val="18"/>
              </w:rPr>
            </w:pPr>
            <w:proofErr w:type="spellStart"/>
            <w:r w:rsidRPr="002E01AC">
              <w:rPr>
                <w:b/>
                <w:bCs/>
                <w:sz w:val="18"/>
                <w:szCs w:val="18"/>
              </w:rPr>
              <w:t>Muilwijk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 </w:instrText>
            </w:r>
            <w:r w:rsidR="00B83DFB">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045E2C" w:rsidRPr="002E01AC">
              <w:rPr>
                <w:b/>
                <w:bCs/>
                <w:sz w:val="18"/>
                <w:szCs w:val="18"/>
              </w:rPr>
            </w:r>
            <w:r w:rsidR="00045E2C" w:rsidRPr="002E01AC">
              <w:rPr>
                <w:b/>
                <w:bCs/>
                <w:sz w:val="18"/>
                <w:szCs w:val="18"/>
              </w:rPr>
              <w:fldChar w:fldCharType="separate"/>
            </w:r>
            <w:r w:rsidR="00B83DFB">
              <w:rPr>
                <w:b/>
                <w:bCs/>
                <w:noProof/>
                <w:sz w:val="18"/>
                <w:szCs w:val="18"/>
              </w:rPr>
              <w:t> [14]</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4A82A2E7"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5A3D30">
              <w:rPr>
                <w:b/>
                <w:bCs/>
                <w:sz w:val="18"/>
                <w:szCs w:val="18"/>
              </w:rPr>
              <w:instrText xml:space="preserve"> ADDIN EN.CITE &lt;EndNote&gt;&lt;Cite&gt;&lt;Author&gt;Bergner&lt;/Author&gt;&lt;Year&gt;2006&lt;/Year&gt;&lt;RecNum&gt;21&lt;/RecNum&gt;&lt;DisplayText&gt; [26]&lt;/DisplayText&gt;&lt;record&gt;&lt;rec-number&gt;21&lt;/rec-number&gt;&lt;foreign-keys&gt;&lt;key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5A3D30">
              <w:rPr>
                <w:b/>
                <w:bCs/>
                <w:noProof/>
                <w:sz w:val="18"/>
                <w:szCs w:val="18"/>
              </w:rPr>
              <w:t> [26]</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151A9D0D" w:rsidR="00B10629" w:rsidRPr="002E01AC" w:rsidRDefault="00B10629" w:rsidP="002E01AC">
            <w:pPr>
              <w:spacing w:after="0" w:line="240" w:lineRule="auto"/>
              <w:jc w:val="left"/>
              <w:rPr>
                <w:b/>
                <w:bCs/>
                <w:sz w:val="18"/>
                <w:szCs w:val="18"/>
              </w:rPr>
            </w:pPr>
            <w:proofErr w:type="spellStart"/>
            <w:r w:rsidRPr="002E01AC">
              <w:rPr>
                <w:b/>
                <w:bCs/>
                <w:sz w:val="18"/>
                <w:szCs w:val="18"/>
              </w:rPr>
              <w:t>Buijk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5A3D30">
              <w:rPr>
                <w:b/>
                <w:bCs/>
                <w:sz w:val="18"/>
                <w:szCs w:val="18"/>
              </w:rPr>
              <w:instrText xml:space="preserve"> ADDIN EN.CITE </w:instrText>
            </w:r>
            <w:r w:rsidR="005A3D30">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5A3D30">
              <w:rPr>
                <w:b/>
                <w:bCs/>
                <w:sz w:val="18"/>
                <w:szCs w:val="18"/>
              </w:rPr>
              <w:instrText xml:space="preserve"> ADDIN EN.CITE.DATA </w:instrText>
            </w:r>
            <w:r w:rsidR="005A3D30">
              <w:rPr>
                <w:b/>
                <w:bCs/>
                <w:sz w:val="18"/>
                <w:szCs w:val="18"/>
              </w:rPr>
            </w:r>
            <w:r w:rsidR="005A3D30">
              <w:rPr>
                <w:b/>
                <w:bCs/>
                <w:sz w:val="18"/>
                <w:szCs w:val="18"/>
              </w:rPr>
              <w:fldChar w:fldCharType="end"/>
            </w:r>
            <w:r w:rsidR="00427372" w:rsidRPr="002E01AC">
              <w:rPr>
                <w:b/>
                <w:bCs/>
                <w:sz w:val="18"/>
                <w:szCs w:val="18"/>
              </w:rPr>
            </w:r>
            <w:r w:rsidR="00427372" w:rsidRPr="002E01AC">
              <w:rPr>
                <w:b/>
                <w:bCs/>
                <w:sz w:val="18"/>
                <w:szCs w:val="18"/>
              </w:rPr>
              <w:fldChar w:fldCharType="separate"/>
            </w:r>
            <w:r w:rsidR="005A3D30">
              <w:rPr>
                <w:b/>
                <w:bCs/>
                <w:noProof/>
                <w:sz w:val="18"/>
                <w:szCs w:val="18"/>
              </w:rPr>
              <w:t> [27]</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2A49F0DA"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 </w:instrText>
            </w:r>
            <w:r w:rsidR="00B83DFB">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344F02" w:rsidRPr="002E01AC">
              <w:rPr>
                <w:b/>
                <w:bCs/>
                <w:sz w:val="18"/>
                <w:szCs w:val="18"/>
              </w:rPr>
            </w:r>
            <w:r w:rsidR="00344F02" w:rsidRPr="002E01AC">
              <w:rPr>
                <w:b/>
                <w:bCs/>
                <w:sz w:val="18"/>
                <w:szCs w:val="18"/>
              </w:rPr>
              <w:fldChar w:fldCharType="separate"/>
            </w:r>
            <w:r w:rsidR="00B83DFB">
              <w:rPr>
                <w:b/>
                <w:bCs/>
                <w:noProof/>
                <w:sz w:val="18"/>
                <w:szCs w:val="18"/>
              </w:rPr>
              <w:t> [12]</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0960D893" w:rsidR="00B10629" w:rsidRPr="002E01AC" w:rsidRDefault="00B10629" w:rsidP="002E01AC">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5A3D30">
              <w:rPr>
                <w:b/>
                <w:bCs/>
                <w:sz w:val="18"/>
                <w:szCs w:val="18"/>
              </w:rPr>
              <w:instrText xml:space="preserve"> ADDIN EN.CITE &lt;EndNote&gt;&lt;Cite&gt;&lt;Author&gt;Sinnollareddy&lt;/Author&gt;&lt;Year&gt;2015&lt;/Year&gt;&lt;RecNum&gt;5&lt;/RecNum&gt;&lt;DisplayText&gt; [28]&lt;/DisplayText&gt;&lt;record&gt;&lt;rec-number&gt;5&lt;/rec-number&gt;&lt;foreign-keys&gt;&lt;key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5A3D30">
              <w:rPr>
                <w:b/>
                <w:bCs/>
                <w:noProof/>
                <w:sz w:val="18"/>
                <w:szCs w:val="18"/>
              </w:rPr>
              <w:t> [28]</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2E446CAA" w:rsidR="00B10629" w:rsidRPr="002E01AC" w:rsidRDefault="00B10629" w:rsidP="002E01AC">
            <w:pPr>
              <w:spacing w:after="0" w:line="240" w:lineRule="auto"/>
              <w:jc w:val="left"/>
              <w:rPr>
                <w:b/>
                <w:bCs/>
                <w:sz w:val="18"/>
                <w:szCs w:val="18"/>
              </w:rPr>
            </w:pPr>
            <w:proofErr w:type="spellStart"/>
            <w:r w:rsidRPr="002E01AC">
              <w:rPr>
                <w:b/>
                <w:bCs/>
                <w:sz w:val="18"/>
                <w:szCs w:val="18"/>
              </w:rPr>
              <w:t>Alobaid</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 </w:instrText>
            </w:r>
            <w:r w:rsidR="00B83DFB">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4B1B23F5" w:rsidR="00B10629" w:rsidRPr="002E01AC" w:rsidRDefault="00B10629" w:rsidP="002E01AC">
            <w:pPr>
              <w:spacing w:after="0" w:line="240" w:lineRule="auto"/>
              <w:jc w:val="left"/>
              <w:rPr>
                <w:b/>
                <w:bCs/>
                <w:sz w:val="18"/>
                <w:szCs w:val="18"/>
              </w:rPr>
            </w:pPr>
            <w:proofErr w:type="spellStart"/>
            <w:r w:rsidRPr="002E01AC">
              <w:rPr>
                <w:b/>
                <w:bCs/>
                <w:sz w:val="18"/>
                <w:szCs w:val="18"/>
              </w:rPr>
              <w:t>Boonstra</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 </w:instrText>
            </w:r>
            <w:r w:rsidR="00B83DFB">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[13]</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7775E4CD" w14:textId="29D40604" w:rsidR="00B11C25" w:rsidRPr="002E01AC" w:rsidRDefault="00B11C25" w:rsidP="00B11C25">
            <w:pPr>
              <w:spacing w:after="0" w:line="240" w:lineRule="auto"/>
              <w:ind w:left="-227"/>
              <w:jc w:val="left"/>
              <w:rPr>
                <w:sz w:val="18"/>
                <w:szCs w:val="18"/>
              </w:rPr>
            </w:pPr>
            <w:r w:rsidRPr="00026B55">
              <w:rPr>
                <w:sz w:val="18"/>
                <w:szCs w:val="18"/>
              </w:rPr>
              <w:t>Body weight, median [Q1–Q3], kg</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D77740" w14:textId="5AA9A3F0" w:rsidR="00B11C25" w:rsidRPr="002E01AC" w:rsidRDefault="00B11C25" w:rsidP="00B11C25">
            <w:pPr>
              <w:spacing w:after="0" w:line="240" w:lineRule="auto"/>
              <w:jc w:val="left"/>
              <w:rPr>
                <w:sz w:val="18"/>
                <w:szCs w:val="18"/>
              </w:rPr>
            </w:pPr>
            <w:r w:rsidRPr="00C617A3">
              <w:rPr>
                <w:sz w:val="18"/>
                <w:szCs w:val="18"/>
              </w:rPr>
              <w:t>72.0 [63.5</w:t>
            </w:r>
            <w:r w:rsidR="00EC3414">
              <w:rPr>
                <w:sz w:val="18"/>
                <w:szCs w:val="18"/>
              </w:rPr>
              <w:t>–</w:t>
            </w:r>
            <w:r w:rsidRPr="00C617A3">
              <w:rPr>
                <w:sz w:val="18"/>
                <w:szCs w:val="18"/>
              </w:rPr>
              <w:t>86.5]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65067F94" w14:textId="7C7B5E6B" w:rsidR="00B11C25" w:rsidRPr="00B11C25" w:rsidRDefault="00B11C25" w:rsidP="00B11C25">
            <w:pPr>
              <w:spacing w:after="0" w:line="240" w:lineRule="auto"/>
              <w:jc w:val="left"/>
              <w:rPr>
                <w:sz w:val="18"/>
                <w:szCs w:val="18"/>
              </w:rPr>
            </w:pPr>
            <w:r w:rsidRPr="00CE12B9">
              <w:rPr>
                <w:sz w:val="18"/>
                <w:szCs w:val="18"/>
              </w:rPr>
              <w:t>82.0 [73.0</w:t>
            </w:r>
            <w:r w:rsidR="00945D58">
              <w:rPr>
                <w:sz w:val="18"/>
                <w:szCs w:val="18"/>
              </w:rPr>
              <w:t>–</w:t>
            </w:r>
            <w:r w:rsidRPr="00CE12B9">
              <w:rPr>
                <w:sz w:val="18"/>
                <w:szCs w:val="18"/>
              </w:rPr>
              <w:t>96.5]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5594CD9" w14:textId="3855BC24" w:rsidR="00B11C25" w:rsidRPr="00B11C25" w:rsidRDefault="00B11C25" w:rsidP="00B11C25">
            <w:pPr>
              <w:spacing w:after="0" w:line="240" w:lineRule="auto"/>
              <w:jc w:val="left"/>
              <w:rPr>
                <w:sz w:val="18"/>
                <w:szCs w:val="18"/>
              </w:rPr>
            </w:pPr>
            <w:r w:rsidRPr="00CE12B9">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DE5FE59" w14:textId="191D4345" w:rsidR="00B11C25" w:rsidRPr="00B11C25" w:rsidRDefault="00B11C25" w:rsidP="00B11C25">
            <w:pPr>
              <w:spacing w:after="0" w:line="240" w:lineRule="auto"/>
              <w:jc w:val="left"/>
              <w:rPr>
                <w:sz w:val="18"/>
                <w:szCs w:val="18"/>
              </w:rPr>
            </w:pPr>
            <w:r w:rsidRPr="00CE12B9">
              <w:rPr>
                <w:sz w:val="18"/>
                <w:szCs w:val="18"/>
              </w:rPr>
              <w:t>72.0 [65.0</w:t>
            </w:r>
            <w:r w:rsidR="00945D58">
              <w:rPr>
                <w:sz w:val="18"/>
                <w:szCs w:val="18"/>
              </w:rPr>
              <w:t>–</w:t>
            </w:r>
            <w:r w:rsidRPr="00CE12B9">
              <w:rPr>
                <w:sz w:val="18"/>
                <w:szCs w:val="18"/>
              </w:rPr>
              <w:t>80.0]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4B5B43D2" w14:textId="0DC19992" w:rsidR="00B11C25" w:rsidRPr="00B11C25" w:rsidRDefault="00B11C25" w:rsidP="00B11C25">
            <w:pPr>
              <w:spacing w:after="0" w:line="240" w:lineRule="auto"/>
              <w:jc w:val="left"/>
              <w:rPr>
                <w:sz w:val="18"/>
                <w:szCs w:val="18"/>
              </w:rPr>
            </w:pPr>
            <w:r w:rsidRPr="00CE12B9">
              <w:rPr>
                <w:sz w:val="18"/>
                <w:szCs w:val="18"/>
              </w:rPr>
              <w:t>80.0 [61.0</w:t>
            </w:r>
            <w:r w:rsidR="00945D58">
              <w:rPr>
                <w:sz w:val="18"/>
                <w:szCs w:val="18"/>
              </w:rPr>
              <w:t>–</w:t>
            </w:r>
            <w:r w:rsidRPr="00CE12B9">
              <w:rPr>
                <w:sz w:val="18"/>
                <w:szCs w:val="18"/>
              </w:rPr>
              <w:t>98.5]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459E91" w14:textId="001F6077" w:rsidR="00B11C25" w:rsidRPr="00B11C25" w:rsidRDefault="00B11C25" w:rsidP="00B11C25">
            <w:pPr>
              <w:spacing w:after="0" w:line="240" w:lineRule="auto"/>
              <w:jc w:val="left"/>
              <w:rPr>
                <w:sz w:val="18"/>
                <w:szCs w:val="18"/>
              </w:rPr>
            </w:pPr>
            <w:r w:rsidRPr="00CE12B9">
              <w:rPr>
                <w:sz w:val="18"/>
                <w:szCs w:val="18"/>
              </w:rPr>
              <w:t>80.0 [75.0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DAE6" w14:textId="5D4E1AB7" w:rsidR="00B11C25" w:rsidRPr="00B11C25" w:rsidRDefault="00B11C25" w:rsidP="00B11C25">
            <w:pPr>
              <w:spacing w:after="0" w:line="240" w:lineRule="auto"/>
              <w:jc w:val="left"/>
              <w:rPr>
                <w:sz w:val="18"/>
                <w:szCs w:val="18"/>
              </w:rPr>
            </w:pPr>
            <w:r w:rsidRPr="00CE12B9">
              <w:rPr>
                <w:sz w:val="18"/>
                <w:szCs w:val="18"/>
              </w:rPr>
              <w:t>85.0 [74.0</w:t>
            </w:r>
            <w:r w:rsidR="00945D58">
              <w:rPr>
                <w:sz w:val="18"/>
                <w:szCs w:val="18"/>
              </w:rPr>
              <w:t>–</w:t>
            </w:r>
            <w:r w:rsidRPr="00CE12B9">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3A6234" w14:textId="6028CF20" w:rsidR="00B11C25" w:rsidRPr="00B11C25" w:rsidRDefault="00B11C25" w:rsidP="00B11C25">
            <w:pPr>
              <w:spacing w:after="0" w:line="240" w:lineRule="auto"/>
              <w:jc w:val="left"/>
              <w:rPr>
                <w:sz w:val="18"/>
                <w:szCs w:val="18"/>
              </w:rPr>
            </w:pPr>
            <w:r w:rsidRPr="00CE12B9">
              <w:rPr>
                <w:sz w:val="18"/>
                <w:szCs w:val="18"/>
              </w:rPr>
              <w:t>80.0 [72.0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D624A9" w14:textId="475E0FD1" w:rsidR="00B11C25" w:rsidRPr="00B11C25" w:rsidRDefault="00B11C25" w:rsidP="00B11C25">
            <w:pPr>
              <w:spacing w:after="0" w:line="240" w:lineRule="auto"/>
              <w:jc w:val="left"/>
              <w:rPr>
                <w:sz w:val="18"/>
                <w:szCs w:val="18"/>
              </w:rPr>
            </w:pPr>
            <w:r w:rsidRPr="00CE12B9">
              <w:rPr>
                <w:sz w:val="18"/>
                <w:szCs w:val="18"/>
              </w:rPr>
              <w:t>80.0 [70.0</w:t>
            </w:r>
            <w:r w:rsidR="00945D58">
              <w:rPr>
                <w:sz w:val="18"/>
                <w:szCs w:val="18"/>
              </w:rPr>
              <w:t>–</w:t>
            </w:r>
            <w:r w:rsidRPr="00CE12B9">
              <w:rPr>
                <w:sz w:val="18"/>
                <w:szCs w:val="18"/>
              </w:rPr>
              <w:t>92.0]</w:t>
            </w:r>
          </w:p>
        </w:tc>
      </w:tr>
      <w:tr w:rsidR="003A38AE" w:rsidRPr="00E03B11" w14:paraId="5E517CDD"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653033B9" w14:textId="7846D3F0" w:rsidR="003A38AE" w:rsidRPr="002E01AC" w:rsidRDefault="003A38AE" w:rsidP="00CE12B9">
            <w:pPr>
              <w:spacing w:after="0" w:line="240" w:lineRule="auto"/>
              <w:jc w:val="left"/>
              <w:rPr>
                <w:sz w:val="18"/>
                <w:szCs w:val="18"/>
              </w:rPr>
            </w:pPr>
            <w:r w:rsidRPr="00917351">
              <w:rPr>
                <w:sz w:val="18"/>
                <w:szCs w:val="18"/>
              </w:rPr>
              <w:t xml:space="preserve">Missing, </w:t>
            </w:r>
            <w:r w:rsidRPr="00CE12B9">
              <w:rPr>
                <w:i/>
                <w:iCs/>
                <w:sz w:val="18"/>
                <w:szCs w:val="18"/>
              </w:rPr>
              <w:t>n</w:t>
            </w:r>
            <w:r w:rsidRPr="00917351">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053D1F25" w14:textId="3FCD7372"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873D" w14:textId="5ED370FA"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4B0FCDD" w14:textId="601EB0C4" w:rsidR="003A38AE" w:rsidRPr="003A38AE" w:rsidRDefault="003A38AE" w:rsidP="003A38AE">
            <w:pPr>
              <w:spacing w:after="0" w:line="240" w:lineRule="auto"/>
              <w:jc w:val="left"/>
              <w:rPr>
                <w:sz w:val="18"/>
                <w:szCs w:val="18"/>
              </w:rPr>
            </w:pPr>
            <w:r w:rsidRPr="00CE12B9">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16BA0" w14:textId="43779563" w:rsidR="003A38AE" w:rsidRPr="003A38AE" w:rsidRDefault="003A38AE" w:rsidP="003A38AE">
            <w:pPr>
              <w:spacing w:after="0" w:line="240" w:lineRule="auto"/>
              <w:jc w:val="left"/>
              <w:rPr>
                <w:sz w:val="18"/>
                <w:szCs w:val="18"/>
              </w:rPr>
            </w:pPr>
            <w:r w:rsidRPr="00CE12B9">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26EA9B97" w14:textId="7A06BA68"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5FA7C1" w14:textId="17970B0E"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DB35DEC" w14:textId="37ACED53"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526F32A" w14:textId="2ED983A9"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24B5039" w14:textId="35D8AA5A" w:rsidR="003A38AE" w:rsidRPr="003A38AE" w:rsidRDefault="003A38AE" w:rsidP="003A38AE">
            <w:pPr>
              <w:spacing w:after="0" w:line="240" w:lineRule="auto"/>
              <w:jc w:val="left"/>
              <w:rPr>
                <w:sz w:val="18"/>
                <w:szCs w:val="18"/>
              </w:rPr>
            </w:pPr>
            <w:r w:rsidRPr="00CE12B9">
              <w:rPr>
                <w:sz w:val="18"/>
                <w:szCs w:val="18"/>
              </w:rPr>
              <w:t>5 (2.8)</w:t>
            </w:r>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E01AC">
            <w:pPr>
              <w:spacing w:after="0" w:line="240" w:lineRule="auto"/>
              <w:jc w:val="left"/>
              <w:rPr>
                <w:sz w:val="18"/>
                <w:szCs w:val="18"/>
                <w:lang w:val="es-ES"/>
              </w:rPr>
            </w:pPr>
            <w:proofErr w:type="spellStart"/>
            <w:r w:rsidRPr="002E01AC">
              <w:rPr>
                <w:sz w:val="18"/>
                <w:szCs w:val="18"/>
                <w:lang w:val="es-ES"/>
              </w:rPr>
              <w:t>Fluconazole</w:t>
            </w:r>
            <w:proofErr w:type="spellEnd"/>
            <w:r w:rsidRPr="002E01AC">
              <w:rPr>
                <w:sz w:val="18"/>
                <w:szCs w:val="18"/>
                <w:lang w:val="es-ES"/>
              </w:rPr>
              <w:t xml:space="preserve"> </w:t>
            </w:r>
            <w:proofErr w:type="spellStart"/>
            <w:r w:rsidRPr="002E01AC">
              <w:rPr>
                <w:sz w:val="18"/>
                <w:szCs w:val="18"/>
                <w:lang w:val="es-ES"/>
              </w:rPr>
              <w:t>dose</w:t>
            </w:r>
            <w:proofErr w:type="spellEnd"/>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37473507" w:rsidR="00D46083" w:rsidRPr="00C54898" w:rsidRDefault="00D46083" w:rsidP="002E01AC">
            <w:pPr>
              <w:spacing w:after="0" w:line="240" w:lineRule="auto"/>
              <w:rPr>
                <w:sz w:val="18"/>
                <w:szCs w:val="18"/>
              </w:rPr>
            </w:pPr>
            <w:r w:rsidRPr="002E01AC">
              <w:rPr>
                <w:sz w:val="18"/>
                <w:szCs w:val="18"/>
              </w:rPr>
              <w:lastRenderedPageBreak/>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proofErr w:type="spellStart"/>
            <w:r w:rsidRPr="002E01AC">
              <w:rPr>
                <w:color w:val="000000"/>
                <w:sz w:val="18"/>
                <w:szCs w:val="18"/>
              </w:rPr>
              <w:t>eGFR</w:t>
            </w:r>
            <w:r w:rsidRPr="002E01AC">
              <w:rPr>
                <w:color w:val="000000"/>
                <w:sz w:val="18"/>
                <w:szCs w:val="18"/>
                <w:vertAlign w:val="subscript"/>
              </w:rPr>
              <w:t>CKD</w:t>
            </w:r>
            <w:proofErr w:type="spellEnd"/>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41CA3026"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commentRangeStart w:id="671"/>
      <w:commentRangeStart w:id="672"/>
      <w:r w:rsidR="007464C8" w:rsidRPr="00E03B11">
        <w:t>estimates</w:t>
      </w:r>
      <w:commentRangeEnd w:id="671"/>
      <w:r w:rsidR="007464C8">
        <w:rPr>
          <w:rStyle w:val="CommentReference"/>
        </w:rPr>
        <w:commentReference w:id="671"/>
      </w:r>
      <w:commentRangeEnd w:id="672"/>
      <w:r w:rsidR="00B251C0">
        <w:rPr>
          <w:rStyle w:val="CommentReference"/>
        </w:rPr>
        <w:commentReference w:id="672"/>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FC4877"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9F0560" w:rsidRDefault="002B0CBD">
            <w:pPr>
              <w:spacing w:after="0" w:line="240" w:lineRule="auto"/>
              <w:contextualSpacing/>
              <w:rPr>
                <w:b/>
                <w:bCs/>
                <w:sz w:val="18"/>
                <w:szCs w:val="18"/>
              </w:rPr>
            </w:pPr>
            <w:r w:rsidRPr="002E01AC">
              <w:rPr>
                <w:b/>
                <w:bCs/>
                <w:sz w:val="18"/>
                <w:szCs w:val="18"/>
              </w:rPr>
              <w:t>Parameter</w:t>
            </w:r>
            <w:r w:rsidR="00A635EF">
              <w:rPr>
                <w:b/>
                <w:bCs/>
                <w:sz w:val="18"/>
                <w:szCs w:val="18"/>
              </w:rPr>
              <w:t>s</w:t>
            </w:r>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CE12B9" w:rsidRDefault="008E0FFF" w:rsidP="002E01AC">
            <w:pPr>
              <w:spacing w:after="0" w:line="240" w:lineRule="auto"/>
              <w:ind w:left="170"/>
              <w:contextualSpacing/>
              <w:rPr>
                <w:b/>
                <w:bCs/>
                <w:sz w:val="18"/>
                <w:szCs w:val="18"/>
                <w:lang w:val="es-ES"/>
              </w:rPr>
            </w:pPr>
            <w:r w:rsidRPr="00CE12B9">
              <w:rPr>
                <w:b/>
                <w:bCs/>
                <w:sz w:val="18"/>
                <w:szCs w:val="18"/>
                <w:lang w:val="es-ES"/>
              </w:rPr>
              <w:t xml:space="preserve">Base </w:t>
            </w:r>
            <w:proofErr w:type="spellStart"/>
            <w:r w:rsidRPr="00CE12B9">
              <w:rPr>
                <w:b/>
                <w:bCs/>
                <w:sz w:val="18"/>
                <w:szCs w:val="18"/>
                <w:lang w:val="es-ES"/>
              </w:rPr>
              <w:t>model</w:t>
            </w:r>
            <w:proofErr w:type="spellEnd"/>
            <w:r w:rsidR="0067647F" w:rsidRPr="00CE12B9">
              <w:rPr>
                <w:b/>
                <w:bCs/>
                <w:sz w:val="18"/>
                <w:szCs w:val="18"/>
                <w:lang w:val="es-ES"/>
              </w:rPr>
              <w:t xml:space="preserve"> </w:t>
            </w:r>
            <w:proofErr w:type="spellStart"/>
            <w:r w:rsidR="0067647F" w:rsidRPr="00CE12B9">
              <w:rPr>
                <w:b/>
                <w:bCs/>
                <w:sz w:val="18"/>
                <w:szCs w:val="18"/>
                <w:lang w:val="es-ES"/>
              </w:rPr>
              <w:t>estimate</w:t>
            </w:r>
            <w:proofErr w:type="spellEnd"/>
            <w:r w:rsidRPr="00CE12B9">
              <w:rPr>
                <w:b/>
                <w:bCs/>
                <w:sz w:val="18"/>
                <w:szCs w:val="18"/>
                <w:lang w:val="es-ES"/>
              </w:rPr>
              <w:t xml:space="preserve"> </w:t>
            </w:r>
            <w:r w:rsidR="00C9166C" w:rsidRPr="00CE12B9">
              <w:rPr>
                <w:b/>
                <w:bCs/>
                <w:sz w:val="18"/>
                <w:szCs w:val="18"/>
                <w:lang w:val="es-ES"/>
              </w:rPr>
              <w:t>(</w:t>
            </w:r>
            <w:r w:rsidR="00FF63CE" w:rsidRPr="00CE12B9">
              <w:rPr>
                <w:b/>
                <w:bCs/>
                <w:sz w:val="18"/>
                <w:szCs w:val="18"/>
                <w:lang w:val="es-ES"/>
              </w:rPr>
              <w:t xml:space="preserve">% </w:t>
            </w:r>
            <w:r w:rsidR="00C9166C" w:rsidRPr="00CE12B9">
              <w:rPr>
                <w:b/>
                <w:bCs/>
                <w:sz w:val="18"/>
                <w:szCs w:val="18"/>
                <w:lang w:val="es-ES"/>
              </w:rPr>
              <w:t>RSE)</w:t>
            </w:r>
            <w:r w:rsidR="00896B15" w:rsidRPr="00CE12B9">
              <w:rPr>
                <w:b/>
                <w:bCs/>
                <w:sz w:val="18"/>
                <w:szCs w:val="18"/>
                <w:lang w:val="es-ES"/>
              </w:rPr>
              <w:t xml:space="preserve"> </w:t>
            </w:r>
            <w:r w:rsidR="005F7B5F" w:rsidRPr="00CE12B9">
              <w:rPr>
                <w:b/>
                <w:bCs/>
                <w:sz w:val="18"/>
                <w:szCs w:val="18"/>
                <w:lang w:val="es-ES"/>
              </w:rPr>
              <w:t>[</w:t>
            </w:r>
            <w:r w:rsidR="005F7B5F">
              <w:rPr>
                <w:b/>
                <w:bCs/>
                <w:sz w:val="18"/>
                <w:szCs w:val="18"/>
                <w:lang w:val="es-ES"/>
              </w:rPr>
              <w:t>%</w:t>
            </w:r>
            <w:proofErr w:type="spellStart"/>
            <w:r w:rsidR="005F7B5F" w:rsidRPr="00CE12B9">
              <w:rPr>
                <w:b/>
                <w:bCs/>
                <w:sz w:val="18"/>
                <w:szCs w:val="18"/>
                <w:lang w:val="es-ES"/>
              </w:rPr>
              <w:t>sh</w:t>
            </w:r>
            <w:r w:rsidR="005F7B5F">
              <w:rPr>
                <w:b/>
                <w:bCs/>
                <w:sz w:val="18"/>
                <w:szCs w:val="18"/>
                <w:lang w:val="es-ES"/>
              </w:rPr>
              <w:t>rinkage</w:t>
            </w:r>
            <w:proofErr w:type="spellEnd"/>
            <w:r w:rsidR="005F7B5F">
              <w:rPr>
                <w:b/>
                <w:bCs/>
                <w:sz w:val="18"/>
                <w:szCs w:val="18"/>
                <w:lang w:val="es-ES"/>
              </w:rPr>
              <w:t>]</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w:t>
            </w:r>
            <w:proofErr w:type="spellStart"/>
            <w:r w:rsidRPr="00B4099D">
              <w:rPr>
                <w:b/>
                <w:bCs/>
                <w:sz w:val="18"/>
                <w:szCs w:val="18"/>
                <w:lang w:val="es-ES"/>
              </w:rPr>
              <w:t>model</w:t>
            </w:r>
            <w:proofErr w:type="spellEnd"/>
            <w:r w:rsidRPr="00B4099D">
              <w:rPr>
                <w:b/>
                <w:bCs/>
                <w:sz w:val="18"/>
                <w:szCs w:val="18"/>
                <w:lang w:val="es-ES"/>
              </w:rPr>
              <w:t xml:space="preserve"> </w:t>
            </w:r>
            <w:proofErr w:type="spellStart"/>
            <w:r w:rsidR="00B4099D">
              <w:rPr>
                <w:b/>
                <w:bCs/>
                <w:sz w:val="18"/>
                <w:szCs w:val="18"/>
                <w:lang w:val="es-ES"/>
              </w:rPr>
              <w:t>p</w:t>
            </w:r>
            <w:r w:rsidR="002B0CBD" w:rsidRPr="002E01AC">
              <w:rPr>
                <w:b/>
                <w:bCs/>
                <w:sz w:val="18"/>
                <w:szCs w:val="18"/>
                <w:lang w:val="es-ES"/>
              </w:rPr>
              <w:t>ooled</w:t>
            </w:r>
            <w:proofErr w:type="spellEnd"/>
            <w:r w:rsidR="002B0CBD" w:rsidRPr="002E01AC">
              <w:rPr>
                <w:b/>
                <w:bCs/>
                <w:sz w:val="18"/>
                <w:szCs w:val="18"/>
                <w:lang w:val="es-ES"/>
              </w:rPr>
              <w:t xml:space="preserve"> </w:t>
            </w:r>
            <w:proofErr w:type="spellStart"/>
            <w:r w:rsidR="002B0CBD" w:rsidRPr="002E01AC">
              <w:rPr>
                <w:b/>
                <w:bCs/>
                <w:sz w:val="18"/>
                <w:szCs w:val="18"/>
                <w:lang w:val="es-ES"/>
              </w:rPr>
              <w:t>estimate</w:t>
            </w:r>
            <w:proofErr w:type="spellEnd"/>
            <w:r w:rsidR="002B0CBD" w:rsidRPr="002E01AC">
              <w:rPr>
                <w:b/>
                <w:bCs/>
                <w:sz w:val="18"/>
                <w:szCs w:val="18"/>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w:t>
            </w:r>
            <w:proofErr w:type="spellStart"/>
            <w:r w:rsidR="00ED5C39" w:rsidRPr="008B5AC4">
              <w:rPr>
                <w:b/>
                <w:bCs/>
                <w:sz w:val="18"/>
                <w:szCs w:val="18"/>
                <w:lang w:val="es-ES"/>
              </w:rPr>
              <w:t>model</w:t>
            </w:r>
            <w:proofErr w:type="spellEnd"/>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1D8B383E" w:rsidR="00E05082" w:rsidRPr="002E01AC" w:rsidRDefault="00E05082" w:rsidP="002E01AC">
            <w:pPr>
              <w:spacing w:after="0" w:line="240" w:lineRule="auto"/>
              <w:ind w:left="170"/>
              <w:contextualSpacing/>
              <w:rPr>
                <w:sz w:val="18"/>
                <w:szCs w:val="18"/>
              </w:rPr>
            </w:pPr>
            <w:r w:rsidRPr="00BE0814">
              <w:rPr>
                <w:sz w:val="18"/>
                <w:szCs w:val="18"/>
              </w:rPr>
              <w:t>1.</w:t>
            </w:r>
            <w:r w:rsidR="00635D99">
              <w:rPr>
                <w:sz w:val="18"/>
                <w:szCs w:val="18"/>
              </w:rPr>
              <w:t xml:space="preserve">56 </w:t>
            </w:r>
            <w:r w:rsidR="00DB491F">
              <w:rPr>
                <w:sz w:val="18"/>
                <w:szCs w:val="18"/>
              </w:rPr>
              <w:t>(</w:t>
            </w:r>
            <w:r w:rsidR="00635D99">
              <w:rPr>
                <w:sz w:val="18"/>
                <w:szCs w:val="18"/>
              </w:rPr>
              <w:t>10</w:t>
            </w:r>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53CBCC8" w:rsidR="00E05082" w:rsidRPr="002E01AC" w:rsidRDefault="00E05082" w:rsidP="002E01AC">
            <w:pPr>
              <w:spacing w:after="0" w:line="240" w:lineRule="auto"/>
              <w:contextualSpacing/>
              <w:rPr>
                <w:color w:val="000000"/>
                <w:sz w:val="18"/>
                <w:szCs w:val="18"/>
              </w:rPr>
            </w:pPr>
            <w:r w:rsidRPr="002E01AC">
              <w:rPr>
                <w:sz w:val="18"/>
                <w:szCs w:val="18"/>
              </w:rPr>
              <w:t>1.</w:t>
            </w:r>
            <w:r w:rsidR="00755FCD">
              <w:rPr>
                <w:sz w:val="18"/>
                <w:szCs w:val="18"/>
              </w:rPr>
              <w:t>56</w:t>
            </w:r>
            <w:r w:rsidR="00755FCD" w:rsidRPr="002E01AC">
              <w:rPr>
                <w:sz w:val="18"/>
                <w:szCs w:val="18"/>
              </w:rPr>
              <w:t xml:space="preserve"> </w:t>
            </w:r>
            <w:r w:rsidRPr="002E01AC">
              <w:rPr>
                <w:sz w:val="18"/>
                <w:szCs w:val="18"/>
              </w:rPr>
              <w:t>(1.</w:t>
            </w:r>
            <w:r w:rsidR="00717BAB">
              <w:rPr>
                <w:sz w:val="18"/>
                <w:szCs w:val="18"/>
              </w:rPr>
              <w:t>25</w:t>
            </w:r>
            <w:r w:rsidRPr="002E01AC">
              <w:rPr>
                <w:sz w:val="18"/>
                <w:szCs w:val="18"/>
              </w:rPr>
              <w:t>–1.</w:t>
            </w:r>
            <w:r w:rsidR="00717BAB">
              <w:rPr>
                <w:sz w:val="18"/>
                <w:szCs w:val="18"/>
              </w:rPr>
              <w:t>87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5268931C" w:rsidR="00E05082" w:rsidRPr="002E01AC" w:rsidRDefault="00E05082" w:rsidP="002E01AC">
            <w:pPr>
              <w:spacing w:after="0" w:line="240" w:lineRule="auto"/>
              <w:contextualSpacing/>
              <w:rPr>
                <w:color w:val="000000"/>
                <w:sz w:val="18"/>
                <w:szCs w:val="18"/>
              </w:rPr>
            </w:pPr>
            <w:r w:rsidRPr="002E01AC">
              <w:rPr>
                <w:sz w:val="18"/>
                <w:szCs w:val="18"/>
              </w:rPr>
              <w:t>1.</w:t>
            </w:r>
            <w:r w:rsidR="009322E9">
              <w:rPr>
                <w:sz w:val="18"/>
                <w:szCs w:val="18"/>
              </w:rPr>
              <w:t>58</w:t>
            </w:r>
            <w:r w:rsidR="009322E9" w:rsidRPr="002E01AC">
              <w:rPr>
                <w:sz w:val="18"/>
                <w:szCs w:val="18"/>
              </w:rPr>
              <w:t xml:space="preserve"> </w:t>
            </w:r>
            <w:r w:rsidRPr="002E01AC">
              <w:rPr>
                <w:sz w:val="18"/>
                <w:szCs w:val="18"/>
              </w:rPr>
              <w:t>(1.</w:t>
            </w:r>
            <w:r w:rsidR="00EE7FEC">
              <w:rPr>
                <w:sz w:val="18"/>
                <w:szCs w:val="18"/>
              </w:rPr>
              <w:t>24</w:t>
            </w:r>
            <w:r w:rsidRPr="002E01AC">
              <w:rPr>
                <w:sz w:val="18"/>
                <w:szCs w:val="18"/>
              </w:rPr>
              <w:t>–1.</w:t>
            </w:r>
            <w:r w:rsidR="00E8634D">
              <w:rPr>
                <w:sz w:val="18"/>
                <w:szCs w:val="18"/>
              </w:rPr>
              <w:t>88</w:t>
            </w:r>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0E0227C2" w:rsidR="00E05082" w:rsidRPr="002E01AC" w:rsidRDefault="00E05082" w:rsidP="002E01AC">
            <w:pPr>
              <w:spacing w:after="0" w:line="240" w:lineRule="auto"/>
              <w:ind w:left="170"/>
              <w:contextualSpacing/>
              <w:rPr>
                <w:sz w:val="18"/>
                <w:szCs w:val="18"/>
              </w:rPr>
            </w:pPr>
            <w:r w:rsidRPr="00BE0814">
              <w:rPr>
                <w:sz w:val="18"/>
                <w:szCs w:val="18"/>
              </w:rPr>
              <w:t>0.</w:t>
            </w:r>
            <w:r w:rsidR="00C1222A" w:rsidRPr="00BE0814">
              <w:rPr>
                <w:sz w:val="18"/>
                <w:szCs w:val="18"/>
              </w:rPr>
              <w:t>63</w:t>
            </w:r>
            <w:r w:rsidR="00C1222A">
              <w:rPr>
                <w:sz w:val="18"/>
                <w:szCs w:val="18"/>
              </w:rPr>
              <w:t>3</w:t>
            </w:r>
            <w:r w:rsidR="00C1222A" w:rsidRPr="00BE0814">
              <w:rPr>
                <w:sz w:val="18"/>
                <w:szCs w:val="18"/>
              </w:rPr>
              <w:t xml:space="preserve"> </w:t>
            </w:r>
            <w:r w:rsidR="008F2DC8">
              <w:rPr>
                <w:sz w:val="18"/>
                <w:szCs w:val="18"/>
              </w:rPr>
              <w:t>(5.</w:t>
            </w:r>
            <w:r w:rsidR="004014F9">
              <w:rPr>
                <w:sz w:val="18"/>
                <w:szCs w:val="18"/>
              </w:rPr>
              <w:t>4</w:t>
            </w:r>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2D327D96" w:rsidR="00E05082" w:rsidRPr="002E01AC" w:rsidRDefault="00E05082" w:rsidP="002E01AC">
            <w:pPr>
              <w:spacing w:after="0" w:line="240" w:lineRule="auto"/>
              <w:contextualSpacing/>
              <w:rPr>
                <w:sz w:val="18"/>
                <w:szCs w:val="18"/>
              </w:rPr>
            </w:pPr>
            <w:r w:rsidRPr="002E01AC">
              <w:rPr>
                <w:sz w:val="18"/>
                <w:szCs w:val="18"/>
              </w:rPr>
              <w:t>0.</w:t>
            </w:r>
            <w:r w:rsidR="00B8608A" w:rsidRPr="002E01AC">
              <w:rPr>
                <w:sz w:val="18"/>
                <w:szCs w:val="18"/>
              </w:rPr>
              <w:t>6</w:t>
            </w:r>
            <w:r w:rsidR="00B8608A">
              <w:rPr>
                <w:sz w:val="18"/>
                <w:szCs w:val="18"/>
              </w:rPr>
              <w:t>14</w:t>
            </w:r>
            <w:r w:rsidR="00B8608A" w:rsidRPr="002E01AC">
              <w:rPr>
                <w:sz w:val="18"/>
                <w:szCs w:val="18"/>
              </w:rPr>
              <w:t xml:space="preserve"> </w:t>
            </w:r>
            <w:r w:rsidRPr="002E01AC">
              <w:rPr>
                <w:sz w:val="18"/>
                <w:szCs w:val="18"/>
              </w:rPr>
              <w:t>(0.</w:t>
            </w:r>
            <w:r w:rsidR="0018223B" w:rsidRPr="002E01AC">
              <w:rPr>
                <w:sz w:val="18"/>
                <w:szCs w:val="18"/>
              </w:rPr>
              <w:t>5</w:t>
            </w:r>
            <w:r w:rsidR="0018223B">
              <w:rPr>
                <w:sz w:val="18"/>
                <w:szCs w:val="18"/>
              </w:rPr>
              <w:t>48</w:t>
            </w:r>
            <w:r w:rsidRPr="002E01AC">
              <w:rPr>
                <w:sz w:val="18"/>
                <w:szCs w:val="18"/>
              </w:rPr>
              <w:t>–0.</w:t>
            </w:r>
            <w:r w:rsidR="0049426E" w:rsidRPr="002E01AC">
              <w:rPr>
                <w:sz w:val="18"/>
                <w:szCs w:val="18"/>
              </w:rPr>
              <w:t>6</w:t>
            </w:r>
            <w:r w:rsidR="0049426E">
              <w:rPr>
                <w:sz w:val="18"/>
                <w:szCs w:val="18"/>
              </w:rPr>
              <w:t>79</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133D7A45" w:rsidR="00E05082" w:rsidRPr="002E01AC" w:rsidRDefault="00E05082" w:rsidP="002E01AC">
            <w:pPr>
              <w:spacing w:after="0" w:line="240" w:lineRule="auto"/>
              <w:contextualSpacing/>
              <w:rPr>
                <w:sz w:val="18"/>
                <w:szCs w:val="18"/>
              </w:rPr>
            </w:pPr>
            <w:r w:rsidRPr="002E01AC">
              <w:rPr>
                <w:sz w:val="18"/>
                <w:szCs w:val="18"/>
              </w:rPr>
              <w:t>0.</w:t>
            </w:r>
            <w:r w:rsidR="00813D80" w:rsidRPr="002E01AC">
              <w:rPr>
                <w:sz w:val="18"/>
                <w:szCs w:val="18"/>
              </w:rPr>
              <w:t>6</w:t>
            </w:r>
            <w:r w:rsidR="00813D80">
              <w:rPr>
                <w:sz w:val="18"/>
                <w:szCs w:val="18"/>
              </w:rPr>
              <w:t>14</w:t>
            </w:r>
            <w:r w:rsidR="00813D80" w:rsidRPr="002E01AC">
              <w:rPr>
                <w:sz w:val="18"/>
                <w:szCs w:val="18"/>
              </w:rPr>
              <w:t xml:space="preserve"> </w:t>
            </w:r>
            <w:r w:rsidRPr="002E01AC">
              <w:rPr>
                <w:sz w:val="18"/>
                <w:szCs w:val="18"/>
              </w:rPr>
              <w:t>(0.</w:t>
            </w:r>
            <w:r w:rsidR="00034514" w:rsidRPr="002E01AC">
              <w:rPr>
                <w:sz w:val="18"/>
                <w:szCs w:val="18"/>
              </w:rPr>
              <w:t>5</w:t>
            </w:r>
            <w:r w:rsidR="00034514">
              <w:rPr>
                <w:sz w:val="18"/>
                <w:szCs w:val="18"/>
              </w:rPr>
              <w:t>50</w:t>
            </w:r>
            <w:r w:rsidRPr="002E01AC">
              <w:rPr>
                <w:sz w:val="18"/>
                <w:szCs w:val="18"/>
              </w:rPr>
              <w:t>–0.</w:t>
            </w:r>
            <w:r w:rsidR="00A71709">
              <w:rPr>
                <w:sz w:val="18"/>
                <w:szCs w:val="18"/>
              </w:rPr>
              <w:t>676</w:t>
            </w:r>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00AF0391" w:rsidRPr="002E01AC">
              <w:rPr>
                <w:sz w:val="18"/>
                <w:szCs w:val="18"/>
              </w:rPr>
              <w:t>CL</w:t>
            </w:r>
            <w:r w:rsidR="00AF0391">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03DE1743" w:rsidR="00E05082" w:rsidRPr="002E01AC" w:rsidRDefault="00E05082" w:rsidP="002E01AC">
            <w:pPr>
              <w:spacing w:after="0" w:line="240" w:lineRule="auto"/>
              <w:contextualSpacing/>
              <w:rPr>
                <w:sz w:val="18"/>
                <w:szCs w:val="18"/>
              </w:rPr>
            </w:pPr>
            <w:r w:rsidRPr="002E01AC">
              <w:rPr>
                <w:sz w:val="18"/>
                <w:szCs w:val="18"/>
              </w:rPr>
              <w:t>0.</w:t>
            </w:r>
            <w:r w:rsidR="00205626">
              <w:rPr>
                <w:sz w:val="18"/>
                <w:szCs w:val="18"/>
              </w:rPr>
              <w:t>53</w:t>
            </w:r>
            <w:r w:rsidR="00931589">
              <w:rPr>
                <w:sz w:val="18"/>
                <w:szCs w:val="18"/>
              </w:rPr>
              <w:t>2</w:t>
            </w:r>
            <w:r w:rsidR="00205626" w:rsidRPr="002E01AC">
              <w:rPr>
                <w:sz w:val="18"/>
                <w:szCs w:val="18"/>
              </w:rPr>
              <w:t xml:space="preserve"> </w:t>
            </w:r>
            <w:r w:rsidRPr="002E01AC">
              <w:rPr>
                <w:sz w:val="18"/>
                <w:szCs w:val="18"/>
              </w:rPr>
              <w:t>(0.</w:t>
            </w:r>
            <w:r w:rsidR="00F4705D" w:rsidRPr="002E01AC">
              <w:rPr>
                <w:sz w:val="18"/>
                <w:szCs w:val="18"/>
              </w:rPr>
              <w:t>1</w:t>
            </w:r>
            <w:r w:rsidR="00F4705D">
              <w:rPr>
                <w:sz w:val="18"/>
                <w:szCs w:val="18"/>
              </w:rPr>
              <w:t>3</w:t>
            </w:r>
            <w:r w:rsidR="00D27E08">
              <w:rPr>
                <w:sz w:val="18"/>
                <w:szCs w:val="18"/>
              </w:rPr>
              <w:t>1</w:t>
            </w:r>
            <w:r w:rsidRPr="002E01AC">
              <w:rPr>
                <w:sz w:val="18"/>
                <w:szCs w:val="18"/>
              </w:rPr>
              <w:t>–0.</w:t>
            </w:r>
            <w:r w:rsidR="00F4705D">
              <w:rPr>
                <w:sz w:val="18"/>
                <w:szCs w:val="18"/>
              </w:rPr>
              <w:t>93</w:t>
            </w:r>
            <w:r w:rsidR="00D27E08">
              <w:rPr>
                <w:sz w:val="18"/>
                <w:szCs w:val="18"/>
              </w:rPr>
              <w:t>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03A92C40" w:rsidR="00E05082" w:rsidRPr="002E01AC" w:rsidRDefault="00E05082" w:rsidP="002E01AC">
            <w:pPr>
              <w:spacing w:after="0" w:line="240" w:lineRule="auto"/>
              <w:contextualSpacing/>
              <w:rPr>
                <w:sz w:val="18"/>
                <w:szCs w:val="18"/>
              </w:rPr>
            </w:pPr>
            <w:r w:rsidRPr="002E01AC">
              <w:rPr>
                <w:sz w:val="18"/>
                <w:szCs w:val="18"/>
              </w:rPr>
              <w:t>0.</w:t>
            </w:r>
            <w:r w:rsidR="00092DAC">
              <w:rPr>
                <w:sz w:val="18"/>
                <w:szCs w:val="18"/>
              </w:rPr>
              <w:t>512</w:t>
            </w:r>
            <w:r w:rsidR="00092DAC" w:rsidRPr="002E01AC">
              <w:rPr>
                <w:sz w:val="18"/>
                <w:szCs w:val="18"/>
              </w:rPr>
              <w:t xml:space="preserve"> </w:t>
            </w:r>
            <w:r w:rsidRPr="002E01AC">
              <w:rPr>
                <w:sz w:val="18"/>
                <w:szCs w:val="18"/>
              </w:rPr>
              <w:t>(0.</w:t>
            </w:r>
            <w:r w:rsidR="001439A0">
              <w:rPr>
                <w:sz w:val="18"/>
                <w:szCs w:val="18"/>
              </w:rPr>
              <w:t>222</w:t>
            </w:r>
            <w:r w:rsidRPr="002E01AC">
              <w:rPr>
                <w:sz w:val="18"/>
                <w:szCs w:val="18"/>
              </w:rPr>
              <w:t>–0.</w:t>
            </w:r>
            <w:r w:rsidR="00C75815" w:rsidRPr="002E01AC">
              <w:rPr>
                <w:sz w:val="18"/>
                <w:szCs w:val="18"/>
              </w:rPr>
              <w:t>8</w:t>
            </w:r>
            <w:r w:rsidR="00C75815">
              <w:rPr>
                <w:sz w:val="18"/>
                <w:szCs w:val="18"/>
              </w:rPr>
              <w:t>79</w:t>
            </w:r>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proofErr w:type="spellStart"/>
            <w:r w:rsidRPr="002E01AC">
              <w:rPr>
                <w:sz w:val="18"/>
                <w:szCs w:val="18"/>
              </w:rPr>
              <w:t>V</w:t>
            </w:r>
            <w:r>
              <w:rPr>
                <w:sz w:val="18"/>
                <w:szCs w:val="18"/>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4569A7B4" w14:textId="732F3AF2" w:rsidR="00E1478F" w:rsidRPr="002E01AC" w:rsidRDefault="00E1478F" w:rsidP="002E01AC">
            <w:pPr>
              <w:spacing w:after="0" w:line="240" w:lineRule="auto"/>
              <w:ind w:left="170"/>
              <w:contextualSpacing/>
              <w:rPr>
                <w:sz w:val="18"/>
                <w:szCs w:val="18"/>
              </w:rPr>
            </w:pPr>
            <w:r w:rsidRPr="00BE0814">
              <w:rPr>
                <w:sz w:val="18"/>
                <w:szCs w:val="18"/>
              </w:rPr>
              <w:t>38.</w:t>
            </w:r>
            <w:r w:rsidR="00CA1EB1">
              <w:rPr>
                <w:sz w:val="18"/>
                <w:szCs w:val="18"/>
              </w:rPr>
              <w:t xml:space="preserve">7 </w:t>
            </w:r>
            <w:r w:rsidR="0096184E">
              <w:rPr>
                <w:sz w:val="18"/>
                <w:szCs w:val="18"/>
              </w:rPr>
              <w:t>(</w:t>
            </w:r>
            <w:r w:rsidR="00071E8D">
              <w:rPr>
                <w:sz w:val="18"/>
                <w:szCs w:val="18"/>
              </w:rPr>
              <w:t>8</w:t>
            </w:r>
            <w:r w:rsidR="0096184E" w:rsidRPr="0096184E">
              <w:rPr>
                <w:sz w:val="18"/>
                <w:szCs w:val="18"/>
              </w:rPr>
              <w:t>.</w:t>
            </w:r>
            <w:r w:rsidR="00071E8D">
              <w:rPr>
                <w:sz w:val="18"/>
                <w:szCs w:val="18"/>
              </w:rPr>
              <w:t>1</w:t>
            </w:r>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3E154BA2" w:rsidR="00E1478F" w:rsidRPr="002E01AC" w:rsidRDefault="00C77B05"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8608D1" w:rsidRPr="002E01AC">
              <w:rPr>
                <w:sz w:val="18"/>
                <w:szCs w:val="18"/>
              </w:rPr>
              <w:t>3</w:t>
            </w:r>
            <w:r w:rsidR="008608D1">
              <w:rPr>
                <w:sz w:val="18"/>
                <w:szCs w:val="18"/>
              </w:rPr>
              <w:t>3</w:t>
            </w:r>
            <w:r w:rsidR="00E1478F" w:rsidRPr="002E01AC">
              <w:rPr>
                <w:sz w:val="18"/>
                <w:szCs w:val="18"/>
              </w:rPr>
              <w:t>.</w:t>
            </w:r>
            <w:r w:rsidR="008608D1">
              <w:rPr>
                <w:sz w:val="18"/>
                <w:szCs w:val="18"/>
              </w:rPr>
              <w:t>1</w:t>
            </w:r>
            <w:r w:rsidR="00E1478F" w:rsidRPr="002E01AC">
              <w:rPr>
                <w:sz w:val="18"/>
                <w:szCs w:val="18"/>
              </w:rPr>
              <w:t>–45.</w:t>
            </w:r>
            <w:r w:rsidR="00213888">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514AEF73" w:rsidR="00E1478F" w:rsidRPr="002E01AC" w:rsidRDefault="00CC74C9"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0</w:t>
            </w:r>
            <w:r w:rsidRPr="002E01AC">
              <w:rPr>
                <w:sz w:val="18"/>
                <w:szCs w:val="18"/>
              </w:rPr>
              <w:t xml:space="preserve"> </w:t>
            </w:r>
            <w:r w:rsidR="00E1478F" w:rsidRPr="002E01AC">
              <w:rPr>
                <w:sz w:val="18"/>
                <w:szCs w:val="18"/>
              </w:rPr>
              <w:t>(</w:t>
            </w:r>
            <w:r w:rsidR="009B5B7A">
              <w:rPr>
                <w:sz w:val="18"/>
                <w:szCs w:val="18"/>
              </w:rPr>
              <w:t>32.0</w:t>
            </w:r>
            <w:r w:rsidR="00E1478F" w:rsidRPr="002E01AC">
              <w:rPr>
                <w:sz w:val="18"/>
                <w:szCs w:val="18"/>
              </w:rPr>
              <w:t>–</w:t>
            </w:r>
            <w:r w:rsidR="00CF5A2A">
              <w:rPr>
                <w:sz w:val="18"/>
                <w:szCs w:val="18"/>
              </w:rPr>
              <w:t>45</w:t>
            </w:r>
            <w:r w:rsidR="00E1478F" w:rsidRPr="002E01AC">
              <w:rPr>
                <w:sz w:val="18"/>
                <w:szCs w:val="18"/>
              </w:rPr>
              <w:t>.</w:t>
            </w:r>
            <w:r w:rsidR="00CF5A2A">
              <w:rPr>
                <w:sz w:val="18"/>
                <w:szCs w:val="18"/>
              </w:rPr>
              <w:t>7</w:t>
            </w:r>
            <w:r w:rsidR="00E1478F"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Vc</w:t>
            </w:r>
            <w:proofErr w:type="spellEnd"/>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798B1E63" w:rsidR="00E1478F" w:rsidRPr="002E01AC" w:rsidRDefault="00D57E99" w:rsidP="002E01AC">
            <w:pPr>
              <w:spacing w:after="0" w:line="240" w:lineRule="auto"/>
              <w:contextualSpacing/>
              <w:rPr>
                <w:sz w:val="18"/>
                <w:szCs w:val="18"/>
              </w:rPr>
            </w:pPr>
            <w:r>
              <w:rPr>
                <w:sz w:val="18"/>
                <w:szCs w:val="18"/>
              </w:rPr>
              <w:t>0</w:t>
            </w:r>
            <w:r w:rsidR="00E1478F" w:rsidRPr="002E01AC">
              <w:rPr>
                <w:sz w:val="18"/>
                <w:szCs w:val="18"/>
              </w:rPr>
              <w:t>.</w:t>
            </w:r>
            <w:r>
              <w:rPr>
                <w:sz w:val="18"/>
                <w:szCs w:val="18"/>
              </w:rPr>
              <w:t>9</w:t>
            </w:r>
            <w:r w:rsidR="0045684F">
              <w:rPr>
                <w:sz w:val="18"/>
                <w:szCs w:val="18"/>
              </w:rPr>
              <w:t>08</w:t>
            </w:r>
            <w:r w:rsidRPr="002E01AC">
              <w:rPr>
                <w:sz w:val="18"/>
                <w:szCs w:val="18"/>
              </w:rPr>
              <w:t xml:space="preserve"> </w:t>
            </w:r>
            <w:r w:rsidR="00E1478F" w:rsidRPr="002E01AC">
              <w:rPr>
                <w:sz w:val="18"/>
                <w:szCs w:val="18"/>
              </w:rPr>
              <w:t>(0.</w:t>
            </w:r>
            <w:r w:rsidR="00995036">
              <w:rPr>
                <w:sz w:val="18"/>
                <w:szCs w:val="18"/>
              </w:rPr>
              <w:t>498</w:t>
            </w:r>
            <w:r w:rsidR="00E1478F" w:rsidRPr="002E01AC">
              <w:rPr>
                <w:sz w:val="18"/>
                <w:szCs w:val="18"/>
              </w:rPr>
              <w:t>–1.</w:t>
            </w:r>
            <w:r w:rsidR="00C96CB5">
              <w:rPr>
                <w:sz w:val="18"/>
                <w:szCs w:val="18"/>
              </w:rPr>
              <w:t>317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761955" w:rsidR="00E1478F" w:rsidRPr="002E01AC" w:rsidRDefault="00D0235F" w:rsidP="002E01AC">
            <w:pPr>
              <w:spacing w:after="0" w:line="240" w:lineRule="auto"/>
              <w:contextualSpacing/>
              <w:rPr>
                <w:sz w:val="18"/>
                <w:szCs w:val="18"/>
              </w:rPr>
            </w:pPr>
            <w:r>
              <w:rPr>
                <w:sz w:val="18"/>
                <w:szCs w:val="18"/>
              </w:rPr>
              <w:t>0</w:t>
            </w:r>
            <w:r w:rsidR="00E1478F" w:rsidRPr="002E01AC">
              <w:rPr>
                <w:sz w:val="18"/>
                <w:szCs w:val="18"/>
              </w:rPr>
              <w:t>.</w:t>
            </w:r>
            <w:r w:rsidR="001E5FB3">
              <w:rPr>
                <w:sz w:val="18"/>
                <w:szCs w:val="18"/>
              </w:rPr>
              <w:t>906</w:t>
            </w:r>
            <w:r w:rsidR="001E5FB3" w:rsidRPr="002E01AC">
              <w:rPr>
                <w:sz w:val="18"/>
                <w:szCs w:val="18"/>
              </w:rPr>
              <w:t xml:space="preserve"> </w:t>
            </w:r>
            <w:r w:rsidR="00E1478F" w:rsidRPr="002E01AC">
              <w:rPr>
                <w:sz w:val="18"/>
                <w:szCs w:val="18"/>
              </w:rPr>
              <w:t>(0.</w:t>
            </w:r>
            <w:r w:rsidR="00D61CA7">
              <w:rPr>
                <w:sz w:val="18"/>
                <w:szCs w:val="18"/>
              </w:rPr>
              <w:t>508</w:t>
            </w:r>
            <w:r w:rsidR="00E1478F" w:rsidRPr="002E01AC">
              <w:rPr>
                <w:sz w:val="18"/>
                <w:szCs w:val="18"/>
              </w:rPr>
              <w:t>–1.</w:t>
            </w:r>
            <w:r w:rsidR="00250A6A">
              <w:rPr>
                <w:sz w:val="18"/>
                <w:szCs w:val="18"/>
              </w:rPr>
              <w:t>328</w:t>
            </w:r>
            <w:r w:rsidR="00E1478F"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293F708B" w:rsidR="00E1478F" w:rsidRPr="002E01AC" w:rsidRDefault="00E1478F" w:rsidP="002E01AC">
            <w:pPr>
              <w:spacing w:after="0" w:line="240" w:lineRule="auto"/>
              <w:ind w:left="170"/>
              <w:contextualSpacing/>
              <w:rPr>
                <w:sz w:val="18"/>
                <w:szCs w:val="18"/>
              </w:rPr>
            </w:pPr>
            <w:r w:rsidRPr="00BE0814">
              <w:rPr>
                <w:sz w:val="18"/>
                <w:szCs w:val="18"/>
              </w:rPr>
              <w:t>13.</w:t>
            </w:r>
            <w:r w:rsidR="002919B4">
              <w:rPr>
                <w:sz w:val="18"/>
                <w:szCs w:val="18"/>
              </w:rPr>
              <w:t xml:space="preserve">5 </w:t>
            </w:r>
            <w:r w:rsidR="00EC632A">
              <w:rPr>
                <w:sz w:val="18"/>
                <w:szCs w:val="18"/>
              </w:rPr>
              <w:t>(</w:t>
            </w:r>
            <w:r w:rsidR="00E76B83">
              <w:rPr>
                <w:sz w:val="18"/>
                <w:szCs w:val="18"/>
              </w:rPr>
              <w:t>32.8</w:t>
            </w:r>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1884EA78" w:rsidR="00E1478F" w:rsidRPr="002E01AC" w:rsidRDefault="00E1478F" w:rsidP="002E01AC">
            <w:pPr>
              <w:spacing w:after="0" w:line="240" w:lineRule="auto"/>
              <w:contextualSpacing/>
              <w:rPr>
                <w:sz w:val="18"/>
                <w:szCs w:val="18"/>
              </w:rPr>
            </w:pPr>
            <w:r w:rsidRPr="002E01AC">
              <w:rPr>
                <w:sz w:val="18"/>
                <w:szCs w:val="18"/>
              </w:rPr>
              <w:t>12.</w:t>
            </w:r>
            <w:r w:rsidR="0036187B">
              <w:rPr>
                <w:sz w:val="18"/>
                <w:szCs w:val="18"/>
              </w:rPr>
              <w:t>1</w:t>
            </w:r>
            <w:r w:rsidR="0036187B" w:rsidRPr="002E01AC">
              <w:rPr>
                <w:sz w:val="18"/>
                <w:szCs w:val="18"/>
              </w:rPr>
              <w:t xml:space="preserve"> </w:t>
            </w:r>
            <w:r w:rsidRPr="002E01AC">
              <w:rPr>
                <w:sz w:val="18"/>
                <w:szCs w:val="18"/>
              </w:rPr>
              <w:t>(</w:t>
            </w:r>
            <w:r w:rsidR="00DC54CB">
              <w:rPr>
                <w:sz w:val="18"/>
                <w:szCs w:val="18"/>
              </w:rPr>
              <w:t>3</w:t>
            </w:r>
            <w:r w:rsidRPr="002E01AC">
              <w:rPr>
                <w:sz w:val="18"/>
                <w:szCs w:val="18"/>
              </w:rPr>
              <w:t>.7–</w:t>
            </w:r>
            <w:r w:rsidR="00DC54CB" w:rsidRPr="002E01AC">
              <w:rPr>
                <w:sz w:val="18"/>
                <w:szCs w:val="18"/>
              </w:rPr>
              <w:t>2</w:t>
            </w:r>
            <w:r w:rsidR="00DC54CB">
              <w:rPr>
                <w:sz w:val="18"/>
                <w:szCs w:val="18"/>
              </w:rPr>
              <w:t>0</w:t>
            </w:r>
            <w:r w:rsidRPr="002E01AC">
              <w:rPr>
                <w:sz w:val="18"/>
                <w:szCs w:val="18"/>
              </w:rPr>
              <w:t>.</w:t>
            </w:r>
            <w:r w:rsidR="00DC54CB">
              <w:rPr>
                <w:sz w:val="18"/>
                <w:szCs w:val="18"/>
              </w:rPr>
              <w:t>5</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466C0D9" w:rsidR="00E1478F" w:rsidRPr="002E01AC" w:rsidRDefault="00E1478F" w:rsidP="002E01AC">
            <w:pPr>
              <w:spacing w:after="0" w:line="240" w:lineRule="auto"/>
              <w:contextualSpacing/>
              <w:rPr>
                <w:sz w:val="18"/>
                <w:szCs w:val="18"/>
              </w:rPr>
            </w:pPr>
            <w:r w:rsidRPr="002E01AC">
              <w:rPr>
                <w:sz w:val="18"/>
                <w:szCs w:val="18"/>
              </w:rPr>
              <w:t>12.0 (</w:t>
            </w:r>
            <w:r w:rsidR="00C2109E">
              <w:rPr>
                <w:sz w:val="18"/>
                <w:szCs w:val="18"/>
              </w:rPr>
              <w:t>3</w:t>
            </w:r>
            <w:r w:rsidRPr="002E01AC">
              <w:rPr>
                <w:sz w:val="18"/>
                <w:szCs w:val="18"/>
              </w:rPr>
              <w:t>.</w:t>
            </w:r>
            <w:r w:rsidR="00C2109E">
              <w:rPr>
                <w:sz w:val="18"/>
                <w:szCs w:val="18"/>
              </w:rPr>
              <w:t>8</w:t>
            </w:r>
            <w:r w:rsidRPr="002E01AC">
              <w:rPr>
                <w:sz w:val="18"/>
                <w:szCs w:val="18"/>
              </w:rPr>
              <w:t>–28.</w:t>
            </w:r>
            <w:r w:rsidR="008E5307">
              <w:rPr>
                <w:sz w:val="18"/>
                <w:szCs w:val="18"/>
              </w:rPr>
              <w:t>2</w:t>
            </w:r>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204F58B8" w14:textId="7D116AC8" w:rsidR="00E1478F" w:rsidRPr="002E01AC" w:rsidRDefault="00E1478F" w:rsidP="002E01AC">
            <w:pPr>
              <w:spacing w:after="0" w:line="240" w:lineRule="auto"/>
              <w:ind w:left="170"/>
              <w:contextualSpacing/>
              <w:rPr>
                <w:sz w:val="18"/>
                <w:szCs w:val="18"/>
              </w:rPr>
            </w:pPr>
            <w:r w:rsidRPr="00BE0814">
              <w:rPr>
                <w:sz w:val="18"/>
                <w:szCs w:val="18"/>
              </w:rPr>
              <w:t>8.</w:t>
            </w:r>
            <w:r w:rsidR="003A2642">
              <w:rPr>
                <w:sz w:val="18"/>
                <w:szCs w:val="18"/>
              </w:rPr>
              <w:t xml:space="preserve">66 </w:t>
            </w:r>
            <w:r w:rsidR="003B18FE">
              <w:rPr>
                <w:sz w:val="18"/>
                <w:szCs w:val="18"/>
              </w:rPr>
              <w:t>(</w:t>
            </w:r>
            <w:r w:rsidR="005B381D">
              <w:rPr>
                <w:sz w:val="18"/>
                <w:szCs w:val="18"/>
              </w:rPr>
              <w:t>32</w:t>
            </w:r>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BA7F4B2" w:rsidR="00E1478F" w:rsidRPr="002E01AC" w:rsidRDefault="00E1478F" w:rsidP="002E01AC">
            <w:pPr>
              <w:spacing w:after="0" w:line="240" w:lineRule="auto"/>
              <w:contextualSpacing/>
              <w:rPr>
                <w:sz w:val="18"/>
                <w:szCs w:val="18"/>
              </w:rPr>
            </w:pPr>
            <w:r w:rsidRPr="002E01AC">
              <w:rPr>
                <w:sz w:val="18"/>
                <w:szCs w:val="18"/>
              </w:rPr>
              <w:t>8.</w:t>
            </w:r>
            <w:r w:rsidR="00CA46A1">
              <w:rPr>
                <w:sz w:val="18"/>
                <w:szCs w:val="18"/>
              </w:rPr>
              <w:t>47</w:t>
            </w:r>
            <w:r w:rsidR="00CA46A1" w:rsidRPr="002E01AC">
              <w:rPr>
                <w:sz w:val="18"/>
                <w:szCs w:val="18"/>
              </w:rPr>
              <w:t xml:space="preserve"> </w:t>
            </w:r>
            <w:r w:rsidRPr="002E01AC">
              <w:rPr>
                <w:sz w:val="18"/>
                <w:szCs w:val="18"/>
              </w:rPr>
              <w:t>(2.</w:t>
            </w:r>
            <w:r w:rsidR="007D391E">
              <w:rPr>
                <w:sz w:val="18"/>
                <w:szCs w:val="18"/>
              </w:rPr>
              <w:t>73</w:t>
            </w:r>
            <w:r w:rsidRPr="002E01AC">
              <w:rPr>
                <w:sz w:val="18"/>
                <w:szCs w:val="18"/>
              </w:rPr>
              <w:t>–14.</w:t>
            </w:r>
            <w:r w:rsidR="0018252C">
              <w:rPr>
                <w:sz w:val="18"/>
                <w:szCs w:val="18"/>
              </w:rPr>
              <w:t>20</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4F1C60CE" w:rsidR="00E1478F" w:rsidRPr="002E01AC" w:rsidRDefault="000B55AF" w:rsidP="002E01AC">
            <w:pPr>
              <w:spacing w:after="0" w:line="240" w:lineRule="auto"/>
              <w:contextualSpacing/>
              <w:rPr>
                <w:sz w:val="18"/>
                <w:szCs w:val="18"/>
              </w:rPr>
            </w:pPr>
            <w:r>
              <w:rPr>
                <w:sz w:val="18"/>
                <w:szCs w:val="18"/>
              </w:rPr>
              <w:t>8</w:t>
            </w:r>
            <w:r w:rsidR="00E1478F" w:rsidRPr="002E01AC">
              <w:rPr>
                <w:sz w:val="18"/>
                <w:szCs w:val="18"/>
              </w:rPr>
              <w:t>.</w:t>
            </w:r>
            <w:r>
              <w:rPr>
                <w:sz w:val="18"/>
                <w:szCs w:val="18"/>
              </w:rPr>
              <w:t>71</w:t>
            </w:r>
            <w:r w:rsidRPr="002E01AC">
              <w:rPr>
                <w:sz w:val="18"/>
                <w:szCs w:val="18"/>
              </w:rPr>
              <w:t xml:space="preserve"> </w:t>
            </w:r>
            <w:r w:rsidR="00E1478F" w:rsidRPr="002E01AC">
              <w:rPr>
                <w:sz w:val="18"/>
                <w:szCs w:val="18"/>
              </w:rPr>
              <w:t>(</w:t>
            </w:r>
            <w:r w:rsidR="006014A0">
              <w:rPr>
                <w:sz w:val="18"/>
                <w:szCs w:val="18"/>
              </w:rPr>
              <w:t>2</w:t>
            </w:r>
            <w:r w:rsidR="00E1478F" w:rsidRPr="002E01AC">
              <w:rPr>
                <w:sz w:val="18"/>
                <w:szCs w:val="18"/>
              </w:rPr>
              <w:t>.</w:t>
            </w:r>
            <w:r w:rsidR="006014A0">
              <w:rPr>
                <w:sz w:val="18"/>
                <w:szCs w:val="18"/>
              </w:rPr>
              <w:t>64</w:t>
            </w:r>
            <w:r w:rsidR="00E1478F" w:rsidRPr="002E01AC">
              <w:rPr>
                <w:sz w:val="18"/>
                <w:szCs w:val="18"/>
              </w:rPr>
              <w:t>–15.</w:t>
            </w:r>
            <w:r w:rsidR="000B0B62">
              <w:rPr>
                <w:sz w:val="18"/>
                <w:szCs w:val="18"/>
              </w:rPr>
              <w:t>82</w:t>
            </w:r>
            <w:r w:rsidR="00E1478F"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 xml:space="preserve">IIV on </w:t>
            </w:r>
            <w:proofErr w:type="spellStart"/>
            <w:r w:rsidRPr="00494DCF">
              <w:rPr>
                <w:sz w:val="18"/>
                <w:szCs w:val="18"/>
                <w:lang w:val="fr-FR"/>
              </w:rPr>
              <w:t>CL</w:t>
            </w:r>
            <w:r w:rsidR="004F7803" w:rsidRPr="00494DCF">
              <w:rPr>
                <w:sz w:val="18"/>
                <w:szCs w:val="18"/>
                <w:vertAlign w:val="subscript"/>
                <w:lang w:val="fr-FR"/>
              </w:rPr>
              <w:t>on</w:t>
            </w:r>
            <w:proofErr w:type="spellEnd"/>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7349823A" w:rsidR="00E1478F" w:rsidRPr="002E01AC" w:rsidRDefault="00D010B5" w:rsidP="002E01AC">
            <w:pPr>
              <w:spacing w:after="0" w:line="240" w:lineRule="auto"/>
              <w:ind w:left="170"/>
              <w:contextualSpacing/>
              <w:rPr>
                <w:sz w:val="18"/>
                <w:szCs w:val="18"/>
              </w:rPr>
            </w:pPr>
            <w:r>
              <w:rPr>
                <w:color w:val="000000"/>
                <w:sz w:val="18"/>
                <w:szCs w:val="18"/>
              </w:rPr>
              <w:t>57</w:t>
            </w:r>
            <w:r w:rsidR="00E1478F" w:rsidRPr="00BE0814">
              <w:rPr>
                <w:color w:val="000000"/>
                <w:sz w:val="18"/>
                <w:szCs w:val="18"/>
              </w:rPr>
              <w:t>.</w:t>
            </w:r>
            <w:r w:rsidR="0047175E">
              <w:rPr>
                <w:color w:val="000000"/>
                <w:sz w:val="18"/>
                <w:szCs w:val="18"/>
              </w:rPr>
              <w:t xml:space="preserve">9 </w:t>
            </w:r>
            <w:r w:rsidR="004C2ECE">
              <w:rPr>
                <w:color w:val="000000"/>
                <w:sz w:val="18"/>
                <w:szCs w:val="18"/>
              </w:rPr>
              <w:t>(</w:t>
            </w:r>
            <w:r w:rsidR="00187B27">
              <w:rPr>
                <w:color w:val="000000"/>
                <w:sz w:val="18"/>
                <w:szCs w:val="18"/>
              </w:rPr>
              <w:t>20</w:t>
            </w:r>
            <w:r w:rsidR="004C2ECE">
              <w:rPr>
                <w:color w:val="000000"/>
                <w:sz w:val="18"/>
                <w:szCs w:val="18"/>
              </w:rPr>
              <w:t>.</w:t>
            </w:r>
            <w:r w:rsidR="00187B27">
              <w:rPr>
                <w:color w:val="000000"/>
                <w:sz w:val="18"/>
                <w:szCs w:val="18"/>
              </w:rPr>
              <w:t>1</w:t>
            </w:r>
            <w:r w:rsidR="004C2ECE">
              <w:rPr>
                <w:color w:val="000000"/>
                <w:sz w:val="18"/>
                <w:szCs w:val="18"/>
              </w:rPr>
              <w:t>)</w:t>
            </w:r>
            <w:r w:rsidR="00673031">
              <w:rPr>
                <w:color w:val="000000"/>
                <w:sz w:val="18"/>
                <w:szCs w:val="18"/>
              </w:rPr>
              <w:t xml:space="preserve"> [58]</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0B279E74" w:rsidR="00E1478F" w:rsidRPr="002E01AC" w:rsidRDefault="00D015AC" w:rsidP="002E01AC">
            <w:pPr>
              <w:spacing w:after="0" w:line="240" w:lineRule="auto"/>
              <w:contextualSpacing/>
              <w:rPr>
                <w:b/>
                <w:bCs/>
                <w:sz w:val="18"/>
                <w:szCs w:val="18"/>
              </w:rPr>
            </w:pPr>
            <w:r>
              <w:rPr>
                <w:sz w:val="18"/>
                <w:szCs w:val="18"/>
              </w:rPr>
              <w:t>57</w:t>
            </w:r>
            <w:r w:rsidR="00E1478F" w:rsidRPr="002E01AC">
              <w:rPr>
                <w:sz w:val="18"/>
                <w:szCs w:val="18"/>
              </w:rPr>
              <w:t>.</w:t>
            </w:r>
            <w:r>
              <w:rPr>
                <w:sz w:val="18"/>
                <w:szCs w:val="18"/>
              </w:rPr>
              <w:t>1</w:t>
            </w:r>
            <w:r w:rsidRPr="002E01AC">
              <w:rPr>
                <w:sz w:val="18"/>
                <w:szCs w:val="18"/>
              </w:rPr>
              <w:t xml:space="preserve"> </w:t>
            </w:r>
            <w:r w:rsidR="00E1478F" w:rsidRPr="002E01AC">
              <w:rPr>
                <w:sz w:val="18"/>
                <w:szCs w:val="18"/>
              </w:rPr>
              <w:t>(</w:t>
            </w:r>
            <w:r w:rsidR="00AB0ED5">
              <w:rPr>
                <w:sz w:val="18"/>
                <w:szCs w:val="18"/>
              </w:rPr>
              <w:t>36</w:t>
            </w:r>
            <w:r w:rsidR="00E1478F" w:rsidRPr="002E01AC">
              <w:rPr>
                <w:sz w:val="18"/>
                <w:szCs w:val="18"/>
              </w:rPr>
              <w:t>.</w:t>
            </w:r>
            <w:r w:rsidR="00AB0ED5">
              <w:rPr>
                <w:sz w:val="18"/>
                <w:szCs w:val="18"/>
              </w:rPr>
              <w:t>1</w:t>
            </w:r>
            <w:r w:rsidR="00E1478F" w:rsidRPr="002E01AC">
              <w:rPr>
                <w:sz w:val="18"/>
                <w:szCs w:val="18"/>
              </w:rPr>
              <w:t>–</w:t>
            </w:r>
            <w:r w:rsidR="009C1F4B">
              <w:rPr>
                <w:sz w:val="18"/>
                <w:szCs w:val="18"/>
              </w:rPr>
              <w:t>95</w:t>
            </w:r>
            <w:r w:rsidR="00E1478F" w:rsidRPr="002E01AC">
              <w:rPr>
                <w:sz w:val="18"/>
                <w:szCs w:val="18"/>
              </w:rPr>
              <w:t>.</w:t>
            </w:r>
            <w:r w:rsidR="009C1F4B">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1C4CCBF4" w:rsidR="00E1478F" w:rsidRPr="002E01AC" w:rsidRDefault="00A0340D" w:rsidP="002E01AC">
            <w:pPr>
              <w:spacing w:after="0" w:line="240" w:lineRule="auto"/>
              <w:contextualSpacing/>
              <w:rPr>
                <w:sz w:val="18"/>
                <w:szCs w:val="18"/>
              </w:rPr>
            </w:pPr>
            <w:r>
              <w:rPr>
                <w:sz w:val="18"/>
                <w:szCs w:val="18"/>
              </w:rPr>
              <w:t>54</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BF388F">
              <w:rPr>
                <w:sz w:val="18"/>
                <w:szCs w:val="18"/>
              </w:rPr>
              <w:t>31</w:t>
            </w:r>
            <w:r w:rsidR="00E1478F" w:rsidRPr="002E01AC">
              <w:rPr>
                <w:sz w:val="18"/>
                <w:szCs w:val="18"/>
              </w:rPr>
              <w:t>.2–</w:t>
            </w:r>
            <w:r w:rsidR="002C2252">
              <w:rPr>
                <w:sz w:val="18"/>
                <w:szCs w:val="18"/>
              </w:rPr>
              <w:t>90</w:t>
            </w:r>
            <w:r w:rsidR="00E1478F" w:rsidRPr="002E01AC">
              <w:rPr>
                <w:sz w:val="18"/>
                <w:szCs w:val="18"/>
              </w:rPr>
              <w:t>.</w:t>
            </w:r>
            <w:r w:rsidR="002C2252">
              <w:rPr>
                <w:sz w:val="18"/>
                <w:szCs w:val="18"/>
              </w:rPr>
              <w:t>7</w:t>
            </w:r>
            <w:r w:rsidR="00E1478F"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proofErr w:type="spellStart"/>
            <w:r w:rsidR="00F841C2" w:rsidRPr="002E01AC">
              <w:rPr>
                <w:sz w:val="18"/>
                <w:szCs w:val="18"/>
              </w:rPr>
              <w:t>CL</w:t>
            </w:r>
            <w:r w:rsidR="00F841C2">
              <w:rPr>
                <w:sz w:val="18"/>
                <w:szCs w:val="18"/>
                <w:vertAlign w:val="subscript"/>
              </w:rPr>
              <w:t>off</w:t>
            </w:r>
            <w:proofErr w:type="spellEnd"/>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4A483CAE" w:rsidR="00E1478F" w:rsidRPr="002E01AC" w:rsidRDefault="00E1478F" w:rsidP="002E01AC">
            <w:pPr>
              <w:spacing w:after="0" w:line="240" w:lineRule="auto"/>
              <w:ind w:left="170"/>
              <w:contextualSpacing/>
              <w:rPr>
                <w:sz w:val="18"/>
                <w:szCs w:val="18"/>
              </w:rPr>
            </w:pPr>
            <w:r w:rsidRPr="00BE0814">
              <w:rPr>
                <w:sz w:val="18"/>
                <w:szCs w:val="18"/>
              </w:rPr>
              <w:t>57.</w:t>
            </w:r>
            <w:r w:rsidR="00CF7CF6">
              <w:rPr>
                <w:sz w:val="18"/>
                <w:szCs w:val="18"/>
              </w:rPr>
              <w:t xml:space="preserve">4 </w:t>
            </w:r>
            <w:r w:rsidR="00A056AE">
              <w:rPr>
                <w:sz w:val="18"/>
                <w:szCs w:val="18"/>
              </w:rPr>
              <w:t>(8.</w:t>
            </w:r>
            <w:r w:rsidR="00775186">
              <w:rPr>
                <w:sz w:val="18"/>
                <w:szCs w:val="18"/>
              </w:rPr>
              <w:t>3</w:t>
            </w:r>
            <w:r w:rsidR="00A056AE">
              <w:rPr>
                <w:sz w:val="18"/>
                <w:szCs w:val="18"/>
              </w:rPr>
              <w:t>)</w:t>
            </w:r>
            <w:r w:rsidR="00196DA7">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61C6C84B" w:rsidR="00E1478F" w:rsidRPr="002E01AC" w:rsidRDefault="00E1478F" w:rsidP="002E01AC">
            <w:pPr>
              <w:spacing w:after="0" w:line="240" w:lineRule="auto"/>
              <w:contextualSpacing/>
              <w:rPr>
                <w:color w:val="000000"/>
                <w:sz w:val="18"/>
                <w:szCs w:val="18"/>
              </w:rPr>
            </w:pPr>
            <w:r w:rsidRPr="002E01AC">
              <w:rPr>
                <w:sz w:val="18"/>
                <w:szCs w:val="18"/>
              </w:rPr>
              <w:t>49.</w:t>
            </w:r>
            <w:r w:rsidR="00674E28">
              <w:rPr>
                <w:sz w:val="18"/>
                <w:szCs w:val="18"/>
              </w:rPr>
              <w:t>3</w:t>
            </w:r>
            <w:r w:rsidR="00674E28" w:rsidRPr="002E01AC">
              <w:rPr>
                <w:sz w:val="18"/>
                <w:szCs w:val="18"/>
              </w:rPr>
              <w:t xml:space="preserve"> </w:t>
            </w:r>
            <w:r w:rsidRPr="002E01AC">
              <w:rPr>
                <w:sz w:val="18"/>
                <w:szCs w:val="18"/>
              </w:rPr>
              <w:t>(</w:t>
            </w:r>
            <w:r w:rsidR="00A70B51">
              <w:rPr>
                <w:sz w:val="18"/>
                <w:szCs w:val="18"/>
              </w:rPr>
              <w:t>39</w:t>
            </w:r>
            <w:r w:rsidRPr="002E01AC">
              <w:rPr>
                <w:sz w:val="18"/>
                <w:szCs w:val="18"/>
              </w:rPr>
              <w:t>.</w:t>
            </w:r>
            <w:r w:rsidR="00A70B51">
              <w:rPr>
                <w:sz w:val="18"/>
                <w:szCs w:val="18"/>
              </w:rPr>
              <w:t>5</w:t>
            </w:r>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0ED6DCA3" w:rsidR="00E1478F" w:rsidRPr="002E01AC" w:rsidRDefault="00592AB3" w:rsidP="002E01AC">
            <w:pPr>
              <w:spacing w:after="0" w:line="240" w:lineRule="auto"/>
              <w:contextualSpacing/>
              <w:rPr>
                <w:sz w:val="18"/>
                <w:szCs w:val="18"/>
              </w:rPr>
            </w:pPr>
            <w:r>
              <w:rPr>
                <w:sz w:val="18"/>
                <w:szCs w:val="18"/>
              </w:rPr>
              <w:t>49</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4E063C">
              <w:rPr>
                <w:sz w:val="18"/>
                <w:szCs w:val="18"/>
              </w:rPr>
              <w:t>39</w:t>
            </w:r>
            <w:r w:rsidR="00E1478F" w:rsidRPr="002E01AC">
              <w:rPr>
                <w:sz w:val="18"/>
                <w:szCs w:val="18"/>
              </w:rPr>
              <w:t>.2–</w:t>
            </w:r>
            <w:r w:rsidR="00DA1C28" w:rsidRPr="002E01AC">
              <w:rPr>
                <w:sz w:val="18"/>
                <w:szCs w:val="18"/>
              </w:rPr>
              <w:t>6</w:t>
            </w:r>
            <w:r w:rsidR="00DA1C28">
              <w:rPr>
                <w:sz w:val="18"/>
                <w:szCs w:val="18"/>
              </w:rPr>
              <w:t>2</w:t>
            </w:r>
            <w:r w:rsidR="00E1478F" w:rsidRPr="002E01AC">
              <w:rPr>
                <w:sz w:val="18"/>
                <w:szCs w:val="18"/>
              </w:rPr>
              <w:t>.</w:t>
            </w:r>
            <w:r w:rsidR="00DA1C28">
              <w:rPr>
                <w:sz w:val="18"/>
                <w:szCs w:val="18"/>
              </w:rPr>
              <w:t>1</w:t>
            </w:r>
            <w:r w:rsidR="00E1478F"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225DE7E" w14:textId="4E9EB6AC" w:rsidR="00E1478F" w:rsidRPr="002E01AC" w:rsidRDefault="00E833E2" w:rsidP="002E01AC">
            <w:pPr>
              <w:spacing w:after="0" w:line="240" w:lineRule="auto"/>
              <w:ind w:left="170"/>
              <w:contextualSpacing/>
              <w:rPr>
                <w:sz w:val="18"/>
                <w:szCs w:val="18"/>
              </w:rPr>
            </w:pPr>
            <w:r w:rsidRPr="00BE0814">
              <w:rPr>
                <w:sz w:val="18"/>
                <w:szCs w:val="18"/>
              </w:rPr>
              <w:t>6</w:t>
            </w:r>
            <w:r>
              <w:rPr>
                <w:sz w:val="18"/>
                <w:szCs w:val="18"/>
              </w:rPr>
              <w:t>7</w:t>
            </w:r>
            <w:r w:rsidR="00E1478F" w:rsidRPr="00BE0814">
              <w:rPr>
                <w:sz w:val="18"/>
                <w:szCs w:val="18"/>
              </w:rPr>
              <w:t>.6</w:t>
            </w:r>
            <w:r w:rsidR="001E6922">
              <w:rPr>
                <w:sz w:val="18"/>
                <w:szCs w:val="18"/>
              </w:rPr>
              <w:t xml:space="preserve"> (</w:t>
            </w:r>
            <w:r w:rsidR="00924DE2">
              <w:rPr>
                <w:sz w:val="18"/>
                <w:szCs w:val="18"/>
              </w:rPr>
              <w:t>9</w:t>
            </w:r>
            <w:r w:rsidR="001E6922">
              <w:rPr>
                <w:sz w:val="18"/>
                <w:szCs w:val="18"/>
              </w:rPr>
              <w:t>.</w:t>
            </w:r>
            <w:r w:rsidR="00924DE2">
              <w:rPr>
                <w:sz w:val="18"/>
                <w:szCs w:val="18"/>
              </w:rPr>
              <w:t>1</w:t>
            </w:r>
            <w:r w:rsidR="001E6922">
              <w:rPr>
                <w:sz w:val="18"/>
                <w:szCs w:val="18"/>
              </w:rPr>
              <w:t>)</w:t>
            </w:r>
            <w:r w:rsidR="00035D7D">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1158ACD2" w:rsidR="00E1478F" w:rsidRPr="002E01AC" w:rsidRDefault="00B47B96" w:rsidP="002E01AC">
            <w:pPr>
              <w:spacing w:after="0" w:line="240" w:lineRule="auto"/>
              <w:contextualSpacing/>
              <w:rPr>
                <w:color w:val="000000"/>
                <w:sz w:val="18"/>
                <w:szCs w:val="18"/>
              </w:rPr>
            </w:pPr>
            <w:r>
              <w:rPr>
                <w:sz w:val="18"/>
                <w:szCs w:val="18"/>
              </w:rPr>
              <w:t>60</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3338EB" w:rsidRPr="002E01AC">
              <w:rPr>
                <w:sz w:val="18"/>
                <w:szCs w:val="18"/>
              </w:rPr>
              <w:t>4</w:t>
            </w:r>
            <w:r w:rsidR="003338EB">
              <w:rPr>
                <w:sz w:val="18"/>
                <w:szCs w:val="18"/>
              </w:rPr>
              <w:t>7</w:t>
            </w:r>
            <w:r w:rsidR="00E1478F" w:rsidRPr="002E01AC">
              <w:rPr>
                <w:sz w:val="18"/>
                <w:szCs w:val="18"/>
              </w:rPr>
              <w:t>.</w:t>
            </w:r>
            <w:r w:rsidR="00FE2A2F">
              <w:rPr>
                <w:sz w:val="18"/>
                <w:szCs w:val="18"/>
              </w:rPr>
              <w:t>9</w:t>
            </w:r>
            <w:r w:rsidR="00E1478F" w:rsidRPr="002E01AC">
              <w:rPr>
                <w:sz w:val="18"/>
                <w:szCs w:val="18"/>
              </w:rPr>
              <w:t>–</w:t>
            </w:r>
            <w:r w:rsidR="003A5F10" w:rsidRPr="002E01AC">
              <w:rPr>
                <w:sz w:val="18"/>
                <w:szCs w:val="18"/>
              </w:rPr>
              <w:t>7</w:t>
            </w:r>
            <w:r w:rsidR="003A5F10">
              <w:rPr>
                <w:sz w:val="18"/>
                <w:szCs w:val="18"/>
              </w:rPr>
              <w:t>7</w:t>
            </w:r>
            <w:r w:rsidR="00E1478F" w:rsidRPr="002E01AC">
              <w:rPr>
                <w:sz w:val="18"/>
                <w:szCs w:val="18"/>
              </w:rPr>
              <w:t>.</w:t>
            </w:r>
            <w:r w:rsidR="003A5F10">
              <w:rPr>
                <w:sz w:val="18"/>
                <w:szCs w:val="18"/>
              </w:rPr>
              <w:t>6</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2EAD07FB" w:rsidR="00E1478F" w:rsidRPr="002E01AC" w:rsidRDefault="00C442D7" w:rsidP="002E01AC">
            <w:pPr>
              <w:spacing w:after="0" w:line="240" w:lineRule="auto"/>
              <w:contextualSpacing/>
              <w:rPr>
                <w:sz w:val="18"/>
                <w:szCs w:val="18"/>
              </w:rPr>
            </w:pPr>
            <w:r w:rsidRPr="002E01AC">
              <w:rPr>
                <w:sz w:val="18"/>
                <w:szCs w:val="18"/>
              </w:rPr>
              <w:t>5</w:t>
            </w:r>
            <w:r>
              <w:rPr>
                <w:sz w:val="18"/>
                <w:szCs w:val="18"/>
              </w:rPr>
              <w:t>9</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F83C4A" w:rsidRPr="002E01AC">
              <w:rPr>
                <w:sz w:val="18"/>
                <w:szCs w:val="18"/>
              </w:rPr>
              <w:t>4</w:t>
            </w:r>
            <w:r w:rsidR="00F83C4A">
              <w:rPr>
                <w:sz w:val="18"/>
                <w:szCs w:val="18"/>
              </w:rPr>
              <w:t>5</w:t>
            </w:r>
            <w:r w:rsidR="00E1478F" w:rsidRPr="002E01AC">
              <w:rPr>
                <w:sz w:val="18"/>
                <w:szCs w:val="18"/>
              </w:rPr>
              <w:t>.</w:t>
            </w:r>
            <w:r w:rsidR="00F83C4A">
              <w:rPr>
                <w:sz w:val="18"/>
                <w:szCs w:val="18"/>
              </w:rPr>
              <w:t>1</w:t>
            </w:r>
            <w:r w:rsidR="00E1478F" w:rsidRPr="002E01AC">
              <w:rPr>
                <w:sz w:val="18"/>
                <w:szCs w:val="18"/>
              </w:rPr>
              <w:t>–</w:t>
            </w:r>
            <w:r w:rsidR="00546321" w:rsidRPr="002E01AC">
              <w:rPr>
                <w:sz w:val="18"/>
                <w:szCs w:val="18"/>
              </w:rPr>
              <w:t>7</w:t>
            </w:r>
            <w:r w:rsidR="00546321">
              <w:rPr>
                <w:sz w:val="18"/>
                <w:szCs w:val="18"/>
              </w:rPr>
              <w:t>5</w:t>
            </w:r>
            <w:r w:rsidR="00E1478F" w:rsidRPr="002E01AC">
              <w:rPr>
                <w:sz w:val="18"/>
                <w:szCs w:val="18"/>
              </w:rPr>
              <w:t>.</w:t>
            </w:r>
            <w:r w:rsidR="00546321">
              <w:rPr>
                <w:sz w:val="18"/>
                <w:szCs w:val="18"/>
              </w:rPr>
              <w:t>9</w:t>
            </w:r>
            <w:r w:rsidR="00E1478F"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proofErr w:type="spellStart"/>
            <w:r w:rsidRPr="002E01AC">
              <w:rPr>
                <w:i/>
                <w:iCs/>
                <w:sz w:val="18"/>
                <w:szCs w:val="18"/>
              </w:rPr>
              <w:t>Cov</w:t>
            </w:r>
            <w:proofErr w:type="spellEnd"/>
            <w:r w:rsidRPr="002E01AC">
              <w:rPr>
                <w:sz w:val="18"/>
                <w:szCs w:val="18"/>
              </w:rPr>
              <w:t xml:space="preserve">(IIV on </w:t>
            </w:r>
            <w:proofErr w:type="spellStart"/>
            <w:r w:rsidR="005C216D" w:rsidRPr="002E01AC">
              <w:rPr>
                <w:sz w:val="18"/>
                <w:szCs w:val="18"/>
              </w:rPr>
              <w:t>CL</w:t>
            </w:r>
            <w:r w:rsidR="005C216D">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6CADB8A0" w14:textId="79C95771" w:rsidR="00E1478F" w:rsidRPr="002E01AC" w:rsidRDefault="00A065D7" w:rsidP="002E01AC">
            <w:pPr>
              <w:spacing w:after="0" w:line="240" w:lineRule="auto"/>
              <w:ind w:left="170"/>
              <w:contextualSpacing/>
              <w:rPr>
                <w:sz w:val="18"/>
                <w:szCs w:val="18"/>
              </w:rPr>
            </w:pPr>
            <w:r w:rsidRPr="00BE0814">
              <w:rPr>
                <w:sz w:val="18"/>
                <w:szCs w:val="18"/>
              </w:rPr>
              <w:t>3</w:t>
            </w:r>
            <w:r>
              <w:rPr>
                <w:sz w:val="18"/>
                <w:szCs w:val="18"/>
              </w:rPr>
              <w:t>3</w:t>
            </w:r>
            <w:r w:rsidR="00E1478F" w:rsidRPr="00BE0814">
              <w:rPr>
                <w:sz w:val="18"/>
                <w:szCs w:val="18"/>
              </w:rPr>
              <w:t>.</w:t>
            </w:r>
            <w:r>
              <w:rPr>
                <w:sz w:val="18"/>
                <w:szCs w:val="18"/>
              </w:rPr>
              <w:t xml:space="preserve">9 </w:t>
            </w:r>
            <w:r w:rsidR="00C56DB7">
              <w:rPr>
                <w:sz w:val="18"/>
                <w:szCs w:val="18"/>
              </w:rPr>
              <w:t>(</w:t>
            </w:r>
            <w:r w:rsidR="00B1129B">
              <w:rPr>
                <w:sz w:val="18"/>
                <w:szCs w:val="18"/>
              </w:rPr>
              <w:t>20</w:t>
            </w:r>
            <w:r w:rsidR="00C56DB7">
              <w:rPr>
                <w:sz w:val="18"/>
                <w:szCs w:val="18"/>
              </w:rPr>
              <w:t>.</w:t>
            </w:r>
            <w:r w:rsidR="00B1129B">
              <w:rPr>
                <w:sz w:val="18"/>
                <w:szCs w:val="18"/>
              </w:rPr>
              <w:t>5</w:t>
            </w:r>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B0FFA92" w:rsidR="00E1478F" w:rsidRPr="002E01AC" w:rsidRDefault="00CD40CD" w:rsidP="002E01AC">
            <w:pPr>
              <w:spacing w:after="0" w:line="240" w:lineRule="auto"/>
              <w:contextualSpacing/>
              <w:rPr>
                <w:sz w:val="18"/>
                <w:szCs w:val="18"/>
              </w:rPr>
            </w:pPr>
            <w:r w:rsidRPr="002E01AC">
              <w:rPr>
                <w:sz w:val="18"/>
                <w:szCs w:val="18"/>
              </w:rPr>
              <w:t>2</w:t>
            </w:r>
            <w:r>
              <w:rPr>
                <w:sz w:val="18"/>
                <w:szCs w:val="18"/>
              </w:rPr>
              <w:t>6</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1434C9">
              <w:rPr>
                <w:sz w:val="18"/>
                <w:szCs w:val="18"/>
              </w:rPr>
              <w:t>9</w:t>
            </w:r>
            <w:r w:rsidR="00E1478F" w:rsidRPr="002E01AC">
              <w:rPr>
                <w:sz w:val="18"/>
                <w:szCs w:val="18"/>
              </w:rPr>
              <w:t>.</w:t>
            </w:r>
            <w:r w:rsidR="001434C9">
              <w:rPr>
                <w:sz w:val="18"/>
                <w:szCs w:val="18"/>
              </w:rPr>
              <w:t>4</w:t>
            </w:r>
            <w:r w:rsidR="00E1478F" w:rsidRPr="002E01AC">
              <w:rPr>
                <w:sz w:val="18"/>
                <w:szCs w:val="18"/>
              </w:rPr>
              <w:t>–</w:t>
            </w:r>
            <w:r w:rsidR="005F0E84">
              <w:rPr>
                <w:sz w:val="18"/>
                <w:szCs w:val="18"/>
              </w:rPr>
              <w:t>39</w:t>
            </w:r>
            <w:r w:rsidR="00E1478F" w:rsidRPr="002E01AC">
              <w:rPr>
                <w:sz w:val="18"/>
                <w:szCs w:val="18"/>
              </w:rPr>
              <w:t>.</w:t>
            </w:r>
            <w:r w:rsidR="005F0E84">
              <w:rPr>
                <w:sz w:val="18"/>
                <w:szCs w:val="18"/>
              </w:rPr>
              <w:t>3</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51792230" w:rsidR="00E1478F" w:rsidRPr="002E01AC" w:rsidRDefault="002564ED" w:rsidP="002E01AC">
            <w:pPr>
              <w:spacing w:after="0" w:line="240" w:lineRule="auto"/>
              <w:contextualSpacing/>
              <w:rPr>
                <w:sz w:val="18"/>
                <w:szCs w:val="18"/>
              </w:rPr>
            </w:pPr>
            <w:r w:rsidRPr="002E01AC">
              <w:rPr>
                <w:sz w:val="18"/>
                <w:szCs w:val="18"/>
              </w:rPr>
              <w:t>2</w:t>
            </w:r>
            <w:r>
              <w:rPr>
                <w:sz w:val="18"/>
                <w:szCs w:val="18"/>
              </w:rPr>
              <w:t>7</w:t>
            </w:r>
            <w:r w:rsidR="00E1478F" w:rsidRPr="002E01AC">
              <w:rPr>
                <w:sz w:val="18"/>
                <w:szCs w:val="18"/>
              </w:rPr>
              <w:t>.</w:t>
            </w:r>
            <w:r>
              <w:rPr>
                <w:sz w:val="18"/>
                <w:szCs w:val="18"/>
              </w:rPr>
              <w:t>3</w:t>
            </w:r>
            <w:r w:rsidRPr="002E01AC">
              <w:rPr>
                <w:sz w:val="18"/>
                <w:szCs w:val="18"/>
              </w:rPr>
              <w:t xml:space="preserve"> </w:t>
            </w:r>
            <w:r w:rsidR="00E1478F" w:rsidRPr="002E01AC">
              <w:rPr>
                <w:sz w:val="18"/>
                <w:szCs w:val="18"/>
              </w:rPr>
              <w:t>(</w:t>
            </w:r>
            <w:r w:rsidR="00110463">
              <w:rPr>
                <w:sz w:val="18"/>
                <w:szCs w:val="18"/>
              </w:rPr>
              <w:t>7</w:t>
            </w:r>
            <w:r w:rsidR="00E1478F" w:rsidRPr="002E01AC">
              <w:rPr>
                <w:sz w:val="18"/>
                <w:szCs w:val="18"/>
              </w:rPr>
              <w:t>.</w:t>
            </w:r>
            <w:r w:rsidR="00110463">
              <w:rPr>
                <w:sz w:val="18"/>
                <w:szCs w:val="18"/>
              </w:rPr>
              <w:t>7</w:t>
            </w:r>
            <w:r w:rsidR="00E1478F" w:rsidRPr="002E01AC">
              <w:rPr>
                <w:sz w:val="18"/>
                <w:szCs w:val="18"/>
              </w:rPr>
              <w:t>–</w:t>
            </w:r>
            <w:r w:rsidR="00844811" w:rsidRPr="002E01AC">
              <w:rPr>
                <w:sz w:val="18"/>
                <w:szCs w:val="18"/>
              </w:rPr>
              <w:t>4</w:t>
            </w:r>
            <w:r w:rsidR="00844811">
              <w:rPr>
                <w:sz w:val="18"/>
                <w:szCs w:val="18"/>
              </w:rPr>
              <w:t>1</w:t>
            </w:r>
            <w:r w:rsidR="00E1478F" w:rsidRPr="002E01AC">
              <w:rPr>
                <w:sz w:val="18"/>
                <w:szCs w:val="18"/>
              </w:rPr>
              <w:t>.</w:t>
            </w:r>
            <w:r w:rsidR="00844811">
              <w:rPr>
                <w:sz w:val="18"/>
                <w:szCs w:val="18"/>
              </w:rPr>
              <w:t>7</w:t>
            </w:r>
            <w:r w:rsidR="00E1478F"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E87CE5B" w:rsidR="00E1478F" w:rsidRPr="002E01AC" w:rsidRDefault="00E1478F" w:rsidP="002E01AC">
            <w:pPr>
              <w:spacing w:after="0" w:line="240" w:lineRule="auto"/>
              <w:ind w:left="170"/>
              <w:contextualSpacing/>
              <w:rPr>
                <w:sz w:val="18"/>
                <w:szCs w:val="18"/>
              </w:rPr>
            </w:pPr>
            <w:r w:rsidRPr="00BE0814">
              <w:rPr>
                <w:color w:val="000000"/>
                <w:sz w:val="18"/>
                <w:szCs w:val="18"/>
              </w:rPr>
              <w:t>16.</w:t>
            </w:r>
            <w:r w:rsidR="006440C9">
              <w:rPr>
                <w:color w:val="000000"/>
                <w:sz w:val="18"/>
                <w:szCs w:val="18"/>
              </w:rPr>
              <w:t xml:space="preserve">9 </w:t>
            </w:r>
            <w:r w:rsidR="00EA2450">
              <w:rPr>
                <w:color w:val="000000"/>
                <w:sz w:val="18"/>
                <w:szCs w:val="18"/>
              </w:rPr>
              <w:t>(6.5)</w:t>
            </w:r>
            <w:r w:rsidR="00CD7D54">
              <w:rPr>
                <w:color w:val="000000"/>
                <w:sz w:val="18"/>
                <w:szCs w:val="18"/>
              </w:rPr>
              <w:t xml:space="preserve"> [8]</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B04414B" w:rsidR="00E1478F" w:rsidRPr="002E01AC" w:rsidRDefault="00E1478F" w:rsidP="002E01AC">
            <w:pPr>
              <w:spacing w:after="0" w:line="240" w:lineRule="auto"/>
              <w:contextualSpacing/>
              <w:rPr>
                <w:sz w:val="18"/>
                <w:szCs w:val="18"/>
              </w:rPr>
            </w:pPr>
            <w:r w:rsidRPr="002E01AC">
              <w:rPr>
                <w:sz w:val="18"/>
                <w:szCs w:val="18"/>
              </w:rPr>
              <w:t>16.7 (14.6–19.</w:t>
            </w:r>
            <w:r w:rsidR="00237AEB">
              <w:rPr>
                <w:sz w:val="18"/>
                <w:szCs w:val="18"/>
              </w:rPr>
              <w:t>2</w:t>
            </w:r>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6A643D27" w:rsidR="00E1478F" w:rsidRPr="002E01AC" w:rsidRDefault="00E1478F" w:rsidP="002E01AC">
            <w:pPr>
              <w:spacing w:after="0" w:line="240" w:lineRule="auto"/>
              <w:contextualSpacing/>
              <w:rPr>
                <w:sz w:val="18"/>
                <w:szCs w:val="18"/>
              </w:rPr>
            </w:pPr>
            <w:r w:rsidRPr="002E01AC">
              <w:rPr>
                <w:sz w:val="18"/>
                <w:szCs w:val="18"/>
              </w:rPr>
              <w:t>16.</w:t>
            </w:r>
            <w:r w:rsidR="00283012">
              <w:rPr>
                <w:sz w:val="18"/>
                <w:szCs w:val="18"/>
              </w:rPr>
              <w:t>6</w:t>
            </w:r>
            <w:r w:rsidR="00283012" w:rsidRPr="002E01AC">
              <w:rPr>
                <w:sz w:val="18"/>
                <w:szCs w:val="18"/>
              </w:rPr>
              <w:t xml:space="preserve"> </w:t>
            </w:r>
            <w:r w:rsidRPr="002E01AC">
              <w:rPr>
                <w:sz w:val="18"/>
                <w:szCs w:val="18"/>
              </w:rPr>
              <w:t>(14.4–18.</w:t>
            </w:r>
            <w:r w:rsidR="00E736F8">
              <w:rPr>
                <w:sz w:val="18"/>
                <w:szCs w:val="18"/>
              </w:rPr>
              <w:t>9</w:t>
            </w:r>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proofErr w:type="spellStart"/>
      <w:r w:rsidR="00CF7E36" w:rsidRPr="00DC46F5">
        <w:rPr>
          <w:sz w:val="18"/>
          <w:szCs w:val="18"/>
        </w:rPr>
        <w:t>CL</w:t>
      </w:r>
      <w:r w:rsidR="00CF7E36">
        <w:rPr>
          <w:sz w:val="18"/>
          <w:szCs w:val="18"/>
          <w:vertAlign w:val="subscript"/>
        </w:rPr>
        <w:t>off</w:t>
      </w:r>
      <w:proofErr w:type="spellEnd"/>
      <w:r w:rsidRPr="00DC46F5">
        <w:rPr>
          <w:sz w:val="18"/>
          <w:szCs w:val="18"/>
          <w:vertAlign w:val="subscript"/>
        </w:rPr>
        <w:t>-CRRT</w:t>
      </w:r>
      <w:r w:rsidRPr="00DC46F5">
        <w:rPr>
          <w:sz w:val="18"/>
          <w:szCs w:val="18"/>
        </w:rPr>
        <w:t xml:space="preserve">, clearance when patients were not on CRRT;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w:t>
      </w:r>
      <w:proofErr w:type="spellStart"/>
      <w:r w:rsidRPr="00DC46F5">
        <w:rPr>
          <w:sz w:val="18"/>
          <w:szCs w:val="18"/>
        </w:rPr>
        <w:t>V</w:t>
      </w:r>
      <w:r w:rsidR="003522FA" w:rsidRPr="003522FA">
        <w:rPr>
          <w:sz w:val="18"/>
          <w:szCs w:val="18"/>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 xml:space="preserve">Fluconazole dosing strategy with minimally 90% probability of target attainment in </w:t>
      </w:r>
      <w:commentRangeStart w:id="673"/>
      <w:commentRangeStart w:id="674"/>
      <w:r w:rsidR="00125C5F" w:rsidRPr="00125C5F">
        <w:t>ICU patients</w:t>
      </w:r>
      <w:commentRangeEnd w:id="673"/>
      <w:r w:rsidR="0056614B">
        <w:rPr>
          <w:rStyle w:val="CommentReference"/>
        </w:rPr>
        <w:commentReference w:id="673"/>
      </w:r>
      <w:commentRangeEnd w:id="674"/>
      <w:r w:rsidR="00554C8A">
        <w:rPr>
          <w:rStyle w:val="CommentReference"/>
        </w:rPr>
        <w:commentReference w:id="674"/>
      </w:r>
      <w:r w:rsidR="00125C5F" w:rsidRPr="00125C5F">
        <w:t>.</w:t>
      </w:r>
    </w:p>
    <w:tbl>
      <w:tblPr>
        <w:tblStyle w:val="TableGrid"/>
        <w:tblW w:w="0" w:type="auto"/>
        <w:tblLook w:val="04A0" w:firstRow="1" w:lastRow="0" w:firstColumn="1" w:lastColumn="0" w:noHBand="0" w:noVBand="1"/>
      </w:tblPr>
      <w:tblGrid>
        <w:gridCol w:w="2263"/>
        <w:gridCol w:w="2671"/>
        <w:gridCol w:w="2672"/>
        <w:gridCol w:w="2672"/>
        <w:gridCol w:w="2672"/>
      </w:tblGrid>
      <w:tr w:rsidR="00B257DD" w14:paraId="3FDFFF5B" w14:textId="77777777" w:rsidTr="00BA7DD3">
        <w:tc>
          <w:tcPr>
            <w:tcW w:w="2263" w:type="dxa"/>
            <w:vMerge w:val="restart"/>
            <w:vAlign w:val="center"/>
          </w:tcPr>
          <w:p w14:paraId="24FC66C3" w14:textId="77777777" w:rsidR="00B257DD" w:rsidRPr="00E13681" w:rsidRDefault="00B257DD" w:rsidP="007911FE">
            <w:pPr>
              <w:spacing w:after="0"/>
              <w:ind w:left="170"/>
              <w:rPr>
                <w:sz w:val="18"/>
                <w:szCs w:val="18"/>
              </w:rPr>
            </w:pPr>
            <w:r w:rsidRPr="00E13681">
              <w:rPr>
                <w:sz w:val="18"/>
                <w:szCs w:val="18"/>
              </w:rPr>
              <w:t xml:space="preserve">Body weight </w:t>
            </w:r>
          </w:p>
        </w:tc>
        <w:tc>
          <w:tcPr>
            <w:tcW w:w="5343" w:type="dxa"/>
            <w:gridSpan w:val="2"/>
            <w:vAlign w:val="center"/>
          </w:tcPr>
          <w:p w14:paraId="01FF081B" w14:textId="77777777" w:rsidR="00B257DD" w:rsidRPr="00E13681" w:rsidRDefault="00B257DD" w:rsidP="007911FE">
            <w:pPr>
              <w:spacing w:after="0"/>
              <w:ind w:left="170"/>
              <w:rPr>
                <w:sz w:val="18"/>
                <w:szCs w:val="18"/>
              </w:rPr>
            </w:pPr>
            <w:r w:rsidRPr="00E13681">
              <w:rPr>
                <w:sz w:val="18"/>
                <w:szCs w:val="18"/>
              </w:rPr>
              <w:t>No CRRT</w:t>
            </w:r>
          </w:p>
        </w:tc>
        <w:tc>
          <w:tcPr>
            <w:tcW w:w="5344" w:type="dxa"/>
            <w:gridSpan w:val="2"/>
            <w:vAlign w:val="center"/>
          </w:tcPr>
          <w:p w14:paraId="2FE6AF4E" w14:textId="77777777" w:rsidR="00B257DD" w:rsidRPr="00E13681" w:rsidRDefault="00B257DD" w:rsidP="007911FE">
            <w:pPr>
              <w:spacing w:after="0"/>
              <w:ind w:left="170"/>
              <w:rPr>
                <w:sz w:val="18"/>
                <w:szCs w:val="18"/>
              </w:rPr>
            </w:pPr>
            <w:r w:rsidRPr="00E13681">
              <w:rPr>
                <w:sz w:val="18"/>
                <w:szCs w:val="18"/>
              </w:rPr>
              <w:t>CRRT</w:t>
            </w:r>
          </w:p>
        </w:tc>
      </w:tr>
      <w:tr w:rsidR="00B257DD" w14:paraId="460418A3" w14:textId="77777777" w:rsidTr="00BA7DD3">
        <w:tc>
          <w:tcPr>
            <w:tcW w:w="2263" w:type="dxa"/>
            <w:vMerge/>
          </w:tcPr>
          <w:p w14:paraId="0F54237F" w14:textId="77777777" w:rsidR="00B257DD" w:rsidRPr="00E13681" w:rsidRDefault="00B257DD" w:rsidP="00F13F82">
            <w:pPr>
              <w:spacing w:after="0"/>
              <w:ind w:left="170"/>
              <w:rPr>
                <w:sz w:val="18"/>
                <w:szCs w:val="18"/>
              </w:rPr>
            </w:pPr>
          </w:p>
        </w:tc>
        <w:tc>
          <w:tcPr>
            <w:tcW w:w="2671" w:type="dxa"/>
            <w:vAlign w:val="center"/>
          </w:tcPr>
          <w:p w14:paraId="29E28605" w14:textId="77777777" w:rsidR="00B257DD" w:rsidRPr="00E13681" w:rsidRDefault="00B257DD" w:rsidP="007911FE">
            <w:pPr>
              <w:spacing w:after="0"/>
              <w:ind w:left="170"/>
              <w:rPr>
                <w:sz w:val="18"/>
                <w:szCs w:val="18"/>
              </w:rPr>
            </w:pPr>
            <w:r w:rsidRPr="00E13681">
              <w:rPr>
                <w:sz w:val="18"/>
                <w:szCs w:val="18"/>
              </w:rPr>
              <w:t>Loading dose</w:t>
            </w:r>
          </w:p>
          <w:p w14:paraId="723C4135"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0C9E94D4" w14:textId="77777777" w:rsidR="00B257DD" w:rsidRPr="00E13681" w:rsidRDefault="00B257DD" w:rsidP="007911FE">
            <w:pPr>
              <w:spacing w:after="0"/>
              <w:ind w:left="170"/>
              <w:rPr>
                <w:sz w:val="18"/>
                <w:szCs w:val="18"/>
              </w:rPr>
            </w:pPr>
            <w:r w:rsidRPr="00E13681">
              <w:rPr>
                <w:sz w:val="18"/>
                <w:szCs w:val="18"/>
              </w:rPr>
              <w:t>Maintenance dose</w:t>
            </w:r>
          </w:p>
          <w:p w14:paraId="3AC0452F" w14:textId="77777777" w:rsidR="00B257DD" w:rsidRPr="00E13681" w:rsidRDefault="00B257DD" w:rsidP="007911FE">
            <w:pPr>
              <w:spacing w:after="0"/>
              <w:ind w:left="170"/>
              <w:rPr>
                <w:sz w:val="18"/>
                <w:szCs w:val="18"/>
              </w:rPr>
            </w:pPr>
            <w:r w:rsidRPr="00E13681">
              <w:rPr>
                <w:sz w:val="18"/>
                <w:szCs w:val="18"/>
              </w:rPr>
              <w:t>(from day 2)</w:t>
            </w:r>
          </w:p>
        </w:tc>
        <w:tc>
          <w:tcPr>
            <w:tcW w:w="2672" w:type="dxa"/>
            <w:vAlign w:val="center"/>
          </w:tcPr>
          <w:p w14:paraId="7D2AF071" w14:textId="77777777" w:rsidR="00B257DD" w:rsidRPr="00E13681" w:rsidRDefault="00B257DD" w:rsidP="007911FE">
            <w:pPr>
              <w:spacing w:after="0"/>
              <w:ind w:left="170"/>
              <w:rPr>
                <w:sz w:val="18"/>
                <w:szCs w:val="18"/>
              </w:rPr>
            </w:pPr>
            <w:r w:rsidRPr="00E13681">
              <w:rPr>
                <w:sz w:val="18"/>
                <w:szCs w:val="18"/>
              </w:rPr>
              <w:t>Loading dose</w:t>
            </w:r>
          </w:p>
          <w:p w14:paraId="73570D1E"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6D9F31A8" w14:textId="77777777" w:rsidR="00B257DD" w:rsidRPr="00E13681" w:rsidRDefault="00B257DD" w:rsidP="007911FE">
            <w:pPr>
              <w:spacing w:after="0"/>
              <w:ind w:left="170"/>
              <w:rPr>
                <w:sz w:val="18"/>
                <w:szCs w:val="18"/>
              </w:rPr>
            </w:pPr>
            <w:r w:rsidRPr="00E13681">
              <w:rPr>
                <w:sz w:val="18"/>
                <w:szCs w:val="18"/>
              </w:rPr>
              <w:t>Maintenance dose</w:t>
            </w:r>
          </w:p>
          <w:p w14:paraId="0F40DA51" w14:textId="77777777" w:rsidR="00B257DD" w:rsidRPr="00E13681" w:rsidRDefault="00B257DD" w:rsidP="007911FE">
            <w:pPr>
              <w:spacing w:after="0"/>
              <w:ind w:left="170"/>
              <w:rPr>
                <w:sz w:val="18"/>
                <w:szCs w:val="18"/>
              </w:rPr>
            </w:pPr>
            <w:r w:rsidRPr="00E13681">
              <w:rPr>
                <w:sz w:val="18"/>
                <w:szCs w:val="18"/>
              </w:rPr>
              <w:t>(from day 2)</w:t>
            </w:r>
          </w:p>
        </w:tc>
      </w:tr>
      <w:tr w:rsidR="00B257DD" w14:paraId="747C373D" w14:textId="77777777" w:rsidTr="00BA7DD3">
        <w:tc>
          <w:tcPr>
            <w:tcW w:w="2263" w:type="dxa"/>
            <w:vAlign w:val="center"/>
          </w:tcPr>
          <w:p w14:paraId="2631FC6F" w14:textId="228AEA72" w:rsidR="00B257DD" w:rsidRPr="00E13681" w:rsidRDefault="00B257DD" w:rsidP="007911FE">
            <w:pPr>
              <w:spacing w:after="0"/>
              <w:ind w:left="170"/>
              <w:rPr>
                <w:sz w:val="18"/>
                <w:szCs w:val="18"/>
              </w:rPr>
            </w:pPr>
            <w:r w:rsidRPr="00E13681">
              <w:rPr>
                <w:sz w:val="18"/>
                <w:szCs w:val="18"/>
              </w:rPr>
              <w:t>30</w:t>
            </w:r>
            <w:r w:rsidR="005E768B">
              <w:rPr>
                <w:sz w:val="18"/>
                <w:szCs w:val="18"/>
              </w:rPr>
              <w:t>.0</w:t>
            </w:r>
            <w:r w:rsidRPr="00E13681">
              <w:rPr>
                <w:sz w:val="18"/>
                <w:szCs w:val="18"/>
              </w:rPr>
              <w:t xml:space="preserve"> kg </w:t>
            </w:r>
            <w:r w:rsidR="00833FED">
              <w:rPr>
                <w:sz w:val="18"/>
                <w:szCs w:val="18"/>
              </w:rPr>
              <w:t>–</w:t>
            </w:r>
            <w:r w:rsidRPr="00E13681">
              <w:rPr>
                <w:sz w:val="18"/>
                <w:szCs w:val="18"/>
              </w:rPr>
              <w:t xml:space="preserve"> </w:t>
            </w:r>
            <w:r w:rsidR="001363B3" w:rsidRPr="00E13681">
              <w:rPr>
                <w:sz w:val="18"/>
                <w:szCs w:val="18"/>
              </w:rPr>
              <w:t>60</w:t>
            </w:r>
            <w:r w:rsidR="00833FED">
              <w:rPr>
                <w:sz w:val="18"/>
                <w:szCs w:val="18"/>
              </w:rPr>
              <w:t>.0</w:t>
            </w:r>
            <w:r w:rsidRPr="00E13681">
              <w:rPr>
                <w:sz w:val="18"/>
                <w:szCs w:val="18"/>
              </w:rPr>
              <w:t xml:space="preserve"> kg</w:t>
            </w:r>
          </w:p>
        </w:tc>
        <w:tc>
          <w:tcPr>
            <w:tcW w:w="2671" w:type="dxa"/>
            <w:vAlign w:val="center"/>
          </w:tcPr>
          <w:p w14:paraId="66ADF248" w14:textId="77777777" w:rsidR="00B257DD" w:rsidRPr="00E13681" w:rsidRDefault="00B257DD" w:rsidP="007911FE">
            <w:pPr>
              <w:spacing w:after="0"/>
              <w:ind w:left="170"/>
              <w:rPr>
                <w:sz w:val="18"/>
                <w:szCs w:val="18"/>
              </w:rPr>
            </w:pPr>
            <w:r w:rsidRPr="00E13681">
              <w:rPr>
                <w:sz w:val="18"/>
                <w:szCs w:val="18"/>
              </w:rPr>
              <w:t>800 mg q24h</w:t>
            </w:r>
          </w:p>
        </w:tc>
        <w:tc>
          <w:tcPr>
            <w:tcW w:w="2672" w:type="dxa"/>
            <w:vMerge w:val="restart"/>
            <w:vAlign w:val="center"/>
          </w:tcPr>
          <w:p w14:paraId="3A34AAB2" w14:textId="77777777" w:rsidR="00B257DD" w:rsidRPr="00E13681" w:rsidRDefault="00B257DD" w:rsidP="007911FE">
            <w:pPr>
              <w:spacing w:after="0"/>
              <w:ind w:left="170"/>
              <w:rPr>
                <w:sz w:val="18"/>
                <w:szCs w:val="18"/>
              </w:rPr>
            </w:pPr>
            <w:r w:rsidRPr="00E13681">
              <w:rPr>
                <w:sz w:val="18"/>
                <w:szCs w:val="18"/>
              </w:rPr>
              <w:t>400 mg q24h</w:t>
            </w:r>
          </w:p>
        </w:tc>
        <w:tc>
          <w:tcPr>
            <w:tcW w:w="2672" w:type="dxa"/>
            <w:vAlign w:val="center"/>
          </w:tcPr>
          <w:p w14:paraId="11852FC8"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val="restart"/>
            <w:vAlign w:val="center"/>
          </w:tcPr>
          <w:p w14:paraId="3D86B937" w14:textId="77777777" w:rsidR="00B257DD" w:rsidRPr="00E13681" w:rsidRDefault="00B257DD" w:rsidP="007911FE">
            <w:pPr>
              <w:spacing w:after="0"/>
              <w:ind w:left="170"/>
              <w:rPr>
                <w:sz w:val="18"/>
                <w:szCs w:val="18"/>
              </w:rPr>
            </w:pPr>
            <w:r w:rsidRPr="00E13681">
              <w:rPr>
                <w:sz w:val="18"/>
                <w:szCs w:val="18"/>
              </w:rPr>
              <w:t>800 mg q24h</w:t>
            </w:r>
          </w:p>
        </w:tc>
      </w:tr>
      <w:tr w:rsidR="00B257DD" w14:paraId="3DF17ECA" w14:textId="77777777" w:rsidTr="00BA7DD3">
        <w:tc>
          <w:tcPr>
            <w:tcW w:w="2263" w:type="dxa"/>
            <w:vAlign w:val="center"/>
          </w:tcPr>
          <w:p w14:paraId="5C600B35" w14:textId="44E837FA" w:rsidR="00B257DD" w:rsidRPr="00E13681" w:rsidRDefault="00B257DD" w:rsidP="007911FE">
            <w:pPr>
              <w:spacing w:after="0"/>
              <w:ind w:left="170"/>
              <w:rPr>
                <w:sz w:val="18"/>
                <w:szCs w:val="18"/>
              </w:rPr>
            </w:pPr>
            <w:r w:rsidRPr="00E13681">
              <w:rPr>
                <w:sz w:val="18"/>
                <w:szCs w:val="18"/>
              </w:rPr>
              <w:t>6</w:t>
            </w:r>
            <w:r w:rsidR="00A97994">
              <w:rPr>
                <w:sz w:val="18"/>
                <w:szCs w:val="18"/>
              </w:rPr>
              <w:t>0.</w:t>
            </w:r>
            <w:r w:rsidR="00CA0E24" w:rsidRPr="00E13681">
              <w:rPr>
                <w:sz w:val="18"/>
                <w:szCs w:val="18"/>
              </w:rPr>
              <w:t>1</w:t>
            </w:r>
            <w:r w:rsidRPr="00E13681">
              <w:rPr>
                <w:sz w:val="18"/>
                <w:szCs w:val="18"/>
              </w:rPr>
              <w:t xml:space="preserve"> kg – </w:t>
            </w:r>
            <w:r w:rsidR="00CA0E24" w:rsidRPr="00E13681">
              <w:rPr>
                <w:sz w:val="18"/>
                <w:szCs w:val="18"/>
              </w:rPr>
              <w:t>80</w:t>
            </w:r>
            <w:r w:rsidR="00D61368">
              <w:rPr>
                <w:sz w:val="18"/>
                <w:szCs w:val="18"/>
              </w:rPr>
              <w:t>.0</w:t>
            </w:r>
            <w:r w:rsidRPr="00E13681">
              <w:rPr>
                <w:sz w:val="18"/>
                <w:szCs w:val="18"/>
              </w:rPr>
              <w:t xml:space="preserve"> kg</w:t>
            </w:r>
          </w:p>
        </w:tc>
        <w:tc>
          <w:tcPr>
            <w:tcW w:w="2671" w:type="dxa"/>
            <w:vAlign w:val="center"/>
          </w:tcPr>
          <w:p w14:paraId="6B9AC765"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tcPr>
          <w:p w14:paraId="2BE0510C" w14:textId="77777777" w:rsidR="00B257DD" w:rsidRPr="00E13681" w:rsidRDefault="00B257DD" w:rsidP="00F13F82">
            <w:pPr>
              <w:spacing w:after="0"/>
              <w:ind w:left="170"/>
              <w:rPr>
                <w:sz w:val="18"/>
                <w:szCs w:val="18"/>
              </w:rPr>
            </w:pPr>
          </w:p>
        </w:tc>
        <w:tc>
          <w:tcPr>
            <w:tcW w:w="2672" w:type="dxa"/>
            <w:vAlign w:val="center"/>
          </w:tcPr>
          <w:p w14:paraId="57920DCD"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19286683" w14:textId="77777777" w:rsidR="00B257DD" w:rsidRPr="00E13681" w:rsidRDefault="00B257DD" w:rsidP="00F13F82">
            <w:pPr>
              <w:spacing w:after="0"/>
              <w:ind w:left="170"/>
              <w:rPr>
                <w:sz w:val="18"/>
                <w:szCs w:val="18"/>
              </w:rPr>
            </w:pPr>
          </w:p>
        </w:tc>
      </w:tr>
      <w:tr w:rsidR="00B257DD" w14:paraId="44028E42" w14:textId="77777777" w:rsidTr="00BA7DD3">
        <w:tc>
          <w:tcPr>
            <w:tcW w:w="2263" w:type="dxa"/>
            <w:vAlign w:val="center"/>
          </w:tcPr>
          <w:p w14:paraId="7499E4FF" w14:textId="25B230EC" w:rsidR="00B257DD" w:rsidRPr="00E13681" w:rsidRDefault="00040817" w:rsidP="007911FE">
            <w:pPr>
              <w:spacing w:after="0"/>
              <w:ind w:left="170"/>
              <w:rPr>
                <w:sz w:val="18"/>
                <w:szCs w:val="18"/>
              </w:rPr>
            </w:pPr>
            <w:r w:rsidRPr="00E13681">
              <w:rPr>
                <w:sz w:val="18"/>
                <w:szCs w:val="18"/>
              </w:rPr>
              <w:t>8</w:t>
            </w:r>
            <w:r>
              <w:rPr>
                <w:sz w:val="18"/>
                <w:szCs w:val="18"/>
              </w:rPr>
              <w:t>0.1</w:t>
            </w:r>
            <w:r w:rsidRPr="00E13681">
              <w:rPr>
                <w:sz w:val="18"/>
                <w:szCs w:val="18"/>
              </w:rPr>
              <w:t xml:space="preserve"> </w:t>
            </w:r>
            <w:r w:rsidR="00B257DD" w:rsidRPr="00E13681">
              <w:rPr>
                <w:sz w:val="18"/>
                <w:szCs w:val="18"/>
              </w:rPr>
              <w:t xml:space="preserve">kg – </w:t>
            </w:r>
            <w:r w:rsidR="005D5ED7" w:rsidRPr="00E13681">
              <w:rPr>
                <w:sz w:val="18"/>
                <w:szCs w:val="18"/>
              </w:rPr>
              <w:t>100</w:t>
            </w:r>
            <w:r w:rsidR="0018026C">
              <w:rPr>
                <w:sz w:val="18"/>
                <w:szCs w:val="18"/>
              </w:rPr>
              <w:t>.0</w:t>
            </w:r>
            <w:r w:rsidR="00B257DD" w:rsidRPr="00E13681">
              <w:rPr>
                <w:sz w:val="18"/>
                <w:szCs w:val="18"/>
              </w:rPr>
              <w:t xml:space="preserve"> kg</w:t>
            </w:r>
          </w:p>
        </w:tc>
        <w:tc>
          <w:tcPr>
            <w:tcW w:w="2671" w:type="dxa"/>
            <w:vAlign w:val="center"/>
          </w:tcPr>
          <w:p w14:paraId="4EF2EDC4"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58985E08" w14:textId="77777777" w:rsidR="00B257DD" w:rsidRPr="00E13681" w:rsidRDefault="00B257DD" w:rsidP="00F13F82">
            <w:pPr>
              <w:spacing w:after="0"/>
              <w:ind w:left="170"/>
              <w:rPr>
                <w:sz w:val="18"/>
                <w:szCs w:val="18"/>
              </w:rPr>
            </w:pPr>
          </w:p>
        </w:tc>
        <w:tc>
          <w:tcPr>
            <w:tcW w:w="2672" w:type="dxa"/>
            <w:vAlign w:val="center"/>
          </w:tcPr>
          <w:p w14:paraId="685C2CF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33364505" w14:textId="77777777" w:rsidR="00B257DD" w:rsidRPr="00E13681" w:rsidRDefault="00B257DD" w:rsidP="00F13F82">
            <w:pPr>
              <w:spacing w:after="0"/>
              <w:ind w:left="170"/>
              <w:rPr>
                <w:sz w:val="18"/>
                <w:szCs w:val="18"/>
              </w:rPr>
            </w:pPr>
          </w:p>
        </w:tc>
      </w:tr>
      <w:tr w:rsidR="00B257DD" w14:paraId="4C4DB81D" w14:textId="77777777" w:rsidTr="00BA7DD3">
        <w:tc>
          <w:tcPr>
            <w:tcW w:w="2263" w:type="dxa"/>
            <w:vAlign w:val="center"/>
          </w:tcPr>
          <w:p w14:paraId="311851B8" w14:textId="43302252" w:rsidR="00B257DD" w:rsidRPr="00E13681" w:rsidRDefault="00B257DD" w:rsidP="007911FE">
            <w:pPr>
              <w:spacing w:after="0"/>
              <w:ind w:left="170"/>
              <w:rPr>
                <w:sz w:val="18"/>
                <w:szCs w:val="18"/>
              </w:rPr>
            </w:pPr>
            <w:r w:rsidRPr="00E13681">
              <w:rPr>
                <w:sz w:val="18"/>
                <w:szCs w:val="18"/>
              </w:rPr>
              <w:t>10</w:t>
            </w:r>
            <w:r w:rsidR="00753384">
              <w:rPr>
                <w:sz w:val="18"/>
                <w:szCs w:val="18"/>
              </w:rPr>
              <w:t>0.</w:t>
            </w:r>
            <w:r w:rsidR="00AD7FAB" w:rsidRPr="00E13681">
              <w:rPr>
                <w:sz w:val="18"/>
                <w:szCs w:val="18"/>
              </w:rPr>
              <w:t>1</w:t>
            </w:r>
            <w:r w:rsidRPr="00E13681">
              <w:rPr>
                <w:sz w:val="18"/>
                <w:szCs w:val="18"/>
              </w:rPr>
              <w:t xml:space="preserve"> kg – 1</w:t>
            </w:r>
            <w:r w:rsidR="00AD7FAB" w:rsidRPr="00E13681">
              <w:rPr>
                <w:sz w:val="18"/>
                <w:szCs w:val="18"/>
              </w:rPr>
              <w:t>20</w:t>
            </w:r>
            <w:r w:rsidR="00753384">
              <w:rPr>
                <w:sz w:val="18"/>
                <w:szCs w:val="18"/>
              </w:rPr>
              <w:t>.0</w:t>
            </w:r>
            <w:r w:rsidRPr="00E13681">
              <w:rPr>
                <w:sz w:val="18"/>
                <w:szCs w:val="18"/>
              </w:rPr>
              <w:t xml:space="preserve"> kg</w:t>
            </w:r>
          </w:p>
        </w:tc>
        <w:tc>
          <w:tcPr>
            <w:tcW w:w="2671" w:type="dxa"/>
            <w:vAlign w:val="center"/>
          </w:tcPr>
          <w:p w14:paraId="0D03CE3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660B1408" w14:textId="77777777" w:rsidR="00B257DD" w:rsidRPr="00E13681" w:rsidRDefault="00B257DD" w:rsidP="00F13F82">
            <w:pPr>
              <w:spacing w:after="0"/>
              <w:ind w:left="170"/>
              <w:rPr>
                <w:sz w:val="18"/>
                <w:szCs w:val="18"/>
              </w:rPr>
            </w:pPr>
          </w:p>
        </w:tc>
        <w:tc>
          <w:tcPr>
            <w:tcW w:w="2672" w:type="dxa"/>
            <w:vAlign w:val="center"/>
          </w:tcPr>
          <w:p w14:paraId="520C6101"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3FF244FF" w14:textId="77777777" w:rsidR="00B257DD" w:rsidRPr="00E13681" w:rsidRDefault="00B257DD" w:rsidP="00F13F82">
            <w:pPr>
              <w:spacing w:after="0"/>
              <w:ind w:left="170"/>
              <w:rPr>
                <w:sz w:val="18"/>
                <w:szCs w:val="18"/>
              </w:rPr>
            </w:pPr>
          </w:p>
        </w:tc>
      </w:tr>
      <w:tr w:rsidR="00B257DD" w14:paraId="46107EAD" w14:textId="77777777" w:rsidTr="00BA7DD3">
        <w:tc>
          <w:tcPr>
            <w:tcW w:w="2263" w:type="dxa"/>
            <w:vAlign w:val="center"/>
          </w:tcPr>
          <w:p w14:paraId="5C9D0354" w14:textId="70640495" w:rsidR="00B257DD" w:rsidRPr="00E13681" w:rsidRDefault="00B257DD" w:rsidP="007911FE">
            <w:pPr>
              <w:spacing w:after="0"/>
              <w:ind w:left="170"/>
              <w:rPr>
                <w:sz w:val="18"/>
                <w:szCs w:val="18"/>
              </w:rPr>
            </w:pPr>
            <w:r w:rsidRPr="00E13681">
              <w:rPr>
                <w:sz w:val="18"/>
                <w:szCs w:val="18"/>
              </w:rPr>
              <w:t>12</w:t>
            </w:r>
            <w:r w:rsidR="00A2161E">
              <w:rPr>
                <w:sz w:val="18"/>
                <w:szCs w:val="18"/>
              </w:rPr>
              <w:t>0.</w:t>
            </w:r>
            <w:r w:rsidR="000F75F3" w:rsidRPr="00E13681">
              <w:rPr>
                <w:sz w:val="18"/>
                <w:szCs w:val="18"/>
              </w:rPr>
              <w:t>1</w:t>
            </w:r>
            <w:r w:rsidRPr="00E13681">
              <w:rPr>
                <w:sz w:val="18"/>
                <w:szCs w:val="18"/>
              </w:rPr>
              <w:t xml:space="preserve"> kg – </w:t>
            </w:r>
            <w:r w:rsidR="0017322D" w:rsidRPr="00E13681">
              <w:rPr>
                <w:sz w:val="18"/>
                <w:szCs w:val="18"/>
              </w:rPr>
              <w:t>1</w:t>
            </w:r>
            <w:r w:rsidR="0017322D">
              <w:rPr>
                <w:sz w:val="18"/>
                <w:szCs w:val="18"/>
              </w:rPr>
              <w:t>5</w:t>
            </w:r>
            <w:r w:rsidR="0017322D" w:rsidRPr="00E13681">
              <w:rPr>
                <w:sz w:val="18"/>
                <w:szCs w:val="18"/>
              </w:rPr>
              <w:t>0</w:t>
            </w:r>
            <w:r w:rsidR="00A2161E">
              <w:rPr>
                <w:sz w:val="18"/>
                <w:szCs w:val="18"/>
              </w:rPr>
              <w:t>.0</w:t>
            </w:r>
            <w:r w:rsidR="0017322D" w:rsidRPr="00E13681">
              <w:rPr>
                <w:sz w:val="18"/>
                <w:szCs w:val="18"/>
              </w:rPr>
              <w:t xml:space="preserve"> </w:t>
            </w:r>
            <w:r w:rsidRPr="00E13681">
              <w:rPr>
                <w:sz w:val="18"/>
                <w:szCs w:val="18"/>
              </w:rPr>
              <w:t>kg</w:t>
            </w:r>
          </w:p>
        </w:tc>
        <w:tc>
          <w:tcPr>
            <w:tcW w:w="2671" w:type="dxa"/>
            <w:vAlign w:val="center"/>
          </w:tcPr>
          <w:p w14:paraId="0E95A2B5"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1D8FB087" w14:textId="77777777" w:rsidR="00B257DD" w:rsidRPr="00E13681" w:rsidRDefault="00B257DD" w:rsidP="00F13F82">
            <w:pPr>
              <w:spacing w:after="0"/>
              <w:ind w:left="170"/>
              <w:rPr>
                <w:sz w:val="18"/>
                <w:szCs w:val="18"/>
              </w:rPr>
            </w:pPr>
          </w:p>
        </w:tc>
        <w:tc>
          <w:tcPr>
            <w:tcW w:w="2672" w:type="dxa"/>
            <w:vAlign w:val="center"/>
          </w:tcPr>
          <w:p w14:paraId="2C73FC6B" w14:textId="77777777" w:rsidR="00B257DD" w:rsidRPr="00E13681" w:rsidRDefault="00B257DD" w:rsidP="007911FE">
            <w:pPr>
              <w:spacing w:after="0"/>
              <w:ind w:left="170"/>
              <w:rPr>
                <w:sz w:val="18"/>
                <w:szCs w:val="18"/>
              </w:rPr>
            </w:pPr>
            <w:r w:rsidRPr="00E13681">
              <w:rPr>
                <w:sz w:val="18"/>
                <w:szCs w:val="18"/>
              </w:rPr>
              <w:t>1800 mg q24h</w:t>
            </w:r>
          </w:p>
        </w:tc>
        <w:tc>
          <w:tcPr>
            <w:tcW w:w="2672" w:type="dxa"/>
            <w:vMerge/>
          </w:tcPr>
          <w:p w14:paraId="78A75262" w14:textId="77777777" w:rsidR="00B257DD" w:rsidRPr="00E13681" w:rsidRDefault="00B257DD" w:rsidP="00F13F82">
            <w:pPr>
              <w:spacing w:after="0"/>
              <w:ind w:left="170"/>
              <w:rPr>
                <w:sz w:val="18"/>
                <w:szCs w:val="18"/>
              </w:rPr>
            </w:pPr>
          </w:p>
        </w:tc>
      </w:tr>
    </w:tbl>
    <w:p w14:paraId="02FE5DCC" w14:textId="5732FC89" w:rsidR="00E66019" w:rsidRDefault="009946B5" w:rsidP="00593CAA">
      <w:pPr>
        <w:sectPr w:rsidR="00E66019" w:rsidSect="001E4D5C">
          <w:pgSz w:w="16838" w:h="11906" w:orient="landscape" w:code="9"/>
          <w:pgMar w:top="1440" w:right="1440" w:bottom="1440" w:left="1440" w:header="720" w:footer="720" w:gutter="0"/>
          <w:cols w:space="720"/>
          <w:docGrid w:linePitch="360"/>
        </w:sectPr>
      </w:pPr>
      <w:r w:rsidRPr="00E13681">
        <w:rPr>
          <w:sz w:val="18"/>
          <w:szCs w:val="18"/>
        </w:rPr>
        <w:t>CRRT: continuous renal replacement therapy; q24h: every 24 hours.</w:t>
      </w:r>
    </w:p>
    <w:p w14:paraId="30731143" w14:textId="48A38009" w:rsidR="00AB1B25" w:rsidRDefault="00AB1B25" w:rsidP="00CE12B9">
      <w:pPr>
        <w:pStyle w:val="Heading1"/>
        <w:numPr>
          <w:ilvl w:val="0"/>
          <w:numId w:val="0"/>
        </w:numPr>
      </w:pPr>
      <w:r>
        <w:lastRenderedPageBreak/>
        <w:t>Figures</w:t>
      </w:r>
    </w:p>
    <w:p w14:paraId="3ACBCF1D" w14:textId="161A9464" w:rsidR="00C40B2F" w:rsidRDefault="00642C91" w:rsidP="00593CAA">
      <w:r w:rsidRPr="00E03B11">
        <w:rPr>
          <w:noProof/>
        </w:rPr>
        <w:drawing>
          <wp:inline distT="0" distB="0" distL="0" distR="0" wp14:anchorId="6D084236" wp14:editId="5632462D">
            <wp:extent cx="6534000" cy="65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a:xfrm>
                      <a:off x="0" y="0"/>
                      <a:ext cx="6534000" cy="6534000"/>
                    </a:xfrm>
                    <a:prstGeom prst="rect">
                      <a:avLst/>
                    </a:prstGeom>
                  </pic:spPr>
                </pic:pic>
              </a:graphicData>
            </a:graphic>
          </wp:inline>
        </w:drawing>
      </w:r>
    </w:p>
    <w:p w14:paraId="6199936D" w14:textId="77131DDE" w:rsidR="00C40B2F" w:rsidRDefault="00C40B2F" w:rsidP="00593CAA">
      <w:r w:rsidRPr="00A72BCD">
        <w:rPr>
          <w:b/>
          <w:bCs/>
        </w:rPr>
        <w:t>Fig</w:t>
      </w:r>
      <w:r w:rsidR="00A67769">
        <w:rPr>
          <w:b/>
          <w:bCs/>
        </w:rPr>
        <w:t>.</w:t>
      </w:r>
      <w:r w:rsidRPr="00A72BCD">
        <w:rPr>
          <w:b/>
          <w:bCs/>
        </w:rPr>
        <w:t xml:space="preserve"> </w:t>
      </w:r>
      <w:r w:rsidR="007F5861">
        <w:rPr>
          <w:b/>
          <w:bCs/>
        </w:rPr>
        <w:t>1</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proofErr w:type="spellStart"/>
      <w:r w:rsidR="005518E1" w:rsidRPr="001B3939">
        <w:t>mg</w:t>
      </w:r>
      <w:r w:rsidR="005518E1">
        <w:t>×</w:t>
      </w:r>
      <w:r w:rsidR="005518E1" w:rsidRPr="001B3939">
        <w:t>h</w:t>
      </w:r>
      <w:proofErr w:type="spellEnd"/>
      <w:r w:rsidR="005518E1" w:rsidRPr="001B3939">
        <w:t>/L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183411E2">
            <wp:extent cx="6534000" cy="65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0" y="0"/>
                      <a:ext cx="6534000" cy="6534000"/>
                    </a:xfrm>
                    <a:prstGeom prst="rect">
                      <a:avLst/>
                    </a:prstGeom>
                  </pic:spPr>
                </pic:pic>
              </a:graphicData>
            </a:graphic>
          </wp:inline>
        </w:drawing>
      </w:r>
    </w:p>
    <w:p w14:paraId="1CF97FF7" w14:textId="336DC802" w:rsidR="0034198D" w:rsidRDefault="000C6D32" w:rsidP="00593CAA">
      <w:r w:rsidRPr="00BA7DD3">
        <w:rPr>
          <w:b/>
          <w:bCs/>
        </w:rPr>
        <w:t xml:space="preserve">Fig. </w:t>
      </w:r>
      <w:r w:rsidR="006E091A">
        <w:rPr>
          <w:b/>
          <w:bCs/>
        </w:rPr>
        <w:t>2</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proofErr w:type="spellStart"/>
      <w:r w:rsidR="00A37D58" w:rsidRPr="001B3939">
        <w:t>mg</w:t>
      </w:r>
      <w:r w:rsidR="00A37D58">
        <w:t>×</w:t>
      </w:r>
      <w:r w:rsidR="00A37D58" w:rsidRPr="001B3939">
        <w:t>h</w:t>
      </w:r>
      <w:proofErr w:type="spellEnd"/>
      <w:r w:rsidR="00A37D58" w:rsidRPr="001B3939">
        <w:t>/L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p>
    <w:p w14:paraId="108B99B7" w14:textId="77777777" w:rsidR="0034198D" w:rsidRDefault="0034198D">
      <w:pPr>
        <w:spacing w:after="160" w:line="259" w:lineRule="auto"/>
        <w:jc w:val="left"/>
      </w:pPr>
      <w:r>
        <w:br w:type="page"/>
      </w:r>
    </w:p>
    <w:p w14:paraId="35FB5B4B" w14:textId="77777777" w:rsidR="0034198D" w:rsidRPr="00E03B11" w:rsidRDefault="0034198D" w:rsidP="0034198D"/>
    <w:p w14:paraId="06EA2BB5" w14:textId="561A3003" w:rsidR="0034198D" w:rsidRDefault="00DB7DE0" w:rsidP="0034198D">
      <w:r>
        <w:rPr>
          <w:noProof/>
        </w:rPr>
        <w:drawing>
          <wp:inline distT="0" distB="0" distL="0" distR="0" wp14:anchorId="45B0BC2E" wp14:editId="6B003439">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a:xfrm>
                      <a:off x="0" y="0"/>
                      <a:ext cx="6534000" cy="6534000"/>
                    </a:xfrm>
                    <a:prstGeom prst="rect">
                      <a:avLst/>
                    </a:prstGeom>
                  </pic:spPr>
                </pic:pic>
              </a:graphicData>
            </a:graphic>
          </wp:inline>
        </w:drawing>
      </w:r>
    </w:p>
    <w:p w14:paraId="3091B47F" w14:textId="77777777" w:rsidR="00686A21" w:rsidRDefault="0034198D" w:rsidP="0034198D">
      <w:r w:rsidRPr="00A72BCD">
        <w:rPr>
          <w:b/>
          <w:bCs/>
        </w:rPr>
        <w:t xml:space="preserve">Fig. </w:t>
      </w:r>
      <w:r>
        <w:rPr>
          <w:b/>
          <w:bCs/>
        </w:rPr>
        <w:t>3</w:t>
      </w:r>
      <w:r w:rsidRPr="001B3939">
        <w:t xml:space="preserve">. Probability of target attainment of </w:t>
      </w:r>
      <w:r w:rsidRPr="00A72BCD">
        <w:rPr>
          <w:i/>
          <w:iCs/>
        </w:rPr>
        <w:t>f</w:t>
      </w:r>
      <w:r w:rsidRPr="001B3939">
        <w:t>AUC</w:t>
      </w:r>
      <w:r w:rsidRPr="00A72BCD">
        <w:rPr>
          <w:vertAlign w:val="subscript"/>
        </w:rPr>
        <w:t>0-24</w:t>
      </w:r>
      <w:r w:rsidRPr="001B3939">
        <w:t xml:space="preserve"> 200</w:t>
      </w:r>
      <w:r>
        <w:t> </w:t>
      </w:r>
      <w:proofErr w:type="spellStart"/>
      <w:r w:rsidRPr="001B3939">
        <w:t>mg</w:t>
      </w:r>
      <w:r>
        <w:t>×</w:t>
      </w:r>
      <w:r w:rsidRPr="001B3939">
        <w:t>h</w:t>
      </w:r>
      <w:proofErr w:type="spellEnd"/>
      <w:r w:rsidRPr="001B3939">
        <w:t>/L</w:t>
      </w:r>
      <w:r>
        <w:t xml:space="preserve"> vs </w:t>
      </w:r>
      <w:proofErr w:type="spellStart"/>
      <w:r>
        <w:t>eGFR</w:t>
      </w:r>
      <w:r w:rsidRPr="008D08CE">
        <w:rPr>
          <w:vertAlign w:val="subscript"/>
        </w:rPr>
        <w:t>CKD</w:t>
      </w:r>
      <w:proofErr w:type="spellEnd"/>
      <w:r w:rsidRPr="008D08CE">
        <w:rPr>
          <w:vertAlign w:val="subscript"/>
        </w:rPr>
        <w:t>-EPI</w:t>
      </w:r>
      <w:r w:rsidDel="00F92D91">
        <w:t xml:space="preserve"> </w:t>
      </w:r>
      <w:r w:rsidRPr="001B3939">
        <w:t>over time</w:t>
      </w:r>
      <w:r>
        <w:t xml:space="preserve"> when not on CRRT</w:t>
      </w:r>
      <w:r w:rsidRPr="001B3939">
        <w:t xml:space="preserve">. </w:t>
      </w:r>
      <w:proofErr w:type="spellStart"/>
      <w:r>
        <w:t>eGFR</w:t>
      </w:r>
      <w:r w:rsidRPr="00494DCF">
        <w:rPr>
          <w:vertAlign w:val="subscript"/>
        </w:rPr>
        <w:t>CKD</w:t>
      </w:r>
      <w:proofErr w:type="spellEnd"/>
      <w:r w:rsidRPr="00494DCF">
        <w:rPr>
          <w:vertAlign w:val="subscript"/>
        </w:rPr>
        <w:t>-EPI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31159DE4" w14:textId="77777777" w:rsidR="00686A21" w:rsidRDefault="00686A21">
      <w:pPr>
        <w:spacing w:after="160" w:line="259" w:lineRule="auto"/>
        <w:jc w:val="left"/>
      </w:pPr>
      <w:r>
        <w:br w:type="page"/>
      </w:r>
    </w:p>
    <w:p w14:paraId="744797E9" w14:textId="77777777" w:rsidR="00686A21" w:rsidRDefault="00686A21" w:rsidP="00686A21">
      <w:r w:rsidRPr="00E03B11">
        <w:rPr>
          <w:noProof/>
        </w:rPr>
        <w:lastRenderedPageBreak/>
        <w:drawing>
          <wp:inline distT="0" distB="0" distL="0" distR="0" wp14:anchorId="6597E34F" wp14:editId="61DAAFB4">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50">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a:xfrm>
                      <a:off x="0" y="0"/>
                      <a:ext cx="6534000" cy="6534000"/>
                    </a:xfrm>
                    <a:prstGeom prst="rect">
                      <a:avLst/>
                    </a:prstGeom>
                  </pic:spPr>
                </pic:pic>
              </a:graphicData>
            </a:graphic>
          </wp:inline>
        </w:drawing>
      </w:r>
    </w:p>
    <w:p w14:paraId="799BB5BC" w14:textId="5DB80F32" w:rsidR="00373B90" w:rsidRDefault="00686A21" w:rsidP="00686A21">
      <w:r w:rsidRPr="00A72BCD">
        <w:rPr>
          <w:b/>
          <w:bCs/>
        </w:rPr>
        <w:t>Fig</w:t>
      </w:r>
      <w:r>
        <w:rPr>
          <w:b/>
          <w:bCs/>
        </w:rPr>
        <w:t>.</w:t>
      </w:r>
      <w:r w:rsidRPr="00A72BCD">
        <w:rPr>
          <w:b/>
          <w:bCs/>
        </w:rPr>
        <w:t xml:space="preserve"> </w:t>
      </w:r>
      <w:r w:rsidR="009523DE">
        <w:rPr>
          <w:b/>
          <w:bCs/>
        </w:rPr>
        <w:t>4</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C075FF">
        <w:t>4</w:t>
      </w:r>
      <w:r w:rsidRPr="001B3939">
        <w:t>00</w:t>
      </w:r>
      <w:r>
        <w:t> </w:t>
      </w:r>
      <w:proofErr w:type="spellStart"/>
      <w:r w:rsidRPr="001B3939">
        <w:t>mg</w:t>
      </w:r>
      <w:r>
        <w:t>×</w:t>
      </w:r>
      <w:r w:rsidRPr="001B3939">
        <w:t>h</w:t>
      </w:r>
      <w:proofErr w:type="spellEnd"/>
      <w:r w:rsidRPr="001B3939">
        <w:t>/L</w:t>
      </w:r>
      <w:r>
        <w:t xml:space="preserve"> vs </w:t>
      </w:r>
      <w:r w:rsidR="00847483">
        <w:t xml:space="preserve">total </w:t>
      </w:r>
      <w:r>
        <w:t>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792BEBAB" w14:textId="77777777" w:rsidR="00373B90" w:rsidRDefault="00373B90">
      <w:pPr>
        <w:spacing w:after="160" w:line="259" w:lineRule="auto"/>
        <w:jc w:val="left"/>
      </w:pPr>
      <w:r>
        <w:br w:type="page"/>
      </w:r>
    </w:p>
    <w:p w14:paraId="74F6BB4B" w14:textId="77777777" w:rsidR="00373B90" w:rsidRPr="00E03B11" w:rsidRDefault="00373B90" w:rsidP="00373B90">
      <w:r w:rsidRPr="00E03B11">
        <w:rPr>
          <w:noProof/>
        </w:rPr>
        <w:lastRenderedPageBreak/>
        <w:drawing>
          <wp:inline distT="0" distB="0" distL="0" distR="0" wp14:anchorId="0C245EAA" wp14:editId="155DD73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52">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a:xfrm>
                      <a:off x="0" y="0"/>
                      <a:ext cx="6534000" cy="6534000"/>
                    </a:xfrm>
                    <a:prstGeom prst="rect">
                      <a:avLst/>
                    </a:prstGeom>
                  </pic:spPr>
                </pic:pic>
              </a:graphicData>
            </a:graphic>
          </wp:inline>
        </w:drawing>
      </w:r>
    </w:p>
    <w:p w14:paraId="387C1AFE" w14:textId="7DF64A47" w:rsidR="00373B90" w:rsidRDefault="00373B90" w:rsidP="00373B90">
      <w:r w:rsidRPr="00BA7DD3">
        <w:rPr>
          <w:b/>
          <w:bCs/>
        </w:rPr>
        <w:t xml:space="preserve">Fig. </w:t>
      </w:r>
      <w:r w:rsidR="00C46408">
        <w:rPr>
          <w:b/>
          <w:bCs/>
        </w:rPr>
        <w:t>5</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422C2C">
        <w:t>4</w:t>
      </w:r>
      <w:r w:rsidRPr="001B3939">
        <w:t>00</w:t>
      </w:r>
      <w:r>
        <w:t> </w:t>
      </w:r>
      <w:proofErr w:type="spellStart"/>
      <w:r w:rsidRPr="001B3939">
        <w:t>mg</w:t>
      </w:r>
      <w:r>
        <w:t>×</w:t>
      </w:r>
      <w:r w:rsidRPr="001B3939">
        <w:t>h</w:t>
      </w:r>
      <w:proofErr w:type="spellEnd"/>
      <w:r w:rsidRPr="001B3939">
        <w:t>/L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5D2E8BDA" w14:textId="77777777" w:rsidR="00686A21" w:rsidRDefault="00686A21" w:rsidP="00686A21"/>
    <w:p w14:paraId="33467031" w14:textId="60C6436D" w:rsidR="00216F6C" w:rsidRDefault="00216F6C" w:rsidP="0034198D">
      <w:r>
        <w:br w:type="page"/>
      </w:r>
    </w:p>
    <w:p w14:paraId="5F56027B" w14:textId="159EC008" w:rsidR="00F76D85" w:rsidRPr="00E03B11" w:rsidRDefault="00632A7E" w:rsidP="007723C0">
      <w:r>
        <w:rPr>
          <w:noProof/>
        </w:rPr>
        <w:lastRenderedPageBreak/>
        <w:drawing>
          <wp:inline distT="0" distB="0" distL="0" distR="0" wp14:anchorId="1083E491" wp14:editId="727A83A9">
            <wp:extent cx="6534000" cy="65340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a:xfrm>
                      <a:off x="0" y="0"/>
                      <a:ext cx="6534000" cy="6534000"/>
                    </a:xfrm>
                    <a:prstGeom prst="rect">
                      <a:avLst/>
                    </a:prstGeom>
                  </pic:spPr>
                </pic:pic>
              </a:graphicData>
            </a:graphic>
          </wp:inline>
        </w:drawing>
      </w:r>
      <w:r w:rsidR="00A32FA2" w:rsidRPr="0070785F">
        <w:rPr>
          <w:b/>
          <w:bCs/>
        </w:rPr>
        <w:t xml:space="preserve">Fig. </w:t>
      </w:r>
      <w:r w:rsidR="00B204E1">
        <w:rPr>
          <w:b/>
          <w:bCs/>
        </w:rPr>
        <w:t>6</w:t>
      </w:r>
      <w:r w:rsidR="00A32FA2" w:rsidRPr="0070785F">
        <w:rPr>
          <w:b/>
          <w:bCs/>
        </w:rPr>
        <w:t>.</w:t>
      </w:r>
      <w:r w:rsidR="00A32FA2" w:rsidRPr="00A32FA2">
        <w:t xml:space="preserve"> </w:t>
      </w:r>
      <w:r w:rsidR="00FB6B5C">
        <w:t xml:space="preserve">Fluconazole total concentration over time </w:t>
      </w:r>
      <w:r w:rsidR="002D4DF0">
        <w:t xml:space="preserve">at the population level </w:t>
      </w:r>
      <w:r w:rsidR="00745486">
        <w:t>between</w:t>
      </w:r>
      <w:r w:rsidR="004700E5">
        <w:t xml:space="preserve"> standard and optimised dosing regimens. </w:t>
      </w:r>
      <w:r w:rsidR="00142CAE" w:rsidRPr="00142CAE">
        <w:t xml:space="preserve">Concentration is represented by the median line and a ribbon showing the 90% percentile range of the population. </w:t>
      </w:r>
    </w:p>
    <w:sectPr w:rsidR="00F76D85" w:rsidRPr="00E03B11" w:rsidSect="00CE12B9">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rwin Dreesen" w:date="2024-05-18T20:56:00Z" w:initials="ED">
    <w:p w14:paraId="19CF693F" w14:textId="77777777" w:rsidR="0088095F" w:rsidRDefault="0088095F" w:rsidP="0030247C">
      <w:pPr>
        <w:pStyle w:val="CommentText"/>
        <w:jc w:val="left"/>
      </w:pPr>
      <w:r>
        <w:rPr>
          <w:rStyle w:val="CommentReference"/>
        </w:rPr>
        <w:annotationRef/>
      </w:r>
      <w:r>
        <w:t>When sending it out to the co-authors, please share a tracked version including comments and your responses, as well as a clean version without any track changes and comments.</w:t>
      </w:r>
    </w:p>
  </w:comment>
  <w:comment w:id="1" w:author="My Luong Vuong" w:date="2024-05-28T15:27:00Z" w:initials="MLV">
    <w:p w14:paraId="33ADDD2E" w14:textId="77777777" w:rsidR="00EC4F25" w:rsidRDefault="00EC4F25" w:rsidP="00287FE6">
      <w:pPr>
        <w:pStyle w:val="CommentText"/>
        <w:jc w:val="left"/>
      </w:pPr>
      <w:r>
        <w:rPr>
          <w:rStyle w:val="CommentReference"/>
        </w:rPr>
        <w:annotationRef/>
      </w:r>
      <w:r>
        <w:rPr>
          <w:lang w:val="en-US"/>
        </w:rPr>
        <w:t>Will do!</w:t>
      </w:r>
    </w:p>
  </w:comment>
  <w:comment w:id="2" w:author="Microsoft Office User" w:date="2024-02-19T00:13:00Z" w:initials="MOU">
    <w:p w14:paraId="48D957E6" w14:textId="58C50D69" w:rsidR="000C514A" w:rsidRDefault="000C514A" w:rsidP="007B254F">
      <w:pPr>
        <w:jc w:val="left"/>
      </w:pPr>
      <w:r>
        <w:rPr>
          <w:rStyle w:val="CommentReference"/>
        </w:rPr>
        <w:annotationRef/>
      </w:r>
      <w:r>
        <w:rPr>
          <w:color w:val="000000"/>
          <w:sz w:val="20"/>
          <w:szCs w:val="20"/>
        </w:rPr>
        <w:t>Maybe this is local terminology, but I do prefer the traditional approach of stating that this was a population PK modelling exercise. Also, but writing it the way you have, it could be interpreted you were aiming for a weight-based strategy for fluconazole (which has been done multiple times anyway) rather than letting the modelling and simulation process decide?</w:t>
      </w:r>
    </w:p>
  </w:comment>
  <w:comment w:id="3" w:author="My Luong Vuong" w:date="2024-05-02T11:01:00Z" w:initials="MLV">
    <w:p w14:paraId="5609985D" w14:textId="77777777" w:rsidR="00CA046E" w:rsidRDefault="00CA046E" w:rsidP="00907872">
      <w:pPr>
        <w:pStyle w:val="CommentText"/>
        <w:jc w:val="left"/>
      </w:pPr>
      <w:r>
        <w:rPr>
          <w:rStyle w:val="CommentReference"/>
        </w:rPr>
        <w:annotationRef/>
      </w:r>
      <w:r>
        <w:rPr>
          <w:lang w:val="en-US"/>
        </w:rPr>
        <w:t>We have updated our title</w:t>
      </w:r>
    </w:p>
  </w:comment>
  <w:comment w:id="4" w:author="Brüggemann, Roger" w:date="2024-02-20T11:44:00Z" w:initials="BR">
    <w:p w14:paraId="4649FF2D" w14:textId="0100C357" w:rsidR="00F224C3" w:rsidRDefault="00F224C3">
      <w:pPr>
        <w:pStyle w:val="CommentText"/>
      </w:pPr>
      <w:r>
        <w:rPr>
          <w:rStyle w:val="CommentReference"/>
        </w:rPr>
        <w:annotationRef/>
      </w:r>
      <w:r>
        <w:t xml:space="preserve">The title does not match the first paragraph of the summary and scope. </w:t>
      </w:r>
    </w:p>
  </w:comment>
  <w:comment w:id="5" w:author="My Luong Vuong" w:date="2024-05-02T11:03:00Z" w:initials="MLV">
    <w:p w14:paraId="6A7C626E" w14:textId="77777777" w:rsidR="00851BDA" w:rsidRDefault="00851BDA" w:rsidP="005A573A">
      <w:pPr>
        <w:pStyle w:val="CommentText"/>
        <w:jc w:val="left"/>
      </w:pPr>
      <w:r>
        <w:rPr>
          <w:rStyle w:val="CommentReference"/>
        </w:rPr>
        <w:annotationRef/>
      </w:r>
      <w:r>
        <w:rPr>
          <w:lang w:val="en-US"/>
        </w:rPr>
        <w:t>Thank you. We have updated it.</w:t>
      </w:r>
    </w:p>
  </w:comment>
  <w:comment w:id="6" w:author="Sophie Stocker" w:date="2024-02-23T10:19:00Z" w:initials="SS">
    <w:p w14:paraId="519B45DF" w14:textId="73B5447C" w:rsidR="00AB21BB" w:rsidRDefault="00AB21BB" w:rsidP="00AB21BB">
      <w:pPr>
        <w:pStyle w:val="CommentText"/>
        <w:jc w:val="left"/>
      </w:pPr>
      <w:r>
        <w:rPr>
          <w:rStyle w:val="CommentReference"/>
        </w:rPr>
        <w:annotationRef/>
      </w:r>
      <w:r>
        <w:t>Can we please include Deborah JE Marriott as she was also the PI for our study.</w:t>
      </w:r>
    </w:p>
    <w:p w14:paraId="4CD45912" w14:textId="77777777" w:rsidR="00AB21BB" w:rsidRDefault="00AB21BB" w:rsidP="00AB21BB">
      <w:pPr>
        <w:pStyle w:val="CommentText"/>
        <w:jc w:val="left"/>
      </w:pPr>
    </w:p>
    <w:p w14:paraId="0969F84F" w14:textId="77777777" w:rsidR="00AB21BB" w:rsidRDefault="0096069D" w:rsidP="00AB21BB">
      <w:pPr>
        <w:pStyle w:val="CommentText"/>
        <w:jc w:val="left"/>
      </w:pPr>
      <w:hyperlink r:id="rId1" w:history="1">
        <w:r w:rsidR="00AB21BB" w:rsidRPr="004D5DC5">
          <w:rPr>
            <w:rStyle w:val="Hyperlink"/>
          </w:rPr>
          <w:t>dmarriott@stvincents.com.au</w:t>
        </w:r>
      </w:hyperlink>
    </w:p>
    <w:p w14:paraId="4167B056" w14:textId="77777777" w:rsidR="00AB21BB" w:rsidRDefault="00AB21BB" w:rsidP="00AB21BB">
      <w:pPr>
        <w:pStyle w:val="CommentText"/>
        <w:jc w:val="left"/>
      </w:pPr>
      <w:r>
        <w:br/>
      </w:r>
      <w:r>
        <w:rPr>
          <w:color w:val="212121"/>
          <w:highlight w:val="white"/>
        </w:rPr>
        <w:t>St Vincent's Clinical School, Faculty of Medicine, The University of New South Wales, Sydney, Australia.</w:t>
      </w:r>
      <w:r>
        <w:t xml:space="preserve"> </w:t>
      </w:r>
    </w:p>
    <w:p w14:paraId="41E4B194" w14:textId="77777777" w:rsidR="00AB21BB" w:rsidRDefault="00AB21BB" w:rsidP="00AB21BB">
      <w:pPr>
        <w:pStyle w:val="CommentText"/>
        <w:jc w:val="left"/>
      </w:pPr>
      <w:r>
        <w:br/>
      </w:r>
      <w:r>
        <w:rPr>
          <w:color w:val="212121"/>
          <w:highlight w:val="white"/>
        </w:rPr>
        <w:t>Department of Clinical Microbiology and Infectious Diseases, St Vincent's Hospital, Sydney, Australia.</w:t>
      </w:r>
      <w:r>
        <w:t xml:space="preserve"> </w:t>
      </w:r>
    </w:p>
  </w:comment>
  <w:comment w:id="7" w:author="My Luong Vuong" w:date="2024-05-02T11:05:00Z" w:initials="MLV">
    <w:p w14:paraId="2CF50B12" w14:textId="77777777" w:rsidR="001B1E07" w:rsidRDefault="00B02876" w:rsidP="00C36493">
      <w:pPr>
        <w:pStyle w:val="CommentText"/>
        <w:jc w:val="left"/>
      </w:pPr>
      <w:r>
        <w:rPr>
          <w:rStyle w:val="CommentReference"/>
        </w:rPr>
        <w:annotationRef/>
      </w:r>
      <w:r w:rsidR="001B1E07">
        <w:rPr>
          <w:color w:val="000000"/>
        </w:rPr>
        <w:t>@Erwin: what do you think? If we add her, it means we will also send her for feedback, right?</w:t>
      </w:r>
      <w:r w:rsidR="001B1E07">
        <w:rPr>
          <w:color w:val="000000"/>
        </w:rPr>
        <w:br/>
        <w:t xml:space="preserve">Speaking of which, I have never received feedback from Yves and Joost, should I remove their names? </w:t>
      </w:r>
      <w:r w:rsidR="001B1E07">
        <w:rPr>
          <w:color w:val="000000"/>
        </w:rPr>
        <w:br/>
        <w:t>Also, for the last round of feedback, I couldn't reach Raoul Bergner and Steven Buijk although I have sent them several reminders. I think you said that we should remove their names if that's the case, right?</w:t>
      </w:r>
    </w:p>
  </w:comment>
  <w:comment w:id="8" w:author="Brüggemann, Roger" w:date="2024-02-20T11:41:00Z" w:initials="BR">
    <w:p w14:paraId="747C8484" w14:textId="2977E99F" w:rsidR="00F224C3" w:rsidRDefault="00F224C3">
      <w:pPr>
        <w:pStyle w:val="CommentText"/>
      </w:pPr>
      <w:r>
        <w:rPr>
          <w:rStyle w:val="CommentReference"/>
        </w:rPr>
        <w:annotationRef/>
      </w:r>
      <w:r>
        <w:t xml:space="preserve">Continuing on the sequence of authors may I propose the following: </w:t>
      </w:r>
    </w:p>
    <w:p w14:paraId="19E23D39" w14:textId="77777777" w:rsidR="00F224C3" w:rsidRDefault="00F224C3">
      <w:pPr>
        <w:pStyle w:val="CommentText"/>
      </w:pPr>
      <w:r>
        <w:t xml:space="preserve">Those who have done the modelling work first and their supervisors last. </w:t>
      </w:r>
    </w:p>
    <w:p w14:paraId="47C031C8" w14:textId="5C22CBD7" w:rsidR="00F224C3" w:rsidRDefault="00F224C3">
      <w:pPr>
        <w:pStyle w:val="CommentText"/>
      </w:pPr>
      <w:r>
        <w:t xml:space="preserve">Next the PIs of the studies in order of the number of patients provided. Subsequently other allied investigators. I think that would be most fair distribution. Please balance the number of authors per dataset provided. </w:t>
      </w:r>
    </w:p>
  </w:comment>
  <w:comment w:id="12" w:author="Jan-Willem Alffenaar" w:date="2024-02-19T07:11:00Z" w:initials="JA">
    <w:p w14:paraId="08FB9F5E" w14:textId="77777777" w:rsidR="00C17654" w:rsidRDefault="00C17654" w:rsidP="00C17654">
      <w:pPr>
        <w:pStyle w:val="CommentText"/>
        <w:jc w:val="left"/>
      </w:pPr>
      <w:r>
        <w:rPr>
          <w:rStyle w:val="CommentReference"/>
        </w:rPr>
        <w:annotationRef/>
      </w:r>
      <w:r>
        <w:t>only when the specific isolated candida spp is susceptible otherwise voriconazole is recommended.</w:t>
      </w:r>
    </w:p>
  </w:comment>
  <w:comment w:id="13" w:author="My Luong Vuong" w:date="2024-03-20T09:50:00Z" w:initials="MLV">
    <w:p w14:paraId="59FA0CF4" w14:textId="77777777" w:rsidR="00FA61B0" w:rsidRDefault="00FA61B0" w:rsidP="00CB6604">
      <w:pPr>
        <w:pStyle w:val="CommentText"/>
        <w:jc w:val="left"/>
      </w:pPr>
      <w:r>
        <w:rPr>
          <w:rStyle w:val="CommentReference"/>
        </w:rPr>
        <w:annotationRef/>
      </w:r>
      <w:r>
        <w:rPr>
          <w:lang w:val="en-US"/>
        </w:rPr>
        <w:t>Thank you for your insight.</w:t>
      </w:r>
    </w:p>
  </w:comment>
  <w:comment w:id="10" w:author="Brüggemann, Roger" w:date="2024-02-20T11:43:00Z" w:initials="BR">
    <w:p w14:paraId="4BE042E5" w14:textId="096394D6" w:rsidR="00F224C3" w:rsidRDefault="00F224C3">
      <w:pPr>
        <w:pStyle w:val="CommentText"/>
      </w:pPr>
      <w:r>
        <w:rPr>
          <w:rStyle w:val="CommentReference"/>
        </w:rPr>
        <w:annotationRef/>
      </w:r>
      <w:r>
        <w:t xml:space="preserve">Depends on the guideline you use. Perhaps cite the most recent concept of the ECCM as well? </w:t>
      </w:r>
    </w:p>
  </w:comment>
  <w:comment w:id="11" w:author="My Luong Vuong" w:date="2024-05-02T11:12:00Z" w:initials="MLV">
    <w:p w14:paraId="2E80D983" w14:textId="77777777" w:rsidR="00187F5D" w:rsidRDefault="00187F5D" w:rsidP="00E12F2C">
      <w:pPr>
        <w:pStyle w:val="CommentText"/>
        <w:jc w:val="left"/>
      </w:pPr>
      <w:r>
        <w:rPr>
          <w:rStyle w:val="CommentReference"/>
        </w:rPr>
        <w:annotationRef/>
      </w:r>
      <w:r>
        <w:rPr>
          <w:lang w:val="en-US"/>
        </w:rPr>
        <w:t>I couldn't find the reference that you are referring to. Plus, it is not possible to cite in the abstract.</w:t>
      </w:r>
    </w:p>
  </w:comment>
  <w:comment w:id="14" w:author="Sophie Stocker" w:date="2024-02-23T10:21:00Z" w:initials="SS">
    <w:p w14:paraId="5F42CD6A" w14:textId="4A29ACC9" w:rsidR="001F7CC7" w:rsidRDefault="001F7CC7" w:rsidP="001F7CC7">
      <w:pPr>
        <w:pStyle w:val="CommentText"/>
        <w:jc w:val="left"/>
      </w:pPr>
      <w:r>
        <w:rPr>
          <w:rStyle w:val="CommentReference"/>
        </w:rPr>
        <w:annotationRef/>
      </w:r>
      <w:r>
        <w:t>Could cut if need words</w:t>
      </w:r>
    </w:p>
  </w:comment>
  <w:comment w:id="15" w:author="My Luong Vuong" w:date="2024-03-20T09:50:00Z" w:initials="MLV">
    <w:p w14:paraId="49E5B878" w14:textId="77777777" w:rsidR="00BD21C2" w:rsidRDefault="00BD21C2" w:rsidP="00032BD9">
      <w:pPr>
        <w:pStyle w:val="CommentText"/>
        <w:jc w:val="left"/>
      </w:pPr>
      <w:r>
        <w:rPr>
          <w:rStyle w:val="CommentReference"/>
        </w:rPr>
        <w:annotationRef/>
      </w:r>
      <w:r>
        <w:rPr>
          <w:lang w:val="en-US"/>
        </w:rPr>
        <w:t>Thank you</w:t>
      </w:r>
    </w:p>
  </w:comment>
  <w:comment w:id="17" w:author="Brüggemann, Roger" w:date="2024-02-20T11:45:00Z" w:initials="BR">
    <w:p w14:paraId="1A989D60" w14:textId="2832AFD2" w:rsidR="00F224C3" w:rsidRDefault="00F224C3">
      <w:pPr>
        <w:pStyle w:val="CommentText"/>
      </w:pPr>
      <w:r>
        <w:rPr>
          <w:rStyle w:val="CommentReference"/>
        </w:rPr>
        <w:annotationRef/>
      </w:r>
      <w:r>
        <w:t xml:space="preserve">But above you make it more specific with body weight and CRRT as covariates. </w:t>
      </w:r>
    </w:p>
  </w:comment>
  <w:comment w:id="18" w:author="My Luong Vuong" w:date="2024-05-02T11:17:00Z" w:initials="MLV">
    <w:p w14:paraId="1602AE08" w14:textId="77777777" w:rsidR="00A557D4" w:rsidRDefault="00A557D4" w:rsidP="00090E10">
      <w:pPr>
        <w:pStyle w:val="CommentText"/>
        <w:jc w:val="left"/>
      </w:pPr>
      <w:r>
        <w:rPr>
          <w:rStyle w:val="CommentReference"/>
        </w:rPr>
        <w:annotationRef/>
      </w:r>
      <w:r>
        <w:rPr>
          <w:lang w:val="en-US"/>
        </w:rPr>
        <w:t>We have removed that part</w:t>
      </w:r>
    </w:p>
  </w:comment>
  <w:comment w:id="19" w:author="Brüggemann, Roger" w:date="2024-02-20T11:45:00Z" w:initials="BR">
    <w:p w14:paraId="308ADEC6" w14:textId="40614502" w:rsidR="00F224C3" w:rsidRDefault="00F224C3">
      <w:pPr>
        <w:pStyle w:val="CommentText"/>
      </w:pPr>
      <w:r>
        <w:rPr>
          <w:rStyle w:val="CommentReference"/>
        </w:rPr>
        <w:annotationRef/>
      </w:r>
      <w:r>
        <w:t xml:space="preserve">We can only speculate on PK target attainment. Not on PD. </w:t>
      </w:r>
    </w:p>
  </w:comment>
  <w:comment w:id="20" w:author="My Luong Vuong" w:date="2024-05-02T11:18:00Z" w:initials="MLV">
    <w:p w14:paraId="72C39D16" w14:textId="77777777" w:rsidR="00415F24" w:rsidRDefault="00415F24" w:rsidP="00A96841">
      <w:pPr>
        <w:pStyle w:val="CommentText"/>
        <w:jc w:val="left"/>
      </w:pPr>
      <w:r>
        <w:rPr>
          <w:rStyle w:val="CommentReference"/>
        </w:rPr>
        <w:annotationRef/>
      </w:r>
      <w:r>
        <w:rPr>
          <w:color w:val="000000"/>
        </w:rPr>
        <w:t xml:space="preserve">Here we referred to the fluconazole PKPD target of AUC/MIC </w:t>
      </w:r>
      <w:r>
        <w:t>≥</w:t>
      </w:r>
      <w:r>
        <w:rPr>
          <w:color w:val="000000"/>
        </w:rPr>
        <w:t xml:space="preserve">100. </w:t>
      </w:r>
    </w:p>
  </w:comment>
  <w:comment w:id="23" w:author="Microsoft Office User" w:date="2024-02-19T00:18:00Z" w:initials="MOU">
    <w:p w14:paraId="4B603BFE" w14:textId="5997A545" w:rsidR="0055152B" w:rsidRDefault="0055152B" w:rsidP="001106A2">
      <w:pPr>
        <w:jc w:val="left"/>
      </w:pPr>
      <w:r>
        <w:rPr>
          <w:rStyle w:val="CommentReference"/>
        </w:rPr>
        <w:annotationRef/>
      </w:r>
      <w:r>
        <w:rPr>
          <w:color w:val="000000"/>
          <w:sz w:val="20"/>
          <w:szCs w:val="20"/>
        </w:rPr>
        <w:t>It’s not really a traditional IPDMA because these were gathered for modelling purposes not for a traditional meta-analysis. Therefore, why not call a IPDPKMA or something similar?</w:t>
      </w:r>
    </w:p>
  </w:comment>
  <w:comment w:id="21" w:author="Brüggemann, Roger" w:date="2024-02-20T11:46:00Z" w:initials="BR">
    <w:p w14:paraId="3571E63A" w14:textId="151E8731" w:rsidR="00F224C3" w:rsidRDefault="00F224C3">
      <w:pPr>
        <w:pStyle w:val="CommentText"/>
      </w:pPr>
      <w:r>
        <w:rPr>
          <w:rStyle w:val="CommentReference"/>
        </w:rPr>
        <w:annotationRef/>
      </w:r>
      <w:r>
        <w:t xml:space="preserve">Why not just use the term pop-PK model? </w:t>
      </w:r>
    </w:p>
  </w:comment>
  <w:comment w:id="22" w:author="My Luong Vuong" w:date="2024-05-02T11:20:00Z" w:initials="MLV">
    <w:p w14:paraId="3A9D42ED" w14:textId="77777777" w:rsidR="00BC5F9C" w:rsidRDefault="00BC5F9C" w:rsidP="0094105A">
      <w:pPr>
        <w:pStyle w:val="CommentText"/>
        <w:jc w:val="left"/>
      </w:pPr>
      <w:r>
        <w:rPr>
          <w:rStyle w:val="CommentReference"/>
        </w:rPr>
        <w:annotationRef/>
      </w:r>
      <w:r>
        <w:rPr>
          <w:color w:val="000000"/>
        </w:rPr>
        <w:t>We wanted to show that our pop-PK model was built from an IPDMA study.</w:t>
      </w:r>
    </w:p>
  </w:comment>
  <w:comment w:id="24" w:author="Microsoft Office User" w:date="2024-02-19T00:16:00Z" w:initials="MOU">
    <w:p w14:paraId="2EE72C17" w14:textId="778DC077" w:rsidR="000C514A" w:rsidRDefault="000C514A" w:rsidP="000B343E">
      <w:pPr>
        <w:jc w:val="left"/>
      </w:pPr>
      <w:r>
        <w:rPr>
          <w:rStyle w:val="CommentReference"/>
        </w:rPr>
        <w:annotationRef/>
      </w:r>
      <w:r>
        <w:rPr>
          <w:color w:val="000000"/>
          <w:sz w:val="20"/>
          <w:szCs w:val="20"/>
        </w:rPr>
        <w:t>I don’t think this term is accurate? The data we provided was not TDM, it was from specific PK sample collections?</w:t>
      </w:r>
    </w:p>
  </w:comment>
  <w:comment w:id="25" w:author="Jan-Willem Alffenaar" w:date="2024-02-19T07:14:00Z" w:initials="JA">
    <w:p w14:paraId="099C6591" w14:textId="77777777" w:rsidR="00D02834" w:rsidRDefault="00D02834" w:rsidP="00D02834">
      <w:pPr>
        <w:pStyle w:val="CommentText"/>
        <w:jc w:val="left"/>
      </w:pPr>
      <w:r>
        <w:rPr>
          <w:rStyle w:val="CommentReference"/>
        </w:rPr>
        <w:annotationRef/>
      </w:r>
      <w:r>
        <w:t>agree, at least for our study Boobstra et al we collect and archived leftovers for analysis later</w:t>
      </w:r>
    </w:p>
  </w:comment>
  <w:comment w:id="26" w:author="My Luong Vuong" w:date="2024-05-02T11:20:00Z" w:initials="MLV">
    <w:p w14:paraId="458869FC" w14:textId="77777777" w:rsidR="00222C11" w:rsidRDefault="00222C11" w:rsidP="00912D09">
      <w:pPr>
        <w:pStyle w:val="CommentText"/>
        <w:jc w:val="left"/>
      </w:pPr>
      <w:r>
        <w:rPr>
          <w:rStyle w:val="CommentReference"/>
        </w:rPr>
        <w:annotationRef/>
      </w:r>
      <w:r>
        <w:rPr>
          <w:lang w:val="en-US"/>
        </w:rPr>
        <w:t>Thank you. We have edited it.</w:t>
      </w:r>
    </w:p>
  </w:comment>
  <w:comment w:id="27" w:author="Brüggemann, Roger" w:date="2024-02-20T11:47:00Z" w:initials="BR">
    <w:p w14:paraId="6FE07E38" w14:textId="4ECEAA78" w:rsidR="00F224C3" w:rsidRDefault="00F224C3">
      <w:pPr>
        <w:pStyle w:val="CommentText"/>
      </w:pPr>
      <w:r>
        <w:rPr>
          <w:rStyle w:val="CommentReference"/>
        </w:rPr>
        <w:annotationRef/>
      </w:r>
      <w:r>
        <w:t xml:space="preserve">what dataset was used for simulation purposes ? </w:t>
      </w:r>
    </w:p>
  </w:comment>
  <w:comment w:id="28" w:author="My Luong Vuong" w:date="2024-05-02T11:21:00Z" w:initials="MLV">
    <w:p w14:paraId="270B2B7B" w14:textId="77777777" w:rsidR="00FF3EDB" w:rsidRDefault="00FF3EDB" w:rsidP="00652905">
      <w:pPr>
        <w:pStyle w:val="CommentText"/>
        <w:jc w:val="left"/>
      </w:pPr>
      <w:r>
        <w:rPr>
          <w:rStyle w:val="CommentReference"/>
        </w:rPr>
        <w:annotationRef/>
      </w:r>
      <w:r>
        <w:rPr>
          <w:color w:val="000000"/>
        </w:rPr>
        <w:t>We did not include it here due to word limit.</w:t>
      </w:r>
    </w:p>
  </w:comment>
  <w:comment w:id="29" w:author="Brüggemann, Roger" w:date="2024-02-20T11:46:00Z" w:initials="BR">
    <w:p w14:paraId="2BD84284" w14:textId="2C240C8B" w:rsidR="00F224C3" w:rsidRDefault="00F224C3">
      <w:pPr>
        <w:pStyle w:val="CommentText"/>
      </w:pPr>
      <w:r>
        <w:rPr>
          <w:rStyle w:val="CommentReference"/>
        </w:rPr>
        <w:annotationRef/>
      </w:r>
      <w:r>
        <w:t xml:space="preserve">I think you refer to the PK target and not the PKPD target. </w:t>
      </w:r>
    </w:p>
  </w:comment>
  <w:comment w:id="30" w:author="My Luong Vuong" w:date="2024-05-02T11:32:00Z" w:initials="MLV">
    <w:p w14:paraId="43CA65B6" w14:textId="77777777" w:rsidR="004D220C" w:rsidRDefault="004D220C" w:rsidP="008A0374">
      <w:pPr>
        <w:pStyle w:val="CommentText"/>
        <w:jc w:val="left"/>
      </w:pPr>
      <w:r>
        <w:rPr>
          <w:rStyle w:val="CommentReference"/>
        </w:rPr>
        <w:annotationRef/>
      </w:r>
      <w:r>
        <w:rPr>
          <w:color w:val="000000"/>
        </w:rPr>
        <w:t>Please refer to my previous response.</w:t>
      </w:r>
    </w:p>
  </w:comment>
  <w:comment w:id="31" w:author="Microsoft Office User" w:date="2024-02-19T00:16:00Z" w:initials="MOU">
    <w:p w14:paraId="3EEB68AC" w14:textId="4DE5ED32" w:rsidR="000C514A" w:rsidRDefault="000C514A" w:rsidP="00D368FC">
      <w:pPr>
        <w:jc w:val="left"/>
      </w:pPr>
      <w:r>
        <w:rPr>
          <w:rStyle w:val="CommentReference"/>
        </w:rPr>
        <w:annotationRef/>
      </w:r>
      <w:r>
        <w:rPr>
          <w:color w:val="000000"/>
          <w:sz w:val="20"/>
          <w:szCs w:val="20"/>
        </w:rPr>
        <w:t>Perhaps include the target?</w:t>
      </w:r>
    </w:p>
  </w:comment>
  <w:comment w:id="32" w:author="Jan-Willem Alffenaar" w:date="2024-02-19T07:14:00Z" w:initials="JA">
    <w:p w14:paraId="528ACC9A" w14:textId="77777777" w:rsidR="001F60AD" w:rsidRDefault="00D432BA" w:rsidP="001F60AD">
      <w:pPr>
        <w:pStyle w:val="CommentText"/>
        <w:jc w:val="left"/>
      </w:pPr>
      <w:r>
        <w:rPr>
          <w:rStyle w:val="CommentReference"/>
        </w:rPr>
        <w:annotationRef/>
      </w:r>
      <w:r w:rsidR="001F60AD">
        <w:br/>
      </w:r>
      <w:r w:rsidR="001F60AD">
        <w:rPr>
          <w:color w:val="000000"/>
        </w:rPr>
        <w:t xml:space="preserve">agree, be as specific as possible </w:t>
      </w:r>
    </w:p>
  </w:comment>
  <w:comment w:id="33" w:author="My Luong Vuong" w:date="2024-03-20T15:25:00Z" w:initials="MLV">
    <w:p w14:paraId="0B6AEF0B" w14:textId="77777777" w:rsidR="00E41732" w:rsidRDefault="00E41732" w:rsidP="003D3F5C">
      <w:pPr>
        <w:pStyle w:val="CommentText"/>
        <w:jc w:val="left"/>
      </w:pPr>
      <w:r>
        <w:rPr>
          <w:rStyle w:val="CommentReference"/>
        </w:rPr>
        <w:annotationRef/>
      </w:r>
      <w:r>
        <w:rPr>
          <w:lang w:val="en-US"/>
        </w:rPr>
        <w:t>Specify PKPD target</w:t>
      </w:r>
    </w:p>
  </w:comment>
  <w:comment w:id="34" w:author="Brüggemann, Roger" w:date="2024-02-20T11:47:00Z" w:initials="BR">
    <w:p w14:paraId="075F5326" w14:textId="4D7B3E40" w:rsidR="00F224C3" w:rsidRDefault="00F224C3">
      <w:pPr>
        <w:pStyle w:val="CommentText"/>
      </w:pPr>
      <w:r>
        <w:rPr>
          <w:rStyle w:val="CommentReference"/>
        </w:rPr>
        <w:annotationRef/>
      </w:r>
      <w:r>
        <w:t xml:space="preserve">Wauw. This is really a lot of missing data. </w:t>
      </w:r>
    </w:p>
  </w:comment>
  <w:comment w:id="35" w:author="My Luong Vuong" w:date="2024-03-18T13:37:00Z" w:initials="MLV">
    <w:p w14:paraId="67AF45AA" w14:textId="77777777" w:rsidR="00B87D15" w:rsidRDefault="00B87D15" w:rsidP="00CB47FE">
      <w:pPr>
        <w:pStyle w:val="CommentText"/>
        <w:jc w:val="left"/>
      </w:pPr>
      <w:r>
        <w:rPr>
          <w:rStyle w:val="CommentReference"/>
        </w:rPr>
        <w:annotationRef/>
      </w:r>
      <w:r>
        <w:rPr>
          <w:lang w:val="en-US"/>
        </w:rPr>
        <w:t>Indeed!</w:t>
      </w:r>
    </w:p>
  </w:comment>
  <w:comment w:id="36" w:author="Sophie Stocker" w:date="2024-02-23T10:22:00Z" w:initials="SS">
    <w:p w14:paraId="05A34DD9" w14:textId="4CD0BCA7" w:rsidR="00463C15" w:rsidRDefault="00463C15" w:rsidP="00463C15">
      <w:pPr>
        <w:pStyle w:val="CommentText"/>
        <w:jc w:val="left"/>
      </w:pPr>
      <w:r>
        <w:rPr>
          <w:rStyle w:val="CommentReference"/>
        </w:rPr>
        <w:annotationRef/>
      </w:r>
      <w:r>
        <w:t>Define abbreviations the first time they are used</w:t>
      </w:r>
    </w:p>
  </w:comment>
  <w:comment w:id="37" w:author="My Luong Vuong" w:date="2024-05-02T11:40:00Z" w:initials="MLV">
    <w:p w14:paraId="00F73814" w14:textId="77777777" w:rsidR="0058332D" w:rsidRDefault="0058332D" w:rsidP="00A477B9">
      <w:pPr>
        <w:pStyle w:val="CommentText"/>
        <w:jc w:val="left"/>
      </w:pPr>
      <w:r>
        <w:rPr>
          <w:rStyle w:val="CommentReference"/>
        </w:rPr>
        <w:annotationRef/>
      </w:r>
      <w:r>
        <w:rPr>
          <w:lang w:val="en-US"/>
        </w:rPr>
        <w:t>Thank you. We have added it.</w:t>
      </w:r>
    </w:p>
  </w:comment>
  <w:comment w:id="41" w:author="Erwin Dreesen" w:date="2024-05-18T19:10:00Z" w:initials="ED">
    <w:p w14:paraId="7E09488F" w14:textId="77777777" w:rsidR="00FD18D3" w:rsidRDefault="00FD18D3" w:rsidP="00D436C7">
      <w:pPr>
        <w:pStyle w:val="CommentText"/>
        <w:jc w:val="left"/>
      </w:pPr>
      <w:r>
        <w:rPr>
          <w:rStyle w:val="CommentReference"/>
        </w:rPr>
        <w:annotationRef/>
      </w:r>
      <w:r>
        <w:t>Does the journal require you to spell out this abbreviation?</w:t>
      </w:r>
    </w:p>
  </w:comment>
  <w:comment w:id="42" w:author="My Luong Vuong" w:date="2024-05-28T15:35:00Z" w:initials="MLV">
    <w:p w14:paraId="725E363E" w14:textId="77777777" w:rsidR="00EC2BEA" w:rsidRDefault="00EC2BEA" w:rsidP="0005459D">
      <w:pPr>
        <w:pStyle w:val="CommentText"/>
        <w:jc w:val="left"/>
      </w:pPr>
      <w:r>
        <w:rPr>
          <w:rStyle w:val="CommentReference"/>
        </w:rPr>
        <w:annotationRef/>
      </w:r>
      <w:r>
        <w:rPr>
          <w:color w:val="000000"/>
        </w:rPr>
        <w:t>I think not necessarily, since it's a commonly used abbreviation in the filed. Nevertheless, I spelled it out anyway.</w:t>
      </w:r>
    </w:p>
  </w:comment>
  <w:comment w:id="43" w:author="Erwin Dreesen" w:date="2024-05-29T23:03:00Z" w:initials="ED">
    <w:p w14:paraId="5C0053A4" w14:textId="77777777" w:rsidR="009D761A" w:rsidRDefault="009D761A" w:rsidP="002E6BB8">
      <w:pPr>
        <w:pStyle w:val="CommentText"/>
        <w:jc w:val="left"/>
      </w:pPr>
      <w:r>
        <w:rPr>
          <w:rStyle w:val="CommentReference"/>
        </w:rPr>
        <w:annotationRef/>
      </w:r>
      <w:r>
        <w:t>OK</w:t>
      </w:r>
    </w:p>
  </w:comment>
  <w:comment w:id="38" w:author="Brüggemann, Roger" w:date="2024-02-20T11:47:00Z" w:initials="BR">
    <w:p w14:paraId="582E2AFD" w14:textId="699AF6F0" w:rsidR="00F224C3" w:rsidRDefault="00F224C3">
      <w:pPr>
        <w:pStyle w:val="CommentText"/>
      </w:pPr>
      <w:r>
        <w:rPr>
          <w:rStyle w:val="CommentReference"/>
        </w:rPr>
        <w:annotationRef/>
      </w:r>
      <w:r>
        <w:t xml:space="preserve">Based on what calculation? </w:t>
      </w:r>
    </w:p>
  </w:comment>
  <w:comment w:id="39" w:author="My Luong Vuong" w:date="2024-05-02T12:03:00Z" w:initials="MLV">
    <w:p w14:paraId="1C9855C1" w14:textId="77777777" w:rsidR="00CB0A87" w:rsidRDefault="00CB0A87" w:rsidP="00752BBF">
      <w:pPr>
        <w:pStyle w:val="CommentText"/>
        <w:jc w:val="left"/>
      </w:pPr>
      <w:r>
        <w:rPr>
          <w:rStyle w:val="CommentReference"/>
        </w:rPr>
        <w:annotationRef/>
      </w:r>
      <w:r>
        <w:rPr>
          <w:lang w:val="en-US"/>
        </w:rPr>
        <w:t>We added the information.</w:t>
      </w:r>
    </w:p>
  </w:comment>
  <w:comment w:id="49" w:author="Erwin Dreesen" w:date="2024-05-18T19:16:00Z" w:initials="ED">
    <w:p w14:paraId="076E5254" w14:textId="77777777" w:rsidR="00AD795C" w:rsidRDefault="00E6655A">
      <w:pPr>
        <w:pStyle w:val="CommentText"/>
        <w:jc w:val="left"/>
      </w:pPr>
      <w:r>
        <w:rPr>
          <w:rStyle w:val="CommentReference"/>
        </w:rPr>
        <w:annotationRef/>
      </w:r>
      <w:r w:rsidR="00AD795C">
        <w:rPr>
          <w:color w:val="000000"/>
        </w:rPr>
        <w:t>Way too technical for a clinical audience. Avoid words like "strata". Write "patient-first"</w:t>
      </w:r>
    </w:p>
    <w:p w14:paraId="2E5915CB" w14:textId="77777777" w:rsidR="00AD795C" w:rsidRDefault="00AD795C">
      <w:pPr>
        <w:pStyle w:val="CommentText"/>
        <w:jc w:val="left"/>
      </w:pPr>
    </w:p>
    <w:p w14:paraId="28B10AF1" w14:textId="77777777" w:rsidR="00AD795C" w:rsidRDefault="00AD795C" w:rsidP="00431C24">
      <w:pPr>
        <w:pStyle w:val="CommentText"/>
        <w:jc w:val="left"/>
      </w:pPr>
      <w:r>
        <w:rPr>
          <w:color w:val="000000"/>
        </w:rPr>
        <w:t>So overall the abstract is really good, but this sentence needs rephrasing. I don't know what the character/word limit is, but give it a try and please share with me before sending out to all co-authors.</w:t>
      </w:r>
    </w:p>
  </w:comment>
  <w:comment w:id="50" w:author="My Luong Vuong" w:date="2024-05-28T15:38:00Z" w:initials="MLV">
    <w:p w14:paraId="146D03AC" w14:textId="77777777" w:rsidR="00CC61CC" w:rsidRDefault="00CC61CC" w:rsidP="00DB4C5C">
      <w:pPr>
        <w:pStyle w:val="CommentText"/>
        <w:jc w:val="left"/>
      </w:pPr>
      <w:r>
        <w:rPr>
          <w:rStyle w:val="CommentReference"/>
        </w:rPr>
        <w:annotationRef/>
      </w:r>
      <w:r>
        <w:rPr>
          <w:lang w:val="en-US"/>
        </w:rPr>
        <w:t>Thanks. I rephrased it.</w:t>
      </w:r>
    </w:p>
  </w:comment>
  <w:comment w:id="51" w:author="Erwin Dreesen" w:date="2024-05-29T23:04:00Z" w:initials="ED">
    <w:p w14:paraId="73701C66" w14:textId="77777777" w:rsidR="006134D4" w:rsidRDefault="006134D4" w:rsidP="00030F6F">
      <w:pPr>
        <w:pStyle w:val="CommentText"/>
        <w:jc w:val="left"/>
      </w:pPr>
      <w:r>
        <w:rPr>
          <w:rStyle w:val="CommentReference"/>
        </w:rPr>
        <w:annotationRef/>
      </w:r>
      <w:r>
        <w:t>OK</w:t>
      </w:r>
    </w:p>
  </w:comment>
  <w:comment w:id="53" w:author="Microsoft Office User" w:date="2024-02-19T00:19:00Z" w:initials="MOU">
    <w:p w14:paraId="08A31B37" w14:textId="0B63ED7E" w:rsidR="0055152B" w:rsidRDefault="0055152B" w:rsidP="009F403E">
      <w:pPr>
        <w:jc w:val="left"/>
      </w:pPr>
      <w:r>
        <w:rPr>
          <w:rStyle w:val="CommentReference"/>
        </w:rPr>
        <w:annotationRef/>
      </w:r>
      <w:r>
        <w:rPr>
          <w:color w:val="000000"/>
          <w:sz w:val="20"/>
          <w:szCs w:val="20"/>
        </w:rPr>
        <w:t>There is no signal to what this is in the abstract which seems like a missed opportunity</w:t>
      </w:r>
    </w:p>
  </w:comment>
  <w:comment w:id="54" w:author="Jan-Willem Alffenaar" w:date="2024-02-19T07:18:00Z" w:initials="JA">
    <w:p w14:paraId="6C7AFE4D" w14:textId="77777777" w:rsidR="003E4D29" w:rsidRDefault="003E4D29" w:rsidP="003E4D29">
      <w:pPr>
        <w:pStyle w:val="CommentText"/>
        <w:jc w:val="left"/>
      </w:pPr>
      <w:r>
        <w:rPr>
          <w:rStyle w:val="CommentReference"/>
        </w:rPr>
        <w:annotationRef/>
      </w:r>
      <w:r>
        <w:t xml:space="preserve">agree, need to add something to results or rephrase conclusion </w:t>
      </w:r>
    </w:p>
  </w:comment>
  <w:comment w:id="55" w:author="My Luong Vuong" w:date="2024-05-02T13:16:00Z" w:initials="MLV">
    <w:p w14:paraId="5B9ECA6C" w14:textId="77777777" w:rsidR="00CD56DA" w:rsidRDefault="00CD56DA" w:rsidP="004A4708">
      <w:pPr>
        <w:pStyle w:val="CommentText"/>
        <w:jc w:val="left"/>
      </w:pPr>
      <w:r>
        <w:rPr>
          <w:rStyle w:val="CommentReference"/>
        </w:rPr>
        <w:annotationRef/>
      </w:r>
      <w:r>
        <w:rPr>
          <w:lang w:val="en-US"/>
        </w:rPr>
        <w:t>We have clarified it in our results section.</w:t>
      </w:r>
    </w:p>
  </w:comment>
  <w:comment w:id="56" w:author="Brüggemann, Roger" w:date="2024-02-20T11:48:00Z" w:initials="BR">
    <w:p w14:paraId="295A1EB7" w14:textId="255044DA" w:rsidR="00F224C3" w:rsidRDefault="00F224C3">
      <w:pPr>
        <w:pStyle w:val="CommentText"/>
      </w:pPr>
      <w:r>
        <w:rPr>
          <w:rStyle w:val="CommentReference"/>
        </w:rPr>
        <w:annotationRef/>
      </w:r>
      <w:r>
        <w:t xml:space="preserve">do you not want to comment on the first objective and report on the main finding of your exercise. </w:t>
      </w:r>
    </w:p>
  </w:comment>
  <w:comment w:id="57" w:author="My Luong Vuong" w:date="2024-05-02T11:47:00Z" w:initials="MLV">
    <w:p w14:paraId="74489B04" w14:textId="77777777" w:rsidR="00090F1D" w:rsidRDefault="00090F1D" w:rsidP="003A6338">
      <w:pPr>
        <w:pStyle w:val="CommentText"/>
        <w:jc w:val="left"/>
      </w:pPr>
      <w:r>
        <w:rPr>
          <w:rStyle w:val="CommentReference"/>
        </w:rPr>
        <w:annotationRef/>
      </w:r>
      <w:r>
        <w:rPr>
          <w:lang w:val="en-US"/>
        </w:rPr>
        <w:t>We have edited our objectives.</w:t>
      </w:r>
    </w:p>
  </w:comment>
  <w:comment w:id="58" w:author="Brüggemann, Roger" w:date="2024-02-20T11:49:00Z" w:initials="BR">
    <w:p w14:paraId="31B77A55" w14:textId="37DFCCC9" w:rsidR="00F224C3" w:rsidRDefault="00F224C3">
      <w:pPr>
        <w:pStyle w:val="CommentText"/>
      </w:pPr>
      <w:r>
        <w:rPr>
          <w:rStyle w:val="CommentReference"/>
        </w:rPr>
        <w:annotationRef/>
      </w:r>
      <w:r>
        <w:t xml:space="preserve">Title key words are already indexed in pubmed. I would use other keywords to help further identification. </w:t>
      </w:r>
    </w:p>
  </w:comment>
  <w:comment w:id="59" w:author="My Luong Vuong" w:date="2024-05-02T11:48:00Z" w:initials="MLV">
    <w:p w14:paraId="46C2E8A0" w14:textId="77777777" w:rsidR="005A1766" w:rsidRDefault="005A1766" w:rsidP="004B1312">
      <w:pPr>
        <w:pStyle w:val="CommentText"/>
        <w:jc w:val="left"/>
      </w:pPr>
      <w:r>
        <w:rPr>
          <w:rStyle w:val="CommentReference"/>
        </w:rPr>
        <w:annotationRef/>
      </w:r>
      <w:r>
        <w:rPr>
          <w:lang w:val="en-US"/>
        </w:rPr>
        <w:t>Thank you. We have changed it.</w:t>
      </w:r>
    </w:p>
  </w:comment>
  <w:comment w:id="61" w:author="Microsoft Office User" w:date="2024-02-19T00:20:00Z" w:initials="MOU">
    <w:p w14:paraId="2F098201" w14:textId="0E91F091" w:rsidR="0055152B" w:rsidRDefault="0055152B" w:rsidP="00C145ED">
      <w:pPr>
        <w:jc w:val="left"/>
      </w:pPr>
      <w:r>
        <w:rPr>
          <w:rStyle w:val="CommentReference"/>
        </w:rPr>
        <w:annotationRef/>
      </w:r>
      <w:r>
        <w:rPr>
          <w:color w:val="000000"/>
          <w:sz w:val="20"/>
          <w:szCs w:val="20"/>
        </w:rPr>
        <w:t>References for outcome are from 20-years ago, I would suggest that they are up for criticism for accuracy...</w:t>
      </w:r>
    </w:p>
  </w:comment>
  <w:comment w:id="62" w:author="Jan-Willem Alffenaar" w:date="2024-02-19T07:24:00Z" w:initials="JA">
    <w:p w14:paraId="3938475C" w14:textId="77777777" w:rsidR="00963129" w:rsidRDefault="00963129" w:rsidP="00963129">
      <w:pPr>
        <w:pStyle w:val="CommentText"/>
        <w:jc w:val="left"/>
      </w:pPr>
      <w:r>
        <w:rPr>
          <w:rStyle w:val="CommentReference"/>
        </w:rPr>
        <w:annotationRef/>
      </w:r>
      <w:r>
        <w:t>agree, icu support and medicine in general has improved. you can have a look at systematic reviews we performed for WHO on C albicans, C glabrata, C krusei and C tropicalis (sorry for using old names of some of these pathogens). we reviewed last 10 yr and mortality was one of the outcome parameters.</w:t>
      </w:r>
    </w:p>
  </w:comment>
  <w:comment w:id="63" w:author="Brüggemann, Roger" w:date="2024-02-20T11:50:00Z" w:initials="BR">
    <w:p w14:paraId="79E326D7" w14:textId="77777777" w:rsidR="00DA35AF" w:rsidRDefault="00DA35AF">
      <w:pPr>
        <w:pStyle w:val="CommentText"/>
      </w:pPr>
      <w:r>
        <w:rPr>
          <w:rStyle w:val="CommentReference"/>
        </w:rPr>
        <w:annotationRef/>
      </w:r>
      <w:r>
        <w:t xml:space="preserve">And the latest ECMM guideline? </w:t>
      </w:r>
    </w:p>
    <w:p w14:paraId="3B211377" w14:textId="2A8D7881" w:rsidR="00DA35AF" w:rsidRDefault="00DA35AF">
      <w:pPr>
        <w:pStyle w:val="CommentText"/>
      </w:pPr>
      <w:r>
        <w:t xml:space="preserve">And what about  the Kullberg NEJM paper? </w:t>
      </w:r>
    </w:p>
  </w:comment>
  <w:comment w:id="64" w:author="My Luong Vuong" w:date="2024-05-02T13:25:00Z" w:initials="MLV">
    <w:p w14:paraId="287F5919" w14:textId="77777777" w:rsidR="00460734" w:rsidRDefault="00460734" w:rsidP="007F05F4">
      <w:pPr>
        <w:pStyle w:val="CommentText"/>
        <w:jc w:val="left"/>
      </w:pPr>
      <w:r>
        <w:rPr>
          <w:rStyle w:val="CommentReference"/>
        </w:rPr>
        <w:annotationRef/>
      </w:r>
      <w:r>
        <w:rPr>
          <w:lang w:val="en-US"/>
        </w:rPr>
        <w:t>Thank you. We have updated it.</w:t>
      </w:r>
    </w:p>
  </w:comment>
  <w:comment w:id="65" w:author="Brüggemann, Roger" w:date="2024-02-20T11:52:00Z" w:initials="BR">
    <w:p w14:paraId="35D3448A" w14:textId="56FA7B00" w:rsidR="00DA35AF" w:rsidRDefault="00DA35AF">
      <w:pPr>
        <w:pStyle w:val="CommentText"/>
      </w:pPr>
      <w:r>
        <w:rPr>
          <w:rStyle w:val="CommentReference"/>
        </w:rPr>
        <w:annotationRef/>
      </w:r>
      <w:r>
        <w:t xml:space="preserve">I would recommend to use wording that reflects the clinical situation. Guidelines mostly recommend echinocandin. Perhaps just state that in clinical practice many of us still use fluconazole, for instance as step down therapy. </w:t>
      </w:r>
    </w:p>
  </w:comment>
  <w:comment w:id="66" w:author="My Luong Vuong" w:date="2024-05-02T13:46:00Z" w:initials="MLV">
    <w:p w14:paraId="5D039896" w14:textId="77777777" w:rsidR="00012976" w:rsidRDefault="00012976" w:rsidP="00615721">
      <w:pPr>
        <w:pStyle w:val="CommentText"/>
        <w:jc w:val="left"/>
      </w:pPr>
      <w:r>
        <w:rPr>
          <w:rStyle w:val="CommentReference"/>
        </w:rPr>
        <w:annotationRef/>
      </w:r>
      <w:r>
        <w:rPr>
          <w:lang w:val="en-US"/>
        </w:rPr>
        <w:t>Thank you. We have adjusted it.</w:t>
      </w:r>
    </w:p>
  </w:comment>
  <w:comment w:id="68" w:author="Sophie Stocker" w:date="2024-02-23T10:26:00Z" w:initials="SS">
    <w:p w14:paraId="16E42D38" w14:textId="77777777" w:rsidR="005C48AA" w:rsidRDefault="005C48AA" w:rsidP="005C48AA">
      <w:pPr>
        <w:pStyle w:val="CommentText"/>
        <w:jc w:val="left"/>
      </w:pPr>
      <w:r>
        <w:rPr>
          <w:rStyle w:val="CommentReference"/>
        </w:rPr>
        <w:annotationRef/>
      </w:r>
      <w:r>
        <w:t>Better?</w:t>
      </w:r>
    </w:p>
  </w:comment>
  <w:comment w:id="69" w:author="Brüggemann, Roger" w:date="2024-02-20T11:53:00Z" w:initials="BR">
    <w:p w14:paraId="7924F4D0" w14:textId="643FF3B9" w:rsidR="00DA35AF" w:rsidRDefault="00DA35AF">
      <w:pPr>
        <w:pStyle w:val="CommentText"/>
      </w:pPr>
      <w:r>
        <w:rPr>
          <w:rStyle w:val="CommentReference"/>
        </w:rPr>
        <w:annotationRef/>
      </w:r>
      <w:r>
        <w:t xml:space="preserve">This reflects only the last argument as echinocandins, to me, are safer than fluconazole. </w:t>
      </w:r>
    </w:p>
  </w:comment>
  <w:comment w:id="70" w:author="My Luong Vuong" w:date="2024-05-02T13:48:00Z" w:initials="MLV">
    <w:p w14:paraId="232497F6" w14:textId="77777777" w:rsidR="00AD0348" w:rsidRDefault="00AD0348" w:rsidP="00182EE0">
      <w:pPr>
        <w:pStyle w:val="CommentText"/>
        <w:jc w:val="left"/>
      </w:pPr>
      <w:r>
        <w:rPr>
          <w:rStyle w:val="CommentReference"/>
        </w:rPr>
        <w:annotationRef/>
      </w:r>
      <w:r>
        <w:rPr>
          <w:lang w:val="en-US"/>
        </w:rPr>
        <w:t xml:space="preserve">We have removed </w:t>
      </w:r>
      <w:r>
        <w:rPr>
          <w:color w:val="000000"/>
        </w:rPr>
        <w:t>the "compared to echinocandins" part.</w:t>
      </w:r>
    </w:p>
  </w:comment>
  <w:comment w:id="71" w:author="Sophie Stocker" w:date="2024-02-23T10:27:00Z" w:initials="SS">
    <w:p w14:paraId="3F8F5C97" w14:textId="44B89D25" w:rsidR="0090697A" w:rsidRDefault="0090697A" w:rsidP="0090697A">
      <w:pPr>
        <w:pStyle w:val="CommentText"/>
        <w:jc w:val="left"/>
      </w:pPr>
      <w:r>
        <w:rPr>
          <w:rStyle w:val="CommentReference"/>
        </w:rPr>
        <w:annotationRef/>
      </w:r>
      <w:r>
        <w:t>Is this detail required?</w:t>
      </w:r>
    </w:p>
  </w:comment>
  <w:comment w:id="72" w:author="My Luong Vuong" w:date="2024-05-02T13:50:00Z" w:initials="MLV">
    <w:p w14:paraId="282635CE" w14:textId="77777777" w:rsidR="00966EAE" w:rsidRDefault="00966EAE" w:rsidP="007A7C3E">
      <w:pPr>
        <w:pStyle w:val="CommentText"/>
        <w:jc w:val="left"/>
      </w:pPr>
      <w:r>
        <w:rPr>
          <w:rStyle w:val="CommentReference"/>
        </w:rPr>
        <w:annotationRef/>
      </w:r>
      <w:r>
        <w:rPr>
          <w:color w:val="000000"/>
        </w:rPr>
        <w:t>Yes, for the discussion section.</w:t>
      </w:r>
    </w:p>
  </w:comment>
  <w:comment w:id="80" w:author="Erwin Dreesen" w:date="2024-05-18T21:00:00Z" w:initials="ED">
    <w:p w14:paraId="78E335BD" w14:textId="77777777" w:rsidR="00843DC9" w:rsidRDefault="002F2428" w:rsidP="006D4A25">
      <w:pPr>
        <w:pStyle w:val="CommentText"/>
        <w:jc w:val="left"/>
      </w:pPr>
      <w:r>
        <w:rPr>
          <w:rStyle w:val="CommentReference"/>
        </w:rPr>
        <w:annotationRef/>
      </w:r>
      <w:r w:rsidR="00843DC9">
        <w:rPr>
          <w:color w:val="000000"/>
        </w:rPr>
        <w:t xml:space="preserve">Please remove. A </w:t>
      </w:r>
      <w:r w:rsidR="00843DC9">
        <w:rPr>
          <w:color w:val="000000"/>
          <w:u w:val="single"/>
        </w:rPr>
        <w:t>target</w:t>
      </w:r>
      <w:r w:rsidR="00843DC9">
        <w:rPr>
          <w:color w:val="000000"/>
        </w:rPr>
        <w:t xml:space="preserve"> is precise.</w:t>
      </w:r>
    </w:p>
  </w:comment>
  <w:comment w:id="81" w:author="My Luong Vuong" w:date="2024-05-28T15:42:00Z" w:initials="MLV">
    <w:p w14:paraId="667889FC" w14:textId="77777777" w:rsidR="00F059B5" w:rsidRDefault="00F059B5" w:rsidP="00145DEE">
      <w:pPr>
        <w:pStyle w:val="CommentText"/>
        <w:jc w:val="left"/>
      </w:pPr>
      <w:r>
        <w:rPr>
          <w:rStyle w:val="CommentReference"/>
        </w:rPr>
        <w:annotationRef/>
      </w:r>
      <w:r>
        <w:rPr>
          <w:lang w:val="en-US"/>
        </w:rPr>
        <w:t>done</w:t>
      </w:r>
    </w:p>
  </w:comment>
  <w:comment w:id="82" w:author="Erwin Dreesen" w:date="2024-05-29T23:05:00Z" w:initials="ED">
    <w:p w14:paraId="021705C3" w14:textId="77777777" w:rsidR="006134D4" w:rsidRDefault="006134D4" w:rsidP="002067AB">
      <w:pPr>
        <w:pStyle w:val="CommentText"/>
        <w:jc w:val="left"/>
      </w:pPr>
      <w:r>
        <w:rPr>
          <w:rStyle w:val="CommentReference"/>
        </w:rPr>
        <w:annotationRef/>
      </w:r>
      <w:r>
        <w:t>OK</w:t>
      </w:r>
    </w:p>
  </w:comment>
  <w:comment w:id="83" w:author="Microsoft Office User" w:date="2024-02-19T00:25:00Z" w:initials="MOU">
    <w:p w14:paraId="7B80E9C9" w14:textId="49126AB1" w:rsidR="0055152B" w:rsidRDefault="0055152B" w:rsidP="008C1486">
      <w:pPr>
        <w:jc w:val="left"/>
      </w:pPr>
      <w:r>
        <w:rPr>
          <w:rStyle w:val="CommentReference"/>
        </w:rPr>
        <w:annotationRef/>
      </w:r>
      <w:r>
        <w:rPr>
          <w:color w:val="000000"/>
          <w:sz w:val="20"/>
          <w:szCs w:val="20"/>
        </w:rPr>
        <w:t>Might be better to say that 2mg/l encompasses the ECoff of most relevant Candida species? I’m not sure the current sentence is quite right as I review EUCAST MIC distributions?</w:t>
      </w:r>
    </w:p>
  </w:comment>
  <w:comment w:id="84" w:author="My Luong Vuong" w:date="2024-05-02T14:13:00Z" w:initials="MLV">
    <w:p w14:paraId="0D2C09FD" w14:textId="77777777" w:rsidR="008B66F5" w:rsidRDefault="008B66F5" w:rsidP="00C7695A">
      <w:pPr>
        <w:pStyle w:val="CommentText"/>
        <w:jc w:val="left"/>
      </w:pPr>
      <w:r>
        <w:rPr>
          <w:rStyle w:val="CommentReference"/>
        </w:rPr>
        <w:annotationRef/>
      </w:r>
      <w:r>
        <w:rPr>
          <w:lang w:val="en-US"/>
        </w:rPr>
        <w:t>Thank you. We updated it.</w:t>
      </w:r>
    </w:p>
  </w:comment>
  <w:comment w:id="85" w:author="Sophie Stocker" w:date="2024-02-23T10:27:00Z" w:initials="SS">
    <w:p w14:paraId="08624861" w14:textId="5EF62990" w:rsidR="000C1092" w:rsidRDefault="000C1092" w:rsidP="000C1092">
      <w:pPr>
        <w:pStyle w:val="CommentText"/>
        <w:jc w:val="left"/>
      </w:pPr>
      <w:r>
        <w:rPr>
          <w:rStyle w:val="CommentReference"/>
        </w:rPr>
        <w:annotationRef/>
      </w:r>
      <w:r>
        <w:t>Can you provide some numbers here?</w:t>
      </w:r>
    </w:p>
  </w:comment>
  <w:comment w:id="86" w:author="My Luong Vuong" w:date="2024-05-02T14:22:00Z" w:initials="MLV">
    <w:p w14:paraId="6950B459" w14:textId="77777777" w:rsidR="0022540E" w:rsidRDefault="0022540E" w:rsidP="004F4BC3">
      <w:pPr>
        <w:pStyle w:val="CommentText"/>
        <w:jc w:val="left"/>
      </w:pPr>
      <w:r>
        <w:rPr>
          <w:rStyle w:val="CommentReference"/>
        </w:rPr>
        <w:annotationRef/>
      </w:r>
      <w:r>
        <w:rPr>
          <w:lang w:val="en-US"/>
        </w:rPr>
        <w:t>We added it.</w:t>
      </w:r>
    </w:p>
  </w:comment>
  <w:comment w:id="87" w:author="Sophie Stocker" w:date="2024-02-23T10:28:00Z" w:initials="SS">
    <w:p w14:paraId="7C441103" w14:textId="77777777" w:rsidR="00E2444D" w:rsidRDefault="00E2444D" w:rsidP="00E2444D">
      <w:pPr>
        <w:pStyle w:val="CommentText"/>
        <w:jc w:val="left"/>
      </w:pPr>
      <w:r>
        <w:rPr>
          <w:rStyle w:val="CommentReference"/>
        </w:rPr>
        <w:annotationRef/>
      </w:r>
      <w:r>
        <w:t>As in the severity was concentration dependent?</w:t>
      </w:r>
    </w:p>
  </w:comment>
  <w:comment w:id="88" w:author="My Luong Vuong" w:date="2024-05-02T14:25:00Z" w:initials="MLV">
    <w:p w14:paraId="7042F732" w14:textId="77777777" w:rsidR="00864C1A" w:rsidRDefault="00864C1A" w:rsidP="00C65EBB">
      <w:pPr>
        <w:pStyle w:val="CommentText"/>
        <w:jc w:val="left"/>
      </w:pPr>
      <w:r>
        <w:rPr>
          <w:rStyle w:val="CommentReference"/>
        </w:rPr>
        <w:annotationRef/>
      </w:r>
      <w:r>
        <w:rPr>
          <w:lang w:val="en-US"/>
        </w:rPr>
        <w:t>Thank you. We refined it.</w:t>
      </w:r>
    </w:p>
  </w:comment>
  <w:comment w:id="74" w:author="Brüggemann, Roger" w:date="2024-02-20T11:54:00Z" w:initials="BR">
    <w:p w14:paraId="1FCD7033" w14:textId="02A88034" w:rsidR="00DA35AF" w:rsidRDefault="00DA35AF">
      <w:pPr>
        <w:pStyle w:val="CommentText"/>
      </w:pPr>
      <w:r>
        <w:rPr>
          <w:rStyle w:val="CommentReference"/>
        </w:rPr>
        <w:annotationRef/>
      </w:r>
      <w:r>
        <w:t xml:space="preserve">I would move this past the next paragraph. </w:t>
      </w:r>
    </w:p>
  </w:comment>
  <w:comment w:id="75" w:author="My Luong Vuong" w:date="2024-03-18T14:04:00Z" w:initials="MLV">
    <w:p w14:paraId="55E96B3D" w14:textId="77777777" w:rsidR="0068075E" w:rsidRDefault="0068075E" w:rsidP="00C643D1">
      <w:pPr>
        <w:pStyle w:val="CommentText"/>
        <w:jc w:val="left"/>
      </w:pPr>
      <w:r>
        <w:rPr>
          <w:rStyle w:val="CommentReference"/>
        </w:rPr>
        <w:annotationRef/>
      </w:r>
      <w:r>
        <w:rPr>
          <w:color w:val="000000"/>
        </w:rPr>
        <w:t>You mean this should be the 4th paragraph?</w:t>
      </w:r>
      <w:r>
        <w:rPr>
          <w:color w:val="000000"/>
        </w:rPr>
        <w:br/>
        <w:t>We discuss the problem with PKPD target attainment of the current dosing regimen in the following paragraph though. Therefore we believe it's necessary to mention the PKPD target here.</w:t>
      </w:r>
    </w:p>
  </w:comment>
  <w:comment w:id="76" w:author="My Luong Vuong" w:date="2024-03-20T15:44:00Z" w:initials="MLV">
    <w:p w14:paraId="16F58CB6" w14:textId="77777777" w:rsidR="001564C6" w:rsidRDefault="001564C6" w:rsidP="0092134F">
      <w:pPr>
        <w:pStyle w:val="CommentText"/>
        <w:jc w:val="left"/>
      </w:pPr>
      <w:r>
        <w:rPr>
          <w:rStyle w:val="CommentReference"/>
        </w:rPr>
        <w:annotationRef/>
      </w:r>
      <w:r>
        <w:rPr>
          <w:lang w:val="en-US"/>
        </w:rPr>
        <w:t>Consider adding the standard dosing at the beginning of 3rd graph</w:t>
      </w:r>
    </w:p>
  </w:comment>
  <w:comment w:id="77" w:author="My Luong Vuong" w:date="2024-03-20T23:02:00Z" w:initials="MLV">
    <w:p w14:paraId="19888251" w14:textId="77777777" w:rsidR="00BE237F" w:rsidRDefault="00BE237F" w:rsidP="000B603C">
      <w:pPr>
        <w:pStyle w:val="CommentText"/>
        <w:jc w:val="left"/>
      </w:pPr>
      <w:r>
        <w:rPr>
          <w:rStyle w:val="CommentReference"/>
        </w:rPr>
        <w:annotationRef/>
      </w:r>
      <w:r>
        <w:rPr>
          <w:lang w:val="en-US"/>
        </w:rPr>
        <w:t>Try rearrange these paragraphs a little</w:t>
      </w:r>
    </w:p>
  </w:comment>
  <w:comment w:id="90" w:author="Microsoft Office User" w:date="2024-02-19T00:26:00Z" w:initials="MOU">
    <w:p w14:paraId="316D6E8F" w14:textId="3E08C9E5" w:rsidR="0055152B" w:rsidRDefault="0055152B" w:rsidP="00906AEE">
      <w:pPr>
        <w:jc w:val="left"/>
      </w:pPr>
      <w:r>
        <w:rPr>
          <w:rStyle w:val="CommentReference"/>
        </w:rPr>
        <w:annotationRef/>
      </w:r>
      <w:r>
        <w:rPr>
          <w:color w:val="000000"/>
          <w:sz w:val="20"/>
          <w:szCs w:val="20"/>
        </w:rPr>
        <w:t>By who? Australian guidelines are mg/kg as is Uptodate? Again, I don’t think this is accurate and would need a reference</w:t>
      </w:r>
    </w:p>
  </w:comment>
  <w:comment w:id="91" w:author="My Luong Vuong" w:date="2024-05-02T14:26:00Z" w:initials="MLV">
    <w:p w14:paraId="48833A5C" w14:textId="77777777" w:rsidR="000421AB" w:rsidRDefault="000421AB" w:rsidP="009733E2">
      <w:pPr>
        <w:pStyle w:val="CommentText"/>
        <w:jc w:val="left"/>
      </w:pPr>
      <w:r>
        <w:rPr>
          <w:rStyle w:val="CommentReference"/>
        </w:rPr>
        <w:annotationRef/>
      </w:r>
      <w:r>
        <w:rPr>
          <w:lang w:val="en-US"/>
        </w:rPr>
        <w:t>We added the reference.</w:t>
      </w:r>
    </w:p>
  </w:comment>
  <w:comment w:id="92" w:author="Sophie Stocker" w:date="2024-02-23T10:30:00Z" w:initials="SS">
    <w:p w14:paraId="5ABBC0DF" w14:textId="77777777" w:rsidR="00807C8A" w:rsidRDefault="00807C8A" w:rsidP="00807C8A">
      <w:pPr>
        <w:pStyle w:val="CommentText"/>
        <w:jc w:val="left"/>
      </w:pPr>
      <w:r>
        <w:rPr>
          <w:rStyle w:val="CommentReference"/>
        </w:rPr>
        <w:annotationRef/>
      </w:r>
      <w:r>
        <w:t>Obese?</w:t>
      </w:r>
    </w:p>
  </w:comment>
  <w:comment w:id="93" w:author="My Luong Vuong" w:date="2024-05-02T14:30:00Z" w:initials="MLV">
    <w:p w14:paraId="637B7244" w14:textId="77777777" w:rsidR="009F1BED" w:rsidRDefault="009F1BED" w:rsidP="00B91F7A">
      <w:pPr>
        <w:pStyle w:val="CommentText"/>
        <w:jc w:val="left"/>
      </w:pPr>
      <w:r>
        <w:rPr>
          <w:rStyle w:val="CommentReference"/>
        </w:rPr>
        <w:annotationRef/>
      </w:r>
      <w:r>
        <w:rPr>
          <w:lang w:val="en-US"/>
        </w:rPr>
        <w:t>We have refined it</w:t>
      </w:r>
    </w:p>
  </w:comment>
  <w:comment w:id="94" w:author="Brüggemann, Roger" w:date="2024-02-20T11:54:00Z" w:initials="BR">
    <w:p w14:paraId="11AB236E" w14:textId="3B5DAC6F" w:rsidR="00DA35AF" w:rsidRDefault="00DA35AF">
      <w:pPr>
        <w:pStyle w:val="CommentText"/>
      </w:pPr>
      <w:r>
        <w:rPr>
          <w:rStyle w:val="CommentReference"/>
        </w:rPr>
        <w:annotationRef/>
      </w:r>
      <w:r>
        <w:t xml:space="preserve">Not in those who are adequately dosed. </w:t>
      </w:r>
    </w:p>
  </w:comment>
  <w:comment w:id="95" w:author="My Luong Vuong" w:date="2024-03-18T14:32:00Z" w:initials="MLV">
    <w:p w14:paraId="5E3B29EF" w14:textId="77777777" w:rsidR="00D72707" w:rsidRDefault="00D72707" w:rsidP="00DF4A38">
      <w:pPr>
        <w:pStyle w:val="CommentText"/>
        <w:jc w:val="left"/>
      </w:pPr>
      <w:r>
        <w:rPr>
          <w:rStyle w:val="CommentReference"/>
        </w:rPr>
        <w:annotationRef/>
      </w:r>
      <w:r>
        <w:rPr>
          <w:lang w:val="en-US"/>
        </w:rPr>
        <w:t>indeed</w:t>
      </w:r>
    </w:p>
  </w:comment>
  <w:comment w:id="96" w:author="Microsoft Office User" w:date="2024-02-19T00:27:00Z" w:initials="MOU">
    <w:p w14:paraId="3100C424" w14:textId="2FBFF46D" w:rsidR="0055152B" w:rsidRDefault="0055152B" w:rsidP="00D007BA">
      <w:pPr>
        <w:jc w:val="left"/>
      </w:pPr>
      <w:r>
        <w:rPr>
          <w:rStyle w:val="CommentReference"/>
        </w:rPr>
        <w:annotationRef/>
      </w:r>
      <w:r>
        <w:rPr>
          <w:color w:val="000000"/>
          <w:sz w:val="20"/>
          <w:szCs w:val="20"/>
        </w:rPr>
        <w:t>…in one study</w:t>
      </w:r>
    </w:p>
  </w:comment>
  <w:comment w:id="97" w:author="My Luong Vuong" w:date="2024-05-02T14:31:00Z" w:initials="MLV">
    <w:p w14:paraId="22245B61" w14:textId="77777777" w:rsidR="00FD67F1" w:rsidRDefault="00FD67F1" w:rsidP="00B3132F">
      <w:pPr>
        <w:pStyle w:val="CommentText"/>
        <w:jc w:val="left"/>
      </w:pPr>
      <w:r>
        <w:rPr>
          <w:rStyle w:val="CommentReference"/>
        </w:rPr>
        <w:annotationRef/>
      </w:r>
      <w:r>
        <w:rPr>
          <w:lang w:val="en-US"/>
        </w:rPr>
        <w:t>We added more references</w:t>
      </w:r>
    </w:p>
  </w:comment>
  <w:comment w:id="100" w:author="Erwin Dreesen" w:date="2024-05-18T21:03:00Z" w:initials="ED">
    <w:p w14:paraId="4AA73FFC" w14:textId="77777777" w:rsidR="00D249C2" w:rsidRDefault="00D249C2" w:rsidP="00A13959">
      <w:pPr>
        <w:pStyle w:val="CommentText"/>
        <w:jc w:val="left"/>
      </w:pPr>
      <w:r>
        <w:rPr>
          <w:rStyle w:val="CommentReference"/>
        </w:rPr>
        <w:annotationRef/>
      </w:r>
      <w:r>
        <w:t>Correct to say?</w:t>
      </w:r>
    </w:p>
  </w:comment>
  <w:comment w:id="101" w:author="My Luong Vuong" w:date="2024-05-28T15:44:00Z" w:initials="MLV">
    <w:p w14:paraId="69AED51F" w14:textId="77777777" w:rsidR="00F059B5" w:rsidRDefault="00F059B5" w:rsidP="0098238D">
      <w:pPr>
        <w:pStyle w:val="CommentText"/>
        <w:jc w:val="left"/>
      </w:pPr>
      <w:r>
        <w:rPr>
          <w:rStyle w:val="CommentReference"/>
        </w:rPr>
        <w:annotationRef/>
      </w:r>
      <w:r>
        <w:rPr>
          <w:lang w:val="en-US"/>
        </w:rPr>
        <w:t>Indeed</w:t>
      </w:r>
    </w:p>
  </w:comment>
  <w:comment w:id="102" w:author="Erwin Dreesen" w:date="2024-05-29T23:05:00Z" w:initials="ED">
    <w:p w14:paraId="3DEB08D6" w14:textId="77777777" w:rsidR="001F143C" w:rsidRDefault="001F143C" w:rsidP="009955B0">
      <w:pPr>
        <w:pStyle w:val="CommentText"/>
        <w:jc w:val="left"/>
      </w:pPr>
      <w:r>
        <w:rPr>
          <w:rStyle w:val="CommentReference"/>
        </w:rPr>
        <w:annotationRef/>
      </w:r>
      <w:r>
        <w:t>OK</w:t>
      </w:r>
    </w:p>
  </w:comment>
  <w:comment w:id="103" w:author="Microsoft Office User" w:date="2024-02-19T00:28:00Z" w:initials="MOU">
    <w:p w14:paraId="56EF652C" w14:textId="68F282B6" w:rsidR="0055152B" w:rsidRDefault="0055152B" w:rsidP="00FA17B8">
      <w:pPr>
        <w:jc w:val="left"/>
      </w:pPr>
      <w:r>
        <w:rPr>
          <w:rStyle w:val="CommentReference"/>
        </w:rPr>
        <w:annotationRef/>
      </w:r>
      <w:r>
        <w:rPr>
          <w:color w:val="000000"/>
          <w:sz w:val="20"/>
          <w:szCs w:val="20"/>
        </w:rPr>
        <w:t>As above, I’m not sure that other authors of guidelines would agree? And, this is not a consensus document and so you can’t reach agreement yourself on this, so why open up to criticism with this kind of terminology?</w:t>
      </w:r>
    </w:p>
  </w:comment>
  <w:comment w:id="104" w:author="Microsoft Office User" w:date="2024-02-19T00:30:00Z" w:initials="MOU">
    <w:p w14:paraId="0B7BFBBC" w14:textId="77777777" w:rsidR="00F53D04" w:rsidRDefault="00F53D04" w:rsidP="008B2FEB">
      <w:pPr>
        <w:jc w:val="left"/>
      </w:pPr>
      <w:r>
        <w:rPr>
          <w:rStyle w:val="CommentReference"/>
        </w:rPr>
        <w:annotationRef/>
      </w:r>
      <w:r>
        <w:rPr>
          <w:color w:val="000000"/>
          <w:sz w:val="20"/>
          <w:szCs w:val="20"/>
        </w:rPr>
        <w:t>In fact contrary to much of what is stated above, the TDM consensus statement in ICM in 2020 does recommend mg/kg dosing, and so much of this intro needs careful review</w:t>
      </w:r>
    </w:p>
  </w:comment>
  <w:comment w:id="105" w:author="Jan-Willem Alffenaar" w:date="2024-02-19T07:33:00Z" w:initials="JA">
    <w:p w14:paraId="27DF82C0" w14:textId="77777777" w:rsidR="005145D1" w:rsidRDefault="005145D1" w:rsidP="005145D1">
      <w:pPr>
        <w:pStyle w:val="CommentText"/>
        <w:jc w:val="left"/>
      </w:pPr>
      <w:r>
        <w:rPr>
          <w:rStyle w:val="CommentReference"/>
        </w:rPr>
        <w:annotationRef/>
      </w:r>
      <w:r>
        <w:t xml:space="preserve">you could state something about the recommendations from [13-16] but also highlights the icm 2020 position paper which was endorsed by several societies. </w:t>
      </w:r>
    </w:p>
  </w:comment>
  <w:comment w:id="98" w:author="Brüggemann, Roger" w:date="2024-02-20T11:55:00Z" w:initials="BR">
    <w:p w14:paraId="7DC74FBE" w14:textId="35E8639C" w:rsidR="00DA35AF" w:rsidRDefault="00DA35AF">
      <w:pPr>
        <w:pStyle w:val="CommentText"/>
      </w:pPr>
      <w:r>
        <w:rPr>
          <w:rStyle w:val="CommentReference"/>
        </w:rPr>
        <w:annotationRef/>
      </w:r>
      <w:r>
        <w:t>I disagree, There is a paper on the impact of obesity from Chen and van Rhee.</w:t>
      </w:r>
    </w:p>
    <w:p w14:paraId="4C334D7C" w14:textId="38ADB776" w:rsidR="00DA35AF" w:rsidRDefault="00DA35AF">
      <w:pPr>
        <w:pStyle w:val="CommentText"/>
      </w:pPr>
      <w:r>
        <w:t xml:space="preserve">On top of this, the impact of renal function has been identified </w:t>
      </w:r>
    </w:p>
  </w:comment>
  <w:comment w:id="99" w:author="My Luong Vuong" w:date="2024-05-12T22:45:00Z" w:initials="MLV">
    <w:p w14:paraId="522C4301" w14:textId="77777777" w:rsidR="00A21861" w:rsidRDefault="00A21861" w:rsidP="008F301A">
      <w:pPr>
        <w:pStyle w:val="CommentText"/>
        <w:jc w:val="left"/>
      </w:pPr>
      <w:r>
        <w:rPr>
          <w:rStyle w:val="CommentReference"/>
        </w:rPr>
        <w:annotationRef/>
      </w:r>
      <w:r>
        <w:rPr>
          <w:lang w:val="en-US"/>
        </w:rPr>
        <w:t>Thank you for your remark</w:t>
      </w:r>
    </w:p>
  </w:comment>
  <w:comment w:id="110" w:author="Erwin Dreesen" w:date="2024-05-18T21:04:00Z" w:initials="ED">
    <w:p w14:paraId="1F18D289" w14:textId="77777777" w:rsidR="00D249C2" w:rsidRDefault="00D249C2" w:rsidP="0081371C">
      <w:pPr>
        <w:pStyle w:val="CommentText"/>
        <w:jc w:val="left"/>
      </w:pPr>
      <w:r>
        <w:rPr>
          <w:rStyle w:val="CommentReference"/>
        </w:rPr>
        <w:annotationRef/>
      </w:r>
      <w:r>
        <w:t>Sounds weird this way. I added "single-centre" in the previous sentence.</w:t>
      </w:r>
    </w:p>
  </w:comment>
  <w:comment w:id="111" w:author="My Luong Vuong" w:date="2024-05-28T15:44:00Z" w:initials="MLV">
    <w:p w14:paraId="1BB41C0B" w14:textId="77777777" w:rsidR="00F059B5" w:rsidRDefault="00F059B5" w:rsidP="00084FAF">
      <w:pPr>
        <w:pStyle w:val="CommentText"/>
        <w:jc w:val="left"/>
      </w:pPr>
      <w:r>
        <w:rPr>
          <w:rStyle w:val="CommentReference"/>
        </w:rPr>
        <w:annotationRef/>
      </w:r>
      <w:r>
        <w:rPr>
          <w:lang w:val="en-US"/>
        </w:rPr>
        <w:t>Agreed!</w:t>
      </w:r>
    </w:p>
  </w:comment>
  <w:comment w:id="106" w:author="Indy Sandaradura" w:date="2024-02-02T08:25:00Z" w:initials="IS">
    <w:p w14:paraId="7976A3BC" w14:textId="75E1B615" w:rsidR="006C3836" w:rsidRDefault="006C3836" w:rsidP="006C3836">
      <w:pPr>
        <w:jc w:val="left"/>
      </w:pPr>
      <w:r>
        <w:rPr>
          <w:rStyle w:val="CommentReference"/>
        </w:rPr>
        <w:annotationRef/>
      </w:r>
      <w:r>
        <w:rPr>
          <w:color w:val="000000"/>
          <w:sz w:val="20"/>
          <w:szCs w:val="20"/>
        </w:rPr>
        <w:t>Also that they have generally been single site; so potential concerns about generalisability of findings..</w:t>
      </w:r>
    </w:p>
  </w:comment>
  <w:comment w:id="107" w:author="My Luong Vuong" w:date="2024-05-02T14:33:00Z" w:initials="MLV">
    <w:p w14:paraId="77BEB748" w14:textId="77777777" w:rsidR="002547AC" w:rsidRDefault="002547AC" w:rsidP="006B5331">
      <w:pPr>
        <w:pStyle w:val="CommentText"/>
        <w:jc w:val="left"/>
      </w:pPr>
      <w:r>
        <w:rPr>
          <w:rStyle w:val="CommentReference"/>
        </w:rPr>
        <w:annotationRef/>
      </w:r>
      <w:r>
        <w:rPr>
          <w:lang w:val="en-US"/>
        </w:rPr>
        <w:t>Thank you. We added that.</w:t>
      </w:r>
    </w:p>
  </w:comment>
  <w:comment w:id="117" w:author="Erwin Dreesen" w:date="2024-05-18T21:05:00Z" w:initials="ED">
    <w:p w14:paraId="4EA59ABC" w14:textId="77777777" w:rsidR="00D249C2" w:rsidRDefault="00D249C2" w:rsidP="00B024DA">
      <w:pPr>
        <w:pStyle w:val="CommentText"/>
        <w:jc w:val="left"/>
      </w:pPr>
      <w:r>
        <w:rPr>
          <w:rStyle w:val="CommentReference"/>
        </w:rPr>
        <w:annotationRef/>
      </w:r>
      <w:r>
        <w:t>I don't think this is correct.</w:t>
      </w:r>
    </w:p>
  </w:comment>
  <w:comment w:id="118" w:author="My Luong Vuong" w:date="2024-05-28T15:45:00Z" w:initials="MLV">
    <w:p w14:paraId="04AD3634" w14:textId="77777777" w:rsidR="00F059B5" w:rsidRDefault="00F059B5" w:rsidP="00D221EC">
      <w:pPr>
        <w:pStyle w:val="CommentText"/>
        <w:jc w:val="left"/>
      </w:pPr>
      <w:r>
        <w:rPr>
          <w:rStyle w:val="CommentReference"/>
        </w:rPr>
        <w:annotationRef/>
      </w:r>
      <w:r>
        <w:rPr>
          <w:lang w:val="en-US"/>
        </w:rPr>
        <w:t>Agreed!</w:t>
      </w:r>
    </w:p>
  </w:comment>
  <w:comment w:id="119" w:author="Erwin Dreesen" w:date="2024-05-29T23:05:00Z" w:initials="ED">
    <w:p w14:paraId="6E7E5D1E" w14:textId="77777777" w:rsidR="001F143C" w:rsidRDefault="001F143C" w:rsidP="00BB61ED">
      <w:pPr>
        <w:pStyle w:val="CommentText"/>
        <w:jc w:val="left"/>
      </w:pPr>
      <w:r>
        <w:rPr>
          <w:rStyle w:val="CommentReference"/>
        </w:rPr>
        <w:annotationRef/>
      </w:r>
      <w:r>
        <w:t>OK</w:t>
      </w:r>
    </w:p>
  </w:comment>
  <w:comment w:id="123" w:author="Microsoft Office User" w:date="2024-02-19T00:31:00Z" w:initials="MOU">
    <w:p w14:paraId="711A4305" w14:textId="5EBE4DE8" w:rsidR="00F53D04" w:rsidRDefault="00F53D04" w:rsidP="009D3B9E">
      <w:pPr>
        <w:jc w:val="left"/>
      </w:pPr>
      <w:r>
        <w:rPr>
          <w:rStyle w:val="CommentReference"/>
        </w:rPr>
        <w:annotationRef/>
      </w:r>
      <w:r>
        <w:rPr>
          <w:color w:val="000000"/>
          <w:sz w:val="20"/>
          <w:szCs w:val="20"/>
        </w:rPr>
        <w:t>This term is different to your 90% acceptability in the abstract?</w:t>
      </w:r>
    </w:p>
  </w:comment>
  <w:comment w:id="124" w:author="Jan-Willem Alffenaar" w:date="2024-02-19T07:34:00Z" w:initials="JA">
    <w:p w14:paraId="3B43867A" w14:textId="77777777" w:rsidR="00EA3EDF" w:rsidRDefault="00EA3EDF" w:rsidP="00EA3EDF">
      <w:pPr>
        <w:pStyle w:val="CommentText"/>
        <w:jc w:val="left"/>
      </w:pPr>
      <w:r>
        <w:rPr>
          <w:rStyle w:val="CommentReference"/>
        </w:rPr>
        <w:annotationRef/>
      </w:r>
      <w:r>
        <w:t>agree, consistent use of terminology is key when aiming for high impact journal</w:t>
      </w:r>
    </w:p>
  </w:comment>
  <w:comment w:id="125" w:author="My Luong Vuong" w:date="2024-05-02T14:38:00Z" w:initials="MLV">
    <w:p w14:paraId="073F83A5" w14:textId="77777777" w:rsidR="00AA3817" w:rsidRDefault="00AA3817" w:rsidP="0081506E">
      <w:pPr>
        <w:pStyle w:val="CommentText"/>
        <w:jc w:val="left"/>
      </w:pPr>
      <w:r>
        <w:rPr>
          <w:rStyle w:val="CommentReference"/>
        </w:rPr>
        <w:annotationRef/>
      </w:r>
      <w:r>
        <w:rPr>
          <w:lang w:val="en-US"/>
        </w:rPr>
        <w:t xml:space="preserve">By ICU-wide here we mean that the recommended dosing strategy offers every ICU patient the 90% chance of achieving the PKPD target. </w:t>
      </w:r>
    </w:p>
  </w:comment>
  <w:comment w:id="129" w:author="My Luong Vuong" w:date="2024-05-02T15:08:00Z" w:initials="MLV">
    <w:p w14:paraId="48C5323D" w14:textId="77777777" w:rsidR="00CE1C1B" w:rsidRDefault="00CE1C1B" w:rsidP="00DB4FF9">
      <w:pPr>
        <w:pStyle w:val="CommentText"/>
        <w:jc w:val="left"/>
      </w:pPr>
      <w:r>
        <w:rPr>
          <w:rStyle w:val="CommentReference"/>
        </w:rPr>
        <w:annotationRef/>
      </w:r>
      <w:r>
        <w:rPr>
          <w:lang w:val="en-US"/>
        </w:rPr>
        <w:t>Can be removed if exceeds word limit</w:t>
      </w:r>
    </w:p>
  </w:comment>
  <w:comment w:id="130" w:author="Erwin Dreesen" w:date="2024-05-18T21:12:00Z" w:initials="ED">
    <w:p w14:paraId="03B661B1" w14:textId="77777777" w:rsidR="007D6114" w:rsidRDefault="007D6114" w:rsidP="00926206">
      <w:pPr>
        <w:pStyle w:val="CommentText"/>
        <w:jc w:val="left"/>
      </w:pPr>
      <w:r>
        <w:rPr>
          <w:rStyle w:val="CommentReference"/>
        </w:rPr>
        <w:annotationRef/>
      </w:r>
      <w:r>
        <w:t>Yeah remove it. This is the methods section and I don't like the "e.g., ..." because it is not specific enough. It is simple, we asked to share study datasets. The details (seks, age, body weight, serum creatinine …) will be mentioned later.</w:t>
      </w:r>
    </w:p>
  </w:comment>
  <w:comment w:id="131" w:author="My Luong Vuong" w:date="2024-05-28T15:46:00Z" w:initials="MLV">
    <w:p w14:paraId="23A36A5D" w14:textId="77777777" w:rsidR="003A5D66" w:rsidRDefault="009F3355" w:rsidP="00BB6A22">
      <w:pPr>
        <w:pStyle w:val="CommentText"/>
        <w:jc w:val="left"/>
      </w:pPr>
      <w:r>
        <w:rPr>
          <w:rStyle w:val="CommentReference"/>
        </w:rPr>
        <w:annotationRef/>
      </w:r>
      <w:r w:rsidR="003A5D66">
        <w:rPr>
          <w:color w:val="000000"/>
        </w:rPr>
        <w:t>Agreed with removing</w:t>
      </w:r>
    </w:p>
  </w:comment>
  <w:comment w:id="157" w:author="Microsoft Office User" w:date="2024-02-19T00:32:00Z" w:initials="MOU">
    <w:p w14:paraId="48425D38" w14:textId="320D4440" w:rsidR="00F53D04" w:rsidRDefault="00F53D04" w:rsidP="00496614">
      <w:pPr>
        <w:jc w:val="left"/>
      </w:pPr>
      <w:r>
        <w:rPr>
          <w:rStyle w:val="CommentReference"/>
        </w:rPr>
        <w:annotationRef/>
      </w:r>
      <w:r>
        <w:rPr>
          <w:color w:val="000000"/>
          <w:sz w:val="20"/>
          <w:szCs w:val="20"/>
        </w:rPr>
        <w:t>You are missing a section on your data collection request…what patient parameters etc were requested?</w:t>
      </w:r>
    </w:p>
  </w:comment>
  <w:comment w:id="158" w:author="My Luong Vuong" w:date="2024-05-02T15:08:00Z" w:initials="MLV">
    <w:p w14:paraId="5B753DE4" w14:textId="77777777" w:rsidR="00CE1C1B" w:rsidRDefault="00CE1C1B" w:rsidP="00580DE3">
      <w:pPr>
        <w:pStyle w:val="CommentText"/>
        <w:jc w:val="left"/>
      </w:pPr>
      <w:r>
        <w:rPr>
          <w:rStyle w:val="CommentReference"/>
        </w:rPr>
        <w:annotationRef/>
      </w:r>
      <w:r>
        <w:rPr>
          <w:lang w:val="en-US"/>
        </w:rPr>
        <w:t>We have added this.</w:t>
      </w:r>
    </w:p>
  </w:comment>
  <w:comment w:id="161" w:author="Wicha, Sebastian" w:date="2024-02-23T15:41:00Z" w:initials="SW">
    <w:p w14:paraId="66985067" w14:textId="22F27F60" w:rsidR="008A0099" w:rsidRDefault="008A0099" w:rsidP="008A0099">
      <w:pPr>
        <w:pStyle w:val="CommentText"/>
      </w:pPr>
      <w:r>
        <w:rPr>
          <w:rStyle w:val="CommentReference"/>
        </w:rPr>
        <w:annotationRef/>
      </w:r>
      <w:r>
        <w:t>Did you also test per centre? Different habits in documentation may also impact the RUV beyond the assay used.</w:t>
      </w:r>
    </w:p>
  </w:comment>
  <w:comment w:id="162" w:author="My Luong Vuong" w:date="2024-05-02T15:27:00Z" w:initials="MLV">
    <w:p w14:paraId="5599030C" w14:textId="77777777" w:rsidR="00B904A6" w:rsidRDefault="00B904A6" w:rsidP="00AD50F5">
      <w:pPr>
        <w:pStyle w:val="CommentText"/>
        <w:jc w:val="left"/>
      </w:pPr>
      <w:r>
        <w:rPr>
          <w:rStyle w:val="CommentReference"/>
        </w:rPr>
        <w:annotationRef/>
      </w:r>
      <w:r>
        <w:rPr>
          <w:lang w:val="en-US"/>
        </w:rPr>
        <w:t>Thank you. We have rephrased it so that it's clearer.</w:t>
      </w:r>
    </w:p>
  </w:comment>
  <w:comment w:id="163" w:author="Microsoft Office User" w:date="2024-02-19T00:37:00Z" w:initials="MOU">
    <w:p w14:paraId="4F4391A9" w14:textId="00D58DCA" w:rsidR="00F53D04" w:rsidRDefault="00F53D04" w:rsidP="00AA2CAC">
      <w:pPr>
        <w:jc w:val="left"/>
      </w:pPr>
      <w:r>
        <w:rPr>
          <w:rStyle w:val="CommentReference"/>
        </w:rPr>
        <w:annotationRef/>
      </w:r>
      <w:r>
        <w:rPr>
          <w:color w:val="000000"/>
          <w:sz w:val="20"/>
          <w:szCs w:val="20"/>
        </w:rPr>
        <w:t>Age or sickness severity not tested?</w:t>
      </w:r>
    </w:p>
  </w:comment>
  <w:comment w:id="164" w:author="Jan-Willem Alffenaar" w:date="2024-02-19T07:38:00Z" w:initials="JA">
    <w:p w14:paraId="04117104" w14:textId="77777777" w:rsidR="005D21F9" w:rsidRDefault="005D21F9" w:rsidP="005D21F9">
      <w:pPr>
        <w:pStyle w:val="CommentText"/>
        <w:jc w:val="left"/>
      </w:pPr>
      <w:r>
        <w:rPr>
          <w:rStyle w:val="CommentReference"/>
        </w:rPr>
        <w:annotationRef/>
      </w:r>
      <w:r>
        <w:t>APACHE/SOFA maybe presented in original papers upon ICU admission or start of treatment, don't know at the time point of pk collection. however with long half-life of fluconazole pk is affected over longer period...</w:t>
      </w:r>
    </w:p>
  </w:comment>
  <w:comment w:id="165" w:author="My Luong Vuong" w:date="2024-05-02T15:42:00Z" w:initials="MLV">
    <w:p w14:paraId="2AD6A4F2" w14:textId="77777777" w:rsidR="00E855ED" w:rsidRDefault="00E855ED" w:rsidP="007E48B0">
      <w:pPr>
        <w:pStyle w:val="CommentText"/>
        <w:jc w:val="left"/>
      </w:pPr>
      <w:r>
        <w:rPr>
          <w:rStyle w:val="CommentReference"/>
        </w:rPr>
        <w:annotationRef/>
      </w:r>
      <w:r>
        <w:rPr>
          <w:lang w:val="en-US"/>
        </w:rPr>
        <w:t>- We did not test age because it's already a part of our eGFR-CKDEPI calculation.</w:t>
      </w:r>
      <w:r>
        <w:rPr>
          <w:lang w:val="en-US"/>
        </w:rPr>
        <w:br/>
        <w:t>- Sickness severity including APACHEII/SOFA scores are heavily missing in our dataset, therefore we couldn't test them.</w:t>
      </w:r>
    </w:p>
  </w:comment>
  <w:comment w:id="166" w:author="Brüggemann, Roger" w:date="2024-02-23T09:39:00Z" w:initials="BR">
    <w:p w14:paraId="3F007602" w14:textId="7932B6F0" w:rsidR="007538AD" w:rsidRDefault="007538AD" w:rsidP="004B39F0">
      <w:pPr>
        <w:pStyle w:val="CommentText"/>
        <w:jc w:val="left"/>
      </w:pPr>
      <w:r>
        <w:rPr>
          <w:rStyle w:val="CommentReference"/>
        </w:rPr>
        <w:annotationRef/>
      </w:r>
      <w:r>
        <w:rPr>
          <w:lang w:val="nl-NL"/>
        </w:rPr>
        <w:t>We want to detail which covariates we thought were pathophysiological plausible and have been included for further analysis.</w:t>
      </w:r>
    </w:p>
  </w:comment>
  <w:comment w:id="167" w:author="My Luong Vuong" w:date="2024-05-02T15:50:00Z" w:initials="MLV">
    <w:p w14:paraId="2BDACB94" w14:textId="77777777" w:rsidR="004925D4" w:rsidRDefault="004925D4" w:rsidP="0084676D">
      <w:pPr>
        <w:pStyle w:val="CommentText"/>
        <w:jc w:val="left"/>
      </w:pPr>
      <w:r>
        <w:rPr>
          <w:rStyle w:val="CommentReference"/>
        </w:rPr>
        <w:annotationRef/>
      </w:r>
      <w:r>
        <w:rPr>
          <w:lang w:val="en-US"/>
        </w:rPr>
        <w:t>Thank you. We have provided this detail.</w:t>
      </w:r>
    </w:p>
  </w:comment>
  <w:comment w:id="168" w:author="Brüggemann, Roger" w:date="2024-02-23T09:39:00Z" w:initials="BR">
    <w:p w14:paraId="0A6C4F31" w14:textId="1843596F" w:rsidR="007538AD" w:rsidRDefault="007538AD" w:rsidP="009765EE">
      <w:pPr>
        <w:pStyle w:val="CommentText"/>
        <w:jc w:val="left"/>
      </w:pPr>
      <w:r>
        <w:rPr>
          <w:rStyle w:val="CommentReference"/>
        </w:rPr>
        <w:annotationRef/>
      </w:r>
      <w:r>
        <w:rPr>
          <w:lang w:val="nl-NL"/>
        </w:rPr>
        <w:t xml:space="preserve">Is there any dataset that included urinary concentrations that could be entered in the model to determine renal clearance? </w:t>
      </w:r>
    </w:p>
  </w:comment>
  <w:comment w:id="169" w:author="My Luong Vuong" w:date="2024-03-18T21:26:00Z" w:initials="MLV">
    <w:p w14:paraId="5B57CC08" w14:textId="77777777" w:rsidR="00BF189F" w:rsidRDefault="00BF189F" w:rsidP="00197F97">
      <w:pPr>
        <w:pStyle w:val="CommentText"/>
        <w:jc w:val="left"/>
      </w:pPr>
      <w:r>
        <w:rPr>
          <w:rStyle w:val="CommentReference"/>
        </w:rPr>
        <w:annotationRef/>
      </w:r>
      <w:r>
        <w:rPr>
          <w:lang w:val="en-US"/>
        </w:rPr>
        <w:t>Unfortunately not!</w:t>
      </w:r>
    </w:p>
  </w:comment>
  <w:comment w:id="170" w:author="Wicha, Sebastian" w:date="2024-02-23T15:47:00Z" w:initials="SW">
    <w:p w14:paraId="5358D58D" w14:textId="77777777" w:rsidR="00724157" w:rsidRDefault="00724157" w:rsidP="00724157">
      <w:pPr>
        <w:pStyle w:val="CommentText"/>
      </w:pPr>
      <w:r>
        <w:rPr>
          <w:rStyle w:val="CommentReference"/>
        </w:rPr>
        <w:annotationRef/>
      </w:r>
      <w:r>
        <w:t>What is meant by two way?</w:t>
      </w:r>
    </w:p>
  </w:comment>
  <w:comment w:id="171" w:author="My Luong Vuong" w:date="2024-05-02T15:47:00Z" w:initials="MLV">
    <w:p w14:paraId="73D3119C" w14:textId="77777777" w:rsidR="000F53CC" w:rsidRDefault="000F53CC" w:rsidP="00143EBD">
      <w:pPr>
        <w:pStyle w:val="CommentText"/>
        <w:jc w:val="left"/>
      </w:pPr>
      <w:r>
        <w:rPr>
          <w:rStyle w:val="CommentReference"/>
        </w:rPr>
        <w:annotationRef/>
      </w:r>
      <w:r>
        <w:rPr>
          <w:lang w:val="en-US"/>
        </w:rPr>
        <w:t>Thank you. We have clarified it.</w:t>
      </w:r>
    </w:p>
  </w:comment>
  <w:comment w:id="172" w:author="Sophie Stocker" w:date="2024-02-23T10:36:00Z" w:initials="SS">
    <w:p w14:paraId="4EE17147" w14:textId="35E6413C" w:rsidR="00D61DCC" w:rsidRDefault="00D61DCC" w:rsidP="00D61DCC">
      <w:pPr>
        <w:pStyle w:val="CommentText"/>
        <w:jc w:val="left"/>
      </w:pPr>
      <w:r>
        <w:rPr>
          <w:rStyle w:val="CommentReference"/>
        </w:rPr>
        <w:annotationRef/>
      </w:r>
      <w:r>
        <w:t>Put this in a separate sentence</w:t>
      </w:r>
    </w:p>
  </w:comment>
  <w:comment w:id="173" w:author="My Luong Vuong" w:date="2024-05-02T15:53:00Z" w:initials="MLV">
    <w:p w14:paraId="2294BB65" w14:textId="77777777" w:rsidR="00DE4376" w:rsidRDefault="00DE4376" w:rsidP="0026747B">
      <w:pPr>
        <w:pStyle w:val="CommentText"/>
        <w:jc w:val="left"/>
      </w:pPr>
      <w:r>
        <w:rPr>
          <w:rStyle w:val="CommentReference"/>
        </w:rPr>
        <w:annotationRef/>
      </w:r>
      <w:r>
        <w:rPr>
          <w:lang w:val="en-US"/>
        </w:rPr>
        <w:t>Thank you. We have done that.</w:t>
      </w:r>
    </w:p>
  </w:comment>
  <w:comment w:id="174" w:author="Sophie Stocker" w:date="2024-02-23T10:36:00Z" w:initials="SS">
    <w:p w14:paraId="3F765B23" w14:textId="24633276" w:rsidR="009421DA" w:rsidRDefault="009421DA" w:rsidP="009421DA">
      <w:pPr>
        <w:pStyle w:val="CommentText"/>
        <w:jc w:val="left"/>
      </w:pPr>
      <w:r>
        <w:rPr>
          <w:rStyle w:val="CommentReference"/>
        </w:rPr>
        <w:annotationRef/>
      </w:r>
      <w:r>
        <w:t>Put this in a separate sentence</w:t>
      </w:r>
    </w:p>
  </w:comment>
  <w:comment w:id="175" w:author="My Luong Vuong" w:date="2024-05-02T15:53:00Z" w:initials="MLV">
    <w:p w14:paraId="22DB4D8B" w14:textId="77777777" w:rsidR="00DE4376" w:rsidRDefault="00DE4376" w:rsidP="00925ED3">
      <w:pPr>
        <w:pStyle w:val="CommentText"/>
        <w:jc w:val="left"/>
      </w:pPr>
      <w:r>
        <w:rPr>
          <w:rStyle w:val="CommentReference"/>
        </w:rPr>
        <w:annotationRef/>
      </w:r>
      <w:r>
        <w:rPr>
          <w:lang w:val="en-US"/>
        </w:rPr>
        <w:t>We did this too.</w:t>
      </w:r>
    </w:p>
  </w:comment>
  <w:comment w:id="176" w:author="Brüggemann, Roger" w:date="2024-02-23T09:32:00Z" w:initials="BR">
    <w:p w14:paraId="756DE079" w14:textId="300FE3B3" w:rsidR="00A13B28" w:rsidRDefault="00A13B28" w:rsidP="00D72E8F">
      <w:pPr>
        <w:pStyle w:val="CommentText"/>
        <w:jc w:val="left"/>
      </w:pPr>
      <w:r>
        <w:rPr>
          <w:rStyle w:val="CommentReference"/>
        </w:rPr>
        <w:annotationRef/>
      </w:r>
      <w:r>
        <w:rPr>
          <w:lang w:val="nl-NL"/>
        </w:rPr>
        <w:t xml:space="preserve">Have you attempted to define renal clearance vs metabolic clearance? And how metabolic (intercept at no renal function) changes with altering renal function? </w:t>
      </w:r>
    </w:p>
  </w:comment>
  <w:comment w:id="177" w:author="Brüggemann, Roger" w:date="2024-02-23T09:28:00Z" w:initials="BR">
    <w:p w14:paraId="081F8CC7" w14:textId="50B4D09A" w:rsidR="00614B29" w:rsidRDefault="00614B29" w:rsidP="00A816D9">
      <w:pPr>
        <w:pStyle w:val="CommentText"/>
        <w:jc w:val="left"/>
      </w:pPr>
      <w:r>
        <w:rPr>
          <w:rStyle w:val="CommentReference"/>
        </w:rPr>
        <w:annotationRef/>
      </w:r>
      <w:r>
        <w:rPr>
          <w:lang w:val="nl-NL"/>
        </w:rPr>
        <w:t xml:space="preserve">Any fixed parameters for the allometric component (for instance body weight or FFM on clearance) </w:t>
      </w:r>
    </w:p>
  </w:comment>
  <w:comment w:id="178" w:author="My Luong Vuong" w:date="2024-05-12T22:29:00Z" w:initials="MLV">
    <w:p w14:paraId="3BF2ACB9" w14:textId="77777777" w:rsidR="009E2167" w:rsidRDefault="009E2167" w:rsidP="000B3E9F">
      <w:pPr>
        <w:pStyle w:val="CommentText"/>
        <w:jc w:val="left"/>
      </w:pPr>
      <w:r>
        <w:rPr>
          <w:rStyle w:val="CommentReference"/>
        </w:rPr>
        <w:annotationRef/>
      </w:r>
      <w:r>
        <w:rPr>
          <w:lang w:val="en-US"/>
        </w:rPr>
        <w:t>Thank you. We don't have that.</w:t>
      </w:r>
    </w:p>
  </w:comment>
  <w:comment w:id="195" w:author="Wicha, Sebastian" w:date="2024-02-23T16:00:00Z" w:initials="SW">
    <w:p w14:paraId="1DE07876" w14:textId="00B89453" w:rsidR="00E855C5" w:rsidRDefault="00E855C5" w:rsidP="00E855C5">
      <w:pPr>
        <w:pStyle w:val="CommentText"/>
      </w:pPr>
      <w:r>
        <w:rPr>
          <w:rStyle w:val="CommentReference"/>
        </w:rPr>
        <w:annotationRef/>
      </w:r>
      <w:r>
        <w:t>Did you compare the results obtained from this more advanced imputation method with a method were the covariates were simply set to the median/center value of the covariate term so that the typical PK parameter was used in these patients?</w:t>
      </w:r>
      <w:r w:rsidR="005E022B">
        <w:t>i</w:t>
      </w:r>
    </w:p>
  </w:comment>
  <w:comment w:id="196" w:author="My Luong Vuong" w:date="2024-05-02T16:16:00Z" w:initials="MLV">
    <w:p w14:paraId="353FD0C3" w14:textId="77777777" w:rsidR="00A12133" w:rsidRDefault="00F226A8" w:rsidP="00730FC8">
      <w:pPr>
        <w:pStyle w:val="CommentText"/>
        <w:jc w:val="left"/>
      </w:pPr>
      <w:r>
        <w:rPr>
          <w:rStyle w:val="CommentReference"/>
        </w:rPr>
        <w:annotationRef/>
      </w:r>
      <w:r w:rsidR="00A12133">
        <w:rPr>
          <w:color w:val="000000"/>
        </w:rPr>
        <w:t xml:space="preserve">We did not do that because such a single imputation technique is known to have a high risk of bias and to perform worse than multiple imputation. A PMX paper from Uppsala 2013 also touched upon this: </w:t>
      </w:r>
      <w:hyperlink r:id="rId2" w:history="1">
        <w:r w:rsidR="00A12133" w:rsidRPr="00730FC8">
          <w:rPr>
            <w:rStyle w:val="Hyperlink"/>
          </w:rPr>
          <w:t>https://www.ncbi.nlm.nih.gov/pmc/articles/PMC3787222/</w:t>
        </w:r>
      </w:hyperlink>
      <w:r w:rsidR="00A12133">
        <w:rPr>
          <w:color w:val="000000"/>
        </w:rPr>
        <w:t>. We also mentioned this in our discussion.</w:t>
      </w:r>
    </w:p>
  </w:comment>
  <w:comment w:id="197" w:author="Erwin Dreesen" w:date="2024-05-18T21:52:00Z" w:initials="ED">
    <w:p w14:paraId="60EEB75C" w14:textId="77777777" w:rsidR="00672E2F" w:rsidRDefault="00672E2F" w:rsidP="00AF3165">
      <w:pPr>
        <w:pStyle w:val="CommentText"/>
        <w:jc w:val="left"/>
      </w:pPr>
      <w:r>
        <w:rPr>
          <w:rStyle w:val="CommentReference"/>
        </w:rPr>
        <w:annotationRef/>
      </w:r>
      <w:r>
        <w:t>I would like to read this paragraph again before sending the manuscript to the co-authors.</w:t>
      </w:r>
    </w:p>
  </w:comment>
  <w:comment w:id="198" w:author="My Luong Vuong" w:date="2024-05-28T15:48:00Z" w:initials="MLV">
    <w:p w14:paraId="25D31DEC" w14:textId="77777777" w:rsidR="00A75542" w:rsidRDefault="00A75542" w:rsidP="00DD3D10">
      <w:pPr>
        <w:pStyle w:val="CommentText"/>
        <w:jc w:val="left"/>
      </w:pPr>
      <w:r>
        <w:rPr>
          <w:rStyle w:val="CommentReference"/>
        </w:rPr>
        <w:annotationRef/>
      </w:r>
      <w:r>
        <w:rPr>
          <w:lang w:val="en-US"/>
        </w:rPr>
        <w:t>I rewrote it</w:t>
      </w:r>
    </w:p>
  </w:comment>
  <w:comment w:id="199" w:author="Erwin Dreesen" w:date="2024-05-29T23:23:00Z" w:initials="ED">
    <w:p w14:paraId="7BE42B64" w14:textId="77777777" w:rsidR="00E105B2" w:rsidRDefault="00E105B2">
      <w:pPr>
        <w:pStyle w:val="CommentText"/>
        <w:jc w:val="left"/>
      </w:pPr>
      <w:r>
        <w:rPr>
          <w:rStyle w:val="CommentReference"/>
        </w:rPr>
        <w:annotationRef/>
      </w:r>
      <w:r>
        <w:t>It is much better, yet</w:t>
      </w:r>
    </w:p>
    <w:p w14:paraId="7B6193CF" w14:textId="77777777" w:rsidR="00E105B2" w:rsidRDefault="00E105B2">
      <w:pPr>
        <w:pStyle w:val="CommentText"/>
        <w:jc w:val="left"/>
      </w:pPr>
      <w:r>
        <w:t>- I think you can combine the first 2 sentences into one (see my suggestions in the following comments)</w:t>
      </w:r>
    </w:p>
    <w:p w14:paraId="1F60CDC3" w14:textId="77777777" w:rsidR="00E105B2" w:rsidRDefault="00E105B2" w:rsidP="003930AA">
      <w:pPr>
        <w:pStyle w:val="CommentText"/>
        <w:jc w:val="left"/>
      </w:pPr>
      <w:r>
        <w:t>- the two sentences I highlighted in yellow are still confusing to me (see my comments).</w:t>
      </w:r>
    </w:p>
  </w:comment>
  <w:comment w:id="203" w:author="Erwin Dreesen" w:date="2024-05-18T21:50:00Z" w:initials="ED">
    <w:p w14:paraId="1B1EF5E6" w14:textId="196E77FF" w:rsidR="00672E2F" w:rsidRDefault="00672E2F" w:rsidP="00B122D8">
      <w:pPr>
        <w:pStyle w:val="CommentText"/>
        <w:jc w:val="left"/>
      </w:pPr>
      <w:r>
        <w:rPr>
          <w:rStyle w:val="CommentReference"/>
        </w:rPr>
        <w:annotationRef/>
      </w:r>
      <w:r>
        <w:t>Population mean? Patient mean? Why not LOCF or NOCB?</w:t>
      </w:r>
    </w:p>
  </w:comment>
  <w:comment w:id="204" w:author="My Luong Vuong" w:date="2024-05-28T15:49:00Z" w:initials="MLV">
    <w:p w14:paraId="130DCB14" w14:textId="77777777" w:rsidR="002C5A86" w:rsidRDefault="002C5A86" w:rsidP="00F21DC1">
      <w:pPr>
        <w:pStyle w:val="CommentText"/>
        <w:jc w:val="left"/>
      </w:pPr>
      <w:r>
        <w:rPr>
          <w:rStyle w:val="CommentReference"/>
        </w:rPr>
        <w:annotationRef/>
      </w:r>
      <w:r>
        <w:rPr>
          <w:lang w:val="en-US"/>
        </w:rPr>
        <w:t>I clarified it</w:t>
      </w:r>
    </w:p>
  </w:comment>
  <w:comment w:id="205" w:author="Erwin Dreesen" w:date="2024-05-29T23:17:00Z" w:initials="ED">
    <w:p w14:paraId="28183CB7" w14:textId="77777777" w:rsidR="00B13E5D" w:rsidRDefault="00B13E5D" w:rsidP="00873AB6">
      <w:pPr>
        <w:pStyle w:val="CommentText"/>
        <w:jc w:val="left"/>
      </w:pPr>
      <w:r>
        <w:rPr>
          <w:rStyle w:val="CommentReference"/>
        </w:rPr>
        <w:annotationRef/>
      </w:r>
      <w:r>
        <w:t>See my next comment.</w:t>
      </w:r>
    </w:p>
  </w:comment>
  <w:comment w:id="212" w:author="Erwin Dreesen" w:date="2024-05-29T23:08:00Z" w:initials="ED">
    <w:p w14:paraId="655E28F8" w14:textId="15FE62CE" w:rsidR="00F4181E" w:rsidRDefault="00F4181E" w:rsidP="00724F38">
      <w:pPr>
        <w:pStyle w:val="CommentText"/>
        <w:jc w:val="left"/>
      </w:pPr>
      <w:r>
        <w:rPr>
          <w:rStyle w:val="CommentReference"/>
        </w:rPr>
        <w:annotationRef/>
      </w:r>
      <w:r>
        <w:t>But what if the value was available at the end of the dosing interval? Then you need to do NOCB as well to fill in all gaps in that dosing interval, right? Or maybe I don't fully understand what you did here?</w:t>
      </w:r>
    </w:p>
  </w:comment>
  <w:comment w:id="215" w:author="Erwin Dreesen" w:date="2024-05-29T23:07:00Z" w:initials="ED">
    <w:p w14:paraId="7004FABF" w14:textId="46D68AC1" w:rsidR="00B335FA" w:rsidRDefault="00B335FA" w:rsidP="006263F5">
      <w:pPr>
        <w:pStyle w:val="CommentText"/>
        <w:jc w:val="left"/>
      </w:pPr>
      <w:r>
        <w:rPr>
          <w:rStyle w:val="CommentReference"/>
        </w:rPr>
        <w:annotationRef/>
      </w:r>
      <w:r>
        <w:t>In that dosing interval, right?</w:t>
      </w:r>
    </w:p>
  </w:comment>
  <w:comment w:id="213" w:author="Erwin Dreesen" w:date="2024-05-29T23:15:00Z" w:initials="ED">
    <w:p w14:paraId="47E6EDE3" w14:textId="77777777" w:rsidR="00903452" w:rsidRDefault="00F070AA">
      <w:pPr>
        <w:pStyle w:val="CommentText"/>
        <w:jc w:val="left"/>
      </w:pPr>
      <w:r>
        <w:rPr>
          <w:rStyle w:val="CommentReference"/>
        </w:rPr>
        <w:annotationRef/>
      </w:r>
      <w:r w:rsidR="00903452">
        <w:rPr>
          <w:b/>
          <w:bCs/>
          <w:color w:val="000000"/>
        </w:rPr>
        <w:t>When at least one value of a variable was available in a dosing interval</w:t>
      </w:r>
      <w:r w:rsidR="00903452">
        <w:rPr>
          <w:color w:val="000000"/>
        </w:rPr>
        <w:t>, we imputed the mean of the available value(s) in that dosing interval.</w:t>
      </w:r>
    </w:p>
    <w:p w14:paraId="0140ED0B" w14:textId="77777777" w:rsidR="00903452" w:rsidRDefault="00903452">
      <w:pPr>
        <w:pStyle w:val="CommentText"/>
        <w:jc w:val="left"/>
      </w:pPr>
    </w:p>
    <w:p w14:paraId="7B7D163F" w14:textId="77777777" w:rsidR="00903452" w:rsidRDefault="00903452" w:rsidP="00CD68F3">
      <w:pPr>
        <w:pStyle w:val="CommentText"/>
        <w:jc w:val="left"/>
      </w:pPr>
      <w:r>
        <w:rPr>
          <w:color w:val="000000"/>
        </w:rPr>
        <w:t>&gt;&gt;&gt; I think this sentence covers both scenarios (since the mean of one value = the value).</w:t>
      </w:r>
    </w:p>
  </w:comment>
  <w:comment w:id="206" w:author="Erwin Dreesen" w:date="2024-05-18T21:40:00Z" w:initials="ED">
    <w:p w14:paraId="1D61C2D5" w14:textId="4DEEA419" w:rsidR="00B4666A" w:rsidRDefault="00B4666A" w:rsidP="00135CD5">
      <w:pPr>
        <w:pStyle w:val="CommentText"/>
        <w:jc w:val="left"/>
      </w:pPr>
      <w:r>
        <w:rPr>
          <w:rStyle w:val="CommentReference"/>
        </w:rPr>
        <w:annotationRef/>
      </w:r>
      <w:r>
        <w:t>You need to explain when you did SI and when MI.</w:t>
      </w:r>
    </w:p>
  </w:comment>
  <w:comment w:id="207" w:author="My Luong Vuong" w:date="2024-05-28T15:50:00Z" w:initials="MLV">
    <w:p w14:paraId="5D4F5D1C" w14:textId="77777777" w:rsidR="00221238" w:rsidRDefault="00221238" w:rsidP="00A30CE6">
      <w:pPr>
        <w:pStyle w:val="CommentText"/>
        <w:jc w:val="left"/>
      </w:pPr>
      <w:r>
        <w:rPr>
          <w:rStyle w:val="CommentReference"/>
        </w:rPr>
        <w:annotationRef/>
      </w:r>
      <w:r>
        <w:rPr>
          <w:lang w:val="en-US"/>
        </w:rPr>
        <w:t>Done</w:t>
      </w:r>
    </w:p>
  </w:comment>
  <w:comment w:id="208" w:author="Erwin Dreesen" w:date="2024-05-29T23:18:00Z" w:initials="ED">
    <w:p w14:paraId="01184DAE" w14:textId="77777777" w:rsidR="00B13E5D" w:rsidRDefault="00B13E5D" w:rsidP="00290218">
      <w:pPr>
        <w:pStyle w:val="CommentText"/>
        <w:jc w:val="left"/>
      </w:pPr>
      <w:r>
        <w:rPr>
          <w:rStyle w:val="CommentReference"/>
        </w:rPr>
        <w:annotationRef/>
      </w:r>
      <w:r>
        <w:t>OK + see my previous comments with suggestions to rewrite.</w:t>
      </w:r>
    </w:p>
  </w:comment>
  <w:comment w:id="220" w:author="Brüggemann, Roger" w:date="2024-02-23T09:29:00Z" w:initials="BR">
    <w:p w14:paraId="215EF5CD" w14:textId="3EC234DF" w:rsidR="00315E02" w:rsidRDefault="00315E02" w:rsidP="001A2539">
      <w:pPr>
        <w:pStyle w:val="CommentText"/>
        <w:jc w:val="left"/>
      </w:pPr>
      <w:r>
        <w:rPr>
          <w:rStyle w:val="CommentReference"/>
        </w:rPr>
        <w:annotationRef/>
      </w:r>
      <w:r>
        <w:rPr>
          <w:lang w:val="nl-NL"/>
        </w:rPr>
        <w:t xml:space="preserve">See previous. We need to detail what data were missing in the relevant datasets. </w:t>
      </w:r>
    </w:p>
  </w:comment>
  <w:comment w:id="221" w:author="My Luong Vuong" w:date="2024-05-02T16:17:00Z" w:initials="MLV">
    <w:p w14:paraId="05F107C4" w14:textId="77777777" w:rsidR="005A486F" w:rsidRDefault="005A486F" w:rsidP="00A15326">
      <w:pPr>
        <w:pStyle w:val="CommentText"/>
        <w:jc w:val="left"/>
      </w:pPr>
      <w:r>
        <w:rPr>
          <w:rStyle w:val="CommentReference"/>
        </w:rPr>
        <w:annotationRef/>
      </w:r>
      <w:r>
        <w:rPr>
          <w:lang w:val="en-US"/>
        </w:rPr>
        <w:t>We provided this data in our Table 1.</w:t>
      </w:r>
    </w:p>
  </w:comment>
  <w:comment w:id="209" w:author="Erwin Dreesen" w:date="2024-05-18T22:14:00Z" w:initials="ED">
    <w:p w14:paraId="5A1E255D" w14:textId="77777777" w:rsidR="003E595D" w:rsidRDefault="003E595D" w:rsidP="00627F31">
      <w:pPr>
        <w:pStyle w:val="CommentText"/>
        <w:jc w:val="left"/>
      </w:pPr>
      <w:r>
        <w:rPr>
          <w:rStyle w:val="CommentReference"/>
        </w:rPr>
        <w:annotationRef/>
      </w:r>
      <w:r>
        <w:t>I add this comment after reading the Results section. I think you can remove this since you did not do SI.</w:t>
      </w:r>
    </w:p>
  </w:comment>
  <w:comment w:id="210" w:author="My Luong Vuong" w:date="2024-05-28T15:50:00Z" w:initials="MLV">
    <w:p w14:paraId="44A77C45" w14:textId="77777777" w:rsidR="00221238" w:rsidRDefault="00221238" w:rsidP="00C305C5">
      <w:pPr>
        <w:pStyle w:val="CommentText"/>
        <w:jc w:val="left"/>
      </w:pPr>
      <w:r>
        <w:rPr>
          <w:rStyle w:val="CommentReference"/>
        </w:rPr>
        <w:annotationRef/>
      </w:r>
      <w:r>
        <w:rPr>
          <w:lang w:val="en-US"/>
        </w:rPr>
        <w:t>I did. I clarified it here.</w:t>
      </w:r>
    </w:p>
  </w:comment>
  <w:comment w:id="211" w:author="Erwin Dreesen" w:date="2024-05-29T23:18:00Z" w:initials="ED">
    <w:p w14:paraId="0A4F10AE" w14:textId="77777777" w:rsidR="00010954" w:rsidRDefault="00010954" w:rsidP="006C6C49">
      <w:pPr>
        <w:pStyle w:val="CommentText"/>
        <w:jc w:val="left"/>
      </w:pPr>
      <w:r>
        <w:rPr>
          <w:rStyle w:val="CommentReference"/>
        </w:rPr>
        <w:annotationRef/>
      </w:r>
      <w:r>
        <w:t>OK</w:t>
      </w:r>
    </w:p>
  </w:comment>
  <w:comment w:id="216" w:author="Erwin Dreesen" w:date="2024-05-29T23:16:00Z" w:initials="ED">
    <w:p w14:paraId="559D35DD" w14:textId="4E243316" w:rsidR="00903452" w:rsidRDefault="00903452">
      <w:pPr>
        <w:pStyle w:val="CommentText"/>
        <w:jc w:val="left"/>
      </w:pPr>
      <w:r>
        <w:rPr>
          <w:rStyle w:val="CommentReference"/>
        </w:rPr>
        <w:annotationRef/>
      </w:r>
      <w:r>
        <w:rPr>
          <w:b/>
          <w:bCs/>
        </w:rPr>
        <w:t>When no value of a variable was available in a dosing interval</w:t>
      </w:r>
      <w:r>
        <w:t>, we employed multiple imputation.</w:t>
      </w:r>
    </w:p>
    <w:p w14:paraId="0B284E68" w14:textId="77777777" w:rsidR="00903452" w:rsidRDefault="00903452">
      <w:pPr>
        <w:pStyle w:val="CommentText"/>
        <w:jc w:val="left"/>
      </w:pPr>
    </w:p>
    <w:p w14:paraId="6DF123FB" w14:textId="77777777" w:rsidR="00903452" w:rsidRDefault="00903452" w:rsidP="00766822">
      <w:pPr>
        <w:pStyle w:val="CommentText"/>
        <w:jc w:val="left"/>
      </w:pPr>
      <w:r>
        <w:t>&gt;&gt; I would phrase it this way = the same way as the previous sentence.</w:t>
      </w:r>
    </w:p>
  </w:comment>
  <w:comment w:id="229" w:author="Erwin Dreesen" w:date="2024-05-29T23:20:00Z" w:initials="ED">
    <w:p w14:paraId="31E16BF5" w14:textId="77777777" w:rsidR="008F4CF4" w:rsidRDefault="008F4CF4" w:rsidP="00F36FC1">
      <w:pPr>
        <w:pStyle w:val="CommentText"/>
        <w:jc w:val="left"/>
      </w:pPr>
      <w:r>
        <w:rPr>
          <w:rStyle w:val="CommentReference"/>
        </w:rPr>
        <w:annotationRef/>
      </w:r>
      <w:r>
        <w:t>I don't understand this. When you do MI, you are still building the model (you don't have the model yet), so how do you know what variables will be in the popPK model?</w:t>
      </w:r>
    </w:p>
  </w:comment>
  <w:comment w:id="233" w:author="Erwin Dreesen" w:date="2024-05-29T23:20:00Z" w:initials="ED">
    <w:p w14:paraId="35D92709" w14:textId="77777777" w:rsidR="008F4CF4" w:rsidRDefault="008F4CF4" w:rsidP="00343DB6">
      <w:pPr>
        <w:pStyle w:val="CommentText"/>
        <w:jc w:val="left"/>
      </w:pPr>
      <w:r>
        <w:rPr>
          <w:rStyle w:val="CommentReference"/>
        </w:rPr>
        <w:annotationRef/>
      </w:r>
      <w:r>
        <w:t>Two in parallel? Why? This raises questions.</w:t>
      </w:r>
    </w:p>
  </w:comment>
  <w:comment w:id="253" w:author="Erwin Dreesen" w:date="2024-05-18T21:41:00Z" w:initials="ED">
    <w:p w14:paraId="03D96A02" w14:textId="42D2F0CD" w:rsidR="00B4666A" w:rsidRDefault="00B4666A" w:rsidP="002411F0">
      <w:pPr>
        <w:pStyle w:val="CommentText"/>
        <w:jc w:val="left"/>
      </w:pPr>
      <w:r>
        <w:rPr>
          <w:rStyle w:val="CommentReference"/>
        </w:rPr>
        <w:annotationRef/>
      </w:r>
      <w:r>
        <w:t>I don't understand this</w:t>
      </w:r>
    </w:p>
  </w:comment>
  <w:comment w:id="254" w:author="My Luong Vuong" w:date="2024-05-28T15:53:00Z" w:initials="MLV">
    <w:p w14:paraId="2C5B38FC" w14:textId="77777777" w:rsidR="00103583" w:rsidRDefault="00103583" w:rsidP="00F1775A">
      <w:pPr>
        <w:pStyle w:val="CommentText"/>
        <w:jc w:val="left"/>
      </w:pPr>
      <w:r>
        <w:rPr>
          <w:rStyle w:val="CommentReference"/>
        </w:rPr>
        <w:annotationRef/>
      </w:r>
      <w:r>
        <w:rPr>
          <w:lang w:val="en-US"/>
        </w:rPr>
        <w:t>I have clarified it in my change. Hope it's clearer.</w:t>
      </w:r>
    </w:p>
  </w:comment>
  <w:comment w:id="251" w:author="Erwin Dreesen" w:date="2024-05-18T21:43:00Z" w:initials="ED">
    <w:p w14:paraId="6C08A820" w14:textId="2B86DECC" w:rsidR="00B4666A" w:rsidRDefault="00B4666A" w:rsidP="00053348">
      <w:pPr>
        <w:pStyle w:val="CommentText"/>
        <w:jc w:val="left"/>
      </w:pPr>
      <w:r>
        <w:rPr>
          <w:rStyle w:val="CommentReference"/>
        </w:rPr>
        <w:annotationRef/>
      </w:r>
      <w:r>
        <w:t>Is it this what you are trying to say?</w:t>
      </w:r>
    </w:p>
  </w:comment>
  <w:comment w:id="252" w:author="My Luong Vuong" w:date="2024-05-28T15:54:00Z" w:initials="MLV">
    <w:p w14:paraId="135E20B5" w14:textId="77777777" w:rsidR="00103583" w:rsidRDefault="00103583" w:rsidP="003E60A6">
      <w:pPr>
        <w:pStyle w:val="CommentText"/>
        <w:jc w:val="left"/>
      </w:pPr>
      <w:r>
        <w:rPr>
          <w:rStyle w:val="CommentReference"/>
        </w:rPr>
        <w:annotationRef/>
      </w:r>
      <w:r>
        <w:rPr>
          <w:lang w:val="en-US"/>
        </w:rPr>
        <w:t>Not really. Cf. my rewritten text.</w:t>
      </w:r>
    </w:p>
  </w:comment>
  <w:comment w:id="262" w:author="Erwin Dreesen" w:date="2024-05-18T21:46:00Z" w:initials="ED">
    <w:p w14:paraId="198CA15A" w14:textId="1A86032C" w:rsidR="00B4666A" w:rsidRDefault="00B4666A" w:rsidP="000B13AE">
      <w:pPr>
        <w:pStyle w:val="CommentText"/>
        <w:jc w:val="left"/>
      </w:pPr>
      <w:r>
        <w:rPr>
          <w:rStyle w:val="CommentReference"/>
        </w:rPr>
        <w:annotationRef/>
      </w:r>
      <w:r>
        <w:t>Uncommon abbreviation and you only use it once, so just avoid it.</w:t>
      </w:r>
    </w:p>
  </w:comment>
  <w:comment w:id="263" w:author="My Luong Vuong" w:date="2024-05-28T15:54:00Z" w:initials="MLV">
    <w:p w14:paraId="6B2CBD4B" w14:textId="77777777" w:rsidR="00103583" w:rsidRDefault="00103583" w:rsidP="00B93EAD">
      <w:pPr>
        <w:pStyle w:val="CommentText"/>
        <w:jc w:val="left"/>
      </w:pPr>
      <w:r>
        <w:rPr>
          <w:rStyle w:val="CommentReference"/>
        </w:rPr>
        <w:annotationRef/>
      </w:r>
      <w:r>
        <w:rPr>
          <w:lang w:val="en-US"/>
        </w:rPr>
        <w:t>Agreed!</w:t>
      </w:r>
    </w:p>
  </w:comment>
  <w:comment w:id="264" w:author="Erwin Dreesen" w:date="2024-05-29T23:21:00Z" w:initials="ED">
    <w:p w14:paraId="58FB2922" w14:textId="77777777" w:rsidR="00DE0519" w:rsidRDefault="00DE0519" w:rsidP="004B1C2E">
      <w:pPr>
        <w:pStyle w:val="CommentText"/>
        <w:jc w:val="left"/>
      </w:pPr>
      <w:r>
        <w:rPr>
          <w:rStyle w:val="CommentReference"/>
        </w:rPr>
        <w:annotationRef/>
      </w:r>
      <w:r>
        <w:t>OK</w:t>
      </w:r>
    </w:p>
  </w:comment>
  <w:comment w:id="259" w:author="Erwin Dreesen" w:date="2024-05-18T21:47:00Z" w:initials="ED">
    <w:p w14:paraId="51B01665" w14:textId="06D8745C" w:rsidR="00672E2F" w:rsidRDefault="00672E2F" w:rsidP="00413A25">
      <w:pPr>
        <w:pStyle w:val="CommentText"/>
        <w:jc w:val="left"/>
      </w:pPr>
      <w:r>
        <w:rPr>
          <w:rStyle w:val="CommentReference"/>
        </w:rPr>
        <w:annotationRef/>
      </w:r>
      <w:r>
        <w:t>I would remove the entire sentence. This is very obvious. This paragraph on Missing data handling is very long and technical, while it can definitely be written way more concisely.</w:t>
      </w:r>
    </w:p>
  </w:comment>
  <w:comment w:id="260" w:author="My Luong Vuong" w:date="2024-05-28T15:54:00Z" w:initials="MLV">
    <w:p w14:paraId="59C6B01F" w14:textId="77777777" w:rsidR="00103583" w:rsidRDefault="00103583" w:rsidP="00195014">
      <w:pPr>
        <w:pStyle w:val="CommentText"/>
        <w:jc w:val="left"/>
      </w:pPr>
      <w:r>
        <w:rPr>
          <w:rStyle w:val="CommentReference"/>
        </w:rPr>
        <w:annotationRef/>
      </w:r>
      <w:r>
        <w:rPr>
          <w:lang w:val="en-US"/>
        </w:rPr>
        <w:t>Agreed!</w:t>
      </w:r>
    </w:p>
  </w:comment>
  <w:comment w:id="261" w:author="Erwin Dreesen" w:date="2024-05-29T23:21:00Z" w:initials="ED">
    <w:p w14:paraId="66C6453D" w14:textId="77777777" w:rsidR="00DE0519" w:rsidRDefault="00DE0519" w:rsidP="007D58E5">
      <w:pPr>
        <w:pStyle w:val="CommentText"/>
        <w:jc w:val="left"/>
      </w:pPr>
      <w:r>
        <w:rPr>
          <w:rStyle w:val="CommentReference"/>
        </w:rPr>
        <w:annotationRef/>
      </w:r>
      <w:r>
        <w:t>OK</w:t>
      </w:r>
    </w:p>
  </w:comment>
  <w:comment w:id="268" w:author="Erwin Dreesen" w:date="2024-05-18T21:48:00Z" w:initials="ED">
    <w:p w14:paraId="75D374D9" w14:textId="0D36631B" w:rsidR="00672E2F" w:rsidRDefault="00672E2F" w:rsidP="00E5234D">
      <w:pPr>
        <w:pStyle w:val="CommentText"/>
        <w:jc w:val="left"/>
      </w:pPr>
      <w:r>
        <w:rPr>
          <w:rStyle w:val="CommentReference"/>
        </w:rPr>
        <w:annotationRef/>
      </w:r>
      <w:r>
        <w:t>So CRRT y/n is a variable in the imputation model. I don't think you need to stress that. You already mentioned that the imputation model is based on all available patient data. Keep it simple.</w:t>
      </w:r>
    </w:p>
  </w:comment>
  <w:comment w:id="269" w:author="My Luong Vuong" w:date="2024-05-28T15:54:00Z" w:initials="MLV">
    <w:p w14:paraId="0B6B06A5" w14:textId="77777777" w:rsidR="00103583" w:rsidRDefault="00103583" w:rsidP="00C57505">
      <w:pPr>
        <w:pStyle w:val="CommentText"/>
        <w:jc w:val="left"/>
      </w:pPr>
      <w:r>
        <w:rPr>
          <w:rStyle w:val="CommentReference"/>
        </w:rPr>
        <w:annotationRef/>
      </w:r>
      <w:r>
        <w:rPr>
          <w:lang w:val="en-US"/>
        </w:rPr>
        <w:t>Thanks.</w:t>
      </w:r>
    </w:p>
  </w:comment>
  <w:comment w:id="270" w:author="Erwin Dreesen" w:date="2024-05-29T23:21:00Z" w:initials="ED">
    <w:p w14:paraId="03CB1208" w14:textId="77777777" w:rsidR="00DE0519" w:rsidRDefault="00DE0519" w:rsidP="00354945">
      <w:pPr>
        <w:pStyle w:val="CommentText"/>
        <w:jc w:val="left"/>
      </w:pPr>
      <w:r>
        <w:rPr>
          <w:rStyle w:val="CommentReference"/>
        </w:rPr>
        <w:annotationRef/>
      </w:r>
      <w:r>
        <w:t>OK</w:t>
      </w:r>
    </w:p>
  </w:comment>
  <w:comment w:id="273" w:author="Microsoft Office User" w:date="2024-02-19T00:34:00Z" w:initials="MOU">
    <w:p w14:paraId="23B9BF58" w14:textId="21BB41E5" w:rsidR="00F53D04" w:rsidRDefault="00F53D04" w:rsidP="008C21AD">
      <w:pPr>
        <w:jc w:val="left"/>
      </w:pPr>
      <w:r>
        <w:rPr>
          <w:rStyle w:val="CommentReference"/>
        </w:rPr>
        <w:annotationRef/>
      </w:r>
      <w:r>
        <w:rPr>
          <w:color w:val="000000"/>
          <w:sz w:val="20"/>
          <w:szCs w:val="20"/>
        </w:rPr>
        <w:t>Personally I call this a 95% significance level….5% seems low</w:t>
      </w:r>
    </w:p>
  </w:comment>
  <w:comment w:id="274" w:author="My Luong Vuong" w:date="2024-03-19T15:36:00Z" w:initials="MLV">
    <w:p w14:paraId="69FBC977" w14:textId="77777777" w:rsidR="008237B3" w:rsidRDefault="008237B3" w:rsidP="00C24174">
      <w:pPr>
        <w:pStyle w:val="CommentText"/>
        <w:jc w:val="left"/>
      </w:pPr>
      <w:r>
        <w:rPr>
          <w:rStyle w:val="CommentReference"/>
        </w:rPr>
        <w:annotationRef/>
      </w:r>
      <w:r>
        <w:rPr>
          <w:lang w:val="en-US"/>
        </w:rPr>
        <w:t xml:space="preserve">We believe "5% significance level" is a statistically correct terminology. </w:t>
      </w:r>
      <w:hyperlink r:id="rId3" w:history="1">
        <w:r w:rsidRPr="00C24174">
          <w:rPr>
            <w:rStyle w:val="Hyperlink"/>
            <w:lang w:val="en-US"/>
          </w:rPr>
          <w:t>https://www.sciencedirect.com/topics/mathematics/significance-level-alpha</w:t>
        </w:r>
      </w:hyperlink>
    </w:p>
  </w:comment>
  <w:comment w:id="275" w:author="Erwin Dreesen" w:date="2024-05-18T21:52:00Z" w:initials="ED">
    <w:p w14:paraId="74AD04A9" w14:textId="77777777" w:rsidR="00672E2F" w:rsidRDefault="00672E2F" w:rsidP="00872419">
      <w:pPr>
        <w:pStyle w:val="CommentText"/>
        <w:jc w:val="left"/>
      </w:pPr>
      <w:r>
        <w:rPr>
          <w:rStyle w:val="CommentReference"/>
        </w:rPr>
        <w:annotationRef/>
      </w:r>
      <w:r>
        <w:t>I think this co-author confuses a significance level with a confidence interval</w:t>
      </w:r>
    </w:p>
  </w:comment>
  <w:comment w:id="278" w:author="Microsoft Office User" w:date="2024-02-19T00:36:00Z" w:initials="MOU">
    <w:p w14:paraId="5946AD15" w14:textId="5EC827CE" w:rsidR="00F53D04" w:rsidRDefault="00F53D04" w:rsidP="00E32890">
      <w:pPr>
        <w:jc w:val="left"/>
      </w:pPr>
      <w:r>
        <w:rPr>
          <w:rStyle w:val="CommentReference"/>
        </w:rPr>
        <w:annotationRef/>
      </w:r>
      <w:r>
        <w:rPr>
          <w:color w:val="000000"/>
          <w:sz w:val="20"/>
          <w:szCs w:val="20"/>
        </w:rPr>
        <w:t>As above, this is not consistent with recent guidance on how to use this drug? So it is a bit of a risk? You may need to use another approach to justify this</w:t>
      </w:r>
    </w:p>
  </w:comment>
  <w:comment w:id="279" w:author="Jan-Willem Alffenaar" w:date="2024-02-19T07:43:00Z" w:initials="JA">
    <w:p w14:paraId="2E753024" w14:textId="77777777" w:rsidR="00D60C5B" w:rsidRDefault="00D60C5B" w:rsidP="00D60C5B">
      <w:pPr>
        <w:pStyle w:val="CommentText"/>
        <w:jc w:val="left"/>
      </w:pPr>
      <w:r>
        <w:rPr>
          <w:rStyle w:val="CommentReference"/>
        </w:rPr>
        <w:annotationRef/>
      </w:r>
      <w:r>
        <w:t xml:space="preserve">you can compare with both the mg and mg/kg dose. this makes it indeed more versatile for readers as some may follow mg while others the mg/kg. </w:t>
      </w:r>
    </w:p>
  </w:comment>
  <w:comment w:id="280" w:author="My Luong Vuong" w:date="2024-05-02T16:19:00Z" w:initials="MLV">
    <w:p w14:paraId="2C0D51EA" w14:textId="77777777" w:rsidR="00905EB0" w:rsidRDefault="00C401F8" w:rsidP="003B2D24">
      <w:pPr>
        <w:pStyle w:val="CommentText"/>
        <w:jc w:val="left"/>
      </w:pPr>
      <w:r>
        <w:rPr>
          <w:rStyle w:val="CommentReference"/>
        </w:rPr>
        <w:annotationRef/>
      </w:r>
      <w:r w:rsidR="00905EB0">
        <w:rPr>
          <w:color w:val="000000"/>
        </w:rPr>
        <w:t>We have added the mg/kg strategy in our dose-finding simulations.</w:t>
      </w:r>
    </w:p>
  </w:comment>
  <w:comment w:id="281" w:author="Sophie Stocker" w:date="2024-02-23T10:39:00Z" w:initials="SS">
    <w:p w14:paraId="1950BE23" w14:textId="7D788A7C" w:rsidR="00EF7A15" w:rsidRDefault="00EF7A15" w:rsidP="00EF7A15">
      <w:pPr>
        <w:pStyle w:val="CommentText"/>
        <w:jc w:val="left"/>
      </w:pPr>
      <w:r>
        <w:rPr>
          <w:rStyle w:val="CommentReference"/>
        </w:rPr>
        <w:annotationRef/>
      </w:r>
      <w:r>
        <w:t>Dose increments?</w:t>
      </w:r>
    </w:p>
  </w:comment>
  <w:comment w:id="282" w:author="My Luong Vuong" w:date="2024-05-02T16:20:00Z" w:initials="MLV">
    <w:p w14:paraId="75EE9198" w14:textId="77777777" w:rsidR="00905EB0" w:rsidRDefault="00905EB0" w:rsidP="00ED6D87">
      <w:pPr>
        <w:pStyle w:val="CommentText"/>
        <w:jc w:val="left"/>
      </w:pPr>
      <w:r>
        <w:rPr>
          <w:rStyle w:val="CommentReference"/>
        </w:rPr>
        <w:annotationRef/>
      </w:r>
      <w:r>
        <w:rPr>
          <w:lang w:val="en-US"/>
        </w:rPr>
        <w:t>Thank you. We edited it.</w:t>
      </w:r>
    </w:p>
  </w:comment>
  <w:comment w:id="283" w:author="Sophie Stocker" w:date="2024-02-23T10:39:00Z" w:initials="SS">
    <w:p w14:paraId="77D59660" w14:textId="1AB69D1D" w:rsidR="004C4ABE" w:rsidRDefault="004C4ABE" w:rsidP="004C4ABE">
      <w:pPr>
        <w:pStyle w:val="CommentText"/>
        <w:jc w:val="left"/>
      </w:pPr>
      <w:r>
        <w:rPr>
          <w:rStyle w:val="CommentReference"/>
        </w:rPr>
        <w:annotationRef/>
      </w:r>
      <w:r>
        <w:t>Increment in doses?</w:t>
      </w:r>
    </w:p>
  </w:comment>
  <w:comment w:id="284" w:author="My Luong Vuong" w:date="2024-05-02T16:22:00Z" w:initials="MLV">
    <w:p w14:paraId="5CE48D80" w14:textId="77777777" w:rsidR="00F730D3" w:rsidRDefault="00F730D3" w:rsidP="009501D2">
      <w:pPr>
        <w:pStyle w:val="CommentText"/>
        <w:jc w:val="left"/>
      </w:pPr>
      <w:r>
        <w:rPr>
          <w:rStyle w:val="CommentReference"/>
        </w:rPr>
        <w:annotationRef/>
      </w:r>
      <w:r>
        <w:rPr>
          <w:color w:val="000000"/>
        </w:rPr>
        <w:t>Thank you. We edited it.</w:t>
      </w:r>
    </w:p>
  </w:comment>
  <w:comment w:id="286" w:author="Erwin Dreesen" w:date="2024-05-18T21:54:00Z" w:initials="ED">
    <w:p w14:paraId="369A7547" w14:textId="77777777" w:rsidR="001B09A3" w:rsidRDefault="001B09A3" w:rsidP="001B09A3">
      <w:pPr>
        <w:pStyle w:val="CommentText"/>
        <w:jc w:val="left"/>
      </w:pPr>
      <w:r>
        <w:rPr>
          <w:rStyle w:val="CommentReference"/>
        </w:rPr>
        <w:annotationRef/>
      </w:r>
      <w:r>
        <w:t>Not a big fan of using such abbrevation.</w:t>
      </w:r>
    </w:p>
  </w:comment>
  <w:comment w:id="287" w:author="My Luong Vuong" w:date="2024-05-21T11:24:00Z" w:initials="MLV">
    <w:p w14:paraId="5E91F14B" w14:textId="77777777" w:rsidR="001B09A3" w:rsidRDefault="001B09A3" w:rsidP="001B09A3">
      <w:pPr>
        <w:pStyle w:val="CommentText"/>
        <w:jc w:val="left"/>
      </w:pPr>
      <w:r>
        <w:rPr>
          <w:rStyle w:val="CommentReference"/>
        </w:rPr>
        <w:annotationRef/>
      </w:r>
      <w:r>
        <w:rPr>
          <w:lang w:val="en-US"/>
        </w:rPr>
        <w:t>Thanks. I spelled it out now.</w:t>
      </w:r>
    </w:p>
  </w:comment>
  <w:comment w:id="288" w:author="Erwin Dreesen" w:date="2024-05-29T23:23:00Z" w:initials="ED">
    <w:p w14:paraId="3355CB3A" w14:textId="77777777" w:rsidR="00E105B2" w:rsidRDefault="00E105B2" w:rsidP="003E4664">
      <w:pPr>
        <w:pStyle w:val="CommentText"/>
        <w:jc w:val="left"/>
      </w:pPr>
      <w:r>
        <w:rPr>
          <w:rStyle w:val="CommentReference"/>
        </w:rPr>
        <w:annotationRef/>
      </w:r>
      <w:r>
        <w:t>OK</w:t>
      </w:r>
    </w:p>
  </w:comment>
  <w:comment w:id="290" w:author="Erwin Dreesen" w:date="2024-05-18T21:54:00Z" w:initials="ED">
    <w:p w14:paraId="127AD9A6" w14:textId="782FA6D6" w:rsidR="00672E2F" w:rsidRDefault="00672E2F" w:rsidP="00CA18D6">
      <w:pPr>
        <w:pStyle w:val="CommentText"/>
        <w:jc w:val="left"/>
      </w:pPr>
      <w:r>
        <w:rPr>
          <w:rStyle w:val="CommentReference"/>
        </w:rPr>
        <w:annotationRef/>
      </w:r>
      <w:r>
        <w:t>Not a big fan of using such abbrevation.</w:t>
      </w:r>
    </w:p>
  </w:comment>
  <w:comment w:id="291" w:author="My Luong Vuong" w:date="2024-05-28T15:57:00Z" w:initials="MLV">
    <w:p w14:paraId="0F6CA57C" w14:textId="77777777" w:rsidR="00BA6664" w:rsidRDefault="00BA6664" w:rsidP="00956BAD">
      <w:pPr>
        <w:pStyle w:val="CommentText"/>
        <w:jc w:val="left"/>
      </w:pPr>
      <w:r>
        <w:rPr>
          <w:rStyle w:val="CommentReference"/>
        </w:rPr>
        <w:annotationRef/>
      </w:r>
      <w:r>
        <w:rPr>
          <w:lang w:val="en-US"/>
        </w:rPr>
        <w:t>Removed all LD and MD abbreviations!</w:t>
      </w:r>
    </w:p>
  </w:comment>
  <w:comment w:id="296" w:author="Erwin Dreesen" w:date="2024-05-18T21:55:00Z" w:initials="ED">
    <w:p w14:paraId="26852D31" w14:textId="314EC2A8" w:rsidR="00672E2F" w:rsidRDefault="00672E2F" w:rsidP="001660BF">
      <w:pPr>
        <w:pStyle w:val="CommentText"/>
        <w:jc w:val="left"/>
      </w:pPr>
      <w:r>
        <w:rPr>
          <w:rStyle w:val="CommentReference"/>
        </w:rPr>
        <w:annotationRef/>
      </w:r>
      <w:r>
        <w:t>Right?</w:t>
      </w:r>
    </w:p>
  </w:comment>
  <w:comment w:id="297" w:author="My Luong Vuong" w:date="2024-05-28T16:00:00Z" w:initials="MLV">
    <w:p w14:paraId="11347ED2" w14:textId="77777777" w:rsidR="000F2E10" w:rsidRDefault="000F2E10" w:rsidP="00610346">
      <w:pPr>
        <w:pStyle w:val="CommentText"/>
        <w:jc w:val="left"/>
      </w:pPr>
      <w:r>
        <w:rPr>
          <w:rStyle w:val="CommentReference"/>
        </w:rPr>
        <w:annotationRef/>
      </w:r>
      <w:r>
        <w:rPr>
          <w:lang w:val="en-US"/>
        </w:rPr>
        <w:t>Indeed!</w:t>
      </w:r>
    </w:p>
  </w:comment>
  <w:comment w:id="298" w:author="Erwin Dreesen" w:date="2024-05-29T23:25:00Z" w:initials="ED">
    <w:p w14:paraId="700370CC" w14:textId="77777777" w:rsidR="00FA6F56" w:rsidRDefault="00FA6F56" w:rsidP="00016D29">
      <w:pPr>
        <w:pStyle w:val="CommentText"/>
        <w:jc w:val="left"/>
      </w:pPr>
      <w:r>
        <w:rPr>
          <w:rStyle w:val="CommentReference"/>
        </w:rPr>
        <w:annotationRef/>
      </w:r>
      <w:r>
        <w:t>Numbers under 10 should be spelled out, but not when they have a unit. So it should be "on one day", but "on day 1". I tend to make this mistake as well, but here it should be 1 and not one ☺️</w:t>
      </w:r>
    </w:p>
  </w:comment>
  <w:comment w:id="299" w:author="My Luong Vuong" w:date="2024-05-30T10:47:00Z" w:initials="MLV">
    <w:p w14:paraId="3728FE56" w14:textId="77777777" w:rsidR="0020197E" w:rsidRDefault="0020197E" w:rsidP="00290CA3">
      <w:pPr>
        <w:pStyle w:val="CommentText"/>
        <w:jc w:val="left"/>
      </w:pPr>
      <w:r>
        <w:rPr>
          <w:rStyle w:val="CommentReference"/>
        </w:rPr>
        <w:annotationRef/>
      </w:r>
      <w:r>
        <w:rPr>
          <w:lang w:val="en-US"/>
        </w:rPr>
        <w:t>Thanks. That’s helpful!</w:t>
      </w:r>
    </w:p>
  </w:comment>
  <w:comment w:id="293" w:author="Microsoft Office User" w:date="2024-02-19T00:36:00Z" w:initials="MOU">
    <w:p w14:paraId="068EB577" w14:textId="67A649F7" w:rsidR="00F53D04" w:rsidRDefault="00F53D04" w:rsidP="003B03CF">
      <w:pPr>
        <w:jc w:val="left"/>
      </w:pPr>
      <w:r>
        <w:rPr>
          <w:rStyle w:val="CommentReference"/>
        </w:rPr>
        <w:annotationRef/>
      </w:r>
      <w:r>
        <w:rPr>
          <w:color w:val="000000"/>
          <w:sz w:val="20"/>
          <w:szCs w:val="20"/>
        </w:rPr>
        <w:t>It is not clear to me why you’ve done this</w:t>
      </w:r>
    </w:p>
  </w:comment>
  <w:comment w:id="294" w:author="Jan-Willem Alffenaar" w:date="2024-02-19T07:44:00Z" w:initials="JA">
    <w:p w14:paraId="3A50BB81" w14:textId="77777777" w:rsidR="00794055" w:rsidRDefault="00794055" w:rsidP="00794055">
      <w:pPr>
        <w:pStyle w:val="CommentText"/>
        <w:jc w:val="left"/>
      </w:pPr>
      <w:r>
        <w:rPr>
          <w:rStyle w:val="CommentReference"/>
        </w:rPr>
        <w:annotationRef/>
      </w:r>
      <w:r>
        <w:t>earlier target attainment...but needs to be better articulated</w:t>
      </w:r>
    </w:p>
  </w:comment>
  <w:comment w:id="295" w:author="My Luong Vuong" w:date="2024-05-02T16:34:00Z" w:initials="MLV">
    <w:p w14:paraId="4266CA04" w14:textId="77777777" w:rsidR="006A262D" w:rsidRDefault="006A262D" w:rsidP="00F534E9">
      <w:pPr>
        <w:pStyle w:val="CommentText"/>
        <w:jc w:val="left"/>
      </w:pPr>
      <w:r>
        <w:rPr>
          <w:rStyle w:val="CommentReference"/>
        </w:rPr>
        <w:annotationRef/>
      </w:r>
      <w:r>
        <w:rPr>
          <w:lang w:val="en-US"/>
        </w:rPr>
        <w:t>We added a weight-based dosing in our dose-finding simulation.</w:t>
      </w:r>
    </w:p>
  </w:comment>
  <w:comment w:id="310" w:author="Erwin Dreesen" w:date="2024-05-18T21:58:00Z" w:initials="ED">
    <w:p w14:paraId="7E56F99C" w14:textId="77777777" w:rsidR="00672E2F" w:rsidRDefault="00672E2F" w:rsidP="004E7266">
      <w:pPr>
        <w:pStyle w:val="CommentText"/>
        <w:jc w:val="left"/>
      </w:pPr>
      <w:r>
        <w:rPr>
          <w:rStyle w:val="CommentReference"/>
        </w:rPr>
        <w:annotationRef/>
      </w:r>
      <w:r>
        <w:t>But only one reference (17)? So either references are missing or you should rephrase to "...suggested in a treatment guideline [17].".</w:t>
      </w:r>
    </w:p>
  </w:comment>
  <w:comment w:id="311" w:author="My Luong Vuong" w:date="2024-05-28T16:01:00Z" w:initials="MLV">
    <w:p w14:paraId="3F2B18C4" w14:textId="77777777" w:rsidR="000F2E10" w:rsidRDefault="000F2E10" w:rsidP="003852A1">
      <w:pPr>
        <w:pStyle w:val="CommentText"/>
        <w:jc w:val="left"/>
      </w:pPr>
      <w:r>
        <w:rPr>
          <w:rStyle w:val="CommentReference"/>
        </w:rPr>
        <w:annotationRef/>
      </w:r>
      <w:r>
        <w:rPr>
          <w:lang w:val="en-US"/>
        </w:rPr>
        <w:t>Edited!</w:t>
      </w:r>
    </w:p>
  </w:comment>
  <w:comment w:id="314" w:author="Brüggemann, Roger" w:date="2024-02-23T09:41:00Z" w:initials="BR">
    <w:p w14:paraId="59D83D7F" w14:textId="5B96BF6C" w:rsidR="005F607D" w:rsidRDefault="005F607D" w:rsidP="00FE2865">
      <w:pPr>
        <w:pStyle w:val="CommentText"/>
        <w:jc w:val="left"/>
      </w:pPr>
      <w:r>
        <w:rPr>
          <w:rStyle w:val="CommentReference"/>
        </w:rPr>
        <w:annotationRef/>
      </w:r>
      <w:r>
        <w:rPr>
          <w:lang w:val="nl-NL"/>
        </w:rPr>
        <w:t xml:space="preserve">I would appreciate this to be detailed much more explicity in terms of population build up including relevant covariates, IOV etc. </w:t>
      </w:r>
    </w:p>
  </w:comment>
  <w:comment w:id="315" w:author="My Luong Vuong" w:date="2024-05-03T10:17:00Z" w:initials="MLV">
    <w:p w14:paraId="4D739BA8" w14:textId="77777777" w:rsidR="005809DA" w:rsidRDefault="005809DA" w:rsidP="00673914">
      <w:pPr>
        <w:pStyle w:val="CommentText"/>
        <w:jc w:val="left"/>
      </w:pPr>
      <w:r>
        <w:rPr>
          <w:rStyle w:val="CommentReference"/>
        </w:rPr>
        <w:annotationRef/>
      </w:r>
      <w:r>
        <w:rPr>
          <w:lang w:val="en-US"/>
        </w:rPr>
        <w:t>Thank you. We updated it.</w:t>
      </w:r>
    </w:p>
  </w:comment>
  <w:comment w:id="316" w:author="Erwin Dreesen" w:date="2024-05-18T22:03:00Z" w:initials="ED">
    <w:p w14:paraId="32C97F54" w14:textId="77777777" w:rsidR="00B13F36" w:rsidRDefault="00B13F36" w:rsidP="000B2FB4">
      <w:pPr>
        <w:pStyle w:val="CommentText"/>
        <w:jc w:val="left"/>
      </w:pPr>
      <w:r>
        <w:rPr>
          <w:rStyle w:val="CommentReference"/>
        </w:rPr>
        <w:annotationRef/>
      </w:r>
      <w:r>
        <w:t>I want to read this section before you send it to the co-authors.</w:t>
      </w:r>
    </w:p>
  </w:comment>
  <w:comment w:id="317" w:author="My Luong Vuong" w:date="2024-05-28T16:09:00Z" w:initials="MLV">
    <w:p w14:paraId="3F22865A" w14:textId="77777777" w:rsidR="00045731" w:rsidRDefault="00045731" w:rsidP="000C6C1A">
      <w:pPr>
        <w:pStyle w:val="CommentText"/>
        <w:jc w:val="left"/>
      </w:pPr>
      <w:r>
        <w:rPr>
          <w:rStyle w:val="CommentReference"/>
        </w:rPr>
        <w:annotationRef/>
      </w:r>
      <w:r>
        <w:rPr>
          <w:lang w:val="en-US"/>
        </w:rPr>
        <w:t>Rewrote!</w:t>
      </w:r>
    </w:p>
  </w:comment>
  <w:comment w:id="322" w:author="My Luong Vuong" w:date="2024-05-30T09:32:00Z" w:initials="MLV">
    <w:p w14:paraId="08F0BFAD" w14:textId="77777777" w:rsidR="00D80923" w:rsidRDefault="00D80923">
      <w:pPr>
        <w:pStyle w:val="CommentText"/>
        <w:jc w:val="left"/>
      </w:pPr>
      <w:r>
        <w:rPr>
          <w:rStyle w:val="CommentReference"/>
        </w:rPr>
        <w:annotationRef/>
      </w:r>
      <w:r>
        <w:rPr>
          <w:lang w:val="en-US"/>
        </w:rPr>
        <w:t>Covariate - min - max - stepsize  - total number of patients (Erwin's paper)</w:t>
      </w:r>
    </w:p>
    <w:p w14:paraId="38D72724" w14:textId="77777777" w:rsidR="00D80923" w:rsidRDefault="00D80923" w:rsidP="000D3B74">
      <w:pPr>
        <w:pStyle w:val="CommentText"/>
        <w:jc w:val="left"/>
      </w:pPr>
      <w:r>
        <w:rPr>
          <w:lang w:val="en-US"/>
        </w:rPr>
        <w:t>Add description in the footer</w:t>
      </w:r>
    </w:p>
  </w:comment>
  <w:comment w:id="327" w:author="Erwin Dreesen" w:date="2024-05-29T23:26:00Z" w:initials="ED">
    <w:p w14:paraId="158F0155" w14:textId="76661EC5" w:rsidR="007165A8" w:rsidRDefault="007165A8" w:rsidP="000226B6">
      <w:pPr>
        <w:pStyle w:val="CommentText"/>
        <w:jc w:val="left"/>
      </w:pPr>
      <w:r>
        <w:rPr>
          <w:rStyle w:val="CommentReference"/>
        </w:rPr>
        <w:annotationRef/>
      </w:r>
      <w:r>
        <w:t>Vague. I might be mistaken but didn't we agree to explicitly state what the Min, Max, and Stepsize of each covariate is in a supplementary table? Please do this.</w:t>
      </w:r>
    </w:p>
  </w:comment>
  <w:comment w:id="328" w:author="My Luong Vuong" w:date="2024-05-30T10:47:00Z" w:initials="MLV">
    <w:p w14:paraId="205BF0B6" w14:textId="77777777" w:rsidR="00C21376" w:rsidRDefault="00C21376" w:rsidP="00A71C7F">
      <w:pPr>
        <w:pStyle w:val="CommentText"/>
        <w:jc w:val="left"/>
      </w:pPr>
      <w:r>
        <w:rPr>
          <w:rStyle w:val="CommentReference"/>
        </w:rPr>
        <w:annotationRef/>
      </w:r>
      <w:r>
        <w:rPr>
          <w:lang w:val="en-US"/>
        </w:rPr>
        <w:t>OK!</w:t>
      </w:r>
    </w:p>
  </w:comment>
  <w:comment w:id="333" w:author="Erwin Dreesen" w:date="2024-05-29T23:27:00Z" w:initials="ED">
    <w:p w14:paraId="79FCB2E6" w14:textId="7BE0FC94" w:rsidR="006B40BD" w:rsidRDefault="006B40BD" w:rsidP="00685BE4">
      <w:pPr>
        <w:pStyle w:val="CommentText"/>
        <w:jc w:val="left"/>
      </w:pPr>
      <w:r>
        <w:rPr>
          <w:rStyle w:val="CommentReference"/>
        </w:rPr>
        <w:annotationRef/>
      </w:r>
      <w:r>
        <w:t>?</w:t>
      </w:r>
    </w:p>
  </w:comment>
  <w:comment w:id="336" w:author="Sophie Stocker" w:date="2024-02-23T10:43:00Z" w:initials="SS">
    <w:p w14:paraId="1B4B4128" w14:textId="289E7C87" w:rsidR="0054022B" w:rsidRDefault="0054022B" w:rsidP="0054022B">
      <w:pPr>
        <w:pStyle w:val="CommentText"/>
        <w:jc w:val="left"/>
      </w:pPr>
      <w:r>
        <w:rPr>
          <w:rStyle w:val="CommentReference"/>
        </w:rPr>
        <w:annotationRef/>
      </w:r>
      <w:r>
        <w:t>How many patients were in the virtual dataset?</w:t>
      </w:r>
    </w:p>
  </w:comment>
  <w:comment w:id="337" w:author="Sophie Stocker" w:date="2024-02-23T10:45:00Z" w:initials="SS">
    <w:p w14:paraId="310F4AD0" w14:textId="77777777" w:rsidR="0054022B" w:rsidRDefault="0054022B" w:rsidP="0054022B">
      <w:pPr>
        <w:pStyle w:val="CommentText"/>
        <w:jc w:val="left"/>
      </w:pPr>
      <w:r>
        <w:rPr>
          <w:rStyle w:val="CommentReference"/>
        </w:rPr>
        <w:annotationRef/>
      </w:r>
      <w:r>
        <w:t>Agree with Indy and Jan-Willem’s comment below this section requires more detail. Also good to include some plots describing the characteristics of the virtual population in the supplementary material</w:t>
      </w:r>
    </w:p>
  </w:comment>
  <w:comment w:id="338" w:author="My Luong Vuong" w:date="2024-05-03T10:18:00Z" w:initials="MLV">
    <w:p w14:paraId="2FCC0BC9" w14:textId="77777777" w:rsidR="003171CE" w:rsidRDefault="003171CE" w:rsidP="00B15D25">
      <w:pPr>
        <w:pStyle w:val="CommentText"/>
        <w:jc w:val="left"/>
      </w:pPr>
      <w:r>
        <w:rPr>
          <w:rStyle w:val="CommentReference"/>
        </w:rPr>
        <w:annotationRef/>
      </w:r>
      <w:r>
        <w:rPr>
          <w:lang w:val="en-US"/>
        </w:rPr>
        <w:t>Thank you. We have clarified it.</w:t>
      </w:r>
    </w:p>
  </w:comment>
  <w:comment w:id="340" w:author="Erwin Dreesen" w:date="2024-05-18T21:59:00Z" w:initials="ED">
    <w:p w14:paraId="3FA4B424" w14:textId="77777777" w:rsidR="00B13F36" w:rsidRDefault="00B13F36" w:rsidP="000301C2">
      <w:pPr>
        <w:pStyle w:val="CommentText"/>
        <w:jc w:val="left"/>
      </w:pPr>
      <w:r>
        <w:rPr>
          <w:rStyle w:val="CommentReference"/>
        </w:rPr>
        <w:annotationRef/>
      </w:r>
      <w:r>
        <w:t>I don't understand this sentence. What are you trying to say? I think you can just remove it.</w:t>
      </w:r>
    </w:p>
  </w:comment>
  <w:comment w:id="341" w:author="My Luong Vuong" w:date="2024-05-28T16:09:00Z" w:initials="MLV">
    <w:p w14:paraId="1112669D" w14:textId="77777777" w:rsidR="00045731" w:rsidRDefault="00045731" w:rsidP="00B609A9">
      <w:pPr>
        <w:pStyle w:val="CommentText"/>
        <w:jc w:val="left"/>
      </w:pPr>
      <w:r>
        <w:rPr>
          <w:rStyle w:val="CommentReference"/>
        </w:rPr>
        <w:annotationRef/>
      </w:r>
      <w:r>
        <w:rPr>
          <w:lang w:val="en-US"/>
        </w:rPr>
        <w:t>Removed!</w:t>
      </w:r>
    </w:p>
  </w:comment>
  <w:comment w:id="342" w:author="Erwin Dreesen" w:date="2024-05-18T22:00:00Z" w:initials="ED">
    <w:p w14:paraId="0BF6654E" w14:textId="14D32F79" w:rsidR="00B13F36" w:rsidRDefault="00B13F36" w:rsidP="00534A55">
      <w:pPr>
        <w:pStyle w:val="CommentText"/>
        <w:jc w:val="left"/>
      </w:pPr>
      <w:r>
        <w:rPr>
          <w:rStyle w:val="CommentReference"/>
        </w:rPr>
        <w:annotationRef/>
      </w:r>
      <w:r>
        <w:rPr>
          <w:color w:val="000000"/>
        </w:rPr>
        <w:t>Too vague. Too an extent that it is very difficult to understand. Please remove this. The specific information will be available in the (supplementary) results.</w:t>
      </w:r>
    </w:p>
  </w:comment>
  <w:comment w:id="343" w:author="My Luong Vuong" w:date="2024-05-28T16:10:00Z" w:initials="MLV">
    <w:p w14:paraId="1B405829" w14:textId="77777777" w:rsidR="00D36237" w:rsidRDefault="00D36237" w:rsidP="00562362">
      <w:pPr>
        <w:pStyle w:val="CommentText"/>
        <w:jc w:val="left"/>
      </w:pPr>
      <w:r>
        <w:rPr>
          <w:rStyle w:val="CommentReference"/>
        </w:rPr>
        <w:annotationRef/>
      </w:r>
      <w:r>
        <w:rPr>
          <w:lang w:val="en-US"/>
        </w:rPr>
        <w:t>Agreed!</w:t>
      </w:r>
    </w:p>
  </w:comment>
  <w:comment w:id="344" w:author="Erwin Dreesen" w:date="2024-05-18T22:01:00Z" w:initials="ED">
    <w:p w14:paraId="12EAF7AC" w14:textId="06E8FF72" w:rsidR="00B13F36" w:rsidRDefault="00B13F36" w:rsidP="00A419E0">
      <w:pPr>
        <w:pStyle w:val="CommentText"/>
        <w:jc w:val="left"/>
      </w:pPr>
      <w:r>
        <w:rPr>
          <w:rStyle w:val="CommentReference"/>
        </w:rPr>
        <w:annotationRef/>
      </w:r>
      <w:r>
        <w:rPr>
          <w:color w:val="000000"/>
        </w:rPr>
        <w:t>To be rephrased so it is understandable what you did.</w:t>
      </w:r>
    </w:p>
  </w:comment>
  <w:comment w:id="345" w:author="My Luong Vuong" w:date="2024-05-28T16:10:00Z" w:initials="MLV">
    <w:p w14:paraId="6AEBCBA2" w14:textId="77777777" w:rsidR="00D36237" w:rsidRDefault="00D36237" w:rsidP="00A952B1">
      <w:pPr>
        <w:pStyle w:val="CommentText"/>
        <w:jc w:val="left"/>
      </w:pPr>
      <w:r>
        <w:rPr>
          <w:rStyle w:val="CommentReference"/>
        </w:rPr>
        <w:annotationRef/>
      </w:r>
      <w:r>
        <w:rPr>
          <w:lang w:val="en-US"/>
        </w:rPr>
        <w:t>I rewrote this section in a more straightforward way.</w:t>
      </w:r>
    </w:p>
  </w:comment>
  <w:comment w:id="346" w:author="Erwin Dreesen" w:date="2024-05-29T23:27:00Z" w:initials="ED">
    <w:p w14:paraId="102520F5" w14:textId="77777777" w:rsidR="006B40BD" w:rsidRDefault="006B40BD">
      <w:pPr>
        <w:pStyle w:val="CommentText"/>
        <w:jc w:val="left"/>
      </w:pPr>
      <w:r>
        <w:rPr>
          <w:rStyle w:val="CommentReference"/>
        </w:rPr>
        <w:annotationRef/>
      </w:r>
      <w:r>
        <w:t>Much better, yet two remaining questions</w:t>
      </w:r>
    </w:p>
    <w:p w14:paraId="7B6E132B" w14:textId="77777777" w:rsidR="006B40BD" w:rsidRDefault="006B40BD">
      <w:pPr>
        <w:pStyle w:val="CommentText"/>
        <w:jc w:val="left"/>
      </w:pPr>
      <w:r>
        <w:t xml:space="preserve">- </w:t>
      </w:r>
      <w:r>
        <w:rPr>
          <w:b/>
          <w:bCs/>
        </w:rPr>
        <w:t>reasonable</w:t>
      </w:r>
      <w:r>
        <w:t xml:space="preserve"> stepsize?</w:t>
      </w:r>
    </w:p>
    <w:p w14:paraId="640CD8AE" w14:textId="77777777" w:rsidR="006B40BD" w:rsidRDefault="006B40BD" w:rsidP="0000485A">
      <w:pPr>
        <w:pStyle w:val="CommentText"/>
        <w:jc w:val="left"/>
      </w:pPr>
      <w:r>
        <w:t xml:space="preserve">- what is the </w:t>
      </w:r>
      <w:r>
        <w:rPr>
          <w:b/>
          <w:bCs/>
        </w:rPr>
        <w:t>aggregated</w:t>
      </w:r>
      <w:r>
        <w:t xml:space="preserve"> dataset?</w:t>
      </w:r>
    </w:p>
  </w:comment>
  <w:comment w:id="350" w:author="Erwin Dreesen" w:date="2024-05-18T22:02:00Z" w:initials="ED">
    <w:p w14:paraId="17E2B10E" w14:textId="2DA491EB" w:rsidR="00B13F36" w:rsidRDefault="00B13F36" w:rsidP="00437C1B">
      <w:pPr>
        <w:pStyle w:val="CommentText"/>
        <w:jc w:val="left"/>
      </w:pPr>
      <w:r>
        <w:rPr>
          <w:rStyle w:val="CommentReference"/>
        </w:rPr>
        <w:annotationRef/>
      </w:r>
      <w:r>
        <w:t>What does this mean? Are you trying to say that you rely on the correlation between covariates as observed in the modeling dataset?</w:t>
      </w:r>
    </w:p>
  </w:comment>
  <w:comment w:id="351" w:author="My Luong Vuong" w:date="2024-05-28T16:11:00Z" w:initials="MLV">
    <w:p w14:paraId="78EDA840" w14:textId="77777777" w:rsidR="00D36237" w:rsidRDefault="00D36237" w:rsidP="009B71BC">
      <w:pPr>
        <w:pStyle w:val="CommentText"/>
        <w:jc w:val="left"/>
      </w:pPr>
      <w:r>
        <w:rPr>
          <w:rStyle w:val="CommentReference"/>
        </w:rPr>
        <w:annotationRef/>
      </w:r>
      <w:r>
        <w:rPr>
          <w:lang w:val="en-US"/>
        </w:rPr>
        <w:t>Indeed.</w:t>
      </w:r>
    </w:p>
  </w:comment>
  <w:comment w:id="353" w:author="Microsoft Office User" w:date="2024-02-19T00:41:00Z" w:initials="MOU">
    <w:p w14:paraId="16FFEDD9" w14:textId="066FDB40" w:rsidR="0085514F" w:rsidRDefault="0085514F" w:rsidP="005B305D">
      <w:pPr>
        <w:jc w:val="left"/>
      </w:pPr>
      <w:r>
        <w:rPr>
          <w:rStyle w:val="CommentReference"/>
        </w:rPr>
        <w:annotationRef/>
      </w:r>
      <w:r>
        <w:rPr>
          <w:color w:val="000000"/>
          <w:sz w:val="20"/>
          <w:szCs w:val="20"/>
        </w:rPr>
        <w:t>This sentence is at odds with itself…clinically acceptable attainment infers not 100% and perhaps 90% being ok (given I’ve already read the abstract) but then you write ‘every virtual patient’?</w:t>
      </w:r>
    </w:p>
  </w:comment>
  <w:comment w:id="354" w:author="My Luong Vuong" w:date="2024-05-03T10:27:00Z" w:initials="MLV">
    <w:p w14:paraId="5964C333" w14:textId="77777777" w:rsidR="00D5157C" w:rsidRDefault="00D5157C" w:rsidP="003C3A00">
      <w:pPr>
        <w:pStyle w:val="CommentText"/>
        <w:jc w:val="left"/>
      </w:pPr>
      <w:r>
        <w:rPr>
          <w:rStyle w:val="CommentReference"/>
        </w:rPr>
        <w:annotationRef/>
      </w:r>
      <w:r>
        <w:rPr>
          <w:color w:val="000000"/>
        </w:rPr>
        <w:t>Thank you. Here we mean that the regimen can ensure each patient has at least 90% probability to achieve target.</w:t>
      </w:r>
    </w:p>
  </w:comment>
  <w:comment w:id="355" w:author="Indy Sandaradura" w:date="2024-02-02T08:34:00Z" w:initials="IS">
    <w:p w14:paraId="75DA38F9" w14:textId="4E948C57" w:rsidR="00CF6500" w:rsidRDefault="00CF6500" w:rsidP="00CF6500">
      <w:pPr>
        <w:jc w:val="left"/>
      </w:pPr>
      <w:r>
        <w:rPr>
          <w:rStyle w:val="CommentReference"/>
        </w:rPr>
        <w:annotationRef/>
      </w:r>
      <w:r>
        <w:rPr>
          <w:color w:val="000000"/>
          <w:sz w:val="20"/>
          <w:szCs w:val="20"/>
        </w:rPr>
        <w:t>This should be discussed; given the poor outcomes associated with infections that you’ve described and minimal concentration-related toxicity an ICU clinician may be more interested in 95% or 99% PTA!</w:t>
      </w:r>
    </w:p>
  </w:comment>
  <w:comment w:id="356" w:author="Jan-Willem Alffenaar" w:date="2024-02-19T07:51:00Z" w:initials="JA">
    <w:p w14:paraId="58C3EF0E" w14:textId="77777777" w:rsidR="0018402E" w:rsidRDefault="0018402E" w:rsidP="0018402E">
      <w:pPr>
        <w:pStyle w:val="CommentText"/>
        <w:jc w:val="left"/>
      </w:pPr>
      <w:r>
        <w:rPr>
          <w:rStyle w:val="CommentReference"/>
        </w:rPr>
        <w:annotationRef/>
      </w:r>
      <w:r>
        <w:t xml:space="preserve">like this idea of exploring what this means. you might get some "toxic" levels for which dosages in selected patients can be reduced. so called high dose for everyone upfront to avoid risk of not attaining efficacy target. depending on the setting you can do follow-up tdm or monitor for toxicity if no tdm available </w:t>
      </w:r>
    </w:p>
  </w:comment>
  <w:comment w:id="357" w:author="Brüggemann, Roger" w:date="2024-02-23T09:42:00Z" w:initials="BR">
    <w:p w14:paraId="25A3E137" w14:textId="77777777" w:rsidR="006A6B4D" w:rsidRDefault="006A6B4D" w:rsidP="00225DC3">
      <w:pPr>
        <w:pStyle w:val="CommentText"/>
        <w:jc w:val="left"/>
      </w:pPr>
      <w:r>
        <w:rPr>
          <w:rStyle w:val="CommentReference"/>
        </w:rPr>
        <w:annotationRef/>
      </w:r>
      <w:r>
        <w:rPr>
          <w:lang w:val="nl-NL"/>
        </w:rPr>
        <w:t xml:space="preserve">Do we want this at all? Or should we just focus on the PK part and let others use it for PD simulations / PTA simulations? </w:t>
      </w:r>
    </w:p>
  </w:comment>
  <w:comment w:id="366" w:author="Erwin Dreesen" w:date="2024-05-18T22:08:00Z" w:initials="ED">
    <w:p w14:paraId="508155E7" w14:textId="77777777" w:rsidR="00B13F36" w:rsidRDefault="00B13F36" w:rsidP="00441475">
      <w:pPr>
        <w:pStyle w:val="CommentText"/>
        <w:jc w:val="left"/>
      </w:pPr>
      <w:r>
        <w:rPr>
          <w:rStyle w:val="CommentReference"/>
        </w:rPr>
        <w:annotationRef/>
      </w:r>
      <w:r>
        <w:t>This sounds as if you calculate the AUC over 14 days.</w:t>
      </w:r>
    </w:p>
  </w:comment>
  <w:comment w:id="367" w:author="My Luong Vuong" w:date="2024-05-28T16:13:00Z" w:initials="MLV">
    <w:p w14:paraId="1CD4E4D4" w14:textId="77777777" w:rsidR="00BF5D28" w:rsidRDefault="00BF5D28" w:rsidP="003F6B8A">
      <w:pPr>
        <w:pStyle w:val="CommentText"/>
        <w:jc w:val="left"/>
      </w:pPr>
      <w:r>
        <w:rPr>
          <w:rStyle w:val="CommentReference"/>
        </w:rPr>
        <w:annotationRef/>
      </w:r>
      <w:r>
        <w:rPr>
          <w:lang w:val="en-US"/>
        </w:rPr>
        <w:t>Thanks for the suggestion.</w:t>
      </w:r>
    </w:p>
  </w:comment>
  <w:comment w:id="362" w:author="Brüggemann, Roger" w:date="2024-02-23T09:52:00Z" w:initials="BR">
    <w:p w14:paraId="67528499" w14:textId="6C64D471" w:rsidR="00CD39F8" w:rsidRDefault="00CD39F8" w:rsidP="004414E6">
      <w:pPr>
        <w:pStyle w:val="CommentText"/>
        <w:jc w:val="left"/>
      </w:pPr>
      <w:r>
        <w:rPr>
          <w:rStyle w:val="CommentReference"/>
        </w:rPr>
        <w:annotationRef/>
      </w:r>
      <w:r>
        <w:rPr>
          <w:lang w:val="nl-NL"/>
        </w:rPr>
        <w:t xml:space="preserve">On what day? </w:t>
      </w:r>
    </w:p>
  </w:comment>
  <w:comment w:id="363" w:author="My Luong Vuong" w:date="2024-05-03T10:34:00Z" w:initials="MLV">
    <w:p w14:paraId="166C3F77" w14:textId="77777777" w:rsidR="009C1940" w:rsidRDefault="009C1940" w:rsidP="000001EF">
      <w:pPr>
        <w:pStyle w:val="CommentText"/>
        <w:jc w:val="left"/>
      </w:pPr>
      <w:r>
        <w:rPr>
          <w:rStyle w:val="CommentReference"/>
        </w:rPr>
        <w:annotationRef/>
      </w:r>
      <w:r>
        <w:rPr>
          <w:lang w:val="en-US"/>
        </w:rPr>
        <w:t>Thank you. We have clarified.</w:t>
      </w:r>
    </w:p>
  </w:comment>
  <w:comment w:id="379" w:author="Microsoft Office User" w:date="2024-02-19T00:42:00Z" w:initials="MOU">
    <w:p w14:paraId="70D14320" w14:textId="2CF21B03" w:rsidR="0085514F" w:rsidRDefault="0085514F" w:rsidP="00301ED7">
      <w:pPr>
        <w:jc w:val="left"/>
      </w:pPr>
      <w:r>
        <w:rPr>
          <w:rStyle w:val="CommentReference"/>
        </w:rPr>
        <w:annotationRef/>
      </w:r>
      <w:r>
        <w:rPr>
          <w:color w:val="000000"/>
          <w:sz w:val="20"/>
          <w:szCs w:val="20"/>
        </w:rPr>
        <w:t>This is clearer to me now than what was written above about the breakpoint...</w:t>
      </w:r>
    </w:p>
  </w:comment>
  <w:comment w:id="377" w:author="Brüggemann, Roger" w:date="2024-02-23T09:44:00Z" w:initials="BR">
    <w:p w14:paraId="0C35F4C1" w14:textId="02D60579" w:rsidR="00776FBA" w:rsidRDefault="00776FBA" w:rsidP="00BD733E">
      <w:pPr>
        <w:pStyle w:val="CommentText"/>
        <w:jc w:val="left"/>
      </w:pPr>
      <w:r>
        <w:rPr>
          <w:rStyle w:val="CommentReference"/>
        </w:rPr>
        <w:annotationRef/>
      </w:r>
      <w:r>
        <w:rPr>
          <w:lang w:val="nl-NL"/>
        </w:rPr>
        <w:t xml:space="preserve">Are we using a real life MIC distribution if we are performing this simulation? EUCAST as source? </w:t>
      </w:r>
    </w:p>
  </w:comment>
  <w:comment w:id="378" w:author="My Luong Vuong" w:date="2024-03-19T16:41:00Z" w:initials="MLV">
    <w:p w14:paraId="28344E16" w14:textId="77777777" w:rsidR="00A81016" w:rsidRDefault="00A81016" w:rsidP="00BF2134">
      <w:pPr>
        <w:pStyle w:val="CommentText"/>
        <w:jc w:val="left"/>
      </w:pPr>
      <w:r>
        <w:rPr>
          <w:rStyle w:val="CommentReference"/>
        </w:rPr>
        <w:annotationRef/>
      </w:r>
      <w:r>
        <w:rPr>
          <w:lang w:val="en-US"/>
        </w:rPr>
        <w:t>Indeed. Here we used the breakpoints of 2 and 4 mg/L according to EUCAST.</w:t>
      </w:r>
    </w:p>
  </w:comment>
  <w:comment w:id="381" w:author="Microsoft Office User" w:date="2024-02-19T00:44:00Z" w:initials="MOU">
    <w:p w14:paraId="26174D8D" w14:textId="38326EA2" w:rsidR="0085514F" w:rsidRDefault="0085514F" w:rsidP="004B463B">
      <w:pPr>
        <w:jc w:val="left"/>
      </w:pPr>
      <w:r>
        <w:rPr>
          <w:rStyle w:val="CommentReference"/>
        </w:rPr>
        <w:annotationRef/>
      </w:r>
      <w:r>
        <w:rPr>
          <w:color w:val="000000"/>
          <w:sz w:val="20"/>
          <w:szCs w:val="20"/>
        </w:rPr>
        <w:t>Not sure I personally like the term ‘inclusive’ as it seems political but more importantly, unnecessary…I personally think ‘optimised’ covers it. I can’t imagine an optimised exclusive dosing regimen being defined by an author...</w:t>
      </w:r>
    </w:p>
  </w:comment>
  <w:comment w:id="382" w:author="Jan-Willem Alffenaar" w:date="2024-02-19T07:52:00Z" w:initials="JA">
    <w:p w14:paraId="2848FEAD" w14:textId="77777777" w:rsidR="00FD78FC" w:rsidRDefault="00FD78FC" w:rsidP="00FD78FC">
      <w:pPr>
        <w:pStyle w:val="CommentText"/>
        <w:jc w:val="left"/>
      </w:pPr>
      <w:r>
        <w:rPr>
          <w:rStyle w:val="CommentReference"/>
        </w:rPr>
        <w:annotationRef/>
      </w:r>
      <w:r>
        <w:t>agree</w:t>
      </w:r>
    </w:p>
  </w:comment>
  <w:comment w:id="383" w:author="My Luong Vuong" w:date="2024-05-07T17:05:00Z" w:initials="MLV">
    <w:p w14:paraId="041769CC" w14:textId="77777777" w:rsidR="002D3F81" w:rsidRDefault="002D3F81" w:rsidP="00A05488">
      <w:pPr>
        <w:pStyle w:val="CommentText"/>
        <w:jc w:val="left"/>
      </w:pPr>
      <w:r>
        <w:rPr>
          <w:rStyle w:val="CommentReference"/>
        </w:rPr>
        <w:annotationRef/>
      </w:r>
      <w:r>
        <w:rPr>
          <w:lang w:val="en-US"/>
        </w:rPr>
        <w:t>Thank you. Here we refer to the Diversity Equity and Inclusive (DEI) practice in healthcare, which has been advocated recently (10.1002/cpt.2853 &amp; 10.1002/cpt.2799)</w:t>
      </w:r>
    </w:p>
  </w:comment>
  <w:comment w:id="384" w:author="Wicha, Sebastian" w:date="2024-02-23T16:10:00Z" w:initials="SW">
    <w:p w14:paraId="6BF09FE8" w14:textId="1AEFB59F" w:rsidR="00953A4B" w:rsidRDefault="00953A4B" w:rsidP="00953A4B">
      <w:pPr>
        <w:pStyle w:val="CommentText"/>
      </w:pPr>
      <w:r>
        <w:rPr>
          <w:rStyle w:val="CommentReference"/>
        </w:rPr>
        <w:annotationRef/>
      </w:r>
      <w:r>
        <w:t>Also here, supplementary plots may be helpful to better illustrate the generated virtual population</w:t>
      </w:r>
    </w:p>
  </w:comment>
  <w:comment w:id="385" w:author="My Luong Vuong" w:date="2024-05-08T11:07:00Z" w:initials="MLV">
    <w:p w14:paraId="012B0568" w14:textId="77777777" w:rsidR="00990FE1" w:rsidRDefault="00990FE1" w:rsidP="00C835EC">
      <w:pPr>
        <w:pStyle w:val="CommentText"/>
        <w:jc w:val="left"/>
      </w:pPr>
      <w:r>
        <w:rPr>
          <w:rStyle w:val="CommentReference"/>
        </w:rPr>
        <w:annotationRef/>
      </w:r>
      <w:r>
        <w:rPr>
          <w:lang w:val="en-US"/>
        </w:rPr>
        <w:t>Thank you. We added the plots.</w:t>
      </w:r>
    </w:p>
  </w:comment>
  <w:comment w:id="386" w:author="Brüggemann, Roger" w:date="2024-02-23T09:45:00Z" w:initials="BR">
    <w:p w14:paraId="4BE2CB22" w14:textId="30943A2A" w:rsidR="00FB135B" w:rsidRDefault="00FB135B" w:rsidP="00210DE2">
      <w:pPr>
        <w:pStyle w:val="CommentText"/>
        <w:jc w:val="left"/>
      </w:pPr>
      <w:r>
        <w:rPr>
          <w:rStyle w:val="CommentReference"/>
        </w:rPr>
        <w:annotationRef/>
      </w:r>
      <w:r>
        <w:rPr>
          <w:lang w:val="nl-NL"/>
        </w:rPr>
        <w:t xml:space="preserve">Ssuming which distribution? </w:t>
      </w:r>
    </w:p>
  </w:comment>
  <w:comment w:id="387" w:author="My Luong Vuong" w:date="2024-05-08T11:32:00Z" w:initials="MLV">
    <w:p w14:paraId="1C0EAAE9" w14:textId="77777777" w:rsidR="00A043ED" w:rsidRDefault="00A043ED" w:rsidP="00B24A10">
      <w:pPr>
        <w:pStyle w:val="CommentText"/>
        <w:jc w:val="left"/>
      </w:pPr>
      <w:r>
        <w:rPr>
          <w:rStyle w:val="CommentReference"/>
        </w:rPr>
        <w:annotationRef/>
      </w:r>
      <w:r>
        <w:rPr>
          <w:lang w:val="en-US"/>
        </w:rPr>
        <w:t>Thank you. We have provided further clarification.</w:t>
      </w:r>
    </w:p>
  </w:comment>
  <w:comment w:id="391" w:author="Wicha, Sebastian" w:date="2024-02-23T16:11:00Z" w:initials="SW">
    <w:p w14:paraId="062567A8" w14:textId="4861CFAD" w:rsidR="00CF068A" w:rsidRDefault="00CF068A" w:rsidP="00CF068A">
      <w:pPr>
        <w:pStyle w:val="CommentText"/>
      </w:pPr>
      <w:r>
        <w:rPr>
          <w:rStyle w:val="CommentReference"/>
        </w:rPr>
        <w:annotationRef/>
      </w:r>
      <w:r>
        <w:t>Consider also providing the code for the generation of the virtual population so the results could be reproduced.</w:t>
      </w:r>
    </w:p>
  </w:comment>
  <w:comment w:id="392" w:author="My Luong Vuong" w:date="2024-05-08T14:01:00Z" w:initials="MLV">
    <w:p w14:paraId="62AC82F4" w14:textId="77777777" w:rsidR="00355E0F" w:rsidRDefault="00355E0F" w:rsidP="00C87038">
      <w:pPr>
        <w:pStyle w:val="CommentText"/>
        <w:jc w:val="left"/>
      </w:pPr>
      <w:r>
        <w:rPr>
          <w:rStyle w:val="CommentReference"/>
        </w:rPr>
        <w:annotationRef/>
      </w:r>
      <w:r>
        <w:rPr>
          <w:color w:val="000000"/>
        </w:rPr>
        <w:t>Thank you. We added this.</w:t>
      </w:r>
    </w:p>
  </w:comment>
  <w:comment w:id="399" w:author="Microsoft Office User" w:date="2024-02-19T00:47:00Z" w:initials="MOU">
    <w:p w14:paraId="2CEF08EA" w14:textId="6C0342CF" w:rsidR="0085514F" w:rsidRDefault="0085514F" w:rsidP="00473D31">
      <w:pPr>
        <w:jc w:val="left"/>
      </w:pPr>
      <w:r>
        <w:rPr>
          <w:rStyle w:val="CommentReference"/>
        </w:rPr>
        <w:annotationRef/>
      </w:r>
      <w:r>
        <w:rPr>
          <w:color w:val="000000"/>
          <w:sz w:val="20"/>
          <w:szCs w:val="20"/>
        </w:rPr>
        <w:t xml:space="preserve">Only trough? Or do you mean some people with full profiles also had troughs too? I’m not sure of the relevance? I’m equally interested in proportion of patients in the distribution phase or with multiple samples in the elimination phase. </w:t>
      </w:r>
    </w:p>
  </w:comment>
  <w:comment w:id="400" w:author="My Luong Vuong" w:date="2024-05-08T11:48:00Z" w:initials="MLV">
    <w:p w14:paraId="57A1D3E9" w14:textId="77777777" w:rsidR="00845A6D" w:rsidRDefault="00845A6D" w:rsidP="00503F5E">
      <w:pPr>
        <w:pStyle w:val="CommentText"/>
        <w:jc w:val="left"/>
      </w:pPr>
      <w:r>
        <w:rPr>
          <w:rStyle w:val="CommentReference"/>
        </w:rPr>
        <w:annotationRef/>
      </w:r>
      <w:r>
        <w:rPr>
          <w:lang w:val="en-US"/>
        </w:rPr>
        <w:t>Thank you. We have adjusted it.</w:t>
      </w:r>
    </w:p>
  </w:comment>
  <w:comment w:id="398" w:author="Brüggemann, Roger" w:date="2024-02-23T09:45:00Z" w:initials="BR">
    <w:p w14:paraId="1D1522F3" w14:textId="72044573" w:rsidR="00B10E38" w:rsidRDefault="00B10E38" w:rsidP="00A1535F">
      <w:pPr>
        <w:pStyle w:val="CommentText"/>
        <w:jc w:val="left"/>
      </w:pPr>
      <w:r>
        <w:rPr>
          <w:rStyle w:val="CommentReference"/>
        </w:rPr>
        <w:annotationRef/>
      </w:r>
      <w:r>
        <w:rPr>
          <w:lang w:val="nl-NL"/>
        </w:rPr>
        <w:t>Ow have you approached model misspecification due to large number of troughs only</w:t>
      </w:r>
    </w:p>
  </w:comment>
  <w:comment w:id="401" w:author="Brüggemann, Roger" w:date="2024-02-23T09:46:00Z" w:initials="BR">
    <w:p w14:paraId="1D2411D1" w14:textId="19446A8D" w:rsidR="009C36C6" w:rsidRDefault="009C36C6" w:rsidP="00213737">
      <w:pPr>
        <w:pStyle w:val="CommentText"/>
        <w:jc w:val="left"/>
      </w:pPr>
      <w:r>
        <w:rPr>
          <w:rStyle w:val="CommentReference"/>
        </w:rPr>
        <w:annotationRef/>
      </w:r>
      <w:r>
        <w:rPr>
          <w:lang w:val="nl-NL"/>
        </w:rPr>
        <w:t>Really? Was this a person with leg amputation or other disabilities?</w:t>
      </w:r>
    </w:p>
  </w:comment>
  <w:comment w:id="402" w:author="My Luong Vuong" w:date="2024-03-19T16:49:00Z" w:initials="MLV">
    <w:p w14:paraId="580BCA1E" w14:textId="77777777" w:rsidR="004D368C" w:rsidRDefault="004D368C" w:rsidP="00CC052C">
      <w:pPr>
        <w:pStyle w:val="CommentText"/>
        <w:jc w:val="left"/>
      </w:pPr>
      <w:r>
        <w:rPr>
          <w:rStyle w:val="CommentReference"/>
        </w:rPr>
        <w:annotationRef/>
      </w:r>
      <w:r>
        <w:rPr>
          <w:lang w:val="en-US"/>
        </w:rPr>
        <w:t>Sorry but we don't have such information.</w:t>
      </w:r>
    </w:p>
  </w:comment>
  <w:comment w:id="403" w:author="Sophie Stocker" w:date="2024-02-23T10:51:00Z" w:initials="SS">
    <w:p w14:paraId="67ABE5FA" w14:textId="0EA59EDC" w:rsidR="00EC0656" w:rsidRDefault="00EC0656" w:rsidP="00EC0656">
      <w:pPr>
        <w:pStyle w:val="CommentText"/>
        <w:jc w:val="left"/>
      </w:pPr>
      <w:r>
        <w:rPr>
          <w:rStyle w:val="CommentReference"/>
        </w:rPr>
        <w:annotationRef/>
      </w:r>
      <w:r>
        <w:t>The cohort?</w:t>
      </w:r>
    </w:p>
  </w:comment>
  <w:comment w:id="404" w:author="Sophie Stocker" w:date="2024-02-23T10:51:00Z" w:initials="SS">
    <w:p w14:paraId="48A28328" w14:textId="77777777" w:rsidR="00EC0656" w:rsidRDefault="00EC0656" w:rsidP="00EC0656">
      <w:pPr>
        <w:pStyle w:val="CommentText"/>
        <w:jc w:val="left"/>
      </w:pPr>
      <w:r>
        <w:rPr>
          <w:rStyle w:val="CommentReference"/>
        </w:rPr>
        <w:annotationRef/>
      </w:r>
      <w:r>
        <w:t>Or dosing occasions</w:t>
      </w:r>
    </w:p>
  </w:comment>
  <w:comment w:id="405" w:author="My Luong Vuong" w:date="2024-03-21T13:40:00Z" w:initials="MLV">
    <w:p w14:paraId="69F3F910" w14:textId="77777777" w:rsidR="00274161" w:rsidRDefault="00274161" w:rsidP="00727475">
      <w:pPr>
        <w:pStyle w:val="CommentText"/>
        <w:jc w:val="left"/>
      </w:pPr>
      <w:r>
        <w:rPr>
          <w:rStyle w:val="CommentReference"/>
        </w:rPr>
        <w:annotationRef/>
      </w:r>
      <w:r>
        <w:rPr>
          <w:lang w:val="en-US"/>
        </w:rPr>
        <w:t>The cohort indeed</w:t>
      </w:r>
    </w:p>
  </w:comment>
  <w:comment w:id="406" w:author="Wicha, Sebastian" w:date="2024-02-23T16:14:00Z" w:initials="SW">
    <w:p w14:paraId="1290E961" w14:textId="3693D831" w:rsidR="00353270" w:rsidRDefault="00353270" w:rsidP="00353270">
      <w:pPr>
        <w:pStyle w:val="CommentText"/>
      </w:pPr>
      <w:r>
        <w:rPr>
          <w:rStyle w:val="CommentReference"/>
        </w:rPr>
        <w:annotationRef/>
      </w:r>
      <w:r>
        <w:t>No CRRT info missing?</w:t>
      </w:r>
    </w:p>
  </w:comment>
  <w:comment w:id="407" w:author="My Luong Vuong" w:date="2024-05-08T11:53:00Z" w:initials="MLV">
    <w:p w14:paraId="2F319CD6" w14:textId="77777777" w:rsidR="00EA2624" w:rsidRDefault="00EA2624" w:rsidP="005250CA">
      <w:pPr>
        <w:pStyle w:val="CommentText"/>
        <w:jc w:val="left"/>
      </w:pPr>
      <w:r>
        <w:rPr>
          <w:rStyle w:val="CommentReference"/>
        </w:rPr>
        <w:annotationRef/>
      </w:r>
      <w:r>
        <w:rPr>
          <w:lang w:val="en-US"/>
        </w:rPr>
        <w:t>Thank you. We have clarified it.</w:t>
      </w:r>
    </w:p>
  </w:comment>
  <w:comment w:id="408" w:author="Brüggemann, Roger" w:date="2024-02-23T09:47:00Z" w:initials="BR">
    <w:p w14:paraId="4BD6A7FA" w14:textId="44FC6A4D" w:rsidR="006D2188" w:rsidRDefault="006D2188" w:rsidP="00B7692D">
      <w:pPr>
        <w:pStyle w:val="CommentText"/>
        <w:jc w:val="left"/>
      </w:pPr>
      <w:r>
        <w:rPr>
          <w:rStyle w:val="CommentReference"/>
        </w:rPr>
        <w:annotationRef/>
      </w:r>
      <w:r>
        <w:rPr>
          <w:lang w:val="nl-NL"/>
        </w:rPr>
        <w:t xml:space="preserve">WHat CRRT information was added? Type of dialysis as CVVH vs CVVHD vs CVVHDF is all very different in terms of extracorporeal clearance. </w:t>
      </w:r>
    </w:p>
  </w:comment>
  <w:comment w:id="409" w:author="My Luong Vuong" w:date="2024-03-19T16:51:00Z" w:initials="MLV">
    <w:p w14:paraId="4A6BBEC2" w14:textId="77777777" w:rsidR="00165148" w:rsidRDefault="004D13D6" w:rsidP="00B83FAD">
      <w:pPr>
        <w:pStyle w:val="CommentText"/>
        <w:jc w:val="left"/>
      </w:pPr>
      <w:r>
        <w:rPr>
          <w:rStyle w:val="CommentReference"/>
        </w:rPr>
        <w:annotationRef/>
      </w:r>
      <w:r w:rsidR="00165148">
        <w:rPr>
          <w:color w:val="000000"/>
        </w:rPr>
        <w:t>We added CRRT information in a binary fashion (i.e. CRRT yes or no - the method section). We did not classify CRRT into more specific types as we didn't have such information.</w:t>
      </w:r>
    </w:p>
  </w:comment>
  <w:comment w:id="412" w:author="Wicha, Sebastian" w:date="2024-02-23T16:15:00Z" w:initials="SW">
    <w:p w14:paraId="2CB28006" w14:textId="0FBE692C" w:rsidR="00B725AF" w:rsidRDefault="00B725AF" w:rsidP="00B725AF">
      <w:pPr>
        <w:pStyle w:val="CommentText"/>
      </w:pPr>
      <w:r>
        <w:rPr>
          <w:rStyle w:val="CommentReference"/>
        </w:rPr>
        <w:annotationRef/>
      </w:r>
      <w:r>
        <w:t>See comment above. Would be good to perform a sensitivity analysis comparing the imputation method with the setting to the median/center value.</w:t>
      </w:r>
    </w:p>
  </w:comment>
  <w:comment w:id="413" w:author="My Luong Vuong" w:date="2024-05-08T12:37:00Z" w:initials="MLV">
    <w:p w14:paraId="0F454929" w14:textId="77777777" w:rsidR="00686D68" w:rsidRDefault="00686D68" w:rsidP="00EA4A7B">
      <w:pPr>
        <w:pStyle w:val="CommentText"/>
        <w:jc w:val="left"/>
      </w:pPr>
      <w:r>
        <w:rPr>
          <w:rStyle w:val="CommentReference"/>
        </w:rPr>
        <w:annotationRef/>
      </w:r>
      <w:r>
        <w:rPr>
          <w:color w:val="000000"/>
        </w:rPr>
        <w:t>Please see my response above.</w:t>
      </w:r>
    </w:p>
  </w:comment>
  <w:comment w:id="414" w:author="Microsoft Office User" w:date="2024-02-19T00:48:00Z" w:initials="MOU">
    <w:p w14:paraId="40318316" w14:textId="4E83C347" w:rsidR="0085514F" w:rsidRDefault="0085514F" w:rsidP="00C66B2F">
      <w:pPr>
        <w:jc w:val="left"/>
      </w:pPr>
      <w:r>
        <w:rPr>
          <w:rStyle w:val="CommentReference"/>
        </w:rPr>
        <w:annotationRef/>
      </w:r>
      <w:r>
        <w:rPr>
          <w:color w:val="000000"/>
          <w:sz w:val="20"/>
          <w:szCs w:val="20"/>
        </w:rPr>
        <w:t>That is a very low value…I look forward to seeing how you can test for imputations being reasonable for such a high proportion of patients?</w:t>
      </w:r>
    </w:p>
  </w:comment>
  <w:comment w:id="415" w:author="Microsoft Office User" w:date="2024-02-19T00:50:00Z" w:initials="MOU">
    <w:p w14:paraId="073AF931" w14:textId="77777777" w:rsidR="00D47F6F" w:rsidRDefault="00D47F6F" w:rsidP="008D48A6">
      <w:pPr>
        <w:jc w:val="left"/>
      </w:pPr>
      <w:r>
        <w:rPr>
          <w:rStyle w:val="CommentReference"/>
        </w:rPr>
        <w:annotationRef/>
      </w:r>
      <w:r>
        <w:rPr>
          <w:color w:val="000000"/>
          <w:sz w:val="20"/>
          <w:szCs w:val="20"/>
        </w:rPr>
        <w:t>Was this a function of available creatinine? And so actually, this result applies to all CrCl estimates? Also by writing this here and later stating you use this, it looks like you have pre-specified your preferred renal function descriptor</w:t>
      </w:r>
    </w:p>
  </w:comment>
  <w:comment w:id="416" w:author="My Luong Vuong" w:date="2024-05-08T12:12:00Z" w:initials="MLV">
    <w:p w14:paraId="74FB389A" w14:textId="77777777" w:rsidR="00A83B00" w:rsidRDefault="00A83B00" w:rsidP="004922BE">
      <w:pPr>
        <w:pStyle w:val="CommentText"/>
        <w:jc w:val="left"/>
      </w:pPr>
      <w:r>
        <w:rPr>
          <w:rStyle w:val="CommentReference"/>
        </w:rPr>
        <w:annotationRef/>
      </w:r>
      <w:r>
        <w:rPr>
          <w:lang w:val="en-US"/>
        </w:rPr>
        <w:t xml:space="preserve">Thank you. </w:t>
      </w:r>
      <w:r>
        <w:rPr>
          <w:color w:val="000000"/>
        </w:rPr>
        <w:t xml:space="preserve">We used the technique called multiple imputation, which was described in detail in our Methods section. For checking the reasonability of imputation values, we used means of diagnostics, which I have included in the supplementary. </w:t>
      </w:r>
      <w:r>
        <w:rPr>
          <w:color w:val="000000"/>
        </w:rPr>
        <w:br/>
        <w:t xml:space="preserve">For CrCl estimators, we used eGFR-CKDEPI only since it has been shown to be the most appropriate serum-creatinine-based-only-eGFR estimation formula. A recent publication has discussed this extensively - </w:t>
      </w:r>
      <w:r>
        <w:t>doi:10.1002/cpt.2489</w:t>
      </w:r>
    </w:p>
  </w:comment>
  <w:comment w:id="410" w:author="Brüggemann, Roger" w:date="2024-02-23T09:48:00Z" w:initials="BR">
    <w:p w14:paraId="35CD9FC0" w14:textId="2725A3A3" w:rsidR="00D26E82" w:rsidRDefault="00D26E82" w:rsidP="001E116A">
      <w:pPr>
        <w:pStyle w:val="CommentText"/>
        <w:jc w:val="left"/>
      </w:pPr>
      <w:r>
        <w:rPr>
          <w:rStyle w:val="CommentReference"/>
        </w:rPr>
        <w:annotationRef/>
      </w:r>
      <w:r>
        <w:rPr>
          <w:lang w:val="nl-NL"/>
        </w:rPr>
        <w:t xml:space="preserve">How can we estimate renal clearance if in only half of the population information on renal function is available. This is a major shortcoming. Where the datasets required not suitable in hindsight? </w:t>
      </w:r>
    </w:p>
  </w:comment>
  <w:comment w:id="411" w:author="My Luong Vuong" w:date="2024-03-19T17:06:00Z" w:initials="MLV">
    <w:p w14:paraId="5B67AE0D" w14:textId="77777777" w:rsidR="00757179" w:rsidRDefault="00757179" w:rsidP="007924EE">
      <w:pPr>
        <w:pStyle w:val="CommentText"/>
        <w:jc w:val="left"/>
      </w:pPr>
      <w:r>
        <w:rPr>
          <w:rStyle w:val="CommentReference"/>
        </w:rPr>
        <w:annotationRef/>
      </w:r>
      <w:r>
        <w:rPr>
          <w:lang w:val="en-US"/>
        </w:rPr>
        <w:t>We used multiple imputation technique which is shown to perform well in such a situation where there is a great extent of missingness like this.</w:t>
      </w:r>
    </w:p>
  </w:comment>
  <w:comment w:id="417" w:author="Brüggemann, Roger" w:date="2024-02-23T09:49:00Z" w:initials="BR">
    <w:p w14:paraId="17A071C5" w14:textId="584B8656" w:rsidR="004F05AE" w:rsidRDefault="004F05AE" w:rsidP="00537AAE">
      <w:pPr>
        <w:pStyle w:val="CommentText"/>
        <w:jc w:val="left"/>
      </w:pPr>
      <w:r>
        <w:rPr>
          <w:rStyle w:val="CommentReference"/>
        </w:rPr>
        <w:annotationRef/>
      </w:r>
      <w:r>
        <w:rPr>
          <w:lang w:val="nl-NL"/>
        </w:rPr>
        <w:t>Have you considered building the model with only the full PK curve and renal function data and in a second stage use the datasets that did not contain intensive sampling to be added?</w:t>
      </w:r>
    </w:p>
  </w:comment>
  <w:comment w:id="418" w:author="My Luong Vuong" w:date="2024-05-08T12:21:00Z" w:initials="MLV">
    <w:p w14:paraId="62A89F2F" w14:textId="77777777" w:rsidR="00082D86" w:rsidRDefault="00042840" w:rsidP="00B25AF3">
      <w:pPr>
        <w:pStyle w:val="CommentText"/>
        <w:jc w:val="left"/>
      </w:pPr>
      <w:r>
        <w:rPr>
          <w:rStyle w:val="CommentReference"/>
        </w:rPr>
        <w:annotationRef/>
      </w:r>
      <w:r w:rsidR="00082D86">
        <w:rPr>
          <w:color w:val="000000"/>
        </w:rPr>
        <w:t>Thank you. We touched upon complete case analysis in our discussion.</w:t>
      </w:r>
    </w:p>
  </w:comment>
  <w:comment w:id="433" w:author="Brüggemann, Roger" w:date="2024-02-23T09:49:00Z" w:initials="BR">
    <w:p w14:paraId="4C7B0CD2" w14:textId="68775289" w:rsidR="004F05AE" w:rsidRDefault="004F05AE" w:rsidP="00681AFF">
      <w:pPr>
        <w:pStyle w:val="CommentText"/>
        <w:jc w:val="left"/>
      </w:pPr>
      <w:r>
        <w:rPr>
          <w:rStyle w:val="CommentReference"/>
        </w:rPr>
        <w:annotationRef/>
      </w:r>
      <w:r>
        <w:rPr>
          <w:lang w:val="nl-NL"/>
        </w:rPr>
        <w:t xml:space="preserve">Where is the info on the impact of analytical assay in the error model? </w:t>
      </w:r>
    </w:p>
  </w:comment>
  <w:comment w:id="434" w:author="My Luong Vuong" w:date="2024-05-08T12:40:00Z" w:initials="MLV">
    <w:p w14:paraId="2689D9F7" w14:textId="77777777" w:rsidR="00E524AF" w:rsidRDefault="00E524AF" w:rsidP="00256821">
      <w:pPr>
        <w:pStyle w:val="CommentText"/>
        <w:jc w:val="left"/>
      </w:pPr>
      <w:r>
        <w:rPr>
          <w:rStyle w:val="CommentReference"/>
        </w:rPr>
        <w:annotationRef/>
      </w:r>
      <w:r>
        <w:rPr>
          <w:lang w:val="en-US"/>
        </w:rPr>
        <w:t>Thank you. We have clarified it.</w:t>
      </w:r>
    </w:p>
  </w:comment>
  <w:comment w:id="442" w:author="Microsoft Office User" w:date="2024-02-19T00:51:00Z" w:initials="MOU">
    <w:p w14:paraId="075AC5C0" w14:textId="6B4FF692" w:rsidR="00D47F6F" w:rsidRDefault="00D47F6F" w:rsidP="00DB5293">
      <w:pPr>
        <w:jc w:val="left"/>
      </w:pPr>
      <w:r>
        <w:rPr>
          <w:rStyle w:val="CommentReference"/>
        </w:rPr>
        <w:annotationRef/>
      </w:r>
      <w:r>
        <w:rPr>
          <w:color w:val="000000"/>
          <w:sz w:val="20"/>
          <w:szCs w:val="20"/>
        </w:rPr>
        <w:t>Total body weight should be specified I suggest…</w:t>
      </w:r>
    </w:p>
  </w:comment>
  <w:comment w:id="443" w:author="My Luong Vuong" w:date="2024-05-08T12:40:00Z" w:initials="MLV">
    <w:p w14:paraId="5AFD01B6" w14:textId="77777777" w:rsidR="005E567F" w:rsidRDefault="005E567F" w:rsidP="0064766D">
      <w:pPr>
        <w:pStyle w:val="CommentText"/>
        <w:jc w:val="left"/>
      </w:pPr>
      <w:r>
        <w:rPr>
          <w:rStyle w:val="CommentReference"/>
        </w:rPr>
        <w:annotationRef/>
      </w:r>
      <w:r>
        <w:rPr>
          <w:lang w:val="en-US"/>
        </w:rPr>
        <w:t>Thank you. We added it.</w:t>
      </w:r>
    </w:p>
  </w:comment>
  <w:comment w:id="444" w:author="Brüggemann, Roger" w:date="2024-02-23T09:51:00Z" w:initials="BR">
    <w:p w14:paraId="5F081E01" w14:textId="56E3E30E" w:rsidR="00383D26" w:rsidRDefault="00383D26" w:rsidP="00257768">
      <w:pPr>
        <w:pStyle w:val="CommentText"/>
        <w:jc w:val="left"/>
      </w:pPr>
      <w:r>
        <w:rPr>
          <w:rStyle w:val="CommentReference"/>
        </w:rPr>
        <w:annotationRef/>
      </w:r>
      <w:r>
        <w:rPr>
          <w:lang w:val="nl-NL"/>
        </w:rPr>
        <w:t xml:space="preserve">Is this detailed in the method section in a similar way? </w:t>
      </w:r>
    </w:p>
  </w:comment>
  <w:comment w:id="445" w:author="My Luong Vuong" w:date="2024-05-08T12:42:00Z" w:initials="MLV">
    <w:p w14:paraId="03C96A09" w14:textId="77777777" w:rsidR="00173F7F" w:rsidRDefault="00173F7F" w:rsidP="001B6C70">
      <w:pPr>
        <w:pStyle w:val="CommentText"/>
        <w:jc w:val="left"/>
      </w:pPr>
      <w:r>
        <w:rPr>
          <w:rStyle w:val="CommentReference"/>
        </w:rPr>
        <w:annotationRef/>
      </w:r>
      <w:r>
        <w:rPr>
          <w:lang w:val="en-US"/>
        </w:rPr>
        <w:t>Thank you. We have provided further clarifications.</w:t>
      </w:r>
    </w:p>
  </w:comment>
  <w:comment w:id="446" w:author="Brüggemann, Roger" w:date="2024-02-23T09:50:00Z" w:initials="BR">
    <w:p w14:paraId="65EFDA14" w14:textId="4CD767B8" w:rsidR="009C18C1" w:rsidRDefault="009C18C1">
      <w:pPr>
        <w:pStyle w:val="CommentText"/>
        <w:jc w:val="left"/>
      </w:pPr>
      <w:r>
        <w:rPr>
          <w:rStyle w:val="CommentReference"/>
        </w:rPr>
        <w:annotationRef/>
      </w:r>
      <w:r>
        <w:rPr>
          <w:lang w:val="nl-NL"/>
        </w:rPr>
        <w:t xml:space="preserve">Please see our study in the ICU where we had  </w:t>
      </w:r>
    </w:p>
    <w:p w14:paraId="0DDEA57D" w14:textId="77777777" w:rsidR="009C18C1" w:rsidRDefault="009C18C1" w:rsidP="00D31DDC">
      <w:pPr>
        <w:pStyle w:val="CommentText"/>
        <w:jc w:val="left"/>
      </w:pPr>
      <w:r>
        <w:rPr>
          <w:lang w:val="nl-NL"/>
        </w:rPr>
        <w:t xml:space="preserve">Clrenal + Clmachine + Clmetabolic where either term could become 0 if not relevant. </w:t>
      </w:r>
    </w:p>
  </w:comment>
  <w:comment w:id="447" w:author="Brüggemann, Roger" w:date="2024-02-23T09:51:00Z" w:initials="BR">
    <w:p w14:paraId="5B441C53" w14:textId="00C93237" w:rsidR="00383D26" w:rsidRDefault="00383D26" w:rsidP="00D312A0">
      <w:pPr>
        <w:pStyle w:val="CommentText"/>
        <w:jc w:val="left"/>
      </w:pPr>
      <w:r>
        <w:rPr>
          <w:rStyle w:val="CommentReference"/>
        </w:rPr>
        <w:annotationRef/>
      </w:r>
      <w:r>
        <w:rPr>
          <w:lang w:val="nl-NL"/>
        </w:rPr>
        <w:t xml:space="preserve">This is very high. Any thoughts? </w:t>
      </w:r>
    </w:p>
  </w:comment>
  <w:comment w:id="448" w:author="Erwin Dreesen" w:date="2024-05-18T22:19:00Z" w:initials="ED">
    <w:p w14:paraId="17EC1FCE" w14:textId="77777777" w:rsidR="00AB1B25" w:rsidRDefault="00AB1B25" w:rsidP="00E27276">
      <w:pPr>
        <w:pStyle w:val="CommentText"/>
        <w:jc w:val="left"/>
      </w:pPr>
      <w:r>
        <w:rPr>
          <w:rStyle w:val="CommentReference"/>
        </w:rPr>
        <w:annotationRef/>
      </w:r>
      <w:r>
        <w:t>I don't think this is exceptionally high.</w:t>
      </w:r>
    </w:p>
  </w:comment>
  <w:comment w:id="449" w:author="Microsoft Office User" w:date="2024-02-19T00:52:00Z" w:initials="MOU">
    <w:p w14:paraId="7E6B26CB" w14:textId="3328A52C" w:rsidR="00D47F6F" w:rsidRDefault="00D47F6F" w:rsidP="00503505">
      <w:pPr>
        <w:jc w:val="left"/>
      </w:pPr>
      <w:r>
        <w:rPr>
          <w:rStyle w:val="CommentReference"/>
        </w:rPr>
        <w:annotationRef/>
      </w:r>
      <w:r>
        <w:rPr>
          <w:color w:val="000000"/>
          <w:sz w:val="20"/>
          <w:szCs w:val="20"/>
        </w:rPr>
        <w:t>Excellent</w:t>
      </w:r>
    </w:p>
    <w:p w14:paraId="3A6D772D" w14:textId="77777777" w:rsidR="00D47F6F" w:rsidRDefault="00D47F6F" w:rsidP="00503505">
      <w:pPr>
        <w:jc w:val="left"/>
      </w:pPr>
    </w:p>
  </w:comment>
  <w:comment w:id="450" w:author="My Luong Vuong" w:date="2024-05-08T13:59:00Z" w:initials="MLV">
    <w:p w14:paraId="2B08053E" w14:textId="77777777" w:rsidR="00856214" w:rsidRDefault="00856214" w:rsidP="000E7A4A">
      <w:pPr>
        <w:pStyle w:val="CommentText"/>
        <w:jc w:val="left"/>
      </w:pPr>
      <w:r>
        <w:rPr>
          <w:rStyle w:val="CommentReference"/>
        </w:rPr>
        <w:annotationRef/>
      </w:r>
      <w:r>
        <w:rPr>
          <w:color w:val="000000"/>
        </w:rPr>
        <w:t>Thank you.</w:t>
      </w:r>
    </w:p>
  </w:comment>
  <w:comment w:id="466" w:author="Indy Sandaradura" w:date="2024-02-02T08:39:00Z" w:initials="IS">
    <w:p w14:paraId="37C402C4" w14:textId="7CC7C7EA" w:rsidR="00CF6500" w:rsidRDefault="00CF6500" w:rsidP="00CF6500">
      <w:pPr>
        <w:jc w:val="left"/>
      </w:pPr>
      <w:r>
        <w:rPr>
          <w:rStyle w:val="CommentReference"/>
        </w:rPr>
        <w:annotationRef/>
      </w:r>
      <w:r>
        <w:rPr>
          <w:color w:val="000000"/>
          <w:sz w:val="20"/>
          <w:szCs w:val="20"/>
        </w:rPr>
        <w:t>I think it’s a shame to bury these in the supplementary information; I think AUC400 is highly clinically relevant and should be presented within the main figures</w:t>
      </w:r>
    </w:p>
  </w:comment>
  <w:comment w:id="467" w:author="Jan-Willem Alffenaar" w:date="2024-02-19T09:46:00Z" w:initials="JWA">
    <w:p w14:paraId="1B9698F9" w14:textId="77777777" w:rsidR="00982656" w:rsidRDefault="00982656" w:rsidP="00982656">
      <w:pPr>
        <w:pStyle w:val="CommentText"/>
        <w:jc w:val="left"/>
      </w:pPr>
      <w:r>
        <w:rPr>
          <w:rStyle w:val="CommentReference"/>
        </w:rPr>
        <w:annotationRef/>
      </w:r>
      <w:r>
        <w:t>agreee</w:t>
      </w:r>
    </w:p>
  </w:comment>
  <w:comment w:id="468" w:author="My Luong Vuong" w:date="2024-05-12T14:13:00Z" w:initials="MLV">
    <w:p w14:paraId="3A535B5C" w14:textId="77777777" w:rsidR="00EE4F02" w:rsidRDefault="00EE4F02" w:rsidP="002E55A3">
      <w:pPr>
        <w:pStyle w:val="CommentText"/>
        <w:jc w:val="left"/>
      </w:pPr>
      <w:r>
        <w:rPr>
          <w:rStyle w:val="CommentReference"/>
        </w:rPr>
        <w:annotationRef/>
      </w:r>
      <w:r>
        <w:rPr>
          <w:color w:val="000000"/>
        </w:rPr>
        <w:t>Thank you. We added those figures to the paper.</w:t>
      </w:r>
    </w:p>
  </w:comment>
  <w:comment w:id="471" w:author="Erwin Dreesen" w:date="2024-05-18T22:37:00Z" w:initials="ED">
    <w:p w14:paraId="674E9F57" w14:textId="77777777" w:rsidR="00454171" w:rsidRDefault="00454171">
      <w:pPr>
        <w:pStyle w:val="CommentText"/>
        <w:jc w:val="left"/>
      </w:pPr>
      <w:r>
        <w:rPr>
          <w:rStyle w:val="CommentReference"/>
        </w:rPr>
        <w:annotationRef/>
      </w:r>
      <w:r>
        <w:rPr>
          <w:color w:val="000000"/>
        </w:rPr>
        <w:t>I removed it because it is not clear what the "respectively" is refering to;</w:t>
      </w:r>
    </w:p>
    <w:p w14:paraId="4E43AEC3" w14:textId="77777777" w:rsidR="00454171" w:rsidRDefault="00454171">
      <w:pPr>
        <w:pStyle w:val="CommentText"/>
        <w:jc w:val="left"/>
      </w:pPr>
      <w:r>
        <w:rPr>
          <w:color w:val="000000"/>
        </w:rPr>
        <w:t>- 400 mg and 800 mg</w:t>
      </w:r>
    </w:p>
    <w:p w14:paraId="1402B8A1" w14:textId="77777777" w:rsidR="00454171" w:rsidRDefault="00454171" w:rsidP="00D7486D">
      <w:pPr>
        <w:pStyle w:val="CommentText"/>
        <w:jc w:val="left"/>
      </w:pPr>
      <w:r>
        <w:rPr>
          <w:color w:val="000000"/>
        </w:rPr>
        <w:t>- days 7 and 14</w:t>
      </w:r>
    </w:p>
  </w:comment>
  <w:comment w:id="472" w:author="My Luong Vuong" w:date="2024-05-28T16:25:00Z" w:initials="MLV">
    <w:p w14:paraId="60F7928B" w14:textId="77777777" w:rsidR="00436E24" w:rsidRDefault="00436E24" w:rsidP="004A1D04">
      <w:pPr>
        <w:pStyle w:val="CommentText"/>
        <w:jc w:val="left"/>
      </w:pPr>
      <w:r>
        <w:rPr>
          <w:rStyle w:val="CommentReference"/>
        </w:rPr>
        <w:annotationRef/>
      </w:r>
      <w:r>
        <w:rPr>
          <w:lang w:val="en-US"/>
        </w:rPr>
        <w:t>thanks</w:t>
      </w:r>
    </w:p>
  </w:comment>
  <w:comment w:id="473" w:author="Erwin Dreesen" w:date="2024-05-29T23:28:00Z" w:initials="ED">
    <w:p w14:paraId="086A1BE0" w14:textId="77777777" w:rsidR="006B40BD" w:rsidRDefault="006B40BD" w:rsidP="007B47FC">
      <w:pPr>
        <w:pStyle w:val="CommentText"/>
        <w:jc w:val="left"/>
      </w:pPr>
      <w:r>
        <w:rPr>
          <w:rStyle w:val="CommentReference"/>
        </w:rPr>
        <w:annotationRef/>
      </w:r>
      <w:r>
        <w:t>OK</w:t>
      </w:r>
    </w:p>
  </w:comment>
  <w:comment w:id="486" w:author="Microsoft Office User" w:date="2024-02-19T00:55:00Z" w:initials="MOU">
    <w:p w14:paraId="1DC9C87A" w14:textId="66C269D4" w:rsidR="00D47F6F" w:rsidRDefault="00D47F6F" w:rsidP="008506ED">
      <w:pPr>
        <w:jc w:val="left"/>
      </w:pPr>
      <w:r>
        <w:rPr>
          <w:rStyle w:val="CommentReference"/>
        </w:rPr>
        <w:annotationRef/>
      </w:r>
      <w:r>
        <w:rPr>
          <w:color w:val="000000"/>
          <w:sz w:val="20"/>
          <w:szCs w:val="20"/>
        </w:rPr>
        <w:t>I’ve forgotten what this acceptable PTA is given the way the paper is written above. It would be ok to restate it here or at another place in the results?</w:t>
      </w:r>
    </w:p>
  </w:comment>
  <w:comment w:id="487" w:author="My Luong Vuong" w:date="2024-05-12T15:35:00Z" w:initials="MLV">
    <w:p w14:paraId="79D15A8F" w14:textId="77777777" w:rsidR="008875A2" w:rsidRDefault="008875A2" w:rsidP="00FB209F">
      <w:pPr>
        <w:pStyle w:val="CommentText"/>
        <w:jc w:val="left"/>
      </w:pPr>
      <w:r>
        <w:rPr>
          <w:rStyle w:val="CommentReference"/>
        </w:rPr>
        <w:annotationRef/>
      </w:r>
      <w:r>
        <w:rPr>
          <w:lang w:val="en-US"/>
        </w:rPr>
        <w:t>Thank you. We added the clarification to the first sentence.</w:t>
      </w:r>
    </w:p>
  </w:comment>
  <w:comment w:id="494" w:author="Jan-Willem Alffenaar" w:date="2024-02-19T09:50:00Z" w:initials="JWA">
    <w:p w14:paraId="5E11EE4C" w14:textId="0F7EA2DF" w:rsidR="00432B4D" w:rsidRDefault="00432B4D" w:rsidP="00432B4D">
      <w:pPr>
        <w:pStyle w:val="CommentText"/>
        <w:jc w:val="left"/>
      </w:pPr>
      <w:r>
        <w:rPr>
          <w:rStyle w:val="CommentReference"/>
        </w:rPr>
        <w:annotationRef/>
      </w:r>
      <w:r>
        <w:t>How relevant is this? Everyone understands that if you increase the dose you will use more fluconazole. I suggest removing</w:t>
      </w:r>
    </w:p>
  </w:comment>
  <w:comment w:id="495" w:author="My Luong Vuong" w:date="2024-05-12T11:36:00Z" w:initials="MLV">
    <w:p w14:paraId="0123622D" w14:textId="77777777" w:rsidR="00C404E6" w:rsidRDefault="00C404E6" w:rsidP="0083676E">
      <w:pPr>
        <w:pStyle w:val="CommentText"/>
        <w:jc w:val="left"/>
      </w:pPr>
      <w:r>
        <w:rPr>
          <w:rStyle w:val="CommentReference"/>
        </w:rPr>
        <w:annotationRef/>
      </w:r>
      <w:r>
        <w:rPr>
          <w:lang w:val="en-US"/>
        </w:rPr>
        <w:t>Thank you. We have removed it.</w:t>
      </w:r>
    </w:p>
  </w:comment>
  <w:comment w:id="514" w:author="Erwin Dreesen" w:date="2024-05-18T22:40:00Z" w:initials="ED">
    <w:p w14:paraId="435144FA" w14:textId="77777777" w:rsidR="006C319C" w:rsidRDefault="006C319C" w:rsidP="0036396E">
      <w:pPr>
        <w:pStyle w:val="CommentText"/>
        <w:jc w:val="left"/>
      </w:pPr>
      <w:r>
        <w:rPr>
          <w:rStyle w:val="CommentReference"/>
        </w:rPr>
        <w:annotationRef/>
      </w:r>
      <w:r>
        <w:t>At steady state?</w:t>
      </w:r>
    </w:p>
  </w:comment>
  <w:comment w:id="515" w:author="My Luong Vuong" w:date="2024-05-28T16:28:00Z" w:initials="MLV">
    <w:p w14:paraId="49C86053" w14:textId="77777777" w:rsidR="0038739A" w:rsidRDefault="0038739A" w:rsidP="008E46E2">
      <w:pPr>
        <w:pStyle w:val="CommentText"/>
        <w:jc w:val="left"/>
      </w:pPr>
      <w:r>
        <w:rPr>
          <w:rStyle w:val="CommentReference"/>
        </w:rPr>
        <w:annotationRef/>
      </w:r>
      <w:r>
        <w:rPr>
          <w:lang w:val="en-US"/>
        </w:rPr>
        <w:t>I clarified it</w:t>
      </w:r>
    </w:p>
  </w:comment>
  <w:comment w:id="519" w:author="Erwin Dreesen" w:date="2024-05-18T22:39:00Z" w:initials="ED">
    <w:p w14:paraId="10CA6D46" w14:textId="69C330AC" w:rsidR="006C319C" w:rsidRDefault="006C319C" w:rsidP="00B47B4D">
      <w:pPr>
        <w:pStyle w:val="CommentText"/>
        <w:jc w:val="left"/>
      </w:pPr>
      <w:r>
        <w:rPr>
          <w:rStyle w:val="CommentReference"/>
        </w:rPr>
        <w:annotationRef/>
      </w:r>
      <w:r>
        <w:t>?? Be precise. Can you put a number on it?</w:t>
      </w:r>
    </w:p>
  </w:comment>
  <w:comment w:id="520" w:author="My Luong Vuong" w:date="2024-05-28T16:28:00Z" w:initials="MLV">
    <w:p w14:paraId="6B52A07C" w14:textId="77777777" w:rsidR="0038739A" w:rsidRDefault="0038739A" w:rsidP="00546966">
      <w:pPr>
        <w:pStyle w:val="CommentText"/>
        <w:jc w:val="left"/>
      </w:pPr>
      <w:r>
        <w:rPr>
          <w:rStyle w:val="CommentReference"/>
        </w:rPr>
        <w:annotationRef/>
      </w:r>
      <w:r>
        <w:rPr>
          <w:lang w:val="en-US"/>
        </w:rPr>
        <w:t>Done</w:t>
      </w:r>
    </w:p>
  </w:comment>
  <w:comment w:id="526" w:author="Brüggemann, Roger" w:date="2024-02-20T11:45:00Z" w:initials="BR">
    <w:p w14:paraId="054371B6" w14:textId="77777777" w:rsidR="00543749" w:rsidRDefault="00543749" w:rsidP="00543749">
      <w:pPr>
        <w:pStyle w:val="CommentText"/>
      </w:pPr>
      <w:r>
        <w:rPr>
          <w:rStyle w:val="CommentReference"/>
        </w:rPr>
        <w:annotationRef/>
      </w:r>
      <w:r>
        <w:t xml:space="preserve">But above you make it more specific with body weight and CRRT as covariates. </w:t>
      </w:r>
    </w:p>
  </w:comment>
  <w:comment w:id="527" w:author="My Luong Vuong" w:date="2024-05-12T19:53:00Z" w:initials="MLV">
    <w:p w14:paraId="46AA27F3" w14:textId="77777777" w:rsidR="005822CC" w:rsidRDefault="005822CC" w:rsidP="00FE290A">
      <w:pPr>
        <w:pStyle w:val="CommentText"/>
        <w:jc w:val="left"/>
      </w:pPr>
      <w:r>
        <w:rPr>
          <w:rStyle w:val="CommentReference"/>
        </w:rPr>
        <w:annotationRef/>
      </w:r>
      <w:r>
        <w:rPr>
          <w:lang w:val="en-US"/>
        </w:rPr>
        <w:t>Thank you. We have edited it.</w:t>
      </w:r>
    </w:p>
  </w:comment>
  <w:comment w:id="523" w:author="Microsoft Office User" w:date="2024-02-19T00:56:00Z" w:initials="MOU">
    <w:p w14:paraId="131A5986" w14:textId="38FC4F7F" w:rsidR="00D47F6F" w:rsidRDefault="00D47F6F" w:rsidP="00C0124F">
      <w:pPr>
        <w:jc w:val="left"/>
      </w:pPr>
      <w:r>
        <w:rPr>
          <w:rStyle w:val="CommentReference"/>
        </w:rPr>
        <w:annotationRef/>
      </w:r>
      <w:r>
        <w:rPr>
          <w:color w:val="000000"/>
          <w:sz w:val="20"/>
          <w:szCs w:val="20"/>
        </w:rPr>
        <w:t>Does not match with title, but I feel is more accurate for what you’ve done</w:t>
      </w:r>
    </w:p>
  </w:comment>
  <w:comment w:id="524" w:author="Brüggemann, Roger" w:date="2024-02-23T09:53:00Z" w:initials="BR">
    <w:p w14:paraId="5D3A4A2B" w14:textId="77777777" w:rsidR="009610A3" w:rsidRDefault="009610A3" w:rsidP="009B1F22">
      <w:pPr>
        <w:pStyle w:val="CommentText"/>
        <w:jc w:val="left"/>
      </w:pPr>
      <w:r>
        <w:rPr>
          <w:rStyle w:val="CommentReference"/>
        </w:rPr>
        <w:annotationRef/>
      </w:r>
      <w:r>
        <w:rPr>
          <w:lang w:val="nl-NL"/>
        </w:rPr>
        <w:t xml:space="preserve">Agree, title, primary goal etc could be better aligned. </w:t>
      </w:r>
    </w:p>
  </w:comment>
  <w:comment w:id="525" w:author="My Luong Vuong" w:date="2024-05-12T16:00:00Z" w:initials="MLV">
    <w:p w14:paraId="215F7BFA" w14:textId="77777777" w:rsidR="008B1845" w:rsidRDefault="008B1845" w:rsidP="00ED04C5">
      <w:pPr>
        <w:pStyle w:val="CommentText"/>
        <w:jc w:val="left"/>
      </w:pPr>
      <w:r>
        <w:rPr>
          <w:rStyle w:val="CommentReference"/>
        </w:rPr>
        <w:annotationRef/>
      </w:r>
      <w:r>
        <w:rPr>
          <w:lang w:val="en-US"/>
        </w:rPr>
        <w:t>Thank you. We have made them more aligned.</w:t>
      </w:r>
    </w:p>
  </w:comment>
  <w:comment w:id="528" w:author="Sophie Stocker" w:date="2024-02-23T10:56:00Z" w:initials="SS">
    <w:p w14:paraId="583C292A" w14:textId="3E18A648" w:rsidR="00B446CE" w:rsidRDefault="00B446CE" w:rsidP="00B446CE">
      <w:pPr>
        <w:pStyle w:val="CommentText"/>
        <w:jc w:val="left"/>
      </w:pPr>
      <w:r>
        <w:rPr>
          <w:rStyle w:val="CommentReference"/>
        </w:rPr>
        <w:annotationRef/>
      </w:r>
      <w:r>
        <w:t>Comment on the clinically relevant covariates body weight and CRRT</w:t>
      </w:r>
    </w:p>
  </w:comment>
  <w:comment w:id="529" w:author="Microsoft Office User" w:date="2024-02-19T00:57:00Z" w:initials="MOU">
    <w:p w14:paraId="41D06624" w14:textId="790ADBFC" w:rsidR="00D47F6F" w:rsidRDefault="00D47F6F" w:rsidP="00372E0D">
      <w:pPr>
        <w:jc w:val="left"/>
      </w:pPr>
      <w:r>
        <w:rPr>
          <w:rStyle w:val="CommentReference"/>
        </w:rPr>
        <w:annotationRef/>
      </w:r>
      <w:r>
        <w:rPr>
          <w:color w:val="000000"/>
          <w:sz w:val="20"/>
          <w:szCs w:val="20"/>
        </w:rPr>
        <w:t>Clumsy wording, I suggest rewording for clarity</w:t>
      </w:r>
    </w:p>
  </w:comment>
  <w:comment w:id="530" w:author="Jan-Willem Alffenaar" w:date="2024-02-19T10:06:00Z" w:initials="JWA">
    <w:p w14:paraId="720A17DF" w14:textId="77777777" w:rsidR="00283CA5" w:rsidRDefault="00283CA5" w:rsidP="00283CA5">
      <w:pPr>
        <w:pStyle w:val="CommentText"/>
        <w:jc w:val="left"/>
      </w:pPr>
      <w:r>
        <w:rPr>
          <w:rStyle w:val="CommentReference"/>
        </w:rPr>
        <w:annotationRef/>
      </w:r>
      <w:r>
        <w:rPr>
          <w:color w:val="000000"/>
        </w:rPr>
        <w:t>Also the strategy was not tested prospectively so would delete “guarantee”</w:t>
      </w:r>
    </w:p>
  </w:comment>
  <w:comment w:id="531" w:author="My Luong Vuong" w:date="2024-05-12T19:54:00Z" w:initials="MLV">
    <w:p w14:paraId="4F7372DA" w14:textId="77777777" w:rsidR="0071053B" w:rsidRDefault="0071053B" w:rsidP="00C568DD">
      <w:pPr>
        <w:pStyle w:val="CommentText"/>
        <w:jc w:val="left"/>
      </w:pPr>
      <w:r>
        <w:rPr>
          <w:rStyle w:val="CommentReference"/>
        </w:rPr>
        <w:annotationRef/>
      </w:r>
      <w:r>
        <w:rPr>
          <w:lang w:val="en-US"/>
        </w:rPr>
        <w:t>Thank you for your remark.</w:t>
      </w:r>
    </w:p>
  </w:comment>
  <w:comment w:id="533" w:author="Sophie Stocker" w:date="2024-02-23T10:58:00Z" w:initials="SS">
    <w:p w14:paraId="1B901E24" w14:textId="47C70A44" w:rsidR="00C71CF6" w:rsidRDefault="00C71CF6" w:rsidP="00C71CF6">
      <w:pPr>
        <w:pStyle w:val="CommentText"/>
        <w:jc w:val="left"/>
      </w:pPr>
      <w:r>
        <w:rPr>
          <w:rStyle w:val="CommentReference"/>
        </w:rPr>
        <w:annotationRef/>
      </w:r>
      <w:r>
        <w:t>Could incorporate some of this text into the second sentence where you indicate that you combined datasets from 8 centres...</w:t>
      </w:r>
    </w:p>
  </w:comment>
  <w:comment w:id="534" w:author="Erwin Dreesen" w:date="2024-05-18T22:44:00Z" w:initials="ED">
    <w:p w14:paraId="395AF5FF" w14:textId="77777777" w:rsidR="006C319C" w:rsidRDefault="006C319C" w:rsidP="008A7FBA">
      <w:pPr>
        <w:pStyle w:val="CommentText"/>
        <w:jc w:val="left"/>
      </w:pPr>
      <w:r>
        <w:rPr>
          <w:rStyle w:val="CommentReference"/>
        </w:rPr>
        <w:annotationRef/>
      </w:r>
      <w:r>
        <w:t xml:space="preserve">I would mention this at the end of the Discussion as one of the </w:t>
      </w:r>
      <w:r>
        <w:rPr>
          <w:b/>
          <w:bCs/>
        </w:rPr>
        <w:t>Strengths</w:t>
      </w:r>
      <w:r>
        <w:t xml:space="preserve"> of your work.</w:t>
      </w:r>
    </w:p>
  </w:comment>
  <w:comment w:id="535" w:author="My Luong Vuong" w:date="2024-05-28T16:30:00Z" w:initials="MLV">
    <w:p w14:paraId="7D0EDC2C" w14:textId="77777777" w:rsidR="00325045" w:rsidRDefault="00325045" w:rsidP="00263255">
      <w:pPr>
        <w:pStyle w:val="CommentText"/>
        <w:jc w:val="left"/>
      </w:pPr>
      <w:r>
        <w:rPr>
          <w:rStyle w:val="CommentReference"/>
        </w:rPr>
        <w:annotationRef/>
      </w:r>
      <w:r>
        <w:rPr>
          <w:color w:val="000000"/>
        </w:rPr>
        <w:t>I included strengths here. In the last paragraph, I discussed the weaknesses.</w:t>
      </w:r>
    </w:p>
  </w:comment>
  <w:comment w:id="536" w:author="Erwin Dreesen" w:date="2024-05-29T23:28:00Z" w:initials="ED">
    <w:p w14:paraId="1ABB9AE4" w14:textId="77777777" w:rsidR="00CB01E8" w:rsidRDefault="00CB01E8" w:rsidP="003B090C">
      <w:pPr>
        <w:pStyle w:val="CommentText"/>
        <w:jc w:val="left"/>
      </w:pPr>
      <w:r>
        <w:rPr>
          <w:rStyle w:val="CommentReference"/>
        </w:rPr>
        <w:annotationRef/>
      </w:r>
      <w:r>
        <w:t>OK</w:t>
      </w:r>
    </w:p>
  </w:comment>
  <w:comment w:id="542" w:author="Indy Sandaradura" w:date="2024-02-02T08:42:00Z" w:initials="IS">
    <w:p w14:paraId="526B2ECB" w14:textId="67190284" w:rsidR="00CF6500" w:rsidRDefault="00CF6500" w:rsidP="00CF6500">
      <w:pPr>
        <w:jc w:val="left"/>
      </w:pPr>
      <w:r>
        <w:rPr>
          <w:rStyle w:val="CommentReference"/>
        </w:rPr>
        <w:annotationRef/>
      </w:r>
      <w:r>
        <w:rPr>
          <w:color w:val="000000"/>
          <w:sz w:val="20"/>
          <w:szCs w:val="20"/>
        </w:rPr>
        <w:t>ability to describe/fit?</w:t>
      </w:r>
    </w:p>
  </w:comment>
  <w:comment w:id="543" w:author="My Luong Vuong" w:date="2024-05-12T19:57:00Z" w:initials="MLV">
    <w:p w14:paraId="17F42831" w14:textId="77777777" w:rsidR="00DF3462" w:rsidRDefault="00DF3462" w:rsidP="00D3665E">
      <w:pPr>
        <w:pStyle w:val="CommentText"/>
        <w:jc w:val="left"/>
      </w:pPr>
      <w:r>
        <w:rPr>
          <w:rStyle w:val="CommentReference"/>
        </w:rPr>
        <w:annotationRef/>
      </w:r>
      <w:r>
        <w:rPr>
          <w:lang w:val="en-US"/>
        </w:rPr>
        <w:t>Thank you. We have updated it.</w:t>
      </w:r>
    </w:p>
  </w:comment>
  <w:comment w:id="544" w:author="Sophie Stocker" w:date="2024-02-23T10:59:00Z" w:initials="SS">
    <w:p w14:paraId="13A9E641" w14:textId="0429AF84" w:rsidR="00EE3AF7" w:rsidRDefault="00EE3AF7" w:rsidP="00EE3AF7">
      <w:pPr>
        <w:pStyle w:val="CommentText"/>
        <w:jc w:val="left"/>
      </w:pPr>
      <w:r>
        <w:rPr>
          <w:rStyle w:val="CommentReference"/>
        </w:rPr>
        <w:annotationRef/>
      </w:r>
      <w:r>
        <w:t>Comment on the direction of the effect e.g. higher body weight lower PTA</w:t>
      </w:r>
    </w:p>
  </w:comment>
  <w:comment w:id="545" w:author="My Luong Vuong" w:date="2024-05-12T19:59:00Z" w:initials="MLV">
    <w:p w14:paraId="0AC0403E" w14:textId="77777777" w:rsidR="00AE10B9" w:rsidRDefault="00070081" w:rsidP="001D7807">
      <w:pPr>
        <w:pStyle w:val="CommentText"/>
        <w:jc w:val="left"/>
      </w:pPr>
      <w:r>
        <w:rPr>
          <w:rStyle w:val="CommentReference"/>
        </w:rPr>
        <w:annotationRef/>
      </w:r>
      <w:r w:rsidR="00AE10B9">
        <w:rPr>
          <w:color w:val="000000"/>
        </w:rPr>
        <w:t>Thank you. We added this.</w:t>
      </w:r>
    </w:p>
  </w:comment>
  <w:comment w:id="546" w:author="Erwin Dreesen" w:date="2024-05-18T22:46:00Z" w:initials="ED">
    <w:p w14:paraId="64C7CE6B" w14:textId="77777777" w:rsidR="006C319C" w:rsidRDefault="006C319C" w:rsidP="004D181F">
      <w:pPr>
        <w:pStyle w:val="CommentText"/>
        <w:jc w:val="left"/>
      </w:pPr>
      <w:r>
        <w:rPr>
          <w:rStyle w:val="CommentReference"/>
        </w:rPr>
        <w:annotationRef/>
      </w:r>
      <w:r>
        <w:t>Avoid general statements about clinical relevance without mentioning the dosing regimen.</w:t>
      </w:r>
    </w:p>
  </w:comment>
  <w:comment w:id="547" w:author="My Luong Vuong" w:date="2024-05-28T16:33:00Z" w:initials="MLV">
    <w:p w14:paraId="5E8AF2DD" w14:textId="77777777" w:rsidR="00F30A3A" w:rsidRDefault="00F30A3A" w:rsidP="00154659">
      <w:pPr>
        <w:pStyle w:val="CommentText"/>
        <w:jc w:val="left"/>
      </w:pPr>
      <w:r>
        <w:rPr>
          <w:rStyle w:val="CommentReference"/>
        </w:rPr>
        <w:annotationRef/>
      </w:r>
      <w:r>
        <w:rPr>
          <w:lang w:val="en-US"/>
        </w:rPr>
        <w:t>Thanks</w:t>
      </w:r>
    </w:p>
  </w:comment>
  <w:comment w:id="548" w:author="Erwin Dreesen" w:date="2024-05-29T23:28:00Z" w:initials="ED">
    <w:p w14:paraId="38C6EF6C" w14:textId="77777777" w:rsidR="00CB01E8" w:rsidRDefault="00CB01E8" w:rsidP="005602AA">
      <w:pPr>
        <w:pStyle w:val="CommentText"/>
        <w:jc w:val="left"/>
      </w:pPr>
      <w:r>
        <w:rPr>
          <w:rStyle w:val="CommentReference"/>
        </w:rPr>
        <w:annotationRef/>
      </w:r>
      <w:r>
        <w:t>OK</w:t>
      </w:r>
    </w:p>
  </w:comment>
  <w:comment w:id="549" w:author="Sophie Stocker" w:date="2024-02-23T11:00:00Z" w:initials="SS">
    <w:p w14:paraId="4F535DA6" w14:textId="6F19BD12" w:rsidR="006E1FF3" w:rsidRDefault="006E1FF3" w:rsidP="006E1FF3">
      <w:pPr>
        <w:pStyle w:val="CommentText"/>
        <w:jc w:val="left"/>
      </w:pPr>
      <w:r>
        <w:rPr>
          <w:rStyle w:val="CommentReference"/>
        </w:rPr>
        <w:annotationRef/>
      </w:r>
      <w:r>
        <w:t xml:space="preserve">More convenient </w:t>
      </w:r>
    </w:p>
  </w:comment>
  <w:comment w:id="550" w:author="My Luong Vuong" w:date="2024-03-19T23:09:00Z" w:initials="MLV">
    <w:p w14:paraId="07054624" w14:textId="77777777" w:rsidR="00D23326" w:rsidRDefault="00D23326" w:rsidP="00D6026C">
      <w:pPr>
        <w:pStyle w:val="CommentText"/>
        <w:jc w:val="left"/>
      </w:pPr>
      <w:r>
        <w:rPr>
          <w:rStyle w:val="CommentReference"/>
        </w:rPr>
        <w:annotationRef/>
      </w:r>
      <w:r>
        <w:rPr>
          <w:lang w:val="en-US"/>
        </w:rPr>
        <w:t>indeed</w:t>
      </w:r>
    </w:p>
  </w:comment>
  <w:comment w:id="554" w:author="Erwin Dreesen" w:date="2024-05-18T22:49:00Z" w:initials="ED">
    <w:p w14:paraId="4AE087A5" w14:textId="77777777" w:rsidR="006C319C" w:rsidRDefault="006C319C" w:rsidP="00285B06">
      <w:pPr>
        <w:pStyle w:val="CommentText"/>
        <w:jc w:val="left"/>
      </w:pPr>
      <w:r>
        <w:rPr>
          <w:rStyle w:val="CommentReference"/>
        </w:rPr>
        <w:annotationRef/>
      </w:r>
      <w:r>
        <w:t>But also not the standard dosing regimen?</w:t>
      </w:r>
    </w:p>
  </w:comment>
  <w:comment w:id="555" w:author="My Luong Vuong" w:date="2024-05-28T16:34:00Z" w:initials="MLV">
    <w:p w14:paraId="004EF18F" w14:textId="77777777" w:rsidR="002D585B" w:rsidRDefault="002D585B" w:rsidP="004758BF">
      <w:pPr>
        <w:pStyle w:val="CommentText"/>
        <w:jc w:val="left"/>
      </w:pPr>
      <w:r>
        <w:rPr>
          <w:rStyle w:val="CommentReference"/>
        </w:rPr>
        <w:annotationRef/>
      </w:r>
      <w:r>
        <w:rPr>
          <w:color w:val="000000"/>
        </w:rPr>
        <w:t>indeed</w:t>
      </w:r>
    </w:p>
  </w:comment>
  <w:comment w:id="556" w:author="My Luong Vuong" w:date="2024-05-28T16:34:00Z" w:initials="MLV">
    <w:p w14:paraId="17E673A5" w14:textId="77777777" w:rsidR="00FC145B" w:rsidRDefault="00FC145B" w:rsidP="00B50F82">
      <w:pPr>
        <w:pStyle w:val="CommentText"/>
        <w:jc w:val="left"/>
      </w:pPr>
      <w:r>
        <w:rPr>
          <w:rStyle w:val="CommentReference"/>
        </w:rPr>
        <w:annotationRef/>
      </w:r>
      <w:r>
        <w:rPr>
          <w:color w:val="000000"/>
        </w:rPr>
        <w:t>I have touched upon it later in the paragraph I believe.</w:t>
      </w:r>
    </w:p>
  </w:comment>
  <w:comment w:id="557" w:author="Erwin Dreesen" w:date="2024-05-29T23:28:00Z" w:initials="ED">
    <w:p w14:paraId="72920375" w14:textId="77777777" w:rsidR="00CB01E8" w:rsidRDefault="00CB01E8" w:rsidP="00FF1B4A">
      <w:pPr>
        <w:pStyle w:val="CommentText"/>
        <w:jc w:val="left"/>
      </w:pPr>
      <w:r>
        <w:rPr>
          <w:rStyle w:val="CommentReference"/>
        </w:rPr>
        <w:annotationRef/>
      </w:r>
      <w:r>
        <w:t>OK</w:t>
      </w:r>
    </w:p>
  </w:comment>
  <w:comment w:id="558" w:author="Erwin Dreesen" w:date="2024-05-18T22:49:00Z" w:initials="ED">
    <w:p w14:paraId="686A35F3" w14:textId="6881ACB0" w:rsidR="006C319C" w:rsidRDefault="006C319C" w:rsidP="00BA3444">
      <w:pPr>
        <w:pStyle w:val="CommentText"/>
        <w:jc w:val="left"/>
      </w:pPr>
      <w:r>
        <w:rPr>
          <w:rStyle w:val="CommentReference"/>
        </w:rPr>
        <w:annotationRef/>
      </w:r>
      <w:r>
        <w:t>??</w:t>
      </w:r>
    </w:p>
  </w:comment>
  <w:comment w:id="559" w:author="My Luong Vuong" w:date="2024-05-28T16:35:00Z" w:initials="MLV">
    <w:p w14:paraId="0D62E754" w14:textId="77777777" w:rsidR="00200930" w:rsidRDefault="00200930" w:rsidP="00437EB0">
      <w:pPr>
        <w:pStyle w:val="CommentText"/>
        <w:jc w:val="left"/>
      </w:pPr>
      <w:r>
        <w:rPr>
          <w:rStyle w:val="CommentReference"/>
        </w:rPr>
        <w:annotationRef/>
      </w:r>
      <w:r>
        <w:rPr>
          <w:lang w:val="en-US"/>
        </w:rPr>
        <w:t>Thanks for editing</w:t>
      </w:r>
    </w:p>
  </w:comment>
  <w:comment w:id="560" w:author="Erwin Dreesen" w:date="2024-05-29T23:28:00Z" w:initials="ED">
    <w:p w14:paraId="01D13B20" w14:textId="77777777" w:rsidR="00CB01E8" w:rsidRDefault="00CB01E8" w:rsidP="008C7C9A">
      <w:pPr>
        <w:pStyle w:val="CommentText"/>
        <w:jc w:val="left"/>
      </w:pPr>
      <w:r>
        <w:rPr>
          <w:rStyle w:val="CommentReference"/>
        </w:rPr>
        <w:annotationRef/>
      </w:r>
      <w:r>
        <w:t>OK</w:t>
      </w:r>
    </w:p>
  </w:comment>
  <w:comment w:id="552" w:author="Indy Sandaradura" w:date="2024-02-02T08:49:00Z" w:initials="IS">
    <w:p w14:paraId="392102F9" w14:textId="5CE15175" w:rsidR="00F02842" w:rsidRDefault="00F02842" w:rsidP="00F02842">
      <w:pPr>
        <w:jc w:val="left"/>
      </w:pPr>
      <w:r>
        <w:rPr>
          <w:rStyle w:val="CommentReference"/>
        </w:rPr>
        <w:annotationRef/>
      </w:r>
      <w:r>
        <w:rPr>
          <w:color w:val="000000"/>
          <w:sz w:val="20"/>
          <w:szCs w:val="20"/>
        </w:rPr>
        <w:t>There should be some commentary on the poor prediction of augmented renal clearance by various GFR calculations. Would using Cockroft-Gault for a fixed body weight (eg 70kg) have altered the findings?</w:t>
      </w:r>
    </w:p>
  </w:comment>
  <w:comment w:id="553" w:author="My Luong Vuong" w:date="2024-03-19T23:21:00Z" w:initials="MLV">
    <w:p w14:paraId="12A7E512" w14:textId="77777777" w:rsidR="00E37E7B" w:rsidRDefault="00E37E7B" w:rsidP="0092346E">
      <w:pPr>
        <w:pStyle w:val="CommentText"/>
        <w:jc w:val="left"/>
      </w:pPr>
      <w:r>
        <w:rPr>
          <w:rStyle w:val="CommentReference"/>
        </w:rPr>
        <w:annotationRef/>
      </w:r>
      <w:r>
        <w:rPr>
          <w:lang w:val="en-US"/>
        </w:rPr>
        <w:t xml:space="preserve">That's a great point but the reason we chose CKDEPI to calculate eGFR instead of Cockcroft-Gault is that the former is shown to be way superior than the latter in reflecting the kidney function in patients. </w:t>
      </w:r>
      <w:r>
        <w:rPr>
          <w:color w:val="000000"/>
          <w:lang w:val="en-US"/>
        </w:rPr>
        <w:t xml:space="preserve">Sharma et al demonstrated that nicely in a recent CPT review </w:t>
      </w:r>
      <w:hyperlink r:id="rId4" w:history="1">
        <w:r w:rsidRPr="0092346E">
          <w:rPr>
            <w:rStyle w:val="Hyperlink"/>
            <w:lang w:val="en-US"/>
          </w:rPr>
          <w:t>https://ascpt.onlinelibrary.wiley.com/doi/10.1002/cpt.2489</w:t>
        </w:r>
      </w:hyperlink>
      <w:r>
        <w:rPr>
          <w:color w:val="000000"/>
          <w:lang w:val="en-US"/>
        </w:rPr>
        <w:t>,</w:t>
      </w:r>
    </w:p>
  </w:comment>
  <w:comment w:id="565" w:author="Erwin Dreesen" w:date="2024-05-18T22:49:00Z" w:initials="ED">
    <w:p w14:paraId="61D1AA10" w14:textId="77777777" w:rsidR="006C319C" w:rsidRDefault="006C319C" w:rsidP="00DB5AB9">
      <w:pPr>
        <w:pStyle w:val="CommentText"/>
        <w:jc w:val="left"/>
      </w:pPr>
      <w:r>
        <w:rPr>
          <w:rStyle w:val="CommentReference"/>
        </w:rPr>
        <w:annotationRef/>
      </w:r>
      <w:r>
        <w:t>More than one dosing regimen??</w:t>
      </w:r>
    </w:p>
  </w:comment>
  <w:comment w:id="566" w:author="My Luong Vuong" w:date="2024-05-28T16:35:00Z" w:initials="MLV">
    <w:p w14:paraId="0133A95F" w14:textId="77777777" w:rsidR="00200930" w:rsidRDefault="00200930" w:rsidP="000E1563">
      <w:pPr>
        <w:pStyle w:val="CommentText"/>
        <w:jc w:val="left"/>
      </w:pPr>
      <w:r>
        <w:rPr>
          <w:rStyle w:val="CommentReference"/>
        </w:rPr>
        <w:annotationRef/>
      </w:r>
      <w:r>
        <w:rPr>
          <w:lang w:val="en-US"/>
        </w:rPr>
        <w:t>My mistake</w:t>
      </w:r>
    </w:p>
  </w:comment>
  <w:comment w:id="567" w:author="Erwin Dreesen" w:date="2024-05-29T23:28:00Z" w:initials="ED">
    <w:p w14:paraId="119C6DE6" w14:textId="77777777" w:rsidR="00CB01E8" w:rsidRDefault="00CB01E8" w:rsidP="00A73947">
      <w:pPr>
        <w:pStyle w:val="CommentText"/>
        <w:jc w:val="left"/>
      </w:pPr>
      <w:r>
        <w:rPr>
          <w:rStyle w:val="CommentReference"/>
        </w:rPr>
        <w:annotationRef/>
      </w:r>
      <w:r>
        <w:t>OK</w:t>
      </w:r>
    </w:p>
  </w:comment>
  <w:comment w:id="578" w:author="Erwin Dreesen" w:date="2024-05-18T22:50:00Z" w:initials="ED">
    <w:p w14:paraId="33528848" w14:textId="7AD4B112" w:rsidR="006C319C" w:rsidRDefault="006C319C" w:rsidP="00ED4E4E">
      <w:pPr>
        <w:pStyle w:val="CommentText"/>
        <w:jc w:val="left"/>
      </w:pPr>
      <w:r>
        <w:rPr>
          <w:rStyle w:val="CommentReference"/>
        </w:rPr>
        <w:annotationRef/>
      </w:r>
      <w:r>
        <w:t>What do your data tell you?</w:t>
      </w:r>
    </w:p>
  </w:comment>
  <w:comment w:id="579" w:author="Erwin Dreesen" w:date="2024-05-18T22:51:00Z" w:initials="ED">
    <w:p w14:paraId="649EAA8E" w14:textId="77777777" w:rsidR="006C319C" w:rsidRDefault="006C319C" w:rsidP="00C94ED3">
      <w:pPr>
        <w:pStyle w:val="CommentText"/>
        <w:jc w:val="left"/>
      </w:pPr>
      <w:r>
        <w:rPr>
          <w:rStyle w:val="CommentReference"/>
        </w:rPr>
        <w:annotationRef/>
      </w:r>
      <w:r>
        <w:t>Always explain abbreviations at first use.</w:t>
      </w:r>
    </w:p>
  </w:comment>
  <w:comment w:id="580" w:author="My Luong Vuong" w:date="2024-05-28T16:35:00Z" w:initials="MLV">
    <w:p w14:paraId="5A767726" w14:textId="77777777" w:rsidR="00200930" w:rsidRDefault="00200930" w:rsidP="004D3910">
      <w:pPr>
        <w:pStyle w:val="CommentText"/>
        <w:jc w:val="left"/>
      </w:pPr>
      <w:r>
        <w:rPr>
          <w:rStyle w:val="CommentReference"/>
        </w:rPr>
        <w:annotationRef/>
      </w:r>
      <w:r>
        <w:rPr>
          <w:lang w:val="en-US"/>
        </w:rPr>
        <w:t>thanks</w:t>
      </w:r>
    </w:p>
  </w:comment>
  <w:comment w:id="581" w:author="Erwin Dreesen" w:date="2024-05-29T23:28:00Z" w:initials="ED">
    <w:p w14:paraId="07A07240" w14:textId="77777777" w:rsidR="00CB01E8" w:rsidRDefault="00CB01E8" w:rsidP="00761AC2">
      <w:pPr>
        <w:pStyle w:val="CommentText"/>
        <w:jc w:val="left"/>
      </w:pPr>
      <w:r>
        <w:rPr>
          <w:rStyle w:val="CommentReference"/>
        </w:rPr>
        <w:annotationRef/>
      </w:r>
      <w:r>
        <w:t>OK</w:t>
      </w:r>
    </w:p>
  </w:comment>
  <w:comment w:id="582" w:author="Erwin Dreesen" w:date="2024-05-18T22:55:00Z" w:initials="ED">
    <w:p w14:paraId="0EAB5A66" w14:textId="09B06AA5" w:rsidR="00BA3DFC" w:rsidRDefault="00BA3DFC" w:rsidP="00671FDE">
      <w:pPr>
        <w:pStyle w:val="CommentText"/>
        <w:jc w:val="left"/>
      </w:pPr>
      <w:r>
        <w:rPr>
          <w:rStyle w:val="CommentReference"/>
        </w:rPr>
        <w:annotationRef/>
      </w:r>
      <w:r>
        <w:t>This paragraph was too big. I split it up here.</w:t>
      </w:r>
    </w:p>
  </w:comment>
  <w:comment w:id="583" w:author="My Luong Vuong" w:date="2024-05-28T16:36:00Z" w:initials="MLV">
    <w:p w14:paraId="7E63FD26" w14:textId="77777777" w:rsidR="00200930" w:rsidRDefault="00200930" w:rsidP="00FF793D">
      <w:pPr>
        <w:pStyle w:val="CommentText"/>
        <w:jc w:val="left"/>
      </w:pPr>
      <w:r>
        <w:rPr>
          <w:rStyle w:val="CommentReference"/>
        </w:rPr>
        <w:annotationRef/>
      </w:r>
      <w:r>
        <w:rPr>
          <w:lang w:val="en-US"/>
        </w:rPr>
        <w:t>thanks</w:t>
      </w:r>
    </w:p>
  </w:comment>
  <w:comment w:id="584" w:author="Erwin Dreesen" w:date="2024-05-29T23:29:00Z" w:initials="ED">
    <w:p w14:paraId="223B7B58" w14:textId="77777777" w:rsidR="00CB01E8" w:rsidRDefault="00CB01E8" w:rsidP="00881AB2">
      <w:pPr>
        <w:pStyle w:val="CommentText"/>
        <w:jc w:val="left"/>
      </w:pPr>
      <w:r>
        <w:rPr>
          <w:rStyle w:val="CommentReference"/>
        </w:rPr>
        <w:annotationRef/>
      </w:r>
      <w:r>
        <w:t>OK</w:t>
      </w:r>
    </w:p>
  </w:comment>
  <w:comment w:id="588" w:author="Erwin Dreesen" w:date="2024-05-18T22:54:00Z" w:initials="ED">
    <w:p w14:paraId="76F15F56" w14:textId="0ADA28B3" w:rsidR="00BA3DFC" w:rsidRDefault="00BA3DFC" w:rsidP="00C521C2">
      <w:pPr>
        <w:pStyle w:val="CommentText"/>
        <w:jc w:val="left"/>
      </w:pPr>
      <w:r>
        <w:rPr>
          <w:rStyle w:val="CommentReference"/>
        </w:rPr>
        <w:annotationRef/>
      </w:r>
      <w:r>
        <w:t>Needs rephrasing. What "observation" are you talking about?</w:t>
      </w:r>
    </w:p>
  </w:comment>
  <w:comment w:id="589" w:author="My Luong Vuong" w:date="2024-05-28T16:40:00Z" w:initials="MLV">
    <w:p w14:paraId="0C08D922" w14:textId="77777777" w:rsidR="000979C6" w:rsidRDefault="000979C6" w:rsidP="00B17831">
      <w:pPr>
        <w:pStyle w:val="CommentText"/>
        <w:jc w:val="left"/>
      </w:pPr>
      <w:r>
        <w:rPr>
          <w:rStyle w:val="CommentReference"/>
        </w:rPr>
        <w:annotationRef/>
      </w:r>
      <w:r>
        <w:rPr>
          <w:lang w:val="en-US"/>
        </w:rPr>
        <w:t>done</w:t>
      </w:r>
    </w:p>
  </w:comment>
  <w:comment w:id="590" w:author="Erwin Dreesen" w:date="2024-05-29T23:29:00Z" w:initials="ED">
    <w:p w14:paraId="13FF71B9" w14:textId="77777777" w:rsidR="002C1317" w:rsidRDefault="002C1317" w:rsidP="00D704FD">
      <w:pPr>
        <w:pStyle w:val="CommentText"/>
        <w:jc w:val="left"/>
      </w:pPr>
      <w:r>
        <w:rPr>
          <w:rStyle w:val="CommentReference"/>
        </w:rPr>
        <w:annotationRef/>
      </w:r>
      <w:r>
        <w:t>OK</w:t>
      </w:r>
    </w:p>
  </w:comment>
  <w:comment w:id="592" w:author="Sophie Stocker" w:date="2024-02-23T11:02:00Z" w:initials="SS">
    <w:p w14:paraId="1AF02AC9" w14:textId="15D613B6" w:rsidR="009B530F" w:rsidRDefault="009B530F" w:rsidP="009B530F">
      <w:pPr>
        <w:pStyle w:val="CommentText"/>
        <w:jc w:val="left"/>
      </w:pPr>
      <w:r>
        <w:rPr>
          <w:rStyle w:val="CommentReference"/>
        </w:rPr>
        <w:annotationRef/>
      </w:r>
      <w:r>
        <w:t>Also inconsistent with the fact that fluconazole renally cleared….</w:t>
      </w:r>
    </w:p>
  </w:comment>
  <w:comment w:id="593" w:author="My Luong Vuong" w:date="2024-03-19T23:23:00Z" w:initials="MLV">
    <w:p w14:paraId="0A85C403" w14:textId="77777777" w:rsidR="00830936" w:rsidRDefault="00830936" w:rsidP="008F6419">
      <w:pPr>
        <w:pStyle w:val="CommentText"/>
        <w:jc w:val="left"/>
      </w:pPr>
      <w:r>
        <w:rPr>
          <w:rStyle w:val="CommentReference"/>
        </w:rPr>
        <w:annotationRef/>
      </w:r>
      <w:r>
        <w:rPr>
          <w:lang w:val="en-US"/>
        </w:rPr>
        <w:t>You are right</w:t>
      </w:r>
    </w:p>
  </w:comment>
  <w:comment w:id="594" w:author="Indy Sandaradura" w:date="2024-02-02T08:50:00Z" w:initials="IS">
    <w:p w14:paraId="6F99F9E5" w14:textId="301A8115" w:rsidR="00F02842" w:rsidRDefault="00F02842" w:rsidP="00F02842">
      <w:pPr>
        <w:jc w:val="left"/>
      </w:pPr>
      <w:r>
        <w:rPr>
          <w:rStyle w:val="CommentReference"/>
        </w:rPr>
        <w:annotationRef/>
      </w:r>
      <w:r>
        <w:rPr>
          <w:color w:val="000000"/>
          <w:sz w:val="20"/>
          <w:szCs w:val="20"/>
        </w:rPr>
        <w:t>This is a good point.</w:t>
      </w:r>
    </w:p>
  </w:comment>
  <w:comment w:id="595" w:author="My Luong Vuong" w:date="2024-03-19T23:23:00Z" w:initials="MLV">
    <w:p w14:paraId="39D2F959" w14:textId="77777777" w:rsidR="00CC48AC" w:rsidRDefault="00CC48AC" w:rsidP="00AA6941">
      <w:pPr>
        <w:pStyle w:val="CommentText"/>
        <w:jc w:val="left"/>
      </w:pPr>
      <w:r>
        <w:rPr>
          <w:rStyle w:val="CommentReference"/>
        </w:rPr>
        <w:annotationRef/>
      </w:r>
      <w:r>
        <w:rPr>
          <w:lang w:val="en-US"/>
        </w:rPr>
        <w:t>Thank you</w:t>
      </w:r>
    </w:p>
  </w:comment>
  <w:comment w:id="596" w:author="Microsoft Office User" w:date="2024-02-19T00:59:00Z" w:initials="MOU">
    <w:p w14:paraId="4E44123A" w14:textId="632C3C20" w:rsidR="0056614B" w:rsidRDefault="0056614B" w:rsidP="00F510FA">
      <w:pPr>
        <w:jc w:val="left"/>
      </w:pPr>
      <w:r>
        <w:rPr>
          <w:rStyle w:val="CommentReference"/>
        </w:rPr>
        <w:annotationRef/>
      </w:r>
      <w:r>
        <w:rPr>
          <w:color w:val="000000"/>
          <w:sz w:val="20"/>
          <w:szCs w:val="20"/>
        </w:rPr>
        <w:t>This sums up my view of your methods around this…I don’t think they are able to truly test the effect of CKDEPI because of so much missing data…you rightly have this caveat, but earlier write: “...fluconazole dosing should not be adjusted for it” - these are inconsistent and not compatible. I feel this whole issue needs to be re-evaluated and softened…</w:t>
      </w:r>
    </w:p>
  </w:comment>
  <w:comment w:id="597" w:author="My Luong Vuong" w:date="2024-05-12T20:35:00Z" w:initials="MLV">
    <w:p w14:paraId="0767271A" w14:textId="77777777" w:rsidR="008B076C" w:rsidRDefault="008B076C" w:rsidP="00D80E1D">
      <w:pPr>
        <w:pStyle w:val="CommentText"/>
        <w:jc w:val="left"/>
      </w:pPr>
      <w:r>
        <w:rPr>
          <w:rStyle w:val="CommentReference"/>
        </w:rPr>
        <w:annotationRef/>
      </w:r>
      <w:r>
        <w:rPr>
          <w:lang w:val="en-US"/>
        </w:rPr>
        <w:t>Thank you. We have softened it.</w:t>
      </w:r>
    </w:p>
  </w:comment>
  <w:comment w:id="600" w:author="Microsoft Office User" w:date="2024-02-19T01:03:00Z" w:initials="MOU">
    <w:p w14:paraId="071C3770" w14:textId="28C00B60" w:rsidR="0056614B" w:rsidRDefault="0056614B" w:rsidP="00754EEF">
      <w:pPr>
        <w:jc w:val="left"/>
      </w:pPr>
      <w:r>
        <w:rPr>
          <w:rStyle w:val="CommentReference"/>
        </w:rPr>
        <w:annotationRef/>
      </w:r>
      <w:r>
        <w:rPr>
          <w:color w:val="000000"/>
          <w:sz w:val="20"/>
          <w:szCs w:val="20"/>
        </w:rPr>
        <w:t>This is at odds with everything in the previous paragraph…I don’t use fluconazole TDM, but you have a problematic model and so you concede a well designed trial is needed, but then you are very confident that TDM is no longer necessary? Again, these inconsistencies can’t be reconciled to me</w:t>
      </w:r>
    </w:p>
  </w:comment>
  <w:comment w:id="601" w:author="My Luong Vuong" w:date="2024-05-12T21:38:00Z" w:initials="MLV">
    <w:p w14:paraId="6FED434E" w14:textId="77777777" w:rsidR="00891F69" w:rsidRDefault="00891F69" w:rsidP="00017D5E">
      <w:pPr>
        <w:pStyle w:val="CommentText"/>
        <w:jc w:val="left"/>
      </w:pPr>
      <w:r>
        <w:rPr>
          <w:rStyle w:val="CommentReference"/>
        </w:rPr>
        <w:annotationRef/>
      </w:r>
      <w:r>
        <w:rPr>
          <w:lang w:val="en-US"/>
        </w:rPr>
        <w:t>Thank you. We have rephrased this.</w:t>
      </w:r>
    </w:p>
  </w:comment>
  <w:comment w:id="605" w:author="Erwin Dreesen" w:date="2024-05-18T23:02:00Z" w:initials="ED">
    <w:p w14:paraId="4F754C72" w14:textId="77777777" w:rsidR="00BA3DFC" w:rsidRDefault="00BA3DFC" w:rsidP="00B56EB3">
      <w:pPr>
        <w:pStyle w:val="CommentText"/>
        <w:jc w:val="left"/>
      </w:pPr>
      <w:r>
        <w:rPr>
          <w:rStyle w:val="CommentReference"/>
        </w:rPr>
        <w:annotationRef/>
      </w:r>
      <w:r>
        <w:t>Keep this</w:t>
      </w:r>
    </w:p>
  </w:comment>
  <w:comment w:id="606" w:author="My Luong Vuong" w:date="2024-05-28T16:42:00Z" w:initials="MLV">
    <w:p w14:paraId="27411C01" w14:textId="77777777" w:rsidR="00871189" w:rsidRDefault="00871189" w:rsidP="00EE52DD">
      <w:pPr>
        <w:pStyle w:val="CommentText"/>
        <w:jc w:val="left"/>
      </w:pPr>
      <w:r>
        <w:rPr>
          <w:rStyle w:val="CommentReference"/>
        </w:rPr>
        <w:annotationRef/>
      </w:r>
      <w:r>
        <w:rPr>
          <w:lang w:val="en-US"/>
        </w:rPr>
        <w:t>done</w:t>
      </w:r>
    </w:p>
  </w:comment>
  <w:comment w:id="607" w:author="Erwin Dreesen" w:date="2024-05-29T23:29:00Z" w:initials="ED">
    <w:p w14:paraId="4CF33912" w14:textId="77777777" w:rsidR="002C1317" w:rsidRDefault="002C1317" w:rsidP="00A15C67">
      <w:pPr>
        <w:pStyle w:val="CommentText"/>
        <w:jc w:val="left"/>
      </w:pPr>
      <w:r>
        <w:rPr>
          <w:rStyle w:val="CommentReference"/>
        </w:rPr>
        <w:annotationRef/>
      </w:r>
      <w:r>
        <w:t>OK</w:t>
      </w:r>
    </w:p>
  </w:comment>
  <w:comment w:id="602" w:author="Microsoft Office User" w:date="2024-02-19T01:04:00Z" w:initials="MOU">
    <w:p w14:paraId="34E89134" w14:textId="5304F0F2" w:rsidR="0056614B" w:rsidRDefault="0056614B" w:rsidP="0035039B">
      <w:pPr>
        <w:jc w:val="left"/>
      </w:pPr>
      <w:r>
        <w:rPr>
          <w:rStyle w:val="CommentReference"/>
        </w:rPr>
        <w:annotationRef/>
      </w:r>
      <w:r>
        <w:rPr>
          <w:color w:val="000000"/>
          <w:sz w:val="20"/>
          <w:szCs w:val="20"/>
        </w:rPr>
        <w:t xml:space="preserve">This is repetitive and a little too self-congratulatory for my preference…particularly given the reasons stated above </w:t>
      </w:r>
    </w:p>
  </w:comment>
  <w:comment w:id="603" w:author="My Luong Vuong" w:date="2024-05-12T21:42:00Z" w:initials="MLV">
    <w:p w14:paraId="49B0C2CB" w14:textId="77777777" w:rsidR="007B2456" w:rsidRDefault="007B2456" w:rsidP="00B96AC0">
      <w:pPr>
        <w:pStyle w:val="CommentText"/>
        <w:jc w:val="left"/>
      </w:pPr>
      <w:r>
        <w:rPr>
          <w:rStyle w:val="CommentReference"/>
        </w:rPr>
        <w:annotationRef/>
      </w:r>
      <w:r>
        <w:rPr>
          <w:color w:val="000000"/>
        </w:rPr>
        <w:t>Thank you. We have rephrased it.</w:t>
      </w:r>
    </w:p>
  </w:comment>
  <w:comment w:id="613" w:author="Erwin Dreesen" w:date="2024-05-18T23:03:00Z" w:initials="ED">
    <w:p w14:paraId="4F254FEB" w14:textId="77777777" w:rsidR="009946B5" w:rsidRDefault="009946B5" w:rsidP="00E86C64">
      <w:pPr>
        <w:pStyle w:val="CommentText"/>
        <w:jc w:val="left"/>
      </w:pPr>
      <w:r>
        <w:rPr>
          <w:rStyle w:val="CommentReference"/>
        </w:rPr>
        <w:annotationRef/>
      </w:r>
      <w:r>
        <w:t>Avoid mixing British and American</w:t>
      </w:r>
    </w:p>
  </w:comment>
  <w:comment w:id="614" w:author="My Luong Vuong" w:date="2024-05-28T16:43:00Z" w:initials="MLV">
    <w:p w14:paraId="53D01A22" w14:textId="77777777" w:rsidR="00871189" w:rsidRDefault="00871189" w:rsidP="001E2755">
      <w:pPr>
        <w:pStyle w:val="CommentText"/>
        <w:jc w:val="left"/>
      </w:pPr>
      <w:r>
        <w:rPr>
          <w:rStyle w:val="CommentReference"/>
        </w:rPr>
        <w:annotationRef/>
      </w:r>
      <w:r>
        <w:rPr>
          <w:lang w:val="en-US"/>
        </w:rPr>
        <w:t>thanks</w:t>
      </w:r>
    </w:p>
  </w:comment>
  <w:comment w:id="615" w:author="Erwin Dreesen" w:date="2024-05-29T23:29:00Z" w:initials="ED">
    <w:p w14:paraId="235DFB36" w14:textId="77777777" w:rsidR="002C1317" w:rsidRDefault="002C1317" w:rsidP="00D86DF8">
      <w:pPr>
        <w:pStyle w:val="CommentText"/>
        <w:jc w:val="left"/>
      </w:pPr>
      <w:r>
        <w:rPr>
          <w:rStyle w:val="CommentReference"/>
        </w:rPr>
        <w:annotationRef/>
      </w:r>
      <w:r>
        <w:t>OK</w:t>
      </w:r>
    </w:p>
  </w:comment>
  <w:comment w:id="612" w:author="Jan-Willem Alffenaar" w:date="2024-02-19T10:21:00Z" w:initials="JWA">
    <w:p w14:paraId="2471F229" w14:textId="457E2959" w:rsidR="00ED75AC" w:rsidRDefault="00ED75AC" w:rsidP="00ED75AC">
      <w:pPr>
        <w:pStyle w:val="CommentText"/>
        <w:jc w:val="left"/>
      </w:pPr>
      <w:r>
        <w:rPr>
          <w:rStyle w:val="CommentReference"/>
        </w:rPr>
        <w:annotationRef/>
      </w:r>
      <w:r>
        <w:t>Where is this hospital; would love to work there. ☺️</w:t>
      </w:r>
    </w:p>
  </w:comment>
  <w:comment w:id="616" w:author="Jan-Willem Alffenaar" w:date="2024-02-19T10:21:00Z" w:initials="JWA">
    <w:p w14:paraId="57392CF0" w14:textId="3A5513C1" w:rsidR="004B6BAF" w:rsidRDefault="004B6BAF" w:rsidP="004B6BAF">
      <w:pPr>
        <w:pStyle w:val="CommentText"/>
        <w:jc w:val="left"/>
      </w:pPr>
      <w:r>
        <w:rPr>
          <w:rStyle w:val="CommentReference"/>
        </w:rPr>
        <w:annotationRef/>
      </w:r>
      <w:r>
        <w:t>Why would you do this for an AUC/MIC driven drug?</w:t>
      </w:r>
    </w:p>
  </w:comment>
  <w:comment w:id="617" w:author="My Luong Vuong" w:date="2024-05-12T21:44:00Z" w:initials="MLV">
    <w:p w14:paraId="7DF16612" w14:textId="77777777" w:rsidR="009633A0" w:rsidRDefault="009633A0" w:rsidP="00AD6C9C">
      <w:pPr>
        <w:pStyle w:val="CommentText"/>
        <w:jc w:val="left"/>
      </w:pPr>
      <w:r>
        <w:rPr>
          <w:rStyle w:val="CommentReference"/>
        </w:rPr>
        <w:annotationRef/>
      </w:r>
      <w:r>
        <w:rPr>
          <w:lang w:val="en-US"/>
        </w:rPr>
        <w:t>Thank you. We have refined the sentence.</w:t>
      </w:r>
    </w:p>
  </w:comment>
  <w:comment w:id="624" w:author="Microsoft Office User" w:date="2024-02-19T01:06:00Z" w:initials="MOU">
    <w:p w14:paraId="7E18A62A" w14:textId="7940EBA6" w:rsidR="0056614B" w:rsidRDefault="0056614B" w:rsidP="00703432">
      <w:pPr>
        <w:jc w:val="left"/>
      </w:pPr>
      <w:r>
        <w:rPr>
          <w:rStyle w:val="CommentReference"/>
        </w:rPr>
        <w:annotationRef/>
      </w:r>
      <w:r>
        <w:rPr>
          <w:color w:val="000000"/>
          <w:sz w:val="20"/>
          <w:szCs w:val="20"/>
        </w:rPr>
        <w:t>Too self-congratulatory….remember you have not externally validated this either…</w:t>
      </w:r>
    </w:p>
  </w:comment>
  <w:comment w:id="625" w:author="Jan-Willem Alffenaar" w:date="2024-02-19T10:27:00Z" w:initials="JWA">
    <w:p w14:paraId="3D478B11" w14:textId="77777777" w:rsidR="00DA482E" w:rsidRDefault="00DA482E" w:rsidP="00DA482E">
      <w:pPr>
        <w:pStyle w:val="CommentText"/>
        <w:jc w:val="left"/>
      </w:pPr>
      <w:r>
        <w:rPr>
          <w:rStyle w:val="CommentReference"/>
        </w:rPr>
        <w:annotationRef/>
      </w:r>
      <w:r>
        <w:rPr>
          <w:color w:val="000000"/>
        </w:rPr>
        <w:t>I changed sentence a bit to include the local validation of the proposed regimen</w:t>
      </w:r>
    </w:p>
  </w:comment>
  <w:comment w:id="626" w:author="My Luong Vuong" w:date="2024-03-19T23:45:00Z" w:initials="MLV">
    <w:p w14:paraId="5C2392BC" w14:textId="77777777" w:rsidR="00EC03D6" w:rsidRDefault="00EC03D6" w:rsidP="00C97AAD">
      <w:pPr>
        <w:pStyle w:val="CommentText"/>
        <w:jc w:val="left"/>
      </w:pPr>
      <w:r>
        <w:rPr>
          <w:rStyle w:val="CommentReference"/>
        </w:rPr>
        <w:annotationRef/>
      </w:r>
      <w:r>
        <w:rPr>
          <w:lang w:val="en-US"/>
        </w:rPr>
        <w:t>Thank you for your suggestions.</w:t>
      </w:r>
    </w:p>
  </w:comment>
  <w:comment w:id="629" w:author="Indy Sandaradura" w:date="2024-02-02T08:53:00Z" w:initials="IS">
    <w:p w14:paraId="1ACF4FD6" w14:textId="666FCF92" w:rsidR="00F02842" w:rsidRDefault="00F02842" w:rsidP="00F02842">
      <w:pPr>
        <w:jc w:val="left"/>
      </w:pPr>
      <w:r>
        <w:rPr>
          <w:rStyle w:val="CommentReference"/>
        </w:rPr>
        <w:annotationRef/>
      </w:r>
      <w:r>
        <w:rPr>
          <w:sz w:val="20"/>
          <w:szCs w:val="20"/>
        </w:rPr>
        <w:t>Expand - do you mean cmin&gt;80</w:t>
      </w:r>
    </w:p>
  </w:comment>
  <w:comment w:id="630" w:author="My Luong Vuong" w:date="2024-03-19T23:45:00Z" w:initials="MLV">
    <w:p w14:paraId="60CC9430" w14:textId="77777777" w:rsidR="00EC03D6" w:rsidRDefault="00EC03D6" w:rsidP="00D752DD">
      <w:pPr>
        <w:pStyle w:val="CommentText"/>
        <w:jc w:val="left"/>
      </w:pPr>
      <w:r>
        <w:rPr>
          <w:rStyle w:val="CommentReference"/>
        </w:rPr>
        <w:annotationRef/>
      </w:r>
      <w:r>
        <w:rPr>
          <w:lang w:val="en-US"/>
        </w:rPr>
        <w:t>Yes indeed</w:t>
      </w:r>
    </w:p>
  </w:comment>
  <w:comment w:id="631" w:author="My Luong Vuong" w:date="2024-05-12T22:02:00Z" w:initials="MLV">
    <w:p w14:paraId="319789BC" w14:textId="77777777" w:rsidR="00383D3E" w:rsidRDefault="00383D3E" w:rsidP="0037436E">
      <w:pPr>
        <w:pStyle w:val="CommentText"/>
        <w:jc w:val="left"/>
      </w:pPr>
      <w:r>
        <w:rPr>
          <w:rStyle w:val="CommentReference"/>
        </w:rPr>
        <w:annotationRef/>
      </w:r>
      <w:r>
        <w:rPr>
          <w:lang w:val="en-US"/>
        </w:rPr>
        <w:t>We have provided more clarifications.</w:t>
      </w:r>
    </w:p>
  </w:comment>
  <w:comment w:id="635" w:author="Indy Sandaradura" w:date="2024-02-02T08:54:00Z" w:initials="IS">
    <w:p w14:paraId="43916335" w14:textId="0CD9B442" w:rsidR="00F02842" w:rsidRDefault="00F02842" w:rsidP="00F02842">
      <w:pPr>
        <w:jc w:val="left"/>
      </w:pPr>
      <w:r>
        <w:rPr>
          <w:rStyle w:val="CommentReference"/>
        </w:rPr>
        <w:annotationRef/>
      </w:r>
      <w:r>
        <w:rPr>
          <w:color w:val="000000"/>
          <w:sz w:val="20"/>
          <w:szCs w:val="20"/>
        </w:rPr>
        <w:t>Would this not have been sensible at the start?</w:t>
      </w:r>
    </w:p>
  </w:comment>
  <w:comment w:id="636" w:author="Microsoft Office User" w:date="2024-02-19T01:06:00Z" w:initials="MOU">
    <w:p w14:paraId="6CABAC5F" w14:textId="77777777" w:rsidR="0056614B" w:rsidRDefault="0056614B" w:rsidP="003C37D1">
      <w:pPr>
        <w:jc w:val="left"/>
      </w:pPr>
      <w:r>
        <w:rPr>
          <w:rStyle w:val="CommentReference"/>
        </w:rPr>
        <w:annotationRef/>
      </w:r>
      <w:r>
        <w:rPr>
          <w:sz w:val="20"/>
          <w:szCs w:val="20"/>
        </w:rPr>
        <w:t>It seems inconsistent with what was written in the methods too? So essentially if not systematic, does that make it convenient? And therefore, how representative is it really?</w:t>
      </w:r>
    </w:p>
  </w:comment>
  <w:comment w:id="637" w:author="Jan-Willem Alffenaar" w:date="2024-02-19T10:42:00Z" w:initials="JWA">
    <w:p w14:paraId="094EF044" w14:textId="77777777" w:rsidR="009E772F" w:rsidRDefault="009E772F" w:rsidP="009E772F">
      <w:pPr>
        <w:pStyle w:val="CommentText"/>
        <w:jc w:val="left"/>
      </w:pPr>
      <w:r>
        <w:rPr>
          <w:rStyle w:val="CommentReference"/>
        </w:rPr>
        <w:annotationRef/>
      </w:r>
      <w:r>
        <w:t>This statement will cause issues with the reviewers. They might find it biased...</w:t>
      </w:r>
    </w:p>
  </w:comment>
  <w:comment w:id="638" w:author="Jan-Willem Alffenaar" w:date="2024-02-19T10:45:00Z" w:initials="JWA">
    <w:p w14:paraId="00B840CD" w14:textId="5A87F672" w:rsidR="008203D7" w:rsidRDefault="008203D7" w:rsidP="008203D7">
      <w:pPr>
        <w:pStyle w:val="CommentText"/>
        <w:jc w:val="left"/>
      </w:pPr>
      <w:r>
        <w:rPr>
          <w:rStyle w:val="CommentReference"/>
        </w:rPr>
        <w:annotationRef/>
      </w:r>
      <w:r>
        <w:t>This is a bit of a concern… You did not assess the number of studies from literature so you don’t know how much work it would be…. Feels to me as finding excuses… I would word it differently as the current justification is difficult to digest.</w:t>
      </w:r>
    </w:p>
  </w:comment>
  <w:comment w:id="639" w:author="Erwin Dreesen" w:date="2024-05-18T23:06:00Z" w:initials="ED">
    <w:p w14:paraId="537EBAFB" w14:textId="77777777" w:rsidR="009946B5" w:rsidRDefault="009946B5" w:rsidP="00702631">
      <w:pPr>
        <w:pStyle w:val="CommentText"/>
        <w:jc w:val="left"/>
      </w:pPr>
      <w:r>
        <w:rPr>
          <w:rStyle w:val="CommentReference"/>
        </w:rPr>
        <w:annotationRef/>
      </w:r>
      <w:r>
        <w:t>It is important that for each limitation, you also share some positive insights.</w:t>
      </w:r>
    </w:p>
  </w:comment>
  <w:comment w:id="640" w:author="My Luong Vuong" w:date="2024-05-28T16:44:00Z" w:initials="MLV">
    <w:p w14:paraId="18A740EA" w14:textId="77777777" w:rsidR="00070472" w:rsidRDefault="00070472" w:rsidP="00571659">
      <w:pPr>
        <w:pStyle w:val="CommentText"/>
        <w:jc w:val="left"/>
      </w:pPr>
      <w:r>
        <w:rPr>
          <w:rStyle w:val="CommentReference"/>
        </w:rPr>
        <w:annotationRef/>
      </w:r>
      <w:r>
        <w:rPr>
          <w:lang w:val="en-US"/>
        </w:rPr>
        <w:t>Agreed!</w:t>
      </w:r>
    </w:p>
  </w:comment>
  <w:comment w:id="641" w:author="Erwin Dreesen" w:date="2024-05-29T23:29:00Z" w:initials="ED">
    <w:p w14:paraId="5AE62039" w14:textId="77777777" w:rsidR="0097097F" w:rsidRDefault="0097097F" w:rsidP="00536311">
      <w:pPr>
        <w:pStyle w:val="CommentText"/>
        <w:jc w:val="left"/>
      </w:pPr>
      <w:r>
        <w:rPr>
          <w:rStyle w:val="CommentReference"/>
        </w:rPr>
        <w:annotationRef/>
      </w:r>
      <w:r>
        <w:t>OK</w:t>
      </w:r>
    </w:p>
  </w:comment>
  <w:comment w:id="643" w:author="Wicha, Sebastian" w:date="2024-02-23T16:23:00Z" w:initials="SW">
    <w:p w14:paraId="6D59B789" w14:textId="4FDA277D" w:rsidR="004B7F0D" w:rsidRDefault="004B7F0D" w:rsidP="004B7F0D">
      <w:pPr>
        <w:pStyle w:val="CommentText"/>
      </w:pPr>
      <w:r>
        <w:rPr>
          <w:rStyle w:val="CommentReference"/>
        </w:rPr>
        <w:annotationRef/>
      </w:r>
      <w:r>
        <w:t>I don’t understand why this precludes testing different RRT types as categorical covariate?</w:t>
      </w:r>
    </w:p>
  </w:comment>
  <w:comment w:id="644" w:author="My Luong Vuong" w:date="2024-03-19T12:47:00Z" w:initials="MLV">
    <w:p w14:paraId="4E8DCC15" w14:textId="77777777" w:rsidR="00187AC3" w:rsidRDefault="00187AC3" w:rsidP="00741EF3">
      <w:pPr>
        <w:pStyle w:val="CommentText"/>
        <w:jc w:val="left"/>
      </w:pPr>
      <w:r>
        <w:rPr>
          <w:rStyle w:val="CommentReference"/>
        </w:rPr>
        <w:annotationRef/>
      </w:r>
      <w:r>
        <w:rPr>
          <w:lang w:val="en-US"/>
        </w:rPr>
        <w:t>It is because we don't have exact numbers of different CRRT types</w:t>
      </w:r>
    </w:p>
  </w:comment>
  <w:comment w:id="645" w:author="Erwin Dreesen" w:date="2024-05-18T23:08:00Z" w:initials="ED">
    <w:p w14:paraId="651267F3" w14:textId="77777777" w:rsidR="009946B5" w:rsidRDefault="009946B5" w:rsidP="007B1262">
      <w:pPr>
        <w:pStyle w:val="CommentText"/>
        <w:jc w:val="left"/>
      </w:pPr>
      <w:r>
        <w:rPr>
          <w:rStyle w:val="CommentReference"/>
        </w:rPr>
        <w:annotationRef/>
      </w:r>
      <w:r>
        <w:t>Better not say this.</w:t>
      </w:r>
    </w:p>
  </w:comment>
  <w:comment w:id="646" w:author="My Luong Vuong" w:date="2024-05-28T16:45:00Z" w:initials="MLV">
    <w:p w14:paraId="54FF686E" w14:textId="77777777" w:rsidR="00070472" w:rsidRDefault="00070472" w:rsidP="00543E5A">
      <w:pPr>
        <w:pStyle w:val="CommentText"/>
        <w:jc w:val="left"/>
      </w:pPr>
      <w:r>
        <w:rPr>
          <w:rStyle w:val="CommentReference"/>
        </w:rPr>
        <w:annotationRef/>
      </w:r>
      <w:r>
        <w:rPr>
          <w:lang w:val="en-US"/>
        </w:rPr>
        <w:t>agreed</w:t>
      </w:r>
    </w:p>
  </w:comment>
  <w:comment w:id="647" w:author="Erwin Dreesen" w:date="2024-05-29T23:29:00Z" w:initials="ED">
    <w:p w14:paraId="159EEE9D" w14:textId="77777777" w:rsidR="0097097F" w:rsidRDefault="0097097F" w:rsidP="00A404ED">
      <w:pPr>
        <w:pStyle w:val="CommentText"/>
        <w:jc w:val="left"/>
      </w:pPr>
      <w:r>
        <w:rPr>
          <w:rStyle w:val="CommentReference"/>
        </w:rPr>
        <w:annotationRef/>
      </w:r>
      <w:r>
        <w:t>OK</w:t>
      </w:r>
    </w:p>
  </w:comment>
  <w:comment w:id="649" w:author="Erwin Dreesen" w:date="2024-05-18T23:09:00Z" w:initials="ED">
    <w:p w14:paraId="16CFE6DC" w14:textId="18795DF5" w:rsidR="009946B5" w:rsidRDefault="009946B5" w:rsidP="00840315">
      <w:pPr>
        <w:pStyle w:val="CommentText"/>
        <w:jc w:val="left"/>
      </w:pPr>
      <w:r>
        <w:rPr>
          <w:rStyle w:val="CommentReference"/>
        </w:rPr>
        <w:annotationRef/>
      </w:r>
      <w:r>
        <w:t>I added a sentence above about the model code allowing external evaluation. Maybe you should move that sentence here?</w:t>
      </w:r>
    </w:p>
  </w:comment>
  <w:comment w:id="650" w:author="My Luong Vuong" w:date="2024-05-28T16:45:00Z" w:initials="MLV">
    <w:p w14:paraId="23C2E1DB" w14:textId="77777777" w:rsidR="00DF3104" w:rsidRDefault="00DF3104" w:rsidP="00D4498E">
      <w:pPr>
        <w:pStyle w:val="CommentText"/>
        <w:jc w:val="left"/>
      </w:pPr>
      <w:r>
        <w:rPr>
          <w:rStyle w:val="CommentReference"/>
        </w:rPr>
        <w:annotationRef/>
      </w:r>
      <w:r>
        <w:rPr>
          <w:lang w:val="en-US"/>
        </w:rPr>
        <w:t>done</w:t>
      </w:r>
    </w:p>
  </w:comment>
  <w:comment w:id="654" w:author="Erwin Dreesen" w:date="2024-05-18T23:06:00Z" w:initials="ED">
    <w:p w14:paraId="7B682A2C" w14:textId="77777777" w:rsidR="008E0107" w:rsidRDefault="008E0107" w:rsidP="008E0107">
      <w:pPr>
        <w:pStyle w:val="CommentText"/>
        <w:jc w:val="left"/>
      </w:pPr>
      <w:r>
        <w:rPr>
          <w:rStyle w:val="CommentReference"/>
        </w:rPr>
        <w:annotationRef/>
      </w:r>
      <w:r>
        <w:t>It is important that for each limitation, you also share some positive insights.</w:t>
      </w:r>
    </w:p>
  </w:comment>
  <w:comment w:id="655" w:author="My Luong Vuong" w:date="2024-05-21T12:24:00Z" w:initials="MLV">
    <w:p w14:paraId="6626D025" w14:textId="77777777" w:rsidR="008E0107" w:rsidRDefault="008E0107" w:rsidP="008E0107">
      <w:pPr>
        <w:pStyle w:val="CommentText"/>
        <w:jc w:val="left"/>
      </w:pPr>
      <w:r>
        <w:rPr>
          <w:rStyle w:val="CommentReference"/>
        </w:rPr>
        <w:annotationRef/>
      </w:r>
      <w:r>
        <w:rPr>
          <w:lang w:val="en-US"/>
        </w:rPr>
        <w:t>Thanks.</w:t>
      </w:r>
    </w:p>
  </w:comment>
  <w:comment w:id="656" w:author="Erwin Dreesen" w:date="2024-05-18T23:09:00Z" w:initials="ED">
    <w:p w14:paraId="7A0C0683" w14:textId="77777777" w:rsidR="008E0107" w:rsidRDefault="008E0107" w:rsidP="008E0107">
      <w:pPr>
        <w:pStyle w:val="CommentText"/>
        <w:jc w:val="left"/>
      </w:pPr>
      <w:r>
        <w:rPr>
          <w:rStyle w:val="CommentReference"/>
        </w:rPr>
        <w:annotationRef/>
      </w:r>
      <w:r>
        <w:t>I added a sentence above about the model code allowing external evaluation. Maybe you should move that sentence here?</w:t>
      </w:r>
    </w:p>
  </w:comment>
  <w:comment w:id="659" w:author="Jan-Willem Alffenaar" w:date="2024-02-19T10:50:00Z" w:initials="JWA">
    <w:p w14:paraId="0F08A108" w14:textId="4054B16B" w:rsidR="00AA0530" w:rsidRDefault="00AA0530" w:rsidP="00AA0530">
      <w:pPr>
        <w:pStyle w:val="CommentText"/>
        <w:jc w:val="left"/>
      </w:pPr>
      <w:r>
        <w:rPr>
          <w:rStyle w:val="CommentReference"/>
        </w:rPr>
        <w:annotationRef/>
      </w:r>
      <w:r>
        <w:t>Remove from conclusion</w:t>
      </w:r>
    </w:p>
  </w:comment>
  <w:comment w:id="660" w:author="Jan-Willem Alffenaar" w:date="2024-02-19T10:52:00Z" w:initials="JWA">
    <w:p w14:paraId="590EC630" w14:textId="213DA5CC" w:rsidR="00AA0530" w:rsidRDefault="00AA0530" w:rsidP="00AA0530">
      <w:pPr>
        <w:pStyle w:val="CommentText"/>
        <w:jc w:val="left"/>
      </w:pPr>
      <w:r>
        <w:rPr>
          <w:rStyle w:val="CommentReference"/>
        </w:rPr>
        <w:annotationRef/>
      </w:r>
      <w:r>
        <w:t>This is opposite to your earlier statement that it is  easy to implement world wide. It is important to be very consistent troughout the manuscript.</w:t>
      </w:r>
    </w:p>
  </w:comment>
  <w:comment w:id="661" w:author="My Luong Vuong" w:date="2024-05-12T22:15:00Z" w:initials="MLV">
    <w:p w14:paraId="5BB38FE0" w14:textId="77777777" w:rsidR="00E9651D" w:rsidRDefault="00E9651D" w:rsidP="00204030">
      <w:pPr>
        <w:pStyle w:val="CommentText"/>
        <w:jc w:val="left"/>
      </w:pPr>
      <w:r>
        <w:rPr>
          <w:rStyle w:val="CommentReference"/>
        </w:rPr>
        <w:annotationRef/>
      </w:r>
      <w:r>
        <w:rPr>
          <w:lang w:val="en-US"/>
        </w:rPr>
        <w:t>Thank you. We have made it more consistent.</w:t>
      </w:r>
    </w:p>
  </w:comment>
  <w:comment w:id="671" w:author="Wicha, Sebastian" w:date="2024-02-23T16:26:00Z" w:initials="SW">
    <w:p w14:paraId="064375FB" w14:textId="5505BC95" w:rsidR="007464C8" w:rsidRDefault="007464C8" w:rsidP="007464C8">
      <w:pPr>
        <w:pStyle w:val="CommentText"/>
      </w:pPr>
      <w:r>
        <w:rPr>
          <w:rStyle w:val="CommentReference"/>
        </w:rPr>
        <w:annotationRef/>
      </w:r>
      <w:r>
        <w:t>Consider reporting shrinkage estimates as well.</w:t>
      </w:r>
    </w:p>
  </w:comment>
  <w:comment w:id="672" w:author="My Luong Vuong" w:date="2024-03-24T12:50:00Z" w:initials="MLV">
    <w:p w14:paraId="27BD3561" w14:textId="77777777" w:rsidR="00B251C0" w:rsidRDefault="00B251C0" w:rsidP="00414371">
      <w:pPr>
        <w:pStyle w:val="CommentText"/>
        <w:jc w:val="left"/>
      </w:pPr>
      <w:r>
        <w:rPr>
          <w:rStyle w:val="CommentReference"/>
        </w:rPr>
        <w:annotationRef/>
      </w:r>
      <w:r>
        <w:rPr>
          <w:lang w:val="en-US"/>
        </w:rPr>
        <w:t>Thank you for the suggestion. I added it.</w:t>
      </w:r>
    </w:p>
  </w:comment>
  <w:comment w:id="673" w:author="Microsoft Office User" w:date="2024-02-19T01:09:00Z" w:initials="MOU">
    <w:p w14:paraId="3F9D405B" w14:textId="669F0F2D" w:rsidR="0056614B" w:rsidRDefault="0056614B" w:rsidP="007B6B30">
      <w:pPr>
        <w:jc w:val="left"/>
      </w:pPr>
      <w:r>
        <w:rPr>
          <w:rStyle w:val="CommentReference"/>
        </w:rPr>
        <w:annotationRef/>
      </w:r>
      <w:r>
        <w:rPr>
          <w:color w:val="000000"/>
          <w:sz w:val="20"/>
          <w:szCs w:val="20"/>
        </w:rPr>
        <w:t>Is this really easier than what other guidelines have where all you need to do is remember mg/kg loads and maintenance for CRRT and non-CRRT? I am concerned that reviewers will not agree with your description of this being pragmatic and ‘easy-to-implement’, particularly when you didn’t evaluate the latter</w:t>
      </w:r>
    </w:p>
  </w:comment>
  <w:comment w:id="674" w:author="My Luong Vuong" w:date="2024-03-19T23:56:00Z" w:initials="MLV">
    <w:p w14:paraId="0C71A96F" w14:textId="77777777" w:rsidR="0081725F" w:rsidRDefault="00554C8A" w:rsidP="007C563A">
      <w:pPr>
        <w:pStyle w:val="CommentText"/>
        <w:jc w:val="left"/>
      </w:pPr>
      <w:r>
        <w:rPr>
          <w:rStyle w:val="CommentReference"/>
        </w:rPr>
        <w:annotationRef/>
      </w:r>
      <w:r w:rsidR="0081725F">
        <w:rPr>
          <w:color w:val="000000"/>
        </w:rPr>
        <w:t>I think it's easier logistically for the nurses, as the dose is round and made suitable with the available dosage forms, so they do not have to worry about taking the exact amount of drug out of the vial, or wasting drug, which is likely the case when dosing based on mg/kg. Therefore, it's pragmatic and easy-to-implement.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9CF693F" w15:done="0"/>
  <w15:commentEx w15:paraId="33ADDD2E" w15:paraIdParent="19CF693F" w15:done="0"/>
  <w15:commentEx w15:paraId="48D957E6" w15:done="0"/>
  <w15:commentEx w15:paraId="5609985D" w15:paraIdParent="48D957E6" w15:done="0"/>
  <w15:commentEx w15:paraId="4649FF2D" w15:done="0"/>
  <w15:commentEx w15:paraId="6A7C626E" w15:paraIdParent="4649FF2D" w15:done="0"/>
  <w15:commentEx w15:paraId="41E4B194" w15:done="0"/>
  <w15:commentEx w15:paraId="2CF50B12" w15:paraIdParent="41E4B194" w15:done="0"/>
  <w15:commentEx w15:paraId="47C031C8" w15:done="0"/>
  <w15:commentEx w15:paraId="08FB9F5E" w15:done="0"/>
  <w15:commentEx w15:paraId="59FA0CF4" w15:paraIdParent="08FB9F5E" w15:done="0"/>
  <w15:commentEx w15:paraId="4BE042E5" w15:done="0"/>
  <w15:commentEx w15:paraId="2E80D983" w15:paraIdParent="4BE042E5" w15:done="0"/>
  <w15:commentEx w15:paraId="5F42CD6A" w15:done="0"/>
  <w15:commentEx w15:paraId="49E5B878" w15:paraIdParent="5F42CD6A" w15:done="0"/>
  <w15:commentEx w15:paraId="1A989D60" w15:done="0"/>
  <w15:commentEx w15:paraId="1602AE08" w15:paraIdParent="1A989D60" w15:done="0"/>
  <w15:commentEx w15:paraId="308ADEC6" w15:done="0"/>
  <w15:commentEx w15:paraId="72C39D16" w15:paraIdParent="308ADEC6" w15:done="0"/>
  <w15:commentEx w15:paraId="4B603BFE" w15:done="0"/>
  <w15:commentEx w15:paraId="3571E63A" w15:done="0"/>
  <w15:commentEx w15:paraId="3A9D42ED" w15:paraIdParent="3571E63A" w15:done="0"/>
  <w15:commentEx w15:paraId="2EE72C17" w15:done="0"/>
  <w15:commentEx w15:paraId="099C6591" w15:paraIdParent="2EE72C17" w15:done="0"/>
  <w15:commentEx w15:paraId="458869FC" w15:paraIdParent="2EE72C17" w15:done="0"/>
  <w15:commentEx w15:paraId="6FE07E38" w15:done="0"/>
  <w15:commentEx w15:paraId="270B2B7B" w15:paraIdParent="6FE07E38" w15:done="0"/>
  <w15:commentEx w15:paraId="2BD84284" w15:done="0"/>
  <w15:commentEx w15:paraId="43CA65B6" w15:paraIdParent="2BD84284" w15:done="0"/>
  <w15:commentEx w15:paraId="3EEB68AC" w15:done="0"/>
  <w15:commentEx w15:paraId="528ACC9A" w15:paraIdParent="3EEB68AC" w15:done="0"/>
  <w15:commentEx w15:paraId="0B6AEF0B" w15:paraIdParent="528ACC9A" w15:done="0"/>
  <w15:commentEx w15:paraId="075F5326" w15:done="0"/>
  <w15:commentEx w15:paraId="67AF45AA" w15:paraIdParent="075F5326" w15:done="0"/>
  <w15:commentEx w15:paraId="05A34DD9" w15:done="0"/>
  <w15:commentEx w15:paraId="00F73814" w15:paraIdParent="05A34DD9" w15:done="0"/>
  <w15:commentEx w15:paraId="7E09488F" w15:done="1"/>
  <w15:commentEx w15:paraId="725E363E" w15:paraIdParent="7E09488F" w15:done="1"/>
  <w15:commentEx w15:paraId="5C0053A4" w15:paraIdParent="7E09488F" w15:done="1"/>
  <w15:commentEx w15:paraId="582E2AFD" w15:done="0"/>
  <w15:commentEx w15:paraId="1C9855C1" w15:paraIdParent="582E2AFD" w15:done="0"/>
  <w15:commentEx w15:paraId="28B10AF1" w15:done="1"/>
  <w15:commentEx w15:paraId="146D03AC" w15:paraIdParent="28B10AF1" w15:done="1"/>
  <w15:commentEx w15:paraId="73701C66" w15:paraIdParent="28B10AF1" w15:done="1"/>
  <w15:commentEx w15:paraId="08A31B37" w15:done="0"/>
  <w15:commentEx w15:paraId="6C7AFE4D" w15:paraIdParent="08A31B37" w15:done="0"/>
  <w15:commentEx w15:paraId="5B9ECA6C" w15:paraIdParent="08A31B37" w15:done="0"/>
  <w15:commentEx w15:paraId="295A1EB7" w15:done="0"/>
  <w15:commentEx w15:paraId="74489B04" w15:paraIdParent="295A1EB7" w15:done="0"/>
  <w15:commentEx w15:paraId="31B77A55" w15:done="0"/>
  <w15:commentEx w15:paraId="46C2E8A0" w15:paraIdParent="31B77A55" w15:done="0"/>
  <w15:commentEx w15:paraId="2F098201" w15:done="0"/>
  <w15:commentEx w15:paraId="3938475C" w15:paraIdParent="2F098201" w15:done="0"/>
  <w15:commentEx w15:paraId="3B211377" w15:paraIdParent="2F098201" w15:done="0"/>
  <w15:commentEx w15:paraId="287F5919" w15:paraIdParent="2F098201" w15:done="0"/>
  <w15:commentEx w15:paraId="35D3448A" w15:done="0"/>
  <w15:commentEx w15:paraId="5D039896" w15:paraIdParent="35D3448A" w15:done="0"/>
  <w15:commentEx w15:paraId="16E42D38" w15:done="0"/>
  <w15:commentEx w15:paraId="7924F4D0" w15:done="0"/>
  <w15:commentEx w15:paraId="232497F6" w15:paraIdParent="7924F4D0" w15:done="0"/>
  <w15:commentEx w15:paraId="3F8F5C97" w15:done="0"/>
  <w15:commentEx w15:paraId="282635CE" w15:paraIdParent="3F8F5C97" w15:done="0"/>
  <w15:commentEx w15:paraId="78E335BD" w15:done="1"/>
  <w15:commentEx w15:paraId="667889FC" w15:paraIdParent="78E335BD" w15:done="1"/>
  <w15:commentEx w15:paraId="021705C3" w15:paraIdParent="78E335BD" w15:done="1"/>
  <w15:commentEx w15:paraId="7B80E9C9" w15:done="0"/>
  <w15:commentEx w15:paraId="0D2C09FD" w15:paraIdParent="7B80E9C9" w15:done="0"/>
  <w15:commentEx w15:paraId="08624861" w15:done="0"/>
  <w15:commentEx w15:paraId="6950B459" w15:paraIdParent="08624861" w15:done="0"/>
  <w15:commentEx w15:paraId="7C441103" w15:done="0"/>
  <w15:commentEx w15:paraId="7042F732" w15:paraIdParent="7C441103" w15:done="0"/>
  <w15:commentEx w15:paraId="1FCD7033" w15:done="0"/>
  <w15:commentEx w15:paraId="55E96B3D" w15:paraIdParent="1FCD7033" w15:done="0"/>
  <w15:commentEx w15:paraId="16F58CB6" w15:paraIdParent="1FCD7033" w15:done="0"/>
  <w15:commentEx w15:paraId="19888251" w15:paraIdParent="1FCD7033" w15:done="0"/>
  <w15:commentEx w15:paraId="316D6E8F" w15:done="0"/>
  <w15:commentEx w15:paraId="48833A5C" w15:paraIdParent="316D6E8F" w15:done="0"/>
  <w15:commentEx w15:paraId="5ABBC0DF" w15:done="0"/>
  <w15:commentEx w15:paraId="637B7244" w15:paraIdParent="5ABBC0DF" w15:done="0"/>
  <w15:commentEx w15:paraId="11AB236E" w15:done="0"/>
  <w15:commentEx w15:paraId="5E3B29EF" w15:paraIdParent="11AB236E" w15:done="0"/>
  <w15:commentEx w15:paraId="3100C424" w15:done="0"/>
  <w15:commentEx w15:paraId="22245B61" w15:paraIdParent="3100C424" w15:done="0"/>
  <w15:commentEx w15:paraId="4AA73FFC" w15:done="1"/>
  <w15:commentEx w15:paraId="69AED51F" w15:paraIdParent="4AA73FFC" w15:done="1"/>
  <w15:commentEx w15:paraId="3DEB08D6" w15:paraIdParent="4AA73FFC" w15:done="1"/>
  <w15:commentEx w15:paraId="56EF652C" w15:done="0"/>
  <w15:commentEx w15:paraId="0B7BFBBC" w15:paraIdParent="56EF652C" w15:done="0"/>
  <w15:commentEx w15:paraId="27DF82C0" w15:paraIdParent="56EF652C" w15:done="0"/>
  <w15:commentEx w15:paraId="4C334D7C" w15:done="0"/>
  <w15:commentEx w15:paraId="522C4301" w15:paraIdParent="4C334D7C" w15:done="0"/>
  <w15:commentEx w15:paraId="1F18D289" w15:done="1"/>
  <w15:commentEx w15:paraId="1BB41C0B" w15:paraIdParent="1F18D289" w15:done="1"/>
  <w15:commentEx w15:paraId="7976A3BC" w15:done="0"/>
  <w15:commentEx w15:paraId="77BEB748" w15:paraIdParent="7976A3BC" w15:done="0"/>
  <w15:commentEx w15:paraId="4EA59ABC" w15:done="1"/>
  <w15:commentEx w15:paraId="04AD3634" w15:paraIdParent="4EA59ABC" w15:done="1"/>
  <w15:commentEx w15:paraId="6E7E5D1E" w15:paraIdParent="4EA59ABC" w15:done="1"/>
  <w15:commentEx w15:paraId="711A4305" w15:done="0"/>
  <w15:commentEx w15:paraId="3B43867A" w15:paraIdParent="711A4305" w15:done="0"/>
  <w15:commentEx w15:paraId="073F83A5" w15:paraIdParent="3B43867A" w15:done="0"/>
  <w15:commentEx w15:paraId="48C5323D" w15:done="1"/>
  <w15:commentEx w15:paraId="03B661B1" w15:paraIdParent="48C5323D" w15:done="1"/>
  <w15:commentEx w15:paraId="23A36A5D" w15:paraIdParent="48C5323D" w15:done="1"/>
  <w15:commentEx w15:paraId="48425D38" w15:done="0"/>
  <w15:commentEx w15:paraId="5B753DE4" w15:paraIdParent="48425D38" w15:done="0"/>
  <w15:commentEx w15:paraId="66985067" w15:done="0"/>
  <w15:commentEx w15:paraId="5599030C" w15:paraIdParent="66985067" w15:done="0"/>
  <w15:commentEx w15:paraId="4F4391A9" w15:done="0"/>
  <w15:commentEx w15:paraId="04117104" w15:paraIdParent="4F4391A9" w15:done="0"/>
  <w15:commentEx w15:paraId="2AD6A4F2" w15:paraIdParent="4F4391A9" w15:done="0"/>
  <w15:commentEx w15:paraId="3F007602" w15:done="0"/>
  <w15:commentEx w15:paraId="2BDACB94" w15:paraIdParent="3F007602" w15:done="0"/>
  <w15:commentEx w15:paraId="0A6C4F31" w15:done="0"/>
  <w15:commentEx w15:paraId="5B57CC08" w15:paraIdParent="0A6C4F31" w15:done="0"/>
  <w15:commentEx w15:paraId="5358D58D" w15:done="0"/>
  <w15:commentEx w15:paraId="73D3119C" w15:paraIdParent="5358D58D" w15:done="0"/>
  <w15:commentEx w15:paraId="4EE17147" w15:done="0"/>
  <w15:commentEx w15:paraId="2294BB65" w15:paraIdParent="4EE17147" w15:done="0"/>
  <w15:commentEx w15:paraId="3F765B23" w15:done="0"/>
  <w15:commentEx w15:paraId="22DB4D8B" w15:paraIdParent="3F765B23" w15:done="0"/>
  <w15:commentEx w15:paraId="756DE079" w15:done="0"/>
  <w15:commentEx w15:paraId="081F8CC7" w15:done="0"/>
  <w15:commentEx w15:paraId="3BF2ACB9" w15:paraIdParent="081F8CC7" w15:done="0"/>
  <w15:commentEx w15:paraId="1DE07876" w15:done="0"/>
  <w15:commentEx w15:paraId="353FD0C3" w15:paraIdParent="1DE07876" w15:done="0"/>
  <w15:commentEx w15:paraId="60EEB75C" w15:done="1"/>
  <w15:commentEx w15:paraId="25D31DEC" w15:paraIdParent="60EEB75C" w15:done="1"/>
  <w15:commentEx w15:paraId="1F60CDC3" w15:paraIdParent="60EEB75C" w15:done="1"/>
  <w15:commentEx w15:paraId="1B1EF5E6" w15:done="1"/>
  <w15:commentEx w15:paraId="130DCB14" w15:paraIdParent="1B1EF5E6" w15:done="1"/>
  <w15:commentEx w15:paraId="28183CB7" w15:paraIdParent="1B1EF5E6" w15:done="1"/>
  <w15:commentEx w15:paraId="655E28F8" w15:done="1"/>
  <w15:commentEx w15:paraId="7004FABF" w15:done="1"/>
  <w15:commentEx w15:paraId="7B7D163F" w15:done="0"/>
  <w15:commentEx w15:paraId="1D61C2D5" w15:done="1"/>
  <w15:commentEx w15:paraId="5D4F5D1C" w15:paraIdParent="1D61C2D5" w15:done="1"/>
  <w15:commentEx w15:paraId="01184DAE" w15:paraIdParent="1D61C2D5" w15:done="1"/>
  <w15:commentEx w15:paraId="215EF5CD" w15:done="0"/>
  <w15:commentEx w15:paraId="05F107C4" w15:paraIdParent="215EF5CD" w15:done="0"/>
  <w15:commentEx w15:paraId="5A1E255D" w15:done="1"/>
  <w15:commentEx w15:paraId="44A77C45" w15:paraIdParent="5A1E255D" w15:done="1"/>
  <w15:commentEx w15:paraId="0A4F10AE" w15:paraIdParent="5A1E255D" w15:done="1"/>
  <w15:commentEx w15:paraId="6DF123FB" w15:done="0"/>
  <w15:commentEx w15:paraId="31E16BF5" w15:done="1"/>
  <w15:commentEx w15:paraId="35D92709" w15:done="1"/>
  <w15:commentEx w15:paraId="03D96A02" w15:done="0"/>
  <w15:commentEx w15:paraId="2C5B38FC" w15:paraIdParent="03D96A02" w15:done="0"/>
  <w15:commentEx w15:paraId="6C08A820" w15:done="1"/>
  <w15:commentEx w15:paraId="135E20B5" w15:paraIdParent="6C08A820" w15:done="1"/>
  <w15:commentEx w15:paraId="198CA15A" w15:done="1"/>
  <w15:commentEx w15:paraId="6B2CBD4B" w15:paraIdParent="198CA15A" w15:done="1"/>
  <w15:commentEx w15:paraId="58FB2922" w15:paraIdParent="198CA15A" w15:done="1"/>
  <w15:commentEx w15:paraId="51B01665" w15:done="1"/>
  <w15:commentEx w15:paraId="59C6B01F" w15:paraIdParent="51B01665" w15:done="1"/>
  <w15:commentEx w15:paraId="66C6453D" w15:paraIdParent="51B01665" w15:done="1"/>
  <w15:commentEx w15:paraId="75D374D9" w15:done="1"/>
  <w15:commentEx w15:paraId="0B6B06A5" w15:paraIdParent="75D374D9" w15:done="1"/>
  <w15:commentEx w15:paraId="03CB1208" w15:paraIdParent="75D374D9" w15:done="1"/>
  <w15:commentEx w15:paraId="23B9BF58" w15:done="0"/>
  <w15:commentEx w15:paraId="69FBC977" w15:paraIdParent="23B9BF58" w15:done="0"/>
  <w15:commentEx w15:paraId="74AD04A9" w15:paraIdParent="23B9BF58" w15:done="0"/>
  <w15:commentEx w15:paraId="5946AD15" w15:done="0"/>
  <w15:commentEx w15:paraId="2E753024" w15:paraIdParent="5946AD15" w15:done="0"/>
  <w15:commentEx w15:paraId="2C0D51EA" w15:paraIdParent="5946AD15" w15:done="0"/>
  <w15:commentEx w15:paraId="1950BE23" w15:done="0"/>
  <w15:commentEx w15:paraId="75EE9198" w15:paraIdParent="1950BE23" w15:done="0"/>
  <w15:commentEx w15:paraId="77D59660" w15:done="0"/>
  <w15:commentEx w15:paraId="5CE48D80" w15:paraIdParent="77D59660" w15:done="0"/>
  <w15:commentEx w15:paraId="369A7547" w15:done="1"/>
  <w15:commentEx w15:paraId="5E91F14B" w15:paraIdParent="369A7547" w15:done="1"/>
  <w15:commentEx w15:paraId="3355CB3A" w15:paraIdParent="369A7547" w15:done="1"/>
  <w15:commentEx w15:paraId="127AD9A6" w15:done="1"/>
  <w15:commentEx w15:paraId="0F6CA57C" w15:paraIdParent="127AD9A6" w15:done="1"/>
  <w15:commentEx w15:paraId="26852D31" w15:done="0"/>
  <w15:commentEx w15:paraId="11347ED2" w15:paraIdParent="26852D31" w15:done="0"/>
  <w15:commentEx w15:paraId="700370CC" w15:paraIdParent="26852D31" w15:done="0"/>
  <w15:commentEx w15:paraId="3728FE56" w15:paraIdParent="26852D31" w15:done="0"/>
  <w15:commentEx w15:paraId="068EB577" w15:done="0"/>
  <w15:commentEx w15:paraId="3A50BB81" w15:paraIdParent="068EB577" w15:done="0"/>
  <w15:commentEx w15:paraId="4266CA04" w15:paraIdParent="068EB577" w15:done="0"/>
  <w15:commentEx w15:paraId="7E56F99C" w15:done="1"/>
  <w15:commentEx w15:paraId="3F2B18C4" w15:paraIdParent="7E56F99C" w15:done="1"/>
  <w15:commentEx w15:paraId="59D83D7F" w15:done="0"/>
  <w15:commentEx w15:paraId="4D739BA8" w15:paraIdParent="59D83D7F" w15:done="0"/>
  <w15:commentEx w15:paraId="32C97F54" w15:done="1"/>
  <w15:commentEx w15:paraId="3F22865A" w15:paraIdParent="32C97F54" w15:done="1"/>
  <w15:commentEx w15:paraId="38D72724" w15:done="0"/>
  <w15:commentEx w15:paraId="158F0155" w15:done="0"/>
  <w15:commentEx w15:paraId="205BF0B6" w15:paraIdParent="158F0155" w15:done="0"/>
  <w15:commentEx w15:paraId="79FCB2E6" w15:done="1"/>
  <w15:commentEx w15:paraId="1B4B4128" w15:done="0"/>
  <w15:commentEx w15:paraId="310F4AD0" w15:paraIdParent="1B4B4128" w15:done="0"/>
  <w15:commentEx w15:paraId="2FCC0BC9" w15:paraIdParent="1B4B4128" w15:done="0"/>
  <w15:commentEx w15:paraId="3FA4B424" w15:done="1"/>
  <w15:commentEx w15:paraId="1112669D" w15:paraIdParent="3FA4B424" w15:done="1"/>
  <w15:commentEx w15:paraId="0BF6654E" w15:done="1"/>
  <w15:commentEx w15:paraId="1B405829" w15:paraIdParent="0BF6654E" w15:done="1"/>
  <w15:commentEx w15:paraId="12EAF7AC" w15:done="1"/>
  <w15:commentEx w15:paraId="6AEBCBA2" w15:paraIdParent="12EAF7AC" w15:done="1"/>
  <w15:commentEx w15:paraId="640CD8AE" w15:paraIdParent="12EAF7AC" w15:done="1"/>
  <w15:commentEx w15:paraId="17E2B10E" w15:done="1"/>
  <w15:commentEx w15:paraId="78EDA840" w15:paraIdParent="17E2B10E" w15:done="1"/>
  <w15:commentEx w15:paraId="16FFEDD9" w15:done="0"/>
  <w15:commentEx w15:paraId="5964C333" w15:paraIdParent="16FFEDD9" w15:done="0"/>
  <w15:commentEx w15:paraId="75DA38F9" w15:done="0"/>
  <w15:commentEx w15:paraId="58C3EF0E" w15:paraIdParent="75DA38F9" w15:done="0"/>
  <w15:commentEx w15:paraId="25A3E137" w15:paraIdParent="75DA38F9" w15:done="0"/>
  <w15:commentEx w15:paraId="508155E7" w15:done="1"/>
  <w15:commentEx w15:paraId="1CD4E4D4" w15:paraIdParent="508155E7" w15:done="1"/>
  <w15:commentEx w15:paraId="67528499" w15:done="0"/>
  <w15:commentEx w15:paraId="166C3F77" w15:paraIdParent="67528499" w15:done="0"/>
  <w15:commentEx w15:paraId="70D14320" w15:done="0"/>
  <w15:commentEx w15:paraId="0C35F4C1" w15:done="0"/>
  <w15:commentEx w15:paraId="28344E16" w15:paraIdParent="0C35F4C1" w15:done="0"/>
  <w15:commentEx w15:paraId="26174D8D" w15:done="0"/>
  <w15:commentEx w15:paraId="2848FEAD" w15:paraIdParent="26174D8D" w15:done="0"/>
  <w15:commentEx w15:paraId="041769CC" w15:paraIdParent="26174D8D" w15:done="0"/>
  <w15:commentEx w15:paraId="6BF09FE8" w15:done="0"/>
  <w15:commentEx w15:paraId="012B0568" w15:paraIdParent="6BF09FE8" w15:done="0"/>
  <w15:commentEx w15:paraId="4BE2CB22" w15:done="0"/>
  <w15:commentEx w15:paraId="1C0EAAE9" w15:paraIdParent="4BE2CB22" w15:done="0"/>
  <w15:commentEx w15:paraId="062567A8" w15:done="0"/>
  <w15:commentEx w15:paraId="62AC82F4" w15:paraIdParent="062567A8" w15:done="0"/>
  <w15:commentEx w15:paraId="2CEF08EA" w15:done="0"/>
  <w15:commentEx w15:paraId="57A1D3E9" w15:paraIdParent="2CEF08EA" w15:done="0"/>
  <w15:commentEx w15:paraId="1D1522F3" w15:done="0"/>
  <w15:commentEx w15:paraId="1D2411D1" w15:done="0"/>
  <w15:commentEx w15:paraId="580BCA1E" w15:paraIdParent="1D2411D1" w15:done="0"/>
  <w15:commentEx w15:paraId="67ABE5FA" w15:done="0"/>
  <w15:commentEx w15:paraId="48A28328" w15:paraIdParent="67ABE5FA" w15:done="0"/>
  <w15:commentEx w15:paraId="69F3F910" w15:paraIdParent="67ABE5FA" w15:done="0"/>
  <w15:commentEx w15:paraId="1290E961" w15:done="0"/>
  <w15:commentEx w15:paraId="2F319CD6" w15:paraIdParent="1290E961" w15:done="0"/>
  <w15:commentEx w15:paraId="4BD6A7FA" w15:done="0"/>
  <w15:commentEx w15:paraId="4A6BBEC2" w15:paraIdParent="4BD6A7FA" w15:done="0"/>
  <w15:commentEx w15:paraId="2CB28006" w15:done="0"/>
  <w15:commentEx w15:paraId="0F454929" w15:paraIdParent="2CB28006" w15:done="0"/>
  <w15:commentEx w15:paraId="40318316" w15:done="0"/>
  <w15:commentEx w15:paraId="073AF931" w15:paraIdParent="40318316" w15:done="0"/>
  <w15:commentEx w15:paraId="74FB389A" w15:paraIdParent="40318316" w15:done="0"/>
  <w15:commentEx w15:paraId="35CD9FC0" w15:done="0"/>
  <w15:commentEx w15:paraId="5B67AE0D" w15:paraIdParent="35CD9FC0" w15:done="0"/>
  <w15:commentEx w15:paraId="17A071C5" w15:done="0"/>
  <w15:commentEx w15:paraId="62A89F2F" w15:paraIdParent="17A071C5" w15:done="0"/>
  <w15:commentEx w15:paraId="4C7B0CD2" w15:done="0"/>
  <w15:commentEx w15:paraId="2689D9F7" w15:paraIdParent="4C7B0CD2" w15:done="0"/>
  <w15:commentEx w15:paraId="075AC5C0" w15:done="0"/>
  <w15:commentEx w15:paraId="5AFD01B6" w15:paraIdParent="075AC5C0" w15:done="0"/>
  <w15:commentEx w15:paraId="5F081E01" w15:done="0"/>
  <w15:commentEx w15:paraId="03C96A09" w15:paraIdParent="5F081E01" w15:done="0"/>
  <w15:commentEx w15:paraId="0DDEA57D" w15:done="0"/>
  <w15:commentEx w15:paraId="5B441C53" w15:done="0"/>
  <w15:commentEx w15:paraId="17EC1FCE" w15:paraIdParent="5B441C53" w15:done="0"/>
  <w15:commentEx w15:paraId="3A6D772D" w15:done="0"/>
  <w15:commentEx w15:paraId="2B08053E" w15:paraIdParent="3A6D772D" w15:done="0"/>
  <w15:commentEx w15:paraId="37C402C4" w15:done="0"/>
  <w15:commentEx w15:paraId="1B9698F9" w15:paraIdParent="37C402C4" w15:done="0"/>
  <w15:commentEx w15:paraId="3A535B5C" w15:paraIdParent="37C402C4" w15:done="0"/>
  <w15:commentEx w15:paraId="1402B8A1" w15:done="1"/>
  <w15:commentEx w15:paraId="60F7928B" w15:paraIdParent="1402B8A1" w15:done="1"/>
  <w15:commentEx w15:paraId="086A1BE0" w15:paraIdParent="1402B8A1" w15:done="1"/>
  <w15:commentEx w15:paraId="1DC9C87A" w15:done="0"/>
  <w15:commentEx w15:paraId="79D15A8F" w15:paraIdParent="1DC9C87A" w15:done="0"/>
  <w15:commentEx w15:paraId="5E11EE4C" w15:done="0"/>
  <w15:commentEx w15:paraId="0123622D" w15:paraIdParent="5E11EE4C" w15:done="0"/>
  <w15:commentEx w15:paraId="435144FA" w15:done="1"/>
  <w15:commentEx w15:paraId="49C86053" w15:paraIdParent="435144FA" w15:done="1"/>
  <w15:commentEx w15:paraId="10CA6D46" w15:done="1"/>
  <w15:commentEx w15:paraId="6B52A07C" w15:paraIdParent="10CA6D46" w15:done="1"/>
  <w15:commentEx w15:paraId="054371B6" w15:done="0"/>
  <w15:commentEx w15:paraId="46AA27F3" w15:paraIdParent="054371B6" w15:done="0"/>
  <w15:commentEx w15:paraId="131A5986" w15:done="0"/>
  <w15:commentEx w15:paraId="5D3A4A2B" w15:paraIdParent="131A5986" w15:done="0"/>
  <w15:commentEx w15:paraId="215F7BFA" w15:paraIdParent="131A5986" w15:done="0"/>
  <w15:commentEx w15:paraId="583C292A" w15:done="0"/>
  <w15:commentEx w15:paraId="41D06624" w15:done="0"/>
  <w15:commentEx w15:paraId="720A17DF" w15:paraIdParent="41D06624" w15:done="0"/>
  <w15:commentEx w15:paraId="4F7372DA" w15:paraIdParent="41D06624" w15:done="0"/>
  <w15:commentEx w15:paraId="1B901E24" w15:done="0"/>
  <w15:commentEx w15:paraId="395AF5FF" w15:done="1"/>
  <w15:commentEx w15:paraId="7D0EDC2C" w15:paraIdParent="395AF5FF" w15:done="1"/>
  <w15:commentEx w15:paraId="1ABB9AE4" w15:paraIdParent="395AF5FF" w15:done="1"/>
  <w15:commentEx w15:paraId="526B2ECB" w15:done="0"/>
  <w15:commentEx w15:paraId="17F42831" w15:paraIdParent="526B2ECB" w15:done="0"/>
  <w15:commentEx w15:paraId="13A9E641" w15:done="0"/>
  <w15:commentEx w15:paraId="0AC0403E" w15:paraIdParent="13A9E641" w15:done="0"/>
  <w15:commentEx w15:paraId="64C7CE6B" w15:done="1"/>
  <w15:commentEx w15:paraId="5E8AF2DD" w15:paraIdParent="64C7CE6B" w15:done="1"/>
  <w15:commentEx w15:paraId="38C6EF6C" w15:paraIdParent="64C7CE6B" w15:done="1"/>
  <w15:commentEx w15:paraId="4F535DA6" w15:done="0"/>
  <w15:commentEx w15:paraId="07054624" w15:paraIdParent="4F535DA6" w15:done="0"/>
  <w15:commentEx w15:paraId="4AE087A5" w15:done="1"/>
  <w15:commentEx w15:paraId="004EF18F" w15:paraIdParent="4AE087A5" w15:done="1"/>
  <w15:commentEx w15:paraId="17E673A5" w15:paraIdParent="4AE087A5" w15:done="1"/>
  <w15:commentEx w15:paraId="72920375" w15:paraIdParent="4AE087A5" w15:done="1"/>
  <w15:commentEx w15:paraId="686A35F3" w15:done="1"/>
  <w15:commentEx w15:paraId="0D62E754" w15:paraIdParent="686A35F3" w15:done="1"/>
  <w15:commentEx w15:paraId="01D13B20" w15:paraIdParent="686A35F3" w15:done="1"/>
  <w15:commentEx w15:paraId="392102F9" w15:done="0"/>
  <w15:commentEx w15:paraId="12A7E512" w15:paraIdParent="392102F9" w15:done="0"/>
  <w15:commentEx w15:paraId="61D1AA10" w15:done="1"/>
  <w15:commentEx w15:paraId="0133A95F" w15:paraIdParent="61D1AA10" w15:done="1"/>
  <w15:commentEx w15:paraId="119C6DE6" w15:paraIdParent="61D1AA10" w15:done="1"/>
  <w15:commentEx w15:paraId="33528848" w15:done="1"/>
  <w15:commentEx w15:paraId="649EAA8E" w15:done="1"/>
  <w15:commentEx w15:paraId="5A767726" w15:paraIdParent="649EAA8E" w15:done="1"/>
  <w15:commentEx w15:paraId="07A07240" w15:paraIdParent="649EAA8E" w15:done="1"/>
  <w15:commentEx w15:paraId="0EAB5A66" w15:done="1"/>
  <w15:commentEx w15:paraId="7E63FD26" w15:paraIdParent="0EAB5A66" w15:done="1"/>
  <w15:commentEx w15:paraId="223B7B58" w15:paraIdParent="0EAB5A66" w15:done="1"/>
  <w15:commentEx w15:paraId="76F15F56" w15:done="1"/>
  <w15:commentEx w15:paraId="0C08D922" w15:paraIdParent="76F15F56" w15:done="1"/>
  <w15:commentEx w15:paraId="13FF71B9" w15:paraIdParent="76F15F56" w15:done="1"/>
  <w15:commentEx w15:paraId="1AF02AC9" w15:done="0"/>
  <w15:commentEx w15:paraId="0A85C403" w15:paraIdParent="1AF02AC9" w15:done="0"/>
  <w15:commentEx w15:paraId="6F99F9E5" w15:done="0"/>
  <w15:commentEx w15:paraId="39D2F959" w15:paraIdParent="6F99F9E5" w15:done="0"/>
  <w15:commentEx w15:paraId="4E44123A" w15:done="0"/>
  <w15:commentEx w15:paraId="0767271A" w15:paraIdParent="4E44123A" w15:done="0"/>
  <w15:commentEx w15:paraId="071C3770" w15:done="0"/>
  <w15:commentEx w15:paraId="6FED434E" w15:paraIdParent="071C3770" w15:done="0"/>
  <w15:commentEx w15:paraId="4F754C72" w15:done="1"/>
  <w15:commentEx w15:paraId="27411C01" w15:paraIdParent="4F754C72" w15:done="1"/>
  <w15:commentEx w15:paraId="4CF33912" w15:paraIdParent="4F754C72" w15:done="1"/>
  <w15:commentEx w15:paraId="34E89134" w15:done="0"/>
  <w15:commentEx w15:paraId="49B0C2CB" w15:paraIdParent="34E89134" w15:done="0"/>
  <w15:commentEx w15:paraId="4F254FEB" w15:done="1"/>
  <w15:commentEx w15:paraId="53D01A22" w15:paraIdParent="4F254FEB" w15:done="1"/>
  <w15:commentEx w15:paraId="235DFB36" w15:paraIdParent="4F254FEB" w15:done="1"/>
  <w15:commentEx w15:paraId="2471F229" w15:done="0"/>
  <w15:commentEx w15:paraId="57392CF0" w15:done="0"/>
  <w15:commentEx w15:paraId="7DF16612" w15:paraIdParent="57392CF0" w15:done="0"/>
  <w15:commentEx w15:paraId="7E18A62A" w15:done="0"/>
  <w15:commentEx w15:paraId="3D478B11" w15:paraIdParent="7E18A62A" w15:done="0"/>
  <w15:commentEx w15:paraId="5C2392BC" w15:paraIdParent="7E18A62A" w15:done="0"/>
  <w15:commentEx w15:paraId="1ACF4FD6" w15:done="0"/>
  <w15:commentEx w15:paraId="60CC9430" w15:paraIdParent="1ACF4FD6" w15:done="0"/>
  <w15:commentEx w15:paraId="319789BC" w15:paraIdParent="1ACF4FD6" w15:done="0"/>
  <w15:commentEx w15:paraId="43916335" w15:done="0"/>
  <w15:commentEx w15:paraId="6CABAC5F" w15:paraIdParent="43916335" w15:done="0"/>
  <w15:commentEx w15:paraId="094EF044" w15:paraIdParent="43916335" w15:done="0"/>
  <w15:commentEx w15:paraId="00B840CD" w15:done="0"/>
  <w15:commentEx w15:paraId="537EBAFB" w15:done="1"/>
  <w15:commentEx w15:paraId="18A740EA" w15:paraIdParent="537EBAFB" w15:done="1"/>
  <w15:commentEx w15:paraId="5AE62039" w15:paraIdParent="537EBAFB" w15:done="1"/>
  <w15:commentEx w15:paraId="6D59B789" w15:done="0"/>
  <w15:commentEx w15:paraId="4E8DCC15" w15:paraIdParent="6D59B789" w15:done="0"/>
  <w15:commentEx w15:paraId="651267F3" w15:done="1"/>
  <w15:commentEx w15:paraId="54FF686E" w15:paraIdParent="651267F3" w15:done="1"/>
  <w15:commentEx w15:paraId="159EEE9D" w15:paraIdParent="651267F3" w15:done="1"/>
  <w15:commentEx w15:paraId="16CFE6DC" w15:done="1"/>
  <w15:commentEx w15:paraId="23C2E1DB" w15:paraIdParent="16CFE6DC" w15:done="1"/>
  <w15:commentEx w15:paraId="7B682A2C" w15:done="1"/>
  <w15:commentEx w15:paraId="6626D025" w15:paraIdParent="7B682A2C" w15:done="1"/>
  <w15:commentEx w15:paraId="7A0C0683" w15:done="1"/>
  <w15:commentEx w15:paraId="0F08A108" w15:done="0"/>
  <w15:commentEx w15:paraId="590EC630" w15:done="0"/>
  <w15:commentEx w15:paraId="5BB38FE0" w15:paraIdParent="590EC630" w15:done="0"/>
  <w15:commentEx w15:paraId="064375FB" w15:done="0"/>
  <w15:commentEx w15:paraId="27BD3561" w15:paraIdParent="064375FB" w15:done="0"/>
  <w15:commentEx w15:paraId="3F9D405B" w15:done="0"/>
  <w15:commentEx w15:paraId="0C71A96F" w15:paraIdParent="3F9D40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F3946C" w16cex:dateUtc="2024-05-18T18:56:00Z"/>
  <w16cex:commentExtensible w16cex:durableId="2A007765" w16cex:dateUtc="2024-05-28T13:27:00Z"/>
  <w16cex:commentExtensible w16cex:durableId="28B0EFB4" w16cex:dateUtc="2024-02-18T14:13:00Z"/>
  <w16cex:commentExtensible w16cex:durableId="29DDF103" w16cex:dateUtc="2024-05-02T09:01:00Z"/>
  <w16cex:commentExtensible w16cex:durableId="297F0F26" w16cex:dateUtc="2024-02-20T10:44:00Z"/>
  <w16cex:commentExtensible w16cex:durableId="29DDF17F" w16cex:dateUtc="2024-05-02T09:03:00Z"/>
  <w16cex:commentExtensible w16cex:durableId="22DD2AB1" w16cex:dateUtc="2024-02-22T23:19:00Z"/>
  <w16cex:commentExtensible w16cex:durableId="29DDF1ED" w16cex:dateUtc="2024-05-02T09:05:00Z"/>
  <w16cex:commentExtensible w16cex:durableId="297F0E9D" w16cex:dateUtc="2024-02-20T10:41:00Z"/>
  <w16cex:commentExtensible w16cex:durableId="5C15AC61" w16cex:dateUtc="2024-02-18T20:11:00Z"/>
  <w16cex:commentExtensible w16cex:durableId="29A52FD6" w16cex:dateUtc="2024-03-20T02:50:00Z"/>
  <w16cex:commentExtensible w16cex:durableId="297F0EDF" w16cex:dateUtc="2024-02-20T10:43:00Z"/>
  <w16cex:commentExtensible w16cex:durableId="29DDF383" w16cex:dateUtc="2024-05-02T09:12:00Z"/>
  <w16cex:commentExtensible w16cex:durableId="4D570B42" w16cex:dateUtc="2024-02-22T23:21:00Z"/>
  <w16cex:commentExtensible w16cex:durableId="29A52FF7" w16cex:dateUtc="2024-03-20T02:50:00Z"/>
  <w16cex:commentExtensible w16cex:durableId="297F0F6E" w16cex:dateUtc="2024-02-20T10:45:00Z"/>
  <w16cex:commentExtensible w16cex:durableId="29DDF4BB" w16cex:dateUtc="2024-05-02T09:17:00Z"/>
  <w16cex:commentExtensible w16cex:durableId="297F0F56" w16cex:dateUtc="2024-02-20T10:45:00Z"/>
  <w16cex:commentExtensible w16cex:durableId="29DDF51C" w16cex:dateUtc="2024-05-02T09:18:00Z"/>
  <w16cex:commentExtensible w16cex:durableId="4CF9F4E8" w16cex:dateUtc="2024-02-18T14:18:00Z"/>
  <w16cex:commentExtensible w16cex:durableId="297F0F8C" w16cex:dateUtc="2024-02-20T10:46:00Z"/>
  <w16cex:commentExtensible w16cex:durableId="29DDF565" w16cex:dateUtc="2024-05-02T09:20:00Z"/>
  <w16cex:commentExtensible w16cex:durableId="20B07734" w16cex:dateUtc="2024-02-18T14:16:00Z"/>
  <w16cex:commentExtensible w16cex:durableId="4891A35D" w16cex:dateUtc="2024-02-18T20:14:00Z"/>
  <w16cex:commentExtensible w16cex:durableId="29DDF591" w16cex:dateUtc="2024-05-02T09:20:00Z"/>
  <w16cex:commentExtensible w16cex:durableId="297F0FC2" w16cex:dateUtc="2024-02-20T10:47:00Z"/>
  <w16cex:commentExtensible w16cex:durableId="29DDF5B3" w16cex:dateUtc="2024-05-02T09:21:00Z"/>
  <w16cex:commentExtensible w16cex:durableId="297F0FA5" w16cex:dateUtc="2024-02-20T10:46:00Z"/>
  <w16cex:commentExtensible w16cex:durableId="29DDF860" w16cex:dateUtc="2024-05-02T09:32:00Z"/>
  <w16cex:commentExtensible w16cex:durableId="42998FE4" w16cex:dateUtc="2024-02-18T14:16:00Z"/>
  <w16cex:commentExtensible w16cex:durableId="05A9694F" w16cex:dateUtc="2024-02-18T20:14:00Z"/>
  <w16cex:commentExtensible w16cex:durableId="29A57E81" w16cex:dateUtc="2024-03-20T08:25:00Z"/>
  <w16cex:commentExtensible w16cex:durableId="297F0FD6" w16cex:dateUtc="2024-02-20T10:47:00Z"/>
  <w16cex:commentExtensible w16cex:durableId="29A2C22F" w16cex:dateUtc="2024-03-18T06:37:00Z"/>
  <w16cex:commentExtensible w16cex:durableId="317A7C1A" w16cex:dateUtc="2024-02-22T23:22:00Z"/>
  <w16cex:commentExtensible w16cex:durableId="29DDFA48" w16cex:dateUtc="2024-05-02T09:40:00Z"/>
  <w16cex:commentExtensible w16cex:durableId="29F37B8D" w16cex:dateUtc="2024-05-18T17:10:00Z"/>
  <w16cex:commentExtensible w16cex:durableId="2A007853" w16cex:dateUtc="2024-05-28T13:35:00Z"/>
  <w16cex:commentExtensible w16cex:durableId="2A0232E2" w16cex:dateUtc="2024-05-29T21:03:00Z"/>
  <w16cex:commentExtensible w16cex:durableId="297F0FEE" w16cex:dateUtc="2024-02-20T10:47:00Z"/>
  <w16cex:commentExtensible w16cex:durableId="29DDFF7F" w16cex:dateUtc="2024-05-02T10:03:00Z"/>
  <w16cex:commentExtensible w16cex:durableId="29F37D13" w16cex:dateUtc="2024-05-18T17:16:00Z"/>
  <w16cex:commentExtensible w16cex:durableId="2A0078EC" w16cex:dateUtc="2024-05-28T13:38:00Z"/>
  <w16cex:commentExtensible w16cex:durableId="2A023311" w16cex:dateUtc="2024-05-29T21:04:00Z"/>
  <w16cex:commentExtensible w16cex:durableId="2892037A" w16cex:dateUtc="2024-02-18T14:19:00Z"/>
  <w16cex:commentExtensible w16cex:durableId="331CDCD8" w16cex:dateUtc="2024-02-18T20:18:00Z"/>
  <w16cex:commentExtensible w16cex:durableId="29DE10C3" w16cex:dateUtc="2024-05-02T11:16:00Z"/>
  <w16cex:commentExtensible w16cex:durableId="297F100A" w16cex:dateUtc="2024-02-20T10:48:00Z"/>
  <w16cex:commentExtensible w16cex:durableId="29DDFBE4" w16cex:dateUtc="2024-05-02T09:47:00Z"/>
  <w16cex:commentExtensible w16cex:durableId="297F1065" w16cex:dateUtc="2024-02-20T10:49:00Z"/>
  <w16cex:commentExtensible w16cex:durableId="29DDFC12" w16cex:dateUtc="2024-05-02T09:48:00Z"/>
  <w16cex:commentExtensible w16cex:durableId="5F712EA1" w16cex:dateUtc="2024-02-18T14:20:00Z"/>
  <w16cex:commentExtensible w16cex:durableId="10A88D9B" w16cex:dateUtc="2024-02-18T20:24:00Z"/>
  <w16cex:commentExtensible w16cex:durableId="297F1095" w16cex:dateUtc="2024-02-20T10:50:00Z"/>
  <w16cex:commentExtensible w16cex:durableId="29DE12CA" w16cex:dateUtc="2024-05-02T11:25:00Z"/>
  <w16cex:commentExtensible w16cex:durableId="297F10F1" w16cex:dateUtc="2024-02-20T10:52:00Z"/>
  <w16cex:commentExtensible w16cex:durableId="29DE17D2" w16cex:dateUtc="2024-05-02T11:46:00Z"/>
  <w16cex:commentExtensible w16cex:durableId="4CB19A6B" w16cex:dateUtc="2024-02-22T23:26:00Z"/>
  <w16cex:commentExtensible w16cex:durableId="297F1137" w16cex:dateUtc="2024-02-20T10:53:00Z"/>
  <w16cex:commentExtensible w16cex:durableId="29DE1840" w16cex:dateUtc="2024-05-02T11:48:00Z"/>
  <w16cex:commentExtensible w16cex:durableId="7DA158A8" w16cex:dateUtc="2024-02-22T23:27:00Z"/>
  <w16cex:commentExtensible w16cex:durableId="29DE18AF" w16cex:dateUtc="2024-05-02T11:50:00Z"/>
  <w16cex:commentExtensible w16cex:durableId="29F3955B" w16cex:dateUtc="2024-05-18T19:00:00Z"/>
  <w16cex:commentExtensible w16cex:durableId="2A0079FE" w16cex:dateUtc="2024-05-28T13:42:00Z"/>
  <w16cex:commentExtensible w16cex:durableId="2A02331C" w16cex:dateUtc="2024-05-29T21:05:00Z"/>
  <w16cex:commentExtensible w16cex:durableId="6A76A1C5" w16cex:dateUtc="2024-02-18T14:25:00Z"/>
  <w16cex:commentExtensible w16cex:durableId="29DE1E0E" w16cex:dateUtc="2024-05-02T12:13:00Z"/>
  <w16cex:commentExtensible w16cex:durableId="002E267A" w16cex:dateUtc="2024-02-22T23:27:00Z"/>
  <w16cex:commentExtensible w16cex:durableId="29DE201D" w16cex:dateUtc="2024-05-02T12:22:00Z"/>
  <w16cex:commentExtensible w16cex:durableId="289FA37B" w16cex:dateUtc="2024-02-22T23:28:00Z"/>
  <w16cex:commentExtensible w16cex:durableId="29DE20E1" w16cex:dateUtc="2024-05-02T12:25:00Z"/>
  <w16cex:commentExtensible w16cex:durableId="297F117A" w16cex:dateUtc="2024-02-20T10:54:00Z"/>
  <w16cex:commentExtensible w16cex:durableId="29A2C85C" w16cex:dateUtc="2024-03-18T07:04:00Z"/>
  <w16cex:commentExtensible w16cex:durableId="29A582C1" w16cex:dateUtc="2024-03-20T08:44:00Z"/>
  <w16cex:commentExtensible w16cex:durableId="29A5E96B" w16cex:dateUtc="2024-03-20T16:02:00Z"/>
  <w16cex:commentExtensible w16cex:durableId="04479EF5" w16cex:dateUtc="2024-02-18T14:26:00Z"/>
  <w16cex:commentExtensible w16cex:durableId="29DE2128" w16cex:dateUtc="2024-05-02T12:26:00Z"/>
  <w16cex:commentExtensible w16cex:durableId="79A3A051" w16cex:dateUtc="2024-02-22T23:30:00Z"/>
  <w16cex:commentExtensible w16cex:durableId="29DE2218" w16cex:dateUtc="2024-05-02T12:30:00Z"/>
  <w16cex:commentExtensible w16cex:durableId="297F1192" w16cex:dateUtc="2024-02-20T10:54:00Z"/>
  <w16cex:commentExtensible w16cex:durableId="29A2CEE6" w16cex:dateUtc="2024-03-18T07:32:00Z"/>
  <w16cex:commentExtensible w16cex:durableId="3B067F6B" w16cex:dateUtc="2024-02-18T14:27:00Z"/>
  <w16cex:commentExtensible w16cex:durableId="29DE225E" w16cex:dateUtc="2024-05-02T12:31:00Z"/>
  <w16cex:commentExtensible w16cex:durableId="29F39631" w16cex:dateUtc="2024-05-18T19:03:00Z"/>
  <w16cex:commentExtensible w16cex:durableId="2A007A53" w16cex:dateUtc="2024-05-28T13:44:00Z"/>
  <w16cex:commentExtensible w16cex:durableId="2A023322" w16cex:dateUtc="2024-05-29T21:05:00Z"/>
  <w16cex:commentExtensible w16cex:durableId="09DD369D" w16cex:dateUtc="2024-02-18T14:28:00Z"/>
  <w16cex:commentExtensible w16cex:durableId="18A833E2" w16cex:dateUtc="2024-02-18T14:30:00Z"/>
  <w16cex:commentExtensible w16cex:durableId="54963A07" w16cex:dateUtc="2024-02-18T20:33:00Z"/>
  <w16cex:commentExtensible w16cex:durableId="297F11CA" w16cex:dateUtc="2024-02-20T10:55:00Z"/>
  <w16cex:commentExtensible w16cex:durableId="29EBC50E" w16cex:dateUtc="2024-05-12T20:45:00Z"/>
  <w16cex:commentExtensible w16cex:durableId="29F39655" w16cex:dateUtc="2024-05-18T19:04:00Z"/>
  <w16cex:commentExtensible w16cex:durableId="2A007A7A" w16cex:dateUtc="2024-05-28T13:44:00Z"/>
  <w16cex:commentExtensible w16cex:durableId="3E23C402" w16cex:dateUtc="2024-02-01T21:25:00Z"/>
  <w16cex:commentExtensible w16cex:durableId="29DE22C2" w16cex:dateUtc="2024-05-02T12:33:00Z"/>
  <w16cex:commentExtensible w16cex:durableId="29F39681" w16cex:dateUtc="2024-05-18T19:05:00Z"/>
  <w16cex:commentExtensible w16cex:durableId="2A007A84" w16cex:dateUtc="2024-05-28T13:45:00Z"/>
  <w16cex:commentExtensible w16cex:durableId="2A02332C" w16cex:dateUtc="2024-05-29T21:05:00Z"/>
  <w16cex:commentExtensible w16cex:durableId="4EE3FC49" w16cex:dateUtc="2024-02-18T14:31:00Z"/>
  <w16cex:commentExtensible w16cex:durableId="40884C57" w16cex:dateUtc="2024-02-18T20:34:00Z"/>
  <w16cex:commentExtensible w16cex:durableId="29DE23C9" w16cex:dateUtc="2024-05-02T12:38:00Z"/>
  <w16cex:commentExtensible w16cex:durableId="29DE2AF1" w16cex:dateUtc="2024-05-02T13:08:00Z"/>
  <w16cex:commentExtensible w16cex:durableId="29F39851" w16cex:dateUtc="2024-05-18T19:12:00Z"/>
  <w16cex:commentExtensible w16cex:durableId="2A007AC7" w16cex:dateUtc="2024-05-28T13:46:00Z"/>
  <w16cex:commentExtensible w16cex:durableId="4778E1AA" w16cex:dateUtc="2024-02-18T14:32:00Z"/>
  <w16cex:commentExtensible w16cex:durableId="29DE2AFE" w16cex:dateUtc="2024-05-02T13:08:00Z"/>
  <w16cex:commentExtensible w16cex:durableId="29833B33" w16cex:dateUtc="2024-02-23T14:41:00Z"/>
  <w16cex:commentExtensible w16cex:durableId="29DE2F49" w16cex:dateUtc="2024-05-02T13:27:00Z"/>
  <w16cex:commentExtensible w16cex:durableId="7065B267" w16cex:dateUtc="2024-02-18T14:37:00Z"/>
  <w16cex:commentExtensible w16cex:durableId="6781DB20" w16cex:dateUtc="2024-02-18T20:38:00Z"/>
  <w16cex:commentExtensible w16cex:durableId="29DE32EA" w16cex:dateUtc="2024-05-02T13:42:00Z"/>
  <w16cex:commentExtensible w16cex:durableId="2982E650" w16cex:dateUtc="2024-02-23T08:39:00Z"/>
  <w16cex:commentExtensible w16cex:durableId="29DE34DE" w16cex:dateUtc="2024-05-02T13:50:00Z"/>
  <w16cex:commentExtensible w16cex:durableId="2982E66E" w16cex:dateUtc="2024-02-23T08:39:00Z"/>
  <w16cex:commentExtensible w16cex:durableId="29A3301F" w16cex:dateUtc="2024-03-18T14:26:00Z"/>
  <w16cex:commentExtensible w16cex:durableId="29833C9A" w16cex:dateUtc="2024-02-23T14:47:00Z"/>
  <w16cex:commentExtensible w16cex:durableId="29DE340B" w16cex:dateUtc="2024-05-02T13:47:00Z"/>
  <w16cex:commentExtensible w16cex:durableId="1D14471A" w16cex:dateUtc="2024-02-22T23:36:00Z"/>
  <w16cex:commentExtensible w16cex:durableId="29DE3585" w16cex:dateUtc="2024-05-02T13:53:00Z"/>
  <w16cex:commentExtensible w16cex:durableId="00E0C705" w16cex:dateUtc="2024-02-22T23:36:00Z"/>
  <w16cex:commentExtensible w16cex:durableId="29DE3594" w16cex:dateUtc="2024-05-02T13:53:00Z"/>
  <w16cex:commentExtensible w16cex:durableId="2982E4BE" w16cex:dateUtc="2024-02-23T08:32:00Z"/>
  <w16cex:commentExtensible w16cex:durableId="2982E3BC" w16cex:dateUtc="2024-02-23T08:28:00Z"/>
  <w16cex:commentExtensible w16cex:durableId="29EBC13E" w16cex:dateUtc="2024-05-12T20:29:00Z"/>
  <w16cex:commentExtensible w16cex:durableId="29833FAB" w16cex:dateUtc="2024-02-23T15:00:00Z"/>
  <w16cex:commentExtensible w16cex:durableId="29DE3AE3" w16cex:dateUtc="2024-05-02T14:16:00Z"/>
  <w16cex:commentExtensible w16cex:durableId="29F3A183" w16cex:dateUtc="2024-05-18T19:52:00Z"/>
  <w16cex:commentExtensible w16cex:durableId="2A007B32" w16cex:dateUtc="2024-05-28T13:48:00Z"/>
  <w16cex:commentExtensible w16cex:durableId="2A023760" w16cex:dateUtc="2024-05-29T21:23:00Z"/>
  <w16cex:commentExtensible w16cex:durableId="29F3A13D" w16cex:dateUtc="2024-05-18T19:50:00Z"/>
  <w16cex:commentExtensible w16cex:durableId="2A007B71" w16cex:dateUtc="2024-05-28T13:49:00Z"/>
  <w16cex:commentExtensible w16cex:durableId="2A023627" w16cex:dateUtc="2024-05-29T21:17:00Z"/>
  <w16cex:commentExtensible w16cex:durableId="2A0233F2" w16cex:dateUtc="2024-05-29T21:08:00Z"/>
  <w16cex:commentExtensible w16cex:durableId="2A0233AC" w16cex:dateUtc="2024-05-29T21:07:00Z"/>
  <w16cex:commentExtensible w16cex:durableId="2A023588" w16cex:dateUtc="2024-05-29T21:15:00Z"/>
  <w16cex:commentExtensible w16cex:durableId="29F39EDF" w16cex:dateUtc="2024-05-18T19:40:00Z"/>
  <w16cex:commentExtensible w16cex:durableId="2A007BC0" w16cex:dateUtc="2024-05-28T13:50:00Z"/>
  <w16cex:commentExtensible w16cex:durableId="2A02363E" w16cex:dateUtc="2024-05-29T21:18:00Z"/>
  <w16cex:commentExtensible w16cex:durableId="2982E3E2" w16cex:dateUtc="2024-02-23T08:29:00Z"/>
  <w16cex:commentExtensible w16cex:durableId="29DE3B0B" w16cex:dateUtc="2024-05-02T14:17:00Z"/>
  <w16cex:commentExtensible w16cex:durableId="29F3A6E1" w16cex:dateUtc="2024-05-18T20:14:00Z"/>
  <w16cex:commentExtensible w16cex:durableId="2A007BD6" w16cex:dateUtc="2024-05-28T13:50:00Z"/>
  <w16cex:commentExtensible w16cex:durableId="2A02364C" w16cex:dateUtc="2024-05-29T21:18:00Z"/>
  <w16cex:commentExtensible w16cex:durableId="2A0235E8" w16cex:dateUtc="2024-05-29T21:16:00Z"/>
  <w16cex:commentExtensible w16cex:durableId="2A0236B4" w16cex:dateUtc="2024-05-29T21:20:00Z"/>
  <w16cex:commentExtensible w16cex:durableId="2A0236D6" w16cex:dateUtc="2024-05-29T21:20:00Z"/>
  <w16cex:commentExtensible w16cex:durableId="29F39F1B" w16cex:dateUtc="2024-05-18T19:41:00Z"/>
  <w16cex:commentExtensible w16cex:durableId="2A007C7F" w16cex:dateUtc="2024-05-28T13:53:00Z"/>
  <w16cex:commentExtensible w16cex:durableId="29F39F96" w16cex:dateUtc="2024-05-18T19:43:00Z"/>
  <w16cex:commentExtensible w16cex:durableId="2A007C9B" w16cex:dateUtc="2024-05-28T13:54:00Z"/>
  <w16cex:commentExtensible w16cex:durableId="29F3A01C" w16cex:dateUtc="2024-05-18T19:46:00Z"/>
  <w16cex:commentExtensible w16cex:durableId="2A007CBB" w16cex:dateUtc="2024-05-28T13:54:00Z"/>
  <w16cex:commentExtensible w16cex:durableId="2A023702" w16cex:dateUtc="2024-05-29T21:21:00Z"/>
  <w16cex:commentExtensible w16cex:durableId="29F3A07E" w16cex:dateUtc="2024-05-18T19:47:00Z"/>
  <w16cex:commentExtensible w16cex:durableId="2A007CA9" w16cex:dateUtc="2024-05-28T13:54:00Z"/>
  <w16cex:commentExtensible w16cex:durableId="2A02370A" w16cex:dateUtc="2024-05-29T21:21:00Z"/>
  <w16cex:commentExtensible w16cex:durableId="29F3A0CA" w16cex:dateUtc="2024-05-18T19:48:00Z"/>
  <w16cex:commentExtensible w16cex:durableId="2A007CC6" w16cex:dateUtc="2024-05-28T13:54:00Z"/>
  <w16cex:commentExtensible w16cex:durableId="2A023713" w16cex:dateUtc="2024-05-29T21:21:00Z"/>
  <w16cex:commentExtensible w16cex:durableId="5BA77DF7" w16cex:dateUtc="2024-02-18T14:34:00Z"/>
  <w16cex:commentExtensible w16cex:durableId="29A42F6C" w16cex:dateUtc="2024-03-19T08:36:00Z"/>
  <w16cex:commentExtensible w16cex:durableId="29F3A1B1" w16cex:dateUtc="2024-05-18T19:52:00Z"/>
  <w16cex:commentExtensible w16cex:durableId="10C58263" w16cex:dateUtc="2024-02-18T14:36:00Z"/>
  <w16cex:commentExtensible w16cex:durableId="3811576D" w16cex:dateUtc="2024-02-18T20:43:00Z"/>
  <w16cex:commentExtensible w16cex:durableId="29DE3B8A" w16cex:dateUtc="2024-05-02T14:19:00Z"/>
  <w16cex:commentExtensible w16cex:durableId="74CF83E1" w16cex:dateUtc="2024-02-22T23:39:00Z"/>
  <w16cex:commentExtensible w16cex:durableId="29DE3BEB" w16cex:dateUtc="2024-05-02T14:20:00Z"/>
  <w16cex:commentExtensible w16cex:durableId="242E6F17" w16cex:dateUtc="2024-02-22T23:39:00Z"/>
  <w16cex:commentExtensible w16cex:durableId="29DE3C3E" w16cex:dateUtc="2024-05-02T14:22:00Z"/>
  <w16cex:commentExtensible w16cex:durableId="2A007EBB" w16cex:dateUtc="2024-05-18T19:54:00Z"/>
  <w16cex:commentExtensible w16cex:durableId="29F702E0" w16cex:dateUtc="2024-05-21T09:24:00Z"/>
  <w16cex:commentExtensible w16cex:durableId="2A02376E" w16cex:dateUtc="2024-05-29T21:23:00Z"/>
  <w16cex:commentExtensible w16cex:durableId="29F3A230" w16cex:dateUtc="2024-05-18T19:54:00Z"/>
  <w16cex:commentExtensible w16cex:durableId="2A007D6B" w16cex:dateUtc="2024-05-28T13:57:00Z"/>
  <w16cex:commentExtensible w16cex:durableId="29F3A26A" w16cex:dateUtc="2024-05-18T19:55:00Z"/>
  <w16cex:commentExtensible w16cex:durableId="2A007E37" w16cex:dateUtc="2024-05-28T14:00:00Z"/>
  <w16cex:commentExtensible w16cex:durableId="2A0237CD" w16cex:dateUtc="2024-05-29T21:25:00Z"/>
  <w16cex:commentExtensible w16cex:durableId="2A02D8CC" w16cex:dateUtc="2024-05-30T08:47:00Z"/>
  <w16cex:commentExtensible w16cex:durableId="715AAFA2" w16cex:dateUtc="2024-02-18T14:36:00Z"/>
  <w16cex:commentExtensible w16cex:durableId="0ECA4897" w16cex:dateUtc="2024-02-18T20:44:00Z"/>
  <w16cex:commentExtensible w16cex:durableId="29DE3F30" w16cex:dateUtc="2024-05-02T14:34:00Z"/>
  <w16cex:commentExtensible w16cex:durableId="29F3A2ED" w16cex:dateUtc="2024-05-18T19:58:00Z"/>
  <w16cex:commentExtensible w16cex:durableId="2A007E46" w16cex:dateUtc="2024-05-28T14:01:00Z"/>
  <w16cex:commentExtensible w16cex:durableId="2982E6CD" w16cex:dateUtc="2024-02-23T08:41:00Z"/>
  <w16cex:commentExtensible w16cex:durableId="29DF3834" w16cex:dateUtc="2024-05-03T08:17:00Z"/>
  <w16cex:commentExtensible w16cex:durableId="29F3A42B" w16cex:dateUtc="2024-05-18T20:03:00Z"/>
  <w16cex:commentExtensible w16cex:durableId="2A008048" w16cex:dateUtc="2024-05-28T14:09:00Z"/>
  <w16cex:commentExtensible w16cex:durableId="2A02C610" w16cex:dateUtc="2024-05-30T07:32:00Z"/>
  <w16cex:commentExtensible w16cex:durableId="2A02382E" w16cex:dateUtc="2024-05-29T21:26:00Z"/>
  <w16cex:commentExtensible w16cex:durableId="2A02D8CF" w16cex:dateUtc="2024-05-30T08:47:00Z"/>
  <w16cex:commentExtensible w16cex:durableId="2A023857" w16cex:dateUtc="2024-05-29T21:27:00Z"/>
  <w16cex:commentExtensible w16cex:durableId="1828037B" w16cex:dateUtc="2024-02-22T23:43:00Z"/>
  <w16cex:commentExtensible w16cex:durableId="1AA40352" w16cex:dateUtc="2024-02-22T23:45:00Z"/>
  <w16cex:commentExtensible w16cex:durableId="29DF3865" w16cex:dateUtc="2024-05-03T08:18:00Z"/>
  <w16cex:commentExtensible w16cex:durableId="29F3A34C" w16cex:dateUtc="2024-05-18T19:59:00Z"/>
  <w16cex:commentExtensible w16cex:durableId="2A008053" w16cex:dateUtc="2024-05-28T14:09:00Z"/>
  <w16cex:commentExtensible w16cex:durableId="29F3A37A" w16cex:dateUtc="2024-05-18T20:00:00Z"/>
  <w16cex:commentExtensible w16cex:durableId="2A008067" w16cex:dateUtc="2024-05-28T14:10:00Z"/>
  <w16cex:commentExtensible w16cex:durableId="29F3A3BD" w16cex:dateUtc="2024-05-18T20:01:00Z"/>
  <w16cex:commentExtensible w16cex:durableId="2A00808A" w16cex:dateUtc="2024-05-28T14:10:00Z"/>
  <w16cex:commentExtensible w16cex:durableId="2A023878" w16cex:dateUtc="2024-05-29T21:27:00Z"/>
  <w16cex:commentExtensible w16cex:durableId="29F3A3F4" w16cex:dateUtc="2024-05-18T20:02:00Z"/>
  <w16cex:commentExtensible w16cex:durableId="2A008098" w16cex:dateUtc="2024-05-28T14:11:00Z"/>
  <w16cex:commentExtensible w16cex:durableId="417A810A" w16cex:dateUtc="2024-02-18T14:41:00Z"/>
  <w16cex:commentExtensible w16cex:durableId="29DF3AA9" w16cex:dateUtc="2024-05-03T08:27:00Z"/>
  <w16cex:commentExtensible w16cex:durableId="6CB3C387" w16cex:dateUtc="2024-02-01T21:34:00Z"/>
  <w16cex:commentExtensible w16cex:durableId="401D46F7" w16cex:dateUtc="2024-02-18T20:51:00Z"/>
  <w16cex:commentExtensible w16cex:durableId="2982E709" w16cex:dateUtc="2024-02-23T08:42:00Z"/>
  <w16cex:commentExtensible w16cex:durableId="29F3A545" w16cex:dateUtc="2024-05-18T20:08:00Z"/>
  <w16cex:commentExtensible w16cex:durableId="2A008113" w16cex:dateUtc="2024-05-28T14:13:00Z"/>
  <w16cex:commentExtensible w16cex:durableId="2982E972" w16cex:dateUtc="2024-02-23T08:52:00Z"/>
  <w16cex:commentExtensible w16cex:durableId="29DF3C18" w16cex:dateUtc="2024-05-03T08:34:00Z"/>
  <w16cex:commentExtensible w16cex:durableId="22500018" w16cex:dateUtc="2024-02-18T14:42:00Z"/>
  <w16cex:commentExtensible w16cex:durableId="2982E783" w16cex:dateUtc="2024-02-23T08:44:00Z"/>
  <w16cex:commentExtensible w16cex:durableId="29A43EB6" w16cex:dateUtc="2024-03-19T09:41:00Z"/>
  <w16cex:commentExtensible w16cex:durableId="4C55B373" w16cex:dateUtc="2024-02-18T14:44:00Z"/>
  <w16cex:commentExtensible w16cex:durableId="372B1E78" w16cex:dateUtc="2024-02-18T20:52:00Z"/>
  <w16cex:commentExtensible w16cex:durableId="29E4DDC4" w16cex:dateUtc="2024-05-07T15:05:00Z"/>
  <w16cex:commentExtensible w16cex:durableId="298341F2" w16cex:dateUtc="2024-02-23T15:10:00Z"/>
  <w16cex:commentExtensible w16cex:durableId="29E5DC8B" w16cex:dateUtc="2024-05-08T09:07:00Z"/>
  <w16cex:commentExtensible w16cex:durableId="2982E79F" w16cex:dateUtc="2024-02-23T08:45:00Z"/>
  <w16cex:commentExtensible w16cex:durableId="29E5E15C" w16cex:dateUtc="2024-05-08T09:32:00Z"/>
  <w16cex:commentExtensible w16cex:durableId="29834233" w16cex:dateUtc="2024-02-23T15:11:00Z"/>
  <w16cex:commentExtensible w16cex:durableId="29E60447" w16cex:dateUtc="2024-05-08T12:01:00Z"/>
  <w16cex:commentExtensible w16cex:durableId="7A33FA09" w16cex:dateUtc="2024-02-18T14:47:00Z"/>
  <w16cex:commentExtensible w16cex:durableId="29E5E51D" w16cex:dateUtc="2024-05-08T09:48:00Z"/>
  <w16cex:commentExtensible w16cex:durableId="2982E7C8" w16cex:dateUtc="2024-02-23T08:45:00Z"/>
  <w16cex:commentExtensible w16cex:durableId="2982E7EB" w16cex:dateUtc="2024-02-23T08:46:00Z"/>
  <w16cex:commentExtensible w16cex:durableId="29A440B2" w16cex:dateUtc="2024-03-19T09:49:00Z"/>
  <w16cex:commentExtensible w16cex:durableId="226251D4" w16cex:dateUtc="2024-02-22T23:51:00Z"/>
  <w16cex:commentExtensible w16cex:durableId="3229C575" w16cex:dateUtc="2024-02-22T23:51:00Z"/>
  <w16cex:commentExtensible w16cex:durableId="29A6B74E" w16cex:dateUtc="2024-03-21T06:40:00Z"/>
  <w16cex:commentExtensible w16cex:durableId="298342E7" w16cex:dateUtc="2024-02-23T15:14:00Z"/>
  <w16cex:commentExtensible w16cex:durableId="29E5E62A" w16cex:dateUtc="2024-05-08T09:53:00Z"/>
  <w16cex:commentExtensible w16cex:durableId="2982E82A" w16cex:dateUtc="2024-02-23T08:47:00Z"/>
  <w16cex:commentExtensible w16cex:durableId="29A44115" w16cex:dateUtc="2024-03-19T09:51:00Z"/>
  <w16cex:commentExtensible w16cex:durableId="2983430C" w16cex:dateUtc="2024-02-23T15:15:00Z"/>
  <w16cex:commentExtensible w16cex:durableId="29E5F088" w16cex:dateUtc="2024-05-08T10:37:00Z"/>
  <w16cex:commentExtensible w16cex:durableId="76935D65" w16cex:dateUtc="2024-02-18T14:48:00Z"/>
  <w16cex:commentExtensible w16cex:durableId="58B82E69" w16cex:dateUtc="2024-02-18T14:50:00Z"/>
  <w16cex:commentExtensible w16cex:durableId="29E5EAC1" w16cex:dateUtc="2024-05-08T10:12:00Z"/>
  <w16cex:commentExtensible w16cex:durableId="2982E86A" w16cex:dateUtc="2024-02-23T08:48:00Z"/>
  <w16cex:commentExtensible w16cex:durableId="29A4449B" w16cex:dateUtc="2024-03-19T10:06:00Z"/>
  <w16cex:commentExtensible w16cex:durableId="2982E89C" w16cex:dateUtc="2024-02-23T08:49:00Z"/>
  <w16cex:commentExtensible w16cex:durableId="29E5ECC0" w16cex:dateUtc="2024-05-08T10:21:00Z"/>
  <w16cex:commentExtensible w16cex:durableId="2982E8B6" w16cex:dateUtc="2024-02-23T08:49:00Z"/>
  <w16cex:commentExtensible w16cex:durableId="29E5F123" w16cex:dateUtc="2024-05-08T10:40:00Z"/>
  <w16cex:commentExtensible w16cex:durableId="7C9B2C63" w16cex:dateUtc="2024-02-18T14:51:00Z"/>
  <w16cex:commentExtensible w16cex:durableId="29E5F158" w16cex:dateUtc="2024-05-08T10:40:00Z"/>
  <w16cex:commentExtensible w16cex:durableId="2982E937" w16cex:dateUtc="2024-02-23T08:51:00Z"/>
  <w16cex:commentExtensible w16cex:durableId="29E5F1BD" w16cex:dateUtc="2024-05-08T10:42:00Z"/>
  <w16cex:commentExtensible w16cex:durableId="2982E8F8" w16cex:dateUtc="2024-02-23T08:50:00Z"/>
  <w16cex:commentExtensible w16cex:durableId="2982E91D" w16cex:dateUtc="2024-02-23T08:51:00Z"/>
  <w16cex:commentExtensible w16cex:durableId="29F3A7F8" w16cex:dateUtc="2024-05-18T20:19:00Z"/>
  <w16cex:commentExtensible w16cex:durableId="7FCBD715" w16cex:dateUtc="2024-02-18T14:52:00Z"/>
  <w16cex:commentExtensible w16cex:durableId="29E603C8" w16cex:dateUtc="2024-05-08T11:59:00Z"/>
  <w16cex:commentExtensible w16cex:durableId="492A0B46" w16cex:dateUtc="2024-02-01T21:39:00Z"/>
  <w16cex:commentExtensible w16cex:durableId="17A58014" w16cex:dateUtc="2024-02-18T22:46:00Z"/>
  <w16cex:commentExtensible w16cex:durableId="29EB4D27" w16cex:dateUtc="2024-05-12T12:13:00Z"/>
  <w16cex:commentExtensible w16cex:durableId="29F3AC24" w16cex:dateUtc="2024-05-18T20:37:00Z"/>
  <w16cex:commentExtensible w16cex:durableId="2A0083FF" w16cex:dateUtc="2024-05-28T14:25:00Z"/>
  <w16cex:commentExtensible w16cex:durableId="2A023884" w16cex:dateUtc="2024-05-29T21:28:00Z"/>
  <w16cex:commentExtensible w16cex:durableId="1678CAB2" w16cex:dateUtc="2024-02-18T14:55:00Z"/>
  <w16cex:commentExtensible w16cex:durableId="29EB6031" w16cex:dateUtc="2024-05-12T13:35:00Z"/>
  <w16cex:commentExtensible w16cex:durableId="757A5DEC" w16cex:dateUtc="2024-02-18T22:50:00Z"/>
  <w16cex:commentExtensible w16cex:durableId="29EB283B" w16cex:dateUtc="2024-05-12T09:36:00Z"/>
  <w16cex:commentExtensible w16cex:durableId="29F3ACF6" w16cex:dateUtc="2024-05-18T20:40:00Z"/>
  <w16cex:commentExtensible w16cex:durableId="2A008495" w16cex:dateUtc="2024-05-28T14:28:00Z"/>
  <w16cex:commentExtensible w16cex:durableId="29F3ACB6" w16cex:dateUtc="2024-05-18T20:39:00Z"/>
  <w16cex:commentExtensible w16cex:durableId="2A0084A4" w16cex:dateUtc="2024-05-28T14:28:00Z"/>
  <w16cex:commentExtensible w16cex:durableId="29EB6633" w16cex:dateUtc="2024-02-20T10:45:00Z"/>
  <w16cex:commentExtensible w16cex:durableId="29EB9CB8" w16cex:dateUtc="2024-05-12T17:53:00Z"/>
  <w16cex:commentExtensible w16cex:durableId="5D336CE7" w16cex:dateUtc="2024-02-18T14:56:00Z"/>
  <w16cex:commentExtensible w16cex:durableId="2982E9A2" w16cex:dateUtc="2024-02-23T08:53:00Z"/>
  <w16cex:commentExtensible w16cex:durableId="29EB6634" w16cex:dateUtc="2024-05-12T14:00:00Z"/>
  <w16cex:commentExtensible w16cex:durableId="4D24DE21" w16cex:dateUtc="2024-02-22T23:56:00Z"/>
  <w16cex:commentExtensible w16cex:durableId="5BDCB92E" w16cex:dateUtc="2024-02-18T14:57:00Z"/>
  <w16cex:commentExtensible w16cex:durableId="76125224" w16cex:dateUtc="2024-02-18T23:06:00Z"/>
  <w16cex:commentExtensible w16cex:durableId="29EB9D13" w16cex:dateUtc="2024-05-12T17:54:00Z"/>
  <w16cex:commentExtensible w16cex:durableId="6BFBC141" w16cex:dateUtc="2024-02-22T23:58:00Z"/>
  <w16cex:commentExtensible w16cex:durableId="29F3ADCE" w16cex:dateUtc="2024-05-18T20:44:00Z"/>
  <w16cex:commentExtensible w16cex:durableId="2A00850F" w16cex:dateUtc="2024-05-28T14:30:00Z"/>
  <w16cex:commentExtensible w16cex:durableId="2A023891" w16cex:dateUtc="2024-05-29T21:28:00Z"/>
  <w16cex:commentExtensible w16cex:durableId="6FECAA79" w16cex:dateUtc="2024-02-01T21:42:00Z"/>
  <w16cex:commentExtensible w16cex:durableId="29EB9DA5" w16cex:dateUtc="2024-05-12T17:57:00Z"/>
  <w16cex:commentExtensible w16cex:durableId="1FD85BBA" w16cex:dateUtc="2024-02-22T23:59:00Z"/>
  <w16cex:commentExtensible w16cex:durableId="29EB9E15" w16cex:dateUtc="2024-05-12T17:59:00Z"/>
  <w16cex:commentExtensible w16cex:durableId="29F3AE50" w16cex:dateUtc="2024-05-18T20:46:00Z"/>
  <w16cex:commentExtensible w16cex:durableId="2A0085D2" w16cex:dateUtc="2024-05-28T14:33:00Z"/>
  <w16cex:commentExtensible w16cex:durableId="2A023898" w16cex:dateUtc="2024-05-29T21:28:00Z"/>
  <w16cex:commentExtensible w16cex:durableId="42C6A49B" w16cex:dateUtc="2024-02-23T00:00:00Z"/>
  <w16cex:commentExtensible w16cex:durableId="29A499B6" w16cex:dateUtc="2024-03-19T16:09:00Z"/>
  <w16cex:commentExtensible w16cex:durableId="29F3AEF3" w16cex:dateUtc="2024-05-18T20:49:00Z"/>
  <w16cex:commentExtensible w16cex:durableId="2A00860C" w16cex:dateUtc="2024-05-28T14:34:00Z"/>
  <w16cex:commentExtensible w16cex:durableId="2A00862A" w16cex:dateUtc="2024-05-28T14:34:00Z"/>
  <w16cex:commentExtensible w16cex:durableId="2A0238A7" w16cex:dateUtc="2024-05-29T21:28:00Z"/>
  <w16cex:commentExtensible w16cex:durableId="29F3AEDF" w16cex:dateUtc="2024-05-18T20:49:00Z"/>
  <w16cex:commentExtensible w16cex:durableId="2A008641" w16cex:dateUtc="2024-05-28T14:35:00Z"/>
  <w16cex:commentExtensible w16cex:durableId="2A0238AD" w16cex:dateUtc="2024-05-29T21:28:00Z"/>
  <w16cex:commentExtensible w16cex:durableId="0C8AF100" w16cex:dateUtc="2024-02-01T21:49:00Z"/>
  <w16cex:commentExtensible w16cex:durableId="29A49C6B" w16cex:dateUtc="2024-03-19T16:21:00Z"/>
  <w16cex:commentExtensible w16cex:durableId="29F3AF0D" w16cex:dateUtc="2024-05-18T20:49:00Z"/>
  <w16cex:commentExtensible w16cex:durableId="2A008659" w16cex:dateUtc="2024-05-28T14:35:00Z"/>
  <w16cex:commentExtensible w16cex:durableId="2A0238B3" w16cex:dateUtc="2024-05-29T21:28:00Z"/>
  <w16cex:commentExtensible w16cex:durableId="29F3AF46" w16cex:dateUtc="2024-05-18T20:50:00Z"/>
  <w16cex:commentExtensible w16cex:durableId="29F3AF7A" w16cex:dateUtc="2024-05-18T20:51:00Z"/>
  <w16cex:commentExtensible w16cex:durableId="2A00866D" w16cex:dateUtc="2024-05-28T14:35:00Z"/>
  <w16cex:commentExtensible w16cex:durableId="2A0238B8" w16cex:dateUtc="2024-05-29T21:28:00Z"/>
  <w16cex:commentExtensible w16cex:durableId="29F3B067" w16cex:dateUtc="2024-05-18T20:55:00Z"/>
  <w16cex:commentExtensible w16cex:durableId="2A00867B" w16cex:dateUtc="2024-05-28T14:36:00Z"/>
  <w16cex:commentExtensible w16cex:durableId="2A0238BC" w16cex:dateUtc="2024-05-29T21:29:00Z"/>
  <w16cex:commentExtensible w16cex:durableId="29F3B037" w16cex:dateUtc="2024-05-18T20:54:00Z"/>
  <w16cex:commentExtensible w16cex:durableId="2A008782" w16cex:dateUtc="2024-05-28T14:40:00Z"/>
  <w16cex:commentExtensible w16cex:durableId="2A0238CD" w16cex:dateUtc="2024-05-29T21:29:00Z"/>
  <w16cex:commentExtensible w16cex:durableId="701AE641" w16cex:dateUtc="2024-02-23T00:02:00Z"/>
  <w16cex:commentExtensible w16cex:durableId="29A49CE0" w16cex:dateUtc="2024-03-19T16:23:00Z"/>
  <w16cex:commentExtensible w16cex:durableId="5F7D0BB8" w16cex:dateUtc="2024-02-01T21:50:00Z"/>
  <w16cex:commentExtensible w16cex:durableId="29A49CF5" w16cex:dateUtc="2024-03-19T16:23:00Z"/>
  <w16cex:commentExtensible w16cex:durableId="424553C0" w16cex:dateUtc="2024-02-18T14:59:00Z"/>
  <w16cex:commentExtensible w16cex:durableId="29EBA6A3" w16cex:dateUtc="2024-05-12T18:35:00Z"/>
  <w16cex:commentExtensible w16cex:durableId="781BF5FC" w16cex:dateUtc="2024-02-18T15:03:00Z"/>
  <w16cex:commentExtensible w16cex:durableId="29EBB572" w16cex:dateUtc="2024-05-12T19:38:00Z"/>
  <w16cex:commentExtensible w16cex:durableId="29F3B1F7" w16cex:dateUtc="2024-05-18T21:02:00Z"/>
  <w16cex:commentExtensible w16cex:durableId="2A0087FA" w16cex:dateUtc="2024-05-28T14:42:00Z"/>
  <w16cex:commentExtensible w16cex:durableId="2A0238D6" w16cex:dateUtc="2024-05-29T21:29:00Z"/>
  <w16cex:commentExtensible w16cex:durableId="20C98524" w16cex:dateUtc="2024-02-18T15:04:00Z"/>
  <w16cex:commentExtensible w16cex:durableId="29EBB63A" w16cex:dateUtc="2024-05-12T19:42:00Z"/>
  <w16cex:commentExtensible w16cex:durableId="29F3B243" w16cex:dateUtc="2024-05-18T21:03:00Z"/>
  <w16cex:commentExtensible w16cex:durableId="2A008817" w16cex:dateUtc="2024-05-28T14:43:00Z"/>
  <w16cex:commentExtensible w16cex:durableId="2A0238DA" w16cex:dateUtc="2024-05-29T21:29:00Z"/>
  <w16cex:commentExtensible w16cex:durableId="3687FDF3" w16cex:dateUtc="2024-02-18T23:21:00Z"/>
  <w16cex:commentExtensible w16cex:durableId="0064432E" w16cex:dateUtc="2024-02-18T23:21:00Z"/>
  <w16cex:commentExtensible w16cex:durableId="29EBB6A6" w16cex:dateUtc="2024-05-12T19:44:00Z"/>
  <w16cex:commentExtensible w16cex:durableId="0DF7D393" w16cex:dateUtc="2024-02-18T15:06:00Z"/>
  <w16cex:commentExtensible w16cex:durableId="2FE9284B" w16cex:dateUtc="2024-02-18T23:27:00Z"/>
  <w16cex:commentExtensible w16cex:durableId="29A4A20E" w16cex:dateUtc="2024-03-19T16:45:00Z"/>
  <w16cex:commentExtensible w16cex:durableId="4E12D8CC" w16cex:dateUtc="2024-02-01T21:53:00Z"/>
  <w16cex:commentExtensible w16cex:durableId="29A4A225" w16cex:dateUtc="2024-03-19T16:45:00Z"/>
  <w16cex:commentExtensible w16cex:durableId="29EBBAE5" w16cex:dateUtc="2024-05-12T20:02:00Z"/>
  <w16cex:commentExtensible w16cex:durableId="798DFDE4" w16cex:dateUtc="2024-02-01T21:54:00Z"/>
  <w16cex:commentExtensible w16cex:durableId="7FBC00DC" w16cex:dateUtc="2024-02-18T15:06:00Z"/>
  <w16cex:commentExtensible w16cex:durableId="52CC4B23" w16cex:dateUtc="2024-02-18T23:42:00Z"/>
  <w16cex:commentExtensible w16cex:durableId="3C67C4D4" w16cex:dateUtc="2024-02-18T23:45:00Z"/>
  <w16cex:commentExtensible w16cex:durableId="29F3B30C" w16cex:dateUtc="2024-05-18T21:06:00Z"/>
  <w16cex:commentExtensible w16cex:durableId="2A00887E" w16cex:dateUtc="2024-05-28T14:44:00Z"/>
  <w16cex:commentExtensible w16cex:durableId="2A0238E5" w16cex:dateUtc="2024-05-29T21:29:00Z"/>
  <w16cex:commentExtensible w16cex:durableId="298344FE" w16cex:dateUtc="2024-02-23T15:23:00Z"/>
  <w16cex:commentExtensible w16cex:durableId="29A407D9" w16cex:dateUtc="2024-03-19T05:47:00Z"/>
  <w16cex:commentExtensible w16cex:durableId="29F3B361" w16cex:dateUtc="2024-05-18T21:08:00Z"/>
  <w16cex:commentExtensible w16cex:durableId="2A00888C" w16cex:dateUtc="2024-05-28T14:45:00Z"/>
  <w16cex:commentExtensible w16cex:durableId="2A0238E9" w16cex:dateUtc="2024-05-29T21:29:00Z"/>
  <w16cex:commentExtensible w16cex:durableId="29F3B391" w16cex:dateUtc="2024-05-18T21:09:00Z"/>
  <w16cex:commentExtensible w16cex:durableId="2A00889A" w16cex:dateUtc="2024-05-28T14:45:00Z"/>
  <w16cex:commentExtensible w16cex:durableId="29F71F78" w16cex:dateUtc="2024-05-18T21:06:00Z"/>
  <w16cex:commentExtensible w16cex:durableId="29F71F77" w16cex:dateUtc="2024-05-21T10:24:00Z"/>
  <w16cex:commentExtensible w16cex:durableId="2A008911" w16cex:dateUtc="2024-05-18T21:09:00Z"/>
  <w16cex:commentExtensible w16cex:durableId="53C03927" w16cex:dateUtc="2024-02-18T23:50:00Z"/>
  <w16cex:commentExtensible w16cex:durableId="1BB2D565" w16cex:dateUtc="2024-02-18T23:52:00Z"/>
  <w16cex:commentExtensible w16cex:durableId="29EBBE09" w16cex:dateUtc="2024-05-12T20:15:00Z"/>
  <w16cex:commentExtensible w16cex:durableId="2983459F" w16cex:dateUtc="2024-02-23T15:26:00Z"/>
  <w16cex:commentExtensible w16cex:durableId="29AA9FF8" w16cex:dateUtc="2024-03-24T05:50:00Z"/>
  <w16cex:commentExtensible w16cex:durableId="5D548877" w16cex:dateUtc="2024-02-18T15:09:00Z"/>
  <w16cex:commentExtensible w16cex:durableId="29A4A496" w16cex:dateUtc="2024-03-19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9CF693F" w16cid:durableId="29F3946C"/>
  <w16cid:commentId w16cid:paraId="33ADDD2E" w16cid:durableId="2A007765"/>
  <w16cid:commentId w16cid:paraId="48D957E6" w16cid:durableId="28B0EFB4"/>
  <w16cid:commentId w16cid:paraId="5609985D" w16cid:durableId="29DDF103"/>
  <w16cid:commentId w16cid:paraId="4649FF2D" w16cid:durableId="297F0F26"/>
  <w16cid:commentId w16cid:paraId="6A7C626E" w16cid:durableId="29DDF17F"/>
  <w16cid:commentId w16cid:paraId="41E4B194" w16cid:durableId="22DD2AB1"/>
  <w16cid:commentId w16cid:paraId="2CF50B12" w16cid:durableId="29DDF1ED"/>
  <w16cid:commentId w16cid:paraId="47C031C8" w16cid:durableId="297F0E9D"/>
  <w16cid:commentId w16cid:paraId="08FB9F5E" w16cid:durableId="5C15AC61"/>
  <w16cid:commentId w16cid:paraId="59FA0CF4" w16cid:durableId="29A52FD6"/>
  <w16cid:commentId w16cid:paraId="4BE042E5" w16cid:durableId="297F0EDF"/>
  <w16cid:commentId w16cid:paraId="2E80D983" w16cid:durableId="29DDF383"/>
  <w16cid:commentId w16cid:paraId="5F42CD6A" w16cid:durableId="4D570B42"/>
  <w16cid:commentId w16cid:paraId="49E5B878" w16cid:durableId="29A52FF7"/>
  <w16cid:commentId w16cid:paraId="1A989D60" w16cid:durableId="297F0F6E"/>
  <w16cid:commentId w16cid:paraId="1602AE08" w16cid:durableId="29DDF4BB"/>
  <w16cid:commentId w16cid:paraId="308ADEC6" w16cid:durableId="297F0F56"/>
  <w16cid:commentId w16cid:paraId="72C39D16" w16cid:durableId="29DDF51C"/>
  <w16cid:commentId w16cid:paraId="4B603BFE" w16cid:durableId="4CF9F4E8"/>
  <w16cid:commentId w16cid:paraId="3571E63A" w16cid:durableId="297F0F8C"/>
  <w16cid:commentId w16cid:paraId="3A9D42ED" w16cid:durableId="29DDF565"/>
  <w16cid:commentId w16cid:paraId="2EE72C17" w16cid:durableId="20B07734"/>
  <w16cid:commentId w16cid:paraId="099C6591" w16cid:durableId="4891A35D"/>
  <w16cid:commentId w16cid:paraId="458869FC" w16cid:durableId="29DDF591"/>
  <w16cid:commentId w16cid:paraId="6FE07E38" w16cid:durableId="297F0FC2"/>
  <w16cid:commentId w16cid:paraId="270B2B7B" w16cid:durableId="29DDF5B3"/>
  <w16cid:commentId w16cid:paraId="2BD84284" w16cid:durableId="297F0FA5"/>
  <w16cid:commentId w16cid:paraId="43CA65B6" w16cid:durableId="29DDF860"/>
  <w16cid:commentId w16cid:paraId="3EEB68AC" w16cid:durableId="42998FE4"/>
  <w16cid:commentId w16cid:paraId="528ACC9A" w16cid:durableId="05A9694F"/>
  <w16cid:commentId w16cid:paraId="0B6AEF0B" w16cid:durableId="29A57E81"/>
  <w16cid:commentId w16cid:paraId="075F5326" w16cid:durableId="297F0FD6"/>
  <w16cid:commentId w16cid:paraId="67AF45AA" w16cid:durableId="29A2C22F"/>
  <w16cid:commentId w16cid:paraId="05A34DD9" w16cid:durableId="317A7C1A"/>
  <w16cid:commentId w16cid:paraId="00F73814" w16cid:durableId="29DDFA48"/>
  <w16cid:commentId w16cid:paraId="7E09488F" w16cid:durableId="29F37B8D"/>
  <w16cid:commentId w16cid:paraId="725E363E" w16cid:durableId="2A007853"/>
  <w16cid:commentId w16cid:paraId="5C0053A4" w16cid:durableId="2A0232E2"/>
  <w16cid:commentId w16cid:paraId="582E2AFD" w16cid:durableId="297F0FEE"/>
  <w16cid:commentId w16cid:paraId="1C9855C1" w16cid:durableId="29DDFF7F"/>
  <w16cid:commentId w16cid:paraId="28B10AF1" w16cid:durableId="29F37D13"/>
  <w16cid:commentId w16cid:paraId="146D03AC" w16cid:durableId="2A0078EC"/>
  <w16cid:commentId w16cid:paraId="73701C66" w16cid:durableId="2A023311"/>
  <w16cid:commentId w16cid:paraId="08A31B37" w16cid:durableId="2892037A"/>
  <w16cid:commentId w16cid:paraId="6C7AFE4D" w16cid:durableId="331CDCD8"/>
  <w16cid:commentId w16cid:paraId="5B9ECA6C" w16cid:durableId="29DE10C3"/>
  <w16cid:commentId w16cid:paraId="295A1EB7" w16cid:durableId="297F100A"/>
  <w16cid:commentId w16cid:paraId="74489B04" w16cid:durableId="29DDFBE4"/>
  <w16cid:commentId w16cid:paraId="31B77A55" w16cid:durableId="297F1065"/>
  <w16cid:commentId w16cid:paraId="46C2E8A0" w16cid:durableId="29DDFC12"/>
  <w16cid:commentId w16cid:paraId="2F098201" w16cid:durableId="5F712EA1"/>
  <w16cid:commentId w16cid:paraId="3938475C" w16cid:durableId="10A88D9B"/>
  <w16cid:commentId w16cid:paraId="3B211377" w16cid:durableId="297F1095"/>
  <w16cid:commentId w16cid:paraId="287F5919" w16cid:durableId="29DE12CA"/>
  <w16cid:commentId w16cid:paraId="35D3448A" w16cid:durableId="297F10F1"/>
  <w16cid:commentId w16cid:paraId="5D039896" w16cid:durableId="29DE17D2"/>
  <w16cid:commentId w16cid:paraId="16E42D38" w16cid:durableId="4CB19A6B"/>
  <w16cid:commentId w16cid:paraId="7924F4D0" w16cid:durableId="297F1137"/>
  <w16cid:commentId w16cid:paraId="232497F6" w16cid:durableId="29DE1840"/>
  <w16cid:commentId w16cid:paraId="3F8F5C97" w16cid:durableId="7DA158A8"/>
  <w16cid:commentId w16cid:paraId="282635CE" w16cid:durableId="29DE18AF"/>
  <w16cid:commentId w16cid:paraId="78E335BD" w16cid:durableId="29F3955B"/>
  <w16cid:commentId w16cid:paraId="667889FC" w16cid:durableId="2A0079FE"/>
  <w16cid:commentId w16cid:paraId="021705C3" w16cid:durableId="2A02331C"/>
  <w16cid:commentId w16cid:paraId="7B80E9C9" w16cid:durableId="6A76A1C5"/>
  <w16cid:commentId w16cid:paraId="0D2C09FD" w16cid:durableId="29DE1E0E"/>
  <w16cid:commentId w16cid:paraId="08624861" w16cid:durableId="002E267A"/>
  <w16cid:commentId w16cid:paraId="6950B459" w16cid:durableId="29DE201D"/>
  <w16cid:commentId w16cid:paraId="7C441103" w16cid:durableId="289FA37B"/>
  <w16cid:commentId w16cid:paraId="7042F732" w16cid:durableId="29DE20E1"/>
  <w16cid:commentId w16cid:paraId="1FCD7033" w16cid:durableId="297F117A"/>
  <w16cid:commentId w16cid:paraId="55E96B3D" w16cid:durableId="29A2C85C"/>
  <w16cid:commentId w16cid:paraId="16F58CB6" w16cid:durableId="29A582C1"/>
  <w16cid:commentId w16cid:paraId="19888251" w16cid:durableId="29A5E96B"/>
  <w16cid:commentId w16cid:paraId="316D6E8F" w16cid:durableId="04479EF5"/>
  <w16cid:commentId w16cid:paraId="48833A5C" w16cid:durableId="29DE2128"/>
  <w16cid:commentId w16cid:paraId="5ABBC0DF" w16cid:durableId="79A3A051"/>
  <w16cid:commentId w16cid:paraId="637B7244" w16cid:durableId="29DE2218"/>
  <w16cid:commentId w16cid:paraId="11AB236E" w16cid:durableId="297F1192"/>
  <w16cid:commentId w16cid:paraId="5E3B29EF" w16cid:durableId="29A2CEE6"/>
  <w16cid:commentId w16cid:paraId="3100C424" w16cid:durableId="3B067F6B"/>
  <w16cid:commentId w16cid:paraId="22245B61" w16cid:durableId="29DE225E"/>
  <w16cid:commentId w16cid:paraId="4AA73FFC" w16cid:durableId="29F39631"/>
  <w16cid:commentId w16cid:paraId="69AED51F" w16cid:durableId="2A007A53"/>
  <w16cid:commentId w16cid:paraId="3DEB08D6" w16cid:durableId="2A023322"/>
  <w16cid:commentId w16cid:paraId="56EF652C" w16cid:durableId="09DD369D"/>
  <w16cid:commentId w16cid:paraId="0B7BFBBC" w16cid:durableId="18A833E2"/>
  <w16cid:commentId w16cid:paraId="27DF82C0" w16cid:durableId="54963A07"/>
  <w16cid:commentId w16cid:paraId="4C334D7C" w16cid:durableId="297F11CA"/>
  <w16cid:commentId w16cid:paraId="522C4301" w16cid:durableId="29EBC50E"/>
  <w16cid:commentId w16cid:paraId="1F18D289" w16cid:durableId="29F39655"/>
  <w16cid:commentId w16cid:paraId="1BB41C0B" w16cid:durableId="2A007A7A"/>
  <w16cid:commentId w16cid:paraId="7976A3BC" w16cid:durableId="3E23C402"/>
  <w16cid:commentId w16cid:paraId="77BEB748" w16cid:durableId="29DE22C2"/>
  <w16cid:commentId w16cid:paraId="4EA59ABC" w16cid:durableId="29F39681"/>
  <w16cid:commentId w16cid:paraId="04AD3634" w16cid:durableId="2A007A84"/>
  <w16cid:commentId w16cid:paraId="6E7E5D1E" w16cid:durableId="2A02332C"/>
  <w16cid:commentId w16cid:paraId="711A4305" w16cid:durableId="4EE3FC49"/>
  <w16cid:commentId w16cid:paraId="3B43867A" w16cid:durableId="40884C57"/>
  <w16cid:commentId w16cid:paraId="073F83A5" w16cid:durableId="29DE23C9"/>
  <w16cid:commentId w16cid:paraId="48C5323D" w16cid:durableId="29DE2AF1"/>
  <w16cid:commentId w16cid:paraId="03B661B1" w16cid:durableId="29F39851"/>
  <w16cid:commentId w16cid:paraId="23A36A5D" w16cid:durableId="2A007AC7"/>
  <w16cid:commentId w16cid:paraId="48425D38" w16cid:durableId="4778E1AA"/>
  <w16cid:commentId w16cid:paraId="5B753DE4" w16cid:durableId="29DE2AFE"/>
  <w16cid:commentId w16cid:paraId="66985067" w16cid:durableId="29833B33"/>
  <w16cid:commentId w16cid:paraId="5599030C" w16cid:durableId="29DE2F49"/>
  <w16cid:commentId w16cid:paraId="4F4391A9" w16cid:durableId="7065B267"/>
  <w16cid:commentId w16cid:paraId="04117104" w16cid:durableId="6781DB20"/>
  <w16cid:commentId w16cid:paraId="2AD6A4F2" w16cid:durableId="29DE32EA"/>
  <w16cid:commentId w16cid:paraId="3F007602" w16cid:durableId="2982E650"/>
  <w16cid:commentId w16cid:paraId="2BDACB94" w16cid:durableId="29DE34DE"/>
  <w16cid:commentId w16cid:paraId="0A6C4F31" w16cid:durableId="2982E66E"/>
  <w16cid:commentId w16cid:paraId="5B57CC08" w16cid:durableId="29A3301F"/>
  <w16cid:commentId w16cid:paraId="5358D58D" w16cid:durableId="29833C9A"/>
  <w16cid:commentId w16cid:paraId="73D3119C" w16cid:durableId="29DE340B"/>
  <w16cid:commentId w16cid:paraId="4EE17147" w16cid:durableId="1D14471A"/>
  <w16cid:commentId w16cid:paraId="2294BB65" w16cid:durableId="29DE3585"/>
  <w16cid:commentId w16cid:paraId="3F765B23" w16cid:durableId="00E0C705"/>
  <w16cid:commentId w16cid:paraId="22DB4D8B" w16cid:durableId="29DE3594"/>
  <w16cid:commentId w16cid:paraId="756DE079" w16cid:durableId="2982E4BE"/>
  <w16cid:commentId w16cid:paraId="081F8CC7" w16cid:durableId="2982E3BC"/>
  <w16cid:commentId w16cid:paraId="3BF2ACB9" w16cid:durableId="29EBC13E"/>
  <w16cid:commentId w16cid:paraId="1DE07876" w16cid:durableId="29833FAB"/>
  <w16cid:commentId w16cid:paraId="353FD0C3" w16cid:durableId="29DE3AE3"/>
  <w16cid:commentId w16cid:paraId="60EEB75C" w16cid:durableId="29F3A183"/>
  <w16cid:commentId w16cid:paraId="25D31DEC" w16cid:durableId="2A007B32"/>
  <w16cid:commentId w16cid:paraId="1F60CDC3" w16cid:durableId="2A023760"/>
  <w16cid:commentId w16cid:paraId="1B1EF5E6" w16cid:durableId="29F3A13D"/>
  <w16cid:commentId w16cid:paraId="130DCB14" w16cid:durableId="2A007B71"/>
  <w16cid:commentId w16cid:paraId="28183CB7" w16cid:durableId="2A023627"/>
  <w16cid:commentId w16cid:paraId="655E28F8" w16cid:durableId="2A0233F2"/>
  <w16cid:commentId w16cid:paraId="7004FABF" w16cid:durableId="2A0233AC"/>
  <w16cid:commentId w16cid:paraId="7B7D163F" w16cid:durableId="2A023588"/>
  <w16cid:commentId w16cid:paraId="1D61C2D5" w16cid:durableId="29F39EDF"/>
  <w16cid:commentId w16cid:paraId="5D4F5D1C" w16cid:durableId="2A007BC0"/>
  <w16cid:commentId w16cid:paraId="01184DAE" w16cid:durableId="2A02363E"/>
  <w16cid:commentId w16cid:paraId="215EF5CD" w16cid:durableId="2982E3E2"/>
  <w16cid:commentId w16cid:paraId="05F107C4" w16cid:durableId="29DE3B0B"/>
  <w16cid:commentId w16cid:paraId="5A1E255D" w16cid:durableId="29F3A6E1"/>
  <w16cid:commentId w16cid:paraId="44A77C45" w16cid:durableId="2A007BD6"/>
  <w16cid:commentId w16cid:paraId="0A4F10AE" w16cid:durableId="2A02364C"/>
  <w16cid:commentId w16cid:paraId="6DF123FB" w16cid:durableId="2A0235E8"/>
  <w16cid:commentId w16cid:paraId="31E16BF5" w16cid:durableId="2A0236B4"/>
  <w16cid:commentId w16cid:paraId="35D92709" w16cid:durableId="2A0236D6"/>
  <w16cid:commentId w16cid:paraId="03D96A02" w16cid:durableId="29F39F1B"/>
  <w16cid:commentId w16cid:paraId="2C5B38FC" w16cid:durableId="2A007C7F"/>
  <w16cid:commentId w16cid:paraId="6C08A820" w16cid:durableId="29F39F96"/>
  <w16cid:commentId w16cid:paraId="135E20B5" w16cid:durableId="2A007C9B"/>
  <w16cid:commentId w16cid:paraId="198CA15A" w16cid:durableId="29F3A01C"/>
  <w16cid:commentId w16cid:paraId="6B2CBD4B" w16cid:durableId="2A007CBB"/>
  <w16cid:commentId w16cid:paraId="58FB2922" w16cid:durableId="2A023702"/>
  <w16cid:commentId w16cid:paraId="51B01665" w16cid:durableId="29F3A07E"/>
  <w16cid:commentId w16cid:paraId="59C6B01F" w16cid:durableId="2A007CA9"/>
  <w16cid:commentId w16cid:paraId="66C6453D" w16cid:durableId="2A02370A"/>
  <w16cid:commentId w16cid:paraId="75D374D9" w16cid:durableId="29F3A0CA"/>
  <w16cid:commentId w16cid:paraId="0B6B06A5" w16cid:durableId="2A007CC6"/>
  <w16cid:commentId w16cid:paraId="03CB1208" w16cid:durableId="2A023713"/>
  <w16cid:commentId w16cid:paraId="23B9BF58" w16cid:durableId="5BA77DF7"/>
  <w16cid:commentId w16cid:paraId="69FBC977" w16cid:durableId="29A42F6C"/>
  <w16cid:commentId w16cid:paraId="74AD04A9" w16cid:durableId="29F3A1B1"/>
  <w16cid:commentId w16cid:paraId="5946AD15" w16cid:durableId="10C58263"/>
  <w16cid:commentId w16cid:paraId="2E753024" w16cid:durableId="3811576D"/>
  <w16cid:commentId w16cid:paraId="2C0D51EA" w16cid:durableId="29DE3B8A"/>
  <w16cid:commentId w16cid:paraId="1950BE23" w16cid:durableId="74CF83E1"/>
  <w16cid:commentId w16cid:paraId="75EE9198" w16cid:durableId="29DE3BEB"/>
  <w16cid:commentId w16cid:paraId="77D59660" w16cid:durableId="242E6F17"/>
  <w16cid:commentId w16cid:paraId="5CE48D80" w16cid:durableId="29DE3C3E"/>
  <w16cid:commentId w16cid:paraId="369A7547" w16cid:durableId="2A007EBB"/>
  <w16cid:commentId w16cid:paraId="5E91F14B" w16cid:durableId="29F702E0"/>
  <w16cid:commentId w16cid:paraId="3355CB3A" w16cid:durableId="2A02376E"/>
  <w16cid:commentId w16cid:paraId="127AD9A6" w16cid:durableId="29F3A230"/>
  <w16cid:commentId w16cid:paraId="0F6CA57C" w16cid:durableId="2A007D6B"/>
  <w16cid:commentId w16cid:paraId="26852D31" w16cid:durableId="29F3A26A"/>
  <w16cid:commentId w16cid:paraId="11347ED2" w16cid:durableId="2A007E37"/>
  <w16cid:commentId w16cid:paraId="700370CC" w16cid:durableId="2A0237CD"/>
  <w16cid:commentId w16cid:paraId="3728FE56" w16cid:durableId="2A02D8CC"/>
  <w16cid:commentId w16cid:paraId="068EB577" w16cid:durableId="715AAFA2"/>
  <w16cid:commentId w16cid:paraId="3A50BB81" w16cid:durableId="0ECA4897"/>
  <w16cid:commentId w16cid:paraId="4266CA04" w16cid:durableId="29DE3F30"/>
  <w16cid:commentId w16cid:paraId="7E56F99C" w16cid:durableId="29F3A2ED"/>
  <w16cid:commentId w16cid:paraId="3F2B18C4" w16cid:durableId="2A007E46"/>
  <w16cid:commentId w16cid:paraId="59D83D7F" w16cid:durableId="2982E6CD"/>
  <w16cid:commentId w16cid:paraId="4D739BA8" w16cid:durableId="29DF3834"/>
  <w16cid:commentId w16cid:paraId="32C97F54" w16cid:durableId="29F3A42B"/>
  <w16cid:commentId w16cid:paraId="3F22865A" w16cid:durableId="2A008048"/>
  <w16cid:commentId w16cid:paraId="38D72724" w16cid:durableId="2A02C610"/>
  <w16cid:commentId w16cid:paraId="158F0155" w16cid:durableId="2A02382E"/>
  <w16cid:commentId w16cid:paraId="205BF0B6" w16cid:durableId="2A02D8CF"/>
  <w16cid:commentId w16cid:paraId="79FCB2E6" w16cid:durableId="2A023857"/>
  <w16cid:commentId w16cid:paraId="1B4B4128" w16cid:durableId="1828037B"/>
  <w16cid:commentId w16cid:paraId="310F4AD0" w16cid:durableId="1AA40352"/>
  <w16cid:commentId w16cid:paraId="2FCC0BC9" w16cid:durableId="29DF3865"/>
  <w16cid:commentId w16cid:paraId="3FA4B424" w16cid:durableId="29F3A34C"/>
  <w16cid:commentId w16cid:paraId="1112669D" w16cid:durableId="2A008053"/>
  <w16cid:commentId w16cid:paraId="0BF6654E" w16cid:durableId="29F3A37A"/>
  <w16cid:commentId w16cid:paraId="1B405829" w16cid:durableId="2A008067"/>
  <w16cid:commentId w16cid:paraId="12EAF7AC" w16cid:durableId="29F3A3BD"/>
  <w16cid:commentId w16cid:paraId="6AEBCBA2" w16cid:durableId="2A00808A"/>
  <w16cid:commentId w16cid:paraId="640CD8AE" w16cid:durableId="2A023878"/>
  <w16cid:commentId w16cid:paraId="17E2B10E" w16cid:durableId="29F3A3F4"/>
  <w16cid:commentId w16cid:paraId="78EDA840" w16cid:durableId="2A008098"/>
  <w16cid:commentId w16cid:paraId="16FFEDD9" w16cid:durableId="417A810A"/>
  <w16cid:commentId w16cid:paraId="5964C333" w16cid:durableId="29DF3AA9"/>
  <w16cid:commentId w16cid:paraId="75DA38F9" w16cid:durableId="6CB3C387"/>
  <w16cid:commentId w16cid:paraId="58C3EF0E" w16cid:durableId="401D46F7"/>
  <w16cid:commentId w16cid:paraId="25A3E137" w16cid:durableId="2982E709"/>
  <w16cid:commentId w16cid:paraId="508155E7" w16cid:durableId="29F3A545"/>
  <w16cid:commentId w16cid:paraId="1CD4E4D4" w16cid:durableId="2A008113"/>
  <w16cid:commentId w16cid:paraId="67528499" w16cid:durableId="2982E972"/>
  <w16cid:commentId w16cid:paraId="166C3F77" w16cid:durableId="29DF3C18"/>
  <w16cid:commentId w16cid:paraId="70D14320" w16cid:durableId="22500018"/>
  <w16cid:commentId w16cid:paraId="0C35F4C1" w16cid:durableId="2982E783"/>
  <w16cid:commentId w16cid:paraId="28344E16" w16cid:durableId="29A43EB6"/>
  <w16cid:commentId w16cid:paraId="26174D8D" w16cid:durableId="4C55B373"/>
  <w16cid:commentId w16cid:paraId="2848FEAD" w16cid:durableId="372B1E78"/>
  <w16cid:commentId w16cid:paraId="041769CC" w16cid:durableId="29E4DDC4"/>
  <w16cid:commentId w16cid:paraId="6BF09FE8" w16cid:durableId="298341F2"/>
  <w16cid:commentId w16cid:paraId="012B0568" w16cid:durableId="29E5DC8B"/>
  <w16cid:commentId w16cid:paraId="4BE2CB22" w16cid:durableId="2982E79F"/>
  <w16cid:commentId w16cid:paraId="1C0EAAE9" w16cid:durableId="29E5E15C"/>
  <w16cid:commentId w16cid:paraId="062567A8" w16cid:durableId="29834233"/>
  <w16cid:commentId w16cid:paraId="62AC82F4" w16cid:durableId="29E60447"/>
  <w16cid:commentId w16cid:paraId="2CEF08EA" w16cid:durableId="7A33FA09"/>
  <w16cid:commentId w16cid:paraId="57A1D3E9" w16cid:durableId="29E5E51D"/>
  <w16cid:commentId w16cid:paraId="1D1522F3" w16cid:durableId="2982E7C8"/>
  <w16cid:commentId w16cid:paraId="1D2411D1" w16cid:durableId="2982E7EB"/>
  <w16cid:commentId w16cid:paraId="580BCA1E" w16cid:durableId="29A440B2"/>
  <w16cid:commentId w16cid:paraId="67ABE5FA" w16cid:durableId="226251D4"/>
  <w16cid:commentId w16cid:paraId="48A28328" w16cid:durableId="3229C575"/>
  <w16cid:commentId w16cid:paraId="69F3F910" w16cid:durableId="29A6B74E"/>
  <w16cid:commentId w16cid:paraId="1290E961" w16cid:durableId="298342E7"/>
  <w16cid:commentId w16cid:paraId="2F319CD6" w16cid:durableId="29E5E62A"/>
  <w16cid:commentId w16cid:paraId="4BD6A7FA" w16cid:durableId="2982E82A"/>
  <w16cid:commentId w16cid:paraId="4A6BBEC2" w16cid:durableId="29A44115"/>
  <w16cid:commentId w16cid:paraId="2CB28006" w16cid:durableId="2983430C"/>
  <w16cid:commentId w16cid:paraId="0F454929" w16cid:durableId="29E5F088"/>
  <w16cid:commentId w16cid:paraId="40318316" w16cid:durableId="76935D65"/>
  <w16cid:commentId w16cid:paraId="073AF931" w16cid:durableId="58B82E69"/>
  <w16cid:commentId w16cid:paraId="74FB389A" w16cid:durableId="29E5EAC1"/>
  <w16cid:commentId w16cid:paraId="35CD9FC0" w16cid:durableId="2982E86A"/>
  <w16cid:commentId w16cid:paraId="5B67AE0D" w16cid:durableId="29A4449B"/>
  <w16cid:commentId w16cid:paraId="17A071C5" w16cid:durableId="2982E89C"/>
  <w16cid:commentId w16cid:paraId="62A89F2F" w16cid:durableId="29E5ECC0"/>
  <w16cid:commentId w16cid:paraId="4C7B0CD2" w16cid:durableId="2982E8B6"/>
  <w16cid:commentId w16cid:paraId="2689D9F7" w16cid:durableId="29E5F123"/>
  <w16cid:commentId w16cid:paraId="075AC5C0" w16cid:durableId="7C9B2C63"/>
  <w16cid:commentId w16cid:paraId="5AFD01B6" w16cid:durableId="29E5F158"/>
  <w16cid:commentId w16cid:paraId="5F081E01" w16cid:durableId="2982E937"/>
  <w16cid:commentId w16cid:paraId="03C96A09" w16cid:durableId="29E5F1BD"/>
  <w16cid:commentId w16cid:paraId="0DDEA57D" w16cid:durableId="2982E8F8"/>
  <w16cid:commentId w16cid:paraId="5B441C53" w16cid:durableId="2982E91D"/>
  <w16cid:commentId w16cid:paraId="17EC1FCE" w16cid:durableId="29F3A7F8"/>
  <w16cid:commentId w16cid:paraId="3A6D772D" w16cid:durableId="7FCBD715"/>
  <w16cid:commentId w16cid:paraId="2B08053E" w16cid:durableId="29E603C8"/>
  <w16cid:commentId w16cid:paraId="37C402C4" w16cid:durableId="492A0B46"/>
  <w16cid:commentId w16cid:paraId="1B9698F9" w16cid:durableId="17A58014"/>
  <w16cid:commentId w16cid:paraId="3A535B5C" w16cid:durableId="29EB4D27"/>
  <w16cid:commentId w16cid:paraId="1402B8A1" w16cid:durableId="29F3AC24"/>
  <w16cid:commentId w16cid:paraId="60F7928B" w16cid:durableId="2A0083FF"/>
  <w16cid:commentId w16cid:paraId="086A1BE0" w16cid:durableId="2A023884"/>
  <w16cid:commentId w16cid:paraId="1DC9C87A" w16cid:durableId="1678CAB2"/>
  <w16cid:commentId w16cid:paraId="79D15A8F" w16cid:durableId="29EB6031"/>
  <w16cid:commentId w16cid:paraId="5E11EE4C" w16cid:durableId="757A5DEC"/>
  <w16cid:commentId w16cid:paraId="0123622D" w16cid:durableId="29EB283B"/>
  <w16cid:commentId w16cid:paraId="435144FA" w16cid:durableId="29F3ACF6"/>
  <w16cid:commentId w16cid:paraId="49C86053" w16cid:durableId="2A008495"/>
  <w16cid:commentId w16cid:paraId="10CA6D46" w16cid:durableId="29F3ACB6"/>
  <w16cid:commentId w16cid:paraId="6B52A07C" w16cid:durableId="2A0084A4"/>
  <w16cid:commentId w16cid:paraId="054371B6" w16cid:durableId="29EB6633"/>
  <w16cid:commentId w16cid:paraId="46AA27F3" w16cid:durableId="29EB9CB8"/>
  <w16cid:commentId w16cid:paraId="131A5986" w16cid:durableId="5D336CE7"/>
  <w16cid:commentId w16cid:paraId="5D3A4A2B" w16cid:durableId="2982E9A2"/>
  <w16cid:commentId w16cid:paraId="215F7BFA" w16cid:durableId="29EB6634"/>
  <w16cid:commentId w16cid:paraId="583C292A" w16cid:durableId="4D24DE21"/>
  <w16cid:commentId w16cid:paraId="41D06624" w16cid:durableId="5BDCB92E"/>
  <w16cid:commentId w16cid:paraId="720A17DF" w16cid:durableId="76125224"/>
  <w16cid:commentId w16cid:paraId="4F7372DA" w16cid:durableId="29EB9D13"/>
  <w16cid:commentId w16cid:paraId="1B901E24" w16cid:durableId="6BFBC141"/>
  <w16cid:commentId w16cid:paraId="395AF5FF" w16cid:durableId="29F3ADCE"/>
  <w16cid:commentId w16cid:paraId="7D0EDC2C" w16cid:durableId="2A00850F"/>
  <w16cid:commentId w16cid:paraId="1ABB9AE4" w16cid:durableId="2A023891"/>
  <w16cid:commentId w16cid:paraId="526B2ECB" w16cid:durableId="6FECAA79"/>
  <w16cid:commentId w16cid:paraId="17F42831" w16cid:durableId="29EB9DA5"/>
  <w16cid:commentId w16cid:paraId="13A9E641" w16cid:durableId="1FD85BBA"/>
  <w16cid:commentId w16cid:paraId="0AC0403E" w16cid:durableId="29EB9E15"/>
  <w16cid:commentId w16cid:paraId="64C7CE6B" w16cid:durableId="29F3AE50"/>
  <w16cid:commentId w16cid:paraId="5E8AF2DD" w16cid:durableId="2A0085D2"/>
  <w16cid:commentId w16cid:paraId="38C6EF6C" w16cid:durableId="2A023898"/>
  <w16cid:commentId w16cid:paraId="4F535DA6" w16cid:durableId="42C6A49B"/>
  <w16cid:commentId w16cid:paraId="07054624" w16cid:durableId="29A499B6"/>
  <w16cid:commentId w16cid:paraId="4AE087A5" w16cid:durableId="29F3AEF3"/>
  <w16cid:commentId w16cid:paraId="004EF18F" w16cid:durableId="2A00860C"/>
  <w16cid:commentId w16cid:paraId="17E673A5" w16cid:durableId="2A00862A"/>
  <w16cid:commentId w16cid:paraId="72920375" w16cid:durableId="2A0238A7"/>
  <w16cid:commentId w16cid:paraId="686A35F3" w16cid:durableId="29F3AEDF"/>
  <w16cid:commentId w16cid:paraId="0D62E754" w16cid:durableId="2A008641"/>
  <w16cid:commentId w16cid:paraId="01D13B20" w16cid:durableId="2A0238AD"/>
  <w16cid:commentId w16cid:paraId="392102F9" w16cid:durableId="0C8AF100"/>
  <w16cid:commentId w16cid:paraId="12A7E512" w16cid:durableId="29A49C6B"/>
  <w16cid:commentId w16cid:paraId="61D1AA10" w16cid:durableId="29F3AF0D"/>
  <w16cid:commentId w16cid:paraId="0133A95F" w16cid:durableId="2A008659"/>
  <w16cid:commentId w16cid:paraId="119C6DE6" w16cid:durableId="2A0238B3"/>
  <w16cid:commentId w16cid:paraId="33528848" w16cid:durableId="29F3AF46"/>
  <w16cid:commentId w16cid:paraId="649EAA8E" w16cid:durableId="29F3AF7A"/>
  <w16cid:commentId w16cid:paraId="5A767726" w16cid:durableId="2A00866D"/>
  <w16cid:commentId w16cid:paraId="07A07240" w16cid:durableId="2A0238B8"/>
  <w16cid:commentId w16cid:paraId="0EAB5A66" w16cid:durableId="29F3B067"/>
  <w16cid:commentId w16cid:paraId="7E63FD26" w16cid:durableId="2A00867B"/>
  <w16cid:commentId w16cid:paraId="223B7B58" w16cid:durableId="2A0238BC"/>
  <w16cid:commentId w16cid:paraId="76F15F56" w16cid:durableId="29F3B037"/>
  <w16cid:commentId w16cid:paraId="0C08D922" w16cid:durableId="2A008782"/>
  <w16cid:commentId w16cid:paraId="13FF71B9" w16cid:durableId="2A0238CD"/>
  <w16cid:commentId w16cid:paraId="1AF02AC9" w16cid:durableId="701AE641"/>
  <w16cid:commentId w16cid:paraId="0A85C403" w16cid:durableId="29A49CE0"/>
  <w16cid:commentId w16cid:paraId="6F99F9E5" w16cid:durableId="5F7D0BB8"/>
  <w16cid:commentId w16cid:paraId="39D2F959" w16cid:durableId="29A49CF5"/>
  <w16cid:commentId w16cid:paraId="4E44123A" w16cid:durableId="424553C0"/>
  <w16cid:commentId w16cid:paraId="0767271A" w16cid:durableId="29EBA6A3"/>
  <w16cid:commentId w16cid:paraId="071C3770" w16cid:durableId="781BF5FC"/>
  <w16cid:commentId w16cid:paraId="6FED434E" w16cid:durableId="29EBB572"/>
  <w16cid:commentId w16cid:paraId="4F754C72" w16cid:durableId="29F3B1F7"/>
  <w16cid:commentId w16cid:paraId="27411C01" w16cid:durableId="2A0087FA"/>
  <w16cid:commentId w16cid:paraId="4CF33912" w16cid:durableId="2A0238D6"/>
  <w16cid:commentId w16cid:paraId="34E89134" w16cid:durableId="20C98524"/>
  <w16cid:commentId w16cid:paraId="49B0C2CB" w16cid:durableId="29EBB63A"/>
  <w16cid:commentId w16cid:paraId="4F254FEB" w16cid:durableId="29F3B243"/>
  <w16cid:commentId w16cid:paraId="53D01A22" w16cid:durableId="2A008817"/>
  <w16cid:commentId w16cid:paraId="235DFB36" w16cid:durableId="2A0238DA"/>
  <w16cid:commentId w16cid:paraId="2471F229" w16cid:durableId="3687FDF3"/>
  <w16cid:commentId w16cid:paraId="57392CF0" w16cid:durableId="0064432E"/>
  <w16cid:commentId w16cid:paraId="7DF16612" w16cid:durableId="29EBB6A6"/>
  <w16cid:commentId w16cid:paraId="7E18A62A" w16cid:durableId="0DF7D393"/>
  <w16cid:commentId w16cid:paraId="3D478B11" w16cid:durableId="2FE9284B"/>
  <w16cid:commentId w16cid:paraId="5C2392BC" w16cid:durableId="29A4A20E"/>
  <w16cid:commentId w16cid:paraId="1ACF4FD6" w16cid:durableId="4E12D8CC"/>
  <w16cid:commentId w16cid:paraId="60CC9430" w16cid:durableId="29A4A225"/>
  <w16cid:commentId w16cid:paraId="319789BC" w16cid:durableId="29EBBAE5"/>
  <w16cid:commentId w16cid:paraId="43916335" w16cid:durableId="798DFDE4"/>
  <w16cid:commentId w16cid:paraId="6CABAC5F" w16cid:durableId="7FBC00DC"/>
  <w16cid:commentId w16cid:paraId="094EF044" w16cid:durableId="52CC4B23"/>
  <w16cid:commentId w16cid:paraId="00B840CD" w16cid:durableId="3C67C4D4"/>
  <w16cid:commentId w16cid:paraId="537EBAFB" w16cid:durableId="29F3B30C"/>
  <w16cid:commentId w16cid:paraId="18A740EA" w16cid:durableId="2A00887E"/>
  <w16cid:commentId w16cid:paraId="5AE62039" w16cid:durableId="2A0238E5"/>
  <w16cid:commentId w16cid:paraId="6D59B789" w16cid:durableId="298344FE"/>
  <w16cid:commentId w16cid:paraId="4E8DCC15" w16cid:durableId="29A407D9"/>
  <w16cid:commentId w16cid:paraId="651267F3" w16cid:durableId="29F3B361"/>
  <w16cid:commentId w16cid:paraId="54FF686E" w16cid:durableId="2A00888C"/>
  <w16cid:commentId w16cid:paraId="159EEE9D" w16cid:durableId="2A0238E9"/>
  <w16cid:commentId w16cid:paraId="16CFE6DC" w16cid:durableId="29F3B391"/>
  <w16cid:commentId w16cid:paraId="23C2E1DB" w16cid:durableId="2A00889A"/>
  <w16cid:commentId w16cid:paraId="7B682A2C" w16cid:durableId="29F71F78"/>
  <w16cid:commentId w16cid:paraId="6626D025" w16cid:durableId="29F71F77"/>
  <w16cid:commentId w16cid:paraId="7A0C0683" w16cid:durableId="2A008911"/>
  <w16cid:commentId w16cid:paraId="0F08A108" w16cid:durableId="53C03927"/>
  <w16cid:commentId w16cid:paraId="590EC630" w16cid:durableId="1BB2D565"/>
  <w16cid:commentId w16cid:paraId="5BB38FE0" w16cid:durableId="29EBBE09"/>
  <w16cid:commentId w16cid:paraId="064375FB" w16cid:durableId="2983459F"/>
  <w16cid:commentId w16cid:paraId="27BD3561" w16cid:durableId="29AA9FF8"/>
  <w16cid:commentId w16cid:paraId="3F9D405B" w16cid:durableId="5D548877"/>
  <w16cid:commentId w16cid:paraId="0C71A96F" w16cid:durableId="29A4A4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C8C42" w14:textId="77777777" w:rsidR="00EC2F7B" w:rsidRDefault="00EC2F7B" w:rsidP="00593CAA">
      <w:r>
        <w:separator/>
      </w:r>
    </w:p>
  </w:endnote>
  <w:endnote w:type="continuationSeparator" w:id="0">
    <w:p w14:paraId="26D34FEF" w14:textId="77777777" w:rsidR="00EC2F7B" w:rsidRDefault="00EC2F7B" w:rsidP="00593CAA">
      <w:r>
        <w:continuationSeparator/>
      </w:r>
    </w:p>
  </w:endnote>
  <w:endnote w:type="continuationNotice" w:id="1">
    <w:p w14:paraId="221B6224" w14:textId="77777777" w:rsidR="00EC2F7B" w:rsidRDefault="00EC2F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58D41" w14:textId="77777777" w:rsidR="00EC2F7B" w:rsidRDefault="00EC2F7B" w:rsidP="00593CAA">
      <w:r>
        <w:separator/>
      </w:r>
    </w:p>
  </w:footnote>
  <w:footnote w:type="continuationSeparator" w:id="0">
    <w:p w14:paraId="296E6791" w14:textId="77777777" w:rsidR="00EC2F7B" w:rsidRDefault="00EC2F7B" w:rsidP="00593CAA">
      <w:r>
        <w:continuationSeparator/>
      </w:r>
    </w:p>
  </w:footnote>
  <w:footnote w:type="continuationNotice" w:id="1">
    <w:p w14:paraId="763AD7FC" w14:textId="77777777" w:rsidR="00EC2F7B" w:rsidRDefault="00EC2F7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5"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6"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0"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2"/>
  </w:num>
  <w:num w:numId="2" w16cid:durableId="744301894">
    <w:abstractNumId w:val="6"/>
  </w:num>
  <w:num w:numId="3" w16cid:durableId="1198927472">
    <w:abstractNumId w:val="11"/>
  </w:num>
  <w:num w:numId="4" w16cid:durableId="1095712407">
    <w:abstractNumId w:val="8"/>
  </w:num>
  <w:num w:numId="5" w16cid:durableId="928007866">
    <w:abstractNumId w:val="1"/>
  </w:num>
  <w:num w:numId="6" w16cid:durableId="170217602">
    <w:abstractNumId w:val="7"/>
  </w:num>
  <w:num w:numId="7" w16cid:durableId="434249372">
    <w:abstractNumId w:val="10"/>
  </w:num>
  <w:num w:numId="8" w16cid:durableId="294331904">
    <w:abstractNumId w:val="4"/>
  </w:num>
  <w:num w:numId="9" w16cid:durableId="86925338">
    <w:abstractNumId w:val="0"/>
  </w:num>
  <w:num w:numId="10" w16cid:durableId="1112941236">
    <w:abstractNumId w:val="9"/>
  </w:num>
  <w:num w:numId="11" w16cid:durableId="2146659328">
    <w:abstractNumId w:val="5"/>
  </w:num>
  <w:num w:numId="12" w16cid:durableId="800926683">
    <w:abstractNumId w:val="2"/>
  </w:num>
  <w:num w:numId="13" w16cid:durableId="205816311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rwin Dreesen">
    <w15:presenceInfo w15:providerId="AD" w15:userId="S::Erwin.Dreesen@kuleuven.be::39e8a593-296e-4c2d-badd-96647c71f9bc"/>
  </w15:person>
  <w15:person w15:author="My Luong Vuong">
    <w15:presenceInfo w15:providerId="AD" w15:userId="S::myluong.vuong@kuleuven.be::3a095926-c094-4dc5-9520-da494b4df4d0"/>
  </w15:person>
  <w15:person w15:author="Microsoft Office User">
    <w15:presenceInfo w15:providerId="None" w15:userId="Microsoft Office User"/>
  </w15:person>
  <w15:person w15:author="Brüggemann, Roger">
    <w15:presenceInfo w15:providerId="AD" w15:userId="S::Roger.Bruggemann@radboudumc.nl::9dd4afc6-2509-432b-850d-89f075e1e9d7"/>
  </w15:person>
  <w15:person w15:author="Sophie Stocker">
    <w15:presenceInfo w15:providerId="AD" w15:userId="S::sophie.stocker@sydney.edu.au::c4da9cf4-43b0-4f05-84f2-e2b1d3f8cd4d"/>
  </w15:person>
  <w15:person w15:author="Jan-Willem Alffenaar">
    <w15:presenceInfo w15:providerId="AD" w15:userId="S::johannes.alffenaar@sydney.edu.au::02f740e7-48e1-4de5-ac6a-b3751a759522"/>
  </w15:person>
  <w15:person w15:author="Indy Sandaradura">
    <w15:presenceInfo w15:providerId="AD" w15:userId="S::indy.sandaradura@health.nsw.gov.au::153b83ff-c786-470a-bb7b-d1583fb7e530"/>
  </w15:person>
  <w15:person w15:author="Wicha, Sebastian">
    <w15:presenceInfo w15:providerId="AD" w15:userId="S::sebastian.wicha@uni-hamburg.de::db44f4c9-3c4e-46eb-9b3c-d977dbc971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hideSpellingErrors/>
  <w:hideGrammaticalErrors/>
  <w:proofState w:spelling="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4&lt;/item&gt;&lt;item&gt;5&lt;/item&gt;&lt;item&gt;6&lt;/item&gt;&lt;item&gt;7&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6&lt;/item&gt;&lt;item&gt;38&lt;/item&gt;&lt;item&gt;41&lt;/item&gt;&lt;item&gt;44&lt;/item&gt;&lt;item&gt;47&lt;/item&gt;&lt;item&gt;48&lt;/item&gt;&lt;item&gt;49&lt;/item&gt;&lt;item&gt;51&lt;/item&gt;&lt;item&gt;54&lt;/item&gt;&lt;item&gt;55&lt;/item&gt;&lt;item&gt;63&lt;/item&gt;&lt;item&gt;64&lt;/item&gt;&lt;item&gt;68&lt;/item&gt;&lt;item&gt;72&lt;/item&gt;&lt;item&gt;73&lt;/item&gt;&lt;item&gt;77&lt;/item&gt;&lt;item&gt;79&lt;/item&gt;&lt;item&gt;80&lt;/item&gt;&lt;item&gt;81&lt;/item&gt;&lt;item&gt;83&lt;/item&gt;&lt;/record-ids&gt;&lt;/item&gt;&lt;/Libraries&gt;"/>
  </w:docVars>
  <w:rsids>
    <w:rsidRoot w:val="009A24FE"/>
    <w:rsid w:val="000005EE"/>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881"/>
    <w:rsid w:val="00003A21"/>
    <w:rsid w:val="00004C4E"/>
    <w:rsid w:val="00004E98"/>
    <w:rsid w:val="00005008"/>
    <w:rsid w:val="000054B0"/>
    <w:rsid w:val="000056A8"/>
    <w:rsid w:val="00005DA2"/>
    <w:rsid w:val="00006708"/>
    <w:rsid w:val="0000694F"/>
    <w:rsid w:val="00006A93"/>
    <w:rsid w:val="0000758C"/>
    <w:rsid w:val="000078AC"/>
    <w:rsid w:val="000078AF"/>
    <w:rsid w:val="00007D5B"/>
    <w:rsid w:val="00010229"/>
    <w:rsid w:val="00010298"/>
    <w:rsid w:val="0001053A"/>
    <w:rsid w:val="00010937"/>
    <w:rsid w:val="00010954"/>
    <w:rsid w:val="000112E3"/>
    <w:rsid w:val="000112F1"/>
    <w:rsid w:val="000118F3"/>
    <w:rsid w:val="00011DAB"/>
    <w:rsid w:val="0001219E"/>
    <w:rsid w:val="00012976"/>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6206"/>
    <w:rsid w:val="00016FA0"/>
    <w:rsid w:val="0001749E"/>
    <w:rsid w:val="00017584"/>
    <w:rsid w:val="000178D6"/>
    <w:rsid w:val="00017C28"/>
    <w:rsid w:val="00017CBA"/>
    <w:rsid w:val="00017E6F"/>
    <w:rsid w:val="00020103"/>
    <w:rsid w:val="0002016D"/>
    <w:rsid w:val="0002033A"/>
    <w:rsid w:val="00021221"/>
    <w:rsid w:val="0002165B"/>
    <w:rsid w:val="0002169B"/>
    <w:rsid w:val="000217AB"/>
    <w:rsid w:val="00021944"/>
    <w:rsid w:val="00021E38"/>
    <w:rsid w:val="0002249B"/>
    <w:rsid w:val="0002259C"/>
    <w:rsid w:val="000228F7"/>
    <w:rsid w:val="00022E85"/>
    <w:rsid w:val="000237B6"/>
    <w:rsid w:val="00023AB8"/>
    <w:rsid w:val="00023EAD"/>
    <w:rsid w:val="000240B2"/>
    <w:rsid w:val="000243E5"/>
    <w:rsid w:val="000244F3"/>
    <w:rsid w:val="0002472B"/>
    <w:rsid w:val="0002535A"/>
    <w:rsid w:val="000254A2"/>
    <w:rsid w:val="000255CF"/>
    <w:rsid w:val="00025A30"/>
    <w:rsid w:val="00025CB1"/>
    <w:rsid w:val="0002635B"/>
    <w:rsid w:val="00026643"/>
    <w:rsid w:val="00026B36"/>
    <w:rsid w:val="00026B55"/>
    <w:rsid w:val="00027FC0"/>
    <w:rsid w:val="00030735"/>
    <w:rsid w:val="00030D0F"/>
    <w:rsid w:val="000311FF"/>
    <w:rsid w:val="00031419"/>
    <w:rsid w:val="00031716"/>
    <w:rsid w:val="00031971"/>
    <w:rsid w:val="00032145"/>
    <w:rsid w:val="00032644"/>
    <w:rsid w:val="000329AF"/>
    <w:rsid w:val="0003308C"/>
    <w:rsid w:val="000334CB"/>
    <w:rsid w:val="0003366C"/>
    <w:rsid w:val="00033B3B"/>
    <w:rsid w:val="000344A3"/>
    <w:rsid w:val="00034514"/>
    <w:rsid w:val="0003455F"/>
    <w:rsid w:val="00034A3B"/>
    <w:rsid w:val="00035A20"/>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D63"/>
    <w:rsid w:val="000421AB"/>
    <w:rsid w:val="000424EE"/>
    <w:rsid w:val="0004268F"/>
    <w:rsid w:val="00042840"/>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914"/>
    <w:rsid w:val="000469F8"/>
    <w:rsid w:val="00047164"/>
    <w:rsid w:val="00047461"/>
    <w:rsid w:val="0004753D"/>
    <w:rsid w:val="00047D64"/>
    <w:rsid w:val="00047E03"/>
    <w:rsid w:val="00050360"/>
    <w:rsid w:val="0005039A"/>
    <w:rsid w:val="000509CC"/>
    <w:rsid w:val="0005105E"/>
    <w:rsid w:val="00051426"/>
    <w:rsid w:val="00051790"/>
    <w:rsid w:val="00051938"/>
    <w:rsid w:val="00051A6C"/>
    <w:rsid w:val="00051A95"/>
    <w:rsid w:val="00053064"/>
    <w:rsid w:val="0005376E"/>
    <w:rsid w:val="0005389A"/>
    <w:rsid w:val="00053A0A"/>
    <w:rsid w:val="00053E2C"/>
    <w:rsid w:val="00054667"/>
    <w:rsid w:val="00054C4F"/>
    <w:rsid w:val="00054F2F"/>
    <w:rsid w:val="00055089"/>
    <w:rsid w:val="0005525B"/>
    <w:rsid w:val="00055265"/>
    <w:rsid w:val="00055E26"/>
    <w:rsid w:val="00056090"/>
    <w:rsid w:val="00056FF0"/>
    <w:rsid w:val="000576C6"/>
    <w:rsid w:val="0005797E"/>
    <w:rsid w:val="00057C16"/>
    <w:rsid w:val="00057CF0"/>
    <w:rsid w:val="000606D3"/>
    <w:rsid w:val="00060879"/>
    <w:rsid w:val="00060A09"/>
    <w:rsid w:val="00061E3A"/>
    <w:rsid w:val="00062123"/>
    <w:rsid w:val="0006232A"/>
    <w:rsid w:val="0006243B"/>
    <w:rsid w:val="000625FD"/>
    <w:rsid w:val="00062FBC"/>
    <w:rsid w:val="000634D0"/>
    <w:rsid w:val="00063E85"/>
    <w:rsid w:val="000640FF"/>
    <w:rsid w:val="0006511A"/>
    <w:rsid w:val="000651A0"/>
    <w:rsid w:val="000657F0"/>
    <w:rsid w:val="00066020"/>
    <w:rsid w:val="00066555"/>
    <w:rsid w:val="00066A79"/>
    <w:rsid w:val="00066B6E"/>
    <w:rsid w:val="00066E5F"/>
    <w:rsid w:val="00066F25"/>
    <w:rsid w:val="000673C3"/>
    <w:rsid w:val="00067A26"/>
    <w:rsid w:val="00067D63"/>
    <w:rsid w:val="00067FAE"/>
    <w:rsid w:val="00070081"/>
    <w:rsid w:val="00070472"/>
    <w:rsid w:val="00070854"/>
    <w:rsid w:val="00070C01"/>
    <w:rsid w:val="000715BB"/>
    <w:rsid w:val="00071E5C"/>
    <w:rsid w:val="00071E8D"/>
    <w:rsid w:val="000744EF"/>
    <w:rsid w:val="00074506"/>
    <w:rsid w:val="0007476F"/>
    <w:rsid w:val="00075CAA"/>
    <w:rsid w:val="00075E0F"/>
    <w:rsid w:val="00075E44"/>
    <w:rsid w:val="00076497"/>
    <w:rsid w:val="00076498"/>
    <w:rsid w:val="00076F67"/>
    <w:rsid w:val="0007719F"/>
    <w:rsid w:val="000779BD"/>
    <w:rsid w:val="00077F5C"/>
    <w:rsid w:val="00080449"/>
    <w:rsid w:val="00080524"/>
    <w:rsid w:val="0008076C"/>
    <w:rsid w:val="000808E4"/>
    <w:rsid w:val="00080F35"/>
    <w:rsid w:val="00081F03"/>
    <w:rsid w:val="00082D86"/>
    <w:rsid w:val="000830E7"/>
    <w:rsid w:val="0008378B"/>
    <w:rsid w:val="00083BC1"/>
    <w:rsid w:val="00083C79"/>
    <w:rsid w:val="00083CAF"/>
    <w:rsid w:val="00083F71"/>
    <w:rsid w:val="0008414D"/>
    <w:rsid w:val="000842C2"/>
    <w:rsid w:val="0008452E"/>
    <w:rsid w:val="00084DAF"/>
    <w:rsid w:val="00084E05"/>
    <w:rsid w:val="000852B3"/>
    <w:rsid w:val="00085ED2"/>
    <w:rsid w:val="0008755F"/>
    <w:rsid w:val="000878AC"/>
    <w:rsid w:val="00087F50"/>
    <w:rsid w:val="000902AF"/>
    <w:rsid w:val="00090502"/>
    <w:rsid w:val="00090CA8"/>
    <w:rsid w:val="00090F1D"/>
    <w:rsid w:val="00091057"/>
    <w:rsid w:val="00091227"/>
    <w:rsid w:val="00091CB8"/>
    <w:rsid w:val="00091CF0"/>
    <w:rsid w:val="00091F8D"/>
    <w:rsid w:val="00092485"/>
    <w:rsid w:val="000926FF"/>
    <w:rsid w:val="000929A3"/>
    <w:rsid w:val="00092B52"/>
    <w:rsid w:val="00092DAB"/>
    <w:rsid w:val="00092DAC"/>
    <w:rsid w:val="00093820"/>
    <w:rsid w:val="00094328"/>
    <w:rsid w:val="0009444E"/>
    <w:rsid w:val="000946E7"/>
    <w:rsid w:val="00094837"/>
    <w:rsid w:val="0009498D"/>
    <w:rsid w:val="00094ABB"/>
    <w:rsid w:val="00094C7C"/>
    <w:rsid w:val="00094CD1"/>
    <w:rsid w:val="00094E5A"/>
    <w:rsid w:val="0009541D"/>
    <w:rsid w:val="00095DF6"/>
    <w:rsid w:val="00095F49"/>
    <w:rsid w:val="00095FDF"/>
    <w:rsid w:val="00096005"/>
    <w:rsid w:val="00096B7A"/>
    <w:rsid w:val="00096C9B"/>
    <w:rsid w:val="00096D94"/>
    <w:rsid w:val="000970AE"/>
    <w:rsid w:val="00097269"/>
    <w:rsid w:val="000972A6"/>
    <w:rsid w:val="000979C6"/>
    <w:rsid w:val="00097C69"/>
    <w:rsid w:val="000A07E1"/>
    <w:rsid w:val="000A0B13"/>
    <w:rsid w:val="000A1607"/>
    <w:rsid w:val="000A2447"/>
    <w:rsid w:val="000A2C96"/>
    <w:rsid w:val="000A34FA"/>
    <w:rsid w:val="000A35AE"/>
    <w:rsid w:val="000A39E1"/>
    <w:rsid w:val="000A4196"/>
    <w:rsid w:val="000A45BA"/>
    <w:rsid w:val="000A495C"/>
    <w:rsid w:val="000A4A2D"/>
    <w:rsid w:val="000A4CA7"/>
    <w:rsid w:val="000A4FF6"/>
    <w:rsid w:val="000A53E1"/>
    <w:rsid w:val="000A5800"/>
    <w:rsid w:val="000A5C30"/>
    <w:rsid w:val="000A6202"/>
    <w:rsid w:val="000A69B3"/>
    <w:rsid w:val="000A6BC3"/>
    <w:rsid w:val="000A6E01"/>
    <w:rsid w:val="000A6F57"/>
    <w:rsid w:val="000A720A"/>
    <w:rsid w:val="000A75A5"/>
    <w:rsid w:val="000B01A2"/>
    <w:rsid w:val="000B02E4"/>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44C0"/>
    <w:rsid w:val="000B4EE2"/>
    <w:rsid w:val="000B53A6"/>
    <w:rsid w:val="000B555B"/>
    <w:rsid w:val="000B55AF"/>
    <w:rsid w:val="000B5856"/>
    <w:rsid w:val="000B5A95"/>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7BA"/>
    <w:rsid w:val="000C196E"/>
    <w:rsid w:val="000C1C59"/>
    <w:rsid w:val="000C2CBF"/>
    <w:rsid w:val="000C2D91"/>
    <w:rsid w:val="000C379B"/>
    <w:rsid w:val="000C37F2"/>
    <w:rsid w:val="000C3847"/>
    <w:rsid w:val="000C3C4B"/>
    <w:rsid w:val="000C409D"/>
    <w:rsid w:val="000C47B8"/>
    <w:rsid w:val="000C4B88"/>
    <w:rsid w:val="000C514A"/>
    <w:rsid w:val="000C54A3"/>
    <w:rsid w:val="000C67BC"/>
    <w:rsid w:val="000C6A38"/>
    <w:rsid w:val="000C6C19"/>
    <w:rsid w:val="000C6C2A"/>
    <w:rsid w:val="000C6D32"/>
    <w:rsid w:val="000C70C5"/>
    <w:rsid w:val="000C73B4"/>
    <w:rsid w:val="000C7670"/>
    <w:rsid w:val="000C7742"/>
    <w:rsid w:val="000C7DB8"/>
    <w:rsid w:val="000D089E"/>
    <w:rsid w:val="000D0ABD"/>
    <w:rsid w:val="000D13B2"/>
    <w:rsid w:val="000D13E2"/>
    <w:rsid w:val="000D1952"/>
    <w:rsid w:val="000D1B7A"/>
    <w:rsid w:val="000D1DF0"/>
    <w:rsid w:val="000D1F14"/>
    <w:rsid w:val="000D2C8D"/>
    <w:rsid w:val="000D2F6A"/>
    <w:rsid w:val="000D30A5"/>
    <w:rsid w:val="000D30DB"/>
    <w:rsid w:val="000D3D17"/>
    <w:rsid w:val="000D3E8C"/>
    <w:rsid w:val="000D4147"/>
    <w:rsid w:val="000D4B6A"/>
    <w:rsid w:val="000D4F8F"/>
    <w:rsid w:val="000D504D"/>
    <w:rsid w:val="000D51B5"/>
    <w:rsid w:val="000D5473"/>
    <w:rsid w:val="000D5942"/>
    <w:rsid w:val="000D5FD6"/>
    <w:rsid w:val="000D62AF"/>
    <w:rsid w:val="000D63C2"/>
    <w:rsid w:val="000D6744"/>
    <w:rsid w:val="000D6BF2"/>
    <w:rsid w:val="000D6ED5"/>
    <w:rsid w:val="000E00CD"/>
    <w:rsid w:val="000E00F2"/>
    <w:rsid w:val="000E09CC"/>
    <w:rsid w:val="000E15F8"/>
    <w:rsid w:val="000E18D7"/>
    <w:rsid w:val="000E1D50"/>
    <w:rsid w:val="000E1F0D"/>
    <w:rsid w:val="000E22C9"/>
    <w:rsid w:val="000E3998"/>
    <w:rsid w:val="000E3CA1"/>
    <w:rsid w:val="000E47A6"/>
    <w:rsid w:val="000E4846"/>
    <w:rsid w:val="000E4A1F"/>
    <w:rsid w:val="000E54B9"/>
    <w:rsid w:val="000E5E32"/>
    <w:rsid w:val="000E5EEA"/>
    <w:rsid w:val="000E604D"/>
    <w:rsid w:val="000E671B"/>
    <w:rsid w:val="000E756A"/>
    <w:rsid w:val="000E78F0"/>
    <w:rsid w:val="000E79DB"/>
    <w:rsid w:val="000E7B66"/>
    <w:rsid w:val="000E7C17"/>
    <w:rsid w:val="000E7E3F"/>
    <w:rsid w:val="000F012D"/>
    <w:rsid w:val="000F01CC"/>
    <w:rsid w:val="000F0336"/>
    <w:rsid w:val="000F126E"/>
    <w:rsid w:val="000F1BF8"/>
    <w:rsid w:val="000F28F8"/>
    <w:rsid w:val="000F2E10"/>
    <w:rsid w:val="000F2F60"/>
    <w:rsid w:val="000F3F9B"/>
    <w:rsid w:val="000F41E5"/>
    <w:rsid w:val="000F456D"/>
    <w:rsid w:val="000F4A56"/>
    <w:rsid w:val="000F53CC"/>
    <w:rsid w:val="000F6320"/>
    <w:rsid w:val="000F63E1"/>
    <w:rsid w:val="000F63F4"/>
    <w:rsid w:val="000F65A4"/>
    <w:rsid w:val="000F6C15"/>
    <w:rsid w:val="000F6C6F"/>
    <w:rsid w:val="000F74BB"/>
    <w:rsid w:val="000F75BE"/>
    <w:rsid w:val="000F75F3"/>
    <w:rsid w:val="000F7A33"/>
    <w:rsid w:val="001004F2"/>
    <w:rsid w:val="00102674"/>
    <w:rsid w:val="001026C6"/>
    <w:rsid w:val="0010285C"/>
    <w:rsid w:val="00103091"/>
    <w:rsid w:val="0010321E"/>
    <w:rsid w:val="00103583"/>
    <w:rsid w:val="001045BF"/>
    <w:rsid w:val="00104AE0"/>
    <w:rsid w:val="00104BC4"/>
    <w:rsid w:val="001053A6"/>
    <w:rsid w:val="001054FE"/>
    <w:rsid w:val="00105584"/>
    <w:rsid w:val="0010559F"/>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EE1"/>
    <w:rsid w:val="0011248C"/>
    <w:rsid w:val="00112613"/>
    <w:rsid w:val="001127B0"/>
    <w:rsid w:val="00112C0C"/>
    <w:rsid w:val="001130E1"/>
    <w:rsid w:val="001131AF"/>
    <w:rsid w:val="001133CB"/>
    <w:rsid w:val="00113778"/>
    <w:rsid w:val="00113BC1"/>
    <w:rsid w:val="001144AE"/>
    <w:rsid w:val="001165B8"/>
    <w:rsid w:val="00116703"/>
    <w:rsid w:val="001169CB"/>
    <w:rsid w:val="001169E0"/>
    <w:rsid w:val="00116AAE"/>
    <w:rsid w:val="00117C6B"/>
    <w:rsid w:val="001200D7"/>
    <w:rsid w:val="0012034A"/>
    <w:rsid w:val="0012099C"/>
    <w:rsid w:val="00120AFE"/>
    <w:rsid w:val="00120C80"/>
    <w:rsid w:val="00120D53"/>
    <w:rsid w:val="001214C8"/>
    <w:rsid w:val="001220D0"/>
    <w:rsid w:val="0012221E"/>
    <w:rsid w:val="00122284"/>
    <w:rsid w:val="0012236D"/>
    <w:rsid w:val="00122528"/>
    <w:rsid w:val="001225C3"/>
    <w:rsid w:val="00123819"/>
    <w:rsid w:val="00123A1E"/>
    <w:rsid w:val="00124A25"/>
    <w:rsid w:val="00124BC3"/>
    <w:rsid w:val="00124CC1"/>
    <w:rsid w:val="00124F5D"/>
    <w:rsid w:val="001251A5"/>
    <w:rsid w:val="001253F4"/>
    <w:rsid w:val="001256C7"/>
    <w:rsid w:val="001257CE"/>
    <w:rsid w:val="00125A47"/>
    <w:rsid w:val="00125AB7"/>
    <w:rsid w:val="00125C5F"/>
    <w:rsid w:val="00126433"/>
    <w:rsid w:val="001265E1"/>
    <w:rsid w:val="00126FE5"/>
    <w:rsid w:val="001273A1"/>
    <w:rsid w:val="001274A1"/>
    <w:rsid w:val="00127535"/>
    <w:rsid w:val="00127C42"/>
    <w:rsid w:val="00127E83"/>
    <w:rsid w:val="00130074"/>
    <w:rsid w:val="001300AC"/>
    <w:rsid w:val="00130EA5"/>
    <w:rsid w:val="00131638"/>
    <w:rsid w:val="00131C35"/>
    <w:rsid w:val="00132108"/>
    <w:rsid w:val="00132C36"/>
    <w:rsid w:val="00134107"/>
    <w:rsid w:val="00134566"/>
    <w:rsid w:val="001348B8"/>
    <w:rsid w:val="00134DDC"/>
    <w:rsid w:val="001350FC"/>
    <w:rsid w:val="00135AC2"/>
    <w:rsid w:val="00135C38"/>
    <w:rsid w:val="00136119"/>
    <w:rsid w:val="001362BF"/>
    <w:rsid w:val="001363B3"/>
    <w:rsid w:val="00136623"/>
    <w:rsid w:val="00137308"/>
    <w:rsid w:val="001373C7"/>
    <w:rsid w:val="00137C30"/>
    <w:rsid w:val="00137F48"/>
    <w:rsid w:val="001405E0"/>
    <w:rsid w:val="0014066C"/>
    <w:rsid w:val="001407A0"/>
    <w:rsid w:val="00140ABC"/>
    <w:rsid w:val="00140CC1"/>
    <w:rsid w:val="001410CD"/>
    <w:rsid w:val="001413C2"/>
    <w:rsid w:val="00141472"/>
    <w:rsid w:val="001419CF"/>
    <w:rsid w:val="0014274F"/>
    <w:rsid w:val="00142AE8"/>
    <w:rsid w:val="00142CAE"/>
    <w:rsid w:val="00142F78"/>
    <w:rsid w:val="001434C9"/>
    <w:rsid w:val="00143934"/>
    <w:rsid w:val="001439A0"/>
    <w:rsid w:val="00143D99"/>
    <w:rsid w:val="00144C75"/>
    <w:rsid w:val="001451A1"/>
    <w:rsid w:val="00145497"/>
    <w:rsid w:val="00145E8F"/>
    <w:rsid w:val="0014611D"/>
    <w:rsid w:val="00146601"/>
    <w:rsid w:val="00147713"/>
    <w:rsid w:val="001478CD"/>
    <w:rsid w:val="00147C34"/>
    <w:rsid w:val="001505EF"/>
    <w:rsid w:val="00150921"/>
    <w:rsid w:val="00150AD9"/>
    <w:rsid w:val="00150BF0"/>
    <w:rsid w:val="00151048"/>
    <w:rsid w:val="00151066"/>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4F9"/>
    <w:rsid w:val="00160299"/>
    <w:rsid w:val="0016057F"/>
    <w:rsid w:val="001606B7"/>
    <w:rsid w:val="00160BA5"/>
    <w:rsid w:val="00160D65"/>
    <w:rsid w:val="00160D99"/>
    <w:rsid w:val="00160FB2"/>
    <w:rsid w:val="0016127B"/>
    <w:rsid w:val="001613F7"/>
    <w:rsid w:val="0016151B"/>
    <w:rsid w:val="00161666"/>
    <w:rsid w:val="0016181A"/>
    <w:rsid w:val="0016182A"/>
    <w:rsid w:val="00161910"/>
    <w:rsid w:val="00161D27"/>
    <w:rsid w:val="00162D5F"/>
    <w:rsid w:val="00163580"/>
    <w:rsid w:val="0016391A"/>
    <w:rsid w:val="00163A01"/>
    <w:rsid w:val="00163B36"/>
    <w:rsid w:val="00163FA6"/>
    <w:rsid w:val="00163FE8"/>
    <w:rsid w:val="00164079"/>
    <w:rsid w:val="001645F0"/>
    <w:rsid w:val="00164C4E"/>
    <w:rsid w:val="00165148"/>
    <w:rsid w:val="00165488"/>
    <w:rsid w:val="00165516"/>
    <w:rsid w:val="00165F41"/>
    <w:rsid w:val="0016605A"/>
    <w:rsid w:val="00166575"/>
    <w:rsid w:val="00170263"/>
    <w:rsid w:val="0017061F"/>
    <w:rsid w:val="00170811"/>
    <w:rsid w:val="00170D4C"/>
    <w:rsid w:val="00170F19"/>
    <w:rsid w:val="0017103F"/>
    <w:rsid w:val="0017105E"/>
    <w:rsid w:val="00171626"/>
    <w:rsid w:val="00171A0F"/>
    <w:rsid w:val="00171EA5"/>
    <w:rsid w:val="001721EA"/>
    <w:rsid w:val="00172399"/>
    <w:rsid w:val="0017322D"/>
    <w:rsid w:val="00173610"/>
    <w:rsid w:val="00173752"/>
    <w:rsid w:val="00173F7F"/>
    <w:rsid w:val="001743A2"/>
    <w:rsid w:val="0017471B"/>
    <w:rsid w:val="00175313"/>
    <w:rsid w:val="00175B0B"/>
    <w:rsid w:val="00175C2C"/>
    <w:rsid w:val="00176338"/>
    <w:rsid w:val="001763B0"/>
    <w:rsid w:val="0017675F"/>
    <w:rsid w:val="00176C58"/>
    <w:rsid w:val="0017709B"/>
    <w:rsid w:val="001773D6"/>
    <w:rsid w:val="0017791D"/>
    <w:rsid w:val="00177C1B"/>
    <w:rsid w:val="00177C80"/>
    <w:rsid w:val="0018026C"/>
    <w:rsid w:val="00180F34"/>
    <w:rsid w:val="0018159C"/>
    <w:rsid w:val="00181981"/>
    <w:rsid w:val="00181BF2"/>
    <w:rsid w:val="0018223B"/>
    <w:rsid w:val="0018243B"/>
    <w:rsid w:val="001824BA"/>
    <w:rsid w:val="0018252C"/>
    <w:rsid w:val="0018261D"/>
    <w:rsid w:val="001826C3"/>
    <w:rsid w:val="00182834"/>
    <w:rsid w:val="0018291C"/>
    <w:rsid w:val="0018296F"/>
    <w:rsid w:val="00182E91"/>
    <w:rsid w:val="00183725"/>
    <w:rsid w:val="00183953"/>
    <w:rsid w:val="0018402E"/>
    <w:rsid w:val="00184089"/>
    <w:rsid w:val="0018433E"/>
    <w:rsid w:val="00184492"/>
    <w:rsid w:val="001846ED"/>
    <w:rsid w:val="00184887"/>
    <w:rsid w:val="00184DCD"/>
    <w:rsid w:val="00184EA5"/>
    <w:rsid w:val="00184EF6"/>
    <w:rsid w:val="00185538"/>
    <w:rsid w:val="00185C4C"/>
    <w:rsid w:val="001864CE"/>
    <w:rsid w:val="0018666F"/>
    <w:rsid w:val="001872F5"/>
    <w:rsid w:val="00187AC3"/>
    <w:rsid w:val="00187B27"/>
    <w:rsid w:val="00187BAF"/>
    <w:rsid w:val="00187F5D"/>
    <w:rsid w:val="001908EC"/>
    <w:rsid w:val="00190FB2"/>
    <w:rsid w:val="0019155F"/>
    <w:rsid w:val="0019156E"/>
    <w:rsid w:val="00191AED"/>
    <w:rsid w:val="0019219A"/>
    <w:rsid w:val="001923A3"/>
    <w:rsid w:val="0019303B"/>
    <w:rsid w:val="001935BD"/>
    <w:rsid w:val="001940CD"/>
    <w:rsid w:val="00194D58"/>
    <w:rsid w:val="001955D5"/>
    <w:rsid w:val="00196078"/>
    <w:rsid w:val="00196081"/>
    <w:rsid w:val="00196DA7"/>
    <w:rsid w:val="00197631"/>
    <w:rsid w:val="00197FBF"/>
    <w:rsid w:val="001A02C2"/>
    <w:rsid w:val="001A0946"/>
    <w:rsid w:val="001A0B76"/>
    <w:rsid w:val="001A0CDA"/>
    <w:rsid w:val="001A0DD3"/>
    <w:rsid w:val="001A0DF5"/>
    <w:rsid w:val="001A1334"/>
    <w:rsid w:val="001A140A"/>
    <w:rsid w:val="001A14D8"/>
    <w:rsid w:val="001A23A6"/>
    <w:rsid w:val="001A247B"/>
    <w:rsid w:val="001A26CE"/>
    <w:rsid w:val="001A2DC4"/>
    <w:rsid w:val="001A2DCE"/>
    <w:rsid w:val="001A33DD"/>
    <w:rsid w:val="001A56DC"/>
    <w:rsid w:val="001A675D"/>
    <w:rsid w:val="001A6B0E"/>
    <w:rsid w:val="001A6D2C"/>
    <w:rsid w:val="001A6EE3"/>
    <w:rsid w:val="001A74D0"/>
    <w:rsid w:val="001A7D62"/>
    <w:rsid w:val="001A7EB9"/>
    <w:rsid w:val="001A7ECE"/>
    <w:rsid w:val="001B08F1"/>
    <w:rsid w:val="001B09A3"/>
    <w:rsid w:val="001B111A"/>
    <w:rsid w:val="001B14C5"/>
    <w:rsid w:val="001B14F4"/>
    <w:rsid w:val="001B1CF6"/>
    <w:rsid w:val="001B1E07"/>
    <w:rsid w:val="001B1E5C"/>
    <w:rsid w:val="001B294A"/>
    <w:rsid w:val="001B2F1A"/>
    <w:rsid w:val="001B2F89"/>
    <w:rsid w:val="001B3939"/>
    <w:rsid w:val="001B3BFB"/>
    <w:rsid w:val="001B40F7"/>
    <w:rsid w:val="001B4568"/>
    <w:rsid w:val="001B497D"/>
    <w:rsid w:val="001B4997"/>
    <w:rsid w:val="001B569B"/>
    <w:rsid w:val="001B6E2B"/>
    <w:rsid w:val="001B6F79"/>
    <w:rsid w:val="001B79EF"/>
    <w:rsid w:val="001B7A9F"/>
    <w:rsid w:val="001B7CC1"/>
    <w:rsid w:val="001B7FDE"/>
    <w:rsid w:val="001C02CD"/>
    <w:rsid w:val="001C03AF"/>
    <w:rsid w:val="001C0D9F"/>
    <w:rsid w:val="001C14C6"/>
    <w:rsid w:val="001C1772"/>
    <w:rsid w:val="001C1894"/>
    <w:rsid w:val="001C2339"/>
    <w:rsid w:val="001C2352"/>
    <w:rsid w:val="001C38F1"/>
    <w:rsid w:val="001C3B9F"/>
    <w:rsid w:val="001C3BFC"/>
    <w:rsid w:val="001C4009"/>
    <w:rsid w:val="001C442F"/>
    <w:rsid w:val="001C4782"/>
    <w:rsid w:val="001C49AB"/>
    <w:rsid w:val="001C4D5E"/>
    <w:rsid w:val="001C5151"/>
    <w:rsid w:val="001C582D"/>
    <w:rsid w:val="001C6163"/>
    <w:rsid w:val="001C6240"/>
    <w:rsid w:val="001C6687"/>
    <w:rsid w:val="001C6F2C"/>
    <w:rsid w:val="001C7CC4"/>
    <w:rsid w:val="001D00C1"/>
    <w:rsid w:val="001D0143"/>
    <w:rsid w:val="001D0393"/>
    <w:rsid w:val="001D0764"/>
    <w:rsid w:val="001D0F9F"/>
    <w:rsid w:val="001D131B"/>
    <w:rsid w:val="001D2B7D"/>
    <w:rsid w:val="001D2E6A"/>
    <w:rsid w:val="001D315F"/>
    <w:rsid w:val="001D35D4"/>
    <w:rsid w:val="001D3C4A"/>
    <w:rsid w:val="001D4038"/>
    <w:rsid w:val="001D4AEC"/>
    <w:rsid w:val="001D5190"/>
    <w:rsid w:val="001D541F"/>
    <w:rsid w:val="001D56DE"/>
    <w:rsid w:val="001D58CE"/>
    <w:rsid w:val="001D5917"/>
    <w:rsid w:val="001D6740"/>
    <w:rsid w:val="001D6AED"/>
    <w:rsid w:val="001D6C9C"/>
    <w:rsid w:val="001D7188"/>
    <w:rsid w:val="001D71F2"/>
    <w:rsid w:val="001D741B"/>
    <w:rsid w:val="001D74F2"/>
    <w:rsid w:val="001D76C7"/>
    <w:rsid w:val="001D7BFA"/>
    <w:rsid w:val="001E01E1"/>
    <w:rsid w:val="001E0968"/>
    <w:rsid w:val="001E0F8D"/>
    <w:rsid w:val="001E0FDF"/>
    <w:rsid w:val="001E1408"/>
    <w:rsid w:val="001E18A5"/>
    <w:rsid w:val="001E1CA6"/>
    <w:rsid w:val="001E1D69"/>
    <w:rsid w:val="001E244C"/>
    <w:rsid w:val="001E2F80"/>
    <w:rsid w:val="001E2FD9"/>
    <w:rsid w:val="001E330E"/>
    <w:rsid w:val="001E419D"/>
    <w:rsid w:val="001E48D1"/>
    <w:rsid w:val="001E4BCA"/>
    <w:rsid w:val="001E4D5C"/>
    <w:rsid w:val="001E4F00"/>
    <w:rsid w:val="001E51EC"/>
    <w:rsid w:val="001E5203"/>
    <w:rsid w:val="001E590A"/>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43C"/>
    <w:rsid w:val="001F19E6"/>
    <w:rsid w:val="001F204B"/>
    <w:rsid w:val="001F2969"/>
    <w:rsid w:val="001F3050"/>
    <w:rsid w:val="001F334C"/>
    <w:rsid w:val="001F3790"/>
    <w:rsid w:val="001F3792"/>
    <w:rsid w:val="001F39CA"/>
    <w:rsid w:val="001F3F57"/>
    <w:rsid w:val="001F3F63"/>
    <w:rsid w:val="001F45A6"/>
    <w:rsid w:val="001F4CBE"/>
    <w:rsid w:val="001F4CF0"/>
    <w:rsid w:val="001F4CF3"/>
    <w:rsid w:val="001F4E46"/>
    <w:rsid w:val="001F5108"/>
    <w:rsid w:val="001F5CB8"/>
    <w:rsid w:val="001F6035"/>
    <w:rsid w:val="001F60AD"/>
    <w:rsid w:val="001F6266"/>
    <w:rsid w:val="001F62C6"/>
    <w:rsid w:val="001F6569"/>
    <w:rsid w:val="001F6EAD"/>
    <w:rsid w:val="001F7CC7"/>
    <w:rsid w:val="002003B6"/>
    <w:rsid w:val="00200493"/>
    <w:rsid w:val="00200930"/>
    <w:rsid w:val="00201009"/>
    <w:rsid w:val="00201486"/>
    <w:rsid w:val="00201561"/>
    <w:rsid w:val="0020197E"/>
    <w:rsid w:val="00201AF2"/>
    <w:rsid w:val="00201D9F"/>
    <w:rsid w:val="00202403"/>
    <w:rsid w:val="002024C6"/>
    <w:rsid w:val="0020274B"/>
    <w:rsid w:val="00202976"/>
    <w:rsid w:val="00202E1C"/>
    <w:rsid w:val="00203027"/>
    <w:rsid w:val="00203C97"/>
    <w:rsid w:val="0020444C"/>
    <w:rsid w:val="00205626"/>
    <w:rsid w:val="00205CFE"/>
    <w:rsid w:val="00206265"/>
    <w:rsid w:val="0020637E"/>
    <w:rsid w:val="002068A4"/>
    <w:rsid w:val="002073BD"/>
    <w:rsid w:val="0020750F"/>
    <w:rsid w:val="00207758"/>
    <w:rsid w:val="00207BBF"/>
    <w:rsid w:val="0021014C"/>
    <w:rsid w:val="00210776"/>
    <w:rsid w:val="0021111B"/>
    <w:rsid w:val="002120D9"/>
    <w:rsid w:val="0021227E"/>
    <w:rsid w:val="00212C40"/>
    <w:rsid w:val="00212F43"/>
    <w:rsid w:val="00213190"/>
    <w:rsid w:val="0021336A"/>
    <w:rsid w:val="00213443"/>
    <w:rsid w:val="002135FC"/>
    <w:rsid w:val="0021375E"/>
    <w:rsid w:val="0021385D"/>
    <w:rsid w:val="00213888"/>
    <w:rsid w:val="00213909"/>
    <w:rsid w:val="00214DAB"/>
    <w:rsid w:val="00216361"/>
    <w:rsid w:val="0021637D"/>
    <w:rsid w:val="00216385"/>
    <w:rsid w:val="002164A6"/>
    <w:rsid w:val="00216562"/>
    <w:rsid w:val="00216F6C"/>
    <w:rsid w:val="00217422"/>
    <w:rsid w:val="00217685"/>
    <w:rsid w:val="00217734"/>
    <w:rsid w:val="00217884"/>
    <w:rsid w:val="00217923"/>
    <w:rsid w:val="00217BF7"/>
    <w:rsid w:val="00217DE2"/>
    <w:rsid w:val="0022019F"/>
    <w:rsid w:val="00220BCC"/>
    <w:rsid w:val="00220CBB"/>
    <w:rsid w:val="00220D4F"/>
    <w:rsid w:val="00221238"/>
    <w:rsid w:val="002213BB"/>
    <w:rsid w:val="00221AE5"/>
    <w:rsid w:val="00221CB3"/>
    <w:rsid w:val="00221E79"/>
    <w:rsid w:val="00222286"/>
    <w:rsid w:val="00222650"/>
    <w:rsid w:val="002229A5"/>
    <w:rsid w:val="00222A5D"/>
    <w:rsid w:val="00222C11"/>
    <w:rsid w:val="00222F9A"/>
    <w:rsid w:val="00222F9D"/>
    <w:rsid w:val="0022330F"/>
    <w:rsid w:val="002235DB"/>
    <w:rsid w:val="00223921"/>
    <w:rsid w:val="00223BCE"/>
    <w:rsid w:val="00223BD5"/>
    <w:rsid w:val="00223F22"/>
    <w:rsid w:val="00224ABE"/>
    <w:rsid w:val="00225221"/>
    <w:rsid w:val="0022540E"/>
    <w:rsid w:val="002256F4"/>
    <w:rsid w:val="0022578E"/>
    <w:rsid w:val="00225A58"/>
    <w:rsid w:val="00225ACC"/>
    <w:rsid w:val="00226097"/>
    <w:rsid w:val="00226906"/>
    <w:rsid w:val="00226AE6"/>
    <w:rsid w:val="00226FDC"/>
    <w:rsid w:val="002271E7"/>
    <w:rsid w:val="002275CE"/>
    <w:rsid w:val="002279A5"/>
    <w:rsid w:val="0023038A"/>
    <w:rsid w:val="00230687"/>
    <w:rsid w:val="00230998"/>
    <w:rsid w:val="00231302"/>
    <w:rsid w:val="002321EF"/>
    <w:rsid w:val="002323EE"/>
    <w:rsid w:val="0023246B"/>
    <w:rsid w:val="00232A10"/>
    <w:rsid w:val="002332FA"/>
    <w:rsid w:val="00233740"/>
    <w:rsid w:val="00233772"/>
    <w:rsid w:val="00233DE7"/>
    <w:rsid w:val="002340EC"/>
    <w:rsid w:val="002341E7"/>
    <w:rsid w:val="0023474D"/>
    <w:rsid w:val="00235497"/>
    <w:rsid w:val="002359F5"/>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FC4"/>
    <w:rsid w:val="002432F7"/>
    <w:rsid w:val="0024361E"/>
    <w:rsid w:val="0024399C"/>
    <w:rsid w:val="00243C32"/>
    <w:rsid w:val="00244206"/>
    <w:rsid w:val="0024430C"/>
    <w:rsid w:val="00244451"/>
    <w:rsid w:val="00244653"/>
    <w:rsid w:val="002446ED"/>
    <w:rsid w:val="00244A5D"/>
    <w:rsid w:val="00244CA1"/>
    <w:rsid w:val="00245C82"/>
    <w:rsid w:val="002463AC"/>
    <w:rsid w:val="00246952"/>
    <w:rsid w:val="0024699D"/>
    <w:rsid w:val="00246D73"/>
    <w:rsid w:val="00247135"/>
    <w:rsid w:val="002479D8"/>
    <w:rsid w:val="002500E8"/>
    <w:rsid w:val="00250420"/>
    <w:rsid w:val="00250A6A"/>
    <w:rsid w:val="00252012"/>
    <w:rsid w:val="00252CEB"/>
    <w:rsid w:val="002539AB"/>
    <w:rsid w:val="002539C5"/>
    <w:rsid w:val="00253BE1"/>
    <w:rsid w:val="00253EBE"/>
    <w:rsid w:val="002546DE"/>
    <w:rsid w:val="002547AC"/>
    <w:rsid w:val="0025542E"/>
    <w:rsid w:val="002557EA"/>
    <w:rsid w:val="00255C59"/>
    <w:rsid w:val="00255F6B"/>
    <w:rsid w:val="002564ED"/>
    <w:rsid w:val="002566FB"/>
    <w:rsid w:val="00256865"/>
    <w:rsid w:val="00256952"/>
    <w:rsid w:val="00256ADD"/>
    <w:rsid w:val="00256FFF"/>
    <w:rsid w:val="00257613"/>
    <w:rsid w:val="0025785E"/>
    <w:rsid w:val="00257977"/>
    <w:rsid w:val="00260028"/>
    <w:rsid w:val="00261E77"/>
    <w:rsid w:val="00262355"/>
    <w:rsid w:val="00262661"/>
    <w:rsid w:val="00262A1C"/>
    <w:rsid w:val="00262C56"/>
    <w:rsid w:val="00262FB6"/>
    <w:rsid w:val="00263807"/>
    <w:rsid w:val="00263A44"/>
    <w:rsid w:val="002643B0"/>
    <w:rsid w:val="0026449D"/>
    <w:rsid w:val="00264769"/>
    <w:rsid w:val="00264C02"/>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4B4"/>
    <w:rsid w:val="002720AC"/>
    <w:rsid w:val="00272E56"/>
    <w:rsid w:val="00273C01"/>
    <w:rsid w:val="00273CCB"/>
    <w:rsid w:val="00274161"/>
    <w:rsid w:val="0027451E"/>
    <w:rsid w:val="00274553"/>
    <w:rsid w:val="002745D9"/>
    <w:rsid w:val="00274604"/>
    <w:rsid w:val="002748C4"/>
    <w:rsid w:val="00274AAB"/>
    <w:rsid w:val="00274BCA"/>
    <w:rsid w:val="00274D12"/>
    <w:rsid w:val="0027550A"/>
    <w:rsid w:val="002755AD"/>
    <w:rsid w:val="00275AB4"/>
    <w:rsid w:val="00275CDD"/>
    <w:rsid w:val="002762B6"/>
    <w:rsid w:val="002764DA"/>
    <w:rsid w:val="00276706"/>
    <w:rsid w:val="002774C3"/>
    <w:rsid w:val="0027770D"/>
    <w:rsid w:val="002778BF"/>
    <w:rsid w:val="00277B05"/>
    <w:rsid w:val="00277BBA"/>
    <w:rsid w:val="00277D91"/>
    <w:rsid w:val="002806E4"/>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4D8"/>
    <w:rsid w:val="0028490E"/>
    <w:rsid w:val="00284B70"/>
    <w:rsid w:val="0028504F"/>
    <w:rsid w:val="002855D3"/>
    <w:rsid w:val="00285AA2"/>
    <w:rsid w:val="00285B62"/>
    <w:rsid w:val="00286614"/>
    <w:rsid w:val="0028672A"/>
    <w:rsid w:val="00286954"/>
    <w:rsid w:val="00287C66"/>
    <w:rsid w:val="0029012B"/>
    <w:rsid w:val="00290813"/>
    <w:rsid w:val="00290A33"/>
    <w:rsid w:val="00290CD3"/>
    <w:rsid w:val="002912AC"/>
    <w:rsid w:val="002919B4"/>
    <w:rsid w:val="00291F87"/>
    <w:rsid w:val="00292106"/>
    <w:rsid w:val="0029252F"/>
    <w:rsid w:val="00292569"/>
    <w:rsid w:val="00292A89"/>
    <w:rsid w:val="00292B48"/>
    <w:rsid w:val="0029302E"/>
    <w:rsid w:val="00293509"/>
    <w:rsid w:val="002936D6"/>
    <w:rsid w:val="00294434"/>
    <w:rsid w:val="002944C7"/>
    <w:rsid w:val="00294727"/>
    <w:rsid w:val="0029481C"/>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448"/>
    <w:rsid w:val="002A2810"/>
    <w:rsid w:val="002A2EDA"/>
    <w:rsid w:val="002A3220"/>
    <w:rsid w:val="002A3543"/>
    <w:rsid w:val="002A35B5"/>
    <w:rsid w:val="002A377B"/>
    <w:rsid w:val="002A41A5"/>
    <w:rsid w:val="002A492E"/>
    <w:rsid w:val="002A4ACC"/>
    <w:rsid w:val="002A4B31"/>
    <w:rsid w:val="002A4F7F"/>
    <w:rsid w:val="002A51DA"/>
    <w:rsid w:val="002A5674"/>
    <w:rsid w:val="002A571E"/>
    <w:rsid w:val="002A58CF"/>
    <w:rsid w:val="002A5F55"/>
    <w:rsid w:val="002A63E1"/>
    <w:rsid w:val="002A6419"/>
    <w:rsid w:val="002A6B40"/>
    <w:rsid w:val="002A6C23"/>
    <w:rsid w:val="002A6C27"/>
    <w:rsid w:val="002A6DD1"/>
    <w:rsid w:val="002A6E12"/>
    <w:rsid w:val="002A7F06"/>
    <w:rsid w:val="002B0183"/>
    <w:rsid w:val="002B06F3"/>
    <w:rsid w:val="002B0CBD"/>
    <w:rsid w:val="002B0F0E"/>
    <w:rsid w:val="002B166C"/>
    <w:rsid w:val="002B192D"/>
    <w:rsid w:val="002B1CF1"/>
    <w:rsid w:val="002B2118"/>
    <w:rsid w:val="002B30F7"/>
    <w:rsid w:val="002B35F8"/>
    <w:rsid w:val="002B380F"/>
    <w:rsid w:val="002B3E9C"/>
    <w:rsid w:val="002B40A4"/>
    <w:rsid w:val="002B5377"/>
    <w:rsid w:val="002B5A8F"/>
    <w:rsid w:val="002B5F77"/>
    <w:rsid w:val="002B6053"/>
    <w:rsid w:val="002B65E9"/>
    <w:rsid w:val="002B6C54"/>
    <w:rsid w:val="002B709E"/>
    <w:rsid w:val="002B7A75"/>
    <w:rsid w:val="002C0533"/>
    <w:rsid w:val="002C064C"/>
    <w:rsid w:val="002C0974"/>
    <w:rsid w:val="002C0D51"/>
    <w:rsid w:val="002C1317"/>
    <w:rsid w:val="002C1346"/>
    <w:rsid w:val="002C1720"/>
    <w:rsid w:val="002C1A62"/>
    <w:rsid w:val="002C2252"/>
    <w:rsid w:val="002C24A8"/>
    <w:rsid w:val="002C2B33"/>
    <w:rsid w:val="002C2D64"/>
    <w:rsid w:val="002C3084"/>
    <w:rsid w:val="002C33A9"/>
    <w:rsid w:val="002C379A"/>
    <w:rsid w:val="002C40EC"/>
    <w:rsid w:val="002C49EC"/>
    <w:rsid w:val="002C4E9C"/>
    <w:rsid w:val="002C5321"/>
    <w:rsid w:val="002C54E1"/>
    <w:rsid w:val="002C569F"/>
    <w:rsid w:val="002C58AC"/>
    <w:rsid w:val="002C5A86"/>
    <w:rsid w:val="002C5C6C"/>
    <w:rsid w:val="002C5D83"/>
    <w:rsid w:val="002C6462"/>
    <w:rsid w:val="002C6F69"/>
    <w:rsid w:val="002C7A1A"/>
    <w:rsid w:val="002C7A23"/>
    <w:rsid w:val="002D015E"/>
    <w:rsid w:val="002D04DE"/>
    <w:rsid w:val="002D0580"/>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804"/>
    <w:rsid w:val="002D585B"/>
    <w:rsid w:val="002D6076"/>
    <w:rsid w:val="002D61EE"/>
    <w:rsid w:val="002D66B5"/>
    <w:rsid w:val="002D67F2"/>
    <w:rsid w:val="002D6811"/>
    <w:rsid w:val="002D713F"/>
    <w:rsid w:val="002D7142"/>
    <w:rsid w:val="002D791B"/>
    <w:rsid w:val="002D7923"/>
    <w:rsid w:val="002D7B04"/>
    <w:rsid w:val="002D7B53"/>
    <w:rsid w:val="002D7C7A"/>
    <w:rsid w:val="002D7EE7"/>
    <w:rsid w:val="002E01AC"/>
    <w:rsid w:val="002E040F"/>
    <w:rsid w:val="002E16BD"/>
    <w:rsid w:val="002E21B9"/>
    <w:rsid w:val="002E2200"/>
    <w:rsid w:val="002E22C7"/>
    <w:rsid w:val="002E2ACB"/>
    <w:rsid w:val="002E2BC8"/>
    <w:rsid w:val="002E3073"/>
    <w:rsid w:val="002E311D"/>
    <w:rsid w:val="002E3318"/>
    <w:rsid w:val="002E3EF4"/>
    <w:rsid w:val="002E49B0"/>
    <w:rsid w:val="002E49FF"/>
    <w:rsid w:val="002E4CCC"/>
    <w:rsid w:val="002E4F76"/>
    <w:rsid w:val="002E4FE0"/>
    <w:rsid w:val="002E500D"/>
    <w:rsid w:val="002E5831"/>
    <w:rsid w:val="002E58AB"/>
    <w:rsid w:val="002E5A49"/>
    <w:rsid w:val="002E6C9D"/>
    <w:rsid w:val="002E6EE8"/>
    <w:rsid w:val="002E6F82"/>
    <w:rsid w:val="002E7346"/>
    <w:rsid w:val="002E763C"/>
    <w:rsid w:val="002F02A1"/>
    <w:rsid w:val="002F0393"/>
    <w:rsid w:val="002F040A"/>
    <w:rsid w:val="002F074F"/>
    <w:rsid w:val="002F092A"/>
    <w:rsid w:val="002F0A13"/>
    <w:rsid w:val="002F0B2A"/>
    <w:rsid w:val="002F0B6E"/>
    <w:rsid w:val="002F0EDE"/>
    <w:rsid w:val="002F1296"/>
    <w:rsid w:val="002F12D2"/>
    <w:rsid w:val="002F1382"/>
    <w:rsid w:val="002F139B"/>
    <w:rsid w:val="002F1656"/>
    <w:rsid w:val="002F1914"/>
    <w:rsid w:val="002F1C3F"/>
    <w:rsid w:val="002F2006"/>
    <w:rsid w:val="002F2428"/>
    <w:rsid w:val="002F2608"/>
    <w:rsid w:val="002F2AE5"/>
    <w:rsid w:val="002F2E73"/>
    <w:rsid w:val="002F3AFA"/>
    <w:rsid w:val="002F3DE6"/>
    <w:rsid w:val="002F4554"/>
    <w:rsid w:val="002F47D5"/>
    <w:rsid w:val="002F47E9"/>
    <w:rsid w:val="002F4A2C"/>
    <w:rsid w:val="002F5684"/>
    <w:rsid w:val="002F56EE"/>
    <w:rsid w:val="002F5821"/>
    <w:rsid w:val="002F5853"/>
    <w:rsid w:val="002F5E2A"/>
    <w:rsid w:val="002F60EF"/>
    <w:rsid w:val="002F66FF"/>
    <w:rsid w:val="002F6C0B"/>
    <w:rsid w:val="002F6FFE"/>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311E"/>
    <w:rsid w:val="003034E2"/>
    <w:rsid w:val="003039DC"/>
    <w:rsid w:val="00303AD0"/>
    <w:rsid w:val="00303FE3"/>
    <w:rsid w:val="00304128"/>
    <w:rsid w:val="00304630"/>
    <w:rsid w:val="00304AF8"/>
    <w:rsid w:val="00304C72"/>
    <w:rsid w:val="00304C78"/>
    <w:rsid w:val="003054EF"/>
    <w:rsid w:val="00305711"/>
    <w:rsid w:val="00305755"/>
    <w:rsid w:val="0030676C"/>
    <w:rsid w:val="00306CE7"/>
    <w:rsid w:val="0030799F"/>
    <w:rsid w:val="00307C35"/>
    <w:rsid w:val="0031010B"/>
    <w:rsid w:val="00310197"/>
    <w:rsid w:val="003103CE"/>
    <w:rsid w:val="003126D2"/>
    <w:rsid w:val="0031293D"/>
    <w:rsid w:val="003137B9"/>
    <w:rsid w:val="00313822"/>
    <w:rsid w:val="00313A65"/>
    <w:rsid w:val="00313D6E"/>
    <w:rsid w:val="00314142"/>
    <w:rsid w:val="00314441"/>
    <w:rsid w:val="00314526"/>
    <w:rsid w:val="00314F4D"/>
    <w:rsid w:val="003159D3"/>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2D7D"/>
    <w:rsid w:val="00323736"/>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978"/>
    <w:rsid w:val="003279B6"/>
    <w:rsid w:val="00327ED8"/>
    <w:rsid w:val="00330378"/>
    <w:rsid w:val="0033040E"/>
    <w:rsid w:val="003307F5"/>
    <w:rsid w:val="00330E8C"/>
    <w:rsid w:val="00330EF4"/>
    <w:rsid w:val="003311C5"/>
    <w:rsid w:val="003312BD"/>
    <w:rsid w:val="00331760"/>
    <w:rsid w:val="00331F5E"/>
    <w:rsid w:val="0033221B"/>
    <w:rsid w:val="0033256E"/>
    <w:rsid w:val="00332EE5"/>
    <w:rsid w:val="003338EB"/>
    <w:rsid w:val="00333ACB"/>
    <w:rsid w:val="003348A0"/>
    <w:rsid w:val="00334CCC"/>
    <w:rsid w:val="003350AA"/>
    <w:rsid w:val="00335192"/>
    <w:rsid w:val="0033561E"/>
    <w:rsid w:val="00335BB9"/>
    <w:rsid w:val="00336189"/>
    <w:rsid w:val="00336629"/>
    <w:rsid w:val="00336833"/>
    <w:rsid w:val="00337633"/>
    <w:rsid w:val="003378A5"/>
    <w:rsid w:val="00337DC0"/>
    <w:rsid w:val="0034029C"/>
    <w:rsid w:val="00340361"/>
    <w:rsid w:val="003404D5"/>
    <w:rsid w:val="003404E6"/>
    <w:rsid w:val="0034093F"/>
    <w:rsid w:val="003414CA"/>
    <w:rsid w:val="00341725"/>
    <w:rsid w:val="00341805"/>
    <w:rsid w:val="0034198D"/>
    <w:rsid w:val="00341BE0"/>
    <w:rsid w:val="0034281B"/>
    <w:rsid w:val="00342E01"/>
    <w:rsid w:val="00343281"/>
    <w:rsid w:val="003434C0"/>
    <w:rsid w:val="00343645"/>
    <w:rsid w:val="003439C8"/>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55E"/>
    <w:rsid w:val="00350032"/>
    <w:rsid w:val="00350298"/>
    <w:rsid w:val="00350452"/>
    <w:rsid w:val="00350876"/>
    <w:rsid w:val="00350CFD"/>
    <w:rsid w:val="003517A9"/>
    <w:rsid w:val="003517DF"/>
    <w:rsid w:val="003517F1"/>
    <w:rsid w:val="00351A44"/>
    <w:rsid w:val="00351B91"/>
    <w:rsid w:val="003522BD"/>
    <w:rsid w:val="003522FA"/>
    <w:rsid w:val="0035237B"/>
    <w:rsid w:val="003528DB"/>
    <w:rsid w:val="00352D6C"/>
    <w:rsid w:val="00353270"/>
    <w:rsid w:val="0035399D"/>
    <w:rsid w:val="00353A39"/>
    <w:rsid w:val="00354299"/>
    <w:rsid w:val="00354441"/>
    <w:rsid w:val="00354824"/>
    <w:rsid w:val="00354838"/>
    <w:rsid w:val="00354BF2"/>
    <w:rsid w:val="00354DBB"/>
    <w:rsid w:val="00355D77"/>
    <w:rsid w:val="00355E0F"/>
    <w:rsid w:val="00355EF2"/>
    <w:rsid w:val="00355F6D"/>
    <w:rsid w:val="003569C0"/>
    <w:rsid w:val="00356CE7"/>
    <w:rsid w:val="00357009"/>
    <w:rsid w:val="00357042"/>
    <w:rsid w:val="00357070"/>
    <w:rsid w:val="00357571"/>
    <w:rsid w:val="003577CF"/>
    <w:rsid w:val="0035789C"/>
    <w:rsid w:val="00361765"/>
    <w:rsid w:val="0036187B"/>
    <w:rsid w:val="00361DF2"/>
    <w:rsid w:val="003621DE"/>
    <w:rsid w:val="003625DF"/>
    <w:rsid w:val="0036283A"/>
    <w:rsid w:val="00362E9B"/>
    <w:rsid w:val="00363BCE"/>
    <w:rsid w:val="0036411B"/>
    <w:rsid w:val="00364138"/>
    <w:rsid w:val="003657F6"/>
    <w:rsid w:val="0036609B"/>
    <w:rsid w:val="00366783"/>
    <w:rsid w:val="00366788"/>
    <w:rsid w:val="00367263"/>
    <w:rsid w:val="00367AC2"/>
    <w:rsid w:val="00370016"/>
    <w:rsid w:val="00371087"/>
    <w:rsid w:val="003713E8"/>
    <w:rsid w:val="003718D3"/>
    <w:rsid w:val="00372158"/>
    <w:rsid w:val="00372464"/>
    <w:rsid w:val="003725B7"/>
    <w:rsid w:val="00372B3E"/>
    <w:rsid w:val="00373B90"/>
    <w:rsid w:val="003747E7"/>
    <w:rsid w:val="00374A63"/>
    <w:rsid w:val="00374AB3"/>
    <w:rsid w:val="00375383"/>
    <w:rsid w:val="0037590D"/>
    <w:rsid w:val="00375BFA"/>
    <w:rsid w:val="00375DCA"/>
    <w:rsid w:val="0037610F"/>
    <w:rsid w:val="00376302"/>
    <w:rsid w:val="003766B4"/>
    <w:rsid w:val="00376FCF"/>
    <w:rsid w:val="003771CA"/>
    <w:rsid w:val="003779D2"/>
    <w:rsid w:val="0038058A"/>
    <w:rsid w:val="003807E3"/>
    <w:rsid w:val="003808A0"/>
    <w:rsid w:val="003808F8"/>
    <w:rsid w:val="00380AF8"/>
    <w:rsid w:val="00380B7B"/>
    <w:rsid w:val="0038100E"/>
    <w:rsid w:val="003817B5"/>
    <w:rsid w:val="00382269"/>
    <w:rsid w:val="003822C2"/>
    <w:rsid w:val="0038243B"/>
    <w:rsid w:val="0038244B"/>
    <w:rsid w:val="00383586"/>
    <w:rsid w:val="00383D26"/>
    <w:rsid w:val="00383D3E"/>
    <w:rsid w:val="00383DDF"/>
    <w:rsid w:val="003841C3"/>
    <w:rsid w:val="00384819"/>
    <w:rsid w:val="00384D0A"/>
    <w:rsid w:val="00385DB5"/>
    <w:rsid w:val="003861A4"/>
    <w:rsid w:val="00386528"/>
    <w:rsid w:val="00386733"/>
    <w:rsid w:val="00386895"/>
    <w:rsid w:val="0038739A"/>
    <w:rsid w:val="003877CA"/>
    <w:rsid w:val="00387837"/>
    <w:rsid w:val="00387FBC"/>
    <w:rsid w:val="003900CA"/>
    <w:rsid w:val="0039037D"/>
    <w:rsid w:val="00390381"/>
    <w:rsid w:val="003906CB"/>
    <w:rsid w:val="0039087D"/>
    <w:rsid w:val="003908E9"/>
    <w:rsid w:val="003910D5"/>
    <w:rsid w:val="00391664"/>
    <w:rsid w:val="0039175D"/>
    <w:rsid w:val="00391E35"/>
    <w:rsid w:val="003925B9"/>
    <w:rsid w:val="0039314A"/>
    <w:rsid w:val="003938C1"/>
    <w:rsid w:val="003940A5"/>
    <w:rsid w:val="00394374"/>
    <w:rsid w:val="00394553"/>
    <w:rsid w:val="00394856"/>
    <w:rsid w:val="00394AAC"/>
    <w:rsid w:val="00394C8E"/>
    <w:rsid w:val="00394D15"/>
    <w:rsid w:val="00394E23"/>
    <w:rsid w:val="003954E1"/>
    <w:rsid w:val="00395A2C"/>
    <w:rsid w:val="00395D4A"/>
    <w:rsid w:val="0039626A"/>
    <w:rsid w:val="003964ED"/>
    <w:rsid w:val="0039666F"/>
    <w:rsid w:val="00396716"/>
    <w:rsid w:val="003975EC"/>
    <w:rsid w:val="003977CF"/>
    <w:rsid w:val="003A00A1"/>
    <w:rsid w:val="003A0615"/>
    <w:rsid w:val="003A0F31"/>
    <w:rsid w:val="003A11BA"/>
    <w:rsid w:val="003A155A"/>
    <w:rsid w:val="003A223C"/>
    <w:rsid w:val="003A2327"/>
    <w:rsid w:val="003A2642"/>
    <w:rsid w:val="003A279B"/>
    <w:rsid w:val="003A28BB"/>
    <w:rsid w:val="003A31CA"/>
    <w:rsid w:val="003A38AE"/>
    <w:rsid w:val="003A43DA"/>
    <w:rsid w:val="003A4C44"/>
    <w:rsid w:val="003A4C79"/>
    <w:rsid w:val="003A56B0"/>
    <w:rsid w:val="003A5877"/>
    <w:rsid w:val="003A5D66"/>
    <w:rsid w:val="003A5F10"/>
    <w:rsid w:val="003A62DF"/>
    <w:rsid w:val="003A6708"/>
    <w:rsid w:val="003A735F"/>
    <w:rsid w:val="003A7DB8"/>
    <w:rsid w:val="003A7ECD"/>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341"/>
    <w:rsid w:val="003C0692"/>
    <w:rsid w:val="003C0EBD"/>
    <w:rsid w:val="003C1455"/>
    <w:rsid w:val="003C1536"/>
    <w:rsid w:val="003C1554"/>
    <w:rsid w:val="003C1B0C"/>
    <w:rsid w:val="003C24EF"/>
    <w:rsid w:val="003C267E"/>
    <w:rsid w:val="003C300A"/>
    <w:rsid w:val="003C4C7A"/>
    <w:rsid w:val="003C5347"/>
    <w:rsid w:val="003C536C"/>
    <w:rsid w:val="003C5FE0"/>
    <w:rsid w:val="003C6122"/>
    <w:rsid w:val="003C6245"/>
    <w:rsid w:val="003C6487"/>
    <w:rsid w:val="003C65CE"/>
    <w:rsid w:val="003C6BE8"/>
    <w:rsid w:val="003C6DF9"/>
    <w:rsid w:val="003C6F1E"/>
    <w:rsid w:val="003C7668"/>
    <w:rsid w:val="003D0696"/>
    <w:rsid w:val="003D0964"/>
    <w:rsid w:val="003D0B66"/>
    <w:rsid w:val="003D0D83"/>
    <w:rsid w:val="003D0D89"/>
    <w:rsid w:val="003D0E51"/>
    <w:rsid w:val="003D158C"/>
    <w:rsid w:val="003D160C"/>
    <w:rsid w:val="003D16B0"/>
    <w:rsid w:val="003D1C3F"/>
    <w:rsid w:val="003D1D5E"/>
    <w:rsid w:val="003D216C"/>
    <w:rsid w:val="003D24D9"/>
    <w:rsid w:val="003D27BD"/>
    <w:rsid w:val="003D3F81"/>
    <w:rsid w:val="003D44C4"/>
    <w:rsid w:val="003D4B0F"/>
    <w:rsid w:val="003D4E3F"/>
    <w:rsid w:val="003D5AC1"/>
    <w:rsid w:val="003D5E26"/>
    <w:rsid w:val="003D5FB4"/>
    <w:rsid w:val="003D6865"/>
    <w:rsid w:val="003D68FB"/>
    <w:rsid w:val="003D69C6"/>
    <w:rsid w:val="003D6B86"/>
    <w:rsid w:val="003D7446"/>
    <w:rsid w:val="003D762A"/>
    <w:rsid w:val="003D7B16"/>
    <w:rsid w:val="003E0C8D"/>
    <w:rsid w:val="003E1406"/>
    <w:rsid w:val="003E2590"/>
    <w:rsid w:val="003E286F"/>
    <w:rsid w:val="003E3831"/>
    <w:rsid w:val="003E400E"/>
    <w:rsid w:val="003E42FC"/>
    <w:rsid w:val="003E4D29"/>
    <w:rsid w:val="003E4E7D"/>
    <w:rsid w:val="003E502A"/>
    <w:rsid w:val="003E54AF"/>
    <w:rsid w:val="003E595D"/>
    <w:rsid w:val="003E6BEA"/>
    <w:rsid w:val="003E6D6E"/>
    <w:rsid w:val="003E73B0"/>
    <w:rsid w:val="003E7E81"/>
    <w:rsid w:val="003E7EE5"/>
    <w:rsid w:val="003F0240"/>
    <w:rsid w:val="003F03B0"/>
    <w:rsid w:val="003F06A7"/>
    <w:rsid w:val="003F0719"/>
    <w:rsid w:val="003F0D07"/>
    <w:rsid w:val="003F118E"/>
    <w:rsid w:val="003F137A"/>
    <w:rsid w:val="003F15B9"/>
    <w:rsid w:val="003F1E0F"/>
    <w:rsid w:val="003F2B19"/>
    <w:rsid w:val="003F2B54"/>
    <w:rsid w:val="003F31C2"/>
    <w:rsid w:val="003F352D"/>
    <w:rsid w:val="003F37EB"/>
    <w:rsid w:val="003F3C64"/>
    <w:rsid w:val="003F4891"/>
    <w:rsid w:val="003F49CC"/>
    <w:rsid w:val="003F51BA"/>
    <w:rsid w:val="003F52E2"/>
    <w:rsid w:val="003F5345"/>
    <w:rsid w:val="003F54CD"/>
    <w:rsid w:val="003F5D3E"/>
    <w:rsid w:val="003F5E55"/>
    <w:rsid w:val="003F5EEC"/>
    <w:rsid w:val="003F61FD"/>
    <w:rsid w:val="003F6314"/>
    <w:rsid w:val="003F6B20"/>
    <w:rsid w:val="003F6E02"/>
    <w:rsid w:val="003F6F3E"/>
    <w:rsid w:val="003F72E1"/>
    <w:rsid w:val="003F7970"/>
    <w:rsid w:val="003F799E"/>
    <w:rsid w:val="003F7C06"/>
    <w:rsid w:val="004014F9"/>
    <w:rsid w:val="0040156E"/>
    <w:rsid w:val="004018AA"/>
    <w:rsid w:val="00402497"/>
    <w:rsid w:val="00402B16"/>
    <w:rsid w:val="0040363F"/>
    <w:rsid w:val="004036F4"/>
    <w:rsid w:val="004037FD"/>
    <w:rsid w:val="00403E6A"/>
    <w:rsid w:val="00404147"/>
    <w:rsid w:val="00404F7E"/>
    <w:rsid w:val="00406117"/>
    <w:rsid w:val="00406D7B"/>
    <w:rsid w:val="00407DBC"/>
    <w:rsid w:val="004102EF"/>
    <w:rsid w:val="0041079A"/>
    <w:rsid w:val="0041098B"/>
    <w:rsid w:val="004109D7"/>
    <w:rsid w:val="00410B7E"/>
    <w:rsid w:val="0041147A"/>
    <w:rsid w:val="004115F5"/>
    <w:rsid w:val="00411B4F"/>
    <w:rsid w:val="00412158"/>
    <w:rsid w:val="0041239B"/>
    <w:rsid w:val="0041297D"/>
    <w:rsid w:val="00412E40"/>
    <w:rsid w:val="00412F80"/>
    <w:rsid w:val="0041326E"/>
    <w:rsid w:val="00413C52"/>
    <w:rsid w:val="00414373"/>
    <w:rsid w:val="00414394"/>
    <w:rsid w:val="00414B71"/>
    <w:rsid w:val="004156A5"/>
    <w:rsid w:val="00415B59"/>
    <w:rsid w:val="00415B71"/>
    <w:rsid w:val="00415F24"/>
    <w:rsid w:val="00415FA7"/>
    <w:rsid w:val="004164B9"/>
    <w:rsid w:val="004166D3"/>
    <w:rsid w:val="00416873"/>
    <w:rsid w:val="00416A1F"/>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210E"/>
    <w:rsid w:val="00422C2C"/>
    <w:rsid w:val="00422E95"/>
    <w:rsid w:val="0042308B"/>
    <w:rsid w:val="004234E7"/>
    <w:rsid w:val="004235B6"/>
    <w:rsid w:val="004244EE"/>
    <w:rsid w:val="00425088"/>
    <w:rsid w:val="00425155"/>
    <w:rsid w:val="00425204"/>
    <w:rsid w:val="004257F5"/>
    <w:rsid w:val="00425987"/>
    <w:rsid w:val="00426124"/>
    <w:rsid w:val="00426272"/>
    <w:rsid w:val="00426960"/>
    <w:rsid w:val="00427372"/>
    <w:rsid w:val="004276D1"/>
    <w:rsid w:val="004278C0"/>
    <w:rsid w:val="00427B5A"/>
    <w:rsid w:val="0043017A"/>
    <w:rsid w:val="004305D5"/>
    <w:rsid w:val="00430C7C"/>
    <w:rsid w:val="00430CA7"/>
    <w:rsid w:val="004318FB"/>
    <w:rsid w:val="00431EC9"/>
    <w:rsid w:val="00432B4D"/>
    <w:rsid w:val="00434600"/>
    <w:rsid w:val="00434683"/>
    <w:rsid w:val="00434858"/>
    <w:rsid w:val="00434E1C"/>
    <w:rsid w:val="00434E7B"/>
    <w:rsid w:val="00435ADB"/>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C76"/>
    <w:rsid w:val="00443EEC"/>
    <w:rsid w:val="00443F1D"/>
    <w:rsid w:val="004444D9"/>
    <w:rsid w:val="00444789"/>
    <w:rsid w:val="00444CA2"/>
    <w:rsid w:val="00444FAF"/>
    <w:rsid w:val="00445301"/>
    <w:rsid w:val="004453B5"/>
    <w:rsid w:val="00445E50"/>
    <w:rsid w:val="00446181"/>
    <w:rsid w:val="00446258"/>
    <w:rsid w:val="00446C99"/>
    <w:rsid w:val="00446D44"/>
    <w:rsid w:val="00446DC3"/>
    <w:rsid w:val="00447923"/>
    <w:rsid w:val="00447AEB"/>
    <w:rsid w:val="00447B40"/>
    <w:rsid w:val="00447C75"/>
    <w:rsid w:val="00447F0E"/>
    <w:rsid w:val="00450323"/>
    <w:rsid w:val="0045099C"/>
    <w:rsid w:val="00450EB7"/>
    <w:rsid w:val="00451B0C"/>
    <w:rsid w:val="00452657"/>
    <w:rsid w:val="004528DA"/>
    <w:rsid w:val="00452CD3"/>
    <w:rsid w:val="00452DC7"/>
    <w:rsid w:val="00452F10"/>
    <w:rsid w:val="00452F49"/>
    <w:rsid w:val="00453C63"/>
    <w:rsid w:val="00453E28"/>
    <w:rsid w:val="00453F43"/>
    <w:rsid w:val="00454171"/>
    <w:rsid w:val="0045449B"/>
    <w:rsid w:val="004548EC"/>
    <w:rsid w:val="00454905"/>
    <w:rsid w:val="004549AA"/>
    <w:rsid w:val="004550F3"/>
    <w:rsid w:val="004551F6"/>
    <w:rsid w:val="004554B4"/>
    <w:rsid w:val="004555AE"/>
    <w:rsid w:val="00455693"/>
    <w:rsid w:val="0045684F"/>
    <w:rsid w:val="00456B66"/>
    <w:rsid w:val="00457216"/>
    <w:rsid w:val="004577DF"/>
    <w:rsid w:val="00457D1E"/>
    <w:rsid w:val="0046039E"/>
    <w:rsid w:val="004604DF"/>
    <w:rsid w:val="00460734"/>
    <w:rsid w:val="00460DF3"/>
    <w:rsid w:val="00461004"/>
    <w:rsid w:val="00461991"/>
    <w:rsid w:val="00461C04"/>
    <w:rsid w:val="00461C40"/>
    <w:rsid w:val="00461CC2"/>
    <w:rsid w:val="00461CC9"/>
    <w:rsid w:val="00461FF4"/>
    <w:rsid w:val="00462AAC"/>
    <w:rsid w:val="00463C15"/>
    <w:rsid w:val="00464461"/>
    <w:rsid w:val="004648A1"/>
    <w:rsid w:val="00464C8B"/>
    <w:rsid w:val="00465320"/>
    <w:rsid w:val="00465735"/>
    <w:rsid w:val="00465CE0"/>
    <w:rsid w:val="00465DC3"/>
    <w:rsid w:val="00465EAC"/>
    <w:rsid w:val="00465EE1"/>
    <w:rsid w:val="0046736D"/>
    <w:rsid w:val="004674D4"/>
    <w:rsid w:val="00467969"/>
    <w:rsid w:val="00467DF6"/>
    <w:rsid w:val="004700E5"/>
    <w:rsid w:val="00470194"/>
    <w:rsid w:val="004708CC"/>
    <w:rsid w:val="00470D36"/>
    <w:rsid w:val="00470F40"/>
    <w:rsid w:val="0047109C"/>
    <w:rsid w:val="004711D7"/>
    <w:rsid w:val="0047132B"/>
    <w:rsid w:val="004714AF"/>
    <w:rsid w:val="0047175E"/>
    <w:rsid w:val="00472421"/>
    <w:rsid w:val="004724A4"/>
    <w:rsid w:val="0047336D"/>
    <w:rsid w:val="004734AA"/>
    <w:rsid w:val="004736EF"/>
    <w:rsid w:val="004739AE"/>
    <w:rsid w:val="00473E38"/>
    <w:rsid w:val="00474F6F"/>
    <w:rsid w:val="0047500A"/>
    <w:rsid w:val="004750B5"/>
    <w:rsid w:val="004750FF"/>
    <w:rsid w:val="00475E0F"/>
    <w:rsid w:val="004766F3"/>
    <w:rsid w:val="004769A0"/>
    <w:rsid w:val="00477B65"/>
    <w:rsid w:val="00477EDB"/>
    <w:rsid w:val="0048055A"/>
    <w:rsid w:val="00480AB9"/>
    <w:rsid w:val="00480B18"/>
    <w:rsid w:val="00480D7C"/>
    <w:rsid w:val="00480D7F"/>
    <w:rsid w:val="00480F9C"/>
    <w:rsid w:val="004811AE"/>
    <w:rsid w:val="00481341"/>
    <w:rsid w:val="00481521"/>
    <w:rsid w:val="00481766"/>
    <w:rsid w:val="004818BF"/>
    <w:rsid w:val="004819EE"/>
    <w:rsid w:val="00481A4F"/>
    <w:rsid w:val="00481D3F"/>
    <w:rsid w:val="00482471"/>
    <w:rsid w:val="00482CED"/>
    <w:rsid w:val="00482F84"/>
    <w:rsid w:val="004833CF"/>
    <w:rsid w:val="00483BFD"/>
    <w:rsid w:val="00483EE0"/>
    <w:rsid w:val="00484325"/>
    <w:rsid w:val="0048451B"/>
    <w:rsid w:val="00484D48"/>
    <w:rsid w:val="004852B3"/>
    <w:rsid w:val="004855E3"/>
    <w:rsid w:val="004857AC"/>
    <w:rsid w:val="004859F2"/>
    <w:rsid w:val="00485AD5"/>
    <w:rsid w:val="00485B54"/>
    <w:rsid w:val="00485DC7"/>
    <w:rsid w:val="004866EF"/>
    <w:rsid w:val="00486D6C"/>
    <w:rsid w:val="00486D97"/>
    <w:rsid w:val="00486E2B"/>
    <w:rsid w:val="00486EAA"/>
    <w:rsid w:val="00486FBF"/>
    <w:rsid w:val="0048743C"/>
    <w:rsid w:val="00487BCD"/>
    <w:rsid w:val="00487CCF"/>
    <w:rsid w:val="00487D25"/>
    <w:rsid w:val="00490183"/>
    <w:rsid w:val="0049045E"/>
    <w:rsid w:val="00490802"/>
    <w:rsid w:val="00491286"/>
    <w:rsid w:val="0049134C"/>
    <w:rsid w:val="00491789"/>
    <w:rsid w:val="0049198C"/>
    <w:rsid w:val="004923E6"/>
    <w:rsid w:val="004925D4"/>
    <w:rsid w:val="00492651"/>
    <w:rsid w:val="004929AE"/>
    <w:rsid w:val="00492F72"/>
    <w:rsid w:val="00493409"/>
    <w:rsid w:val="00493716"/>
    <w:rsid w:val="00493766"/>
    <w:rsid w:val="0049426E"/>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12FA"/>
    <w:rsid w:val="004A1513"/>
    <w:rsid w:val="004A16D4"/>
    <w:rsid w:val="004A1740"/>
    <w:rsid w:val="004A19BF"/>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30C"/>
    <w:rsid w:val="004A74C6"/>
    <w:rsid w:val="004A7B2A"/>
    <w:rsid w:val="004B0235"/>
    <w:rsid w:val="004B0DC8"/>
    <w:rsid w:val="004B16DE"/>
    <w:rsid w:val="004B1B5C"/>
    <w:rsid w:val="004B1E51"/>
    <w:rsid w:val="004B1F58"/>
    <w:rsid w:val="004B1FBA"/>
    <w:rsid w:val="004B20D3"/>
    <w:rsid w:val="004B2255"/>
    <w:rsid w:val="004B27E1"/>
    <w:rsid w:val="004B2ACF"/>
    <w:rsid w:val="004B2BB3"/>
    <w:rsid w:val="004B3349"/>
    <w:rsid w:val="004B36B4"/>
    <w:rsid w:val="004B3703"/>
    <w:rsid w:val="004B37FC"/>
    <w:rsid w:val="004B3DD7"/>
    <w:rsid w:val="004B3E39"/>
    <w:rsid w:val="004B4055"/>
    <w:rsid w:val="004B4775"/>
    <w:rsid w:val="004B48A7"/>
    <w:rsid w:val="004B4A80"/>
    <w:rsid w:val="004B55D0"/>
    <w:rsid w:val="004B58A8"/>
    <w:rsid w:val="004B596A"/>
    <w:rsid w:val="004B5B2F"/>
    <w:rsid w:val="004B5B8D"/>
    <w:rsid w:val="004B5EB8"/>
    <w:rsid w:val="004B6148"/>
    <w:rsid w:val="004B65F3"/>
    <w:rsid w:val="004B68A8"/>
    <w:rsid w:val="004B6BAF"/>
    <w:rsid w:val="004B6E8E"/>
    <w:rsid w:val="004B6FFB"/>
    <w:rsid w:val="004B7020"/>
    <w:rsid w:val="004B7307"/>
    <w:rsid w:val="004B7663"/>
    <w:rsid w:val="004B7C38"/>
    <w:rsid w:val="004B7CB3"/>
    <w:rsid w:val="004B7F0D"/>
    <w:rsid w:val="004C01F1"/>
    <w:rsid w:val="004C04F6"/>
    <w:rsid w:val="004C102C"/>
    <w:rsid w:val="004C172A"/>
    <w:rsid w:val="004C1AAB"/>
    <w:rsid w:val="004C224C"/>
    <w:rsid w:val="004C2265"/>
    <w:rsid w:val="004C2799"/>
    <w:rsid w:val="004C2A4D"/>
    <w:rsid w:val="004C2D19"/>
    <w:rsid w:val="004C2DC7"/>
    <w:rsid w:val="004C2EC2"/>
    <w:rsid w:val="004C2ECE"/>
    <w:rsid w:val="004C2F56"/>
    <w:rsid w:val="004C3451"/>
    <w:rsid w:val="004C36B8"/>
    <w:rsid w:val="004C387A"/>
    <w:rsid w:val="004C3ADA"/>
    <w:rsid w:val="004C3B1E"/>
    <w:rsid w:val="004C3C67"/>
    <w:rsid w:val="004C41FD"/>
    <w:rsid w:val="004C4ABE"/>
    <w:rsid w:val="004C4D78"/>
    <w:rsid w:val="004C5678"/>
    <w:rsid w:val="004C57EA"/>
    <w:rsid w:val="004C5C52"/>
    <w:rsid w:val="004C5EB0"/>
    <w:rsid w:val="004C609C"/>
    <w:rsid w:val="004C6960"/>
    <w:rsid w:val="004C6F81"/>
    <w:rsid w:val="004C767F"/>
    <w:rsid w:val="004C7727"/>
    <w:rsid w:val="004D0027"/>
    <w:rsid w:val="004D038F"/>
    <w:rsid w:val="004D079D"/>
    <w:rsid w:val="004D0965"/>
    <w:rsid w:val="004D0B7F"/>
    <w:rsid w:val="004D13D6"/>
    <w:rsid w:val="004D19C3"/>
    <w:rsid w:val="004D1AAC"/>
    <w:rsid w:val="004D1EAA"/>
    <w:rsid w:val="004D1F50"/>
    <w:rsid w:val="004D220C"/>
    <w:rsid w:val="004D22DD"/>
    <w:rsid w:val="004D2A46"/>
    <w:rsid w:val="004D2EEC"/>
    <w:rsid w:val="004D314E"/>
    <w:rsid w:val="004D3538"/>
    <w:rsid w:val="004D368C"/>
    <w:rsid w:val="004D36D2"/>
    <w:rsid w:val="004D3D34"/>
    <w:rsid w:val="004D3F19"/>
    <w:rsid w:val="004D4016"/>
    <w:rsid w:val="004D4863"/>
    <w:rsid w:val="004D4B90"/>
    <w:rsid w:val="004D4BCC"/>
    <w:rsid w:val="004D4DB1"/>
    <w:rsid w:val="004D5444"/>
    <w:rsid w:val="004D5FFC"/>
    <w:rsid w:val="004D6113"/>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1E34"/>
    <w:rsid w:val="004E2368"/>
    <w:rsid w:val="004E25A6"/>
    <w:rsid w:val="004E25CC"/>
    <w:rsid w:val="004E2727"/>
    <w:rsid w:val="004E3110"/>
    <w:rsid w:val="004E3431"/>
    <w:rsid w:val="004E3966"/>
    <w:rsid w:val="004E3B77"/>
    <w:rsid w:val="004E47B6"/>
    <w:rsid w:val="004E4B3C"/>
    <w:rsid w:val="004E4B98"/>
    <w:rsid w:val="004E4F8A"/>
    <w:rsid w:val="004E545A"/>
    <w:rsid w:val="004E55A9"/>
    <w:rsid w:val="004E58AA"/>
    <w:rsid w:val="004E605C"/>
    <w:rsid w:val="004E656E"/>
    <w:rsid w:val="004E66F8"/>
    <w:rsid w:val="004E67E3"/>
    <w:rsid w:val="004E68AE"/>
    <w:rsid w:val="004E6981"/>
    <w:rsid w:val="004E724F"/>
    <w:rsid w:val="004E76CB"/>
    <w:rsid w:val="004E7F98"/>
    <w:rsid w:val="004F02FE"/>
    <w:rsid w:val="004F05AB"/>
    <w:rsid w:val="004F05AE"/>
    <w:rsid w:val="004F077A"/>
    <w:rsid w:val="004F09C0"/>
    <w:rsid w:val="004F09DA"/>
    <w:rsid w:val="004F185F"/>
    <w:rsid w:val="004F1CEB"/>
    <w:rsid w:val="004F1DEF"/>
    <w:rsid w:val="004F2001"/>
    <w:rsid w:val="004F2D3E"/>
    <w:rsid w:val="004F3185"/>
    <w:rsid w:val="004F3659"/>
    <w:rsid w:val="004F3958"/>
    <w:rsid w:val="004F4509"/>
    <w:rsid w:val="004F457B"/>
    <w:rsid w:val="004F48A9"/>
    <w:rsid w:val="004F4B70"/>
    <w:rsid w:val="004F541D"/>
    <w:rsid w:val="004F585C"/>
    <w:rsid w:val="004F5934"/>
    <w:rsid w:val="004F5AB6"/>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A8D"/>
    <w:rsid w:val="00503450"/>
    <w:rsid w:val="005035BB"/>
    <w:rsid w:val="00503F9F"/>
    <w:rsid w:val="005042B0"/>
    <w:rsid w:val="00504D29"/>
    <w:rsid w:val="00504E21"/>
    <w:rsid w:val="005052F1"/>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307"/>
    <w:rsid w:val="00511AA6"/>
    <w:rsid w:val="00511B22"/>
    <w:rsid w:val="00511D0F"/>
    <w:rsid w:val="00511DE2"/>
    <w:rsid w:val="00513061"/>
    <w:rsid w:val="0051372E"/>
    <w:rsid w:val="005140F7"/>
    <w:rsid w:val="00514357"/>
    <w:rsid w:val="005145D1"/>
    <w:rsid w:val="0051529B"/>
    <w:rsid w:val="0051538B"/>
    <w:rsid w:val="00515A09"/>
    <w:rsid w:val="00515B54"/>
    <w:rsid w:val="00515E8D"/>
    <w:rsid w:val="00515F3B"/>
    <w:rsid w:val="00516025"/>
    <w:rsid w:val="00516B4D"/>
    <w:rsid w:val="00516B69"/>
    <w:rsid w:val="005178B4"/>
    <w:rsid w:val="00517906"/>
    <w:rsid w:val="00517A54"/>
    <w:rsid w:val="00517A6D"/>
    <w:rsid w:val="00517C91"/>
    <w:rsid w:val="00517D98"/>
    <w:rsid w:val="005203B0"/>
    <w:rsid w:val="00520435"/>
    <w:rsid w:val="00520581"/>
    <w:rsid w:val="00520C78"/>
    <w:rsid w:val="00521DDF"/>
    <w:rsid w:val="0052252C"/>
    <w:rsid w:val="00522739"/>
    <w:rsid w:val="00522B33"/>
    <w:rsid w:val="00522B6D"/>
    <w:rsid w:val="00522D5C"/>
    <w:rsid w:val="00523155"/>
    <w:rsid w:val="0052332C"/>
    <w:rsid w:val="0052333C"/>
    <w:rsid w:val="0052342D"/>
    <w:rsid w:val="00524EFA"/>
    <w:rsid w:val="00525017"/>
    <w:rsid w:val="0052533B"/>
    <w:rsid w:val="0052539F"/>
    <w:rsid w:val="0052675C"/>
    <w:rsid w:val="005269D9"/>
    <w:rsid w:val="005270BF"/>
    <w:rsid w:val="0052771C"/>
    <w:rsid w:val="00532F7B"/>
    <w:rsid w:val="0053304B"/>
    <w:rsid w:val="0053316B"/>
    <w:rsid w:val="005331F7"/>
    <w:rsid w:val="005335FD"/>
    <w:rsid w:val="0053381E"/>
    <w:rsid w:val="00533C71"/>
    <w:rsid w:val="00534990"/>
    <w:rsid w:val="00534E3E"/>
    <w:rsid w:val="00535713"/>
    <w:rsid w:val="0053571D"/>
    <w:rsid w:val="0053582F"/>
    <w:rsid w:val="00535906"/>
    <w:rsid w:val="00535EFD"/>
    <w:rsid w:val="00535F1D"/>
    <w:rsid w:val="0053691C"/>
    <w:rsid w:val="00536C00"/>
    <w:rsid w:val="00536DB6"/>
    <w:rsid w:val="00536F4B"/>
    <w:rsid w:val="00537809"/>
    <w:rsid w:val="00537CAF"/>
    <w:rsid w:val="0054022B"/>
    <w:rsid w:val="00540308"/>
    <w:rsid w:val="0054087F"/>
    <w:rsid w:val="00540AEF"/>
    <w:rsid w:val="00540B96"/>
    <w:rsid w:val="00540C01"/>
    <w:rsid w:val="00540D33"/>
    <w:rsid w:val="0054174E"/>
    <w:rsid w:val="00542A1B"/>
    <w:rsid w:val="00542BDE"/>
    <w:rsid w:val="00542CE5"/>
    <w:rsid w:val="0054305E"/>
    <w:rsid w:val="005430DE"/>
    <w:rsid w:val="005432AA"/>
    <w:rsid w:val="00543749"/>
    <w:rsid w:val="00543ED7"/>
    <w:rsid w:val="00543F1B"/>
    <w:rsid w:val="005443DE"/>
    <w:rsid w:val="005453ED"/>
    <w:rsid w:val="0054566D"/>
    <w:rsid w:val="005457FB"/>
    <w:rsid w:val="00546059"/>
    <w:rsid w:val="005460A5"/>
    <w:rsid w:val="005460E7"/>
    <w:rsid w:val="00546125"/>
    <w:rsid w:val="00546321"/>
    <w:rsid w:val="00546673"/>
    <w:rsid w:val="00547134"/>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E7C"/>
    <w:rsid w:val="00552F2F"/>
    <w:rsid w:val="00553261"/>
    <w:rsid w:val="00554417"/>
    <w:rsid w:val="00554C8A"/>
    <w:rsid w:val="00554DD6"/>
    <w:rsid w:val="005552D8"/>
    <w:rsid w:val="00555334"/>
    <w:rsid w:val="005558F0"/>
    <w:rsid w:val="0055598D"/>
    <w:rsid w:val="00555CEB"/>
    <w:rsid w:val="005568F3"/>
    <w:rsid w:val="00557037"/>
    <w:rsid w:val="00557492"/>
    <w:rsid w:val="0056004A"/>
    <w:rsid w:val="005609FC"/>
    <w:rsid w:val="00560D15"/>
    <w:rsid w:val="00560D34"/>
    <w:rsid w:val="00561113"/>
    <w:rsid w:val="00561A22"/>
    <w:rsid w:val="00561B42"/>
    <w:rsid w:val="00561D67"/>
    <w:rsid w:val="00561F86"/>
    <w:rsid w:val="0056243E"/>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CA6"/>
    <w:rsid w:val="00566F02"/>
    <w:rsid w:val="00567521"/>
    <w:rsid w:val="00567781"/>
    <w:rsid w:val="0057107A"/>
    <w:rsid w:val="0057110E"/>
    <w:rsid w:val="005713F2"/>
    <w:rsid w:val="00571B2A"/>
    <w:rsid w:val="00571D1F"/>
    <w:rsid w:val="00571D3D"/>
    <w:rsid w:val="00572697"/>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8CB"/>
    <w:rsid w:val="005771FA"/>
    <w:rsid w:val="005809DA"/>
    <w:rsid w:val="00580BC8"/>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FD"/>
    <w:rsid w:val="00585AA6"/>
    <w:rsid w:val="005864D3"/>
    <w:rsid w:val="00586647"/>
    <w:rsid w:val="005866D3"/>
    <w:rsid w:val="00587330"/>
    <w:rsid w:val="005877DB"/>
    <w:rsid w:val="00590011"/>
    <w:rsid w:val="0059037C"/>
    <w:rsid w:val="005904F2"/>
    <w:rsid w:val="00591292"/>
    <w:rsid w:val="00591383"/>
    <w:rsid w:val="00591A84"/>
    <w:rsid w:val="00591B93"/>
    <w:rsid w:val="00591C70"/>
    <w:rsid w:val="00591E6D"/>
    <w:rsid w:val="0059275C"/>
    <w:rsid w:val="00592AB3"/>
    <w:rsid w:val="00592D8E"/>
    <w:rsid w:val="00592F1C"/>
    <w:rsid w:val="0059300F"/>
    <w:rsid w:val="005933DE"/>
    <w:rsid w:val="0059399F"/>
    <w:rsid w:val="00593C78"/>
    <w:rsid w:val="00593CAA"/>
    <w:rsid w:val="00594291"/>
    <w:rsid w:val="005945BF"/>
    <w:rsid w:val="00594803"/>
    <w:rsid w:val="0059488E"/>
    <w:rsid w:val="005948F0"/>
    <w:rsid w:val="00594BB6"/>
    <w:rsid w:val="00594C8C"/>
    <w:rsid w:val="00594D70"/>
    <w:rsid w:val="005958FE"/>
    <w:rsid w:val="00595E8E"/>
    <w:rsid w:val="00595FB7"/>
    <w:rsid w:val="0059609A"/>
    <w:rsid w:val="0059685A"/>
    <w:rsid w:val="00596890"/>
    <w:rsid w:val="0059694E"/>
    <w:rsid w:val="00596EC9"/>
    <w:rsid w:val="00597307"/>
    <w:rsid w:val="0059748A"/>
    <w:rsid w:val="005A00BC"/>
    <w:rsid w:val="005A00D8"/>
    <w:rsid w:val="005A03DA"/>
    <w:rsid w:val="005A06F8"/>
    <w:rsid w:val="005A07CC"/>
    <w:rsid w:val="005A0F19"/>
    <w:rsid w:val="005A0F5F"/>
    <w:rsid w:val="005A10E9"/>
    <w:rsid w:val="005A1766"/>
    <w:rsid w:val="005A1AC0"/>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A41"/>
    <w:rsid w:val="005A6A6A"/>
    <w:rsid w:val="005A6C06"/>
    <w:rsid w:val="005A6D91"/>
    <w:rsid w:val="005A6D95"/>
    <w:rsid w:val="005A6DBF"/>
    <w:rsid w:val="005A6E35"/>
    <w:rsid w:val="005A7F05"/>
    <w:rsid w:val="005B066D"/>
    <w:rsid w:val="005B094D"/>
    <w:rsid w:val="005B0BE9"/>
    <w:rsid w:val="005B0EB5"/>
    <w:rsid w:val="005B1662"/>
    <w:rsid w:val="005B1BB1"/>
    <w:rsid w:val="005B1FB2"/>
    <w:rsid w:val="005B207D"/>
    <w:rsid w:val="005B207F"/>
    <w:rsid w:val="005B2496"/>
    <w:rsid w:val="005B27A7"/>
    <w:rsid w:val="005B2866"/>
    <w:rsid w:val="005B2AEB"/>
    <w:rsid w:val="005B2C62"/>
    <w:rsid w:val="005B381D"/>
    <w:rsid w:val="005B3E69"/>
    <w:rsid w:val="005B428F"/>
    <w:rsid w:val="005B4698"/>
    <w:rsid w:val="005B510E"/>
    <w:rsid w:val="005B5642"/>
    <w:rsid w:val="005B5755"/>
    <w:rsid w:val="005B5E12"/>
    <w:rsid w:val="005B68BF"/>
    <w:rsid w:val="005B6958"/>
    <w:rsid w:val="005B69ED"/>
    <w:rsid w:val="005B6FBC"/>
    <w:rsid w:val="005B79C8"/>
    <w:rsid w:val="005B7C83"/>
    <w:rsid w:val="005B7E8A"/>
    <w:rsid w:val="005C0756"/>
    <w:rsid w:val="005C12C9"/>
    <w:rsid w:val="005C1401"/>
    <w:rsid w:val="005C160A"/>
    <w:rsid w:val="005C1641"/>
    <w:rsid w:val="005C1797"/>
    <w:rsid w:val="005C1837"/>
    <w:rsid w:val="005C18E0"/>
    <w:rsid w:val="005C216D"/>
    <w:rsid w:val="005C23F9"/>
    <w:rsid w:val="005C34B2"/>
    <w:rsid w:val="005C35FF"/>
    <w:rsid w:val="005C3678"/>
    <w:rsid w:val="005C3C70"/>
    <w:rsid w:val="005C3CAC"/>
    <w:rsid w:val="005C3DB1"/>
    <w:rsid w:val="005C4328"/>
    <w:rsid w:val="005C48AA"/>
    <w:rsid w:val="005C4BC9"/>
    <w:rsid w:val="005C4CA9"/>
    <w:rsid w:val="005C4CE3"/>
    <w:rsid w:val="005C4D3F"/>
    <w:rsid w:val="005C4EA6"/>
    <w:rsid w:val="005C5D6B"/>
    <w:rsid w:val="005C63B4"/>
    <w:rsid w:val="005C6DBC"/>
    <w:rsid w:val="005C6FE3"/>
    <w:rsid w:val="005C7103"/>
    <w:rsid w:val="005C7490"/>
    <w:rsid w:val="005C7B43"/>
    <w:rsid w:val="005C7BF0"/>
    <w:rsid w:val="005C7FBE"/>
    <w:rsid w:val="005D0046"/>
    <w:rsid w:val="005D0AE0"/>
    <w:rsid w:val="005D12E7"/>
    <w:rsid w:val="005D1705"/>
    <w:rsid w:val="005D19B8"/>
    <w:rsid w:val="005D1C63"/>
    <w:rsid w:val="005D21F9"/>
    <w:rsid w:val="005D2944"/>
    <w:rsid w:val="005D2971"/>
    <w:rsid w:val="005D2DC1"/>
    <w:rsid w:val="005D33F2"/>
    <w:rsid w:val="005D4C8F"/>
    <w:rsid w:val="005D4ECC"/>
    <w:rsid w:val="005D5472"/>
    <w:rsid w:val="005D5CF3"/>
    <w:rsid w:val="005D5ED7"/>
    <w:rsid w:val="005D6324"/>
    <w:rsid w:val="005D6434"/>
    <w:rsid w:val="005D6876"/>
    <w:rsid w:val="005D6AE0"/>
    <w:rsid w:val="005D6BEB"/>
    <w:rsid w:val="005D6F0D"/>
    <w:rsid w:val="005D704D"/>
    <w:rsid w:val="005D7FE3"/>
    <w:rsid w:val="005E022B"/>
    <w:rsid w:val="005E02AF"/>
    <w:rsid w:val="005E0332"/>
    <w:rsid w:val="005E0ED8"/>
    <w:rsid w:val="005E111A"/>
    <w:rsid w:val="005E136A"/>
    <w:rsid w:val="005E19A4"/>
    <w:rsid w:val="005E1F6D"/>
    <w:rsid w:val="005E1F99"/>
    <w:rsid w:val="005E1FFD"/>
    <w:rsid w:val="005E22D2"/>
    <w:rsid w:val="005E28A0"/>
    <w:rsid w:val="005E2A41"/>
    <w:rsid w:val="005E3036"/>
    <w:rsid w:val="005E31E6"/>
    <w:rsid w:val="005E36F3"/>
    <w:rsid w:val="005E3DB9"/>
    <w:rsid w:val="005E446A"/>
    <w:rsid w:val="005E45EB"/>
    <w:rsid w:val="005E49D5"/>
    <w:rsid w:val="005E4FE6"/>
    <w:rsid w:val="005E567F"/>
    <w:rsid w:val="005E58A2"/>
    <w:rsid w:val="005E5C59"/>
    <w:rsid w:val="005E5D57"/>
    <w:rsid w:val="005E6782"/>
    <w:rsid w:val="005E67EF"/>
    <w:rsid w:val="005E6C50"/>
    <w:rsid w:val="005E7312"/>
    <w:rsid w:val="005E741E"/>
    <w:rsid w:val="005E745F"/>
    <w:rsid w:val="005E768B"/>
    <w:rsid w:val="005E77DE"/>
    <w:rsid w:val="005E7AD1"/>
    <w:rsid w:val="005E7E56"/>
    <w:rsid w:val="005E7EB9"/>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57EB"/>
    <w:rsid w:val="005F5EEE"/>
    <w:rsid w:val="005F607D"/>
    <w:rsid w:val="005F6496"/>
    <w:rsid w:val="005F66E1"/>
    <w:rsid w:val="005F682E"/>
    <w:rsid w:val="005F6938"/>
    <w:rsid w:val="005F69F7"/>
    <w:rsid w:val="005F6C0C"/>
    <w:rsid w:val="005F7604"/>
    <w:rsid w:val="005F7B5F"/>
    <w:rsid w:val="005F7BB6"/>
    <w:rsid w:val="005F7FD1"/>
    <w:rsid w:val="00600361"/>
    <w:rsid w:val="00600552"/>
    <w:rsid w:val="00600A21"/>
    <w:rsid w:val="00600AC0"/>
    <w:rsid w:val="00600C54"/>
    <w:rsid w:val="00601028"/>
    <w:rsid w:val="006014A0"/>
    <w:rsid w:val="006020EF"/>
    <w:rsid w:val="00602549"/>
    <w:rsid w:val="006029FD"/>
    <w:rsid w:val="00602D35"/>
    <w:rsid w:val="00602E2F"/>
    <w:rsid w:val="00602F23"/>
    <w:rsid w:val="00602FBC"/>
    <w:rsid w:val="00602FD7"/>
    <w:rsid w:val="00603377"/>
    <w:rsid w:val="006034C3"/>
    <w:rsid w:val="006034F2"/>
    <w:rsid w:val="00603B0B"/>
    <w:rsid w:val="00604605"/>
    <w:rsid w:val="00604EFA"/>
    <w:rsid w:val="00605017"/>
    <w:rsid w:val="0060521C"/>
    <w:rsid w:val="00605AF8"/>
    <w:rsid w:val="00605F1B"/>
    <w:rsid w:val="00606189"/>
    <w:rsid w:val="0060711C"/>
    <w:rsid w:val="00607218"/>
    <w:rsid w:val="006077A5"/>
    <w:rsid w:val="00610131"/>
    <w:rsid w:val="006103BA"/>
    <w:rsid w:val="006105EB"/>
    <w:rsid w:val="0061073B"/>
    <w:rsid w:val="0061134B"/>
    <w:rsid w:val="006116CB"/>
    <w:rsid w:val="00611BD5"/>
    <w:rsid w:val="00612626"/>
    <w:rsid w:val="00612C31"/>
    <w:rsid w:val="00612D7F"/>
    <w:rsid w:val="00612EF0"/>
    <w:rsid w:val="0061304B"/>
    <w:rsid w:val="006134D4"/>
    <w:rsid w:val="00613AD8"/>
    <w:rsid w:val="00613FEF"/>
    <w:rsid w:val="006146C9"/>
    <w:rsid w:val="00614B29"/>
    <w:rsid w:val="00614D42"/>
    <w:rsid w:val="00614F0D"/>
    <w:rsid w:val="0061530A"/>
    <w:rsid w:val="006155E8"/>
    <w:rsid w:val="00617405"/>
    <w:rsid w:val="00617A2A"/>
    <w:rsid w:val="00617B25"/>
    <w:rsid w:val="00617DD4"/>
    <w:rsid w:val="00617F50"/>
    <w:rsid w:val="006200CD"/>
    <w:rsid w:val="00620230"/>
    <w:rsid w:val="00620315"/>
    <w:rsid w:val="00620420"/>
    <w:rsid w:val="00620432"/>
    <w:rsid w:val="006210A6"/>
    <w:rsid w:val="006213E7"/>
    <w:rsid w:val="00621765"/>
    <w:rsid w:val="00621979"/>
    <w:rsid w:val="00621A14"/>
    <w:rsid w:val="00621D1B"/>
    <w:rsid w:val="006225A8"/>
    <w:rsid w:val="00622C1F"/>
    <w:rsid w:val="00623061"/>
    <w:rsid w:val="006233BE"/>
    <w:rsid w:val="006233D7"/>
    <w:rsid w:val="00623840"/>
    <w:rsid w:val="00623F7F"/>
    <w:rsid w:val="0062404C"/>
    <w:rsid w:val="006240A5"/>
    <w:rsid w:val="006240D3"/>
    <w:rsid w:val="00624AAF"/>
    <w:rsid w:val="00625AF7"/>
    <w:rsid w:val="00625C88"/>
    <w:rsid w:val="00626236"/>
    <w:rsid w:val="006263CC"/>
    <w:rsid w:val="00626D02"/>
    <w:rsid w:val="00626FEF"/>
    <w:rsid w:val="00627186"/>
    <w:rsid w:val="0062739B"/>
    <w:rsid w:val="0062747F"/>
    <w:rsid w:val="0062765C"/>
    <w:rsid w:val="00627963"/>
    <w:rsid w:val="00627D47"/>
    <w:rsid w:val="006302E2"/>
    <w:rsid w:val="0063066D"/>
    <w:rsid w:val="00630A27"/>
    <w:rsid w:val="00630A90"/>
    <w:rsid w:val="00631115"/>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D99"/>
    <w:rsid w:val="006361C6"/>
    <w:rsid w:val="00636251"/>
    <w:rsid w:val="006367FD"/>
    <w:rsid w:val="00636A70"/>
    <w:rsid w:val="00636BE9"/>
    <w:rsid w:val="00637555"/>
    <w:rsid w:val="00640229"/>
    <w:rsid w:val="006407C0"/>
    <w:rsid w:val="00640858"/>
    <w:rsid w:val="00640C11"/>
    <w:rsid w:val="00640E5D"/>
    <w:rsid w:val="00641008"/>
    <w:rsid w:val="0064166E"/>
    <w:rsid w:val="00641744"/>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D4E"/>
    <w:rsid w:val="00645E53"/>
    <w:rsid w:val="00646067"/>
    <w:rsid w:val="0064622E"/>
    <w:rsid w:val="0064658E"/>
    <w:rsid w:val="00646595"/>
    <w:rsid w:val="0064668B"/>
    <w:rsid w:val="0064687F"/>
    <w:rsid w:val="006469DC"/>
    <w:rsid w:val="00646C93"/>
    <w:rsid w:val="00646FA4"/>
    <w:rsid w:val="006477F0"/>
    <w:rsid w:val="00647A01"/>
    <w:rsid w:val="00647E47"/>
    <w:rsid w:val="006502D0"/>
    <w:rsid w:val="006503FD"/>
    <w:rsid w:val="00650A79"/>
    <w:rsid w:val="00650D38"/>
    <w:rsid w:val="00650EA6"/>
    <w:rsid w:val="00651741"/>
    <w:rsid w:val="006519F0"/>
    <w:rsid w:val="0065287F"/>
    <w:rsid w:val="00652C7F"/>
    <w:rsid w:val="00652CA4"/>
    <w:rsid w:val="00653711"/>
    <w:rsid w:val="0065374F"/>
    <w:rsid w:val="00653907"/>
    <w:rsid w:val="00654056"/>
    <w:rsid w:val="006541D7"/>
    <w:rsid w:val="00654C5B"/>
    <w:rsid w:val="0065543A"/>
    <w:rsid w:val="0065563A"/>
    <w:rsid w:val="00656225"/>
    <w:rsid w:val="0065635B"/>
    <w:rsid w:val="0065700E"/>
    <w:rsid w:val="00657A86"/>
    <w:rsid w:val="0066038B"/>
    <w:rsid w:val="00660A4A"/>
    <w:rsid w:val="00660CEF"/>
    <w:rsid w:val="00660F49"/>
    <w:rsid w:val="006615F2"/>
    <w:rsid w:val="00661E01"/>
    <w:rsid w:val="00661E15"/>
    <w:rsid w:val="006623F0"/>
    <w:rsid w:val="006626FF"/>
    <w:rsid w:val="00662B4C"/>
    <w:rsid w:val="006637AC"/>
    <w:rsid w:val="00663CDB"/>
    <w:rsid w:val="00663DA6"/>
    <w:rsid w:val="00664077"/>
    <w:rsid w:val="0066491F"/>
    <w:rsid w:val="00664C61"/>
    <w:rsid w:val="00665263"/>
    <w:rsid w:val="006662B0"/>
    <w:rsid w:val="006662BF"/>
    <w:rsid w:val="006663B7"/>
    <w:rsid w:val="006665E5"/>
    <w:rsid w:val="006666E0"/>
    <w:rsid w:val="00666B4A"/>
    <w:rsid w:val="006678D5"/>
    <w:rsid w:val="006679E7"/>
    <w:rsid w:val="00667B65"/>
    <w:rsid w:val="0067069E"/>
    <w:rsid w:val="006719D7"/>
    <w:rsid w:val="00671D20"/>
    <w:rsid w:val="0067276C"/>
    <w:rsid w:val="00672E2F"/>
    <w:rsid w:val="00672EA5"/>
    <w:rsid w:val="00673031"/>
    <w:rsid w:val="0067351A"/>
    <w:rsid w:val="00674B31"/>
    <w:rsid w:val="00674BB7"/>
    <w:rsid w:val="00674E28"/>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F2D"/>
    <w:rsid w:val="00686259"/>
    <w:rsid w:val="00686678"/>
    <w:rsid w:val="00686A21"/>
    <w:rsid w:val="00686D68"/>
    <w:rsid w:val="00687A39"/>
    <w:rsid w:val="00687D15"/>
    <w:rsid w:val="006902F8"/>
    <w:rsid w:val="00690695"/>
    <w:rsid w:val="00690A66"/>
    <w:rsid w:val="00690B60"/>
    <w:rsid w:val="00690EAB"/>
    <w:rsid w:val="00690FB0"/>
    <w:rsid w:val="0069280C"/>
    <w:rsid w:val="00692897"/>
    <w:rsid w:val="00692D9D"/>
    <w:rsid w:val="006938AA"/>
    <w:rsid w:val="0069444E"/>
    <w:rsid w:val="00694485"/>
    <w:rsid w:val="00694E3F"/>
    <w:rsid w:val="00695207"/>
    <w:rsid w:val="00695648"/>
    <w:rsid w:val="006956A9"/>
    <w:rsid w:val="00695FFB"/>
    <w:rsid w:val="00696321"/>
    <w:rsid w:val="0069694A"/>
    <w:rsid w:val="00697827"/>
    <w:rsid w:val="00697C6E"/>
    <w:rsid w:val="00697DA6"/>
    <w:rsid w:val="006A0053"/>
    <w:rsid w:val="006A005D"/>
    <w:rsid w:val="006A06B7"/>
    <w:rsid w:val="006A0D05"/>
    <w:rsid w:val="006A0F68"/>
    <w:rsid w:val="006A165A"/>
    <w:rsid w:val="006A1AE8"/>
    <w:rsid w:val="006A226C"/>
    <w:rsid w:val="006A262D"/>
    <w:rsid w:val="006A286B"/>
    <w:rsid w:val="006A2F2F"/>
    <w:rsid w:val="006A2F75"/>
    <w:rsid w:val="006A309D"/>
    <w:rsid w:val="006A322E"/>
    <w:rsid w:val="006A333F"/>
    <w:rsid w:val="006A34E8"/>
    <w:rsid w:val="006A35F0"/>
    <w:rsid w:val="006A41C6"/>
    <w:rsid w:val="006A4CE4"/>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2001"/>
    <w:rsid w:val="006B2187"/>
    <w:rsid w:val="006B2782"/>
    <w:rsid w:val="006B2C6C"/>
    <w:rsid w:val="006B2D9A"/>
    <w:rsid w:val="006B33BE"/>
    <w:rsid w:val="006B3400"/>
    <w:rsid w:val="006B40BD"/>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DB4"/>
    <w:rsid w:val="006B6FBE"/>
    <w:rsid w:val="006B7442"/>
    <w:rsid w:val="006B78A2"/>
    <w:rsid w:val="006B795E"/>
    <w:rsid w:val="006B7BE6"/>
    <w:rsid w:val="006B7C8A"/>
    <w:rsid w:val="006C07FF"/>
    <w:rsid w:val="006C0C9D"/>
    <w:rsid w:val="006C127E"/>
    <w:rsid w:val="006C13C9"/>
    <w:rsid w:val="006C2335"/>
    <w:rsid w:val="006C2377"/>
    <w:rsid w:val="006C23D1"/>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61B"/>
    <w:rsid w:val="006C6741"/>
    <w:rsid w:val="006C6817"/>
    <w:rsid w:val="006C692B"/>
    <w:rsid w:val="006C6C9E"/>
    <w:rsid w:val="006C7172"/>
    <w:rsid w:val="006C7D61"/>
    <w:rsid w:val="006C7F9C"/>
    <w:rsid w:val="006D024C"/>
    <w:rsid w:val="006D02D5"/>
    <w:rsid w:val="006D04F7"/>
    <w:rsid w:val="006D0783"/>
    <w:rsid w:val="006D0786"/>
    <w:rsid w:val="006D0DD0"/>
    <w:rsid w:val="006D1239"/>
    <w:rsid w:val="006D1B3C"/>
    <w:rsid w:val="006D2188"/>
    <w:rsid w:val="006D2352"/>
    <w:rsid w:val="006D2411"/>
    <w:rsid w:val="006D2759"/>
    <w:rsid w:val="006D297B"/>
    <w:rsid w:val="006D33F2"/>
    <w:rsid w:val="006D3B84"/>
    <w:rsid w:val="006D3F04"/>
    <w:rsid w:val="006D3F93"/>
    <w:rsid w:val="006D4090"/>
    <w:rsid w:val="006D4104"/>
    <w:rsid w:val="006D4AEE"/>
    <w:rsid w:val="006D5093"/>
    <w:rsid w:val="006D517D"/>
    <w:rsid w:val="006D56DF"/>
    <w:rsid w:val="006D583D"/>
    <w:rsid w:val="006D63AD"/>
    <w:rsid w:val="006D66B3"/>
    <w:rsid w:val="006D6B68"/>
    <w:rsid w:val="006D75A9"/>
    <w:rsid w:val="006D7B0B"/>
    <w:rsid w:val="006D7B3F"/>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D15"/>
    <w:rsid w:val="006E3EBD"/>
    <w:rsid w:val="006E4092"/>
    <w:rsid w:val="006E41A0"/>
    <w:rsid w:val="006E41D5"/>
    <w:rsid w:val="006E430D"/>
    <w:rsid w:val="006E43A7"/>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6AB"/>
    <w:rsid w:val="006F06C3"/>
    <w:rsid w:val="006F0880"/>
    <w:rsid w:val="006F14E3"/>
    <w:rsid w:val="006F1685"/>
    <w:rsid w:val="006F16B1"/>
    <w:rsid w:val="006F1CFE"/>
    <w:rsid w:val="006F1D9D"/>
    <w:rsid w:val="006F1F55"/>
    <w:rsid w:val="006F1FC2"/>
    <w:rsid w:val="006F2551"/>
    <w:rsid w:val="006F3E9E"/>
    <w:rsid w:val="006F46CF"/>
    <w:rsid w:val="006F47DA"/>
    <w:rsid w:val="006F47F4"/>
    <w:rsid w:val="006F4CA8"/>
    <w:rsid w:val="006F5057"/>
    <w:rsid w:val="006F5195"/>
    <w:rsid w:val="006F5C56"/>
    <w:rsid w:val="006F610A"/>
    <w:rsid w:val="006F6402"/>
    <w:rsid w:val="006F67E2"/>
    <w:rsid w:val="006F6C5F"/>
    <w:rsid w:val="006F6E2C"/>
    <w:rsid w:val="006F6EA5"/>
    <w:rsid w:val="006F6FDE"/>
    <w:rsid w:val="006F705C"/>
    <w:rsid w:val="006F73FD"/>
    <w:rsid w:val="006F7ACA"/>
    <w:rsid w:val="006F7B09"/>
    <w:rsid w:val="006F7D5E"/>
    <w:rsid w:val="007006E7"/>
    <w:rsid w:val="007007DB"/>
    <w:rsid w:val="0070092E"/>
    <w:rsid w:val="007011E9"/>
    <w:rsid w:val="00701683"/>
    <w:rsid w:val="007019A1"/>
    <w:rsid w:val="00701B12"/>
    <w:rsid w:val="00701D7B"/>
    <w:rsid w:val="007025BD"/>
    <w:rsid w:val="0070267F"/>
    <w:rsid w:val="00702CF9"/>
    <w:rsid w:val="007032E1"/>
    <w:rsid w:val="0070367F"/>
    <w:rsid w:val="00703F82"/>
    <w:rsid w:val="0070474C"/>
    <w:rsid w:val="00704A41"/>
    <w:rsid w:val="00704F68"/>
    <w:rsid w:val="00705350"/>
    <w:rsid w:val="007054CD"/>
    <w:rsid w:val="00705528"/>
    <w:rsid w:val="007055B0"/>
    <w:rsid w:val="007057EA"/>
    <w:rsid w:val="007060D2"/>
    <w:rsid w:val="007064D2"/>
    <w:rsid w:val="00706653"/>
    <w:rsid w:val="007068AB"/>
    <w:rsid w:val="007070E0"/>
    <w:rsid w:val="007071BB"/>
    <w:rsid w:val="0070785F"/>
    <w:rsid w:val="0071053B"/>
    <w:rsid w:val="00710884"/>
    <w:rsid w:val="00710BF5"/>
    <w:rsid w:val="00710CEB"/>
    <w:rsid w:val="00710F81"/>
    <w:rsid w:val="00711182"/>
    <w:rsid w:val="00711227"/>
    <w:rsid w:val="00711675"/>
    <w:rsid w:val="00711EC2"/>
    <w:rsid w:val="007128FB"/>
    <w:rsid w:val="007132A7"/>
    <w:rsid w:val="00713366"/>
    <w:rsid w:val="00713419"/>
    <w:rsid w:val="00714187"/>
    <w:rsid w:val="007146AA"/>
    <w:rsid w:val="00714841"/>
    <w:rsid w:val="00714ADD"/>
    <w:rsid w:val="00714DCE"/>
    <w:rsid w:val="00715016"/>
    <w:rsid w:val="0071515A"/>
    <w:rsid w:val="00715C50"/>
    <w:rsid w:val="00715E36"/>
    <w:rsid w:val="007160B6"/>
    <w:rsid w:val="0071636D"/>
    <w:rsid w:val="007165A8"/>
    <w:rsid w:val="0071671B"/>
    <w:rsid w:val="00716828"/>
    <w:rsid w:val="00716B5D"/>
    <w:rsid w:val="007176BE"/>
    <w:rsid w:val="00717BAB"/>
    <w:rsid w:val="00717DD0"/>
    <w:rsid w:val="00717F95"/>
    <w:rsid w:val="007200BD"/>
    <w:rsid w:val="00720959"/>
    <w:rsid w:val="00720B63"/>
    <w:rsid w:val="00720FD8"/>
    <w:rsid w:val="007216A1"/>
    <w:rsid w:val="007218F7"/>
    <w:rsid w:val="00721BBE"/>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7864"/>
    <w:rsid w:val="007278E8"/>
    <w:rsid w:val="00727D7B"/>
    <w:rsid w:val="00727E3A"/>
    <w:rsid w:val="00730DAC"/>
    <w:rsid w:val="00730F61"/>
    <w:rsid w:val="0073131B"/>
    <w:rsid w:val="0073163B"/>
    <w:rsid w:val="0073178A"/>
    <w:rsid w:val="00731ED7"/>
    <w:rsid w:val="0073265A"/>
    <w:rsid w:val="0073337C"/>
    <w:rsid w:val="007335F0"/>
    <w:rsid w:val="007337CC"/>
    <w:rsid w:val="00733BA4"/>
    <w:rsid w:val="00733DB3"/>
    <w:rsid w:val="00733EA1"/>
    <w:rsid w:val="007340FB"/>
    <w:rsid w:val="007343E6"/>
    <w:rsid w:val="00734A9A"/>
    <w:rsid w:val="00734AEC"/>
    <w:rsid w:val="00734FDA"/>
    <w:rsid w:val="00735C67"/>
    <w:rsid w:val="00735FA6"/>
    <w:rsid w:val="00736075"/>
    <w:rsid w:val="0073611E"/>
    <w:rsid w:val="00736523"/>
    <w:rsid w:val="007365A8"/>
    <w:rsid w:val="0073671E"/>
    <w:rsid w:val="00736B21"/>
    <w:rsid w:val="00736DFB"/>
    <w:rsid w:val="007370F3"/>
    <w:rsid w:val="007373A8"/>
    <w:rsid w:val="007377FF"/>
    <w:rsid w:val="00737AFF"/>
    <w:rsid w:val="00737DF7"/>
    <w:rsid w:val="00737F9C"/>
    <w:rsid w:val="00740FA5"/>
    <w:rsid w:val="00740FC2"/>
    <w:rsid w:val="00741224"/>
    <w:rsid w:val="00741301"/>
    <w:rsid w:val="00741535"/>
    <w:rsid w:val="0074168D"/>
    <w:rsid w:val="0074272F"/>
    <w:rsid w:val="007427B0"/>
    <w:rsid w:val="00742C88"/>
    <w:rsid w:val="00742FEE"/>
    <w:rsid w:val="007435B4"/>
    <w:rsid w:val="007436E6"/>
    <w:rsid w:val="007452AC"/>
    <w:rsid w:val="00745486"/>
    <w:rsid w:val="007457CF"/>
    <w:rsid w:val="007458F3"/>
    <w:rsid w:val="00745B80"/>
    <w:rsid w:val="00745EA2"/>
    <w:rsid w:val="007464C8"/>
    <w:rsid w:val="007469DB"/>
    <w:rsid w:val="00746A8A"/>
    <w:rsid w:val="007472F0"/>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B59"/>
    <w:rsid w:val="00755044"/>
    <w:rsid w:val="00755816"/>
    <w:rsid w:val="00755955"/>
    <w:rsid w:val="007559CA"/>
    <w:rsid w:val="00755C62"/>
    <w:rsid w:val="00755D19"/>
    <w:rsid w:val="00755FCD"/>
    <w:rsid w:val="007561C7"/>
    <w:rsid w:val="00756421"/>
    <w:rsid w:val="00756530"/>
    <w:rsid w:val="00756CC4"/>
    <w:rsid w:val="00757179"/>
    <w:rsid w:val="0075746B"/>
    <w:rsid w:val="00757541"/>
    <w:rsid w:val="00757CE0"/>
    <w:rsid w:val="00760D58"/>
    <w:rsid w:val="00761494"/>
    <w:rsid w:val="00762059"/>
    <w:rsid w:val="00762255"/>
    <w:rsid w:val="007625FA"/>
    <w:rsid w:val="007626DD"/>
    <w:rsid w:val="00762A62"/>
    <w:rsid w:val="00762D75"/>
    <w:rsid w:val="0076334E"/>
    <w:rsid w:val="007644CC"/>
    <w:rsid w:val="00764DC0"/>
    <w:rsid w:val="0076545F"/>
    <w:rsid w:val="00765C79"/>
    <w:rsid w:val="007661E1"/>
    <w:rsid w:val="007665AD"/>
    <w:rsid w:val="00766900"/>
    <w:rsid w:val="00766E0B"/>
    <w:rsid w:val="00767005"/>
    <w:rsid w:val="00767BB2"/>
    <w:rsid w:val="00767F50"/>
    <w:rsid w:val="00767FFC"/>
    <w:rsid w:val="007700A1"/>
    <w:rsid w:val="00770132"/>
    <w:rsid w:val="00770746"/>
    <w:rsid w:val="0077091E"/>
    <w:rsid w:val="00770974"/>
    <w:rsid w:val="00770A75"/>
    <w:rsid w:val="00770B51"/>
    <w:rsid w:val="007719B2"/>
    <w:rsid w:val="00771B22"/>
    <w:rsid w:val="00771F2A"/>
    <w:rsid w:val="007723C0"/>
    <w:rsid w:val="007725C1"/>
    <w:rsid w:val="007727CD"/>
    <w:rsid w:val="00772A1F"/>
    <w:rsid w:val="00772BF3"/>
    <w:rsid w:val="00773318"/>
    <w:rsid w:val="00773958"/>
    <w:rsid w:val="00773A34"/>
    <w:rsid w:val="00773B1A"/>
    <w:rsid w:val="00773B22"/>
    <w:rsid w:val="00773C17"/>
    <w:rsid w:val="00774330"/>
    <w:rsid w:val="007748D1"/>
    <w:rsid w:val="00774D1E"/>
    <w:rsid w:val="00774DB7"/>
    <w:rsid w:val="00775186"/>
    <w:rsid w:val="00775205"/>
    <w:rsid w:val="00775906"/>
    <w:rsid w:val="0077593C"/>
    <w:rsid w:val="00775A17"/>
    <w:rsid w:val="00775C9C"/>
    <w:rsid w:val="00776192"/>
    <w:rsid w:val="007761D3"/>
    <w:rsid w:val="00776AEF"/>
    <w:rsid w:val="00776AF7"/>
    <w:rsid w:val="00776FBA"/>
    <w:rsid w:val="00776FDA"/>
    <w:rsid w:val="007770FA"/>
    <w:rsid w:val="00777157"/>
    <w:rsid w:val="007801C6"/>
    <w:rsid w:val="0078039F"/>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6099"/>
    <w:rsid w:val="0078667C"/>
    <w:rsid w:val="007867FF"/>
    <w:rsid w:val="00787267"/>
    <w:rsid w:val="00787289"/>
    <w:rsid w:val="0078729F"/>
    <w:rsid w:val="00787820"/>
    <w:rsid w:val="00787CCB"/>
    <w:rsid w:val="00790105"/>
    <w:rsid w:val="007904CD"/>
    <w:rsid w:val="00790727"/>
    <w:rsid w:val="0079098D"/>
    <w:rsid w:val="00790CF2"/>
    <w:rsid w:val="00790E52"/>
    <w:rsid w:val="007911FE"/>
    <w:rsid w:val="00791ACD"/>
    <w:rsid w:val="00791D21"/>
    <w:rsid w:val="00791E05"/>
    <w:rsid w:val="0079230B"/>
    <w:rsid w:val="00792479"/>
    <w:rsid w:val="00792DBB"/>
    <w:rsid w:val="00793282"/>
    <w:rsid w:val="00793466"/>
    <w:rsid w:val="007936AA"/>
    <w:rsid w:val="00793C50"/>
    <w:rsid w:val="00793F1C"/>
    <w:rsid w:val="00794055"/>
    <w:rsid w:val="00794556"/>
    <w:rsid w:val="007946D1"/>
    <w:rsid w:val="00794FA1"/>
    <w:rsid w:val="007953A1"/>
    <w:rsid w:val="0079540D"/>
    <w:rsid w:val="00795867"/>
    <w:rsid w:val="00795967"/>
    <w:rsid w:val="00795AE2"/>
    <w:rsid w:val="00795D3D"/>
    <w:rsid w:val="007961C1"/>
    <w:rsid w:val="007967A0"/>
    <w:rsid w:val="00796939"/>
    <w:rsid w:val="00797637"/>
    <w:rsid w:val="007979BD"/>
    <w:rsid w:val="007A0F74"/>
    <w:rsid w:val="007A10AC"/>
    <w:rsid w:val="007A11E5"/>
    <w:rsid w:val="007A13DA"/>
    <w:rsid w:val="007A1808"/>
    <w:rsid w:val="007A185E"/>
    <w:rsid w:val="007A2909"/>
    <w:rsid w:val="007A3081"/>
    <w:rsid w:val="007A35ED"/>
    <w:rsid w:val="007A3EB9"/>
    <w:rsid w:val="007A4008"/>
    <w:rsid w:val="007A4240"/>
    <w:rsid w:val="007A4FCF"/>
    <w:rsid w:val="007A54E7"/>
    <w:rsid w:val="007A57DA"/>
    <w:rsid w:val="007A58D5"/>
    <w:rsid w:val="007A5A4A"/>
    <w:rsid w:val="007A6386"/>
    <w:rsid w:val="007A6681"/>
    <w:rsid w:val="007A6A92"/>
    <w:rsid w:val="007A6ACC"/>
    <w:rsid w:val="007A6C82"/>
    <w:rsid w:val="007A718E"/>
    <w:rsid w:val="007A72ED"/>
    <w:rsid w:val="007A731B"/>
    <w:rsid w:val="007B1510"/>
    <w:rsid w:val="007B172C"/>
    <w:rsid w:val="007B176B"/>
    <w:rsid w:val="007B1AAB"/>
    <w:rsid w:val="007B1B67"/>
    <w:rsid w:val="007B2456"/>
    <w:rsid w:val="007B269F"/>
    <w:rsid w:val="007B26FD"/>
    <w:rsid w:val="007B2FC8"/>
    <w:rsid w:val="007B37D9"/>
    <w:rsid w:val="007B3DE1"/>
    <w:rsid w:val="007B40FD"/>
    <w:rsid w:val="007B49A6"/>
    <w:rsid w:val="007B4FE9"/>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9D2"/>
    <w:rsid w:val="007C1B11"/>
    <w:rsid w:val="007C1ED6"/>
    <w:rsid w:val="007C1F62"/>
    <w:rsid w:val="007C29BF"/>
    <w:rsid w:val="007C3415"/>
    <w:rsid w:val="007C3905"/>
    <w:rsid w:val="007C3AD1"/>
    <w:rsid w:val="007C3E6D"/>
    <w:rsid w:val="007C3EA1"/>
    <w:rsid w:val="007C3EA8"/>
    <w:rsid w:val="007C4177"/>
    <w:rsid w:val="007C49DB"/>
    <w:rsid w:val="007C4A98"/>
    <w:rsid w:val="007C51AE"/>
    <w:rsid w:val="007C5719"/>
    <w:rsid w:val="007C62D5"/>
    <w:rsid w:val="007C671C"/>
    <w:rsid w:val="007C6C9D"/>
    <w:rsid w:val="007C6F0D"/>
    <w:rsid w:val="007C6F8A"/>
    <w:rsid w:val="007C763F"/>
    <w:rsid w:val="007C7E14"/>
    <w:rsid w:val="007D02D1"/>
    <w:rsid w:val="007D0389"/>
    <w:rsid w:val="007D08E4"/>
    <w:rsid w:val="007D099A"/>
    <w:rsid w:val="007D0A54"/>
    <w:rsid w:val="007D16A1"/>
    <w:rsid w:val="007D17E4"/>
    <w:rsid w:val="007D180A"/>
    <w:rsid w:val="007D222E"/>
    <w:rsid w:val="007D26C0"/>
    <w:rsid w:val="007D2C8E"/>
    <w:rsid w:val="007D32D5"/>
    <w:rsid w:val="007D391E"/>
    <w:rsid w:val="007D3C0D"/>
    <w:rsid w:val="007D3F01"/>
    <w:rsid w:val="007D44D3"/>
    <w:rsid w:val="007D4536"/>
    <w:rsid w:val="007D4A68"/>
    <w:rsid w:val="007D4B60"/>
    <w:rsid w:val="007D5265"/>
    <w:rsid w:val="007D57C2"/>
    <w:rsid w:val="007D5993"/>
    <w:rsid w:val="007D5BDD"/>
    <w:rsid w:val="007D5ED5"/>
    <w:rsid w:val="007D60FF"/>
    <w:rsid w:val="007D6114"/>
    <w:rsid w:val="007D6B59"/>
    <w:rsid w:val="007D702D"/>
    <w:rsid w:val="007D70D5"/>
    <w:rsid w:val="007D7927"/>
    <w:rsid w:val="007D7962"/>
    <w:rsid w:val="007D7A36"/>
    <w:rsid w:val="007D7B37"/>
    <w:rsid w:val="007E0D99"/>
    <w:rsid w:val="007E1A20"/>
    <w:rsid w:val="007E1F23"/>
    <w:rsid w:val="007E2319"/>
    <w:rsid w:val="007E26BC"/>
    <w:rsid w:val="007E2CF2"/>
    <w:rsid w:val="007E2DB1"/>
    <w:rsid w:val="007E3656"/>
    <w:rsid w:val="007E3AB8"/>
    <w:rsid w:val="007E3C18"/>
    <w:rsid w:val="007E3CC8"/>
    <w:rsid w:val="007E4428"/>
    <w:rsid w:val="007E453D"/>
    <w:rsid w:val="007E479D"/>
    <w:rsid w:val="007E4C93"/>
    <w:rsid w:val="007E4E58"/>
    <w:rsid w:val="007E4F25"/>
    <w:rsid w:val="007E5073"/>
    <w:rsid w:val="007E53F3"/>
    <w:rsid w:val="007E61D3"/>
    <w:rsid w:val="007E626E"/>
    <w:rsid w:val="007E68A5"/>
    <w:rsid w:val="007E6BB4"/>
    <w:rsid w:val="007E6CB0"/>
    <w:rsid w:val="007E6E39"/>
    <w:rsid w:val="007E747E"/>
    <w:rsid w:val="007E767B"/>
    <w:rsid w:val="007F0250"/>
    <w:rsid w:val="007F091A"/>
    <w:rsid w:val="007F0D42"/>
    <w:rsid w:val="007F0D9C"/>
    <w:rsid w:val="007F10FA"/>
    <w:rsid w:val="007F1360"/>
    <w:rsid w:val="007F1648"/>
    <w:rsid w:val="007F17DC"/>
    <w:rsid w:val="007F1836"/>
    <w:rsid w:val="007F1C91"/>
    <w:rsid w:val="007F1FDF"/>
    <w:rsid w:val="007F23F3"/>
    <w:rsid w:val="007F269D"/>
    <w:rsid w:val="007F28AF"/>
    <w:rsid w:val="007F2A42"/>
    <w:rsid w:val="007F30D0"/>
    <w:rsid w:val="007F3A40"/>
    <w:rsid w:val="007F3CBF"/>
    <w:rsid w:val="007F47C2"/>
    <w:rsid w:val="007F49F1"/>
    <w:rsid w:val="007F4E40"/>
    <w:rsid w:val="007F4E71"/>
    <w:rsid w:val="007F5861"/>
    <w:rsid w:val="007F61A5"/>
    <w:rsid w:val="007F657A"/>
    <w:rsid w:val="007F65EE"/>
    <w:rsid w:val="007F65F5"/>
    <w:rsid w:val="007F6B9C"/>
    <w:rsid w:val="007F7621"/>
    <w:rsid w:val="007F774F"/>
    <w:rsid w:val="007F78BF"/>
    <w:rsid w:val="007F79A2"/>
    <w:rsid w:val="007F7D21"/>
    <w:rsid w:val="007F7DA0"/>
    <w:rsid w:val="00800292"/>
    <w:rsid w:val="008006A5"/>
    <w:rsid w:val="00800792"/>
    <w:rsid w:val="008007DC"/>
    <w:rsid w:val="00800A1C"/>
    <w:rsid w:val="00800BB0"/>
    <w:rsid w:val="00800F55"/>
    <w:rsid w:val="0080272F"/>
    <w:rsid w:val="00803AD0"/>
    <w:rsid w:val="008045BE"/>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D3"/>
    <w:rsid w:val="00813155"/>
    <w:rsid w:val="008135D9"/>
    <w:rsid w:val="008137B3"/>
    <w:rsid w:val="00813BDB"/>
    <w:rsid w:val="00813D4C"/>
    <w:rsid w:val="00813D80"/>
    <w:rsid w:val="008149AF"/>
    <w:rsid w:val="00814EF5"/>
    <w:rsid w:val="00815044"/>
    <w:rsid w:val="0081565D"/>
    <w:rsid w:val="00815681"/>
    <w:rsid w:val="00815B0E"/>
    <w:rsid w:val="00815CD6"/>
    <w:rsid w:val="0081605E"/>
    <w:rsid w:val="00816198"/>
    <w:rsid w:val="00816676"/>
    <w:rsid w:val="008167A4"/>
    <w:rsid w:val="008168C9"/>
    <w:rsid w:val="00816CD7"/>
    <w:rsid w:val="00816D31"/>
    <w:rsid w:val="0081715C"/>
    <w:rsid w:val="0081725F"/>
    <w:rsid w:val="008174C8"/>
    <w:rsid w:val="0081781C"/>
    <w:rsid w:val="00817F60"/>
    <w:rsid w:val="0082034B"/>
    <w:rsid w:val="008203D7"/>
    <w:rsid w:val="00820BFE"/>
    <w:rsid w:val="00821287"/>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27A"/>
    <w:rsid w:val="00825558"/>
    <w:rsid w:val="00825986"/>
    <w:rsid w:val="00825EDF"/>
    <w:rsid w:val="008262A1"/>
    <w:rsid w:val="00826359"/>
    <w:rsid w:val="00826491"/>
    <w:rsid w:val="008268F2"/>
    <w:rsid w:val="00826C00"/>
    <w:rsid w:val="008270EF"/>
    <w:rsid w:val="00827159"/>
    <w:rsid w:val="008275F7"/>
    <w:rsid w:val="00827944"/>
    <w:rsid w:val="008279B3"/>
    <w:rsid w:val="00830594"/>
    <w:rsid w:val="008307C7"/>
    <w:rsid w:val="008308C8"/>
    <w:rsid w:val="00830936"/>
    <w:rsid w:val="008309FB"/>
    <w:rsid w:val="008311ED"/>
    <w:rsid w:val="00831E47"/>
    <w:rsid w:val="00832AD3"/>
    <w:rsid w:val="00832B9E"/>
    <w:rsid w:val="00833715"/>
    <w:rsid w:val="00833814"/>
    <w:rsid w:val="008339B1"/>
    <w:rsid w:val="00833DBC"/>
    <w:rsid w:val="00833FED"/>
    <w:rsid w:val="00834273"/>
    <w:rsid w:val="0083427B"/>
    <w:rsid w:val="00834877"/>
    <w:rsid w:val="00834963"/>
    <w:rsid w:val="00834C8C"/>
    <w:rsid w:val="00835281"/>
    <w:rsid w:val="00835377"/>
    <w:rsid w:val="00835DF0"/>
    <w:rsid w:val="00835FE9"/>
    <w:rsid w:val="00836257"/>
    <w:rsid w:val="0083665F"/>
    <w:rsid w:val="00836BF5"/>
    <w:rsid w:val="0083720C"/>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36B"/>
    <w:rsid w:val="008446FE"/>
    <w:rsid w:val="00844811"/>
    <w:rsid w:val="00844885"/>
    <w:rsid w:val="008448E5"/>
    <w:rsid w:val="00844C7E"/>
    <w:rsid w:val="00844F8A"/>
    <w:rsid w:val="00845099"/>
    <w:rsid w:val="008456D8"/>
    <w:rsid w:val="00845A6D"/>
    <w:rsid w:val="00845D5D"/>
    <w:rsid w:val="00846001"/>
    <w:rsid w:val="008462D2"/>
    <w:rsid w:val="00846600"/>
    <w:rsid w:val="0084667D"/>
    <w:rsid w:val="008469B2"/>
    <w:rsid w:val="00846C64"/>
    <w:rsid w:val="00847122"/>
    <w:rsid w:val="00847483"/>
    <w:rsid w:val="0084753E"/>
    <w:rsid w:val="008479FD"/>
    <w:rsid w:val="00847A24"/>
    <w:rsid w:val="00847DAA"/>
    <w:rsid w:val="00850220"/>
    <w:rsid w:val="00850642"/>
    <w:rsid w:val="0085080E"/>
    <w:rsid w:val="00851815"/>
    <w:rsid w:val="00851BDA"/>
    <w:rsid w:val="0085254B"/>
    <w:rsid w:val="00852EA8"/>
    <w:rsid w:val="00852FDA"/>
    <w:rsid w:val="00853596"/>
    <w:rsid w:val="00853C0C"/>
    <w:rsid w:val="00853F73"/>
    <w:rsid w:val="00854053"/>
    <w:rsid w:val="00854210"/>
    <w:rsid w:val="00854491"/>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261"/>
    <w:rsid w:val="00861864"/>
    <w:rsid w:val="00861960"/>
    <w:rsid w:val="00861ABD"/>
    <w:rsid w:val="00861BE5"/>
    <w:rsid w:val="00861F00"/>
    <w:rsid w:val="00862490"/>
    <w:rsid w:val="00862DF6"/>
    <w:rsid w:val="00862F5A"/>
    <w:rsid w:val="008631C9"/>
    <w:rsid w:val="008632F3"/>
    <w:rsid w:val="00863724"/>
    <w:rsid w:val="00863744"/>
    <w:rsid w:val="00863E5F"/>
    <w:rsid w:val="00863EF9"/>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70B"/>
    <w:rsid w:val="00867CCC"/>
    <w:rsid w:val="00870310"/>
    <w:rsid w:val="00870735"/>
    <w:rsid w:val="00870BC4"/>
    <w:rsid w:val="00871189"/>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4101"/>
    <w:rsid w:val="00874658"/>
    <w:rsid w:val="00874B87"/>
    <w:rsid w:val="008750E2"/>
    <w:rsid w:val="00876174"/>
    <w:rsid w:val="0087619B"/>
    <w:rsid w:val="0087630D"/>
    <w:rsid w:val="00876A9E"/>
    <w:rsid w:val="00877322"/>
    <w:rsid w:val="008773D5"/>
    <w:rsid w:val="008779EB"/>
    <w:rsid w:val="00877E31"/>
    <w:rsid w:val="00877F74"/>
    <w:rsid w:val="00880179"/>
    <w:rsid w:val="0088045F"/>
    <w:rsid w:val="00880746"/>
    <w:rsid w:val="0088095F"/>
    <w:rsid w:val="00880ABA"/>
    <w:rsid w:val="00880EE7"/>
    <w:rsid w:val="0088155C"/>
    <w:rsid w:val="008821C8"/>
    <w:rsid w:val="008824E2"/>
    <w:rsid w:val="008833B4"/>
    <w:rsid w:val="00883489"/>
    <w:rsid w:val="008834BE"/>
    <w:rsid w:val="008837BC"/>
    <w:rsid w:val="00884656"/>
    <w:rsid w:val="00884689"/>
    <w:rsid w:val="00884E2D"/>
    <w:rsid w:val="008852D1"/>
    <w:rsid w:val="008856A1"/>
    <w:rsid w:val="00885AC4"/>
    <w:rsid w:val="00885EE5"/>
    <w:rsid w:val="008864EA"/>
    <w:rsid w:val="0088673C"/>
    <w:rsid w:val="00886B47"/>
    <w:rsid w:val="008875A2"/>
    <w:rsid w:val="008878E8"/>
    <w:rsid w:val="0089009E"/>
    <w:rsid w:val="008901ED"/>
    <w:rsid w:val="0089028F"/>
    <w:rsid w:val="008903E9"/>
    <w:rsid w:val="00890C9B"/>
    <w:rsid w:val="00891C83"/>
    <w:rsid w:val="00891E7D"/>
    <w:rsid w:val="00891F69"/>
    <w:rsid w:val="008922F0"/>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689A"/>
    <w:rsid w:val="00896A6B"/>
    <w:rsid w:val="00896B15"/>
    <w:rsid w:val="00896ECE"/>
    <w:rsid w:val="0089723F"/>
    <w:rsid w:val="008A0099"/>
    <w:rsid w:val="008A02C7"/>
    <w:rsid w:val="008A0363"/>
    <w:rsid w:val="008A0AC2"/>
    <w:rsid w:val="008A0B8D"/>
    <w:rsid w:val="008A0FB9"/>
    <w:rsid w:val="008A1420"/>
    <w:rsid w:val="008A159F"/>
    <w:rsid w:val="008A16D1"/>
    <w:rsid w:val="008A1A88"/>
    <w:rsid w:val="008A1BD2"/>
    <w:rsid w:val="008A1FC4"/>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A7640"/>
    <w:rsid w:val="008B05C2"/>
    <w:rsid w:val="008B076C"/>
    <w:rsid w:val="008B0A79"/>
    <w:rsid w:val="008B0C50"/>
    <w:rsid w:val="008B0E2D"/>
    <w:rsid w:val="008B1417"/>
    <w:rsid w:val="008B159E"/>
    <w:rsid w:val="008B1845"/>
    <w:rsid w:val="008B2969"/>
    <w:rsid w:val="008B29A5"/>
    <w:rsid w:val="008B2D48"/>
    <w:rsid w:val="008B2E15"/>
    <w:rsid w:val="008B32AE"/>
    <w:rsid w:val="008B32BA"/>
    <w:rsid w:val="008B3704"/>
    <w:rsid w:val="008B3759"/>
    <w:rsid w:val="008B425A"/>
    <w:rsid w:val="008B45FB"/>
    <w:rsid w:val="008B51B6"/>
    <w:rsid w:val="008B5274"/>
    <w:rsid w:val="008B5AC4"/>
    <w:rsid w:val="008B6390"/>
    <w:rsid w:val="008B63F0"/>
    <w:rsid w:val="008B66F5"/>
    <w:rsid w:val="008B6720"/>
    <w:rsid w:val="008B6D14"/>
    <w:rsid w:val="008B7263"/>
    <w:rsid w:val="008B754B"/>
    <w:rsid w:val="008B7E8C"/>
    <w:rsid w:val="008C012D"/>
    <w:rsid w:val="008C03D3"/>
    <w:rsid w:val="008C070E"/>
    <w:rsid w:val="008C08DE"/>
    <w:rsid w:val="008C0950"/>
    <w:rsid w:val="008C0A4A"/>
    <w:rsid w:val="008C0A55"/>
    <w:rsid w:val="008C0D46"/>
    <w:rsid w:val="008C0DBD"/>
    <w:rsid w:val="008C172D"/>
    <w:rsid w:val="008C1C6F"/>
    <w:rsid w:val="008C1D65"/>
    <w:rsid w:val="008C4132"/>
    <w:rsid w:val="008C4C93"/>
    <w:rsid w:val="008C553F"/>
    <w:rsid w:val="008C59F6"/>
    <w:rsid w:val="008C619E"/>
    <w:rsid w:val="008C6376"/>
    <w:rsid w:val="008C6619"/>
    <w:rsid w:val="008C6892"/>
    <w:rsid w:val="008C6957"/>
    <w:rsid w:val="008C6EC0"/>
    <w:rsid w:val="008C75AC"/>
    <w:rsid w:val="008C7C18"/>
    <w:rsid w:val="008D038F"/>
    <w:rsid w:val="008D03C5"/>
    <w:rsid w:val="008D07A6"/>
    <w:rsid w:val="008D0971"/>
    <w:rsid w:val="008D0AA0"/>
    <w:rsid w:val="008D1141"/>
    <w:rsid w:val="008D1925"/>
    <w:rsid w:val="008D27CD"/>
    <w:rsid w:val="008D292E"/>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107"/>
    <w:rsid w:val="008E08AA"/>
    <w:rsid w:val="008E0B02"/>
    <w:rsid w:val="008E0FB1"/>
    <w:rsid w:val="008E0FFF"/>
    <w:rsid w:val="008E11DE"/>
    <w:rsid w:val="008E1904"/>
    <w:rsid w:val="008E1C77"/>
    <w:rsid w:val="008E1D7B"/>
    <w:rsid w:val="008E1FDB"/>
    <w:rsid w:val="008E228C"/>
    <w:rsid w:val="008E256C"/>
    <w:rsid w:val="008E25C4"/>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C08"/>
    <w:rsid w:val="008E6D82"/>
    <w:rsid w:val="008E72EA"/>
    <w:rsid w:val="008E786B"/>
    <w:rsid w:val="008F028D"/>
    <w:rsid w:val="008F1A74"/>
    <w:rsid w:val="008F1DB7"/>
    <w:rsid w:val="008F1EEB"/>
    <w:rsid w:val="008F239B"/>
    <w:rsid w:val="008F2C4B"/>
    <w:rsid w:val="008F2D24"/>
    <w:rsid w:val="008F2DC8"/>
    <w:rsid w:val="008F31C5"/>
    <w:rsid w:val="008F33C7"/>
    <w:rsid w:val="008F421A"/>
    <w:rsid w:val="008F4288"/>
    <w:rsid w:val="008F4404"/>
    <w:rsid w:val="008F467C"/>
    <w:rsid w:val="008F4B87"/>
    <w:rsid w:val="008F4CF4"/>
    <w:rsid w:val="008F52BC"/>
    <w:rsid w:val="008F5950"/>
    <w:rsid w:val="008F5F89"/>
    <w:rsid w:val="008F6264"/>
    <w:rsid w:val="008F6644"/>
    <w:rsid w:val="008F6D72"/>
    <w:rsid w:val="008F6E1C"/>
    <w:rsid w:val="008F6F41"/>
    <w:rsid w:val="008F7172"/>
    <w:rsid w:val="008F7196"/>
    <w:rsid w:val="008F7814"/>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3452"/>
    <w:rsid w:val="009034D7"/>
    <w:rsid w:val="00903FBE"/>
    <w:rsid w:val="00904042"/>
    <w:rsid w:val="0090440D"/>
    <w:rsid w:val="00904589"/>
    <w:rsid w:val="0090462C"/>
    <w:rsid w:val="0090470C"/>
    <w:rsid w:val="00904C30"/>
    <w:rsid w:val="0090522C"/>
    <w:rsid w:val="009056D5"/>
    <w:rsid w:val="009058AA"/>
    <w:rsid w:val="00905EB0"/>
    <w:rsid w:val="00906117"/>
    <w:rsid w:val="00906693"/>
    <w:rsid w:val="00906714"/>
    <w:rsid w:val="0090697A"/>
    <w:rsid w:val="009078D4"/>
    <w:rsid w:val="00910131"/>
    <w:rsid w:val="009105E1"/>
    <w:rsid w:val="009109B0"/>
    <w:rsid w:val="00910BE7"/>
    <w:rsid w:val="009115FF"/>
    <w:rsid w:val="009116D1"/>
    <w:rsid w:val="00911AB6"/>
    <w:rsid w:val="00911D23"/>
    <w:rsid w:val="009120AD"/>
    <w:rsid w:val="009120FE"/>
    <w:rsid w:val="00912364"/>
    <w:rsid w:val="00912392"/>
    <w:rsid w:val="009125B7"/>
    <w:rsid w:val="0091264B"/>
    <w:rsid w:val="00912CD5"/>
    <w:rsid w:val="00913103"/>
    <w:rsid w:val="00913AD9"/>
    <w:rsid w:val="00913C2E"/>
    <w:rsid w:val="00913EE7"/>
    <w:rsid w:val="009142C2"/>
    <w:rsid w:val="00914529"/>
    <w:rsid w:val="009146D8"/>
    <w:rsid w:val="00914769"/>
    <w:rsid w:val="00914DCE"/>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DE2"/>
    <w:rsid w:val="00925161"/>
    <w:rsid w:val="0092520C"/>
    <w:rsid w:val="00925AB3"/>
    <w:rsid w:val="00925BD1"/>
    <w:rsid w:val="00925D7A"/>
    <w:rsid w:val="00925E91"/>
    <w:rsid w:val="00926608"/>
    <w:rsid w:val="00926D88"/>
    <w:rsid w:val="00926FBC"/>
    <w:rsid w:val="009271E0"/>
    <w:rsid w:val="0092729D"/>
    <w:rsid w:val="00927B58"/>
    <w:rsid w:val="00927CB1"/>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A90"/>
    <w:rsid w:val="00934050"/>
    <w:rsid w:val="009345FD"/>
    <w:rsid w:val="00934765"/>
    <w:rsid w:val="00934924"/>
    <w:rsid w:val="00934993"/>
    <w:rsid w:val="00934A6D"/>
    <w:rsid w:val="00934F7F"/>
    <w:rsid w:val="0093555A"/>
    <w:rsid w:val="00935686"/>
    <w:rsid w:val="00935CEB"/>
    <w:rsid w:val="009360AC"/>
    <w:rsid w:val="00936867"/>
    <w:rsid w:val="009403DE"/>
    <w:rsid w:val="0094094C"/>
    <w:rsid w:val="00940A7D"/>
    <w:rsid w:val="00941335"/>
    <w:rsid w:val="009421DA"/>
    <w:rsid w:val="00942DF2"/>
    <w:rsid w:val="009439C2"/>
    <w:rsid w:val="00943B79"/>
    <w:rsid w:val="00943C77"/>
    <w:rsid w:val="00943D92"/>
    <w:rsid w:val="0094432C"/>
    <w:rsid w:val="009443AA"/>
    <w:rsid w:val="009443EE"/>
    <w:rsid w:val="00944825"/>
    <w:rsid w:val="00944895"/>
    <w:rsid w:val="00944B8E"/>
    <w:rsid w:val="0094541D"/>
    <w:rsid w:val="00945831"/>
    <w:rsid w:val="00945A73"/>
    <w:rsid w:val="00945D58"/>
    <w:rsid w:val="00946580"/>
    <w:rsid w:val="0094788C"/>
    <w:rsid w:val="00950345"/>
    <w:rsid w:val="009510DB"/>
    <w:rsid w:val="009511C9"/>
    <w:rsid w:val="009516E3"/>
    <w:rsid w:val="00951D47"/>
    <w:rsid w:val="00951E75"/>
    <w:rsid w:val="00951F26"/>
    <w:rsid w:val="00952395"/>
    <w:rsid w:val="009523DE"/>
    <w:rsid w:val="00952444"/>
    <w:rsid w:val="00952CCB"/>
    <w:rsid w:val="00952D58"/>
    <w:rsid w:val="00953128"/>
    <w:rsid w:val="0095314B"/>
    <w:rsid w:val="00953409"/>
    <w:rsid w:val="009534B9"/>
    <w:rsid w:val="009536A8"/>
    <w:rsid w:val="00953953"/>
    <w:rsid w:val="00953A4B"/>
    <w:rsid w:val="00953AA3"/>
    <w:rsid w:val="00953EDF"/>
    <w:rsid w:val="0095430E"/>
    <w:rsid w:val="009548D4"/>
    <w:rsid w:val="009558EE"/>
    <w:rsid w:val="00955E43"/>
    <w:rsid w:val="00956435"/>
    <w:rsid w:val="00956C10"/>
    <w:rsid w:val="00957AF4"/>
    <w:rsid w:val="00957EFC"/>
    <w:rsid w:val="00960054"/>
    <w:rsid w:val="0096007C"/>
    <w:rsid w:val="009603AC"/>
    <w:rsid w:val="009605C5"/>
    <w:rsid w:val="0096069D"/>
    <w:rsid w:val="0096073B"/>
    <w:rsid w:val="00960A62"/>
    <w:rsid w:val="00960AC6"/>
    <w:rsid w:val="00960CD5"/>
    <w:rsid w:val="00960DBD"/>
    <w:rsid w:val="00960F1C"/>
    <w:rsid w:val="00960FB0"/>
    <w:rsid w:val="009610A3"/>
    <w:rsid w:val="00961162"/>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53C0"/>
    <w:rsid w:val="00965426"/>
    <w:rsid w:val="00965829"/>
    <w:rsid w:val="00965B6F"/>
    <w:rsid w:val="00965C82"/>
    <w:rsid w:val="0096652D"/>
    <w:rsid w:val="00966803"/>
    <w:rsid w:val="009668A9"/>
    <w:rsid w:val="00966B10"/>
    <w:rsid w:val="00966EAE"/>
    <w:rsid w:val="00967421"/>
    <w:rsid w:val="00967465"/>
    <w:rsid w:val="0097002A"/>
    <w:rsid w:val="009700F6"/>
    <w:rsid w:val="00970491"/>
    <w:rsid w:val="00970925"/>
    <w:rsid w:val="0097097F"/>
    <w:rsid w:val="00970C49"/>
    <w:rsid w:val="00971389"/>
    <w:rsid w:val="00971CA6"/>
    <w:rsid w:val="00971DB3"/>
    <w:rsid w:val="00971E2E"/>
    <w:rsid w:val="00971EB8"/>
    <w:rsid w:val="00972767"/>
    <w:rsid w:val="009728E7"/>
    <w:rsid w:val="00972DB3"/>
    <w:rsid w:val="00972F81"/>
    <w:rsid w:val="00973322"/>
    <w:rsid w:val="00973F4B"/>
    <w:rsid w:val="00974309"/>
    <w:rsid w:val="00974A06"/>
    <w:rsid w:val="00975766"/>
    <w:rsid w:val="009761B4"/>
    <w:rsid w:val="00976450"/>
    <w:rsid w:val="009768F0"/>
    <w:rsid w:val="00976BBF"/>
    <w:rsid w:val="00977A6F"/>
    <w:rsid w:val="00977E10"/>
    <w:rsid w:val="00980916"/>
    <w:rsid w:val="00980DBF"/>
    <w:rsid w:val="00981029"/>
    <w:rsid w:val="00981138"/>
    <w:rsid w:val="00981989"/>
    <w:rsid w:val="0098225B"/>
    <w:rsid w:val="00982293"/>
    <w:rsid w:val="0098261C"/>
    <w:rsid w:val="00982656"/>
    <w:rsid w:val="00982BD7"/>
    <w:rsid w:val="00982C13"/>
    <w:rsid w:val="00983278"/>
    <w:rsid w:val="00983D87"/>
    <w:rsid w:val="00983F99"/>
    <w:rsid w:val="00984820"/>
    <w:rsid w:val="00984C64"/>
    <w:rsid w:val="00985343"/>
    <w:rsid w:val="00985DA7"/>
    <w:rsid w:val="00986B05"/>
    <w:rsid w:val="00986B76"/>
    <w:rsid w:val="00986C1F"/>
    <w:rsid w:val="00986C44"/>
    <w:rsid w:val="00986DA9"/>
    <w:rsid w:val="00986E1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BC"/>
    <w:rsid w:val="00993769"/>
    <w:rsid w:val="009938F1"/>
    <w:rsid w:val="00993975"/>
    <w:rsid w:val="00994273"/>
    <w:rsid w:val="009946B5"/>
    <w:rsid w:val="00994AB2"/>
    <w:rsid w:val="00995036"/>
    <w:rsid w:val="009952E1"/>
    <w:rsid w:val="0099572E"/>
    <w:rsid w:val="00995DD1"/>
    <w:rsid w:val="009969F2"/>
    <w:rsid w:val="00996EFA"/>
    <w:rsid w:val="009975FB"/>
    <w:rsid w:val="00997855"/>
    <w:rsid w:val="009978DF"/>
    <w:rsid w:val="00997A68"/>
    <w:rsid w:val="00997C35"/>
    <w:rsid w:val="00997D3C"/>
    <w:rsid w:val="009A0989"/>
    <w:rsid w:val="009A0B30"/>
    <w:rsid w:val="009A0CEE"/>
    <w:rsid w:val="009A0DC0"/>
    <w:rsid w:val="009A14C6"/>
    <w:rsid w:val="009A1AA6"/>
    <w:rsid w:val="009A2320"/>
    <w:rsid w:val="009A24FE"/>
    <w:rsid w:val="009A2901"/>
    <w:rsid w:val="009A2A51"/>
    <w:rsid w:val="009A2CF7"/>
    <w:rsid w:val="009A2D26"/>
    <w:rsid w:val="009A35FE"/>
    <w:rsid w:val="009A3828"/>
    <w:rsid w:val="009A42F1"/>
    <w:rsid w:val="009A45C1"/>
    <w:rsid w:val="009A4B00"/>
    <w:rsid w:val="009A4F37"/>
    <w:rsid w:val="009A514F"/>
    <w:rsid w:val="009A6D06"/>
    <w:rsid w:val="009A7338"/>
    <w:rsid w:val="009A76C5"/>
    <w:rsid w:val="009A7B90"/>
    <w:rsid w:val="009A7DB9"/>
    <w:rsid w:val="009A7E11"/>
    <w:rsid w:val="009B00C3"/>
    <w:rsid w:val="009B05CD"/>
    <w:rsid w:val="009B0FC3"/>
    <w:rsid w:val="009B13C9"/>
    <w:rsid w:val="009B1817"/>
    <w:rsid w:val="009B1B72"/>
    <w:rsid w:val="009B1E00"/>
    <w:rsid w:val="009B24ED"/>
    <w:rsid w:val="009B2BAC"/>
    <w:rsid w:val="009B3412"/>
    <w:rsid w:val="009B344A"/>
    <w:rsid w:val="009B4329"/>
    <w:rsid w:val="009B45E6"/>
    <w:rsid w:val="009B4C13"/>
    <w:rsid w:val="009B4F42"/>
    <w:rsid w:val="009B530F"/>
    <w:rsid w:val="009B5B7A"/>
    <w:rsid w:val="009B67BF"/>
    <w:rsid w:val="009B6EC0"/>
    <w:rsid w:val="009B73B5"/>
    <w:rsid w:val="009B744C"/>
    <w:rsid w:val="009C0588"/>
    <w:rsid w:val="009C07C6"/>
    <w:rsid w:val="009C082D"/>
    <w:rsid w:val="009C0B51"/>
    <w:rsid w:val="009C0DD5"/>
    <w:rsid w:val="009C1836"/>
    <w:rsid w:val="009C18C1"/>
    <w:rsid w:val="009C1940"/>
    <w:rsid w:val="009C1E4A"/>
    <w:rsid w:val="009C1E7B"/>
    <w:rsid w:val="009C1F4B"/>
    <w:rsid w:val="009C1FA9"/>
    <w:rsid w:val="009C2728"/>
    <w:rsid w:val="009C36C6"/>
    <w:rsid w:val="009C39AF"/>
    <w:rsid w:val="009C3E67"/>
    <w:rsid w:val="009C3F6D"/>
    <w:rsid w:val="009C46BC"/>
    <w:rsid w:val="009C470E"/>
    <w:rsid w:val="009C4BC3"/>
    <w:rsid w:val="009C50AC"/>
    <w:rsid w:val="009C5255"/>
    <w:rsid w:val="009C541D"/>
    <w:rsid w:val="009C622E"/>
    <w:rsid w:val="009C7316"/>
    <w:rsid w:val="009C7710"/>
    <w:rsid w:val="009C7A23"/>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D37"/>
    <w:rsid w:val="009D6002"/>
    <w:rsid w:val="009D6045"/>
    <w:rsid w:val="009D61E8"/>
    <w:rsid w:val="009D682A"/>
    <w:rsid w:val="009D687A"/>
    <w:rsid w:val="009D6CD8"/>
    <w:rsid w:val="009D761A"/>
    <w:rsid w:val="009D79BD"/>
    <w:rsid w:val="009D7B2E"/>
    <w:rsid w:val="009E07CA"/>
    <w:rsid w:val="009E092A"/>
    <w:rsid w:val="009E0FB4"/>
    <w:rsid w:val="009E12F7"/>
    <w:rsid w:val="009E151C"/>
    <w:rsid w:val="009E1FE8"/>
    <w:rsid w:val="009E2167"/>
    <w:rsid w:val="009E2733"/>
    <w:rsid w:val="009E2A06"/>
    <w:rsid w:val="009E2C5B"/>
    <w:rsid w:val="009E2FE8"/>
    <w:rsid w:val="009E3011"/>
    <w:rsid w:val="009E3257"/>
    <w:rsid w:val="009E4224"/>
    <w:rsid w:val="009E4772"/>
    <w:rsid w:val="009E49DA"/>
    <w:rsid w:val="009E4DE0"/>
    <w:rsid w:val="009E569F"/>
    <w:rsid w:val="009E5F54"/>
    <w:rsid w:val="009E7187"/>
    <w:rsid w:val="009E772F"/>
    <w:rsid w:val="009E79B1"/>
    <w:rsid w:val="009E7D91"/>
    <w:rsid w:val="009E7EA9"/>
    <w:rsid w:val="009F0560"/>
    <w:rsid w:val="009F0ECC"/>
    <w:rsid w:val="009F16E8"/>
    <w:rsid w:val="009F176F"/>
    <w:rsid w:val="009F1BBF"/>
    <w:rsid w:val="009F1BED"/>
    <w:rsid w:val="009F2269"/>
    <w:rsid w:val="009F244D"/>
    <w:rsid w:val="009F2B01"/>
    <w:rsid w:val="009F2D1D"/>
    <w:rsid w:val="009F3355"/>
    <w:rsid w:val="009F4187"/>
    <w:rsid w:val="009F4C14"/>
    <w:rsid w:val="009F4EE4"/>
    <w:rsid w:val="009F59AC"/>
    <w:rsid w:val="009F60A8"/>
    <w:rsid w:val="009F660D"/>
    <w:rsid w:val="009F6BA8"/>
    <w:rsid w:val="009F6C1F"/>
    <w:rsid w:val="009F6F2E"/>
    <w:rsid w:val="009F7073"/>
    <w:rsid w:val="009F7C3C"/>
    <w:rsid w:val="00A00350"/>
    <w:rsid w:val="00A0043A"/>
    <w:rsid w:val="00A0057E"/>
    <w:rsid w:val="00A00C62"/>
    <w:rsid w:val="00A0176A"/>
    <w:rsid w:val="00A01897"/>
    <w:rsid w:val="00A0195F"/>
    <w:rsid w:val="00A01E06"/>
    <w:rsid w:val="00A02FC4"/>
    <w:rsid w:val="00A0339B"/>
    <w:rsid w:val="00A0340D"/>
    <w:rsid w:val="00A03EB9"/>
    <w:rsid w:val="00A043ED"/>
    <w:rsid w:val="00A0492C"/>
    <w:rsid w:val="00A05072"/>
    <w:rsid w:val="00A056AE"/>
    <w:rsid w:val="00A0579C"/>
    <w:rsid w:val="00A059A4"/>
    <w:rsid w:val="00A065D7"/>
    <w:rsid w:val="00A06B4A"/>
    <w:rsid w:val="00A06EAC"/>
    <w:rsid w:val="00A072B8"/>
    <w:rsid w:val="00A07694"/>
    <w:rsid w:val="00A07870"/>
    <w:rsid w:val="00A07CD8"/>
    <w:rsid w:val="00A10524"/>
    <w:rsid w:val="00A10C7A"/>
    <w:rsid w:val="00A10EBE"/>
    <w:rsid w:val="00A10EDA"/>
    <w:rsid w:val="00A11338"/>
    <w:rsid w:val="00A113CE"/>
    <w:rsid w:val="00A11E9B"/>
    <w:rsid w:val="00A12057"/>
    <w:rsid w:val="00A120F3"/>
    <w:rsid w:val="00A12133"/>
    <w:rsid w:val="00A1219C"/>
    <w:rsid w:val="00A12568"/>
    <w:rsid w:val="00A127F8"/>
    <w:rsid w:val="00A12C24"/>
    <w:rsid w:val="00A12D1B"/>
    <w:rsid w:val="00A12DE6"/>
    <w:rsid w:val="00A12EF3"/>
    <w:rsid w:val="00A13326"/>
    <w:rsid w:val="00A133E4"/>
    <w:rsid w:val="00A1347E"/>
    <w:rsid w:val="00A135CC"/>
    <w:rsid w:val="00A13922"/>
    <w:rsid w:val="00A13B28"/>
    <w:rsid w:val="00A1418A"/>
    <w:rsid w:val="00A142EB"/>
    <w:rsid w:val="00A1469E"/>
    <w:rsid w:val="00A1495A"/>
    <w:rsid w:val="00A14C02"/>
    <w:rsid w:val="00A14F24"/>
    <w:rsid w:val="00A15A54"/>
    <w:rsid w:val="00A1656E"/>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161E"/>
    <w:rsid w:val="00A21785"/>
    <w:rsid w:val="00A21861"/>
    <w:rsid w:val="00A218AD"/>
    <w:rsid w:val="00A21FB9"/>
    <w:rsid w:val="00A21FE2"/>
    <w:rsid w:val="00A2233E"/>
    <w:rsid w:val="00A225C9"/>
    <w:rsid w:val="00A22696"/>
    <w:rsid w:val="00A229E6"/>
    <w:rsid w:val="00A22D8A"/>
    <w:rsid w:val="00A233D8"/>
    <w:rsid w:val="00A240A9"/>
    <w:rsid w:val="00A24319"/>
    <w:rsid w:val="00A244CF"/>
    <w:rsid w:val="00A24960"/>
    <w:rsid w:val="00A24AA2"/>
    <w:rsid w:val="00A24E48"/>
    <w:rsid w:val="00A2518D"/>
    <w:rsid w:val="00A252B9"/>
    <w:rsid w:val="00A2532E"/>
    <w:rsid w:val="00A255ED"/>
    <w:rsid w:val="00A2612B"/>
    <w:rsid w:val="00A263A5"/>
    <w:rsid w:val="00A269F6"/>
    <w:rsid w:val="00A26BE3"/>
    <w:rsid w:val="00A26D8F"/>
    <w:rsid w:val="00A27093"/>
    <w:rsid w:val="00A270CE"/>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4285"/>
    <w:rsid w:val="00A34557"/>
    <w:rsid w:val="00A3478D"/>
    <w:rsid w:val="00A349CB"/>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24CA"/>
    <w:rsid w:val="00A437AA"/>
    <w:rsid w:val="00A43877"/>
    <w:rsid w:val="00A44128"/>
    <w:rsid w:val="00A443BE"/>
    <w:rsid w:val="00A446ED"/>
    <w:rsid w:val="00A44B0C"/>
    <w:rsid w:val="00A44E7B"/>
    <w:rsid w:val="00A45485"/>
    <w:rsid w:val="00A45EA0"/>
    <w:rsid w:val="00A45ED4"/>
    <w:rsid w:val="00A45EEC"/>
    <w:rsid w:val="00A46617"/>
    <w:rsid w:val="00A46741"/>
    <w:rsid w:val="00A4690B"/>
    <w:rsid w:val="00A47533"/>
    <w:rsid w:val="00A51795"/>
    <w:rsid w:val="00A51A5C"/>
    <w:rsid w:val="00A51CCA"/>
    <w:rsid w:val="00A523C5"/>
    <w:rsid w:val="00A5257F"/>
    <w:rsid w:val="00A529F7"/>
    <w:rsid w:val="00A52E5C"/>
    <w:rsid w:val="00A5309A"/>
    <w:rsid w:val="00A5341C"/>
    <w:rsid w:val="00A546B1"/>
    <w:rsid w:val="00A54E02"/>
    <w:rsid w:val="00A54E66"/>
    <w:rsid w:val="00A55057"/>
    <w:rsid w:val="00A557D4"/>
    <w:rsid w:val="00A55CFF"/>
    <w:rsid w:val="00A55D00"/>
    <w:rsid w:val="00A55D6C"/>
    <w:rsid w:val="00A55E46"/>
    <w:rsid w:val="00A55F14"/>
    <w:rsid w:val="00A56768"/>
    <w:rsid w:val="00A56C84"/>
    <w:rsid w:val="00A56CF0"/>
    <w:rsid w:val="00A57828"/>
    <w:rsid w:val="00A57A28"/>
    <w:rsid w:val="00A6012A"/>
    <w:rsid w:val="00A60A2C"/>
    <w:rsid w:val="00A61401"/>
    <w:rsid w:val="00A61679"/>
    <w:rsid w:val="00A61938"/>
    <w:rsid w:val="00A61FDC"/>
    <w:rsid w:val="00A623BA"/>
    <w:rsid w:val="00A62A71"/>
    <w:rsid w:val="00A63052"/>
    <w:rsid w:val="00A63383"/>
    <w:rsid w:val="00A63397"/>
    <w:rsid w:val="00A635EF"/>
    <w:rsid w:val="00A63D43"/>
    <w:rsid w:val="00A63ECD"/>
    <w:rsid w:val="00A643D8"/>
    <w:rsid w:val="00A64683"/>
    <w:rsid w:val="00A64B62"/>
    <w:rsid w:val="00A65342"/>
    <w:rsid w:val="00A65915"/>
    <w:rsid w:val="00A65B8A"/>
    <w:rsid w:val="00A66218"/>
    <w:rsid w:val="00A673F6"/>
    <w:rsid w:val="00A676C5"/>
    <w:rsid w:val="00A67769"/>
    <w:rsid w:val="00A67BDD"/>
    <w:rsid w:val="00A67CB2"/>
    <w:rsid w:val="00A67F66"/>
    <w:rsid w:val="00A70102"/>
    <w:rsid w:val="00A7010E"/>
    <w:rsid w:val="00A70285"/>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B82"/>
    <w:rsid w:val="00A75252"/>
    <w:rsid w:val="00A75542"/>
    <w:rsid w:val="00A755A1"/>
    <w:rsid w:val="00A75629"/>
    <w:rsid w:val="00A75654"/>
    <w:rsid w:val="00A762C1"/>
    <w:rsid w:val="00A765E3"/>
    <w:rsid w:val="00A76C11"/>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70B2"/>
    <w:rsid w:val="00A8716C"/>
    <w:rsid w:val="00A875CF"/>
    <w:rsid w:val="00A878C2"/>
    <w:rsid w:val="00A87C39"/>
    <w:rsid w:val="00A904DD"/>
    <w:rsid w:val="00A905E8"/>
    <w:rsid w:val="00A90BDD"/>
    <w:rsid w:val="00A90F71"/>
    <w:rsid w:val="00A91085"/>
    <w:rsid w:val="00A9147B"/>
    <w:rsid w:val="00A917B0"/>
    <w:rsid w:val="00A91C50"/>
    <w:rsid w:val="00A91DE1"/>
    <w:rsid w:val="00A92623"/>
    <w:rsid w:val="00A92684"/>
    <w:rsid w:val="00A928BF"/>
    <w:rsid w:val="00A92ED9"/>
    <w:rsid w:val="00A93091"/>
    <w:rsid w:val="00A938EB"/>
    <w:rsid w:val="00A94EB7"/>
    <w:rsid w:val="00A95359"/>
    <w:rsid w:val="00A95ACC"/>
    <w:rsid w:val="00A95AD2"/>
    <w:rsid w:val="00A95DA7"/>
    <w:rsid w:val="00A96D39"/>
    <w:rsid w:val="00A97081"/>
    <w:rsid w:val="00A972F4"/>
    <w:rsid w:val="00A976C9"/>
    <w:rsid w:val="00A9797A"/>
    <w:rsid w:val="00A97994"/>
    <w:rsid w:val="00AA024F"/>
    <w:rsid w:val="00AA0530"/>
    <w:rsid w:val="00AA0C9D"/>
    <w:rsid w:val="00AA1EAE"/>
    <w:rsid w:val="00AA2566"/>
    <w:rsid w:val="00AA2598"/>
    <w:rsid w:val="00AA2629"/>
    <w:rsid w:val="00AA2741"/>
    <w:rsid w:val="00AA2B3D"/>
    <w:rsid w:val="00AA2D0E"/>
    <w:rsid w:val="00AA36C2"/>
    <w:rsid w:val="00AA3817"/>
    <w:rsid w:val="00AA4E04"/>
    <w:rsid w:val="00AA50B6"/>
    <w:rsid w:val="00AA55A5"/>
    <w:rsid w:val="00AA5940"/>
    <w:rsid w:val="00AA5B19"/>
    <w:rsid w:val="00AA674D"/>
    <w:rsid w:val="00AA6785"/>
    <w:rsid w:val="00AA6C6D"/>
    <w:rsid w:val="00AA6F73"/>
    <w:rsid w:val="00AA6FB4"/>
    <w:rsid w:val="00AA7611"/>
    <w:rsid w:val="00AA7E1A"/>
    <w:rsid w:val="00AB01E5"/>
    <w:rsid w:val="00AB0912"/>
    <w:rsid w:val="00AB0920"/>
    <w:rsid w:val="00AB0ED5"/>
    <w:rsid w:val="00AB0F5B"/>
    <w:rsid w:val="00AB1B25"/>
    <w:rsid w:val="00AB1BED"/>
    <w:rsid w:val="00AB1F94"/>
    <w:rsid w:val="00AB21BB"/>
    <w:rsid w:val="00AB2404"/>
    <w:rsid w:val="00AB3524"/>
    <w:rsid w:val="00AB37FA"/>
    <w:rsid w:val="00AB38FE"/>
    <w:rsid w:val="00AB3922"/>
    <w:rsid w:val="00AB3CCC"/>
    <w:rsid w:val="00AB546C"/>
    <w:rsid w:val="00AB5481"/>
    <w:rsid w:val="00AB5491"/>
    <w:rsid w:val="00AB643D"/>
    <w:rsid w:val="00AB6A93"/>
    <w:rsid w:val="00AB77E6"/>
    <w:rsid w:val="00AC0012"/>
    <w:rsid w:val="00AC0637"/>
    <w:rsid w:val="00AC118B"/>
    <w:rsid w:val="00AC1591"/>
    <w:rsid w:val="00AC1A97"/>
    <w:rsid w:val="00AC2681"/>
    <w:rsid w:val="00AC28D3"/>
    <w:rsid w:val="00AC2BFD"/>
    <w:rsid w:val="00AC2E23"/>
    <w:rsid w:val="00AC359E"/>
    <w:rsid w:val="00AC3627"/>
    <w:rsid w:val="00AC36D6"/>
    <w:rsid w:val="00AC3B41"/>
    <w:rsid w:val="00AC3BF3"/>
    <w:rsid w:val="00AC3CA3"/>
    <w:rsid w:val="00AC4292"/>
    <w:rsid w:val="00AC4DA0"/>
    <w:rsid w:val="00AC53C1"/>
    <w:rsid w:val="00AC61AD"/>
    <w:rsid w:val="00AC6371"/>
    <w:rsid w:val="00AC68AD"/>
    <w:rsid w:val="00AC6BBD"/>
    <w:rsid w:val="00AC72F4"/>
    <w:rsid w:val="00AC7415"/>
    <w:rsid w:val="00AC74D3"/>
    <w:rsid w:val="00AC76DF"/>
    <w:rsid w:val="00AC7958"/>
    <w:rsid w:val="00AC7BF6"/>
    <w:rsid w:val="00AD0348"/>
    <w:rsid w:val="00AD0908"/>
    <w:rsid w:val="00AD0B55"/>
    <w:rsid w:val="00AD116D"/>
    <w:rsid w:val="00AD17A2"/>
    <w:rsid w:val="00AD17E9"/>
    <w:rsid w:val="00AD19C4"/>
    <w:rsid w:val="00AD1D32"/>
    <w:rsid w:val="00AD26D3"/>
    <w:rsid w:val="00AD26F3"/>
    <w:rsid w:val="00AD2B42"/>
    <w:rsid w:val="00AD2B64"/>
    <w:rsid w:val="00AD2C77"/>
    <w:rsid w:val="00AD30A2"/>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FC1"/>
    <w:rsid w:val="00AE4247"/>
    <w:rsid w:val="00AE43C3"/>
    <w:rsid w:val="00AE43FE"/>
    <w:rsid w:val="00AE5172"/>
    <w:rsid w:val="00AE52D0"/>
    <w:rsid w:val="00AE5502"/>
    <w:rsid w:val="00AE5533"/>
    <w:rsid w:val="00AE5A57"/>
    <w:rsid w:val="00AE607F"/>
    <w:rsid w:val="00AE61E7"/>
    <w:rsid w:val="00AE62EB"/>
    <w:rsid w:val="00AE62F8"/>
    <w:rsid w:val="00AE64F0"/>
    <w:rsid w:val="00AE66D0"/>
    <w:rsid w:val="00AE6868"/>
    <w:rsid w:val="00AE6BAE"/>
    <w:rsid w:val="00AE7566"/>
    <w:rsid w:val="00AF00DD"/>
    <w:rsid w:val="00AF0391"/>
    <w:rsid w:val="00AF0C6B"/>
    <w:rsid w:val="00AF0DD2"/>
    <w:rsid w:val="00AF11A1"/>
    <w:rsid w:val="00AF1B68"/>
    <w:rsid w:val="00AF21AB"/>
    <w:rsid w:val="00AF25B2"/>
    <w:rsid w:val="00AF2B61"/>
    <w:rsid w:val="00AF3818"/>
    <w:rsid w:val="00AF44D4"/>
    <w:rsid w:val="00AF4A0E"/>
    <w:rsid w:val="00AF4AAB"/>
    <w:rsid w:val="00AF5B67"/>
    <w:rsid w:val="00AF5CE9"/>
    <w:rsid w:val="00AF6051"/>
    <w:rsid w:val="00AF60C6"/>
    <w:rsid w:val="00AF68EC"/>
    <w:rsid w:val="00AF7567"/>
    <w:rsid w:val="00AF774A"/>
    <w:rsid w:val="00B00C6C"/>
    <w:rsid w:val="00B0103A"/>
    <w:rsid w:val="00B01319"/>
    <w:rsid w:val="00B013B9"/>
    <w:rsid w:val="00B01CE0"/>
    <w:rsid w:val="00B02876"/>
    <w:rsid w:val="00B0295B"/>
    <w:rsid w:val="00B02C29"/>
    <w:rsid w:val="00B037EB"/>
    <w:rsid w:val="00B03CF2"/>
    <w:rsid w:val="00B048AB"/>
    <w:rsid w:val="00B04B61"/>
    <w:rsid w:val="00B04BDE"/>
    <w:rsid w:val="00B04D68"/>
    <w:rsid w:val="00B04E65"/>
    <w:rsid w:val="00B05292"/>
    <w:rsid w:val="00B053AF"/>
    <w:rsid w:val="00B05550"/>
    <w:rsid w:val="00B05C9E"/>
    <w:rsid w:val="00B06240"/>
    <w:rsid w:val="00B062A8"/>
    <w:rsid w:val="00B06637"/>
    <w:rsid w:val="00B06B48"/>
    <w:rsid w:val="00B073F5"/>
    <w:rsid w:val="00B07538"/>
    <w:rsid w:val="00B07827"/>
    <w:rsid w:val="00B101F0"/>
    <w:rsid w:val="00B10629"/>
    <w:rsid w:val="00B10986"/>
    <w:rsid w:val="00B10E38"/>
    <w:rsid w:val="00B111CA"/>
    <w:rsid w:val="00B1129B"/>
    <w:rsid w:val="00B112D7"/>
    <w:rsid w:val="00B112EB"/>
    <w:rsid w:val="00B11699"/>
    <w:rsid w:val="00B11C25"/>
    <w:rsid w:val="00B1211F"/>
    <w:rsid w:val="00B12C24"/>
    <w:rsid w:val="00B13875"/>
    <w:rsid w:val="00B13A1F"/>
    <w:rsid w:val="00B13A8C"/>
    <w:rsid w:val="00B13E5D"/>
    <w:rsid w:val="00B13F36"/>
    <w:rsid w:val="00B14AAE"/>
    <w:rsid w:val="00B14EAA"/>
    <w:rsid w:val="00B155AE"/>
    <w:rsid w:val="00B156A3"/>
    <w:rsid w:val="00B15900"/>
    <w:rsid w:val="00B15BD4"/>
    <w:rsid w:val="00B15F26"/>
    <w:rsid w:val="00B15FE6"/>
    <w:rsid w:val="00B162D3"/>
    <w:rsid w:val="00B169A6"/>
    <w:rsid w:val="00B16B98"/>
    <w:rsid w:val="00B16C1C"/>
    <w:rsid w:val="00B16D4F"/>
    <w:rsid w:val="00B17A0C"/>
    <w:rsid w:val="00B204E1"/>
    <w:rsid w:val="00B204FF"/>
    <w:rsid w:val="00B20B2B"/>
    <w:rsid w:val="00B20E75"/>
    <w:rsid w:val="00B214C2"/>
    <w:rsid w:val="00B21C5B"/>
    <w:rsid w:val="00B21D46"/>
    <w:rsid w:val="00B2204B"/>
    <w:rsid w:val="00B221AE"/>
    <w:rsid w:val="00B2284D"/>
    <w:rsid w:val="00B22B56"/>
    <w:rsid w:val="00B2327D"/>
    <w:rsid w:val="00B2352F"/>
    <w:rsid w:val="00B235A1"/>
    <w:rsid w:val="00B23794"/>
    <w:rsid w:val="00B23A24"/>
    <w:rsid w:val="00B23C5F"/>
    <w:rsid w:val="00B23D05"/>
    <w:rsid w:val="00B2412E"/>
    <w:rsid w:val="00B2419C"/>
    <w:rsid w:val="00B248CF"/>
    <w:rsid w:val="00B251C0"/>
    <w:rsid w:val="00B25217"/>
    <w:rsid w:val="00B25231"/>
    <w:rsid w:val="00B257DD"/>
    <w:rsid w:val="00B25A1F"/>
    <w:rsid w:val="00B25AF9"/>
    <w:rsid w:val="00B25FD6"/>
    <w:rsid w:val="00B26324"/>
    <w:rsid w:val="00B268B3"/>
    <w:rsid w:val="00B26A53"/>
    <w:rsid w:val="00B26CE3"/>
    <w:rsid w:val="00B271C2"/>
    <w:rsid w:val="00B278BC"/>
    <w:rsid w:val="00B3018A"/>
    <w:rsid w:val="00B307D1"/>
    <w:rsid w:val="00B311AC"/>
    <w:rsid w:val="00B31217"/>
    <w:rsid w:val="00B31E42"/>
    <w:rsid w:val="00B31E4F"/>
    <w:rsid w:val="00B32B31"/>
    <w:rsid w:val="00B32C96"/>
    <w:rsid w:val="00B32CB8"/>
    <w:rsid w:val="00B32D54"/>
    <w:rsid w:val="00B32EEE"/>
    <w:rsid w:val="00B32F9D"/>
    <w:rsid w:val="00B335FA"/>
    <w:rsid w:val="00B3391B"/>
    <w:rsid w:val="00B33FF9"/>
    <w:rsid w:val="00B34020"/>
    <w:rsid w:val="00B34667"/>
    <w:rsid w:val="00B35628"/>
    <w:rsid w:val="00B35658"/>
    <w:rsid w:val="00B356BE"/>
    <w:rsid w:val="00B3659A"/>
    <w:rsid w:val="00B3672D"/>
    <w:rsid w:val="00B36773"/>
    <w:rsid w:val="00B36C56"/>
    <w:rsid w:val="00B37386"/>
    <w:rsid w:val="00B37B16"/>
    <w:rsid w:val="00B37C1B"/>
    <w:rsid w:val="00B37DE1"/>
    <w:rsid w:val="00B400BA"/>
    <w:rsid w:val="00B400CB"/>
    <w:rsid w:val="00B4010D"/>
    <w:rsid w:val="00B4022D"/>
    <w:rsid w:val="00B40422"/>
    <w:rsid w:val="00B4099D"/>
    <w:rsid w:val="00B40A61"/>
    <w:rsid w:val="00B4160D"/>
    <w:rsid w:val="00B41721"/>
    <w:rsid w:val="00B41B76"/>
    <w:rsid w:val="00B41F30"/>
    <w:rsid w:val="00B426BF"/>
    <w:rsid w:val="00B429DC"/>
    <w:rsid w:val="00B42A19"/>
    <w:rsid w:val="00B43AE9"/>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66A"/>
    <w:rsid w:val="00B46779"/>
    <w:rsid w:val="00B46A3C"/>
    <w:rsid w:val="00B46F5D"/>
    <w:rsid w:val="00B47063"/>
    <w:rsid w:val="00B475DA"/>
    <w:rsid w:val="00B4797B"/>
    <w:rsid w:val="00B47B96"/>
    <w:rsid w:val="00B47F53"/>
    <w:rsid w:val="00B501D0"/>
    <w:rsid w:val="00B50818"/>
    <w:rsid w:val="00B50830"/>
    <w:rsid w:val="00B50849"/>
    <w:rsid w:val="00B51121"/>
    <w:rsid w:val="00B51912"/>
    <w:rsid w:val="00B51C1A"/>
    <w:rsid w:val="00B5240D"/>
    <w:rsid w:val="00B5274A"/>
    <w:rsid w:val="00B529EA"/>
    <w:rsid w:val="00B52BCD"/>
    <w:rsid w:val="00B53A45"/>
    <w:rsid w:val="00B54758"/>
    <w:rsid w:val="00B54AA7"/>
    <w:rsid w:val="00B54C40"/>
    <w:rsid w:val="00B55146"/>
    <w:rsid w:val="00B55268"/>
    <w:rsid w:val="00B554FD"/>
    <w:rsid w:val="00B558D9"/>
    <w:rsid w:val="00B55B33"/>
    <w:rsid w:val="00B55D40"/>
    <w:rsid w:val="00B56055"/>
    <w:rsid w:val="00B563A9"/>
    <w:rsid w:val="00B576AD"/>
    <w:rsid w:val="00B6006D"/>
    <w:rsid w:val="00B601F5"/>
    <w:rsid w:val="00B6044F"/>
    <w:rsid w:val="00B604C3"/>
    <w:rsid w:val="00B60D32"/>
    <w:rsid w:val="00B61B73"/>
    <w:rsid w:val="00B6211E"/>
    <w:rsid w:val="00B62601"/>
    <w:rsid w:val="00B62DC8"/>
    <w:rsid w:val="00B62F9B"/>
    <w:rsid w:val="00B6334C"/>
    <w:rsid w:val="00B633E5"/>
    <w:rsid w:val="00B634B0"/>
    <w:rsid w:val="00B635F9"/>
    <w:rsid w:val="00B63640"/>
    <w:rsid w:val="00B63A3D"/>
    <w:rsid w:val="00B64359"/>
    <w:rsid w:val="00B647C7"/>
    <w:rsid w:val="00B652D1"/>
    <w:rsid w:val="00B6542B"/>
    <w:rsid w:val="00B65469"/>
    <w:rsid w:val="00B661EB"/>
    <w:rsid w:val="00B66F30"/>
    <w:rsid w:val="00B67062"/>
    <w:rsid w:val="00B671EB"/>
    <w:rsid w:val="00B67274"/>
    <w:rsid w:val="00B676EE"/>
    <w:rsid w:val="00B67721"/>
    <w:rsid w:val="00B6773D"/>
    <w:rsid w:val="00B678F0"/>
    <w:rsid w:val="00B6799E"/>
    <w:rsid w:val="00B67D96"/>
    <w:rsid w:val="00B7014B"/>
    <w:rsid w:val="00B7034B"/>
    <w:rsid w:val="00B70D93"/>
    <w:rsid w:val="00B71E7A"/>
    <w:rsid w:val="00B722BB"/>
    <w:rsid w:val="00B725AF"/>
    <w:rsid w:val="00B72705"/>
    <w:rsid w:val="00B730E7"/>
    <w:rsid w:val="00B7382E"/>
    <w:rsid w:val="00B742D8"/>
    <w:rsid w:val="00B747EA"/>
    <w:rsid w:val="00B74F00"/>
    <w:rsid w:val="00B750A4"/>
    <w:rsid w:val="00B75203"/>
    <w:rsid w:val="00B7543B"/>
    <w:rsid w:val="00B75528"/>
    <w:rsid w:val="00B755B8"/>
    <w:rsid w:val="00B75A9D"/>
    <w:rsid w:val="00B762D7"/>
    <w:rsid w:val="00B764E9"/>
    <w:rsid w:val="00B76682"/>
    <w:rsid w:val="00B767E1"/>
    <w:rsid w:val="00B768EB"/>
    <w:rsid w:val="00B76B7D"/>
    <w:rsid w:val="00B7719C"/>
    <w:rsid w:val="00B772C2"/>
    <w:rsid w:val="00B772ED"/>
    <w:rsid w:val="00B77E52"/>
    <w:rsid w:val="00B80165"/>
    <w:rsid w:val="00B80508"/>
    <w:rsid w:val="00B808F3"/>
    <w:rsid w:val="00B81000"/>
    <w:rsid w:val="00B823D5"/>
    <w:rsid w:val="00B82C7A"/>
    <w:rsid w:val="00B82D00"/>
    <w:rsid w:val="00B82EFC"/>
    <w:rsid w:val="00B8330D"/>
    <w:rsid w:val="00B834D0"/>
    <w:rsid w:val="00B837AD"/>
    <w:rsid w:val="00B83AB5"/>
    <w:rsid w:val="00B83DFB"/>
    <w:rsid w:val="00B840B0"/>
    <w:rsid w:val="00B84465"/>
    <w:rsid w:val="00B846FD"/>
    <w:rsid w:val="00B84915"/>
    <w:rsid w:val="00B84D10"/>
    <w:rsid w:val="00B84E5D"/>
    <w:rsid w:val="00B85031"/>
    <w:rsid w:val="00B851A9"/>
    <w:rsid w:val="00B85319"/>
    <w:rsid w:val="00B85DC0"/>
    <w:rsid w:val="00B85E56"/>
    <w:rsid w:val="00B8608A"/>
    <w:rsid w:val="00B8681C"/>
    <w:rsid w:val="00B86C6F"/>
    <w:rsid w:val="00B86D7F"/>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9D4"/>
    <w:rsid w:val="00B9479D"/>
    <w:rsid w:val="00B949A6"/>
    <w:rsid w:val="00B94F5B"/>
    <w:rsid w:val="00B950EF"/>
    <w:rsid w:val="00B95191"/>
    <w:rsid w:val="00B95958"/>
    <w:rsid w:val="00B959FB"/>
    <w:rsid w:val="00B95CFC"/>
    <w:rsid w:val="00B95FAA"/>
    <w:rsid w:val="00B9613D"/>
    <w:rsid w:val="00B9646C"/>
    <w:rsid w:val="00B9668B"/>
    <w:rsid w:val="00B96737"/>
    <w:rsid w:val="00B96821"/>
    <w:rsid w:val="00B97366"/>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B0453"/>
    <w:rsid w:val="00BB06DA"/>
    <w:rsid w:val="00BB092D"/>
    <w:rsid w:val="00BB0AD2"/>
    <w:rsid w:val="00BB0D14"/>
    <w:rsid w:val="00BB1026"/>
    <w:rsid w:val="00BB1BC4"/>
    <w:rsid w:val="00BB1D41"/>
    <w:rsid w:val="00BB1EF3"/>
    <w:rsid w:val="00BB2BCE"/>
    <w:rsid w:val="00BB2CAD"/>
    <w:rsid w:val="00BB3CC9"/>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8F8"/>
    <w:rsid w:val="00BB6E8F"/>
    <w:rsid w:val="00BB7096"/>
    <w:rsid w:val="00BB7B58"/>
    <w:rsid w:val="00BB7FA2"/>
    <w:rsid w:val="00BC081B"/>
    <w:rsid w:val="00BC0CDA"/>
    <w:rsid w:val="00BC0DAD"/>
    <w:rsid w:val="00BC11E8"/>
    <w:rsid w:val="00BC1228"/>
    <w:rsid w:val="00BC196C"/>
    <w:rsid w:val="00BC1B5E"/>
    <w:rsid w:val="00BC1EF4"/>
    <w:rsid w:val="00BC2406"/>
    <w:rsid w:val="00BC2B20"/>
    <w:rsid w:val="00BC3285"/>
    <w:rsid w:val="00BC32F0"/>
    <w:rsid w:val="00BC3E5E"/>
    <w:rsid w:val="00BC431E"/>
    <w:rsid w:val="00BC43B3"/>
    <w:rsid w:val="00BC43B7"/>
    <w:rsid w:val="00BC4515"/>
    <w:rsid w:val="00BC521B"/>
    <w:rsid w:val="00BC5474"/>
    <w:rsid w:val="00BC5DA5"/>
    <w:rsid w:val="00BC5F9C"/>
    <w:rsid w:val="00BC66FC"/>
    <w:rsid w:val="00BC6887"/>
    <w:rsid w:val="00BC6AEE"/>
    <w:rsid w:val="00BC76A4"/>
    <w:rsid w:val="00BC7C7B"/>
    <w:rsid w:val="00BC7FC1"/>
    <w:rsid w:val="00BD01C0"/>
    <w:rsid w:val="00BD03B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C2B"/>
    <w:rsid w:val="00BD3C3F"/>
    <w:rsid w:val="00BD4457"/>
    <w:rsid w:val="00BD4901"/>
    <w:rsid w:val="00BD4926"/>
    <w:rsid w:val="00BD5703"/>
    <w:rsid w:val="00BD57E0"/>
    <w:rsid w:val="00BD5981"/>
    <w:rsid w:val="00BD5BD0"/>
    <w:rsid w:val="00BD5BFC"/>
    <w:rsid w:val="00BD6E95"/>
    <w:rsid w:val="00BD703C"/>
    <w:rsid w:val="00BD71CF"/>
    <w:rsid w:val="00BD7D0B"/>
    <w:rsid w:val="00BE00D0"/>
    <w:rsid w:val="00BE0336"/>
    <w:rsid w:val="00BE04F0"/>
    <w:rsid w:val="00BE05BD"/>
    <w:rsid w:val="00BE063A"/>
    <w:rsid w:val="00BE0814"/>
    <w:rsid w:val="00BE09DD"/>
    <w:rsid w:val="00BE1487"/>
    <w:rsid w:val="00BE2059"/>
    <w:rsid w:val="00BE22FE"/>
    <w:rsid w:val="00BE237F"/>
    <w:rsid w:val="00BE2D1F"/>
    <w:rsid w:val="00BE2E27"/>
    <w:rsid w:val="00BE3729"/>
    <w:rsid w:val="00BE3D9C"/>
    <w:rsid w:val="00BE3F30"/>
    <w:rsid w:val="00BE4636"/>
    <w:rsid w:val="00BE4812"/>
    <w:rsid w:val="00BE497E"/>
    <w:rsid w:val="00BE52B4"/>
    <w:rsid w:val="00BE587A"/>
    <w:rsid w:val="00BE66F1"/>
    <w:rsid w:val="00BE6E8E"/>
    <w:rsid w:val="00BE796F"/>
    <w:rsid w:val="00BE7E50"/>
    <w:rsid w:val="00BF019E"/>
    <w:rsid w:val="00BF0711"/>
    <w:rsid w:val="00BF0744"/>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CF3"/>
    <w:rsid w:val="00C0000A"/>
    <w:rsid w:val="00C001B3"/>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715"/>
    <w:rsid w:val="00C11D0C"/>
    <w:rsid w:val="00C1222A"/>
    <w:rsid w:val="00C1227A"/>
    <w:rsid w:val="00C124EB"/>
    <w:rsid w:val="00C12981"/>
    <w:rsid w:val="00C12997"/>
    <w:rsid w:val="00C12AF2"/>
    <w:rsid w:val="00C12D1C"/>
    <w:rsid w:val="00C12DF3"/>
    <w:rsid w:val="00C13209"/>
    <w:rsid w:val="00C13A51"/>
    <w:rsid w:val="00C13BF6"/>
    <w:rsid w:val="00C13F8E"/>
    <w:rsid w:val="00C1466B"/>
    <w:rsid w:val="00C14D26"/>
    <w:rsid w:val="00C154E6"/>
    <w:rsid w:val="00C1554E"/>
    <w:rsid w:val="00C15B2E"/>
    <w:rsid w:val="00C16049"/>
    <w:rsid w:val="00C168D3"/>
    <w:rsid w:val="00C16ADB"/>
    <w:rsid w:val="00C17654"/>
    <w:rsid w:val="00C1769C"/>
    <w:rsid w:val="00C176B2"/>
    <w:rsid w:val="00C20A52"/>
    <w:rsid w:val="00C20E72"/>
    <w:rsid w:val="00C2109E"/>
    <w:rsid w:val="00C21376"/>
    <w:rsid w:val="00C2181B"/>
    <w:rsid w:val="00C2197D"/>
    <w:rsid w:val="00C21DBC"/>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89E"/>
    <w:rsid w:val="00C2694C"/>
    <w:rsid w:val="00C26E94"/>
    <w:rsid w:val="00C27585"/>
    <w:rsid w:val="00C276F8"/>
    <w:rsid w:val="00C2794A"/>
    <w:rsid w:val="00C279B0"/>
    <w:rsid w:val="00C30162"/>
    <w:rsid w:val="00C30E54"/>
    <w:rsid w:val="00C316F4"/>
    <w:rsid w:val="00C31CCB"/>
    <w:rsid w:val="00C320D8"/>
    <w:rsid w:val="00C3223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401F8"/>
    <w:rsid w:val="00C404E6"/>
    <w:rsid w:val="00C40959"/>
    <w:rsid w:val="00C40B2F"/>
    <w:rsid w:val="00C41643"/>
    <w:rsid w:val="00C417B2"/>
    <w:rsid w:val="00C419C2"/>
    <w:rsid w:val="00C41A21"/>
    <w:rsid w:val="00C41D5E"/>
    <w:rsid w:val="00C41F1F"/>
    <w:rsid w:val="00C4212B"/>
    <w:rsid w:val="00C430DA"/>
    <w:rsid w:val="00C43796"/>
    <w:rsid w:val="00C4419A"/>
    <w:rsid w:val="00C442D7"/>
    <w:rsid w:val="00C44891"/>
    <w:rsid w:val="00C44DF2"/>
    <w:rsid w:val="00C4519C"/>
    <w:rsid w:val="00C46408"/>
    <w:rsid w:val="00C472E4"/>
    <w:rsid w:val="00C4738A"/>
    <w:rsid w:val="00C4772E"/>
    <w:rsid w:val="00C47C47"/>
    <w:rsid w:val="00C47D23"/>
    <w:rsid w:val="00C47DAE"/>
    <w:rsid w:val="00C47E46"/>
    <w:rsid w:val="00C5011A"/>
    <w:rsid w:val="00C5078A"/>
    <w:rsid w:val="00C507E2"/>
    <w:rsid w:val="00C50FDB"/>
    <w:rsid w:val="00C512FA"/>
    <w:rsid w:val="00C513C2"/>
    <w:rsid w:val="00C53676"/>
    <w:rsid w:val="00C53B7B"/>
    <w:rsid w:val="00C54022"/>
    <w:rsid w:val="00C54898"/>
    <w:rsid w:val="00C54FAB"/>
    <w:rsid w:val="00C54FBC"/>
    <w:rsid w:val="00C550A3"/>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60336"/>
    <w:rsid w:val="00C60592"/>
    <w:rsid w:val="00C60824"/>
    <w:rsid w:val="00C60FF4"/>
    <w:rsid w:val="00C6124B"/>
    <w:rsid w:val="00C617A3"/>
    <w:rsid w:val="00C6184B"/>
    <w:rsid w:val="00C61C0C"/>
    <w:rsid w:val="00C629EF"/>
    <w:rsid w:val="00C62B02"/>
    <w:rsid w:val="00C62B3F"/>
    <w:rsid w:val="00C63574"/>
    <w:rsid w:val="00C6395E"/>
    <w:rsid w:val="00C63BE1"/>
    <w:rsid w:val="00C63FCF"/>
    <w:rsid w:val="00C64116"/>
    <w:rsid w:val="00C64654"/>
    <w:rsid w:val="00C64F63"/>
    <w:rsid w:val="00C64F71"/>
    <w:rsid w:val="00C64FE6"/>
    <w:rsid w:val="00C65952"/>
    <w:rsid w:val="00C65A82"/>
    <w:rsid w:val="00C65BD2"/>
    <w:rsid w:val="00C65E6C"/>
    <w:rsid w:val="00C6606F"/>
    <w:rsid w:val="00C660CB"/>
    <w:rsid w:val="00C66549"/>
    <w:rsid w:val="00C66D02"/>
    <w:rsid w:val="00C678AF"/>
    <w:rsid w:val="00C67CB9"/>
    <w:rsid w:val="00C67E04"/>
    <w:rsid w:val="00C706AD"/>
    <w:rsid w:val="00C707B5"/>
    <w:rsid w:val="00C70B0C"/>
    <w:rsid w:val="00C70F62"/>
    <w:rsid w:val="00C71AF5"/>
    <w:rsid w:val="00C71BD4"/>
    <w:rsid w:val="00C71CF6"/>
    <w:rsid w:val="00C7239E"/>
    <w:rsid w:val="00C726F8"/>
    <w:rsid w:val="00C7303B"/>
    <w:rsid w:val="00C7308D"/>
    <w:rsid w:val="00C7358F"/>
    <w:rsid w:val="00C736E4"/>
    <w:rsid w:val="00C73945"/>
    <w:rsid w:val="00C73ABD"/>
    <w:rsid w:val="00C73B92"/>
    <w:rsid w:val="00C73F93"/>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E3A"/>
    <w:rsid w:val="00C8119C"/>
    <w:rsid w:val="00C821A1"/>
    <w:rsid w:val="00C82483"/>
    <w:rsid w:val="00C826E1"/>
    <w:rsid w:val="00C82ACB"/>
    <w:rsid w:val="00C82F6D"/>
    <w:rsid w:val="00C82FEC"/>
    <w:rsid w:val="00C83F06"/>
    <w:rsid w:val="00C847A8"/>
    <w:rsid w:val="00C8535A"/>
    <w:rsid w:val="00C85CB7"/>
    <w:rsid w:val="00C85D10"/>
    <w:rsid w:val="00C86F78"/>
    <w:rsid w:val="00C8780E"/>
    <w:rsid w:val="00C87E72"/>
    <w:rsid w:val="00C90547"/>
    <w:rsid w:val="00C905AA"/>
    <w:rsid w:val="00C9081B"/>
    <w:rsid w:val="00C90BF1"/>
    <w:rsid w:val="00C9166C"/>
    <w:rsid w:val="00C91729"/>
    <w:rsid w:val="00C92362"/>
    <w:rsid w:val="00C92655"/>
    <w:rsid w:val="00C92866"/>
    <w:rsid w:val="00C933BA"/>
    <w:rsid w:val="00C93AA9"/>
    <w:rsid w:val="00C93E26"/>
    <w:rsid w:val="00C94015"/>
    <w:rsid w:val="00C94163"/>
    <w:rsid w:val="00C94193"/>
    <w:rsid w:val="00C94B60"/>
    <w:rsid w:val="00C94BC1"/>
    <w:rsid w:val="00C9574D"/>
    <w:rsid w:val="00C95976"/>
    <w:rsid w:val="00C95EDC"/>
    <w:rsid w:val="00C96464"/>
    <w:rsid w:val="00C96686"/>
    <w:rsid w:val="00C966BD"/>
    <w:rsid w:val="00C9679F"/>
    <w:rsid w:val="00C96B95"/>
    <w:rsid w:val="00C96CB5"/>
    <w:rsid w:val="00C970D3"/>
    <w:rsid w:val="00C97423"/>
    <w:rsid w:val="00CA0219"/>
    <w:rsid w:val="00CA046E"/>
    <w:rsid w:val="00CA05C0"/>
    <w:rsid w:val="00CA0E24"/>
    <w:rsid w:val="00CA1495"/>
    <w:rsid w:val="00CA15C5"/>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5001"/>
    <w:rsid w:val="00CA509E"/>
    <w:rsid w:val="00CA51ED"/>
    <w:rsid w:val="00CA569D"/>
    <w:rsid w:val="00CA5A80"/>
    <w:rsid w:val="00CA61A7"/>
    <w:rsid w:val="00CA6CBE"/>
    <w:rsid w:val="00CA6CF6"/>
    <w:rsid w:val="00CA6E85"/>
    <w:rsid w:val="00CA6FC9"/>
    <w:rsid w:val="00CA7C14"/>
    <w:rsid w:val="00CA7C5C"/>
    <w:rsid w:val="00CA7D88"/>
    <w:rsid w:val="00CB01B9"/>
    <w:rsid w:val="00CB01E8"/>
    <w:rsid w:val="00CB08F9"/>
    <w:rsid w:val="00CB0A87"/>
    <w:rsid w:val="00CB0E6E"/>
    <w:rsid w:val="00CB0F3C"/>
    <w:rsid w:val="00CB0FEA"/>
    <w:rsid w:val="00CB1832"/>
    <w:rsid w:val="00CB1D6B"/>
    <w:rsid w:val="00CB214F"/>
    <w:rsid w:val="00CB264C"/>
    <w:rsid w:val="00CB2C01"/>
    <w:rsid w:val="00CB36BE"/>
    <w:rsid w:val="00CB42C9"/>
    <w:rsid w:val="00CB4677"/>
    <w:rsid w:val="00CB50CB"/>
    <w:rsid w:val="00CB5159"/>
    <w:rsid w:val="00CB538F"/>
    <w:rsid w:val="00CB5517"/>
    <w:rsid w:val="00CB63CE"/>
    <w:rsid w:val="00CB689A"/>
    <w:rsid w:val="00CB7D22"/>
    <w:rsid w:val="00CC07AE"/>
    <w:rsid w:val="00CC0CBA"/>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1CC"/>
    <w:rsid w:val="00CC62A5"/>
    <w:rsid w:val="00CC662C"/>
    <w:rsid w:val="00CC6EB3"/>
    <w:rsid w:val="00CC74C9"/>
    <w:rsid w:val="00CC763D"/>
    <w:rsid w:val="00CC7BFF"/>
    <w:rsid w:val="00CC7CE5"/>
    <w:rsid w:val="00CD070D"/>
    <w:rsid w:val="00CD0913"/>
    <w:rsid w:val="00CD095A"/>
    <w:rsid w:val="00CD0A03"/>
    <w:rsid w:val="00CD0ACC"/>
    <w:rsid w:val="00CD0F10"/>
    <w:rsid w:val="00CD0F74"/>
    <w:rsid w:val="00CD1186"/>
    <w:rsid w:val="00CD153B"/>
    <w:rsid w:val="00CD1AF8"/>
    <w:rsid w:val="00CD1B2B"/>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F70"/>
    <w:rsid w:val="00CE123D"/>
    <w:rsid w:val="00CE12B9"/>
    <w:rsid w:val="00CE12DB"/>
    <w:rsid w:val="00CE16B7"/>
    <w:rsid w:val="00CE1C1B"/>
    <w:rsid w:val="00CE1DF2"/>
    <w:rsid w:val="00CE2789"/>
    <w:rsid w:val="00CE29DB"/>
    <w:rsid w:val="00CE3489"/>
    <w:rsid w:val="00CE35A6"/>
    <w:rsid w:val="00CE3907"/>
    <w:rsid w:val="00CE3E66"/>
    <w:rsid w:val="00CE4209"/>
    <w:rsid w:val="00CE4841"/>
    <w:rsid w:val="00CE4997"/>
    <w:rsid w:val="00CE52D2"/>
    <w:rsid w:val="00CE5DBC"/>
    <w:rsid w:val="00CE610D"/>
    <w:rsid w:val="00CE61D6"/>
    <w:rsid w:val="00CE64B3"/>
    <w:rsid w:val="00CE6856"/>
    <w:rsid w:val="00CE6918"/>
    <w:rsid w:val="00CE6B8B"/>
    <w:rsid w:val="00CE6CC4"/>
    <w:rsid w:val="00CE73EC"/>
    <w:rsid w:val="00CE7666"/>
    <w:rsid w:val="00CE77A5"/>
    <w:rsid w:val="00CE788A"/>
    <w:rsid w:val="00CE78B9"/>
    <w:rsid w:val="00CF0172"/>
    <w:rsid w:val="00CF068A"/>
    <w:rsid w:val="00CF0915"/>
    <w:rsid w:val="00CF09DE"/>
    <w:rsid w:val="00CF0ECD"/>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6FC"/>
    <w:rsid w:val="00D03762"/>
    <w:rsid w:val="00D04096"/>
    <w:rsid w:val="00D04548"/>
    <w:rsid w:val="00D05585"/>
    <w:rsid w:val="00D055F5"/>
    <w:rsid w:val="00D05B67"/>
    <w:rsid w:val="00D05D62"/>
    <w:rsid w:val="00D0648B"/>
    <w:rsid w:val="00D0664E"/>
    <w:rsid w:val="00D069B7"/>
    <w:rsid w:val="00D06D93"/>
    <w:rsid w:val="00D07396"/>
    <w:rsid w:val="00D07566"/>
    <w:rsid w:val="00D07CB5"/>
    <w:rsid w:val="00D10BA9"/>
    <w:rsid w:val="00D10E4A"/>
    <w:rsid w:val="00D10E7D"/>
    <w:rsid w:val="00D10F12"/>
    <w:rsid w:val="00D111F3"/>
    <w:rsid w:val="00D11260"/>
    <w:rsid w:val="00D114E9"/>
    <w:rsid w:val="00D11523"/>
    <w:rsid w:val="00D11A0F"/>
    <w:rsid w:val="00D11E2C"/>
    <w:rsid w:val="00D125EF"/>
    <w:rsid w:val="00D128AB"/>
    <w:rsid w:val="00D12BF3"/>
    <w:rsid w:val="00D1300E"/>
    <w:rsid w:val="00D13966"/>
    <w:rsid w:val="00D13CEB"/>
    <w:rsid w:val="00D14527"/>
    <w:rsid w:val="00D14944"/>
    <w:rsid w:val="00D14EF0"/>
    <w:rsid w:val="00D15048"/>
    <w:rsid w:val="00D156EF"/>
    <w:rsid w:val="00D15A00"/>
    <w:rsid w:val="00D1649B"/>
    <w:rsid w:val="00D1708B"/>
    <w:rsid w:val="00D171B2"/>
    <w:rsid w:val="00D1749D"/>
    <w:rsid w:val="00D17963"/>
    <w:rsid w:val="00D17D1B"/>
    <w:rsid w:val="00D17D9D"/>
    <w:rsid w:val="00D17FD3"/>
    <w:rsid w:val="00D209D5"/>
    <w:rsid w:val="00D21023"/>
    <w:rsid w:val="00D21206"/>
    <w:rsid w:val="00D21822"/>
    <w:rsid w:val="00D21A27"/>
    <w:rsid w:val="00D21BF0"/>
    <w:rsid w:val="00D22188"/>
    <w:rsid w:val="00D22222"/>
    <w:rsid w:val="00D2291F"/>
    <w:rsid w:val="00D23326"/>
    <w:rsid w:val="00D233DA"/>
    <w:rsid w:val="00D242BF"/>
    <w:rsid w:val="00D2464E"/>
    <w:rsid w:val="00D249C2"/>
    <w:rsid w:val="00D24A90"/>
    <w:rsid w:val="00D24AF0"/>
    <w:rsid w:val="00D250A5"/>
    <w:rsid w:val="00D2540B"/>
    <w:rsid w:val="00D256CB"/>
    <w:rsid w:val="00D256DD"/>
    <w:rsid w:val="00D25C24"/>
    <w:rsid w:val="00D25F2A"/>
    <w:rsid w:val="00D26E82"/>
    <w:rsid w:val="00D274B6"/>
    <w:rsid w:val="00D2785B"/>
    <w:rsid w:val="00D278D7"/>
    <w:rsid w:val="00D279D8"/>
    <w:rsid w:val="00D27C63"/>
    <w:rsid w:val="00D27E08"/>
    <w:rsid w:val="00D302C7"/>
    <w:rsid w:val="00D30539"/>
    <w:rsid w:val="00D30FFC"/>
    <w:rsid w:val="00D312DB"/>
    <w:rsid w:val="00D313FF"/>
    <w:rsid w:val="00D31AF6"/>
    <w:rsid w:val="00D3219E"/>
    <w:rsid w:val="00D323E6"/>
    <w:rsid w:val="00D3276C"/>
    <w:rsid w:val="00D32AE8"/>
    <w:rsid w:val="00D32B2E"/>
    <w:rsid w:val="00D33187"/>
    <w:rsid w:val="00D331DC"/>
    <w:rsid w:val="00D3352A"/>
    <w:rsid w:val="00D3397C"/>
    <w:rsid w:val="00D34287"/>
    <w:rsid w:val="00D34DDF"/>
    <w:rsid w:val="00D3510F"/>
    <w:rsid w:val="00D35334"/>
    <w:rsid w:val="00D35DF8"/>
    <w:rsid w:val="00D35FCF"/>
    <w:rsid w:val="00D36237"/>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32BA"/>
    <w:rsid w:val="00D4353C"/>
    <w:rsid w:val="00D435B4"/>
    <w:rsid w:val="00D4360C"/>
    <w:rsid w:val="00D44803"/>
    <w:rsid w:val="00D44EDE"/>
    <w:rsid w:val="00D450EC"/>
    <w:rsid w:val="00D458B7"/>
    <w:rsid w:val="00D45EB9"/>
    <w:rsid w:val="00D46083"/>
    <w:rsid w:val="00D46183"/>
    <w:rsid w:val="00D4638D"/>
    <w:rsid w:val="00D4677C"/>
    <w:rsid w:val="00D46860"/>
    <w:rsid w:val="00D46CD6"/>
    <w:rsid w:val="00D47329"/>
    <w:rsid w:val="00D477FC"/>
    <w:rsid w:val="00D47A87"/>
    <w:rsid w:val="00D47F6F"/>
    <w:rsid w:val="00D50B22"/>
    <w:rsid w:val="00D510F5"/>
    <w:rsid w:val="00D5157C"/>
    <w:rsid w:val="00D5171A"/>
    <w:rsid w:val="00D51797"/>
    <w:rsid w:val="00D51BC1"/>
    <w:rsid w:val="00D51BF6"/>
    <w:rsid w:val="00D51EA4"/>
    <w:rsid w:val="00D527A9"/>
    <w:rsid w:val="00D529E6"/>
    <w:rsid w:val="00D52CAB"/>
    <w:rsid w:val="00D536FF"/>
    <w:rsid w:val="00D53CB9"/>
    <w:rsid w:val="00D541FE"/>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98A"/>
    <w:rsid w:val="00D57E3D"/>
    <w:rsid w:val="00D57E99"/>
    <w:rsid w:val="00D57FEA"/>
    <w:rsid w:val="00D57FEF"/>
    <w:rsid w:val="00D600F2"/>
    <w:rsid w:val="00D605AD"/>
    <w:rsid w:val="00D60665"/>
    <w:rsid w:val="00D608D4"/>
    <w:rsid w:val="00D60B31"/>
    <w:rsid w:val="00D60C5B"/>
    <w:rsid w:val="00D60F22"/>
    <w:rsid w:val="00D61134"/>
    <w:rsid w:val="00D61368"/>
    <w:rsid w:val="00D61527"/>
    <w:rsid w:val="00D6194A"/>
    <w:rsid w:val="00D61CA7"/>
    <w:rsid w:val="00D61D18"/>
    <w:rsid w:val="00D61DCC"/>
    <w:rsid w:val="00D61F57"/>
    <w:rsid w:val="00D621D4"/>
    <w:rsid w:val="00D62D5D"/>
    <w:rsid w:val="00D632DA"/>
    <w:rsid w:val="00D637B7"/>
    <w:rsid w:val="00D63A34"/>
    <w:rsid w:val="00D63A4A"/>
    <w:rsid w:val="00D63EBA"/>
    <w:rsid w:val="00D63F62"/>
    <w:rsid w:val="00D64163"/>
    <w:rsid w:val="00D643BE"/>
    <w:rsid w:val="00D648E0"/>
    <w:rsid w:val="00D652E3"/>
    <w:rsid w:val="00D65A49"/>
    <w:rsid w:val="00D6713F"/>
    <w:rsid w:val="00D6781D"/>
    <w:rsid w:val="00D67CB6"/>
    <w:rsid w:val="00D705A1"/>
    <w:rsid w:val="00D706EE"/>
    <w:rsid w:val="00D7084F"/>
    <w:rsid w:val="00D70EF8"/>
    <w:rsid w:val="00D70F52"/>
    <w:rsid w:val="00D70FB3"/>
    <w:rsid w:val="00D717EE"/>
    <w:rsid w:val="00D71CAC"/>
    <w:rsid w:val="00D71D9B"/>
    <w:rsid w:val="00D72101"/>
    <w:rsid w:val="00D72707"/>
    <w:rsid w:val="00D72818"/>
    <w:rsid w:val="00D72D66"/>
    <w:rsid w:val="00D72FA0"/>
    <w:rsid w:val="00D73A84"/>
    <w:rsid w:val="00D73D2A"/>
    <w:rsid w:val="00D741E8"/>
    <w:rsid w:val="00D74252"/>
    <w:rsid w:val="00D74785"/>
    <w:rsid w:val="00D751A3"/>
    <w:rsid w:val="00D751E8"/>
    <w:rsid w:val="00D7564C"/>
    <w:rsid w:val="00D75BAC"/>
    <w:rsid w:val="00D75C18"/>
    <w:rsid w:val="00D76102"/>
    <w:rsid w:val="00D76122"/>
    <w:rsid w:val="00D76C53"/>
    <w:rsid w:val="00D7766E"/>
    <w:rsid w:val="00D779EC"/>
    <w:rsid w:val="00D77A72"/>
    <w:rsid w:val="00D803BD"/>
    <w:rsid w:val="00D80552"/>
    <w:rsid w:val="00D8083E"/>
    <w:rsid w:val="00D80923"/>
    <w:rsid w:val="00D80BA4"/>
    <w:rsid w:val="00D811E0"/>
    <w:rsid w:val="00D81BDA"/>
    <w:rsid w:val="00D82377"/>
    <w:rsid w:val="00D82765"/>
    <w:rsid w:val="00D82C6A"/>
    <w:rsid w:val="00D83816"/>
    <w:rsid w:val="00D839DE"/>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6948"/>
    <w:rsid w:val="00D87259"/>
    <w:rsid w:val="00D87414"/>
    <w:rsid w:val="00D875A9"/>
    <w:rsid w:val="00D875AF"/>
    <w:rsid w:val="00D875D2"/>
    <w:rsid w:val="00D90F07"/>
    <w:rsid w:val="00D910FE"/>
    <w:rsid w:val="00D91540"/>
    <w:rsid w:val="00D917C6"/>
    <w:rsid w:val="00D91BC9"/>
    <w:rsid w:val="00D91E9A"/>
    <w:rsid w:val="00D91F4E"/>
    <w:rsid w:val="00D92590"/>
    <w:rsid w:val="00D926DA"/>
    <w:rsid w:val="00D92B2B"/>
    <w:rsid w:val="00D9314D"/>
    <w:rsid w:val="00D9372F"/>
    <w:rsid w:val="00D94440"/>
    <w:rsid w:val="00D94CAC"/>
    <w:rsid w:val="00D94EF7"/>
    <w:rsid w:val="00D959DB"/>
    <w:rsid w:val="00D96169"/>
    <w:rsid w:val="00D96D42"/>
    <w:rsid w:val="00D96E44"/>
    <w:rsid w:val="00D970DB"/>
    <w:rsid w:val="00D97508"/>
    <w:rsid w:val="00D97509"/>
    <w:rsid w:val="00D97799"/>
    <w:rsid w:val="00D97CD4"/>
    <w:rsid w:val="00D97D7E"/>
    <w:rsid w:val="00D97E1B"/>
    <w:rsid w:val="00D97FB7"/>
    <w:rsid w:val="00DA0170"/>
    <w:rsid w:val="00DA0782"/>
    <w:rsid w:val="00DA0B19"/>
    <w:rsid w:val="00DA0BA4"/>
    <w:rsid w:val="00DA0C0A"/>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5AF"/>
    <w:rsid w:val="00DA38A4"/>
    <w:rsid w:val="00DA3BE4"/>
    <w:rsid w:val="00DA482E"/>
    <w:rsid w:val="00DA4CEA"/>
    <w:rsid w:val="00DA51EF"/>
    <w:rsid w:val="00DA5903"/>
    <w:rsid w:val="00DA5932"/>
    <w:rsid w:val="00DA6343"/>
    <w:rsid w:val="00DA6345"/>
    <w:rsid w:val="00DA660A"/>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50C"/>
    <w:rsid w:val="00DB3ED9"/>
    <w:rsid w:val="00DB46D1"/>
    <w:rsid w:val="00DB471B"/>
    <w:rsid w:val="00DB491F"/>
    <w:rsid w:val="00DB4CD8"/>
    <w:rsid w:val="00DB57AB"/>
    <w:rsid w:val="00DB57E4"/>
    <w:rsid w:val="00DB5818"/>
    <w:rsid w:val="00DB59BE"/>
    <w:rsid w:val="00DB67DD"/>
    <w:rsid w:val="00DB689A"/>
    <w:rsid w:val="00DB7633"/>
    <w:rsid w:val="00DB7DE0"/>
    <w:rsid w:val="00DC062B"/>
    <w:rsid w:val="00DC0AC8"/>
    <w:rsid w:val="00DC0C00"/>
    <w:rsid w:val="00DC0D84"/>
    <w:rsid w:val="00DC1D6C"/>
    <w:rsid w:val="00DC1E87"/>
    <w:rsid w:val="00DC1F1D"/>
    <w:rsid w:val="00DC209F"/>
    <w:rsid w:val="00DC2288"/>
    <w:rsid w:val="00DC3F2B"/>
    <w:rsid w:val="00DC4293"/>
    <w:rsid w:val="00DC4719"/>
    <w:rsid w:val="00DC4D4F"/>
    <w:rsid w:val="00DC54CB"/>
    <w:rsid w:val="00DC5EF7"/>
    <w:rsid w:val="00DC611D"/>
    <w:rsid w:val="00DC65DE"/>
    <w:rsid w:val="00DC6C06"/>
    <w:rsid w:val="00DC6F30"/>
    <w:rsid w:val="00DC70E9"/>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32B1"/>
    <w:rsid w:val="00DD3AAD"/>
    <w:rsid w:val="00DD3AAE"/>
    <w:rsid w:val="00DD3B91"/>
    <w:rsid w:val="00DD3E27"/>
    <w:rsid w:val="00DD3EDC"/>
    <w:rsid w:val="00DD407A"/>
    <w:rsid w:val="00DD4134"/>
    <w:rsid w:val="00DD4387"/>
    <w:rsid w:val="00DD43A5"/>
    <w:rsid w:val="00DD4826"/>
    <w:rsid w:val="00DD5487"/>
    <w:rsid w:val="00DD54E7"/>
    <w:rsid w:val="00DD5528"/>
    <w:rsid w:val="00DD57DE"/>
    <w:rsid w:val="00DD5C60"/>
    <w:rsid w:val="00DD5E50"/>
    <w:rsid w:val="00DD5ED8"/>
    <w:rsid w:val="00DD6269"/>
    <w:rsid w:val="00DD66AD"/>
    <w:rsid w:val="00DD6772"/>
    <w:rsid w:val="00DD7C91"/>
    <w:rsid w:val="00DD7DBE"/>
    <w:rsid w:val="00DD7F36"/>
    <w:rsid w:val="00DD7FC4"/>
    <w:rsid w:val="00DE03A3"/>
    <w:rsid w:val="00DE0519"/>
    <w:rsid w:val="00DE09EE"/>
    <w:rsid w:val="00DE12DE"/>
    <w:rsid w:val="00DE15A7"/>
    <w:rsid w:val="00DE1644"/>
    <w:rsid w:val="00DE22D8"/>
    <w:rsid w:val="00DE22F7"/>
    <w:rsid w:val="00DE242A"/>
    <w:rsid w:val="00DE2D22"/>
    <w:rsid w:val="00DE30E9"/>
    <w:rsid w:val="00DE3254"/>
    <w:rsid w:val="00DE376A"/>
    <w:rsid w:val="00DE3F3C"/>
    <w:rsid w:val="00DE3F7D"/>
    <w:rsid w:val="00DE41B5"/>
    <w:rsid w:val="00DE4376"/>
    <w:rsid w:val="00DE4CBA"/>
    <w:rsid w:val="00DE5C04"/>
    <w:rsid w:val="00DE5C71"/>
    <w:rsid w:val="00DE6347"/>
    <w:rsid w:val="00DE651D"/>
    <w:rsid w:val="00DE677E"/>
    <w:rsid w:val="00DE6817"/>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AF"/>
    <w:rsid w:val="00DF2E2D"/>
    <w:rsid w:val="00DF3104"/>
    <w:rsid w:val="00DF3462"/>
    <w:rsid w:val="00DF3C7C"/>
    <w:rsid w:val="00DF3FE7"/>
    <w:rsid w:val="00DF4103"/>
    <w:rsid w:val="00DF4738"/>
    <w:rsid w:val="00DF4970"/>
    <w:rsid w:val="00DF4C72"/>
    <w:rsid w:val="00DF4F50"/>
    <w:rsid w:val="00DF5A22"/>
    <w:rsid w:val="00DF6466"/>
    <w:rsid w:val="00DF665D"/>
    <w:rsid w:val="00DF6D7D"/>
    <w:rsid w:val="00DF71E6"/>
    <w:rsid w:val="00DF7251"/>
    <w:rsid w:val="00DF7754"/>
    <w:rsid w:val="00E00016"/>
    <w:rsid w:val="00E00189"/>
    <w:rsid w:val="00E00345"/>
    <w:rsid w:val="00E00993"/>
    <w:rsid w:val="00E00E18"/>
    <w:rsid w:val="00E011F1"/>
    <w:rsid w:val="00E01576"/>
    <w:rsid w:val="00E016AD"/>
    <w:rsid w:val="00E01B18"/>
    <w:rsid w:val="00E01BB9"/>
    <w:rsid w:val="00E01E3A"/>
    <w:rsid w:val="00E027E3"/>
    <w:rsid w:val="00E02EDB"/>
    <w:rsid w:val="00E02FD8"/>
    <w:rsid w:val="00E0380C"/>
    <w:rsid w:val="00E03A18"/>
    <w:rsid w:val="00E03B11"/>
    <w:rsid w:val="00E03C7D"/>
    <w:rsid w:val="00E03EAF"/>
    <w:rsid w:val="00E04F6E"/>
    <w:rsid w:val="00E05082"/>
    <w:rsid w:val="00E056FD"/>
    <w:rsid w:val="00E05CB4"/>
    <w:rsid w:val="00E05CF4"/>
    <w:rsid w:val="00E06FE5"/>
    <w:rsid w:val="00E105B2"/>
    <w:rsid w:val="00E108D8"/>
    <w:rsid w:val="00E11179"/>
    <w:rsid w:val="00E116A8"/>
    <w:rsid w:val="00E11BA3"/>
    <w:rsid w:val="00E11CFE"/>
    <w:rsid w:val="00E1200A"/>
    <w:rsid w:val="00E12082"/>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C6"/>
    <w:rsid w:val="00E15277"/>
    <w:rsid w:val="00E153AA"/>
    <w:rsid w:val="00E16276"/>
    <w:rsid w:val="00E1774C"/>
    <w:rsid w:val="00E17B13"/>
    <w:rsid w:val="00E17D60"/>
    <w:rsid w:val="00E20270"/>
    <w:rsid w:val="00E20313"/>
    <w:rsid w:val="00E20463"/>
    <w:rsid w:val="00E2068C"/>
    <w:rsid w:val="00E2083C"/>
    <w:rsid w:val="00E2124B"/>
    <w:rsid w:val="00E2190D"/>
    <w:rsid w:val="00E21925"/>
    <w:rsid w:val="00E21E71"/>
    <w:rsid w:val="00E228D0"/>
    <w:rsid w:val="00E23D87"/>
    <w:rsid w:val="00E23F5E"/>
    <w:rsid w:val="00E24018"/>
    <w:rsid w:val="00E240A5"/>
    <w:rsid w:val="00E241F6"/>
    <w:rsid w:val="00E2444D"/>
    <w:rsid w:val="00E244BB"/>
    <w:rsid w:val="00E24CC9"/>
    <w:rsid w:val="00E24D7A"/>
    <w:rsid w:val="00E25009"/>
    <w:rsid w:val="00E25E94"/>
    <w:rsid w:val="00E26000"/>
    <w:rsid w:val="00E2638B"/>
    <w:rsid w:val="00E271DB"/>
    <w:rsid w:val="00E27D91"/>
    <w:rsid w:val="00E27F43"/>
    <w:rsid w:val="00E305CF"/>
    <w:rsid w:val="00E30C04"/>
    <w:rsid w:val="00E314B8"/>
    <w:rsid w:val="00E31544"/>
    <w:rsid w:val="00E31872"/>
    <w:rsid w:val="00E31C3C"/>
    <w:rsid w:val="00E32996"/>
    <w:rsid w:val="00E32C03"/>
    <w:rsid w:val="00E332A3"/>
    <w:rsid w:val="00E335AA"/>
    <w:rsid w:val="00E33693"/>
    <w:rsid w:val="00E33794"/>
    <w:rsid w:val="00E3400C"/>
    <w:rsid w:val="00E34192"/>
    <w:rsid w:val="00E3426D"/>
    <w:rsid w:val="00E3439D"/>
    <w:rsid w:val="00E3477A"/>
    <w:rsid w:val="00E34FF1"/>
    <w:rsid w:val="00E35968"/>
    <w:rsid w:val="00E36065"/>
    <w:rsid w:val="00E36233"/>
    <w:rsid w:val="00E3646C"/>
    <w:rsid w:val="00E365D4"/>
    <w:rsid w:val="00E36609"/>
    <w:rsid w:val="00E3741E"/>
    <w:rsid w:val="00E37799"/>
    <w:rsid w:val="00E37932"/>
    <w:rsid w:val="00E379D5"/>
    <w:rsid w:val="00E37A2B"/>
    <w:rsid w:val="00E37CB2"/>
    <w:rsid w:val="00E37E7B"/>
    <w:rsid w:val="00E4022F"/>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440"/>
    <w:rsid w:val="00E454C7"/>
    <w:rsid w:val="00E45565"/>
    <w:rsid w:val="00E4568D"/>
    <w:rsid w:val="00E45768"/>
    <w:rsid w:val="00E45D00"/>
    <w:rsid w:val="00E464CA"/>
    <w:rsid w:val="00E467DE"/>
    <w:rsid w:val="00E46977"/>
    <w:rsid w:val="00E46A3F"/>
    <w:rsid w:val="00E46D8A"/>
    <w:rsid w:val="00E47CD8"/>
    <w:rsid w:val="00E50028"/>
    <w:rsid w:val="00E500AE"/>
    <w:rsid w:val="00E50108"/>
    <w:rsid w:val="00E507E9"/>
    <w:rsid w:val="00E50935"/>
    <w:rsid w:val="00E516EF"/>
    <w:rsid w:val="00E517B5"/>
    <w:rsid w:val="00E51EC9"/>
    <w:rsid w:val="00E51EDA"/>
    <w:rsid w:val="00E52109"/>
    <w:rsid w:val="00E5220E"/>
    <w:rsid w:val="00E524AF"/>
    <w:rsid w:val="00E52C74"/>
    <w:rsid w:val="00E53419"/>
    <w:rsid w:val="00E5452C"/>
    <w:rsid w:val="00E546E6"/>
    <w:rsid w:val="00E54B01"/>
    <w:rsid w:val="00E54C78"/>
    <w:rsid w:val="00E54D3E"/>
    <w:rsid w:val="00E54DE2"/>
    <w:rsid w:val="00E54FA7"/>
    <w:rsid w:val="00E550CE"/>
    <w:rsid w:val="00E553F7"/>
    <w:rsid w:val="00E560A9"/>
    <w:rsid w:val="00E56259"/>
    <w:rsid w:val="00E5634E"/>
    <w:rsid w:val="00E56AAE"/>
    <w:rsid w:val="00E56CA4"/>
    <w:rsid w:val="00E572A0"/>
    <w:rsid w:val="00E60174"/>
    <w:rsid w:val="00E6077E"/>
    <w:rsid w:val="00E61298"/>
    <w:rsid w:val="00E6161B"/>
    <w:rsid w:val="00E620E8"/>
    <w:rsid w:val="00E623EA"/>
    <w:rsid w:val="00E6245F"/>
    <w:rsid w:val="00E62C24"/>
    <w:rsid w:val="00E62E00"/>
    <w:rsid w:val="00E62EE1"/>
    <w:rsid w:val="00E632EC"/>
    <w:rsid w:val="00E642B2"/>
    <w:rsid w:val="00E65251"/>
    <w:rsid w:val="00E652D7"/>
    <w:rsid w:val="00E65694"/>
    <w:rsid w:val="00E6586F"/>
    <w:rsid w:val="00E65A71"/>
    <w:rsid w:val="00E66019"/>
    <w:rsid w:val="00E6620C"/>
    <w:rsid w:val="00E6655A"/>
    <w:rsid w:val="00E67AD1"/>
    <w:rsid w:val="00E67F84"/>
    <w:rsid w:val="00E70031"/>
    <w:rsid w:val="00E70774"/>
    <w:rsid w:val="00E70D33"/>
    <w:rsid w:val="00E70DC8"/>
    <w:rsid w:val="00E70F27"/>
    <w:rsid w:val="00E72332"/>
    <w:rsid w:val="00E7290F"/>
    <w:rsid w:val="00E72B8D"/>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F93"/>
    <w:rsid w:val="00E80283"/>
    <w:rsid w:val="00E8034B"/>
    <w:rsid w:val="00E808E8"/>
    <w:rsid w:val="00E81091"/>
    <w:rsid w:val="00E810A0"/>
    <w:rsid w:val="00E81A37"/>
    <w:rsid w:val="00E81D60"/>
    <w:rsid w:val="00E82324"/>
    <w:rsid w:val="00E82564"/>
    <w:rsid w:val="00E82787"/>
    <w:rsid w:val="00E82E87"/>
    <w:rsid w:val="00E83251"/>
    <w:rsid w:val="00E833E2"/>
    <w:rsid w:val="00E84069"/>
    <w:rsid w:val="00E84556"/>
    <w:rsid w:val="00E8459E"/>
    <w:rsid w:val="00E84D7D"/>
    <w:rsid w:val="00E855C5"/>
    <w:rsid w:val="00E855ED"/>
    <w:rsid w:val="00E8628F"/>
    <w:rsid w:val="00E8634A"/>
    <w:rsid w:val="00E8634D"/>
    <w:rsid w:val="00E86810"/>
    <w:rsid w:val="00E86957"/>
    <w:rsid w:val="00E86979"/>
    <w:rsid w:val="00E86A3C"/>
    <w:rsid w:val="00E86DBB"/>
    <w:rsid w:val="00E86DBD"/>
    <w:rsid w:val="00E8703A"/>
    <w:rsid w:val="00E87477"/>
    <w:rsid w:val="00E87BE8"/>
    <w:rsid w:val="00E87CDD"/>
    <w:rsid w:val="00E907AC"/>
    <w:rsid w:val="00E90A79"/>
    <w:rsid w:val="00E90DE7"/>
    <w:rsid w:val="00E9132B"/>
    <w:rsid w:val="00E92791"/>
    <w:rsid w:val="00E927E2"/>
    <w:rsid w:val="00E92A33"/>
    <w:rsid w:val="00E92AAD"/>
    <w:rsid w:val="00E92EF2"/>
    <w:rsid w:val="00E943A6"/>
    <w:rsid w:val="00E9504B"/>
    <w:rsid w:val="00E95105"/>
    <w:rsid w:val="00E957D5"/>
    <w:rsid w:val="00E961AD"/>
    <w:rsid w:val="00E963A4"/>
    <w:rsid w:val="00E9651D"/>
    <w:rsid w:val="00E966A1"/>
    <w:rsid w:val="00E96A74"/>
    <w:rsid w:val="00E96F2F"/>
    <w:rsid w:val="00E97899"/>
    <w:rsid w:val="00E97AA1"/>
    <w:rsid w:val="00EA00D5"/>
    <w:rsid w:val="00EA0985"/>
    <w:rsid w:val="00EA0FA7"/>
    <w:rsid w:val="00EA2450"/>
    <w:rsid w:val="00EA25D2"/>
    <w:rsid w:val="00EA2621"/>
    <w:rsid w:val="00EA2624"/>
    <w:rsid w:val="00EA2A7F"/>
    <w:rsid w:val="00EA2BB2"/>
    <w:rsid w:val="00EA2D7C"/>
    <w:rsid w:val="00EA3AFC"/>
    <w:rsid w:val="00EA3EDF"/>
    <w:rsid w:val="00EA4304"/>
    <w:rsid w:val="00EA472F"/>
    <w:rsid w:val="00EA4BB6"/>
    <w:rsid w:val="00EA4BFB"/>
    <w:rsid w:val="00EA4CFC"/>
    <w:rsid w:val="00EA4E50"/>
    <w:rsid w:val="00EA4E5D"/>
    <w:rsid w:val="00EA4F12"/>
    <w:rsid w:val="00EA5009"/>
    <w:rsid w:val="00EA50EE"/>
    <w:rsid w:val="00EA5679"/>
    <w:rsid w:val="00EA5ADA"/>
    <w:rsid w:val="00EA5CCD"/>
    <w:rsid w:val="00EA6690"/>
    <w:rsid w:val="00EA6980"/>
    <w:rsid w:val="00EA6ED3"/>
    <w:rsid w:val="00EA727E"/>
    <w:rsid w:val="00EA7488"/>
    <w:rsid w:val="00EA75AE"/>
    <w:rsid w:val="00EA77CF"/>
    <w:rsid w:val="00EA7832"/>
    <w:rsid w:val="00EA7C1C"/>
    <w:rsid w:val="00EB045D"/>
    <w:rsid w:val="00EB06B2"/>
    <w:rsid w:val="00EB0924"/>
    <w:rsid w:val="00EB0BE5"/>
    <w:rsid w:val="00EB103B"/>
    <w:rsid w:val="00EB105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38F"/>
    <w:rsid w:val="00EB72C2"/>
    <w:rsid w:val="00EB7A93"/>
    <w:rsid w:val="00EC00B7"/>
    <w:rsid w:val="00EC03D6"/>
    <w:rsid w:val="00EC055A"/>
    <w:rsid w:val="00EC0594"/>
    <w:rsid w:val="00EC0656"/>
    <w:rsid w:val="00EC09EF"/>
    <w:rsid w:val="00EC0F98"/>
    <w:rsid w:val="00EC1216"/>
    <w:rsid w:val="00EC16F2"/>
    <w:rsid w:val="00EC247A"/>
    <w:rsid w:val="00EC2679"/>
    <w:rsid w:val="00EC2685"/>
    <w:rsid w:val="00EC2A4F"/>
    <w:rsid w:val="00EC2A71"/>
    <w:rsid w:val="00EC2BEA"/>
    <w:rsid w:val="00EC2E95"/>
    <w:rsid w:val="00EC2F7B"/>
    <w:rsid w:val="00EC311D"/>
    <w:rsid w:val="00EC32F8"/>
    <w:rsid w:val="00EC3414"/>
    <w:rsid w:val="00EC3897"/>
    <w:rsid w:val="00EC3EFC"/>
    <w:rsid w:val="00EC4271"/>
    <w:rsid w:val="00EC4EE8"/>
    <w:rsid w:val="00EC4F25"/>
    <w:rsid w:val="00EC512B"/>
    <w:rsid w:val="00EC60DD"/>
    <w:rsid w:val="00EC632A"/>
    <w:rsid w:val="00EC640E"/>
    <w:rsid w:val="00EC67DA"/>
    <w:rsid w:val="00EC6A02"/>
    <w:rsid w:val="00EC6F4E"/>
    <w:rsid w:val="00EC6FD0"/>
    <w:rsid w:val="00EC7057"/>
    <w:rsid w:val="00EC706F"/>
    <w:rsid w:val="00EC78B8"/>
    <w:rsid w:val="00EC7AC0"/>
    <w:rsid w:val="00EC7F13"/>
    <w:rsid w:val="00EC7F75"/>
    <w:rsid w:val="00EC7FA5"/>
    <w:rsid w:val="00ED02CD"/>
    <w:rsid w:val="00ED035E"/>
    <w:rsid w:val="00ED05E7"/>
    <w:rsid w:val="00ED0E5D"/>
    <w:rsid w:val="00ED2769"/>
    <w:rsid w:val="00ED281D"/>
    <w:rsid w:val="00ED337F"/>
    <w:rsid w:val="00ED4140"/>
    <w:rsid w:val="00ED475F"/>
    <w:rsid w:val="00ED4B38"/>
    <w:rsid w:val="00ED5918"/>
    <w:rsid w:val="00ED5994"/>
    <w:rsid w:val="00ED5C39"/>
    <w:rsid w:val="00ED6205"/>
    <w:rsid w:val="00ED6E06"/>
    <w:rsid w:val="00ED6E36"/>
    <w:rsid w:val="00ED7231"/>
    <w:rsid w:val="00ED72C4"/>
    <w:rsid w:val="00ED7489"/>
    <w:rsid w:val="00ED75AC"/>
    <w:rsid w:val="00EE01B9"/>
    <w:rsid w:val="00EE04ED"/>
    <w:rsid w:val="00EE06B9"/>
    <w:rsid w:val="00EE0AC4"/>
    <w:rsid w:val="00EE1109"/>
    <w:rsid w:val="00EE14EC"/>
    <w:rsid w:val="00EE17BF"/>
    <w:rsid w:val="00EE18A0"/>
    <w:rsid w:val="00EE20A8"/>
    <w:rsid w:val="00EE2130"/>
    <w:rsid w:val="00EE21A7"/>
    <w:rsid w:val="00EE258D"/>
    <w:rsid w:val="00EE279B"/>
    <w:rsid w:val="00EE2986"/>
    <w:rsid w:val="00EE2AB7"/>
    <w:rsid w:val="00EE2C09"/>
    <w:rsid w:val="00EE32D7"/>
    <w:rsid w:val="00EE395A"/>
    <w:rsid w:val="00EE3AF7"/>
    <w:rsid w:val="00EE40E2"/>
    <w:rsid w:val="00EE40E5"/>
    <w:rsid w:val="00EE4865"/>
    <w:rsid w:val="00EE49F2"/>
    <w:rsid w:val="00EE4F02"/>
    <w:rsid w:val="00EE550A"/>
    <w:rsid w:val="00EE5777"/>
    <w:rsid w:val="00EE5876"/>
    <w:rsid w:val="00EE597D"/>
    <w:rsid w:val="00EE6178"/>
    <w:rsid w:val="00EE63C1"/>
    <w:rsid w:val="00EE6484"/>
    <w:rsid w:val="00EE69CC"/>
    <w:rsid w:val="00EE7739"/>
    <w:rsid w:val="00EE787A"/>
    <w:rsid w:val="00EE7FEC"/>
    <w:rsid w:val="00EF0111"/>
    <w:rsid w:val="00EF0378"/>
    <w:rsid w:val="00EF072F"/>
    <w:rsid w:val="00EF07F6"/>
    <w:rsid w:val="00EF0AA7"/>
    <w:rsid w:val="00EF0B7A"/>
    <w:rsid w:val="00EF0F22"/>
    <w:rsid w:val="00EF0F5A"/>
    <w:rsid w:val="00EF2827"/>
    <w:rsid w:val="00EF2A94"/>
    <w:rsid w:val="00EF3156"/>
    <w:rsid w:val="00EF3394"/>
    <w:rsid w:val="00EF3851"/>
    <w:rsid w:val="00EF3C3D"/>
    <w:rsid w:val="00EF5501"/>
    <w:rsid w:val="00EF5813"/>
    <w:rsid w:val="00EF5B6C"/>
    <w:rsid w:val="00EF5D43"/>
    <w:rsid w:val="00EF6272"/>
    <w:rsid w:val="00EF64BB"/>
    <w:rsid w:val="00EF6622"/>
    <w:rsid w:val="00EF6889"/>
    <w:rsid w:val="00EF6C09"/>
    <w:rsid w:val="00EF713A"/>
    <w:rsid w:val="00EF7512"/>
    <w:rsid w:val="00EF77ED"/>
    <w:rsid w:val="00EF791D"/>
    <w:rsid w:val="00EF7A15"/>
    <w:rsid w:val="00EF7E82"/>
    <w:rsid w:val="00F00411"/>
    <w:rsid w:val="00F00A01"/>
    <w:rsid w:val="00F00D55"/>
    <w:rsid w:val="00F00DF6"/>
    <w:rsid w:val="00F00EFB"/>
    <w:rsid w:val="00F01A6D"/>
    <w:rsid w:val="00F01D35"/>
    <w:rsid w:val="00F020C1"/>
    <w:rsid w:val="00F021ED"/>
    <w:rsid w:val="00F02428"/>
    <w:rsid w:val="00F02842"/>
    <w:rsid w:val="00F02F0D"/>
    <w:rsid w:val="00F02F16"/>
    <w:rsid w:val="00F03002"/>
    <w:rsid w:val="00F0421C"/>
    <w:rsid w:val="00F04AA4"/>
    <w:rsid w:val="00F04C6C"/>
    <w:rsid w:val="00F0521D"/>
    <w:rsid w:val="00F053D4"/>
    <w:rsid w:val="00F058C3"/>
    <w:rsid w:val="00F059B5"/>
    <w:rsid w:val="00F05C1E"/>
    <w:rsid w:val="00F0640F"/>
    <w:rsid w:val="00F06AAE"/>
    <w:rsid w:val="00F06DDA"/>
    <w:rsid w:val="00F06F6D"/>
    <w:rsid w:val="00F07094"/>
    <w:rsid w:val="00F070AA"/>
    <w:rsid w:val="00F07723"/>
    <w:rsid w:val="00F0794B"/>
    <w:rsid w:val="00F10B3F"/>
    <w:rsid w:val="00F10C5C"/>
    <w:rsid w:val="00F1115C"/>
    <w:rsid w:val="00F11AA8"/>
    <w:rsid w:val="00F11B97"/>
    <w:rsid w:val="00F120F9"/>
    <w:rsid w:val="00F12394"/>
    <w:rsid w:val="00F12696"/>
    <w:rsid w:val="00F13426"/>
    <w:rsid w:val="00F137CF"/>
    <w:rsid w:val="00F13F82"/>
    <w:rsid w:val="00F14184"/>
    <w:rsid w:val="00F14487"/>
    <w:rsid w:val="00F14557"/>
    <w:rsid w:val="00F147E9"/>
    <w:rsid w:val="00F14FF3"/>
    <w:rsid w:val="00F1531F"/>
    <w:rsid w:val="00F158D4"/>
    <w:rsid w:val="00F15CF7"/>
    <w:rsid w:val="00F1634B"/>
    <w:rsid w:val="00F163C5"/>
    <w:rsid w:val="00F16D2E"/>
    <w:rsid w:val="00F17B40"/>
    <w:rsid w:val="00F17CC4"/>
    <w:rsid w:val="00F17E8E"/>
    <w:rsid w:val="00F20739"/>
    <w:rsid w:val="00F20E87"/>
    <w:rsid w:val="00F20F50"/>
    <w:rsid w:val="00F21274"/>
    <w:rsid w:val="00F214F9"/>
    <w:rsid w:val="00F21F5D"/>
    <w:rsid w:val="00F22274"/>
    <w:rsid w:val="00F224C3"/>
    <w:rsid w:val="00F225A3"/>
    <w:rsid w:val="00F226A8"/>
    <w:rsid w:val="00F2280D"/>
    <w:rsid w:val="00F2308B"/>
    <w:rsid w:val="00F2334F"/>
    <w:rsid w:val="00F233B9"/>
    <w:rsid w:val="00F2415E"/>
    <w:rsid w:val="00F244E2"/>
    <w:rsid w:val="00F24517"/>
    <w:rsid w:val="00F24A5C"/>
    <w:rsid w:val="00F24FE0"/>
    <w:rsid w:val="00F254AC"/>
    <w:rsid w:val="00F257AA"/>
    <w:rsid w:val="00F25A11"/>
    <w:rsid w:val="00F25AE7"/>
    <w:rsid w:val="00F26426"/>
    <w:rsid w:val="00F269C2"/>
    <w:rsid w:val="00F27073"/>
    <w:rsid w:val="00F27239"/>
    <w:rsid w:val="00F275DC"/>
    <w:rsid w:val="00F27A2C"/>
    <w:rsid w:val="00F30A3A"/>
    <w:rsid w:val="00F314F5"/>
    <w:rsid w:val="00F317AB"/>
    <w:rsid w:val="00F318FB"/>
    <w:rsid w:val="00F31F89"/>
    <w:rsid w:val="00F3283E"/>
    <w:rsid w:val="00F3479A"/>
    <w:rsid w:val="00F34BBA"/>
    <w:rsid w:val="00F35190"/>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0860"/>
    <w:rsid w:val="00F40CA3"/>
    <w:rsid w:val="00F40CFA"/>
    <w:rsid w:val="00F41452"/>
    <w:rsid w:val="00F4149D"/>
    <w:rsid w:val="00F4181E"/>
    <w:rsid w:val="00F418C2"/>
    <w:rsid w:val="00F41C89"/>
    <w:rsid w:val="00F42169"/>
    <w:rsid w:val="00F42346"/>
    <w:rsid w:val="00F42450"/>
    <w:rsid w:val="00F42784"/>
    <w:rsid w:val="00F42A84"/>
    <w:rsid w:val="00F430D9"/>
    <w:rsid w:val="00F4361B"/>
    <w:rsid w:val="00F43CEE"/>
    <w:rsid w:val="00F45132"/>
    <w:rsid w:val="00F457B9"/>
    <w:rsid w:val="00F45AB7"/>
    <w:rsid w:val="00F45DB7"/>
    <w:rsid w:val="00F46684"/>
    <w:rsid w:val="00F4677E"/>
    <w:rsid w:val="00F46BAC"/>
    <w:rsid w:val="00F46DEA"/>
    <w:rsid w:val="00F4705D"/>
    <w:rsid w:val="00F470B3"/>
    <w:rsid w:val="00F4717E"/>
    <w:rsid w:val="00F478FC"/>
    <w:rsid w:val="00F47A61"/>
    <w:rsid w:val="00F47BF4"/>
    <w:rsid w:val="00F47C81"/>
    <w:rsid w:val="00F501E5"/>
    <w:rsid w:val="00F504D0"/>
    <w:rsid w:val="00F506D5"/>
    <w:rsid w:val="00F513D1"/>
    <w:rsid w:val="00F516DD"/>
    <w:rsid w:val="00F51981"/>
    <w:rsid w:val="00F51D34"/>
    <w:rsid w:val="00F52DE6"/>
    <w:rsid w:val="00F53283"/>
    <w:rsid w:val="00F534D1"/>
    <w:rsid w:val="00F537F1"/>
    <w:rsid w:val="00F53D04"/>
    <w:rsid w:val="00F540B4"/>
    <w:rsid w:val="00F54262"/>
    <w:rsid w:val="00F54569"/>
    <w:rsid w:val="00F54B83"/>
    <w:rsid w:val="00F557D1"/>
    <w:rsid w:val="00F55878"/>
    <w:rsid w:val="00F55950"/>
    <w:rsid w:val="00F5619E"/>
    <w:rsid w:val="00F568B9"/>
    <w:rsid w:val="00F56D12"/>
    <w:rsid w:val="00F56E1C"/>
    <w:rsid w:val="00F5738C"/>
    <w:rsid w:val="00F57512"/>
    <w:rsid w:val="00F611DF"/>
    <w:rsid w:val="00F61207"/>
    <w:rsid w:val="00F61888"/>
    <w:rsid w:val="00F61B66"/>
    <w:rsid w:val="00F62CBB"/>
    <w:rsid w:val="00F63620"/>
    <w:rsid w:val="00F63A97"/>
    <w:rsid w:val="00F64161"/>
    <w:rsid w:val="00F646AD"/>
    <w:rsid w:val="00F64726"/>
    <w:rsid w:val="00F6481B"/>
    <w:rsid w:val="00F648D3"/>
    <w:rsid w:val="00F64DAC"/>
    <w:rsid w:val="00F64DB8"/>
    <w:rsid w:val="00F6523D"/>
    <w:rsid w:val="00F6584C"/>
    <w:rsid w:val="00F6679E"/>
    <w:rsid w:val="00F6774E"/>
    <w:rsid w:val="00F6790C"/>
    <w:rsid w:val="00F67EA1"/>
    <w:rsid w:val="00F67F0D"/>
    <w:rsid w:val="00F70717"/>
    <w:rsid w:val="00F70D2B"/>
    <w:rsid w:val="00F710A1"/>
    <w:rsid w:val="00F71A68"/>
    <w:rsid w:val="00F71E24"/>
    <w:rsid w:val="00F720EE"/>
    <w:rsid w:val="00F72619"/>
    <w:rsid w:val="00F726D8"/>
    <w:rsid w:val="00F72865"/>
    <w:rsid w:val="00F730D3"/>
    <w:rsid w:val="00F7327B"/>
    <w:rsid w:val="00F738AE"/>
    <w:rsid w:val="00F73945"/>
    <w:rsid w:val="00F739C9"/>
    <w:rsid w:val="00F73B0D"/>
    <w:rsid w:val="00F74211"/>
    <w:rsid w:val="00F74343"/>
    <w:rsid w:val="00F7490D"/>
    <w:rsid w:val="00F74989"/>
    <w:rsid w:val="00F74A6C"/>
    <w:rsid w:val="00F7533F"/>
    <w:rsid w:val="00F7569F"/>
    <w:rsid w:val="00F75B5B"/>
    <w:rsid w:val="00F75D13"/>
    <w:rsid w:val="00F7699D"/>
    <w:rsid w:val="00F769A9"/>
    <w:rsid w:val="00F76A0A"/>
    <w:rsid w:val="00F76D85"/>
    <w:rsid w:val="00F774F5"/>
    <w:rsid w:val="00F77BFA"/>
    <w:rsid w:val="00F77F10"/>
    <w:rsid w:val="00F80070"/>
    <w:rsid w:val="00F800AE"/>
    <w:rsid w:val="00F80B2C"/>
    <w:rsid w:val="00F817FB"/>
    <w:rsid w:val="00F8181A"/>
    <w:rsid w:val="00F8210C"/>
    <w:rsid w:val="00F8217E"/>
    <w:rsid w:val="00F8257C"/>
    <w:rsid w:val="00F82C8A"/>
    <w:rsid w:val="00F82FDC"/>
    <w:rsid w:val="00F83870"/>
    <w:rsid w:val="00F83C4A"/>
    <w:rsid w:val="00F841C2"/>
    <w:rsid w:val="00F841EB"/>
    <w:rsid w:val="00F84497"/>
    <w:rsid w:val="00F846E2"/>
    <w:rsid w:val="00F84A81"/>
    <w:rsid w:val="00F84FC1"/>
    <w:rsid w:val="00F85882"/>
    <w:rsid w:val="00F86320"/>
    <w:rsid w:val="00F869B6"/>
    <w:rsid w:val="00F87728"/>
    <w:rsid w:val="00F9074F"/>
    <w:rsid w:val="00F90804"/>
    <w:rsid w:val="00F90D67"/>
    <w:rsid w:val="00F91436"/>
    <w:rsid w:val="00F91736"/>
    <w:rsid w:val="00F91C78"/>
    <w:rsid w:val="00F9219D"/>
    <w:rsid w:val="00F92BEF"/>
    <w:rsid w:val="00F92D91"/>
    <w:rsid w:val="00F92F4E"/>
    <w:rsid w:val="00F93F77"/>
    <w:rsid w:val="00F955F9"/>
    <w:rsid w:val="00F95959"/>
    <w:rsid w:val="00F95A8B"/>
    <w:rsid w:val="00F95F0A"/>
    <w:rsid w:val="00F96047"/>
    <w:rsid w:val="00F9629E"/>
    <w:rsid w:val="00F965D8"/>
    <w:rsid w:val="00F966B8"/>
    <w:rsid w:val="00F97056"/>
    <w:rsid w:val="00FA0048"/>
    <w:rsid w:val="00FA0B8D"/>
    <w:rsid w:val="00FA0D97"/>
    <w:rsid w:val="00FA0E43"/>
    <w:rsid w:val="00FA10AD"/>
    <w:rsid w:val="00FA110D"/>
    <w:rsid w:val="00FA1AAF"/>
    <w:rsid w:val="00FA1C51"/>
    <w:rsid w:val="00FA1DB8"/>
    <w:rsid w:val="00FA2470"/>
    <w:rsid w:val="00FA2892"/>
    <w:rsid w:val="00FA2D65"/>
    <w:rsid w:val="00FA2ED5"/>
    <w:rsid w:val="00FA2FCA"/>
    <w:rsid w:val="00FA4D85"/>
    <w:rsid w:val="00FA4FF3"/>
    <w:rsid w:val="00FA542A"/>
    <w:rsid w:val="00FA545B"/>
    <w:rsid w:val="00FA60B9"/>
    <w:rsid w:val="00FA61B0"/>
    <w:rsid w:val="00FA6954"/>
    <w:rsid w:val="00FA6C3F"/>
    <w:rsid w:val="00FA6C84"/>
    <w:rsid w:val="00FA6F56"/>
    <w:rsid w:val="00FA6FCA"/>
    <w:rsid w:val="00FA745F"/>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10FE"/>
    <w:rsid w:val="00FC12FA"/>
    <w:rsid w:val="00FC145B"/>
    <w:rsid w:val="00FC1B10"/>
    <w:rsid w:val="00FC20C3"/>
    <w:rsid w:val="00FC2661"/>
    <w:rsid w:val="00FC3327"/>
    <w:rsid w:val="00FC43CB"/>
    <w:rsid w:val="00FC47D1"/>
    <w:rsid w:val="00FC4877"/>
    <w:rsid w:val="00FC49DC"/>
    <w:rsid w:val="00FC54C2"/>
    <w:rsid w:val="00FC582B"/>
    <w:rsid w:val="00FC5A35"/>
    <w:rsid w:val="00FC5BE6"/>
    <w:rsid w:val="00FC6339"/>
    <w:rsid w:val="00FC7586"/>
    <w:rsid w:val="00FC7BA2"/>
    <w:rsid w:val="00FD0ABB"/>
    <w:rsid w:val="00FD0CB6"/>
    <w:rsid w:val="00FD0FE8"/>
    <w:rsid w:val="00FD15E3"/>
    <w:rsid w:val="00FD18D3"/>
    <w:rsid w:val="00FD197B"/>
    <w:rsid w:val="00FD19E1"/>
    <w:rsid w:val="00FD1E4C"/>
    <w:rsid w:val="00FD1FD0"/>
    <w:rsid w:val="00FD233F"/>
    <w:rsid w:val="00FD2F1F"/>
    <w:rsid w:val="00FD3009"/>
    <w:rsid w:val="00FD310E"/>
    <w:rsid w:val="00FD3865"/>
    <w:rsid w:val="00FD3AE8"/>
    <w:rsid w:val="00FD455A"/>
    <w:rsid w:val="00FD4FB7"/>
    <w:rsid w:val="00FD55E0"/>
    <w:rsid w:val="00FD62C4"/>
    <w:rsid w:val="00FD67F1"/>
    <w:rsid w:val="00FD6C24"/>
    <w:rsid w:val="00FD7257"/>
    <w:rsid w:val="00FD78FC"/>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F008C"/>
    <w:rsid w:val="00FF0A4E"/>
    <w:rsid w:val="00FF0C2E"/>
    <w:rsid w:val="00FF0F35"/>
    <w:rsid w:val="00FF1B2E"/>
    <w:rsid w:val="00FF22B8"/>
    <w:rsid w:val="00FF2A58"/>
    <w:rsid w:val="00FF2D60"/>
    <w:rsid w:val="00FF2DEB"/>
    <w:rsid w:val="00FF3394"/>
    <w:rsid w:val="00FF3ACA"/>
    <w:rsid w:val="00FF3BF2"/>
    <w:rsid w:val="00FF3EDB"/>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sciencedirect.com/topics/mathematics/significance-level-alpha" TargetMode="External"/><Relationship Id="rId2" Type="http://schemas.openxmlformats.org/officeDocument/2006/relationships/hyperlink" Target="https://www.ncbi.nlm.nih.gov/pmc/articles/PMC3787222/" TargetMode="External"/><Relationship Id="rId1" Type="http://schemas.openxmlformats.org/officeDocument/2006/relationships/hyperlink" Target="mailto:dmarriott@stvincents.com.au" TargetMode="External"/><Relationship Id="rId4" Type="http://schemas.openxmlformats.org/officeDocument/2006/relationships/hyperlink" Target="https://ascpt.onlinelibrary.wiley.com/doi/10.1002/cpt.2489"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doi.org/10.1186/s13613-020-00755-8" TargetMode="External"/><Relationship Id="rId18" Type="http://schemas.openxmlformats.org/officeDocument/2006/relationships/hyperlink" Target="http://doi.org/https://doi.org/10.1016/0002-9343(94)90141-4" TargetMode="External"/><Relationship Id="rId26" Type="http://schemas.openxmlformats.org/officeDocument/2006/relationships/hyperlink" Target="http://doi.org/10.1038/psp.2013.14" TargetMode="External"/><Relationship Id="rId39" Type="http://schemas.openxmlformats.org/officeDocument/2006/relationships/hyperlink" Target="http://doi.org/10.1128/aac.02019-20" TargetMode="External"/><Relationship Id="rId21" Type="http://schemas.openxmlformats.org/officeDocument/2006/relationships/hyperlink" Target="http://doi.org/10.1128/aac.00984-20" TargetMode="External"/><Relationship Id="rId34" Type="http://schemas.openxmlformats.org/officeDocument/2006/relationships/hyperlink" Target="http://doi.org/10.1128/aac.00424-11" TargetMode="External"/><Relationship Id="rId42" Type="http://schemas.openxmlformats.org/officeDocument/2006/relationships/hyperlink" Target="http://doi.org/10.3389/fphar.2020.00786" TargetMode="External"/><Relationship Id="rId47" Type="http://schemas.openxmlformats.org/officeDocument/2006/relationships/image" Target="media/image4.svg"/><Relationship Id="rId50" Type="http://schemas.openxmlformats.org/officeDocument/2006/relationships/image" Target="media/image7.png"/><Relationship Id="rId55" Type="http://schemas.openxmlformats.org/officeDocument/2006/relationships/image" Target="media/image12.sv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i.org/10.1093/cid/civ933" TargetMode="External"/><Relationship Id="rId29" Type="http://schemas.openxmlformats.org/officeDocument/2006/relationships/hyperlink" Target="http://doi.org/10.1093/ndt/gfi284" TargetMode="External"/><Relationship Id="rId11" Type="http://schemas.microsoft.com/office/2018/08/relationships/commentsExtensible" Target="commentsExtensible.xml"/><Relationship Id="rId24" Type="http://schemas.openxmlformats.org/officeDocument/2006/relationships/hyperlink" Target="http://doi.org/10.1152/ajprenal.1984.247.4.F632" TargetMode="External"/><Relationship Id="rId32" Type="http://schemas.openxmlformats.org/officeDocument/2006/relationships/hyperlink" Target="http://doi.org/10.1016/j.jclinepi.2020.03.026" TargetMode="External"/><Relationship Id="rId37" Type="http://schemas.openxmlformats.org/officeDocument/2006/relationships/hyperlink" Target="http://doi.org/10.1208/s12248-013-9526-y" TargetMode="External"/><Relationship Id="rId40" Type="http://schemas.openxmlformats.org/officeDocument/2006/relationships/hyperlink" Target="http://doi.org/10.1093/qjmed/hcs060" TargetMode="External"/><Relationship Id="rId45" Type="http://schemas.openxmlformats.org/officeDocument/2006/relationships/image" Target="media/image2.svg"/><Relationship Id="rId53" Type="http://schemas.openxmlformats.org/officeDocument/2006/relationships/image" Target="media/image10.sv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doi.org/10.1007/s10096-021-04201-w"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doi.org/10.1186/s13054-019-2497-3" TargetMode="External"/><Relationship Id="rId22" Type="http://schemas.openxmlformats.org/officeDocument/2006/relationships/hyperlink" Target="http://doi.org/10.1128/aac.01088-16" TargetMode="External"/><Relationship Id="rId27" Type="http://schemas.openxmlformats.org/officeDocument/2006/relationships/hyperlink" Target="https://r4ds.had.co.nz/" TargetMode="External"/><Relationship Id="rId30" Type="http://schemas.openxmlformats.org/officeDocument/2006/relationships/hyperlink" Target="http://doi.org/10.1007/s001340000771" TargetMode="External"/><Relationship Id="rId35" Type="http://schemas.openxmlformats.org/officeDocument/2006/relationships/hyperlink" Target="http://doi.org/10.1111/j.1365-2710.2011.01297.x" TargetMode="External"/><Relationship Id="rId43" Type="http://schemas.openxmlformats.org/officeDocument/2006/relationships/footer" Target="footer1.xml"/><Relationship Id="rId48" Type="http://schemas.openxmlformats.org/officeDocument/2006/relationships/image" Target="media/image5.png"/><Relationship Id="rId56"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image" Target="media/image8.svg"/><Relationship Id="rId3" Type="http://schemas.openxmlformats.org/officeDocument/2006/relationships/styles" Target="styles.xml"/><Relationship Id="rId12" Type="http://schemas.openxmlformats.org/officeDocument/2006/relationships/hyperlink" Target="mailto:erwin.dreesen@kuleuven.be" TargetMode="External"/><Relationship Id="rId17" Type="http://schemas.openxmlformats.org/officeDocument/2006/relationships/hyperlink" Target="http://doi.org/10.2147/ceor.S91587" TargetMode="External"/><Relationship Id="rId25" Type="http://schemas.openxmlformats.org/officeDocument/2006/relationships/hyperlink" Target="http://doi.org/10.1002/cpt.2489" TargetMode="External"/><Relationship Id="rId33" Type="http://schemas.openxmlformats.org/officeDocument/2006/relationships/hyperlink" Target="http://doi.org/10.1371/journal.pmed.1001855" TargetMode="External"/><Relationship Id="rId38" Type="http://schemas.openxmlformats.org/officeDocument/2006/relationships/hyperlink" Target="http://doi.org/https://doi.org/10.1016/j.jclinepi.2022.08.016" TargetMode="External"/><Relationship Id="rId46" Type="http://schemas.openxmlformats.org/officeDocument/2006/relationships/image" Target="media/image3.png"/><Relationship Id="rId20" Type="http://schemas.openxmlformats.org/officeDocument/2006/relationships/hyperlink" Target="http://doi.org/10.1128/aac.01554-20" TargetMode="External"/><Relationship Id="rId41" Type="http://schemas.openxmlformats.org/officeDocument/2006/relationships/hyperlink" Target="http://doi.org/10.1002/psp4.13002" TargetMode="External"/><Relationship Id="rId54"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oi.org/10.1007/s11739-017-1783-9" TargetMode="External"/><Relationship Id="rId23" Type="http://schemas.openxmlformats.org/officeDocument/2006/relationships/hyperlink" Target="http://doi.org/10.1023/a:1011970125687" TargetMode="External"/><Relationship Id="rId28" Type="http://schemas.openxmlformats.org/officeDocument/2006/relationships/hyperlink" Target="http://doi.org/10.1038/psp.2013.24" TargetMode="External"/><Relationship Id="rId36" Type="http://schemas.openxmlformats.org/officeDocument/2006/relationships/hyperlink" Target="http://doi.org/10.1186/s13054-022-04226-3" TargetMode="External"/><Relationship Id="rId49" Type="http://schemas.openxmlformats.org/officeDocument/2006/relationships/image" Target="media/image6.svg"/><Relationship Id="rId57" Type="http://schemas.microsoft.com/office/2011/relationships/people" Target="people.xml"/><Relationship Id="rId10" Type="http://schemas.microsoft.com/office/2016/09/relationships/commentsIds" Target="commentsIds.xml"/><Relationship Id="rId31" Type="http://schemas.openxmlformats.org/officeDocument/2006/relationships/hyperlink" Target="http://doi.org/10.3390/microorganisms9102068" TargetMode="External"/><Relationship Id="rId44" Type="http://schemas.openxmlformats.org/officeDocument/2006/relationships/image" Target="media/image1.png"/><Relationship Id="rId5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31</Pages>
  <Words>7044</Words>
  <Characters>93044</Characters>
  <Application>Microsoft Office Word</Application>
  <DocSecurity>0</DocSecurity>
  <Lines>4229</Lines>
  <Paragraphs>2441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97647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12</cp:revision>
  <dcterms:created xsi:type="dcterms:W3CDTF">2024-05-30T08:24:00Z</dcterms:created>
  <dcterms:modified xsi:type="dcterms:W3CDTF">2024-05-30T08:51:00Z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ies>
</file>