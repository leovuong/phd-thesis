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commentRangeStart w:id="3"/>
      <w:commentRangeStart w:id="4"/>
      <w:commentRangeStart w:id="5"/>
      <w:r w:rsidRPr="00593CAA">
        <w:t>M</w:t>
      </w:r>
      <w:commentRangeEnd w:id="0"/>
      <w:r w:rsidR="0088095F">
        <w:rPr>
          <w:rStyle w:val="CommentReference"/>
          <w:b w:val="0"/>
          <w:bCs w:val="0"/>
        </w:rPr>
        <w:commentReference w:id="0"/>
      </w:r>
      <w:commentRangeEnd w:id="1"/>
      <w:r w:rsidR="00EC4F25">
        <w:rPr>
          <w:rStyle w:val="CommentReference"/>
          <w:b w:val="0"/>
          <w:bCs w:val="0"/>
        </w:rPr>
        <w:commentReference w:id="1"/>
      </w:r>
      <w:r w:rsidRPr="00593CAA">
        <w:t>odel</w:t>
      </w:r>
      <w:r w:rsidR="00D63A4A" w:rsidRPr="00593CAA">
        <w:t>-</w:t>
      </w:r>
      <w:r w:rsidR="004E58AA">
        <w:t>i</w:t>
      </w:r>
      <w:r w:rsidR="00D63A4A" w:rsidRPr="00593CAA">
        <w:t xml:space="preserve">nformed </w:t>
      </w:r>
      <w:r w:rsidR="004E58AA">
        <w:t>i</w:t>
      </w:r>
      <w:r w:rsidR="00D63A4A" w:rsidRPr="00593CAA">
        <w:t xml:space="preserve">dentification </w:t>
      </w:r>
      <w:commentRangeEnd w:id="2"/>
      <w:r w:rsidR="000C514A">
        <w:rPr>
          <w:rStyle w:val="CommentReference"/>
          <w:b w:val="0"/>
          <w:bCs w:val="0"/>
        </w:rPr>
        <w:commentReference w:id="2"/>
      </w:r>
      <w:commentRangeEnd w:id="3"/>
      <w:r w:rsidR="00CA046E">
        <w:rPr>
          <w:rStyle w:val="CommentReference"/>
          <w:b w:val="0"/>
          <w:bCs w:val="0"/>
        </w:rPr>
        <w:commentReference w:id="3"/>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4"/>
      <w:r w:rsidR="00F224C3">
        <w:rPr>
          <w:rStyle w:val="CommentReference"/>
          <w:b w:val="0"/>
          <w:bCs w:val="0"/>
        </w:rPr>
        <w:commentReference w:id="4"/>
      </w:r>
      <w:commentRangeEnd w:id="5"/>
      <w:r w:rsidR="00851BDA">
        <w:rPr>
          <w:rStyle w:val="CommentReference"/>
          <w:b w:val="0"/>
          <w:bCs w:val="0"/>
        </w:rPr>
        <w:commentReference w:id="5"/>
      </w:r>
    </w:p>
    <w:p w14:paraId="690D07F0" w14:textId="36B6FAB2" w:rsidR="003D0E51" w:rsidRPr="00494DCF" w:rsidRDefault="00AB21BB" w:rsidP="00593CAA">
      <w:r w:rsidRPr="00A51508">
        <w:t>My-</w:t>
      </w:r>
      <w:commentRangeStart w:id="6"/>
      <w:commentRangeStart w:id="7"/>
      <w:r w:rsidRPr="00A51508">
        <w:t>Luong</w:t>
      </w:r>
      <w:commentRangeEnd w:id="6"/>
      <w:r w:rsidRPr="00F40B7B">
        <w:commentReference w:id="6"/>
      </w:r>
      <w:commentRangeEnd w:id="7"/>
      <w:r w:rsidR="00B02876">
        <w:rPr>
          <w:rStyle w:val="CommentReference"/>
        </w:rPr>
        <w:commentReference w:id="7"/>
      </w:r>
      <w:r w:rsidRPr="00A51508">
        <w:t xml:space="preserve"> Vuong</w:t>
      </w:r>
      <w:commentRangeStart w:id="8"/>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commentRangeEnd w:id="8"/>
      <w:r w:rsidR="00F224C3">
        <w:rPr>
          <w:rStyle w:val="CommentReference"/>
        </w:rPr>
        <w:commentReference w:id="8"/>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9" w:name="_Hlk152339168"/>
      <w:r w:rsidR="00CD2DBC" w:rsidRPr="00494DCF">
        <w:rPr>
          <w:sz w:val="20"/>
          <w:szCs w:val="20"/>
        </w:rPr>
        <w:t>Australia</w:t>
      </w:r>
      <w:bookmarkEnd w:id="9"/>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commentRangeStart w:id="10"/>
      <w:commentRangeStart w:id="11"/>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commentRangeStart w:id="12"/>
      <w:commentRangeStart w:id="13"/>
      <w:r w:rsidR="009034D7" w:rsidRPr="009034D7">
        <w:t>echinocandins</w:t>
      </w:r>
      <w:commentRangeEnd w:id="12"/>
      <w:r w:rsidR="00C17654">
        <w:rPr>
          <w:rStyle w:val="CommentReference"/>
        </w:rPr>
        <w:commentReference w:id="12"/>
      </w:r>
      <w:commentRangeEnd w:id="13"/>
      <w:r w:rsidR="00FA61B0">
        <w:rPr>
          <w:rStyle w:val="CommentReference"/>
        </w:rPr>
        <w:commentReference w:id="13"/>
      </w:r>
      <w:r w:rsidR="009058AA">
        <w:t xml:space="preserve"> for fluconazole-susceptible </w:t>
      </w:r>
      <w:r w:rsidR="009058AA" w:rsidRPr="00BE04F0">
        <w:rPr>
          <w:i/>
          <w:iCs/>
        </w:rPr>
        <w:t>Candida</w:t>
      </w:r>
      <w:r w:rsidR="009058AA">
        <w:t xml:space="preserve"> spp</w:t>
      </w:r>
      <w:commentRangeEnd w:id="10"/>
      <w:r w:rsidR="00F224C3">
        <w:rPr>
          <w:rStyle w:val="CommentReference"/>
        </w:rPr>
        <w:commentReference w:id="10"/>
      </w:r>
      <w:commentRangeEnd w:id="11"/>
      <w:r w:rsidR="00187F5D">
        <w:rPr>
          <w:rStyle w:val="CommentReference"/>
        </w:rPr>
        <w:commentReference w:id="11"/>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492742A4" w:rsidR="00715016" w:rsidRPr="00715016" w:rsidRDefault="001F7CC7" w:rsidP="00593CAA">
      <w:r w:rsidRPr="00A72BCD">
        <w:rPr>
          <w:rStyle w:val="Heading2Char"/>
        </w:rPr>
        <w:t>Objectives</w:t>
      </w:r>
      <w:r>
        <w:t> </w:t>
      </w:r>
      <w:commentRangeStart w:id="14"/>
      <w:commentRangeStart w:id="15"/>
      <w:r w:rsidRPr="00715016">
        <w:t>This study aimed</w:t>
      </w:r>
      <w:commentRangeEnd w:id="14"/>
      <w:r>
        <w:rPr>
          <w:rStyle w:val="CommentReference"/>
        </w:rPr>
        <w:commentReference w:id="14"/>
      </w:r>
      <w:commentRangeEnd w:id="15"/>
      <w:r w:rsidR="00BD21C2">
        <w:rPr>
          <w:rStyle w:val="CommentReference"/>
        </w:rPr>
        <w:commentReference w:id="15"/>
      </w:r>
      <w:r w:rsidRPr="00715016">
        <w:t xml:space="preserve"> to</w:t>
      </w:r>
      <w:r w:rsidR="00A1469E">
        <w:t xml:space="preserve"> </w:t>
      </w:r>
      <w:del w:id="16" w:author="My Luong Vuong" w:date="2024-03-20T15:19:00Z">
        <w:r w:rsidR="00715016" w:rsidRPr="00715016" w:rsidDel="00141472">
          <w:delText xml:space="preserve"> </w:delText>
        </w:r>
      </w:del>
      <w:commentRangeStart w:id="17"/>
      <w:commentRangeStart w:id="18"/>
      <w:r w:rsidR="00715016" w:rsidRPr="00715016">
        <w:t>identify factors that impact</w:t>
      </w:r>
      <w:r w:rsidR="005009E8">
        <w:t xml:space="preserve"> fluconazole</w:t>
      </w:r>
      <w:r w:rsidR="00715016" w:rsidRPr="00715016">
        <w:t xml:space="preserve"> target </w:t>
      </w:r>
      <w:r w:rsidR="00DC5EF7">
        <w:t>attainment</w:t>
      </w:r>
      <w:commentRangeEnd w:id="17"/>
      <w:r w:rsidR="00F224C3">
        <w:rPr>
          <w:rStyle w:val="CommentReference"/>
        </w:rPr>
        <w:commentReference w:id="17"/>
      </w:r>
      <w:commentRangeEnd w:id="18"/>
      <w:r w:rsidR="00A557D4">
        <w:rPr>
          <w:rStyle w:val="CommentReference"/>
        </w:rPr>
        <w:commentReference w:id="18"/>
      </w:r>
      <w:r w:rsidR="00DC5EF7">
        <w:t xml:space="preserve"> and provide a dosing regimen ensuring </w:t>
      </w:r>
      <w:commentRangeStart w:id="19"/>
      <w:commentRangeStart w:id="20"/>
      <w:r w:rsidR="001A0B76">
        <w:t>adequate</w:t>
      </w:r>
      <w:r w:rsidR="005E1FFD">
        <w:t xml:space="preserve"> </w:t>
      </w:r>
      <w:r w:rsidR="005C35FF" w:rsidRPr="005C35FF">
        <w:t>pharmacokinetic-pharmacodynamic</w:t>
      </w:r>
      <w:r w:rsidR="00453C63">
        <w:t xml:space="preserve"> </w:t>
      </w:r>
      <w:commentRangeEnd w:id="19"/>
      <w:r w:rsidR="00F224C3">
        <w:rPr>
          <w:rStyle w:val="CommentReference"/>
        </w:rPr>
        <w:commentReference w:id="19"/>
      </w:r>
      <w:commentRangeEnd w:id="20"/>
      <w:r w:rsidR="00415F24">
        <w:rPr>
          <w:rStyle w:val="CommentReference"/>
        </w:rPr>
        <w:commentReference w:id="20"/>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commentRangeStart w:id="21"/>
      <w:commentRangeStart w:id="22"/>
      <w:r w:rsidRPr="00715016">
        <w:t xml:space="preserve">An </w:t>
      </w:r>
      <w:commentRangeStart w:id="23"/>
      <w:r w:rsidRPr="00715016">
        <w:t>individual patient data meta-analysis</w:t>
      </w:r>
      <w:r w:rsidR="00A57A28">
        <w:t xml:space="preserve"> </w:t>
      </w:r>
      <w:commentRangeEnd w:id="23"/>
      <w:r w:rsidR="0055152B">
        <w:rPr>
          <w:rStyle w:val="CommentReference"/>
        </w:rPr>
        <w:commentReference w:id="23"/>
      </w:r>
      <w:r w:rsidR="00A57A28">
        <w:t>(IPDMA)</w:t>
      </w:r>
      <w:r w:rsidRPr="00715016">
        <w:t xml:space="preserve"> </w:t>
      </w:r>
      <w:commentRangeEnd w:id="21"/>
      <w:r w:rsidR="00F224C3">
        <w:rPr>
          <w:rStyle w:val="CommentReference"/>
        </w:rPr>
        <w:commentReference w:id="21"/>
      </w:r>
      <w:commentRangeEnd w:id="22"/>
      <w:r w:rsidR="00BC5F9C">
        <w:rPr>
          <w:rStyle w:val="CommentReference"/>
        </w:rPr>
        <w:commentReference w:id="22"/>
      </w:r>
      <w:r w:rsidRPr="00715016">
        <w:t xml:space="preserve">was conducted, </w:t>
      </w:r>
      <w:r w:rsidR="00AD73E0">
        <w:t>combining</w:t>
      </w:r>
      <w:r w:rsidRPr="00715016">
        <w:t xml:space="preserve"> </w:t>
      </w:r>
      <w:commentRangeStart w:id="24"/>
      <w:commentRangeStart w:id="25"/>
      <w:commentRangeStart w:id="26"/>
      <w:r w:rsidR="00C04202">
        <w:t>fluconazole concentration</w:t>
      </w:r>
      <w:r w:rsidRPr="00715016">
        <w:t xml:space="preserve"> </w:t>
      </w:r>
      <w:commentRangeEnd w:id="24"/>
      <w:r w:rsidR="000C514A">
        <w:rPr>
          <w:rStyle w:val="CommentReference"/>
        </w:rPr>
        <w:commentReference w:id="24"/>
      </w:r>
      <w:commentRangeEnd w:id="25"/>
      <w:r w:rsidR="00D02834">
        <w:rPr>
          <w:rStyle w:val="CommentReference"/>
        </w:rPr>
        <w:commentReference w:id="25"/>
      </w:r>
      <w:commentRangeEnd w:id="26"/>
      <w:r w:rsidR="00222C11">
        <w:rPr>
          <w:rStyle w:val="CommentReference"/>
        </w:rPr>
        <w:commentReference w:id="26"/>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27"/>
      <w:commentRangeStart w:id="28"/>
      <w:r w:rsidRPr="00715016">
        <w:t>Monte Carlo simulations were conducted</w:t>
      </w:r>
      <w:r w:rsidR="00537CAF">
        <w:t xml:space="preserve"> </w:t>
      </w:r>
      <w:r w:rsidR="004C2EC2">
        <w:t xml:space="preserve">in search </w:t>
      </w:r>
      <w:r w:rsidR="00F158D4">
        <w:t>of</w:t>
      </w:r>
      <w:r w:rsidR="004C2EC2">
        <w:t xml:space="preserve"> a dosing strategy </w:t>
      </w:r>
      <w:commentRangeEnd w:id="27"/>
      <w:r w:rsidR="00F224C3">
        <w:rPr>
          <w:rStyle w:val="CommentReference"/>
        </w:rPr>
        <w:commentReference w:id="27"/>
      </w:r>
      <w:commentRangeEnd w:id="28"/>
      <w:r w:rsidR="00FF3EDB">
        <w:rPr>
          <w:rStyle w:val="CommentReference"/>
        </w:rPr>
        <w:commentReference w:id="28"/>
      </w:r>
      <w:r w:rsidR="004C2EC2">
        <w:t>with</w:t>
      </w:r>
      <w:r w:rsidR="00F158D4">
        <w:t xml:space="preserve"> at least 90%</w:t>
      </w:r>
      <w:r w:rsidR="00A55E46">
        <w:t xml:space="preserve"> </w:t>
      </w:r>
      <w:r w:rsidR="00537CAF">
        <w:t>probability of</w:t>
      </w:r>
      <w:r w:rsidR="00AE08BD">
        <w:t xml:space="preserve"> </w:t>
      </w:r>
      <w:commentRangeStart w:id="29"/>
      <w:commentRangeStart w:id="30"/>
      <w:r w:rsidR="00537CAF">
        <w:t>P</w:t>
      </w:r>
      <w:commentRangeStart w:id="31"/>
      <w:commentRangeStart w:id="32"/>
      <w:commentRangeStart w:id="33"/>
      <w:r w:rsidR="00537CAF">
        <w:t xml:space="preserve">KPD target </w:t>
      </w:r>
      <w:commentRangeEnd w:id="29"/>
      <w:r w:rsidR="00F224C3">
        <w:rPr>
          <w:rStyle w:val="CommentReference"/>
        </w:rPr>
        <w:commentReference w:id="29"/>
      </w:r>
      <w:commentRangeEnd w:id="30"/>
      <w:r w:rsidR="004D220C">
        <w:rPr>
          <w:rStyle w:val="CommentReference"/>
        </w:rPr>
        <w:commentReference w:id="30"/>
      </w:r>
      <w:r w:rsidR="00F158D4">
        <w:t>attainment</w:t>
      </w:r>
      <w:r w:rsidR="00773318">
        <w:t xml:space="preserve"> (PTA)</w:t>
      </w:r>
      <w:commentRangeEnd w:id="31"/>
      <w:r w:rsidR="00FF1B2E">
        <w:t xml:space="preserve">  in every patient</w:t>
      </w:r>
      <w:r w:rsidR="000C514A">
        <w:rPr>
          <w:rStyle w:val="CommentReference"/>
        </w:rPr>
        <w:commentReference w:id="31"/>
      </w:r>
      <w:commentRangeEnd w:id="32"/>
      <w:r w:rsidR="00D432BA">
        <w:rPr>
          <w:rStyle w:val="CommentReference"/>
        </w:rPr>
        <w:commentReference w:id="32"/>
      </w:r>
      <w:commentRangeEnd w:id="33"/>
      <w:r w:rsidR="00E41732">
        <w:rPr>
          <w:rStyle w:val="CommentReference"/>
        </w:rPr>
        <w:commentReference w:id="33"/>
      </w:r>
      <w:r w:rsidR="00E50108">
        <w:t>.</w:t>
      </w:r>
    </w:p>
    <w:p w14:paraId="59953139" w14:textId="3FFF278C"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commentRangeStart w:id="34"/>
      <w:commentRangeStart w:id="35"/>
      <w:commentRangeEnd w:id="34"/>
      <w:r w:rsidR="00F224C3">
        <w:rPr>
          <w:rStyle w:val="CommentReference"/>
        </w:rPr>
        <w:commentReference w:id="34"/>
      </w:r>
      <w:commentRangeEnd w:id="35"/>
      <w:r w:rsidR="00B87D15">
        <w:rPr>
          <w:rStyle w:val="CommentReference"/>
        </w:rPr>
        <w:commentReference w:id="35"/>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commentRangeStart w:id="36"/>
      <w:commentRangeStart w:id="37"/>
      <w:r w:rsidR="00463C15">
        <w:t>CRRT</w:t>
      </w:r>
      <w:commentRangeEnd w:id="36"/>
      <w:commentRangeEnd w:id="37"/>
      <w:r w:rsidR="00EC7057">
        <w:t>)</w:t>
      </w:r>
      <w:r w:rsidR="00463C15">
        <w:rPr>
          <w:rStyle w:val="CommentReference"/>
        </w:rPr>
        <w:commentReference w:id="36"/>
      </w:r>
      <w:r w:rsidR="0058332D">
        <w:rPr>
          <w:rStyle w:val="CommentReference"/>
        </w:rPr>
        <w:commentReference w:id="37"/>
      </w:r>
      <w:r w:rsidR="00463C15" w:rsidRPr="00715016">
        <w:t xml:space="preserve"> status</w:t>
      </w:r>
      <w:r w:rsidR="000A1607">
        <w:t>,</w:t>
      </w:r>
      <w:r w:rsidR="00465320">
        <w:t xml:space="preserve"> </w:t>
      </w:r>
      <w:commentRangeStart w:id="38"/>
      <w:commentRangeStart w:id="39"/>
      <w:r w:rsidR="006832B1">
        <w:t>estimated glomerular filtration rate</w:t>
      </w:r>
      <w:commentRangeEnd w:id="38"/>
      <w:r w:rsidR="00CB0A87">
        <w:t xml:space="preserve"> using </w:t>
      </w:r>
      <w:r w:rsidR="00BB5D48">
        <w:t xml:space="preserve">the </w:t>
      </w:r>
      <w:ins w:id="40" w:author="My Luong Vuong" w:date="2024-05-28T15:35:00Z">
        <w:r w:rsidR="00CD0ACC" w:rsidRPr="00CD0ACC">
          <w:t>Chronic Kidney Disease Epidemiology Collaboration (CKD-EPI)</w:t>
        </w:r>
      </w:ins>
      <w:commentRangeStart w:id="41"/>
      <w:commentRangeStart w:id="42"/>
      <w:del w:id="43" w:author="My Luong Vuong" w:date="2024-05-28T15:35:00Z">
        <w:r w:rsidR="00CB0A87" w:rsidDel="00CD0ACC">
          <w:delText>CKD</w:delText>
        </w:r>
        <w:r w:rsidR="00F51D34" w:rsidDel="00CD0ACC">
          <w:delText>-EPI</w:delText>
        </w:r>
      </w:del>
      <w:r w:rsidR="00BB5D48">
        <w:t xml:space="preserve"> </w:t>
      </w:r>
      <w:commentRangeEnd w:id="41"/>
      <w:r w:rsidR="00FD18D3">
        <w:rPr>
          <w:rStyle w:val="CommentReference"/>
        </w:rPr>
        <w:commentReference w:id="41"/>
      </w:r>
      <w:commentRangeEnd w:id="42"/>
      <w:r w:rsidR="00EC2BEA">
        <w:rPr>
          <w:rStyle w:val="CommentReference"/>
        </w:rPr>
        <w:commentReference w:id="42"/>
      </w:r>
      <w:r w:rsidR="00BB5D48">
        <w:t>creatinine</w:t>
      </w:r>
      <w:r w:rsidR="00F51D34">
        <w:t xml:space="preserve"> equation</w:t>
      </w:r>
      <w:r w:rsidR="00F224C3">
        <w:rPr>
          <w:rStyle w:val="CommentReference"/>
        </w:rPr>
        <w:commentReference w:id="38"/>
      </w:r>
      <w:commentRangeEnd w:id="39"/>
      <w:r w:rsidR="00CB0A87">
        <w:rPr>
          <w:rStyle w:val="CommentReference"/>
        </w:rPr>
        <w:commentReference w:id="39"/>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6F705C">
        <w:t xml:space="preserve">as </w:t>
      </w:r>
      <w:r w:rsidR="003938C1">
        <w:t xml:space="preserve">for patients on CRRT and as </w:t>
      </w:r>
      <w:ins w:id="44" w:author="My Luong Vuong" w:date="2024-05-28T17:37:00Z">
        <w:r w:rsidR="00F470B3">
          <w:t xml:space="preserve">total </w:t>
        </w:r>
      </w:ins>
      <w:r w:rsidR="003938C1">
        <w:t>body weight increased</w:t>
      </w:r>
      <w:r w:rsidR="00C35CA8" w:rsidRPr="00715016">
        <w:t>.</w:t>
      </w:r>
      <w:r w:rsidRPr="00715016">
        <w:t xml:space="preserve"> </w:t>
      </w:r>
      <w:ins w:id="45" w:author="My Luong Vuong" w:date="2024-05-28T15:38:00Z">
        <w:r w:rsidR="00B33FF9" w:rsidRPr="00B33FF9">
          <w:t>An optimised dosing regimen taking into account the patient’s CRRT status and total body weight was proposed.</w:t>
        </w:r>
      </w:ins>
      <w:commentRangeStart w:id="46"/>
      <w:commentRangeStart w:id="47"/>
      <w:del w:id="48" w:author="My Luong Vuong" w:date="2024-05-28T15:38:00Z">
        <w:r w:rsidRPr="00715016" w:rsidDel="00B33FF9">
          <w:delText>An optimised dosing regimen</w:delText>
        </w:r>
        <w:r w:rsidR="00D741E8" w:rsidDel="00B33FF9">
          <w:delText xml:space="preserve"> </w:delText>
        </w:r>
        <w:r w:rsidR="00317BE0" w:rsidRPr="00715016" w:rsidDel="00B33FF9">
          <w:delText>stratified</w:delText>
        </w:r>
        <w:r w:rsidR="00317BE0" w:rsidDel="00B33FF9">
          <w:delText xml:space="preserve"> based on</w:delText>
        </w:r>
        <w:r w:rsidR="00E432A9" w:rsidDel="00B33FF9">
          <w:delText xml:space="preserve"> two</w:delText>
        </w:r>
        <w:r w:rsidR="00317BE0" w:rsidDel="00B33FF9">
          <w:delText xml:space="preserve"> </w:delText>
        </w:r>
        <w:r w:rsidR="008242C9" w:rsidDel="00B33FF9">
          <w:delText>CRRT</w:delText>
        </w:r>
        <w:r w:rsidR="004B3703" w:rsidDel="00B33FF9">
          <w:delText xml:space="preserve"> status and</w:delText>
        </w:r>
        <w:r w:rsidR="00E432A9" w:rsidDel="00B33FF9">
          <w:delText xml:space="preserve"> five</w:delText>
        </w:r>
        <w:r w:rsidR="004B3703" w:rsidDel="00B33FF9">
          <w:delText xml:space="preserve"> body weight</w:delText>
        </w:r>
        <w:r w:rsidR="00E432A9" w:rsidDel="00B33FF9">
          <w:delText xml:space="preserve"> strata</w:delText>
        </w:r>
        <w:r w:rsidRPr="00715016" w:rsidDel="00B33FF9">
          <w:delText xml:space="preserve"> was proposed</w:delText>
        </w:r>
      </w:del>
      <w:r w:rsidRPr="00715016">
        <w:t>.</w:t>
      </w:r>
      <w:commentRangeEnd w:id="46"/>
      <w:r w:rsidR="00E6655A">
        <w:rPr>
          <w:rStyle w:val="CommentReference"/>
        </w:rPr>
        <w:commentReference w:id="46"/>
      </w:r>
      <w:commentRangeEnd w:id="47"/>
      <w:r w:rsidR="00CC61CC">
        <w:rPr>
          <w:rStyle w:val="CommentReference"/>
        </w:rPr>
        <w:commentReference w:id="47"/>
      </w:r>
    </w:p>
    <w:p w14:paraId="52C8EFEB" w14:textId="5EB64C2D" w:rsidR="0064343D" w:rsidRDefault="00715016" w:rsidP="00967421">
      <w:r w:rsidRPr="00A72BCD">
        <w:rPr>
          <w:rStyle w:val="Heading2Char"/>
        </w:rPr>
        <w:t>Conclusion</w:t>
      </w:r>
      <w:r w:rsidR="00E56259">
        <w:t> </w:t>
      </w:r>
      <w:commentRangeStart w:id="49"/>
      <w:commentRangeStart w:id="50"/>
      <w:commentRangeStart w:id="51"/>
      <w:commentRangeStart w:id="52"/>
      <w:commentRangeStart w:id="53"/>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49"/>
      <w:r w:rsidR="0055152B">
        <w:rPr>
          <w:rStyle w:val="CommentReference"/>
        </w:rPr>
        <w:commentReference w:id="49"/>
      </w:r>
      <w:commentRangeEnd w:id="50"/>
      <w:r w:rsidR="003E4D29">
        <w:rPr>
          <w:rStyle w:val="CommentReference"/>
        </w:rPr>
        <w:commentReference w:id="50"/>
      </w:r>
      <w:commentRangeEnd w:id="51"/>
      <w:r w:rsidR="00CD56DA">
        <w:rPr>
          <w:rStyle w:val="CommentReference"/>
        </w:rPr>
        <w:commentReference w:id="51"/>
      </w:r>
      <w:r w:rsidR="00C826E1">
        <w:t>.</w:t>
      </w:r>
      <w:commentRangeEnd w:id="52"/>
      <w:r w:rsidR="00F224C3">
        <w:rPr>
          <w:rStyle w:val="CommentReference"/>
        </w:rPr>
        <w:commentReference w:id="52"/>
      </w:r>
      <w:commentRangeEnd w:id="53"/>
      <w:r w:rsidR="00090F1D">
        <w:rPr>
          <w:rStyle w:val="CommentReference"/>
        </w:rPr>
        <w:commentReference w:id="53"/>
      </w:r>
    </w:p>
    <w:p w14:paraId="2E2FAB81" w14:textId="291CEA61" w:rsidR="00534990" w:rsidRPr="00B06240" w:rsidRDefault="00164C4E" w:rsidP="00494DCF">
      <w:pPr>
        <w:spacing w:after="0" w:line="240" w:lineRule="auto"/>
      </w:pPr>
      <w:commentRangeStart w:id="54"/>
      <w:commentRangeStart w:id="55"/>
      <w:r w:rsidRPr="00494DCF">
        <w:rPr>
          <w:i/>
          <w:iCs/>
        </w:rPr>
        <w:t>Keywords</w:t>
      </w:r>
      <w:r>
        <w:t>:</w:t>
      </w:r>
      <w:commentRangeEnd w:id="54"/>
      <w:r w:rsidR="00F224C3">
        <w:rPr>
          <w:rStyle w:val="CommentReference"/>
        </w:rPr>
        <w:commentReference w:id="54"/>
      </w:r>
      <w:commentRangeEnd w:id="55"/>
      <w:r w:rsidR="005A1766">
        <w:rPr>
          <w:rStyle w:val="CommentReference"/>
        </w:rPr>
        <w:commentReference w:id="55"/>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56"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commentRangeStart w:id="57"/>
      <w:commentRangeStart w:id="58"/>
      <w:commentRangeStart w:id="59"/>
      <w:commentRangeStart w:id="60"/>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commentRangeEnd w:id="57"/>
      <w:r w:rsidR="0055152B">
        <w:rPr>
          <w:rStyle w:val="CommentReference"/>
        </w:rPr>
        <w:commentReference w:id="57"/>
      </w:r>
      <w:commentRangeEnd w:id="58"/>
      <w:r w:rsidR="00963129">
        <w:rPr>
          <w:rStyle w:val="CommentReference"/>
        </w:rPr>
        <w:commentReference w:id="58"/>
      </w:r>
      <w:commentRangeEnd w:id="59"/>
      <w:r w:rsidR="00DA35AF">
        <w:rPr>
          <w:rStyle w:val="CommentReference"/>
        </w:rPr>
        <w:commentReference w:id="59"/>
      </w:r>
      <w:commentRangeEnd w:id="60"/>
      <w:r w:rsidR="00460734">
        <w:rPr>
          <w:rStyle w:val="CommentReference"/>
        </w:rPr>
        <w:commentReference w:id="60"/>
      </w:r>
    </w:p>
    <w:p w14:paraId="501C77A0" w14:textId="33D0BC4B"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commentRangeStart w:id="61"/>
      <w:commentRangeStart w:id="62"/>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del w:id="63" w:author="My Luong Vuong" w:date="2024-05-28T15:42:00Z">
        <w:r w:rsidRPr="00E03B11" w:rsidDel="00602D35">
          <w:delText xml:space="preserve">, </w:delText>
        </w:r>
        <w:r w:rsidR="00717F95" w:rsidDel="00602D35">
          <w:delText>and a drug of choice for</w:delText>
        </w:r>
        <w:r w:rsidRPr="00E03B11" w:rsidDel="00602D35">
          <w:delText xml:space="preserve"> </w:delText>
        </w:r>
        <w:r w:rsidRPr="00E03B11" w:rsidDel="00602D35">
          <w:rPr>
            <w:i/>
          </w:rPr>
          <w:delText>Candida parapsilosis</w:delText>
        </w:r>
      </w:del>
      <w:r w:rsidR="00566CA6">
        <w:t>.</w:t>
      </w:r>
      <w:r w:rsidRPr="00E03B11">
        <w:t xml:space="preserve"> </w:t>
      </w:r>
      <w:commentRangeEnd w:id="61"/>
      <w:r w:rsidR="00DA35AF">
        <w:rPr>
          <w:rStyle w:val="CommentReference"/>
        </w:rPr>
        <w:commentReference w:id="61"/>
      </w:r>
      <w:commentRangeEnd w:id="62"/>
      <w:r w:rsidR="00012976">
        <w:rPr>
          <w:rStyle w:val="CommentReference"/>
        </w:rPr>
        <w:commentReference w:id="62"/>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commentRangeStart w:id="64"/>
      <w:r w:rsidR="005C48AA">
        <w:t>adequate</w:t>
      </w:r>
      <w:commentRangeEnd w:id="64"/>
      <w:r w:rsidR="005C48AA">
        <w:rPr>
          <w:rStyle w:val="CommentReference"/>
        </w:rPr>
        <w:commentReference w:id="64"/>
      </w:r>
      <w:r w:rsidR="000B0E5F" w:rsidRPr="00E03B11">
        <w:t xml:space="preserve"> tissue penetration</w:t>
      </w:r>
      <w:r w:rsidR="00EF5D43">
        <w:t>,</w:t>
      </w:r>
      <w:r w:rsidR="000B0E5F" w:rsidRPr="00E03B11">
        <w:t xml:space="preserve"> and </w:t>
      </w:r>
      <w:r w:rsidRPr="00E03B11">
        <w:t xml:space="preserve">low </w:t>
      </w:r>
      <w:commentRangeStart w:id="65"/>
      <w:commentRangeStart w:id="66"/>
      <w:r w:rsidRPr="00E03B11">
        <w:t>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commentRangeEnd w:id="65"/>
      <w:r w:rsidR="00DA35AF">
        <w:rPr>
          <w:rStyle w:val="CommentReference"/>
        </w:rPr>
        <w:commentReference w:id="65"/>
      </w:r>
      <w:commentRangeEnd w:id="66"/>
      <w:r w:rsidR="00AD0348">
        <w:rPr>
          <w:rStyle w:val="CommentReference"/>
        </w:rPr>
        <w:commentReference w:id="66"/>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commentRangeStart w:id="67"/>
      <w:commentRangeStart w:id="68"/>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commentRangeEnd w:id="67"/>
      <w:r w:rsidR="0090697A">
        <w:rPr>
          <w:rStyle w:val="CommentReference"/>
        </w:rPr>
        <w:commentReference w:id="67"/>
      </w:r>
      <w:commentRangeEnd w:id="68"/>
      <w:r w:rsidR="00966EAE">
        <w:rPr>
          <w:rStyle w:val="CommentReference"/>
        </w:rPr>
        <w:commentReference w:id="68"/>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del w:id="69" w:author="My Luong Vuong" w:date="2024-05-28T16:55:00Z">
        <w:r w:rsidR="00E00016" w:rsidDel="006B6DB4">
          <w:rPr>
            <w:noProof/>
          </w:rPr>
          <w:delText> </w:delText>
        </w:r>
        <w:r w:rsidR="003D7446" w:rsidDel="006B6DB4">
          <w:rPr>
            <w:noProof/>
          </w:rPr>
          <w:delText>[7]</w:delText>
        </w:r>
      </w:del>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75A84BE7" w:rsidR="001B294A" w:rsidRPr="00623840" w:rsidRDefault="001253F4" w:rsidP="00593CAA">
      <w:commentRangeStart w:id="70"/>
      <w:commentRangeStart w:id="71"/>
      <w:commentRangeStart w:id="72"/>
      <w:commentRangeStart w:id="73"/>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w:t>
      </w:r>
      <w:ins w:id="74" w:author="My Luong Vuong" w:date="2024-05-02T14:27:00Z">
        <w:del w:id="75" w:author="Erwin Dreesen" w:date="2024-05-18T21:00:00Z">
          <w:r w:rsidR="008834BE" w:rsidDel="002F2428">
            <w:delText xml:space="preserve"> </w:delText>
          </w:r>
        </w:del>
      </w:ins>
      <w:commentRangeStart w:id="76"/>
      <w:commentRangeStart w:id="77"/>
      <w:r w:rsidR="001F6035" w:rsidRPr="00E03B11">
        <w:t xml:space="preserve"> </w:t>
      </w:r>
      <w:commentRangeEnd w:id="76"/>
      <w:r w:rsidR="002F2428">
        <w:rPr>
          <w:rStyle w:val="CommentReference"/>
        </w:rPr>
        <w:commentReference w:id="76"/>
      </w:r>
      <w:commentRangeEnd w:id="77"/>
      <w:r w:rsidR="00F059B5">
        <w:rPr>
          <w:rStyle w:val="CommentReference"/>
        </w:rPr>
        <w:commentReference w:id="77"/>
      </w:r>
      <w:r w:rsidR="001F6035" w:rsidRPr="00E03B11">
        <w:t>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commentRangeStart w:id="78"/>
      <w:commentRangeStart w:id="79"/>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commentRangeEnd w:id="78"/>
      <w:r w:rsidR="0055152B">
        <w:rPr>
          <w:rStyle w:val="CommentReference"/>
        </w:rPr>
        <w:commentReference w:id="78"/>
      </w:r>
      <w:commentRangeEnd w:id="79"/>
      <w:r w:rsidR="008B66F5">
        <w:rPr>
          <w:rStyle w:val="CommentReference"/>
        </w:rPr>
        <w:commentReference w:id="79"/>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commentRangeStart w:id="80"/>
      <w:commentRangeStart w:id="81"/>
      <w:commentRangeEnd w:id="80"/>
      <w:r w:rsidR="000C1092">
        <w:rPr>
          <w:rStyle w:val="CommentReference"/>
        </w:rPr>
        <w:commentReference w:id="80"/>
      </w:r>
      <w:commentRangeEnd w:id="81"/>
      <w:r w:rsidR="0022540E">
        <w:rPr>
          <w:rStyle w:val="CommentReference"/>
        </w:rPr>
        <w:commentReference w:id="81"/>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 xml:space="preserve">concentration-dependent </w:t>
      </w:r>
      <w:commentRangeStart w:id="82"/>
      <w:commentRangeStart w:id="83"/>
      <w:r w:rsidR="00E2444D">
        <w:t>toxicity</w:t>
      </w:r>
      <w:commentRangeEnd w:id="82"/>
      <w:r w:rsidR="00E2444D">
        <w:rPr>
          <w:rStyle w:val="CommentReference"/>
        </w:rPr>
        <w:commentReference w:id="82"/>
      </w:r>
      <w:commentRangeEnd w:id="83"/>
      <w:r w:rsidR="00864C1A">
        <w:rPr>
          <w:rStyle w:val="CommentReference"/>
        </w:rPr>
        <w:commentReference w:id="83"/>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commentRangeEnd w:id="70"/>
      <w:r w:rsidR="00DA35AF">
        <w:rPr>
          <w:rStyle w:val="CommentReference"/>
        </w:rPr>
        <w:commentReference w:id="70"/>
      </w:r>
      <w:commentRangeEnd w:id="71"/>
      <w:r w:rsidR="0068075E">
        <w:rPr>
          <w:rStyle w:val="CommentReference"/>
        </w:rPr>
        <w:commentReference w:id="71"/>
      </w:r>
      <w:commentRangeEnd w:id="72"/>
      <w:r w:rsidR="001564C6">
        <w:rPr>
          <w:rStyle w:val="CommentReference"/>
        </w:rPr>
        <w:commentReference w:id="72"/>
      </w:r>
      <w:commentRangeEnd w:id="73"/>
      <w:r w:rsidR="00BE237F">
        <w:rPr>
          <w:rStyle w:val="CommentReference"/>
        </w:rPr>
        <w:commentReference w:id="73"/>
      </w:r>
    </w:p>
    <w:p w14:paraId="02E83417" w14:textId="09620AC3"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694485">
        <w:t xml:space="preserve"> (LD)</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once daily</w:t>
      </w:r>
      <w:r w:rsidR="00EE2C09">
        <w:t xml:space="preserve"> </w:t>
      </w:r>
      <w:r w:rsidR="00651741">
        <w:t>maintenance dose</w:t>
      </w:r>
      <w:r w:rsidR="00B5274A">
        <w:t xml:space="preserve"> </w:t>
      </w:r>
      <w:del w:id="84" w:author="My Luong Vuong" w:date="2024-05-28T15:45:00Z">
        <w:r w:rsidR="00B5274A" w:rsidDel="00CB0E6E">
          <w:delText>(MD)</w:delText>
        </w:r>
      </w:del>
      <w:r w:rsidR="00651741">
        <w:t xml:space="preserve"> </w:t>
      </w:r>
      <w:r w:rsidR="00131638">
        <w:t xml:space="preserve">from day 2 </w:t>
      </w:r>
      <w:commentRangeStart w:id="85"/>
      <w:commentRangeStart w:id="86"/>
      <w:r w:rsidR="00131638">
        <w:t>onwards</w:t>
      </w:r>
      <w:commentRangeEnd w:id="85"/>
      <w:r w:rsidR="0055152B">
        <w:rPr>
          <w:rStyle w:val="CommentReference"/>
        </w:rPr>
        <w:commentReference w:id="85"/>
      </w:r>
      <w:commentRangeEnd w:id="86"/>
      <w:r w:rsidR="000421AB">
        <w:rPr>
          <w:rStyle w:val="CommentReference"/>
        </w:rPr>
        <w:commentReference w:id="86"/>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commentRangeStart w:id="87"/>
      <w:commentRangeStart w:id="88"/>
      <w:r w:rsidR="00807C8A" w:rsidRPr="00E03B11">
        <w:t xml:space="preserve">those </w:t>
      </w:r>
      <w:r w:rsidR="006D7B0B">
        <w:t>that are overweight</w:t>
      </w:r>
      <w:r w:rsidR="00807C8A" w:rsidRPr="00E03B11">
        <w:t xml:space="preserve"> </w:t>
      </w:r>
      <w:commentRangeEnd w:id="87"/>
      <w:r w:rsidR="00807C8A">
        <w:rPr>
          <w:rStyle w:val="CommentReference"/>
        </w:rPr>
        <w:commentReference w:id="87"/>
      </w:r>
      <w:commentRangeEnd w:id="88"/>
      <w:r w:rsidR="009F1BED">
        <w:rPr>
          <w:rStyle w:val="CommentReference"/>
        </w:rPr>
        <w:commentReference w:id="88"/>
      </w:r>
      <w:commentRangeStart w:id="89"/>
      <w:commentRangeStart w:id="90"/>
      <w:r w:rsidR="008D74A8">
        <w:t>or</w:t>
      </w:r>
      <w:r w:rsidR="0070474C" w:rsidRPr="00E03B11">
        <w:t xml:space="preserve"> </w:t>
      </w:r>
      <w:r w:rsidR="00153138" w:rsidRPr="00E03B11">
        <w:t xml:space="preserve">undergoing </w:t>
      </w:r>
      <w:r w:rsidR="00A73E01" w:rsidRPr="00E03B11">
        <w:t xml:space="preserve">continuous renal replacement therapy </w:t>
      </w:r>
      <w:commentRangeEnd w:id="89"/>
      <w:r w:rsidR="00DA35AF">
        <w:rPr>
          <w:rStyle w:val="CommentReference"/>
        </w:rPr>
        <w:commentReference w:id="89"/>
      </w:r>
      <w:commentRangeEnd w:id="90"/>
      <w:r w:rsidR="00D72707">
        <w:rPr>
          <w:rStyle w:val="CommentReference"/>
        </w:rPr>
        <w:commentReference w:id="90"/>
      </w:r>
      <w:r w:rsidR="00A73E01" w:rsidRPr="00E03B11">
        <w:t>(</w:t>
      </w:r>
      <w:commentRangeStart w:id="91"/>
      <w:commentRangeStart w:id="92"/>
      <w:r w:rsidR="00153138" w:rsidRPr="00E03B11">
        <w:t>CRRT</w:t>
      </w:r>
      <w:commentRangeEnd w:id="91"/>
      <w:r w:rsidR="0055152B">
        <w:rPr>
          <w:rStyle w:val="CommentReference"/>
        </w:rPr>
        <w:commentReference w:id="91"/>
      </w:r>
      <w:commentRangeEnd w:id="92"/>
      <w:r w:rsidR="00FD67F1">
        <w:rPr>
          <w:rStyle w:val="CommentReference"/>
        </w:rPr>
        <w:commentReference w:id="92"/>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commentRangeStart w:id="93"/>
      <w:commentRangeStart w:id="94"/>
      <w:r w:rsidR="00DC4719">
        <w:t>Several</w:t>
      </w:r>
      <w:r w:rsidR="001F6035" w:rsidRPr="00E03B11">
        <w:t xml:space="preserve"> </w:t>
      </w:r>
      <w:commentRangeStart w:id="95"/>
      <w:commentRangeStart w:id="96"/>
      <w:r w:rsidR="00E6077E">
        <w:t>single-centr</w:t>
      </w:r>
      <w:r w:rsidR="00D249C2">
        <w:t>e</w:t>
      </w:r>
      <w:r w:rsidR="00E6077E">
        <w:t xml:space="preserve"> </w:t>
      </w:r>
      <w:commentRangeEnd w:id="95"/>
      <w:r w:rsidR="00D249C2">
        <w:rPr>
          <w:rStyle w:val="CommentReference"/>
        </w:rPr>
        <w:commentReference w:id="95"/>
      </w:r>
      <w:commentRangeEnd w:id="96"/>
      <w:r w:rsidR="00F059B5">
        <w:rPr>
          <w:rStyle w:val="CommentReference"/>
        </w:rPr>
        <w:commentReference w:id="96"/>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97"/>
      <w:commentRangeStart w:id="98"/>
      <w:commentRangeStart w:id="99"/>
      <w:r w:rsidR="001F6035" w:rsidRPr="00E03B11">
        <w:t xml:space="preserve">no consensus </w:t>
      </w:r>
      <w:commentRangeEnd w:id="97"/>
      <w:r w:rsidR="0055152B">
        <w:rPr>
          <w:rStyle w:val="CommentReference"/>
        </w:rPr>
        <w:commentReference w:id="97"/>
      </w:r>
      <w:commentRangeEnd w:id="98"/>
      <w:r w:rsidR="00F53D04">
        <w:rPr>
          <w:rStyle w:val="CommentReference"/>
        </w:rPr>
        <w:commentReference w:id="98"/>
      </w:r>
      <w:commentRangeEnd w:id="99"/>
      <w:r w:rsidR="005145D1">
        <w:rPr>
          <w:rStyle w:val="CommentReference"/>
        </w:rPr>
        <w:commentReference w:id="99"/>
      </w:r>
      <w:r w:rsidR="001F6035" w:rsidRPr="00E03B11">
        <w:t>has been reached</w:t>
      </w:r>
      <w:r w:rsidR="007019A1" w:rsidRPr="00E03B11">
        <w:t xml:space="preserve"> on an optimised fluconazole dosing </w:t>
      </w:r>
      <w:commentRangeEnd w:id="93"/>
      <w:r w:rsidR="00DA35AF">
        <w:rPr>
          <w:rStyle w:val="CommentReference"/>
        </w:rPr>
        <w:commentReference w:id="93"/>
      </w:r>
      <w:commentRangeEnd w:id="94"/>
      <w:r w:rsidR="00A21861">
        <w:rPr>
          <w:rStyle w:val="CommentReference"/>
        </w:rPr>
        <w:commentReference w:id="94"/>
      </w:r>
      <w:r w:rsidR="007019A1" w:rsidRPr="00E03B11">
        <w:t>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commentRangeStart w:id="100"/>
      <w:commentRangeStart w:id="101"/>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ins w:id="102" w:author="My Luong Vuong" w:date="2024-05-02T14:07:00Z">
        <w:del w:id="103" w:author="Erwin Dreesen" w:date="2024-05-18T21:03:00Z">
          <w:r w:rsidR="001824BA" w:rsidDel="00D249C2">
            <w:delText xml:space="preserve"> </w:delText>
          </w:r>
          <w:commentRangeStart w:id="104"/>
          <w:commentRangeStart w:id="105"/>
          <w:r w:rsidR="003F15B9" w:rsidDel="00D249C2">
            <w:delText xml:space="preserve">and the fact that they are </w:delText>
          </w:r>
        </w:del>
      </w:ins>
      <w:ins w:id="106" w:author="My Luong Vuong" w:date="2024-05-02T14:36:00Z">
        <w:del w:id="107" w:author="Erwin Dreesen" w:date="2024-05-18T21:03:00Z">
          <w:r w:rsidR="0049614C" w:rsidDel="00D249C2">
            <w:delText xml:space="preserve">all </w:delText>
          </w:r>
        </w:del>
      </w:ins>
      <w:ins w:id="108" w:author="My Luong Vuong" w:date="2024-05-02T14:07:00Z">
        <w:del w:id="109" w:author="Erwin Dreesen" w:date="2024-05-18T21:03:00Z">
          <w:r w:rsidR="007B3DE1" w:rsidDel="00D249C2">
            <w:delText>single site</w:delText>
          </w:r>
        </w:del>
      </w:ins>
      <w:commentRangeEnd w:id="104"/>
      <w:r w:rsidR="00D249C2">
        <w:rPr>
          <w:rStyle w:val="CommentReference"/>
        </w:rPr>
        <w:commentReference w:id="104"/>
      </w:r>
      <w:commentRangeEnd w:id="105"/>
      <w:r w:rsidR="00F059B5">
        <w:rPr>
          <w:rStyle w:val="CommentReference"/>
        </w:rPr>
        <w:commentReference w:id="105"/>
      </w:r>
      <w:r w:rsidR="001F6035" w:rsidRPr="00E03B11">
        <w:t>.</w:t>
      </w:r>
      <w:commentRangeEnd w:id="100"/>
      <w:commentRangeEnd w:id="101"/>
      <w:ins w:id="110" w:author="My Luong Vuong" w:date="2024-05-02T14:07:00Z">
        <w:r w:rsidR="001824BA">
          <w:t xml:space="preserve"> </w:t>
        </w:r>
      </w:ins>
      <w:r w:rsidR="006C3836">
        <w:rPr>
          <w:rStyle w:val="CommentReference"/>
        </w:rPr>
        <w:commentReference w:id="100"/>
      </w:r>
      <w:r w:rsidR="002547AC">
        <w:rPr>
          <w:rStyle w:val="CommentReference"/>
        </w:rPr>
        <w:commentReference w:id="101"/>
      </w:r>
    </w:p>
    <w:p w14:paraId="04DDA19B" w14:textId="2222BF50"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commentRangeStart w:id="111"/>
      <w:commentRangeStart w:id="112"/>
      <w:del w:id="113" w:author="Erwin Dreesen" w:date="2024-05-18T21:05:00Z">
        <w:r w:rsidR="007C62D5" w:rsidDel="00D249C2">
          <w:delText>therapeutic drug monitoring (</w:delText>
        </w:r>
        <w:r w:rsidR="001E0F8D" w:rsidDel="00D249C2">
          <w:delText>TDM</w:delText>
        </w:r>
        <w:r w:rsidR="007C62D5" w:rsidDel="00D249C2">
          <w:delText>)</w:delText>
        </w:r>
        <w:r w:rsidR="001E0F8D" w:rsidRPr="00E03B11" w:rsidDel="00D249C2">
          <w:delText xml:space="preserve"> </w:delText>
        </w:r>
      </w:del>
      <w:r w:rsidR="001E0F8D" w:rsidRPr="00E03B11">
        <w:t xml:space="preserve">data </w:t>
      </w:r>
      <w:commentRangeEnd w:id="111"/>
      <w:r w:rsidR="00D249C2">
        <w:rPr>
          <w:rStyle w:val="CommentReference"/>
        </w:rPr>
        <w:commentReference w:id="111"/>
      </w:r>
      <w:commentRangeEnd w:id="112"/>
      <w:r w:rsidR="00F059B5">
        <w:rPr>
          <w:rStyle w:val="CommentReference"/>
        </w:rPr>
        <w:commentReference w:id="112"/>
      </w:r>
      <w:r w:rsidR="001E0F8D" w:rsidRPr="00E03B11">
        <w:t xml:space="preserve">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del w:id="114" w:author="My Luong Vuong" w:date="2024-05-02T14:09:00Z">
        <w:r w:rsidR="0078287A" w:rsidRPr="00E03B11" w:rsidDel="00517A54">
          <w:delText>i</w:delText>
        </w:r>
      </w:del>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w:t>
      </w:r>
      <w:r w:rsidR="00D24AF0" w:rsidRPr="00E03B11">
        <w:rPr>
          <w:color w:val="000000"/>
          <w:vertAlign w:val="subscript"/>
        </w:rPr>
        <w:lastRenderedPageBreak/>
        <w:t>24</w:t>
      </w:r>
      <w:r w:rsidR="0078287A" w:rsidRPr="00E03B11">
        <w:rPr>
          <w:color w:val="000000"/>
        </w:rPr>
        <w:t xml:space="preserve"> target attainment, and (</w:t>
      </w:r>
      <w:del w:id="115" w:author="My Luong Vuong" w:date="2024-05-02T14:09:00Z">
        <w:r w:rsidR="0078287A" w:rsidRPr="00E03B11" w:rsidDel="00517A54">
          <w:rPr>
            <w:color w:val="000000"/>
          </w:rPr>
          <w:delText>i</w:delText>
        </w:r>
      </w:del>
      <w:r w:rsidR="0078287A" w:rsidRPr="00E03B11">
        <w:rPr>
          <w:color w:val="000000"/>
        </w:rPr>
        <w:t xml:space="preserve">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116"/>
      <w:commentRangeStart w:id="117"/>
      <w:commentRangeStart w:id="118"/>
      <w:r w:rsidR="00D57E3D">
        <w:rPr>
          <w:color w:val="000000"/>
        </w:rPr>
        <w:t>ICU</w:t>
      </w:r>
      <w:r w:rsidR="00D57E3D" w:rsidRPr="00D57E3D">
        <w:rPr>
          <w:color w:val="000000"/>
        </w:rPr>
        <w:t xml:space="preserve">-wide </w:t>
      </w:r>
      <w:commentRangeEnd w:id="116"/>
      <w:r w:rsidR="00F53D04">
        <w:rPr>
          <w:rStyle w:val="CommentReference"/>
        </w:rPr>
        <w:commentReference w:id="116"/>
      </w:r>
      <w:commentRangeEnd w:id="117"/>
      <w:r w:rsidR="00EA3EDF">
        <w:rPr>
          <w:rStyle w:val="CommentReference"/>
        </w:rPr>
        <w:commentReference w:id="117"/>
      </w:r>
      <w:commentRangeEnd w:id="118"/>
      <w:r w:rsidR="00AA3817">
        <w:rPr>
          <w:rStyle w:val="CommentReference"/>
        </w:rPr>
        <w:commentReference w:id="118"/>
      </w:r>
      <w:r w:rsidR="00D57E3D" w:rsidRPr="00D57E3D">
        <w:rPr>
          <w:color w:val="000000"/>
        </w:rPr>
        <w:t>target attainment</w:t>
      </w:r>
      <w:r w:rsidR="0078287A" w:rsidRPr="00E03B11">
        <w:rPr>
          <w:rFonts w:eastAsia="Lato-Regular"/>
        </w:rPr>
        <w:t>.</w:t>
      </w:r>
      <w:bookmarkEnd w:id="56"/>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09A4C25F" w:rsidR="00914769" w:rsidRDefault="00D80552" w:rsidP="00593CAA">
      <w:pPr>
        <w:rPr>
          <w:ins w:id="119" w:author="My Luong Vuong" w:date="2024-03-20T16:01:00Z"/>
        </w:rPr>
      </w:pPr>
      <w:bookmarkStart w:id="120"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ins w:id="121" w:author="My Luong Vuong" w:date="2024-05-02T14:57:00Z">
        <w:r w:rsidR="005D2DC1">
          <w:t xml:space="preserve"> </w:t>
        </w:r>
      </w:ins>
      <w:commentRangeStart w:id="122"/>
      <w:commentRangeStart w:id="123"/>
      <w:commentRangeStart w:id="124"/>
      <w:ins w:id="125" w:author="My Luong Vuong" w:date="2024-05-02T15:00:00Z">
        <w:del w:id="126" w:author="Erwin Dreesen" w:date="2024-05-18T21:10:00Z">
          <w:r w:rsidR="001B2F89" w:rsidDel="00F0640F">
            <w:delText>Data req</w:delText>
          </w:r>
          <w:r w:rsidR="00C629EF" w:rsidDel="00F0640F">
            <w:delText>uested include</w:delText>
          </w:r>
        </w:del>
      </w:ins>
      <w:ins w:id="127" w:author="My Luong Vuong" w:date="2024-05-02T15:01:00Z">
        <w:del w:id="128" w:author="Erwin Dreesen" w:date="2024-05-18T21:10:00Z">
          <w:r w:rsidR="004C2D19" w:rsidDel="00F0640F">
            <w:delText xml:space="preserve"> </w:delText>
          </w:r>
        </w:del>
      </w:ins>
      <w:ins w:id="129" w:author="My Luong Vuong" w:date="2024-05-02T15:02:00Z">
        <w:del w:id="130" w:author="Erwin Dreesen" w:date="2024-05-18T21:10:00Z">
          <w:r w:rsidR="007953A1" w:rsidDel="00F0640F">
            <w:delText xml:space="preserve">fluconazole </w:delText>
          </w:r>
        </w:del>
      </w:ins>
      <w:ins w:id="131" w:author="My Luong Vuong" w:date="2024-05-02T15:03:00Z">
        <w:del w:id="132" w:author="Erwin Dreesen" w:date="2024-05-18T21:10:00Z">
          <w:r w:rsidR="0099572E" w:rsidDel="00F0640F">
            <w:delText>dosing</w:delText>
          </w:r>
        </w:del>
      </w:ins>
      <w:ins w:id="133" w:author="My Luong Vuong" w:date="2024-05-02T15:04:00Z">
        <w:del w:id="134" w:author="Erwin Dreesen" w:date="2024-05-18T21:10:00Z">
          <w:r w:rsidR="004F185F" w:rsidDel="00F0640F">
            <w:delText xml:space="preserve"> and</w:delText>
          </w:r>
        </w:del>
      </w:ins>
      <w:ins w:id="135" w:author="My Luong Vuong" w:date="2024-05-02T15:03:00Z">
        <w:del w:id="136" w:author="Erwin Dreesen" w:date="2024-05-18T21:10:00Z">
          <w:r w:rsidR="0099572E" w:rsidDel="00F0640F">
            <w:delText xml:space="preserve"> concentrations,</w:delText>
          </w:r>
        </w:del>
      </w:ins>
      <w:ins w:id="137" w:author="My Luong Vuong" w:date="2024-05-02T15:04:00Z">
        <w:del w:id="138" w:author="Erwin Dreesen" w:date="2024-05-18T21:10:00Z">
          <w:r w:rsidR="004F185F" w:rsidDel="00F0640F">
            <w:delText xml:space="preserve"> </w:delText>
          </w:r>
          <w:r w:rsidR="009C2728" w:rsidDel="00F0640F">
            <w:delText>patient demographics (e.g.</w:delText>
          </w:r>
        </w:del>
      </w:ins>
      <w:ins w:id="139" w:author="My Luong Vuong" w:date="2024-05-02T15:06:00Z">
        <w:del w:id="140" w:author="Erwin Dreesen" w:date="2024-05-18T21:10:00Z">
          <w:r w:rsidR="00A36EA9" w:rsidDel="00F0640F">
            <w:delText xml:space="preserve">, age, sex), </w:delText>
          </w:r>
        </w:del>
      </w:ins>
      <w:ins w:id="141" w:author="My Luong Vuong" w:date="2024-05-02T15:08:00Z">
        <w:del w:id="142" w:author="Erwin Dreesen" w:date="2024-05-18T21:10:00Z">
          <w:r w:rsidR="00777157" w:rsidDel="00F0640F">
            <w:delText xml:space="preserve">and </w:delText>
          </w:r>
        </w:del>
      </w:ins>
      <w:ins w:id="143" w:author="My Luong Vuong" w:date="2024-05-02T15:06:00Z">
        <w:del w:id="144" w:author="Erwin Dreesen" w:date="2024-05-18T21:10:00Z">
          <w:r w:rsidR="002F2AE5" w:rsidDel="00F0640F">
            <w:delText xml:space="preserve">clinical data (e.g., </w:delText>
          </w:r>
        </w:del>
      </w:ins>
      <w:ins w:id="145" w:author="My Luong Vuong" w:date="2024-05-02T15:07:00Z">
        <w:del w:id="146" w:author="Erwin Dreesen" w:date="2024-05-18T21:10:00Z">
          <w:r w:rsidR="0041297D" w:rsidDel="00F0640F">
            <w:delText xml:space="preserve">total </w:delText>
          </w:r>
          <w:r w:rsidR="005B1662" w:rsidDel="00F0640F">
            <w:delText>body weight</w:delText>
          </w:r>
          <w:r w:rsidR="00DF1FC7" w:rsidDel="00F0640F">
            <w:delText>, serum creatinine)</w:delText>
          </w:r>
        </w:del>
      </w:ins>
      <w:ins w:id="147" w:author="My Luong Vuong" w:date="2024-05-02T15:08:00Z">
        <w:del w:id="148" w:author="Erwin Dreesen" w:date="2024-05-18T21:10:00Z">
          <w:r w:rsidR="00575A11" w:rsidDel="00F0640F">
            <w:delText>.</w:delText>
          </w:r>
        </w:del>
      </w:ins>
      <w:del w:id="149" w:author="Erwin Dreesen" w:date="2024-05-18T21:10:00Z">
        <w:r w:rsidR="00DD09E7" w:rsidRPr="006B0FCA" w:rsidDel="00F0640F">
          <w:delText xml:space="preserve"> </w:delText>
        </w:r>
        <w:commentRangeEnd w:id="122"/>
        <w:r w:rsidR="00CE1C1B" w:rsidDel="00F0640F">
          <w:rPr>
            <w:rStyle w:val="CommentReference"/>
          </w:rPr>
          <w:commentReference w:id="122"/>
        </w:r>
      </w:del>
      <w:commentRangeEnd w:id="123"/>
      <w:r w:rsidR="007D6114">
        <w:rPr>
          <w:rStyle w:val="CommentReference"/>
        </w:rPr>
        <w:commentReference w:id="123"/>
      </w:r>
      <w:commentRangeEnd w:id="124"/>
      <w:r w:rsidR="009F3355">
        <w:rPr>
          <w:rStyle w:val="CommentReference"/>
        </w:rPr>
        <w:commentReference w:id="124"/>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150"/>
      <w:commentRangeStart w:id="151"/>
      <w:r w:rsidR="00DB57AB" w:rsidRPr="00DB57AB">
        <w:t>Committee</w:t>
      </w:r>
      <w:r w:rsidR="001538AA">
        <w:t>s</w:t>
      </w:r>
      <w:commentRangeEnd w:id="150"/>
      <w:r w:rsidR="00F53D04">
        <w:rPr>
          <w:rStyle w:val="CommentReference"/>
        </w:rPr>
        <w:commentReference w:id="150"/>
      </w:r>
      <w:commentRangeEnd w:id="151"/>
      <w:r w:rsidR="00CE1C1B">
        <w:rPr>
          <w:rStyle w:val="CommentReference"/>
        </w:rPr>
        <w:commentReference w:id="151"/>
      </w:r>
      <w:r w:rsidR="00DB57AB" w:rsidRPr="00DB57AB">
        <w:t>.</w:t>
      </w:r>
    </w:p>
    <w:p w14:paraId="4E7B226F" w14:textId="6D13753A" w:rsidR="00FB2084" w:rsidRPr="00E03B11" w:rsidDel="00B048AB" w:rsidRDefault="00FB2084" w:rsidP="00593CAA">
      <w:pPr>
        <w:rPr>
          <w:del w:id="152" w:author="My Luong Vuong" w:date="2024-05-02T15:09:00Z"/>
        </w:rPr>
      </w:pPr>
    </w:p>
    <w:bookmarkEnd w:id="120"/>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2FD5354E" w:rsidR="00B76B7D" w:rsidRPr="00E03B11" w:rsidRDefault="00AD19C4" w:rsidP="00593CAA">
      <w:bookmarkStart w:id="153"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commentRangeStart w:id="154"/>
      <w:commentRangeStart w:id="155"/>
      <w:r w:rsidR="008A0099">
        <w:t>error models for each assay</w:t>
      </w:r>
      <w:commentRangeEnd w:id="154"/>
      <w:r w:rsidR="008A0099">
        <w:rPr>
          <w:rStyle w:val="CommentReference"/>
        </w:rPr>
        <w:commentReference w:id="154"/>
      </w:r>
      <w:commentRangeEnd w:id="155"/>
      <w:r w:rsidR="00B904A6">
        <w:rPr>
          <w:rStyle w:val="CommentReference"/>
        </w:rPr>
        <w:commentReference w:id="155"/>
      </w:r>
      <w:r w:rsidR="008A0099">
        <w:t>.</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2769AA1E" w:rsidR="00E00993" w:rsidRDefault="00FC5BE6" w:rsidP="00E00993">
      <w:r w:rsidRPr="00E03B11">
        <w:t xml:space="preserve">A final model including </w:t>
      </w:r>
      <w:commentRangeStart w:id="156"/>
      <w:commentRangeStart w:id="157"/>
      <w:commentRangeStart w:id="158"/>
      <w:commentRangeStart w:id="159"/>
      <w:commentRangeStart w:id="160"/>
      <w:r w:rsidRPr="00E03B11">
        <w:t xml:space="preserve">covariate </w:t>
      </w:r>
      <w:commentRangeEnd w:id="156"/>
      <w:r w:rsidR="00F53D04">
        <w:rPr>
          <w:rStyle w:val="CommentReference"/>
        </w:rPr>
        <w:commentReference w:id="156"/>
      </w:r>
      <w:commentRangeEnd w:id="157"/>
      <w:r w:rsidR="005D21F9">
        <w:rPr>
          <w:rStyle w:val="CommentReference"/>
        </w:rPr>
        <w:commentReference w:id="157"/>
      </w:r>
      <w:commentRangeEnd w:id="158"/>
      <w:commentRangeEnd w:id="159"/>
      <w:commentRangeEnd w:id="160"/>
      <w:r w:rsidR="00E855ED">
        <w:rPr>
          <w:rStyle w:val="CommentReference"/>
        </w:rPr>
        <w:commentReference w:id="158"/>
      </w:r>
      <w:r w:rsidR="007538AD">
        <w:rPr>
          <w:rStyle w:val="CommentReference"/>
        </w:rPr>
        <w:commentReference w:id="159"/>
      </w:r>
      <w:r w:rsidR="004925D4">
        <w:rPr>
          <w:rStyle w:val="CommentReference"/>
        </w:rPr>
        <w:commentReference w:id="160"/>
      </w:r>
      <w:r w:rsidRPr="00E03B11">
        <w:t xml:space="preserve">effects </w:t>
      </w:r>
      <w:commentRangeStart w:id="161"/>
      <w:commentRangeStart w:id="162"/>
      <w:r w:rsidRPr="00E03B11">
        <w:t xml:space="preserve">was </w:t>
      </w:r>
      <w:commentRangeEnd w:id="161"/>
      <w:r w:rsidR="007538AD">
        <w:rPr>
          <w:rStyle w:val="CommentReference"/>
        </w:rPr>
        <w:commentReference w:id="161"/>
      </w:r>
      <w:commentRangeEnd w:id="162"/>
      <w:r w:rsidR="00BF189F">
        <w:rPr>
          <w:rStyle w:val="CommentReference"/>
        </w:rPr>
        <w:commentReference w:id="162"/>
      </w:r>
      <w:r w:rsidRPr="00E03B11">
        <w:t xml:space="preserve">built through </w:t>
      </w:r>
      <w:commentRangeStart w:id="163"/>
      <w:commentRangeStart w:id="164"/>
      <w:commentRangeEnd w:id="163"/>
      <w:r w:rsidR="00724157">
        <w:rPr>
          <w:rStyle w:val="CommentReference"/>
        </w:rPr>
        <w:commentReference w:id="163"/>
      </w:r>
      <w:commentRangeEnd w:id="164"/>
      <w:r w:rsidR="000F53CC">
        <w:rPr>
          <w:rStyle w:val="CommentReference"/>
        </w:rPr>
        <w:commentReference w:id="164"/>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B83DFB">
        <w:instrText xml:space="preserve"> ADDIN EN.CITE &lt;EndNote&gt;&lt;Cite&gt;&lt;Author&gt;Jonsson&lt;/Author&gt;&lt;Year&gt;1998&lt;/Year&gt;&lt;RecNum&gt;36&lt;/RecNum&gt;&lt;DisplayText&gt; [16]&lt;/DisplayText&gt;&lt;record&gt;&lt;rec-number&gt;36&lt;/rec-number&gt;&lt;foreign-keys&gt;&lt;key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B83DFB">
        <w:rPr>
          <w:noProof/>
        </w:rPr>
        <w:t> [16]</w:t>
      </w:r>
      <w:r w:rsidR="00FA1DB8" w:rsidRPr="00E03B11">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w:t>
      </w:r>
      <w:r w:rsidR="008D03C5" w:rsidRPr="004C172A">
        <w:lastRenderedPageBreak/>
        <w:t>free mass</w:t>
      </w:r>
      <w:r w:rsidR="008D03C5" w:rsidRPr="004C172A" w:rsidDel="004C172A">
        <w:t xml:space="preserve"> </w:t>
      </w:r>
      <w:r w:rsidR="008D03C5" w:rsidRPr="00E03B11">
        <w:t>(</w:t>
      </w:r>
      <w:r w:rsidR="00D61DCC" w:rsidRPr="00E03B11">
        <w:t>FFM</w:t>
      </w:r>
      <w:r w:rsidR="00343281">
        <w:t xml:space="preserve"> </w:t>
      </w:r>
      <w:commentRangeStart w:id="165"/>
      <w:commentRangeStart w:id="166"/>
      <w:commentRangeEnd w:id="165"/>
      <w:r w:rsidR="00D61DCC">
        <w:rPr>
          <w:rStyle w:val="CommentReference"/>
        </w:rPr>
        <w:commentReference w:id="165"/>
      </w:r>
      <w:commentRangeEnd w:id="166"/>
      <w:r w:rsidR="00DE4376">
        <w:rPr>
          <w:rStyle w:val="CommentReference"/>
        </w:rPr>
        <w:commentReference w:id="166"/>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commentRangeStart w:id="167"/>
      <w:commentRangeStart w:id="168"/>
      <w:commentRangeEnd w:id="167"/>
      <w:r w:rsidR="009421DA">
        <w:rPr>
          <w:rStyle w:val="CommentReference"/>
        </w:rPr>
        <w:commentReference w:id="167"/>
      </w:r>
      <w:commentRangeEnd w:id="168"/>
      <w:r w:rsidR="00DE4376">
        <w:rPr>
          <w:rStyle w:val="CommentReference"/>
        </w:rPr>
        <w:commentReference w:id="168"/>
      </w:r>
      <w:r w:rsidR="009421DA">
        <w:t>.</w:t>
      </w:r>
      <w:r w:rsidR="00343281">
        <w:t xml:space="preserve"> Among these covariates, FFM was</w:t>
      </w:r>
      <w:r w:rsidR="00343281" w:rsidRPr="00E03B11">
        <w:t xml:space="preserve"> approximated by lean body weight derived from </w:t>
      </w:r>
      <w:r w:rsidR="00343281">
        <w:t>body weight</w:t>
      </w:r>
      <w:r w:rsidR="00343281" w:rsidRPr="00E03B11">
        <w:t xml:space="preserve"> and height using Boer’s formula</w:t>
      </w:r>
      <w:r w:rsidR="00343281" w:rsidRPr="00E03B11">
        <w:fldChar w:fldCharType="begin"/>
      </w:r>
      <w:r w:rsidR="00B83DFB">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B83DFB">
        <w:rPr>
          <w:noProof/>
        </w:rPr>
        <w:t> [17]</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B83DFB">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B83DFB">
        <w:rPr>
          <w:noProof/>
        </w:rPr>
        <w:t> [18]</w:t>
      </w:r>
      <w:r w:rsidR="0024430C" w:rsidRPr="00E03B11">
        <w:fldChar w:fldCharType="end"/>
      </w:r>
      <w:r w:rsidR="00560D15">
        <w:t>.</w:t>
      </w:r>
    </w:p>
    <w:p w14:paraId="66F7F3EF" w14:textId="6626BEAE" w:rsidR="00A7137D" w:rsidRDefault="00E32996">
      <w:r w:rsidRPr="0012059F">
        <w:t xml:space="preserve">Continuous </w:t>
      </w:r>
      <w:commentRangeStart w:id="169"/>
      <w:r w:rsidRPr="00E00993">
        <w:t>covariates</w:t>
      </w:r>
      <w:r w:rsidR="00876174">
        <w:t xml:space="preserve"> </w:t>
      </w:r>
      <w:commentRangeEnd w:id="169"/>
      <w:r w:rsidR="00A13B28">
        <w:rPr>
          <w:rStyle w:val="CommentReference"/>
        </w:rPr>
        <w:commentReference w:id="169"/>
      </w:r>
      <w:r w:rsidR="00876174">
        <w:t>(</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B83DFB">
        <w:rPr>
          <w:noProof/>
        </w:rPr>
        <w:t> [19]</w:t>
      </w:r>
      <w:r w:rsidRPr="0012059F">
        <w:fldChar w:fldCharType="end"/>
      </w:r>
      <w:r w:rsidR="00A7137D">
        <w:t>, exemplified as follows:</w:t>
      </w:r>
    </w:p>
    <w:commentRangeStart w:id="170"/>
    <w:commentRangeStart w:id="171"/>
    <w:p w14:paraId="283FF6F2" w14:textId="2730A7DD" w:rsidR="00A7137D" w:rsidRPr="00A7137D" w:rsidRDefault="00000000" w:rsidP="0003308C">
      <w:pPr>
        <w:tabs>
          <w:tab w:val="right" w:pos="9026"/>
        </w:tabs>
        <w:ind w:left="567"/>
        <w:rPr>
          <w:rFonts w:cs="Times New Roman"/>
        </w:rPr>
      </w:pPr>
      <m:oMath>
        <m:sSub>
          <m:sSubPr>
            <m:ctrlPr>
              <w:ins w:id="172" w:author="My Luong Vuong" w:date="2024-05-28T10:34:00Z">
                <w:rPr>
                  <w:rFonts w:ascii="Cambria Math" w:hAnsi="Cambria Math"/>
                  <w:i/>
                </w:rPr>
              </w:ins>
            </m:ctrlPr>
          </m:sSubPr>
          <m:e>
            <m:r>
              <m:rPr>
                <m:nor/>
              </m:rPr>
              <m:t>Vc</m:t>
            </m:r>
          </m:e>
          <m:sub>
            <m:r>
              <m:rPr>
                <m:nor/>
              </m:rPr>
              <w:rPr>
                <w:i/>
              </w:rPr>
              <m:t>i</m:t>
            </m:r>
          </m:sub>
        </m:sSub>
        <m:r>
          <m:rPr>
            <m:nor/>
          </m:rPr>
          <m:t xml:space="preserve"> = </m:t>
        </m:r>
        <m:sSub>
          <m:sSubPr>
            <m:ctrlPr>
              <w:ins w:id="173" w:author="My Luong Vuong" w:date="2024-05-28T10:34:00Z">
                <w:rPr>
                  <w:rFonts w:ascii="Cambria Math" w:hAnsi="Cambria Math"/>
                  <w:i/>
                </w:rPr>
              </w:ins>
            </m:ctrlPr>
          </m:sSubPr>
          <m:e>
            <m:r>
              <m:rPr>
                <m:nor/>
              </m:rPr>
              <m:t>Vc</m:t>
            </m:r>
          </m:e>
          <m:sub>
            <m:r>
              <m:rPr>
                <m:nor/>
              </m:rPr>
              <w:rPr>
                <w:i/>
              </w:rPr>
              <m:t>pop</m:t>
            </m:r>
          </m:sub>
        </m:sSub>
        <m:r>
          <m:rPr>
            <m:nor/>
          </m:rPr>
          <m:t xml:space="preserve"> ×</m:t>
        </m:r>
        <m:sSup>
          <m:sSupPr>
            <m:ctrlPr>
              <w:ins w:id="174" w:author="My Luong Vuong" w:date="2024-05-28T10:34:00Z">
                <w:rPr>
                  <w:rFonts w:ascii="Cambria Math" w:hAnsi="Cambria Math"/>
                </w:rPr>
              </w:ins>
            </m:ctrlPr>
          </m:sSupPr>
          <m:e>
            <m:d>
              <m:dPr>
                <m:ctrlPr>
                  <w:ins w:id="175" w:author="My Luong Vuong" w:date="2024-05-28T10:34:00Z">
                    <w:rPr>
                      <w:rFonts w:ascii="Cambria Math" w:hAnsi="Cambria Math"/>
                    </w:rPr>
                  </w:ins>
                </m:ctrlPr>
              </m:dPr>
              <m:e>
                <m:f>
                  <m:fPr>
                    <m:ctrlPr>
                      <w:ins w:id="176" w:author="My Luong Vuong" w:date="2024-05-28T10:34:00Z">
                        <w:rPr>
                          <w:rFonts w:ascii="Cambria Math" w:hAnsi="Cambria Math"/>
                        </w:rPr>
                      </w:ins>
                    </m:ctrlPr>
                  </m:fPr>
                  <m:num>
                    <m:sSub>
                      <m:sSubPr>
                        <m:ctrlPr>
                          <w:ins w:id="177" w:author="My Luong Vuong" w:date="2024-05-28T10:34:00Z">
                            <w:rPr>
                              <w:rFonts w:ascii="Cambria Math" w:hAnsi="Cambria Math"/>
                              <w:i/>
                            </w:rPr>
                          </w:ins>
                        </m:ctrlPr>
                      </m:sSubPr>
                      <m:e>
                        <m:r>
                          <m:rPr>
                            <m:nor/>
                          </m:rPr>
                          <m:t>BW</m:t>
                        </m:r>
                      </m:e>
                      <m:sub>
                        <m:r>
                          <m:rPr>
                            <m:nor/>
                          </m:rPr>
                          <m:t>i</m:t>
                        </m:r>
                      </m:sub>
                    </m:sSub>
                  </m:num>
                  <m:den>
                    <m:r>
                      <m:rPr>
                        <m:nor/>
                      </m:rPr>
                      <m:t>80 kg</m:t>
                    </m:r>
                  </m:den>
                </m:f>
              </m:e>
            </m:d>
          </m:e>
          <m:sup>
            <m:r>
              <m:rPr>
                <m:nor/>
              </m:rPr>
              <w:rPr>
                <w:i/>
                <w:iCs/>
              </w:rPr>
              <m:t>BW_EFF</m:t>
            </m:r>
          </m:sup>
        </m:sSup>
        <m:r>
          <m:rPr>
            <m:nor/>
          </m:rPr>
          <m:t>×</m:t>
        </m:r>
        <m:func>
          <m:funcPr>
            <m:ctrlPr>
              <w:ins w:id="178" w:author="My Luong Vuong" w:date="2024-05-28T10:34:00Z">
                <w:rPr>
                  <w:rFonts w:ascii="Cambria Math" w:hAnsi="Cambria Math"/>
                  <w:i/>
                </w:rPr>
              </w:ins>
            </m:ctrlPr>
          </m:funcPr>
          <m:fName>
            <m:r>
              <m:rPr>
                <m:nor/>
              </m:rPr>
              <m:t>exp</m:t>
            </m:r>
          </m:fName>
          <m:e>
            <m:d>
              <m:dPr>
                <m:ctrlPr>
                  <w:ins w:id="179" w:author="My Luong Vuong" w:date="2024-05-28T10:34:00Z">
                    <w:rPr>
                      <w:rFonts w:ascii="Cambria Math" w:hAnsi="Cambria Math"/>
                      <w:i/>
                    </w:rPr>
                  </w:ins>
                </m:ctrlPr>
              </m:dPr>
              <m:e>
                <m:sSub>
                  <m:sSubPr>
                    <m:ctrlPr>
                      <w:ins w:id="180" w:author="My Luong Vuong" w:date="2024-05-28T10:34:00Z">
                        <w:rPr>
                          <w:rFonts w:ascii="Cambria Math" w:hAnsi="Cambria Math"/>
                          <w:i/>
                        </w:rPr>
                      </w:ins>
                    </m:ctrlPr>
                  </m:sSubPr>
                  <m:e>
                    <m:r>
                      <m:rPr>
                        <m:nor/>
                      </m:rPr>
                      <w:rPr>
                        <w:i/>
                      </w:rPr>
                      <m:t>η</m:t>
                    </m:r>
                  </m:e>
                  <m:sub>
                    <m:r>
                      <m:rPr>
                        <m:nor/>
                      </m:rPr>
                      <w:rPr>
                        <w:i/>
                      </w:rPr>
                      <m:t>i</m:t>
                    </m:r>
                  </m:sub>
                </m:sSub>
              </m:e>
            </m:d>
          </m:e>
        </m:func>
        <m:r>
          <m:rPr>
            <m:nor/>
          </m:rPr>
          <m:t xml:space="preserve">with </m:t>
        </m:r>
        <m:sSub>
          <m:sSubPr>
            <m:ctrlPr>
              <w:ins w:id="181" w:author="My Luong Vuong" w:date="2024-05-28T10:34:00Z">
                <w:rPr>
                  <w:rFonts w:ascii="Cambria Math" w:hAnsi="Cambria Math"/>
                  <w:i/>
                </w:rPr>
              </w:ins>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ins w:id="182" w:author="My Luong Vuong" w:date="2024-05-28T10:34:00Z">
                <w:rPr>
                  <w:rFonts w:ascii="Cambria Math" w:eastAsiaTheme="minorEastAsia" w:hAnsi="Cambria Math"/>
                  <w:i/>
                </w:rPr>
              </w:ins>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170"/>
      <w:r w:rsidR="00614B29">
        <w:rPr>
          <w:rStyle w:val="CommentReference"/>
        </w:rPr>
        <w:commentReference w:id="170"/>
      </w:r>
      <w:commentRangeEnd w:id="171"/>
      <w:r w:rsidR="009E2167">
        <w:rPr>
          <w:rStyle w:val="CommentReference"/>
        </w:rPr>
        <w:commentReference w:id="171"/>
      </w:r>
    </w:p>
    <w:p w14:paraId="2D956125" w14:textId="1F5C1564" w:rsidR="00E32996" w:rsidRPr="0003308C" w:rsidRDefault="00E32996">
      <w:pPr>
        <w:pPrChange w:id="183" w:author="Erwin Dreesen" w:date="2024-05-18T21:38:00Z">
          <w:pPr>
            <w:pStyle w:val="Body"/>
          </w:pPr>
        </w:pPrChange>
      </w:pPr>
      <w:r w:rsidRPr="0003308C">
        <w:t>wit</w:t>
      </w:r>
      <w:r w:rsidR="0016057F" w:rsidRPr="0003308C">
        <w:t xml:space="preserve">h </w:t>
      </w:r>
      <w:r w:rsidR="0016057F" w:rsidRPr="00B4666A">
        <w:rPr>
          <w:rPrChange w:id="184" w:author="Erwin Dreesen" w:date="2024-05-18T21:38:00Z">
            <w:rPr>
              <w:i/>
              <w:iCs/>
            </w:rPr>
          </w:rPrChange>
        </w:rPr>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4666A">
        <w:rPr>
          <w:rPrChange w:id="185" w:author="Erwin Dreesen" w:date="2024-05-18T21:38:00Z">
            <w:rPr>
              <w:i/>
              <w:iCs/>
              <w:vertAlign w:val="subscript"/>
            </w:rPr>
          </w:rPrChange>
        </w:rPr>
        <w:t>i</w:t>
      </w:r>
      <w:proofErr w:type="spellEnd"/>
      <w:r w:rsidR="007A6ACC" w:rsidRPr="0003308C">
        <w:t xml:space="preserve"> </w:t>
      </w:r>
      <w:r w:rsidR="00FE2EB7" w:rsidRPr="0003308C">
        <w:t xml:space="preserve">and the body weight of patient </w:t>
      </w:r>
      <w:proofErr w:type="spellStart"/>
      <w:r w:rsidR="00FE2EB7" w:rsidRPr="00B4666A">
        <w:rPr>
          <w:rPrChange w:id="186" w:author="Erwin Dreesen" w:date="2024-05-18T21:38:00Z">
            <w:rPr>
              <w:i/>
              <w:iCs/>
            </w:rPr>
          </w:rPrChange>
        </w:rPr>
        <w:t>i</w:t>
      </w:r>
      <w:proofErr w:type="spellEnd"/>
      <w:r w:rsidR="00FE2EB7" w:rsidRPr="0003308C">
        <w:t xml:space="preserve"> normalised to the population median value of 80 kg.</w:t>
      </w:r>
    </w:p>
    <w:bookmarkEnd w:id="153"/>
    <w:p w14:paraId="55F7C8D5" w14:textId="77777777" w:rsidR="00E855C5" w:rsidRPr="00E03B11" w:rsidRDefault="00E855C5" w:rsidP="00E855C5">
      <w:pPr>
        <w:pStyle w:val="Heading2"/>
        <w:rPr>
          <w:ins w:id="187" w:author="My Luong Vuong" w:date="2024-03-19T12:38:00Z"/>
          <w:rFonts w:eastAsia="Times New Roman"/>
        </w:rPr>
      </w:pPr>
      <w:commentRangeStart w:id="188"/>
      <w:commentRangeStart w:id="189"/>
      <w:commentRangeStart w:id="190"/>
      <w:commentRangeStart w:id="191"/>
      <w:ins w:id="192" w:author="My Luong Vuong" w:date="2024-03-19T12:38:00Z">
        <w:r>
          <w:rPr>
            <w:rFonts w:eastAsia="Times New Roman"/>
          </w:rPr>
          <w:t>Missing data handling</w:t>
        </w:r>
        <w:commentRangeEnd w:id="188"/>
        <w:r>
          <w:rPr>
            <w:rStyle w:val="CommentReference"/>
            <w:rFonts w:eastAsia="Times New Roman" w:cstheme="minorHAnsi"/>
            <w:b w:val="0"/>
          </w:rPr>
          <w:commentReference w:id="188"/>
        </w:r>
      </w:ins>
      <w:commentRangeEnd w:id="189"/>
      <w:ins w:id="193" w:author="My Luong Vuong" w:date="2024-05-02T16:16:00Z">
        <w:r w:rsidR="00F226A8">
          <w:rPr>
            <w:rStyle w:val="CommentReference"/>
            <w:rFonts w:eastAsia="Times New Roman" w:cstheme="minorHAnsi"/>
            <w:b w:val="0"/>
          </w:rPr>
          <w:commentReference w:id="189"/>
        </w:r>
      </w:ins>
      <w:commentRangeEnd w:id="190"/>
      <w:r w:rsidR="00672E2F">
        <w:rPr>
          <w:rStyle w:val="CommentReference"/>
          <w:rFonts w:eastAsia="Times New Roman" w:cstheme="minorHAnsi"/>
          <w:b w:val="0"/>
        </w:rPr>
        <w:commentReference w:id="190"/>
      </w:r>
      <w:commentRangeEnd w:id="191"/>
      <w:r w:rsidR="00A75542">
        <w:rPr>
          <w:rStyle w:val="CommentReference"/>
          <w:rFonts w:eastAsia="Times New Roman" w:cstheme="minorHAnsi"/>
          <w:b w:val="0"/>
        </w:rPr>
        <w:commentReference w:id="191"/>
      </w:r>
    </w:p>
    <w:p w14:paraId="218432AA" w14:textId="5F658955" w:rsidR="00A91C50" w:rsidRPr="00E03B11" w:rsidRDefault="00672E2F" w:rsidP="00593CAA">
      <w:bookmarkStart w:id="194" w:name="_Hlk136861940"/>
      <w:commentRangeStart w:id="195"/>
      <w:commentRangeStart w:id="196"/>
      <w:commentRangeStart w:id="197"/>
      <w:commentRangeStart w:id="198"/>
      <w:commentRangeStart w:id="199"/>
      <w:commentRangeStart w:id="200"/>
      <w:commentRangeEnd w:id="195"/>
      <w:r w:rsidRPr="00A34557">
        <w:rPr>
          <w:rStyle w:val="CommentReference"/>
          <w:strike/>
        </w:rPr>
        <w:commentReference w:id="195"/>
      </w:r>
      <w:commentRangeEnd w:id="196"/>
      <w:r w:rsidR="002C5A86">
        <w:rPr>
          <w:rStyle w:val="CommentReference"/>
        </w:rPr>
        <w:commentReference w:id="196"/>
      </w:r>
      <w:ins w:id="201" w:author="My Luong Vuong" w:date="2024-05-28T15:49:00Z">
        <w:r w:rsidR="00AE43C3">
          <w:t>We used last observation carried forward to impute missing data within a patient’s dosing interval if only one value was available. We used the means from these values for imputation for dosing intervals with two or more available values. To impute missing data between the patient’s dosing intervals, we employed multiple imputation</w:t>
        </w:r>
      </w:ins>
      <w:ins w:id="202" w:author="My Luong Vuong" w:date="2024-05-28T15:50:00Z">
        <w:r w:rsidR="00EA5009">
          <w:t>.</w:t>
        </w:r>
      </w:ins>
      <w:del w:id="203" w:author="My Luong Vuong" w:date="2024-05-28T15:49:00Z">
        <w:r w:rsidR="00B4666A" w:rsidRPr="00A34557" w:rsidDel="00AE43C3">
          <w:rPr>
            <w:strike/>
          </w:rPr>
          <w:delText xml:space="preserve">Single </w:delText>
        </w:r>
        <w:r w:rsidR="00BC43B7" w:rsidRPr="00A34557" w:rsidDel="00AE43C3">
          <w:rPr>
            <w:strike/>
          </w:rPr>
          <w:delText xml:space="preserve">imputation </w:delText>
        </w:r>
        <w:r w:rsidR="00B101F0" w:rsidRPr="00A34557" w:rsidDel="00AE43C3">
          <w:rPr>
            <w:strike/>
          </w:rPr>
          <w:delText xml:space="preserve">and </w:delText>
        </w:r>
        <w:commentRangeStart w:id="204"/>
        <w:commentRangeStart w:id="205"/>
        <w:r w:rsidR="00B101F0" w:rsidRPr="00A34557" w:rsidDel="00AE43C3">
          <w:rPr>
            <w:strike/>
          </w:rPr>
          <w:delText xml:space="preserve">multiple </w:delText>
        </w:r>
        <w:r w:rsidR="00900418" w:rsidRPr="00A34557" w:rsidDel="00AE43C3">
          <w:rPr>
            <w:strike/>
          </w:rPr>
          <w:delText>imputation</w:delText>
        </w:r>
        <w:r w:rsidR="002446ED" w:rsidRPr="00A34557" w:rsidDel="00AE43C3">
          <w:rPr>
            <w:strike/>
          </w:rPr>
          <w:delText xml:space="preserve"> </w:delText>
        </w:r>
        <w:commentRangeEnd w:id="197"/>
        <w:r w:rsidR="00B4666A" w:rsidRPr="00A34557" w:rsidDel="00AE43C3">
          <w:rPr>
            <w:rStyle w:val="CommentReference"/>
            <w:strike/>
          </w:rPr>
          <w:commentReference w:id="197"/>
        </w:r>
      </w:del>
      <w:commentRangeEnd w:id="198"/>
      <w:r w:rsidR="00221238">
        <w:rPr>
          <w:rStyle w:val="CommentReference"/>
        </w:rPr>
        <w:commentReference w:id="198"/>
      </w:r>
      <w:del w:id="206" w:author="My Luong Vuong" w:date="2024-05-28T15:49:00Z">
        <w:r w:rsidR="006F3E9E" w:rsidRPr="00A34557" w:rsidDel="00AE43C3">
          <w:rPr>
            <w:strike/>
          </w:rPr>
          <w:delText xml:space="preserve">were </w:delText>
        </w:r>
        <w:r w:rsidR="00900418" w:rsidRPr="00A34557" w:rsidDel="00AE43C3">
          <w:rPr>
            <w:strike/>
          </w:rPr>
          <w:delText>used for handling missing data</w:delText>
        </w:r>
        <w:commentRangeEnd w:id="204"/>
        <w:r w:rsidR="00315E02" w:rsidRPr="00A34557" w:rsidDel="00AE43C3">
          <w:rPr>
            <w:rStyle w:val="CommentReference"/>
            <w:strike/>
          </w:rPr>
          <w:commentReference w:id="204"/>
        </w:r>
        <w:commentRangeEnd w:id="205"/>
        <w:r w:rsidR="005A486F" w:rsidRPr="00A34557" w:rsidDel="00AE43C3">
          <w:rPr>
            <w:rStyle w:val="CommentReference"/>
            <w:strike/>
          </w:rPr>
          <w:commentReference w:id="205"/>
        </w:r>
        <w:r w:rsidR="00900418" w:rsidRPr="00A34557" w:rsidDel="00AE43C3">
          <w:rPr>
            <w:strike/>
          </w:rPr>
          <w:delText>.</w:delText>
        </w:r>
        <w:r w:rsidDel="00AE43C3">
          <w:delText xml:space="preserve"> Single imputation was used for …</w:delText>
        </w:r>
      </w:del>
      <w:r w:rsidR="00900418" w:rsidRPr="00E03B11">
        <w:t xml:space="preserve"> </w:t>
      </w:r>
      <w:commentRangeEnd w:id="199"/>
      <w:r w:rsidR="003E595D">
        <w:rPr>
          <w:rStyle w:val="CommentReference"/>
        </w:rPr>
        <w:commentReference w:id="199"/>
      </w:r>
      <w:commentRangeEnd w:id="200"/>
      <w:r w:rsidR="00221238">
        <w:rPr>
          <w:rStyle w:val="CommentReference"/>
        </w:rPr>
        <w:commentReference w:id="200"/>
      </w:r>
      <w:ins w:id="207" w:author="My Luong Vuong" w:date="2024-05-28T15:52:00Z">
        <w:r w:rsidR="00285B62">
          <w:t>Specifically, we built a multiple imputation model including all variables that were in the analysis (</w:t>
        </w:r>
        <w:proofErr w:type="spellStart"/>
        <w:r w:rsidR="00285B62">
          <w:t>popPK</w:t>
        </w:r>
        <w:proofErr w:type="spellEnd"/>
        <w:r w:rsidR="00285B62">
          <w:t>) model</w:t>
        </w:r>
        <w:r w:rsidR="00285B62" w:rsidRPr="00E03B11">
          <w:fldChar w:fldCharType="begin"/>
        </w:r>
      </w:ins>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id="208" w:author="My Luong Vuong" w:date="2024-05-28T15:52:00Z">
        <w:r w:rsidR="00285B62" w:rsidRPr="00E03B11">
          <w:fldChar w:fldCharType="separate"/>
        </w:r>
      </w:ins>
      <w:r w:rsidR="00B83DFB">
        <w:rPr>
          <w:noProof/>
        </w:rPr>
        <w:t> [20]</w:t>
      </w:r>
      <w:ins w:id="209" w:author="My Luong Vuong" w:date="2024-05-28T15:52:00Z">
        <w:r w:rsidR="00285B62" w:rsidRPr="00E03B11">
          <w:fldChar w:fldCharType="end"/>
        </w:r>
        <w:r w:rsidR="00285B62">
          <w:t>. We used two multiple i</w:t>
        </w:r>
        <w:r w:rsidR="00285B62" w:rsidRPr="00E03B11">
          <w:t>mputation</w:t>
        </w:r>
        <w:r w:rsidR="00285B62">
          <w:t xml:space="preserve"> techniques, which were a two-level</w:t>
        </w:r>
        <w:r w:rsidR="00285B62" w:rsidRPr="00BB4AB6">
          <w:t xml:space="preserve"> method</w:t>
        </w:r>
        <w:r w:rsidR="00285B62">
          <w:t xml:space="preserve"> using a</w:t>
        </w:r>
        <w:r w:rsidR="00285B62" w:rsidRPr="00BB4AB6">
          <w:t xml:space="preserve"> linear mixed model</w:t>
        </w:r>
        <w:r w:rsidR="00285B62">
          <w:t xml:space="preserve">, and a predictive mean matching method </w:t>
        </w:r>
        <w:r w:rsidR="00285B62" w:rsidRPr="00BB4AB6">
          <w:t>to draw imputations</w:t>
        </w:r>
        <w:r w:rsidR="00285B62">
          <w:fldChar w:fldCharType="begin"/>
        </w:r>
      </w:ins>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id="210" w:author="My Luong Vuong" w:date="2024-05-28T15:52:00Z">
        <w:r w:rsidR="00285B62">
          <w:fldChar w:fldCharType="separate"/>
        </w:r>
      </w:ins>
      <w:r w:rsidR="00B83DFB">
        <w:rPr>
          <w:noProof/>
        </w:rPr>
        <w:t> [20]</w:t>
      </w:r>
      <w:ins w:id="211" w:author="My Luong Vuong" w:date="2024-05-28T15:52:00Z">
        <w:r w:rsidR="00285B62">
          <w:fldChar w:fldCharType="end"/>
        </w:r>
        <w:r w:rsidR="001E590A">
          <w:t>.</w:t>
        </w:r>
      </w:ins>
      <w:del w:id="212" w:author="My Luong Vuong" w:date="2024-05-28T15:52:00Z">
        <w:r w:rsidR="00980916" w:rsidDel="00285B62">
          <w:delText>Multiple i</w:delText>
        </w:r>
        <w:r w:rsidR="00980916" w:rsidRPr="00E03B11" w:rsidDel="00285B62">
          <w:delText xml:space="preserve">mputation </w:delText>
        </w:r>
        <w:r w:rsidR="00C07FA3" w:rsidRPr="00E03B11" w:rsidDel="00285B62">
          <w:delText>was conducted using</w:delText>
        </w:r>
        <w:r w:rsidR="00CD070D" w:rsidDel="00285B62">
          <w:delText xml:space="preserve"> </w:delText>
        </w:r>
        <w:r w:rsidR="00453E28" w:rsidDel="00285B62">
          <w:delText>a</w:delText>
        </w:r>
        <w:r w:rsidR="00BB4AB6" w:rsidDel="00285B62">
          <w:delText xml:space="preserve"> </w:delText>
        </w:r>
        <w:r w:rsidR="009C622E" w:rsidDel="00285B62">
          <w:delText>two-level</w:delText>
        </w:r>
        <w:r w:rsidR="00BB4AB6" w:rsidRPr="00BB4AB6" w:rsidDel="00285B62">
          <w:delText xml:space="preserve"> method</w:delText>
        </w:r>
        <w:r w:rsidR="006A0D05" w:rsidDel="00285B62">
          <w:delText xml:space="preserve"> </w:delText>
        </w:r>
        <w:r w:rsidR="005474CA" w:rsidDel="00285B62">
          <w:delText>utilising</w:delText>
        </w:r>
        <w:r w:rsidR="003908E9" w:rsidDel="00285B62">
          <w:delText xml:space="preserve"> a</w:delText>
        </w:r>
        <w:r w:rsidR="00BB4AB6" w:rsidRPr="00BB4AB6" w:rsidDel="00285B62">
          <w:delText xml:space="preserve"> linear mixed model</w:delText>
        </w:r>
        <w:r w:rsidR="00815681" w:rsidDel="00285B62">
          <w:delText>, and predictive mean matching method</w:delText>
        </w:r>
        <w:r w:rsidR="003877CA" w:rsidDel="00285B62">
          <w:delText xml:space="preserve"> </w:delText>
        </w:r>
        <w:r w:rsidR="00BB4AB6" w:rsidRPr="00BB4AB6" w:rsidDel="00285B62">
          <w:delText>to draw imputations</w:delText>
        </w:r>
        <w:r w:rsidR="003F7970" w:rsidDel="00285B62">
          <w:fldChar w:fldCharType="begin"/>
        </w:r>
      </w:del>
      <w:r w:rsidR="00A64B6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13" w:author="My Luong Vuong" w:date="2024-05-28T15:52:00Z">
        <w:r w:rsidR="003F7970" w:rsidDel="00285B62">
          <w:fldChar w:fldCharType="separate"/>
        </w:r>
      </w:del>
      <w:r w:rsidR="00A64B62">
        <w:rPr>
          <w:noProof/>
        </w:rPr>
        <w:t> [20]</w:t>
      </w:r>
      <w:del w:id="214" w:author="My Luong Vuong" w:date="2024-05-28T15:52:00Z">
        <w:r w:rsidR="003F7970" w:rsidDel="00285B62">
          <w:fldChar w:fldCharType="end"/>
        </w:r>
        <w:r w:rsidR="00EB2800" w:rsidDel="00285B62">
          <w:delText>.</w:delText>
        </w:r>
        <w:r w:rsidR="00066B6E" w:rsidDel="00285B62">
          <w:delText xml:space="preserve"> </w:delText>
        </w:r>
        <w:commentRangeStart w:id="215"/>
        <w:commentRangeStart w:id="216"/>
        <w:r w:rsidR="00C07FA3" w:rsidRPr="00E03B11" w:rsidDel="00285B62">
          <w:delText xml:space="preserve">All </w:delText>
        </w:r>
        <w:commentRangeStart w:id="217"/>
        <w:commentRangeStart w:id="218"/>
        <w:r w:rsidR="00B4666A" w:rsidDel="00285B62">
          <w:delText>available patient data</w:delText>
        </w:r>
        <w:r w:rsidR="00C07FA3" w:rsidRPr="00E03B11" w:rsidDel="00285B62">
          <w:delText xml:space="preserve"> </w:delText>
        </w:r>
        <w:commentRangeEnd w:id="217"/>
        <w:r w:rsidR="00B4666A" w:rsidDel="00285B62">
          <w:rPr>
            <w:rStyle w:val="CommentReference"/>
          </w:rPr>
          <w:commentReference w:id="217"/>
        </w:r>
      </w:del>
      <w:commentRangeEnd w:id="218"/>
      <w:r w:rsidR="00103583">
        <w:rPr>
          <w:rStyle w:val="CommentReference"/>
        </w:rPr>
        <w:commentReference w:id="218"/>
      </w:r>
      <w:del w:id="219" w:author="My Luong Vuong" w:date="2024-05-28T15:52:00Z">
        <w:r w:rsidR="00C07FA3" w:rsidRPr="00E03B11" w:rsidDel="00285B62">
          <w:delText xml:space="preserve">were </w:delText>
        </w:r>
        <w:r w:rsidR="00B4666A" w:rsidDel="00285B62">
          <w:delText>used to build an</w:delText>
        </w:r>
        <w:r w:rsidR="00C07FA3" w:rsidRPr="00E03B11" w:rsidDel="00285B62">
          <w:delText xml:space="preserve"> imputation model</w:delText>
        </w:r>
        <w:r w:rsidR="00FA0E43" w:rsidRPr="00E03B11" w:rsidDel="00285B62">
          <w:fldChar w:fldCharType="begin"/>
        </w:r>
      </w:del>
      <w:r w:rsidR="00A64B62">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20" w:author="My Luong Vuong" w:date="2024-05-28T15:52:00Z">
        <w:r w:rsidR="00FA0E43" w:rsidRPr="00E03B11" w:rsidDel="00285B62">
          <w:fldChar w:fldCharType="separate"/>
        </w:r>
      </w:del>
      <w:r w:rsidR="00A64B62">
        <w:rPr>
          <w:noProof/>
        </w:rPr>
        <w:t> [20]</w:t>
      </w:r>
      <w:del w:id="221" w:author="My Luong Vuong" w:date="2024-05-28T15:52:00Z">
        <w:r w:rsidR="00FA0E43" w:rsidRPr="00E03B11" w:rsidDel="00285B62">
          <w:fldChar w:fldCharType="end"/>
        </w:r>
        <w:r w:rsidR="00CE5DBC" w:rsidDel="00285B62">
          <w:delText>.</w:delText>
        </w:r>
        <w:r w:rsidR="006F47DA" w:rsidRPr="00E03B11" w:rsidDel="00285B62">
          <w:delText xml:space="preserve"> </w:delText>
        </w:r>
        <w:commentRangeEnd w:id="215"/>
        <w:r w:rsidR="00B4666A" w:rsidDel="00285B62">
          <w:rPr>
            <w:rStyle w:val="CommentReference"/>
          </w:rPr>
          <w:commentReference w:id="215"/>
        </w:r>
      </w:del>
      <w:commentRangeEnd w:id="216"/>
      <w:r w:rsidR="00103583">
        <w:rPr>
          <w:rStyle w:val="CommentReference"/>
        </w:rPr>
        <w:commentReference w:id="216"/>
      </w:r>
      <w:del w:id="222" w:author="My Luong Vuong" w:date="2024-05-28T15:52:00Z">
        <w:r w:rsidR="00241F3A" w:rsidRPr="00A34557" w:rsidDel="00285B62">
          <w:rPr>
            <w:strike/>
          </w:rPr>
          <w:delText xml:space="preserve"> </w:delText>
        </w:r>
        <w:commentRangeStart w:id="223"/>
        <w:commentRangeStart w:id="224"/>
        <w:r w:rsidR="00A350FF" w:rsidRPr="00A34557" w:rsidDel="00285B62">
          <w:rPr>
            <w:strike/>
          </w:rPr>
          <w:delText>The mix</w:delText>
        </w:r>
        <w:r w:rsidR="00217422" w:rsidRPr="00A34557" w:rsidDel="00285B62">
          <w:rPr>
            <w:strike/>
          </w:rPr>
          <w:delText>ed</w:delText>
        </w:r>
        <w:r w:rsidR="00A350FF" w:rsidRPr="00A34557" w:rsidDel="00285B62">
          <w:rPr>
            <w:strike/>
          </w:rPr>
          <w:delText>-effects</w:delText>
        </w:r>
        <w:r w:rsidR="00112613" w:rsidRPr="00A34557" w:rsidDel="00285B62">
          <w:rPr>
            <w:strike/>
          </w:rPr>
          <w:delText xml:space="preserve"> imputation</w:delText>
        </w:r>
        <w:r w:rsidR="00A350FF" w:rsidRPr="00A34557" w:rsidDel="00285B62">
          <w:rPr>
            <w:strike/>
          </w:rPr>
          <w:delText xml:space="preserve"> </w:delText>
        </w:r>
        <w:r w:rsidR="00112613" w:rsidRPr="00A34557" w:rsidDel="00285B62">
          <w:rPr>
            <w:strike/>
          </w:rPr>
          <w:delText>model</w:delText>
        </w:r>
        <w:r w:rsidR="0017791D" w:rsidRPr="00A34557" w:rsidDel="00285B62">
          <w:rPr>
            <w:strike/>
          </w:rPr>
          <w:delText xml:space="preserve"> ha</w:delText>
        </w:r>
        <w:r w:rsidR="00B4666A" w:rsidRPr="00A34557" w:rsidDel="00285B62">
          <w:rPr>
            <w:strike/>
          </w:rPr>
          <w:delText>d</w:delText>
        </w:r>
        <w:r w:rsidR="0017791D" w:rsidRPr="00A34557" w:rsidDel="00285B62">
          <w:rPr>
            <w:strike/>
          </w:rPr>
          <w:delText xml:space="preserve"> random intercept</w:delText>
        </w:r>
        <w:r w:rsidR="00B4666A" w:rsidRPr="00A34557" w:rsidDel="00285B62">
          <w:rPr>
            <w:strike/>
          </w:rPr>
          <w:delText>s</w:delText>
        </w:r>
        <w:r w:rsidR="0017791D" w:rsidRPr="00A34557" w:rsidDel="00285B62">
          <w:rPr>
            <w:strike/>
          </w:rPr>
          <w:delText xml:space="preserve"> </w:delText>
        </w:r>
        <w:r w:rsidR="005F6496" w:rsidRPr="00A34557" w:rsidDel="00285B62">
          <w:rPr>
            <w:strike/>
          </w:rPr>
          <w:delText xml:space="preserve">introduced by </w:delText>
        </w:r>
        <w:r w:rsidR="00B4666A" w:rsidRPr="00A34557" w:rsidDel="00285B62">
          <w:rPr>
            <w:strike/>
          </w:rPr>
          <w:delText>patiend identifier</w:delText>
        </w:r>
        <w:commentRangeStart w:id="225"/>
        <w:commentRangeStart w:id="226"/>
        <w:commentRangeEnd w:id="225"/>
        <w:r w:rsidR="00B4666A" w:rsidRPr="00A34557" w:rsidDel="00285B62">
          <w:rPr>
            <w:rStyle w:val="CommentReference"/>
            <w:strike/>
          </w:rPr>
          <w:commentReference w:id="225"/>
        </w:r>
      </w:del>
      <w:commentRangeEnd w:id="226"/>
      <w:r w:rsidR="00103583">
        <w:rPr>
          <w:rStyle w:val="CommentReference"/>
        </w:rPr>
        <w:commentReference w:id="226"/>
      </w:r>
      <w:del w:id="227" w:author="My Luong Vuong" w:date="2024-05-28T15:52:00Z">
        <w:r w:rsidR="00F74A6C" w:rsidRPr="00A34557" w:rsidDel="00285B62">
          <w:rPr>
            <w:strike/>
          </w:rPr>
          <w:fldChar w:fldCharType="begin"/>
        </w:r>
      </w:del>
      <w:r w:rsidR="00A64B62">
        <w:rPr>
          <w:strike/>
        </w:rPr>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28" w:author="My Luong Vuong" w:date="2024-05-28T15:52:00Z">
        <w:r w:rsidR="00F74A6C" w:rsidRPr="00A34557" w:rsidDel="00285B62">
          <w:rPr>
            <w:strike/>
          </w:rPr>
          <w:fldChar w:fldCharType="separate"/>
        </w:r>
      </w:del>
      <w:r w:rsidR="00A64B62">
        <w:rPr>
          <w:strike/>
          <w:noProof/>
        </w:rPr>
        <w:t> [20]</w:t>
      </w:r>
      <w:del w:id="229" w:author="My Luong Vuong" w:date="2024-05-28T15:52:00Z">
        <w:r w:rsidR="00F74A6C" w:rsidRPr="00A34557" w:rsidDel="00285B62">
          <w:rPr>
            <w:strike/>
          </w:rPr>
          <w:fldChar w:fldCharType="end"/>
        </w:r>
        <w:r w:rsidR="002332FA" w:rsidRPr="00A34557" w:rsidDel="00285B62">
          <w:rPr>
            <w:strike/>
          </w:rPr>
          <w:delText>.</w:delText>
        </w:r>
        <w:r w:rsidR="00757CE0" w:rsidRPr="00A34557" w:rsidDel="00285B62">
          <w:rPr>
            <w:strike/>
          </w:rPr>
          <w:delText xml:space="preserve"> </w:delText>
        </w:r>
        <w:commentRangeEnd w:id="223"/>
        <w:r w:rsidRPr="00A34557" w:rsidDel="00285B62">
          <w:rPr>
            <w:rStyle w:val="CommentReference"/>
            <w:strike/>
          </w:rPr>
          <w:commentReference w:id="223"/>
        </w:r>
      </w:del>
      <w:commentRangeEnd w:id="224"/>
      <w:r w:rsidR="00103583">
        <w:rPr>
          <w:rStyle w:val="CommentReference"/>
        </w:rPr>
        <w:commentReference w:id="224"/>
      </w:r>
      <w:commentRangeStart w:id="230"/>
      <w:commentRangeStart w:id="231"/>
      <w:del w:id="232" w:author="My Luong Vuong" w:date="2024-05-28T15:52:00Z">
        <w:r w:rsidR="00715E36" w:rsidRPr="00A34557" w:rsidDel="00285B62">
          <w:rPr>
            <w:strike/>
          </w:rPr>
          <w:delText>The imputation was performed separately for patients who had CRRT at least once, and patients who did not have CRRT.</w:delText>
        </w:r>
      </w:del>
      <w:r w:rsidR="00A95AD2">
        <w:t xml:space="preserve"> </w:t>
      </w:r>
      <w:commentRangeEnd w:id="230"/>
      <w:r>
        <w:rPr>
          <w:rStyle w:val="CommentReference"/>
        </w:rPr>
        <w:commentReference w:id="230"/>
      </w:r>
      <w:commentRangeEnd w:id="231"/>
      <w:r w:rsidR="00103583">
        <w:rPr>
          <w:rStyle w:val="CommentReference"/>
        </w:rPr>
        <w:commentReference w:id="231"/>
      </w:r>
      <w:r w:rsidR="00A95AD2">
        <w:t>Negative</w:t>
      </w:r>
      <w:r w:rsidR="00BA7487">
        <w:t xml:space="preserve"> imputed values</w:t>
      </w:r>
      <w:r w:rsidR="00A95AD2">
        <w:t xml:space="preserve"> of a variable</w:t>
      </w:r>
      <w:r w:rsidR="00BA7487">
        <w:t xml:space="preserve"> were replaced by the </w:t>
      </w:r>
      <w:r>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B83DFB">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B83DFB">
        <w:rPr>
          <w:noProof/>
        </w:rPr>
        <w:t> [20]</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B83DFB">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B83DFB">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w:t>
      </w:r>
      <w:r w:rsidR="001574F9" w:rsidRPr="00E03B11">
        <w:lastRenderedPageBreak/>
        <w:t>variable</w:t>
      </w:r>
      <w:r w:rsidR="002A1709">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B83DFB">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B83DFB">
        <w:rPr>
          <w:noProof/>
        </w:rPr>
        <w:t> [20]</w:t>
      </w:r>
      <w:r w:rsidR="00013EF8" w:rsidRPr="00E03B11">
        <w:fldChar w:fldCharType="end"/>
      </w:r>
      <w:r w:rsidR="00AF0DD2">
        <w:t>.</w:t>
      </w:r>
    </w:p>
    <w:bookmarkEnd w:id="194"/>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4287EB33" w:rsidR="008A26BD" w:rsidRPr="00E03B11" w:rsidRDefault="008A26BD" w:rsidP="00593CAA">
      <w:bookmarkStart w:id="233"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234"/>
      <w:commentRangeStart w:id="235"/>
      <w:commentRangeStart w:id="236"/>
      <w:r w:rsidRPr="00E03B11">
        <w:t>a 5% significance level (delta objective function value ≥3.84 points, 1 degree of freedom)</w:t>
      </w:r>
      <w:commentRangeEnd w:id="234"/>
      <w:r w:rsidR="00F53D04">
        <w:rPr>
          <w:rStyle w:val="CommentReference"/>
        </w:rPr>
        <w:commentReference w:id="234"/>
      </w:r>
      <w:commentRangeEnd w:id="235"/>
      <w:r w:rsidR="008237B3">
        <w:rPr>
          <w:rStyle w:val="CommentReference"/>
        </w:rPr>
        <w:commentReference w:id="235"/>
      </w:r>
      <w:commentRangeEnd w:id="236"/>
      <w:r w:rsidR="00672E2F">
        <w:rPr>
          <w:rStyle w:val="CommentReference"/>
        </w:rPr>
        <w:commentReference w:id="236"/>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B83DFB">
        <w:rPr>
          <w:noProof/>
        </w:rPr>
        <w:t> [19]</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B83DFB">
        <w:rPr>
          <w:noProof/>
        </w:rPr>
        <w:t> [19]</w:t>
      </w:r>
      <w:r w:rsidR="00FA6FCA" w:rsidRPr="00E03B11">
        <w:fldChar w:fldCharType="end"/>
      </w:r>
      <w:r w:rsidR="00EA472F">
        <w:t>.</w:t>
      </w:r>
    </w:p>
    <w:bookmarkEnd w:id="233"/>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237" w:name="_Hlk136861976"/>
      <w:r w:rsidRPr="00344E1F">
        <w:rPr>
          <w:rFonts w:eastAsia="Times New Roman"/>
        </w:rPr>
        <w:t>Selecting dosing regimens for testing</w:t>
      </w:r>
    </w:p>
    <w:p w14:paraId="41370DBA" w14:textId="5DB2318A" w:rsidR="00653711" w:rsidRDefault="00F21274" w:rsidP="00F75B5B">
      <w:bookmarkStart w:id="238" w:name="_Hlk136861998"/>
      <w:bookmarkEnd w:id="237"/>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239"/>
      <w:commentRangeStart w:id="240"/>
      <w:commentRangeStart w:id="241"/>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239"/>
      <w:r w:rsidR="00F53D04">
        <w:rPr>
          <w:rStyle w:val="CommentReference"/>
        </w:rPr>
        <w:commentReference w:id="239"/>
      </w:r>
      <w:commentRangeEnd w:id="240"/>
      <w:r w:rsidR="00D60C5B">
        <w:rPr>
          <w:rStyle w:val="CommentReference"/>
        </w:rPr>
        <w:commentReference w:id="240"/>
      </w:r>
      <w:commentRangeEnd w:id="241"/>
      <w:r w:rsidR="00C401F8">
        <w:rPr>
          <w:rStyle w:val="CommentReference"/>
        </w:rPr>
        <w:commentReference w:id="241"/>
      </w:r>
      <w:r w:rsidR="00EF7A15">
        <w:t xml:space="preserve">. </w:t>
      </w:r>
      <w:commentRangeStart w:id="242"/>
      <w:commentRangeStart w:id="243"/>
      <w:r w:rsidR="00EF7A15">
        <w:t xml:space="preserve">Dose </w:t>
      </w:r>
      <w:r w:rsidR="00905EB0">
        <w:t>increments</w:t>
      </w:r>
      <w:r w:rsidR="00EF7A15">
        <w:t xml:space="preserve"> </w:t>
      </w:r>
      <w:commentRangeEnd w:id="242"/>
      <w:r w:rsidR="00EF7A15">
        <w:rPr>
          <w:rStyle w:val="CommentReference"/>
        </w:rPr>
        <w:commentReference w:id="242"/>
      </w:r>
      <w:commentRangeEnd w:id="243"/>
      <w:r w:rsidR="00905EB0">
        <w:rPr>
          <w:rStyle w:val="CommentReference"/>
        </w:rPr>
        <w:commentReference w:id="243"/>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commentRangeStart w:id="244"/>
      <w:commentRangeStart w:id="245"/>
      <w:commentRangeEnd w:id="244"/>
      <w:r w:rsidR="004C4ABE">
        <w:rPr>
          <w:rStyle w:val="CommentReference"/>
        </w:rPr>
        <w:commentReference w:id="244"/>
      </w:r>
      <w:commentRangeEnd w:id="245"/>
      <w:r w:rsidR="00F730D3">
        <w:rPr>
          <w:rStyle w:val="CommentReference"/>
        </w:rPr>
        <w:commentReference w:id="245"/>
      </w:r>
      <w:r w:rsidRPr="00E03B11">
        <w:t xml:space="preserve">, we </w:t>
      </w:r>
      <w:r w:rsidR="005B428F">
        <w:t>evaluated</w:t>
      </w:r>
      <w:r w:rsidR="005B428F" w:rsidRPr="00E03B11">
        <w:t xml:space="preserve"> </w:t>
      </w:r>
      <w:r w:rsidRPr="00E03B11">
        <w:t>six</w:t>
      </w:r>
      <w:ins w:id="246" w:author="My Luong Vuong" w:date="2024-05-28T16:03:00Z">
        <w:r w:rsidR="001B09A3">
          <w:t xml:space="preserve"> l</w:t>
        </w:r>
        <w:commentRangeStart w:id="247"/>
        <w:commentRangeStart w:id="248"/>
        <w:r w:rsidR="001B09A3">
          <w:t>oading dose</w:t>
        </w:r>
        <w:r w:rsidR="001B09A3" w:rsidRPr="00E03B11">
          <w:t>s</w:t>
        </w:r>
        <w:commentRangeEnd w:id="247"/>
        <w:r w:rsidR="001B09A3">
          <w:rPr>
            <w:rStyle w:val="CommentReference"/>
          </w:rPr>
          <w:commentReference w:id="247"/>
        </w:r>
        <w:commentRangeEnd w:id="248"/>
        <w:r w:rsidR="001B09A3">
          <w:rPr>
            <w:rStyle w:val="CommentReference"/>
          </w:rPr>
          <w:commentReference w:id="248"/>
        </w:r>
      </w:ins>
      <w:del w:id="249" w:author="My Luong Vuong" w:date="2024-05-28T16:00:00Z">
        <w:r w:rsidRPr="00E03B11" w:rsidDel="00090CA8">
          <w:delText xml:space="preserve"> </w:delText>
        </w:r>
      </w:del>
      <w:commentRangeStart w:id="250"/>
      <w:commentRangeStart w:id="251"/>
      <w:del w:id="252" w:author="My Luong Vuong" w:date="2024-05-28T15:59:00Z">
        <w:r w:rsidR="00C24FA9" w:rsidDel="00151066">
          <w:delText>LD</w:delText>
        </w:r>
        <w:r w:rsidRPr="00E03B11" w:rsidDel="00151066">
          <w:delText>s</w:delText>
        </w:r>
      </w:del>
      <w:commentRangeEnd w:id="250"/>
      <w:r w:rsidR="00672E2F">
        <w:rPr>
          <w:rStyle w:val="CommentReference"/>
        </w:rPr>
        <w:commentReference w:id="250"/>
      </w:r>
      <w:commentRangeEnd w:id="251"/>
      <w:r w:rsidR="00BA6664">
        <w:rPr>
          <w:rStyle w:val="CommentReference"/>
        </w:rPr>
        <w:commentReference w:id="251"/>
      </w:r>
      <w:r w:rsidRPr="00E03B11">
        <w:t xml:space="preserve"> ranging from </w:t>
      </w:r>
      <w:commentRangeStart w:id="253"/>
      <w:commentRangeStart w:id="254"/>
      <w:commentRangeStart w:id="255"/>
      <w:r w:rsidRPr="00E03B11">
        <w:t>800</w:t>
      </w:r>
      <w:r w:rsidR="005B428F">
        <w:t> </w:t>
      </w:r>
      <w:r w:rsidRPr="00E03B11">
        <w:t>mg to 1800</w:t>
      </w:r>
      <w:r w:rsidR="005B428F">
        <w:t> </w:t>
      </w:r>
      <w:r w:rsidRPr="00E03B11">
        <w:t>mg</w:t>
      </w:r>
      <w:r w:rsidR="004A5C49" w:rsidRPr="00E03B11">
        <w:t xml:space="preserve"> </w:t>
      </w:r>
      <w:commentRangeStart w:id="256"/>
      <w:commentRangeStart w:id="257"/>
      <w:r w:rsidR="00672E2F">
        <w:t>on day one</w:t>
      </w:r>
      <w:r w:rsidR="00672E2F" w:rsidRPr="00E03B11">
        <w:t xml:space="preserve"> </w:t>
      </w:r>
      <w:commentRangeEnd w:id="256"/>
      <w:r w:rsidR="00672E2F">
        <w:rPr>
          <w:rStyle w:val="CommentReference"/>
        </w:rPr>
        <w:commentReference w:id="256"/>
      </w:r>
      <w:commentRangeEnd w:id="257"/>
      <w:r w:rsidR="000F2E10">
        <w:rPr>
          <w:rStyle w:val="CommentReference"/>
        </w:rPr>
        <w:commentReference w:id="257"/>
      </w:r>
      <w:r w:rsidRPr="00E03B11">
        <w:t xml:space="preserve">and three </w:t>
      </w:r>
      <w:ins w:id="258" w:author="My Luong Vuong" w:date="2024-05-28T16:00:00Z">
        <w:r w:rsidR="00C2694C">
          <w:t>maintenance dose</w:t>
        </w:r>
        <w:r w:rsidR="00C2694C" w:rsidRPr="00E03B11">
          <w:t>s</w:t>
        </w:r>
      </w:ins>
      <w:del w:id="259" w:author="My Luong Vuong" w:date="2024-05-28T16:00:00Z">
        <w:r w:rsidR="00B44371" w:rsidDel="00C2694C">
          <w:delText>MD</w:delText>
        </w:r>
        <w:r w:rsidRPr="00E03B11" w:rsidDel="00C2694C">
          <w:delText>s</w:delText>
        </w:r>
      </w:del>
      <w:r w:rsidRPr="00E03B11">
        <w:t xml:space="preserve"> ranging from 400</w:t>
      </w:r>
      <w:r w:rsidR="005B428F">
        <w:t> </w:t>
      </w:r>
      <w:r w:rsidRPr="00E03B11">
        <w:t>mg to 800</w:t>
      </w:r>
      <w:r w:rsidR="005B428F">
        <w:t> </w:t>
      </w:r>
      <w:r w:rsidRPr="00E03B11">
        <w:t>mg</w:t>
      </w:r>
      <w:r w:rsidR="00FE0AB5" w:rsidRPr="00E03B11">
        <w:t xml:space="preserve"> daily</w:t>
      </w:r>
      <w:commentRangeEnd w:id="253"/>
      <w:r w:rsidR="00F53D04">
        <w:rPr>
          <w:rStyle w:val="CommentReference"/>
        </w:rPr>
        <w:commentReference w:id="253"/>
      </w:r>
      <w:commentRangeEnd w:id="254"/>
      <w:r w:rsidR="00794055">
        <w:rPr>
          <w:rStyle w:val="CommentReference"/>
        </w:rPr>
        <w:commentReference w:id="254"/>
      </w:r>
      <w:commentRangeEnd w:id="255"/>
      <w:r w:rsidR="006A262D">
        <w:rPr>
          <w:rStyle w:val="CommentReference"/>
        </w:rPr>
        <w:commentReference w:id="255"/>
      </w:r>
      <w:r w:rsidRPr="00E03B11">
        <w:t>.</w:t>
      </w:r>
      <w:ins w:id="260" w:author="My Luong Vuong" w:date="2024-05-02T16:23:00Z">
        <w:del w:id="261" w:author="Erwin Dreesen" w:date="2024-05-18T21:56:00Z">
          <w:r w:rsidR="000B181D" w:rsidDel="00672E2F">
            <w:delText xml:space="preserve"> </w:delText>
          </w:r>
        </w:del>
      </w:ins>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del w:id="262" w:author="My Luong Vuong" w:date="2024-05-28T16:01:00Z">
        <w:r w:rsidR="00F75B5B" w:rsidDel="00B84D10">
          <w:delText xml:space="preserve"> </w:delText>
        </w:r>
      </w:del>
      <w:r w:rsidR="00F75B5B">
        <w:t>)</w:t>
      </w:r>
      <w:r w:rsidR="002D364A">
        <w:t>,</w:t>
      </w:r>
      <w:r w:rsidR="007C763F">
        <w:t xml:space="preserve"> which</w:t>
      </w:r>
      <w:ins w:id="263" w:author="My Luong Vuong" w:date="2024-05-02T16:31:00Z">
        <w:r w:rsidR="007C763F">
          <w:t xml:space="preserve"> </w:t>
        </w:r>
      </w:ins>
      <w:ins w:id="264" w:author="My Luong Vuong" w:date="2024-05-28T16:01:00Z">
        <w:r w:rsidR="00D86948">
          <w:t>was suggested in a previous study</w:t>
        </w:r>
      </w:ins>
      <w:del w:id="265" w:author="My Luong Vuong" w:date="2024-05-28T16:01:00Z">
        <w:r w:rsidR="007C763F" w:rsidDel="00D86948">
          <w:delText xml:space="preserve">is suggested in </w:delText>
        </w:r>
        <w:commentRangeStart w:id="266"/>
        <w:commentRangeStart w:id="267"/>
        <w:r w:rsidR="007C763F" w:rsidDel="00D86948">
          <w:delText xml:space="preserve">some </w:delText>
        </w:r>
        <w:commentRangeEnd w:id="266"/>
        <w:r w:rsidR="00672E2F" w:rsidDel="00D86948">
          <w:rPr>
            <w:rStyle w:val="CommentReference"/>
          </w:rPr>
          <w:commentReference w:id="266"/>
        </w:r>
        <w:commentRangeEnd w:id="267"/>
        <w:r w:rsidR="000F2E10" w:rsidDel="00D86948">
          <w:rPr>
            <w:rStyle w:val="CommentReference"/>
          </w:rPr>
          <w:commentReference w:id="267"/>
        </w:r>
        <w:r w:rsidR="007C763F" w:rsidDel="00D86948">
          <w:delText>treatment guidelines</w:delText>
        </w:r>
      </w:del>
      <w:ins w:id="268" w:author="My Luong Vuong" w:date="2024-05-02T16:33:00Z">
        <w:r w:rsidR="00604605">
          <w:t xml:space="preserve"> </w:t>
        </w:r>
      </w:ins>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ins w:id="269" w:author="My Luong Vuong" w:date="2024-05-02T16:33:00Z">
        <w:r w:rsidR="00B25A1F">
          <w:t>.</w:t>
        </w:r>
      </w:ins>
    </w:p>
    <w:p w14:paraId="37A44674" w14:textId="365F632E" w:rsidR="00B15FE6" w:rsidRPr="00CA5A80" w:rsidRDefault="00B15FE6" w:rsidP="00593CAA">
      <w:pPr>
        <w:pStyle w:val="Heading4"/>
        <w:rPr>
          <w:rFonts w:eastAsia="Times New Roman"/>
        </w:rPr>
      </w:pPr>
      <w:commentRangeStart w:id="270"/>
      <w:commentRangeStart w:id="271"/>
      <w:commentRangeStart w:id="272"/>
      <w:commentRangeStart w:id="273"/>
      <w:r w:rsidRPr="00CA5A80">
        <w:rPr>
          <w:rFonts w:eastAsia="Times New Roman"/>
        </w:rPr>
        <w:t>Creating virtual patient datasets</w:t>
      </w:r>
      <w:commentRangeEnd w:id="270"/>
      <w:r w:rsidR="005F607D">
        <w:rPr>
          <w:rStyle w:val="CommentReference"/>
          <w:rFonts w:eastAsia="Times New Roman" w:cstheme="minorHAnsi"/>
          <w:b w:val="0"/>
          <w:iCs w:val="0"/>
        </w:rPr>
        <w:commentReference w:id="270"/>
      </w:r>
      <w:commentRangeEnd w:id="271"/>
      <w:r w:rsidR="005809DA">
        <w:rPr>
          <w:rStyle w:val="CommentReference"/>
          <w:rFonts w:eastAsia="Times New Roman" w:cstheme="minorHAnsi"/>
          <w:b w:val="0"/>
          <w:iCs w:val="0"/>
        </w:rPr>
        <w:commentReference w:id="271"/>
      </w:r>
      <w:ins w:id="274" w:author="Brüggemann, Roger" w:date="2024-02-23T09:41:00Z">
        <w:r w:rsidR="009D1578">
          <w:rPr>
            <w:rFonts w:eastAsia="Times New Roman"/>
          </w:rPr>
          <w:t xml:space="preserve"> </w:t>
        </w:r>
      </w:ins>
      <w:commentRangeEnd w:id="272"/>
      <w:r w:rsidR="00B13F36">
        <w:rPr>
          <w:rStyle w:val="CommentReference"/>
          <w:rFonts w:eastAsia="Times New Roman" w:cstheme="minorHAnsi"/>
          <w:b w:val="0"/>
          <w:iCs w:val="0"/>
        </w:rPr>
        <w:commentReference w:id="272"/>
      </w:r>
      <w:commentRangeEnd w:id="273"/>
      <w:r w:rsidR="00045731">
        <w:rPr>
          <w:rStyle w:val="CommentReference"/>
          <w:rFonts w:eastAsia="Times New Roman" w:cstheme="minorHAnsi"/>
          <w:b w:val="0"/>
          <w:iCs w:val="0"/>
        </w:rPr>
        <w:commentReference w:id="273"/>
      </w:r>
    </w:p>
    <w:p w14:paraId="1BA5833F" w14:textId="752BB3F8" w:rsidR="004E3110" w:rsidRDefault="00DA5903" w:rsidP="00593CAA">
      <w:ins w:id="275" w:author="My Luong Vuong" w:date="2024-05-28T16:12:00Z">
        <w:r w:rsidRPr="00DA5903">
          <w:t xml:space="preserve">Virtual patients were defined exclusively by the covariates retained in the final </w:t>
        </w:r>
        <w:proofErr w:type="spellStart"/>
        <w:r w:rsidRPr="00DA5903">
          <w:t>popPK</w:t>
        </w:r>
        <w:proofErr w:type="spellEnd"/>
        <w:r w:rsidRPr="00DA5903">
          <w:t xml:space="preserve"> model. Different virtual patient populations were created considering reasonable </w:t>
        </w:r>
        <w:proofErr w:type="spellStart"/>
        <w:r w:rsidRPr="00DA5903">
          <w:t>stepsizes</w:t>
        </w:r>
        <w:proofErr w:type="spellEnd"/>
        <w:r w:rsidRPr="00DA5903">
          <w:t xml:space="preserve"> for the continuous covariates, spanning the range of values observed in the aggregated modelling dataset. Correlation between the covariates was maintained to be similar as in the aggregated dataset. A total of 1000 simulations were performed per virtual patient.</w:t>
        </w:r>
      </w:ins>
      <w:commentRangeStart w:id="276"/>
      <w:commentRangeStart w:id="277"/>
      <w:commentRangeStart w:id="278"/>
      <w:del w:id="279" w:author="My Luong Vuong" w:date="2024-05-28T16:12:00Z">
        <w:r w:rsidR="0054022B" w:rsidDel="00DA5903">
          <w:delText>V</w:delText>
        </w:r>
        <w:r w:rsidR="0054022B" w:rsidRPr="00E03B11" w:rsidDel="00DA5903">
          <w:delText xml:space="preserve">irtual </w:delText>
        </w:r>
        <w:r w:rsidR="0054022B" w:rsidDel="00DA5903">
          <w:delText>patients</w:delText>
        </w:r>
        <w:commentRangeEnd w:id="276"/>
        <w:r w:rsidR="0054022B" w:rsidDel="00DA5903">
          <w:rPr>
            <w:rStyle w:val="CommentReference"/>
          </w:rPr>
          <w:commentReference w:id="276"/>
        </w:r>
        <w:commentRangeEnd w:id="277"/>
        <w:r w:rsidR="0054022B" w:rsidDel="00DA5903">
          <w:rPr>
            <w:rStyle w:val="CommentReference"/>
          </w:rPr>
          <w:commentReference w:id="277"/>
        </w:r>
        <w:commentRangeEnd w:id="278"/>
        <w:r w:rsidR="003171CE" w:rsidDel="00DA5903">
          <w:rPr>
            <w:rStyle w:val="CommentReference"/>
          </w:rPr>
          <w:commentReference w:id="278"/>
        </w:r>
        <w:r w:rsidR="00B15FE6" w:rsidDel="00DA5903">
          <w:delText xml:space="preserve"> </w:delText>
        </w:r>
        <w:r w:rsidR="00B15FE6" w:rsidRPr="00E03B11" w:rsidDel="00DA5903">
          <w:delText xml:space="preserve">were </w:delText>
        </w:r>
        <w:r w:rsidR="00827159" w:rsidDel="00DA5903">
          <w:delText xml:space="preserve">defined </w:delText>
        </w:r>
        <w:r w:rsidR="00EC4271" w:rsidDel="00DA5903">
          <w:delText xml:space="preserve">exclusively by </w:delText>
        </w:r>
        <w:r w:rsidR="00B13F36" w:rsidDel="00DA5903">
          <w:delText>the</w:delText>
        </w:r>
        <w:r w:rsidR="008929D8" w:rsidDel="00DA5903">
          <w:delText xml:space="preserve"> </w:delText>
        </w:r>
        <w:r w:rsidR="00EC4271" w:rsidDel="00DA5903">
          <w:delText>covariates retained in the final popPK model.</w:delText>
        </w:r>
        <w:r w:rsidR="001169CB" w:rsidDel="00DA5903">
          <w:delText xml:space="preserve"> </w:delText>
        </w:r>
        <w:commentRangeStart w:id="280"/>
        <w:commentRangeStart w:id="281"/>
        <w:r w:rsidR="007D08E4" w:rsidRPr="00972DB3" w:rsidDel="00DA5903">
          <w:rPr>
            <w:strike/>
          </w:rPr>
          <w:delText xml:space="preserve">Specifically, </w:delText>
        </w:r>
        <w:r w:rsidR="004A4A3E" w:rsidRPr="00972DB3" w:rsidDel="00DA5903">
          <w:rPr>
            <w:strike/>
          </w:rPr>
          <w:delText xml:space="preserve">each virtual patient dataset </w:delText>
        </w:r>
        <w:r w:rsidR="00421A4F" w:rsidRPr="00972DB3" w:rsidDel="00DA5903">
          <w:rPr>
            <w:strike/>
          </w:rPr>
          <w:delText xml:space="preserve">was constructed with </w:delText>
        </w:r>
        <w:r w:rsidR="00DB2253" w:rsidRPr="00972DB3" w:rsidDel="00DA5903">
          <w:rPr>
            <w:strike/>
          </w:rPr>
          <w:delText xml:space="preserve">a single level </w:delText>
        </w:r>
        <w:r w:rsidR="00CE35A6" w:rsidRPr="00972DB3" w:rsidDel="00DA5903">
          <w:rPr>
            <w:strike/>
          </w:rPr>
          <w:delText>of a categorical covariate</w:delText>
        </w:r>
        <w:r w:rsidR="00CA422D" w:rsidRPr="00972DB3" w:rsidDel="00DA5903">
          <w:rPr>
            <w:strike/>
          </w:rPr>
          <w:delText xml:space="preserve">, </w:delText>
        </w:r>
        <w:r w:rsidR="00A377F2" w:rsidRPr="00972DB3" w:rsidDel="00DA5903">
          <w:rPr>
            <w:strike/>
          </w:rPr>
          <w:delText xml:space="preserve">a </w:delText>
        </w:r>
        <w:r w:rsidR="00D45EB9" w:rsidRPr="00972DB3" w:rsidDel="00DA5903">
          <w:rPr>
            <w:strike/>
          </w:rPr>
          <w:delText xml:space="preserve">to-be-assessed </w:delText>
        </w:r>
        <w:r w:rsidR="00D84E2E" w:rsidRPr="00972DB3" w:rsidDel="00DA5903">
          <w:rPr>
            <w:strike/>
          </w:rPr>
          <w:delText>continuous covariate and</w:delText>
        </w:r>
        <w:r w:rsidR="0016182A" w:rsidRPr="00972DB3" w:rsidDel="00DA5903">
          <w:rPr>
            <w:strike/>
          </w:rPr>
          <w:delText>/or</w:delText>
        </w:r>
        <w:r w:rsidR="00D84E2E" w:rsidRPr="00972DB3" w:rsidDel="00DA5903">
          <w:rPr>
            <w:strike/>
          </w:rPr>
          <w:delText xml:space="preserve"> the </w:delText>
        </w:r>
        <w:r w:rsidR="00D84E2E" w:rsidRPr="00972DB3" w:rsidDel="00DA5903">
          <w:rPr>
            <w:strike/>
          </w:rPr>
          <w:lastRenderedPageBreak/>
          <w:delText xml:space="preserve">remaining </w:delText>
        </w:r>
        <w:r w:rsidR="00E62C24" w:rsidRPr="00972DB3" w:rsidDel="00DA5903">
          <w:rPr>
            <w:strike/>
          </w:rPr>
          <w:delText xml:space="preserve">continuous covariate(s). </w:delText>
        </w:r>
        <w:commentRangeEnd w:id="280"/>
        <w:r w:rsidR="00B13F36" w:rsidRPr="00972DB3" w:rsidDel="00DA5903">
          <w:rPr>
            <w:rStyle w:val="CommentReference"/>
            <w:strike/>
          </w:rPr>
          <w:commentReference w:id="280"/>
        </w:r>
        <w:commentRangeEnd w:id="281"/>
        <w:r w:rsidR="00045731" w:rsidDel="00DA5903">
          <w:rPr>
            <w:rStyle w:val="CommentReference"/>
          </w:rPr>
          <w:commentReference w:id="281"/>
        </w:r>
        <w:commentRangeStart w:id="282"/>
        <w:commentRangeStart w:id="283"/>
        <w:r w:rsidR="00E84D7D" w:rsidRPr="00972DB3" w:rsidDel="00DA5903">
          <w:rPr>
            <w:strike/>
          </w:rPr>
          <w:delText xml:space="preserve">Among </w:delText>
        </w:r>
        <w:r w:rsidR="00221CB3" w:rsidRPr="00972DB3" w:rsidDel="00DA5903">
          <w:rPr>
            <w:strike/>
          </w:rPr>
          <w:delText>these</w:delText>
        </w:r>
        <w:r w:rsidR="00E84D7D" w:rsidRPr="00972DB3" w:rsidDel="00DA5903">
          <w:rPr>
            <w:strike/>
          </w:rPr>
          <w:delText>, t</w:delText>
        </w:r>
        <w:r w:rsidR="004D314E" w:rsidRPr="00972DB3" w:rsidDel="00DA5903">
          <w:rPr>
            <w:strike/>
          </w:rPr>
          <w:delText xml:space="preserve">he </w:delText>
        </w:r>
        <w:r w:rsidR="006347D2" w:rsidRPr="00972DB3" w:rsidDel="00DA5903">
          <w:rPr>
            <w:strike/>
          </w:rPr>
          <w:delText xml:space="preserve">to-be-assessed covariate </w:delText>
        </w:r>
        <w:r w:rsidR="00C2290F" w:rsidRPr="00972DB3" w:rsidDel="00DA5903">
          <w:rPr>
            <w:strike/>
          </w:rPr>
          <w:delText>consisted of unique values spanning</w:delText>
        </w:r>
        <w:r w:rsidR="00E84D7D" w:rsidRPr="00972DB3" w:rsidDel="00DA5903">
          <w:rPr>
            <w:strike/>
          </w:rPr>
          <w:delText xml:space="preserve"> its entire observed range at a reasonable </w:delText>
        </w:r>
        <w:r w:rsidR="00FE5717" w:rsidRPr="00972DB3" w:rsidDel="00DA5903">
          <w:rPr>
            <w:strike/>
          </w:rPr>
          <w:delText>step size</w:delText>
        </w:r>
        <w:r w:rsidR="00E84D7D" w:rsidRPr="00972DB3" w:rsidDel="00DA5903">
          <w:rPr>
            <w:strike/>
          </w:rPr>
          <w:delText xml:space="preserve"> of 5 to 10 units</w:delText>
        </w:r>
        <w:r w:rsidR="002500E8" w:rsidRPr="00972DB3" w:rsidDel="00DA5903">
          <w:rPr>
            <w:strike/>
          </w:rPr>
          <w:delText>.</w:delText>
        </w:r>
        <w:r w:rsidR="002500E8" w:rsidDel="00DA5903">
          <w:delText xml:space="preserve"> </w:delText>
        </w:r>
        <w:commentRangeEnd w:id="282"/>
        <w:r w:rsidR="00B13F36" w:rsidDel="00DA5903">
          <w:rPr>
            <w:rStyle w:val="CommentReference"/>
          </w:rPr>
          <w:commentReference w:id="282"/>
        </w:r>
        <w:commentRangeEnd w:id="283"/>
        <w:r w:rsidR="00D36237" w:rsidDel="00DA5903">
          <w:rPr>
            <w:rStyle w:val="CommentReference"/>
          </w:rPr>
          <w:commentReference w:id="283"/>
        </w:r>
        <w:commentRangeStart w:id="284"/>
        <w:commentRangeStart w:id="285"/>
        <w:r w:rsidR="008244CC" w:rsidDel="00DA5903">
          <w:delText>Each of these unique values was then assigned 100</w:delText>
        </w:r>
        <w:r w:rsidR="00571D3D" w:rsidDel="00DA5903">
          <w:delText xml:space="preserve"> different</w:delText>
        </w:r>
        <w:r w:rsidR="008244CC" w:rsidDel="00DA5903">
          <w:delText xml:space="preserve"> </w:delText>
        </w:r>
        <w:r w:rsidR="0085080E" w:rsidDel="00DA5903">
          <w:delText xml:space="preserve">values sampled from the population empirical </w:delText>
        </w:r>
        <w:r w:rsidR="006A226C" w:rsidDel="00DA5903">
          <w:delText xml:space="preserve">cumulative </w:delText>
        </w:r>
        <w:r w:rsidR="0085080E" w:rsidDel="00DA5903">
          <w:delText>distribution</w:delText>
        </w:r>
        <w:r w:rsidR="00815B0E" w:rsidDel="00DA5903">
          <w:delText xml:space="preserve"> function</w:delText>
        </w:r>
        <w:r w:rsidR="002D1B9A" w:rsidDel="00DA5903">
          <w:delText xml:space="preserve"> (eCDF)</w:delText>
        </w:r>
        <w:r w:rsidR="00815B0E" w:rsidDel="00DA5903">
          <w:delText xml:space="preserve"> </w:delText>
        </w:r>
        <w:r w:rsidR="0085080E" w:rsidDel="00DA5903">
          <w:delText>of the remaining covariates</w:delText>
        </w:r>
        <w:r w:rsidR="00450323" w:rsidDel="00DA5903">
          <w:fldChar w:fldCharType="begin"/>
        </w:r>
      </w:del>
      <w:r w:rsidR="00A64B62">
        <w:instrText xml:space="preserve"> ADDIN EN.CITE &lt;EndNote&gt;&lt;Cite&gt;&lt;Author&gt;Azriel&lt;/Author&gt;&lt;Year&gt;2015&lt;/Year&gt;&lt;RecNum&gt;82&lt;/RecNum&gt;&lt;DisplayText&gt; [22]&lt;/DisplayText&gt;&lt;record&gt;&lt;rec-number&gt;82&lt;/rec-number&gt;&lt;foreign-keys&gt;&lt;key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del w:id="286" w:author="My Luong Vuong" w:date="2024-05-28T16:12:00Z">
        <w:r w:rsidR="00450323" w:rsidDel="00DA5903">
          <w:fldChar w:fldCharType="separate"/>
        </w:r>
      </w:del>
      <w:r w:rsidR="00A64B62">
        <w:rPr>
          <w:noProof/>
        </w:rPr>
        <w:t> [22]</w:t>
      </w:r>
      <w:del w:id="287" w:author="My Luong Vuong" w:date="2024-05-28T16:12:00Z">
        <w:r w:rsidR="00450323" w:rsidDel="00DA5903">
          <w:fldChar w:fldCharType="end"/>
        </w:r>
        <w:commentRangeEnd w:id="284"/>
        <w:r w:rsidR="00B13F36" w:rsidDel="00DA5903">
          <w:rPr>
            <w:rStyle w:val="CommentReference"/>
          </w:rPr>
          <w:commentReference w:id="284"/>
        </w:r>
        <w:commentRangeEnd w:id="285"/>
        <w:r w:rsidR="00D36237" w:rsidDel="00DA5903">
          <w:rPr>
            <w:rStyle w:val="CommentReference"/>
          </w:rPr>
          <w:commentReference w:id="285"/>
        </w:r>
        <w:r w:rsidR="0085080E" w:rsidDel="00DA5903">
          <w:delText>.</w:delText>
        </w:r>
        <w:r w:rsidR="0073671E" w:rsidDel="00DA5903">
          <w:delText xml:space="preserve"> </w:delText>
        </w:r>
        <w:commentRangeStart w:id="288"/>
        <w:commentRangeStart w:id="289"/>
        <w:r w:rsidR="00B84915" w:rsidRPr="00B84915" w:rsidDel="00DA5903">
          <w:delText>Correlation between covariates was considered in creating these datasets.</w:delText>
        </w:r>
        <w:r w:rsidR="00B84915" w:rsidDel="00DA5903">
          <w:delText xml:space="preserve"> </w:delText>
        </w:r>
        <w:commentRangeEnd w:id="288"/>
        <w:r w:rsidR="00B13F36" w:rsidDel="00DA5903">
          <w:rPr>
            <w:rStyle w:val="CommentReference"/>
          </w:rPr>
          <w:commentReference w:id="288"/>
        </w:r>
        <w:commentRangeEnd w:id="289"/>
        <w:r w:rsidR="00D36237" w:rsidDel="00DA5903">
          <w:rPr>
            <w:rStyle w:val="CommentReference"/>
          </w:rPr>
          <w:commentReference w:id="289"/>
        </w:r>
        <w:r w:rsidR="004F73E3" w:rsidRPr="004F73E3" w:rsidDel="00DA5903">
          <w:delText>A total of 1000 simulations were performed per virtual patient.</w:delText>
        </w:r>
      </w:del>
    </w:p>
    <w:p w14:paraId="69A9B794" w14:textId="5D6AD1A4" w:rsidR="00F74989" w:rsidRPr="00CA5A80" w:rsidRDefault="00F74989" w:rsidP="00593CAA">
      <w:pPr>
        <w:pStyle w:val="Heading4"/>
        <w:rPr>
          <w:rFonts w:eastAsia="Times New Roman"/>
        </w:rPr>
      </w:pPr>
      <w:bookmarkStart w:id="290" w:name="_Hlk136862017"/>
      <w:bookmarkEnd w:id="238"/>
      <w:r w:rsidRPr="00CA5A80">
        <w:rPr>
          <w:rFonts w:eastAsia="Times New Roman"/>
        </w:rPr>
        <w:t>Criteria for evaluating dosing regimens</w:t>
      </w:r>
    </w:p>
    <w:p w14:paraId="7218710E" w14:textId="30FEE9A3" w:rsidR="005E3036" w:rsidRDefault="006E430D" w:rsidP="00593CAA">
      <w:r w:rsidRPr="006E430D">
        <w:t>A dosing regimen was considered inclusive</w:t>
      </w:r>
      <w:r w:rsidR="00727D7B">
        <w:t xml:space="preserve"> </w:t>
      </w:r>
      <w:r w:rsidRPr="006E430D">
        <w:t xml:space="preserve">if it </w:t>
      </w:r>
      <w:commentRangeStart w:id="291"/>
      <w:commentRangeStart w:id="292"/>
      <w:r w:rsidRPr="006E430D">
        <w:t xml:space="preserve">resulted in clinically acceptable </w:t>
      </w:r>
      <w:r w:rsidR="004C767F">
        <w:t xml:space="preserve">PKPD </w:t>
      </w:r>
      <w:r w:rsidR="00224ABE">
        <w:t>probability of target attainment (</w:t>
      </w:r>
      <w:r w:rsidR="00224ABE" w:rsidRPr="00E03B11">
        <w:t>PTA</w:t>
      </w:r>
      <w:r w:rsidR="00224ABE">
        <w:t>)</w:t>
      </w:r>
      <w:r w:rsidR="00742C88">
        <w:t xml:space="preserve">for every virtual </w:t>
      </w:r>
      <w:commentRangeEnd w:id="291"/>
      <w:r w:rsidR="0085514F">
        <w:rPr>
          <w:rStyle w:val="CommentReference"/>
        </w:rPr>
        <w:commentReference w:id="291"/>
      </w:r>
      <w:commentRangeEnd w:id="292"/>
      <w:r w:rsidR="00D5157C">
        <w:rPr>
          <w:rStyle w:val="CommentReference"/>
        </w:rPr>
        <w:commentReference w:id="292"/>
      </w:r>
      <w:r w:rsidR="00742C88">
        <w:t xml:space="preserve">patient, irrespective of their </w:t>
      </w:r>
      <w:r w:rsidR="00547597">
        <w:t>place in the population distribution of covariate</w:t>
      </w:r>
      <w:r w:rsidRPr="006E430D">
        <w:t>.</w:t>
      </w:r>
      <w:r w:rsidR="00766900">
        <w:t xml:space="preserve"> </w:t>
      </w:r>
      <w:commentRangeStart w:id="293"/>
      <w:commentRangeStart w:id="294"/>
      <w:commentRangeStart w:id="295"/>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5A3D30">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5A3D30">
        <w:rPr>
          <w:noProof/>
        </w:rPr>
        <w:t> [22]</w:t>
      </w:r>
      <w:r w:rsidR="00093820" w:rsidRPr="00B06240">
        <w:fldChar w:fldCharType="end"/>
      </w:r>
      <w:r w:rsidR="00093820">
        <w:t>.</w:t>
      </w:r>
      <w:r w:rsidR="000B0EF4">
        <w:t xml:space="preserve"> </w:t>
      </w:r>
      <w:commentRangeEnd w:id="293"/>
      <w:r w:rsidR="00550077">
        <w:t xml:space="preserve">The </w:t>
      </w:r>
      <w:r w:rsidR="00CF6500">
        <w:rPr>
          <w:rStyle w:val="CommentReference"/>
        </w:rPr>
        <w:commentReference w:id="293"/>
      </w:r>
      <w:commentRangeEnd w:id="294"/>
      <w:r w:rsidR="0018402E">
        <w:rPr>
          <w:rStyle w:val="CommentReference"/>
        </w:rPr>
        <w:commentReference w:id="294"/>
      </w:r>
      <w:commentRangeEnd w:id="295"/>
      <w:r w:rsidR="006A6B4D">
        <w:rPr>
          <w:rStyle w:val="CommentReference"/>
        </w:rPr>
        <w:commentReference w:id="295"/>
      </w:r>
      <w:r w:rsidR="009C0588">
        <w:t>ad</w:t>
      </w:r>
      <w:r w:rsidR="003900CA">
        <w:t>equacy of the</w:t>
      </w:r>
      <w:r w:rsidR="00986C44">
        <w:t xml:space="preserve"> </w:t>
      </w:r>
      <w:ins w:id="296" w:author="My Luong Vuong" w:date="2024-05-28T16:14:00Z">
        <w:r w:rsidR="004156A5" w:rsidRPr="004156A5">
          <w:t>loading dose</w:t>
        </w:r>
        <w:r w:rsidR="004156A5" w:rsidRPr="004156A5" w:rsidDel="004156A5">
          <w:t xml:space="preserve"> </w:t>
        </w:r>
      </w:ins>
      <w:del w:id="297" w:author="My Luong Vuong" w:date="2024-05-28T16:14:00Z">
        <w:r w:rsidR="00324767" w:rsidDel="004156A5">
          <w:delText>LD</w:delText>
        </w:r>
        <w:r w:rsidR="00986C44" w:rsidDel="004156A5">
          <w:delText xml:space="preserve"> </w:delText>
        </w:r>
      </w:del>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ins w:id="298" w:author="My Luong Vuong" w:date="2024-05-28T16:15:00Z">
        <w:r w:rsidR="00EF3394" w:rsidRPr="00EF3394">
          <w:t>maintenance dose</w:t>
        </w:r>
        <w:r w:rsidR="00EF3394" w:rsidRPr="00EF3394" w:rsidDel="00EF3394">
          <w:t xml:space="preserve"> </w:t>
        </w:r>
      </w:ins>
      <w:del w:id="299" w:author="My Luong Vuong" w:date="2024-05-28T16:15:00Z">
        <w:r w:rsidR="00C001B3" w:rsidDel="00EF3394">
          <w:delText>MD</w:delText>
        </w:r>
        <w:r w:rsidR="00766900" w:rsidRPr="00766900" w:rsidDel="00EF3394">
          <w:delText xml:space="preserve"> </w:delText>
        </w:r>
      </w:del>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C7E54A2" w:rsidR="007E3AB8" w:rsidRDefault="00EB4685" w:rsidP="007E3AB8">
      <w:commentRangeStart w:id="300"/>
      <w:commentRangeStart w:id="301"/>
      <w:r w:rsidRPr="00E03B11">
        <w:t xml:space="preserve">The </w:t>
      </w:r>
      <w:r w:rsidR="00D47329">
        <w:t xml:space="preserve">fluconazole </w:t>
      </w:r>
      <w:r w:rsidR="004B596A" w:rsidRPr="00E03B11">
        <w:t>AUC</w:t>
      </w:r>
      <w:r w:rsidR="004B596A" w:rsidRPr="00E03B11">
        <w:rPr>
          <w:vertAlign w:val="subscript"/>
        </w:rPr>
        <w:t>0-24</w:t>
      </w:r>
      <w:ins w:id="302" w:author="My Luong Vuong" w:date="2024-05-03T10:33:00Z">
        <w:r w:rsidR="00137C30">
          <w:rPr>
            <w:vertAlign w:val="subscript"/>
          </w:rPr>
          <w:t xml:space="preserve"> </w:t>
        </w:r>
      </w:ins>
      <w:del w:id="303" w:author="My Luong Vuong" w:date="2024-05-03T10:33:00Z">
        <w:r w:rsidR="007B172C" w:rsidRPr="00E03B11" w:rsidDel="00671D20">
          <w:rPr>
            <w:vertAlign w:val="subscript"/>
          </w:rPr>
          <w:delText xml:space="preserve"> </w:delText>
        </w:r>
      </w:del>
      <w:commentRangeStart w:id="304"/>
      <w:commentRangeStart w:id="305"/>
      <w:ins w:id="306" w:author="My Luong Vuong" w:date="2024-05-03T10:33:00Z">
        <w:del w:id="307" w:author="Erwin Dreesen" w:date="2024-05-18T22:08:00Z">
          <w:r w:rsidR="00671D20" w:rsidDel="00B13F36">
            <w:delText xml:space="preserve">for the </w:delText>
          </w:r>
        </w:del>
      </w:ins>
      <w:ins w:id="308" w:author="My Luong Vuong" w:date="2024-05-07T15:44:00Z">
        <w:del w:id="309" w:author="Erwin Dreesen" w:date="2024-05-18T22:08:00Z">
          <w:r w:rsidR="00D450EC" w:rsidDel="00B13F36">
            <w:delText>whole</w:delText>
          </w:r>
        </w:del>
      </w:ins>
      <w:ins w:id="310" w:author="My Luong Vuong" w:date="2024-05-03T10:33:00Z">
        <w:del w:id="311" w:author="Erwin Dreesen" w:date="2024-05-18T22:08:00Z">
          <w:r w:rsidR="00671D20" w:rsidDel="00B13F36">
            <w:delText xml:space="preserve"> 14 days</w:delText>
          </w:r>
          <w:r w:rsidR="00E44475" w:rsidDel="00B13F36">
            <w:delText xml:space="preserve"> </w:delText>
          </w:r>
        </w:del>
      </w:ins>
      <w:commentRangeEnd w:id="304"/>
      <w:del w:id="312" w:author="Erwin Dreesen" w:date="2024-05-18T22:08:00Z">
        <w:r w:rsidR="00B13F36" w:rsidDel="00B13F36">
          <w:rPr>
            <w:rStyle w:val="CommentReference"/>
          </w:rPr>
          <w:commentReference w:id="304"/>
        </w:r>
      </w:del>
      <w:commentRangeEnd w:id="305"/>
      <w:r w:rsidR="00BF5D28">
        <w:rPr>
          <w:rStyle w:val="CommentReference"/>
        </w:rPr>
        <w:commentReference w:id="305"/>
      </w:r>
      <w:del w:id="313" w:author="My Luong Vuong" w:date="2024-05-03T10:33:00Z">
        <w:r w:rsidR="00D47329" w:rsidDel="00671D20">
          <w:delText>w</w:delText>
        </w:r>
      </w:del>
      <w:ins w:id="314" w:author="My Luong Vuong" w:date="2024-05-03T10:33:00Z">
        <w:r w:rsidR="00671D20">
          <w:t>w</w:t>
        </w:r>
      </w:ins>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commentRangeEnd w:id="300"/>
      <w:r w:rsidR="00CD39F8">
        <w:rPr>
          <w:rStyle w:val="CommentReference"/>
        </w:rPr>
        <w:commentReference w:id="300"/>
      </w:r>
      <w:commentRangeEnd w:id="301"/>
      <w:r w:rsidR="009C1940">
        <w:rPr>
          <w:rStyle w:val="CommentReference"/>
        </w:rPr>
        <w:commentReference w:id="301"/>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commentRangeStart w:id="315"/>
      <w:commentRangeStart w:id="316"/>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317"/>
      <w:r w:rsidR="00001CFF">
        <w:t xml:space="preserve">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commentRangeEnd w:id="317"/>
      <w:r w:rsidR="0085514F">
        <w:rPr>
          <w:rStyle w:val="CommentReference"/>
        </w:rPr>
        <w:commentReference w:id="317"/>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318"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commentRangeEnd w:id="315"/>
      <w:r w:rsidR="00776FBA">
        <w:rPr>
          <w:rStyle w:val="CommentReference"/>
        </w:rPr>
        <w:commentReference w:id="315"/>
      </w:r>
      <w:commentRangeEnd w:id="316"/>
      <w:r w:rsidR="00A81016">
        <w:rPr>
          <w:rStyle w:val="CommentReference"/>
        </w:rPr>
        <w:commentReference w:id="316"/>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6B62657C" w:rsidR="00D11A0F" w:rsidRDefault="0000186A" w:rsidP="00D11A0F">
      <w:r>
        <w:t>T</w:t>
      </w:r>
      <w:r w:rsidR="00EB4685" w:rsidRPr="00E03B11">
        <w:t>he</w:t>
      </w:r>
      <w:r w:rsidR="00B429DC">
        <w:t xml:space="preserve"> 14-day</w:t>
      </w:r>
      <w:r w:rsidR="00EB4685" w:rsidRPr="00E03B11">
        <w:t xml:space="preserve"> standard and </w:t>
      </w:r>
      <w:r>
        <w:t xml:space="preserve">identified </w:t>
      </w:r>
      <w:commentRangeStart w:id="319"/>
      <w:commentRangeStart w:id="320"/>
      <w:commentRangeStart w:id="321"/>
      <w:r w:rsidR="00EB4685" w:rsidRPr="00E03B11">
        <w:t xml:space="preserve">optimised inclusive dosing </w:t>
      </w:r>
      <w:commentRangeEnd w:id="319"/>
      <w:r w:rsidR="0085514F">
        <w:rPr>
          <w:rStyle w:val="CommentReference"/>
        </w:rPr>
        <w:commentReference w:id="319"/>
      </w:r>
      <w:commentRangeEnd w:id="320"/>
      <w:r w:rsidR="00FD78FC">
        <w:rPr>
          <w:rStyle w:val="CommentReference"/>
        </w:rPr>
        <w:commentReference w:id="320"/>
      </w:r>
      <w:commentRangeEnd w:id="321"/>
      <w:r w:rsidR="002D3F81">
        <w:rPr>
          <w:rStyle w:val="CommentReference"/>
        </w:rPr>
        <w:commentReference w:id="321"/>
      </w:r>
      <w:r w:rsidR="00EB4685" w:rsidRPr="00E03B11">
        <w:t>regimens were compared in terms of population-level PTA</w:t>
      </w:r>
      <w:r w:rsidR="002755AD">
        <w:t xml:space="preserve"> and drug</w:t>
      </w:r>
      <w:r w:rsidR="00EB4685" w:rsidRPr="00E03B11">
        <w:t xml:space="preserve"> exposure. </w:t>
      </w:r>
      <w:commentRangeStart w:id="322"/>
      <w:commentRangeStart w:id="323"/>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322"/>
      <w:r w:rsidR="00953A4B">
        <w:rPr>
          <w:rStyle w:val="CommentReference"/>
        </w:rPr>
        <w:commentReference w:id="322"/>
      </w:r>
      <w:commentRangeEnd w:id="323"/>
      <w:r w:rsidR="00990FE1">
        <w:rPr>
          <w:rStyle w:val="CommentReference"/>
        </w:rPr>
        <w:commentReference w:id="323"/>
      </w:r>
      <w:r w:rsidR="00953A4B" w:rsidRPr="00E03B11">
        <w:t>.</w:t>
      </w:r>
      <w:r w:rsidR="00EF6C09" w:rsidRPr="00E03B11">
        <w:t xml:space="preserve"> </w:t>
      </w:r>
      <w:commentRangeStart w:id="324"/>
      <w:commentRangeStart w:id="325"/>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ins w:id="326" w:author="My Luong Vuong" w:date="2024-05-28T16:16:00Z">
        <w:r w:rsidR="00DD66AD" w:rsidRPr="00DD66AD">
          <w:t>empirical cumulative distribution functions</w:t>
        </w:r>
        <w:r w:rsidR="00DD66AD" w:rsidRPr="00DD66AD" w:rsidDel="00DD66AD">
          <w:t xml:space="preserve"> </w:t>
        </w:r>
      </w:ins>
      <w:del w:id="327" w:author="My Luong Vuong" w:date="2024-05-28T16:16:00Z">
        <w:r w:rsidR="005A38A2" w:rsidDel="00DD66AD">
          <w:delText>eCDF</w:delText>
        </w:r>
        <w:r w:rsidR="00187BAF" w:rsidDel="00DD66AD">
          <w:delText>s</w:delText>
        </w:r>
        <w:r w:rsidR="006E5B06" w:rsidRPr="00E03B11" w:rsidDel="00DD66AD">
          <w:delText xml:space="preserve"> </w:delText>
        </w:r>
      </w:del>
      <w:r w:rsidR="00EB4C07">
        <w:t>in the dataset</w:t>
      </w:r>
      <w:r w:rsidR="00886B47" w:rsidRPr="00E03B11">
        <w:fldChar w:fldCharType="begin"/>
      </w:r>
      <w:r w:rsidR="005A3D30">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5A3D30">
        <w:rPr>
          <w:noProof/>
        </w:rPr>
        <w:t> [23]</w:t>
      </w:r>
      <w:r w:rsidR="00886B47" w:rsidRPr="00E03B11">
        <w:fldChar w:fldCharType="end"/>
      </w:r>
      <w:commentRangeEnd w:id="324"/>
      <w:r w:rsidR="00FB135B">
        <w:rPr>
          <w:rStyle w:val="CommentReference"/>
        </w:rPr>
        <w:commentReference w:id="324"/>
      </w:r>
      <w:commentRangeEnd w:id="325"/>
      <w:r w:rsidR="00A043ED">
        <w:rPr>
          <w:rStyle w:val="CommentReference"/>
        </w:rPr>
        <w:commentReference w:id="325"/>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290"/>
    <w:p w14:paraId="4855DD86" w14:textId="77777777" w:rsidR="00612626" w:rsidRPr="00E03B11" w:rsidRDefault="00612626" w:rsidP="00593CAA">
      <w:pPr>
        <w:pStyle w:val="Heading2"/>
        <w:rPr>
          <w:rFonts w:eastAsia="Times New Roman"/>
        </w:rPr>
      </w:pPr>
      <w:r w:rsidRPr="00E03B11">
        <w:rPr>
          <w:rFonts w:eastAsia="Times New Roman"/>
        </w:rPr>
        <w:lastRenderedPageBreak/>
        <w:t>Software</w:t>
      </w:r>
    </w:p>
    <w:p w14:paraId="47B0DA56" w14:textId="5CCAA05C" w:rsidR="00110745" w:rsidRDefault="00412F80" w:rsidP="00593CAA">
      <w:pPr>
        <w:rPr>
          <w:b/>
          <w:bCs/>
          <w:sz w:val="28"/>
          <w:szCs w:val="28"/>
        </w:rPr>
      </w:pPr>
      <w:bookmarkStart w:id="328"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5A3D30">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5A3D30">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5A3D30">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5A3D30">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and the code for </w:t>
      </w:r>
      <w:r w:rsidR="00644069">
        <w:t>generating</w:t>
      </w:r>
      <w:r w:rsidR="0012221E">
        <w:t xml:space="preserve"> the virtual population</w:t>
      </w:r>
      <w:r w:rsidR="00A95ACC" w:rsidRPr="00E03B11">
        <w:t xml:space="preserve"> </w:t>
      </w:r>
      <w:r w:rsidR="00E271DB">
        <w:t>are</w:t>
      </w:r>
      <w:r w:rsidR="00E271DB" w:rsidRPr="00E03B11">
        <w:t xml:space="preserve"> </w:t>
      </w:r>
      <w:r w:rsidR="00612626" w:rsidRPr="00E03B11">
        <w:t xml:space="preserve">available in </w:t>
      </w:r>
      <w:r w:rsidR="00CF068A" w:rsidRPr="00E03B11">
        <w:t xml:space="preserve">the </w:t>
      </w:r>
      <w:commentRangeStart w:id="329"/>
      <w:commentRangeStart w:id="330"/>
      <w:r w:rsidR="00CF068A" w:rsidRPr="00A72BCD">
        <w:rPr>
          <w:b/>
          <w:bCs/>
        </w:rPr>
        <w:t>Supplementary Code</w:t>
      </w:r>
      <w:r w:rsidR="00CF068A" w:rsidRPr="00E03B11">
        <w:t>.</w:t>
      </w:r>
      <w:commentRangeEnd w:id="329"/>
      <w:r w:rsidR="00CF068A">
        <w:rPr>
          <w:rStyle w:val="CommentReference"/>
        </w:rPr>
        <w:commentReference w:id="329"/>
      </w:r>
      <w:bookmarkEnd w:id="328"/>
      <w:commentRangeEnd w:id="330"/>
      <w:r w:rsidR="00355E0F">
        <w:rPr>
          <w:rStyle w:val="CommentReference"/>
        </w:rPr>
        <w:commentReference w:id="330"/>
      </w:r>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42155FAF" w:rsidR="00BF6CF3" w:rsidRPr="00E05CF4" w:rsidRDefault="00BF6CF3" w:rsidP="00593CAA">
      <w:bookmarkStart w:id="331" w:name="_Hlk136862086"/>
      <w:r w:rsidRPr="00E03B11">
        <w:t xml:space="preserve">Eight clinical centres </w:t>
      </w:r>
      <w:del w:id="332" w:author="My Luong Vuong" w:date="2024-05-28T16:19:00Z">
        <w:r w:rsidRPr="00E03B11" w:rsidDel="00791E05">
          <w:delText xml:space="preserve">worldwide </w:delText>
        </w:r>
      </w:del>
      <w:r w:rsidR="0085514F">
        <w:t xml:space="preserve">from </w:t>
      </w:r>
      <w:r w:rsidR="00226097">
        <w:t>4</w:t>
      </w:r>
      <w:r w:rsidR="0085514F">
        <w:t xml:space="preserve"> c</w:t>
      </w:r>
      <w:ins w:id="333" w:author="Microsoft Office User" w:date="2024-02-19T00:45:00Z">
        <w:r w:rsidR="0085514F">
          <w:t>ountries</w:t>
        </w:r>
        <w:r w:rsidR="0085514F" w:rsidRPr="00E03B11">
          <w:t xml:space="preserve"> </w:t>
        </w:r>
      </w:ins>
      <w:r w:rsidRPr="00E03B11">
        <w:t xml:space="preserve">shared data from a total of 177 </w:t>
      </w:r>
      <w:ins w:id="334" w:author="Microsoft Office User" w:date="2024-02-19T00:45:00Z">
        <w:r w:rsidR="0085514F">
          <w:t xml:space="preserve">ICU </w:t>
        </w:r>
      </w:ins>
      <w:r w:rsidRPr="00E03B11">
        <w:t xml:space="preserve">patients </w:t>
      </w:r>
      <w:r w:rsidR="0052675C">
        <w:t>treated with</w:t>
      </w:r>
      <w:r w:rsidR="009248EC">
        <w:t xml:space="preserve"> IV fluconazole</w:t>
      </w:r>
      <w:del w:id="335"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instrText xml:space="preserve"> ADDIN EN.CITE </w:instrText>
      </w:r>
      <w:r w:rsidR="005A3D30">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instrText xml:space="preserve"> ADDIN EN.CITE.DATA </w:instrText>
      </w:r>
      <w:r w:rsidR="005A3D30">
        <w:fldChar w:fldCharType="end"/>
      </w:r>
      <w:r w:rsidRPr="00E03B11">
        <w:fldChar w:fldCharType="separate"/>
      </w:r>
      <w:r w:rsidR="005A3D30">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336"/>
      <w:r w:rsidRPr="00E03B11">
        <w:t xml:space="preserve"> </w:t>
      </w:r>
      <w:commentRangeStart w:id="337"/>
      <w:commentRangeStart w:id="338"/>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008D5C79">
        <w:t xml:space="preserve"> </w:t>
      </w:r>
      <w:commentRangeEnd w:id="337"/>
      <w:r w:rsidR="0085514F">
        <w:rPr>
          <w:rStyle w:val="CommentReference"/>
        </w:rPr>
        <w:commentReference w:id="337"/>
      </w:r>
      <w:commentRangeEnd w:id="336"/>
      <w:commentRangeEnd w:id="338"/>
      <w:r w:rsidR="00845A6D">
        <w:rPr>
          <w:rStyle w:val="CommentReference"/>
        </w:rPr>
        <w:commentReference w:id="338"/>
      </w:r>
      <w:r w:rsidR="00B10E38">
        <w:rPr>
          <w:rStyle w:val="CommentReference"/>
        </w:rPr>
        <w:commentReference w:id="336"/>
      </w:r>
      <w:r w:rsidRPr="00E03B11">
        <w:t>.</w:t>
      </w:r>
      <w:r w:rsidR="000673C3">
        <w:t xml:space="preserve"> None of the concentrations were below the lower limit of quantification.</w:t>
      </w:r>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339"/>
      <w:commentRangeStart w:id="340"/>
      <w:r w:rsidR="00FA0048" w:rsidRPr="007B176B">
        <w:t>from 34</w:t>
      </w:r>
      <w:r w:rsidR="00C26E94">
        <w:t> kg</w:t>
      </w:r>
      <w:r w:rsidR="00FA0048" w:rsidRPr="007B176B">
        <w:t xml:space="preserve"> </w:t>
      </w:r>
      <w:commentRangeEnd w:id="339"/>
      <w:r w:rsidR="009C36C6">
        <w:rPr>
          <w:rStyle w:val="CommentReference"/>
        </w:rPr>
        <w:commentReference w:id="339"/>
      </w:r>
      <w:commentRangeEnd w:id="340"/>
      <w:r w:rsidR="004D368C">
        <w:rPr>
          <w:rStyle w:val="CommentReference"/>
        </w:rPr>
        <w:commentReference w:id="340"/>
      </w:r>
      <w:r w:rsidR="00FA0048" w:rsidRPr="007B176B">
        <w:t>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0B60B6">
        <w:t>not receiving</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1F4CBE">
        <w:t>Body weights were missing</w:t>
      </w:r>
      <w:r w:rsidR="00DB4CD8">
        <w:t xml:space="preserve"> in </w:t>
      </w:r>
      <w:r w:rsidR="00C77259">
        <w:t>2</w:t>
      </w:r>
      <w:r w:rsidR="004739AE">
        <w:t>.</w:t>
      </w:r>
      <w:r w:rsidR="00C77259">
        <w:t>8</w:t>
      </w:r>
      <w:r w:rsidR="004739AE">
        <w:t xml:space="preserve">% </w:t>
      </w:r>
      <w:r w:rsidR="00F846E2">
        <w:t>of</w:t>
      </w:r>
      <w:r w:rsidR="00EC0656">
        <w:t xml:space="preserve"> </w:t>
      </w:r>
      <w:commentRangeStart w:id="341"/>
      <w:commentRangeStart w:id="342"/>
      <w:commentRangeStart w:id="343"/>
      <w:r w:rsidR="00EC0656">
        <w:t xml:space="preserve">the </w:t>
      </w:r>
      <w:commentRangeEnd w:id="341"/>
      <w:r w:rsidR="00C82483">
        <w:t>cohort</w:t>
      </w:r>
      <w:r w:rsidR="00EC0656">
        <w:rPr>
          <w:rStyle w:val="CommentReference"/>
        </w:rPr>
        <w:commentReference w:id="341"/>
      </w:r>
      <w:commentRangeEnd w:id="342"/>
      <w:r w:rsidR="00EC0656">
        <w:rPr>
          <w:rStyle w:val="CommentReference"/>
        </w:rPr>
        <w:commentReference w:id="342"/>
      </w:r>
      <w:commentRangeEnd w:id="343"/>
      <w:r w:rsidR="00274161">
        <w:rPr>
          <w:rStyle w:val="CommentReference"/>
        </w:rPr>
        <w:commentReference w:id="343"/>
      </w:r>
      <w:r w:rsidR="00EC0656">
        <w:t>.</w:t>
      </w:r>
      <w:r w:rsidR="00201009">
        <w:t xml:space="preserve"> </w:t>
      </w:r>
      <w:commentRangeStart w:id="344"/>
      <w:commentRangeStart w:id="345"/>
      <w:commentRangeStart w:id="346"/>
      <w:commentRangeStart w:id="347"/>
      <w:r w:rsidR="00353270">
        <w:t xml:space="preserve">CRRT </w:t>
      </w:r>
      <w:commentRangeEnd w:id="344"/>
      <w:r w:rsidR="00F147E9">
        <w:t>information was available for all patients,</w:t>
      </w:r>
      <w:r w:rsidR="005A4FAE">
        <w:t xml:space="preserve"> with</w:t>
      </w:r>
      <w:r w:rsidR="00F147E9">
        <w:t xml:space="preserve"> </w:t>
      </w:r>
      <w:r w:rsidR="00353270">
        <w:rPr>
          <w:rStyle w:val="CommentReference"/>
        </w:rPr>
        <w:commentReference w:id="344"/>
      </w:r>
      <w:commentRangeEnd w:id="345"/>
      <w:r w:rsidR="00EA2624">
        <w:rPr>
          <w:rStyle w:val="CommentReference"/>
        </w:rPr>
        <w:commentReference w:id="345"/>
      </w:r>
      <w:r w:rsidR="00F147E9">
        <w:t xml:space="preserve">19.2% of </w:t>
      </w:r>
      <w:r w:rsidR="004164B9">
        <w:t>whom had CRRT</w:t>
      </w:r>
      <w:r w:rsidR="00F147E9">
        <w:t xml:space="preserve"> </w:t>
      </w:r>
      <w:r w:rsidR="006E7BDC">
        <w:t>at least once during their treatment period.</w:t>
      </w:r>
      <w:r w:rsidR="00CF5A9A">
        <w:t xml:space="preserve"> </w:t>
      </w:r>
      <w:commentRangeEnd w:id="346"/>
      <w:r w:rsidR="006D2188">
        <w:rPr>
          <w:rStyle w:val="CommentReference"/>
        </w:rPr>
        <w:commentReference w:id="346"/>
      </w:r>
      <w:commentRangeEnd w:id="347"/>
      <w:r w:rsidR="004D13D6">
        <w:rPr>
          <w:rStyle w:val="CommentReference"/>
        </w:rPr>
        <w:commentReference w:id="347"/>
      </w:r>
      <w:commentRangeStart w:id="348"/>
      <w:commentRangeStart w:id="349"/>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350"/>
      <w:commentRangeStart w:id="351"/>
      <w:r w:rsidR="00B725AF">
        <w:t>only in 40.7</w:t>
      </w:r>
      <w:commentRangeEnd w:id="350"/>
      <w:r w:rsidR="00B725AF">
        <w:rPr>
          <w:rStyle w:val="CommentReference"/>
        </w:rPr>
        <w:commentReference w:id="350"/>
      </w:r>
      <w:commentRangeEnd w:id="351"/>
      <w:r w:rsidR="00686D68">
        <w:rPr>
          <w:rStyle w:val="CommentReference"/>
        </w:rPr>
        <w:commentReference w:id="351"/>
      </w:r>
      <w:commentRangeStart w:id="352"/>
      <w:commentRangeStart w:id="353"/>
      <w:commentRangeStart w:id="354"/>
      <w:r w:rsidR="00CF5A9A">
        <w:t xml:space="preserve">% of the dosing </w:t>
      </w:r>
      <w:commentRangeStart w:id="355"/>
      <w:commentRangeStart w:id="356"/>
      <w:r w:rsidR="00CF5A9A">
        <w:t>intervals</w:t>
      </w:r>
      <w:commentRangeEnd w:id="352"/>
      <w:r w:rsidR="0085514F">
        <w:rPr>
          <w:rStyle w:val="CommentReference"/>
        </w:rPr>
        <w:commentReference w:id="352"/>
      </w:r>
      <w:commentRangeEnd w:id="353"/>
      <w:r w:rsidR="00D47F6F">
        <w:rPr>
          <w:rStyle w:val="CommentReference"/>
        </w:rPr>
        <w:commentReference w:id="353"/>
      </w:r>
      <w:commentRangeEnd w:id="348"/>
      <w:commentRangeEnd w:id="349"/>
      <w:commentRangeEnd w:id="354"/>
      <w:r w:rsidR="00A83B00">
        <w:rPr>
          <w:rStyle w:val="CommentReference"/>
        </w:rPr>
        <w:commentReference w:id="354"/>
      </w:r>
      <w:r w:rsidR="00D26E82">
        <w:rPr>
          <w:rStyle w:val="CommentReference"/>
        </w:rPr>
        <w:commentReference w:id="348"/>
      </w:r>
      <w:commentRangeEnd w:id="355"/>
      <w:commentRangeEnd w:id="356"/>
      <w:r w:rsidR="00757179">
        <w:rPr>
          <w:rStyle w:val="CommentReference"/>
        </w:rPr>
        <w:commentReference w:id="349"/>
      </w:r>
      <w:r w:rsidR="004F05AE">
        <w:rPr>
          <w:rStyle w:val="CommentReference"/>
        </w:rPr>
        <w:commentReference w:id="355"/>
      </w:r>
      <w:r w:rsidR="00042840">
        <w:rPr>
          <w:rStyle w:val="CommentReference"/>
        </w:rPr>
        <w:commentReference w:id="356"/>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ins w:id="357" w:author="My Luong Vuong" w:date="2024-05-28T17:00:00Z">
        <w:r w:rsidR="000E79DB">
          <w:t xml:space="preserve"> Multiple imputation perfo</w:t>
        </w:r>
      </w:ins>
      <w:ins w:id="358" w:author="My Luong Vuong" w:date="2024-05-28T17:01:00Z">
        <w:r w:rsidR="000E79DB">
          <w:t xml:space="preserve">rmance </w:t>
        </w:r>
        <w:r w:rsidR="002806E4">
          <w:t xml:space="preserve">is shown in </w:t>
        </w:r>
      </w:ins>
      <w:ins w:id="359" w:author="My Luong Vuong" w:date="2024-05-28T17:02:00Z">
        <w:r w:rsidR="002806E4" w:rsidRPr="00A72BCD">
          <w:rPr>
            <w:b/>
            <w:bCs/>
          </w:rPr>
          <w:t>Fig.</w:t>
        </w:r>
        <w:r w:rsidR="002806E4">
          <w:rPr>
            <w:b/>
            <w:bCs/>
          </w:rPr>
          <w:t> </w:t>
        </w:r>
        <w:r w:rsidR="002806E4" w:rsidRPr="00A72BCD">
          <w:rPr>
            <w:b/>
            <w:bCs/>
          </w:rPr>
          <w:t>S1</w:t>
        </w:r>
      </w:ins>
      <w:ins w:id="360" w:author="My Luong Vuong" w:date="2024-05-28T17:23:00Z">
        <w:r w:rsidR="00094328">
          <w:t>-</w:t>
        </w:r>
      </w:ins>
      <w:ins w:id="361" w:author="My Luong Vuong" w:date="2024-05-28T17:02:00Z">
        <w:r w:rsidR="002806E4" w:rsidRPr="00A72BCD">
          <w:rPr>
            <w:b/>
            <w:bCs/>
          </w:rPr>
          <w:t>S2</w:t>
        </w:r>
        <w:r w:rsidR="002806E4">
          <w:t>.</w:t>
        </w:r>
      </w:ins>
      <w:ins w:id="362" w:author="My Luong Vuong" w:date="2024-05-28T17:01:00Z">
        <w:r w:rsidR="00684CB0">
          <w:t xml:space="preserve"> </w:t>
        </w:r>
      </w:ins>
      <w:del w:id="363" w:author="My Luong Vuong" w:date="2024-05-28T17:01:00Z">
        <w:r w:rsidR="0075746B" w:rsidRPr="00E03B11" w:rsidDel="00684CB0">
          <w:delText xml:space="preserve"> </w:delText>
        </w:r>
      </w:del>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del w:id="364" w:author="My Luong Vuong" w:date="2024-05-28T17:16:00Z">
        <w:r w:rsidR="00D751E8" w:rsidRPr="00A72BCD" w:rsidDel="00833814">
          <w:rPr>
            <w:b/>
            <w:bCs/>
          </w:rPr>
          <w:delText>S1</w:delText>
        </w:r>
        <w:r w:rsidR="00D751E8" w:rsidDel="00833814">
          <w:delText xml:space="preserve"> </w:delText>
        </w:r>
      </w:del>
      <w:ins w:id="365" w:author="My Luong Vuong" w:date="2024-05-28T17:16:00Z">
        <w:r w:rsidR="00833814" w:rsidRPr="00A72BCD">
          <w:rPr>
            <w:b/>
            <w:bCs/>
          </w:rPr>
          <w:t>S</w:t>
        </w:r>
        <w:r w:rsidR="00833814">
          <w:rPr>
            <w:b/>
            <w:bCs/>
          </w:rPr>
          <w:t>3</w:t>
        </w:r>
      </w:ins>
      <w:ins w:id="366" w:author="My Luong Vuong" w:date="2024-05-28T17:23:00Z">
        <w:r w:rsidR="001D4038">
          <w:t>-</w:t>
        </w:r>
      </w:ins>
      <w:del w:id="367" w:author="My Luong Vuong" w:date="2024-05-28T17:23:00Z">
        <w:r w:rsidR="00D751E8" w:rsidDel="001D4038">
          <w:delText xml:space="preserve">and </w:delText>
        </w:r>
        <w:r w:rsidR="00D751E8" w:rsidRPr="00A72BCD" w:rsidDel="001D4038">
          <w:rPr>
            <w:b/>
            <w:bCs/>
          </w:rPr>
          <w:delText>Fig.</w:delText>
        </w:r>
        <w:r w:rsidR="00E7513D" w:rsidDel="001D4038">
          <w:rPr>
            <w:b/>
            <w:bCs/>
          </w:rPr>
          <w:delText> </w:delText>
        </w:r>
      </w:del>
      <w:del w:id="368" w:author="My Luong Vuong" w:date="2024-05-28T17:16:00Z">
        <w:r w:rsidR="00D751E8" w:rsidRPr="00A72BCD" w:rsidDel="00833814">
          <w:rPr>
            <w:b/>
            <w:bCs/>
          </w:rPr>
          <w:delText>S2</w:delText>
        </w:r>
      </w:del>
      <w:ins w:id="369" w:author="My Luong Vuong" w:date="2024-05-28T17:16:00Z">
        <w:r w:rsidR="00833814" w:rsidRPr="00A72BCD">
          <w:rPr>
            <w:b/>
            <w:bCs/>
          </w:rPr>
          <w:t>S</w:t>
        </w:r>
        <w:r w:rsidR="00833814">
          <w:rPr>
            <w:b/>
            <w:bCs/>
          </w:rPr>
          <w:t>4</w:t>
        </w:r>
      </w:ins>
      <w:r w:rsidR="00D751E8">
        <w:t>.</w:t>
      </w:r>
    </w:p>
    <w:bookmarkEnd w:id="331"/>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23A19B79" w:rsidR="001169E0" w:rsidRPr="00E03B11" w:rsidRDefault="00BF6CF3" w:rsidP="00593CAA">
      <w:bookmarkStart w:id="370"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commentRangeStart w:id="371"/>
      <w:commentRangeStart w:id="372"/>
      <w:r w:rsidRPr="00E03B11">
        <w:t xml:space="preserve">A proportional error model best described the </w:t>
      </w:r>
      <w:r w:rsidR="00EB103B">
        <w:t xml:space="preserve">residual </w:t>
      </w:r>
      <w:commentRangeEnd w:id="371"/>
      <w:r w:rsidR="004F05AE">
        <w:rPr>
          <w:rStyle w:val="CommentReference"/>
        </w:rPr>
        <w:commentReference w:id="371"/>
      </w:r>
      <w:commentRangeEnd w:id="372"/>
      <w:r w:rsidR="00E524AF">
        <w:rPr>
          <w:rStyle w:val="CommentReference"/>
        </w:rPr>
        <w:commentReference w:id="372"/>
      </w:r>
      <w:r w:rsidR="00EB103B">
        <w:t>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on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del w:id="373" w:author="My Luong Vuong" w:date="2024-05-28T17:17:00Z">
        <w:r w:rsidR="00F56D12" w:rsidRPr="00E03B11" w:rsidDel="00083F71">
          <w:rPr>
            <w:b/>
            <w:bCs/>
          </w:rPr>
          <w:delText>S</w:delText>
        </w:r>
        <w:r w:rsidR="00F56D12" w:rsidDel="00083F71">
          <w:rPr>
            <w:b/>
            <w:bCs/>
          </w:rPr>
          <w:delText>3</w:delText>
        </w:r>
        <w:r w:rsidR="00986E1A" w:rsidDel="00083F71">
          <w:rPr>
            <w:b/>
            <w:bCs/>
          </w:rPr>
          <w:delText xml:space="preserve"> </w:delText>
        </w:r>
      </w:del>
      <w:ins w:id="374" w:author="My Luong Vuong" w:date="2024-05-28T17:17:00Z">
        <w:r w:rsidR="00083F71" w:rsidRPr="00E03B11">
          <w:rPr>
            <w:b/>
            <w:bCs/>
          </w:rPr>
          <w:t>S</w:t>
        </w:r>
        <w:r w:rsidR="00083F71">
          <w:rPr>
            <w:b/>
            <w:bCs/>
          </w:rPr>
          <w:t>5</w:t>
        </w:r>
      </w:ins>
      <w:del w:id="375" w:author="My Luong Vuong" w:date="2024-05-28T17:22:00Z">
        <w:r w:rsidR="00986E1A" w:rsidRPr="00B808F3" w:rsidDel="007472F0">
          <w:delText>to</w:delText>
        </w:r>
        <w:r w:rsidR="00986E1A" w:rsidDel="007472F0">
          <w:rPr>
            <w:b/>
            <w:bCs/>
          </w:rPr>
          <w:delText xml:space="preserve"> Fig.</w:delText>
        </w:r>
      </w:del>
      <w:ins w:id="376" w:author="My Luong Vuong" w:date="2024-05-28T17:22:00Z">
        <w:r w:rsidR="007472F0">
          <w:rPr>
            <w:b/>
            <w:bCs/>
          </w:rPr>
          <w:t>-</w:t>
        </w:r>
      </w:ins>
      <w:del w:id="377" w:author="My Luong Vuong" w:date="2024-05-28T17:22:00Z">
        <w:r w:rsidR="001169E0" w:rsidDel="007472F0">
          <w:rPr>
            <w:b/>
            <w:bCs/>
          </w:rPr>
          <w:delText> </w:delText>
        </w:r>
      </w:del>
      <w:del w:id="378" w:author="My Luong Vuong" w:date="2024-05-28T17:17:00Z">
        <w:r w:rsidR="00F56D12" w:rsidDel="00083F71">
          <w:rPr>
            <w:b/>
            <w:bCs/>
          </w:rPr>
          <w:delText>S7</w:delText>
        </w:r>
      </w:del>
      <w:ins w:id="379" w:author="My Luong Vuong" w:date="2024-05-28T17:17:00Z">
        <w:r w:rsidR="00083F71">
          <w:rPr>
            <w:b/>
            <w:bCs/>
          </w:rPr>
          <w:t>S9</w:t>
        </w:r>
      </w:ins>
      <w:r w:rsidRPr="00E03B11">
        <w:t>.</w:t>
      </w:r>
    </w:p>
    <w:p w14:paraId="47059E0D" w14:textId="6D624C42" w:rsidR="00BF6CF3" w:rsidRDefault="00536DB6" w:rsidP="00593CAA">
      <w:r w:rsidRPr="00536DB6">
        <w:t>Inclusion of effects of</w:t>
      </w:r>
      <w:r w:rsidR="001169E0">
        <w:t xml:space="preserve"> baseline</w:t>
      </w:r>
      <w:r w:rsidR="00ED2769">
        <w:t xml:space="preserve"> total</w:t>
      </w:r>
      <w:r w:rsidRPr="00536DB6">
        <w:t xml:space="preserve"> </w:t>
      </w:r>
      <w:commentRangeStart w:id="380"/>
      <w:commentRangeStart w:id="381"/>
      <w:r w:rsidR="001169E0">
        <w:t>body weight</w:t>
      </w:r>
      <w:r w:rsidR="001169E0" w:rsidRPr="00536DB6">
        <w:t xml:space="preserve"> </w:t>
      </w:r>
      <w:commentRangeEnd w:id="380"/>
      <w:r w:rsidR="00D47F6F">
        <w:rPr>
          <w:rStyle w:val="CommentReference"/>
        </w:rPr>
        <w:commentReference w:id="380"/>
      </w:r>
      <w:commentRangeEnd w:id="381"/>
      <w:r w:rsidR="005E567F">
        <w:rPr>
          <w:rStyle w:val="CommentReference"/>
        </w:rPr>
        <w:commentReference w:id="381"/>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w:t>
      </w:r>
      <w:commentRangeStart w:id="382"/>
      <w:commentRangeStart w:id="383"/>
      <w:r w:rsidR="00BF6CF3" w:rsidRPr="00E03B11">
        <w:t xml:space="preserve">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382"/>
      <w:r w:rsidR="00383D26">
        <w:rPr>
          <w:rStyle w:val="CommentReference"/>
        </w:rPr>
        <w:commentReference w:id="382"/>
      </w:r>
      <w:commentRangeEnd w:id="383"/>
      <w:r w:rsidR="00173F7F">
        <w:rPr>
          <w:rStyle w:val="CommentReference"/>
        </w:rPr>
        <w:commentReference w:id="383"/>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commentRangeStart w:id="384"/>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w:t>
      </w:r>
      <w:commentRangeEnd w:id="384"/>
      <w:r w:rsidR="009C18C1">
        <w:rPr>
          <w:rStyle w:val="CommentReference"/>
        </w:rPr>
        <w:commentReference w:id="384"/>
      </w:r>
      <w:r w:rsidR="00294434">
        <w:t xml:space="preserve">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385"/>
      <w:commentRangeStart w:id="386"/>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commentRangeEnd w:id="385"/>
      <w:r w:rsidR="00383D26">
        <w:rPr>
          <w:rStyle w:val="CommentReference"/>
        </w:rPr>
        <w:commentReference w:id="385"/>
      </w:r>
      <w:commentRangeEnd w:id="386"/>
      <w:r w:rsidR="00AB1B25">
        <w:rPr>
          <w:rStyle w:val="CommentReference"/>
        </w:rPr>
        <w:commentReference w:id="386"/>
      </w:r>
      <w:r w:rsidR="00A9147B" w:rsidRPr="00E03B11">
        <w:t>.</w:t>
      </w:r>
    </w:p>
    <w:p w14:paraId="08D97122" w14:textId="7E5B8416" w:rsidR="00044CFA" w:rsidRPr="00E03B11" w:rsidRDefault="00241A56" w:rsidP="00593CAA">
      <w:commentRangeStart w:id="387"/>
      <w:commentRangeStart w:id="388"/>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387"/>
      <w:r w:rsidR="00D47F6F">
        <w:rPr>
          <w:rStyle w:val="CommentReference"/>
        </w:rPr>
        <w:commentReference w:id="387"/>
      </w:r>
      <w:commentRangeEnd w:id="388"/>
      <w:r w:rsidR="00856214">
        <w:rPr>
          <w:rStyle w:val="CommentReference"/>
        </w:rPr>
        <w:commentReference w:id="388"/>
      </w:r>
      <w:r w:rsidR="00B91D00" w:rsidRPr="00E03B11">
        <w:t>(</w:t>
      </w:r>
      <w:r w:rsidR="00394C8E" w:rsidRPr="00FD4FB7">
        <w:rPr>
          <w:b/>
          <w:bCs/>
        </w:rPr>
        <w:t>Fig</w:t>
      </w:r>
      <w:r w:rsidR="00A46741" w:rsidRPr="00FD4FB7">
        <w:rPr>
          <w:b/>
          <w:bCs/>
        </w:rPr>
        <w:t>.</w:t>
      </w:r>
      <w:r w:rsidR="00D27C63" w:rsidRPr="00FD4FB7">
        <w:rPr>
          <w:b/>
          <w:bCs/>
        </w:rPr>
        <w:t> </w:t>
      </w:r>
      <w:del w:id="389" w:author="My Luong Vuong" w:date="2024-05-28T17:17:00Z">
        <w:r w:rsidR="00F97056" w:rsidRPr="00FD4FB7" w:rsidDel="004C387A">
          <w:rPr>
            <w:b/>
            <w:bCs/>
          </w:rPr>
          <w:delText>S8</w:delText>
        </w:r>
        <w:r w:rsidR="00EC7F13" w:rsidDel="004C387A">
          <w:delText xml:space="preserve"> </w:delText>
        </w:r>
      </w:del>
      <w:ins w:id="390" w:author="My Luong Vuong" w:date="2024-05-28T17:17:00Z">
        <w:r w:rsidR="004C387A" w:rsidRPr="00FD4FB7">
          <w:rPr>
            <w:b/>
            <w:bCs/>
          </w:rPr>
          <w:t>S</w:t>
        </w:r>
        <w:r w:rsidR="004C387A">
          <w:rPr>
            <w:b/>
            <w:bCs/>
          </w:rPr>
          <w:t>10</w:t>
        </w:r>
      </w:ins>
      <w:ins w:id="391" w:author="My Luong Vuong" w:date="2024-05-28T17:24:00Z">
        <w:r w:rsidR="00B37386">
          <w:t>-S</w:t>
        </w:r>
      </w:ins>
      <w:del w:id="392" w:author="My Luong Vuong" w:date="2024-05-28T17:24:00Z">
        <w:r w:rsidR="00EC7F13" w:rsidDel="00B37386">
          <w:delText xml:space="preserve">and </w:delText>
        </w:r>
        <w:r w:rsidR="00EC7F13" w:rsidDel="00B37386">
          <w:rPr>
            <w:b/>
            <w:bCs/>
          </w:rPr>
          <w:delText>Fig. </w:delText>
        </w:r>
      </w:del>
      <w:del w:id="393" w:author="My Luong Vuong" w:date="2024-05-28T17:17:00Z">
        <w:r w:rsidR="00EC7F13" w:rsidDel="004C387A">
          <w:rPr>
            <w:b/>
            <w:bCs/>
          </w:rPr>
          <w:delText>9</w:delText>
        </w:r>
      </w:del>
      <w:ins w:id="394" w:author="My Luong Vuong" w:date="2024-05-28T17:17:00Z">
        <w:r w:rsidR="004C387A">
          <w:rPr>
            <w:b/>
            <w:bCs/>
          </w:rPr>
          <w:t>11</w:t>
        </w:r>
      </w:ins>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del w:id="395" w:author="My Luong Vuong" w:date="2024-05-28T17:17:00Z">
        <w:r w:rsidR="00DC70E9" w:rsidRPr="00A72BCD" w:rsidDel="00C60FF4">
          <w:rPr>
            <w:b/>
            <w:bCs/>
          </w:rPr>
          <w:delText>S10</w:delText>
        </w:r>
      </w:del>
      <w:ins w:id="396" w:author="My Luong Vuong" w:date="2024-05-28T17:17:00Z">
        <w:r w:rsidR="00C60FF4" w:rsidRPr="00A72BCD">
          <w:rPr>
            <w:b/>
            <w:bCs/>
          </w:rPr>
          <w:t>S1</w:t>
        </w:r>
        <w:r w:rsidR="00C60FF4">
          <w:rPr>
            <w:b/>
            <w:bCs/>
          </w:rPr>
          <w:t>2</w:t>
        </w:r>
      </w:ins>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370"/>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028190B3" w:rsidR="004B1B5C" w:rsidRDefault="00816D31" w:rsidP="00593CAA">
      <w:bookmarkStart w:id="397"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ins w:id="398" w:author="My Luong Vuong" w:date="2024-05-28T16:22:00Z">
        <w:r w:rsidR="00394553" w:rsidRPr="00394553">
          <w:t xml:space="preserve">loading </w:t>
        </w:r>
      </w:ins>
      <w:del w:id="399" w:author="My Luong Vuong" w:date="2024-05-28T16:22:00Z">
        <w:r w:rsidR="00C806E9" w:rsidDel="00394553">
          <w:delText xml:space="preserve">LD </w:delText>
        </w:r>
      </w:del>
      <w:r w:rsidR="00C806E9">
        <w:t xml:space="preserve">followed </w:t>
      </w:r>
      <w:r w:rsidR="00450EB7">
        <w:t>b</w:t>
      </w:r>
      <w:r w:rsidR="00C806E9">
        <w:t xml:space="preserve">y 6 mg/kg </w:t>
      </w:r>
      <w:ins w:id="400" w:author="My Luong Vuong" w:date="2024-05-28T16:22:00Z">
        <w:r w:rsidR="00A339D6" w:rsidRPr="00A339D6">
          <w:t>maintenance</w:t>
        </w:r>
      </w:ins>
      <w:del w:id="401" w:author="My Luong Vuong" w:date="2024-05-28T16:22:00Z">
        <w:r w:rsidR="00C806E9" w:rsidDel="00A339D6">
          <w:delText>MD</w:delText>
        </w:r>
      </w:del>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of 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recommended </w:t>
      </w:r>
      <w:ins w:id="402" w:author="My Luong Vuong" w:date="2024-05-28T16:23:00Z">
        <w:r w:rsidR="00B772ED" w:rsidRPr="00B772ED">
          <w:t>maintenance dose</w:t>
        </w:r>
        <w:r w:rsidR="00B772ED" w:rsidRPr="00B772ED" w:rsidDel="00B772ED">
          <w:t xml:space="preserve"> </w:t>
        </w:r>
      </w:ins>
      <w:del w:id="403" w:author="My Luong Vuong" w:date="2024-05-28T16:23:00Z">
        <w:r w:rsidR="003910D5" w:rsidDel="00B772ED">
          <w:delText>MD</w:delText>
        </w:r>
        <w:r w:rsidR="00E5452C" w:rsidDel="00B772ED">
          <w:delText xml:space="preserve"> </w:delText>
        </w:r>
      </w:del>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commentRangeStart w:id="404"/>
      <w:commentRangeStart w:id="405"/>
      <w:commentRangeStart w:id="406"/>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commentRangeEnd w:id="404"/>
      <w:r w:rsidR="00CF6500">
        <w:rPr>
          <w:rStyle w:val="CommentReference"/>
        </w:rPr>
        <w:commentReference w:id="404"/>
      </w:r>
      <w:commentRangeEnd w:id="405"/>
      <w:r w:rsidR="00982656">
        <w:rPr>
          <w:rStyle w:val="CommentReference"/>
        </w:rPr>
        <w:commentReference w:id="405"/>
      </w:r>
      <w:commentRangeEnd w:id="406"/>
      <w:r w:rsidR="00EE4F02">
        <w:rPr>
          <w:rStyle w:val="CommentReference"/>
        </w:rPr>
        <w:commentReference w:id="406"/>
      </w:r>
    </w:p>
    <w:p w14:paraId="52351FEB" w14:textId="2846738D"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 xml:space="preserve">administration of the </w:t>
      </w:r>
      <w:ins w:id="407" w:author="My Luong Vuong" w:date="2024-05-28T16:26:00Z">
        <w:r w:rsidR="00A17D4C" w:rsidRPr="00A17D4C">
          <w:t>loading dose</w:t>
        </w:r>
      </w:ins>
      <w:del w:id="408" w:author="My Luong Vuong" w:date="2024-05-28T16:26:00Z">
        <w:r w:rsidR="00623F7F" w:rsidDel="00A17D4C">
          <w:delText>LD</w:delText>
        </w:r>
      </w:del>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commentRangeStart w:id="409"/>
      <w:commentRangeStart w:id="410"/>
      <w:commentRangeEnd w:id="409"/>
      <w:r w:rsidR="00454171">
        <w:rPr>
          <w:rStyle w:val="CommentReference"/>
        </w:rPr>
        <w:commentReference w:id="409"/>
      </w:r>
      <w:commentRangeEnd w:id="410"/>
      <w:r w:rsidR="00436E24">
        <w:rPr>
          <w:rStyle w:val="CommentReference"/>
        </w:rPr>
        <w:commentReference w:id="410"/>
      </w:r>
      <w:r w:rsidR="004B7663">
        <w:t xml:space="preserve">along the </w:t>
      </w:r>
      <w:r w:rsidR="0005797E">
        <w:t xml:space="preserve">studied </w:t>
      </w:r>
      <w:ins w:id="411" w:author="My Luong Vuong" w:date="2024-05-28T16:26:00Z">
        <w:r w:rsidR="00DE6817">
          <w:t xml:space="preserve">total </w:t>
        </w:r>
      </w:ins>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del w:id="412" w:author="My Luong Vuong" w:date="2024-05-28T17:18:00Z">
        <w:r w:rsidR="00D1749D" w:rsidDel="00D05B67">
          <w:rPr>
            <w:b/>
            <w:bCs/>
          </w:rPr>
          <w:delText>S11</w:delText>
        </w:r>
      </w:del>
      <w:ins w:id="413" w:author="My Luong Vuong" w:date="2024-05-28T17:18:00Z">
        <w:r w:rsidR="00D05B67">
          <w:rPr>
            <w:b/>
            <w:bCs/>
          </w:rPr>
          <w:t>S13</w:t>
        </w:r>
      </w:ins>
      <w:r w:rsidR="00D1749D">
        <w:rPr>
          <w:b/>
          <w:bCs/>
        </w:rPr>
        <w:t>-</w:t>
      </w:r>
      <w:del w:id="414" w:author="My Luong Vuong" w:date="2024-05-28T17:18:00Z">
        <w:r w:rsidR="00D1749D" w:rsidDel="00D05B67">
          <w:rPr>
            <w:b/>
            <w:bCs/>
          </w:rPr>
          <w:delText>S12</w:delText>
        </w:r>
      </w:del>
      <w:ins w:id="415" w:author="My Luong Vuong" w:date="2024-05-28T17:18:00Z">
        <w:r w:rsidR="00D05B67">
          <w:rPr>
            <w:b/>
            <w:bCs/>
          </w:rPr>
          <w:t>S14</w:t>
        </w:r>
      </w:ins>
      <w:r w:rsidR="00240EC2" w:rsidRPr="00E03B11">
        <w:t>).</w:t>
      </w:r>
      <w:r w:rsidR="00E86A3C" w:rsidRPr="00E86A3C">
        <w:t xml:space="preserve"> </w:t>
      </w:r>
    </w:p>
    <w:p w14:paraId="54692E3A" w14:textId="5297EE60" w:rsidR="00CA6CF6" w:rsidDel="00B15900" w:rsidRDefault="006E66BD" w:rsidP="00593CAA">
      <w:pPr>
        <w:rPr>
          <w:del w:id="416" w:author="My Luong Vuong" w:date="2024-05-28T17:33:00Z"/>
        </w:rPr>
      </w:pPr>
      <w:ins w:id="417" w:author="My Luong Vuong" w:date="2024-05-28T17:28:00Z">
        <w:r>
          <w:t>Real</w:t>
        </w:r>
      </w:ins>
      <w:ins w:id="418" w:author="My Luong Vuong" w:date="2024-05-28T17:29:00Z">
        <w:r>
          <w:t>-</w:t>
        </w:r>
      </w:ins>
      <w:ins w:id="419" w:author="My Luong Vuong" w:date="2024-05-28T17:28:00Z">
        <w:r>
          <w:t>world po</w:t>
        </w:r>
      </w:ins>
      <w:ins w:id="420" w:author="My Luong Vuong" w:date="2024-05-28T17:29:00Z">
        <w:r>
          <w:t xml:space="preserve">pulation simulations </w:t>
        </w:r>
      </w:ins>
      <w:del w:id="421" w:author="My Luong Vuong" w:date="2024-05-28T17:22:00Z">
        <w:r w:rsidR="00D6713F" w:rsidDel="0051372E">
          <w:delText>Real-world population</w:delText>
        </w:r>
      </w:del>
      <w:del w:id="422" w:author="My Luong Vuong" w:date="2024-05-28T17:28:00Z">
        <w:r w:rsidR="00240EC2" w:rsidRPr="00E03B11" w:rsidDel="00B26A53">
          <w:delText xml:space="preserve"> simulations </w:delText>
        </w:r>
      </w:del>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 xml:space="preserve">resulted in </w:t>
      </w:r>
      <w:commentRangeStart w:id="423"/>
      <w:commentRangeStart w:id="424"/>
      <w:r w:rsidR="00240EC2" w:rsidRPr="00E03B11">
        <w:t>clinically unacceptable PTA</w:t>
      </w:r>
      <w:commentRangeEnd w:id="423"/>
      <w:r w:rsidR="00D47F6F">
        <w:rPr>
          <w:rStyle w:val="CommentReference"/>
        </w:rPr>
        <w:commentReference w:id="423"/>
      </w:r>
      <w:commentRangeEnd w:id="424"/>
      <w:r w:rsidR="008875A2">
        <w:rPr>
          <w:rStyle w:val="CommentReference"/>
        </w:rPr>
        <w:commentReference w:id="424"/>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del w:id="425" w:author="My Luong Vuong" w:date="2024-05-28T17:26:00Z">
        <w:r w:rsidR="003A155A" w:rsidRPr="00CD770F" w:rsidDel="00E314B8">
          <w:rPr>
            <w:b/>
            <w:bCs/>
          </w:rPr>
          <w:delText>S1</w:delText>
        </w:r>
        <w:r w:rsidR="003A155A" w:rsidDel="00E314B8">
          <w:rPr>
            <w:b/>
            <w:bCs/>
          </w:rPr>
          <w:delText>3</w:delText>
        </w:r>
      </w:del>
      <w:ins w:id="426" w:author="My Luong Vuong" w:date="2024-05-28T17:26:00Z">
        <w:r w:rsidR="00E314B8" w:rsidRPr="00CD770F">
          <w:rPr>
            <w:b/>
            <w:bCs/>
          </w:rPr>
          <w:t>S1</w:t>
        </w:r>
      </w:ins>
      <w:ins w:id="427" w:author="My Luong Vuong" w:date="2024-05-28T17:32:00Z">
        <w:r w:rsidR="00F163C5">
          <w:rPr>
            <w:b/>
            <w:bCs/>
          </w:rPr>
          <w:t>5</w:t>
        </w:r>
      </w:ins>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del w:id="428" w:author="My Luong Vuong" w:date="2024-05-28T17:26:00Z">
        <w:r w:rsidR="00A72744" w:rsidRPr="00CD770F" w:rsidDel="00521DDF">
          <w:rPr>
            <w:b/>
            <w:bCs/>
          </w:rPr>
          <w:delText>S1</w:delText>
        </w:r>
        <w:r w:rsidR="00A72744" w:rsidDel="00521DDF">
          <w:rPr>
            <w:b/>
            <w:bCs/>
          </w:rPr>
          <w:delText>3</w:delText>
        </w:r>
      </w:del>
      <w:ins w:id="429" w:author="My Luong Vuong" w:date="2024-05-28T17:26:00Z">
        <w:r w:rsidR="00521DDF" w:rsidRPr="00CD770F">
          <w:rPr>
            <w:b/>
            <w:bCs/>
          </w:rPr>
          <w:t>S1</w:t>
        </w:r>
      </w:ins>
      <w:ins w:id="430" w:author="My Luong Vuong" w:date="2024-05-28T17:32:00Z">
        <w:r w:rsidR="00F163C5">
          <w:rPr>
            <w:b/>
            <w:bCs/>
          </w:rPr>
          <w:t>5</w:t>
        </w:r>
      </w:ins>
      <w:r w:rsidR="00240EC2" w:rsidRPr="00E03B11">
        <w:t>)</w:t>
      </w:r>
      <w:commentRangeStart w:id="431"/>
      <w:commentRangeStart w:id="432"/>
      <w:r w:rsidR="00EE395A">
        <w:t>.</w:t>
      </w:r>
      <w:commentRangeEnd w:id="431"/>
      <w:r w:rsidR="00432B4D">
        <w:rPr>
          <w:rStyle w:val="CommentReference"/>
        </w:rPr>
        <w:commentReference w:id="431"/>
      </w:r>
      <w:commentRangeEnd w:id="432"/>
      <w:r w:rsidR="00C404E6">
        <w:rPr>
          <w:rStyle w:val="CommentReference"/>
        </w:rPr>
        <w:commentReference w:id="432"/>
      </w:r>
      <w:r w:rsidR="006B2187">
        <w:t xml:space="preserve"> </w:t>
      </w:r>
      <w:r w:rsidR="006C319C">
        <w:t>Less than 1.2%</w:t>
      </w:r>
      <w:r w:rsidR="006B2187" w:rsidRPr="00E03B11">
        <w:t xml:space="preserve"> of patients </w:t>
      </w:r>
      <w:r w:rsidR="006C319C">
        <w:t>ha</w:t>
      </w:r>
      <w:ins w:id="433" w:author="Erwin Dreesen" w:date="2024-05-18T22:40:00Z">
        <w:r w:rsidR="006C319C">
          <w:t>d</w:t>
        </w:r>
      </w:ins>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del w:id="434" w:author="Erwin Dreesen" w:date="2024-05-18T22:40:00Z">
        <w:r w:rsidR="006B2187" w:rsidRPr="00E03B11" w:rsidDel="006C319C">
          <w:delText xml:space="preserve"> </w:delText>
        </w:r>
      </w:del>
      <w:ins w:id="435" w:author="Erwin Dreesen" w:date="2024-05-18T22:40:00Z">
        <w:r w:rsidR="006C319C">
          <w:t xml:space="preserve"> </w:t>
        </w:r>
      </w:ins>
      <w:ins w:id="436" w:author="My Luong Vuong" w:date="2024-05-28T16:28:00Z">
        <w:r w:rsidR="00A30B69" w:rsidRPr="00A30B69">
          <w:t>across the</w:t>
        </w:r>
        <w:r w:rsidR="00A30B69">
          <w:t>ir</w:t>
        </w:r>
        <w:r w:rsidR="00A30B69" w:rsidRPr="00A30B69">
          <w:t xml:space="preserve"> two-week treatment period.</w:t>
        </w:r>
      </w:ins>
      <w:ins w:id="437" w:author="My Luong Vuong" w:date="2024-05-28T17:28:00Z">
        <w:r w:rsidR="00B26A53">
          <w:t xml:space="preserve"> </w:t>
        </w:r>
        <w:r w:rsidR="00B26A53" w:rsidRPr="00B26A53">
          <w:t xml:space="preserve">The characteristics of the </w:t>
        </w:r>
      </w:ins>
      <w:ins w:id="438" w:author="My Luong Vuong" w:date="2024-05-28T17:30:00Z">
        <w:r w:rsidR="005B510E">
          <w:t>real-world virtual</w:t>
        </w:r>
      </w:ins>
      <w:ins w:id="439" w:author="My Luong Vuong" w:date="2024-05-28T17:28:00Z">
        <w:r w:rsidR="00B26A53" w:rsidRPr="00B26A53">
          <w:t xml:space="preserve"> population</w:t>
        </w:r>
        <w:r>
          <w:t xml:space="preserve"> </w:t>
        </w:r>
        <w:r w:rsidR="00B26A53" w:rsidRPr="00B26A53">
          <w:t xml:space="preserve">are shown in </w:t>
        </w:r>
        <w:r w:rsidR="00B26A53" w:rsidRPr="00695207">
          <w:rPr>
            <w:b/>
            <w:bCs/>
            <w:rPrChange w:id="440" w:author="My Luong Vuong" w:date="2024-05-28T17:32:00Z">
              <w:rPr/>
            </w:rPrChange>
          </w:rPr>
          <w:t>Fig S1</w:t>
        </w:r>
      </w:ins>
      <w:ins w:id="441" w:author="My Luong Vuong" w:date="2024-05-28T17:32:00Z">
        <w:r w:rsidR="00695207">
          <w:rPr>
            <w:b/>
            <w:bCs/>
          </w:rPr>
          <w:t>6</w:t>
        </w:r>
      </w:ins>
      <w:ins w:id="442" w:author="My Luong Vuong" w:date="2024-05-28T17:28:00Z">
        <w:r w:rsidR="00B26A53" w:rsidRPr="00695207">
          <w:rPr>
            <w:b/>
            <w:bCs/>
            <w:rPrChange w:id="443" w:author="My Luong Vuong" w:date="2024-05-28T17:32:00Z">
              <w:rPr/>
            </w:rPrChange>
          </w:rPr>
          <w:t>-S1</w:t>
        </w:r>
      </w:ins>
      <w:ins w:id="444" w:author="My Luong Vuong" w:date="2024-05-28T17:32:00Z">
        <w:r w:rsidR="00695207">
          <w:rPr>
            <w:b/>
            <w:bCs/>
          </w:rPr>
          <w:t>7</w:t>
        </w:r>
      </w:ins>
      <w:ins w:id="445" w:author="My Luong Vuong" w:date="2024-05-28T17:31:00Z">
        <w:r w:rsidR="0088045F">
          <w:t xml:space="preserve">. The R code and dataset </w:t>
        </w:r>
        <w:r w:rsidR="0088045F">
          <w:lastRenderedPageBreak/>
          <w:t xml:space="preserve">used to generate this population are in </w:t>
        </w:r>
      </w:ins>
      <w:ins w:id="446" w:author="My Luong Vuong" w:date="2024-05-28T17:29:00Z">
        <w:r w:rsidR="008A02C7">
          <w:t xml:space="preserve">the </w:t>
        </w:r>
        <w:r w:rsidR="008A02C7" w:rsidRPr="008A02C7">
          <w:rPr>
            <w:b/>
            <w:bCs/>
            <w:rPrChange w:id="447" w:author="My Luong Vuong" w:date="2024-05-28T17:29:00Z">
              <w:rPr/>
            </w:rPrChange>
          </w:rPr>
          <w:t>Supplementary Code</w:t>
        </w:r>
      </w:ins>
      <w:ins w:id="448" w:author="My Luong Vuong" w:date="2024-05-28T17:31:00Z">
        <w:r w:rsidR="0088045F">
          <w:rPr>
            <w:b/>
            <w:bCs/>
          </w:rPr>
          <w:t xml:space="preserve"> </w:t>
        </w:r>
        <w:r w:rsidR="0088045F" w:rsidRPr="0059399F">
          <w:rPr>
            <w:rPrChange w:id="449" w:author="My Luong Vuong" w:date="2024-05-28T17:32:00Z">
              <w:rPr>
                <w:b/>
                <w:bCs/>
              </w:rPr>
            </w:rPrChange>
          </w:rPr>
          <w:t>and</w:t>
        </w:r>
        <w:r w:rsidR="0088045F">
          <w:rPr>
            <w:b/>
            <w:bCs/>
          </w:rPr>
          <w:t xml:space="preserve"> Supplementary Dataset</w:t>
        </w:r>
      </w:ins>
      <w:ins w:id="450" w:author="My Luong Vuong" w:date="2024-05-28T17:28:00Z">
        <w:r w:rsidR="00B26A53" w:rsidRPr="00B26A53">
          <w:t>.</w:t>
        </w:r>
      </w:ins>
      <w:commentRangeStart w:id="451"/>
      <w:commentRangeStart w:id="452"/>
      <w:ins w:id="453" w:author="Erwin Dreesen" w:date="2024-05-18T22:40:00Z">
        <w:del w:id="454" w:author="My Luong Vuong" w:date="2024-05-28T16:28:00Z">
          <w:r w:rsidR="006C319C" w:rsidDel="00A30B69">
            <w:delText>…</w:delText>
          </w:r>
          <w:commentRangeEnd w:id="451"/>
          <w:r w:rsidR="006C319C" w:rsidDel="00A30B69">
            <w:rPr>
              <w:rStyle w:val="CommentReference"/>
            </w:rPr>
            <w:commentReference w:id="451"/>
          </w:r>
        </w:del>
      </w:ins>
      <w:commentRangeEnd w:id="452"/>
      <w:del w:id="455" w:author="My Luong Vuong" w:date="2024-05-28T16:28:00Z">
        <w:r w:rsidR="0038739A" w:rsidDel="00A30B69">
          <w:rPr>
            <w:rStyle w:val="CommentReference"/>
          </w:rPr>
          <w:commentReference w:id="452"/>
        </w:r>
        <w:r w:rsidR="006B2187" w:rsidDel="00A30B69">
          <w:delText xml:space="preserve">were </w:delText>
        </w:r>
        <w:commentRangeStart w:id="456"/>
        <w:commentRangeStart w:id="457"/>
        <w:r w:rsidR="006B2187" w:rsidDel="00A30B69">
          <w:delText xml:space="preserve">minimal </w:delText>
        </w:r>
        <w:commentRangeEnd w:id="456"/>
        <w:r w:rsidR="006C319C" w:rsidDel="00A30B69">
          <w:rPr>
            <w:rStyle w:val="CommentReference"/>
          </w:rPr>
          <w:commentReference w:id="456"/>
        </w:r>
        <w:commentRangeEnd w:id="457"/>
        <w:r w:rsidR="0038739A" w:rsidDel="00A30B69">
          <w:rPr>
            <w:rStyle w:val="CommentReference"/>
          </w:rPr>
          <w:commentReference w:id="457"/>
        </w:r>
        <w:r w:rsidR="006B2187" w:rsidDel="00A30B69">
          <w:delText>under proposed optimised doses (&lt;0.5% when off CRRT and &lt;0.1% when on CRRT)</w:delText>
        </w:r>
        <w:r w:rsidR="006B2187" w:rsidRPr="00E03B11" w:rsidDel="00A30B69">
          <w:delText>.</w:delText>
        </w:r>
      </w:del>
    </w:p>
    <w:bookmarkEnd w:id="397"/>
    <w:p w14:paraId="1FD5D263" w14:textId="453CC58B" w:rsidR="009248EC" w:rsidRDefault="009248EC" w:rsidP="00593CAA">
      <w:del w:id="458" w:author="My Luong Vuong" w:date="2024-05-12T11:37:00Z">
        <w:r w:rsidDel="0081715C">
          <w:br w:type="page"/>
        </w:r>
      </w:del>
    </w:p>
    <w:p w14:paraId="6F4D32B2" w14:textId="4E1BE966" w:rsidR="00A905E8" w:rsidRPr="00E03B11" w:rsidRDefault="00A905E8" w:rsidP="00593CAA">
      <w:pPr>
        <w:pStyle w:val="Heading1"/>
      </w:pPr>
      <w:r w:rsidRPr="00E03B11">
        <w:lastRenderedPageBreak/>
        <w:t>Discussion</w:t>
      </w:r>
    </w:p>
    <w:p w14:paraId="39606BFF" w14:textId="696B50E1" w:rsidR="00CB50CB" w:rsidRPr="00E03B11" w:rsidRDefault="00CB50CB" w:rsidP="00593CAA">
      <w:bookmarkStart w:id="459" w:name="_Hlk136862217"/>
      <w:commentRangeStart w:id="460"/>
      <w:commentRangeStart w:id="461"/>
      <w:commentRangeStart w:id="462"/>
      <w:r w:rsidRPr="00E03B11">
        <w:t xml:space="preserve">Our study aimed to </w:t>
      </w:r>
      <w:commentRangeStart w:id="463"/>
      <w:commentRangeStart w:id="464"/>
      <w:r w:rsidR="00543749" w:rsidRPr="00715016">
        <w:t xml:space="preserve">identify factors </w:t>
      </w:r>
      <w:r w:rsidR="00035BB0">
        <w:t>influencing</w:t>
      </w:r>
      <w:r w:rsidR="006C319C">
        <w:t xml:space="preserve"> fluconazole PKPD</w:t>
      </w:r>
      <w:r w:rsidR="00543749" w:rsidRPr="00715016">
        <w:t xml:space="preserve"> target </w:t>
      </w:r>
      <w:r w:rsidR="00543749">
        <w:t>attainment</w:t>
      </w:r>
      <w:commentRangeEnd w:id="463"/>
      <w:r w:rsidR="00543749">
        <w:rPr>
          <w:rStyle w:val="CommentReference"/>
        </w:rPr>
        <w:commentReference w:id="463"/>
      </w:r>
      <w:commentRangeEnd w:id="464"/>
      <w:r w:rsidR="005822CC">
        <w:rPr>
          <w:rStyle w:val="CommentReference"/>
        </w:rPr>
        <w:commentReference w:id="464"/>
      </w:r>
      <w:r w:rsidR="00543749">
        <w:t xml:space="preserve">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commentRangeEnd w:id="460"/>
      <w:r w:rsidR="00D47F6F">
        <w:rPr>
          <w:rStyle w:val="CommentReference"/>
        </w:rPr>
        <w:commentReference w:id="460"/>
      </w:r>
      <w:commentRangeEnd w:id="461"/>
      <w:r w:rsidR="009610A3">
        <w:rPr>
          <w:rStyle w:val="CommentReference"/>
        </w:rPr>
        <w:commentReference w:id="461"/>
      </w:r>
      <w:commentRangeEnd w:id="462"/>
      <w:r w:rsidR="008B1845">
        <w:rPr>
          <w:rStyle w:val="CommentReference"/>
        </w:rPr>
        <w:commentReference w:id="462"/>
      </w:r>
      <w:r w:rsidR="006E41A0">
        <w:t>.</w:t>
      </w:r>
      <w:r w:rsidRPr="00E03B11">
        <w:t xml:space="preserve"> </w:t>
      </w:r>
      <w:r w:rsidR="007D0A54">
        <w:t>To</w:t>
      </w:r>
      <w:r w:rsidR="00B235A1">
        <w:t xml:space="preserve"> do so, w</w:t>
      </w:r>
      <w:r w:rsidR="00B235A1" w:rsidRPr="00E03B11">
        <w:t xml:space="preserve">e </w:t>
      </w:r>
      <w:r w:rsidRPr="00E03B11">
        <w:t>utili</w:t>
      </w:r>
      <w:r w:rsidR="008B2E15">
        <w:t>s</w:t>
      </w:r>
      <w:r w:rsidRPr="00E03B11">
        <w:t xml:space="preserve">ed 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465"/>
      <w:r w:rsidR="00B446CE" w:rsidRPr="00E03B11">
        <w:t>target</w:t>
      </w:r>
      <w:commentRangeEnd w:id="465"/>
      <w:r w:rsidR="00B446CE">
        <w:rPr>
          <w:rStyle w:val="CommentReference"/>
        </w:rPr>
        <w:commentReference w:id="465"/>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BD5981">
        <w:t xml:space="preserve"> </w:t>
      </w:r>
      <w:r w:rsidRPr="00E03B11">
        <w:t>optimi</w:t>
      </w:r>
      <w:r w:rsidR="00B445D6" w:rsidRPr="00E03B11">
        <w:t>s</w:t>
      </w:r>
      <w:r w:rsidRPr="00E03B11">
        <w:t>ed dosing regimen</w:t>
      </w:r>
      <w:r w:rsidR="00283CA5">
        <w:t xml:space="preserve"> </w:t>
      </w:r>
      <w:r w:rsidR="00DF212F">
        <w:t xml:space="preserve">which was based </w:t>
      </w:r>
      <w:r w:rsidR="007F1836">
        <w:t xml:space="preserve">on </w:t>
      </w:r>
      <w:r w:rsidR="00DF212F">
        <w:t>our simulations resulting</w:t>
      </w:r>
      <w:r w:rsidR="00517906">
        <w:t xml:space="preserve"> in</w:t>
      </w:r>
      <w:r w:rsidR="00283CA5">
        <w:t xml:space="preserve"> a</w:t>
      </w:r>
      <w:r w:rsidRPr="00E03B11">
        <w:t xml:space="preserve"> </w:t>
      </w:r>
      <w:commentRangeStart w:id="466"/>
      <w:commentRangeStart w:id="467"/>
      <w:commentRangeStart w:id="468"/>
      <w:r w:rsidRPr="00E03B11">
        <w:t xml:space="preserve">target attainment </w:t>
      </w:r>
      <w:commentRangeEnd w:id="466"/>
      <w:r w:rsidR="00D47F6F">
        <w:rPr>
          <w:rStyle w:val="CommentReference"/>
        </w:rPr>
        <w:commentReference w:id="466"/>
      </w:r>
      <w:commentRangeEnd w:id="467"/>
      <w:r w:rsidR="00283CA5">
        <w:rPr>
          <w:rStyle w:val="CommentReference"/>
        </w:rPr>
        <w:commentReference w:id="467"/>
      </w:r>
      <w:commentRangeEnd w:id="468"/>
      <w:r w:rsidR="0071053B">
        <w:rPr>
          <w:rStyle w:val="CommentReference"/>
        </w:rPr>
        <w:commentReference w:id="468"/>
      </w:r>
      <w:r w:rsidR="00EE32D7">
        <w:t>of</w:t>
      </w:r>
      <w:r w:rsidR="00EE32D7" w:rsidRPr="00E03B11">
        <w:t xml:space="preserve"> </w:t>
      </w:r>
      <w:r w:rsidR="00EE32D7">
        <w:t xml:space="preserve">at least </w:t>
      </w:r>
      <w:r w:rsidRPr="00E03B11">
        <w:t>90% from the first day of treatment throughout a two-week course.</w:t>
      </w:r>
    </w:p>
    <w:p w14:paraId="17AB23FB" w14:textId="7D4C8EA4" w:rsidR="00C71CF6" w:rsidRPr="00E03B11" w:rsidRDefault="006C319C" w:rsidP="00C71CF6">
      <w:pPr>
        <w:rPr>
          <w:ins w:id="469" w:author="My Luong Vuong" w:date="2024-03-19T12:07:00Z"/>
        </w:rPr>
      </w:pPr>
      <w:commentRangeStart w:id="470"/>
      <w:commentRangeStart w:id="471"/>
      <w:commentRangeStart w:id="472"/>
      <w:r>
        <w:t>W</w:t>
      </w:r>
      <w:r w:rsidR="00C71CF6" w:rsidRPr="00E03B11">
        <w:t xml:space="preserve">e </w:t>
      </w:r>
      <w:r w:rsidR="00C71CF6">
        <w:t xml:space="preserve">performed </w:t>
      </w:r>
      <w:ins w:id="473" w:author="My Luong Vuong" w:date="2024-03-19T12:07:00Z">
        <w:r w:rsidR="00C71CF6">
          <w:t>an</w:t>
        </w:r>
        <w:r w:rsidR="00C71CF6" w:rsidRPr="00E03B11">
          <w:t xml:space="preserve"> IPDMA, which involves merging datasets from multiple studies that share subject populations and similar variables</w:t>
        </w:r>
        <w:r w:rsidR="00C71CF6" w:rsidRPr="00E03B11">
          <w:fldChar w:fldCharType="begin"/>
        </w:r>
      </w:ins>
      <w:r w:rsidR="005A3D30">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474" w:author="My Luong Vuong" w:date="2024-03-19T12:07:00Z">
        <w:r w:rsidR="00C71CF6" w:rsidRPr="00E03B11">
          <w:fldChar w:fldCharType="separate"/>
        </w:r>
      </w:ins>
      <w:r w:rsidR="005A3D30">
        <w:rPr>
          <w:noProof/>
        </w:rPr>
        <w:t> [30]</w:t>
      </w:r>
      <w:ins w:id="475" w:author="My Luong Vuong" w:date="2024-03-19T12:07:00Z">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5A3D30">
        <w:instrText xml:space="preserve"> ADDIN EN.CITE </w:instrText>
      </w:r>
      <w:r w:rsidR="005A3D30">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5A3D30">
        <w:instrText xml:space="preserve"> ADDIN EN.CITE.DATA </w:instrText>
      </w:r>
      <w:r w:rsidR="005A3D30">
        <w:fldChar w:fldCharType="end"/>
      </w:r>
      <w:ins w:id="476" w:author="My Luong Vuong" w:date="2024-03-19T12:07:00Z">
        <w:r w:rsidR="00C71CF6" w:rsidRPr="00E03B11">
          <w:fldChar w:fldCharType="separate"/>
        </w:r>
      </w:ins>
      <w:r w:rsidR="005A3D30">
        <w:rPr>
          <w:noProof/>
        </w:rPr>
        <w:t> [31]</w:t>
      </w:r>
      <w:ins w:id="477" w:author="My Luong Vuong" w:date="2024-03-19T12:07:00Z">
        <w:r w:rsidR="00C71CF6" w:rsidRPr="00E03B11">
          <w:fldChar w:fldCharType="end"/>
        </w:r>
        <w:r w:rsidR="00C71CF6">
          <w:t>.</w:t>
        </w:r>
        <w:commentRangeEnd w:id="470"/>
        <w:r w:rsidR="00C71CF6">
          <w:rPr>
            <w:rStyle w:val="CommentReference"/>
          </w:rPr>
          <w:commentReference w:id="470"/>
        </w:r>
      </w:ins>
      <w:commentRangeEnd w:id="471"/>
      <w:r>
        <w:rPr>
          <w:rStyle w:val="CommentReference"/>
        </w:rPr>
        <w:commentReference w:id="471"/>
      </w:r>
      <w:commentRangeEnd w:id="472"/>
      <w:r w:rsidR="00325045">
        <w:rPr>
          <w:rStyle w:val="CommentReference"/>
        </w:rPr>
        <w:commentReference w:id="472"/>
      </w:r>
    </w:p>
    <w:p w14:paraId="5D36F38E" w14:textId="075300FD"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instrText xml:space="preserve"> ADDIN EN.CITE </w:instrText>
      </w:r>
      <w:r w:rsidR="005A3D30">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instrText xml:space="preserve"> ADDIN EN.CITE.DATA </w:instrText>
      </w:r>
      <w:r w:rsidR="005A3D30">
        <w:fldChar w:fldCharType="end"/>
      </w:r>
      <w:r w:rsidR="00C2334D" w:rsidRPr="00E03B11">
        <w:fldChar w:fldCharType="separate"/>
      </w:r>
      <w:r w:rsidR="005A3D30">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instrText xml:space="preserve"> ADDIN EN.CITE </w:instrText>
      </w:r>
      <w:r w:rsidR="005A3D30">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instrText xml:space="preserve"> ADDIN EN.CITE.DATA </w:instrText>
      </w:r>
      <w:r w:rsidR="005A3D30">
        <w:fldChar w:fldCharType="end"/>
      </w:r>
      <w:r w:rsidR="0029658F" w:rsidRPr="00E03B11">
        <w:fldChar w:fldCharType="separate"/>
      </w:r>
      <w:r w:rsidR="005A3D30">
        <w:rPr>
          <w:noProof/>
        </w:rPr>
        <w:t> [12, 13, 33]</w:t>
      </w:r>
      <w:r w:rsidR="0029658F" w:rsidRPr="00E03B11">
        <w:fldChar w:fldCharType="end"/>
      </w:r>
      <w:r w:rsidR="00AA50B6">
        <w:t>.</w:t>
      </w:r>
      <w:r w:rsidRPr="00E03B11">
        <w:t xml:space="preserve"> This disparity can be attributed to the sparse sampling in clinical practice, which limits the </w:t>
      </w:r>
      <w:commentRangeStart w:id="478"/>
      <w:commentRangeStart w:id="479"/>
      <w:r w:rsidR="00DC0AC8">
        <w:t>ability</w:t>
      </w:r>
      <w:r w:rsidR="00DF3462">
        <w:t xml:space="preserve"> to </w:t>
      </w:r>
      <w:r w:rsidR="00DC0AC8">
        <w:t>fit</w:t>
      </w:r>
      <w:r w:rsidRPr="00E03B11">
        <w:t xml:space="preserve"> </w:t>
      </w:r>
      <w:commentRangeEnd w:id="478"/>
      <w:r w:rsidR="00CF6500">
        <w:rPr>
          <w:rStyle w:val="CommentReference"/>
        </w:rPr>
        <w:commentReference w:id="478"/>
      </w:r>
      <w:commentRangeEnd w:id="479"/>
      <w:r w:rsidR="00DF3462">
        <w:rPr>
          <w:rStyle w:val="CommentReference"/>
        </w:rPr>
        <w:commentReference w:id="479"/>
      </w:r>
      <w:r w:rsidRPr="00E03B11">
        <w:t>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480"/>
      <w:commentRangeStart w:id="481"/>
      <w:r w:rsidR="00EE3AF7">
        <w:t>attainment</w:t>
      </w:r>
      <w:commentRangeEnd w:id="480"/>
      <w:r w:rsidR="00EE3AF7">
        <w:rPr>
          <w:rStyle w:val="CommentReference"/>
        </w:rPr>
        <w:commentReference w:id="480"/>
      </w:r>
      <w:commentRangeEnd w:id="481"/>
      <w:r w:rsidR="00070081">
        <w:rPr>
          <w:rStyle w:val="CommentReference"/>
        </w:rPr>
        <w:commentReference w:id="481"/>
      </w:r>
      <w:r w:rsidR="006C319C">
        <w:t xml:space="preserve"> </w:t>
      </w:r>
      <w:commentRangeStart w:id="482"/>
      <w:commentRangeStart w:id="483"/>
      <w:r w:rsidR="006C319C">
        <w:t>under standard dosing</w:t>
      </w:r>
      <w:commentRangeEnd w:id="482"/>
      <w:r w:rsidR="006C319C">
        <w:rPr>
          <w:rStyle w:val="CommentReference"/>
        </w:rPr>
        <w:commentReference w:id="482"/>
      </w:r>
      <w:commentRangeEnd w:id="483"/>
      <w:r w:rsidR="00F30A3A">
        <w:rPr>
          <w:rStyle w:val="CommentReference"/>
        </w:rPr>
        <w:commentReference w:id="483"/>
      </w:r>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commentRangeStart w:id="484"/>
      <w:commentRangeStart w:id="485"/>
      <w:r w:rsidR="006E1FF3">
        <w:t>b</w:t>
      </w:r>
      <w:r w:rsidR="006E1FF3" w:rsidRPr="00E03B11">
        <w:t>ody weight is</w:t>
      </w:r>
      <w:commentRangeEnd w:id="484"/>
      <w:r w:rsidR="006E1FF3">
        <w:rPr>
          <w:rStyle w:val="CommentReference"/>
        </w:rPr>
        <w:commentReference w:id="484"/>
      </w:r>
      <w:commentRangeEnd w:id="485"/>
      <w:r w:rsidR="00D23326">
        <w:rPr>
          <w:rStyle w:val="CommentReference"/>
        </w:rPr>
        <w:commentReference w:id="485"/>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B83DFB">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B83DFB">
        <w:rPr>
          <w:noProof/>
        </w:rPr>
        <w:t> [17]</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instrText xml:space="preserve"> ADDIN EN.CITE </w:instrText>
      </w:r>
      <w:r w:rsidR="005A3D30">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instrText xml:space="preserve"> ADDIN EN.CITE.DATA </w:instrText>
      </w:r>
      <w:r w:rsidR="005A3D30">
        <w:fldChar w:fldCharType="end"/>
      </w:r>
      <w:r w:rsidR="00053E2C">
        <w:fldChar w:fldCharType="separate"/>
      </w:r>
      <w:r w:rsidR="005A3D30">
        <w:rPr>
          <w:noProof/>
        </w:rPr>
        <w:t> [32]</w:t>
      </w:r>
      <w:r w:rsidR="00053E2C">
        <w:fldChar w:fldCharType="end"/>
      </w:r>
      <w:r w:rsidR="00C82FEC">
        <w:t>.</w:t>
      </w:r>
    </w:p>
    <w:p w14:paraId="66213A4D" w14:textId="500CC14A" w:rsidR="00BA3DFC" w:rsidRDefault="0047500A" w:rsidP="00FA10AD">
      <w:ins w:id="486" w:author="My Luong Vuong" w:date="2024-05-28T16:37:00Z">
        <w:r>
          <w:t xml:space="preserve">We found that </w:t>
        </w:r>
      </w:ins>
      <w:commentRangeStart w:id="487"/>
      <w:commentRangeStart w:id="488"/>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w:t>
      </w:r>
      <w:commentRangeStart w:id="489"/>
      <w:commentRangeStart w:id="490"/>
      <w:commentRangeStart w:id="491"/>
      <w:r w:rsidR="00511DE2">
        <w:t xml:space="preserve">proposed </w:t>
      </w:r>
      <w:r w:rsidR="005771FA">
        <w:t xml:space="preserve">optimised </w:t>
      </w:r>
      <w:commentRangeEnd w:id="489"/>
      <w:r w:rsidR="006C319C">
        <w:rPr>
          <w:rStyle w:val="CommentReference"/>
        </w:rPr>
        <w:commentReference w:id="489"/>
      </w:r>
      <w:commentRangeEnd w:id="490"/>
      <w:r w:rsidR="002D585B">
        <w:rPr>
          <w:rStyle w:val="CommentReference"/>
        </w:rPr>
        <w:commentReference w:id="490"/>
      </w:r>
      <w:commentRangeEnd w:id="491"/>
      <w:r w:rsidR="00FC145B">
        <w:rPr>
          <w:rStyle w:val="CommentReference"/>
        </w:rPr>
        <w:commentReference w:id="491"/>
      </w:r>
      <w:r w:rsidR="005771FA">
        <w:t>dosing regimen</w:t>
      </w:r>
      <w:commentRangeStart w:id="492"/>
      <w:commentRangeStart w:id="493"/>
      <w:commentRangeEnd w:id="492"/>
      <w:r w:rsidR="006C319C">
        <w:rPr>
          <w:rStyle w:val="CommentReference"/>
        </w:rPr>
        <w:commentReference w:id="492"/>
      </w:r>
      <w:commentRangeEnd w:id="493"/>
      <w:r w:rsidR="00200930">
        <w:rPr>
          <w:rStyle w:val="CommentReference"/>
        </w:rPr>
        <w:commentReference w:id="493"/>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r w:rsidR="008F1EEB">
        <w:t>.</w:t>
      </w:r>
      <w:r w:rsidR="00664077">
        <w:t xml:space="preserve"> </w:t>
      </w:r>
      <w:commentRangeEnd w:id="487"/>
      <w:r w:rsidR="00F02842">
        <w:rPr>
          <w:rStyle w:val="CommentReference"/>
        </w:rPr>
        <w:commentReference w:id="487"/>
      </w:r>
      <w:commentRangeEnd w:id="488"/>
      <w:r w:rsidR="00E37E7B">
        <w:rPr>
          <w:rStyle w:val="CommentReference"/>
        </w:rPr>
        <w:commentReference w:id="488"/>
      </w:r>
      <w:del w:id="494" w:author="My Luong Vuong" w:date="2024-05-28T17:42:00Z">
        <w:r w:rsidR="00995DD1" w:rsidDel="0079098D">
          <w:delText>Although eGFR</w:delText>
        </w:r>
        <w:r w:rsidR="00995DD1" w:rsidRPr="00A72BCD" w:rsidDel="0079098D">
          <w:rPr>
            <w:vertAlign w:val="subscript"/>
          </w:rPr>
          <w:delText>CKD</w:delText>
        </w:r>
        <w:r w:rsidR="00E46977" w:rsidDel="0079098D">
          <w:rPr>
            <w:vertAlign w:val="subscript"/>
          </w:rPr>
          <w:delText>-</w:delText>
        </w:r>
        <w:r w:rsidR="00995DD1" w:rsidRPr="00A72BCD" w:rsidDel="0079098D">
          <w:rPr>
            <w:vertAlign w:val="subscript"/>
          </w:rPr>
          <w:delText>EPI</w:delText>
        </w:r>
        <w:r w:rsidR="00995DD1" w:rsidDel="0079098D">
          <w:delText xml:space="preserve"> significantly </w:delText>
        </w:r>
        <w:r w:rsidR="00313A65" w:rsidDel="0079098D">
          <w:delText>improved</w:delText>
        </w:r>
      </w:del>
      <w:ins w:id="495" w:author="My Luong Vuong" w:date="2024-05-28T17:42:00Z">
        <w:r w:rsidR="0079098D">
          <w:t>Despite improving</w:t>
        </w:r>
      </w:ins>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ins w:id="496" w:author="My Luong Vuong" w:date="2024-05-28T17:42:00Z">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ins>
      <w:del w:id="497" w:author="My Luong Vuong" w:date="2024-05-28T17:42:00Z">
        <w:r w:rsidR="00D52CAB" w:rsidDel="0079098D">
          <w:delText xml:space="preserve">it </w:delText>
        </w:r>
      </w:del>
      <w:r w:rsidR="008C0A4A">
        <w:t xml:space="preserve">did not affect </w:t>
      </w:r>
      <w:r w:rsidR="00D605AD">
        <w:t>PTA</w:t>
      </w:r>
      <w:r w:rsidR="008C0A4A">
        <w:t xml:space="preserve"> </w:t>
      </w:r>
      <w:r w:rsidR="00854C04">
        <w:t xml:space="preserve">across </w:t>
      </w:r>
      <w:r w:rsidR="0017709B">
        <w:t xml:space="preserve">the studied </w:t>
      </w:r>
      <w:r w:rsidR="00854C04">
        <w:t>range</w:t>
      </w:r>
      <w:r w:rsidR="00B647C7">
        <w:t xml:space="preserve"> with </w:t>
      </w:r>
      <w:commentRangeStart w:id="498"/>
      <w:commentRangeStart w:id="499"/>
      <w:r w:rsidR="00B647C7">
        <w:t>th</w:t>
      </w:r>
      <w:r w:rsidR="006C319C">
        <w:t>is</w:t>
      </w:r>
      <w:r w:rsidR="00B647C7">
        <w:t xml:space="preserve"> regimen</w:t>
      </w:r>
      <w:commentRangeEnd w:id="498"/>
      <w:r w:rsidR="006C319C">
        <w:rPr>
          <w:rStyle w:val="CommentReference"/>
        </w:rPr>
        <w:commentReference w:id="498"/>
      </w:r>
      <w:commentRangeEnd w:id="499"/>
      <w:r w:rsidR="00200930">
        <w:rPr>
          <w:rStyle w:val="CommentReference"/>
        </w:rPr>
        <w:commentReference w:id="499"/>
      </w:r>
      <w:r w:rsidR="00854C04">
        <w:t>.</w:t>
      </w:r>
      <w:r w:rsidR="00404147">
        <w:t xml:space="preserve"> </w:t>
      </w:r>
      <w:r w:rsidR="00572697">
        <w:t xml:space="preserve">Our </w:t>
      </w:r>
      <w:r w:rsidR="00A21FB9">
        <w:t xml:space="preserve">recommended </w:t>
      </w:r>
      <w:ins w:id="500" w:author="My Luong Vuong" w:date="2024-05-28T16:38:00Z">
        <w:r w:rsidR="0050114B" w:rsidRPr="0050114B">
          <w:t>maintenance dose</w:t>
        </w:r>
        <w:r w:rsidR="0050114B" w:rsidRPr="0050114B" w:rsidDel="0050114B">
          <w:t xml:space="preserve"> </w:t>
        </w:r>
      </w:ins>
      <w:del w:id="501" w:author="My Luong Vuong" w:date="2024-05-28T16:38:00Z">
        <w:r w:rsidR="00324002" w:rsidDel="0050114B">
          <w:delText>MD</w:delText>
        </w:r>
        <w:r w:rsidR="00461CC9" w:rsidDel="0050114B">
          <w:delText xml:space="preserve"> </w:delText>
        </w:r>
      </w:del>
      <w:r w:rsidR="006D583D">
        <w:t xml:space="preserve">was in </w:t>
      </w:r>
      <w:r w:rsidR="0052533B">
        <w:t>line with</w:t>
      </w:r>
      <w:r w:rsidR="006D583D">
        <w:t xml:space="preserve"> the </w:t>
      </w:r>
      <w:r w:rsidR="001407A0">
        <w:t xml:space="preserve">current standard </w:t>
      </w:r>
      <w:ins w:id="502" w:author="My Luong Vuong" w:date="2024-05-28T16:39:00Z">
        <w:r w:rsidR="00090502" w:rsidRPr="00090502">
          <w:t>maintenance dose</w:t>
        </w:r>
        <w:r w:rsidR="00090502" w:rsidRPr="00090502" w:rsidDel="00090502">
          <w:t xml:space="preserve"> </w:t>
        </w:r>
      </w:ins>
      <w:del w:id="503" w:author="My Luong Vuong" w:date="2024-05-28T16:39:00Z">
        <w:r w:rsidR="001407A0" w:rsidDel="00090502">
          <w:delText xml:space="preserve">MD </w:delText>
        </w:r>
      </w:del>
      <w:r w:rsidR="001407A0">
        <w:t xml:space="preserve">of </w:t>
      </w:r>
      <w:r w:rsidR="001407A0">
        <w:lastRenderedPageBreak/>
        <w:t>400 mg q24h.</w:t>
      </w:r>
      <w:r w:rsidR="00E03C7D">
        <w:t xml:space="preserve"> </w:t>
      </w:r>
      <w:del w:id="504" w:author="My Luong Vuong" w:date="2024-05-28T17:41:00Z">
        <w:r w:rsidR="00E03C7D" w:rsidDel="0029252F">
          <w:delText xml:space="preserve">Although </w:delText>
        </w:r>
      </w:del>
      <w:ins w:id="505" w:author="My Luong Vuong" w:date="2024-05-28T17:42:00Z">
        <w:r w:rsidR="009F6C1F">
          <w:t>Al</w:t>
        </w:r>
        <w:r w:rsidR="008852D1">
          <w:t>t</w:t>
        </w:r>
      </w:ins>
      <w:ins w:id="506" w:author="My Luong Vuong" w:date="2024-05-28T17:41:00Z">
        <w:r w:rsidR="0029252F">
          <w:t xml:space="preserve">hough </w:t>
        </w:r>
      </w:ins>
      <w:r w:rsidR="00E03C7D">
        <w:t xml:space="preserve">our simulation showed a slight decrease below </w:t>
      </w:r>
      <w:r w:rsidR="004855E3">
        <w:t>the 90% PTA</w:t>
      </w:r>
      <w:r w:rsidR="00F841EB">
        <w:t xml:space="preserve"> with this </w:t>
      </w:r>
      <w:ins w:id="507" w:author="My Luong Vuong" w:date="2024-05-28T16:39:00Z">
        <w:r w:rsidR="00A24319" w:rsidRPr="00A24319">
          <w:t>maintenance dose</w:t>
        </w:r>
        <w:r w:rsidR="00A24319" w:rsidRPr="00A24319" w:rsidDel="00A24319">
          <w:t xml:space="preserve"> </w:t>
        </w:r>
      </w:ins>
      <w:del w:id="508" w:author="My Luong Vuong" w:date="2024-05-28T16:39:00Z">
        <w:r w:rsidR="00F841EB" w:rsidDel="00A24319">
          <w:delText xml:space="preserve">MD </w:delText>
        </w:r>
      </w:del>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del w:id="509" w:author="My Luong Vuong" w:date="2024-05-28T16:39:00Z">
        <w:r w:rsidR="003E400E" w:rsidDel="00B75528">
          <w:delText xml:space="preserve"> </w:delText>
        </w:r>
      </w:del>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872A8C">
        <w:t xml:space="preserve">We did so because </w:t>
      </w:r>
      <w:r w:rsidR="002C5D83">
        <w:t xml:space="preserve">this slight reduction was a result </w:t>
      </w:r>
      <w:r w:rsidR="00E20313">
        <w:t>of</w:t>
      </w:r>
      <w:r w:rsidR="002C5D83">
        <w:t xml:space="preserve"> the assumption that</w:t>
      </w:r>
      <w:r w:rsidR="00E20313">
        <w:t xml:space="preserve"> </w:t>
      </w:r>
      <w:proofErr w:type="spellStart"/>
      <w:r w:rsidR="00E20313">
        <w:t>eGFR</w:t>
      </w:r>
      <w:r w:rsidR="00E20313" w:rsidRPr="00A72BCD">
        <w:rPr>
          <w:vertAlign w:val="subscript"/>
        </w:rPr>
        <w:t>CKD</w:t>
      </w:r>
      <w:proofErr w:type="spellEnd"/>
      <w:r w:rsidR="00E20313">
        <w:rPr>
          <w:vertAlign w:val="subscript"/>
        </w:rPr>
        <w:t>-</w:t>
      </w:r>
      <w:r w:rsidR="00E20313" w:rsidRPr="00A72BCD">
        <w:rPr>
          <w:vertAlign w:val="subscript"/>
        </w:rPr>
        <w:t>EPI</w:t>
      </w:r>
      <w:r w:rsidR="002C5D83">
        <w:t xml:space="preserve"> </w:t>
      </w:r>
      <w:r w:rsidR="00E20313">
        <w:t xml:space="preserve">would </w:t>
      </w:r>
      <w:r w:rsidR="00D477FC">
        <w:t>remain at least</w:t>
      </w:r>
      <w:r w:rsidR="00E20313">
        <w:t xml:space="preserve"> 195</w:t>
      </w:r>
      <w:r w:rsidR="006C319C">
        <w:t> </w:t>
      </w:r>
      <w:r w:rsidR="00E20313">
        <w:t>mL/min/1.73 m</w:t>
      </w:r>
      <w:r w:rsidR="00E20313" w:rsidRPr="00092B52">
        <w:rPr>
          <w:vertAlign w:val="superscript"/>
        </w:rPr>
        <w:t>2</w:t>
      </w:r>
      <w:r w:rsidR="006F1FC2">
        <w:t xml:space="preserve"> </w:t>
      </w:r>
      <w:r w:rsidR="00017CBA">
        <w:t>consecutively</w:t>
      </w:r>
      <w:r w:rsidR="00AF3818">
        <w:t xml:space="preserve"> for 14 days</w:t>
      </w:r>
      <w:r w:rsidR="00382269">
        <w:t xml:space="preserve">, </w:t>
      </w:r>
      <w:r w:rsidR="004305D5">
        <w:t xml:space="preserve">and this </w:t>
      </w:r>
      <w:commentRangeStart w:id="510"/>
      <w:r w:rsidR="004305D5">
        <w:t>assumption is unrealistic</w:t>
      </w:r>
      <w:commentRangeEnd w:id="510"/>
      <w:r w:rsidR="006C319C">
        <w:rPr>
          <w:rStyle w:val="CommentReference"/>
        </w:rPr>
        <w:commentReference w:id="510"/>
      </w:r>
      <w:r w:rsidR="00017CBA">
        <w:t>.</w:t>
      </w:r>
      <w:r w:rsidR="004305D5">
        <w:t xml:space="preserve"> </w:t>
      </w:r>
      <w:r w:rsidR="007F10FA">
        <w:t xml:space="preserve">Huang </w:t>
      </w:r>
      <w:r w:rsidR="007F10FA" w:rsidRPr="00200930">
        <w:rPr>
          <w:i/>
          <w:iCs/>
        </w:rPr>
        <w:t>et al</w:t>
      </w:r>
      <w:r w:rsidR="0005525B">
        <w:t>.</w:t>
      </w:r>
      <w:r w:rsidR="007F10FA">
        <w:t xml:space="preserve"> </w:t>
      </w:r>
      <w:r w:rsidR="0005525B">
        <w:t>have</w:t>
      </w:r>
      <w:r w:rsidR="00446DC3">
        <w:t xml:space="preserve"> recently</w:t>
      </w:r>
      <w:r w:rsidR="007F10FA">
        <w:t xml:space="preserve"> shown that</w:t>
      </w:r>
      <w:r w:rsidR="00DF2204">
        <w:t xml:space="preserve"> </w:t>
      </w:r>
      <w:r w:rsidR="00D331DC">
        <w:t xml:space="preserve">kidney function </w:t>
      </w:r>
      <w:r w:rsidR="009115FF">
        <w:t>is highly unstable in</w:t>
      </w:r>
      <w:r w:rsidR="00F8181A">
        <w:t xml:space="preserve"> ICU</w:t>
      </w:r>
      <w:r w:rsidR="009115FF">
        <w:t xml:space="preserve"> patients,</w:t>
      </w:r>
      <w:r w:rsidR="00877E31">
        <w:t xml:space="preserve"> especially in patients </w:t>
      </w:r>
      <w:r w:rsidR="00E82324">
        <w:t>with high</w:t>
      </w:r>
      <w:r w:rsidR="00AF44D4">
        <w:t xml:space="preserve"> </w:t>
      </w:r>
      <w:r w:rsidR="006C319C">
        <w:t>c</w:t>
      </w:r>
      <w:commentRangeStart w:id="511"/>
      <w:commentRangeStart w:id="512"/>
      <w:r w:rsidR="00AF44D4">
        <w:t>r</w:t>
      </w:r>
      <w:r w:rsidR="006C319C">
        <w:t>eatinine c</w:t>
      </w:r>
      <w:r w:rsidR="00AF44D4">
        <w:t>l</w:t>
      </w:r>
      <w:r w:rsidR="006C319C">
        <w:t>earance</w:t>
      </w:r>
      <w:r w:rsidR="00AF44D4">
        <w:t xml:space="preserve"> </w:t>
      </w:r>
      <w:commentRangeEnd w:id="511"/>
      <w:r w:rsidR="006C319C">
        <w:rPr>
          <w:rStyle w:val="CommentReference"/>
        </w:rPr>
        <w:commentReference w:id="511"/>
      </w:r>
      <w:commentRangeEnd w:id="512"/>
      <w:r w:rsidR="00200930">
        <w:rPr>
          <w:rStyle w:val="CommentReference"/>
        </w:rPr>
        <w:commentReference w:id="512"/>
      </w:r>
      <w:r w:rsidR="009C7316">
        <w:t>(</w:t>
      </w:r>
      <w:r w:rsidR="006C319C">
        <w:t>above</w:t>
      </w:r>
      <w:r w:rsidR="00A63397">
        <w:t xml:space="preserve"> 180 ml/min</w:t>
      </w:r>
      <w:r w:rsidR="009C7316">
        <w:t>)</w:t>
      </w:r>
      <w:r w:rsidR="00E82324">
        <w:t xml:space="preserve"> and in the first week of ICU admission, </w:t>
      </w:r>
      <w:r w:rsidR="00253EBE">
        <w:t xml:space="preserve">where kidney function tends to go downward by </w:t>
      </w:r>
      <w:r w:rsidR="00C75BE1">
        <w:t>20% daily</w:t>
      </w:r>
      <w:commentRangeStart w:id="513"/>
      <w:commentRangeStart w:id="514"/>
      <w:r w:rsidR="004F05AB">
        <w:fldChar w:fldCharType="begin"/>
      </w:r>
      <w:r w:rsidR="005A3D30">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5A3D30">
        <w:rPr>
          <w:noProof/>
        </w:rPr>
        <w:t> [34]</w:t>
      </w:r>
      <w:r w:rsidR="004F05AB">
        <w:fldChar w:fldCharType="end"/>
      </w:r>
      <w:commentRangeEnd w:id="513"/>
      <w:r w:rsidR="00BA3DFC">
        <w:rPr>
          <w:rStyle w:val="CommentReference"/>
        </w:rPr>
        <w:commentReference w:id="513"/>
      </w:r>
      <w:commentRangeEnd w:id="514"/>
      <w:r w:rsidR="00200930">
        <w:rPr>
          <w:rStyle w:val="CommentReference"/>
        </w:rPr>
        <w:commentReference w:id="514"/>
      </w:r>
      <w:r w:rsidR="00C75BE1">
        <w:t>.</w:t>
      </w:r>
    </w:p>
    <w:p w14:paraId="7DFFBF45" w14:textId="128C908B" w:rsidR="00116AAE" w:rsidRDefault="0004340C" w:rsidP="00FA10AD">
      <w:ins w:id="515" w:author="My Luong Vuong" w:date="2024-05-12T21:13:00Z">
        <w:del w:id="516" w:author="Erwin Dreesen" w:date="2024-05-18T22:55:00Z">
          <w:r w:rsidDel="00BA3DFC">
            <w:delText xml:space="preserve"> </w:delText>
          </w:r>
        </w:del>
      </w:ins>
      <w:r w:rsidR="00BA3DFC">
        <w:t>O</w:t>
      </w:r>
      <w:r w:rsidR="005006A0">
        <w:t>ur</w:t>
      </w:r>
      <w:r w:rsidR="00BA3DFC">
        <w:t xml:space="preserve"> </w:t>
      </w:r>
      <w:ins w:id="517" w:author="My Luong Vuong" w:date="2024-05-28T16:41:00Z">
        <w:r w:rsidR="008C75AC">
          <w:t>400 mg q24h maintenance dose recommendation for off-CRRT events</w:t>
        </w:r>
      </w:ins>
      <w:commentRangeStart w:id="518"/>
      <w:commentRangeStart w:id="519"/>
      <w:del w:id="520" w:author="My Luong Vuong" w:date="2024-05-28T16:41:00Z">
        <w:r w:rsidR="0017709B" w:rsidDel="008C75AC">
          <w:delText xml:space="preserve">observation </w:delText>
        </w:r>
        <w:r w:rsidR="005006A0" w:rsidDel="008C75AC">
          <w:delText>regarding the 400 mg</w:delText>
        </w:r>
        <w:r w:rsidR="00945A73" w:rsidDel="008C75AC">
          <w:delText xml:space="preserve"> q24h</w:delText>
        </w:r>
        <w:r w:rsidR="005006A0" w:rsidDel="008C75AC">
          <w:delText xml:space="preserve"> MD</w:delText>
        </w:r>
      </w:del>
      <w:r w:rsidR="005006A0">
        <w:t xml:space="preserve"> </w:t>
      </w:r>
      <w:commentRangeEnd w:id="518"/>
      <w:r w:rsidR="00BA3DFC">
        <w:rPr>
          <w:rStyle w:val="CommentReference"/>
        </w:rPr>
        <w:commentReference w:id="518"/>
      </w:r>
      <w:commentRangeEnd w:id="519"/>
      <w:r w:rsidR="000979C6">
        <w:rPr>
          <w:rStyle w:val="CommentReference"/>
        </w:rPr>
        <w:commentReference w:id="519"/>
      </w:r>
      <w:r w:rsidR="005006A0">
        <w:t>is seemingly striking as it</w:t>
      </w:r>
      <w:r w:rsidR="0017709B">
        <w:t xml:space="preserve"> </w:t>
      </w:r>
      <w:r w:rsidR="00EA6690">
        <w:t xml:space="preserve">is in </w:t>
      </w:r>
      <w:r w:rsidR="0017709B">
        <w:t xml:space="preserve">contrast </w:t>
      </w:r>
      <w:r w:rsidR="00EA6690">
        <w:t xml:space="preserve">with </w:t>
      </w:r>
      <w:r w:rsidR="0017709B">
        <w:t xml:space="preserve">what </w:t>
      </w:r>
      <w:r w:rsidR="00367263">
        <w:t>some of the previous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521"/>
      <w:commentRangeStart w:id="522"/>
      <w:r w:rsidR="009B530F">
        <w:t>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commentRangeEnd w:id="521"/>
      <w:r w:rsidR="009B530F">
        <w:rPr>
          <w:rStyle w:val="CommentReference"/>
        </w:rPr>
        <w:commentReference w:id="521"/>
      </w:r>
      <w:commentRangeEnd w:id="522"/>
      <w:r w:rsidR="00830936">
        <w:rPr>
          <w:rStyle w:val="CommentReference"/>
        </w:rPr>
        <w:commentReference w:id="522"/>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compared</w:t>
      </w:r>
      <w:r w:rsidR="0059300F">
        <w:t xml:space="preserve">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5A3D30">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5A3D30">
        <w:rPr>
          <w:noProof/>
        </w:rPr>
        <w:t> [35]</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523"/>
      <w:commentRangeStart w:id="524"/>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523"/>
      <w:r w:rsidR="00F02842">
        <w:rPr>
          <w:rStyle w:val="CommentReference"/>
        </w:rPr>
        <w:commentReference w:id="523"/>
      </w:r>
      <w:commentRangeEnd w:id="524"/>
      <w:r w:rsidR="00CC48AC">
        <w:rPr>
          <w:rStyle w:val="CommentReference"/>
        </w:rPr>
        <w:commentReference w:id="524"/>
      </w:r>
      <w:r w:rsidR="00372158">
        <w:fldChar w:fldCharType="begin"/>
      </w:r>
      <w:r w:rsidR="005A3D30">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5A3D30">
        <w:rPr>
          <w:noProof/>
        </w:rPr>
        <w:t> [34]</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B83DFB">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5A3D30">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5A3D30">
        <w:rPr>
          <w:noProof/>
        </w:rPr>
        <w:t> [36]</w:t>
      </w:r>
      <w:r w:rsidR="000715BB">
        <w:fldChar w:fldCharType="end"/>
      </w:r>
      <w:r w:rsidR="004D22DD">
        <w:t>.</w:t>
      </w:r>
      <w:commentRangeStart w:id="525"/>
      <w:commentRangeStart w:id="526"/>
      <w:commentRangeEnd w:id="525"/>
      <w:r w:rsidR="0056614B">
        <w:rPr>
          <w:rStyle w:val="CommentReference"/>
        </w:rPr>
        <w:commentReference w:id="525"/>
      </w:r>
      <w:commentRangeEnd w:id="526"/>
      <w:r w:rsidR="008B076C">
        <w:rPr>
          <w:rStyle w:val="CommentReference"/>
        </w:rPr>
        <w:commentReference w:id="526"/>
      </w:r>
      <w:ins w:id="527" w:author="My Luong Vuong" w:date="2024-05-28T16:41:00Z">
        <w:r w:rsidR="00522739">
          <w:t xml:space="preserve"> </w:t>
        </w:r>
      </w:ins>
      <w:del w:id="528" w:author="My Luong Vuong" w:date="2024-05-28T16:41:00Z">
        <w:r w:rsidR="003A223C" w:rsidDel="00522739">
          <w:delText>.</w:delText>
        </w:r>
      </w:del>
      <w:r w:rsidR="008650D7">
        <w:t>Hence, o</w:t>
      </w:r>
      <w:r w:rsidR="00D61134">
        <w:t xml:space="preserve">ur </w:t>
      </w:r>
      <w:r w:rsidR="00D9314D">
        <w:t>profound</w:t>
      </w:r>
      <w:r w:rsidR="00D61134">
        <w:t xml:space="preserve"> degree of </w:t>
      </w:r>
      <w:r w:rsidR="000715BB">
        <w:t>missing data</w:t>
      </w:r>
      <w:r w:rsidR="00D61134">
        <w:t xml:space="preserve"> suggests </w:t>
      </w:r>
      <w:r w:rsidR="009911D9">
        <w:t>a high need for a w</w:t>
      </w:r>
      <w:r w:rsidR="00AF5CE9">
        <w:t>ell-designed</w:t>
      </w:r>
      <w:r w:rsidR="009911D9">
        <w:t xml:space="preserve">, prospective clinical trial to confirm or refute the clinical relevance of </w:t>
      </w:r>
      <w:r w:rsidR="00BE7E50">
        <w:t xml:space="preserve">the renal function on PKPD target attainment </w:t>
      </w:r>
      <w:r w:rsidR="00697DA6">
        <w:t>under our proposed dosing recommendation</w:t>
      </w:r>
    </w:p>
    <w:p w14:paraId="73505988" w14:textId="1E2446AB" w:rsidR="00A24960" w:rsidRPr="00E03B11" w:rsidRDefault="00BD3C3F" w:rsidP="00593CAA">
      <w:commentRangeStart w:id="529"/>
      <w:commentRangeStart w:id="530"/>
      <w:r>
        <w:t>Our</w:t>
      </w:r>
      <w:r w:rsidRPr="00E03B11">
        <w:t xml:space="preserve"> </w:t>
      </w:r>
      <w:r w:rsidR="0010285C">
        <w:t xml:space="preserve">proposed </w:t>
      </w:r>
      <w:r w:rsidR="00A24960" w:rsidRPr="00E03B11">
        <w:t>optimised</w:t>
      </w:r>
      <w:r w:rsidR="00BE7E50">
        <w:t xml:space="preserve"> </w:t>
      </w:r>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529"/>
      <w:r w:rsidR="0056614B">
        <w:rPr>
          <w:rStyle w:val="CommentReference"/>
        </w:rPr>
        <w:commentReference w:id="529"/>
      </w:r>
      <w:commentRangeEnd w:id="530"/>
      <w:r w:rsidR="00891F69">
        <w:rPr>
          <w:rStyle w:val="CommentReference"/>
        </w:rPr>
        <w:commentReference w:id="530"/>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instrText xml:space="preserve"> ADDIN EN.CITE </w:instrText>
      </w:r>
      <w:r w:rsidR="005A3D30">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instrText xml:space="preserve"> ADDIN EN.CITE.DATA </w:instrText>
      </w:r>
      <w:r w:rsidR="005A3D30">
        <w:fldChar w:fldCharType="end"/>
      </w:r>
      <w:r w:rsidR="00A24960" w:rsidRPr="00E03B11">
        <w:fldChar w:fldCharType="separate"/>
      </w:r>
      <w:r w:rsidR="005A3D30">
        <w:rPr>
          <w:noProof/>
        </w:rPr>
        <w:t> [37]</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00A24960" w:rsidRPr="00E03B11">
        <w:t>dosing</w:t>
      </w:r>
      <w:r w:rsidR="00C73945">
        <w:t xml:space="preserve"> regimen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76598C2A" w:rsidR="00CB50CB" w:rsidRDefault="007E5073" w:rsidP="0072645E">
      <w:commentRangeStart w:id="531"/>
      <w:commentRangeStart w:id="532"/>
      <w:r w:rsidRPr="007E5073">
        <w:t xml:space="preserve">We have </w:t>
      </w:r>
      <w:r w:rsidRPr="00952395">
        <w:t>developed</w:t>
      </w:r>
      <w:r w:rsidR="001348B8">
        <w:t xml:space="preserve"> a pragmatic</w:t>
      </w:r>
      <w:ins w:id="533" w:author="My Luong Vuong" w:date="2024-05-28T16:43:00Z">
        <w:r w:rsidR="00BC196C">
          <w:t>, optimised</w:t>
        </w:r>
        <w:r w:rsidR="00871189">
          <w:t xml:space="preserve"> </w:t>
        </w:r>
      </w:ins>
      <w:commentRangeStart w:id="534"/>
      <w:commentRangeStart w:id="535"/>
      <w:commentRangeEnd w:id="534"/>
      <w:r w:rsidR="00BA3DFC">
        <w:rPr>
          <w:rStyle w:val="CommentReference"/>
        </w:rPr>
        <w:commentReference w:id="534"/>
      </w:r>
      <w:commentRangeEnd w:id="535"/>
      <w:r w:rsidR="00871189">
        <w:rPr>
          <w:rStyle w:val="CommentReference"/>
        </w:rPr>
        <w:commentReference w:id="535"/>
      </w:r>
      <w:r w:rsidRPr="00952395">
        <w:t xml:space="preserve">dosing regimen that involves a </w:t>
      </w:r>
      <w:r w:rsidR="005C1641" w:rsidRPr="00952395">
        <w:t xml:space="preserve">single </w:t>
      </w:r>
      <w:ins w:id="536" w:author="My Luong Vuong" w:date="2024-05-28T16:43:00Z">
        <w:r w:rsidR="00480D7C" w:rsidRPr="00952395">
          <w:t>loading dose</w:t>
        </w:r>
        <w:r w:rsidR="00480D7C" w:rsidDel="00480D7C">
          <w:t xml:space="preserve"> </w:t>
        </w:r>
      </w:ins>
      <w:del w:id="537" w:author="My Luong Vuong" w:date="2024-05-28T16:43:00Z">
        <w:r w:rsidR="0008076C" w:rsidDel="00480D7C">
          <w:delText>LD</w:delText>
        </w:r>
        <w:r w:rsidRPr="00952395" w:rsidDel="00480D7C">
          <w:delText xml:space="preserve"> </w:delText>
        </w:r>
      </w:del>
      <w:r w:rsidRPr="00952395">
        <w:t>determined by body weight</w:t>
      </w:r>
      <w:r w:rsidR="005C1641" w:rsidRPr="00952395">
        <w:t xml:space="preserve"> and CRRT status, and a </w:t>
      </w:r>
      <w:ins w:id="538" w:author="My Luong Vuong" w:date="2024-05-28T16:44:00Z">
        <w:r w:rsidR="004B7020" w:rsidRPr="00952395">
          <w:t>maintenance dose</w:t>
        </w:r>
        <w:r w:rsidR="004B7020" w:rsidDel="004B7020">
          <w:t xml:space="preserve"> </w:t>
        </w:r>
      </w:ins>
      <w:del w:id="539" w:author="My Luong Vuong" w:date="2024-05-28T16:44:00Z">
        <w:r w:rsidR="00DD0465" w:rsidDel="004B7020">
          <w:delText>MD</w:delText>
        </w:r>
        <w:r w:rsidR="005C1641" w:rsidRPr="00952395" w:rsidDel="004B7020">
          <w:delText xml:space="preserve"> </w:delText>
        </w:r>
      </w:del>
      <w:r w:rsidR="00BC3285" w:rsidRPr="00952395">
        <w:t>that is only determined by CRRT status</w:t>
      </w:r>
      <w:r w:rsidRPr="00952395">
        <w:t xml:space="preserve">. </w:t>
      </w:r>
      <w:commentRangeEnd w:id="531"/>
      <w:r w:rsidR="0056614B">
        <w:rPr>
          <w:rStyle w:val="CommentReference"/>
        </w:rPr>
        <w:commentReference w:id="531"/>
      </w:r>
      <w:commentRangeEnd w:id="532"/>
      <w:r w:rsidR="007B2456">
        <w:rPr>
          <w:rStyle w:val="CommentReference"/>
        </w:rPr>
        <w:commentReference w:id="532"/>
      </w:r>
      <w:r w:rsidR="00BC3285" w:rsidRPr="00952395">
        <w:t>However, we do not claim to have identified the sole dosing solution. In</w:t>
      </w:r>
      <w:r w:rsidR="005B207F" w:rsidRPr="00952395">
        <w:t xml:space="preserve"> </w:t>
      </w:r>
      <w:commentRangeStart w:id="540"/>
      <w:r w:rsidR="005B207F" w:rsidRPr="00952395">
        <w:t>clinical cent</w:t>
      </w:r>
      <w:commentRangeStart w:id="541"/>
      <w:commentRangeStart w:id="542"/>
      <w:r w:rsidR="005B207F" w:rsidRPr="00952395">
        <w:t>r</w:t>
      </w:r>
      <w:r w:rsidR="009946B5">
        <w:t>e</w:t>
      </w:r>
      <w:commentRangeEnd w:id="541"/>
      <w:r w:rsidR="009946B5">
        <w:rPr>
          <w:rStyle w:val="CommentReference"/>
        </w:rPr>
        <w:commentReference w:id="541"/>
      </w:r>
      <w:commentRangeEnd w:id="542"/>
      <w:r w:rsidR="00871189">
        <w:rPr>
          <w:rStyle w:val="CommentReference"/>
        </w:rPr>
        <w:commentReference w:id="542"/>
      </w:r>
      <w:r w:rsidR="005B207F" w:rsidRPr="00952395">
        <w:t xml:space="preserve">s </w:t>
      </w:r>
      <w:r w:rsidR="005B207F" w:rsidRPr="00952395">
        <w:lastRenderedPageBreak/>
        <w:t xml:space="preserve">where drug cost </w:t>
      </w:r>
      <w:r w:rsidR="0063202B" w:rsidRPr="00952395">
        <w:t>nor integration of automated dose calculation</w:t>
      </w:r>
      <w:r w:rsidR="0072645E" w:rsidRPr="00952395">
        <w:t xml:space="preserve"> in prescribing software tools </w:t>
      </w:r>
      <w:r w:rsidRPr="00952395">
        <w:t xml:space="preserve">is not a concern, </w:t>
      </w:r>
      <w:commentRangeEnd w:id="540"/>
      <w:r w:rsidR="00ED75AC">
        <w:rPr>
          <w:rStyle w:val="CommentReference"/>
        </w:rPr>
        <w:commentReference w:id="540"/>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r w:rsidR="00F02842">
        <w:t xml:space="preserve">availability </w:t>
      </w:r>
      <w:r w:rsidR="00A0176A">
        <w:t xml:space="preserve">of </w:t>
      </w:r>
      <w:r w:rsidR="00FC096E">
        <w:t>TDM</w:t>
      </w:r>
      <w:r w:rsidR="00A0176A">
        <w:t xml:space="preserve"> </w:t>
      </w:r>
      <w:commentRangeStart w:id="543"/>
      <w:commentRangeStart w:id="544"/>
      <w:commentRangeEnd w:id="543"/>
      <w:r w:rsidR="004B6BAF">
        <w:rPr>
          <w:rStyle w:val="CommentReference"/>
        </w:rPr>
        <w:commentReference w:id="543"/>
      </w:r>
      <w:commentRangeEnd w:id="544"/>
      <w:r w:rsidR="009633A0">
        <w:rPr>
          <w:rStyle w:val="CommentReference"/>
        </w:rPr>
        <w:commentReference w:id="544"/>
      </w:r>
      <w:r w:rsidR="00A0176A">
        <w:t>,</w:t>
      </w:r>
      <w:r w:rsidR="00FC096E">
        <w:t xml:space="preserve"> </w:t>
      </w:r>
      <w:r w:rsidR="002F5684">
        <w:t xml:space="preserve">may be </w:t>
      </w:r>
      <w:r w:rsidR="00F02842">
        <w:t>utilised</w:t>
      </w:r>
      <w:r w:rsidRPr="007E5073">
        <w:t>. It is worth noting that our</w:t>
      </w:r>
      <w:r w:rsidR="00507ABC">
        <w:t xml:space="preserve"> recommended</w:t>
      </w:r>
      <w:r w:rsidRPr="007E5073">
        <w:t xml:space="preserve"> optimi</w:t>
      </w:r>
      <w:r w:rsidR="008A51CF">
        <w:t>s</w:t>
      </w:r>
      <w:r w:rsidRPr="007E5073">
        <w:t xml:space="preserve">ed </w:t>
      </w:r>
      <w:ins w:id="545" w:author="My Luong Vuong" w:date="2024-05-28T16:44:00Z">
        <w:r w:rsidR="00CE12DB" w:rsidRPr="00CE12DB">
          <w:t>loading dose</w:t>
        </w:r>
        <w:r w:rsidR="00CE12DB" w:rsidRPr="00CE12DB" w:rsidDel="00CE12DB">
          <w:t xml:space="preserve"> </w:t>
        </w:r>
      </w:ins>
      <w:del w:id="546" w:author="My Luong Vuong" w:date="2024-05-28T16:44:00Z">
        <w:r w:rsidR="006B78A2" w:rsidDel="00CE12DB">
          <w:delText>LD</w:delText>
        </w:r>
        <w:r w:rsidRPr="007E5073" w:rsidDel="00CE12DB">
          <w:delText xml:space="preserve"> </w:delText>
        </w:r>
      </w:del>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challenges associated with accurately measuring</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5A3D30">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5A3D30">
        <w:rPr>
          <w:noProof/>
        </w:rPr>
        <w:t> [38]</w:t>
      </w:r>
      <w:r w:rsidR="00143934" w:rsidRPr="00E03B11">
        <w:fldChar w:fldCharType="end"/>
      </w:r>
      <w:r w:rsidR="00A14F24">
        <w:t>.</w:t>
      </w:r>
    </w:p>
    <w:p w14:paraId="5429EA5E" w14:textId="6B51249B" w:rsidR="0036411B" w:rsidRDefault="00047E03" w:rsidP="00593CAA">
      <w:r>
        <w:t>The proposed regimen was also demonstrated to be safe (</w:t>
      </w:r>
      <w:r w:rsidR="00603377">
        <w:t>&lt;</w:t>
      </w:r>
      <w:del w:id="547" w:author="My Luong Vuong" w:date="2024-05-12T21:59:00Z">
        <w:r w:rsidR="00603377" w:rsidDel="0019156E">
          <w:delText>0</w:delText>
        </w:r>
      </w:del>
      <w:ins w:id="548" w:author="My Luong Vuong" w:date="2024-05-12T21:59:00Z">
        <w:r w:rsidR="0019156E">
          <w:t>1</w:t>
        </w:r>
      </w:ins>
      <w:r w:rsidR="00603377">
        <w:t>.</w:t>
      </w:r>
      <w:del w:id="549" w:author="My Luong Vuong" w:date="2024-05-12T21:59:00Z">
        <w:r w:rsidR="00603377" w:rsidDel="0019156E">
          <w:delText>5</w:delText>
        </w:r>
      </w:del>
      <w:ins w:id="550" w:author="My Luong Vuong" w:date="2024-05-12T21:59:00Z">
        <w:r w:rsidR="0019156E">
          <w:t>2</w:t>
        </w:r>
      </w:ins>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551"/>
      <w:commentRangeStart w:id="552"/>
      <w:commentRangeStart w:id="553"/>
      <w:r w:rsidR="00D8083E">
        <w:t>O</w:t>
      </w:r>
      <w:r w:rsidR="00F1634B">
        <w:t xml:space="preserve">ur proposed fluconazole </w:t>
      </w:r>
      <w:r w:rsidR="006F7B09">
        <w:t>dosing</w:t>
      </w:r>
      <w:r w:rsidR="00F1634B">
        <w:t xml:space="preserve"> strategy</w:t>
      </w:r>
      <w:r w:rsidR="00D8083E">
        <w:t xml:space="preserve"> tha</w:t>
      </w:r>
      <w:r w:rsidR="004B55D0">
        <w:t xml:space="preserve">t </w:t>
      </w:r>
      <w:r w:rsidR="00D8083E">
        <w:t>ma</w:t>
      </w:r>
      <w:r w:rsidR="00E92A33">
        <w:t>ximises target attainment with</w:t>
      </w:r>
      <w:r w:rsidR="004B55D0">
        <w:t>out exposing patients to too high concentrations</w:t>
      </w:r>
      <w:r w:rsidR="006F7B09">
        <w:t xml:space="preserve"> </w:t>
      </w:r>
      <w:r w:rsidR="001A0946">
        <w:t xml:space="preserve">is </w:t>
      </w:r>
      <w:r w:rsidR="00F02842">
        <w:t xml:space="preserve">suitable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commentRangeEnd w:id="551"/>
      <w:r w:rsidR="0056614B">
        <w:rPr>
          <w:rStyle w:val="CommentReference"/>
        </w:rPr>
        <w:commentReference w:id="551"/>
      </w:r>
      <w:commentRangeEnd w:id="552"/>
      <w:r w:rsidR="00DA482E">
        <w:rPr>
          <w:rStyle w:val="CommentReference"/>
        </w:rPr>
        <w:commentReference w:id="552"/>
      </w:r>
      <w:commentRangeEnd w:id="553"/>
      <w:r w:rsidR="00EC03D6">
        <w:rPr>
          <w:rStyle w:val="CommentReference"/>
        </w:rPr>
        <w:commentReference w:id="553"/>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poor target attainment, indicating the necessity </w:t>
      </w:r>
      <w:del w:id="554" w:author="My Luong Vuong" w:date="2024-05-12T22:00:00Z">
        <w:r w:rsidR="007719B2" w:rsidRPr="007719B2" w:rsidDel="00B60D32">
          <w:delText xml:space="preserve">of </w:delText>
        </w:r>
      </w:del>
      <w:ins w:id="555" w:author="My Luong Vuong" w:date="2024-05-12T22:00:00Z">
        <w:r w:rsidR="00B60D32">
          <w:t>for</w:t>
        </w:r>
        <w:r w:rsidR="00B60D32" w:rsidRPr="007719B2">
          <w:t xml:space="preserve"> </w:t>
        </w:r>
      </w:ins>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commentRangeStart w:id="556"/>
      <w:commentRangeStart w:id="557"/>
      <w:commentRangeStart w:id="558"/>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ins w:id="559" w:author="My Luong Vuong" w:date="2024-05-12T22:00:00Z">
        <w:r w:rsidR="00B60D32">
          <w:t>, as</w:t>
        </w:r>
      </w:ins>
      <w:ins w:id="560" w:author="My Luong Vuong" w:date="2024-05-12T22:01:00Z">
        <w:r w:rsidR="00B60D32">
          <w:t xml:space="preserve">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B67274">
          <w:t>is expected to be much higher</w:t>
        </w:r>
      </w:ins>
      <w:r w:rsidR="007719B2" w:rsidRPr="007719B2">
        <w:t>.</w:t>
      </w:r>
      <w:commentRangeEnd w:id="556"/>
      <w:r w:rsidR="00F02842">
        <w:rPr>
          <w:rStyle w:val="CommentReference"/>
        </w:rPr>
        <w:commentReference w:id="556"/>
      </w:r>
      <w:commentRangeEnd w:id="557"/>
      <w:r w:rsidR="00EC03D6">
        <w:rPr>
          <w:rStyle w:val="CommentReference"/>
        </w:rPr>
        <w:commentReference w:id="557"/>
      </w:r>
      <w:commentRangeEnd w:id="558"/>
      <w:r w:rsidR="00383D3E">
        <w:rPr>
          <w:rStyle w:val="CommentReference"/>
        </w:rPr>
        <w:commentReference w:id="558"/>
      </w:r>
    </w:p>
    <w:p w14:paraId="3E59E88F" w14:textId="5900B971" w:rsidR="008E0107" w:rsidRPr="00E03B11" w:rsidRDefault="00CB50CB" w:rsidP="008E0107">
      <w:pPr>
        <w:rPr>
          <w:ins w:id="561" w:author="My Luong Vuong" w:date="2024-05-28T16:47:00Z"/>
        </w:rPr>
      </w:pPr>
      <w:r w:rsidRPr="00E03B11">
        <w:t xml:space="preserve">We acknowledge several limitations in our study. First, </w:t>
      </w:r>
      <w:commentRangeStart w:id="562"/>
      <w:commentRangeStart w:id="563"/>
      <w:commentRangeStart w:id="564"/>
      <w:r w:rsidR="00AC4292">
        <w:t xml:space="preserve">we did not conduct a systematic search to </w:t>
      </w:r>
      <w:r w:rsidR="001E1408">
        <w:t xml:space="preserve">identify </w:t>
      </w:r>
      <w:r w:rsidR="004D6F26">
        <w:t>eligible studies in the literature</w:t>
      </w:r>
      <w:commentRangeEnd w:id="562"/>
      <w:r w:rsidR="00F02842">
        <w:rPr>
          <w:rStyle w:val="CommentReference"/>
        </w:rPr>
        <w:commentReference w:id="562"/>
      </w:r>
      <w:commentRangeEnd w:id="563"/>
      <w:r w:rsidR="0056614B">
        <w:rPr>
          <w:rStyle w:val="CommentReference"/>
        </w:rPr>
        <w:commentReference w:id="563"/>
      </w:r>
      <w:commentRangeEnd w:id="564"/>
      <w:r w:rsidR="009E772F">
        <w:rPr>
          <w:rStyle w:val="CommentReference"/>
        </w:rPr>
        <w:commentReference w:id="564"/>
      </w:r>
      <w:r w:rsidR="004D6F26">
        <w:t xml:space="preserve">, </w:t>
      </w:r>
      <w:commentRangeStart w:id="565"/>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5A3D30">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5A3D30">
        <w:rPr>
          <w:noProof/>
        </w:rPr>
        <w:t> [39]</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5A3D30">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5A3D30">
        <w:rPr>
          <w:noProof/>
        </w:rPr>
        <w:t> [39]</w:t>
      </w:r>
      <w:r w:rsidR="00C35CF2">
        <w:fldChar w:fldCharType="end"/>
      </w:r>
      <w:r w:rsidR="008B32AE">
        <w:t xml:space="preserve">. </w:t>
      </w:r>
      <w:commentRangeStart w:id="566"/>
      <w:commentRangeStart w:id="567"/>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565"/>
      <w:r w:rsidR="008203D7">
        <w:rPr>
          <w:rStyle w:val="CommentReference"/>
        </w:rPr>
        <w:commentReference w:id="565"/>
      </w:r>
      <w:del w:id="568" w:author="My Luong Vuong" w:date="2024-05-28T16:46:00Z">
        <w:r w:rsidR="009946B5" w:rsidDel="00DF3104">
          <w:delText>Furthermore, we included the model code in the Supplementary file and we encourage other data owners to externally evaluate our model with their populations.</w:delText>
        </w:r>
      </w:del>
      <w:r w:rsidR="009946B5">
        <w:t xml:space="preserve"> </w:t>
      </w:r>
      <w:commentRangeEnd w:id="566"/>
      <w:r w:rsidR="009946B5">
        <w:rPr>
          <w:rStyle w:val="CommentReference"/>
        </w:rPr>
        <w:commentReference w:id="566"/>
      </w:r>
      <w:commentRangeEnd w:id="567"/>
      <w:r w:rsidR="00070472">
        <w:rPr>
          <w:rStyle w:val="CommentReference"/>
        </w:rPr>
        <w:commentReference w:id="567"/>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972F81" w:rsidRPr="00E03B11">
        <w:fldChar w:fldCharType="separate"/>
      </w:r>
      <w:r w:rsidR="005A3D30">
        <w:rPr>
          <w:noProof/>
        </w:rPr>
        <w:t> [40]</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7B40FD" w:rsidRPr="00E03B11">
        <w:fldChar w:fldCharType="separate"/>
      </w:r>
      <w:r w:rsidR="005A3D30">
        <w:rPr>
          <w:noProof/>
        </w:rPr>
        <w:t> [40]</w:t>
      </w:r>
      <w:r w:rsidR="007B40FD" w:rsidRPr="00E03B11">
        <w:fldChar w:fldCharType="end"/>
      </w:r>
      <w:r w:rsidR="00B635F9">
        <w:t>.</w:t>
      </w:r>
      <w:r w:rsidR="00102674" w:rsidRPr="00E03B11">
        <w:t xml:space="preserve"> However,</w:t>
      </w:r>
      <w:r w:rsidR="004B7F0D" w:rsidRPr="00E03B11">
        <w:t xml:space="preserve"> </w:t>
      </w:r>
      <w:commentRangeStart w:id="569"/>
      <w:commentRangeStart w:id="570"/>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commentRangeEnd w:id="569"/>
      <w:r w:rsidR="004B7F0D">
        <w:rPr>
          <w:rStyle w:val="CommentReference"/>
        </w:rPr>
        <w:commentReference w:id="569"/>
      </w:r>
      <w:commentRangeEnd w:id="570"/>
      <w:r w:rsidR="00187AC3">
        <w:rPr>
          <w:rStyle w:val="CommentReference"/>
        </w:rPr>
        <w:commentReference w:id="570"/>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7B40FD" w:rsidRPr="00E03B11">
        <w:fldChar w:fldCharType="separate"/>
      </w:r>
      <w:r w:rsidR="005A3D30">
        <w:rPr>
          <w:noProof/>
        </w:rPr>
        <w:t> [40]</w:t>
      </w:r>
      <w:r w:rsidR="007B40FD" w:rsidRPr="00E03B11">
        <w:fldChar w:fldCharType="end"/>
      </w:r>
      <w:r w:rsidR="009D225B">
        <w:t>.</w:t>
      </w:r>
      <w:r w:rsidR="007B40FD" w:rsidRPr="00E03B11">
        <w:t xml:space="preserve"> This piece of information </w:t>
      </w:r>
      <w:r w:rsidR="009946B5">
        <w:t>was</w:t>
      </w:r>
      <w:r w:rsidR="009946B5" w:rsidRPr="00E03B11">
        <w:t xml:space="preserve"> </w:t>
      </w:r>
      <w:r w:rsidR="007B40FD" w:rsidRPr="00E03B11">
        <w:t>completely missing in our study</w:t>
      </w:r>
      <w:r w:rsidR="009946B5">
        <w:t xml:space="preserve"> dataset</w:t>
      </w:r>
      <w:r w:rsidRPr="00E03B11">
        <w:t xml:space="preserve">. </w:t>
      </w:r>
      <w:r w:rsidR="006F6EA5">
        <w:t>Third</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commentRangeStart w:id="571"/>
      <w:commentRangeStart w:id="572"/>
      <w:commentRangeEnd w:id="571"/>
      <w:r w:rsidR="009946B5">
        <w:rPr>
          <w:rStyle w:val="CommentReference"/>
        </w:rPr>
        <w:commentReference w:id="571"/>
      </w:r>
      <w:commentRangeEnd w:id="572"/>
      <w:r w:rsidR="00070472">
        <w:rPr>
          <w:rStyle w:val="CommentReference"/>
        </w:rPr>
        <w:commentReference w:id="572"/>
      </w:r>
      <w:ins w:id="573" w:author="My Luong Vuong" w:date="2024-05-28T16:47:00Z">
        <w:r w:rsidR="00C57849">
          <w:t>.</w:t>
        </w:r>
      </w:ins>
      <w:commentRangeStart w:id="574"/>
      <w:commentRangeStart w:id="575"/>
      <w:del w:id="576" w:author="My Luong Vuong" w:date="2024-05-28T16:47:00Z">
        <w:r w:rsidR="009946B5" w:rsidDel="00C57849">
          <w:delText>…</w:delText>
        </w:r>
      </w:del>
      <w:commentRangeEnd w:id="574"/>
      <w:r w:rsidR="009946B5">
        <w:rPr>
          <w:rStyle w:val="CommentReference"/>
        </w:rPr>
        <w:commentReference w:id="574"/>
      </w:r>
      <w:commentRangeEnd w:id="575"/>
      <w:r w:rsidR="00DF3104">
        <w:rPr>
          <w:rStyle w:val="CommentReference"/>
        </w:rPr>
        <w:commentReference w:id="575"/>
      </w:r>
      <w:ins w:id="577" w:author="My Luong Vuong" w:date="2024-05-28T16:47:00Z">
        <w:r w:rsidR="008E0107" w:rsidRPr="008E0107">
          <w:t xml:space="preserve"> </w:t>
        </w:r>
        <w:r w:rsidR="008E0107">
          <w:t xml:space="preserve">To address this issue, we included the model code in the </w:t>
        </w:r>
        <w:r w:rsidR="008E0107">
          <w:lastRenderedPageBreak/>
          <w:t xml:space="preserve">Supplementary file and we encourage other data owners to externally evaluate our model with their populations. </w:t>
        </w:r>
        <w:commentRangeStart w:id="578"/>
        <w:commentRangeEnd w:id="578"/>
        <w:r w:rsidR="008E0107">
          <w:rPr>
            <w:rStyle w:val="CommentReference"/>
          </w:rPr>
          <w:commentReference w:id="578"/>
        </w:r>
        <w:commentRangeStart w:id="579"/>
        <w:commentRangeEnd w:id="579"/>
        <w:r w:rsidR="008E0107">
          <w:rPr>
            <w:rStyle w:val="CommentReference"/>
          </w:rPr>
          <w:commentReference w:id="579"/>
        </w:r>
        <w:r w:rsidR="008E0107">
          <w:t xml:space="preserve"> </w:t>
        </w:r>
        <w:commentRangeStart w:id="580"/>
        <w:commentRangeEnd w:id="580"/>
        <w:r w:rsidR="008E0107">
          <w:rPr>
            <w:rStyle w:val="CommentReference"/>
          </w:rPr>
          <w:commentReference w:id="580"/>
        </w:r>
        <w:r w:rsidR="008E0107" w:rsidRPr="00E03B11">
          <w:t xml:space="preserve"> </w:t>
        </w:r>
      </w:ins>
    </w:p>
    <w:p w14:paraId="49ACDA9B" w14:textId="1A3B98F8" w:rsidR="00CB50CB" w:rsidRPr="00E03B11" w:rsidRDefault="00CB50CB" w:rsidP="00593CAA">
      <w:del w:id="581" w:author="My Luong Vuong" w:date="2024-05-28T16:46:00Z">
        <w:r w:rsidRPr="00E03B11" w:rsidDel="00710884">
          <w:delText xml:space="preserve"> </w:delText>
        </w:r>
      </w:del>
    </w:p>
    <w:p w14:paraId="02C01D1A" w14:textId="248B3C44"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582"/>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commentRangeEnd w:id="582"/>
      <w:r w:rsidR="00AA0530">
        <w:rPr>
          <w:rStyle w:val="CommentReference"/>
        </w:rPr>
        <w:commentReference w:id="582"/>
      </w:r>
      <w:r w:rsidR="00C7308D">
        <w:t xml:space="preserve">A </w:t>
      </w:r>
      <w:commentRangeStart w:id="583"/>
      <w:commentRangeStart w:id="584"/>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583"/>
      <w:r w:rsidR="00AA0530">
        <w:rPr>
          <w:rStyle w:val="CommentReference"/>
        </w:rPr>
        <w:commentReference w:id="583"/>
      </w:r>
      <w:commentRangeEnd w:id="584"/>
      <w:r w:rsidR="00E9651D">
        <w:rPr>
          <w:rStyle w:val="CommentReference"/>
        </w:rPr>
        <w:commentReference w:id="584"/>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ins w:id="585" w:author="My Luong Vuong" w:date="2024-04-16T10:35:00Z">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16B15C35" w14:textId="2DC7EEDF" w:rsidR="005A3D30" w:rsidRPr="00E52C35" w:rsidRDefault="00221AE5" w:rsidP="005A3D30">
      <w:pPr>
        <w:pStyle w:val="EndNoteBibliography"/>
        <w:spacing w:after="0"/>
        <w:rPr>
          <w:lang w:val="de-DE"/>
          <w:rPrChange w:id="586" w:author="My Luong Vuong" w:date="2024-05-30T16:25: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5A3D30" w:rsidRPr="005A3D30">
        <w:t xml:space="preserve">[1] Cornely OA, Bassetti M, Calandra T, Garbino J, Kullberg BJ, Lortholary O, et al. ESCMID* guideline for the diagnosis and management of Candida diseases 2012: non-neutropenic adult patients. </w:t>
      </w:r>
      <w:r w:rsidR="005A3D30" w:rsidRPr="00E52C35">
        <w:rPr>
          <w:lang w:val="de-DE"/>
          <w:rPrChange w:id="587" w:author="My Luong Vuong" w:date="2024-05-30T16:25:00Z">
            <w:rPr/>
          </w:rPrChange>
        </w:rPr>
        <w:t xml:space="preserve">Clin Microbiol Infect. 2012;18 Suppl 7:19-37. </w:t>
      </w:r>
      <w:r w:rsidR="00000000">
        <w:fldChar w:fldCharType="begin"/>
      </w:r>
      <w:r w:rsidR="00000000" w:rsidRPr="00E52C35">
        <w:rPr>
          <w:lang w:val="de-DE"/>
          <w:rPrChange w:id="588" w:author="My Luong Vuong" w:date="2024-05-30T16:25:00Z">
            <w:rPr/>
          </w:rPrChange>
        </w:rPr>
        <w:instrText>HYPERLINK "http://doi.org/10.1111/1469-0691.12039"</w:instrText>
      </w:r>
      <w:r w:rsidR="00000000">
        <w:fldChar w:fldCharType="separate"/>
      </w:r>
      <w:r w:rsidR="005A3D30" w:rsidRPr="00E52C35">
        <w:rPr>
          <w:rStyle w:val="Hyperlink"/>
          <w:lang w:val="de-DE"/>
          <w:rPrChange w:id="589" w:author="My Luong Vuong" w:date="2024-05-30T16:25:00Z">
            <w:rPr>
              <w:rStyle w:val="Hyperlink"/>
            </w:rPr>
          </w:rPrChange>
        </w:rPr>
        <w:t>http://doi.org/10.1111/1469-0691.12039</w:t>
      </w:r>
      <w:r w:rsidR="00000000">
        <w:rPr>
          <w:rStyle w:val="Hyperlink"/>
        </w:rPr>
        <w:fldChar w:fldCharType="end"/>
      </w:r>
      <w:r w:rsidR="005A3D30" w:rsidRPr="00E52C35">
        <w:rPr>
          <w:lang w:val="de-DE"/>
          <w:rPrChange w:id="590" w:author="My Luong Vuong" w:date="2024-05-30T16:25:00Z">
            <w:rPr/>
          </w:rPrChange>
        </w:rPr>
        <w:t>.</w:t>
      </w:r>
    </w:p>
    <w:p w14:paraId="1529AE6B" w14:textId="52EC9887" w:rsidR="005A3D30" w:rsidRPr="005A3D30" w:rsidRDefault="005A3D30" w:rsidP="005A3D30">
      <w:pPr>
        <w:pStyle w:val="EndNoteBibliography"/>
        <w:spacing w:after="0"/>
      </w:pPr>
      <w:r w:rsidRPr="00E52C35">
        <w:rPr>
          <w:lang w:val="de-DE"/>
          <w:rPrChange w:id="591" w:author="My Luong Vuong" w:date="2024-05-30T16:25:00Z">
            <w:rPr/>
          </w:rPrChange>
        </w:rPr>
        <w:t xml:space="preserve">[2] Schroeder M, Weber T, Denker T, Winterland S, Wichmann D, Rohde H, et al. </w:t>
      </w:r>
      <w:r w:rsidRPr="005A3D30">
        <w:t xml:space="preserve">Epidemiology, clinical characteristics, and outcome of candidemia in critically ill patients in Germany: a single-center retrospective 10-year analysis. Annals of Intensive Care. 2020;10:142. </w:t>
      </w:r>
      <w:hyperlink r:id="rId13" w:history="1">
        <w:r w:rsidRPr="005A3D30">
          <w:rPr>
            <w:rStyle w:val="Hyperlink"/>
          </w:rPr>
          <w:t>http://doi.org/10.1186/s13613-020-00755-8</w:t>
        </w:r>
      </w:hyperlink>
      <w:r w:rsidRPr="005A3D30">
        <w:t>.</w:t>
      </w:r>
    </w:p>
    <w:p w14:paraId="0B08E363" w14:textId="1A80F7A3" w:rsidR="005A3D30" w:rsidRPr="005A3D30" w:rsidRDefault="005A3D30" w:rsidP="005A3D30">
      <w:pPr>
        <w:pStyle w:val="EndNoteBibliography"/>
        <w:spacing w:after="0"/>
      </w:pPr>
      <w:r w:rsidRPr="005A3D30">
        <w:t xml:space="preserve">[3] Bassetti M, Giacobbe DR, Vena A, Trucchi C, Ansaldi F, Antonelli M, et al. Incidence and outcome of invasive candidiasis in intensive care units (ICUs) in Europe: results of the EUCANDICU project. Critical Care. 2019;23:219. </w:t>
      </w:r>
      <w:hyperlink r:id="rId14" w:history="1">
        <w:r w:rsidRPr="005A3D30">
          <w:rPr>
            <w:rStyle w:val="Hyperlink"/>
          </w:rPr>
          <w:t>http://doi.org/10.1186/s13054-019-2497-3</w:t>
        </w:r>
      </w:hyperlink>
      <w:r w:rsidRPr="005A3D30">
        <w:t>.</w:t>
      </w:r>
    </w:p>
    <w:p w14:paraId="577D46FF" w14:textId="1FC83016" w:rsidR="005A3D30" w:rsidRPr="005A3D30" w:rsidRDefault="005A3D30" w:rsidP="005A3D30">
      <w:pPr>
        <w:pStyle w:val="EndNoteBibliography"/>
        <w:spacing w:after="0"/>
      </w:pPr>
      <w:r w:rsidRPr="005A3D30">
        <w:t xml:space="preserve">[4] Sbrana F, Sozio E, Bassetti M, Ripoli A, Pieralli F, Azzini AM, et al. Independent risk factors for mortality in critically ill patients with candidemia on Italian Internal Medicine Wards. Internal and Emergency Medicine. 2018;13:199-204. </w:t>
      </w:r>
      <w:hyperlink r:id="rId15" w:history="1">
        <w:r w:rsidRPr="005A3D30">
          <w:rPr>
            <w:rStyle w:val="Hyperlink"/>
          </w:rPr>
          <w:t>http://doi.org/10.1007/s11739-017-1783-9</w:t>
        </w:r>
      </w:hyperlink>
      <w:r w:rsidRPr="005A3D30">
        <w:t>.</w:t>
      </w:r>
    </w:p>
    <w:p w14:paraId="7A6BF099" w14:textId="77777777" w:rsidR="005A3D30" w:rsidRPr="005A3D30" w:rsidRDefault="005A3D30" w:rsidP="005A3D30">
      <w:pPr>
        <w:pStyle w:val="EndNoteBibliography"/>
        <w:spacing w:after="0"/>
      </w:pPr>
      <w:r w:rsidRPr="005A3D30">
        <w:t>[5] Pfizer. Summary of Product Characteristics (SmPC) Diflucan. Summary of Product Characteristics (SmPC) Diflucan. 2012.</w:t>
      </w:r>
    </w:p>
    <w:p w14:paraId="03DF77EA" w14:textId="67057FB3" w:rsidR="005A3D30" w:rsidRPr="005A3D30" w:rsidRDefault="005A3D30" w:rsidP="005A3D30">
      <w:pPr>
        <w:pStyle w:val="EndNoteBibliography"/>
        <w:spacing w:after="0"/>
      </w:pPr>
      <w:r w:rsidRPr="005A3D30">
        <w:t xml:space="preserve">[6] Pappas PG, Kauffman CA, Andes DR, Clancy CJ, Marr KA, Ostrosky-Zeichner L, et al. Clinical Practice Guideline for the Management of Candidiasis: 2016 Update by the Infectious Diseases Society of America. Clin Infect Dis. 2016;62:e1-50. </w:t>
      </w:r>
      <w:hyperlink r:id="rId16" w:history="1">
        <w:r w:rsidRPr="005A3D30">
          <w:rPr>
            <w:rStyle w:val="Hyperlink"/>
          </w:rPr>
          <w:t>http://doi.org/10.1093/cid/civ933</w:t>
        </w:r>
      </w:hyperlink>
      <w:r w:rsidRPr="005A3D30">
        <w:t>.</w:t>
      </w:r>
    </w:p>
    <w:p w14:paraId="51DE1427" w14:textId="7190B07C" w:rsidR="005A3D30" w:rsidRPr="005A3D30" w:rsidRDefault="005A3D30" w:rsidP="005A3D30">
      <w:pPr>
        <w:pStyle w:val="EndNoteBibliography"/>
        <w:spacing w:after="0"/>
      </w:pPr>
      <w:r w:rsidRPr="005A3D30">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7" w:history="1">
        <w:r w:rsidRPr="005A3D30">
          <w:rPr>
            <w:rStyle w:val="Hyperlink"/>
          </w:rPr>
          <w:t>http://doi.org/10.2147/ceor.S91587</w:t>
        </w:r>
      </w:hyperlink>
      <w:r w:rsidRPr="005A3D30">
        <w:t>.</w:t>
      </w:r>
    </w:p>
    <w:p w14:paraId="60E0EB53" w14:textId="77777777" w:rsidR="005A3D30" w:rsidRPr="005A3D30" w:rsidRDefault="005A3D30" w:rsidP="005A3D30">
      <w:pPr>
        <w:pStyle w:val="EndNoteBibliography"/>
        <w:spacing w:after="0"/>
      </w:pPr>
      <w:r w:rsidRPr="005A3D30">
        <w:t>[8] European Committee on Antimicrobial Susceptibility Testing. Fluconazole: Rationale for the clinical breakpoints, version 3.0. 2020.</w:t>
      </w:r>
    </w:p>
    <w:p w14:paraId="15AE010A" w14:textId="2DFA462A" w:rsidR="005A3D30" w:rsidRPr="005A3D30" w:rsidRDefault="005A3D30" w:rsidP="005A3D30">
      <w:pPr>
        <w:pStyle w:val="EndNoteBibliography"/>
        <w:spacing w:after="0"/>
      </w:pPr>
      <w:r w:rsidRPr="005A3D30">
        <w:t xml:space="preserve">[9] Jacobson MA, Hanks DK, Ferrell LD. Fatal acute hepatic necrosis due to fluconazole. The American Journal of Medicine. 1994;96:188-90. </w:t>
      </w:r>
      <w:hyperlink r:id="rId18" w:history="1">
        <w:r w:rsidRPr="005A3D30">
          <w:rPr>
            <w:rStyle w:val="Hyperlink"/>
          </w:rPr>
          <w:t>http://doi.org/https://doi.org/10.1016/0002-9343(94)90141-4</w:t>
        </w:r>
      </w:hyperlink>
      <w:r w:rsidRPr="005A3D30">
        <w:t>.</w:t>
      </w:r>
    </w:p>
    <w:p w14:paraId="3007236C" w14:textId="77777777" w:rsidR="005A3D30" w:rsidRPr="005A3D30" w:rsidRDefault="005A3D30" w:rsidP="005A3D30">
      <w:pPr>
        <w:pStyle w:val="EndNoteBibliography"/>
        <w:spacing w:after="0"/>
      </w:pPr>
      <w:r w:rsidRPr="005A3D30">
        <w:t>[10] Matsumoto K, Ueno K, Yoshimura H, Morii M, Takada M, Sawai T, et al. Fluconazole-Induced Convulsions at Serum Trough Concentrations of Approximately 80 μg/mL. Therapeutic Drug Monitoring. 2000;22:635-6.</w:t>
      </w:r>
    </w:p>
    <w:p w14:paraId="6344FC77" w14:textId="77777777" w:rsidR="005A3D30" w:rsidRPr="005A3D30" w:rsidRDefault="005A3D30" w:rsidP="005A3D30">
      <w:pPr>
        <w:pStyle w:val="EndNoteBibliography"/>
        <w:spacing w:after="0"/>
      </w:pPr>
      <w:r w:rsidRPr="005A3D30">
        <w:t>[11] Lewis R, Brüggemann R, Padoin C, Maertens J, Marchetti O, Groll A, et al. Triazole antifungal therapeutic drug monitoring.  Sixth European Conference on Infections in Leukaemia Meeting, Sophia Antipolis, France2015.</w:t>
      </w:r>
    </w:p>
    <w:p w14:paraId="58EB3B69" w14:textId="1FCFFFC0" w:rsidR="005A3D30" w:rsidRPr="005A3D30" w:rsidRDefault="005A3D30" w:rsidP="005A3D30">
      <w:pPr>
        <w:pStyle w:val="EndNoteBibliography"/>
        <w:spacing w:after="0"/>
      </w:pPr>
      <w:r w:rsidRPr="005A3D30">
        <w:t xml:space="preserve">[12] Sandaradura I, Marriott DJE, Day RO, Norris RLG, Pang E, Stocker SL, et al. Current fluconazole treatment regimens result in under-dosing of critically ill adults during early therapy. Eur J Clin Microbiol Infect Dis. 2021;40:1521-8. </w:t>
      </w:r>
      <w:hyperlink r:id="rId19" w:history="1">
        <w:r w:rsidRPr="005A3D30">
          <w:rPr>
            <w:rStyle w:val="Hyperlink"/>
          </w:rPr>
          <w:t>http://doi.org/10.1007/s10096-021-04201-w</w:t>
        </w:r>
      </w:hyperlink>
      <w:r w:rsidRPr="005A3D30">
        <w:t>.</w:t>
      </w:r>
    </w:p>
    <w:p w14:paraId="11101EA5" w14:textId="4284CC37" w:rsidR="005A3D30" w:rsidRPr="005A3D30" w:rsidRDefault="005A3D30" w:rsidP="005A3D30">
      <w:pPr>
        <w:pStyle w:val="EndNoteBibliography"/>
        <w:spacing w:after="0"/>
      </w:pPr>
      <w:r w:rsidRPr="005A3D30">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0" w:history="1">
        <w:r w:rsidRPr="005A3D30">
          <w:rPr>
            <w:rStyle w:val="Hyperlink"/>
          </w:rPr>
          <w:t>http://doi.org/10.1128/aac.01554-20</w:t>
        </w:r>
      </w:hyperlink>
      <w:r w:rsidRPr="005A3D30">
        <w:t>.</w:t>
      </w:r>
    </w:p>
    <w:p w14:paraId="45B7F961" w14:textId="539C4CD1" w:rsidR="005A3D30" w:rsidRPr="005A3D30" w:rsidRDefault="005A3D30" w:rsidP="005A3D30">
      <w:pPr>
        <w:pStyle w:val="EndNoteBibliography"/>
        <w:spacing w:after="0"/>
      </w:pPr>
      <w:r w:rsidRPr="005A3D30">
        <w:t xml:space="preserve">[14] Muilwijk EW, de Lange DW, Schouten JA, Wasmann RE, Ter Heine R, Burger DM, et al. Suboptimal Dosing of Fluconazole in Critically Ill Patients: Time To Rethink Dosing. Antimicrob Agents Chemother. 2020;64. </w:t>
      </w:r>
      <w:hyperlink r:id="rId21" w:history="1">
        <w:r w:rsidRPr="005A3D30">
          <w:rPr>
            <w:rStyle w:val="Hyperlink"/>
          </w:rPr>
          <w:t>http://doi.org/10.1128/aac.00984-20</w:t>
        </w:r>
      </w:hyperlink>
      <w:r w:rsidRPr="005A3D30">
        <w:t>.</w:t>
      </w:r>
    </w:p>
    <w:p w14:paraId="2BEBF3F3" w14:textId="5DE2796D" w:rsidR="005A3D30" w:rsidRPr="005A3D30" w:rsidRDefault="005A3D30" w:rsidP="005A3D30">
      <w:pPr>
        <w:pStyle w:val="EndNoteBibliography"/>
        <w:spacing w:after="0"/>
      </w:pPr>
      <w:r w:rsidRPr="005A3D30">
        <w:t xml:space="preserve">[15] Alobaid AS, Wallis SC, Jarrett P, Starr T, Stuart J, Lassig-Smith M, et al. Effect of Obesity on the Population Pharmacokinetics of Fluconazole in Critically Ill Patients. Antimicrob Agents Chemother. 2016;60:6550-7. </w:t>
      </w:r>
      <w:hyperlink r:id="rId22" w:history="1">
        <w:r w:rsidRPr="005A3D30">
          <w:rPr>
            <w:rStyle w:val="Hyperlink"/>
          </w:rPr>
          <w:t>http://doi.org/10.1128/aac.01088-16</w:t>
        </w:r>
      </w:hyperlink>
      <w:r w:rsidRPr="005A3D30">
        <w:t>.</w:t>
      </w:r>
    </w:p>
    <w:p w14:paraId="3ACD8140" w14:textId="4D03B2D3" w:rsidR="005A3D30" w:rsidRPr="005A3D30" w:rsidRDefault="005A3D30" w:rsidP="005A3D30">
      <w:pPr>
        <w:pStyle w:val="EndNoteBibliography"/>
        <w:spacing w:after="0"/>
      </w:pPr>
      <w:r w:rsidRPr="005A3D30">
        <w:t xml:space="preserve">[16] Jonsson EN, Karlsson MO. Automated covariate model building within NONMEM. Pharm Res. 1998;15:1463-8. </w:t>
      </w:r>
      <w:hyperlink r:id="rId23" w:history="1">
        <w:r w:rsidRPr="005A3D30">
          <w:rPr>
            <w:rStyle w:val="Hyperlink"/>
          </w:rPr>
          <w:t>http://doi.org/10.1023/a:1011970125687</w:t>
        </w:r>
      </w:hyperlink>
      <w:r w:rsidRPr="005A3D30">
        <w:t>.</w:t>
      </w:r>
    </w:p>
    <w:p w14:paraId="6A2FD30B" w14:textId="4284AA74" w:rsidR="005A3D30" w:rsidRPr="005A3D30" w:rsidRDefault="005A3D30" w:rsidP="005A3D30">
      <w:pPr>
        <w:pStyle w:val="EndNoteBibliography"/>
        <w:spacing w:after="0"/>
      </w:pPr>
      <w:r w:rsidRPr="005A3D30">
        <w:t xml:space="preserve">[17] Boer P. Estimated lean body mass as an index for normalization of body fluid volumes in humans. Am J Physiol. 1984;247:F632-6. </w:t>
      </w:r>
      <w:hyperlink r:id="rId24" w:history="1">
        <w:r w:rsidRPr="005A3D30">
          <w:rPr>
            <w:rStyle w:val="Hyperlink"/>
          </w:rPr>
          <w:t>http://doi.org/10.1152/ajprenal.1984.247.4.F632</w:t>
        </w:r>
      </w:hyperlink>
      <w:r w:rsidRPr="005A3D30">
        <w:t>.</w:t>
      </w:r>
    </w:p>
    <w:p w14:paraId="0A70BE68" w14:textId="026E3493" w:rsidR="005A3D30" w:rsidRPr="005A3D30" w:rsidRDefault="005A3D30" w:rsidP="005A3D30">
      <w:pPr>
        <w:pStyle w:val="EndNoteBibliography"/>
        <w:spacing w:after="0"/>
      </w:pPr>
      <w:r w:rsidRPr="005A3D30">
        <w:lastRenderedPageBreak/>
        <w:t xml:space="preserve">[18] Sharma A, Sahasrabudhe V, Musib L, Zhang S, Younis I, Kanodia J. Time to Rethink the Current Paradigm for Assessing Kidney Function in Drug Development and Beyond. Clin Pharmacol Ther. 2022;112:946-58. </w:t>
      </w:r>
      <w:hyperlink r:id="rId25" w:history="1">
        <w:r w:rsidRPr="005A3D30">
          <w:rPr>
            <w:rStyle w:val="Hyperlink"/>
          </w:rPr>
          <w:t>http://doi.org/10.1002/cpt.2489</w:t>
        </w:r>
      </w:hyperlink>
      <w:r w:rsidRPr="005A3D30">
        <w:t>.</w:t>
      </w:r>
    </w:p>
    <w:p w14:paraId="48922824" w14:textId="3E5AC1C6" w:rsidR="005A3D30" w:rsidRPr="005A3D30" w:rsidRDefault="005A3D30" w:rsidP="005A3D30">
      <w:pPr>
        <w:pStyle w:val="EndNoteBibliography"/>
        <w:spacing w:after="0"/>
      </w:pPr>
      <w:r w:rsidRPr="005A3D30">
        <w:t xml:space="preserve">[19] Mould DR, Upton RN. Basic concepts in population modeling, simulation, and model-based drug development-part 2: introduction to pharmacokinetic modeling methods. CPT Pharmacometrics Syst Pharmacol. 2013;2:e38. </w:t>
      </w:r>
      <w:hyperlink r:id="rId26" w:history="1">
        <w:r w:rsidRPr="005A3D30">
          <w:rPr>
            <w:rStyle w:val="Hyperlink"/>
          </w:rPr>
          <w:t>http://doi.org/10.1038/psp.2013.14</w:t>
        </w:r>
      </w:hyperlink>
      <w:r w:rsidRPr="005A3D30">
        <w:t>.</w:t>
      </w:r>
    </w:p>
    <w:p w14:paraId="3BE3ED9A" w14:textId="77777777" w:rsidR="005A3D30" w:rsidRPr="005A3D30" w:rsidRDefault="005A3D30" w:rsidP="005A3D30">
      <w:pPr>
        <w:pStyle w:val="EndNoteBibliography"/>
        <w:spacing w:after="0"/>
      </w:pPr>
      <w:r w:rsidRPr="005A3D30">
        <w:t>[20] Buuren Sv. Flexible Imputation of Missing Data, Second Edition: Taylor &amp; Francis Group; 2018.</w:t>
      </w:r>
    </w:p>
    <w:p w14:paraId="6BA1BB32" w14:textId="77777777" w:rsidR="005A3D30" w:rsidRPr="005A3D30" w:rsidRDefault="005A3D30" w:rsidP="005A3D30">
      <w:pPr>
        <w:pStyle w:val="EndNoteBibliography"/>
        <w:spacing w:after="0"/>
      </w:pPr>
      <w:r w:rsidRPr="005A3D30">
        <w:t>[21] Hosmer DW, Lemeshow S, May S. Applied Survival Analysis: Regression Modeling of Time-to-Event Data, Second Edition: John Wiley &amp; Sons, Inc.; 2008.</w:t>
      </w:r>
    </w:p>
    <w:p w14:paraId="4FFA6EC2" w14:textId="77777777" w:rsidR="005A3D30" w:rsidRPr="005A3D30" w:rsidRDefault="005A3D30" w:rsidP="005A3D30">
      <w:pPr>
        <w:pStyle w:val="EndNoteBibliography"/>
        <w:spacing w:after="0"/>
      </w:pPr>
      <w:r w:rsidRPr="005A3D30">
        <w:t>[22] Committee for Medicinal Products for Human Use (CHMP) EMA. Guideline on the use of pharmacokinetics and pharmacodynamics in the development of antimicrobial medicinal products. United Kingdom: European Medicines Agency; 2016.</w:t>
      </w:r>
    </w:p>
    <w:p w14:paraId="6647D399" w14:textId="77777777" w:rsidR="005A3D30" w:rsidRPr="005A3D30" w:rsidRDefault="005A3D30" w:rsidP="005A3D30">
      <w:pPr>
        <w:pStyle w:val="EndNoteBibliography"/>
        <w:spacing w:after="0"/>
      </w:pPr>
      <w:r w:rsidRPr="005A3D30">
        <w:t>[23] Ramachandran KM, Tsokos CP. Chapter 5 - Statistical estimation. In: Ramachandran KM, Tsokos CP, editors. Mathematical Statistics with Applications in R (Third Edition): Academic Press; 2021. p. 179-251.</w:t>
      </w:r>
    </w:p>
    <w:p w14:paraId="0B221C45" w14:textId="7E033926" w:rsidR="005A3D30" w:rsidRPr="005A3D30" w:rsidRDefault="005A3D30" w:rsidP="005A3D30">
      <w:pPr>
        <w:pStyle w:val="EndNoteBibliography"/>
        <w:spacing w:after="0"/>
      </w:pPr>
      <w:r w:rsidRPr="005A3D30">
        <w:t xml:space="preserve">[24] Wickham H, Grolemund G. R for Data Science2017. </w:t>
      </w:r>
      <w:hyperlink r:id="rId27" w:history="1">
        <w:r w:rsidRPr="005A3D30">
          <w:rPr>
            <w:rStyle w:val="Hyperlink"/>
          </w:rPr>
          <w:t>https://r4ds.had.co.nz/</w:t>
        </w:r>
      </w:hyperlink>
      <w:r w:rsidRPr="005A3D30">
        <w:t>.</w:t>
      </w:r>
    </w:p>
    <w:p w14:paraId="202636E3" w14:textId="34A44018" w:rsidR="005A3D30" w:rsidRPr="005A3D30" w:rsidRDefault="005A3D30" w:rsidP="005A3D30">
      <w:pPr>
        <w:pStyle w:val="EndNoteBibliography"/>
        <w:spacing w:after="0"/>
      </w:pPr>
      <w:r w:rsidRPr="005A3D30">
        <w:t xml:space="preserve">[25] Keizer RJ, Karlsson MO, Hooker A. Modeling and Simulation Workbench for NONMEM: Tutorial on Pirana, PsN, and Xpose. CPT Pharmacometrics Syst Pharmacol. 2013;2:e50. </w:t>
      </w:r>
      <w:hyperlink r:id="rId28" w:history="1">
        <w:r w:rsidRPr="005A3D30">
          <w:rPr>
            <w:rStyle w:val="Hyperlink"/>
          </w:rPr>
          <w:t>http://doi.org/10.1038/psp.2013.24</w:t>
        </w:r>
      </w:hyperlink>
      <w:r w:rsidRPr="005A3D30">
        <w:t>.</w:t>
      </w:r>
    </w:p>
    <w:p w14:paraId="4F3AB680" w14:textId="169DF9B6" w:rsidR="005A3D30" w:rsidRPr="005A3D30" w:rsidRDefault="005A3D30" w:rsidP="005A3D30">
      <w:pPr>
        <w:pStyle w:val="EndNoteBibliography"/>
        <w:spacing w:after="0"/>
      </w:pPr>
      <w:r w:rsidRPr="005A3D30">
        <w:t xml:space="preserve">[26] Bergner R, Hoffmann M, Riedel KD, Mikus G, Henrich DM, Haefeli WE, et al. Fluconazole dosing in continuous veno-venous haemofiltration (CVVHF): need for a high daily dose of 800 mg. Nephrol Dial Transplant. 2006;21:1019-23. </w:t>
      </w:r>
      <w:hyperlink r:id="rId29" w:history="1">
        <w:r w:rsidRPr="005A3D30">
          <w:rPr>
            <w:rStyle w:val="Hyperlink"/>
          </w:rPr>
          <w:t>http://doi.org/10.1093/ndt/gfi284</w:t>
        </w:r>
      </w:hyperlink>
      <w:r w:rsidRPr="005A3D30">
        <w:t>.</w:t>
      </w:r>
    </w:p>
    <w:p w14:paraId="75340899" w14:textId="08FC7DCB" w:rsidR="005A3D30" w:rsidRPr="005A3D30" w:rsidRDefault="005A3D30" w:rsidP="005A3D30">
      <w:pPr>
        <w:pStyle w:val="EndNoteBibliography"/>
        <w:spacing w:after="0"/>
      </w:pPr>
      <w:r w:rsidRPr="005A3D30">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0" w:history="1">
        <w:r w:rsidRPr="005A3D30">
          <w:rPr>
            <w:rStyle w:val="Hyperlink"/>
          </w:rPr>
          <w:t>http://doi.org/10.1007/s001340000771</w:t>
        </w:r>
      </w:hyperlink>
      <w:r w:rsidRPr="005A3D30">
        <w:t>.</w:t>
      </w:r>
    </w:p>
    <w:p w14:paraId="08F114BE" w14:textId="77777777" w:rsidR="005A3D30" w:rsidRPr="005A3D30" w:rsidRDefault="005A3D30" w:rsidP="005A3D30">
      <w:pPr>
        <w:pStyle w:val="EndNoteBibliography"/>
        <w:spacing w:after="0"/>
      </w:pPr>
      <w:r w:rsidRPr="005A3D30">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2519E159" w14:textId="418B480B" w:rsidR="005A3D30" w:rsidRPr="005A3D30" w:rsidRDefault="005A3D30" w:rsidP="005A3D30">
      <w:pPr>
        <w:pStyle w:val="EndNoteBibliography"/>
        <w:spacing w:after="0"/>
      </w:pPr>
      <w:r w:rsidRPr="005A3D30">
        <w:t xml:space="preserve">[29] Van Daele R, Wauters J, Lagrou K, Denooz R, Hayette MP, Gijsen M, et al. Pharmacokinetic Variability and Target Attainment of Fluconazole in Critically Ill Patients. Microorganisms. 2021;9. </w:t>
      </w:r>
      <w:hyperlink r:id="rId31" w:history="1">
        <w:r w:rsidRPr="005A3D30">
          <w:rPr>
            <w:rStyle w:val="Hyperlink"/>
          </w:rPr>
          <w:t>http://doi.org/10.3390/microorganisms9102068</w:t>
        </w:r>
      </w:hyperlink>
      <w:r w:rsidRPr="005A3D30">
        <w:t>.</w:t>
      </w:r>
    </w:p>
    <w:p w14:paraId="3DE3DB4A" w14:textId="3BA8D830" w:rsidR="005A3D30" w:rsidRPr="005A3D30" w:rsidRDefault="005A3D30" w:rsidP="005A3D30">
      <w:pPr>
        <w:pStyle w:val="EndNoteBibliography"/>
        <w:spacing w:after="0"/>
      </w:pPr>
      <w:r w:rsidRPr="005A3D30">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2" w:history="1">
        <w:r w:rsidRPr="005A3D30">
          <w:rPr>
            <w:rStyle w:val="Hyperlink"/>
          </w:rPr>
          <w:t>http://doi.org/10.1016/j.jclinepi.2020.03.026</w:t>
        </w:r>
      </w:hyperlink>
      <w:r w:rsidRPr="005A3D30">
        <w:t>.</w:t>
      </w:r>
    </w:p>
    <w:p w14:paraId="000FFCC8" w14:textId="235CB664" w:rsidR="005A3D30" w:rsidRPr="005A3D30" w:rsidRDefault="005A3D30" w:rsidP="005A3D30">
      <w:pPr>
        <w:pStyle w:val="EndNoteBibliography"/>
        <w:spacing w:after="0"/>
      </w:pPr>
      <w:r w:rsidRPr="005A3D30">
        <w:t xml:space="preserve">[31] Tierney JF, Vale C, Riley R, Smith CT, Stewart L, Clarke M, et al. Individual Participant Data (IPD) Meta-analyses of Randomised Controlled Trials: Guidance on Their Use. PLoS Med. 2015;12:e1001855. </w:t>
      </w:r>
      <w:hyperlink r:id="rId33" w:history="1">
        <w:r w:rsidRPr="005A3D30">
          <w:rPr>
            <w:rStyle w:val="Hyperlink"/>
          </w:rPr>
          <w:t>http://doi.org/10.1371/journal.pmed.1001855</w:t>
        </w:r>
      </w:hyperlink>
      <w:r w:rsidRPr="005A3D30">
        <w:t>.</w:t>
      </w:r>
    </w:p>
    <w:p w14:paraId="2CB51778" w14:textId="685CB374" w:rsidR="005A3D30" w:rsidRPr="005A3D30" w:rsidRDefault="005A3D30" w:rsidP="005A3D30">
      <w:pPr>
        <w:pStyle w:val="EndNoteBibliography"/>
        <w:spacing w:after="0"/>
      </w:pPr>
      <w:r w:rsidRPr="005A3D30">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4" w:history="1">
        <w:r w:rsidRPr="005A3D30">
          <w:rPr>
            <w:rStyle w:val="Hyperlink"/>
          </w:rPr>
          <w:t>http://doi.org/10.1128/aac.00424-11</w:t>
        </w:r>
      </w:hyperlink>
      <w:r w:rsidRPr="005A3D30">
        <w:t>.</w:t>
      </w:r>
    </w:p>
    <w:p w14:paraId="7B92D98B" w14:textId="3492D7F2" w:rsidR="005A3D30" w:rsidRPr="005A3D30" w:rsidRDefault="005A3D30" w:rsidP="005A3D30">
      <w:pPr>
        <w:pStyle w:val="EndNoteBibliography"/>
        <w:spacing w:after="0"/>
      </w:pPr>
      <w:r w:rsidRPr="005A3D30">
        <w:t xml:space="preserve">[33] Aoyama T, Hirata K, Hirata R, Yamazaki H, Yamamoto Y, Hayashi H, et al. Population pharmacokinetics of fluconazole after administration of fosfluconazole and fluconazole in critically ill patients. J Clin Pharm Ther. 2012;37:356-63. </w:t>
      </w:r>
      <w:hyperlink r:id="rId35" w:history="1">
        <w:r w:rsidRPr="005A3D30">
          <w:rPr>
            <w:rStyle w:val="Hyperlink"/>
          </w:rPr>
          <w:t>http://doi.org/10.1111/j.1365-2710.2011.01297.x</w:t>
        </w:r>
      </w:hyperlink>
      <w:r w:rsidRPr="005A3D30">
        <w:t>.</w:t>
      </w:r>
    </w:p>
    <w:p w14:paraId="52D2B0B4" w14:textId="072F3BD4" w:rsidR="005A3D30" w:rsidRPr="005A3D30" w:rsidRDefault="005A3D30" w:rsidP="005A3D30">
      <w:pPr>
        <w:pStyle w:val="EndNoteBibliography"/>
        <w:spacing w:after="0"/>
      </w:pPr>
      <w:r w:rsidRPr="005A3D30">
        <w:t xml:space="preserve">[34] Huang C-Y, Güiza F, De Vlieger G, Meyfroidt G. Daily fluctuations in kidney function in critically ill adults. Critical Care. 2022;26:347. </w:t>
      </w:r>
      <w:hyperlink r:id="rId36" w:history="1">
        <w:r w:rsidRPr="005A3D30">
          <w:rPr>
            <w:rStyle w:val="Hyperlink"/>
          </w:rPr>
          <w:t>http://doi.org/10.1186/s13054-022-04226-3</w:t>
        </w:r>
      </w:hyperlink>
      <w:r w:rsidRPr="005A3D30">
        <w:t>.</w:t>
      </w:r>
    </w:p>
    <w:p w14:paraId="7F01E8C1" w14:textId="2D90E1D0" w:rsidR="005A3D30" w:rsidRPr="005A3D30" w:rsidRDefault="005A3D30" w:rsidP="005A3D30">
      <w:pPr>
        <w:pStyle w:val="EndNoteBibliography"/>
        <w:spacing w:after="0"/>
      </w:pPr>
      <w:r w:rsidRPr="005A3D30">
        <w:t xml:space="preserve">[35] Johansson Å M, Karlsson MO. Comparison of methods for handling missing covariate data. Aaps j. 2013;15:1232-41. </w:t>
      </w:r>
      <w:hyperlink r:id="rId37" w:history="1">
        <w:r w:rsidRPr="005A3D30">
          <w:rPr>
            <w:rStyle w:val="Hyperlink"/>
          </w:rPr>
          <w:t>http://doi.org/10.1208/s12248-013-9526-y</w:t>
        </w:r>
      </w:hyperlink>
      <w:r w:rsidRPr="005A3D30">
        <w:t>.</w:t>
      </w:r>
    </w:p>
    <w:p w14:paraId="078359AE" w14:textId="30F3A072" w:rsidR="005A3D30" w:rsidRPr="005A3D30" w:rsidRDefault="005A3D30" w:rsidP="005A3D30">
      <w:pPr>
        <w:pStyle w:val="EndNoteBibliography"/>
        <w:spacing w:after="0"/>
      </w:pPr>
      <w:r w:rsidRPr="005A3D30">
        <w:lastRenderedPageBreak/>
        <w:t xml:space="preserve">[36] Heymans MW, Twisk JWR. Handling missing data in clinical research. Journal of Clinical Epidemiology. 2022;151:185-8. </w:t>
      </w:r>
      <w:hyperlink r:id="rId38" w:history="1">
        <w:r w:rsidRPr="005A3D30">
          <w:rPr>
            <w:rStyle w:val="Hyperlink"/>
          </w:rPr>
          <w:t>http://doi.org/https://doi.org/10.1016/j.jclinepi.2022.08.016</w:t>
        </w:r>
      </w:hyperlink>
      <w:r w:rsidRPr="005A3D30">
        <w:t>.</w:t>
      </w:r>
    </w:p>
    <w:p w14:paraId="522D8DD1" w14:textId="56463F33" w:rsidR="005A3D30" w:rsidRPr="005A3D30" w:rsidRDefault="005A3D30" w:rsidP="005A3D30">
      <w:pPr>
        <w:pStyle w:val="EndNoteBibliography"/>
        <w:spacing w:after="0"/>
      </w:pPr>
      <w:r w:rsidRPr="005A3D30">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39" w:history="1">
        <w:r w:rsidRPr="005A3D30">
          <w:rPr>
            <w:rStyle w:val="Hyperlink"/>
          </w:rPr>
          <w:t>http://doi.org/10.1128/aac.02019-20</w:t>
        </w:r>
      </w:hyperlink>
      <w:r w:rsidRPr="005A3D30">
        <w:t>.</w:t>
      </w:r>
    </w:p>
    <w:p w14:paraId="1563E8AE" w14:textId="3548E2BD" w:rsidR="005A3D30" w:rsidRPr="005A3D30" w:rsidRDefault="005A3D30" w:rsidP="005A3D30">
      <w:pPr>
        <w:pStyle w:val="EndNoteBibliography"/>
        <w:spacing w:after="0"/>
      </w:pPr>
      <w:r w:rsidRPr="005A3D30">
        <w:t xml:space="preserve">[38] Darnis S, Fareau N, Corallo CE, Poole S, Dooley MJ, Cheng AC. Estimation of body weight in hospitalized patients. QJM: An International Journal of Medicine. 2012;105:769-74. </w:t>
      </w:r>
      <w:hyperlink r:id="rId40" w:history="1">
        <w:r w:rsidRPr="005A3D30">
          <w:rPr>
            <w:rStyle w:val="Hyperlink"/>
          </w:rPr>
          <w:t>http://doi.org/10.1093/qjmed/hcs060</w:t>
        </w:r>
      </w:hyperlink>
      <w:r w:rsidRPr="005A3D30">
        <w:t>.</w:t>
      </w:r>
    </w:p>
    <w:p w14:paraId="7601EEEC" w14:textId="45216035" w:rsidR="005A3D30" w:rsidRPr="005A3D30" w:rsidRDefault="005A3D30" w:rsidP="005A3D30">
      <w:pPr>
        <w:pStyle w:val="EndNoteBibliography"/>
        <w:spacing w:after="0"/>
      </w:pPr>
      <w:r w:rsidRPr="005A3D30">
        <w:t xml:space="preserve">[39] van Wijk RC, Imperial MZ, Savic RM, Solans BP. Pharmacokinetic analysis across studies to drive knowledge-integration: A tutorial on individual patient data meta-analysis (IPDMA). CPT Pharmacometrics Syst Pharmacol. 2023;12:1187-200. </w:t>
      </w:r>
      <w:hyperlink r:id="rId41" w:history="1">
        <w:r w:rsidRPr="005A3D30">
          <w:rPr>
            <w:rStyle w:val="Hyperlink"/>
          </w:rPr>
          <w:t>http://doi.org/10.1002/psp4.13002</w:t>
        </w:r>
      </w:hyperlink>
      <w:r w:rsidRPr="005A3D30">
        <w:t>.</w:t>
      </w:r>
    </w:p>
    <w:p w14:paraId="6566B06D" w14:textId="57338477" w:rsidR="005A3D30" w:rsidRPr="005A3D30" w:rsidRDefault="005A3D30" w:rsidP="005A3D30">
      <w:pPr>
        <w:pStyle w:val="EndNoteBibliography"/>
      </w:pPr>
      <w:r w:rsidRPr="005A3D30">
        <w:t xml:space="preserve">[40] Li L, Li X, Xia Y, Chu Y, Zhong H, Li J, et al. Recommendation of Antimicrobial Dosing Optimization During Continuous Renal Replacement Therapy. Front Pharmacol. 2020;11:786. </w:t>
      </w:r>
      <w:hyperlink r:id="rId42" w:history="1">
        <w:r w:rsidRPr="005A3D30">
          <w:rPr>
            <w:rStyle w:val="Hyperlink"/>
          </w:rPr>
          <w:t>http://doi.org/10.3389/fphar.2020.00786</w:t>
        </w:r>
      </w:hyperlink>
      <w:r w:rsidRPr="005A3D30">
        <w:t>.</w:t>
      </w:r>
    </w:p>
    <w:p w14:paraId="218B9AF3" w14:textId="4E887E6B"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459"/>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3"/>
          <w:type w:val="continuous"/>
          <w:pgSz w:w="11906" w:h="16838" w:code="9"/>
          <w:pgMar w:top="1440" w:right="1440" w:bottom="1440" w:left="1440" w:header="720" w:footer="720" w:gutter="0"/>
          <w:cols w:space="720"/>
          <w:titlePg/>
          <w:docGrid w:linePitch="360"/>
        </w:sectPr>
      </w:pPr>
    </w:p>
    <w:p w14:paraId="4D922171" w14:textId="3D946C6A" w:rsidR="00AB1B25" w:rsidRDefault="00346601" w:rsidP="00CE12B9">
      <w:pPr>
        <w:pStyle w:val="Heading1"/>
        <w:numPr>
          <w:ilvl w:val="0"/>
          <w:numId w:val="0"/>
        </w:numPr>
        <w:ind w:left="432" w:hanging="432"/>
      </w:pPr>
      <w:del w:id="592" w:author="Erwin Dreesen" w:date="2024-05-18T22:23:00Z">
        <w:r w:rsidRPr="00E03B11" w:rsidDel="00AB1B25">
          <w:lastRenderedPageBreak/>
          <w:delText xml:space="preserve"> </w:delText>
        </w:r>
      </w:del>
      <w:ins w:id="593" w:author="Erwin Dreesen" w:date="2024-05-18T22:23:00Z">
        <w:r w:rsidR="00AB1B25">
          <w:t>Tables</w:t>
        </w:r>
      </w:ins>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60A92745"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Pr>
                <w:b/>
                <w:bCs/>
                <w:sz w:val="18"/>
                <w:szCs w:val="18"/>
                <w:lang w:val="nl-BE"/>
              </w:rPr>
              <w:instrText xml:space="preserve"> ADDIN EN.CITE </w:instrText>
            </w:r>
            <w:r w:rsidR="005A3D30">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Pr>
                <w:b/>
                <w:bCs/>
                <w:sz w:val="18"/>
                <w:szCs w:val="18"/>
                <w:lang w:val="nl-BE"/>
              </w:rPr>
              <w:instrText xml:space="preserve"> ADDIN EN.CITE.DATA </w:instrText>
            </w:r>
            <w:r w:rsidR="005A3D30">
              <w:rPr>
                <w:b/>
                <w:bCs/>
                <w:sz w:val="18"/>
                <w:szCs w:val="18"/>
              </w:rPr>
            </w:r>
            <w:r w:rsidR="005A3D30">
              <w:rPr>
                <w:b/>
                <w:bCs/>
                <w:sz w:val="18"/>
                <w:szCs w:val="18"/>
              </w:rPr>
              <w:fldChar w:fldCharType="end"/>
            </w:r>
            <w:r w:rsidR="0012034A" w:rsidRPr="002E01AC">
              <w:rPr>
                <w:b/>
                <w:bCs/>
                <w:sz w:val="18"/>
                <w:szCs w:val="18"/>
              </w:rPr>
            </w:r>
            <w:r w:rsidR="0012034A" w:rsidRPr="002E01AC">
              <w:rPr>
                <w:b/>
                <w:bCs/>
                <w:sz w:val="18"/>
                <w:szCs w:val="18"/>
              </w:rPr>
              <w:fldChar w:fldCharType="separate"/>
            </w:r>
            <w:r w:rsidR="005A3D30" w:rsidRPr="00CE12B9">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4A82A2E7"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5A3D30">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5A3D30">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51A9D0D"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Pr>
                <w:b/>
                <w:bCs/>
                <w:sz w:val="18"/>
                <w:szCs w:val="18"/>
              </w:rPr>
              <w:instrText xml:space="preserve"> ADDIN EN.CITE </w:instrText>
            </w:r>
            <w:r w:rsidR="005A3D30">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Pr>
                <w:b/>
                <w:bCs/>
                <w:sz w:val="18"/>
                <w:szCs w:val="18"/>
              </w:rPr>
              <w:instrText xml:space="preserve"> ADDIN EN.CITE.DATA </w:instrText>
            </w:r>
            <w:r w:rsidR="005A3D30">
              <w:rPr>
                <w:b/>
                <w:bCs/>
                <w:sz w:val="18"/>
                <w:szCs w:val="18"/>
              </w:rPr>
            </w:r>
            <w:r w:rsidR="005A3D30">
              <w:rPr>
                <w:b/>
                <w:bCs/>
                <w:sz w:val="18"/>
                <w:szCs w:val="18"/>
              </w:rPr>
              <w:fldChar w:fldCharType="end"/>
            </w:r>
            <w:r w:rsidR="00427372" w:rsidRPr="002E01AC">
              <w:rPr>
                <w:b/>
                <w:bCs/>
                <w:sz w:val="18"/>
                <w:szCs w:val="18"/>
              </w:rPr>
            </w:r>
            <w:r w:rsidR="00427372" w:rsidRPr="002E01AC">
              <w:rPr>
                <w:b/>
                <w:bCs/>
                <w:sz w:val="18"/>
                <w:szCs w:val="18"/>
              </w:rPr>
              <w:fldChar w:fldCharType="separate"/>
            </w:r>
            <w:r w:rsidR="005A3D30">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960D893"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5A3D30">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5A3D30">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594"/>
      <w:commentRangeStart w:id="595"/>
      <w:r w:rsidR="007464C8" w:rsidRPr="00E03B11">
        <w:t>estimates</w:t>
      </w:r>
      <w:commentRangeEnd w:id="594"/>
      <w:r w:rsidR="007464C8">
        <w:rPr>
          <w:rStyle w:val="CommentReference"/>
        </w:rPr>
        <w:commentReference w:id="594"/>
      </w:r>
      <w:commentRangeEnd w:id="595"/>
      <w:r w:rsidR="00B251C0">
        <w:rPr>
          <w:rStyle w:val="CommentReference"/>
        </w:rPr>
        <w:commentReference w:id="595"/>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E52C35"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596"/>
      <w:commentRangeStart w:id="597"/>
      <w:r w:rsidR="00125C5F" w:rsidRPr="00125C5F">
        <w:t>ICU patients</w:t>
      </w:r>
      <w:commentRangeEnd w:id="596"/>
      <w:r w:rsidR="0056614B">
        <w:rPr>
          <w:rStyle w:val="CommentReference"/>
        </w:rPr>
        <w:commentReference w:id="596"/>
      </w:r>
      <w:commentRangeEnd w:id="597"/>
      <w:r w:rsidR="00554C8A">
        <w:rPr>
          <w:rStyle w:val="CommentReference"/>
        </w:rPr>
        <w:commentReference w:id="597"/>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77777777" w:rsidR="0034198D" w:rsidRPr="00E03B11" w:rsidRDefault="0034198D" w:rsidP="0034198D"/>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win Dreesen" w:date="2024-05-18T20:56:00Z" w:initials="ED">
    <w:p w14:paraId="19CF693F" w14:textId="77777777" w:rsidR="0088095F" w:rsidRDefault="0088095F" w:rsidP="0030247C">
      <w:pPr>
        <w:pStyle w:val="CommentText"/>
        <w:jc w:val="left"/>
      </w:pPr>
      <w:r>
        <w:rPr>
          <w:rStyle w:val="CommentReference"/>
        </w:rPr>
        <w:annotationRef/>
      </w:r>
      <w:r>
        <w:t>When sending it out to the co-authors, please share a tracked version including comments and your responses, as well as a clean version without any track changes and comments.</w:t>
      </w:r>
    </w:p>
  </w:comment>
  <w:comment w:id="1" w:author="My Luong Vuong" w:date="2024-05-28T15:27:00Z" w:initials="MLV">
    <w:p w14:paraId="33ADDD2E" w14:textId="77777777" w:rsidR="00EC4F25" w:rsidRDefault="00EC4F25" w:rsidP="00287FE6">
      <w:pPr>
        <w:pStyle w:val="CommentText"/>
        <w:jc w:val="left"/>
      </w:pPr>
      <w:r>
        <w:rPr>
          <w:rStyle w:val="CommentReference"/>
        </w:rPr>
        <w:annotationRef/>
      </w:r>
      <w:r>
        <w:rPr>
          <w:lang w:val="en-US"/>
        </w:rPr>
        <w:t>Will do!</w:t>
      </w:r>
    </w:p>
  </w:comment>
  <w:comment w:id="2" w:author="Microsoft Office User" w:date="2024-02-19T00:13:00Z" w:initials="MOU">
    <w:p w14:paraId="48D957E6" w14:textId="58C50D69"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3" w:author="My Luong Vuong" w:date="2024-05-02T11:01:00Z" w:initials="MLV">
    <w:p w14:paraId="5609985D" w14:textId="77777777" w:rsidR="00CA046E" w:rsidRDefault="00CA046E" w:rsidP="00907872">
      <w:pPr>
        <w:pStyle w:val="CommentText"/>
        <w:jc w:val="left"/>
      </w:pPr>
      <w:r>
        <w:rPr>
          <w:rStyle w:val="CommentReference"/>
        </w:rPr>
        <w:annotationRef/>
      </w:r>
      <w:r>
        <w:rPr>
          <w:lang w:val="en-US"/>
        </w:rPr>
        <w:t>We have updated our title</w:t>
      </w:r>
    </w:p>
  </w:comment>
  <w:comment w:id="4" w:author="Brüggemann, Roger" w:date="2024-02-20T11:44:00Z" w:initials="BR">
    <w:p w14:paraId="4649FF2D" w14:textId="0100C357" w:rsidR="00F224C3" w:rsidRDefault="00F224C3">
      <w:pPr>
        <w:pStyle w:val="CommentText"/>
      </w:pPr>
      <w:r>
        <w:rPr>
          <w:rStyle w:val="CommentReference"/>
        </w:rPr>
        <w:annotationRef/>
      </w:r>
      <w:r>
        <w:t xml:space="preserve">The title does not match the first paragraph of the summary and scope. </w:t>
      </w:r>
    </w:p>
  </w:comment>
  <w:comment w:id="5" w:author="My Luong Vuong" w:date="2024-05-02T11:03:00Z" w:initials="MLV">
    <w:p w14:paraId="6A7C626E" w14:textId="77777777" w:rsidR="00851BDA" w:rsidRDefault="00851BDA" w:rsidP="005A573A">
      <w:pPr>
        <w:pStyle w:val="CommentText"/>
        <w:jc w:val="left"/>
      </w:pPr>
      <w:r>
        <w:rPr>
          <w:rStyle w:val="CommentReference"/>
        </w:rPr>
        <w:annotationRef/>
      </w:r>
      <w:r>
        <w:rPr>
          <w:lang w:val="en-US"/>
        </w:rPr>
        <w:t>Thank you. We have updated it.</w:t>
      </w:r>
    </w:p>
  </w:comment>
  <w:comment w:id="6" w:author="Sophie Stocker" w:date="2024-02-23T10:19:00Z" w:initials="SS">
    <w:p w14:paraId="519B45DF" w14:textId="73B5447C"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000000"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7" w:author="My Luong Vuong" w:date="2024-05-02T11:05:00Z" w:initials="MLV">
    <w:p w14:paraId="2CF50B12" w14:textId="77777777" w:rsidR="001B1E07" w:rsidRDefault="00B02876" w:rsidP="00C36493">
      <w:pPr>
        <w:pStyle w:val="CommentText"/>
        <w:jc w:val="left"/>
      </w:pPr>
      <w:r>
        <w:rPr>
          <w:rStyle w:val="CommentReference"/>
        </w:rPr>
        <w:annotationRef/>
      </w:r>
      <w:r w:rsidR="001B1E07">
        <w:rPr>
          <w:color w:val="000000"/>
        </w:rPr>
        <w:t>@Erwin: what do you think? If we add her, it means we will also send her for feedback, right?</w:t>
      </w:r>
      <w:r w:rsidR="001B1E07">
        <w:rPr>
          <w:color w:val="000000"/>
        </w:rPr>
        <w:br/>
        <w:t xml:space="preserve">Speaking of which, I have never received feedback from Yves and Joost, should I remove their names? </w:t>
      </w:r>
      <w:r w:rsidR="001B1E07">
        <w:rPr>
          <w:color w:val="000000"/>
        </w:rPr>
        <w:br/>
        <w:t>Also, for the last round of feedback, I couldn't reach Raoul Bergner and Steven Buijk although I have sent them several reminders. I think you said that we should remove their names if that's the case, right?</w:t>
      </w:r>
    </w:p>
  </w:comment>
  <w:comment w:id="8" w:author="Brüggemann, Roger" w:date="2024-02-20T11:41:00Z" w:initials="BR">
    <w:p w14:paraId="747C8484" w14:textId="2977E99F"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2"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13"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0"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1" w:author="My Luong Vuong" w:date="2024-05-02T11:12:00Z" w:initials="MLV">
    <w:p w14:paraId="2E80D983" w14:textId="77777777" w:rsidR="00187F5D" w:rsidRDefault="00187F5D" w:rsidP="00E12F2C">
      <w:pPr>
        <w:pStyle w:val="CommentText"/>
        <w:jc w:val="left"/>
      </w:pPr>
      <w:r>
        <w:rPr>
          <w:rStyle w:val="CommentReference"/>
        </w:rPr>
        <w:annotationRef/>
      </w:r>
      <w:r>
        <w:rPr>
          <w:lang w:val="en-US"/>
        </w:rPr>
        <w:t>I couldn't find the reference that you are referring to. Plus, it is not possible to cite in the abstract.</w:t>
      </w:r>
    </w:p>
  </w:comment>
  <w:comment w:id="14" w:author="Sophie Stocker" w:date="2024-02-23T10:21:00Z" w:initials="SS">
    <w:p w14:paraId="5F42CD6A" w14:textId="4A29ACC9" w:rsidR="001F7CC7" w:rsidRDefault="001F7CC7" w:rsidP="001F7CC7">
      <w:pPr>
        <w:pStyle w:val="CommentText"/>
        <w:jc w:val="left"/>
      </w:pPr>
      <w:r>
        <w:rPr>
          <w:rStyle w:val="CommentReference"/>
        </w:rPr>
        <w:annotationRef/>
      </w:r>
      <w:r>
        <w:t>Could cut if need words</w:t>
      </w:r>
    </w:p>
  </w:comment>
  <w:comment w:id="15"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17"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18" w:author="My Luong Vuong" w:date="2024-05-02T11:17:00Z" w:initials="MLV">
    <w:p w14:paraId="1602AE08" w14:textId="77777777" w:rsidR="00A557D4" w:rsidRDefault="00A557D4" w:rsidP="00090E10">
      <w:pPr>
        <w:pStyle w:val="CommentText"/>
        <w:jc w:val="left"/>
      </w:pPr>
      <w:r>
        <w:rPr>
          <w:rStyle w:val="CommentReference"/>
        </w:rPr>
        <w:annotationRef/>
      </w:r>
      <w:r>
        <w:rPr>
          <w:lang w:val="en-US"/>
        </w:rPr>
        <w:t>We have removed that part</w:t>
      </w:r>
    </w:p>
  </w:comment>
  <w:comment w:id="19" w:author="Brüggemann, Roger" w:date="2024-02-20T11:45:00Z" w:initials="BR">
    <w:p w14:paraId="308ADEC6" w14:textId="40614502" w:rsidR="00F224C3" w:rsidRDefault="00F224C3">
      <w:pPr>
        <w:pStyle w:val="CommentText"/>
      </w:pPr>
      <w:r>
        <w:rPr>
          <w:rStyle w:val="CommentReference"/>
        </w:rPr>
        <w:annotationRef/>
      </w:r>
      <w:r>
        <w:t xml:space="preserve">We can only speculate on PK target attainment. Not on PD. </w:t>
      </w:r>
    </w:p>
  </w:comment>
  <w:comment w:id="20" w:author="My Luong Vuong" w:date="2024-05-02T11:18:00Z" w:initials="MLV">
    <w:p w14:paraId="72C39D16" w14:textId="77777777" w:rsidR="00415F24" w:rsidRDefault="00415F24" w:rsidP="00A96841">
      <w:pPr>
        <w:pStyle w:val="CommentText"/>
        <w:jc w:val="left"/>
      </w:pPr>
      <w:r>
        <w:rPr>
          <w:rStyle w:val="CommentReference"/>
        </w:rPr>
        <w:annotationRef/>
      </w:r>
      <w:r>
        <w:rPr>
          <w:color w:val="000000"/>
        </w:rPr>
        <w:t xml:space="preserve">Here we referred to the fluconazole PKPD target of AUC/MIC </w:t>
      </w:r>
      <w:r>
        <w:t>≥</w:t>
      </w:r>
      <w:r>
        <w:rPr>
          <w:color w:val="000000"/>
        </w:rPr>
        <w:t xml:space="preserve">100. </w:t>
      </w:r>
    </w:p>
  </w:comment>
  <w:comment w:id="23" w:author="Microsoft Office User" w:date="2024-02-19T00:18:00Z" w:initials="MOU">
    <w:p w14:paraId="4B603BFE" w14:textId="5997A54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21"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22" w:author="My Luong Vuong" w:date="2024-05-02T11:20:00Z" w:initials="MLV">
    <w:p w14:paraId="3A9D42ED" w14:textId="77777777" w:rsidR="00BC5F9C" w:rsidRDefault="00BC5F9C" w:rsidP="0094105A">
      <w:pPr>
        <w:pStyle w:val="CommentText"/>
        <w:jc w:val="left"/>
      </w:pPr>
      <w:r>
        <w:rPr>
          <w:rStyle w:val="CommentReference"/>
        </w:rPr>
        <w:annotationRef/>
      </w:r>
      <w:r>
        <w:rPr>
          <w:color w:val="000000"/>
        </w:rPr>
        <w:t>We wanted to show that our pop-PK model was built from an IPDMA study.</w:t>
      </w:r>
    </w:p>
  </w:comment>
  <w:comment w:id="24" w:author="Microsoft Office User" w:date="2024-02-19T00:16:00Z" w:initials="MOU">
    <w:p w14:paraId="2EE72C17" w14:textId="778DC077"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25"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26" w:author="My Luong Vuong" w:date="2024-05-02T11:20:00Z" w:initials="MLV">
    <w:p w14:paraId="458869FC" w14:textId="77777777" w:rsidR="00222C11" w:rsidRDefault="00222C11" w:rsidP="00912D09">
      <w:pPr>
        <w:pStyle w:val="CommentText"/>
        <w:jc w:val="left"/>
      </w:pPr>
      <w:r>
        <w:rPr>
          <w:rStyle w:val="CommentReference"/>
        </w:rPr>
        <w:annotationRef/>
      </w:r>
      <w:r>
        <w:rPr>
          <w:lang w:val="en-US"/>
        </w:rPr>
        <w:t>Thank you. We have edited it.</w:t>
      </w:r>
    </w:p>
  </w:comment>
  <w:comment w:id="27" w:author="Brüggemann, Roger" w:date="2024-02-20T11:47:00Z" w:initials="BR">
    <w:p w14:paraId="6FE07E38" w14:textId="4ECEAA78" w:rsidR="00F224C3" w:rsidRDefault="00F224C3">
      <w:pPr>
        <w:pStyle w:val="CommentText"/>
      </w:pPr>
      <w:r>
        <w:rPr>
          <w:rStyle w:val="CommentReference"/>
        </w:rPr>
        <w:annotationRef/>
      </w:r>
      <w:r>
        <w:t xml:space="preserve">what dataset was used for simulation purposes ? </w:t>
      </w:r>
    </w:p>
  </w:comment>
  <w:comment w:id="28" w:author="My Luong Vuong" w:date="2024-05-02T11:21:00Z" w:initials="MLV">
    <w:p w14:paraId="270B2B7B" w14:textId="77777777" w:rsidR="00FF3EDB" w:rsidRDefault="00FF3EDB" w:rsidP="00652905">
      <w:pPr>
        <w:pStyle w:val="CommentText"/>
        <w:jc w:val="left"/>
      </w:pPr>
      <w:r>
        <w:rPr>
          <w:rStyle w:val="CommentReference"/>
        </w:rPr>
        <w:annotationRef/>
      </w:r>
      <w:r>
        <w:rPr>
          <w:color w:val="000000"/>
        </w:rPr>
        <w:t>We did not include it here due to word limit.</w:t>
      </w:r>
    </w:p>
  </w:comment>
  <w:comment w:id="29" w:author="Brüggemann, Roger" w:date="2024-02-20T11:46:00Z" w:initials="BR">
    <w:p w14:paraId="2BD84284" w14:textId="2C240C8B" w:rsidR="00F224C3" w:rsidRDefault="00F224C3">
      <w:pPr>
        <w:pStyle w:val="CommentText"/>
      </w:pPr>
      <w:r>
        <w:rPr>
          <w:rStyle w:val="CommentReference"/>
        </w:rPr>
        <w:annotationRef/>
      </w:r>
      <w:r>
        <w:t xml:space="preserve">I think you refer to the PK target and not the PKPD target. </w:t>
      </w:r>
    </w:p>
  </w:comment>
  <w:comment w:id="30" w:author="My Luong Vuong" w:date="2024-05-02T11:32:00Z" w:initials="MLV">
    <w:p w14:paraId="43CA65B6" w14:textId="77777777" w:rsidR="004D220C" w:rsidRDefault="004D220C" w:rsidP="008A0374">
      <w:pPr>
        <w:pStyle w:val="CommentText"/>
        <w:jc w:val="left"/>
      </w:pPr>
      <w:r>
        <w:rPr>
          <w:rStyle w:val="CommentReference"/>
        </w:rPr>
        <w:annotationRef/>
      </w:r>
      <w:r>
        <w:rPr>
          <w:color w:val="000000"/>
        </w:rPr>
        <w:t>Please refer to my previous response.</w:t>
      </w:r>
    </w:p>
  </w:comment>
  <w:comment w:id="31" w:author="Microsoft Office User" w:date="2024-02-19T00:16:00Z" w:initials="MOU">
    <w:p w14:paraId="3EEB68AC" w14:textId="4DE5ED32" w:rsidR="000C514A" w:rsidRDefault="000C514A" w:rsidP="00D368FC">
      <w:pPr>
        <w:jc w:val="left"/>
      </w:pPr>
      <w:r>
        <w:rPr>
          <w:rStyle w:val="CommentReference"/>
        </w:rPr>
        <w:annotationRef/>
      </w:r>
      <w:r>
        <w:rPr>
          <w:color w:val="000000"/>
          <w:sz w:val="20"/>
          <w:szCs w:val="20"/>
        </w:rPr>
        <w:t>Perhaps include the target?</w:t>
      </w:r>
    </w:p>
  </w:comment>
  <w:comment w:id="32"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33"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34"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35"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36"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37" w:author="My Luong Vuong" w:date="2024-05-02T11:40:00Z" w:initials="MLV">
    <w:p w14:paraId="00F73814" w14:textId="77777777" w:rsidR="0058332D" w:rsidRDefault="0058332D" w:rsidP="00A477B9">
      <w:pPr>
        <w:pStyle w:val="CommentText"/>
        <w:jc w:val="left"/>
      </w:pPr>
      <w:r>
        <w:rPr>
          <w:rStyle w:val="CommentReference"/>
        </w:rPr>
        <w:annotationRef/>
      </w:r>
      <w:r>
        <w:rPr>
          <w:lang w:val="en-US"/>
        </w:rPr>
        <w:t>Thank you. We have added it.</w:t>
      </w:r>
    </w:p>
  </w:comment>
  <w:comment w:id="41" w:author="Erwin Dreesen" w:date="2024-05-18T19:10:00Z" w:initials="ED">
    <w:p w14:paraId="7E09488F" w14:textId="77777777" w:rsidR="00FD18D3" w:rsidRDefault="00FD18D3" w:rsidP="00D436C7">
      <w:pPr>
        <w:pStyle w:val="CommentText"/>
        <w:jc w:val="left"/>
      </w:pPr>
      <w:r>
        <w:rPr>
          <w:rStyle w:val="CommentReference"/>
        </w:rPr>
        <w:annotationRef/>
      </w:r>
      <w:r>
        <w:t>Does the journal require you to spell out this abbreviation?</w:t>
      </w:r>
    </w:p>
  </w:comment>
  <w:comment w:id="42" w:author="My Luong Vuong" w:date="2024-05-28T15:35:00Z" w:initials="MLV">
    <w:p w14:paraId="725E363E" w14:textId="77777777" w:rsidR="00EC2BEA" w:rsidRDefault="00EC2BEA" w:rsidP="0005459D">
      <w:pPr>
        <w:pStyle w:val="CommentText"/>
        <w:jc w:val="left"/>
      </w:pPr>
      <w:r>
        <w:rPr>
          <w:rStyle w:val="CommentReference"/>
        </w:rPr>
        <w:annotationRef/>
      </w:r>
      <w:r>
        <w:rPr>
          <w:color w:val="000000"/>
        </w:rPr>
        <w:t>I think not necessarily, since it's a commonly used abbreviation in the filed. Nevertheless, I spelled it out anyway.</w:t>
      </w:r>
    </w:p>
  </w:comment>
  <w:comment w:id="38" w:author="Brüggemann, Roger" w:date="2024-02-20T11:47:00Z" w:initials="BR">
    <w:p w14:paraId="582E2AFD" w14:textId="0FDADDF1" w:rsidR="00F224C3" w:rsidRDefault="00F224C3">
      <w:pPr>
        <w:pStyle w:val="CommentText"/>
      </w:pPr>
      <w:r>
        <w:rPr>
          <w:rStyle w:val="CommentReference"/>
        </w:rPr>
        <w:annotationRef/>
      </w:r>
      <w:r>
        <w:t xml:space="preserve">Based on what calculation? </w:t>
      </w:r>
    </w:p>
  </w:comment>
  <w:comment w:id="39" w:author="My Luong Vuong" w:date="2024-05-02T12:03:00Z" w:initials="MLV">
    <w:p w14:paraId="1C9855C1" w14:textId="77777777" w:rsidR="00CB0A87" w:rsidRDefault="00CB0A87" w:rsidP="00752BBF">
      <w:pPr>
        <w:pStyle w:val="CommentText"/>
        <w:jc w:val="left"/>
      </w:pPr>
      <w:r>
        <w:rPr>
          <w:rStyle w:val="CommentReference"/>
        </w:rPr>
        <w:annotationRef/>
      </w:r>
      <w:r>
        <w:rPr>
          <w:lang w:val="en-US"/>
        </w:rPr>
        <w:t>We added the information.</w:t>
      </w:r>
    </w:p>
  </w:comment>
  <w:comment w:id="46" w:author="Erwin Dreesen" w:date="2024-05-18T19:16:00Z" w:initials="ED">
    <w:p w14:paraId="076E5254" w14:textId="77777777" w:rsidR="00AD795C" w:rsidRDefault="00E6655A">
      <w:pPr>
        <w:pStyle w:val="CommentText"/>
        <w:jc w:val="left"/>
      </w:pPr>
      <w:r>
        <w:rPr>
          <w:rStyle w:val="CommentReference"/>
        </w:rPr>
        <w:annotationRef/>
      </w:r>
      <w:r w:rsidR="00AD795C">
        <w:rPr>
          <w:color w:val="000000"/>
        </w:rPr>
        <w:t>Way too technical for a clinical audience. Avoid words like "strata". Write "patient-first"</w:t>
      </w:r>
    </w:p>
    <w:p w14:paraId="2E5915CB" w14:textId="77777777" w:rsidR="00AD795C" w:rsidRDefault="00AD795C">
      <w:pPr>
        <w:pStyle w:val="CommentText"/>
        <w:jc w:val="left"/>
      </w:pPr>
    </w:p>
    <w:p w14:paraId="28B10AF1" w14:textId="77777777" w:rsidR="00AD795C" w:rsidRDefault="00AD795C" w:rsidP="00431C24">
      <w:pPr>
        <w:pStyle w:val="CommentText"/>
        <w:jc w:val="left"/>
      </w:pPr>
      <w:r>
        <w:rPr>
          <w:color w:val="000000"/>
        </w:rPr>
        <w:t>So overall the abstract is really good, but this sentence needs rephrasing. I don't know what the character/word limit is, but give it a try and please share with me before sending out to all co-authors.</w:t>
      </w:r>
    </w:p>
  </w:comment>
  <w:comment w:id="47" w:author="My Luong Vuong" w:date="2024-05-28T15:38:00Z" w:initials="MLV">
    <w:p w14:paraId="146D03AC" w14:textId="77777777" w:rsidR="00CC61CC" w:rsidRDefault="00CC61CC" w:rsidP="00DB4C5C">
      <w:pPr>
        <w:pStyle w:val="CommentText"/>
        <w:jc w:val="left"/>
      </w:pPr>
      <w:r>
        <w:rPr>
          <w:rStyle w:val="CommentReference"/>
        </w:rPr>
        <w:annotationRef/>
      </w:r>
      <w:r>
        <w:rPr>
          <w:lang w:val="en-US"/>
        </w:rPr>
        <w:t>Thanks. I rephrased it.</w:t>
      </w:r>
    </w:p>
  </w:comment>
  <w:comment w:id="49" w:author="Microsoft Office User" w:date="2024-02-19T00:19:00Z" w:initials="MOU">
    <w:p w14:paraId="08A31B37" w14:textId="672F158F"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50"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51" w:author="My Luong Vuong" w:date="2024-05-02T13:16:00Z" w:initials="MLV">
    <w:p w14:paraId="5B9ECA6C" w14:textId="77777777" w:rsidR="00CD56DA" w:rsidRDefault="00CD56DA" w:rsidP="004A4708">
      <w:pPr>
        <w:pStyle w:val="CommentText"/>
        <w:jc w:val="left"/>
      </w:pPr>
      <w:r>
        <w:rPr>
          <w:rStyle w:val="CommentReference"/>
        </w:rPr>
        <w:annotationRef/>
      </w:r>
      <w:r>
        <w:rPr>
          <w:lang w:val="en-US"/>
        </w:rPr>
        <w:t>We have clarified it in our results section.</w:t>
      </w:r>
    </w:p>
  </w:comment>
  <w:comment w:id="52" w:author="Brüggemann, Roger" w:date="2024-02-20T11:48:00Z" w:initials="BR">
    <w:p w14:paraId="295A1EB7" w14:textId="255044D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53" w:author="My Luong Vuong" w:date="2024-05-02T11:47:00Z" w:initials="MLV">
    <w:p w14:paraId="74489B04" w14:textId="77777777" w:rsidR="00090F1D" w:rsidRDefault="00090F1D" w:rsidP="003A6338">
      <w:pPr>
        <w:pStyle w:val="CommentText"/>
        <w:jc w:val="left"/>
      </w:pPr>
      <w:r>
        <w:rPr>
          <w:rStyle w:val="CommentReference"/>
        </w:rPr>
        <w:annotationRef/>
      </w:r>
      <w:r>
        <w:rPr>
          <w:lang w:val="en-US"/>
        </w:rPr>
        <w:t>We have edited our objectives.</w:t>
      </w:r>
    </w:p>
  </w:comment>
  <w:comment w:id="54" w:author="Brüggemann, Roger" w:date="2024-02-20T11:49:00Z" w:initials="BR">
    <w:p w14:paraId="31B77A55" w14:textId="37DFCCC9"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55" w:author="My Luong Vuong" w:date="2024-05-02T11:48:00Z" w:initials="MLV">
    <w:p w14:paraId="46C2E8A0" w14:textId="77777777" w:rsidR="005A1766" w:rsidRDefault="005A1766" w:rsidP="004B1312">
      <w:pPr>
        <w:pStyle w:val="CommentText"/>
        <w:jc w:val="left"/>
      </w:pPr>
      <w:r>
        <w:rPr>
          <w:rStyle w:val="CommentReference"/>
        </w:rPr>
        <w:annotationRef/>
      </w:r>
      <w:r>
        <w:rPr>
          <w:lang w:val="en-US"/>
        </w:rPr>
        <w:t>Thank you. We have changed it.</w:t>
      </w:r>
    </w:p>
  </w:comment>
  <w:comment w:id="57" w:author="Microsoft Office User" w:date="2024-02-19T00:20:00Z" w:initials="MOU">
    <w:p w14:paraId="2F098201" w14:textId="0E91F091"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58"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59"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60" w:author="My Luong Vuong" w:date="2024-05-02T13:25:00Z" w:initials="MLV">
    <w:p w14:paraId="287F5919" w14:textId="77777777" w:rsidR="00460734" w:rsidRDefault="00460734" w:rsidP="007F05F4">
      <w:pPr>
        <w:pStyle w:val="CommentText"/>
        <w:jc w:val="left"/>
      </w:pPr>
      <w:r>
        <w:rPr>
          <w:rStyle w:val="CommentReference"/>
        </w:rPr>
        <w:annotationRef/>
      </w:r>
      <w:r>
        <w:rPr>
          <w:lang w:val="en-US"/>
        </w:rPr>
        <w:t>Thank you. We have updated it.</w:t>
      </w:r>
    </w:p>
  </w:comment>
  <w:comment w:id="61" w:author="Brüggemann, Roger" w:date="2024-02-20T11:52:00Z" w:initials="BR">
    <w:p w14:paraId="35D3448A" w14:textId="56FA7B00"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62" w:author="My Luong Vuong" w:date="2024-05-02T13:46:00Z" w:initials="MLV">
    <w:p w14:paraId="5D039896" w14:textId="77777777" w:rsidR="00012976" w:rsidRDefault="00012976" w:rsidP="00615721">
      <w:pPr>
        <w:pStyle w:val="CommentText"/>
        <w:jc w:val="left"/>
      </w:pPr>
      <w:r>
        <w:rPr>
          <w:rStyle w:val="CommentReference"/>
        </w:rPr>
        <w:annotationRef/>
      </w:r>
      <w:r>
        <w:rPr>
          <w:lang w:val="en-US"/>
        </w:rPr>
        <w:t>Thank you. We have adjusted it.</w:t>
      </w:r>
    </w:p>
  </w:comment>
  <w:comment w:id="64"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65"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66" w:author="My Luong Vuong" w:date="2024-05-02T13:48:00Z" w:initials="MLV">
    <w:p w14:paraId="232497F6" w14:textId="77777777" w:rsidR="00AD0348" w:rsidRDefault="00AD0348" w:rsidP="00182EE0">
      <w:pPr>
        <w:pStyle w:val="CommentText"/>
        <w:jc w:val="left"/>
      </w:pPr>
      <w:r>
        <w:rPr>
          <w:rStyle w:val="CommentReference"/>
        </w:rPr>
        <w:annotationRef/>
      </w:r>
      <w:r>
        <w:rPr>
          <w:lang w:val="en-US"/>
        </w:rPr>
        <w:t xml:space="preserve">We have removed </w:t>
      </w:r>
      <w:r>
        <w:rPr>
          <w:color w:val="000000"/>
        </w:rPr>
        <w:t>the "compared to echinocandins" part.</w:t>
      </w:r>
    </w:p>
  </w:comment>
  <w:comment w:id="67" w:author="Sophie Stocker" w:date="2024-02-23T10:27:00Z" w:initials="SS">
    <w:p w14:paraId="3F8F5C97" w14:textId="44B89D25" w:rsidR="0090697A" w:rsidRDefault="0090697A" w:rsidP="0090697A">
      <w:pPr>
        <w:pStyle w:val="CommentText"/>
        <w:jc w:val="left"/>
      </w:pPr>
      <w:r>
        <w:rPr>
          <w:rStyle w:val="CommentReference"/>
        </w:rPr>
        <w:annotationRef/>
      </w:r>
      <w:r>
        <w:t>Is this detail required?</w:t>
      </w:r>
    </w:p>
  </w:comment>
  <w:comment w:id="68" w:author="My Luong Vuong" w:date="2024-05-02T13:50:00Z" w:initials="MLV">
    <w:p w14:paraId="282635CE" w14:textId="77777777" w:rsidR="00966EAE" w:rsidRDefault="00966EAE" w:rsidP="007A7C3E">
      <w:pPr>
        <w:pStyle w:val="CommentText"/>
        <w:jc w:val="left"/>
      </w:pPr>
      <w:r>
        <w:rPr>
          <w:rStyle w:val="CommentReference"/>
        </w:rPr>
        <w:annotationRef/>
      </w:r>
      <w:r>
        <w:rPr>
          <w:color w:val="000000"/>
        </w:rPr>
        <w:t>Yes, for the discussion section.</w:t>
      </w:r>
    </w:p>
  </w:comment>
  <w:comment w:id="76" w:author="Erwin Dreesen" w:date="2024-05-18T21:00:00Z" w:initials="ED">
    <w:p w14:paraId="78E335BD" w14:textId="77777777" w:rsidR="00843DC9" w:rsidRDefault="002F2428" w:rsidP="006D4A25">
      <w:pPr>
        <w:pStyle w:val="CommentText"/>
        <w:jc w:val="left"/>
      </w:pPr>
      <w:r>
        <w:rPr>
          <w:rStyle w:val="CommentReference"/>
        </w:rPr>
        <w:annotationRef/>
      </w:r>
      <w:r w:rsidR="00843DC9">
        <w:rPr>
          <w:color w:val="000000"/>
        </w:rPr>
        <w:t xml:space="preserve">Please remove. A </w:t>
      </w:r>
      <w:r w:rsidR="00843DC9">
        <w:rPr>
          <w:color w:val="000000"/>
          <w:u w:val="single"/>
        </w:rPr>
        <w:t>target</w:t>
      </w:r>
      <w:r w:rsidR="00843DC9">
        <w:rPr>
          <w:color w:val="000000"/>
        </w:rPr>
        <w:t xml:space="preserve"> is precise.</w:t>
      </w:r>
    </w:p>
  </w:comment>
  <w:comment w:id="77" w:author="My Luong Vuong" w:date="2024-05-28T15:42:00Z" w:initials="MLV">
    <w:p w14:paraId="667889FC" w14:textId="77777777" w:rsidR="00F059B5" w:rsidRDefault="00F059B5" w:rsidP="00145DEE">
      <w:pPr>
        <w:pStyle w:val="CommentText"/>
        <w:jc w:val="left"/>
      </w:pPr>
      <w:r>
        <w:rPr>
          <w:rStyle w:val="CommentReference"/>
        </w:rPr>
        <w:annotationRef/>
      </w:r>
      <w:r>
        <w:rPr>
          <w:lang w:val="en-US"/>
        </w:rPr>
        <w:t>done</w:t>
      </w:r>
    </w:p>
  </w:comment>
  <w:comment w:id="78" w:author="Microsoft Office User" w:date="2024-02-19T00:25:00Z" w:initials="MOU">
    <w:p w14:paraId="7B80E9C9" w14:textId="25AF519E"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79" w:author="My Luong Vuong" w:date="2024-05-02T14:13:00Z" w:initials="MLV">
    <w:p w14:paraId="0D2C09FD" w14:textId="77777777" w:rsidR="008B66F5" w:rsidRDefault="008B66F5" w:rsidP="00C7695A">
      <w:pPr>
        <w:pStyle w:val="CommentText"/>
        <w:jc w:val="left"/>
      </w:pPr>
      <w:r>
        <w:rPr>
          <w:rStyle w:val="CommentReference"/>
        </w:rPr>
        <w:annotationRef/>
      </w:r>
      <w:r>
        <w:rPr>
          <w:lang w:val="en-US"/>
        </w:rPr>
        <w:t>Thank you. We updated it.</w:t>
      </w:r>
    </w:p>
  </w:comment>
  <w:comment w:id="80" w:author="Sophie Stocker" w:date="2024-02-23T10:27:00Z" w:initials="SS">
    <w:p w14:paraId="08624861" w14:textId="5EF62990" w:rsidR="000C1092" w:rsidRDefault="000C1092" w:rsidP="000C1092">
      <w:pPr>
        <w:pStyle w:val="CommentText"/>
        <w:jc w:val="left"/>
      </w:pPr>
      <w:r>
        <w:rPr>
          <w:rStyle w:val="CommentReference"/>
        </w:rPr>
        <w:annotationRef/>
      </w:r>
      <w:r>
        <w:t>Can you provide some numbers here?</w:t>
      </w:r>
    </w:p>
  </w:comment>
  <w:comment w:id="81" w:author="My Luong Vuong" w:date="2024-05-02T14:22:00Z" w:initials="MLV">
    <w:p w14:paraId="6950B459" w14:textId="77777777" w:rsidR="0022540E" w:rsidRDefault="0022540E" w:rsidP="004F4BC3">
      <w:pPr>
        <w:pStyle w:val="CommentText"/>
        <w:jc w:val="left"/>
      </w:pPr>
      <w:r>
        <w:rPr>
          <w:rStyle w:val="CommentReference"/>
        </w:rPr>
        <w:annotationRef/>
      </w:r>
      <w:r>
        <w:rPr>
          <w:lang w:val="en-US"/>
        </w:rPr>
        <w:t>We added it.</w:t>
      </w:r>
    </w:p>
  </w:comment>
  <w:comment w:id="82"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83" w:author="My Luong Vuong" w:date="2024-05-02T14:25:00Z" w:initials="MLV">
    <w:p w14:paraId="7042F732" w14:textId="77777777" w:rsidR="00864C1A" w:rsidRDefault="00864C1A" w:rsidP="00C65EBB">
      <w:pPr>
        <w:pStyle w:val="CommentText"/>
        <w:jc w:val="left"/>
      </w:pPr>
      <w:r>
        <w:rPr>
          <w:rStyle w:val="CommentReference"/>
        </w:rPr>
        <w:annotationRef/>
      </w:r>
      <w:r>
        <w:rPr>
          <w:lang w:val="en-US"/>
        </w:rPr>
        <w:t>Thank you. We refined it.</w:t>
      </w:r>
    </w:p>
  </w:comment>
  <w:comment w:id="70" w:author="Brüggemann, Roger" w:date="2024-02-20T11:54:00Z" w:initials="BR">
    <w:p w14:paraId="1FCD7033" w14:textId="02A88034" w:rsidR="00DA35AF" w:rsidRDefault="00DA35AF">
      <w:pPr>
        <w:pStyle w:val="CommentText"/>
      </w:pPr>
      <w:r>
        <w:rPr>
          <w:rStyle w:val="CommentReference"/>
        </w:rPr>
        <w:annotationRef/>
      </w:r>
      <w:r>
        <w:t xml:space="preserve">I would move this past the next paragraph. </w:t>
      </w:r>
    </w:p>
  </w:comment>
  <w:comment w:id="71"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72"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73"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85"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86" w:author="My Luong Vuong" w:date="2024-05-02T14:26:00Z" w:initials="MLV">
    <w:p w14:paraId="48833A5C" w14:textId="77777777" w:rsidR="000421AB" w:rsidRDefault="000421AB" w:rsidP="009733E2">
      <w:pPr>
        <w:pStyle w:val="CommentText"/>
        <w:jc w:val="left"/>
      </w:pPr>
      <w:r>
        <w:rPr>
          <w:rStyle w:val="CommentReference"/>
        </w:rPr>
        <w:annotationRef/>
      </w:r>
      <w:r>
        <w:rPr>
          <w:lang w:val="en-US"/>
        </w:rPr>
        <w:t>We added the reference.</w:t>
      </w:r>
    </w:p>
  </w:comment>
  <w:comment w:id="87"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88" w:author="My Luong Vuong" w:date="2024-05-02T14:30:00Z" w:initials="MLV">
    <w:p w14:paraId="637B7244" w14:textId="77777777" w:rsidR="009F1BED" w:rsidRDefault="009F1BED" w:rsidP="00B91F7A">
      <w:pPr>
        <w:pStyle w:val="CommentText"/>
        <w:jc w:val="left"/>
      </w:pPr>
      <w:r>
        <w:rPr>
          <w:rStyle w:val="CommentReference"/>
        </w:rPr>
        <w:annotationRef/>
      </w:r>
      <w:r>
        <w:rPr>
          <w:lang w:val="en-US"/>
        </w:rPr>
        <w:t>We have refined it</w:t>
      </w:r>
    </w:p>
  </w:comment>
  <w:comment w:id="89"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90"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91"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92" w:author="My Luong Vuong" w:date="2024-05-02T14:31:00Z" w:initials="MLV">
    <w:p w14:paraId="22245B61" w14:textId="77777777" w:rsidR="00FD67F1" w:rsidRDefault="00FD67F1" w:rsidP="00B3132F">
      <w:pPr>
        <w:pStyle w:val="CommentText"/>
        <w:jc w:val="left"/>
      </w:pPr>
      <w:r>
        <w:rPr>
          <w:rStyle w:val="CommentReference"/>
        </w:rPr>
        <w:annotationRef/>
      </w:r>
      <w:r>
        <w:rPr>
          <w:lang w:val="en-US"/>
        </w:rPr>
        <w:t>We added more references</w:t>
      </w:r>
    </w:p>
  </w:comment>
  <w:comment w:id="95" w:author="Erwin Dreesen" w:date="2024-05-18T21:03:00Z" w:initials="ED">
    <w:p w14:paraId="4AA73FFC" w14:textId="77777777" w:rsidR="00D249C2" w:rsidRDefault="00D249C2" w:rsidP="00A13959">
      <w:pPr>
        <w:pStyle w:val="CommentText"/>
        <w:jc w:val="left"/>
      </w:pPr>
      <w:r>
        <w:rPr>
          <w:rStyle w:val="CommentReference"/>
        </w:rPr>
        <w:annotationRef/>
      </w:r>
      <w:r>
        <w:t>Correct to say?</w:t>
      </w:r>
    </w:p>
  </w:comment>
  <w:comment w:id="96" w:author="My Luong Vuong" w:date="2024-05-28T15:44:00Z" w:initials="MLV">
    <w:p w14:paraId="69AED51F" w14:textId="77777777" w:rsidR="00F059B5" w:rsidRDefault="00F059B5" w:rsidP="0098238D">
      <w:pPr>
        <w:pStyle w:val="CommentText"/>
        <w:jc w:val="left"/>
      </w:pPr>
      <w:r>
        <w:rPr>
          <w:rStyle w:val="CommentReference"/>
        </w:rPr>
        <w:annotationRef/>
      </w:r>
      <w:r>
        <w:rPr>
          <w:lang w:val="en-US"/>
        </w:rPr>
        <w:t>Indeed</w:t>
      </w:r>
    </w:p>
  </w:comment>
  <w:comment w:id="97" w:author="Microsoft Office User" w:date="2024-02-19T00:28:00Z" w:initials="MOU">
    <w:p w14:paraId="56EF652C" w14:textId="3A5111E1"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98"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99"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93"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94" w:author="My Luong Vuong" w:date="2024-05-12T22:45:00Z" w:initials="MLV">
    <w:p w14:paraId="522C4301" w14:textId="77777777" w:rsidR="00A21861" w:rsidRDefault="00A21861" w:rsidP="008F301A">
      <w:pPr>
        <w:pStyle w:val="CommentText"/>
        <w:jc w:val="left"/>
      </w:pPr>
      <w:r>
        <w:rPr>
          <w:rStyle w:val="CommentReference"/>
        </w:rPr>
        <w:annotationRef/>
      </w:r>
      <w:r>
        <w:rPr>
          <w:lang w:val="en-US"/>
        </w:rPr>
        <w:t>Thank you for your remark</w:t>
      </w:r>
    </w:p>
  </w:comment>
  <w:comment w:id="104" w:author="Erwin Dreesen" w:date="2024-05-18T21:04:00Z" w:initials="ED">
    <w:p w14:paraId="1F18D289" w14:textId="77777777" w:rsidR="00D249C2" w:rsidRDefault="00D249C2" w:rsidP="0081371C">
      <w:pPr>
        <w:pStyle w:val="CommentText"/>
        <w:jc w:val="left"/>
      </w:pPr>
      <w:r>
        <w:rPr>
          <w:rStyle w:val="CommentReference"/>
        </w:rPr>
        <w:annotationRef/>
      </w:r>
      <w:r>
        <w:t>Sounds weird this way. I added "single-centre" in the previous sentence.</w:t>
      </w:r>
    </w:p>
  </w:comment>
  <w:comment w:id="105" w:author="My Luong Vuong" w:date="2024-05-28T15:44:00Z" w:initials="MLV">
    <w:p w14:paraId="1BB41C0B" w14:textId="77777777" w:rsidR="00F059B5" w:rsidRDefault="00F059B5" w:rsidP="00084FAF">
      <w:pPr>
        <w:pStyle w:val="CommentText"/>
        <w:jc w:val="left"/>
      </w:pPr>
      <w:r>
        <w:rPr>
          <w:rStyle w:val="CommentReference"/>
        </w:rPr>
        <w:annotationRef/>
      </w:r>
      <w:r>
        <w:rPr>
          <w:lang w:val="en-US"/>
        </w:rPr>
        <w:t>Agreed!</w:t>
      </w:r>
    </w:p>
  </w:comment>
  <w:comment w:id="100" w:author="Indy Sandaradura" w:date="2024-02-02T08:25:00Z" w:initials="IS">
    <w:p w14:paraId="7976A3BC" w14:textId="75E1B615"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101" w:author="My Luong Vuong" w:date="2024-05-02T14:33:00Z" w:initials="MLV">
    <w:p w14:paraId="77BEB748" w14:textId="77777777" w:rsidR="002547AC" w:rsidRDefault="002547AC" w:rsidP="006B5331">
      <w:pPr>
        <w:pStyle w:val="CommentText"/>
        <w:jc w:val="left"/>
      </w:pPr>
      <w:r>
        <w:rPr>
          <w:rStyle w:val="CommentReference"/>
        </w:rPr>
        <w:annotationRef/>
      </w:r>
      <w:r>
        <w:rPr>
          <w:lang w:val="en-US"/>
        </w:rPr>
        <w:t>Thank you. We added that.</w:t>
      </w:r>
    </w:p>
  </w:comment>
  <w:comment w:id="111" w:author="Erwin Dreesen" w:date="2024-05-18T21:05:00Z" w:initials="ED">
    <w:p w14:paraId="4EA59ABC" w14:textId="77777777" w:rsidR="00D249C2" w:rsidRDefault="00D249C2" w:rsidP="00B024DA">
      <w:pPr>
        <w:pStyle w:val="CommentText"/>
        <w:jc w:val="left"/>
      </w:pPr>
      <w:r>
        <w:rPr>
          <w:rStyle w:val="CommentReference"/>
        </w:rPr>
        <w:annotationRef/>
      </w:r>
      <w:r>
        <w:t>I don't think this is correct.</w:t>
      </w:r>
    </w:p>
  </w:comment>
  <w:comment w:id="112" w:author="My Luong Vuong" w:date="2024-05-28T15:45:00Z" w:initials="MLV">
    <w:p w14:paraId="04AD3634" w14:textId="77777777" w:rsidR="00F059B5" w:rsidRDefault="00F059B5" w:rsidP="00D221EC">
      <w:pPr>
        <w:pStyle w:val="CommentText"/>
        <w:jc w:val="left"/>
      </w:pPr>
      <w:r>
        <w:rPr>
          <w:rStyle w:val="CommentReference"/>
        </w:rPr>
        <w:annotationRef/>
      </w:r>
      <w:r>
        <w:rPr>
          <w:lang w:val="en-US"/>
        </w:rPr>
        <w:t>Agreed!</w:t>
      </w:r>
    </w:p>
  </w:comment>
  <w:comment w:id="116" w:author="Microsoft Office User" w:date="2024-02-19T00:31:00Z" w:initials="MOU">
    <w:p w14:paraId="711A4305" w14:textId="7A381F80"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117"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118" w:author="My Luong Vuong" w:date="2024-05-02T14:38:00Z" w:initials="MLV">
    <w:p w14:paraId="073F83A5" w14:textId="77777777" w:rsidR="00AA3817" w:rsidRDefault="00AA3817" w:rsidP="0081506E">
      <w:pPr>
        <w:pStyle w:val="CommentText"/>
        <w:jc w:val="left"/>
      </w:pPr>
      <w:r>
        <w:rPr>
          <w:rStyle w:val="CommentReference"/>
        </w:rPr>
        <w:annotationRef/>
      </w:r>
      <w:r>
        <w:rPr>
          <w:lang w:val="en-US"/>
        </w:rPr>
        <w:t xml:space="preserve">By ICU-wide here we mean that the recommended dosing strategy offers every ICU patient the 90% chance of achieving the PKPD target. </w:t>
      </w:r>
    </w:p>
  </w:comment>
  <w:comment w:id="122" w:author="My Luong Vuong" w:date="2024-05-02T15:08:00Z" w:initials="MLV">
    <w:p w14:paraId="48C5323D" w14:textId="77777777" w:rsidR="00CE1C1B" w:rsidRDefault="00CE1C1B" w:rsidP="00DB4FF9">
      <w:pPr>
        <w:pStyle w:val="CommentText"/>
        <w:jc w:val="left"/>
      </w:pPr>
      <w:r>
        <w:rPr>
          <w:rStyle w:val="CommentReference"/>
        </w:rPr>
        <w:annotationRef/>
      </w:r>
      <w:r>
        <w:rPr>
          <w:lang w:val="en-US"/>
        </w:rPr>
        <w:t>Can be removed if exceeds word limit</w:t>
      </w:r>
    </w:p>
  </w:comment>
  <w:comment w:id="123" w:author="Erwin Dreesen" w:date="2024-05-18T21:12:00Z" w:initials="ED">
    <w:p w14:paraId="03B661B1" w14:textId="77777777" w:rsidR="007D6114" w:rsidRDefault="007D6114" w:rsidP="00926206">
      <w:pPr>
        <w:pStyle w:val="CommentText"/>
        <w:jc w:val="left"/>
      </w:pPr>
      <w:r>
        <w:rPr>
          <w:rStyle w:val="CommentReference"/>
        </w:rPr>
        <w:annotationRef/>
      </w:r>
      <w:r>
        <w:t>Yeah remove it. This is the methods section and I don't like the "e.g., ..." because it is not specific enough. It is simple, we asked to share study datasets. The details (seks, age, body weight, serum creatinine …) will be mentioned later.</w:t>
      </w:r>
    </w:p>
  </w:comment>
  <w:comment w:id="124" w:author="My Luong Vuong" w:date="2024-05-28T15:46:00Z" w:initials="MLV">
    <w:p w14:paraId="23A36A5D" w14:textId="77777777" w:rsidR="003A5D66" w:rsidRDefault="009F3355" w:rsidP="00BB6A22">
      <w:pPr>
        <w:pStyle w:val="CommentText"/>
        <w:jc w:val="left"/>
      </w:pPr>
      <w:r>
        <w:rPr>
          <w:rStyle w:val="CommentReference"/>
        </w:rPr>
        <w:annotationRef/>
      </w:r>
      <w:r w:rsidR="003A5D66">
        <w:rPr>
          <w:color w:val="000000"/>
        </w:rPr>
        <w:t>Agreed with removing</w:t>
      </w:r>
    </w:p>
  </w:comment>
  <w:comment w:id="150" w:author="Microsoft Office User" w:date="2024-02-19T00:32:00Z" w:initials="MOU">
    <w:p w14:paraId="48425D38" w14:textId="320D4440"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151" w:author="My Luong Vuong" w:date="2024-05-02T15:08:00Z" w:initials="MLV">
    <w:p w14:paraId="5B753DE4" w14:textId="77777777" w:rsidR="00CE1C1B" w:rsidRDefault="00CE1C1B" w:rsidP="00580DE3">
      <w:pPr>
        <w:pStyle w:val="CommentText"/>
        <w:jc w:val="left"/>
      </w:pPr>
      <w:r>
        <w:rPr>
          <w:rStyle w:val="CommentReference"/>
        </w:rPr>
        <w:annotationRef/>
      </w:r>
      <w:r>
        <w:rPr>
          <w:lang w:val="en-US"/>
        </w:rPr>
        <w:t>We have added this.</w:t>
      </w:r>
    </w:p>
  </w:comment>
  <w:comment w:id="154"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155" w:author="My Luong Vuong" w:date="2024-05-02T15:27:00Z" w:initials="MLV">
    <w:p w14:paraId="5599030C" w14:textId="77777777" w:rsidR="00B904A6" w:rsidRDefault="00B904A6" w:rsidP="00AD50F5">
      <w:pPr>
        <w:pStyle w:val="CommentText"/>
        <w:jc w:val="left"/>
      </w:pPr>
      <w:r>
        <w:rPr>
          <w:rStyle w:val="CommentReference"/>
        </w:rPr>
        <w:annotationRef/>
      </w:r>
      <w:r>
        <w:rPr>
          <w:lang w:val="en-US"/>
        </w:rPr>
        <w:t>Thank you. We have rephrased it so that it's clearer.</w:t>
      </w:r>
    </w:p>
  </w:comment>
  <w:comment w:id="156" w:author="Microsoft Office User" w:date="2024-02-19T00:37:00Z" w:initials="MOU">
    <w:p w14:paraId="4F4391A9" w14:textId="00D58DCA" w:rsidR="00F53D04" w:rsidRDefault="00F53D04" w:rsidP="00AA2CAC">
      <w:pPr>
        <w:jc w:val="left"/>
      </w:pPr>
      <w:r>
        <w:rPr>
          <w:rStyle w:val="CommentReference"/>
        </w:rPr>
        <w:annotationRef/>
      </w:r>
      <w:r>
        <w:rPr>
          <w:color w:val="000000"/>
          <w:sz w:val="20"/>
          <w:szCs w:val="20"/>
        </w:rPr>
        <w:t>Age or sickness severity not tested?</w:t>
      </w:r>
    </w:p>
  </w:comment>
  <w:comment w:id="157"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158" w:author="My Luong Vuong" w:date="2024-05-02T15:42:00Z" w:initials="MLV">
    <w:p w14:paraId="2AD6A4F2" w14:textId="77777777" w:rsidR="00E855ED" w:rsidRDefault="00E855ED" w:rsidP="007E48B0">
      <w:pPr>
        <w:pStyle w:val="CommentText"/>
        <w:jc w:val="left"/>
      </w:pPr>
      <w:r>
        <w:rPr>
          <w:rStyle w:val="CommentReference"/>
        </w:rPr>
        <w:annotationRef/>
      </w:r>
      <w:r>
        <w:rPr>
          <w:lang w:val="en-US"/>
        </w:rPr>
        <w:t>- We did not test age because it's already a part of our eGFR-CKDEPI calculation.</w:t>
      </w:r>
      <w:r>
        <w:rPr>
          <w:lang w:val="en-US"/>
        </w:rPr>
        <w:br/>
        <w:t>- Sickness severity including APACHEII/SOFA scores are heavily missing in our dataset, therefore we couldn't test them.</w:t>
      </w:r>
    </w:p>
  </w:comment>
  <w:comment w:id="159" w:author="Brüggemann, Roger" w:date="2024-02-23T09:39:00Z" w:initials="BR">
    <w:p w14:paraId="3F007602" w14:textId="7932B6F0"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160" w:author="My Luong Vuong" w:date="2024-05-02T15:50:00Z" w:initials="MLV">
    <w:p w14:paraId="2BDACB94" w14:textId="77777777" w:rsidR="004925D4" w:rsidRDefault="004925D4" w:rsidP="0084676D">
      <w:pPr>
        <w:pStyle w:val="CommentText"/>
        <w:jc w:val="left"/>
      </w:pPr>
      <w:r>
        <w:rPr>
          <w:rStyle w:val="CommentReference"/>
        </w:rPr>
        <w:annotationRef/>
      </w:r>
      <w:r>
        <w:rPr>
          <w:lang w:val="en-US"/>
        </w:rPr>
        <w:t>Thank you. We have provided this detail.</w:t>
      </w:r>
    </w:p>
  </w:comment>
  <w:comment w:id="161" w:author="Brüggemann, Roger" w:date="2024-02-23T09:39:00Z" w:initials="BR">
    <w:p w14:paraId="0A6C4F31" w14:textId="1843596F"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162"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163"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164" w:author="My Luong Vuong" w:date="2024-05-02T15:47:00Z" w:initials="MLV">
    <w:p w14:paraId="73D3119C" w14:textId="77777777" w:rsidR="000F53CC" w:rsidRDefault="000F53CC" w:rsidP="00143EBD">
      <w:pPr>
        <w:pStyle w:val="CommentText"/>
        <w:jc w:val="left"/>
      </w:pPr>
      <w:r>
        <w:rPr>
          <w:rStyle w:val="CommentReference"/>
        </w:rPr>
        <w:annotationRef/>
      </w:r>
      <w:r>
        <w:rPr>
          <w:lang w:val="en-US"/>
        </w:rPr>
        <w:t>Thank you. We have clarified it.</w:t>
      </w:r>
    </w:p>
  </w:comment>
  <w:comment w:id="165"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166" w:author="My Luong Vuong" w:date="2024-05-02T15:53:00Z" w:initials="MLV">
    <w:p w14:paraId="2294BB65" w14:textId="77777777" w:rsidR="00DE4376" w:rsidRDefault="00DE4376" w:rsidP="0026747B">
      <w:pPr>
        <w:pStyle w:val="CommentText"/>
        <w:jc w:val="left"/>
      </w:pPr>
      <w:r>
        <w:rPr>
          <w:rStyle w:val="CommentReference"/>
        </w:rPr>
        <w:annotationRef/>
      </w:r>
      <w:r>
        <w:rPr>
          <w:lang w:val="en-US"/>
        </w:rPr>
        <w:t>Thank you. We have done that.</w:t>
      </w:r>
    </w:p>
  </w:comment>
  <w:comment w:id="167" w:author="Sophie Stocker" w:date="2024-02-23T10:36:00Z" w:initials="SS">
    <w:p w14:paraId="3F765B23" w14:textId="24633276" w:rsidR="009421DA" w:rsidRDefault="009421DA" w:rsidP="009421DA">
      <w:pPr>
        <w:pStyle w:val="CommentText"/>
        <w:jc w:val="left"/>
      </w:pPr>
      <w:r>
        <w:rPr>
          <w:rStyle w:val="CommentReference"/>
        </w:rPr>
        <w:annotationRef/>
      </w:r>
      <w:r>
        <w:t>Put this in a separate sentence</w:t>
      </w:r>
    </w:p>
  </w:comment>
  <w:comment w:id="168" w:author="My Luong Vuong" w:date="2024-05-02T15:53:00Z" w:initials="MLV">
    <w:p w14:paraId="22DB4D8B" w14:textId="77777777" w:rsidR="00DE4376" w:rsidRDefault="00DE4376" w:rsidP="00925ED3">
      <w:pPr>
        <w:pStyle w:val="CommentText"/>
        <w:jc w:val="left"/>
      </w:pPr>
      <w:r>
        <w:rPr>
          <w:rStyle w:val="CommentReference"/>
        </w:rPr>
        <w:annotationRef/>
      </w:r>
      <w:r>
        <w:rPr>
          <w:lang w:val="en-US"/>
        </w:rPr>
        <w:t>We did this too.</w:t>
      </w:r>
    </w:p>
  </w:comment>
  <w:comment w:id="169" w:author="Brüggemann, Roger" w:date="2024-02-23T09:32:00Z" w:initials="BR">
    <w:p w14:paraId="756DE079" w14:textId="300FE3B3"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170" w:author="Brüggemann, Roger" w:date="2024-02-23T09:28:00Z" w:initials="BR">
    <w:p w14:paraId="081F8CC7" w14:textId="50B4D09A"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171" w:author="My Luong Vuong" w:date="2024-05-12T22:29:00Z" w:initials="MLV">
    <w:p w14:paraId="3BF2ACB9" w14:textId="77777777" w:rsidR="009E2167" w:rsidRDefault="009E2167" w:rsidP="000B3E9F">
      <w:pPr>
        <w:pStyle w:val="CommentText"/>
        <w:jc w:val="left"/>
      </w:pPr>
      <w:r>
        <w:rPr>
          <w:rStyle w:val="CommentReference"/>
        </w:rPr>
        <w:annotationRef/>
      </w:r>
      <w:r>
        <w:rPr>
          <w:lang w:val="en-US"/>
        </w:rPr>
        <w:t>Thank you. We don't have that.</w:t>
      </w:r>
    </w:p>
  </w:comment>
  <w:comment w:id="188" w:author="Wicha, Sebastian" w:date="2024-02-23T16:00:00Z" w:initials="SW">
    <w:p w14:paraId="1DE07876" w14:textId="00B89453"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189" w:author="My Luong Vuong" w:date="2024-05-02T16:16:00Z" w:initials="MLV">
    <w:p w14:paraId="353FD0C3" w14:textId="77777777" w:rsidR="00A12133" w:rsidRDefault="00F226A8" w:rsidP="00730FC8">
      <w:pPr>
        <w:pStyle w:val="CommentText"/>
        <w:jc w:val="left"/>
      </w:pPr>
      <w:r>
        <w:rPr>
          <w:rStyle w:val="CommentReference"/>
        </w:rPr>
        <w:annotationRef/>
      </w:r>
      <w:r w:rsidR="00A12133">
        <w:rPr>
          <w:color w:val="000000"/>
        </w:rPr>
        <w:t xml:space="preserve">We did not do that because such a single imputation technique is known to have a high risk of bias and to perform worse than multiple imputation. A PMX paper from Uppsala 2013 also touched upon this: </w:t>
      </w:r>
      <w:hyperlink r:id="rId2" w:history="1">
        <w:r w:rsidR="00A12133" w:rsidRPr="00730FC8">
          <w:rPr>
            <w:rStyle w:val="Hyperlink"/>
          </w:rPr>
          <w:t>https://www.ncbi.nlm.nih.gov/pmc/articles/PMC3787222/</w:t>
        </w:r>
      </w:hyperlink>
      <w:r w:rsidR="00A12133">
        <w:rPr>
          <w:color w:val="000000"/>
        </w:rPr>
        <w:t>. We also mentioned this in our discussion.</w:t>
      </w:r>
    </w:p>
  </w:comment>
  <w:comment w:id="190" w:author="Erwin Dreesen" w:date="2024-05-18T21:52:00Z" w:initials="ED">
    <w:p w14:paraId="60EEB75C" w14:textId="77777777" w:rsidR="00672E2F" w:rsidRDefault="00672E2F" w:rsidP="00AF3165">
      <w:pPr>
        <w:pStyle w:val="CommentText"/>
        <w:jc w:val="left"/>
      </w:pPr>
      <w:r>
        <w:rPr>
          <w:rStyle w:val="CommentReference"/>
        </w:rPr>
        <w:annotationRef/>
      </w:r>
      <w:r>
        <w:t>I would like to read this paragraph again before sending the manuscript to the co-authors.</w:t>
      </w:r>
    </w:p>
  </w:comment>
  <w:comment w:id="191" w:author="My Luong Vuong" w:date="2024-05-28T15:48:00Z" w:initials="MLV">
    <w:p w14:paraId="25D31DEC" w14:textId="77777777" w:rsidR="00A75542" w:rsidRDefault="00A75542" w:rsidP="00DD3D10">
      <w:pPr>
        <w:pStyle w:val="CommentText"/>
        <w:jc w:val="left"/>
      </w:pPr>
      <w:r>
        <w:rPr>
          <w:rStyle w:val="CommentReference"/>
        </w:rPr>
        <w:annotationRef/>
      </w:r>
      <w:r>
        <w:rPr>
          <w:lang w:val="en-US"/>
        </w:rPr>
        <w:t>I rewrote it</w:t>
      </w:r>
    </w:p>
  </w:comment>
  <w:comment w:id="195" w:author="Erwin Dreesen" w:date="2024-05-18T21:50:00Z" w:initials="ED">
    <w:p w14:paraId="1B1EF5E6" w14:textId="22E4BE13" w:rsidR="00672E2F" w:rsidRDefault="00672E2F" w:rsidP="00B122D8">
      <w:pPr>
        <w:pStyle w:val="CommentText"/>
        <w:jc w:val="left"/>
      </w:pPr>
      <w:r>
        <w:rPr>
          <w:rStyle w:val="CommentReference"/>
        </w:rPr>
        <w:annotationRef/>
      </w:r>
      <w:r>
        <w:t>Population mean? Patient mean? Why not LOCF or NOCB?</w:t>
      </w:r>
    </w:p>
  </w:comment>
  <w:comment w:id="196" w:author="My Luong Vuong" w:date="2024-05-28T15:49:00Z" w:initials="MLV">
    <w:p w14:paraId="130DCB14" w14:textId="77777777" w:rsidR="002C5A86" w:rsidRDefault="002C5A86" w:rsidP="00F21DC1">
      <w:pPr>
        <w:pStyle w:val="CommentText"/>
        <w:jc w:val="left"/>
      </w:pPr>
      <w:r>
        <w:rPr>
          <w:rStyle w:val="CommentReference"/>
        </w:rPr>
        <w:annotationRef/>
      </w:r>
      <w:r>
        <w:rPr>
          <w:lang w:val="en-US"/>
        </w:rPr>
        <w:t>I clarified it</w:t>
      </w:r>
    </w:p>
  </w:comment>
  <w:comment w:id="197" w:author="Erwin Dreesen" w:date="2024-05-18T21:40:00Z" w:initials="ED">
    <w:p w14:paraId="1D61C2D5" w14:textId="6E5B5237" w:rsidR="00B4666A" w:rsidRDefault="00B4666A" w:rsidP="00135CD5">
      <w:pPr>
        <w:pStyle w:val="CommentText"/>
        <w:jc w:val="left"/>
      </w:pPr>
      <w:r>
        <w:rPr>
          <w:rStyle w:val="CommentReference"/>
        </w:rPr>
        <w:annotationRef/>
      </w:r>
      <w:r>
        <w:t>You need to explain when you did SI and when MI.</w:t>
      </w:r>
    </w:p>
  </w:comment>
  <w:comment w:id="198" w:author="My Luong Vuong" w:date="2024-05-28T15:50:00Z" w:initials="MLV">
    <w:p w14:paraId="5D4F5D1C" w14:textId="77777777" w:rsidR="00221238" w:rsidRDefault="00221238" w:rsidP="00A30CE6">
      <w:pPr>
        <w:pStyle w:val="CommentText"/>
        <w:jc w:val="left"/>
      </w:pPr>
      <w:r>
        <w:rPr>
          <w:rStyle w:val="CommentReference"/>
        </w:rPr>
        <w:annotationRef/>
      </w:r>
      <w:r>
        <w:rPr>
          <w:lang w:val="en-US"/>
        </w:rPr>
        <w:t>Done</w:t>
      </w:r>
    </w:p>
  </w:comment>
  <w:comment w:id="204" w:author="Brüggemann, Roger" w:date="2024-02-23T09:29:00Z" w:initials="BR">
    <w:p w14:paraId="215EF5CD" w14:textId="243E664D"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205" w:author="My Luong Vuong" w:date="2024-05-02T16:17:00Z" w:initials="MLV">
    <w:p w14:paraId="05F107C4" w14:textId="77777777" w:rsidR="005A486F" w:rsidRDefault="005A486F" w:rsidP="00A15326">
      <w:pPr>
        <w:pStyle w:val="CommentText"/>
        <w:jc w:val="left"/>
      </w:pPr>
      <w:r>
        <w:rPr>
          <w:rStyle w:val="CommentReference"/>
        </w:rPr>
        <w:annotationRef/>
      </w:r>
      <w:r>
        <w:rPr>
          <w:lang w:val="en-US"/>
        </w:rPr>
        <w:t>We provided this data in our Table 1.</w:t>
      </w:r>
    </w:p>
  </w:comment>
  <w:comment w:id="199" w:author="Erwin Dreesen" w:date="2024-05-18T22:14:00Z" w:initials="ED">
    <w:p w14:paraId="5A1E255D" w14:textId="77777777" w:rsidR="003E595D" w:rsidRDefault="003E595D" w:rsidP="00627F31">
      <w:pPr>
        <w:pStyle w:val="CommentText"/>
        <w:jc w:val="left"/>
      </w:pPr>
      <w:r>
        <w:rPr>
          <w:rStyle w:val="CommentReference"/>
        </w:rPr>
        <w:annotationRef/>
      </w:r>
      <w:r>
        <w:t>I add this comment after reading the Results section. I think you can remove this since you did not do SI.</w:t>
      </w:r>
    </w:p>
  </w:comment>
  <w:comment w:id="200" w:author="My Luong Vuong" w:date="2024-05-28T15:50:00Z" w:initials="MLV">
    <w:p w14:paraId="44A77C45" w14:textId="77777777" w:rsidR="00221238" w:rsidRDefault="00221238" w:rsidP="00C305C5">
      <w:pPr>
        <w:pStyle w:val="CommentText"/>
        <w:jc w:val="left"/>
      </w:pPr>
      <w:r>
        <w:rPr>
          <w:rStyle w:val="CommentReference"/>
        </w:rPr>
        <w:annotationRef/>
      </w:r>
      <w:r>
        <w:rPr>
          <w:lang w:val="en-US"/>
        </w:rPr>
        <w:t>I did. I clarified it here.</w:t>
      </w:r>
    </w:p>
  </w:comment>
  <w:comment w:id="217" w:author="Erwin Dreesen" w:date="2024-05-18T21:41:00Z" w:initials="ED">
    <w:p w14:paraId="03D96A02" w14:textId="4C0364F7" w:rsidR="00B4666A" w:rsidRDefault="00B4666A" w:rsidP="002411F0">
      <w:pPr>
        <w:pStyle w:val="CommentText"/>
        <w:jc w:val="left"/>
      </w:pPr>
      <w:r>
        <w:rPr>
          <w:rStyle w:val="CommentReference"/>
        </w:rPr>
        <w:annotationRef/>
      </w:r>
      <w:r>
        <w:t>I don't understand this</w:t>
      </w:r>
    </w:p>
  </w:comment>
  <w:comment w:id="218" w:author="My Luong Vuong" w:date="2024-05-28T15:53:00Z" w:initials="MLV">
    <w:p w14:paraId="2C5B38FC" w14:textId="77777777" w:rsidR="00103583" w:rsidRDefault="00103583" w:rsidP="00F1775A">
      <w:pPr>
        <w:pStyle w:val="CommentText"/>
        <w:jc w:val="left"/>
      </w:pPr>
      <w:r>
        <w:rPr>
          <w:rStyle w:val="CommentReference"/>
        </w:rPr>
        <w:annotationRef/>
      </w:r>
      <w:r>
        <w:rPr>
          <w:lang w:val="en-US"/>
        </w:rPr>
        <w:t>I have clarified it in my change. Hope it's clearer.</w:t>
      </w:r>
    </w:p>
  </w:comment>
  <w:comment w:id="215" w:author="Erwin Dreesen" w:date="2024-05-18T21:43:00Z" w:initials="ED">
    <w:p w14:paraId="6C08A820" w14:textId="2B86DECC" w:rsidR="00B4666A" w:rsidRDefault="00B4666A" w:rsidP="00053348">
      <w:pPr>
        <w:pStyle w:val="CommentText"/>
        <w:jc w:val="left"/>
      </w:pPr>
      <w:r>
        <w:rPr>
          <w:rStyle w:val="CommentReference"/>
        </w:rPr>
        <w:annotationRef/>
      </w:r>
      <w:r>
        <w:t>Is it this what you are trying to say?</w:t>
      </w:r>
    </w:p>
  </w:comment>
  <w:comment w:id="216" w:author="My Luong Vuong" w:date="2024-05-28T15:54:00Z" w:initials="MLV">
    <w:p w14:paraId="135E20B5" w14:textId="77777777" w:rsidR="00103583" w:rsidRDefault="00103583" w:rsidP="003E60A6">
      <w:pPr>
        <w:pStyle w:val="CommentText"/>
        <w:jc w:val="left"/>
      </w:pPr>
      <w:r>
        <w:rPr>
          <w:rStyle w:val="CommentReference"/>
        </w:rPr>
        <w:annotationRef/>
      </w:r>
      <w:r>
        <w:rPr>
          <w:lang w:val="en-US"/>
        </w:rPr>
        <w:t>Not really. Cf. my rewritten text.</w:t>
      </w:r>
    </w:p>
  </w:comment>
  <w:comment w:id="225" w:author="Erwin Dreesen" w:date="2024-05-18T21:46:00Z" w:initials="ED">
    <w:p w14:paraId="198CA15A" w14:textId="1A86032C" w:rsidR="00B4666A" w:rsidRDefault="00B4666A" w:rsidP="000B13AE">
      <w:pPr>
        <w:pStyle w:val="CommentText"/>
        <w:jc w:val="left"/>
      </w:pPr>
      <w:r>
        <w:rPr>
          <w:rStyle w:val="CommentReference"/>
        </w:rPr>
        <w:annotationRef/>
      </w:r>
      <w:r>
        <w:t>Uncommon abbreviation and you only use it once, so just avoid it.</w:t>
      </w:r>
    </w:p>
  </w:comment>
  <w:comment w:id="226" w:author="My Luong Vuong" w:date="2024-05-28T15:54:00Z" w:initials="MLV">
    <w:p w14:paraId="6B2CBD4B" w14:textId="77777777" w:rsidR="00103583" w:rsidRDefault="00103583" w:rsidP="00B93EAD">
      <w:pPr>
        <w:pStyle w:val="CommentText"/>
        <w:jc w:val="left"/>
      </w:pPr>
      <w:r>
        <w:rPr>
          <w:rStyle w:val="CommentReference"/>
        </w:rPr>
        <w:annotationRef/>
      </w:r>
      <w:r>
        <w:rPr>
          <w:lang w:val="en-US"/>
        </w:rPr>
        <w:t>Agreed!</w:t>
      </w:r>
    </w:p>
  </w:comment>
  <w:comment w:id="223" w:author="Erwin Dreesen" w:date="2024-05-18T21:47:00Z" w:initials="ED">
    <w:p w14:paraId="51B01665" w14:textId="08728000" w:rsidR="00672E2F" w:rsidRDefault="00672E2F" w:rsidP="00413A25">
      <w:pPr>
        <w:pStyle w:val="CommentText"/>
        <w:jc w:val="left"/>
      </w:pPr>
      <w:r>
        <w:rPr>
          <w:rStyle w:val="CommentReference"/>
        </w:rPr>
        <w:annotationRef/>
      </w:r>
      <w:r>
        <w:t>I would remove the entire sentence. This is very obvious. This paragraph on Missing data handling is very long and technical, while it can definitely be written way more concisely.</w:t>
      </w:r>
    </w:p>
  </w:comment>
  <w:comment w:id="224" w:author="My Luong Vuong" w:date="2024-05-28T15:54:00Z" w:initials="MLV">
    <w:p w14:paraId="59C6B01F" w14:textId="77777777" w:rsidR="00103583" w:rsidRDefault="00103583" w:rsidP="00195014">
      <w:pPr>
        <w:pStyle w:val="CommentText"/>
        <w:jc w:val="left"/>
      </w:pPr>
      <w:r>
        <w:rPr>
          <w:rStyle w:val="CommentReference"/>
        </w:rPr>
        <w:annotationRef/>
      </w:r>
      <w:r>
        <w:rPr>
          <w:lang w:val="en-US"/>
        </w:rPr>
        <w:t>Agreed!</w:t>
      </w:r>
    </w:p>
  </w:comment>
  <w:comment w:id="230" w:author="Erwin Dreesen" w:date="2024-05-18T21:48:00Z" w:initials="ED">
    <w:p w14:paraId="75D374D9" w14:textId="6F7F674A" w:rsidR="00672E2F" w:rsidRDefault="00672E2F" w:rsidP="00E5234D">
      <w:pPr>
        <w:pStyle w:val="CommentText"/>
        <w:jc w:val="left"/>
      </w:pPr>
      <w:r>
        <w:rPr>
          <w:rStyle w:val="CommentReference"/>
        </w:rPr>
        <w:annotationRef/>
      </w:r>
      <w:r>
        <w:t>So CRRT y/n is a variable in the imputation model. I don't think you need to stress that. You already mentioned that the imputation model is based on all available patient data. Keep it simple.</w:t>
      </w:r>
    </w:p>
  </w:comment>
  <w:comment w:id="231" w:author="My Luong Vuong" w:date="2024-05-28T15:54:00Z" w:initials="MLV">
    <w:p w14:paraId="0B6B06A5" w14:textId="77777777" w:rsidR="00103583" w:rsidRDefault="00103583" w:rsidP="00C57505">
      <w:pPr>
        <w:pStyle w:val="CommentText"/>
        <w:jc w:val="left"/>
      </w:pPr>
      <w:r>
        <w:rPr>
          <w:rStyle w:val="CommentReference"/>
        </w:rPr>
        <w:annotationRef/>
      </w:r>
      <w:r>
        <w:rPr>
          <w:lang w:val="en-US"/>
        </w:rPr>
        <w:t>Thanks.</w:t>
      </w:r>
    </w:p>
  </w:comment>
  <w:comment w:id="234" w:author="Microsoft Office User" w:date="2024-02-19T00:34:00Z" w:initials="MOU">
    <w:p w14:paraId="23B9BF58" w14:textId="6FC5ED2D"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235"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3" w:history="1">
        <w:r w:rsidRPr="00C24174">
          <w:rPr>
            <w:rStyle w:val="Hyperlink"/>
            <w:lang w:val="en-US"/>
          </w:rPr>
          <w:t>https://www.sciencedirect.com/topics/mathematics/significance-level-alpha</w:t>
        </w:r>
      </w:hyperlink>
    </w:p>
  </w:comment>
  <w:comment w:id="236" w:author="Erwin Dreesen" w:date="2024-05-18T21:52:00Z" w:initials="ED">
    <w:p w14:paraId="74AD04A9" w14:textId="77777777" w:rsidR="00672E2F" w:rsidRDefault="00672E2F" w:rsidP="00872419">
      <w:pPr>
        <w:pStyle w:val="CommentText"/>
        <w:jc w:val="left"/>
      </w:pPr>
      <w:r>
        <w:rPr>
          <w:rStyle w:val="CommentReference"/>
        </w:rPr>
        <w:annotationRef/>
      </w:r>
      <w:r>
        <w:t>I think this co-author confuses a significance level with a confidence interval</w:t>
      </w:r>
    </w:p>
  </w:comment>
  <w:comment w:id="239" w:author="Microsoft Office User" w:date="2024-02-19T00:36:00Z" w:initials="MOU">
    <w:p w14:paraId="5946AD15" w14:textId="5EC827CE"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240"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241" w:author="My Luong Vuong" w:date="2024-05-02T16:19:00Z" w:initials="MLV">
    <w:p w14:paraId="2C0D51EA" w14:textId="77777777" w:rsidR="00905EB0" w:rsidRDefault="00C401F8" w:rsidP="003B2D24">
      <w:pPr>
        <w:pStyle w:val="CommentText"/>
        <w:jc w:val="left"/>
      </w:pPr>
      <w:r>
        <w:rPr>
          <w:rStyle w:val="CommentReference"/>
        </w:rPr>
        <w:annotationRef/>
      </w:r>
      <w:r w:rsidR="00905EB0">
        <w:rPr>
          <w:color w:val="000000"/>
        </w:rPr>
        <w:t>We have added the mg/kg strategy in our dose-finding simulations.</w:t>
      </w:r>
    </w:p>
  </w:comment>
  <w:comment w:id="242" w:author="Sophie Stocker" w:date="2024-02-23T10:39:00Z" w:initials="SS">
    <w:p w14:paraId="1950BE23" w14:textId="7D788A7C" w:rsidR="00EF7A15" w:rsidRDefault="00EF7A15" w:rsidP="00EF7A15">
      <w:pPr>
        <w:pStyle w:val="CommentText"/>
        <w:jc w:val="left"/>
      </w:pPr>
      <w:r>
        <w:rPr>
          <w:rStyle w:val="CommentReference"/>
        </w:rPr>
        <w:annotationRef/>
      </w:r>
      <w:r>
        <w:t>Dose increments?</w:t>
      </w:r>
    </w:p>
  </w:comment>
  <w:comment w:id="243" w:author="My Luong Vuong" w:date="2024-05-02T16:20:00Z" w:initials="MLV">
    <w:p w14:paraId="75EE9198" w14:textId="77777777" w:rsidR="00905EB0" w:rsidRDefault="00905EB0" w:rsidP="00ED6D87">
      <w:pPr>
        <w:pStyle w:val="CommentText"/>
        <w:jc w:val="left"/>
      </w:pPr>
      <w:r>
        <w:rPr>
          <w:rStyle w:val="CommentReference"/>
        </w:rPr>
        <w:annotationRef/>
      </w:r>
      <w:r>
        <w:rPr>
          <w:lang w:val="en-US"/>
        </w:rPr>
        <w:t>Thank you. We edited it.</w:t>
      </w:r>
    </w:p>
  </w:comment>
  <w:comment w:id="244" w:author="Sophie Stocker" w:date="2024-02-23T10:39:00Z" w:initials="SS">
    <w:p w14:paraId="77D59660" w14:textId="1AB69D1D" w:rsidR="004C4ABE" w:rsidRDefault="004C4ABE" w:rsidP="004C4ABE">
      <w:pPr>
        <w:pStyle w:val="CommentText"/>
        <w:jc w:val="left"/>
      </w:pPr>
      <w:r>
        <w:rPr>
          <w:rStyle w:val="CommentReference"/>
        </w:rPr>
        <w:annotationRef/>
      </w:r>
      <w:r>
        <w:t>Increment in doses?</w:t>
      </w:r>
    </w:p>
  </w:comment>
  <w:comment w:id="245" w:author="My Luong Vuong" w:date="2024-05-02T16:22:00Z" w:initials="MLV">
    <w:p w14:paraId="5CE48D80" w14:textId="77777777" w:rsidR="00F730D3" w:rsidRDefault="00F730D3" w:rsidP="009501D2">
      <w:pPr>
        <w:pStyle w:val="CommentText"/>
        <w:jc w:val="left"/>
      </w:pPr>
      <w:r>
        <w:rPr>
          <w:rStyle w:val="CommentReference"/>
        </w:rPr>
        <w:annotationRef/>
      </w:r>
      <w:r>
        <w:rPr>
          <w:color w:val="000000"/>
        </w:rPr>
        <w:t>Thank you. We edited it.</w:t>
      </w:r>
    </w:p>
  </w:comment>
  <w:comment w:id="247" w:author="Erwin Dreesen" w:date="2024-05-18T21:54:00Z" w:initials="ED">
    <w:p w14:paraId="369A7547" w14:textId="77777777" w:rsidR="001B09A3" w:rsidRDefault="001B09A3" w:rsidP="001B09A3">
      <w:pPr>
        <w:pStyle w:val="CommentText"/>
        <w:jc w:val="left"/>
      </w:pPr>
      <w:r>
        <w:rPr>
          <w:rStyle w:val="CommentReference"/>
        </w:rPr>
        <w:annotationRef/>
      </w:r>
      <w:r>
        <w:t>Not a big fan of using such abbrevation.</w:t>
      </w:r>
    </w:p>
  </w:comment>
  <w:comment w:id="248" w:author="My Luong Vuong" w:date="2024-05-21T11:24:00Z" w:initials="MLV">
    <w:p w14:paraId="5E91F14B" w14:textId="77777777" w:rsidR="001B09A3" w:rsidRDefault="001B09A3" w:rsidP="001B09A3">
      <w:pPr>
        <w:pStyle w:val="CommentText"/>
        <w:jc w:val="left"/>
      </w:pPr>
      <w:r>
        <w:rPr>
          <w:rStyle w:val="CommentReference"/>
        </w:rPr>
        <w:annotationRef/>
      </w:r>
      <w:r>
        <w:rPr>
          <w:lang w:val="en-US"/>
        </w:rPr>
        <w:t>Thanks. I spelled it out now.</w:t>
      </w:r>
    </w:p>
  </w:comment>
  <w:comment w:id="250" w:author="Erwin Dreesen" w:date="2024-05-18T21:54:00Z" w:initials="ED">
    <w:p w14:paraId="127AD9A6" w14:textId="77777777" w:rsidR="00672E2F" w:rsidRDefault="00672E2F" w:rsidP="00CA18D6">
      <w:pPr>
        <w:pStyle w:val="CommentText"/>
        <w:jc w:val="left"/>
      </w:pPr>
      <w:r>
        <w:rPr>
          <w:rStyle w:val="CommentReference"/>
        </w:rPr>
        <w:annotationRef/>
      </w:r>
      <w:r>
        <w:t>Not a big fan of using such abbrevation.</w:t>
      </w:r>
    </w:p>
  </w:comment>
  <w:comment w:id="251" w:author="My Luong Vuong" w:date="2024-05-28T15:57:00Z" w:initials="MLV">
    <w:p w14:paraId="0F6CA57C" w14:textId="77777777" w:rsidR="00BA6664" w:rsidRDefault="00BA6664" w:rsidP="00956BAD">
      <w:pPr>
        <w:pStyle w:val="CommentText"/>
        <w:jc w:val="left"/>
      </w:pPr>
      <w:r>
        <w:rPr>
          <w:rStyle w:val="CommentReference"/>
        </w:rPr>
        <w:annotationRef/>
      </w:r>
      <w:r>
        <w:rPr>
          <w:lang w:val="en-US"/>
        </w:rPr>
        <w:t>Removed all LD and MD abbreviations!</w:t>
      </w:r>
    </w:p>
  </w:comment>
  <w:comment w:id="256" w:author="Erwin Dreesen" w:date="2024-05-18T21:55:00Z" w:initials="ED">
    <w:p w14:paraId="26852D31" w14:textId="314EC2A8" w:rsidR="00672E2F" w:rsidRDefault="00672E2F" w:rsidP="001660BF">
      <w:pPr>
        <w:pStyle w:val="CommentText"/>
        <w:jc w:val="left"/>
      </w:pPr>
      <w:r>
        <w:rPr>
          <w:rStyle w:val="CommentReference"/>
        </w:rPr>
        <w:annotationRef/>
      </w:r>
      <w:r>
        <w:t>Right?</w:t>
      </w:r>
    </w:p>
  </w:comment>
  <w:comment w:id="257" w:author="My Luong Vuong" w:date="2024-05-28T16:00:00Z" w:initials="MLV">
    <w:p w14:paraId="11347ED2" w14:textId="77777777" w:rsidR="000F2E10" w:rsidRDefault="000F2E10" w:rsidP="00610346">
      <w:pPr>
        <w:pStyle w:val="CommentText"/>
        <w:jc w:val="left"/>
      </w:pPr>
      <w:r>
        <w:rPr>
          <w:rStyle w:val="CommentReference"/>
        </w:rPr>
        <w:annotationRef/>
      </w:r>
      <w:r>
        <w:rPr>
          <w:lang w:val="en-US"/>
        </w:rPr>
        <w:t>Indeed!</w:t>
      </w:r>
    </w:p>
  </w:comment>
  <w:comment w:id="253" w:author="Microsoft Office User" w:date="2024-02-19T00:36:00Z" w:initials="MOU">
    <w:p w14:paraId="068EB577" w14:textId="190E9B7B" w:rsidR="00F53D04" w:rsidRDefault="00F53D04" w:rsidP="003B03CF">
      <w:pPr>
        <w:jc w:val="left"/>
      </w:pPr>
      <w:r>
        <w:rPr>
          <w:rStyle w:val="CommentReference"/>
        </w:rPr>
        <w:annotationRef/>
      </w:r>
      <w:r>
        <w:rPr>
          <w:color w:val="000000"/>
          <w:sz w:val="20"/>
          <w:szCs w:val="20"/>
        </w:rPr>
        <w:t>It is not clear to me why you’ve done this</w:t>
      </w:r>
    </w:p>
  </w:comment>
  <w:comment w:id="254"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255" w:author="My Luong Vuong" w:date="2024-05-02T16:34:00Z" w:initials="MLV">
    <w:p w14:paraId="4266CA04" w14:textId="77777777" w:rsidR="006A262D" w:rsidRDefault="006A262D" w:rsidP="00F534E9">
      <w:pPr>
        <w:pStyle w:val="CommentText"/>
        <w:jc w:val="left"/>
      </w:pPr>
      <w:r>
        <w:rPr>
          <w:rStyle w:val="CommentReference"/>
        </w:rPr>
        <w:annotationRef/>
      </w:r>
      <w:r>
        <w:rPr>
          <w:lang w:val="en-US"/>
        </w:rPr>
        <w:t>We added a weight-based dosing in our dose-finding simulation.</w:t>
      </w:r>
    </w:p>
  </w:comment>
  <w:comment w:id="266" w:author="Erwin Dreesen" w:date="2024-05-18T21:58:00Z" w:initials="ED">
    <w:p w14:paraId="7E56F99C" w14:textId="77777777" w:rsidR="00672E2F" w:rsidRDefault="00672E2F" w:rsidP="004E7266">
      <w:pPr>
        <w:pStyle w:val="CommentText"/>
        <w:jc w:val="left"/>
      </w:pPr>
      <w:r>
        <w:rPr>
          <w:rStyle w:val="CommentReference"/>
        </w:rPr>
        <w:annotationRef/>
      </w:r>
      <w:r>
        <w:t>But only one reference (17)? So either references are missing or you should rephrase to "...suggested in a treatment guideline [17].".</w:t>
      </w:r>
    </w:p>
  </w:comment>
  <w:comment w:id="267" w:author="My Luong Vuong" w:date="2024-05-28T16:01:00Z" w:initials="MLV">
    <w:p w14:paraId="3F2B18C4" w14:textId="77777777" w:rsidR="000F2E10" w:rsidRDefault="000F2E10" w:rsidP="003852A1">
      <w:pPr>
        <w:pStyle w:val="CommentText"/>
        <w:jc w:val="left"/>
      </w:pPr>
      <w:r>
        <w:rPr>
          <w:rStyle w:val="CommentReference"/>
        </w:rPr>
        <w:annotationRef/>
      </w:r>
      <w:r>
        <w:rPr>
          <w:lang w:val="en-US"/>
        </w:rPr>
        <w:t>Edited!</w:t>
      </w:r>
    </w:p>
  </w:comment>
  <w:comment w:id="270" w:author="Brüggemann, Roger" w:date="2024-02-23T09:41:00Z" w:initials="BR">
    <w:p w14:paraId="59D83D7F" w14:textId="5B96BF6C"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271" w:author="My Luong Vuong" w:date="2024-05-03T10:17:00Z" w:initials="MLV">
    <w:p w14:paraId="4D739BA8" w14:textId="77777777" w:rsidR="005809DA" w:rsidRDefault="005809DA" w:rsidP="00673914">
      <w:pPr>
        <w:pStyle w:val="CommentText"/>
        <w:jc w:val="left"/>
      </w:pPr>
      <w:r>
        <w:rPr>
          <w:rStyle w:val="CommentReference"/>
        </w:rPr>
        <w:annotationRef/>
      </w:r>
      <w:r>
        <w:rPr>
          <w:lang w:val="en-US"/>
        </w:rPr>
        <w:t>Thank you. We updated it.</w:t>
      </w:r>
    </w:p>
  </w:comment>
  <w:comment w:id="272" w:author="Erwin Dreesen" w:date="2024-05-18T22:03:00Z" w:initials="ED">
    <w:p w14:paraId="32C97F54" w14:textId="77777777" w:rsidR="00B13F36" w:rsidRDefault="00B13F36" w:rsidP="000B2FB4">
      <w:pPr>
        <w:pStyle w:val="CommentText"/>
        <w:jc w:val="left"/>
      </w:pPr>
      <w:r>
        <w:rPr>
          <w:rStyle w:val="CommentReference"/>
        </w:rPr>
        <w:annotationRef/>
      </w:r>
      <w:r>
        <w:t>I want to read this section before you send it to the co-authors.</w:t>
      </w:r>
    </w:p>
  </w:comment>
  <w:comment w:id="273" w:author="My Luong Vuong" w:date="2024-05-28T16:09:00Z" w:initials="MLV">
    <w:p w14:paraId="3F22865A" w14:textId="77777777" w:rsidR="00045731" w:rsidRDefault="00045731" w:rsidP="000C6C1A">
      <w:pPr>
        <w:pStyle w:val="CommentText"/>
        <w:jc w:val="left"/>
      </w:pPr>
      <w:r>
        <w:rPr>
          <w:rStyle w:val="CommentReference"/>
        </w:rPr>
        <w:annotationRef/>
      </w:r>
      <w:r>
        <w:rPr>
          <w:lang w:val="en-US"/>
        </w:rPr>
        <w:t>Rewrote!</w:t>
      </w:r>
    </w:p>
  </w:comment>
  <w:comment w:id="276" w:author="Sophie Stocker" w:date="2024-02-23T10:43:00Z" w:initials="SS">
    <w:p w14:paraId="1B4B4128" w14:textId="7D956BBE" w:rsidR="0054022B" w:rsidRDefault="0054022B" w:rsidP="0054022B">
      <w:pPr>
        <w:pStyle w:val="CommentText"/>
        <w:jc w:val="left"/>
      </w:pPr>
      <w:r>
        <w:rPr>
          <w:rStyle w:val="CommentReference"/>
        </w:rPr>
        <w:annotationRef/>
      </w:r>
      <w:r>
        <w:t>How many patients were in the virtual dataset?</w:t>
      </w:r>
    </w:p>
  </w:comment>
  <w:comment w:id="277"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278" w:author="My Luong Vuong" w:date="2024-05-03T10:18:00Z" w:initials="MLV">
    <w:p w14:paraId="2FCC0BC9" w14:textId="77777777" w:rsidR="003171CE" w:rsidRDefault="003171CE" w:rsidP="00B15D25">
      <w:pPr>
        <w:pStyle w:val="CommentText"/>
        <w:jc w:val="left"/>
      </w:pPr>
      <w:r>
        <w:rPr>
          <w:rStyle w:val="CommentReference"/>
        </w:rPr>
        <w:annotationRef/>
      </w:r>
      <w:r>
        <w:rPr>
          <w:lang w:val="en-US"/>
        </w:rPr>
        <w:t>Thank you. We have clarified it.</w:t>
      </w:r>
    </w:p>
  </w:comment>
  <w:comment w:id="280" w:author="Erwin Dreesen" w:date="2024-05-18T21:59:00Z" w:initials="ED">
    <w:p w14:paraId="3FA4B424" w14:textId="77777777" w:rsidR="00B13F36" w:rsidRDefault="00B13F36" w:rsidP="000301C2">
      <w:pPr>
        <w:pStyle w:val="CommentText"/>
        <w:jc w:val="left"/>
      </w:pPr>
      <w:r>
        <w:rPr>
          <w:rStyle w:val="CommentReference"/>
        </w:rPr>
        <w:annotationRef/>
      </w:r>
      <w:r>
        <w:t>I don't understand this sentence. What are you trying to say? I think you can just remove it.</w:t>
      </w:r>
    </w:p>
  </w:comment>
  <w:comment w:id="281" w:author="My Luong Vuong" w:date="2024-05-28T16:09:00Z" w:initials="MLV">
    <w:p w14:paraId="1112669D" w14:textId="77777777" w:rsidR="00045731" w:rsidRDefault="00045731" w:rsidP="00B609A9">
      <w:pPr>
        <w:pStyle w:val="CommentText"/>
        <w:jc w:val="left"/>
      </w:pPr>
      <w:r>
        <w:rPr>
          <w:rStyle w:val="CommentReference"/>
        </w:rPr>
        <w:annotationRef/>
      </w:r>
      <w:r>
        <w:rPr>
          <w:lang w:val="en-US"/>
        </w:rPr>
        <w:t>Removed!</w:t>
      </w:r>
    </w:p>
  </w:comment>
  <w:comment w:id="282" w:author="Erwin Dreesen" w:date="2024-05-18T22:00:00Z" w:initials="ED">
    <w:p w14:paraId="0BF6654E" w14:textId="14D32F79" w:rsidR="00B13F36" w:rsidRDefault="00B13F36" w:rsidP="00534A55">
      <w:pPr>
        <w:pStyle w:val="CommentText"/>
        <w:jc w:val="left"/>
      </w:pPr>
      <w:r>
        <w:rPr>
          <w:rStyle w:val="CommentReference"/>
        </w:rPr>
        <w:annotationRef/>
      </w:r>
      <w:r>
        <w:rPr>
          <w:color w:val="000000"/>
        </w:rPr>
        <w:t>Too vague. Too an extent that it is very difficult to understand. Please remove this. The specific information will be available in the (supplementary) results.</w:t>
      </w:r>
    </w:p>
  </w:comment>
  <w:comment w:id="283" w:author="My Luong Vuong" w:date="2024-05-28T16:10:00Z" w:initials="MLV">
    <w:p w14:paraId="1B405829" w14:textId="77777777" w:rsidR="00D36237" w:rsidRDefault="00D36237" w:rsidP="00562362">
      <w:pPr>
        <w:pStyle w:val="CommentText"/>
        <w:jc w:val="left"/>
      </w:pPr>
      <w:r>
        <w:rPr>
          <w:rStyle w:val="CommentReference"/>
        </w:rPr>
        <w:annotationRef/>
      </w:r>
      <w:r>
        <w:rPr>
          <w:lang w:val="en-US"/>
        </w:rPr>
        <w:t>Agreed!</w:t>
      </w:r>
    </w:p>
  </w:comment>
  <w:comment w:id="284" w:author="Erwin Dreesen" w:date="2024-05-18T22:01:00Z" w:initials="ED">
    <w:p w14:paraId="12EAF7AC" w14:textId="06E8FF72" w:rsidR="00B13F36" w:rsidRDefault="00B13F36" w:rsidP="00A419E0">
      <w:pPr>
        <w:pStyle w:val="CommentText"/>
        <w:jc w:val="left"/>
      </w:pPr>
      <w:r>
        <w:rPr>
          <w:rStyle w:val="CommentReference"/>
        </w:rPr>
        <w:annotationRef/>
      </w:r>
      <w:r>
        <w:rPr>
          <w:color w:val="000000"/>
        </w:rPr>
        <w:t>To be rephrased so it is understandable what you did.</w:t>
      </w:r>
    </w:p>
  </w:comment>
  <w:comment w:id="285" w:author="My Luong Vuong" w:date="2024-05-28T16:10:00Z" w:initials="MLV">
    <w:p w14:paraId="6AEBCBA2" w14:textId="77777777" w:rsidR="00D36237" w:rsidRDefault="00D36237" w:rsidP="00A952B1">
      <w:pPr>
        <w:pStyle w:val="CommentText"/>
        <w:jc w:val="left"/>
      </w:pPr>
      <w:r>
        <w:rPr>
          <w:rStyle w:val="CommentReference"/>
        </w:rPr>
        <w:annotationRef/>
      </w:r>
      <w:r>
        <w:rPr>
          <w:lang w:val="en-US"/>
        </w:rPr>
        <w:t>I rewrote this section in a more straightforward way.</w:t>
      </w:r>
    </w:p>
  </w:comment>
  <w:comment w:id="288" w:author="Erwin Dreesen" w:date="2024-05-18T22:02:00Z" w:initials="ED">
    <w:p w14:paraId="17E2B10E" w14:textId="737C8310" w:rsidR="00B13F36" w:rsidRDefault="00B13F36" w:rsidP="00437C1B">
      <w:pPr>
        <w:pStyle w:val="CommentText"/>
        <w:jc w:val="left"/>
      </w:pPr>
      <w:r>
        <w:rPr>
          <w:rStyle w:val="CommentReference"/>
        </w:rPr>
        <w:annotationRef/>
      </w:r>
      <w:r>
        <w:t>What does this mean? Are you trying to say that you rely on the correlation between covariates as observed in the modeling dataset?</w:t>
      </w:r>
    </w:p>
  </w:comment>
  <w:comment w:id="289" w:author="My Luong Vuong" w:date="2024-05-28T16:11:00Z" w:initials="MLV">
    <w:p w14:paraId="78EDA840" w14:textId="77777777" w:rsidR="00D36237" w:rsidRDefault="00D36237" w:rsidP="009B71BC">
      <w:pPr>
        <w:pStyle w:val="CommentText"/>
        <w:jc w:val="left"/>
      </w:pPr>
      <w:r>
        <w:rPr>
          <w:rStyle w:val="CommentReference"/>
        </w:rPr>
        <w:annotationRef/>
      </w:r>
      <w:r>
        <w:rPr>
          <w:lang w:val="en-US"/>
        </w:rPr>
        <w:t>Indeed.</w:t>
      </w:r>
    </w:p>
  </w:comment>
  <w:comment w:id="291" w:author="Microsoft Office User" w:date="2024-02-19T00:41:00Z" w:initials="MOU">
    <w:p w14:paraId="16FFEDD9" w14:textId="066FDB40"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292" w:author="My Luong Vuong" w:date="2024-05-03T10:27:00Z" w:initials="MLV">
    <w:p w14:paraId="5964C333" w14:textId="77777777" w:rsidR="00D5157C" w:rsidRDefault="00D5157C" w:rsidP="003C3A00">
      <w:pPr>
        <w:pStyle w:val="CommentText"/>
        <w:jc w:val="left"/>
      </w:pPr>
      <w:r>
        <w:rPr>
          <w:rStyle w:val="CommentReference"/>
        </w:rPr>
        <w:annotationRef/>
      </w:r>
      <w:r>
        <w:rPr>
          <w:color w:val="000000"/>
        </w:rPr>
        <w:t>Thank you. Here we mean that the regimen can ensure each patient has at least 90% probability to achieve target.</w:t>
      </w:r>
    </w:p>
  </w:comment>
  <w:comment w:id="293" w:author="Indy Sandaradura" w:date="2024-02-02T08:34:00Z" w:initials="IS">
    <w:p w14:paraId="75DA38F9" w14:textId="4E948C57"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294"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295"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304" w:author="Erwin Dreesen" w:date="2024-05-18T22:08:00Z" w:initials="ED">
    <w:p w14:paraId="508155E7" w14:textId="77777777" w:rsidR="00B13F36" w:rsidRDefault="00B13F36" w:rsidP="00441475">
      <w:pPr>
        <w:pStyle w:val="CommentText"/>
        <w:jc w:val="left"/>
      </w:pPr>
      <w:r>
        <w:rPr>
          <w:rStyle w:val="CommentReference"/>
        </w:rPr>
        <w:annotationRef/>
      </w:r>
      <w:r>
        <w:t>This sounds as if you calculate the AUC over 14 days.</w:t>
      </w:r>
    </w:p>
  </w:comment>
  <w:comment w:id="305" w:author="My Luong Vuong" w:date="2024-05-28T16:13:00Z" w:initials="MLV">
    <w:p w14:paraId="1CD4E4D4" w14:textId="77777777" w:rsidR="00BF5D28" w:rsidRDefault="00BF5D28" w:rsidP="003F6B8A">
      <w:pPr>
        <w:pStyle w:val="CommentText"/>
        <w:jc w:val="left"/>
      </w:pPr>
      <w:r>
        <w:rPr>
          <w:rStyle w:val="CommentReference"/>
        </w:rPr>
        <w:annotationRef/>
      </w:r>
      <w:r>
        <w:rPr>
          <w:lang w:val="en-US"/>
        </w:rPr>
        <w:t>Thanks for the suggestion.</w:t>
      </w:r>
    </w:p>
  </w:comment>
  <w:comment w:id="300" w:author="Brüggemann, Roger" w:date="2024-02-23T09:52:00Z" w:initials="BR">
    <w:p w14:paraId="67528499" w14:textId="6C64D471" w:rsidR="00CD39F8" w:rsidRDefault="00CD39F8" w:rsidP="004414E6">
      <w:pPr>
        <w:pStyle w:val="CommentText"/>
        <w:jc w:val="left"/>
      </w:pPr>
      <w:r>
        <w:rPr>
          <w:rStyle w:val="CommentReference"/>
        </w:rPr>
        <w:annotationRef/>
      </w:r>
      <w:r>
        <w:rPr>
          <w:lang w:val="nl-NL"/>
        </w:rPr>
        <w:t xml:space="preserve">On what day? </w:t>
      </w:r>
    </w:p>
  </w:comment>
  <w:comment w:id="301" w:author="My Luong Vuong" w:date="2024-05-03T10:34:00Z" w:initials="MLV">
    <w:p w14:paraId="166C3F77" w14:textId="77777777" w:rsidR="009C1940" w:rsidRDefault="009C1940" w:rsidP="000001EF">
      <w:pPr>
        <w:pStyle w:val="CommentText"/>
        <w:jc w:val="left"/>
      </w:pPr>
      <w:r>
        <w:rPr>
          <w:rStyle w:val="CommentReference"/>
        </w:rPr>
        <w:annotationRef/>
      </w:r>
      <w:r>
        <w:rPr>
          <w:lang w:val="en-US"/>
        </w:rPr>
        <w:t>Thank you. We have clarified.</w:t>
      </w:r>
    </w:p>
  </w:comment>
  <w:comment w:id="317" w:author="Microsoft Office User" w:date="2024-02-19T00:42:00Z" w:initials="MOU">
    <w:p w14:paraId="70D14320" w14:textId="2CF21B03"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315"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316"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319"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320"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321" w:author="My Luong Vuong" w:date="2024-05-07T17:05:00Z" w:initials="MLV">
    <w:p w14:paraId="041769CC" w14:textId="77777777" w:rsidR="002D3F81" w:rsidRDefault="002D3F81" w:rsidP="00A05488">
      <w:pPr>
        <w:pStyle w:val="CommentText"/>
        <w:jc w:val="left"/>
      </w:pPr>
      <w:r>
        <w:rPr>
          <w:rStyle w:val="CommentReference"/>
        </w:rPr>
        <w:annotationRef/>
      </w:r>
      <w:r>
        <w:rPr>
          <w:lang w:val="en-US"/>
        </w:rPr>
        <w:t>Thank you. Here we refer to the Diversity Equity and Inclusive (DEI) practice in healthcare, which has been advocated recently (10.1002/cpt.2853 &amp; 10.1002/cpt.2799)</w:t>
      </w:r>
    </w:p>
  </w:comment>
  <w:comment w:id="322" w:author="Wicha, Sebastian" w:date="2024-02-23T16:10:00Z" w:initials="SW">
    <w:p w14:paraId="6BF09FE8" w14:textId="1AEFB59F"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323" w:author="My Luong Vuong" w:date="2024-05-08T11:07:00Z" w:initials="MLV">
    <w:p w14:paraId="012B0568" w14:textId="77777777" w:rsidR="00990FE1" w:rsidRDefault="00990FE1" w:rsidP="00C835EC">
      <w:pPr>
        <w:pStyle w:val="CommentText"/>
        <w:jc w:val="left"/>
      </w:pPr>
      <w:r>
        <w:rPr>
          <w:rStyle w:val="CommentReference"/>
        </w:rPr>
        <w:annotationRef/>
      </w:r>
      <w:r>
        <w:rPr>
          <w:lang w:val="en-US"/>
        </w:rPr>
        <w:t>Thank you. We added the plots.</w:t>
      </w:r>
    </w:p>
  </w:comment>
  <w:comment w:id="324" w:author="Brüggemann, Roger" w:date="2024-02-23T09:45:00Z" w:initials="BR">
    <w:p w14:paraId="4BE2CB22" w14:textId="30943A2A" w:rsidR="00FB135B" w:rsidRDefault="00FB135B" w:rsidP="00210DE2">
      <w:pPr>
        <w:pStyle w:val="CommentText"/>
        <w:jc w:val="left"/>
      </w:pPr>
      <w:r>
        <w:rPr>
          <w:rStyle w:val="CommentReference"/>
        </w:rPr>
        <w:annotationRef/>
      </w:r>
      <w:r>
        <w:rPr>
          <w:lang w:val="nl-NL"/>
        </w:rPr>
        <w:t xml:space="preserve">Ssuming which distribution? </w:t>
      </w:r>
    </w:p>
  </w:comment>
  <w:comment w:id="325" w:author="My Luong Vuong" w:date="2024-05-08T11:32:00Z" w:initials="MLV">
    <w:p w14:paraId="1C0EAAE9" w14:textId="77777777" w:rsidR="00A043ED" w:rsidRDefault="00A043ED" w:rsidP="00B24A10">
      <w:pPr>
        <w:pStyle w:val="CommentText"/>
        <w:jc w:val="left"/>
      </w:pPr>
      <w:r>
        <w:rPr>
          <w:rStyle w:val="CommentReference"/>
        </w:rPr>
        <w:annotationRef/>
      </w:r>
      <w:r>
        <w:rPr>
          <w:lang w:val="en-US"/>
        </w:rPr>
        <w:t>Thank you. We have provided further clarification.</w:t>
      </w:r>
    </w:p>
  </w:comment>
  <w:comment w:id="329" w:author="Wicha, Sebastian" w:date="2024-02-23T16:11:00Z" w:initials="SW">
    <w:p w14:paraId="062567A8" w14:textId="4861CFAD"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330" w:author="My Luong Vuong" w:date="2024-05-08T14:01:00Z" w:initials="MLV">
    <w:p w14:paraId="62AC82F4" w14:textId="77777777" w:rsidR="00355E0F" w:rsidRDefault="00355E0F" w:rsidP="00C87038">
      <w:pPr>
        <w:pStyle w:val="CommentText"/>
        <w:jc w:val="left"/>
      </w:pPr>
      <w:r>
        <w:rPr>
          <w:rStyle w:val="CommentReference"/>
        </w:rPr>
        <w:annotationRef/>
      </w:r>
      <w:r>
        <w:rPr>
          <w:color w:val="000000"/>
        </w:rPr>
        <w:t>Thank you. We added this.</w:t>
      </w:r>
    </w:p>
  </w:comment>
  <w:comment w:id="337" w:author="Microsoft Office User" w:date="2024-02-19T00:47:00Z" w:initials="MOU">
    <w:p w14:paraId="2CEF08EA" w14:textId="6C0342CF"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338" w:author="My Luong Vuong" w:date="2024-05-08T11:48:00Z" w:initials="MLV">
    <w:p w14:paraId="57A1D3E9" w14:textId="77777777" w:rsidR="00845A6D" w:rsidRDefault="00845A6D" w:rsidP="00503F5E">
      <w:pPr>
        <w:pStyle w:val="CommentText"/>
        <w:jc w:val="left"/>
      </w:pPr>
      <w:r>
        <w:rPr>
          <w:rStyle w:val="CommentReference"/>
        </w:rPr>
        <w:annotationRef/>
      </w:r>
      <w:r>
        <w:rPr>
          <w:lang w:val="en-US"/>
        </w:rPr>
        <w:t>Thank you. We have adjusted it.</w:t>
      </w:r>
    </w:p>
  </w:comment>
  <w:comment w:id="336" w:author="Brüggemann, Roger" w:date="2024-02-23T09:45:00Z" w:initials="BR">
    <w:p w14:paraId="1D1522F3" w14:textId="72044573"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339"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340"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341"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342"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343"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344"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345" w:author="My Luong Vuong" w:date="2024-05-08T11:53:00Z" w:initials="MLV">
    <w:p w14:paraId="2F319CD6" w14:textId="77777777" w:rsidR="00EA2624" w:rsidRDefault="00EA2624" w:rsidP="005250CA">
      <w:pPr>
        <w:pStyle w:val="CommentText"/>
        <w:jc w:val="left"/>
      </w:pPr>
      <w:r>
        <w:rPr>
          <w:rStyle w:val="CommentReference"/>
        </w:rPr>
        <w:annotationRef/>
      </w:r>
      <w:r>
        <w:rPr>
          <w:lang w:val="en-US"/>
        </w:rPr>
        <w:t>Thank you. We have clarified it.</w:t>
      </w:r>
    </w:p>
  </w:comment>
  <w:comment w:id="346" w:author="Brüggemann, Roger" w:date="2024-02-23T09:47:00Z" w:initials="BR">
    <w:p w14:paraId="4BD6A7FA" w14:textId="44FC6A4D"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347" w:author="My Luong Vuong" w:date="2024-03-19T16:51:00Z" w:initials="MLV">
    <w:p w14:paraId="4A6BBEC2" w14:textId="77777777" w:rsidR="00165148" w:rsidRDefault="004D13D6" w:rsidP="00B83FAD">
      <w:pPr>
        <w:pStyle w:val="CommentText"/>
        <w:jc w:val="left"/>
      </w:pPr>
      <w:r>
        <w:rPr>
          <w:rStyle w:val="CommentReference"/>
        </w:rPr>
        <w:annotationRef/>
      </w:r>
      <w:r w:rsidR="00165148">
        <w:rPr>
          <w:color w:val="000000"/>
        </w:rPr>
        <w:t>We added CRRT information in a binary fashion (i.e. CRRT yes or no - the method section). We did not classify CRRT into more specific types as we didn't have such information.</w:t>
      </w:r>
    </w:p>
  </w:comment>
  <w:comment w:id="350" w:author="Wicha, Sebastian" w:date="2024-02-23T16:15:00Z" w:initials="SW">
    <w:p w14:paraId="2CB28006" w14:textId="0FBE692C"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351" w:author="My Luong Vuong" w:date="2024-05-08T12:37:00Z" w:initials="MLV">
    <w:p w14:paraId="0F454929" w14:textId="77777777" w:rsidR="00686D68" w:rsidRDefault="00686D68" w:rsidP="00EA4A7B">
      <w:pPr>
        <w:pStyle w:val="CommentText"/>
        <w:jc w:val="left"/>
      </w:pPr>
      <w:r>
        <w:rPr>
          <w:rStyle w:val="CommentReference"/>
        </w:rPr>
        <w:annotationRef/>
      </w:r>
      <w:r>
        <w:rPr>
          <w:color w:val="000000"/>
        </w:rPr>
        <w:t>Please see my response above.</w:t>
      </w:r>
    </w:p>
  </w:comment>
  <w:comment w:id="352" w:author="Microsoft Office User" w:date="2024-02-19T00:48:00Z" w:initials="MOU">
    <w:p w14:paraId="40318316" w14:textId="4E83C34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353"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354" w:author="My Luong Vuong" w:date="2024-05-08T12:12:00Z" w:initials="MLV">
    <w:p w14:paraId="74FB389A" w14:textId="77777777" w:rsidR="00A83B00" w:rsidRDefault="00A83B00" w:rsidP="004922BE">
      <w:pPr>
        <w:pStyle w:val="CommentText"/>
        <w:jc w:val="left"/>
      </w:pPr>
      <w:r>
        <w:rPr>
          <w:rStyle w:val="CommentReference"/>
        </w:rPr>
        <w:annotationRef/>
      </w:r>
      <w:r>
        <w:rPr>
          <w:lang w:val="en-US"/>
        </w:rPr>
        <w:t xml:space="preserve">Thank you. </w:t>
      </w:r>
      <w:r>
        <w:rPr>
          <w:color w:val="000000"/>
        </w:rPr>
        <w:t xml:space="preserve">We used the technique called multiple imputation, which was described in detail in our Methods section. For checking the reasonability of imputation values, we used means of diagnostics, which I have included in the supplementary. </w:t>
      </w:r>
      <w:r>
        <w:rPr>
          <w:color w:val="000000"/>
        </w:rPr>
        <w:br/>
        <w:t xml:space="preserve">For CrCl estimators, we used eGFR-CKDEPI only since it has been shown to be the most appropriate serum-creatinine-based-only-eGFR estimation formula. A recent publication has discussed this extensively - </w:t>
      </w:r>
      <w:r>
        <w:t>doi:10.1002/cpt.2489</w:t>
      </w:r>
    </w:p>
  </w:comment>
  <w:comment w:id="348" w:author="Brüggemann, Roger" w:date="2024-02-23T09:48:00Z" w:initials="BR">
    <w:p w14:paraId="35CD9FC0" w14:textId="2725A3A3"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349"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355"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356" w:author="My Luong Vuong" w:date="2024-05-08T12:21:00Z" w:initials="MLV">
    <w:p w14:paraId="62A89F2F" w14:textId="77777777" w:rsidR="00082D86" w:rsidRDefault="00042840" w:rsidP="00B25AF3">
      <w:pPr>
        <w:pStyle w:val="CommentText"/>
        <w:jc w:val="left"/>
      </w:pPr>
      <w:r>
        <w:rPr>
          <w:rStyle w:val="CommentReference"/>
        </w:rPr>
        <w:annotationRef/>
      </w:r>
      <w:r w:rsidR="00082D86">
        <w:rPr>
          <w:color w:val="000000"/>
        </w:rPr>
        <w:t>Thank you. We touched upon complete case analysis in our discussion.</w:t>
      </w:r>
    </w:p>
  </w:comment>
  <w:comment w:id="371" w:author="Brüggemann, Roger" w:date="2024-02-23T09:49:00Z" w:initials="BR">
    <w:p w14:paraId="4C7B0CD2" w14:textId="68775289"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372" w:author="My Luong Vuong" w:date="2024-05-08T12:40:00Z" w:initials="MLV">
    <w:p w14:paraId="2689D9F7" w14:textId="77777777" w:rsidR="00E524AF" w:rsidRDefault="00E524AF" w:rsidP="00256821">
      <w:pPr>
        <w:pStyle w:val="CommentText"/>
        <w:jc w:val="left"/>
      </w:pPr>
      <w:r>
        <w:rPr>
          <w:rStyle w:val="CommentReference"/>
        </w:rPr>
        <w:annotationRef/>
      </w:r>
      <w:r>
        <w:rPr>
          <w:lang w:val="en-US"/>
        </w:rPr>
        <w:t>Thank you. We have clarified it.</w:t>
      </w:r>
    </w:p>
  </w:comment>
  <w:comment w:id="380" w:author="Microsoft Office User" w:date="2024-02-19T00:51:00Z" w:initials="MOU">
    <w:p w14:paraId="075AC5C0" w14:textId="6B4FF692" w:rsidR="00D47F6F" w:rsidRDefault="00D47F6F" w:rsidP="00DB5293">
      <w:pPr>
        <w:jc w:val="left"/>
      </w:pPr>
      <w:r>
        <w:rPr>
          <w:rStyle w:val="CommentReference"/>
        </w:rPr>
        <w:annotationRef/>
      </w:r>
      <w:r>
        <w:rPr>
          <w:color w:val="000000"/>
          <w:sz w:val="20"/>
          <w:szCs w:val="20"/>
        </w:rPr>
        <w:t>Total body weight should be specified I suggest…</w:t>
      </w:r>
    </w:p>
  </w:comment>
  <w:comment w:id="381" w:author="My Luong Vuong" w:date="2024-05-08T12:40:00Z" w:initials="MLV">
    <w:p w14:paraId="5AFD01B6" w14:textId="77777777" w:rsidR="005E567F" w:rsidRDefault="005E567F" w:rsidP="0064766D">
      <w:pPr>
        <w:pStyle w:val="CommentText"/>
        <w:jc w:val="left"/>
      </w:pPr>
      <w:r>
        <w:rPr>
          <w:rStyle w:val="CommentReference"/>
        </w:rPr>
        <w:annotationRef/>
      </w:r>
      <w:r>
        <w:rPr>
          <w:lang w:val="en-US"/>
        </w:rPr>
        <w:t>Thank you. We added it.</w:t>
      </w:r>
    </w:p>
  </w:comment>
  <w:comment w:id="382" w:author="Brüggemann, Roger" w:date="2024-02-23T09:51:00Z" w:initials="BR">
    <w:p w14:paraId="5F081E01" w14:textId="56E3E30E"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383" w:author="My Luong Vuong" w:date="2024-05-08T12:42:00Z" w:initials="MLV">
    <w:p w14:paraId="03C96A09" w14:textId="77777777" w:rsidR="00173F7F" w:rsidRDefault="00173F7F" w:rsidP="001B6C70">
      <w:pPr>
        <w:pStyle w:val="CommentText"/>
        <w:jc w:val="left"/>
      </w:pPr>
      <w:r>
        <w:rPr>
          <w:rStyle w:val="CommentReference"/>
        </w:rPr>
        <w:annotationRef/>
      </w:r>
      <w:r>
        <w:rPr>
          <w:lang w:val="en-US"/>
        </w:rPr>
        <w:t>Thank you. We have provided further clarifications.</w:t>
      </w:r>
    </w:p>
  </w:comment>
  <w:comment w:id="384" w:author="Brüggemann, Roger" w:date="2024-02-23T09:50:00Z" w:initials="BR">
    <w:p w14:paraId="65EFDA14" w14:textId="4CD767B8"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385" w:author="Brüggemann, Roger" w:date="2024-02-23T09:51:00Z" w:initials="BR">
    <w:p w14:paraId="5B441C53" w14:textId="00C93237" w:rsidR="00383D26" w:rsidRDefault="00383D26" w:rsidP="00D312A0">
      <w:pPr>
        <w:pStyle w:val="CommentText"/>
        <w:jc w:val="left"/>
      </w:pPr>
      <w:r>
        <w:rPr>
          <w:rStyle w:val="CommentReference"/>
        </w:rPr>
        <w:annotationRef/>
      </w:r>
      <w:r>
        <w:rPr>
          <w:lang w:val="nl-NL"/>
        </w:rPr>
        <w:t xml:space="preserve">This is very high. Any thoughts? </w:t>
      </w:r>
    </w:p>
  </w:comment>
  <w:comment w:id="386" w:author="Erwin Dreesen" w:date="2024-05-18T22:19:00Z" w:initials="ED">
    <w:p w14:paraId="17EC1FCE" w14:textId="77777777" w:rsidR="00AB1B25" w:rsidRDefault="00AB1B25" w:rsidP="00E27276">
      <w:pPr>
        <w:pStyle w:val="CommentText"/>
        <w:jc w:val="left"/>
      </w:pPr>
      <w:r>
        <w:rPr>
          <w:rStyle w:val="CommentReference"/>
        </w:rPr>
        <w:annotationRef/>
      </w:r>
      <w:r>
        <w:t>I don't think this is exceptionally high.</w:t>
      </w:r>
    </w:p>
  </w:comment>
  <w:comment w:id="387" w:author="Microsoft Office User" w:date="2024-02-19T00:52:00Z" w:initials="MOU">
    <w:p w14:paraId="7E6B26CB" w14:textId="3328A52C"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388" w:author="My Luong Vuong" w:date="2024-05-08T13:59:00Z" w:initials="MLV">
    <w:p w14:paraId="2B08053E" w14:textId="77777777" w:rsidR="00856214" w:rsidRDefault="00856214" w:rsidP="000E7A4A">
      <w:pPr>
        <w:pStyle w:val="CommentText"/>
        <w:jc w:val="left"/>
      </w:pPr>
      <w:r>
        <w:rPr>
          <w:rStyle w:val="CommentReference"/>
        </w:rPr>
        <w:annotationRef/>
      </w:r>
      <w:r>
        <w:rPr>
          <w:color w:val="000000"/>
        </w:rPr>
        <w:t>Thank you.</w:t>
      </w:r>
    </w:p>
  </w:comment>
  <w:comment w:id="404" w:author="Indy Sandaradura" w:date="2024-02-02T08:39:00Z" w:initials="IS">
    <w:p w14:paraId="37C402C4" w14:textId="7CC7C7EA"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405"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406" w:author="My Luong Vuong" w:date="2024-05-12T14:13:00Z" w:initials="MLV">
    <w:p w14:paraId="3A535B5C" w14:textId="77777777" w:rsidR="00EE4F02" w:rsidRDefault="00EE4F02" w:rsidP="002E55A3">
      <w:pPr>
        <w:pStyle w:val="CommentText"/>
        <w:jc w:val="left"/>
      </w:pPr>
      <w:r>
        <w:rPr>
          <w:rStyle w:val="CommentReference"/>
        </w:rPr>
        <w:annotationRef/>
      </w:r>
      <w:r>
        <w:rPr>
          <w:color w:val="000000"/>
        </w:rPr>
        <w:t>Thank you. We added those figures to the paper.</w:t>
      </w:r>
    </w:p>
  </w:comment>
  <w:comment w:id="409" w:author="Erwin Dreesen" w:date="2024-05-18T22:37:00Z" w:initials="ED">
    <w:p w14:paraId="674E9F57" w14:textId="77777777" w:rsidR="00454171" w:rsidRDefault="00454171">
      <w:pPr>
        <w:pStyle w:val="CommentText"/>
        <w:jc w:val="left"/>
      </w:pPr>
      <w:r>
        <w:rPr>
          <w:rStyle w:val="CommentReference"/>
        </w:rPr>
        <w:annotationRef/>
      </w:r>
      <w:r>
        <w:rPr>
          <w:color w:val="000000"/>
        </w:rPr>
        <w:t>I removed it because it is not clear what the "respectively" is refering to;</w:t>
      </w:r>
    </w:p>
    <w:p w14:paraId="4E43AEC3" w14:textId="77777777" w:rsidR="00454171" w:rsidRDefault="00454171">
      <w:pPr>
        <w:pStyle w:val="CommentText"/>
        <w:jc w:val="left"/>
      </w:pPr>
      <w:r>
        <w:rPr>
          <w:color w:val="000000"/>
        </w:rPr>
        <w:t>- 400 mg and 800 mg</w:t>
      </w:r>
    </w:p>
    <w:p w14:paraId="1402B8A1" w14:textId="77777777" w:rsidR="00454171" w:rsidRDefault="00454171" w:rsidP="00D7486D">
      <w:pPr>
        <w:pStyle w:val="CommentText"/>
        <w:jc w:val="left"/>
      </w:pPr>
      <w:r>
        <w:rPr>
          <w:color w:val="000000"/>
        </w:rPr>
        <w:t>- days 7 and 14</w:t>
      </w:r>
    </w:p>
  </w:comment>
  <w:comment w:id="410" w:author="My Luong Vuong" w:date="2024-05-28T16:25:00Z" w:initials="MLV">
    <w:p w14:paraId="60F7928B" w14:textId="77777777" w:rsidR="00436E24" w:rsidRDefault="00436E24" w:rsidP="004A1D04">
      <w:pPr>
        <w:pStyle w:val="CommentText"/>
        <w:jc w:val="left"/>
      </w:pPr>
      <w:r>
        <w:rPr>
          <w:rStyle w:val="CommentReference"/>
        </w:rPr>
        <w:annotationRef/>
      </w:r>
      <w:r>
        <w:rPr>
          <w:lang w:val="en-US"/>
        </w:rPr>
        <w:t>thanks</w:t>
      </w:r>
    </w:p>
  </w:comment>
  <w:comment w:id="423" w:author="Microsoft Office User" w:date="2024-02-19T00:55:00Z" w:initials="MOU">
    <w:p w14:paraId="1DC9C87A" w14:textId="10FBFBE9"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424" w:author="My Luong Vuong" w:date="2024-05-12T15:35:00Z" w:initials="MLV">
    <w:p w14:paraId="79D15A8F" w14:textId="77777777" w:rsidR="008875A2" w:rsidRDefault="008875A2" w:rsidP="00FB209F">
      <w:pPr>
        <w:pStyle w:val="CommentText"/>
        <w:jc w:val="left"/>
      </w:pPr>
      <w:r>
        <w:rPr>
          <w:rStyle w:val="CommentReference"/>
        </w:rPr>
        <w:annotationRef/>
      </w:r>
      <w:r>
        <w:rPr>
          <w:lang w:val="en-US"/>
        </w:rPr>
        <w:t>Thank you. We added the clarification to the first sentence.</w:t>
      </w:r>
    </w:p>
  </w:comment>
  <w:comment w:id="431" w:author="Jan-Willem Alffenaar" w:date="2024-02-19T09:50:00Z" w:initials="JWA">
    <w:p w14:paraId="5E11EE4C" w14:textId="0F7EA2DF"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432" w:author="My Luong Vuong" w:date="2024-05-12T11:36:00Z" w:initials="MLV">
    <w:p w14:paraId="0123622D" w14:textId="77777777" w:rsidR="00C404E6" w:rsidRDefault="00C404E6" w:rsidP="0083676E">
      <w:pPr>
        <w:pStyle w:val="CommentText"/>
        <w:jc w:val="left"/>
      </w:pPr>
      <w:r>
        <w:rPr>
          <w:rStyle w:val="CommentReference"/>
        </w:rPr>
        <w:annotationRef/>
      </w:r>
      <w:r>
        <w:rPr>
          <w:lang w:val="en-US"/>
        </w:rPr>
        <w:t>Thank you. We have removed it.</w:t>
      </w:r>
    </w:p>
  </w:comment>
  <w:comment w:id="451" w:author="Erwin Dreesen" w:date="2024-05-18T22:40:00Z" w:initials="ED">
    <w:p w14:paraId="435144FA" w14:textId="77777777" w:rsidR="006C319C" w:rsidRDefault="006C319C" w:rsidP="0036396E">
      <w:pPr>
        <w:pStyle w:val="CommentText"/>
        <w:jc w:val="left"/>
      </w:pPr>
      <w:r>
        <w:rPr>
          <w:rStyle w:val="CommentReference"/>
        </w:rPr>
        <w:annotationRef/>
      </w:r>
      <w:r>
        <w:t>At steady state?</w:t>
      </w:r>
    </w:p>
  </w:comment>
  <w:comment w:id="452" w:author="My Luong Vuong" w:date="2024-05-28T16:28:00Z" w:initials="MLV">
    <w:p w14:paraId="49C86053" w14:textId="77777777" w:rsidR="0038739A" w:rsidRDefault="0038739A" w:rsidP="008E46E2">
      <w:pPr>
        <w:pStyle w:val="CommentText"/>
        <w:jc w:val="left"/>
      </w:pPr>
      <w:r>
        <w:rPr>
          <w:rStyle w:val="CommentReference"/>
        </w:rPr>
        <w:annotationRef/>
      </w:r>
      <w:r>
        <w:rPr>
          <w:lang w:val="en-US"/>
        </w:rPr>
        <w:t>I clarified it</w:t>
      </w:r>
    </w:p>
  </w:comment>
  <w:comment w:id="456" w:author="Erwin Dreesen" w:date="2024-05-18T22:39:00Z" w:initials="ED">
    <w:p w14:paraId="10CA6D46" w14:textId="69C330AC" w:rsidR="006C319C" w:rsidRDefault="006C319C" w:rsidP="00B47B4D">
      <w:pPr>
        <w:pStyle w:val="CommentText"/>
        <w:jc w:val="left"/>
      </w:pPr>
      <w:r>
        <w:rPr>
          <w:rStyle w:val="CommentReference"/>
        </w:rPr>
        <w:annotationRef/>
      </w:r>
      <w:r>
        <w:t>?? Be precise. Can you put a number on it?</w:t>
      </w:r>
    </w:p>
  </w:comment>
  <w:comment w:id="457" w:author="My Luong Vuong" w:date="2024-05-28T16:28:00Z" w:initials="MLV">
    <w:p w14:paraId="6B52A07C" w14:textId="77777777" w:rsidR="0038739A" w:rsidRDefault="0038739A" w:rsidP="00546966">
      <w:pPr>
        <w:pStyle w:val="CommentText"/>
        <w:jc w:val="left"/>
      </w:pPr>
      <w:r>
        <w:rPr>
          <w:rStyle w:val="CommentReference"/>
        </w:rPr>
        <w:annotationRef/>
      </w:r>
      <w:r>
        <w:rPr>
          <w:lang w:val="en-US"/>
        </w:rPr>
        <w:t>Done</w:t>
      </w:r>
    </w:p>
  </w:comment>
  <w:comment w:id="463" w:author="Brüggemann, Roger" w:date="2024-02-20T11:45:00Z" w:initials="BR">
    <w:p w14:paraId="054371B6" w14:textId="77777777" w:rsidR="00543749" w:rsidRDefault="00543749" w:rsidP="00543749">
      <w:pPr>
        <w:pStyle w:val="CommentText"/>
      </w:pPr>
      <w:r>
        <w:rPr>
          <w:rStyle w:val="CommentReference"/>
        </w:rPr>
        <w:annotationRef/>
      </w:r>
      <w:r>
        <w:t xml:space="preserve">But above you make it more specific with body weight and CRRT as covariates. </w:t>
      </w:r>
    </w:p>
  </w:comment>
  <w:comment w:id="464" w:author="My Luong Vuong" w:date="2024-05-12T19:53:00Z" w:initials="MLV">
    <w:p w14:paraId="46AA27F3" w14:textId="77777777" w:rsidR="005822CC" w:rsidRDefault="005822CC" w:rsidP="00FE290A">
      <w:pPr>
        <w:pStyle w:val="CommentText"/>
        <w:jc w:val="left"/>
      </w:pPr>
      <w:r>
        <w:rPr>
          <w:rStyle w:val="CommentReference"/>
        </w:rPr>
        <w:annotationRef/>
      </w:r>
      <w:r>
        <w:rPr>
          <w:lang w:val="en-US"/>
        </w:rPr>
        <w:t>Thank you. We have edited it.</w:t>
      </w:r>
    </w:p>
  </w:comment>
  <w:comment w:id="460" w:author="Microsoft Office User" w:date="2024-02-19T00:56:00Z" w:initials="MOU">
    <w:p w14:paraId="131A5986" w14:textId="38FC4F7F"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461"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462" w:author="My Luong Vuong" w:date="2024-05-12T16:00:00Z" w:initials="MLV">
    <w:p w14:paraId="215F7BFA" w14:textId="77777777" w:rsidR="008B1845" w:rsidRDefault="008B1845" w:rsidP="00ED04C5">
      <w:pPr>
        <w:pStyle w:val="CommentText"/>
        <w:jc w:val="left"/>
      </w:pPr>
      <w:r>
        <w:rPr>
          <w:rStyle w:val="CommentReference"/>
        </w:rPr>
        <w:annotationRef/>
      </w:r>
      <w:r>
        <w:rPr>
          <w:lang w:val="en-US"/>
        </w:rPr>
        <w:t>Thank you. We have made them more aligned.</w:t>
      </w:r>
    </w:p>
  </w:comment>
  <w:comment w:id="465" w:author="Sophie Stocker" w:date="2024-02-23T10:56:00Z" w:initials="SS">
    <w:p w14:paraId="583C292A" w14:textId="3E18A648" w:rsidR="00B446CE" w:rsidRDefault="00B446CE" w:rsidP="00B446CE">
      <w:pPr>
        <w:pStyle w:val="CommentText"/>
        <w:jc w:val="left"/>
      </w:pPr>
      <w:r>
        <w:rPr>
          <w:rStyle w:val="CommentReference"/>
        </w:rPr>
        <w:annotationRef/>
      </w:r>
      <w:r>
        <w:t>Comment on the clinically relevant covariates body weight and CRRT</w:t>
      </w:r>
    </w:p>
  </w:comment>
  <w:comment w:id="466" w:author="Microsoft Office User" w:date="2024-02-19T00:57:00Z" w:initials="MOU">
    <w:p w14:paraId="41D06624" w14:textId="790ADBFC" w:rsidR="00D47F6F" w:rsidRDefault="00D47F6F" w:rsidP="00372E0D">
      <w:pPr>
        <w:jc w:val="left"/>
      </w:pPr>
      <w:r>
        <w:rPr>
          <w:rStyle w:val="CommentReference"/>
        </w:rPr>
        <w:annotationRef/>
      </w:r>
      <w:r>
        <w:rPr>
          <w:color w:val="000000"/>
          <w:sz w:val="20"/>
          <w:szCs w:val="20"/>
        </w:rPr>
        <w:t>Clumsy wording, I suggest rewording for clarity</w:t>
      </w:r>
    </w:p>
  </w:comment>
  <w:comment w:id="467"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468" w:author="My Luong Vuong" w:date="2024-05-12T19:54:00Z" w:initials="MLV">
    <w:p w14:paraId="4F7372DA" w14:textId="77777777" w:rsidR="0071053B" w:rsidRDefault="0071053B" w:rsidP="00C568DD">
      <w:pPr>
        <w:pStyle w:val="CommentText"/>
        <w:jc w:val="left"/>
      </w:pPr>
      <w:r>
        <w:rPr>
          <w:rStyle w:val="CommentReference"/>
        </w:rPr>
        <w:annotationRef/>
      </w:r>
      <w:r>
        <w:rPr>
          <w:lang w:val="en-US"/>
        </w:rPr>
        <w:t>Thank you for your remark.</w:t>
      </w:r>
    </w:p>
  </w:comment>
  <w:comment w:id="470" w:author="Sophie Stocker" w:date="2024-02-23T10:58:00Z" w:initials="SS">
    <w:p w14:paraId="1B901E24" w14:textId="47C70A44"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471" w:author="Erwin Dreesen" w:date="2024-05-18T22:44:00Z" w:initials="ED">
    <w:p w14:paraId="395AF5FF" w14:textId="77777777" w:rsidR="006C319C" w:rsidRDefault="006C319C" w:rsidP="008A7FBA">
      <w:pPr>
        <w:pStyle w:val="CommentText"/>
        <w:jc w:val="left"/>
      </w:pPr>
      <w:r>
        <w:rPr>
          <w:rStyle w:val="CommentReference"/>
        </w:rPr>
        <w:annotationRef/>
      </w:r>
      <w:r>
        <w:t xml:space="preserve">I would mention this at the end of the Discussion as one of the </w:t>
      </w:r>
      <w:r>
        <w:rPr>
          <w:b/>
          <w:bCs/>
        </w:rPr>
        <w:t>Strengths</w:t>
      </w:r>
      <w:r>
        <w:t xml:space="preserve"> of your work.</w:t>
      </w:r>
    </w:p>
  </w:comment>
  <w:comment w:id="472" w:author="My Luong Vuong" w:date="2024-05-28T16:30:00Z" w:initials="MLV">
    <w:p w14:paraId="7D0EDC2C" w14:textId="77777777" w:rsidR="00325045" w:rsidRDefault="00325045" w:rsidP="00263255">
      <w:pPr>
        <w:pStyle w:val="CommentText"/>
        <w:jc w:val="left"/>
      </w:pPr>
      <w:r>
        <w:rPr>
          <w:rStyle w:val="CommentReference"/>
        </w:rPr>
        <w:annotationRef/>
      </w:r>
      <w:r>
        <w:rPr>
          <w:color w:val="000000"/>
        </w:rPr>
        <w:t>I included strengths here. In the last paragraph, I discussed the weaknesses.</w:t>
      </w:r>
    </w:p>
  </w:comment>
  <w:comment w:id="478" w:author="Indy Sandaradura" w:date="2024-02-02T08:42:00Z" w:initials="IS">
    <w:p w14:paraId="526B2ECB" w14:textId="424E0506" w:rsidR="00CF6500" w:rsidRDefault="00CF6500" w:rsidP="00CF6500">
      <w:pPr>
        <w:jc w:val="left"/>
      </w:pPr>
      <w:r>
        <w:rPr>
          <w:rStyle w:val="CommentReference"/>
        </w:rPr>
        <w:annotationRef/>
      </w:r>
      <w:r>
        <w:rPr>
          <w:color w:val="000000"/>
          <w:sz w:val="20"/>
          <w:szCs w:val="20"/>
        </w:rPr>
        <w:t>ability to describe/fit?</w:t>
      </w:r>
    </w:p>
  </w:comment>
  <w:comment w:id="479" w:author="My Luong Vuong" w:date="2024-05-12T19:57:00Z" w:initials="MLV">
    <w:p w14:paraId="17F42831" w14:textId="77777777" w:rsidR="00DF3462" w:rsidRDefault="00DF3462" w:rsidP="00D3665E">
      <w:pPr>
        <w:pStyle w:val="CommentText"/>
        <w:jc w:val="left"/>
      </w:pPr>
      <w:r>
        <w:rPr>
          <w:rStyle w:val="CommentReference"/>
        </w:rPr>
        <w:annotationRef/>
      </w:r>
      <w:r>
        <w:rPr>
          <w:lang w:val="en-US"/>
        </w:rPr>
        <w:t>Thank you. We have updated it.</w:t>
      </w:r>
    </w:p>
  </w:comment>
  <w:comment w:id="480" w:author="Sophie Stocker" w:date="2024-02-23T10:59:00Z" w:initials="SS">
    <w:p w14:paraId="13A9E641" w14:textId="0429AF84" w:rsidR="00EE3AF7" w:rsidRDefault="00EE3AF7" w:rsidP="00EE3AF7">
      <w:pPr>
        <w:pStyle w:val="CommentText"/>
        <w:jc w:val="left"/>
      </w:pPr>
      <w:r>
        <w:rPr>
          <w:rStyle w:val="CommentReference"/>
        </w:rPr>
        <w:annotationRef/>
      </w:r>
      <w:r>
        <w:t>Comment on the direction of the effect e.g. higher body weight lower PTA</w:t>
      </w:r>
    </w:p>
  </w:comment>
  <w:comment w:id="481" w:author="My Luong Vuong" w:date="2024-05-12T19:59:00Z" w:initials="MLV">
    <w:p w14:paraId="0AC0403E" w14:textId="77777777" w:rsidR="00AE10B9" w:rsidRDefault="00070081" w:rsidP="001D7807">
      <w:pPr>
        <w:pStyle w:val="CommentText"/>
        <w:jc w:val="left"/>
      </w:pPr>
      <w:r>
        <w:rPr>
          <w:rStyle w:val="CommentReference"/>
        </w:rPr>
        <w:annotationRef/>
      </w:r>
      <w:r w:rsidR="00AE10B9">
        <w:rPr>
          <w:color w:val="000000"/>
        </w:rPr>
        <w:t>Thank you. We added this.</w:t>
      </w:r>
    </w:p>
  </w:comment>
  <w:comment w:id="482" w:author="Erwin Dreesen" w:date="2024-05-18T22:46:00Z" w:initials="ED">
    <w:p w14:paraId="64C7CE6B" w14:textId="77777777" w:rsidR="006C319C" w:rsidRDefault="006C319C" w:rsidP="004D181F">
      <w:pPr>
        <w:pStyle w:val="CommentText"/>
        <w:jc w:val="left"/>
      </w:pPr>
      <w:r>
        <w:rPr>
          <w:rStyle w:val="CommentReference"/>
        </w:rPr>
        <w:annotationRef/>
      </w:r>
      <w:r>
        <w:t>Avoid general statements about clinical relevance without mentioning the dosing regimen.</w:t>
      </w:r>
    </w:p>
  </w:comment>
  <w:comment w:id="483" w:author="My Luong Vuong" w:date="2024-05-28T16:33:00Z" w:initials="MLV">
    <w:p w14:paraId="5E8AF2DD" w14:textId="77777777" w:rsidR="00F30A3A" w:rsidRDefault="00F30A3A" w:rsidP="00154659">
      <w:pPr>
        <w:pStyle w:val="CommentText"/>
        <w:jc w:val="left"/>
      </w:pPr>
      <w:r>
        <w:rPr>
          <w:rStyle w:val="CommentReference"/>
        </w:rPr>
        <w:annotationRef/>
      </w:r>
      <w:r>
        <w:rPr>
          <w:lang w:val="en-US"/>
        </w:rPr>
        <w:t>Thanks</w:t>
      </w:r>
    </w:p>
  </w:comment>
  <w:comment w:id="484" w:author="Sophie Stocker" w:date="2024-02-23T11:00:00Z" w:initials="SS">
    <w:p w14:paraId="4F535DA6" w14:textId="3414940F" w:rsidR="006E1FF3" w:rsidRDefault="006E1FF3" w:rsidP="006E1FF3">
      <w:pPr>
        <w:pStyle w:val="CommentText"/>
        <w:jc w:val="left"/>
      </w:pPr>
      <w:r>
        <w:rPr>
          <w:rStyle w:val="CommentReference"/>
        </w:rPr>
        <w:annotationRef/>
      </w:r>
      <w:r>
        <w:t xml:space="preserve">More convenient </w:t>
      </w:r>
    </w:p>
  </w:comment>
  <w:comment w:id="485"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489" w:author="Erwin Dreesen" w:date="2024-05-18T22:49:00Z" w:initials="ED">
    <w:p w14:paraId="4AE087A5" w14:textId="77777777" w:rsidR="006C319C" w:rsidRDefault="006C319C" w:rsidP="00285B06">
      <w:pPr>
        <w:pStyle w:val="CommentText"/>
        <w:jc w:val="left"/>
      </w:pPr>
      <w:r>
        <w:rPr>
          <w:rStyle w:val="CommentReference"/>
        </w:rPr>
        <w:annotationRef/>
      </w:r>
      <w:r>
        <w:t>But also not the standard dosing regimen?</w:t>
      </w:r>
    </w:p>
  </w:comment>
  <w:comment w:id="490" w:author="My Luong Vuong" w:date="2024-05-28T16:34:00Z" w:initials="MLV">
    <w:p w14:paraId="004EF18F" w14:textId="77777777" w:rsidR="002D585B" w:rsidRDefault="002D585B" w:rsidP="004758BF">
      <w:pPr>
        <w:pStyle w:val="CommentText"/>
        <w:jc w:val="left"/>
      </w:pPr>
      <w:r>
        <w:rPr>
          <w:rStyle w:val="CommentReference"/>
        </w:rPr>
        <w:annotationRef/>
      </w:r>
      <w:r>
        <w:rPr>
          <w:color w:val="000000"/>
        </w:rPr>
        <w:t>indeed</w:t>
      </w:r>
    </w:p>
  </w:comment>
  <w:comment w:id="491" w:author="My Luong Vuong" w:date="2024-05-28T16:34:00Z" w:initials="MLV">
    <w:p w14:paraId="17E673A5" w14:textId="77777777" w:rsidR="00FC145B" w:rsidRDefault="00FC145B" w:rsidP="00B50F82">
      <w:pPr>
        <w:pStyle w:val="CommentText"/>
        <w:jc w:val="left"/>
      </w:pPr>
      <w:r>
        <w:rPr>
          <w:rStyle w:val="CommentReference"/>
        </w:rPr>
        <w:annotationRef/>
      </w:r>
      <w:r>
        <w:rPr>
          <w:color w:val="000000"/>
        </w:rPr>
        <w:t>I have touched upon it later in the paragraph I believe.</w:t>
      </w:r>
    </w:p>
  </w:comment>
  <w:comment w:id="492" w:author="Erwin Dreesen" w:date="2024-05-18T22:49:00Z" w:initials="ED">
    <w:p w14:paraId="686A35F3" w14:textId="08B4D0CE" w:rsidR="006C319C" w:rsidRDefault="006C319C" w:rsidP="00BA3444">
      <w:pPr>
        <w:pStyle w:val="CommentText"/>
        <w:jc w:val="left"/>
      </w:pPr>
      <w:r>
        <w:rPr>
          <w:rStyle w:val="CommentReference"/>
        </w:rPr>
        <w:annotationRef/>
      </w:r>
      <w:r>
        <w:t>??</w:t>
      </w:r>
    </w:p>
  </w:comment>
  <w:comment w:id="493" w:author="My Luong Vuong" w:date="2024-05-28T16:35:00Z" w:initials="MLV">
    <w:p w14:paraId="0D62E754" w14:textId="77777777" w:rsidR="00200930" w:rsidRDefault="00200930" w:rsidP="00437EB0">
      <w:pPr>
        <w:pStyle w:val="CommentText"/>
        <w:jc w:val="left"/>
      </w:pPr>
      <w:r>
        <w:rPr>
          <w:rStyle w:val="CommentReference"/>
        </w:rPr>
        <w:annotationRef/>
      </w:r>
      <w:r>
        <w:rPr>
          <w:lang w:val="en-US"/>
        </w:rPr>
        <w:t>Thanks for editing</w:t>
      </w:r>
    </w:p>
  </w:comment>
  <w:comment w:id="487" w:author="Indy Sandaradura" w:date="2024-02-02T08:49:00Z" w:initials="IS">
    <w:p w14:paraId="392102F9" w14:textId="4DD643CE"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488"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4" w:history="1">
        <w:r w:rsidRPr="0092346E">
          <w:rPr>
            <w:rStyle w:val="Hyperlink"/>
            <w:lang w:val="en-US"/>
          </w:rPr>
          <w:t>https://ascpt.onlinelibrary.wiley.com/doi/10.1002/cpt.2489</w:t>
        </w:r>
      </w:hyperlink>
      <w:r>
        <w:rPr>
          <w:color w:val="000000"/>
          <w:lang w:val="en-US"/>
        </w:rPr>
        <w:t>,</w:t>
      </w:r>
    </w:p>
  </w:comment>
  <w:comment w:id="498" w:author="Erwin Dreesen" w:date="2024-05-18T22:49:00Z" w:initials="ED">
    <w:p w14:paraId="61D1AA10" w14:textId="77777777" w:rsidR="006C319C" w:rsidRDefault="006C319C" w:rsidP="00DB5AB9">
      <w:pPr>
        <w:pStyle w:val="CommentText"/>
        <w:jc w:val="left"/>
      </w:pPr>
      <w:r>
        <w:rPr>
          <w:rStyle w:val="CommentReference"/>
        </w:rPr>
        <w:annotationRef/>
      </w:r>
      <w:r>
        <w:t>More than one dosing regimen??</w:t>
      </w:r>
    </w:p>
  </w:comment>
  <w:comment w:id="499" w:author="My Luong Vuong" w:date="2024-05-28T16:35:00Z" w:initials="MLV">
    <w:p w14:paraId="0133A95F" w14:textId="77777777" w:rsidR="00200930" w:rsidRDefault="00200930" w:rsidP="000E1563">
      <w:pPr>
        <w:pStyle w:val="CommentText"/>
        <w:jc w:val="left"/>
      </w:pPr>
      <w:r>
        <w:rPr>
          <w:rStyle w:val="CommentReference"/>
        </w:rPr>
        <w:annotationRef/>
      </w:r>
      <w:r>
        <w:rPr>
          <w:lang w:val="en-US"/>
        </w:rPr>
        <w:t>My mistake</w:t>
      </w:r>
    </w:p>
  </w:comment>
  <w:comment w:id="510" w:author="Erwin Dreesen" w:date="2024-05-18T22:50:00Z" w:initials="ED">
    <w:p w14:paraId="33528848" w14:textId="1A07ED59" w:rsidR="006C319C" w:rsidRDefault="006C319C" w:rsidP="00ED4E4E">
      <w:pPr>
        <w:pStyle w:val="CommentText"/>
        <w:jc w:val="left"/>
      </w:pPr>
      <w:r>
        <w:rPr>
          <w:rStyle w:val="CommentReference"/>
        </w:rPr>
        <w:annotationRef/>
      </w:r>
      <w:r>
        <w:t>What do your data tell you?</w:t>
      </w:r>
    </w:p>
  </w:comment>
  <w:comment w:id="511" w:author="Erwin Dreesen" w:date="2024-05-18T22:51:00Z" w:initials="ED">
    <w:p w14:paraId="649EAA8E" w14:textId="77777777" w:rsidR="006C319C" w:rsidRDefault="006C319C" w:rsidP="00C94ED3">
      <w:pPr>
        <w:pStyle w:val="CommentText"/>
        <w:jc w:val="left"/>
      </w:pPr>
      <w:r>
        <w:rPr>
          <w:rStyle w:val="CommentReference"/>
        </w:rPr>
        <w:annotationRef/>
      </w:r>
      <w:r>
        <w:t>Always explain abbreviations at first use.</w:t>
      </w:r>
    </w:p>
  </w:comment>
  <w:comment w:id="512" w:author="My Luong Vuong" w:date="2024-05-28T16:35:00Z" w:initials="MLV">
    <w:p w14:paraId="5A767726" w14:textId="77777777" w:rsidR="00200930" w:rsidRDefault="00200930" w:rsidP="004D3910">
      <w:pPr>
        <w:pStyle w:val="CommentText"/>
        <w:jc w:val="left"/>
      </w:pPr>
      <w:r>
        <w:rPr>
          <w:rStyle w:val="CommentReference"/>
        </w:rPr>
        <w:annotationRef/>
      </w:r>
      <w:r>
        <w:rPr>
          <w:lang w:val="en-US"/>
        </w:rPr>
        <w:t>thanks</w:t>
      </w:r>
    </w:p>
  </w:comment>
  <w:comment w:id="513" w:author="Erwin Dreesen" w:date="2024-05-18T22:55:00Z" w:initials="ED">
    <w:p w14:paraId="0EAB5A66" w14:textId="6104A029" w:rsidR="00BA3DFC" w:rsidRDefault="00BA3DFC" w:rsidP="00671FDE">
      <w:pPr>
        <w:pStyle w:val="CommentText"/>
        <w:jc w:val="left"/>
      </w:pPr>
      <w:r>
        <w:rPr>
          <w:rStyle w:val="CommentReference"/>
        </w:rPr>
        <w:annotationRef/>
      </w:r>
      <w:r>
        <w:t>This paragraph was too big. I split it up here.</w:t>
      </w:r>
    </w:p>
  </w:comment>
  <w:comment w:id="514" w:author="My Luong Vuong" w:date="2024-05-28T16:36:00Z" w:initials="MLV">
    <w:p w14:paraId="7E63FD26" w14:textId="77777777" w:rsidR="00200930" w:rsidRDefault="00200930" w:rsidP="00FF793D">
      <w:pPr>
        <w:pStyle w:val="CommentText"/>
        <w:jc w:val="left"/>
      </w:pPr>
      <w:r>
        <w:rPr>
          <w:rStyle w:val="CommentReference"/>
        </w:rPr>
        <w:annotationRef/>
      </w:r>
      <w:r>
        <w:rPr>
          <w:lang w:val="en-US"/>
        </w:rPr>
        <w:t>thanks</w:t>
      </w:r>
    </w:p>
  </w:comment>
  <w:comment w:id="518" w:author="Erwin Dreesen" w:date="2024-05-18T22:54:00Z" w:initials="ED">
    <w:p w14:paraId="76F15F56" w14:textId="2D49C9A4" w:rsidR="00BA3DFC" w:rsidRDefault="00BA3DFC" w:rsidP="00C521C2">
      <w:pPr>
        <w:pStyle w:val="CommentText"/>
        <w:jc w:val="left"/>
      </w:pPr>
      <w:r>
        <w:rPr>
          <w:rStyle w:val="CommentReference"/>
        </w:rPr>
        <w:annotationRef/>
      </w:r>
      <w:r>
        <w:t>Needs rephrasing. What "observation" are you talking about?</w:t>
      </w:r>
    </w:p>
  </w:comment>
  <w:comment w:id="519" w:author="My Luong Vuong" w:date="2024-05-28T16:40:00Z" w:initials="MLV">
    <w:p w14:paraId="0C08D922" w14:textId="77777777" w:rsidR="000979C6" w:rsidRDefault="000979C6" w:rsidP="00B17831">
      <w:pPr>
        <w:pStyle w:val="CommentText"/>
        <w:jc w:val="left"/>
      </w:pPr>
      <w:r>
        <w:rPr>
          <w:rStyle w:val="CommentReference"/>
        </w:rPr>
        <w:annotationRef/>
      </w:r>
      <w:r>
        <w:rPr>
          <w:lang w:val="en-US"/>
        </w:rPr>
        <w:t>done</w:t>
      </w:r>
    </w:p>
  </w:comment>
  <w:comment w:id="521" w:author="Sophie Stocker" w:date="2024-02-23T11:02:00Z" w:initials="SS">
    <w:p w14:paraId="1AF02AC9" w14:textId="4CE4DE09" w:rsidR="009B530F" w:rsidRDefault="009B530F" w:rsidP="009B530F">
      <w:pPr>
        <w:pStyle w:val="CommentText"/>
        <w:jc w:val="left"/>
      </w:pPr>
      <w:r>
        <w:rPr>
          <w:rStyle w:val="CommentReference"/>
        </w:rPr>
        <w:annotationRef/>
      </w:r>
      <w:r>
        <w:t>Also inconsistent with the fact that fluconazole renally cleared….</w:t>
      </w:r>
    </w:p>
  </w:comment>
  <w:comment w:id="522"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523"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524"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525"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526" w:author="My Luong Vuong" w:date="2024-05-12T20:35:00Z" w:initials="MLV">
    <w:p w14:paraId="0767271A" w14:textId="77777777" w:rsidR="008B076C" w:rsidRDefault="008B076C" w:rsidP="00D80E1D">
      <w:pPr>
        <w:pStyle w:val="CommentText"/>
        <w:jc w:val="left"/>
      </w:pPr>
      <w:r>
        <w:rPr>
          <w:rStyle w:val="CommentReference"/>
        </w:rPr>
        <w:annotationRef/>
      </w:r>
      <w:r>
        <w:rPr>
          <w:lang w:val="en-US"/>
        </w:rPr>
        <w:t>Thank you. We have softened it.</w:t>
      </w:r>
    </w:p>
  </w:comment>
  <w:comment w:id="529" w:author="Microsoft Office User" w:date="2024-02-19T01:03:00Z" w:initials="MOU">
    <w:p w14:paraId="071C3770" w14:textId="28C00B60"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530" w:author="My Luong Vuong" w:date="2024-05-12T21:38:00Z" w:initials="MLV">
    <w:p w14:paraId="6FED434E" w14:textId="77777777" w:rsidR="00891F69" w:rsidRDefault="00891F69" w:rsidP="00017D5E">
      <w:pPr>
        <w:pStyle w:val="CommentText"/>
        <w:jc w:val="left"/>
      </w:pPr>
      <w:r>
        <w:rPr>
          <w:rStyle w:val="CommentReference"/>
        </w:rPr>
        <w:annotationRef/>
      </w:r>
      <w:r>
        <w:rPr>
          <w:lang w:val="en-US"/>
        </w:rPr>
        <w:t>Thank you. We have rephrased this.</w:t>
      </w:r>
    </w:p>
  </w:comment>
  <w:comment w:id="534" w:author="Erwin Dreesen" w:date="2024-05-18T23:02:00Z" w:initials="ED">
    <w:p w14:paraId="4F754C72" w14:textId="77777777" w:rsidR="00BA3DFC" w:rsidRDefault="00BA3DFC" w:rsidP="00B56EB3">
      <w:pPr>
        <w:pStyle w:val="CommentText"/>
        <w:jc w:val="left"/>
      </w:pPr>
      <w:r>
        <w:rPr>
          <w:rStyle w:val="CommentReference"/>
        </w:rPr>
        <w:annotationRef/>
      </w:r>
      <w:r>
        <w:t>Keep this</w:t>
      </w:r>
    </w:p>
  </w:comment>
  <w:comment w:id="535" w:author="My Luong Vuong" w:date="2024-05-28T16:42:00Z" w:initials="MLV">
    <w:p w14:paraId="27411C01" w14:textId="77777777" w:rsidR="00871189" w:rsidRDefault="00871189" w:rsidP="00EE52DD">
      <w:pPr>
        <w:pStyle w:val="CommentText"/>
        <w:jc w:val="left"/>
      </w:pPr>
      <w:r>
        <w:rPr>
          <w:rStyle w:val="CommentReference"/>
        </w:rPr>
        <w:annotationRef/>
      </w:r>
      <w:r>
        <w:rPr>
          <w:lang w:val="en-US"/>
        </w:rPr>
        <w:t>done</w:t>
      </w:r>
    </w:p>
  </w:comment>
  <w:comment w:id="531" w:author="Microsoft Office User" w:date="2024-02-19T01:04:00Z" w:initials="MOU">
    <w:p w14:paraId="34E89134" w14:textId="6CB56D98"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532" w:author="My Luong Vuong" w:date="2024-05-12T21:42:00Z" w:initials="MLV">
    <w:p w14:paraId="49B0C2CB" w14:textId="77777777" w:rsidR="007B2456" w:rsidRDefault="007B2456" w:rsidP="00B96AC0">
      <w:pPr>
        <w:pStyle w:val="CommentText"/>
        <w:jc w:val="left"/>
      </w:pPr>
      <w:r>
        <w:rPr>
          <w:rStyle w:val="CommentReference"/>
        </w:rPr>
        <w:annotationRef/>
      </w:r>
      <w:r>
        <w:rPr>
          <w:color w:val="000000"/>
        </w:rPr>
        <w:t>Thank you. We have rephrased it.</w:t>
      </w:r>
    </w:p>
  </w:comment>
  <w:comment w:id="541" w:author="Erwin Dreesen" w:date="2024-05-18T23:03:00Z" w:initials="ED">
    <w:p w14:paraId="4F254FEB" w14:textId="77777777" w:rsidR="009946B5" w:rsidRDefault="009946B5" w:rsidP="00E86C64">
      <w:pPr>
        <w:pStyle w:val="CommentText"/>
        <w:jc w:val="left"/>
      </w:pPr>
      <w:r>
        <w:rPr>
          <w:rStyle w:val="CommentReference"/>
        </w:rPr>
        <w:annotationRef/>
      </w:r>
      <w:r>
        <w:t>Avoid mixing British and American</w:t>
      </w:r>
    </w:p>
  </w:comment>
  <w:comment w:id="542" w:author="My Luong Vuong" w:date="2024-05-28T16:43:00Z" w:initials="MLV">
    <w:p w14:paraId="53D01A22" w14:textId="77777777" w:rsidR="00871189" w:rsidRDefault="00871189" w:rsidP="001E2755">
      <w:pPr>
        <w:pStyle w:val="CommentText"/>
        <w:jc w:val="left"/>
      </w:pPr>
      <w:r>
        <w:rPr>
          <w:rStyle w:val="CommentReference"/>
        </w:rPr>
        <w:annotationRef/>
      </w:r>
      <w:r>
        <w:rPr>
          <w:lang w:val="en-US"/>
        </w:rPr>
        <w:t>thanks</w:t>
      </w:r>
    </w:p>
  </w:comment>
  <w:comment w:id="540" w:author="Jan-Willem Alffenaar" w:date="2024-02-19T10:21:00Z" w:initials="JWA">
    <w:p w14:paraId="2471F229" w14:textId="506BB413" w:rsidR="00ED75AC" w:rsidRDefault="00ED75AC" w:rsidP="00ED75AC">
      <w:pPr>
        <w:pStyle w:val="CommentText"/>
        <w:jc w:val="left"/>
      </w:pPr>
      <w:r>
        <w:rPr>
          <w:rStyle w:val="CommentReference"/>
        </w:rPr>
        <w:annotationRef/>
      </w:r>
      <w:r>
        <w:t>Where is this hospital; would love to work there. ☺️</w:t>
      </w:r>
    </w:p>
  </w:comment>
  <w:comment w:id="543"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544" w:author="My Luong Vuong" w:date="2024-05-12T21:44:00Z" w:initials="MLV">
    <w:p w14:paraId="7DF16612" w14:textId="77777777" w:rsidR="009633A0" w:rsidRDefault="009633A0" w:rsidP="00AD6C9C">
      <w:pPr>
        <w:pStyle w:val="CommentText"/>
        <w:jc w:val="left"/>
      </w:pPr>
      <w:r>
        <w:rPr>
          <w:rStyle w:val="CommentReference"/>
        </w:rPr>
        <w:annotationRef/>
      </w:r>
      <w:r>
        <w:rPr>
          <w:lang w:val="en-US"/>
        </w:rPr>
        <w:t>Thank you. We have refined the sentence.</w:t>
      </w:r>
    </w:p>
  </w:comment>
  <w:comment w:id="551" w:author="Microsoft Office User" w:date="2024-02-19T01:06:00Z" w:initials="MOU">
    <w:p w14:paraId="7E18A62A" w14:textId="7940EBA6"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552"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553"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556"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557"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558" w:author="My Luong Vuong" w:date="2024-05-12T22:02:00Z" w:initials="MLV">
    <w:p w14:paraId="319789BC" w14:textId="77777777" w:rsidR="00383D3E" w:rsidRDefault="00383D3E" w:rsidP="0037436E">
      <w:pPr>
        <w:pStyle w:val="CommentText"/>
        <w:jc w:val="left"/>
      </w:pPr>
      <w:r>
        <w:rPr>
          <w:rStyle w:val="CommentReference"/>
        </w:rPr>
        <w:annotationRef/>
      </w:r>
      <w:r>
        <w:rPr>
          <w:lang w:val="en-US"/>
        </w:rPr>
        <w:t>We have provided more clarifications.</w:t>
      </w:r>
    </w:p>
  </w:comment>
  <w:comment w:id="562" w:author="Indy Sandaradura" w:date="2024-02-02T08:54:00Z" w:initials="IS">
    <w:p w14:paraId="43916335" w14:textId="0CD9B442" w:rsidR="00F02842" w:rsidRDefault="00F02842" w:rsidP="00F02842">
      <w:pPr>
        <w:jc w:val="left"/>
      </w:pPr>
      <w:r>
        <w:rPr>
          <w:rStyle w:val="CommentReference"/>
        </w:rPr>
        <w:annotationRef/>
      </w:r>
      <w:r>
        <w:rPr>
          <w:color w:val="000000"/>
          <w:sz w:val="20"/>
          <w:szCs w:val="20"/>
        </w:rPr>
        <w:t>Would this not have been sensible at the start?</w:t>
      </w:r>
    </w:p>
  </w:comment>
  <w:comment w:id="563"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564"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565"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566" w:author="Erwin Dreesen" w:date="2024-05-18T23:06:00Z" w:initials="ED">
    <w:p w14:paraId="537EBAFB" w14:textId="77777777" w:rsidR="009946B5" w:rsidRDefault="009946B5" w:rsidP="00702631">
      <w:pPr>
        <w:pStyle w:val="CommentText"/>
        <w:jc w:val="left"/>
      </w:pPr>
      <w:r>
        <w:rPr>
          <w:rStyle w:val="CommentReference"/>
        </w:rPr>
        <w:annotationRef/>
      </w:r>
      <w:r>
        <w:t>It is important that for each limitation, you also share some positive insights.</w:t>
      </w:r>
    </w:p>
  </w:comment>
  <w:comment w:id="567" w:author="My Luong Vuong" w:date="2024-05-28T16:44:00Z" w:initials="MLV">
    <w:p w14:paraId="18A740EA" w14:textId="77777777" w:rsidR="00070472" w:rsidRDefault="00070472" w:rsidP="00571659">
      <w:pPr>
        <w:pStyle w:val="CommentText"/>
        <w:jc w:val="left"/>
      </w:pPr>
      <w:r>
        <w:rPr>
          <w:rStyle w:val="CommentReference"/>
        </w:rPr>
        <w:annotationRef/>
      </w:r>
      <w:r>
        <w:rPr>
          <w:lang w:val="en-US"/>
        </w:rPr>
        <w:t>Agreed!</w:t>
      </w:r>
    </w:p>
  </w:comment>
  <w:comment w:id="569" w:author="Wicha, Sebastian" w:date="2024-02-23T16:23:00Z" w:initials="SW">
    <w:p w14:paraId="6D59B789" w14:textId="05536F8B" w:rsidR="004B7F0D" w:rsidRDefault="004B7F0D" w:rsidP="004B7F0D">
      <w:pPr>
        <w:pStyle w:val="CommentText"/>
      </w:pPr>
      <w:r>
        <w:rPr>
          <w:rStyle w:val="CommentReference"/>
        </w:rPr>
        <w:annotationRef/>
      </w:r>
      <w:r>
        <w:t>I don’t understand why this precludes testing different RRT types as categorical covariate?</w:t>
      </w:r>
    </w:p>
  </w:comment>
  <w:comment w:id="570"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571" w:author="Erwin Dreesen" w:date="2024-05-18T23:08:00Z" w:initials="ED">
    <w:p w14:paraId="651267F3" w14:textId="77777777" w:rsidR="009946B5" w:rsidRDefault="009946B5" w:rsidP="007B1262">
      <w:pPr>
        <w:pStyle w:val="CommentText"/>
        <w:jc w:val="left"/>
      </w:pPr>
      <w:r>
        <w:rPr>
          <w:rStyle w:val="CommentReference"/>
        </w:rPr>
        <w:annotationRef/>
      </w:r>
      <w:r>
        <w:t>Better not say this.</w:t>
      </w:r>
    </w:p>
  </w:comment>
  <w:comment w:id="572" w:author="My Luong Vuong" w:date="2024-05-28T16:45:00Z" w:initials="MLV">
    <w:p w14:paraId="54FF686E" w14:textId="77777777" w:rsidR="00070472" w:rsidRDefault="00070472" w:rsidP="00543E5A">
      <w:pPr>
        <w:pStyle w:val="CommentText"/>
        <w:jc w:val="left"/>
      </w:pPr>
      <w:r>
        <w:rPr>
          <w:rStyle w:val="CommentReference"/>
        </w:rPr>
        <w:annotationRef/>
      </w:r>
      <w:r>
        <w:rPr>
          <w:lang w:val="en-US"/>
        </w:rPr>
        <w:t>agreed</w:t>
      </w:r>
    </w:p>
  </w:comment>
  <w:comment w:id="574" w:author="Erwin Dreesen" w:date="2024-05-18T23:09:00Z" w:initials="ED">
    <w:p w14:paraId="16CFE6DC" w14:textId="1611C29D" w:rsidR="009946B5" w:rsidRDefault="009946B5" w:rsidP="00840315">
      <w:pPr>
        <w:pStyle w:val="CommentText"/>
        <w:jc w:val="left"/>
      </w:pPr>
      <w:r>
        <w:rPr>
          <w:rStyle w:val="CommentReference"/>
        </w:rPr>
        <w:annotationRef/>
      </w:r>
      <w:r>
        <w:t>I added a sentence above about the model code allowing external evaluation. Maybe you should move that sentence here?</w:t>
      </w:r>
    </w:p>
  </w:comment>
  <w:comment w:id="575" w:author="My Luong Vuong" w:date="2024-05-28T16:45:00Z" w:initials="MLV">
    <w:p w14:paraId="23C2E1DB" w14:textId="77777777" w:rsidR="00DF3104" w:rsidRDefault="00DF3104" w:rsidP="00D4498E">
      <w:pPr>
        <w:pStyle w:val="CommentText"/>
        <w:jc w:val="left"/>
      </w:pPr>
      <w:r>
        <w:rPr>
          <w:rStyle w:val="CommentReference"/>
        </w:rPr>
        <w:annotationRef/>
      </w:r>
      <w:r>
        <w:rPr>
          <w:lang w:val="en-US"/>
        </w:rPr>
        <w:t>done</w:t>
      </w:r>
    </w:p>
  </w:comment>
  <w:comment w:id="578" w:author="Erwin Dreesen" w:date="2024-05-18T23:06:00Z" w:initials="ED">
    <w:p w14:paraId="7B682A2C" w14:textId="77777777" w:rsidR="008E0107" w:rsidRDefault="008E0107" w:rsidP="008E0107">
      <w:pPr>
        <w:pStyle w:val="CommentText"/>
        <w:jc w:val="left"/>
      </w:pPr>
      <w:r>
        <w:rPr>
          <w:rStyle w:val="CommentReference"/>
        </w:rPr>
        <w:annotationRef/>
      </w:r>
      <w:r>
        <w:t>It is important that for each limitation, you also share some positive insights.</w:t>
      </w:r>
    </w:p>
  </w:comment>
  <w:comment w:id="579" w:author="My Luong Vuong" w:date="2024-05-21T12:24:00Z" w:initials="MLV">
    <w:p w14:paraId="6626D025" w14:textId="77777777" w:rsidR="008E0107" w:rsidRDefault="008E0107" w:rsidP="008E0107">
      <w:pPr>
        <w:pStyle w:val="CommentText"/>
        <w:jc w:val="left"/>
      </w:pPr>
      <w:r>
        <w:rPr>
          <w:rStyle w:val="CommentReference"/>
        </w:rPr>
        <w:annotationRef/>
      </w:r>
      <w:r>
        <w:rPr>
          <w:lang w:val="en-US"/>
        </w:rPr>
        <w:t>Thanks.</w:t>
      </w:r>
    </w:p>
  </w:comment>
  <w:comment w:id="580" w:author="Erwin Dreesen" w:date="2024-05-18T23:09:00Z" w:initials="ED">
    <w:p w14:paraId="7A0C0683" w14:textId="77777777" w:rsidR="008E0107" w:rsidRDefault="008E0107" w:rsidP="008E0107">
      <w:pPr>
        <w:pStyle w:val="CommentText"/>
        <w:jc w:val="left"/>
      </w:pPr>
      <w:r>
        <w:rPr>
          <w:rStyle w:val="CommentReference"/>
        </w:rPr>
        <w:annotationRef/>
      </w:r>
      <w:r>
        <w:t>I added a sentence above about the model code allowing external evaluation. Maybe you should move that sentence here?</w:t>
      </w:r>
    </w:p>
  </w:comment>
  <w:comment w:id="582" w:author="Jan-Willem Alffenaar" w:date="2024-02-19T10:50:00Z" w:initials="JWA">
    <w:p w14:paraId="0F08A108" w14:textId="4054B16B" w:rsidR="00AA0530" w:rsidRDefault="00AA0530" w:rsidP="00AA0530">
      <w:pPr>
        <w:pStyle w:val="CommentText"/>
        <w:jc w:val="left"/>
      </w:pPr>
      <w:r>
        <w:rPr>
          <w:rStyle w:val="CommentReference"/>
        </w:rPr>
        <w:annotationRef/>
      </w:r>
      <w:r>
        <w:t>Remove from conclusion</w:t>
      </w:r>
    </w:p>
  </w:comment>
  <w:comment w:id="583"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584" w:author="My Luong Vuong" w:date="2024-05-12T22:15:00Z" w:initials="MLV">
    <w:p w14:paraId="5BB38FE0" w14:textId="77777777" w:rsidR="00E9651D" w:rsidRDefault="00E9651D" w:rsidP="00204030">
      <w:pPr>
        <w:pStyle w:val="CommentText"/>
        <w:jc w:val="left"/>
      </w:pPr>
      <w:r>
        <w:rPr>
          <w:rStyle w:val="CommentReference"/>
        </w:rPr>
        <w:annotationRef/>
      </w:r>
      <w:r>
        <w:rPr>
          <w:lang w:val="en-US"/>
        </w:rPr>
        <w:t>Thank you. We have made it more consistent.</w:t>
      </w:r>
    </w:p>
  </w:comment>
  <w:comment w:id="594"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595"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596"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597"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CF693F" w15:done="0"/>
  <w15:commentEx w15:paraId="33ADDD2E" w15:paraIdParent="19CF693F" w15:done="0"/>
  <w15:commentEx w15:paraId="48D957E6" w15:done="0"/>
  <w15:commentEx w15:paraId="5609985D" w15:paraIdParent="48D957E6" w15:done="0"/>
  <w15:commentEx w15:paraId="4649FF2D" w15:done="0"/>
  <w15:commentEx w15:paraId="6A7C626E" w15:paraIdParent="4649FF2D" w15:done="0"/>
  <w15:commentEx w15:paraId="41E4B194" w15:done="0"/>
  <w15:commentEx w15:paraId="2CF50B12" w15:paraIdParent="41E4B194" w15:done="0"/>
  <w15:commentEx w15:paraId="47C031C8" w15:done="0"/>
  <w15:commentEx w15:paraId="08FB9F5E" w15:done="0"/>
  <w15:commentEx w15:paraId="59FA0CF4" w15:paraIdParent="08FB9F5E" w15:done="0"/>
  <w15:commentEx w15:paraId="4BE042E5" w15:done="0"/>
  <w15:commentEx w15:paraId="2E80D983" w15:paraIdParent="4BE042E5" w15:done="0"/>
  <w15:commentEx w15:paraId="5F42CD6A" w15:done="0"/>
  <w15:commentEx w15:paraId="49E5B878" w15:paraIdParent="5F42CD6A" w15:done="0"/>
  <w15:commentEx w15:paraId="1A989D60" w15:done="0"/>
  <w15:commentEx w15:paraId="1602AE08" w15:paraIdParent="1A989D60" w15:done="0"/>
  <w15:commentEx w15:paraId="308ADEC6" w15:done="0"/>
  <w15:commentEx w15:paraId="72C39D16" w15:paraIdParent="308ADEC6" w15:done="0"/>
  <w15:commentEx w15:paraId="4B603BFE" w15:done="0"/>
  <w15:commentEx w15:paraId="3571E63A" w15:done="0"/>
  <w15:commentEx w15:paraId="3A9D42ED" w15:paraIdParent="3571E63A" w15:done="0"/>
  <w15:commentEx w15:paraId="2EE72C17" w15:done="0"/>
  <w15:commentEx w15:paraId="099C6591" w15:paraIdParent="2EE72C17" w15:done="0"/>
  <w15:commentEx w15:paraId="458869FC" w15:paraIdParent="2EE72C17" w15:done="0"/>
  <w15:commentEx w15:paraId="6FE07E38" w15:done="0"/>
  <w15:commentEx w15:paraId="270B2B7B" w15:paraIdParent="6FE07E38" w15:done="0"/>
  <w15:commentEx w15:paraId="2BD84284" w15:done="0"/>
  <w15:commentEx w15:paraId="43CA65B6" w15:paraIdParent="2BD84284" w15:done="0"/>
  <w15:commentEx w15:paraId="3EEB68AC" w15:done="0"/>
  <w15:commentEx w15:paraId="528ACC9A" w15:paraIdParent="3EEB68AC" w15:done="0"/>
  <w15:commentEx w15:paraId="0B6AEF0B" w15:paraIdParent="528ACC9A" w15:done="0"/>
  <w15:commentEx w15:paraId="075F5326" w15:done="0"/>
  <w15:commentEx w15:paraId="67AF45AA" w15:paraIdParent="075F5326" w15:done="0"/>
  <w15:commentEx w15:paraId="05A34DD9" w15:done="0"/>
  <w15:commentEx w15:paraId="00F73814" w15:paraIdParent="05A34DD9" w15:done="0"/>
  <w15:commentEx w15:paraId="7E09488F" w15:done="0"/>
  <w15:commentEx w15:paraId="725E363E" w15:paraIdParent="7E09488F" w15:done="0"/>
  <w15:commentEx w15:paraId="582E2AFD" w15:done="0"/>
  <w15:commentEx w15:paraId="1C9855C1" w15:paraIdParent="582E2AFD" w15:done="0"/>
  <w15:commentEx w15:paraId="28B10AF1" w15:done="0"/>
  <w15:commentEx w15:paraId="146D03AC" w15:paraIdParent="28B10AF1" w15:done="0"/>
  <w15:commentEx w15:paraId="08A31B37" w15:done="0"/>
  <w15:commentEx w15:paraId="6C7AFE4D" w15:paraIdParent="08A31B37" w15:done="0"/>
  <w15:commentEx w15:paraId="5B9ECA6C" w15:paraIdParent="08A31B37" w15:done="0"/>
  <w15:commentEx w15:paraId="295A1EB7" w15:done="0"/>
  <w15:commentEx w15:paraId="74489B04" w15:paraIdParent="295A1EB7" w15:done="0"/>
  <w15:commentEx w15:paraId="31B77A55" w15:done="0"/>
  <w15:commentEx w15:paraId="46C2E8A0" w15:paraIdParent="31B77A55" w15:done="0"/>
  <w15:commentEx w15:paraId="2F098201" w15:done="0"/>
  <w15:commentEx w15:paraId="3938475C" w15:paraIdParent="2F098201" w15:done="0"/>
  <w15:commentEx w15:paraId="3B211377" w15:paraIdParent="2F098201" w15:done="0"/>
  <w15:commentEx w15:paraId="287F5919" w15:paraIdParent="2F098201" w15:done="0"/>
  <w15:commentEx w15:paraId="35D3448A" w15:done="0"/>
  <w15:commentEx w15:paraId="5D039896" w15:paraIdParent="35D3448A" w15:done="0"/>
  <w15:commentEx w15:paraId="16E42D38" w15:done="0"/>
  <w15:commentEx w15:paraId="7924F4D0" w15:done="0"/>
  <w15:commentEx w15:paraId="232497F6" w15:paraIdParent="7924F4D0" w15:done="0"/>
  <w15:commentEx w15:paraId="3F8F5C97" w15:done="0"/>
  <w15:commentEx w15:paraId="282635CE" w15:paraIdParent="3F8F5C97" w15:done="0"/>
  <w15:commentEx w15:paraId="78E335BD" w15:done="0"/>
  <w15:commentEx w15:paraId="667889FC" w15:paraIdParent="78E335BD" w15:done="0"/>
  <w15:commentEx w15:paraId="7B80E9C9" w15:done="0"/>
  <w15:commentEx w15:paraId="0D2C09FD" w15:paraIdParent="7B80E9C9" w15:done="0"/>
  <w15:commentEx w15:paraId="08624861" w15:done="0"/>
  <w15:commentEx w15:paraId="6950B459" w15:paraIdParent="08624861" w15:done="0"/>
  <w15:commentEx w15:paraId="7C441103" w15:done="0"/>
  <w15:commentEx w15:paraId="7042F732"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316D6E8F" w15:done="0"/>
  <w15:commentEx w15:paraId="48833A5C" w15:paraIdParent="316D6E8F" w15:done="0"/>
  <w15:commentEx w15:paraId="5ABBC0DF" w15:done="0"/>
  <w15:commentEx w15:paraId="637B7244" w15:paraIdParent="5ABBC0DF" w15:done="0"/>
  <w15:commentEx w15:paraId="11AB236E" w15:done="0"/>
  <w15:commentEx w15:paraId="5E3B29EF" w15:paraIdParent="11AB236E" w15:done="0"/>
  <w15:commentEx w15:paraId="3100C424" w15:done="0"/>
  <w15:commentEx w15:paraId="22245B61" w15:paraIdParent="3100C424" w15:done="0"/>
  <w15:commentEx w15:paraId="4AA73FFC" w15:done="0"/>
  <w15:commentEx w15:paraId="69AED51F" w15:paraIdParent="4AA73FFC" w15:done="0"/>
  <w15:commentEx w15:paraId="56EF652C" w15:done="0"/>
  <w15:commentEx w15:paraId="0B7BFBBC" w15:paraIdParent="56EF652C" w15:done="0"/>
  <w15:commentEx w15:paraId="27DF82C0" w15:paraIdParent="56EF652C" w15:done="0"/>
  <w15:commentEx w15:paraId="4C334D7C" w15:done="0"/>
  <w15:commentEx w15:paraId="522C4301" w15:paraIdParent="4C334D7C" w15:done="0"/>
  <w15:commentEx w15:paraId="1F18D289" w15:done="0"/>
  <w15:commentEx w15:paraId="1BB41C0B" w15:paraIdParent="1F18D289" w15:done="0"/>
  <w15:commentEx w15:paraId="7976A3BC" w15:done="0"/>
  <w15:commentEx w15:paraId="77BEB748" w15:paraIdParent="7976A3BC" w15:done="0"/>
  <w15:commentEx w15:paraId="4EA59ABC" w15:done="0"/>
  <w15:commentEx w15:paraId="04AD3634" w15:paraIdParent="4EA59ABC" w15:done="0"/>
  <w15:commentEx w15:paraId="711A4305" w15:done="0"/>
  <w15:commentEx w15:paraId="3B43867A" w15:paraIdParent="711A4305" w15:done="0"/>
  <w15:commentEx w15:paraId="073F83A5" w15:paraIdParent="3B43867A" w15:done="0"/>
  <w15:commentEx w15:paraId="48C5323D" w15:done="0"/>
  <w15:commentEx w15:paraId="03B661B1" w15:paraIdParent="48C5323D" w15:done="0"/>
  <w15:commentEx w15:paraId="23A36A5D" w15:paraIdParent="48C5323D" w15:done="0"/>
  <w15:commentEx w15:paraId="48425D38" w15:done="0"/>
  <w15:commentEx w15:paraId="5B753DE4" w15:paraIdParent="48425D38" w15:done="0"/>
  <w15:commentEx w15:paraId="66985067" w15:done="0"/>
  <w15:commentEx w15:paraId="5599030C" w15:paraIdParent="66985067" w15:done="0"/>
  <w15:commentEx w15:paraId="4F4391A9" w15:done="0"/>
  <w15:commentEx w15:paraId="04117104" w15:paraIdParent="4F4391A9" w15:done="0"/>
  <w15:commentEx w15:paraId="2AD6A4F2" w15:paraIdParent="4F4391A9" w15:done="0"/>
  <w15:commentEx w15:paraId="3F007602" w15:done="0"/>
  <w15:commentEx w15:paraId="2BDACB94" w15:paraIdParent="3F007602" w15:done="0"/>
  <w15:commentEx w15:paraId="0A6C4F31" w15:done="0"/>
  <w15:commentEx w15:paraId="5B57CC08" w15:paraIdParent="0A6C4F31" w15:done="0"/>
  <w15:commentEx w15:paraId="5358D58D" w15:done="0"/>
  <w15:commentEx w15:paraId="73D3119C" w15:paraIdParent="5358D58D" w15:done="0"/>
  <w15:commentEx w15:paraId="4EE17147" w15:done="0"/>
  <w15:commentEx w15:paraId="2294BB65" w15:paraIdParent="4EE17147" w15:done="0"/>
  <w15:commentEx w15:paraId="3F765B23" w15:done="0"/>
  <w15:commentEx w15:paraId="22DB4D8B" w15:paraIdParent="3F765B23" w15:done="0"/>
  <w15:commentEx w15:paraId="756DE079" w15:done="0"/>
  <w15:commentEx w15:paraId="081F8CC7" w15:done="0"/>
  <w15:commentEx w15:paraId="3BF2ACB9" w15:paraIdParent="081F8CC7" w15:done="0"/>
  <w15:commentEx w15:paraId="1DE07876" w15:done="0"/>
  <w15:commentEx w15:paraId="353FD0C3" w15:paraIdParent="1DE07876" w15:done="0"/>
  <w15:commentEx w15:paraId="60EEB75C" w15:done="0"/>
  <w15:commentEx w15:paraId="25D31DEC" w15:paraIdParent="60EEB75C" w15:done="0"/>
  <w15:commentEx w15:paraId="1B1EF5E6" w15:done="0"/>
  <w15:commentEx w15:paraId="130DCB14" w15:paraIdParent="1B1EF5E6" w15:done="0"/>
  <w15:commentEx w15:paraId="1D61C2D5" w15:done="0"/>
  <w15:commentEx w15:paraId="5D4F5D1C" w15:paraIdParent="1D61C2D5" w15:done="0"/>
  <w15:commentEx w15:paraId="215EF5CD" w15:done="0"/>
  <w15:commentEx w15:paraId="05F107C4" w15:paraIdParent="215EF5CD" w15:done="0"/>
  <w15:commentEx w15:paraId="5A1E255D" w15:done="0"/>
  <w15:commentEx w15:paraId="44A77C45" w15:paraIdParent="5A1E255D" w15:done="0"/>
  <w15:commentEx w15:paraId="03D96A02" w15:done="0"/>
  <w15:commentEx w15:paraId="2C5B38FC" w15:paraIdParent="03D96A02" w15:done="0"/>
  <w15:commentEx w15:paraId="6C08A820" w15:done="0"/>
  <w15:commentEx w15:paraId="135E20B5" w15:paraIdParent="6C08A820" w15:done="0"/>
  <w15:commentEx w15:paraId="198CA15A" w15:done="0"/>
  <w15:commentEx w15:paraId="6B2CBD4B" w15:paraIdParent="198CA15A" w15:done="0"/>
  <w15:commentEx w15:paraId="51B01665" w15:done="0"/>
  <w15:commentEx w15:paraId="59C6B01F" w15:paraIdParent="51B01665" w15:done="0"/>
  <w15:commentEx w15:paraId="75D374D9" w15:done="0"/>
  <w15:commentEx w15:paraId="0B6B06A5" w15:paraIdParent="75D374D9" w15:done="0"/>
  <w15:commentEx w15:paraId="23B9BF58" w15:done="0"/>
  <w15:commentEx w15:paraId="69FBC977" w15:paraIdParent="23B9BF58" w15:done="0"/>
  <w15:commentEx w15:paraId="74AD04A9" w15:paraIdParent="23B9BF58" w15:done="0"/>
  <w15:commentEx w15:paraId="5946AD15" w15:done="0"/>
  <w15:commentEx w15:paraId="2E753024" w15:paraIdParent="5946AD15" w15:done="0"/>
  <w15:commentEx w15:paraId="2C0D51EA" w15:paraIdParent="5946AD15" w15:done="0"/>
  <w15:commentEx w15:paraId="1950BE23" w15:done="0"/>
  <w15:commentEx w15:paraId="75EE9198" w15:paraIdParent="1950BE23" w15:done="0"/>
  <w15:commentEx w15:paraId="77D59660" w15:done="0"/>
  <w15:commentEx w15:paraId="5CE48D80" w15:paraIdParent="77D59660" w15:done="0"/>
  <w15:commentEx w15:paraId="369A7547" w15:done="0"/>
  <w15:commentEx w15:paraId="5E91F14B" w15:paraIdParent="369A7547" w15:done="0"/>
  <w15:commentEx w15:paraId="127AD9A6" w15:done="0"/>
  <w15:commentEx w15:paraId="0F6CA57C" w15:paraIdParent="127AD9A6" w15:done="0"/>
  <w15:commentEx w15:paraId="26852D31" w15:done="0"/>
  <w15:commentEx w15:paraId="11347ED2" w15:paraIdParent="26852D31" w15:done="0"/>
  <w15:commentEx w15:paraId="068EB577" w15:done="0"/>
  <w15:commentEx w15:paraId="3A50BB81" w15:paraIdParent="068EB577" w15:done="0"/>
  <w15:commentEx w15:paraId="4266CA04" w15:paraIdParent="068EB577" w15:done="0"/>
  <w15:commentEx w15:paraId="7E56F99C" w15:done="0"/>
  <w15:commentEx w15:paraId="3F2B18C4" w15:paraIdParent="7E56F99C" w15:done="0"/>
  <w15:commentEx w15:paraId="59D83D7F" w15:done="0"/>
  <w15:commentEx w15:paraId="4D739BA8" w15:paraIdParent="59D83D7F" w15:done="0"/>
  <w15:commentEx w15:paraId="32C97F54" w15:done="0"/>
  <w15:commentEx w15:paraId="3F22865A" w15:paraIdParent="32C97F54" w15:done="0"/>
  <w15:commentEx w15:paraId="1B4B4128" w15:done="0"/>
  <w15:commentEx w15:paraId="310F4AD0" w15:paraIdParent="1B4B4128" w15:done="0"/>
  <w15:commentEx w15:paraId="2FCC0BC9" w15:paraIdParent="1B4B4128" w15:done="0"/>
  <w15:commentEx w15:paraId="3FA4B424" w15:done="0"/>
  <w15:commentEx w15:paraId="1112669D" w15:paraIdParent="3FA4B424" w15:done="0"/>
  <w15:commentEx w15:paraId="0BF6654E" w15:done="0"/>
  <w15:commentEx w15:paraId="1B405829" w15:paraIdParent="0BF6654E" w15:done="0"/>
  <w15:commentEx w15:paraId="12EAF7AC" w15:done="0"/>
  <w15:commentEx w15:paraId="6AEBCBA2" w15:paraIdParent="12EAF7AC" w15:done="0"/>
  <w15:commentEx w15:paraId="17E2B10E" w15:done="0"/>
  <w15:commentEx w15:paraId="78EDA840" w15:paraIdParent="17E2B10E" w15:done="0"/>
  <w15:commentEx w15:paraId="16FFEDD9" w15:done="0"/>
  <w15:commentEx w15:paraId="5964C333" w15:paraIdParent="16FFEDD9" w15:done="0"/>
  <w15:commentEx w15:paraId="75DA38F9" w15:done="0"/>
  <w15:commentEx w15:paraId="58C3EF0E" w15:paraIdParent="75DA38F9" w15:done="0"/>
  <w15:commentEx w15:paraId="25A3E137" w15:paraIdParent="75DA38F9" w15:done="0"/>
  <w15:commentEx w15:paraId="508155E7" w15:done="0"/>
  <w15:commentEx w15:paraId="1CD4E4D4" w15:paraIdParent="508155E7" w15:done="0"/>
  <w15:commentEx w15:paraId="67528499" w15:done="0"/>
  <w15:commentEx w15:paraId="166C3F77" w15:paraIdParent="67528499" w15:done="0"/>
  <w15:commentEx w15:paraId="70D14320" w15:done="0"/>
  <w15:commentEx w15:paraId="0C35F4C1" w15:done="0"/>
  <w15:commentEx w15:paraId="28344E16" w15:paraIdParent="0C35F4C1" w15:done="0"/>
  <w15:commentEx w15:paraId="26174D8D" w15:done="0"/>
  <w15:commentEx w15:paraId="2848FEAD" w15:paraIdParent="26174D8D" w15:done="0"/>
  <w15:commentEx w15:paraId="041769CC" w15:paraIdParent="26174D8D" w15:done="0"/>
  <w15:commentEx w15:paraId="6BF09FE8" w15:done="0"/>
  <w15:commentEx w15:paraId="012B0568" w15:paraIdParent="6BF09FE8" w15:done="0"/>
  <w15:commentEx w15:paraId="4BE2CB22" w15:done="0"/>
  <w15:commentEx w15:paraId="1C0EAAE9" w15:paraIdParent="4BE2CB22" w15:done="0"/>
  <w15:commentEx w15:paraId="062567A8" w15:done="0"/>
  <w15:commentEx w15:paraId="62AC82F4" w15:paraIdParent="062567A8" w15:done="0"/>
  <w15:commentEx w15:paraId="2CEF08EA" w15:done="0"/>
  <w15:commentEx w15:paraId="57A1D3E9" w15:paraIdParent="2CEF08EA" w15:done="0"/>
  <w15:commentEx w15:paraId="1D1522F3" w15:done="0"/>
  <w15:commentEx w15:paraId="1D2411D1" w15:done="0"/>
  <w15:commentEx w15:paraId="580BCA1E" w15:paraIdParent="1D2411D1" w15:done="0"/>
  <w15:commentEx w15:paraId="67ABE5FA" w15:done="0"/>
  <w15:commentEx w15:paraId="48A28328" w15:paraIdParent="67ABE5FA" w15:done="0"/>
  <w15:commentEx w15:paraId="69F3F910" w15:paraIdParent="67ABE5FA" w15:done="0"/>
  <w15:commentEx w15:paraId="1290E961" w15:done="0"/>
  <w15:commentEx w15:paraId="2F319CD6" w15:paraIdParent="1290E961" w15:done="0"/>
  <w15:commentEx w15:paraId="4BD6A7FA" w15:done="0"/>
  <w15:commentEx w15:paraId="4A6BBEC2" w15:paraIdParent="4BD6A7FA" w15:done="0"/>
  <w15:commentEx w15:paraId="2CB28006" w15:done="0"/>
  <w15:commentEx w15:paraId="0F454929" w15:paraIdParent="2CB28006" w15:done="0"/>
  <w15:commentEx w15:paraId="40318316" w15:done="0"/>
  <w15:commentEx w15:paraId="073AF931" w15:paraIdParent="40318316" w15:done="0"/>
  <w15:commentEx w15:paraId="74FB389A" w15:paraIdParent="40318316" w15:done="0"/>
  <w15:commentEx w15:paraId="35CD9FC0" w15:done="0"/>
  <w15:commentEx w15:paraId="5B67AE0D" w15:paraIdParent="35CD9FC0" w15:done="0"/>
  <w15:commentEx w15:paraId="17A071C5" w15:done="0"/>
  <w15:commentEx w15:paraId="62A89F2F" w15:paraIdParent="17A071C5" w15:done="0"/>
  <w15:commentEx w15:paraId="4C7B0CD2" w15:done="0"/>
  <w15:commentEx w15:paraId="2689D9F7" w15:paraIdParent="4C7B0CD2" w15:done="0"/>
  <w15:commentEx w15:paraId="075AC5C0" w15:done="0"/>
  <w15:commentEx w15:paraId="5AFD01B6" w15:paraIdParent="075AC5C0" w15:done="0"/>
  <w15:commentEx w15:paraId="5F081E01" w15:done="0"/>
  <w15:commentEx w15:paraId="03C96A09" w15:paraIdParent="5F081E01" w15:done="0"/>
  <w15:commentEx w15:paraId="0DDEA57D" w15:done="0"/>
  <w15:commentEx w15:paraId="5B441C53" w15:done="0"/>
  <w15:commentEx w15:paraId="17EC1FCE" w15:paraIdParent="5B441C53" w15:done="0"/>
  <w15:commentEx w15:paraId="3A6D772D" w15:done="0"/>
  <w15:commentEx w15:paraId="2B08053E" w15:paraIdParent="3A6D772D" w15:done="0"/>
  <w15:commentEx w15:paraId="37C402C4" w15:done="0"/>
  <w15:commentEx w15:paraId="1B9698F9" w15:paraIdParent="37C402C4" w15:done="0"/>
  <w15:commentEx w15:paraId="3A535B5C" w15:paraIdParent="37C402C4" w15:done="0"/>
  <w15:commentEx w15:paraId="1402B8A1" w15:done="0"/>
  <w15:commentEx w15:paraId="60F7928B" w15:paraIdParent="1402B8A1" w15:done="0"/>
  <w15:commentEx w15:paraId="1DC9C87A" w15:done="0"/>
  <w15:commentEx w15:paraId="79D15A8F" w15:paraIdParent="1DC9C87A" w15:done="0"/>
  <w15:commentEx w15:paraId="5E11EE4C" w15:done="0"/>
  <w15:commentEx w15:paraId="0123622D" w15:paraIdParent="5E11EE4C" w15:done="0"/>
  <w15:commentEx w15:paraId="435144FA" w15:done="0"/>
  <w15:commentEx w15:paraId="49C86053" w15:paraIdParent="435144FA" w15:done="0"/>
  <w15:commentEx w15:paraId="10CA6D46" w15:done="0"/>
  <w15:commentEx w15:paraId="6B52A07C" w15:paraIdParent="10CA6D46" w15:done="0"/>
  <w15:commentEx w15:paraId="054371B6" w15:done="0"/>
  <w15:commentEx w15:paraId="46AA27F3" w15:paraIdParent="054371B6" w15:done="0"/>
  <w15:commentEx w15:paraId="131A5986" w15:done="0"/>
  <w15:commentEx w15:paraId="5D3A4A2B" w15:paraIdParent="131A5986" w15:done="0"/>
  <w15:commentEx w15:paraId="215F7BFA" w15:paraIdParent="131A5986" w15:done="0"/>
  <w15:commentEx w15:paraId="583C292A" w15:done="0"/>
  <w15:commentEx w15:paraId="41D06624" w15:done="0"/>
  <w15:commentEx w15:paraId="720A17DF" w15:paraIdParent="41D06624" w15:done="0"/>
  <w15:commentEx w15:paraId="4F7372DA" w15:paraIdParent="41D06624" w15:done="0"/>
  <w15:commentEx w15:paraId="1B901E24" w15:done="0"/>
  <w15:commentEx w15:paraId="395AF5FF" w15:done="0"/>
  <w15:commentEx w15:paraId="7D0EDC2C" w15:paraIdParent="395AF5FF" w15:done="0"/>
  <w15:commentEx w15:paraId="526B2ECB" w15:done="0"/>
  <w15:commentEx w15:paraId="17F42831" w15:paraIdParent="526B2ECB" w15:done="0"/>
  <w15:commentEx w15:paraId="13A9E641" w15:done="0"/>
  <w15:commentEx w15:paraId="0AC0403E" w15:paraIdParent="13A9E641" w15:done="0"/>
  <w15:commentEx w15:paraId="64C7CE6B" w15:done="0"/>
  <w15:commentEx w15:paraId="5E8AF2DD" w15:paraIdParent="64C7CE6B" w15:done="0"/>
  <w15:commentEx w15:paraId="4F535DA6" w15:done="0"/>
  <w15:commentEx w15:paraId="07054624" w15:paraIdParent="4F535DA6" w15:done="0"/>
  <w15:commentEx w15:paraId="4AE087A5" w15:done="0"/>
  <w15:commentEx w15:paraId="004EF18F" w15:paraIdParent="4AE087A5" w15:done="0"/>
  <w15:commentEx w15:paraId="17E673A5" w15:paraIdParent="4AE087A5" w15:done="0"/>
  <w15:commentEx w15:paraId="686A35F3" w15:done="0"/>
  <w15:commentEx w15:paraId="0D62E754" w15:paraIdParent="686A35F3" w15:done="0"/>
  <w15:commentEx w15:paraId="392102F9" w15:done="0"/>
  <w15:commentEx w15:paraId="12A7E512" w15:paraIdParent="392102F9" w15:done="0"/>
  <w15:commentEx w15:paraId="61D1AA10" w15:done="0"/>
  <w15:commentEx w15:paraId="0133A95F" w15:paraIdParent="61D1AA10" w15:done="0"/>
  <w15:commentEx w15:paraId="33528848" w15:done="1"/>
  <w15:commentEx w15:paraId="649EAA8E" w15:done="0"/>
  <w15:commentEx w15:paraId="5A767726" w15:paraIdParent="649EAA8E" w15:done="0"/>
  <w15:commentEx w15:paraId="0EAB5A66" w15:done="0"/>
  <w15:commentEx w15:paraId="7E63FD26" w15:paraIdParent="0EAB5A66" w15:done="0"/>
  <w15:commentEx w15:paraId="76F15F56" w15:done="0"/>
  <w15:commentEx w15:paraId="0C08D922" w15:paraIdParent="76F15F56" w15:done="0"/>
  <w15:commentEx w15:paraId="1AF02AC9" w15:done="0"/>
  <w15:commentEx w15:paraId="0A85C403" w15:paraIdParent="1AF02AC9" w15:done="0"/>
  <w15:commentEx w15:paraId="6F99F9E5" w15:done="0"/>
  <w15:commentEx w15:paraId="39D2F959" w15:paraIdParent="6F99F9E5" w15:done="0"/>
  <w15:commentEx w15:paraId="4E44123A" w15:done="0"/>
  <w15:commentEx w15:paraId="0767271A" w15:paraIdParent="4E44123A" w15:done="0"/>
  <w15:commentEx w15:paraId="071C3770" w15:done="0"/>
  <w15:commentEx w15:paraId="6FED434E" w15:paraIdParent="071C3770" w15:done="0"/>
  <w15:commentEx w15:paraId="4F754C72" w15:done="0"/>
  <w15:commentEx w15:paraId="27411C01" w15:paraIdParent="4F754C72" w15:done="0"/>
  <w15:commentEx w15:paraId="34E89134" w15:done="0"/>
  <w15:commentEx w15:paraId="49B0C2CB" w15:paraIdParent="34E89134" w15:done="0"/>
  <w15:commentEx w15:paraId="4F254FEB" w15:done="0"/>
  <w15:commentEx w15:paraId="53D01A22" w15:paraIdParent="4F254FEB" w15:done="0"/>
  <w15:commentEx w15:paraId="2471F229" w15:done="0"/>
  <w15:commentEx w15:paraId="57392CF0" w15:done="0"/>
  <w15:commentEx w15:paraId="7DF16612" w15:paraIdParent="57392CF0"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319789BC" w15:paraIdParent="1ACF4FD6" w15:done="0"/>
  <w15:commentEx w15:paraId="43916335" w15:done="0"/>
  <w15:commentEx w15:paraId="6CABAC5F" w15:paraIdParent="43916335" w15:done="0"/>
  <w15:commentEx w15:paraId="094EF044" w15:paraIdParent="43916335" w15:done="0"/>
  <w15:commentEx w15:paraId="00B840CD" w15:done="0"/>
  <w15:commentEx w15:paraId="537EBAFB" w15:done="0"/>
  <w15:commentEx w15:paraId="18A740EA" w15:paraIdParent="537EBAFB" w15:done="0"/>
  <w15:commentEx w15:paraId="6D59B789" w15:done="0"/>
  <w15:commentEx w15:paraId="4E8DCC15" w15:paraIdParent="6D59B789" w15:done="0"/>
  <w15:commentEx w15:paraId="651267F3" w15:done="0"/>
  <w15:commentEx w15:paraId="54FF686E" w15:paraIdParent="651267F3" w15:done="0"/>
  <w15:commentEx w15:paraId="16CFE6DC" w15:done="0"/>
  <w15:commentEx w15:paraId="23C2E1DB" w15:paraIdParent="16CFE6DC" w15:done="0"/>
  <w15:commentEx w15:paraId="7B682A2C" w15:done="0"/>
  <w15:commentEx w15:paraId="6626D025" w15:paraIdParent="7B682A2C" w15:done="0"/>
  <w15:commentEx w15:paraId="7A0C0683" w15:done="0"/>
  <w15:commentEx w15:paraId="0F08A108" w15:done="0"/>
  <w15:commentEx w15:paraId="590EC630" w15:done="0"/>
  <w15:commentEx w15:paraId="5BB38FE0" w15:paraIdParent="590EC630" w15:done="0"/>
  <w15:commentEx w15:paraId="064375FB" w15:done="0"/>
  <w15:commentEx w15:paraId="27BD3561" w15:paraIdParent="064375FB" w15:done="0"/>
  <w15:commentEx w15:paraId="3F9D405B" w15:done="0"/>
  <w15:commentEx w15:paraId="0C71A96F" w15:paraIdParent="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3946C" w16cex:dateUtc="2024-05-18T18:56:00Z"/>
  <w16cex:commentExtensible w16cex:durableId="2A007765" w16cex:dateUtc="2024-05-28T13:27:00Z"/>
  <w16cex:commentExtensible w16cex:durableId="28B0EFB4" w16cex:dateUtc="2024-02-18T14:13:00Z"/>
  <w16cex:commentExtensible w16cex:durableId="29DDF103" w16cex:dateUtc="2024-05-02T09:01:00Z"/>
  <w16cex:commentExtensible w16cex:durableId="297F0F26" w16cex:dateUtc="2024-02-20T10:44:00Z"/>
  <w16cex:commentExtensible w16cex:durableId="29DDF17F" w16cex:dateUtc="2024-05-02T09:03:00Z"/>
  <w16cex:commentExtensible w16cex:durableId="22DD2AB1" w16cex:dateUtc="2024-02-22T23:19:00Z"/>
  <w16cex:commentExtensible w16cex:durableId="29DDF1ED" w16cex:dateUtc="2024-05-02T09:05: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DDF383" w16cex:dateUtc="2024-05-02T09:12:00Z"/>
  <w16cex:commentExtensible w16cex:durableId="4D570B42" w16cex:dateUtc="2024-02-22T23:21:00Z"/>
  <w16cex:commentExtensible w16cex:durableId="29A52FF7" w16cex:dateUtc="2024-03-20T02:50:00Z"/>
  <w16cex:commentExtensible w16cex:durableId="297F0F6E" w16cex:dateUtc="2024-02-20T10:45:00Z"/>
  <w16cex:commentExtensible w16cex:durableId="29DDF4BB" w16cex:dateUtc="2024-05-02T09:17:00Z"/>
  <w16cex:commentExtensible w16cex:durableId="297F0F56" w16cex:dateUtc="2024-02-20T10:45:00Z"/>
  <w16cex:commentExtensible w16cex:durableId="29DDF51C" w16cex:dateUtc="2024-05-02T09:18:00Z"/>
  <w16cex:commentExtensible w16cex:durableId="4CF9F4E8" w16cex:dateUtc="2024-02-18T14:18:00Z"/>
  <w16cex:commentExtensible w16cex:durableId="297F0F8C" w16cex:dateUtc="2024-02-20T10:46:00Z"/>
  <w16cex:commentExtensible w16cex:durableId="29DDF565" w16cex:dateUtc="2024-05-02T09:20:00Z"/>
  <w16cex:commentExtensible w16cex:durableId="20B07734" w16cex:dateUtc="2024-02-18T14:16:00Z"/>
  <w16cex:commentExtensible w16cex:durableId="4891A35D" w16cex:dateUtc="2024-02-18T20:14:00Z"/>
  <w16cex:commentExtensible w16cex:durableId="29DDF591" w16cex:dateUtc="2024-05-02T09:20:00Z"/>
  <w16cex:commentExtensible w16cex:durableId="297F0FC2" w16cex:dateUtc="2024-02-20T10:47:00Z"/>
  <w16cex:commentExtensible w16cex:durableId="29DDF5B3" w16cex:dateUtc="2024-05-02T09:21:00Z"/>
  <w16cex:commentExtensible w16cex:durableId="297F0FA5" w16cex:dateUtc="2024-02-20T10:46:00Z"/>
  <w16cex:commentExtensible w16cex:durableId="29DDF860" w16cex:dateUtc="2024-05-02T09:32:00Z"/>
  <w16cex:commentExtensible w16cex:durableId="42998FE4" w16cex:dateUtc="2024-02-18T14:16:00Z"/>
  <w16cex:commentExtensible w16cex:durableId="05A9694F" w16cex:dateUtc="2024-02-18T20:14:00Z"/>
  <w16cex:commentExtensible w16cex:durableId="29A57E81" w16cex:dateUtc="2024-03-20T08:25:00Z"/>
  <w16cex:commentExtensible w16cex:durableId="297F0FD6" w16cex:dateUtc="2024-02-20T10:47:00Z"/>
  <w16cex:commentExtensible w16cex:durableId="29A2C22F" w16cex:dateUtc="2024-03-18T06:37:00Z"/>
  <w16cex:commentExtensible w16cex:durableId="317A7C1A" w16cex:dateUtc="2024-02-22T23:22:00Z"/>
  <w16cex:commentExtensible w16cex:durableId="29DDFA48" w16cex:dateUtc="2024-05-02T09:40:00Z"/>
  <w16cex:commentExtensible w16cex:durableId="29F37B8D" w16cex:dateUtc="2024-05-18T17:10:00Z"/>
  <w16cex:commentExtensible w16cex:durableId="2A007853" w16cex:dateUtc="2024-05-28T13:35:00Z"/>
  <w16cex:commentExtensible w16cex:durableId="297F0FEE" w16cex:dateUtc="2024-02-20T10:47:00Z"/>
  <w16cex:commentExtensible w16cex:durableId="29DDFF7F" w16cex:dateUtc="2024-05-02T10:03:00Z"/>
  <w16cex:commentExtensible w16cex:durableId="29F37D13" w16cex:dateUtc="2024-05-18T17:16:00Z"/>
  <w16cex:commentExtensible w16cex:durableId="2A0078EC" w16cex:dateUtc="2024-05-28T13:38:00Z"/>
  <w16cex:commentExtensible w16cex:durableId="2892037A" w16cex:dateUtc="2024-02-18T14:19:00Z"/>
  <w16cex:commentExtensible w16cex:durableId="331CDCD8" w16cex:dateUtc="2024-02-18T20:18:00Z"/>
  <w16cex:commentExtensible w16cex:durableId="29DE10C3" w16cex:dateUtc="2024-05-02T11:16:00Z"/>
  <w16cex:commentExtensible w16cex:durableId="297F100A" w16cex:dateUtc="2024-02-20T10:48:00Z"/>
  <w16cex:commentExtensible w16cex:durableId="29DDFBE4" w16cex:dateUtc="2024-05-02T09:47:00Z"/>
  <w16cex:commentExtensible w16cex:durableId="297F1065" w16cex:dateUtc="2024-02-20T10:49:00Z"/>
  <w16cex:commentExtensible w16cex:durableId="29DDFC12" w16cex:dateUtc="2024-05-02T09:48:00Z"/>
  <w16cex:commentExtensible w16cex:durableId="5F712EA1" w16cex:dateUtc="2024-02-18T14:20:00Z"/>
  <w16cex:commentExtensible w16cex:durableId="10A88D9B" w16cex:dateUtc="2024-02-18T20:24:00Z"/>
  <w16cex:commentExtensible w16cex:durableId="297F1095" w16cex:dateUtc="2024-02-20T10:50:00Z"/>
  <w16cex:commentExtensible w16cex:durableId="29DE12CA" w16cex:dateUtc="2024-05-02T11:25:00Z"/>
  <w16cex:commentExtensible w16cex:durableId="297F10F1" w16cex:dateUtc="2024-02-20T10:52:00Z"/>
  <w16cex:commentExtensible w16cex:durableId="29DE17D2" w16cex:dateUtc="2024-05-02T11:46:00Z"/>
  <w16cex:commentExtensible w16cex:durableId="4CB19A6B" w16cex:dateUtc="2024-02-22T23:26:00Z"/>
  <w16cex:commentExtensible w16cex:durableId="297F1137" w16cex:dateUtc="2024-02-20T10:53:00Z"/>
  <w16cex:commentExtensible w16cex:durableId="29DE1840" w16cex:dateUtc="2024-05-02T11:48:00Z"/>
  <w16cex:commentExtensible w16cex:durableId="7DA158A8" w16cex:dateUtc="2024-02-22T23:27:00Z"/>
  <w16cex:commentExtensible w16cex:durableId="29DE18AF" w16cex:dateUtc="2024-05-02T11:50:00Z"/>
  <w16cex:commentExtensible w16cex:durableId="29F3955B" w16cex:dateUtc="2024-05-18T19:00:00Z"/>
  <w16cex:commentExtensible w16cex:durableId="2A0079FE" w16cex:dateUtc="2024-05-28T13:42:00Z"/>
  <w16cex:commentExtensible w16cex:durableId="6A76A1C5" w16cex:dateUtc="2024-02-18T14:25:00Z"/>
  <w16cex:commentExtensible w16cex:durableId="29DE1E0E" w16cex:dateUtc="2024-05-02T12:13:00Z"/>
  <w16cex:commentExtensible w16cex:durableId="002E267A" w16cex:dateUtc="2024-02-22T23:27:00Z"/>
  <w16cex:commentExtensible w16cex:durableId="29DE201D" w16cex:dateUtc="2024-05-02T12:22:00Z"/>
  <w16cex:commentExtensible w16cex:durableId="289FA37B" w16cex:dateUtc="2024-02-22T23:28:00Z"/>
  <w16cex:commentExtensible w16cex:durableId="29DE20E1" w16cex:dateUtc="2024-05-02T12:25: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04479EF5" w16cex:dateUtc="2024-02-18T14:26:00Z"/>
  <w16cex:commentExtensible w16cex:durableId="29DE2128" w16cex:dateUtc="2024-05-02T12:26:00Z"/>
  <w16cex:commentExtensible w16cex:durableId="79A3A051" w16cex:dateUtc="2024-02-22T23:30:00Z"/>
  <w16cex:commentExtensible w16cex:durableId="29DE2218" w16cex:dateUtc="2024-05-02T12:30:00Z"/>
  <w16cex:commentExtensible w16cex:durableId="297F1192" w16cex:dateUtc="2024-02-20T10:54:00Z"/>
  <w16cex:commentExtensible w16cex:durableId="29A2CEE6" w16cex:dateUtc="2024-03-18T07:32:00Z"/>
  <w16cex:commentExtensible w16cex:durableId="3B067F6B" w16cex:dateUtc="2024-02-18T14:27:00Z"/>
  <w16cex:commentExtensible w16cex:durableId="29DE225E" w16cex:dateUtc="2024-05-02T12:31:00Z"/>
  <w16cex:commentExtensible w16cex:durableId="29F39631" w16cex:dateUtc="2024-05-18T19:03:00Z"/>
  <w16cex:commentExtensible w16cex:durableId="2A007A53" w16cex:dateUtc="2024-05-28T13:44: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29EBC50E" w16cex:dateUtc="2024-05-12T20:45:00Z"/>
  <w16cex:commentExtensible w16cex:durableId="29F39655" w16cex:dateUtc="2024-05-18T19:04:00Z"/>
  <w16cex:commentExtensible w16cex:durableId="2A007A7A" w16cex:dateUtc="2024-05-28T13:44:00Z"/>
  <w16cex:commentExtensible w16cex:durableId="3E23C402" w16cex:dateUtc="2024-02-01T21:25:00Z"/>
  <w16cex:commentExtensible w16cex:durableId="29DE22C2" w16cex:dateUtc="2024-05-02T12:33:00Z"/>
  <w16cex:commentExtensible w16cex:durableId="29F39681" w16cex:dateUtc="2024-05-18T19:05:00Z"/>
  <w16cex:commentExtensible w16cex:durableId="2A007A84" w16cex:dateUtc="2024-05-28T13:45:00Z"/>
  <w16cex:commentExtensible w16cex:durableId="4EE3FC49" w16cex:dateUtc="2024-02-18T14:31:00Z"/>
  <w16cex:commentExtensible w16cex:durableId="40884C57" w16cex:dateUtc="2024-02-18T20:34:00Z"/>
  <w16cex:commentExtensible w16cex:durableId="29DE23C9" w16cex:dateUtc="2024-05-02T12:38:00Z"/>
  <w16cex:commentExtensible w16cex:durableId="29DE2AF1" w16cex:dateUtc="2024-05-02T13:08:00Z"/>
  <w16cex:commentExtensible w16cex:durableId="29F39851" w16cex:dateUtc="2024-05-18T19:12:00Z"/>
  <w16cex:commentExtensible w16cex:durableId="2A007AC7" w16cex:dateUtc="2024-05-28T13:46:00Z"/>
  <w16cex:commentExtensible w16cex:durableId="4778E1AA" w16cex:dateUtc="2024-02-18T14:32:00Z"/>
  <w16cex:commentExtensible w16cex:durableId="29DE2AFE" w16cex:dateUtc="2024-05-02T13:08:00Z"/>
  <w16cex:commentExtensible w16cex:durableId="29833B33" w16cex:dateUtc="2024-02-23T14:41:00Z"/>
  <w16cex:commentExtensible w16cex:durableId="29DE2F49" w16cex:dateUtc="2024-05-02T13:27:00Z"/>
  <w16cex:commentExtensible w16cex:durableId="7065B267" w16cex:dateUtc="2024-02-18T14:37:00Z"/>
  <w16cex:commentExtensible w16cex:durableId="6781DB20" w16cex:dateUtc="2024-02-18T20:38:00Z"/>
  <w16cex:commentExtensible w16cex:durableId="29DE32EA" w16cex:dateUtc="2024-05-02T13:42:00Z"/>
  <w16cex:commentExtensible w16cex:durableId="2982E650" w16cex:dateUtc="2024-02-23T08:39:00Z"/>
  <w16cex:commentExtensible w16cex:durableId="29DE34DE" w16cex:dateUtc="2024-05-02T13:50:00Z"/>
  <w16cex:commentExtensible w16cex:durableId="2982E66E" w16cex:dateUtc="2024-02-23T08:39:00Z"/>
  <w16cex:commentExtensible w16cex:durableId="29A3301F" w16cex:dateUtc="2024-03-18T14:26:00Z"/>
  <w16cex:commentExtensible w16cex:durableId="29833C9A" w16cex:dateUtc="2024-02-23T14:47:00Z"/>
  <w16cex:commentExtensible w16cex:durableId="29DE340B" w16cex:dateUtc="2024-05-02T13:47:00Z"/>
  <w16cex:commentExtensible w16cex:durableId="1D14471A" w16cex:dateUtc="2024-02-22T23:36:00Z"/>
  <w16cex:commentExtensible w16cex:durableId="29DE3585" w16cex:dateUtc="2024-05-02T13:53:00Z"/>
  <w16cex:commentExtensible w16cex:durableId="00E0C705" w16cex:dateUtc="2024-02-22T23:36:00Z"/>
  <w16cex:commentExtensible w16cex:durableId="29DE3594" w16cex:dateUtc="2024-05-02T13:53:00Z"/>
  <w16cex:commentExtensible w16cex:durableId="2982E4BE" w16cex:dateUtc="2024-02-23T08:32:00Z"/>
  <w16cex:commentExtensible w16cex:durableId="2982E3BC" w16cex:dateUtc="2024-02-23T08:28:00Z"/>
  <w16cex:commentExtensible w16cex:durableId="29EBC13E" w16cex:dateUtc="2024-05-12T20:29:00Z"/>
  <w16cex:commentExtensible w16cex:durableId="29833FAB" w16cex:dateUtc="2024-02-23T15:00:00Z"/>
  <w16cex:commentExtensible w16cex:durableId="29DE3AE3" w16cex:dateUtc="2024-05-02T14:16:00Z"/>
  <w16cex:commentExtensible w16cex:durableId="29F3A183" w16cex:dateUtc="2024-05-18T19:52:00Z"/>
  <w16cex:commentExtensible w16cex:durableId="2A007B32" w16cex:dateUtc="2024-05-28T13:48:00Z"/>
  <w16cex:commentExtensible w16cex:durableId="29F3A13D" w16cex:dateUtc="2024-05-18T19:50:00Z"/>
  <w16cex:commentExtensible w16cex:durableId="2A007B71" w16cex:dateUtc="2024-05-28T13:49:00Z"/>
  <w16cex:commentExtensible w16cex:durableId="29F39EDF" w16cex:dateUtc="2024-05-18T19:40:00Z"/>
  <w16cex:commentExtensible w16cex:durableId="2A007BC0" w16cex:dateUtc="2024-05-28T13:50:00Z"/>
  <w16cex:commentExtensible w16cex:durableId="2982E3E2" w16cex:dateUtc="2024-02-23T08:29:00Z"/>
  <w16cex:commentExtensible w16cex:durableId="29DE3B0B" w16cex:dateUtc="2024-05-02T14:17:00Z"/>
  <w16cex:commentExtensible w16cex:durableId="29F3A6E1" w16cex:dateUtc="2024-05-18T20:14:00Z"/>
  <w16cex:commentExtensible w16cex:durableId="2A007BD6" w16cex:dateUtc="2024-05-28T13:50:00Z"/>
  <w16cex:commentExtensible w16cex:durableId="29F39F1B" w16cex:dateUtc="2024-05-18T19:41:00Z"/>
  <w16cex:commentExtensible w16cex:durableId="2A007C7F" w16cex:dateUtc="2024-05-28T13:53:00Z"/>
  <w16cex:commentExtensible w16cex:durableId="29F39F96" w16cex:dateUtc="2024-05-18T19:43:00Z"/>
  <w16cex:commentExtensible w16cex:durableId="2A007C9B" w16cex:dateUtc="2024-05-28T13:54:00Z"/>
  <w16cex:commentExtensible w16cex:durableId="29F3A01C" w16cex:dateUtc="2024-05-18T19:46:00Z"/>
  <w16cex:commentExtensible w16cex:durableId="2A007CBB" w16cex:dateUtc="2024-05-28T13:54:00Z"/>
  <w16cex:commentExtensible w16cex:durableId="29F3A07E" w16cex:dateUtc="2024-05-18T19:47:00Z"/>
  <w16cex:commentExtensible w16cex:durableId="2A007CA9" w16cex:dateUtc="2024-05-28T13:54:00Z"/>
  <w16cex:commentExtensible w16cex:durableId="29F3A0CA" w16cex:dateUtc="2024-05-18T19:48:00Z"/>
  <w16cex:commentExtensible w16cex:durableId="2A007CC6" w16cex:dateUtc="2024-05-28T13:54:00Z"/>
  <w16cex:commentExtensible w16cex:durableId="5BA77DF7" w16cex:dateUtc="2024-02-18T14:34:00Z"/>
  <w16cex:commentExtensible w16cex:durableId="29A42F6C" w16cex:dateUtc="2024-03-19T08:36:00Z"/>
  <w16cex:commentExtensible w16cex:durableId="29F3A1B1" w16cex:dateUtc="2024-05-18T19:52:00Z"/>
  <w16cex:commentExtensible w16cex:durableId="10C58263" w16cex:dateUtc="2024-02-18T14:36:00Z"/>
  <w16cex:commentExtensible w16cex:durableId="3811576D" w16cex:dateUtc="2024-02-18T20:43:00Z"/>
  <w16cex:commentExtensible w16cex:durableId="29DE3B8A" w16cex:dateUtc="2024-05-02T14:19:00Z"/>
  <w16cex:commentExtensible w16cex:durableId="74CF83E1" w16cex:dateUtc="2024-02-22T23:39:00Z"/>
  <w16cex:commentExtensible w16cex:durableId="29DE3BEB" w16cex:dateUtc="2024-05-02T14:20:00Z"/>
  <w16cex:commentExtensible w16cex:durableId="242E6F17" w16cex:dateUtc="2024-02-22T23:39:00Z"/>
  <w16cex:commentExtensible w16cex:durableId="29DE3C3E" w16cex:dateUtc="2024-05-02T14:22:00Z"/>
  <w16cex:commentExtensible w16cex:durableId="2A007EBB" w16cex:dateUtc="2024-05-18T19:54:00Z"/>
  <w16cex:commentExtensible w16cex:durableId="29F702E0" w16cex:dateUtc="2024-05-21T09:24:00Z"/>
  <w16cex:commentExtensible w16cex:durableId="29F3A230" w16cex:dateUtc="2024-05-18T19:54:00Z"/>
  <w16cex:commentExtensible w16cex:durableId="2A007D6B" w16cex:dateUtc="2024-05-28T13:57:00Z"/>
  <w16cex:commentExtensible w16cex:durableId="29F3A26A" w16cex:dateUtc="2024-05-18T19:55:00Z"/>
  <w16cex:commentExtensible w16cex:durableId="2A007E37" w16cex:dateUtc="2024-05-28T14:00:00Z"/>
  <w16cex:commentExtensible w16cex:durableId="715AAFA2" w16cex:dateUtc="2024-02-18T14:36:00Z"/>
  <w16cex:commentExtensible w16cex:durableId="0ECA4897" w16cex:dateUtc="2024-02-18T20:44:00Z"/>
  <w16cex:commentExtensible w16cex:durableId="29DE3F30" w16cex:dateUtc="2024-05-02T14:34:00Z"/>
  <w16cex:commentExtensible w16cex:durableId="29F3A2ED" w16cex:dateUtc="2024-05-18T19:58:00Z"/>
  <w16cex:commentExtensible w16cex:durableId="2A007E46" w16cex:dateUtc="2024-05-28T14:01:00Z"/>
  <w16cex:commentExtensible w16cex:durableId="2982E6CD" w16cex:dateUtc="2024-02-23T08:41:00Z"/>
  <w16cex:commentExtensible w16cex:durableId="29DF3834" w16cex:dateUtc="2024-05-03T08:17:00Z"/>
  <w16cex:commentExtensible w16cex:durableId="29F3A42B" w16cex:dateUtc="2024-05-18T20:03:00Z"/>
  <w16cex:commentExtensible w16cex:durableId="2A008048" w16cex:dateUtc="2024-05-28T14:09:00Z"/>
  <w16cex:commentExtensible w16cex:durableId="1828037B" w16cex:dateUtc="2024-02-22T23:43:00Z"/>
  <w16cex:commentExtensible w16cex:durableId="1AA40352" w16cex:dateUtc="2024-02-22T23:45:00Z"/>
  <w16cex:commentExtensible w16cex:durableId="29DF3865" w16cex:dateUtc="2024-05-03T08:18:00Z"/>
  <w16cex:commentExtensible w16cex:durableId="29F3A34C" w16cex:dateUtc="2024-05-18T19:59:00Z"/>
  <w16cex:commentExtensible w16cex:durableId="2A008053" w16cex:dateUtc="2024-05-28T14:09:00Z"/>
  <w16cex:commentExtensible w16cex:durableId="29F3A37A" w16cex:dateUtc="2024-05-18T20:00:00Z"/>
  <w16cex:commentExtensible w16cex:durableId="2A008067" w16cex:dateUtc="2024-05-28T14:10:00Z"/>
  <w16cex:commentExtensible w16cex:durableId="29F3A3BD" w16cex:dateUtc="2024-05-18T20:01:00Z"/>
  <w16cex:commentExtensible w16cex:durableId="2A00808A" w16cex:dateUtc="2024-05-28T14:10:00Z"/>
  <w16cex:commentExtensible w16cex:durableId="29F3A3F4" w16cex:dateUtc="2024-05-18T20:02:00Z"/>
  <w16cex:commentExtensible w16cex:durableId="2A008098" w16cex:dateUtc="2024-05-28T14:11:00Z"/>
  <w16cex:commentExtensible w16cex:durableId="417A810A" w16cex:dateUtc="2024-02-18T14:41:00Z"/>
  <w16cex:commentExtensible w16cex:durableId="29DF3AA9" w16cex:dateUtc="2024-05-03T08:27:00Z"/>
  <w16cex:commentExtensible w16cex:durableId="6CB3C387" w16cex:dateUtc="2024-02-01T21:34:00Z"/>
  <w16cex:commentExtensible w16cex:durableId="401D46F7" w16cex:dateUtc="2024-02-18T20:51:00Z"/>
  <w16cex:commentExtensible w16cex:durableId="2982E709" w16cex:dateUtc="2024-02-23T08:42:00Z"/>
  <w16cex:commentExtensible w16cex:durableId="29F3A545" w16cex:dateUtc="2024-05-18T20:08:00Z"/>
  <w16cex:commentExtensible w16cex:durableId="2A008113" w16cex:dateUtc="2024-05-28T14:13:00Z"/>
  <w16cex:commentExtensible w16cex:durableId="2982E972" w16cex:dateUtc="2024-02-23T08:52:00Z"/>
  <w16cex:commentExtensible w16cex:durableId="29DF3C18" w16cex:dateUtc="2024-05-03T08:34:00Z"/>
  <w16cex:commentExtensible w16cex:durableId="22500018" w16cex:dateUtc="2024-02-18T14: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E4DDC4" w16cex:dateUtc="2024-05-07T15:05:00Z"/>
  <w16cex:commentExtensible w16cex:durableId="298341F2" w16cex:dateUtc="2024-02-23T15:10:00Z"/>
  <w16cex:commentExtensible w16cex:durableId="29E5DC8B" w16cex:dateUtc="2024-05-08T09:07:00Z"/>
  <w16cex:commentExtensible w16cex:durableId="2982E79F" w16cex:dateUtc="2024-02-23T08:45:00Z"/>
  <w16cex:commentExtensible w16cex:durableId="29E5E15C" w16cex:dateUtc="2024-05-08T09:32:00Z"/>
  <w16cex:commentExtensible w16cex:durableId="29834233" w16cex:dateUtc="2024-02-23T15:11:00Z"/>
  <w16cex:commentExtensible w16cex:durableId="29E60447" w16cex:dateUtc="2024-05-08T12:01:00Z"/>
  <w16cex:commentExtensible w16cex:durableId="7A33FA09" w16cex:dateUtc="2024-02-18T14:47:00Z"/>
  <w16cex:commentExtensible w16cex:durableId="29E5E51D" w16cex:dateUtc="2024-05-08T09:48:00Z"/>
  <w16cex:commentExtensible w16cex:durableId="2982E7C8" w16cex:dateUtc="2024-02-23T08:45:00Z"/>
  <w16cex:commentExtensible w16cex:durableId="2982E7EB" w16cex:dateUtc="2024-02-23T08:46:00Z"/>
  <w16cex:commentExtensible w16cex:durableId="29A440B2" w16cex:dateUtc="2024-03-19T09: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E5E62A" w16cex:dateUtc="2024-05-08T09:53:00Z"/>
  <w16cex:commentExtensible w16cex:durableId="2982E82A" w16cex:dateUtc="2024-02-23T08:47:00Z"/>
  <w16cex:commentExtensible w16cex:durableId="29A44115" w16cex:dateUtc="2024-03-19T09:51:00Z"/>
  <w16cex:commentExtensible w16cex:durableId="2983430C" w16cex:dateUtc="2024-02-23T15:15:00Z"/>
  <w16cex:commentExtensible w16cex:durableId="29E5F088" w16cex:dateUtc="2024-05-08T10:37:00Z"/>
  <w16cex:commentExtensible w16cex:durableId="76935D65" w16cex:dateUtc="2024-02-18T14:48:00Z"/>
  <w16cex:commentExtensible w16cex:durableId="58B82E69" w16cex:dateUtc="2024-02-18T14:50:00Z"/>
  <w16cex:commentExtensible w16cex:durableId="29E5EAC1" w16cex:dateUtc="2024-05-08T10:12:00Z"/>
  <w16cex:commentExtensible w16cex:durableId="2982E86A" w16cex:dateUtc="2024-02-23T08:48:00Z"/>
  <w16cex:commentExtensible w16cex:durableId="29A4449B" w16cex:dateUtc="2024-03-19T10:06:00Z"/>
  <w16cex:commentExtensible w16cex:durableId="2982E89C" w16cex:dateUtc="2024-02-23T08:49:00Z"/>
  <w16cex:commentExtensible w16cex:durableId="29E5ECC0" w16cex:dateUtc="2024-05-08T10:21:00Z"/>
  <w16cex:commentExtensible w16cex:durableId="2982E8B6" w16cex:dateUtc="2024-02-23T08:49:00Z"/>
  <w16cex:commentExtensible w16cex:durableId="29E5F123" w16cex:dateUtc="2024-05-08T10:40:00Z"/>
  <w16cex:commentExtensible w16cex:durableId="7C9B2C63" w16cex:dateUtc="2024-02-18T14:51:00Z"/>
  <w16cex:commentExtensible w16cex:durableId="29E5F158" w16cex:dateUtc="2024-05-08T10:40:00Z"/>
  <w16cex:commentExtensible w16cex:durableId="2982E937" w16cex:dateUtc="2024-02-23T08:51:00Z"/>
  <w16cex:commentExtensible w16cex:durableId="29E5F1BD" w16cex:dateUtc="2024-05-08T10:42:00Z"/>
  <w16cex:commentExtensible w16cex:durableId="2982E8F8" w16cex:dateUtc="2024-02-23T08:50:00Z"/>
  <w16cex:commentExtensible w16cex:durableId="2982E91D" w16cex:dateUtc="2024-02-23T08:51:00Z"/>
  <w16cex:commentExtensible w16cex:durableId="29F3A7F8" w16cex:dateUtc="2024-05-18T20:19:00Z"/>
  <w16cex:commentExtensible w16cex:durableId="7FCBD715" w16cex:dateUtc="2024-02-18T14:52:00Z"/>
  <w16cex:commentExtensible w16cex:durableId="29E603C8" w16cex:dateUtc="2024-05-08T11:59:00Z"/>
  <w16cex:commentExtensible w16cex:durableId="492A0B46" w16cex:dateUtc="2024-02-01T21:39:00Z"/>
  <w16cex:commentExtensible w16cex:durableId="17A58014" w16cex:dateUtc="2024-02-18T22:46:00Z"/>
  <w16cex:commentExtensible w16cex:durableId="29EB4D27" w16cex:dateUtc="2024-05-12T12:13:00Z"/>
  <w16cex:commentExtensible w16cex:durableId="29F3AC24" w16cex:dateUtc="2024-05-18T20:37:00Z"/>
  <w16cex:commentExtensible w16cex:durableId="2A0083FF" w16cex:dateUtc="2024-05-28T14:25:00Z"/>
  <w16cex:commentExtensible w16cex:durableId="1678CAB2" w16cex:dateUtc="2024-02-18T14:55:00Z"/>
  <w16cex:commentExtensible w16cex:durableId="29EB6031" w16cex:dateUtc="2024-05-12T13:35:00Z"/>
  <w16cex:commentExtensible w16cex:durableId="757A5DEC" w16cex:dateUtc="2024-02-18T22:50:00Z"/>
  <w16cex:commentExtensible w16cex:durableId="29EB283B" w16cex:dateUtc="2024-05-12T09:36:00Z"/>
  <w16cex:commentExtensible w16cex:durableId="29F3ACF6" w16cex:dateUtc="2024-05-18T20:40:00Z"/>
  <w16cex:commentExtensible w16cex:durableId="2A008495" w16cex:dateUtc="2024-05-28T14:28:00Z"/>
  <w16cex:commentExtensible w16cex:durableId="29F3ACB6" w16cex:dateUtc="2024-05-18T20:39:00Z"/>
  <w16cex:commentExtensible w16cex:durableId="2A0084A4" w16cex:dateUtc="2024-05-28T14:28:00Z"/>
  <w16cex:commentExtensible w16cex:durableId="29EB6633" w16cex:dateUtc="2024-02-20T10:45:00Z"/>
  <w16cex:commentExtensible w16cex:durableId="29EB9CB8" w16cex:dateUtc="2024-05-12T17:53:00Z"/>
  <w16cex:commentExtensible w16cex:durableId="5D336CE7" w16cex:dateUtc="2024-02-18T14:56:00Z"/>
  <w16cex:commentExtensible w16cex:durableId="2982E9A2" w16cex:dateUtc="2024-02-23T08:53:00Z"/>
  <w16cex:commentExtensible w16cex:durableId="29EB6634" w16cex:dateUtc="2024-05-12T14:00:00Z"/>
  <w16cex:commentExtensible w16cex:durableId="4D24DE21" w16cex:dateUtc="2024-02-22T23:56:00Z"/>
  <w16cex:commentExtensible w16cex:durableId="5BDCB92E" w16cex:dateUtc="2024-02-18T14:57:00Z"/>
  <w16cex:commentExtensible w16cex:durableId="76125224" w16cex:dateUtc="2024-02-18T23:06:00Z"/>
  <w16cex:commentExtensible w16cex:durableId="29EB9D13" w16cex:dateUtc="2024-05-12T17:54:00Z"/>
  <w16cex:commentExtensible w16cex:durableId="6BFBC141" w16cex:dateUtc="2024-02-22T23:58:00Z"/>
  <w16cex:commentExtensible w16cex:durableId="29F3ADCE" w16cex:dateUtc="2024-05-18T20:44:00Z"/>
  <w16cex:commentExtensible w16cex:durableId="2A00850F" w16cex:dateUtc="2024-05-28T14:30:00Z"/>
  <w16cex:commentExtensible w16cex:durableId="6FECAA79" w16cex:dateUtc="2024-02-01T21:42:00Z"/>
  <w16cex:commentExtensible w16cex:durableId="29EB9DA5" w16cex:dateUtc="2024-05-12T17:57:00Z"/>
  <w16cex:commentExtensible w16cex:durableId="1FD85BBA" w16cex:dateUtc="2024-02-22T23:59:00Z"/>
  <w16cex:commentExtensible w16cex:durableId="29EB9E15" w16cex:dateUtc="2024-05-12T17:59:00Z"/>
  <w16cex:commentExtensible w16cex:durableId="29F3AE50" w16cex:dateUtc="2024-05-18T20:46:00Z"/>
  <w16cex:commentExtensible w16cex:durableId="2A0085D2" w16cex:dateUtc="2024-05-28T14:33:00Z"/>
  <w16cex:commentExtensible w16cex:durableId="42C6A49B" w16cex:dateUtc="2024-02-23T00:00:00Z"/>
  <w16cex:commentExtensible w16cex:durableId="29A499B6" w16cex:dateUtc="2024-03-19T16:09:00Z"/>
  <w16cex:commentExtensible w16cex:durableId="29F3AEF3" w16cex:dateUtc="2024-05-18T20:49:00Z"/>
  <w16cex:commentExtensible w16cex:durableId="2A00860C" w16cex:dateUtc="2024-05-28T14:34:00Z"/>
  <w16cex:commentExtensible w16cex:durableId="2A00862A" w16cex:dateUtc="2024-05-28T14:34:00Z"/>
  <w16cex:commentExtensible w16cex:durableId="29F3AEDF" w16cex:dateUtc="2024-05-18T20:49:00Z"/>
  <w16cex:commentExtensible w16cex:durableId="2A008641" w16cex:dateUtc="2024-05-28T14:35:00Z"/>
  <w16cex:commentExtensible w16cex:durableId="0C8AF100" w16cex:dateUtc="2024-02-01T21:49:00Z"/>
  <w16cex:commentExtensible w16cex:durableId="29A49C6B" w16cex:dateUtc="2024-03-19T16:21:00Z"/>
  <w16cex:commentExtensible w16cex:durableId="29F3AF0D" w16cex:dateUtc="2024-05-18T20:49:00Z"/>
  <w16cex:commentExtensible w16cex:durableId="2A008659" w16cex:dateUtc="2024-05-28T14:35:00Z"/>
  <w16cex:commentExtensible w16cex:durableId="29F3AF46" w16cex:dateUtc="2024-05-18T20:50:00Z"/>
  <w16cex:commentExtensible w16cex:durableId="29F3AF7A" w16cex:dateUtc="2024-05-18T20:51:00Z"/>
  <w16cex:commentExtensible w16cex:durableId="2A00866D" w16cex:dateUtc="2024-05-28T14:35:00Z"/>
  <w16cex:commentExtensible w16cex:durableId="29F3B067" w16cex:dateUtc="2024-05-18T20:55:00Z"/>
  <w16cex:commentExtensible w16cex:durableId="2A00867B" w16cex:dateUtc="2024-05-28T14:36:00Z"/>
  <w16cex:commentExtensible w16cex:durableId="29F3B037" w16cex:dateUtc="2024-05-18T20:54:00Z"/>
  <w16cex:commentExtensible w16cex:durableId="2A008782" w16cex:dateUtc="2024-05-28T14:40:00Z"/>
  <w16cex:commentExtensible w16cex:durableId="701AE641" w16cex:dateUtc="2024-02-23T00:02:00Z"/>
  <w16cex:commentExtensible w16cex:durableId="29A49CE0" w16cex:dateUtc="2024-03-19T16:23:00Z"/>
  <w16cex:commentExtensible w16cex:durableId="5F7D0BB8" w16cex:dateUtc="2024-02-01T21:50:00Z"/>
  <w16cex:commentExtensible w16cex:durableId="29A49CF5" w16cex:dateUtc="2024-03-19T16:23:00Z"/>
  <w16cex:commentExtensible w16cex:durableId="424553C0" w16cex:dateUtc="2024-02-18T14:59:00Z"/>
  <w16cex:commentExtensible w16cex:durableId="29EBA6A3" w16cex:dateUtc="2024-05-12T18:35:00Z"/>
  <w16cex:commentExtensible w16cex:durableId="781BF5FC" w16cex:dateUtc="2024-02-18T15:03:00Z"/>
  <w16cex:commentExtensible w16cex:durableId="29EBB572" w16cex:dateUtc="2024-05-12T19:38:00Z"/>
  <w16cex:commentExtensible w16cex:durableId="29F3B1F7" w16cex:dateUtc="2024-05-18T21:02:00Z"/>
  <w16cex:commentExtensible w16cex:durableId="2A0087FA" w16cex:dateUtc="2024-05-28T14:42:00Z"/>
  <w16cex:commentExtensible w16cex:durableId="20C98524" w16cex:dateUtc="2024-02-18T15:04:00Z"/>
  <w16cex:commentExtensible w16cex:durableId="29EBB63A" w16cex:dateUtc="2024-05-12T19:42:00Z"/>
  <w16cex:commentExtensible w16cex:durableId="29F3B243" w16cex:dateUtc="2024-05-18T21:03:00Z"/>
  <w16cex:commentExtensible w16cex:durableId="2A008817" w16cex:dateUtc="2024-05-28T14:43:00Z"/>
  <w16cex:commentExtensible w16cex:durableId="3687FDF3" w16cex:dateUtc="2024-02-18T23:21:00Z"/>
  <w16cex:commentExtensible w16cex:durableId="0064432E" w16cex:dateUtc="2024-02-18T23:21:00Z"/>
  <w16cex:commentExtensible w16cex:durableId="29EBB6A6" w16cex:dateUtc="2024-05-12T19:44: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29EBBAE5" w16cex:dateUtc="2024-05-12T20:02: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F3B30C" w16cex:dateUtc="2024-05-18T21:06:00Z"/>
  <w16cex:commentExtensible w16cex:durableId="2A00887E" w16cex:dateUtc="2024-05-28T14:44:00Z"/>
  <w16cex:commentExtensible w16cex:durableId="298344FE" w16cex:dateUtc="2024-02-23T15:23:00Z"/>
  <w16cex:commentExtensible w16cex:durableId="29A407D9" w16cex:dateUtc="2024-03-19T05:47:00Z"/>
  <w16cex:commentExtensible w16cex:durableId="29F3B361" w16cex:dateUtc="2024-05-18T21:08:00Z"/>
  <w16cex:commentExtensible w16cex:durableId="2A00888C" w16cex:dateUtc="2024-05-28T14:45:00Z"/>
  <w16cex:commentExtensible w16cex:durableId="29F3B391" w16cex:dateUtc="2024-05-18T21:09:00Z"/>
  <w16cex:commentExtensible w16cex:durableId="2A00889A" w16cex:dateUtc="2024-05-28T14:45:00Z"/>
  <w16cex:commentExtensible w16cex:durableId="29F71F78" w16cex:dateUtc="2024-05-18T21:06:00Z"/>
  <w16cex:commentExtensible w16cex:durableId="29F71F77" w16cex:dateUtc="2024-05-21T10:24:00Z"/>
  <w16cex:commentExtensible w16cex:durableId="2A008911" w16cex:dateUtc="2024-05-18T21:09:00Z"/>
  <w16cex:commentExtensible w16cex:durableId="53C03927" w16cex:dateUtc="2024-02-18T23:50:00Z"/>
  <w16cex:commentExtensible w16cex:durableId="1BB2D565" w16cex:dateUtc="2024-02-18T23:52:00Z"/>
  <w16cex:commentExtensible w16cex:durableId="29EBBE09" w16cex:dateUtc="2024-05-12T20:1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CF693F" w16cid:durableId="29F3946C"/>
  <w16cid:commentId w16cid:paraId="33ADDD2E" w16cid:durableId="2A007765"/>
  <w16cid:commentId w16cid:paraId="48D957E6" w16cid:durableId="28B0EFB4"/>
  <w16cid:commentId w16cid:paraId="5609985D" w16cid:durableId="29DDF103"/>
  <w16cid:commentId w16cid:paraId="4649FF2D" w16cid:durableId="297F0F26"/>
  <w16cid:commentId w16cid:paraId="6A7C626E" w16cid:durableId="29DDF17F"/>
  <w16cid:commentId w16cid:paraId="41E4B194" w16cid:durableId="22DD2AB1"/>
  <w16cid:commentId w16cid:paraId="2CF50B12" w16cid:durableId="29DDF1ED"/>
  <w16cid:commentId w16cid:paraId="47C031C8" w16cid:durableId="297F0E9D"/>
  <w16cid:commentId w16cid:paraId="08FB9F5E" w16cid:durableId="5C15AC61"/>
  <w16cid:commentId w16cid:paraId="59FA0CF4" w16cid:durableId="29A52FD6"/>
  <w16cid:commentId w16cid:paraId="4BE042E5" w16cid:durableId="297F0EDF"/>
  <w16cid:commentId w16cid:paraId="2E80D983" w16cid:durableId="29DDF383"/>
  <w16cid:commentId w16cid:paraId="5F42CD6A" w16cid:durableId="4D570B42"/>
  <w16cid:commentId w16cid:paraId="49E5B878" w16cid:durableId="29A52FF7"/>
  <w16cid:commentId w16cid:paraId="1A989D60" w16cid:durableId="297F0F6E"/>
  <w16cid:commentId w16cid:paraId="1602AE08" w16cid:durableId="29DDF4BB"/>
  <w16cid:commentId w16cid:paraId="308ADEC6" w16cid:durableId="297F0F56"/>
  <w16cid:commentId w16cid:paraId="72C39D16" w16cid:durableId="29DDF51C"/>
  <w16cid:commentId w16cid:paraId="4B603BFE" w16cid:durableId="4CF9F4E8"/>
  <w16cid:commentId w16cid:paraId="3571E63A" w16cid:durableId="297F0F8C"/>
  <w16cid:commentId w16cid:paraId="3A9D42ED" w16cid:durableId="29DDF565"/>
  <w16cid:commentId w16cid:paraId="2EE72C17" w16cid:durableId="20B07734"/>
  <w16cid:commentId w16cid:paraId="099C6591" w16cid:durableId="4891A35D"/>
  <w16cid:commentId w16cid:paraId="458869FC" w16cid:durableId="29DDF591"/>
  <w16cid:commentId w16cid:paraId="6FE07E38" w16cid:durableId="297F0FC2"/>
  <w16cid:commentId w16cid:paraId="270B2B7B" w16cid:durableId="29DDF5B3"/>
  <w16cid:commentId w16cid:paraId="2BD84284" w16cid:durableId="297F0FA5"/>
  <w16cid:commentId w16cid:paraId="43CA65B6" w16cid:durableId="29DDF860"/>
  <w16cid:commentId w16cid:paraId="3EEB68AC" w16cid:durableId="42998FE4"/>
  <w16cid:commentId w16cid:paraId="528ACC9A" w16cid:durableId="05A9694F"/>
  <w16cid:commentId w16cid:paraId="0B6AEF0B" w16cid:durableId="29A57E81"/>
  <w16cid:commentId w16cid:paraId="075F5326" w16cid:durableId="297F0FD6"/>
  <w16cid:commentId w16cid:paraId="67AF45AA" w16cid:durableId="29A2C22F"/>
  <w16cid:commentId w16cid:paraId="05A34DD9" w16cid:durableId="317A7C1A"/>
  <w16cid:commentId w16cid:paraId="00F73814" w16cid:durableId="29DDFA48"/>
  <w16cid:commentId w16cid:paraId="7E09488F" w16cid:durableId="29F37B8D"/>
  <w16cid:commentId w16cid:paraId="725E363E" w16cid:durableId="2A007853"/>
  <w16cid:commentId w16cid:paraId="582E2AFD" w16cid:durableId="297F0FEE"/>
  <w16cid:commentId w16cid:paraId="1C9855C1" w16cid:durableId="29DDFF7F"/>
  <w16cid:commentId w16cid:paraId="28B10AF1" w16cid:durableId="29F37D13"/>
  <w16cid:commentId w16cid:paraId="146D03AC" w16cid:durableId="2A0078EC"/>
  <w16cid:commentId w16cid:paraId="08A31B37" w16cid:durableId="2892037A"/>
  <w16cid:commentId w16cid:paraId="6C7AFE4D" w16cid:durableId="331CDCD8"/>
  <w16cid:commentId w16cid:paraId="5B9ECA6C" w16cid:durableId="29DE10C3"/>
  <w16cid:commentId w16cid:paraId="295A1EB7" w16cid:durableId="297F100A"/>
  <w16cid:commentId w16cid:paraId="74489B04" w16cid:durableId="29DDFBE4"/>
  <w16cid:commentId w16cid:paraId="31B77A55" w16cid:durableId="297F1065"/>
  <w16cid:commentId w16cid:paraId="46C2E8A0" w16cid:durableId="29DDFC12"/>
  <w16cid:commentId w16cid:paraId="2F098201" w16cid:durableId="5F712EA1"/>
  <w16cid:commentId w16cid:paraId="3938475C" w16cid:durableId="10A88D9B"/>
  <w16cid:commentId w16cid:paraId="3B211377" w16cid:durableId="297F1095"/>
  <w16cid:commentId w16cid:paraId="287F5919" w16cid:durableId="29DE12CA"/>
  <w16cid:commentId w16cid:paraId="35D3448A" w16cid:durableId="297F10F1"/>
  <w16cid:commentId w16cid:paraId="5D039896" w16cid:durableId="29DE17D2"/>
  <w16cid:commentId w16cid:paraId="16E42D38" w16cid:durableId="4CB19A6B"/>
  <w16cid:commentId w16cid:paraId="7924F4D0" w16cid:durableId="297F1137"/>
  <w16cid:commentId w16cid:paraId="232497F6" w16cid:durableId="29DE1840"/>
  <w16cid:commentId w16cid:paraId="3F8F5C97" w16cid:durableId="7DA158A8"/>
  <w16cid:commentId w16cid:paraId="282635CE" w16cid:durableId="29DE18AF"/>
  <w16cid:commentId w16cid:paraId="78E335BD" w16cid:durableId="29F3955B"/>
  <w16cid:commentId w16cid:paraId="667889FC" w16cid:durableId="2A0079FE"/>
  <w16cid:commentId w16cid:paraId="7B80E9C9" w16cid:durableId="6A76A1C5"/>
  <w16cid:commentId w16cid:paraId="0D2C09FD" w16cid:durableId="29DE1E0E"/>
  <w16cid:commentId w16cid:paraId="08624861" w16cid:durableId="002E267A"/>
  <w16cid:commentId w16cid:paraId="6950B459" w16cid:durableId="29DE201D"/>
  <w16cid:commentId w16cid:paraId="7C441103" w16cid:durableId="289FA37B"/>
  <w16cid:commentId w16cid:paraId="7042F732" w16cid:durableId="29DE20E1"/>
  <w16cid:commentId w16cid:paraId="1FCD7033" w16cid:durableId="297F117A"/>
  <w16cid:commentId w16cid:paraId="55E96B3D" w16cid:durableId="29A2C85C"/>
  <w16cid:commentId w16cid:paraId="16F58CB6" w16cid:durableId="29A582C1"/>
  <w16cid:commentId w16cid:paraId="19888251" w16cid:durableId="29A5E96B"/>
  <w16cid:commentId w16cid:paraId="316D6E8F" w16cid:durableId="04479EF5"/>
  <w16cid:commentId w16cid:paraId="48833A5C" w16cid:durableId="29DE2128"/>
  <w16cid:commentId w16cid:paraId="5ABBC0DF" w16cid:durableId="79A3A051"/>
  <w16cid:commentId w16cid:paraId="637B7244" w16cid:durableId="29DE2218"/>
  <w16cid:commentId w16cid:paraId="11AB236E" w16cid:durableId="297F1192"/>
  <w16cid:commentId w16cid:paraId="5E3B29EF" w16cid:durableId="29A2CEE6"/>
  <w16cid:commentId w16cid:paraId="3100C424" w16cid:durableId="3B067F6B"/>
  <w16cid:commentId w16cid:paraId="22245B61" w16cid:durableId="29DE225E"/>
  <w16cid:commentId w16cid:paraId="4AA73FFC" w16cid:durableId="29F39631"/>
  <w16cid:commentId w16cid:paraId="69AED51F" w16cid:durableId="2A007A53"/>
  <w16cid:commentId w16cid:paraId="56EF652C" w16cid:durableId="09DD369D"/>
  <w16cid:commentId w16cid:paraId="0B7BFBBC" w16cid:durableId="18A833E2"/>
  <w16cid:commentId w16cid:paraId="27DF82C0" w16cid:durableId="54963A07"/>
  <w16cid:commentId w16cid:paraId="4C334D7C" w16cid:durableId="297F11CA"/>
  <w16cid:commentId w16cid:paraId="522C4301" w16cid:durableId="29EBC50E"/>
  <w16cid:commentId w16cid:paraId="1F18D289" w16cid:durableId="29F39655"/>
  <w16cid:commentId w16cid:paraId="1BB41C0B" w16cid:durableId="2A007A7A"/>
  <w16cid:commentId w16cid:paraId="7976A3BC" w16cid:durableId="3E23C402"/>
  <w16cid:commentId w16cid:paraId="77BEB748" w16cid:durableId="29DE22C2"/>
  <w16cid:commentId w16cid:paraId="4EA59ABC" w16cid:durableId="29F39681"/>
  <w16cid:commentId w16cid:paraId="04AD3634" w16cid:durableId="2A007A84"/>
  <w16cid:commentId w16cid:paraId="711A4305" w16cid:durableId="4EE3FC49"/>
  <w16cid:commentId w16cid:paraId="3B43867A" w16cid:durableId="40884C57"/>
  <w16cid:commentId w16cid:paraId="073F83A5" w16cid:durableId="29DE23C9"/>
  <w16cid:commentId w16cid:paraId="48C5323D" w16cid:durableId="29DE2AF1"/>
  <w16cid:commentId w16cid:paraId="03B661B1" w16cid:durableId="29F39851"/>
  <w16cid:commentId w16cid:paraId="23A36A5D" w16cid:durableId="2A007AC7"/>
  <w16cid:commentId w16cid:paraId="48425D38" w16cid:durableId="4778E1AA"/>
  <w16cid:commentId w16cid:paraId="5B753DE4" w16cid:durableId="29DE2AFE"/>
  <w16cid:commentId w16cid:paraId="66985067" w16cid:durableId="29833B33"/>
  <w16cid:commentId w16cid:paraId="5599030C" w16cid:durableId="29DE2F49"/>
  <w16cid:commentId w16cid:paraId="4F4391A9" w16cid:durableId="7065B267"/>
  <w16cid:commentId w16cid:paraId="04117104" w16cid:durableId="6781DB20"/>
  <w16cid:commentId w16cid:paraId="2AD6A4F2" w16cid:durableId="29DE32EA"/>
  <w16cid:commentId w16cid:paraId="3F007602" w16cid:durableId="2982E650"/>
  <w16cid:commentId w16cid:paraId="2BDACB94" w16cid:durableId="29DE34DE"/>
  <w16cid:commentId w16cid:paraId="0A6C4F31" w16cid:durableId="2982E66E"/>
  <w16cid:commentId w16cid:paraId="5B57CC08" w16cid:durableId="29A3301F"/>
  <w16cid:commentId w16cid:paraId="5358D58D" w16cid:durableId="29833C9A"/>
  <w16cid:commentId w16cid:paraId="73D3119C" w16cid:durableId="29DE340B"/>
  <w16cid:commentId w16cid:paraId="4EE17147" w16cid:durableId="1D14471A"/>
  <w16cid:commentId w16cid:paraId="2294BB65" w16cid:durableId="29DE3585"/>
  <w16cid:commentId w16cid:paraId="3F765B23" w16cid:durableId="00E0C705"/>
  <w16cid:commentId w16cid:paraId="22DB4D8B" w16cid:durableId="29DE3594"/>
  <w16cid:commentId w16cid:paraId="756DE079" w16cid:durableId="2982E4BE"/>
  <w16cid:commentId w16cid:paraId="081F8CC7" w16cid:durableId="2982E3BC"/>
  <w16cid:commentId w16cid:paraId="3BF2ACB9" w16cid:durableId="29EBC13E"/>
  <w16cid:commentId w16cid:paraId="1DE07876" w16cid:durableId="29833FAB"/>
  <w16cid:commentId w16cid:paraId="353FD0C3" w16cid:durableId="29DE3AE3"/>
  <w16cid:commentId w16cid:paraId="60EEB75C" w16cid:durableId="29F3A183"/>
  <w16cid:commentId w16cid:paraId="25D31DEC" w16cid:durableId="2A007B32"/>
  <w16cid:commentId w16cid:paraId="1B1EF5E6" w16cid:durableId="29F3A13D"/>
  <w16cid:commentId w16cid:paraId="130DCB14" w16cid:durableId="2A007B71"/>
  <w16cid:commentId w16cid:paraId="1D61C2D5" w16cid:durableId="29F39EDF"/>
  <w16cid:commentId w16cid:paraId="5D4F5D1C" w16cid:durableId="2A007BC0"/>
  <w16cid:commentId w16cid:paraId="215EF5CD" w16cid:durableId="2982E3E2"/>
  <w16cid:commentId w16cid:paraId="05F107C4" w16cid:durableId="29DE3B0B"/>
  <w16cid:commentId w16cid:paraId="5A1E255D" w16cid:durableId="29F3A6E1"/>
  <w16cid:commentId w16cid:paraId="44A77C45" w16cid:durableId="2A007BD6"/>
  <w16cid:commentId w16cid:paraId="03D96A02" w16cid:durableId="29F39F1B"/>
  <w16cid:commentId w16cid:paraId="2C5B38FC" w16cid:durableId="2A007C7F"/>
  <w16cid:commentId w16cid:paraId="6C08A820" w16cid:durableId="29F39F96"/>
  <w16cid:commentId w16cid:paraId="135E20B5" w16cid:durableId="2A007C9B"/>
  <w16cid:commentId w16cid:paraId="198CA15A" w16cid:durableId="29F3A01C"/>
  <w16cid:commentId w16cid:paraId="6B2CBD4B" w16cid:durableId="2A007CBB"/>
  <w16cid:commentId w16cid:paraId="51B01665" w16cid:durableId="29F3A07E"/>
  <w16cid:commentId w16cid:paraId="59C6B01F" w16cid:durableId="2A007CA9"/>
  <w16cid:commentId w16cid:paraId="75D374D9" w16cid:durableId="29F3A0CA"/>
  <w16cid:commentId w16cid:paraId="0B6B06A5" w16cid:durableId="2A007CC6"/>
  <w16cid:commentId w16cid:paraId="23B9BF58" w16cid:durableId="5BA77DF7"/>
  <w16cid:commentId w16cid:paraId="69FBC977" w16cid:durableId="29A42F6C"/>
  <w16cid:commentId w16cid:paraId="74AD04A9" w16cid:durableId="29F3A1B1"/>
  <w16cid:commentId w16cid:paraId="5946AD15" w16cid:durableId="10C58263"/>
  <w16cid:commentId w16cid:paraId="2E753024" w16cid:durableId="3811576D"/>
  <w16cid:commentId w16cid:paraId="2C0D51EA" w16cid:durableId="29DE3B8A"/>
  <w16cid:commentId w16cid:paraId="1950BE23" w16cid:durableId="74CF83E1"/>
  <w16cid:commentId w16cid:paraId="75EE9198" w16cid:durableId="29DE3BEB"/>
  <w16cid:commentId w16cid:paraId="77D59660" w16cid:durableId="242E6F17"/>
  <w16cid:commentId w16cid:paraId="5CE48D80" w16cid:durableId="29DE3C3E"/>
  <w16cid:commentId w16cid:paraId="369A7547" w16cid:durableId="2A007EBB"/>
  <w16cid:commentId w16cid:paraId="5E91F14B" w16cid:durableId="29F702E0"/>
  <w16cid:commentId w16cid:paraId="127AD9A6" w16cid:durableId="29F3A230"/>
  <w16cid:commentId w16cid:paraId="0F6CA57C" w16cid:durableId="2A007D6B"/>
  <w16cid:commentId w16cid:paraId="26852D31" w16cid:durableId="29F3A26A"/>
  <w16cid:commentId w16cid:paraId="11347ED2" w16cid:durableId="2A007E37"/>
  <w16cid:commentId w16cid:paraId="068EB577" w16cid:durableId="715AAFA2"/>
  <w16cid:commentId w16cid:paraId="3A50BB81" w16cid:durableId="0ECA4897"/>
  <w16cid:commentId w16cid:paraId="4266CA04" w16cid:durableId="29DE3F30"/>
  <w16cid:commentId w16cid:paraId="7E56F99C" w16cid:durableId="29F3A2ED"/>
  <w16cid:commentId w16cid:paraId="3F2B18C4" w16cid:durableId="2A007E46"/>
  <w16cid:commentId w16cid:paraId="59D83D7F" w16cid:durableId="2982E6CD"/>
  <w16cid:commentId w16cid:paraId="4D739BA8" w16cid:durableId="29DF3834"/>
  <w16cid:commentId w16cid:paraId="32C97F54" w16cid:durableId="29F3A42B"/>
  <w16cid:commentId w16cid:paraId="3F22865A" w16cid:durableId="2A008048"/>
  <w16cid:commentId w16cid:paraId="1B4B4128" w16cid:durableId="1828037B"/>
  <w16cid:commentId w16cid:paraId="310F4AD0" w16cid:durableId="1AA40352"/>
  <w16cid:commentId w16cid:paraId="2FCC0BC9" w16cid:durableId="29DF3865"/>
  <w16cid:commentId w16cid:paraId="3FA4B424" w16cid:durableId="29F3A34C"/>
  <w16cid:commentId w16cid:paraId="1112669D" w16cid:durableId="2A008053"/>
  <w16cid:commentId w16cid:paraId="0BF6654E" w16cid:durableId="29F3A37A"/>
  <w16cid:commentId w16cid:paraId="1B405829" w16cid:durableId="2A008067"/>
  <w16cid:commentId w16cid:paraId="12EAF7AC" w16cid:durableId="29F3A3BD"/>
  <w16cid:commentId w16cid:paraId="6AEBCBA2" w16cid:durableId="2A00808A"/>
  <w16cid:commentId w16cid:paraId="17E2B10E" w16cid:durableId="29F3A3F4"/>
  <w16cid:commentId w16cid:paraId="78EDA840" w16cid:durableId="2A008098"/>
  <w16cid:commentId w16cid:paraId="16FFEDD9" w16cid:durableId="417A810A"/>
  <w16cid:commentId w16cid:paraId="5964C333" w16cid:durableId="29DF3AA9"/>
  <w16cid:commentId w16cid:paraId="75DA38F9" w16cid:durableId="6CB3C387"/>
  <w16cid:commentId w16cid:paraId="58C3EF0E" w16cid:durableId="401D46F7"/>
  <w16cid:commentId w16cid:paraId="25A3E137" w16cid:durableId="2982E709"/>
  <w16cid:commentId w16cid:paraId="508155E7" w16cid:durableId="29F3A545"/>
  <w16cid:commentId w16cid:paraId="1CD4E4D4" w16cid:durableId="2A008113"/>
  <w16cid:commentId w16cid:paraId="67528499" w16cid:durableId="2982E972"/>
  <w16cid:commentId w16cid:paraId="166C3F77" w16cid:durableId="29DF3C18"/>
  <w16cid:commentId w16cid:paraId="70D14320" w16cid:durableId="22500018"/>
  <w16cid:commentId w16cid:paraId="0C35F4C1" w16cid:durableId="2982E783"/>
  <w16cid:commentId w16cid:paraId="28344E16" w16cid:durableId="29A43EB6"/>
  <w16cid:commentId w16cid:paraId="26174D8D" w16cid:durableId="4C55B373"/>
  <w16cid:commentId w16cid:paraId="2848FEAD" w16cid:durableId="372B1E78"/>
  <w16cid:commentId w16cid:paraId="041769CC" w16cid:durableId="29E4DDC4"/>
  <w16cid:commentId w16cid:paraId="6BF09FE8" w16cid:durableId="298341F2"/>
  <w16cid:commentId w16cid:paraId="012B0568" w16cid:durableId="29E5DC8B"/>
  <w16cid:commentId w16cid:paraId="4BE2CB22" w16cid:durableId="2982E79F"/>
  <w16cid:commentId w16cid:paraId="1C0EAAE9" w16cid:durableId="29E5E15C"/>
  <w16cid:commentId w16cid:paraId="062567A8" w16cid:durableId="29834233"/>
  <w16cid:commentId w16cid:paraId="62AC82F4" w16cid:durableId="29E60447"/>
  <w16cid:commentId w16cid:paraId="2CEF08EA" w16cid:durableId="7A33FA09"/>
  <w16cid:commentId w16cid:paraId="57A1D3E9" w16cid:durableId="29E5E51D"/>
  <w16cid:commentId w16cid:paraId="1D1522F3" w16cid:durableId="2982E7C8"/>
  <w16cid:commentId w16cid:paraId="1D2411D1" w16cid:durableId="2982E7EB"/>
  <w16cid:commentId w16cid:paraId="580BCA1E" w16cid:durableId="29A440B2"/>
  <w16cid:commentId w16cid:paraId="67ABE5FA" w16cid:durableId="226251D4"/>
  <w16cid:commentId w16cid:paraId="48A28328" w16cid:durableId="3229C575"/>
  <w16cid:commentId w16cid:paraId="69F3F910" w16cid:durableId="29A6B74E"/>
  <w16cid:commentId w16cid:paraId="1290E961" w16cid:durableId="298342E7"/>
  <w16cid:commentId w16cid:paraId="2F319CD6" w16cid:durableId="29E5E62A"/>
  <w16cid:commentId w16cid:paraId="4BD6A7FA" w16cid:durableId="2982E82A"/>
  <w16cid:commentId w16cid:paraId="4A6BBEC2" w16cid:durableId="29A44115"/>
  <w16cid:commentId w16cid:paraId="2CB28006" w16cid:durableId="2983430C"/>
  <w16cid:commentId w16cid:paraId="0F454929" w16cid:durableId="29E5F088"/>
  <w16cid:commentId w16cid:paraId="40318316" w16cid:durableId="76935D65"/>
  <w16cid:commentId w16cid:paraId="073AF931" w16cid:durableId="58B82E69"/>
  <w16cid:commentId w16cid:paraId="74FB389A" w16cid:durableId="29E5EAC1"/>
  <w16cid:commentId w16cid:paraId="35CD9FC0" w16cid:durableId="2982E86A"/>
  <w16cid:commentId w16cid:paraId="5B67AE0D" w16cid:durableId="29A4449B"/>
  <w16cid:commentId w16cid:paraId="17A071C5" w16cid:durableId="2982E89C"/>
  <w16cid:commentId w16cid:paraId="62A89F2F" w16cid:durableId="29E5ECC0"/>
  <w16cid:commentId w16cid:paraId="4C7B0CD2" w16cid:durableId="2982E8B6"/>
  <w16cid:commentId w16cid:paraId="2689D9F7" w16cid:durableId="29E5F123"/>
  <w16cid:commentId w16cid:paraId="075AC5C0" w16cid:durableId="7C9B2C63"/>
  <w16cid:commentId w16cid:paraId="5AFD01B6" w16cid:durableId="29E5F158"/>
  <w16cid:commentId w16cid:paraId="5F081E01" w16cid:durableId="2982E937"/>
  <w16cid:commentId w16cid:paraId="03C96A09" w16cid:durableId="29E5F1BD"/>
  <w16cid:commentId w16cid:paraId="0DDEA57D" w16cid:durableId="2982E8F8"/>
  <w16cid:commentId w16cid:paraId="5B441C53" w16cid:durableId="2982E91D"/>
  <w16cid:commentId w16cid:paraId="17EC1FCE" w16cid:durableId="29F3A7F8"/>
  <w16cid:commentId w16cid:paraId="3A6D772D" w16cid:durableId="7FCBD715"/>
  <w16cid:commentId w16cid:paraId="2B08053E" w16cid:durableId="29E603C8"/>
  <w16cid:commentId w16cid:paraId="37C402C4" w16cid:durableId="492A0B46"/>
  <w16cid:commentId w16cid:paraId="1B9698F9" w16cid:durableId="17A58014"/>
  <w16cid:commentId w16cid:paraId="3A535B5C" w16cid:durableId="29EB4D27"/>
  <w16cid:commentId w16cid:paraId="1402B8A1" w16cid:durableId="29F3AC24"/>
  <w16cid:commentId w16cid:paraId="60F7928B" w16cid:durableId="2A0083FF"/>
  <w16cid:commentId w16cid:paraId="1DC9C87A" w16cid:durableId="1678CAB2"/>
  <w16cid:commentId w16cid:paraId="79D15A8F" w16cid:durableId="29EB6031"/>
  <w16cid:commentId w16cid:paraId="5E11EE4C" w16cid:durableId="757A5DEC"/>
  <w16cid:commentId w16cid:paraId="0123622D" w16cid:durableId="29EB283B"/>
  <w16cid:commentId w16cid:paraId="435144FA" w16cid:durableId="29F3ACF6"/>
  <w16cid:commentId w16cid:paraId="49C86053" w16cid:durableId="2A008495"/>
  <w16cid:commentId w16cid:paraId="10CA6D46" w16cid:durableId="29F3ACB6"/>
  <w16cid:commentId w16cid:paraId="6B52A07C" w16cid:durableId="2A0084A4"/>
  <w16cid:commentId w16cid:paraId="054371B6" w16cid:durableId="29EB6633"/>
  <w16cid:commentId w16cid:paraId="46AA27F3" w16cid:durableId="29EB9CB8"/>
  <w16cid:commentId w16cid:paraId="131A5986" w16cid:durableId="5D336CE7"/>
  <w16cid:commentId w16cid:paraId="5D3A4A2B" w16cid:durableId="2982E9A2"/>
  <w16cid:commentId w16cid:paraId="215F7BFA" w16cid:durableId="29EB6634"/>
  <w16cid:commentId w16cid:paraId="583C292A" w16cid:durableId="4D24DE21"/>
  <w16cid:commentId w16cid:paraId="41D06624" w16cid:durableId="5BDCB92E"/>
  <w16cid:commentId w16cid:paraId="720A17DF" w16cid:durableId="76125224"/>
  <w16cid:commentId w16cid:paraId="4F7372DA" w16cid:durableId="29EB9D13"/>
  <w16cid:commentId w16cid:paraId="1B901E24" w16cid:durableId="6BFBC141"/>
  <w16cid:commentId w16cid:paraId="395AF5FF" w16cid:durableId="29F3ADCE"/>
  <w16cid:commentId w16cid:paraId="7D0EDC2C" w16cid:durableId="2A00850F"/>
  <w16cid:commentId w16cid:paraId="526B2ECB" w16cid:durableId="6FECAA79"/>
  <w16cid:commentId w16cid:paraId="17F42831" w16cid:durableId="29EB9DA5"/>
  <w16cid:commentId w16cid:paraId="13A9E641" w16cid:durableId="1FD85BBA"/>
  <w16cid:commentId w16cid:paraId="0AC0403E" w16cid:durableId="29EB9E15"/>
  <w16cid:commentId w16cid:paraId="64C7CE6B" w16cid:durableId="29F3AE50"/>
  <w16cid:commentId w16cid:paraId="5E8AF2DD" w16cid:durableId="2A0085D2"/>
  <w16cid:commentId w16cid:paraId="4F535DA6" w16cid:durableId="42C6A49B"/>
  <w16cid:commentId w16cid:paraId="07054624" w16cid:durableId="29A499B6"/>
  <w16cid:commentId w16cid:paraId="4AE087A5" w16cid:durableId="29F3AEF3"/>
  <w16cid:commentId w16cid:paraId="004EF18F" w16cid:durableId="2A00860C"/>
  <w16cid:commentId w16cid:paraId="17E673A5" w16cid:durableId="2A00862A"/>
  <w16cid:commentId w16cid:paraId="686A35F3" w16cid:durableId="29F3AEDF"/>
  <w16cid:commentId w16cid:paraId="0D62E754" w16cid:durableId="2A008641"/>
  <w16cid:commentId w16cid:paraId="392102F9" w16cid:durableId="0C8AF100"/>
  <w16cid:commentId w16cid:paraId="12A7E512" w16cid:durableId="29A49C6B"/>
  <w16cid:commentId w16cid:paraId="61D1AA10" w16cid:durableId="29F3AF0D"/>
  <w16cid:commentId w16cid:paraId="0133A95F" w16cid:durableId="2A008659"/>
  <w16cid:commentId w16cid:paraId="33528848" w16cid:durableId="29F3AF46"/>
  <w16cid:commentId w16cid:paraId="649EAA8E" w16cid:durableId="29F3AF7A"/>
  <w16cid:commentId w16cid:paraId="5A767726" w16cid:durableId="2A00866D"/>
  <w16cid:commentId w16cid:paraId="0EAB5A66" w16cid:durableId="29F3B067"/>
  <w16cid:commentId w16cid:paraId="7E63FD26" w16cid:durableId="2A00867B"/>
  <w16cid:commentId w16cid:paraId="76F15F56" w16cid:durableId="29F3B037"/>
  <w16cid:commentId w16cid:paraId="0C08D922" w16cid:durableId="2A008782"/>
  <w16cid:commentId w16cid:paraId="1AF02AC9" w16cid:durableId="701AE641"/>
  <w16cid:commentId w16cid:paraId="0A85C403" w16cid:durableId="29A49CE0"/>
  <w16cid:commentId w16cid:paraId="6F99F9E5" w16cid:durableId="5F7D0BB8"/>
  <w16cid:commentId w16cid:paraId="39D2F959" w16cid:durableId="29A49CF5"/>
  <w16cid:commentId w16cid:paraId="4E44123A" w16cid:durableId="424553C0"/>
  <w16cid:commentId w16cid:paraId="0767271A" w16cid:durableId="29EBA6A3"/>
  <w16cid:commentId w16cid:paraId="071C3770" w16cid:durableId="781BF5FC"/>
  <w16cid:commentId w16cid:paraId="6FED434E" w16cid:durableId="29EBB572"/>
  <w16cid:commentId w16cid:paraId="4F754C72" w16cid:durableId="29F3B1F7"/>
  <w16cid:commentId w16cid:paraId="27411C01" w16cid:durableId="2A0087FA"/>
  <w16cid:commentId w16cid:paraId="34E89134" w16cid:durableId="20C98524"/>
  <w16cid:commentId w16cid:paraId="49B0C2CB" w16cid:durableId="29EBB63A"/>
  <w16cid:commentId w16cid:paraId="4F254FEB" w16cid:durableId="29F3B243"/>
  <w16cid:commentId w16cid:paraId="53D01A22" w16cid:durableId="2A008817"/>
  <w16cid:commentId w16cid:paraId="2471F229" w16cid:durableId="3687FDF3"/>
  <w16cid:commentId w16cid:paraId="57392CF0" w16cid:durableId="0064432E"/>
  <w16cid:commentId w16cid:paraId="7DF16612" w16cid:durableId="29EBB6A6"/>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319789BC" w16cid:durableId="29EBBAE5"/>
  <w16cid:commentId w16cid:paraId="43916335" w16cid:durableId="798DFDE4"/>
  <w16cid:commentId w16cid:paraId="6CABAC5F" w16cid:durableId="7FBC00DC"/>
  <w16cid:commentId w16cid:paraId="094EF044" w16cid:durableId="52CC4B23"/>
  <w16cid:commentId w16cid:paraId="00B840CD" w16cid:durableId="3C67C4D4"/>
  <w16cid:commentId w16cid:paraId="537EBAFB" w16cid:durableId="29F3B30C"/>
  <w16cid:commentId w16cid:paraId="18A740EA" w16cid:durableId="2A00887E"/>
  <w16cid:commentId w16cid:paraId="6D59B789" w16cid:durableId="298344FE"/>
  <w16cid:commentId w16cid:paraId="4E8DCC15" w16cid:durableId="29A407D9"/>
  <w16cid:commentId w16cid:paraId="651267F3" w16cid:durableId="29F3B361"/>
  <w16cid:commentId w16cid:paraId="54FF686E" w16cid:durableId="2A00888C"/>
  <w16cid:commentId w16cid:paraId="16CFE6DC" w16cid:durableId="29F3B391"/>
  <w16cid:commentId w16cid:paraId="23C2E1DB" w16cid:durableId="2A00889A"/>
  <w16cid:commentId w16cid:paraId="7B682A2C" w16cid:durableId="29F71F78"/>
  <w16cid:commentId w16cid:paraId="6626D025" w16cid:durableId="29F71F77"/>
  <w16cid:commentId w16cid:paraId="7A0C0683" w16cid:durableId="2A008911"/>
  <w16cid:commentId w16cid:paraId="0F08A108" w16cid:durableId="53C03927"/>
  <w16cid:commentId w16cid:paraId="590EC630" w16cid:durableId="1BB2D565"/>
  <w16cid:commentId w16cid:paraId="5BB38FE0" w16cid:durableId="29EBBE09"/>
  <w16cid:commentId w16cid:paraId="064375FB" w16cid:durableId="2983459F"/>
  <w16cid:commentId w16cid:paraId="27BD3561" w16cid:durableId="29AA9FF8"/>
  <w16cid:commentId w16cid:paraId="3F9D405B" w16cid:durableId="5D548877"/>
  <w16cid:commentId w16cid:paraId="0C71A96F" w16cid:durableId="29A4A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9EC17" w14:textId="77777777" w:rsidR="006951AD" w:rsidRDefault="006951AD" w:rsidP="00593CAA">
      <w:r>
        <w:separator/>
      </w:r>
    </w:p>
  </w:endnote>
  <w:endnote w:type="continuationSeparator" w:id="0">
    <w:p w14:paraId="15DFC1DB" w14:textId="77777777" w:rsidR="006951AD" w:rsidRDefault="006951AD" w:rsidP="00593CAA">
      <w:r>
        <w:continuationSeparator/>
      </w:r>
    </w:p>
  </w:endnote>
  <w:endnote w:type="continuationNotice" w:id="1">
    <w:p w14:paraId="1B0AD33A" w14:textId="77777777" w:rsidR="006951AD" w:rsidRDefault="006951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F2225" w14:textId="77777777" w:rsidR="006951AD" w:rsidRDefault="006951AD" w:rsidP="00593CAA">
      <w:r>
        <w:separator/>
      </w:r>
    </w:p>
  </w:footnote>
  <w:footnote w:type="continuationSeparator" w:id="0">
    <w:p w14:paraId="40861157" w14:textId="77777777" w:rsidR="006951AD" w:rsidRDefault="006951AD" w:rsidP="00593CAA">
      <w:r>
        <w:continuationSeparator/>
      </w:r>
    </w:p>
  </w:footnote>
  <w:footnote w:type="continuationNotice" w:id="1">
    <w:p w14:paraId="1B4A56A5" w14:textId="77777777" w:rsidR="006951AD" w:rsidRDefault="006951A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win Dreesen">
    <w15:presenceInfo w15:providerId="AD" w15:userId="S::Erwin.Dreesen@kuleuven.be::39e8a593-296e-4c2d-badd-96647c71f9bc"/>
  </w15:person>
  <w15:person w15:author="My Luong Vuong">
    <w15:presenceInfo w15:providerId="AD" w15:userId="S::myluong.vuong@kuleuven.be::3a095926-c094-4dc5-9520-da494b4df4d0"/>
  </w15:person>
  <w15:person w15:author="Microsoft Office User">
    <w15:presenceInfo w15:providerId="None" w15:userId="Microsoft Office User"/>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461"/>
    <w:rsid w:val="0004753D"/>
    <w:rsid w:val="00047D64"/>
    <w:rsid w:val="00047E03"/>
    <w:rsid w:val="00050360"/>
    <w:rsid w:val="0005039A"/>
    <w:rsid w:val="000509CC"/>
    <w:rsid w:val="0005105E"/>
    <w:rsid w:val="00051426"/>
    <w:rsid w:val="00051790"/>
    <w:rsid w:val="00051938"/>
    <w:rsid w:val="00051A6C"/>
    <w:rsid w:val="00051A95"/>
    <w:rsid w:val="00053064"/>
    <w:rsid w:val="0005376E"/>
    <w:rsid w:val="0005389A"/>
    <w:rsid w:val="00053A0A"/>
    <w:rsid w:val="00053E2C"/>
    <w:rsid w:val="00054667"/>
    <w:rsid w:val="00054C4F"/>
    <w:rsid w:val="00054F2F"/>
    <w:rsid w:val="00055089"/>
    <w:rsid w:val="0005525B"/>
    <w:rsid w:val="00055265"/>
    <w:rsid w:val="00055E26"/>
    <w:rsid w:val="0005609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ED2"/>
    <w:rsid w:val="0008755F"/>
    <w:rsid w:val="000878AC"/>
    <w:rsid w:val="00087F50"/>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56DC"/>
    <w:rsid w:val="001A675D"/>
    <w:rsid w:val="001A6B0E"/>
    <w:rsid w:val="001A6D2C"/>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90A"/>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9E6"/>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57F6"/>
    <w:rsid w:val="0036609B"/>
    <w:rsid w:val="00366783"/>
    <w:rsid w:val="00366788"/>
    <w:rsid w:val="00367263"/>
    <w:rsid w:val="00367AC2"/>
    <w:rsid w:val="00370016"/>
    <w:rsid w:val="00371087"/>
    <w:rsid w:val="003713E8"/>
    <w:rsid w:val="003718D3"/>
    <w:rsid w:val="00372158"/>
    <w:rsid w:val="00372464"/>
    <w:rsid w:val="003725B7"/>
    <w:rsid w:val="00372B3E"/>
    <w:rsid w:val="00373B90"/>
    <w:rsid w:val="003747E7"/>
    <w:rsid w:val="00374A63"/>
    <w:rsid w:val="00374AB3"/>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E81"/>
    <w:rsid w:val="003E7EE5"/>
    <w:rsid w:val="003F0240"/>
    <w:rsid w:val="003F03B0"/>
    <w:rsid w:val="003F06A7"/>
    <w:rsid w:val="003F0719"/>
    <w:rsid w:val="003F0D07"/>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960"/>
    <w:rsid w:val="00427372"/>
    <w:rsid w:val="004276D1"/>
    <w:rsid w:val="004278C0"/>
    <w:rsid w:val="00427B5A"/>
    <w:rsid w:val="0043017A"/>
    <w:rsid w:val="004305D5"/>
    <w:rsid w:val="00430C7C"/>
    <w:rsid w:val="00430CA7"/>
    <w:rsid w:val="004318FB"/>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F10"/>
    <w:rsid w:val="00452F49"/>
    <w:rsid w:val="00453C63"/>
    <w:rsid w:val="00453E28"/>
    <w:rsid w:val="00453F43"/>
    <w:rsid w:val="00454171"/>
    <w:rsid w:val="0045449B"/>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1D3D"/>
    <w:rsid w:val="00572697"/>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FD"/>
    <w:rsid w:val="00585AA6"/>
    <w:rsid w:val="005864D3"/>
    <w:rsid w:val="00586647"/>
    <w:rsid w:val="005866D3"/>
    <w:rsid w:val="00587330"/>
    <w:rsid w:val="005877DB"/>
    <w:rsid w:val="00590011"/>
    <w:rsid w:val="0059037C"/>
    <w:rsid w:val="005904F2"/>
    <w:rsid w:val="00591292"/>
    <w:rsid w:val="00591383"/>
    <w:rsid w:val="00591A84"/>
    <w:rsid w:val="00591B93"/>
    <w:rsid w:val="00591C70"/>
    <w:rsid w:val="00591E6D"/>
    <w:rsid w:val="0059275C"/>
    <w:rsid w:val="00592AB3"/>
    <w:rsid w:val="00592D8E"/>
    <w:rsid w:val="00592F1C"/>
    <w:rsid w:val="0059300F"/>
    <w:rsid w:val="005933DE"/>
    <w:rsid w:val="0059399F"/>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705"/>
    <w:rsid w:val="005D19B8"/>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10131"/>
    <w:rsid w:val="006103BA"/>
    <w:rsid w:val="006105EB"/>
    <w:rsid w:val="0061073B"/>
    <w:rsid w:val="0061134B"/>
    <w:rsid w:val="006116CB"/>
    <w:rsid w:val="00611BD5"/>
    <w:rsid w:val="00612626"/>
    <w:rsid w:val="00612C31"/>
    <w:rsid w:val="00612D7F"/>
    <w:rsid w:val="00612EF0"/>
    <w:rsid w:val="0061304B"/>
    <w:rsid w:val="00613AD8"/>
    <w:rsid w:val="00613FEF"/>
    <w:rsid w:val="006146C9"/>
    <w:rsid w:val="00614B29"/>
    <w:rsid w:val="00614D42"/>
    <w:rsid w:val="00614F0D"/>
    <w:rsid w:val="0061530A"/>
    <w:rsid w:val="006155E8"/>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1AD"/>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6AB"/>
    <w:rsid w:val="006F06C3"/>
    <w:rsid w:val="006F0880"/>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FDA"/>
    <w:rsid w:val="00735C67"/>
    <w:rsid w:val="00735FA6"/>
    <w:rsid w:val="00736075"/>
    <w:rsid w:val="0073611E"/>
    <w:rsid w:val="00736523"/>
    <w:rsid w:val="007365A8"/>
    <w:rsid w:val="0073671E"/>
    <w:rsid w:val="00736B21"/>
    <w:rsid w:val="00736DFB"/>
    <w:rsid w:val="007370F3"/>
    <w:rsid w:val="007373A8"/>
    <w:rsid w:val="007377FF"/>
    <w:rsid w:val="00737A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2059"/>
    <w:rsid w:val="00762255"/>
    <w:rsid w:val="007625FA"/>
    <w:rsid w:val="007626DD"/>
    <w:rsid w:val="00762A62"/>
    <w:rsid w:val="00762D75"/>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23F"/>
    <w:rsid w:val="008A0099"/>
    <w:rsid w:val="008A02C7"/>
    <w:rsid w:val="008A0363"/>
    <w:rsid w:val="008A0AC2"/>
    <w:rsid w:val="008A0B8D"/>
    <w:rsid w:val="008A0FB9"/>
    <w:rsid w:val="008A1420"/>
    <w:rsid w:val="008A159F"/>
    <w:rsid w:val="008A16D1"/>
    <w:rsid w:val="008A1A88"/>
    <w:rsid w:val="008A1BD2"/>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7640"/>
    <w:rsid w:val="008B05C2"/>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7263"/>
    <w:rsid w:val="008B754B"/>
    <w:rsid w:val="008B7E8C"/>
    <w:rsid w:val="008C012D"/>
    <w:rsid w:val="008C03D3"/>
    <w:rsid w:val="008C070E"/>
    <w:rsid w:val="008C08DE"/>
    <w:rsid w:val="008C0950"/>
    <w:rsid w:val="008C0A4A"/>
    <w:rsid w:val="008C0A55"/>
    <w:rsid w:val="008C0D46"/>
    <w:rsid w:val="008C0DBD"/>
    <w:rsid w:val="008C172D"/>
    <w:rsid w:val="008C1C6F"/>
    <w:rsid w:val="008C1D65"/>
    <w:rsid w:val="008C4132"/>
    <w:rsid w:val="008C4C93"/>
    <w:rsid w:val="008C553F"/>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4B87"/>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EAE"/>
    <w:rsid w:val="00967421"/>
    <w:rsid w:val="00967465"/>
    <w:rsid w:val="0097002A"/>
    <w:rsid w:val="009700F6"/>
    <w:rsid w:val="00970491"/>
    <w:rsid w:val="00970925"/>
    <w:rsid w:val="00970C49"/>
    <w:rsid w:val="00971389"/>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CEE"/>
    <w:rsid w:val="009A0DC0"/>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9B"/>
    <w:rsid w:val="00A12057"/>
    <w:rsid w:val="00A120F3"/>
    <w:rsid w:val="00A12133"/>
    <w:rsid w:val="00A1219C"/>
    <w:rsid w:val="00A12568"/>
    <w:rsid w:val="00A127F8"/>
    <w:rsid w:val="00A12C24"/>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F24"/>
    <w:rsid w:val="00A15A54"/>
    <w:rsid w:val="00A1656E"/>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E1A"/>
    <w:rsid w:val="00AB01E5"/>
    <w:rsid w:val="00AB0912"/>
    <w:rsid w:val="00AB0920"/>
    <w:rsid w:val="00AB0ED5"/>
    <w:rsid w:val="00AB0F5B"/>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91B"/>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B96"/>
    <w:rsid w:val="00B47F53"/>
    <w:rsid w:val="00B501D0"/>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50A5"/>
    <w:rsid w:val="00D2540B"/>
    <w:rsid w:val="00D256CB"/>
    <w:rsid w:val="00D256DD"/>
    <w:rsid w:val="00D25C24"/>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7DD"/>
    <w:rsid w:val="00DB689A"/>
    <w:rsid w:val="00DB7633"/>
    <w:rsid w:val="00DB7DE0"/>
    <w:rsid w:val="00DC062B"/>
    <w:rsid w:val="00DC0AC8"/>
    <w:rsid w:val="00DC0C00"/>
    <w:rsid w:val="00DC0D84"/>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7E3"/>
    <w:rsid w:val="00E02EDB"/>
    <w:rsid w:val="00E02FD8"/>
    <w:rsid w:val="00E0380C"/>
    <w:rsid w:val="00E03A18"/>
    <w:rsid w:val="00E03B11"/>
    <w:rsid w:val="00E03C7D"/>
    <w:rsid w:val="00E03EAF"/>
    <w:rsid w:val="00E04F6E"/>
    <w:rsid w:val="00E05082"/>
    <w:rsid w:val="00E056FD"/>
    <w:rsid w:val="00E05CB4"/>
    <w:rsid w:val="00E05CF4"/>
    <w:rsid w:val="00E06FE5"/>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B13"/>
    <w:rsid w:val="00E17D60"/>
    <w:rsid w:val="00E20270"/>
    <w:rsid w:val="00E20313"/>
    <w:rsid w:val="00E20463"/>
    <w:rsid w:val="00E2068C"/>
    <w:rsid w:val="00E2083C"/>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35"/>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38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7073"/>
    <w:rsid w:val="00F27239"/>
    <w:rsid w:val="00F275DC"/>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B2C"/>
    <w:rsid w:val="00F817FB"/>
    <w:rsid w:val="00F8181A"/>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F1F"/>
    <w:rsid w:val="00FD3009"/>
    <w:rsid w:val="00FD310E"/>
    <w:rsid w:val="00FD3865"/>
    <w:rsid w:val="00FD3AE8"/>
    <w:rsid w:val="00FD455A"/>
    <w:rsid w:val="00FD4FB7"/>
    <w:rsid w:val="00FD55E0"/>
    <w:rsid w:val="00FD62C4"/>
    <w:rsid w:val="00FD67F1"/>
    <w:rsid w:val="00FD6C24"/>
    <w:rsid w:val="00FD7257"/>
    <w:rsid w:val="00FD78FC"/>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D60"/>
    <w:rsid w:val="00FF2DEB"/>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topics/mathematics/significance-level-alpha" TargetMode="External"/><Relationship Id="rId2" Type="http://schemas.openxmlformats.org/officeDocument/2006/relationships/hyperlink" Target="https://www.ncbi.nlm.nih.gov/pmc/articles/PMC3787222/" TargetMode="External"/><Relationship Id="rId1" Type="http://schemas.openxmlformats.org/officeDocument/2006/relationships/hyperlink" Target="mailto:dmarriott@stvincents.com.au" TargetMode="External"/><Relationship Id="rId4" Type="http://schemas.openxmlformats.org/officeDocument/2006/relationships/hyperlink" Target="https://ascpt.onlinelibrary.wiley.com/doi/10.1002/cpt.2489"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86/s13613-020-00755-8" TargetMode="External"/><Relationship Id="rId18" Type="http://schemas.openxmlformats.org/officeDocument/2006/relationships/hyperlink" Target="http://doi.org/https://doi.org/10.1016/0002-9343(94)90141-4" TargetMode="External"/><Relationship Id="rId26" Type="http://schemas.openxmlformats.org/officeDocument/2006/relationships/hyperlink" Target="http://doi.org/10.1038/psp.2013.14" TargetMode="External"/><Relationship Id="rId39" Type="http://schemas.openxmlformats.org/officeDocument/2006/relationships/hyperlink" Target="http://doi.org/10.1128/aac.02019-20" TargetMode="External"/><Relationship Id="rId21" Type="http://schemas.openxmlformats.org/officeDocument/2006/relationships/hyperlink" Target="http://doi.org/10.1128/aac.00984-20" TargetMode="External"/><Relationship Id="rId34" Type="http://schemas.openxmlformats.org/officeDocument/2006/relationships/hyperlink" Target="http://doi.org/10.1128/aac.00424-11" TargetMode="External"/><Relationship Id="rId42" Type="http://schemas.openxmlformats.org/officeDocument/2006/relationships/hyperlink" Target="http://doi.org/10.3389/fphar.2020.00786" TargetMode="External"/><Relationship Id="rId47" Type="http://schemas.openxmlformats.org/officeDocument/2006/relationships/image" Target="media/image4.svg"/><Relationship Id="rId50" Type="http://schemas.openxmlformats.org/officeDocument/2006/relationships/image" Target="media/image7.png"/><Relationship Id="rId55" Type="http://schemas.openxmlformats.org/officeDocument/2006/relationships/image" Target="media/image12.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93/cid/civ933" TargetMode="External"/><Relationship Id="rId29" Type="http://schemas.openxmlformats.org/officeDocument/2006/relationships/hyperlink" Target="http://doi.org/10.1093/ndt/gfi284" TargetMode="External"/><Relationship Id="rId11" Type="http://schemas.microsoft.com/office/2018/08/relationships/commentsExtensible" Target="commentsExtensible.xml"/><Relationship Id="rId24" Type="http://schemas.openxmlformats.org/officeDocument/2006/relationships/hyperlink" Target="http://doi.org/10.1152/ajprenal.1984.247.4.F632" TargetMode="External"/><Relationship Id="rId32" Type="http://schemas.openxmlformats.org/officeDocument/2006/relationships/hyperlink" Target="http://doi.org/10.1016/j.jclinepi.2020.03.026" TargetMode="External"/><Relationship Id="rId37" Type="http://schemas.openxmlformats.org/officeDocument/2006/relationships/hyperlink" Target="http://doi.org/10.1208/s12248-013-9526-y" TargetMode="External"/><Relationship Id="rId40" Type="http://schemas.openxmlformats.org/officeDocument/2006/relationships/hyperlink" Target="http://doi.org/10.1093/qjmed/hcs060" TargetMode="External"/><Relationship Id="rId45" Type="http://schemas.openxmlformats.org/officeDocument/2006/relationships/image" Target="media/image2.svg"/><Relationship Id="rId53" Type="http://schemas.openxmlformats.org/officeDocument/2006/relationships/image" Target="media/image10.sv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doi.org/10.1007/s10096-021-04201-w"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054-019-2497-3" TargetMode="External"/><Relationship Id="rId22" Type="http://schemas.openxmlformats.org/officeDocument/2006/relationships/hyperlink" Target="http://doi.org/10.1128/aac.01088-16" TargetMode="External"/><Relationship Id="rId27" Type="http://schemas.openxmlformats.org/officeDocument/2006/relationships/hyperlink" Target="https://r4ds.had.co.nz/" TargetMode="External"/><Relationship Id="rId30" Type="http://schemas.openxmlformats.org/officeDocument/2006/relationships/hyperlink" Target="http://doi.org/10.1007/s001340000771" TargetMode="External"/><Relationship Id="rId35" Type="http://schemas.openxmlformats.org/officeDocument/2006/relationships/hyperlink" Target="http://doi.org/10.1111/j.1365-2710.2011.01297.x" TargetMode="External"/><Relationship Id="rId43" Type="http://schemas.openxmlformats.org/officeDocument/2006/relationships/footer" Target="footer1.xml"/><Relationship Id="rId48" Type="http://schemas.openxmlformats.org/officeDocument/2006/relationships/image" Target="media/image5.png"/><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8.sv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2147/ceor.S91587" TargetMode="External"/><Relationship Id="rId25" Type="http://schemas.openxmlformats.org/officeDocument/2006/relationships/hyperlink" Target="http://doi.org/10.1002/cpt.2489" TargetMode="External"/><Relationship Id="rId33" Type="http://schemas.openxmlformats.org/officeDocument/2006/relationships/hyperlink" Target="http://doi.org/10.1371/journal.pmed.1001855" TargetMode="External"/><Relationship Id="rId38" Type="http://schemas.openxmlformats.org/officeDocument/2006/relationships/hyperlink" Target="http://doi.org/https://doi.org/10.1016/j.jclinepi.2022.08.016" TargetMode="External"/><Relationship Id="rId46" Type="http://schemas.openxmlformats.org/officeDocument/2006/relationships/image" Target="media/image3.png"/><Relationship Id="rId20" Type="http://schemas.openxmlformats.org/officeDocument/2006/relationships/hyperlink" Target="http://doi.org/10.1128/aac.01554-20" TargetMode="External"/><Relationship Id="rId41" Type="http://schemas.openxmlformats.org/officeDocument/2006/relationships/hyperlink" Target="http://doi.org/10.1002/psp4.13002" TargetMode="External"/><Relationship Id="rId54"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007/s11739-017-1783-9" TargetMode="External"/><Relationship Id="rId23" Type="http://schemas.openxmlformats.org/officeDocument/2006/relationships/hyperlink" Target="http://doi.org/10.1023/a:1011970125687" TargetMode="External"/><Relationship Id="rId28" Type="http://schemas.openxmlformats.org/officeDocument/2006/relationships/hyperlink" Target="http://doi.org/10.1038/psp.2013.24" TargetMode="External"/><Relationship Id="rId36" Type="http://schemas.openxmlformats.org/officeDocument/2006/relationships/hyperlink" Target="http://doi.org/10.1186/s13054-022-04226-3" TargetMode="External"/><Relationship Id="rId49" Type="http://schemas.openxmlformats.org/officeDocument/2006/relationships/image" Target="media/image6.svg"/><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hyperlink" Target="http://doi.org/10.3390/microorganisms9102068" TargetMode="External"/><Relationship Id="rId44" Type="http://schemas.openxmlformats.org/officeDocument/2006/relationships/image" Target="media/image1.png"/><Relationship Id="rId5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16116</Words>
  <Characters>84772</Characters>
  <Application>Microsoft Office Word</Application>
  <DocSecurity>0</DocSecurity>
  <Lines>3853</Lines>
  <Paragraphs>2460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158</cp:revision>
  <dcterms:created xsi:type="dcterms:W3CDTF">2024-05-28T13:24:00Z</dcterms:created>
  <dcterms:modified xsi:type="dcterms:W3CDTF">2024-05-30T14:25:00Z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