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0E80E5A0" w:rsidR="00596EC9" w:rsidRPr="00593CAA" w:rsidRDefault="00596EC9" w:rsidP="004E58AA">
      <w:pPr>
        <w:pStyle w:val="Title"/>
      </w:pPr>
      <w:commentRangeStart w:id="0"/>
      <w:commentRangeStart w:id="1"/>
      <w:commentRangeStart w:id="2"/>
      <w:commentRangeStart w:id="3"/>
      <w:r w:rsidRPr="00593CAA">
        <w:t>Model</w:t>
      </w:r>
      <w:r w:rsidR="00D63A4A" w:rsidRPr="00593CAA">
        <w:t>-</w:t>
      </w:r>
      <w:r w:rsidR="004E58AA">
        <w:t>i</w:t>
      </w:r>
      <w:r w:rsidR="00D63A4A" w:rsidRPr="00593CAA">
        <w:t xml:space="preserve">nformed </w:t>
      </w:r>
      <w:r w:rsidR="004E58AA">
        <w:t>i</w:t>
      </w:r>
      <w:r w:rsidR="00D63A4A" w:rsidRPr="00593CAA">
        <w:t xml:space="preserve">dentification </w:t>
      </w:r>
      <w:commentRangeEnd w:id="0"/>
      <w:r w:rsidR="000C514A">
        <w:rPr>
          <w:rStyle w:val="CommentReference"/>
          <w:b w:val="0"/>
          <w:bCs w:val="0"/>
        </w:rPr>
        <w:commentReference w:id="0"/>
      </w:r>
      <w:commentRangeEnd w:id="1"/>
      <w:r w:rsidR="00CA046E">
        <w:rPr>
          <w:rStyle w:val="CommentReference"/>
          <w:b w:val="0"/>
          <w:bCs w:val="0"/>
        </w:rPr>
        <w:commentReference w:id="1"/>
      </w:r>
      <w:r w:rsidR="00D63A4A" w:rsidRPr="005006F4">
        <w:t>o</w:t>
      </w:r>
      <w:r w:rsidR="00D63A4A" w:rsidRPr="00593CAA">
        <w:t>f a</w:t>
      </w:r>
      <w:ins w:id="4" w:author="My Luong Vuong" w:date="2024-03-20T15:17:00Z">
        <w:r w:rsidR="00C678AF">
          <w:t>n</w:t>
        </w:r>
      </w:ins>
      <w:r w:rsidR="00D63A4A" w:rsidRPr="00593CAA">
        <w:t xml:space="preserve"> </w:t>
      </w:r>
      <w:del w:id="5" w:author="My Luong Vuong" w:date="2024-03-20T15:17:00Z">
        <w:r w:rsidR="004E58AA" w:rsidDel="00C678AF">
          <w:delText>w</w:delText>
        </w:r>
        <w:r w:rsidR="00D63A4A" w:rsidRPr="00593CAA" w:rsidDel="00C678AF">
          <w:delText>eight-</w:delText>
        </w:r>
        <w:r w:rsidR="004E58AA" w:rsidDel="00C678AF">
          <w:delText>b</w:delText>
        </w:r>
        <w:r w:rsidR="00D63A4A" w:rsidRPr="00593CAA" w:rsidDel="00C678AF">
          <w:delText>ased</w:delText>
        </w:r>
      </w:del>
      <w:ins w:id="6" w:author="My Luong Vuong" w:date="2024-03-20T15:17:00Z">
        <w:r w:rsidR="00C678AF">
          <w:t>optimised</w:t>
        </w:r>
      </w:ins>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2"/>
      <w:r w:rsidR="00F224C3">
        <w:rPr>
          <w:rStyle w:val="CommentReference"/>
          <w:b w:val="0"/>
          <w:bCs w:val="0"/>
        </w:rPr>
        <w:commentReference w:id="2"/>
      </w:r>
      <w:commentRangeEnd w:id="3"/>
      <w:r w:rsidR="00851BDA">
        <w:rPr>
          <w:rStyle w:val="CommentReference"/>
          <w:b w:val="0"/>
          <w:bCs w:val="0"/>
        </w:rPr>
        <w:commentReference w:id="3"/>
      </w:r>
    </w:p>
    <w:p w14:paraId="690D07F0" w14:textId="05E6CC5A" w:rsidR="003D0E51" w:rsidRPr="00494DCF" w:rsidRDefault="00AB21BB" w:rsidP="00593CAA">
      <w:ins w:id="7" w:author="My Luong Vuong" w:date="2024-03-19T10:30:00Z">
        <w:r w:rsidRPr="00A51508">
          <w:t>My-</w:t>
        </w:r>
        <w:commentRangeStart w:id="8"/>
        <w:commentRangeStart w:id="9"/>
        <w:r w:rsidRPr="00A51508">
          <w:t>Luong</w:t>
        </w:r>
        <w:commentRangeEnd w:id="8"/>
        <w:r w:rsidRPr="00F40B7B">
          <w:commentReference w:id="8"/>
        </w:r>
      </w:ins>
      <w:commentRangeEnd w:id="9"/>
      <w:ins w:id="10" w:author="My Luong Vuong" w:date="2024-05-02T11:05:00Z">
        <w:r w:rsidR="00B02876">
          <w:rPr>
            <w:rStyle w:val="CommentReference"/>
          </w:rPr>
          <w:commentReference w:id="9"/>
        </w:r>
      </w:ins>
      <w:ins w:id="11" w:author="My Luong Vuong" w:date="2024-03-19T10:30:00Z">
        <w:r w:rsidRPr="00A51508">
          <w:t xml:space="preserve"> Vuong</w:t>
        </w:r>
      </w:ins>
      <w:commentRangeStart w:id="12"/>
      <w:del w:id="13" w:author="My Luong Vuong" w:date="2024-03-19T10:30:00Z">
        <w:r w:rsidR="00E31872" w:rsidRPr="00494DCF" w:rsidDel="00AB21BB">
          <w:delText>My</w:delText>
        </w:r>
        <w:r w:rsidR="0002535A" w:rsidRPr="00494DCF" w:rsidDel="00AB21BB">
          <w:delText>-</w:delText>
        </w:r>
        <w:r w:rsidR="00E31872" w:rsidRPr="00494DCF" w:rsidDel="00AB21BB">
          <w:delText>Luong Vuong</w:delText>
        </w:r>
      </w:del>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xml:space="preserve">, Jasper M. </w:t>
      </w:r>
      <w:proofErr w:type="spellStart"/>
      <w:r w:rsidR="00E31872" w:rsidRPr="00494DCF">
        <w:t>Boonstra</w:t>
      </w:r>
      <w:r w:rsidR="00387837">
        <w:rPr>
          <w:vertAlign w:val="superscript"/>
        </w:rPr>
        <w:t>o</w:t>
      </w:r>
      <w:proofErr w:type="spellEnd"/>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A83774" w:rsidRPr="00494DCF">
        <w:t xml:space="preserve"> Roger J. </w:t>
      </w:r>
      <w:proofErr w:type="spellStart"/>
      <w:r w:rsidR="00A83774" w:rsidRPr="00494DCF">
        <w:t>Brüggemann</w:t>
      </w:r>
      <w:r w:rsidR="003D158C">
        <w:rPr>
          <w:vertAlign w:val="superscript"/>
        </w:rPr>
        <w:t>s</w:t>
      </w:r>
      <w:r w:rsidR="00480D7F" w:rsidRPr="00494DCF">
        <w:rPr>
          <w:vertAlign w:val="superscript"/>
        </w:rPr>
        <w:t>,</w:t>
      </w:r>
      <w:r w:rsidR="003D158C">
        <w:rPr>
          <w:vertAlign w:val="superscript"/>
        </w:rPr>
        <w:t>t</w:t>
      </w:r>
      <w:proofErr w:type="spellEnd"/>
      <w:r w:rsidR="00A83774" w:rsidRPr="00494DCF">
        <w:t>,</w:t>
      </w:r>
      <w:r w:rsidR="00FB5201" w:rsidRPr="00494DCF">
        <w:t xml:space="preserve"> Jeroen A. </w:t>
      </w:r>
      <w:proofErr w:type="spellStart"/>
      <w:r w:rsidR="00FB5201" w:rsidRPr="00494DCF">
        <w:t>Schouten</w:t>
      </w:r>
      <w:r w:rsidR="006F5057">
        <w:rPr>
          <w:vertAlign w:val="superscript"/>
        </w:rPr>
        <w:t>u</w:t>
      </w:r>
      <w:proofErr w:type="spellEnd"/>
      <w:r w:rsidR="00FB5201" w:rsidRPr="00494DCF">
        <w:t xml:space="preserve">, </w:t>
      </w:r>
      <w:r w:rsidR="00E31872" w:rsidRPr="00494DCF">
        <w:t>Raoul</w:t>
      </w:r>
      <w:r w:rsidR="00F76D85" w:rsidRPr="00494DCF">
        <w:t xml:space="preserve"> </w:t>
      </w:r>
      <w:proofErr w:type="spellStart"/>
      <w:r w:rsidR="00E31872" w:rsidRPr="00494DCF">
        <w:t>Bergner</w:t>
      </w:r>
      <w:r w:rsidR="006F5057">
        <w:rPr>
          <w:vertAlign w:val="superscript"/>
        </w:rPr>
        <w:t>v</w:t>
      </w:r>
      <w:proofErr w:type="spellEnd"/>
      <w:r w:rsidR="00E31872" w:rsidRPr="00494DCF">
        <w:t xml:space="preserve">, Steven </w:t>
      </w:r>
      <w:proofErr w:type="spellStart"/>
      <w:r w:rsidR="00E31872" w:rsidRPr="00494DCF">
        <w:t>Buijk</w:t>
      </w:r>
      <w:r w:rsidR="008715AE">
        <w:rPr>
          <w:vertAlign w:val="superscript"/>
        </w:rPr>
        <w:t>w</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4750B5" w:rsidRPr="00494DCF">
        <w:t>Wicha</w:t>
      </w:r>
      <w:r w:rsidR="008715AE">
        <w:rPr>
          <w:vertAlign w:val="superscript"/>
        </w:rPr>
        <w:t>x</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commentRangeEnd w:id="12"/>
      <w:r w:rsidR="00F224C3">
        <w:rPr>
          <w:rStyle w:val="CommentReference"/>
        </w:rPr>
        <w:commentReference w:id="12"/>
      </w:r>
    </w:p>
    <w:p w14:paraId="2798C0AC" w14:textId="31E9BC53"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14" w:name="_Hlk152339168"/>
      <w:r w:rsidR="00CD2DBC" w:rsidRPr="00494DCF">
        <w:rPr>
          <w:sz w:val="20"/>
          <w:szCs w:val="20"/>
        </w:rPr>
        <w:t>Australia</w:t>
      </w:r>
      <w:bookmarkEnd w:id="14"/>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proofErr w:type="spellStart"/>
      <w:r w:rsidR="005F35EF" w:rsidRPr="00494DCF">
        <w:rPr>
          <w:sz w:val="20"/>
          <w:szCs w:val="20"/>
        </w:rPr>
        <w:t>Radboudumc</w:t>
      </w:r>
      <w:proofErr w:type="spellEnd"/>
      <w:r w:rsidR="005F35EF" w:rsidRPr="00494DCF">
        <w:rPr>
          <w:sz w:val="20"/>
          <w:szCs w:val="20"/>
        </w:rPr>
        <w:t>/CWZ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74BE6CBA"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commentRangeStart w:id="15"/>
      <w:commentRangeStart w:id="16"/>
      <w:r w:rsidR="007A72ED">
        <w:t>, in which fl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del w:id="17" w:author="Microsoft Office User" w:date="2024-02-19T00:15:00Z">
        <w:r w:rsidR="009034D7" w:rsidRPr="009034D7" w:rsidDel="000C514A">
          <w:delText xml:space="preserve">to </w:delText>
        </w:r>
      </w:del>
      <w:ins w:id="18" w:author="Microsoft Office User" w:date="2024-02-19T00:15:00Z">
        <w:r w:rsidR="000C514A">
          <w:t>from</w:t>
        </w:r>
        <w:r w:rsidR="000C514A" w:rsidRPr="009034D7">
          <w:t xml:space="preserve"> </w:t>
        </w:r>
      </w:ins>
      <w:commentRangeStart w:id="19"/>
      <w:commentRangeStart w:id="20"/>
      <w:r w:rsidR="009034D7" w:rsidRPr="009034D7">
        <w:t>echinocandins</w:t>
      </w:r>
      <w:commentRangeEnd w:id="19"/>
      <w:r w:rsidR="00C17654">
        <w:rPr>
          <w:rStyle w:val="CommentReference"/>
        </w:rPr>
        <w:commentReference w:id="19"/>
      </w:r>
      <w:commentRangeEnd w:id="20"/>
      <w:r w:rsidR="00FA61B0">
        <w:rPr>
          <w:rStyle w:val="CommentReference"/>
        </w:rPr>
        <w:commentReference w:id="20"/>
      </w:r>
      <w:ins w:id="21" w:author="Jan-Willem Alffenaar" w:date="2024-02-19T07:26:00Z">
        <w:r w:rsidR="009058AA">
          <w:t xml:space="preserve"> for fluconazole-susceptible Candida spp</w:t>
        </w:r>
      </w:ins>
      <w:commentRangeEnd w:id="15"/>
      <w:r w:rsidR="00F224C3">
        <w:rPr>
          <w:rStyle w:val="CommentReference"/>
        </w:rPr>
        <w:commentReference w:id="15"/>
      </w:r>
      <w:commentRangeEnd w:id="16"/>
      <w:r w:rsidR="00187F5D">
        <w:rPr>
          <w:rStyle w:val="CommentReference"/>
        </w:rPr>
        <w:commentReference w:id="16"/>
      </w:r>
      <w:r w:rsidRPr="00715016">
        <w:t xml:space="preserve">. </w:t>
      </w:r>
      <w:r w:rsidR="002C54E1">
        <w:t xml:space="preserve">However, </w:t>
      </w:r>
      <w:commentRangeStart w:id="22"/>
      <w:commentRangeStart w:id="23"/>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del w:id="24" w:author="My Luong Vuong" w:date="2024-03-20T15:19:00Z">
        <w:r w:rsidR="008B0A79" w:rsidDel="001B7A9F">
          <w:delText xml:space="preserve"> with </w:delText>
        </w:r>
        <w:commentRangeStart w:id="25"/>
        <w:commentRangeStart w:id="26"/>
        <w:commentRangeStart w:id="27"/>
        <w:r w:rsidR="008B0A79" w:rsidDel="001B7A9F">
          <w:delText>continuous renal replacement therapy</w:delText>
        </w:r>
        <w:r w:rsidR="005430DE" w:rsidDel="001B7A9F">
          <w:delText xml:space="preserve"> (CRRT)</w:delText>
        </w:r>
        <w:commentRangeEnd w:id="22"/>
        <w:r w:rsidR="00F224C3" w:rsidDel="001B7A9F">
          <w:rPr>
            <w:rStyle w:val="CommentReference"/>
          </w:rPr>
          <w:commentReference w:id="22"/>
        </w:r>
      </w:del>
      <w:commentRangeEnd w:id="23"/>
      <w:r w:rsidR="00D643BE">
        <w:rPr>
          <w:rStyle w:val="CommentReference"/>
        </w:rPr>
        <w:commentReference w:id="23"/>
      </w:r>
      <w:del w:id="28" w:author="My Luong Vuong" w:date="2024-03-20T15:19:00Z">
        <w:r w:rsidR="008B0A79" w:rsidDel="001B7A9F">
          <w:delText xml:space="preserve"> and </w:delText>
        </w:r>
        <w:r w:rsidR="00753653" w:rsidDel="001B7A9F">
          <w:delText>obesity</w:delText>
        </w:r>
        <w:commentRangeEnd w:id="25"/>
        <w:r w:rsidR="000C514A" w:rsidDel="001B7A9F">
          <w:rPr>
            <w:rStyle w:val="CommentReference"/>
          </w:rPr>
          <w:commentReference w:id="25"/>
        </w:r>
        <w:commentRangeEnd w:id="26"/>
        <w:r w:rsidR="00D46860" w:rsidDel="001B7A9F">
          <w:rPr>
            <w:rStyle w:val="CommentReference"/>
          </w:rPr>
          <w:commentReference w:id="26"/>
        </w:r>
      </w:del>
      <w:commentRangeEnd w:id="27"/>
      <w:r w:rsidR="00AC1591">
        <w:rPr>
          <w:rStyle w:val="CommentReference"/>
        </w:rPr>
        <w:commentReference w:id="27"/>
      </w:r>
      <w:r w:rsidRPr="00715016">
        <w:t>.</w:t>
      </w:r>
    </w:p>
    <w:p w14:paraId="77C467FA" w14:textId="05243C70" w:rsidR="00715016" w:rsidRPr="00715016" w:rsidRDefault="001F7CC7" w:rsidP="00593CAA">
      <w:r w:rsidRPr="00A72BCD">
        <w:rPr>
          <w:rStyle w:val="Heading2Char"/>
        </w:rPr>
        <w:t>Objectives</w:t>
      </w:r>
      <w:r>
        <w:t> </w:t>
      </w:r>
      <w:commentRangeStart w:id="29"/>
      <w:commentRangeStart w:id="30"/>
      <w:r w:rsidRPr="00715016">
        <w:t>This study aimed</w:t>
      </w:r>
      <w:commentRangeEnd w:id="29"/>
      <w:r>
        <w:rPr>
          <w:rStyle w:val="CommentReference"/>
        </w:rPr>
        <w:commentReference w:id="29"/>
      </w:r>
      <w:commentRangeEnd w:id="30"/>
      <w:r w:rsidR="00BD21C2">
        <w:rPr>
          <w:rStyle w:val="CommentReference"/>
        </w:rPr>
        <w:commentReference w:id="30"/>
      </w:r>
      <w:r w:rsidRPr="00715016">
        <w:t xml:space="preserve"> to</w:t>
      </w:r>
      <w:r w:rsidR="00A1469E">
        <w:t xml:space="preserve"> </w:t>
      </w:r>
      <w:del w:id="31" w:author="My Luong Vuong" w:date="2024-03-20T15:19:00Z">
        <w:r w:rsidR="00715016" w:rsidRPr="00715016" w:rsidDel="00141472">
          <w:delText>develop a population pharmacokinetic</w:delText>
        </w:r>
        <w:r w:rsidR="006E4C9F" w:rsidDel="00141472">
          <w:delText>s</w:delText>
        </w:r>
        <w:r w:rsidR="00715016" w:rsidRPr="00715016" w:rsidDel="00141472">
          <w:delText xml:space="preserve"> (popPK) model of fluconazole</w:delText>
        </w:r>
        <w:r w:rsidR="00DC5EF7" w:rsidDel="00141472">
          <w:delText>,</w:delText>
        </w:r>
        <w:r w:rsidR="00715016" w:rsidRPr="00715016" w:rsidDel="00141472">
          <w:delText xml:space="preserve"> </w:delText>
        </w:r>
      </w:del>
      <w:commentRangeStart w:id="32"/>
      <w:commentRangeStart w:id="33"/>
      <w:r w:rsidR="00715016" w:rsidRPr="00715016">
        <w:t>identify factors that impact</w:t>
      </w:r>
      <w:ins w:id="34" w:author="My Luong Vuong" w:date="2024-05-02T11:16:00Z">
        <w:r w:rsidR="005009E8">
          <w:t xml:space="preserve"> fluconazole</w:t>
        </w:r>
      </w:ins>
      <w:r w:rsidR="00715016" w:rsidRPr="00715016">
        <w:t xml:space="preserve"> target </w:t>
      </w:r>
      <w:r w:rsidR="00DC5EF7">
        <w:t>attainment</w:t>
      </w:r>
      <w:commentRangeEnd w:id="32"/>
      <w:r w:rsidR="00F224C3">
        <w:rPr>
          <w:rStyle w:val="CommentReference"/>
        </w:rPr>
        <w:commentReference w:id="32"/>
      </w:r>
      <w:commentRangeEnd w:id="33"/>
      <w:r w:rsidR="00A557D4">
        <w:rPr>
          <w:rStyle w:val="CommentReference"/>
        </w:rPr>
        <w:commentReference w:id="33"/>
      </w:r>
      <w:del w:id="35" w:author="My Luong Vuong" w:date="2024-05-12T15:56:00Z">
        <w:r w:rsidR="00DC5EF7" w:rsidDel="00487D25">
          <w:delText>,</w:delText>
        </w:r>
      </w:del>
      <w:r w:rsidR="00DC5EF7">
        <w:t xml:space="preserve"> and provide a dosing regimen ensuring </w:t>
      </w:r>
      <w:commentRangeStart w:id="36"/>
      <w:commentRangeStart w:id="37"/>
      <w:r w:rsidR="001A0B76">
        <w:t>adequate</w:t>
      </w:r>
      <w:r w:rsidR="005E1FFD">
        <w:t xml:space="preserve"> </w:t>
      </w:r>
      <w:r w:rsidR="005C35FF" w:rsidRPr="005C35FF">
        <w:t>pharmacokinetic-pharmacodynamic</w:t>
      </w:r>
      <w:r w:rsidR="00453C63">
        <w:t xml:space="preserve"> </w:t>
      </w:r>
      <w:commentRangeEnd w:id="36"/>
      <w:r w:rsidR="00F224C3">
        <w:rPr>
          <w:rStyle w:val="CommentReference"/>
        </w:rPr>
        <w:commentReference w:id="36"/>
      </w:r>
      <w:commentRangeEnd w:id="37"/>
      <w:r w:rsidR="00415F24">
        <w:rPr>
          <w:rStyle w:val="CommentReference"/>
        </w:rPr>
        <w:commentReference w:id="37"/>
      </w:r>
      <w:r w:rsidR="00453C63">
        <w:t>(PKPD)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752DD6C8" w:rsidR="00600A21" w:rsidRPr="00715016" w:rsidRDefault="00715016" w:rsidP="00600A21">
      <w:r w:rsidRPr="00A72BCD">
        <w:rPr>
          <w:rStyle w:val="Heading2Char"/>
        </w:rPr>
        <w:t>Patients and Methods</w:t>
      </w:r>
      <w:r w:rsidR="00E56259">
        <w:t> </w:t>
      </w:r>
      <w:commentRangeStart w:id="38"/>
      <w:commentRangeStart w:id="39"/>
      <w:r w:rsidRPr="00715016">
        <w:t xml:space="preserve">An </w:t>
      </w:r>
      <w:commentRangeStart w:id="40"/>
      <w:r w:rsidRPr="00715016">
        <w:t>individual patient data meta-analysis</w:t>
      </w:r>
      <w:r w:rsidR="00A57A28">
        <w:t xml:space="preserve"> </w:t>
      </w:r>
      <w:commentRangeEnd w:id="40"/>
      <w:r w:rsidR="0055152B">
        <w:rPr>
          <w:rStyle w:val="CommentReference"/>
        </w:rPr>
        <w:commentReference w:id="40"/>
      </w:r>
      <w:r w:rsidR="00A57A28">
        <w:t>(IPDMA)</w:t>
      </w:r>
      <w:r w:rsidRPr="00715016">
        <w:t xml:space="preserve"> </w:t>
      </w:r>
      <w:commentRangeEnd w:id="38"/>
      <w:r w:rsidR="00F224C3">
        <w:rPr>
          <w:rStyle w:val="CommentReference"/>
        </w:rPr>
        <w:commentReference w:id="38"/>
      </w:r>
      <w:commentRangeEnd w:id="39"/>
      <w:r w:rsidR="00BC5F9C">
        <w:rPr>
          <w:rStyle w:val="CommentReference"/>
        </w:rPr>
        <w:commentReference w:id="39"/>
      </w:r>
      <w:r w:rsidRPr="00715016">
        <w:t xml:space="preserve">was conducted, </w:t>
      </w:r>
      <w:ins w:id="41" w:author="My Luong Vuong" w:date="2024-03-19T10:49:00Z">
        <w:r w:rsidR="00AD73E0">
          <w:t>combining</w:t>
        </w:r>
      </w:ins>
      <w:del w:id="42" w:author="My Luong Vuong" w:date="2024-03-19T10:49:00Z">
        <w:r w:rsidRPr="00715016" w:rsidDel="00AD73E0">
          <w:delText>collecting</w:delText>
        </w:r>
      </w:del>
      <w:r w:rsidRPr="00715016">
        <w:t xml:space="preserve"> </w:t>
      </w:r>
      <w:commentRangeStart w:id="43"/>
      <w:commentRangeStart w:id="44"/>
      <w:commentRangeStart w:id="45"/>
      <w:del w:id="46" w:author="My Luong Vuong" w:date="2024-03-20T22:53:00Z">
        <w:r w:rsidRPr="00715016" w:rsidDel="00C04202">
          <w:delText>therapeutic drug monitoring</w:delText>
        </w:r>
      </w:del>
      <w:ins w:id="47" w:author="My Luong Vuong" w:date="2024-03-20T22:53:00Z">
        <w:r w:rsidR="00C04202">
          <w:t>fluconazole concentration</w:t>
        </w:r>
      </w:ins>
      <w:r w:rsidRPr="00715016">
        <w:t xml:space="preserve"> </w:t>
      </w:r>
      <w:commentRangeEnd w:id="43"/>
      <w:r w:rsidR="000C514A">
        <w:rPr>
          <w:rStyle w:val="CommentReference"/>
        </w:rPr>
        <w:commentReference w:id="43"/>
      </w:r>
      <w:commentRangeEnd w:id="44"/>
      <w:r w:rsidR="00D02834">
        <w:rPr>
          <w:rStyle w:val="CommentReference"/>
        </w:rPr>
        <w:commentReference w:id="44"/>
      </w:r>
      <w:commentRangeEnd w:id="45"/>
      <w:r w:rsidR="00222C11">
        <w:rPr>
          <w:rStyle w:val="CommentReference"/>
        </w:rPr>
        <w:commentReference w:id="45"/>
      </w:r>
      <w:r w:rsidRPr="00715016">
        <w:t xml:space="preserve">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w:t>
      </w:r>
      <w:commentRangeStart w:id="48"/>
      <w:commentRangeStart w:id="49"/>
      <w:r w:rsidRPr="00715016">
        <w:t>Monte Carlo simulations were conducted</w:t>
      </w:r>
      <w:r w:rsidR="00537CAF">
        <w:t xml:space="preserve"> </w:t>
      </w:r>
      <w:r w:rsidR="004C2EC2">
        <w:t xml:space="preserve">in search </w:t>
      </w:r>
      <w:r w:rsidR="00F158D4">
        <w:t>of</w:t>
      </w:r>
      <w:r w:rsidR="004C2EC2">
        <w:t xml:space="preserve"> a dosing strategy </w:t>
      </w:r>
      <w:commentRangeEnd w:id="48"/>
      <w:r w:rsidR="00F224C3">
        <w:rPr>
          <w:rStyle w:val="CommentReference"/>
        </w:rPr>
        <w:commentReference w:id="48"/>
      </w:r>
      <w:commentRangeEnd w:id="49"/>
      <w:r w:rsidR="00FF3EDB">
        <w:rPr>
          <w:rStyle w:val="CommentReference"/>
        </w:rPr>
        <w:commentReference w:id="49"/>
      </w:r>
      <w:r w:rsidR="004C2EC2">
        <w:t>with</w:t>
      </w:r>
      <w:r w:rsidR="00F158D4">
        <w:t xml:space="preserve"> at least 90%</w:t>
      </w:r>
      <w:r w:rsidR="00A55E46">
        <w:t xml:space="preserve"> </w:t>
      </w:r>
      <w:r w:rsidR="00537CAF">
        <w:t>probability of</w:t>
      </w:r>
      <w:r w:rsidR="00AE08BD">
        <w:t xml:space="preserve"> </w:t>
      </w:r>
      <w:commentRangeStart w:id="50"/>
      <w:commentRangeStart w:id="51"/>
      <w:r w:rsidR="00537CAF">
        <w:t>P</w:t>
      </w:r>
      <w:commentRangeStart w:id="52"/>
      <w:commentRangeStart w:id="53"/>
      <w:commentRangeStart w:id="54"/>
      <w:r w:rsidR="00537CAF">
        <w:t xml:space="preserve">KPD target </w:t>
      </w:r>
      <w:commentRangeEnd w:id="50"/>
      <w:r w:rsidR="00F224C3">
        <w:rPr>
          <w:rStyle w:val="CommentReference"/>
        </w:rPr>
        <w:commentReference w:id="50"/>
      </w:r>
      <w:commentRangeEnd w:id="51"/>
      <w:r w:rsidR="004D220C">
        <w:rPr>
          <w:rStyle w:val="CommentReference"/>
        </w:rPr>
        <w:commentReference w:id="51"/>
      </w:r>
      <w:r w:rsidR="00F158D4">
        <w:t>attainment</w:t>
      </w:r>
      <w:r w:rsidR="00773318">
        <w:t xml:space="preserve"> (PTA)</w:t>
      </w:r>
      <w:commentRangeEnd w:id="52"/>
      <w:ins w:id="55" w:author="My Luong Vuong" w:date="2024-03-20T15:57:00Z">
        <w:r w:rsidR="00FF1B2E">
          <w:t xml:space="preserve">  in every patient</w:t>
        </w:r>
      </w:ins>
      <w:r w:rsidR="000C514A">
        <w:rPr>
          <w:rStyle w:val="CommentReference"/>
        </w:rPr>
        <w:commentReference w:id="52"/>
      </w:r>
      <w:commentRangeEnd w:id="53"/>
      <w:r w:rsidR="00D432BA">
        <w:rPr>
          <w:rStyle w:val="CommentReference"/>
        </w:rPr>
        <w:commentReference w:id="53"/>
      </w:r>
      <w:commentRangeEnd w:id="54"/>
      <w:r w:rsidR="00E41732">
        <w:rPr>
          <w:rStyle w:val="CommentReference"/>
        </w:rPr>
        <w:commentReference w:id="54"/>
      </w:r>
      <w:r w:rsidR="00E50108">
        <w:t>.</w:t>
      </w:r>
      <w:r w:rsidR="007A2909">
        <w:t xml:space="preserve"> </w:t>
      </w:r>
      <w:commentRangeStart w:id="56"/>
      <w:commentRangeStart w:id="57"/>
      <w:commentRangeStart w:id="58"/>
      <w:del w:id="59" w:author="My Luong Vuong" w:date="2024-03-20T15:28:00Z">
        <w:r w:rsidR="005B0BE9" w:rsidDel="008E1C77">
          <w:delText xml:space="preserve">Covariates </w:delText>
        </w:r>
      </w:del>
      <w:ins w:id="60" w:author="My Luong Vuong" w:date="2024-03-20T15:28:00Z">
        <w:r w:rsidR="008E1C77">
          <w:t xml:space="preserve">For each dosing strategy, covariates </w:t>
        </w:r>
      </w:ins>
      <w:r w:rsidR="005B0BE9">
        <w:t xml:space="preserve">with </w:t>
      </w:r>
      <w:r w:rsidR="00BC32F0">
        <w:t xml:space="preserve">an impact on </w:t>
      </w:r>
      <w:r w:rsidR="002E2BC8">
        <w:t>achi</w:t>
      </w:r>
      <w:r w:rsidR="00630A90">
        <w:t>e</w:t>
      </w:r>
      <w:r w:rsidR="002E2BC8">
        <w:t xml:space="preserve">ving </w:t>
      </w:r>
      <w:r w:rsidR="00773318">
        <w:t>90% PTA</w:t>
      </w:r>
      <w:r w:rsidR="002E2BC8">
        <w:t xml:space="preserve"> </w:t>
      </w:r>
      <w:r w:rsidR="002844D8">
        <w:t>were</w:t>
      </w:r>
      <w:r w:rsidR="00A529F7">
        <w:t xml:space="preserve"> considered </w:t>
      </w:r>
      <w:r w:rsidR="00374A63">
        <w:t xml:space="preserve">to be </w:t>
      </w:r>
      <w:r w:rsidR="00A529F7">
        <w:t>clinically relevant</w:t>
      </w:r>
      <w:commentRangeEnd w:id="56"/>
      <w:r w:rsidR="000C514A">
        <w:rPr>
          <w:rStyle w:val="CommentReference"/>
        </w:rPr>
        <w:commentReference w:id="56"/>
      </w:r>
      <w:commentRangeEnd w:id="57"/>
      <w:r w:rsidR="00AF7567">
        <w:rPr>
          <w:rStyle w:val="CommentReference"/>
        </w:rPr>
        <w:commentReference w:id="57"/>
      </w:r>
      <w:commentRangeEnd w:id="58"/>
      <w:r w:rsidR="007F6B9C">
        <w:rPr>
          <w:rStyle w:val="CommentReference"/>
        </w:rPr>
        <w:commentReference w:id="58"/>
      </w:r>
      <w:r w:rsidR="00A529F7">
        <w:t>.</w:t>
      </w:r>
    </w:p>
    <w:p w14:paraId="59953139" w14:textId="29A443D1"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commentRangeStart w:id="61"/>
      <w:commentRangeStart w:id="62"/>
      <w:del w:id="63" w:author="My Luong Vuong" w:date="2024-05-02T12:05:00Z">
        <w:r w:rsidR="00C60336" w:rsidDel="000A69B3">
          <w:delText>E</w:delText>
        </w:r>
        <w:r w:rsidR="00CF6D5C" w:rsidRPr="00CF6D5C" w:rsidDel="000A69B3">
          <w:delText xml:space="preserve">stimated glomerular filtration </w:delText>
        </w:r>
        <w:r w:rsidR="008C1D65" w:rsidRPr="00CF6D5C" w:rsidDel="000A69B3">
          <w:delText>rate</w:delText>
        </w:r>
      </w:del>
      <w:ins w:id="64" w:author="My Luong Vuong" w:date="2024-05-02T12:05:00Z">
        <w:r w:rsidR="000A69B3">
          <w:t>Serum creatinine</w:t>
        </w:r>
      </w:ins>
      <w:r w:rsidR="008C1D65" w:rsidRPr="00CF6D5C">
        <w:t xml:space="preserve"> </w:t>
      </w:r>
      <w:commentRangeStart w:id="65"/>
      <w:commentRangeStart w:id="66"/>
      <w:r w:rsidR="008C1D65">
        <w:t>was</w:t>
      </w:r>
      <w:commentRangeEnd w:id="65"/>
      <w:r w:rsidR="008C1D65">
        <w:rPr>
          <w:rStyle w:val="CommentReference"/>
        </w:rPr>
        <w:commentReference w:id="65"/>
      </w:r>
      <w:commentRangeEnd w:id="66"/>
      <w:r w:rsidR="00AC0012">
        <w:rPr>
          <w:rStyle w:val="CommentReference"/>
        </w:rPr>
        <w:commentReference w:id="66"/>
      </w:r>
      <w:r w:rsidR="002C0D51">
        <w:t xml:space="preserve"> missing </w:t>
      </w:r>
      <w:r w:rsidR="00F54569">
        <w:t>in</w:t>
      </w:r>
      <w:r w:rsidR="002C0D51">
        <w:t xml:space="preserve"> 59.3% of the total dosing intervals</w:t>
      </w:r>
      <w:r w:rsidR="00420229">
        <w:t>.</w:t>
      </w:r>
      <w:r w:rsidRPr="00715016">
        <w:t xml:space="preserve"> </w:t>
      </w:r>
      <w:commentRangeEnd w:id="61"/>
      <w:r w:rsidR="00F224C3">
        <w:rPr>
          <w:rStyle w:val="CommentReference"/>
        </w:rPr>
        <w:commentReference w:id="61"/>
      </w:r>
      <w:commentRangeEnd w:id="62"/>
      <w:r w:rsidR="00B87D15">
        <w:rPr>
          <w:rStyle w:val="CommentReference"/>
        </w:rPr>
        <w:commentReference w:id="62"/>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ins w:id="67" w:author="My Luong Vuong" w:date="2024-05-02T11:40:00Z">
        <w:r w:rsidR="00EC7057">
          <w:t xml:space="preserve"> </w:t>
        </w:r>
      </w:ins>
      <w:r w:rsidR="00EC7057">
        <w:t>Continuous renal replacement therapy</w:t>
      </w:r>
      <w:r w:rsidR="000D2F6A">
        <w:t xml:space="preserve"> </w:t>
      </w:r>
      <w:r w:rsidR="00EC7057">
        <w:t>(</w:t>
      </w:r>
      <w:commentRangeStart w:id="68"/>
      <w:commentRangeStart w:id="69"/>
      <w:r w:rsidR="00463C15">
        <w:t>CRRT</w:t>
      </w:r>
      <w:commentRangeEnd w:id="68"/>
      <w:commentRangeEnd w:id="69"/>
      <w:r w:rsidR="00EC7057">
        <w:t>)</w:t>
      </w:r>
      <w:r w:rsidR="00463C15">
        <w:rPr>
          <w:rStyle w:val="CommentReference"/>
        </w:rPr>
        <w:commentReference w:id="68"/>
      </w:r>
      <w:r w:rsidR="0058332D">
        <w:rPr>
          <w:rStyle w:val="CommentReference"/>
        </w:rPr>
        <w:commentReference w:id="69"/>
      </w:r>
      <w:r w:rsidR="00463C15" w:rsidRPr="00715016">
        <w:t xml:space="preserve"> status</w:t>
      </w:r>
      <w:r w:rsidR="000A1607">
        <w:t>,</w:t>
      </w:r>
      <w:r w:rsidR="00465320">
        <w:t xml:space="preserve"> </w:t>
      </w:r>
      <w:commentRangeStart w:id="70"/>
      <w:commentRangeStart w:id="71"/>
      <w:r w:rsidR="006832B1">
        <w:t>estimated glomerular filtration rate</w:t>
      </w:r>
      <w:commentRangeEnd w:id="70"/>
      <w:ins w:id="72" w:author="My Luong Vuong" w:date="2024-05-02T12:03:00Z">
        <w:r w:rsidR="00CB0A87">
          <w:t xml:space="preserve"> using </w:t>
        </w:r>
      </w:ins>
      <w:ins w:id="73" w:author="My Luong Vuong" w:date="2024-05-02T12:04:00Z">
        <w:r w:rsidR="00BB5D48">
          <w:t xml:space="preserve">the </w:t>
        </w:r>
      </w:ins>
      <w:ins w:id="74" w:author="My Luong Vuong" w:date="2024-05-02T12:03:00Z">
        <w:r w:rsidR="00CB0A87">
          <w:t>CKD</w:t>
        </w:r>
      </w:ins>
      <w:ins w:id="75" w:author="My Luong Vuong" w:date="2024-05-02T12:04:00Z">
        <w:r w:rsidR="00F51D34">
          <w:t>-EPI</w:t>
        </w:r>
        <w:r w:rsidR="00BB5D48">
          <w:t xml:space="preserve"> creatinine</w:t>
        </w:r>
        <w:r w:rsidR="00F51D34">
          <w:t xml:space="preserve"> equation</w:t>
        </w:r>
      </w:ins>
      <w:r w:rsidR="00F224C3">
        <w:rPr>
          <w:rStyle w:val="CommentReference"/>
        </w:rPr>
        <w:commentReference w:id="70"/>
      </w:r>
      <w:commentRangeEnd w:id="71"/>
      <w:r w:rsidR="00CB0A87">
        <w:rPr>
          <w:rStyle w:val="CommentReference"/>
        </w:rPr>
        <w:commentReference w:id="71"/>
      </w:r>
      <w:r w:rsidR="00A178AD">
        <w:t>,</w:t>
      </w:r>
      <w:r w:rsidR="007C1B11">
        <w:t xml:space="preserve"> </w:t>
      </w:r>
      <w:r w:rsidR="00465320">
        <w:t>and</w:t>
      </w:r>
      <w:r w:rsidRPr="00715016">
        <w:t xml:space="preserve"> </w:t>
      </w:r>
      <w:ins w:id="76" w:author="My Luong Vuong" w:date="2024-05-12T22:42:00Z">
        <w:r w:rsidR="000255CF">
          <w:t xml:space="preserve">total </w:t>
        </w:r>
      </w:ins>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ins w:id="77" w:author="My Luong Vuong" w:date="2024-03-19T10:55:00Z">
        <w:r w:rsidR="00C35CA8">
          <w:t xml:space="preserve">, </w:t>
        </w:r>
      </w:ins>
      <w:r w:rsidR="00C35CA8">
        <w:t xml:space="preserve">however, only CRRT status and </w:t>
      </w:r>
      <w:del w:id="78" w:author="My Luong Vuong" w:date="2024-05-12T22:40:00Z">
        <w:r w:rsidR="00C35CA8" w:rsidDel="003F31C2">
          <w:delText>body weight</w:delText>
        </w:r>
      </w:del>
      <w:ins w:id="79" w:author="My Luong Vuong" w:date="2024-05-12T22:40:00Z">
        <w:r w:rsidR="003F31C2">
          <w:t>total body weight</w:t>
        </w:r>
      </w:ins>
      <w:r w:rsidR="00C35CA8">
        <w:t xml:space="preserve"> </w:t>
      </w:r>
      <w:del w:id="80" w:author="My Luong Vuong" w:date="2024-05-02T12:01:00Z">
        <w:r w:rsidR="00C35CA8" w:rsidDel="00BA5227">
          <w:delText xml:space="preserve">impacted target attainment (i.e. clinically </w:delText>
        </w:r>
        <w:r w:rsidR="00755D19" w:rsidDel="00BA5227">
          <w:delText>relevant</w:delText>
        </w:r>
        <w:r w:rsidR="00C35CA8" w:rsidDel="00BA5227">
          <w:delText>)</w:delText>
        </w:r>
      </w:del>
      <w:ins w:id="81" w:author="My Luong Vuong" w:date="2024-05-02T12:01:00Z">
        <w:r w:rsidR="00BA5227">
          <w:t>were clinically relevant</w:t>
        </w:r>
      </w:ins>
      <w:r w:rsidR="00C35CA8" w:rsidRPr="00715016">
        <w:t>.</w:t>
      </w:r>
      <w:r w:rsidRPr="00715016">
        <w:t xml:space="preserve"> An optimised dosing regimen</w:t>
      </w:r>
      <w:ins w:id="82" w:author="My Luong Vuong" w:date="2024-05-02T12:09:00Z">
        <w:r w:rsidR="00D741E8">
          <w:t xml:space="preserve"> </w:t>
        </w:r>
      </w:ins>
      <w:del w:id="83" w:author="My Luong Vuong" w:date="2024-05-02T12:09:00Z">
        <w:r w:rsidR="00317BE0" w:rsidDel="00D741E8">
          <w:delText xml:space="preserve"> </w:delText>
        </w:r>
      </w:del>
      <w:r w:rsidR="00317BE0" w:rsidRPr="00715016">
        <w:t>stratified</w:t>
      </w:r>
      <w:r w:rsidR="00317BE0">
        <w:t xml:space="preserve"> based on</w:t>
      </w:r>
      <w:ins w:id="84" w:author="My Luong Vuong" w:date="2024-05-02T12:18:00Z">
        <w:r w:rsidR="00E432A9">
          <w:t xml:space="preserve"> two</w:t>
        </w:r>
      </w:ins>
      <w:r w:rsidR="00317BE0">
        <w:t xml:space="preserve"> </w:t>
      </w:r>
      <w:del w:id="85" w:author="My Luong Vuong" w:date="2024-05-02T11:39:00Z">
        <w:r w:rsidR="004B3703" w:rsidDel="008242C9">
          <w:delText>continuous renal replacement therapy</w:delText>
        </w:r>
      </w:del>
      <w:ins w:id="86" w:author="My Luong Vuong" w:date="2024-05-02T11:39:00Z">
        <w:r w:rsidR="008242C9">
          <w:t>CRRT</w:t>
        </w:r>
      </w:ins>
      <w:r w:rsidR="004B3703">
        <w:t xml:space="preserve"> status and</w:t>
      </w:r>
      <w:ins w:id="87" w:author="My Luong Vuong" w:date="2024-05-02T12:18:00Z">
        <w:r w:rsidR="00E432A9">
          <w:t xml:space="preserve"> five</w:t>
        </w:r>
      </w:ins>
      <w:r w:rsidR="004B3703">
        <w:t xml:space="preserve"> body weight</w:t>
      </w:r>
      <w:ins w:id="88" w:author="My Luong Vuong" w:date="2024-05-02T12:18:00Z">
        <w:r w:rsidR="00E432A9">
          <w:t xml:space="preserve"> strata</w:t>
        </w:r>
      </w:ins>
      <w:r w:rsidRPr="00715016">
        <w:t xml:space="preserve"> was proposed.</w:t>
      </w:r>
    </w:p>
    <w:p w14:paraId="52C8EFEB" w14:textId="5EB64C2D" w:rsidR="0064343D" w:rsidRDefault="00715016" w:rsidP="00967421">
      <w:r w:rsidRPr="00A72BCD">
        <w:rPr>
          <w:rStyle w:val="Heading2Char"/>
        </w:rPr>
        <w:t>Conclusion</w:t>
      </w:r>
      <w:r w:rsidR="00E56259">
        <w:t> </w:t>
      </w:r>
      <w:commentRangeStart w:id="89"/>
      <w:commentRangeStart w:id="90"/>
      <w:commentRangeStart w:id="91"/>
      <w:commentRangeStart w:id="92"/>
      <w:commentRangeStart w:id="93"/>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commentRangeEnd w:id="89"/>
      <w:r w:rsidR="0055152B">
        <w:rPr>
          <w:rStyle w:val="CommentReference"/>
        </w:rPr>
        <w:commentReference w:id="89"/>
      </w:r>
      <w:commentRangeEnd w:id="90"/>
      <w:r w:rsidR="003E4D29">
        <w:rPr>
          <w:rStyle w:val="CommentReference"/>
        </w:rPr>
        <w:commentReference w:id="90"/>
      </w:r>
      <w:commentRangeEnd w:id="91"/>
      <w:r w:rsidR="00CD56DA">
        <w:rPr>
          <w:rStyle w:val="CommentReference"/>
        </w:rPr>
        <w:commentReference w:id="91"/>
      </w:r>
      <w:r w:rsidR="00C826E1">
        <w:t>.</w:t>
      </w:r>
      <w:commentRangeEnd w:id="92"/>
      <w:r w:rsidR="00F224C3">
        <w:rPr>
          <w:rStyle w:val="CommentReference"/>
        </w:rPr>
        <w:commentReference w:id="92"/>
      </w:r>
      <w:commentRangeEnd w:id="93"/>
      <w:r w:rsidR="00090F1D">
        <w:rPr>
          <w:rStyle w:val="CommentReference"/>
        </w:rPr>
        <w:commentReference w:id="93"/>
      </w:r>
    </w:p>
    <w:p w14:paraId="2E2FAB81" w14:textId="16DE89AE" w:rsidR="00534990" w:rsidRPr="00B06240" w:rsidRDefault="00164C4E" w:rsidP="00494DCF">
      <w:pPr>
        <w:spacing w:after="0" w:line="240" w:lineRule="auto"/>
      </w:pPr>
      <w:commentRangeStart w:id="94"/>
      <w:commentRangeStart w:id="95"/>
      <w:r w:rsidRPr="00494DCF">
        <w:rPr>
          <w:i/>
          <w:iCs/>
        </w:rPr>
        <w:t>Keywords</w:t>
      </w:r>
      <w:r>
        <w:t>:</w:t>
      </w:r>
      <w:commentRangeEnd w:id="94"/>
      <w:r w:rsidR="00F224C3">
        <w:rPr>
          <w:rStyle w:val="CommentReference"/>
        </w:rPr>
        <w:commentReference w:id="94"/>
      </w:r>
      <w:commentRangeEnd w:id="95"/>
      <w:r w:rsidR="005A1766">
        <w:rPr>
          <w:rStyle w:val="CommentReference"/>
        </w:rPr>
        <w:commentReference w:id="95"/>
      </w:r>
      <w:r>
        <w:t xml:space="preserve"> </w:t>
      </w:r>
      <w:del w:id="96" w:author="My Luong Vuong" w:date="2024-05-02T11:50:00Z">
        <w:r w:rsidR="00C70F62" w:rsidRPr="00B06240" w:rsidDel="0025785E">
          <w:delText>Fluconazole</w:delText>
        </w:r>
        <w:r w:rsidR="00E420BF" w:rsidRPr="00B06240" w:rsidDel="0025785E">
          <w:delText xml:space="preserve"> </w:delText>
        </w:r>
      </w:del>
    </w:p>
    <w:p w14:paraId="476728AE" w14:textId="1EFF52CB" w:rsidR="004B2255" w:rsidDel="006C2335" w:rsidRDefault="004B2255" w:rsidP="004B2255">
      <w:pPr>
        <w:spacing w:after="0" w:line="240" w:lineRule="auto"/>
        <w:rPr>
          <w:del w:id="97" w:author="My Luong Vuong" w:date="2024-05-02T11:50:00Z"/>
        </w:rPr>
      </w:pPr>
      <w:del w:id="98" w:author="My Luong Vuong" w:date="2024-05-02T11:50:00Z">
        <w:r w:rsidDel="006C2335">
          <w:delText>Critically ill patients</w:delText>
        </w:r>
      </w:del>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Del="008311ED" w:rsidRDefault="002B166C" w:rsidP="0070092E">
      <w:pPr>
        <w:spacing w:after="0" w:line="240" w:lineRule="auto"/>
        <w:rPr>
          <w:del w:id="99" w:author="My Luong Vuong" w:date="2024-05-02T11:57:00Z"/>
          <w:lang w:val="fr-FR"/>
        </w:rPr>
      </w:pPr>
      <w:del w:id="100" w:author="My Luong Vuong" w:date="2024-05-02T11:57:00Z">
        <w:r w:rsidRPr="00355EF2" w:rsidDel="008311ED">
          <w:rPr>
            <w:lang w:val="fr-FR"/>
          </w:rPr>
          <w:delText>Monte Carlo</w:delText>
        </w:r>
        <w:r w:rsidR="00162D5F" w:rsidRPr="00355EF2" w:rsidDel="008311ED">
          <w:rPr>
            <w:lang w:val="fr-FR"/>
          </w:rPr>
          <w:delText xml:space="preserve"> simulation</w:delText>
        </w:r>
      </w:del>
    </w:p>
    <w:p w14:paraId="7347588C" w14:textId="0D7FF9A6" w:rsidR="00150BF0" w:rsidRDefault="00150BF0" w:rsidP="0070092E">
      <w:pPr>
        <w:spacing w:after="0" w:line="240" w:lineRule="auto"/>
      </w:pPr>
      <w:r>
        <w:t>Covariate missingness</w:t>
      </w:r>
    </w:p>
    <w:p w14:paraId="522DD9ED" w14:textId="77777777" w:rsidR="001B6E2B" w:rsidRDefault="00163A01" w:rsidP="001B6E2B">
      <w:pPr>
        <w:spacing w:after="0" w:line="240" w:lineRule="auto"/>
        <w:rPr>
          <w:ins w:id="101" w:author="My Luong Vuong" w:date="2024-05-02T11:51:00Z"/>
        </w:rPr>
      </w:pPr>
      <w:r>
        <w:lastRenderedPageBreak/>
        <w:t>Multiple imputation</w:t>
      </w:r>
    </w:p>
    <w:p w14:paraId="07498803" w14:textId="7CCB5918" w:rsidR="001B6E2B" w:rsidRDefault="003B0EE3" w:rsidP="001B6E2B">
      <w:pPr>
        <w:spacing w:after="0" w:line="240" w:lineRule="auto"/>
        <w:rPr>
          <w:ins w:id="102" w:author="My Luong Vuong" w:date="2024-05-02T11:51:00Z"/>
        </w:rPr>
      </w:pPr>
      <w:ins w:id="103" w:author="My Luong Vuong" w:date="2024-05-02T11:52:00Z">
        <w:r>
          <w:t>Body weight</w:t>
        </w:r>
      </w:ins>
    </w:p>
    <w:p w14:paraId="2C831D9A" w14:textId="77777777" w:rsidR="008311ED" w:rsidRDefault="003B0EE3" w:rsidP="001B6E2B">
      <w:pPr>
        <w:spacing w:after="0" w:line="240" w:lineRule="auto"/>
        <w:rPr>
          <w:ins w:id="104" w:author="My Luong Vuong" w:date="2024-05-02T11:57:00Z"/>
        </w:rPr>
      </w:pPr>
      <w:ins w:id="105" w:author="My Luong Vuong" w:date="2024-05-02T11:52:00Z">
        <w:r>
          <w:t>Continuous renal replacement therapy</w:t>
        </w:r>
      </w:ins>
    </w:p>
    <w:p w14:paraId="33115127" w14:textId="5B4411EB" w:rsidR="00D55C90" w:rsidRPr="00E03B11" w:rsidRDefault="008311ED">
      <w:pPr>
        <w:spacing w:after="0" w:line="240" w:lineRule="auto"/>
        <w:pPrChange w:id="106" w:author="My Luong Vuong" w:date="2024-05-02T11:51:00Z">
          <w:pPr/>
        </w:pPrChange>
      </w:pPr>
      <w:ins w:id="107" w:author="My Luong Vuong" w:date="2024-05-02T11:57:00Z">
        <w:r>
          <w:t>Individual patient data meta-analysis</w:t>
        </w:r>
      </w:ins>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08C6ABE7" w:rsidR="001F6035" w:rsidRPr="00593CAA" w:rsidRDefault="0077091E" w:rsidP="00593CAA">
      <w:bookmarkStart w:id="108"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proofErr w:type="spellStart"/>
      <w:r w:rsidR="00956C10" w:rsidRPr="00593CAA">
        <w:t>criticall</w:t>
      </w:r>
      <w:proofErr w:type="spellEnd"/>
      <w:r w:rsidR="00956C10" w:rsidRPr="00593CAA">
        <w:t xml:space="preserve">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del w:id="109" w:author="My Luong Vuong" w:date="2024-03-19T11:04:00Z">
        <w:r w:rsidR="008007DC" w:rsidRPr="00593CAA" w:rsidDel="00A92623">
          <w:delText xml:space="preserve"> </w:delText>
        </w:r>
      </w:del>
      <w:del w:id="110" w:author="My Luong Vuong" w:date="2024-03-20T13:43:00Z">
        <w:r w:rsidR="008007DC" w:rsidRPr="00593CAA" w:rsidDel="005A3E3A">
          <w:delText xml:space="preserve">to 60% and 40%, </w:delText>
        </w:r>
        <w:commentRangeStart w:id="111"/>
        <w:commentRangeStart w:id="112"/>
        <w:commentRangeStart w:id="113"/>
        <w:commentRangeStart w:id="114"/>
        <w:r w:rsidR="008007DC" w:rsidRPr="00593CAA" w:rsidDel="005A3E3A">
          <w:delText>respectively</w:delText>
        </w:r>
        <w:r w:rsidR="004818BF" w:rsidRPr="00593CAA" w:rsidDel="005A3E3A">
          <w:fldChar w:fldCharType="begin"/>
        </w:r>
      </w:del>
      <w:r w:rsidR="00BF0E5B">
        <w:instrText xml:space="preserve"> ADDIN EN.CITE &lt;EndNote&gt;&lt;Cite&gt;&lt;Author&gt;Eggimann&lt;/Author&gt;&lt;Year&gt;2003&lt;/Year&gt;&lt;RecNum&gt;3&lt;/RecNum&gt;&lt;DisplayText&gt; [2]&lt;/DisplayText&gt;&lt;record&gt;&lt;rec-number&gt;3&lt;/rec-number&gt;&lt;foreign-keys&gt;&lt;key app="EN" db-id="xred9e5sg009pcetsepxtfs0dwxsa5rzvawx" timestamp="1682585460"&gt;3&lt;/key&gt;&lt;/foreign-keys&gt;&lt;ref-type name="Journal Article"&gt;17&lt;/ref-type&gt;&lt;contributors&gt;&lt;authors&gt;&lt;author&gt;Eggimann, P.&lt;/author&gt;&lt;author&gt;Garbino, J.&lt;/author&gt;&lt;author&gt;Pittet, D.&lt;/author&gt;&lt;/authors&gt;&lt;/contributors&gt;&lt;auth-address&gt;Medical Clinic II, the Medical Intensive Care Unit and the Infection Control Programme, Department of Internal Medicine, University of Geneva Hospitals, Geneva, Switzerland.&lt;/auth-address&gt;&lt;titles&gt;&lt;title&gt;Epidemiology of Candida species infections in critically ill non-immunosuppressed patients&lt;/title&gt;&lt;secondary-title&gt;Lancet Infect Dis&lt;/secondary-title&gt;&lt;/titles&gt;&lt;periodical&gt;&lt;full-title&gt;Lancet Infect Dis&lt;/full-title&gt;&lt;/periodical&gt;&lt;pages&gt;685-702&lt;/pages&gt;&lt;volume&gt;3&lt;/volume&gt;&lt;number&gt;11&lt;/number&gt;&lt;keywords&gt;&lt;keyword&gt;Antifungal Agents/*therapeutic use&lt;/keyword&gt;&lt;keyword&gt;Candida/*drug effects/isolation &amp;amp; purification&lt;/keyword&gt;&lt;keyword&gt;Candidiasis/drug therapy/*epidemiology/physiopathology&lt;/keyword&gt;&lt;keyword&gt;Cross Infection/drug therapy/*epidemiology/physiopathology&lt;/keyword&gt;&lt;keyword&gt;Global Health&lt;/keyword&gt;&lt;keyword&gt;Humans&lt;/keyword&gt;&lt;keyword&gt;Incidence&lt;/keyword&gt;&lt;keyword&gt;Intensive Care Units&lt;/keyword&gt;&lt;keyword&gt;Microbial Sensitivity Tests&lt;/keyword&gt;&lt;keyword&gt;*Population Surveillance&lt;/keyword&gt;&lt;keyword&gt;Risk Factors&lt;/keyword&gt;&lt;keyword&gt;Species Specificity&lt;/keyword&gt;&lt;/keywords&gt;&lt;dates&gt;&lt;year&gt;2003&lt;/year&gt;&lt;pub-dates&gt;&lt;date&gt;Nov&lt;/date&gt;&lt;/pub-dates&gt;&lt;/dates&gt;&lt;isbn&gt;1473-3099 (Print)&amp;#xD;1473-3099&lt;/isbn&gt;&lt;accession-num&gt;14592598&lt;/accession-num&gt;&lt;urls&gt;&lt;/urls&gt;&lt;electronic-resource-num&gt;10.1016/s1473-3099(03)00801-6&lt;/electronic-resource-num&gt;&lt;remote-database-provider&gt;NLM&lt;/remote-database-provider&gt;&lt;language&gt;eng&lt;/language&gt;&lt;/record&gt;&lt;/Cite&gt;&lt;/EndNote&gt;</w:instrText>
      </w:r>
      <w:del w:id="115" w:author="My Luong Vuong" w:date="2024-03-20T13:43:00Z">
        <w:r w:rsidR="004818BF" w:rsidRPr="00593CAA" w:rsidDel="005A3E3A">
          <w:fldChar w:fldCharType="separate"/>
        </w:r>
      </w:del>
      <w:r w:rsidR="00BF0E5B">
        <w:rPr>
          <w:noProof/>
        </w:rPr>
        <w:t> [2]</w:t>
      </w:r>
      <w:del w:id="116" w:author="My Luong Vuong" w:date="2024-03-20T13:43:00Z">
        <w:r w:rsidR="004818BF" w:rsidRPr="00593CAA" w:rsidDel="005A3E3A">
          <w:fldChar w:fldCharType="end"/>
        </w:r>
      </w:del>
      <w:commentRangeEnd w:id="111"/>
      <w:ins w:id="117" w:author="My Luong Vuong" w:date="2024-03-20T13:43:00Z">
        <w:r w:rsidR="005A3E3A">
          <w:t xml:space="preserve">In critically ill patients admitted to the intensive care unit (ICU), </w:t>
        </w:r>
        <w:proofErr w:type="spellStart"/>
        <w:r w:rsidR="005A3E3A">
          <w:t>candid</w:t>
        </w:r>
      </w:ins>
      <w:ins w:id="118" w:author="My Luong Vuong" w:date="2024-03-20T13:45:00Z">
        <w:r w:rsidR="001111A9">
          <w:t>a</w:t>
        </w:r>
      </w:ins>
      <w:ins w:id="119" w:author="My Luong Vuong" w:date="2024-03-20T13:43:00Z">
        <w:r w:rsidR="005A3E3A">
          <w:t>emia</w:t>
        </w:r>
        <w:proofErr w:type="spellEnd"/>
        <w:r w:rsidR="005A3E3A">
          <w:t xml:space="preserve"> </w:t>
        </w:r>
      </w:ins>
      <w:ins w:id="120" w:author="My Luong Vuong" w:date="2024-03-20T13:45:00Z">
        <w:r w:rsidR="001111A9">
          <w:t xml:space="preserve">associates with </w:t>
        </w:r>
        <w:r w:rsidR="00B155AE">
          <w:t>a</w:t>
        </w:r>
      </w:ins>
      <w:ins w:id="121" w:author="My Luong Vuong" w:date="2024-03-20T13:46:00Z">
        <w:r w:rsidR="00B155AE">
          <w:t xml:space="preserve"> crude mortality rate from 42% to up to 47%</w:t>
        </w:r>
      </w:ins>
      <w:r w:rsidR="00F16D2E">
        <w:fldChar w:fldCharType="begin">
          <w:fldData xml:space="preserve">PEVuZE5vdGU+PENpdGU+PEF1dGhvcj5TY2hyb2VkZXI8L0F1dGhvcj48WWVhcj4yMDIwPC9ZZWFy
PjxSZWNOdW0+ODE8L1JlY051bT48RGlzcGxheVRleHQ+wqBbMy01XTwvRGlzcGxheVRleHQ+PHJl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BE2059">
        <w:instrText xml:space="preserve"> ADDIN EN.CITE </w:instrText>
      </w:r>
      <w:r w:rsidR="00BE2059">
        <w:fldChar w:fldCharType="begin">
          <w:fldData xml:space="preserve">PEVuZE5vdGU+PENpdGU+PEF1dGhvcj5TY2hyb2VkZXI8L0F1dGhvcj48WWVhcj4yMDIwPC9ZZWFy
PjxSZWNOdW0+ODE8L1JlY051bT48RGlzcGxheVRleHQ+wqBbMy01XTwvRGlzcGxheVRleHQ+PHJl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BE2059">
        <w:instrText xml:space="preserve"> ADDIN EN.CITE.DATA </w:instrText>
      </w:r>
      <w:r w:rsidR="00BE2059">
        <w:fldChar w:fldCharType="end"/>
      </w:r>
      <w:r w:rsidR="00F16D2E">
        <w:fldChar w:fldCharType="separate"/>
      </w:r>
      <w:r w:rsidR="00BE2059">
        <w:rPr>
          <w:noProof/>
        </w:rPr>
        <w:t> [3-5]</w:t>
      </w:r>
      <w:r w:rsidR="00F16D2E">
        <w:fldChar w:fldCharType="end"/>
      </w:r>
      <w:ins w:id="122" w:author="My Luong Vuong" w:date="2024-03-20T13:46:00Z">
        <w:r w:rsidR="00B155AE">
          <w:t xml:space="preserve">. </w:t>
        </w:r>
      </w:ins>
      <w:r w:rsidR="0055152B">
        <w:rPr>
          <w:rStyle w:val="CommentReference"/>
        </w:rPr>
        <w:commentReference w:id="111"/>
      </w:r>
      <w:commentRangeEnd w:id="112"/>
      <w:r w:rsidR="00963129">
        <w:rPr>
          <w:rStyle w:val="CommentReference"/>
        </w:rPr>
        <w:commentReference w:id="112"/>
      </w:r>
      <w:commentRangeEnd w:id="113"/>
      <w:r w:rsidR="00DA35AF">
        <w:rPr>
          <w:rStyle w:val="CommentReference"/>
        </w:rPr>
        <w:commentReference w:id="113"/>
      </w:r>
      <w:commentRangeEnd w:id="114"/>
      <w:r w:rsidR="00460734">
        <w:rPr>
          <w:rStyle w:val="CommentReference"/>
        </w:rPr>
        <w:commentReference w:id="114"/>
      </w:r>
      <w:del w:id="123" w:author="My Luong Vuong" w:date="2024-03-20T13:47:00Z">
        <w:r w:rsidR="003F37EB" w:rsidRPr="00593CAA" w:rsidDel="00F16D2E">
          <w:delText>.</w:delText>
        </w:r>
      </w:del>
    </w:p>
    <w:p w14:paraId="501C77A0" w14:textId="1620D11C"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commentRangeStart w:id="124"/>
      <w:commentRangeStart w:id="125"/>
      <w:proofErr w:type="spellEnd"/>
      <w:r w:rsidR="00985DA7">
        <w:fldChar w:fldCharType="begin">
          <w:fldData xml:space="preserve">PEVuZE5vdGU+PENpdGU+PEF1dGhvcj5UaXNzb3Q8L0F1dGhvcj48WWVhcj4yMDE3PC9ZZWFyPjxS
ZWNOdW0+ODwvUmVjTnVtPjxEaXNwbGF5VGV4dD7CoFs2XTwvRGlzcGxheVRleHQ+PHJlY29yZD48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BE2059">
        <w:instrText xml:space="preserve"> ADDIN EN.CITE </w:instrText>
      </w:r>
      <w:r w:rsidR="00BE2059">
        <w:fldChar w:fldCharType="begin">
          <w:fldData xml:space="preserve">PEVuZE5vdGU+PENpdGU+PEF1dGhvcj5UaXNzb3Q8L0F1dGhvcj48WWVhcj4yMDE3PC9ZZWFyPjxS
ZWNOdW0+ODwvUmVjTnVtPjxEaXNwbGF5VGV4dD7CoFs2XTwvRGlzcGxheVRleHQ+PHJlY29yZD48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BE2059">
        <w:instrText xml:space="preserve"> ADDIN EN.CITE.DATA </w:instrText>
      </w:r>
      <w:r w:rsidR="00BE2059">
        <w:fldChar w:fldCharType="end"/>
      </w:r>
      <w:r w:rsidR="00985DA7">
        <w:fldChar w:fldCharType="separate"/>
      </w:r>
      <w:r w:rsidR="00BE2059">
        <w:rPr>
          <w:noProof/>
        </w:rPr>
        <w:t> [6]</w:t>
      </w:r>
      <w:r w:rsidR="00985DA7">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 xml:space="preserve">species, </w:t>
      </w:r>
      <w:r w:rsidR="00717F95">
        <w:t>and a drug of choice for</w:t>
      </w:r>
      <w:r w:rsidRPr="00E03B11">
        <w:t xml:space="preserve"> </w:t>
      </w:r>
      <w:r w:rsidRPr="00E03B11">
        <w:rPr>
          <w:i/>
        </w:rPr>
        <w:t xml:space="preserve">Candida </w:t>
      </w:r>
      <w:proofErr w:type="spellStart"/>
      <w:r w:rsidRPr="00E03B11">
        <w:rPr>
          <w:i/>
        </w:rPr>
        <w:t>parapsilosis</w:t>
      </w:r>
      <w:proofErr w:type="spellEnd"/>
      <w:r w:rsidR="000C409D">
        <w:rPr>
          <w:i/>
        </w:rPr>
        <w:fldChar w:fldCharType="begin">
          <w:fldData xml:space="preserve">PEVuZE5vdGU+PENpdGU+PEF1dGhvcj5UaXNzb3Q8L0F1dGhvcj48WWVhcj4yMDE3PC9ZZWFyPjxS
ZWNOdW0+ODwvUmVjTnVtPjxEaXNwbGF5VGV4dD7CoFs2XTwvRGlzcGxheVRleHQ+PHJlY29yZD48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BE2059">
        <w:rPr>
          <w:i/>
        </w:rPr>
        <w:instrText xml:space="preserve"> ADDIN EN.CITE </w:instrText>
      </w:r>
      <w:r w:rsidR="00BE2059">
        <w:rPr>
          <w:i/>
        </w:rPr>
        <w:fldChar w:fldCharType="begin">
          <w:fldData xml:space="preserve">PEVuZE5vdGU+PENpdGU+PEF1dGhvcj5UaXNzb3Q8L0F1dGhvcj48WWVhcj4yMDE3PC9ZZWFyPjxS
ZWNOdW0+ODwvUmVjTnVtPjxEaXNwbGF5VGV4dD7CoFs2XTwvRGlzcGxheVRleHQ+PHJlY29yZD48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BE2059">
        <w:rPr>
          <w:i/>
        </w:rPr>
        <w:instrText xml:space="preserve"> ADDIN EN.CITE.DATA </w:instrText>
      </w:r>
      <w:r w:rsidR="00BE2059">
        <w:rPr>
          <w:i/>
        </w:rPr>
      </w:r>
      <w:r w:rsidR="00BE2059">
        <w:rPr>
          <w:i/>
        </w:rPr>
        <w:fldChar w:fldCharType="end"/>
      </w:r>
      <w:r w:rsidR="000C409D">
        <w:rPr>
          <w:i/>
        </w:rPr>
      </w:r>
      <w:r w:rsidR="000C409D">
        <w:rPr>
          <w:i/>
        </w:rPr>
        <w:fldChar w:fldCharType="separate"/>
      </w:r>
      <w:r w:rsidR="00BE2059">
        <w:rPr>
          <w:i/>
          <w:noProof/>
        </w:rPr>
        <w:t> [6]</w:t>
      </w:r>
      <w:r w:rsidR="000C409D">
        <w:rPr>
          <w:i/>
        </w:rPr>
        <w:fldChar w:fldCharType="end"/>
      </w:r>
      <w:r w:rsidR="00566CA6">
        <w:t>.</w:t>
      </w:r>
      <w:r w:rsidRPr="00E03B11">
        <w:t xml:space="preserve"> </w:t>
      </w:r>
      <w:commentRangeEnd w:id="124"/>
      <w:r w:rsidR="00DA35AF">
        <w:rPr>
          <w:rStyle w:val="CommentReference"/>
        </w:rPr>
        <w:commentReference w:id="124"/>
      </w:r>
      <w:commentRangeEnd w:id="125"/>
      <w:r w:rsidR="00012976">
        <w:rPr>
          <w:rStyle w:val="CommentReference"/>
        </w:rPr>
        <w:commentReference w:id="125"/>
      </w:r>
      <w:del w:id="126" w:author="My Luong Vuong" w:date="2024-03-20T15:41:00Z">
        <w:r w:rsidRPr="00E03B11" w:rsidDel="00434858">
          <w:delText xml:space="preserve">It </w:delText>
        </w:r>
      </w:del>
      <w:ins w:id="127" w:author="My Luong Vuong" w:date="2024-05-02T13:22:00Z">
        <w:r w:rsidR="005001D5">
          <w:t>In clinical practice,</w:t>
        </w:r>
      </w:ins>
      <w:ins w:id="128" w:author="My Luong Vuong" w:date="2024-03-20T15:41:00Z">
        <w:r w:rsidR="00434858">
          <w:t xml:space="preserve"> </w:t>
        </w:r>
      </w:ins>
      <w:ins w:id="129" w:author="My Luong Vuong" w:date="2024-05-02T13:46:00Z">
        <w:r w:rsidR="00A84617">
          <w:t>fluconazole</w:t>
        </w:r>
      </w:ins>
      <w:ins w:id="130" w:author="My Luong Vuong" w:date="2024-03-20T15:41:00Z">
        <w:r w:rsidR="00434858" w:rsidRPr="00E03B11">
          <w:t xml:space="preserve"> </w:t>
        </w:r>
      </w:ins>
      <w:r w:rsidRPr="00E03B11">
        <w:t>is frequently used</w:t>
      </w:r>
      <w:r w:rsidR="000B0E5F" w:rsidRPr="00E03B11">
        <w:t xml:space="preserve"> </w:t>
      </w:r>
      <w:r w:rsidR="0055152B">
        <w:t xml:space="preserve">due </w:t>
      </w:r>
      <w:r w:rsidR="00461C04">
        <w:t>to</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commentRangeStart w:id="131"/>
      <w:r w:rsidR="005C48AA">
        <w:t>adequate</w:t>
      </w:r>
      <w:commentRangeEnd w:id="131"/>
      <w:r w:rsidR="005C48AA">
        <w:rPr>
          <w:rStyle w:val="CommentReference"/>
        </w:rPr>
        <w:commentReference w:id="131"/>
      </w:r>
      <w:r w:rsidR="000B0E5F" w:rsidRPr="00E03B11">
        <w:t xml:space="preserve"> tissue penetration</w:t>
      </w:r>
      <w:r w:rsidR="00EF5D43">
        <w:t>,</w:t>
      </w:r>
      <w:r w:rsidR="000B0E5F" w:rsidRPr="00E03B11">
        <w:t xml:space="preserve"> and </w:t>
      </w:r>
      <w:r w:rsidRPr="00E03B11">
        <w:t xml:space="preserve">low </w:t>
      </w:r>
      <w:commentRangeStart w:id="132"/>
      <w:commentRangeStart w:id="133"/>
      <w:r w:rsidRPr="00E03B11">
        <w:t>cost</w:t>
      </w:r>
      <w:del w:id="134" w:author="My Luong Vuong" w:date="2024-05-02T13:46:00Z">
        <w:r w:rsidRPr="00E03B11" w:rsidDel="000E7C17">
          <w:delText xml:space="preserve"> </w:delText>
        </w:r>
      </w:del>
      <w:del w:id="135" w:author="My Luong Vuong" w:date="2024-03-20T15:41:00Z">
        <w:r w:rsidRPr="00E03B11" w:rsidDel="00434858">
          <w:delText>compared to echinocandins</w:delText>
        </w:r>
      </w:del>
      <w:r w:rsidR="00CB214F" w:rsidRPr="00E03B11">
        <w:fldChar w:fldCharType="begin">
          <w:fldData xml:space="preserve">PEVuZE5vdGU+PENpdGU+PEF1dGhvcj5QYXBwYXM8L0F1dGhvcj48WWVhcj4yMDE2PC9ZZWFyPjxS
ZWNOdW0+OTwvUmVjTnVtPjxEaXNwbGF5VGV4dD7CoFs3LCA4XTwvRGlzcGxheVRleHQ+PHJlY29y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BE2059">
        <w:instrText xml:space="preserve"> ADDIN EN.CITE </w:instrText>
      </w:r>
      <w:r w:rsidR="00BE2059">
        <w:fldChar w:fldCharType="begin">
          <w:fldData xml:space="preserve">PEVuZE5vdGU+PENpdGU+PEF1dGhvcj5QYXBwYXM8L0F1dGhvcj48WWVhcj4yMDE2PC9ZZWFyPjxS
ZWNOdW0+OTwvUmVjTnVtPjxEaXNwbGF5VGV4dD7CoFs3LCA4XTwvRGlzcGxheVRleHQ+PHJlY29y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BE2059">
        <w:instrText xml:space="preserve"> ADDIN EN.CITE.DATA </w:instrText>
      </w:r>
      <w:r w:rsidR="00BE2059">
        <w:fldChar w:fldCharType="end"/>
      </w:r>
      <w:r w:rsidR="00CB214F" w:rsidRPr="00E03B11">
        <w:fldChar w:fldCharType="separate"/>
      </w:r>
      <w:r w:rsidR="00BE2059">
        <w:rPr>
          <w:noProof/>
        </w:rPr>
        <w:t> [7, 8]</w:t>
      </w:r>
      <w:r w:rsidR="00CB214F" w:rsidRPr="00E03B11">
        <w:fldChar w:fldCharType="end"/>
      </w:r>
      <w:commentRangeEnd w:id="132"/>
      <w:r w:rsidR="00DA35AF">
        <w:rPr>
          <w:rStyle w:val="CommentReference"/>
        </w:rPr>
        <w:commentReference w:id="132"/>
      </w:r>
      <w:commentRangeEnd w:id="133"/>
      <w:r w:rsidR="00AD0348">
        <w:rPr>
          <w:rStyle w:val="CommentReference"/>
        </w:rPr>
        <w:commentReference w:id="133"/>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ins w:id="136" w:author="My Luong Vuong" w:date="2024-03-19T11:06:00Z">
        <w:r w:rsidR="0090697A" w:rsidRPr="00E03B11">
          <w:t>)</w:t>
        </w:r>
        <w:commentRangeStart w:id="137"/>
        <w:commentRangeStart w:id="138"/>
        <w:r w:rsidR="0090697A" w:rsidRPr="00E03B11">
          <w:t>,</w:t>
        </w:r>
      </w:ins>
      <w:ins w:id="139" w:author="My Luong Vuong" w:date="2024-05-02T13:50:00Z">
        <w:r w:rsidR="006F6FDE">
          <w:t xml:space="preserve"> </w:t>
        </w:r>
      </w:ins>
      <w:ins w:id="140" w:author="My Luong Vuong" w:date="2024-03-19T11:06:00Z">
        <w:r w:rsidR="0090697A" w:rsidRPr="00E03B11">
          <w:t>undergoing glomerular filtration and</w:t>
        </w:r>
        <w:r w:rsidR="0090697A">
          <w:t xml:space="preserve"> active </w:t>
        </w:r>
        <w:r w:rsidR="0090697A" w:rsidRPr="00E03B11">
          <w:t>tubular reabsorption</w:t>
        </w:r>
        <w:commentRangeEnd w:id="137"/>
        <w:r w:rsidR="0090697A">
          <w:rPr>
            <w:rStyle w:val="CommentReference"/>
          </w:rPr>
          <w:commentReference w:id="137"/>
        </w:r>
      </w:ins>
      <w:commentRangeEnd w:id="138"/>
      <w:ins w:id="141" w:author="My Luong Vuong" w:date="2024-05-02T13:50:00Z">
        <w:r w:rsidR="00966EAE">
          <w:rPr>
            <w:rStyle w:val="CommentReference"/>
          </w:rPr>
          <w:commentReference w:id="138"/>
        </w:r>
      </w:ins>
      <w:r w:rsidR="0090697A">
        <w:fldChar w:fldCharType="begin"/>
      </w:r>
      <w:r w:rsidR="00BE2059">
        <w:instrText xml:space="preserve"> ADDIN EN.CITE &lt;EndNote&gt;&lt;Cite&gt;&lt;Author&gt;Pfizer&lt;/Author&gt;&lt;Year&gt;2012&lt;/Year&gt;&lt;RecNum&gt;13&lt;/RecNum&gt;&lt;DisplayText&gt; [9]&lt;/DisplayText&gt;&lt;record&gt;&lt;rec-number&gt;13&lt;/rec-number&gt;&lt;foreign-keys&gt;&lt;key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BE2059">
        <w:rPr>
          <w:noProof/>
        </w:rPr>
        <w:t> [9]</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E00016">
        <w:rPr>
          <w:noProof/>
        </w:rPr>
        <w:t> </w:t>
      </w:r>
      <w:r w:rsidR="003D7446">
        <w:rPr>
          <w:noProof/>
        </w:rPr>
        <w:t>[7]</w:t>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BE2059">
        <w:instrText xml:space="preserve"> ADDIN EN.CITE &lt;EndNote&gt;&lt;Cite&gt;&lt;Author&gt;Pfizer&lt;/Author&gt;&lt;Year&gt;2012&lt;/Year&gt;&lt;RecNum&gt;13&lt;/RecNum&gt;&lt;DisplayText&gt; [9]&lt;/DisplayText&gt;&lt;record&gt;&lt;rec-number&gt;13&lt;/rec-number&gt;&lt;foreign-keys&gt;&lt;key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BE2059">
        <w:rPr>
          <w:noProof/>
        </w:rPr>
        <w:t> [9]</w:t>
      </w:r>
      <w:r w:rsidR="00EB5474" w:rsidRPr="00E03B11">
        <w:fldChar w:fldCharType="end"/>
      </w:r>
      <w:r w:rsidR="00D90F07">
        <w:t>.</w:t>
      </w:r>
    </w:p>
    <w:p w14:paraId="20091C43" w14:textId="7CF7CC38" w:rsidR="001B294A" w:rsidRPr="00623840" w:rsidRDefault="001253F4" w:rsidP="00593CAA">
      <w:commentRangeStart w:id="142"/>
      <w:commentRangeStart w:id="143"/>
      <w:commentRangeStart w:id="144"/>
      <w:commentRangeStart w:id="145"/>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w:t>
      </w:r>
      <w:ins w:id="146" w:author="My Luong Vuong" w:date="2024-05-02T14:27:00Z">
        <w:r w:rsidR="008834BE">
          <w:t xml:space="preserve"> at least</w:t>
        </w:r>
      </w:ins>
      <w:r w:rsidR="001F6035" w:rsidRPr="00E03B11">
        <w:t xml:space="preserve"> 100</w:t>
      </w:r>
      <w:r w:rsidR="00AE11BA">
        <w:fldChar w:fldCharType="begin"/>
      </w:r>
      <w:r w:rsidR="00BE2059">
        <w:instrText xml:space="preserve"> ADDIN EN.CITE &lt;EndNote&gt;&lt;Cite&gt;&lt;Year&gt;2020&lt;/Year&gt;&lt;RecNum&gt;17&lt;/RecNum&gt;&lt;DisplayText&gt; [10]&lt;/DisplayText&gt;&lt;record&gt;&lt;rec-number&gt;17&lt;/rec-number&gt;&lt;foreign-keys&gt;&lt;key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E2059">
        <w:rPr>
          <w:noProof/>
        </w:rPr>
        <w:t> [10]</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ins w:id="147" w:author="My Luong Vuong" w:date="2024-05-02T13:57:00Z">
        <w:r w:rsidR="00E86DBD">
          <w:t>non-species</w:t>
        </w:r>
      </w:ins>
      <w:ins w:id="148" w:author="My Luong Vuong" w:date="2024-05-02T13:58:00Z">
        <w:r w:rsidR="00447F0E">
          <w:t>-</w:t>
        </w:r>
      </w:ins>
      <w:ins w:id="149" w:author="My Luong Vuong" w:date="2024-05-02T13:57:00Z">
        <w:r w:rsidR="00E86DBD">
          <w:t>related suscepti</w:t>
        </w:r>
      </w:ins>
      <w:ins w:id="150" w:author="My Luong Vuong" w:date="2024-05-02T13:58:00Z">
        <w:r w:rsidR="00E86DBD">
          <w:t>bility</w:t>
        </w:r>
      </w:ins>
      <w:ins w:id="151" w:author="My Luong Vuong" w:date="2024-05-02T13:57:00Z">
        <w:r w:rsidR="00E86DBD">
          <w:t xml:space="preserve"> </w:t>
        </w:r>
      </w:ins>
      <w:commentRangeStart w:id="152"/>
      <w:commentRangeStart w:id="153"/>
      <w:del w:id="154" w:author="My Luong Vuong" w:date="2024-05-02T13:58:00Z">
        <w:r w:rsidR="00956C10" w:rsidRPr="00E03B11" w:rsidDel="00447F0E">
          <w:delText>suscepti</w:delText>
        </w:r>
        <w:r w:rsidR="00956C10" w:rsidDel="00447F0E">
          <w:delText>bility</w:delText>
        </w:r>
      </w:del>
      <w:del w:id="155" w:author="My Luong Vuong" w:date="2024-05-02T13:59:00Z">
        <w:r w:rsidR="00956C10" w:rsidRPr="00E03B11" w:rsidDel="00992CE1">
          <w:delText xml:space="preserve"> </w:delText>
        </w:r>
      </w:del>
      <w:r w:rsidR="00AC2E23" w:rsidRPr="00E03B11">
        <w:t xml:space="preserve">breakpoint for </w:t>
      </w:r>
      <w:r w:rsidR="00E25009" w:rsidRPr="00BF5F81">
        <w:rPr>
          <w:i/>
          <w:iCs/>
        </w:rPr>
        <w:t>Candida</w:t>
      </w:r>
      <w:del w:id="156" w:author="My Luong Vuong" w:date="2024-05-02T13:59:00Z">
        <w:r w:rsidR="00677035" w:rsidRPr="00E03B11" w:rsidDel="00051A95">
          <w:delText xml:space="preserve"> </w:delText>
        </w:r>
      </w:del>
      <w:del w:id="157" w:author="My Luong Vuong" w:date="2024-05-02T13:58:00Z">
        <w:r w:rsidR="00677035" w:rsidRPr="00E03B11" w:rsidDel="00713366">
          <w:delText>species most frequently associated with human infection</w:delText>
        </w:r>
      </w:del>
      <w:r w:rsidR="00CF34D7" w:rsidRPr="007B1510">
        <w:fldChar w:fldCharType="begin"/>
      </w:r>
      <w:r w:rsidR="00BE2059">
        <w:instrText xml:space="preserve"> ADDIN EN.CITE &lt;EndNote&gt;&lt;Cite&gt;&lt;Year&gt;2020&lt;/Year&gt;&lt;RecNum&gt;17&lt;/RecNum&gt;&lt;DisplayText&gt; [10]&lt;/DisplayText&gt;&lt;record&gt;&lt;rec-number&gt;17&lt;/rec-number&gt;&lt;foreign-keys&gt;&lt;key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E2059">
        <w:rPr>
          <w:noProof/>
        </w:rPr>
        <w:t> [10]</w:t>
      </w:r>
      <w:r w:rsidR="00CF34D7" w:rsidRPr="007B1510">
        <w:fldChar w:fldCharType="end"/>
      </w:r>
      <w:commentRangeEnd w:id="152"/>
      <w:r w:rsidR="0055152B">
        <w:rPr>
          <w:rStyle w:val="CommentReference"/>
        </w:rPr>
        <w:commentReference w:id="152"/>
      </w:r>
      <w:commentRangeEnd w:id="153"/>
      <w:r w:rsidR="008B66F5">
        <w:rPr>
          <w:rStyle w:val="CommentReference"/>
        </w:rPr>
        <w:commentReference w:id="153"/>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ins w:id="158" w:author="My Luong Vuong" w:date="2024-05-02T14:23:00Z">
        <w:r w:rsidR="00332EE5">
          <w:t xml:space="preserve"> </w:t>
        </w:r>
      </w:ins>
      <w:del w:id="159" w:author="My Luong Vuong" w:date="2024-05-02T14:23:00Z">
        <w:r w:rsidR="00E41689" w:rsidRPr="00E03B11" w:rsidDel="00332EE5">
          <w:delText xml:space="preserve"> </w:delText>
        </w:r>
      </w:del>
      <w:del w:id="160" w:author="My Luong Vuong" w:date="2024-03-20T14:20:00Z">
        <w:r w:rsidR="0003626F" w:rsidDel="00871C3F">
          <w:delText xml:space="preserve"> </w:delText>
        </w:r>
      </w:del>
      <w:ins w:id="161" w:author="My Luong Vuong" w:date="2024-03-20T14:20:00Z">
        <w:r w:rsidR="00871C3F">
          <w:t xml:space="preserve">was documented in one case study, </w:t>
        </w:r>
        <w:r w:rsidR="00871C3F" w:rsidRPr="005A2762">
          <w:t xml:space="preserve">wherein its occurrence was not </w:t>
        </w:r>
        <w:r w:rsidR="00871C3F">
          <w:t>dependent</w:t>
        </w:r>
        <w:r w:rsidR="00871C3F" w:rsidRPr="005A2762">
          <w:t xml:space="preserve"> on </w:t>
        </w:r>
      </w:ins>
      <w:ins w:id="162" w:author="My Luong Vuong" w:date="2024-05-02T14:23:00Z">
        <w:r w:rsidR="00701683">
          <w:t xml:space="preserve">the </w:t>
        </w:r>
      </w:ins>
      <w:ins w:id="163" w:author="My Luong Vuong" w:date="2024-03-20T14:20:00Z">
        <w:r w:rsidR="00871C3F" w:rsidRPr="005A2762">
          <w:t>concentration</w:t>
        </w:r>
      </w:ins>
      <w:commentRangeStart w:id="164"/>
      <w:commentRangeStart w:id="165"/>
      <w:commentRangeEnd w:id="164"/>
      <w:ins w:id="166" w:author="My Luong Vuong" w:date="2024-03-19T11:08:00Z">
        <w:r w:rsidR="000C1092">
          <w:rPr>
            <w:rStyle w:val="CommentReference"/>
          </w:rPr>
          <w:commentReference w:id="164"/>
        </w:r>
      </w:ins>
      <w:commentRangeEnd w:id="165"/>
      <w:ins w:id="167" w:author="My Luong Vuong" w:date="2024-05-02T14:22:00Z">
        <w:r w:rsidR="0022540E">
          <w:rPr>
            <w:rStyle w:val="CommentReference"/>
          </w:rPr>
          <w:commentReference w:id="165"/>
        </w:r>
      </w:ins>
      <w:r w:rsidR="00066A79">
        <w:fldChar w:fldCharType="begin"/>
      </w:r>
      <w:r w:rsidR="00BE2059">
        <w:instrText xml:space="preserve"> ADDIN EN.CITE &lt;EndNote&gt;&lt;Cite&gt;&lt;Author&gt;Jacobson&lt;/Author&gt;&lt;Year&gt;1994&lt;/Year&gt;&lt;RecNum&gt;77&lt;/RecNum&gt;&lt;DisplayText&gt; [11]&lt;/DisplayText&gt;&lt;record&gt;&lt;rec-number&gt;77&lt;/rec-number&gt;&lt;foreign-keys&gt;&lt;key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E2059">
        <w:rPr>
          <w:noProof/>
        </w:rPr>
        <w:t> [11]</w:t>
      </w:r>
      <w:r w:rsidR="00066A79">
        <w:fldChar w:fldCharType="end"/>
      </w:r>
      <w:r w:rsidR="00E305CF">
        <w:t>.</w:t>
      </w:r>
      <w:r w:rsidR="0003626F">
        <w:t xml:space="preserve"> </w:t>
      </w:r>
      <w:r w:rsidR="00EE2C09">
        <w:t>Nevertheless</w:t>
      </w:r>
      <w:r w:rsidR="008779EB">
        <w:t xml:space="preserve">, </w:t>
      </w:r>
      <w:ins w:id="168" w:author="My Luong Vuong" w:date="2024-03-19T11:14:00Z">
        <w:r w:rsidR="00E2444D">
          <w:t xml:space="preserve">concentration-dependent </w:t>
        </w:r>
        <w:commentRangeStart w:id="169"/>
        <w:commentRangeStart w:id="170"/>
        <w:r w:rsidR="00E2444D">
          <w:t>toxicity</w:t>
        </w:r>
        <w:commentRangeEnd w:id="169"/>
        <w:r w:rsidR="00E2444D">
          <w:rPr>
            <w:rStyle w:val="CommentReference"/>
          </w:rPr>
          <w:commentReference w:id="169"/>
        </w:r>
      </w:ins>
      <w:commentRangeEnd w:id="170"/>
      <w:ins w:id="171" w:author="My Luong Vuong" w:date="2024-05-02T14:25:00Z">
        <w:r w:rsidR="00864C1A">
          <w:rPr>
            <w:rStyle w:val="CommentReference"/>
          </w:rPr>
          <w:commentReference w:id="170"/>
        </w:r>
      </w:ins>
      <w:r w:rsidR="0092480F">
        <w:t xml:space="preserve"> related to fluconazole</w:t>
      </w:r>
      <w:r w:rsidR="000A4196">
        <w:t xml:space="preserve"> </w:t>
      </w:r>
      <w:del w:id="172" w:author="My Luong Vuong" w:date="2024-05-02T14:24:00Z">
        <w:r w:rsidR="004A2530" w:rsidDel="00D87259">
          <w:delText>has been</w:delText>
        </w:r>
      </w:del>
      <w:ins w:id="173" w:author="My Luong Vuong" w:date="2024-05-02T14:24:00Z">
        <w:r w:rsidR="00D87259">
          <w:t>were</w:t>
        </w:r>
      </w:ins>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PjxSZWNOdW0+MzA8L1JlY051bT48RGlzcGxheVRleHQ+wqBbMTIsIDEzXTwvRGlzcGxheVRleHQ+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E2059">
        <w:instrText xml:space="preserve"> ADDIN EN.CITE </w:instrText>
      </w:r>
      <w:r w:rsidR="00BE2059">
        <w:fldChar w:fldCharType="begin">
          <w:fldData xml:space="preserve">PEVuZE5vdGU+PENpdGU+PEF1dGhvcj5NYXRzdW1vdG88L0F1dGhvcj48WWVhcj4yMDAwPC9ZZWFy
PjxSZWNOdW0+MzA8L1JlY051bT48RGlzcGxheVRleHQ+wqBbMTIsIDEzXTwvRGlzcGxheVRleHQ+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E2059">
        <w:instrText xml:space="preserve"> ADDIN EN.CITE.DATA </w:instrText>
      </w:r>
      <w:r w:rsidR="00BE2059">
        <w:fldChar w:fldCharType="end"/>
      </w:r>
      <w:r w:rsidR="0034755E" w:rsidRPr="00E03B11">
        <w:fldChar w:fldCharType="separate"/>
      </w:r>
      <w:r w:rsidR="00BE2059">
        <w:rPr>
          <w:noProof/>
        </w:rPr>
        <w:t> [12, 13]</w:t>
      </w:r>
      <w:r w:rsidR="0034755E" w:rsidRPr="00E03B11">
        <w:fldChar w:fldCharType="end"/>
      </w:r>
      <w:r w:rsidR="00182E91">
        <w:t>.</w:t>
      </w:r>
      <w:commentRangeEnd w:id="142"/>
      <w:r w:rsidR="00DA35AF">
        <w:rPr>
          <w:rStyle w:val="CommentReference"/>
        </w:rPr>
        <w:commentReference w:id="142"/>
      </w:r>
      <w:commentRangeEnd w:id="143"/>
      <w:r w:rsidR="0068075E">
        <w:rPr>
          <w:rStyle w:val="CommentReference"/>
        </w:rPr>
        <w:commentReference w:id="143"/>
      </w:r>
      <w:commentRangeEnd w:id="144"/>
      <w:r w:rsidR="001564C6">
        <w:rPr>
          <w:rStyle w:val="CommentReference"/>
        </w:rPr>
        <w:commentReference w:id="144"/>
      </w:r>
      <w:commentRangeEnd w:id="145"/>
      <w:r w:rsidR="00BE237F">
        <w:rPr>
          <w:rStyle w:val="CommentReference"/>
        </w:rPr>
        <w:commentReference w:id="145"/>
      </w:r>
    </w:p>
    <w:p w14:paraId="02E83417" w14:textId="2AC5D87C" w:rsidR="008A57D3" w:rsidRPr="00E03B11" w:rsidRDefault="00CE29DB" w:rsidP="00593CAA">
      <w:r w:rsidRPr="00E03B11">
        <w:rPr>
          <w:color w:val="000000"/>
        </w:rPr>
        <w:t xml:space="preserve">The currently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9146D8">
        <w:t xml:space="preserve"> single</w:t>
      </w:r>
      <w:r w:rsidR="00CD3129" w:rsidRPr="00E03B11">
        <w:t xml:space="preserve"> </w:t>
      </w:r>
      <w:r w:rsidR="009146D8" w:rsidRPr="00E03B11">
        <w:t>800</w:t>
      </w:r>
      <w:r w:rsidR="009146D8">
        <w:t> </w:t>
      </w:r>
      <w:r w:rsidR="00CD3129" w:rsidRPr="00E03B11">
        <w:t>mg loading dose</w:t>
      </w:r>
      <w:ins w:id="174" w:author="My Luong Vuong" w:date="2024-05-12T16:09:00Z">
        <w:r w:rsidR="00694485">
          <w:t xml:space="preserve"> (LD)</w:t>
        </w:r>
      </w:ins>
      <w:r w:rsidR="009146D8">
        <w:t xml:space="preserve"> on day 1</w:t>
      </w:r>
      <w:r w:rsidR="0022019F" w:rsidRPr="00E03B11">
        <w:t xml:space="preserve"> </w:t>
      </w:r>
      <w:r w:rsidR="00CD3129" w:rsidRPr="00E03B11">
        <w:t>followed by 400</w:t>
      </w:r>
      <w:r w:rsidR="009146D8">
        <w:t> </w:t>
      </w:r>
      <w:r w:rsidR="00CD3129" w:rsidRPr="00E03B11">
        <w:t xml:space="preserve">mg </w:t>
      </w:r>
      <w:r w:rsidR="00131638">
        <w:t>once daily</w:t>
      </w:r>
      <w:r w:rsidR="00EE2C09">
        <w:t xml:space="preserve"> </w:t>
      </w:r>
      <w:del w:id="175" w:author="My Luong Vuong" w:date="2024-05-12T16:09:00Z">
        <w:r w:rsidR="00EE2C09" w:rsidDel="00651741">
          <w:delText>dosing</w:delText>
        </w:r>
        <w:r w:rsidR="00131638" w:rsidDel="00651741">
          <w:delText xml:space="preserve"> </w:delText>
        </w:r>
      </w:del>
      <w:ins w:id="176" w:author="My Luong Vuong" w:date="2024-05-12T16:09:00Z">
        <w:r w:rsidR="00651741">
          <w:t>maintenance dose</w:t>
        </w:r>
      </w:ins>
      <w:ins w:id="177" w:author="My Luong Vuong" w:date="2024-05-12T16:10:00Z">
        <w:r w:rsidR="00B5274A">
          <w:t xml:space="preserve"> (MD)</w:t>
        </w:r>
      </w:ins>
      <w:ins w:id="178" w:author="My Luong Vuong" w:date="2024-05-12T16:09:00Z">
        <w:r w:rsidR="00651741">
          <w:t xml:space="preserve"> </w:t>
        </w:r>
      </w:ins>
      <w:r w:rsidR="00131638">
        <w:t xml:space="preserve">from day 2 </w:t>
      </w:r>
      <w:commentRangeStart w:id="179"/>
      <w:commentRangeStart w:id="180"/>
      <w:r w:rsidR="00131638">
        <w:t>onwards</w:t>
      </w:r>
      <w:commentRangeEnd w:id="179"/>
      <w:r w:rsidR="0055152B">
        <w:rPr>
          <w:rStyle w:val="CommentReference"/>
        </w:rPr>
        <w:commentReference w:id="179"/>
      </w:r>
      <w:commentRangeEnd w:id="180"/>
      <w:r w:rsidR="000421AB">
        <w:rPr>
          <w:rStyle w:val="CommentReference"/>
        </w:rPr>
        <w:commentReference w:id="180"/>
      </w:r>
      <w:ins w:id="181" w:author="My Luong Vuong" w:date="2024-05-02T14:11:00Z">
        <w:r w:rsidR="00FD62C4">
          <w:t xml:space="preserve"> </w:t>
        </w:r>
      </w:ins>
      <w:r w:rsidR="00BF0E5B">
        <w:fldChar w:fldCharType="begin"/>
      </w:r>
      <w:r w:rsidR="00BE2059">
        <w:instrText xml:space="preserve"> ADDIN EN.CITE &lt;EndNote&gt;&lt;Cite&gt;&lt;Author&gt;Pfizer&lt;/Author&gt;&lt;Year&gt;2012&lt;/Year&gt;&lt;RecNum&gt;13&lt;/RecNum&gt;&lt;DisplayText&gt; [9]&lt;/DisplayText&gt;&lt;record&gt;&lt;rec-number&gt;13&lt;/rec-number&gt;&lt;foreign-keys&gt;&lt;key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BE2059">
        <w:rPr>
          <w:noProof/>
        </w:rPr>
        <w:t> [9]</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commentRangeStart w:id="182"/>
      <w:commentRangeStart w:id="183"/>
      <w:r w:rsidR="00807C8A" w:rsidRPr="00E03B11">
        <w:t xml:space="preserve">those </w:t>
      </w:r>
      <w:del w:id="184" w:author="My Luong Vuong" w:date="2024-05-02T14:30:00Z">
        <w:r w:rsidR="00807C8A" w:rsidRPr="00E03B11" w:rsidDel="006D7B0B">
          <w:delText>with</w:delText>
        </w:r>
        <w:r w:rsidR="00807C8A" w:rsidDel="006D7B0B">
          <w:delText xml:space="preserve"> a</w:delText>
        </w:r>
        <w:r w:rsidR="00807C8A" w:rsidRPr="00E03B11" w:rsidDel="006D7B0B">
          <w:delText xml:space="preserve"> high body weight</w:delText>
        </w:r>
      </w:del>
      <w:ins w:id="185" w:author="My Luong Vuong" w:date="2024-05-02T14:30:00Z">
        <w:r w:rsidR="006D7B0B">
          <w:t>that are overweight</w:t>
        </w:r>
      </w:ins>
      <w:r w:rsidR="00807C8A" w:rsidRPr="00E03B11">
        <w:t xml:space="preserve"> </w:t>
      </w:r>
      <w:commentRangeEnd w:id="182"/>
      <w:r w:rsidR="00807C8A">
        <w:rPr>
          <w:rStyle w:val="CommentReference"/>
        </w:rPr>
        <w:commentReference w:id="182"/>
      </w:r>
      <w:commentRangeEnd w:id="183"/>
      <w:r w:rsidR="009F1BED">
        <w:rPr>
          <w:rStyle w:val="CommentReference"/>
        </w:rPr>
        <w:commentReference w:id="183"/>
      </w:r>
      <w:r w:rsidR="00807C8A">
        <w:t>a</w:t>
      </w:r>
      <w:commentRangeStart w:id="186"/>
      <w:commentRangeStart w:id="187"/>
      <w:r w:rsidR="0070474C">
        <w:t>nd</w:t>
      </w:r>
      <w:r w:rsidR="008D74A8">
        <w:t>/or</w:t>
      </w:r>
      <w:r w:rsidR="0070474C" w:rsidRPr="00E03B11">
        <w:t xml:space="preserve"> </w:t>
      </w:r>
      <w:r w:rsidR="00153138" w:rsidRPr="00E03B11">
        <w:t xml:space="preserve">undergoing </w:t>
      </w:r>
      <w:r w:rsidR="00A73E01" w:rsidRPr="00E03B11">
        <w:t xml:space="preserve">continuous renal replacement therapy </w:t>
      </w:r>
      <w:commentRangeEnd w:id="186"/>
      <w:r w:rsidR="00DA35AF">
        <w:rPr>
          <w:rStyle w:val="CommentReference"/>
        </w:rPr>
        <w:commentReference w:id="186"/>
      </w:r>
      <w:commentRangeEnd w:id="187"/>
      <w:r w:rsidR="00D72707">
        <w:rPr>
          <w:rStyle w:val="CommentReference"/>
        </w:rPr>
        <w:commentReference w:id="187"/>
      </w:r>
      <w:r w:rsidR="00A73E01" w:rsidRPr="00E03B11">
        <w:t>(</w:t>
      </w:r>
      <w:commentRangeStart w:id="188"/>
      <w:commentRangeStart w:id="189"/>
      <w:r w:rsidR="00153138" w:rsidRPr="00E03B11">
        <w:t>CRRT</w:t>
      </w:r>
      <w:commentRangeEnd w:id="188"/>
      <w:r w:rsidR="0055152B">
        <w:rPr>
          <w:rStyle w:val="CommentReference"/>
        </w:rPr>
        <w:commentReference w:id="188"/>
      </w:r>
      <w:commentRangeEnd w:id="189"/>
      <w:r w:rsidR="00FD67F1">
        <w:rPr>
          <w:rStyle w:val="CommentReference"/>
        </w:rPr>
        <w:commentReference w:id="189"/>
      </w:r>
      <w:r w:rsidR="00A73E01" w:rsidRPr="00E03B11">
        <w:t>)</w:t>
      </w:r>
      <w:r w:rsidR="00F3479A">
        <w:fldChar w:fldCharType="begin">
          <w:fldData xml:space="preserve">PEVuZE5vdGU+PENpdGU+PEF1dGhvcj5TYW5kYXJhZHVyYTwvQXV0aG9yPjxZZWFyPjIwMjE8L1ll
YXI+PFJlY051bT40PC9SZWNOdW0+PERpc3BsYXlUZXh0PsKgWzE0LTE2XTwvRGlzcGxheVRleHQ+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E2059">
        <w:instrText xml:space="preserve"> ADDIN EN.CITE </w:instrText>
      </w:r>
      <w:r w:rsidR="00BE2059">
        <w:fldChar w:fldCharType="begin">
          <w:fldData xml:space="preserve">PEVuZE5vdGU+PENpdGU+PEF1dGhvcj5TYW5kYXJhZHVyYTwvQXV0aG9yPjxZZWFyPjIwMjE8L1ll
YXI+PFJlY051bT40PC9SZWNOdW0+PERpc3BsYXlUZXh0PsKgWzE0LTE2XTwvRGlzcGxheVRleHQ+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E2059">
        <w:instrText xml:space="preserve"> ADDIN EN.CITE.DATA </w:instrText>
      </w:r>
      <w:r w:rsidR="00BE2059">
        <w:fldChar w:fldCharType="end"/>
      </w:r>
      <w:r w:rsidR="00F3479A">
        <w:fldChar w:fldCharType="separate"/>
      </w:r>
      <w:r w:rsidR="00BE2059">
        <w:rPr>
          <w:noProof/>
        </w:rPr>
        <w:t> [14-16]</w:t>
      </w:r>
      <w:r w:rsidR="00F3479A">
        <w:fldChar w:fldCharType="end"/>
      </w:r>
      <w:r w:rsidR="00F91436">
        <w:t>.</w:t>
      </w:r>
      <w:r w:rsidR="00A73E01" w:rsidRPr="00E03B11">
        <w:t xml:space="preserve"> </w:t>
      </w:r>
      <w:commentRangeStart w:id="190"/>
      <w:commentRangeStart w:id="191"/>
      <w:r w:rsidR="00DC4719">
        <w:t>Several</w:t>
      </w:r>
      <w:r w:rsidR="001F6035" w:rsidRPr="00E03B11">
        <w:t xml:space="preserve"> </w:t>
      </w:r>
      <w:r w:rsidR="0062765C" w:rsidRPr="00E03B11">
        <w:t>population pharmacokinetic</w:t>
      </w:r>
      <w:del w:id="192" w:author="Indy Sandaradura" w:date="2024-02-02T08:24:00Z">
        <w:r w:rsidR="0062765C" w:rsidRPr="00E03B11" w:rsidDel="006C3836">
          <w:delText>s</w:delText>
        </w:r>
      </w:del>
      <w:r w:rsidR="0062765C" w:rsidRPr="00E03B11">
        <w:t xml:space="preserve"> (</w:t>
      </w:r>
      <w:proofErr w:type="spellStart"/>
      <w:r w:rsidR="0062765C" w:rsidRPr="00E03B11">
        <w:t>popPK</w:t>
      </w:r>
      <w:proofErr w:type="spellEnd"/>
      <w:r w:rsidR="0062765C" w:rsidRPr="00E03B11">
        <w:t>)</w:t>
      </w:r>
      <w:r w:rsidR="00F354F8" w:rsidRPr="00E03B11">
        <w:t xml:space="preserve"> </w:t>
      </w:r>
      <w:r w:rsidR="001F6035" w:rsidRPr="00E03B11">
        <w:t>dose</w:t>
      </w:r>
      <w:r w:rsidR="007C6F8A">
        <w:t>-</w:t>
      </w:r>
      <w:r w:rsidR="001F6035" w:rsidRPr="00E03B11">
        <w:t xml:space="preserve">finding </w:t>
      </w:r>
      <w:r w:rsidR="0062765C" w:rsidRPr="00E03B11">
        <w:t xml:space="preserve">studies </w:t>
      </w:r>
      <w:r w:rsidR="001F6035" w:rsidRPr="00E03B11">
        <w:t>have been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w:t>
      </w:r>
      <w:commentRangeStart w:id="193"/>
      <w:commentRangeStart w:id="194"/>
      <w:commentRangeStart w:id="195"/>
      <w:r w:rsidR="001F6035" w:rsidRPr="00E03B11">
        <w:t xml:space="preserve">no consensus </w:t>
      </w:r>
      <w:commentRangeEnd w:id="193"/>
      <w:r w:rsidR="0055152B">
        <w:rPr>
          <w:rStyle w:val="CommentReference"/>
        </w:rPr>
        <w:commentReference w:id="193"/>
      </w:r>
      <w:commentRangeEnd w:id="194"/>
      <w:r w:rsidR="00F53D04">
        <w:rPr>
          <w:rStyle w:val="CommentReference"/>
        </w:rPr>
        <w:commentReference w:id="194"/>
      </w:r>
      <w:commentRangeEnd w:id="195"/>
      <w:r w:rsidR="005145D1">
        <w:rPr>
          <w:rStyle w:val="CommentReference"/>
        </w:rPr>
        <w:commentReference w:id="195"/>
      </w:r>
      <w:r w:rsidR="001F6035" w:rsidRPr="00E03B11">
        <w:t>has been reached</w:t>
      </w:r>
      <w:r w:rsidR="007019A1" w:rsidRPr="00E03B11">
        <w:t xml:space="preserve"> on an optimised fluconazole dosing </w:t>
      </w:r>
      <w:commentRangeEnd w:id="190"/>
      <w:r w:rsidR="00DA35AF">
        <w:rPr>
          <w:rStyle w:val="CommentReference"/>
        </w:rPr>
        <w:commentReference w:id="190"/>
      </w:r>
      <w:commentRangeEnd w:id="191"/>
      <w:r w:rsidR="00A21861">
        <w:rPr>
          <w:rStyle w:val="CommentReference"/>
        </w:rPr>
        <w:commentReference w:id="191"/>
      </w:r>
      <w:r w:rsidR="007019A1" w:rsidRPr="00E03B11">
        <w:t>strategy</w:t>
      </w:r>
      <w:r w:rsidR="0062765C" w:rsidRPr="00E03B11">
        <w:fldChar w:fldCharType="begin">
          <w:fldData xml:space="preserve">PEVuZE5vdGU+PENpdGU+PEF1dGhvcj5BbG9iYWlkPC9BdXRob3I+PFllYXI+MjAxNjwvWWVhcj48
UmVjTnVtPjE5PC9SZWNOdW0+PERpc3BsYXlUZXh0PsKgWzE0LTE3XTwvRGlzcGxheVRleHQ+PHJl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E2059">
        <w:instrText xml:space="preserve"> ADDIN EN.CITE </w:instrText>
      </w:r>
      <w:r w:rsidR="00BE2059">
        <w:fldChar w:fldCharType="begin">
          <w:fldData xml:space="preserve">PEVuZE5vdGU+PENpdGU+PEF1dGhvcj5BbG9iYWlkPC9BdXRob3I+PFllYXI+MjAxNjwvWWVhcj48
UmVjTnVtPjE5PC9SZWNOdW0+PERpc3BsYXlUZXh0PsKgWzE0LTE3XTwvRGlzcGxheVRleHQ+PHJl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E2059">
        <w:instrText xml:space="preserve"> ADDIN EN.CITE.DATA </w:instrText>
      </w:r>
      <w:r w:rsidR="00BE2059">
        <w:fldChar w:fldCharType="end"/>
      </w:r>
      <w:r w:rsidR="0062765C" w:rsidRPr="00E03B11">
        <w:fldChar w:fldCharType="separate"/>
      </w:r>
      <w:r w:rsidR="00BE2059">
        <w:rPr>
          <w:noProof/>
        </w:rPr>
        <w:t> [14-17]</w:t>
      </w:r>
      <w:r w:rsidR="0062765C" w:rsidRPr="00E03B11">
        <w:fldChar w:fldCharType="end"/>
      </w:r>
      <w:r w:rsidR="0026752B">
        <w:t>.</w:t>
      </w:r>
      <w:r w:rsidR="001F6035" w:rsidRPr="00E03B11">
        <w:t xml:space="preserve"> </w:t>
      </w:r>
      <w:commentRangeStart w:id="196"/>
      <w:commentRangeStart w:id="197"/>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ins w:id="198" w:author="My Luong Vuong" w:date="2024-05-02T14:07:00Z">
        <w:r w:rsidR="001824BA">
          <w:t xml:space="preserve"> </w:t>
        </w:r>
        <w:r w:rsidR="003F15B9">
          <w:t xml:space="preserve">and the fact that they are </w:t>
        </w:r>
      </w:ins>
      <w:ins w:id="199" w:author="My Luong Vuong" w:date="2024-05-02T14:36:00Z">
        <w:r w:rsidR="0049614C">
          <w:t xml:space="preserve">all </w:t>
        </w:r>
      </w:ins>
      <w:ins w:id="200" w:author="My Luong Vuong" w:date="2024-05-02T14:07:00Z">
        <w:r w:rsidR="007B3DE1">
          <w:t>single site</w:t>
        </w:r>
      </w:ins>
      <w:r w:rsidR="001F6035" w:rsidRPr="00E03B11">
        <w:t>.</w:t>
      </w:r>
      <w:commentRangeEnd w:id="196"/>
      <w:commentRangeEnd w:id="197"/>
      <w:ins w:id="201" w:author="My Luong Vuong" w:date="2024-05-02T14:07:00Z">
        <w:r w:rsidR="001824BA">
          <w:t xml:space="preserve"> </w:t>
        </w:r>
      </w:ins>
      <w:r w:rsidR="006C3836">
        <w:rPr>
          <w:rStyle w:val="CommentReference"/>
        </w:rPr>
        <w:commentReference w:id="196"/>
      </w:r>
      <w:r w:rsidR="002547AC">
        <w:rPr>
          <w:rStyle w:val="CommentReference"/>
        </w:rPr>
        <w:commentReference w:id="197"/>
      </w:r>
    </w:p>
    <w:p w14:paraId="04DDA19B" w14:textId="0AAA9BD6" w:rsidR="00D55C90" w:rsidRPr="00E03B11" w:rsidRDefault="001F6035" w:rsidP="00593CAA">
      <w:pPr>
        <w:rPr>
          <w:b/>
          <w:bCs/>
          <w:sz w:val="28"/>
          <w:szCs w:val="28"/>
        </w:rPr>
      </w:pPr>
      <w:r w:rsidRPr="00E03B11">
        <w:lastRenderedPageBreak/>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r w:rsidR="007C62D5">
        <w:t>therapeutic drug monitoring (</w:t>
      </w:r>
      <w:r w:rsidR="001E0F8D">
        <w:t>TDM</w:t>
      </w:r>
      <w:r w:rsidR="007C62D5">
        <w:t>)</w:t>
      </w:r>
      <w:r w:rsidR="001E0F8D" w:rsidRPr="00E03B11">
        <w:t xml:space="preserve"> 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w:t>
      </w:r>
      <w:del w:id="202" w:author="My Luong Vuong" w:date="2024-05-02T14:09:00Z">
        <w:r w:rsidR="0078287A" w:rsidRPr="00E03B11" w:rsidDel="00044E33">
          <w:delText>(i)</w:delText>
        </w:r>
        <w:r w:rsidRPr="00E03B11" w:rsidDel="00044E33">
          <w:delText xml:space="preserve"> </w:delText>
        </w:r>
        <w:r w:rsidR="0078287A" w:rsidRPr="00E03B11" w:rsidDel="00044E33">
          <w:delText>develop a</w:delText>
        </w:r>
        <w:r w:rsidR="00AE66D0" w:rsidDel="00044E33">
          <w:delText xml:space="preserve"> </w:delText>
        </w:r>
        <w:r w:rsidR="0078287A" w:rsidRPr="00E03B11" w:rsidDel="00044E33">
          <w:delText xml:space="preserve">popPK model of fluconazole in </w:delText>
        </w:r>
        <w:r w:rsidR="00384D0A" w:rsidDel="00044E33">
          <w:delText>patients</w:delText>
        </w:r>
        <w:r w:rsidR="00C76402" w:rsidDel="00044E33">
          <w:delText xml:space="preserve"> admitted to the</w:delText>
        </w:r>
        <w:r w:rsidR="00C76402" w:rsidRPr="00C76402" w:rsidDel="00044E33">
          <w:delText xml:space="preserve"> </w:delText>
        </w:r>
        <w:r w:rsidR="00C76402" w:rsidDel="00044E33">
          <w:delText>ICU</w:delText>
        </w:r>
        <w:r w:rsidR="0078287A" w:rsidRPr="00E03B11" w:rsidDel="00044E33">
          <w:delText>,</w:delText>
        </w:r>
      </w:del>
      <w:r w:rsidR="0078287A" w:rsidRPr="00E03B11">
        <w:t xml:space="preserve"> (</w:t>
      </w:r>
      <w:proofErr w:type="spellStart"/>
      <w:del w:id="203" w:author="My Luong Vuong" w:date="2024-05-02T14:09:00Z">
        <w:r w:rsidR="0078287A" w:rsidRPr="00E03B11" w:rsidDel="00517A54">
          <w:delText>i</w:delText>
        </w:r>
      </w:del>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w:t>
      </w:r>
      <w:del w:id="204" w:author="My Luong Vuong" w:date="2024-05-02T14:09:00Z">
        <w:r w:rsidR="0078287A" w:rsidRPr="00E03B11" w:rsidDel="00517A54">
          <w:rPr>
            <w:color w:val="000000"/>
          </w:rPr>
          <w:delText>i</w:delText>
        </w:r>
      </w:del>
      <w:r w:rsidR="0078287A" w:rsidRPr="00E03B11">
        <w:rPr>
          <w:color w:val="000000"/>
        </w:rPr>
        <w:t xml:space="preserve">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commentRangeStart w:id="205"/>
      <w:commentRangeStart w:id="206"/>
      <w:commentRangeStart w:id="207"/>
      <w:r w:rsidR="00D57E3D">
        <w:rPr>
          <w:color w:val="000000"/>
        </w:rPr>
        <w:t>ICU</w:t>
      </w:r>
      <w:r w:rsidR="00D57E3D" w:rsidRPr="00D57E3D">
        <w:rPr>
          <w:color w:val="000000"/>
        </w:rPr>
        <w:t xml:space="preserve">-wide </w:t>
      </w:r>
      <w:commentRangeEnd w:id="205"/>
      <w:r w:rsidR="00F53D04">
        <w:rPr>
          <w:rStyle w:val="CommentReference"/>
        </w:rPr>
        <w:commentReference w:id="205"/>
      </w:r>
      <w:commentRangeEnd w:id="206"/>
      <w:r w:rsidR="00EA3EDF">
        <w:rPr>
          <w:rStyle w:val="CommentReference"/>
        </w:rPr>
        <w:commentReference w:id="206"/>
      </w:r>
      <w:commentRangeEnd w:id="207"/>
      <w:r w:rsidR="00AA3817">
        <w:rPr>
          <w:rStyle w:val="CommentReference"/>
        </w:rPr>
        <w:commentReference w:id="207"/>
      </w:r>
      <w:r w:rsidR="00D57E3D" w:rsidRPr="00D57E3D">
        <w:rPr>
          <w:color w:val="000000"/>
        </w:rPr>
        <w:t>target attainment</w:t>
      </w:r>
      <w:r w:rsidR="0078287A" w:rsidRPr="00E03B11">
        <w:rPr>
          <w:rFonts w:eastAsia="Lato-Regular"/>
        </w:rPr>
        <w:t>.</w:t>
      </w:r>
      <w:bookmarkEnd w:id="108"/>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102F45D7" w:rsidR="00914769" w:rsidRDefault="00D80552" w:rsidP="00593CAA">
      <w:pPr>
        <w:rPr>
          <w:ins w:id="208" w:author="My Luong Vuong" w:date="2024-03-20T16:01:00Z"/>
        </w:rPr>
      </w:pPr>
      <w:bookmarkStart w:id="209"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r w:rsidR="006B0FCA" w:rsidRPr="006B0FCA">
        <w:t>upon</w:t>
      </w:r>
      <w:r w:rsidR="00A84E7E">
        <w:t xml:space="preserve"> contractual</w:t>
      </w:r>
      <w:r w:rsidR="006B0FCA" w:rsidRPr="006B0FCA">
        <w:t xml:space="preserve"> agreement</w:t>
      </w:r>
      <w:r w:rsidR="00DD09E7">
        <w:t>.</w:t>
      </w:r>
      <w:ins w:id="210" w:author="My Luong Vuong" w:date="2024-05-02T14:57:00Z">
        <w:r w:rsidR="005D2DC1">
          <w:t xml:space="preserve"> </w:t>
        </w:r>
      </w:ins>
      <w:commentRangeStart w:id="211"/>
      <w:ins w:id="212" w:author="My Luong Vuong" w:date="2024-05-02T15:00:00Z">
        <w:r w:rsidR="001B2F89">
          <w:t>Data req</w:t>
        </w:r>
        <w:r w:rsidR="00C629EF">
          <w:t>uested include</w:t>
        </w:r>
      </w:ins>
      <w:ins w:id="213" w:author="My Luong Vuong" w:date="2024-05-02T15:01:00Z">
        <w:r w:rsidR="004C2D19">
          <w:t xml:space="preserve"> </w:t>
        </w:r>
      </w:ins>
      <w:ins w:id="214" w:author="My Luong Vuong" w:date="2024-05-02T15:02:00Z">
        <w:r w:rsidR="007953A1">
          <w:t xml:space="preserve">fluconazole </w:t>
        </w:r>
      </w:ins>
      <w:ins w:id="215" w:author="My Luong Vuong" w:date="2024-05-02T15:03:00Z">
        <w:r w:rsidR="0099572E">
          <w:t>dosing</w:t>
        </w:r>
      </w:ins>
      <w:ins w:id="216" w:author="My Luong Vuong" w:date="2024-05-02T15:04:00Z">
        <w:r w:rsidR="004F185F">
          <w:t xml:space="preserve"> and</w:t>
        </w:r>
      </w:ins>
      <w:ins w:id="217" w:author="My Luong Vuong" w:date="2024-05-02T15:03:00Z">
        <w:r w:rsidR="0099572E">
          <w:t xml:space="preserve"> concentrations,</w:t>
        </w:r>
      </w:ins>
      <w:ins w:id="218" w:author="My Luong Vuong" w:date="2024-05-02T15:04:00Z">
        <w:r w:rsidR="004F185F">
          <w:t xml:space="preserve"> </w:t>
        </w:r>
        <w:r w:rsidR="009C2728">
          <w:t>patient demographics (e.g.</w:t>
        </w:r>
      </w:ins>
      <w:ins w:id="219" w:author="My Luong Vuong" w:date="2024-05-02T15:06:00Z">
        <w:r w:rsidR="00A36EA9">
          <w:t xml:space="preserve">, age, sex), </w:t>
        </w:r>
      </w:ins>
      <w:ins w:id="220" w:author="My Luong Vuong" w:date="2024-05-02T15:08:00Z">
        <w:r w:rsidR="00777157">
          <w:t xml:space="preserve">and </w:t>
        </w:r>
      </w:ins>
      <w:ins w:id="221" w:author="My Luong Vuong" w:date="2024-05-02T15:06:00Z">
        <w:r w:rsidR="002F2AE5">
          <w:t xml:space="preserve">clinical data (e.g., </w:t>
        </w:r>
      </w:ins>
      <w:ins w:id="222" w:author="My Luong Vuong" w:date="2024-05-02T15:07:00Z">
        <w:r w:rsidR="0041297D">
          <w:t xml:space="preserve">total </w:t>
        </w:r>
        <w:r w:rsidR="005B1662">
          <w:t>body weight</w:t>
        </w:r>
        <w:r w:rsidR="00DF1FC7">
          <w:t>, serum creatinine)</w:t>
        </w:r>
      </w:ins>
      <w:ins w:id="223" w:author="My Luong Vuong" w:date="2024-05-02T15:08:00Z">
        <w:r w:rsidR="00575A11">
          <w:t>.</w:t>
        </w:r>
      </w:ins>
      <w:r w:rsidR="00DD09E7" w:rsidRPr="006B0FCA">
        <w:t xml:space="preserve"> </w:t>
      </w:r>
      <w:commentRangeEnd w:id="211"/>
      <w:r w:rsidR="00CE1C1B">
        <w:rPr>
          <w:rStyle w:val="CommentReference"/>
        </w:rPr>
        <w:commentReference w:id="211"/>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BC1EF4">
        <w:t xml:space="preserve"> of data</w:t>
      </w:r>
      <w:r w:rsidR="00DB57AB" w:rsidRPr="00DB57AB">
        <w:t xml:space="preserve">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 xml:space="preserve">approval of the (local) Ethics </w:t>
      </w:r>
      <w:commentRangeStart w:id="224"/>
      <w:commentRangeStart w:id="225"/>
      <w:r w:rsidR="00DB57AB" w:rsidRPr="00DB57AB">
        <w:t>Committee</w:t>
      </w:r>
      <w:r w:rsidR="001538AA">
        <w:t>s</w:t>
      </w:r>
      <w:commentRangeEnd w:id="224"/>
      <w:r w:rsidR="00F53D04">
        <w:rPr>
          <w:rStyle w:val="CommentReference"/>
        </w:rPr>
        <w:commentReference w:id="224"/>
      </w:r>
      <w:commentRangeEnd w:id="225"/>
      <w:r w:rsidR="00CE1C1B">
        <w:rPr>
          <w:rStyle w:val="CommentReference"/>
        </w:rPr>
        <w:commentReference w:id="225"/>
      </w:r>
      <w:r w:rsidR="00DB57AB" w:rsidRPr="00DB57AB">
        <w:t>.</w:t>
      </w:r>
    </w:p>
    <w:p w14:paraId="4E7B226F" w14:textId="6D13753A" w:rsidR="00FB2084" w:rsidRPr="00E03B11" w:rsidDel="00B048AB" w:rsidRDefault="00FB2084" w:rsidP="00593CAA">
      <w:pPr>
        <w:rPr>
          <w:del w:id="226" w:author="My Luong Vuong" w:date="2024-05-02T15:09:00Z"/>
        </w:rPr>
      </w:pPr>
    </w:p>
    <w:bookmarkEnd w:id="209"/>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720FF2D4" w:rsidR="00B76B7D" w:rsidRPr="00E03B11" w:rsidRDefault="00AD19C4" w:rsidP="00593CAA">
      <w:bookmarkStart w:id="227" w:name="_Hlk136861913"/>
      <w:r w:rsidRPr="00E03B11">
        <w:t xml:space="preserve">A </w:t>
      </w:r>
      <w:proofErr w:type="spellStart"/>
      <w:r w:rsidRPr="00E03B11">
        <w:t>popPK</w:t>
      </w:r>
      <w:proofErr w:type="spellEnd"/>
      <w:r w:rsidRPr="00E03B11">
        <w:t xml:space="preserve"> model was </w:t>
      </w:r>
      <w:r w:rsidR="009B3412">
        <w:t>developed</w:t>
      </w:r>
      <w:ins w:id="228" w:author="My Luong Vuong" w:date="2024-05-02T15:20:00Z">
        <w:r w:rsidR="00EB06B2">
          <w:t xml:space="preserve"> from the aggre</w:t>
        </w:r>
        <w:r w:rsidR="00DF3FE7">
          <w:t>gated dataset</w:t>
        </w:r>
      </w:ins>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ins w:id="229" w:author="My Luong Vuong" w:date="2024-03-19T11:41:00Z">
        <w:r w:rsidR="005A06F8">
          <w:t xml:space="preserve"> </w:t>
        </w:r>
      </w:ins>
      <w:ins w:id="230" w:author="My Luong Vuong" w:date="2024-03-19T11:42:00Z">
        <w:r w:rsidR="007C3905">
          <w:t xml:space="preserve">(i.e. </w:t>
        </w:r>
        <w:r w:rsidR="007C3905" w:rsidRPr="00E03B11">
          <w:t>interindividual variability</w:t>
        </w:r>
        <w:r w:rsidR="007C3905">
          <w:t xml:space="preserve">) </w:t>
        </w:r>
      </w:ins>
      <w:del w:id="231" w:author="My Luong Vuong" w:date="2024-03-19T11:42:00Z">
        <w:r w:rsidR="00993975" w:rsidRPr="00E03B11" w:rsidDel="007C3905">
          <w:delText>, which is referred to as interindividual variability</w:delText>
        </w:r>
        <w:r w:rsidR="00384D0A" w:rsidDel="007C3905">
          <w:delText xml:space="preserve"> was estimated; </w:delText>
        </w:r>
      </w:del>
      <w:r w:rsidR="000C73B4">
        <w:t>as well as</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ins w:id="232" w:author="My Luong Vuong" w:date="2024-03-19T11:43:00Z">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ins>
      <w:del w:id="233" w:author="My Luong Vuong" w:date="2024-03-19T11:43:00Z">
        <w:r w:rsidR="00993975" w:rsidRPr="00E03B11" w:rsidDel="00F4677E">
          <w:delText>, which is referred to as residual variability</w:delText>
        </w:r>
      </w:del>
      <w:del w:id="234" w:author="My Luong Vuong" w:date="2024-05-02T15:14:00Z">
        <w:r w:rsidR="00993975" w:rsidRPr="00E03B11" w:rsidDel="00A63052">
          <w:delText>.</w:delText>
        </w:r>
      </w:del>
      <w:ins w:id="235" w:author="My Luong Vuong" w:date="2024-05-02T15:13:00Z">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ins>
      <w:del w:id="236" w:author="My Luong Vuong" w:date="2024-05-02T15:14:00Z">
        <w:r w:rsidR="00993975" w:rsidRPr="00E03B11" w:rsidDel="00277BBA">
          <w:delText xml:space="preserve"> The </w:delText>
        </w:r>
        <w:r w:rsidR="00110745" w:rsidDel="00277BBA">
          <w:delText>PK</w:delText>
        </w:r>
        <w:r w:rsidR="00110745" w:rsidRPr="00E03B11" w:rsidDel="00277BBA">
          <w:delText xml:space="preserve"> </w:delText>
        </w:r>
        <w:r w:rsidR="00993975" w:rsidRPr="00E03B11" w:rsidDel="00277BBA">
          <w:delText xml:space="preserve">variability between observation periods (e.g., </w:delText>
        </w:r>
        <w:r w:rsidR="00A240A9" w:rsidRPr="00E03B11" w:rsidDel="00277BBA">
          <w:delText>≤</w:delText>
        </w:r>
        <w:r w:rsidR="00A70285" w:rsidRPr="00E03B11" w:rsidDel="00277BBA">
          <w:delText>day</w:delText>
        </w:r>
        <w:r w:rsidR="00A70285" w:rsidDel="00277BBA">
          <w:delText> </w:delText>
        </w:r>
        <w:r w:rsidR="00A240A9" w:rsidRPr="00E03B11" w:rsidDel="00277BBA">
          <w:delText>7 vs &gt;</w:delText>
        </w:r>
        <w:r w:rsidR="00A70285" w:rsidRPr="00E03B11" w:rsidDel="00277BBA">
          <w:delText>day</w:delText>
        </w:r>
        <w:r w:rsidR="00A70285" w:rsidDel="00277BBA">
          <w:delText> </w:delText>
        </w:r>
        <w:r w:rsidR="00A240A9" w:rsidRPr="00E03B11" w:rsidDel="00277BBA">
          <w:delText>7</w:delText>
        </w:r>
        <w:r w:rsidR="00993975" w:rsidRPr="00E03B11" w:rsidDel="00277BBA">
          <w:delText>)</w:delText>
        </w:r>
      </w:del>
      <w:r w:rsidR="00993975" w:rsidRPr="00E03B11">
        <w:t xml:space="preserve"> was </w:t>
      </w:r>
      <w:commentRangeStart w:id="237"/>
      <w:commentRangeStart w:id="238"/>
      <w:r w:rsidR="00993975" w:rsidRPr="00E03B11">
        <w:t xml:space="preserve">tested </w:t>
      </w:r>
      <w:del w:id="239" w:author="My Luong Vuong" w:date="2024-05-02T15:14:00Z">
        <w:r w:rsidR="00993975" w:rsidRPr="00E03B11" w:rsidDel="00BF45BD">
          <w:delText>by introducing interoccasion variability</w:delText>
        </w:r>
        <w:commentRangeEnd w:id="237"/>
        <w:r w:rsidR="00AC118B" w:rsidDel="00BF45BD">
          <w:rPr>
            <w:rStyle w:val="CommentReference"/>
          </w:rPr>
          <w:commentReference w:id="237"/>
        </w:r>
      </w:del>
      <w:commentRangeEnd w:id="238"/>
      <w:r w:rsidR="00464C8B">
        <w:rPr>
          <w:rStyle w:val="CommentReference"/>
        </w:rPr>
        <w:commentReference w:id="238"/>
      </w:r>
      <w:ins w:id="240" w:author="My Luong Vuong" w:date="2024-05-02T15:14:00Z">
        <w:r w:rsidR="00BF45BD">
          <w:t xml:space="preserve">with two occasions defined as </w:t>
        </w:r>
      </w:ins>
      <w:ins w:id="241" w:author="My Luong Vuong" w:date="2024-05-02T15:15:00Z">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ins>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w:t>
      </w:r>
      <w:commentRangeStart w:id="242"/>
      <w:commentRangeStart w:id="243"/>
      <w:r w:rsidR="00457216">
        <w:t xml:space="preserve">different </w:t>
      </w:r>
      <w:commentRangeStart w:id="244"/>
      <w:commentRangeStart w:id="245"/>
      <w:ins w:id="246" w:author="My Luong Vuong" w:date="2024-03-19T12:35:00Z">
        <w:r w:rsidR="008A0099">
          <w:t>error models for each assay</w:t>
        </w:r>
        <w:commentRangeEnd w:id="244"/>
        <w:r w:rsidR="008A0099">
          <w:rPr>
            <w:rStyle w:val="CommentReference"/>
          </w:rPr>
          <w:commentReference w:id="244"/>
        </w:r>
      </w:ins>
      <w:commentRangeEnd w:id="245"/>
      <w:ins w:id="247" w:author="My Luong Vuong" w:date="2024-05-02T15:27:00Z">
        <w:r w:rsidR="00B904A6">
          <w:rPr>
            <w:rStyle w:val="CommentReference"/>
          </w:rPr>
          <w:commentReference w:id="245"/>
        </w:r>
      </w:ins>
      <w:ins w:id="248" w:author="My Luong Vuong" w:date="2024-03-19T12:35:00Z">
        <w:r w:rsidR="008A0099">
          <w:t>.</w:t>
        </w:r>
      </w:ins>
      <w:del w:id="249" w:author="My Luong Vuong" w:date="2024-03-19T12:35:00Z">
        <w:r w:rsidR="00457216" w:rsidDel="008A0099">
          <w:delText>error models</w:delText>
        </w:r>
        <w:r w:rsidR="00B851A9" w:rsidDel="008A0099">
          <w:delText xml:space="preserve"> for each assay</w:delText>
        </w:r>
        <w:commentRangeEnd w:id="242"/>
        <w:r w:rsidR="00AC118B" w:rsidDel="008A0099">
          <w:rPr>
            <w:rStyle w:val="CommentReference"/>
          </w:rPr>
          <w:commentReference w:id="242"/>
        </w:r>
      </w:del>
      <w:commentRangeEnd w:id="243"/>
      <w:r w:rsidR="000240B2">
        <w:rPr>
          <w:rStyle w:val="CommentReference"/>
        </w:rPr>
        <w:commentReference w:id="243"/>
      </w:r>
      <w:ins w:id="250" w:author="Brüggemann, Roger" w:date="2024-02-23T09:30:00Z">
        <w:del w:id="251" w:author="My Luong Vuong" w:date="2024-03-19T12:35:00Z">
          <w:r w:rsidR="00AC118B" w:rsidDel="008A0099">
            <w:delText>who</w:delText>
          </w:r>
        </w:del>
      </w:ins>
      <w:del w:id="252" w:author="My Luong Vuong" w:date="2024-03-19T12:35:00Z">
        <w:r w:rsidR="00B851A9" w:rsidDel="008A0099">
          <w:delText>.</w:delText>
        </w:r>
      </w:del>
      <w:r w:rsidR="00F62CBB" w:rsidRPr="00E03B11">
        <w:t xml:space="preserve"> </w:t>
      </w:r>
      <w:r w:rsidR="00B76B7D" w:rsidRPr="00E03B11">
        <w:rPr>
          <w:rFonts w:cs="Times New Roman"/>
        </w:rPr>
        <w:t>Individual PK parameters were assumed to be log-normally distributed, which was achieved 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EE02423"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ins w:id="253" w:author="My Luong Vuong" w:date="2024-03-19T12:37:00Z">
        <w:r w:rsidR="00841FBF" w:rsidRPr="00E03B11">
          <w:rPr>
            <w:i/>
            <w:iCs/>
          </w:rPr>
          <w:t>η</w:t>
        </w:r>
        <w:r w:rsidR="00841FBF" w:rsidRPr="00E03B11">
          <w:rPr>
            <w:i/>
            <w:iCs/>
            <w:vertAlign w:val="subscript"/>
          </w:rPr>
          <w:t>i</w:t>
        </w:r>
        <w:proofErr w:type="spellEnd"/>
        <w:r w:rsidR="00841FBF" w:rsidRPr="00E03B11">
          <w:t xml:space="preserve"> </w:t>
        </w:r>
      </w:ins>
      <w:ins w:id="254" w:author="My Luong Vuong" w:date="2024-03-19T15:14:00Z">
        <w:r w:rsidR="00717DD0" w:rsidRPr="00717DD0">
          <w:t xml:space="preserve">the deviation of the individual from the </w:t>
        </w:r>
      </w:ins>
      <w:ins w:id="255" w:author="My Luong Vuong" w:date="2024-05-02T15:45:00Z">
        <w:r w:rsidR="003311C5">
          <w:t xml:space="preserve">typical </w:t>
        </w:r>
      </w:ins>
      <w:ins w:id="256" w:author="My Luong Vuong" w:date="2024-03-19T15:14:00Z">
        <w:r w:rsidR="00717DD0" w:rsidRPr="00717DD0">
          <w:t xml:space="preserve">population </w:t>
        </w:r>
      </w:ins>
      <w:ins w:id="257" w:author="My Luong Vuong" w:date="2024-05-02T15:45:00Z">
        <w:r w:rsidR="00275AB4">
          <w:t>value</w:t>
        </w:r>
      </w:ins>
      <w:ins w:id="258" w:author="My Luong Vuong" w:date="2024-03-19T15:14:00Z">
        <w:r w:rsidR="00717DD0" w:rsidRPr="00717DD0">
          <w:t xml:space="preserve"> assuming a log-normal distribution</w:t>
        </w:r>
      </w:ins>
      <w:del w:id="259" w:author="My Luong Vuong" w:date="2024-03-19T12:37:00Z">
        <w:r w:rsidRPr="00E03B11" w:rsidDel="00841FBF">
          <w:rPr>
            <w:i/>
            <w:iCs/>
          </w:rPr>
          <w:delText>η</w:delText>
        </w:r>
        <w:r w:rsidRPr="00E03B11" w:rsidDel="00841FBF">
          <w:rPr>
            <w:i/>
            <w:iCs/>
            <w:vertAlign w:val="subscript"/>
          </w:rPr>
          <w:delText>i</w:delText>
        </w:r>
        <w:r w:rsidRPr="00E03B11" w:rsidDel="00841FBF">
          <w:delText xml:space="preserve"> the </w:delText>
        </w:r>
        <w:r w:rsidR="006A6850" w:rsidRPr="00E03B11" w:rsidDel="00841FBF">
          <w:delText>difference between the population and individual estimate</w:delText>
        </w:r>
      </w:del>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1561B396" w:rsidR="00E00993" w:rsidRDefault="00FC5BE6" w:rsidP="00E00993">
      <w:r w:rsidRPr="00E03B11">
        <w:lastRenderedPageBreak/>
        <w:t xml:space="preserve">A final model including </w:t>
      </w:r>
      <w:commentRangeStart w:id="260"/>
      <w:commentRangeStart w:id="261"/>
      <w:commentRangeStart w:id="262"/>
      <w:commentRangeStart w:id="263"/>
      <w:commentRangeStart w:id="264"/>
      <w:r w:rsidRPr="00E03B11">
        <w:t xml:space="preserve">covariate </w:t>
      </w:r>
      <w:commentRangeEnd w:id="260"/>
      <w:r w:rsidR="00F53D04">
        <w:rPr>
          <w:rStyle w:val="CommentReference"/>
        </w:rPr>
        <w:commentReference w:id="260"/>
      </w:r>
      <w:commentRangeEnd w:id="261"/>
      <w:r w:rsidR="005D21F9">
        <w:rPr>
          <w:rStyle w:val="CommentReference"/>
        </w:rPr>
        <w:commentReference w:id="261"/>
      </w:r>
      <w:commentRangeEnd w:id="262"/>
      <w:commentRangeEnd w:id="263"/>
      <w:commentRangeEnd w:id="264"/>
      <w:r w:rsidR="00E855ED">
        <w:rPr>
          <w:rStyle w:val="CommentReference"/>
        </w:rPr>
        <w:commentReference w:id="262"/>
      </w:r>
      <w:r w:rsidR="007538AD">
        <w:rPr>
          <w:rStyle w:val="CommentReference"/>
        </w:rPr>
        <w:commentReference w:id="263"/>
      </w:r>
      <w:r w:rsidR="004925D4">
        <w:rPr>
          <w:rStyle w:val="CommentReference"/>
        </w:rPr>
        <w:commentReference w:id="264"/>
      </w:r>
      <w:r w:rsidRPr="00E03B11">
        <w:t xml:space="preserve">effects </w:t>
      </w:r>
      <w:commentRangeStart w:id="265"/>
      <w:commentRangeStart w:id="266"/>
      <w:r w:rsidRPr="00E03B11">
        <w:t xml:space="preserve">was </w:t>
      </w:r>
      <w:commentRangeEnd w:id="265"/>
      <w:r w:rsidR="007538AD">
        <w:rPr>
          <w:rStyle w:val="CommentReference"/>
        </w:rPr>
        <w:commentReference w:id="265"/>
      </w:r>
      <w:commentRangeEnd w:id="266"/>
      <w:r w:rsidR="00BF189F">
        <w:rPr>
          <w:rStyle w:val="CommentReference"/>
        </w:rPr>
        <w:commentReference w:id="266"/>
      </w:r>
      <w:r w:rsidRPr="00E03B11">
        <w:t xml:space="preserve">built through </w:t>
      </w:r>
      <w:commentRangeStart w:id="267"/>
      <w:commentRangeStart w:id="268"/>
      <w:commentRangeEnd w:id="267"/>
      <w:r w:rsidR="00724157">
        <w:rPr>
          <w:rStyle w:val="CommentReference"/>
        </w:rPr>
        <w:commentReference w:id="267"/>
      </w:r>
      <w:commentRangeEnd w:id="268"/>
      <w:r w:rsidR="000F53CC">
        <w:rPr>
          <w:rStyle w:val="CommentReference"/>
        </w:rPr>
        <w:commentReference w:id="268"/>
      </w:r>
      <w:r w:rsidRPr="00E03B11">
        <w:t>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FA1DB8" w:rsidRPr="00E03B11">
        <w:fldChar w:fldCharType="begin"/>
      </w:r>
      <w:r w:rsidR="00BE2059">
        <w:instrText xml:space="preserve"> ADDIN EN.CITE &lt;EndNote&gt;&lt;Cite&gt;&lt;Author&gt;Jonsson&lt;/Author&gt;&lt;Year&gt;1998&lt;/Year&gt;&lt;RecNum&gt;36&lt;/RecNum&gt;&lt;DisplayText&gt; [18]&lt;/DisplayText&gt;&lt;record&gt;&lt;rec-number&gt;36&lt;/rec-number&gt;&lt;foreign-keys&gt;&lt;key app="EN" db-id="xred9e5sg009pcetsepxtfs0dwxsa5rzvawx" timestamp="1683042002"&gt;36&lt;/key&gt;&lt;/foreign-keys&gt;&lt;ref-type name="Journal Article"&gt;17&lt;/ref-type&gt;&lt;contributors&gt;&lt;authors&gt;&lt;author&gt;Jonsson, E. N.&lt;/author&gt;&lt;author&gt;Karlsson, M. O.&lt;/author&gt;&lt;/authors&gt;&lt;/contributors&gt;&lt;auth-address&gt;Department of Pharmacy, Uppsala University, Sweden.&lt;/auth-address&gt;&lt;titles&gt;&lt;title&gt;Automated covariate model building within NONMEM&lt;/title&gt;&lt;secondary-title&gt;Pharm Res&lt;/secondary-title&gt;&lt;/titles&gt;&lt;periodical&gt;&lt;full-title&gt;Pharm Res&lt;/full-title&gt;&lt;/periodical&gt;&lt;pages&gt;1463-8&lt;/pages&gt;&lt;volume&gt;15&lt;/volume&gt;&lt;number&gt;9&lt;/number&gt;&lt;keywords&gt;&lt;keyword&gt;*Mathematical Computing&lt;/keyword&gt;&lt;keyword&gt;*Models, Statistical&lt;/keyword&gt;&lt;keyword&gt;Pharmacokinetics&lt;/keyword&gt;&lt;keyword&gt;Population&lt;/keyword&gt;&lt;keyword&gt;*Software&lt;/keyword&gt;&lt;/keywords&gt;&lt;dates&gt;&lt;year&gt;1998&lt;/year&gt;&lt;pub-dates&gt;&lt;date&gt;Sep&lt;/date&gt;&lt;/pub-dates&gt;&lt;/dates&gt;&lt;isbn&gt;0724-8741 (Print)&amp;#xD;0724-8741&lt;/isbn&gt;&lt;accession-num&gt;9755901&lt;/accession-num&gt;&lt;urls&gt;&lt;/urls&gt;&lt;electronic-resource-num&gt;10.1023/a:1011970125687&lt;/electronic-resource-num&gt;&lt;remote-database-provider&gt;NLM&lt;/remote-database-provider&gt;&lt;language&gt;eng&lt;/language&gt;&lt;/record&gt;&lt;/Cite&gt;&lt;/EndNote&gt;</w:instrText>
      </w:r>
      <w:r w:rsidR="00FA1DB8" w:rsidRPr="00E03B11">
        <w:fldChar w:fldCharType="separate"/>
      </w:r>
      <w:r w:rsidR="00BE2059">
        <w:rPr>
          <w:noProof/>
        </w:rPr>
        <w:t> [18]</w:t>
      </w:r>
      <w:r w:rsidR="00FA1DB8" w:rsidRPr="00E03B11">
        <w:fldChar w:fldCharType="end"/>
      </w:r>
      <w:r w:rsidR="003126D2">
        <w:t>.</w:t>
      </w:r>
      <w:r w:rsidRPr="00E03B11">
        <w:t xml:space="preserve"> </w:t>
      </w:r>
      <w:ins w:id="269" w:author="My Luong Vuong" w:date="2024-03-19T11:44:00Z">
        <w:r w:rsidR="00EA7488">
          <w:t>The covariates</w:t>
        </w:r>
      </w:ins>
      <w:ins w:id="270" w:author="My Luong Vuong" w:date="2024-05-02T15:47:00Z">
        <w:r w:rsidR="000F53CC">
          <w:t xml:space="preserve"> that are ph</w:t>
        </w:r>
      </w:ins>
      <w:ins w:id="271" w:author="My Luong Vuong" w:date="2024-05-02T15:48:00Z">
        <w:r w:rsidR="000F53CC">
          <w:t>ysiologically relevant</w:t>
        </w:r>
        <w:r w:rsidR="005335FD">
          <w:t xml:space="preserve"> to fluconazole pharmacokinetics were</w:t>
        </w:r>
      </w:ins>
      <w:ins w:id="272" w:author="My Luong Vuong" w:date="2024-03-19T11:44:00Z">
        <w:r w:rsidR="00EA7488">
          <w:t xml:space="preserve"> assessed</w:t>
        </w:r>
      </w:ins>
      <w:del w:id="273" w:author="My Luong Vuong" w:date="2024-03-19T11:44:00Z">
        <w:r w:rsidR="00EA2D7C" w:rsidDel="00EA7488">
          <w:delText>The five</w:delText>
        </w:r>
        <w:r w:rsidR="00E00993" w:rsidDel="00EA7488">
          <w:delText xml:space="preserve"> tested</w:delText>
        </w:r>
        <w:r w:rsidR="00EA2D7C" w:rsidDel="00EA7488">
          <w:delText xml:space="preserve"> </w:delText>
        </w:r>
        <w:r w:rsidR="003D762A" w:rsidDel="00EA7488">
          <w:delText>covariates</w:delText>
        </w:r>
      </w:del>
      <w:r w:rsidR="003D762A">
        <w:t xml:space="preserve"> </w:t>
      </w:r>
      <w:del w:id="274" w:author="My Luong Vuong" w:date="2024-05-02T15:49:00Z">
        <w:r w:rsidR="003D762A" w:rsidDel="00D9372F">
          <w:delText>were</w:delText>
        </w:r>
        <w:r w:rsidR="008D03C5" w:rsidDel="00D9372F">
          <w:delText xml:space="preserve"> </w:delText>
        </w:r>
      </w:del>
      <w:ins w:id="275" w:author="My Luong Vuong" w:date="2024-05-02T15:49:00Z">
        <w:r w:rsidR="00D9372F">
          <w:t>These included</w:t>
        </w:r>
        <w:r w:rsidR="001451A1">
          <w:t xml:space="preserve"> total</w:t>
        </w:r>
        <w:r w:rsidR="00D9372F">
          <w:t xml:space="preserve"> </w:t>
        </w:r>
      </w:ins>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ins w:id="276" w:author="My Luong Vuong" w:date="2024-03-19T11:45:00Z">
        <w:r w:rsidR="00D61DCC" w:rsidRPr="00E03B11">
          <w:t>FFM</w:t>
        </w:r>
      </w:ins>
      <w:ins w:id="277" w:author="My Luong Vuong" w:date="2024-05-02T15:52:00Z">
        <w:r w:rsidR="00343281">
          <w:t xml:space="preserve"> </w:t>
        </w:r>
      </w:ins>
      <w:commentRangeStart w:id="278"/>
      <w:commentRangeStart w:id="279"/>
      <w:commentRangeEnd w:id="278"/>
      <w:ins w:id="280" w:author="My Luong Vuong" w:date="2024-03-19T11:45:00Z">
        <w:r w:rsidR="00D61DCC">
          <w:rPr>
            <w:rStyle w:val="CommentReference"/>
          </w:rPr>
          <w:commentReference w:id="278"/>
        </w:r>
      </w:ins>
      <w:commentRangeEnd w:id="279"/>
      <w:ins w:id="281" w:author="My Luong Vuong" w:date="2024-05-02T15:53:00Z">
        <w:r w:rsidR="00DE4376">
          <w:rPr>
            <w:rStyle w:val="CommentReference"/>
          </w:rPr>
          <w:commentReference w:id="279"/>
        </w:r>
      </w:ins>
      <w:ins w:id="282" w:author="My Luong Vuong" w:date="2024-03-19T11:45:00Z">
        <w:r w:rsidR="00D61DCC">
          <w:t>)</w:t>
        </w:r>
      </w:ins>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ins w:id="283" w:author="My Luong Vuong" w:date="2024-05-02T15:54:00Z">
        <w:r w:rsidR="00BC43B3">
          <w:t xml:space="preserve"> </w:t>
        </w:r>
        <w:r w:rsidR="002A3543">
          <w:t>(</w:t>
        </w:r>
        <w:proofErr w:type="spellStart"/>
        <w:r w:rsidR="00BC43B3" w:rsidRPr="00E03B11">
          <w:t>eGFR</w:t>
        </w:r>
        <w:r w:rsidR="00BC43B3" w:rsidRPr="00E03B11">
          <w:rPr>
            <w:vertAlign w:val="subscript"/>
          </w:rPr>
          <w:t>CKD</w:t>
        </w:r>
        <w:proofErr w:type="spellEnd"/>
        <w:r w:rsidR="00BC43B3" w:rsidRPr="00E03B11">
          <w:rPr>
            <w:vertAlign w:val="subscript"/>
          </w:rPr>
          <w:t>-EPI</w:t>
        </w:r>
      </w:ins>
      <w:del w:id="284" w:author="My Luong Vuong" w:date="2024-05-02T15:54:00Z">
        <w:r w:rsidR="008D03C5" w:rsidRPr="00E03B11" w:rsidDel="00DE4376">
          <w:delText xml:space="preserve"> </w:delText>
        </w:r>
      </w:del>
      <w:ins w:id="285" w:author="My Luong Vuong" w:date="2024-05-02T15:54:00Z">
        <w:r w:rsidR="002A3543">
          <w:t>)</w:t>
        </w:r>
      </w:ins>
      <w:del w:id="286" w:author="My Luong Vuong" w:date="2024-05-02T15:54:00Z">
        <w:r w:rsidR="008D03C5" w:rsidRPr="00E03B11" w:rsidDel="00DE4376">
          <w:delText>(</w:delText>
        </w:r>
      </w:del>
      <w:commentRangeStart w:id="287"/>
      <w:commentRangeStart w:id="288"/>
      <w:commentRangeEnd w:id="287"/>
      <w:ins w:id="289" w:author="My Luong Vuong" w:date="2024-03-19T11:46:00Z">
        <w:r w:rsidR="009421DA">
          <w:rPr>
            <w:rStyle w:val="CommentReference"/>
          </w:rPr>
          <w:commentReference w:id="287"/>
        </w:r>
      </w:ins>
      <w:commentRangeEnd w:id="288"/>
      <w:ins w:id="290" w:author="My Luong Vuong" w:date="2024-05-02T15:53:00Z">
        <w:r w:rsidR="00DE4376">
          <w:rPr>
            <w:rStyle w:val="CommentReference"/>
          </w:rPr>
          <w:commentReference w:id="288"/>
        </w:r>
      </w:ins>
      <w:ins w:id="291" w:author="My Luong Vuong" w:date="2024-03-19T11:46:00Z">
        <w:r w:rsidR="009421DA">
          <w:t>.</w:t>
        </w:r>
      </w:ins>
      <w:ins w:id="292" w:author="My Luong Vuong" w:date="2024-05-02T15:52:00Z">
        <w:r w:rsidR="00343281">
          <w:t xml:space="preserve"> Among these covariates, FFM was</w:t>
        </w:r>
        <w:r w:rsidR="00343281" w:rsidRPr="00E03B11">
          <w:t xml:space="preserve"> approximated by lean body weight derived from </w:t>
        </w:r>
        <w:r w:rsidR="00343281">
          <w:t>body weight</w:t>
        </w:r>
        <w:r w:rsidR="00343281" w:rsidRPr="00E03B11">
          <w:t xml:space="preserve"> and height using Boer’s formula</w:t>
        </w:r>
        <w:r w:rsidR="00343281" w:rsidRPr="00E03B11">
          <w:fldChar w:fldCharType="begin"/>
        </w:r>
      </w:ins>
      <w:r w:rsidR="00BE2059">
        <w:instrText xml:space="preserve"> ADDIN EN.CITE &lt;EndNote&gt;&lt;Cite&gt;&lt;Author&gt;Boer&lt;/Author&gt;&lt;Year&gt;1984&lt;/Year&gt;&lt;RecNum&gt;24&lt;/RecNum&gt;&lt;DisplayText&gt; [19]&lt;/DisplayText&gt;&lt;record&gt;&lt;rec-number&gt;24&lt;/rec-number&gt;&lt;foreign-keys&gt;&lt;key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ins w:id="293" w:author="My Luong Vuong" w:date="2024-05-02T15:52:00Z">
        <w:r w:rsidR="00343281" w:rsidRPr="00E03B11">
          <w:fldChar w:fldCharType="separate"/>
        </w:r>
      </w:ins>
      <w:r w:rsidR="00BE2059">
        <w:rPr>
          <w:noProof/>
        </w:rPr>
        <w:t> [19]</w:t>
      </w:r>
      <w:ins w:id="294" w:author="My Luong Vuong" w:date="2024-05-02T15:52:00Z">
        <w:r w:rsidR="00343281" w:rsidRPr="00E03B11">
          <w:fldChar w:fldCharType="end"/>
        </w:r>
        <w:r w:rsidR="00FE1E3D">
          <w:t xml:space="preserve">, </w:t>
        </w:r>
      </w:ins>
      <w:ins w:id="295" w:author="My Luong Vuong" w:date="2024-05-02T15:55:00Z">
        <w:r w:rsidR="003964ED">
          <w:t>while</w:t>
        </w:r>
        <w:r w:rsidR="00EE2130">
          <w:t xml:space="preserve"> </w:t>
        </w:r>
        <w:proofErr w:type="spellStart"/>
        <w:r w:rsidR="00EE2130" w:rsidRPr="00E03B11">
          <w:t>eGFR</w:t>
        </w:r>
        <w:r w:rsidR="00EE2130" w:rsidRPr="00E03B11">
          <w:rPr>
            <w:vertAlign w:val="subscript"/>
          </w:rPr>
          <w:t>CKD</w:t>
        </w:r>
        <w:proofErr w:type="spellEnd"/>
        <w:r w:rsidR="00EE2130" w:rsidRPr="00E03B11">
          <w:rPr>
            <w:vertAlign w:val="subscript"/>
          </w:rPr>
          <w:t>-EPI</w:t>
        </w:r>
        <w:r w:rsidR="00EE2130">
          <w:rPr>
            <w:vertAlign w:val="subscript"/>
          </w:rPr>
          <w:t xml:space="preserve"> </w:t>
        </w:r>
        <w:r w:rsidR="00EE2130">
          <w:t>was c</w:t>
        </w:r>
      </w:ins>
      <w:ins w:id="296" w:author="My Luong Vuong" w:date="2024-05-02T15:54:00Z">
        <w:r w:rsidR="0024430C" w:rsidRPr="00E03B11">
          <w:t xml:space="preserve">alculated using the Chronic Kidney Disease Epidemiology Collaboration equation </w:t>
        </w:r>
        <w:r w:rsidR="0024430C" w:rsidRPr="00E03B11">
          <w:fldChar w:fldCharType="begin"/>
        </w:r>
      </w:ins>
      <w:r w:rsidR="00BE2059">
        <w:instrText xml:space="preserve"> ADDIN EN.CITE &lt;EndNote&gt;&lt;Cite&gt;&lt;Author&gt;Sharma&lt;/Author&gt;&lt;Year&gt;2022&lt;/Year&gt;&lt;RecNum&gt;25&lt;/RecNum&gt;&lt;DisplayText&gt; [20]&lt;/DisplayText&gt;&lt;record&gt;&lt;rec-number&gt;25&lt;/rec-number&gt;&lt;foreign-keys&gt;&lt;key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ins w:id="297" w:author="My Luong Vuong" w:date="2024-05-02T15:54:00Z">
        <w:r w:rsidR="0024430C" w:rsidRPr="00E03B11">
          <w:fldChar w:fldCharType="separate"/>
        </w:r>
      </w:ins>
      <w:r w:rsidR="00BE2059">
        <w:rPr>
          <w:noProof/>
        </w:rPr>
        <w:t> [20]</w:t>
      </w:r>
      <w:ins w:id="298" w:author="My Luong Vuong" w:date="2024-05-02T15:54:00Z">
        <w:r w:rsidR="0024430C" w:rsidRPr="00E03B11">
          <w:fldChar w:fldCharType="end"/>
        </w:r>
      </w:ins>
      <w:ins w:id="299" w:author="My Luong Vuong" w:date="2024-05-02T15:55:00Z">
        <w:r w:rsidR="00560D15">
          <w:t>.</w:t>
        </w:r>
      </w:ins>
    </w:p>
    <w:p w14:paraId="66F7F3EF" w14:textId="4D165B70" w:rsidR="00A7137D" w:rsidRDefault="00E32996">
      <w:r w:rsidRPr="0012059F">
        <w:t xml:space="preserve">Continuous </w:t>
      </w:r>
      <w:commentRangeStart w:id="300"/>
      <w:r w:rsidRPr="00E00993">
        <w:t>covariates</w:t>
      </w:r>
      <w:r w:rsidR="00876174">
        <w:t xml:space="preserve"> </w:t>
      </w:r>
      <w:commentRangeEnd w:id="300"/>
      <w:r w:rsidR="00A13B28">
        <w:rPr>
          <w:rStyle w:val="CommentReference"/>
        </w:rPr>
        <w:commentReference w:id="300"/>
      </w:r>
      <w:r w:rsidR="00876174">
        <w:t>(</w:t>
      </w:r>
      <w:ins w:id="301" w:author="My Luong Vuong" w:date="2024-05-02T15:57:00Z">
        <w:r w:rsidR="00160BA5">
          <w:t xml:space="preserve">total </w:t>
        </w:r>
      </w:ins>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BE2059">
        <w:instrText xml:space="preserve"> ADDIN EN.CITE &lt;EndNote&gt;&lt;Cite&gt;&lt;Author&gt;Mould&lt;/Author&gt;&lt;Year&gt;2013&lt;/Year&gt;&lt;RecNum&gt;38&lt;/RecNum&gt;&lt;DisplayText&gt; [21]&lt;/DisplayText&gt;&lt;record&gt;&lt;rec-number&gt;38&lt;/rec-number&gt;&lt;foreign-keys&gt;&lt;key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BE2059">
        <w:rPr>
          <w:noProof/>
        </w:rPr>
        <w:t> [21]</w:t>
      </w:r>
      <w:r w:rsidRPr="0012059F">
        <w:fldChar w:fldCharType="end"/>
      </w:r>
      <w:r w:rsidR="00A7137D">
        <w:t>, exemplified as follows:</w:t>
      </w:r>
    </w:p>
    <w:commentRangeStart w:id="302"/>
    <w:commentRangeStart w:id="303"/>
    <w:p w14:paraId="283FF6F2" w14:textId="2730A7DD" w:rsidR="00A7137D" w:rsidRPr="00A7137D" w:rsidRDefault="00000000"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commentRangeEnd w:id="302"/>
      <w:r w:rsidR="00614B29">
        <w:rPr>
          <w:rStyle w:val="CommentReference"/>
        </w:rPr>
        <w:commentReference w:id="302"/>
      </w:r>
      <w:commentRangeEnd w:id="303"/>
      <w:r w:rsidR="009E2167">
        <w:rPr>
          <w:rStyle w:val="CommentReference"/>
        </w:rPr>
        <w:commentReference w:id="303"/>
      </w:r>
    </w:p>
    <w:p w14:paraId="2D956125" w14:textId="1F5C1564" w:rsidR="00E32996" w:rsidRPr="0003308C" w:rsidRDefault="00E32996" w:rsidP="00593CAA">
      <w:pPr>
        <w:pStyle w:val="Body"/>
        <w:rPr>
          <w:lang w:val="en-GB"/>
        </w:rPr>
      </w:pPr>
      <w:r w:rsidRPr="0003308C">
        <w:rPr>
          <w:lang w:val="en-GB"/>
        </w:rPr>
        <w:t>wit</w:t>
      </w:r>
      <w:r w:rsidR="0016057F" w:rsidRPr="0003308C">
        <w:rPr>
          <w:lang w:val="en-GB"/>
        </w:rPr>
        <w:t xml:space="preserve">h </w:t>
      </w:r>
      <w:r w:rsidR="0016057F" w:rsidRPr="0003308C">
        <w:rPr>
          <w:i/>
          <w:iCs/>
          <w:lang w:val="en-GB"/>
        </w:rPr>
        <w:t>BW_EFF</w:t>
      </w:r>
      <w:r w:rsidRPr="0003308C">
        <w:rPr>
          <w:lang w:val="en-GB"/>
        </w:rPr>
        <w:t xml:space="preserve"> the effect of </w:t>
      </w:r>
      <w:r w:rsidR="0016057F" w:rsidRPr="0003308C">
        <w:rPr>
          <w:lang w:val="en-GB"/>
        </w:rPr>
        <w:t xml:space="preserve">body weight </w:t>
      </w:r>
      <w:r w:rsidRPr="0003308C">
        <w:rPr>
          <w:lang w:val="en-GB"/>
        </w:rPr>
        <w:t xml:space="preserve">on </w:t>
      </w:r>
      <w:proofErr w:type="spellStart"/>
      <w:r w:rsidR="009F7C3C" w:rsidRPr="0003308C">
        <w:rPr>
          <w:lang w:val="en-GB"/>
        </w:rPr>
        <w:t>Vc</w:t>
      </w:r>
      <w:r w:rsidRPr="0003308C">
        <w:rPr>
          <w:i/>
          <w:iCs/>
          <w:vertAlign w:val="subscript"/>
          <w:lang w:val="en-GB"/>
        </w:rPr>
        <w:t>i</w:t>
      </w:r>
      <w:proofErr w:type="spellEnd"/>
      <w:r w:rsidR="007A6ACC" w:rsidRPr="0003308C">
        <w:rPr>
          <w:lang w:val="en-GB"/>
        </w:rPr>
        <w:t xml:space="preserve"> </w:t>
      </w:r>
      <w:r w:rsidR="00FE2EB7" w:rsidRPr="0003308C">
        <w:rPr>
          <w:lang w:val="en-GB"/>
        </w:rPr>
        <w:t xml:space="preserve">and the body weight of patient </w:t>
      </w:r>
      <w:proofErr w:type="spellStart"/>
      <w:r w:rsidR="00FE2EB7" w:rsidRPr="0003308C">
        <w:rPr>
          <w:i/>
          <w:iCs/>
          <w:lang w:val="en-GB"/>
        </w:rPr>
        <w:t>i</w:t>
      </w:r>
      <w:proofErr w:type="spellEnd"/>
      <w:r w:rsidR="00FE2EB7" w:rsidRPr="0003308C">
        <w:rPr>
          <w:lang w:val="en-GB"/>
        </w:rPr>
        <w:t xml:space="preserve"> normalised to the population median value of 80 kg.</w:t>
      </w:r>
    </w:p>
    <w:bookmarkEnd w:id="227"/>
    <w:p w14:paraId="55F7C8D5" w14:textId="77777777" w:rsidR="00E855C5" w:rsidRPr="00E03B11" w:rsidRDefault="00E855C5" w:rsidP="00E855C5">
      <w:pPr>
        <w:pStyle w:val="Heading2"/>
        <w:rPr>
          <w:ins w:id="304" w:author="My Luong Vuong" w:date="2024-03-19T12:38:00Z"/>
          <w:rFonts w:eastAsia="Times New Roman"/>
        </w:rPr>
      </w:pPr>
      <w:commentRangeStart w:id="305"/>
      <w:commentRangeStart w:id="306"/>
      <w:ins w:id="307" w:author="My Luong Vuong" w:date="2024-03-19T12:38:00Z">
        <w:r>
          <w:rPr>
            <w:rFonts w:eastAsia="Times New Roman"/>
          </w:rPr>
          <w:t>Missing data handling</w:t>
        </w:r>
        <w:commentRangeEnd w:id="305"/>
        <w:r>
          <w:rPr>
            <w:rStyle w:val="CommentReference"/>
            <w:rFonts w:eastAsia="Times New Roman" w:cstheme="minorHAnsi"/>
            <w:b w:val="0"/>
          </w:rPr>
          <w:commentReference w:id="305"/>
        </w:r>
      </w:ins>
      <w:commentRangeEnd w:id="306"/>
      <w:ins w:id="308" w:author="My Luong Vuong" w:date="2024-05-02T16:16:00Z">
        <w:r w:rsidR="00F226A8">
          <w:rPr>
            <w:rStyle w:val="CommentReference"/>
            <w:rFonts w:eastAsia="Times New Roman" w:cstheme="minorHAnsi"/>
            <w:b w:val="0"/>
          </w:rPr>
          <w:commentReference w:id="306"/>
        </w:r>
      </w:ins>
    </w:p>
    <w:p w14:paraId="218432AA" w14:textId="3372FDB2" w:rsidR="00A91C50" w:rsidRPr="00E03B11" w:rsidRDefault="00096005" w:rsidP="00593CAA">
      <w:bookmarkStart w:id="309" w:name="_Hlk136861940"/>
      <w:r>
        <w:t>Mean</w:t>
      </w:r>
      <w:r w:rsidR="00BC43B7">
        <w:t xml:space="preserve"> imputation </w:t>
      </w:r>
      <w:r w:rsidR="00B101F0">
        <w:t xml:space="preserve">and </w:t>
      </w:r>
      <w:commentRangeStart w:id="310"/>
      <w:commentRangeStart w:id="311"/>
      <w:r w:rsidR="00B101F0">
        <w:t>m</w:t>
      </w:r>
      <w:r w:rsidR="00B101F0" w:rsidRPr="00E03B11">
        <w:t xml:space="preserve">ultiple </w:t>
      </w:r>
      <w:r w:rsidR="00900418" w:rsidRPr="00E03B11">
        <w:t>imputation</w:t>
      </w:r>
      <w:r w:rsidR="002446ED" w:rsidRPr="00E03B11">
        <w:t xml:space="preserve"> </w:t>
      </w:r>
      <w:r w:rsidR="006F3E9E">
        <w:t>were</w:t>
      </w:r>
      <w:r w:rsidR="006F3E9E" w:rsidRPr="00E03B11">
        <w:t xml:space="preserve"> </w:t>
      </w:r>
      <w:r w:rsidR="00900418" w:rsidRPr="00E03B11">
        <w:t>used for handling missing data</w:t>
      </w:r>
      <w:commentRangeEnd w:id="310"/>
      <w:r w:rsidR="00315E02">
        <w:rPr>
          <w:rStyle w:val="CommentReference"/>
        </w:rPr>
        <w:commentReference w:id="310"/>
      </w:r>
      <w:commentRangeEnd w:id="311"/>
      <w:r w:rsidR="005A486F">
        <w:rPr>
          <w:rStyle w:val="CommentReference"/>
        </w:rPr>
        <w:commentReference w:id="311"/>
      </w:r>
      <w:r w:rsidR="00900418" w:rsidRPr="00E03B11">
        <w:t xml:space="preserve">. </w:t>
      </w:r>
      <w:r w:rsidR="00980916">
        <w:t>Multiple i</w:t>
      </w:r>
      <w:r w:rsidR="00980916" w:rsidRPr="00E03B11">
        <w:t xml:space="preserve">mputation </w:t>
      </w:r>
      <w:r w:rsidR="00C07FA3" w:rsidRPr="00E03B11">
        <w:t>was conducted using</w:t>
      </w:r>
      <w:r w:rsidR="00CD070D">
        <w:t xml:space="preserve"> </w:t>
      </w:r>
      <w:r w:rsidR="00453E28">
        <w:t>a</w:t>
      </w:r>
      <w:r w:rsidR="00BB4AB6">
        <w:t xml:space="preserve"> </w:t>
      </w:r>
      <w:r w:rsidR="009C622E">
        <w:t>two-level</w:t>
      </w:r>
      <w:r w:rsidR="00BB4AB6" w:rsidRPr="00BB4AB6">
        <w:t xml:space="preserve"> method</w:t>
      </w:r>
      <w:r w:rsidR="006A0D05">
        <w:t xml:space="preserve"> </w:t>
      </w:r>
      <w:r w:rsidR="005474CA">
        <w:t>utilising</w:t>
      </w:r>
      <w:r w:rsidR="003908E9">
        <w:t xml:space="preserve"> a</w:t>
      </w:r>
      <w:r w:rsidR="00BB4AB6" w:rsidRPr="00BB4AB6">
        <w:t xml:space="preserve"> linear mixed model</w:t>
      </w:r>
      <w:r w:rsidR="00815681">
        <w:t>, and predictive mean matching method</w:t>
      </w:r>
      <w:r w:rsidR="003877CA">
        <w:t xml:space="preserve"> </w:t>
      </w:r>
      <w:r w:rsidR="00BB4AB6" w:rsidRPr="00BB4AB6">
        <w:t>to draw imputations</w:t>
      </w:r>
      <w:r w:rsidR="003F7970">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3F7970">
        <w:fldChar w:fldCharType="separate"/>
      </w:r>
      <w:r w:rsidR="00BE2059">
        <w:rPr>
          <w:noProof/>
        </w:rPr>
        <w:t> [22]</w:t>
      </w:r>
      <w:r w:rsidR="003F7970">
        <w:fldChar w:fldCharType="end"/>
      </w:r>
      <w:r w:rsidR="00EB2800">
        <w:t>.</w:t>
      </w:r>
      <w:r w:rsidR="00066B6E">
        <w:t xml:space="preserve"> </w:t>
      </w:r>
      <w:r w:rsidR="00C07FA3" w:rsidRPr="00E03B11">
        <w:t>All variables</w:t>
      </w:r>
      <w:r w:rsidR="001D58CE">
        <w:t xml:space="preserve"> in the final </w:t>
      </w:r>
      <w:proofErr w:type="spellStart"/>
      <w:r w:rsidR="004A5778">
        <w:t>popPK</w:t>
      </w:r>
      <w:proofErr w:type="spellEnd"/>
      <w:r w:rsidR="004A5778">
        <w:t xml:space="preserve"> model</w:t>
      </w:r>
      <w:r w:rsidR="00C07FA3" w:rsidRPr="00E03B11">
        <w:t xml:space="preserve"> were included</w:t>
      </w:r>
      <w:r w:rsidR="00A74B82">
        <w:t xml:space="preserve"> </w:t>
      </w:r>
      <w:r w:rsidR="00C07FA3" w:rsidRPr="00E03B11">
        <w:t xml:space="preserve">in </w:t>
      </w:r>
      <w:r w:rsidR="0040156E">
        <w:t>the</w:t>
      </w:r>
      <w:r w:rsidR="00C07FA3" w:rsidRPr="00E03B11">
        <w:t xml:space="preserve"> imputation model</w:t>
      </w:r>
      <w:r w:rsidR="00FA0E43" w:rsidRPr="00E03B11">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A0E43" w:rsidRPr="00E03B11">
        <w:fldChar w:fldCharType="separate"/>
      </w:r>
      <w:r w:rsidR="00BE2059">
        <w:rPr>
          <w:noProof/>
        </w:rPr>
        <w:t> [22]</w:t>
      </w:r>
      <w:r w:rsidR="00FA0E43" w:rsidRPr="00E03B11">
        <w:fldChar w:fldCharType="end"/>
      </w:r>
      <w:r w:rsidR="00CE5DBC">
        <w:t>.</w:t>
      </w:r>
      <w:r w:rsidR="006F47DA" w:rsidRPr="00E03B11">
        <w:t xml:space="preserve"> </w:t>
      </w:r>
      <w:r w:rsidR="00442F98" w:rsidRPr="00E03B11">
        <w:t xml:space="preserve">In addition, </w:t>
      </w:r>
      <w:r w:rsidR="003517F1">
        <w:t xml:space="preserve">the </w:t>
      </w:r>
      <w:r w:rsidR="00F965D8">
        <w:t>dosing occasion</w:t>
      </w:r>
      <w:r w:rsidR="004A1F8E" w:rsidRPr="00E03B11">
        <w:t xml:space="preserve"> </w:t>
      </w:r>
      <w:r w:rsidR="00F965D8">
        <w:t>(</w:t>
      </w:r>
      <w:r w:rsidR="00E808E8">
        <w:t>defined as</w:t>
      </w:r>
      <w:r w:rsidR="00A60A2C">
        <w:t xml:space="preserve"> the </w:t>
      </w:r>
      <w:r w:rsidR="000E4846">
        <w:t>order of dosing events</w:t>
      </w:r>
      <w:r w:rsidR="00F965D8">
        <w:t>)</w:t>
      </w:r>
      <w:r w:rsidR="003E42FC">
        <w:t>,</w:t>
      </w:r>
      <w:r w:rsidR="000A6E01">
        <w:t xml:space="preserve"> </w:t>
      </w:r>
      <w:r w:rsidR="003517F1">
        <w:t xml:space="preserve">the </w:t>
      </w:r>
      <w:r w:rsidR="00F1531F">
        <w:t>study site</w:t>
      </w:r>
      <w:r w:rsidR="00A01E06">
        <w:t xml:space="preserve"> and the patient identifier </w:t>
      </w:r>
      <w:r w:rsidR="00757CE0">
        <w:t xml:space="preserve">(PID) </w:t>
      </w:r>
      <w:r w:rsidR="00442F98" w:rsidRPr="00E03B11">
        <w:t xml:space="preserve">were </w:t>
      </w:r>
      <w:r w:rsidR="00AE64F0">
        <w:t>three</w:t>
      </w:r>
      <w:r w:rsidR="00442F98" w:rsidRPr="00E03B11">
        <w:t xml:space="preserve"> auxiliary variables in the </w:t>
      </w:r>
      <w:r w:rsidR="00F1531F">
        <w:t xml:space="preserve">imputation </w:t>
      </w:r>
      <w:r w:rsidR="00442F98" w:rsidRPr="00E03B11">
        <w:t>model</w:t>
      </w:r>
      <w:r w:rsidR="004C04F6">
        <w:t>s</w:t>
      </w:r>
      <w:r w:rsidR="001A1334" w:rsidRPr="00E03B11">
        <w:t>.</w:t>
      </w:r>
      <w:r w:rsidR="00241F3A">
        <w:t xml:space="preserve"> </w:t>
      </w:r>
      <w:r w:rsidR="00A350FF">
        <w:t>The mix</w:t>
      </w:r>
      <w:r w:rsidR="00217422">
        <w:t>ed</w:t>
      </w:r>
      <w:r w:rsidR="00A350FF">
        <w:t>-effects</w:t>
      </w:r>
      <w:r w:rsidR="00112613">
        <w:t xml:space="preserve"> imputation</w:t>
      </w:r>
      <w:r w:rsidR="00A350FF">
        <w:t xml:space="preserve"> </w:t>
      </w:r>
      <w:r w:rsidR="00112613">
        <w:t>model</w:t>
      </w:r>
      <w:r w:rsidR="0017791D">
        <w:t xml:space="preserve"> has random intercept </w:t>
      </w:r>
      <w:r w:rsidR="005F6496">
        <w:t xml:space="preserve">introduced by </w:t>
      </w:r>
      <w:r w:rsidR="00EE04ED">
        <w:t>PID, and fix</w:t>
      </w:r>
      <w:r w:rsidR="00217422">
        <w:t>ed</w:t>
      </w:r>
      <w:r w:rsidR="00EE04ED">
        <w:t xml:space="preserve"> effect</w:t>
      </w:r>
      <w:r w:rsidR="006D3F93">
        <w:t xml:space="preserve">s </w:t>
      </w:r>
      <w:r w:rsidR="00437EEB">
        <w:t>with the remaining variables</w:t>
      </w:r>
      <w:r w:rsidR="00F74A6C">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74A6C">
        <w:fldChar w:fldCharType="separate"/>
      </w:r>
      <w:r w:rsidR="00BE2059">
        <w:rPr>
          <w:noProof/>
        </w:rPr>
        <w:t> [22]</w:t>
      </w:r>
      <w:r w:rsidR="00F74A6C">
        <w:fldChar w:fldCharType="end"/>
      </w:r>
      <w:r w:rsidR="002332FA">
        <w:t>.</w:t>
      </w:r>
      <w:r w:rsidR="00757CE0">
        <w:t xml:space="preserve"> </w:t>
      </w:r>
      <w:r w:rsidR="00715E36">
        <w:t>The</w:t>
      </w:r>
      <w:r w:rsidR="00715E36" w:rsidRPr="00E03B11">
        <w:t xml:space="preserve"> imputation was performed separately for patients who had CRRT at least once</w:t>
      </w:r>
      <w:r w:rsidR="00715E36">
        <w:t>,</w:t>
      </w:r>
      <w:r w:rsidR="00715E36" w:rsidRPr="00E03B11">
        <w:t xml:space="preserve"> and patients who did not have CRRT.</w:t>
      </w:r>
      <w:r w:rsidR="00A95AD2">
        <w:t xml:space="preserve"> Negative</w:t>
      </w:r>
      <w:r w:rsidR="00BA7487">
        <w:t xml:space="preserve"> imputed values</w:t>
      </w:r>
      <w:r w:rsidR="00A95AD2">
        <w:t xml:space="preserve"> of a variable</w:t>
      </w:r>
      <w:r w:rsidR="00BA7487">
        <w:t xml:space="preserve"> were replaced by the minim</w:t>
      </w:r>
      <w:r w:rsidR="00A904DD">
        <w:t>um</w:t>
      </w:r>
      <w:r w:rsidR="00BA7487">
        <w:t xml:space="preserve">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of the dataset</w:t>
      </w:r>
      <w:r w:rsidR="00D779EC" w:rsidRPr="00E03B11">
        <w:t>s</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BE2059">
        <w:rPr>
          <w:noProof/>
        </w:rPr>
        <w:t> [22]</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BE2059">
        <w:rPr>
          <w:noProof/>
        </w:rPr>
        <w:t> [22]</w:t>
      </w:r>
      <w:r w:rsidR="006B4DB7">
        <w:fldChar w:fldCharType="end"/>
      </w:r>
      <w:r w:rsidR="00C47E46">
        <w:t>.</w:t>
      </w:r>
      <w:r w:rsidR="00791ACD" w:rsidRPr="00E03B11">
        <w:t xml:space="preserve"> </w:t>
      </w:r>
      <w:r w:rsidR="006A6850" w:rsidRPr="00E03B11">
        <w:t>The d</w:t>
      </w:r>
      <w:r w:rsidR="00151998" w:rsidRPr="00E03B11">
        <w:t>elta method was utili</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BE2059">
        <w:instrText xml:space="preserve"> ADDIN EN.CITE &lt;EndNote&gt;&lt;Cite&gt;&lt;Author&gt;Hosmer&lt;/Author&gt;&lt;Year&gt;2008&lt;/Year&gt;&lt;RecNum&gt;29&lt;/RecNum&gt;&lt;DisplayText&gt; [23]&lt;/DisplayText&gt;&lt;record&gt;&lt;rec-number&gt;29&lt;/rec-number&gt;&lt;foreign-keys&gt;&lt;key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BE2059">
        <w:rPr>
          <w:noProof/>
        </w:rPr>
        <w:t> [23]</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w:t>
      </w:r>
      <w:r w:rsidR="00C63574" w:rsidRPr="00E03B11">
        <w:lastRenderedPageBreak/>
        <w:t>missingness</w:t>
      </w:r>
      <w:r w:rsidR="001574F9" w:rsidRPr="00E03B11">
        <w:t xml:space="preserve"> of the specific variable</w:t>
      </w:r>
      <w:r w:rsidR="002A1709">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BE2059">
        <w:rPr>
          <w:noProof/>
        </w:rPr>
        <w:t> [22]</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BE2059">
        <w:rPr>
          <w:noProof/>
        </w:rPr>
        <w:t> [22]</w:t>
      </w:r>
      <w:r w:rsidR="00013EF8" w:rsidRPr="00E03B11">
        <w:fldChar w:fldCharType="end"/>
      </w:r>
      <w:r w:rsidR="00AF0DD2">
        <w:t>.</w:t>
      </w:r>
    </w:p>
    <w:bookmarkEnd w:id="309"/>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3E7A19B7" w:rsidR="008A26BD" w:rsidRPr="00E03B11" w:rsidRDefault="008A26BD" w:rsidP="00593CAA">
      <w:bookmarkStart w:id="312"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w:t>
      </w:r>
      <w:commentRangeStart w:id="313"/>
      <w:commentRangeStart w:id="314"/>
      <w:r w:rsidRPr="00E03B11">
        <w:t>a 5% significance level (delta objective function value ≥3.84 points, 1 degree of freedom)</w:t>
      </w:r>
      <w:commentRangeEnd w:id="313"/>
      <w:r w:rsidR="00F53D04">
        <w:rPr>
          <w:rStyle w:val="CommentReference"/>
        </w:rPr>
        <w:commentReference w:id="313"/>
      </w:r>
      <w:commentRangeEnd w:id="314"/>
      <w:r w:rsidR="008237B3">
        <w:rPr>
          <w:rStyle w:val="CommentReference"/>
        </w:rPr>
        <w:commentReference w:id="314"/>
      </w:r>
      <w:r w:rsidRPr="00E03B11">
        <w:t xml:space="preserve">, </w:t>
      </w:r>
      <w:r w:rsidR="006116CB">
        <w:t xml:space="preserve">parameter </w:t>
      </w:r>
      <w:r w:rsidRPr="00E03B11">
        <w:t>precision (95% CI)</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r w:rsidR="00BE2059">
        <w:instrText xml:space="preserve"> ADDIN EN.CITE &lt;EndNote&gt;&lt;Cite&gt;&lt;Author&gt;Mould&lt;/Author&gt;&lt;Year&gt;2013&lt;/Year&gt;&lt;RecNum&gt;38&lt;/RecNum&gt;&lt;DisplayText&gt; [21]&lt;/DisplayText&gt;&lt;record&gt;&lt;rec-number&gt;38&lt;/rec-number&gt;&lt;foreign-keys&gt;&lt;key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BE2059">
        <w:rPr>
          <w:noProof/>
        </w:rPr>
        <w:t> [21]</w:t>
      </w:r>
      <w:r w:rsidR="004F5934" w:rsidRPr="00E03B11">
        <w:fldChar w:fldCharType="end"/>
      </w:r>
      <w:r w:rsidR="00E02FD8">
        <w:t>.</w:t>
      </w:r>
      <w:r w:rsidRPr="00E03B11">
        <w:t xml:space="preserve"> </w:t>
      </w:r>
      <w:r w:rsidR="00274553" w:rsidRPr="00E03B11">
        <w:t>Bootstrapping was utili</w:t>
      </w:r>
      <w:r w:rsidR="00E65A71" w:rsidRPr="00E03B11">
        <w:t>s</w:t>
      </w:r>
      <w:r w:rsidR="00274553" w:rsidRPr="00E03B11">
        <w:t>ed 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BE2059">
        <w:instrText xml:space="preserve"> ADDIN EN.CITE &lt;EndNote&gt;&lt;Cite&gt;&lt;Author&gt;Mould&lt;/Author&gt;&lt;Year&gt;2013&lt;/Year&gt;&lt;RecNum&gt;38&lt;/RecNum&gt;&lt;DisplayText&gt; [21]&lt;/DisplayText&gt;&lt;record&gt;&lt;rec-number&gt;38&lt;/rec-number&gt;&lt;foreign-keys&gt;&lt;key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BE2059">
        <w:rPr>
          <w:noProof/>
        </w:rPr>
        <w:t> [21]</w:t>
      </w:r>
      <w:r w:rsidR="00FA6FCA" w:rsidRPr="00E03B11">
        <w:fldChar w:fldCharType="end"/>
      </w:r>
      <w:r w:rsidR="00EA472F">
        <w:t>.</w:t>
      </w:r>
    </w:p>
    <w:bookmarkEnd w:id="312"/>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315" w:name="_Hlk136861976"/>
      <w:r w:rsidRPr="00344E1F">
        <w:rPr>
          <w:rFonts w:eastAsia="Times New Roman"/>
        </w:rPr>
        <w:t>Selecting dosing regimens for testing</w:t>
      </w:r>
    </w:p>
    <w:p w14:paraId="41370DBA" w14:textId="4A0E8D3F" w:rsidR="00653711" w:rsidRDefault="00F21274" w:rsidP="00F75B5B">
      <w:bookmarkStart w:id="316" w:name="_Hlk136861998"/>
      <w:bookmarkEnd w:id="315"/>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commentRangeStart w:id="317"/>
      <w:commentRangeStart w:id="318"/>
      <w:commentRangeStart w:id="319"/>
      <w:r w:rsidRPr="00E03B11">
        <w:t xml:space="preserve">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 onwards</w:t>
      </w:r>
      <w:r w:rsidR="006B7C8A" w:rsidRPr="00E03B11">
        <w:t>)</w:t>
      </w:r>
      <w:r w:rsidR="00827944" w:rsidRPr="00827944">
        <w:t xml:space="preserve"> </w:t>
      </w:r>
      <w:r w:rsidR="00C73B92">
        <w:t xml:space="preserve">as </w:t>
      </w:r>
      <w:r w:rsidR="00827944" w:rsidRPr="00827944">
        <w:t>a reference to which other regimens were compared</w:t>
      </w:r>
      <w:commentRangeEnd w:id="317"/>
      <w:r w:rsidR="00F53D04">
        <w:rPr>
          <w:rStyle w:val="CommentReference"/>
        </w:rPr>
        <w:commentReference w:id="317"/>
      </w:r>
      <w:commentRangeEnd w:id="318"/>
      <w:r w:rsidR="00D60C5B">
        <w:rPr>
          <w:rStyle w:val="CommentReference"/>
        </w:rPr>
        <w:commentReference w:id="318"/>
      </w:r>
      <w:commentRangeEnd w:id="319"/>
      <w:r w:rsidR="00C401F8">
        <w:rPr>
          <w:rStyle w:val="CommentReference"/>
        </w:rPr>
        <w:commentReference w:id="319"/>
      </w:r>
      <w:del w:id="320" w:author="My Luong Vuong" w:date="2024-03-19T11:51:00Z">
        <w:r w:rsidR="00EC60DD" w:rsidDel="00EF7A15">
          <w:delText>.</w:delText>
        </w:r>
      </w:del>
      <w:ins w:id="321" w:author="My Luong Vuong" w:date="2024-03-19T11:51:00Z">
        <w:r w:rsidR="00EF7A15">
          <w:t xml:space="preserve">. </w:t>
        </w:r>
        <w:commentRangeStart w:id="322"/>
        <w:commentRangeStart w:id="323"/>
        <w:r w:rsidR="00EF7A15">
          <w:t xml:space="preserve">Dose </w:t>
        </w:r>
      </w:ins>
      <w:ins w:id="324" w:author="My Luong Vuong" w:date="2024-05-02T16:21:00Z">
        <w:r w:rsidR="00905EB0">
          <w:t>increments</w:t>
        </w:r>
      </w:ins>
      <w:ins w:id="325" w:author="My Luong Vuong" w:date="2024-03-19T11:51:00Z">
        <w:r w:rsidR="00EF7A15">
          <w:t xml:space="preserve"> </w:t>
        </w:r>
        <w:commentRangeEnd w:id="322"/>
        <w:r w:rsidR="00EF7A15">
          <w:rPr>
            <w:rStyle w:val="CommentReference"/>
          </w:rPr>
          <w:commentReference w:id="322"/>
        </w:r>
      </w:ins>
      <w:commentRangeEnd w:id="323"/>
      <w:ins w:id="326" w:author="My Luong Vuong" w:date="2024-05-02T16:20:00Z">
        <w:r w:rsidR="00905EB0">
          <w:rPr>
            <w:rStyle w:val="CommentReference"/>
          </w:rPr>
          <w:commentReference w:id="323"/>
        </w:r>
      </w:ins>
      <w:del w:id="327" w:author="My Luong Vuong" w:date="2024-05-02T16:21:00Z">
        <w:r w:rsidR="00EF7A15" w:rsidDel="00905EB0">
          <w:delText>w</w:delText>
        </w:r>
        <w:r w:rsidR="00BA23DC" w:rsidDel="00905EB0">
          <w:delText xml:space="preserve">as </w:delText>
        </w:r>
      </w:del>
      <w:ins w:id="328" w:author="My Luong Vuong" w:date="2024-05-02T16:21:00Z">
        <w:r w:rsidR="00905EB0">
          <w:t xml:space="preserve">were </w:t>
        </w:r>
      </w:ins>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BE2059">
        <w:instrText xml:space="preserve"> ADDIN EN.CITE &lt;EndNote&gt;&lt;Cite&gt;&lt;Author&gt;Pfizer&lt;/Author&gt;&lt;Year&gt;2012&lt;/Year&gt;&lt;RecNum&gt;13&lt;/RecNum&gt;&lt;DisplayText&gt; [9]&lt;/DisplayText&gt;&lt;record&gt;&lt;rec-number&gt;13&lt;/rec-number&gt;&lt;foreign-keys&gt;&lt;key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BE2059">
        <w:rPr>
          <w:noProof/>
        </w:rPr>
        <w:t> [9]</w:t>
      </w:r>
      <w:r w:rsidR="00E14AD3">
        <w:fldChar w:fldCharType="end"/>
      </w:r>
      <w:r w:rsidR="00CE0F70">
        <w:t>.</w:t>
      </w:r>
      <w:r w:rsidRPr="00E03B11">
        <w:t xml:space="preserve"> </w:t>
      </w:r>
      <w:r w:rsidR="005B428F">
        <w:t xml:space="preserve">Considering a 200 mg </w:t>
      </w:r>
      <w:ins w:id="329" w:author="My Luong Vuong" w:date="2024-05-02T16:22:00Z">
        <w:r w:rsidR="00F730D3">
          <w:t>increment in doses</w:t>
        </w:r>
      </w:ins>
      <w:commentRangeStart w:id="330"/>
      <w:commentRangeStart w:id="331"/>
      <w:commentRangeEnd w:id="330"/>
      <w:ins w:id="332" w:author="My Luong Vuong" w:date="2024-03-19T11:53:00Z">
        <w:r w:rsidR="004C4ABE">
          <w:rPr>
            <w:rStyle w:val="CommentReference"/>
          </w:rPr>
          <w:commentReference w:id="330"/>
        </w:r>
      </w:ins>
      <w:commentRangeEnd w:id="331"/>
      <w:ins w:id="333" w:author="My Luong Vuong" w:date="2024-05-02T16:22:00Z">
        <w:r w:rsidR="00F730D3">
          <w:rPr>
            <w:rStyle w:val="CommentReference"/>
          </w:rPr>
          <w:commentReference w:id="331"/>
        </w:r>
      </w:ins>
      <w:r w:rsidRPr="00E03B11">
        <w:t xml:space="preserve">, we </w:t>
      </w:r>
      <w:r w:rsidR="005B428F">
        <w:t>evaluated</w:t>
      </w:r>
      <w:r w:rsidR="005B428F" w:rsidRPr="00E03B11">
        <w:t xml:space="preserve"> </w:t>
      </w:r>
      <w:r w:rsidRPr="00E03B11">
        <w:t xml:space="preserve">six fixed </w:t>
      </w:r>
      <w:del w:id="334" w:author="My Luong Vuong" w:date="2024-05-12T16:10:00Z">
        <w:r w:rsidRPr="00E03B11" w:rsidDel="00C24FA9">
          <w:delText>loading dose</w:delText>
        </w:r>
      </w:del>
      <w:ins w:id="335" w:author="My Luong Vuong" w:date="2024-05-12T16:10:00Z">
        <w:r w:rsidR="00C24FA9">
          <w:t>LD</w:t>
        </w:r>
      </w:ins>
      <w:r w:rsidRPr="00E03B11">
        <w:t xml:space="preserve">s ranging from </w:t>
      </w:r>
      <w:commentRangeStart w:id="336"/>
      <w:commentRangeStart w:id="337"/>
      <w:commentRangeStart w:id="338"/>
      <w:r w:rsidRPr="00E03B11">
        <w:t>800</w:t>
      </w:r>
      <w:r w:rsidR="005B428F">
        <w:t> </w:t>
      </w:r>
      <w:r w:rsidRPr="00E03B11">
        <w:t>mg to 1800</w:t>
      </w:r>
      <w:r w:rsidR="005B428F">
        <w:t> </w:t>
      </w:r>
      <w:r w:rsidRPr="00E03B11">
        <w:t>mg</w:t>
      </w:r>
      <w:r w:rsidR="004A5C49" w:rsidRPr="00E03B11">
        <w:t xml:space="preserve"> </w:t>
      </w:r>
      <w:r w:rsidR="00A22696" w:rsidRPr="00E03B11">
        <w:t>daily</w:t>
      </w:r>
      <w:r w:rsidRPr="00E03B11">
        <w:t xml:space="preserve"> and three fixed </w:t>
      </w:r>
      <w:del w:id="339" w:author="My Luong Vuong" w:date="2024-05-12T16:12:00Z">
        <w:r w:rsidRPr="00E03B11" w:rsidDel="00B44371">
          <w:delText>maintenance dose</w:delText>
        </w:r>
      </w:del>
      <w:ins w:id="340" w:author="My Luong Vuong" w:date="2024-05-12T16:12:00Z">
        <w:r w:rsidR="00B44371">
          <w:t>MD</w:t>
        </w:r>
      </w:ins>
      <w:r w:rsidRPr="00E03B11">
        <w:t>s ranging from 400</w:t>
      </w:r>
      <w:r w:rsidR="005B428F">
        <w:t> </w:t>
      </w:r>
      <w:r w:rsidRPr="00E03B11">
        <w:t>mg to 800</w:t>
      </w:r>
      <w:r w:rsidR="005B428F">
        <w:t> </w:t>
      </w:r>
      <w:r w:rsidRPr="00E03B11">
        <w:t>mg</w:t>
      </w:r>
      <w:r w:rsidR="00FE0AB5" w:rsidRPr="00E03B11">
        <w:t xml:space="preserve"> daily</w:t>
      </w:r>
      <w:commentRangeEnd w:id="336"/>
      <w:r w:rsidR="00F53D04">
        <w:rPr>
          <w:rStyle w:val="CommentReference"/>
        </w:rPr>
        <w:commentReference w:id="336"/>
      </w:r>
      <w:commentRangeEnd w:id="337"/>
      <w:r w:rsidR="00794055">
        <w:rPr>
          <w:rStyle w:val="CommentReference"/>
        </w:rPr>
        <w:commentReference w:id="337"/>
      </w:r>
      <w:commentRangeEnd w:id="338"/>
      <w:r w:rsidR="006A262D">
        <w:rPr>
          <w:rStyle w:val="CommentReference"/>
        </w:rPr>
        <w:commentReference w:id="338"/>
      </w:r>
      <w:r w:rsidRPr="00E03B11">
        <w:t>.</w:t>
      </w:r>
      <w:ins w:id="341" w:author="My Luong Vuong" w:date="2024-05-02T16:23:00Z">
        <w:r w:rsidR="000B181D">
          <w:t xml:space="preserve"> </w:t>
        </w:r>
      </w:ins>
      <w:ins w:id="342" w:author="My Luong Vuong" w:date="2024-05-02T16:30:00Z">
        <w:r w:rsidR="00CC15F4">
          <w:t>In addition, w</w:t>
        </w:r>
      </w:ins>
      <w:ins w:id="343" w:author="My Luong Vuong" w:date="2024-05-02T16:31:00Z">
        <w:r w:rsidR="00CC15F4">
          <w:t xml:space="preserve">e also tested </w:t>
        </w:r>
        <w:r w:rsidR="00F75B5B">
          <w:t>weight-based dosing (12 mg/kg loading; 6 mg/kg per day</w:t>
        </w:r>
      </w:ins>
      <w:ins w:id="344" w:author="My Luong Vuong" w:date="2024-05-02T16:32:00Z">
        <w:r w:rsidR="00437D6F">
          <w:t xml:space="preserve"> </w:t>
        </w:r>
        <w:r w:rsidR="00437D6F" w:rsidRPr="00437D6F">
          <w:t>maintenance, based on total body weight</w:t>
        </w:r>
      </w:ins>
      <w:ins w:id="345" w:author="My Luong Vuong" w:date="2024-05-02T16:31:00Z">
        <w:r w:rsidR="00F75B5B">
          <w:t>)</w:t>
        </w:r>
      </w:ins>
      <w:ins w:id="346" w:author="My Luong Vuong" w:date="2024-05-02T16:32:00Z">
        <w:r w:rsidR="002D364A">
          <w:t>,</w:t>
        </w:r>
      </w:ins>
      <w:ins w:id="347" w:author="My Luong Vuong" w:date="2024-05-02T16:31:00Z">
        <w:r w:rsidR="007C763F">
          <w:t xml:space="preserve"> which is suggested in some treatment guidelines</w:t>
        </w:r>
      </w:ins>
      <w:ins w:id="348" w:author="My Luong Vuong" w:date="2024-05-02T16:33:00Z">
        <w:r w:rsidR="00604605">
          <w:t xml:space="preserve"> </w:t>
        </w:r>
      </w:ins>
      <w:r w:rsidR="00184089">
        <w:fldChar w:fldCharType="begin">
          <w:fldData xml:space="preserve">PEVuZE5vdGU+PENpdGU+PEF1dGhvcj5BbG9iYWlkPC9BdXRob3I+PFllYXI+MjAxNjwvWWVhcj48
UmVjTnVtPjE5PC9SZWNOdW0+PERpc3BsYXlUZXh0PsKgWzE3XTwvRGlzcGxheVRleHQ+PHJlY29y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E2059">
        <w:instrText xml:space="preserve"> ADDIN EN.CITE </w:instrText>
      </w:r>
      <w:r w:rsidR="00BE2059">
        <w:fldChar w:fldCharType="begin">
          <w:fldData xml:space="preserve">PEVuZE5vdGU+PENpdGU+PEF1dGhvcj5BbG9iYWlkPC9BdXRob3I+PFllYXI+MjAxNjwvWWVhcj48
UmVjTnVtPjE5PC9SZWNOdW0+PERpc3BsYXlUZXh0PsKgWzE3XTwvRGlzcGxheVRleHQ+PHJlY29y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E2059">
        <w:instrText xml:space="preserve"> ADDIN EN.CITE.DATA </w:instrText>
      </w:r>
      <w:r w:rsidR="00BE2059">
        <w:fldChar w:fldCharType="end"/>
      </w:r>
      <w:r w:rsidR="00184089">
        <w:fldChar w:fldCharType="separate"/>
      </w:r>
      <w:r w:rsidR="00BE2059">
        <w:rPr>
          <w:noProof/>
        </w:rPr>
        <w:t> [17]</w:t>
      </w:r>
      <w:r w:rsidR="00184089">
        <w:fldChar w:fldCharType="end"/>
      </w:r>
      <w:ins w:id="349" w:author="My Luong Vuong" w:date="2024-05-02T16:33:00Z">
        <w:r w:rsidR="00B25A1F">
          <w:t>.</w:t>
        </w:r>
      </w:ins>
    </w:p>
    <w:p w14:paraId="37A44674" w14:textId="365F632E" w:rsidR="00B15FE6" w:rsidRPr="00CA5A80" w:rsidRDefault="00B15FE6" w:rsidP="00593CAA">
      <w:pPr>
        <w:pStyle w:val="Heading4"/>
        <w:rPr>
          <w:rFonts w:eastAsia="Times New Roman"/>
        </w:rPr>
      </w:pPr>
      <w:commentRangeStart w:id="350"/>
      <w:commentRangeStart w:id="351"/>
      <w:r w:rsidRPr="00CA5A80">
        <w:rPr>
          <w:rFonts w:eastAsia="Times New Roman"/>
        </w:rPr>
        <w:t>Creating virtual patient datasets</w:t>
      </w:r>
      <w:commentRangeEnd w:id="350"/>
      <w:r w:rsidR="005F607D">
        <w:rPr>
          <w:rStyle w:val="CommentReference"/>
          <w:rFonts w:eastAsia="Times New Roman" w:cstheme="minorHAnsi"/>
          <w:b w:val="0"/>
          <w:iCs w:val="0"/>
        </w:rPr>
        <w:commentReference w:id="350"/>
      </w:r>
      <w:commentRangeEnd w:id="351"/>
      <w:r w:rsidR="005809DA">
        <w:rPr>
          <w:rStyle w:val="CommentReference"/>
          <w:rFonts w:eastAsia="Times New Roman" w:cstheme="minorHAnsi"/>
          <w:b w:val="0"/>
          <w:iCs w:val="0"/>
        </w:rPr>
        <w:commentReference w:id="351"/>
      </w:r>
      <w:ins w:id="352" w:author="Brüggemann, Roger" w:date="2024-02-23T09:41:00Z">
        <w:r w:rsidR="009D1578">
          <w:rPr>
            <w:rFonts w:eastAsia="Times New Roman"/>
          </w:rPr>
          <w:t xml:space="preserve"> </w:t>
        </w:r>
      </w:ins>
    </w:p>
    <w:p w14:paraId="1BA5833F" w14:textId="38ADB0D3" w:rsidR="004E3110" w:rsidRDefault="0054022B" w:rsidP="00593CAA">
      <w:pPr>
        <w:rPr>
          <w:ins w:id="353" w:author="My Luong Vuong" w:date="2024-05-03T10:05:00Z"/>
        </w:rPr>
      </w:pPr>
      <w:commentRangeStart w:id="354"/>
      <w:commentRangeStart w:id="355"/>
      <w:commentRangeStart w:id="356"/>
      <w:ins w:id="357" w:author="My Luong Vuong" w:date="2024-03-19T11:58:00Z">
        <w:r>
          <w:t>V</w:t>
        </w:r>
        <w:r w:rsidRPr="00E03B11">
          <w:t xml:space="preserve">irtual </w:t>
        </w:r>
        <w:r>
          <w:t>patients</w:t>
        </w:r>
        <w:commentRangeEnd w:id="354"/>
        <w:r>
          <w:rPr>
            <w:rStyle w:val="CommentReference"/>
          </w:rPr>
          <w:commentReference w:id="354"/>
        </w:r>
        <w:commentRangeEnd w:id="355"/>
        <w:r>
          <w:rPr>
            <w:rStyle w:val="CommentReference"/>
          </w:rPr>
          <w:commentReference w:id="355"/>
        </w:r>
      </w:ins>
      <w:commentRangeEnd w:id="356"/>
      <w:ins w:id="358" w:author="My Luong Vuong" w:date="2024-05-03T10:18:00Z">
        <w:r w:rsidR="003171CE">
          <w:rPr>
            <w:rStyle w:val="CommentReference"/>
          </w:rPr>
          <w:commentReference w:id="356"/>
        </w:r>
      </w:ins>
      <w:ins w:id="359" w:author="Brüggemann, Roger" w:date="2024-02-23T09:41:00Z">
        <w:del w:id="360" w:author="My Luong Vuong" w:date="2024-03-19T11:58:00Z">
          <w:r w:rsidR="009D1578" w:rsidDel="0054022B">
            <w:delText>I</w:delText>
          </w:r>
        </w:del>
      </w:ins>
      <w:del w:id="361" w:author="My Luong Vuong" w:date="2024-03-19T11:58:00Z">
        <w:r w:rsidR="00827159" w:rsidDel="0054022B">
          <w:delText>V</w:delText>
        </w:r>
        <w:r w:rsidR="00B15FE6" w:rsidRPr="00E03B11" w:rsidDel="0054022B">
          <w:delText xml:space="preserve">irtual </w:delText>
        </w:r>
        <w:r w:rsidR="00B15FE6" w:rsidDel="0054022B">
          <w:delText>patient</w:delText>
        </w:r>
        <w:r w:rsidR="008929D8" w:rsidDel="0054022B">
          <w:delText>s</w:delText>
        </w:r>
      </w:del>
      <w:r w:rsidR="00B15FE6">
        <w:t xml:space="preserve"> </w:t>
      </w:r>
      <w:r w:rsidR="00B15FE6" w:rsidRPr="00E03B11">
        <w:t xml:space="preserve">were </w:t>
      </w:r>
      <w:r w:rsidR="00827159">
        <w:t xml:space="preserve">defined </w:t>
      </w:r>
      <w:r w:rsidR="00EC4271">
        <w:t xml:space="preserve">exclusively by </w:t>
      </w:r>
      <w:r w:rsidR="008929D8">
        <w:t>a set of</w:t>
      </w:r>
      <w:r w:rsidR="00EC4271">
        <w:t xml:space="preserve"> covariates retained in the final </w:t>
      </w:r>
      <w:proofErr w:type="spellStart"/>
      <w:r w:rsidR="00EC4271">
        <w:t>popPK</w:t>
      </w:r>
      <w:proofErr w:type="spellEnd"/>
      <w:r w:rsidR="00EC4271">
        <w:t xml:space="preserve"> model.</w:t>
      </w:r>
      <w:ins w:id="362" w:author="My Luong Vuong" w:date="2024-05-02T16:46:00Z">
        <w:r w:rsidR="001169CB">
          <w:t xml:space="preserve"> </w:t>
        </w:r>
      </w:ins>
      <w:ins w:id="363" w:author="My Luong Vuong" w:date="2024-05-02T16:47:00Z">
        <w:r w:rsidR="007D08E4">
          <w:t xml:space="preserve">Specifically, </w:t>
        </w:r>
      </w:ins>
      <w:ins w:id="364" w:author="My Luong Vuong" w:date="2024-05-02T16:51:00Z">
        <w:r w:rsidR="004A4A3E">
          <w:t xml:space="preserve">each virtual patient dataset </w:t>
        </w:r>
      </w:ins>
      <w:ins w:id="365" w:author="My Luong Vuong" w:date="2024-05-02T17:04:00Z">
        <w:r w:rsidR="00421A4F">
          <w:t xml:space="preserve">was constructed with </w:t>
        </w:r>
        <w:r w:rsidR="00DB2253">
          <w:t xml:space="preserve">a single level </w:t>
        </w:r>
        <w:r w:rsidR="00CE35A6">
          <w:t>of a categoric</w:t>
        </w:r>
      </w:ins>
      <w:ins w:id="366" w:author="My Luong Vuong" w:date="2024-05-02T17:05:00Z">
        <w:r w:rsidR="00CE35A6">
          <w:t>al covariate</w:t>
        </w:r>
      </w:ins>
      <w:ins w:id="367" w:author="My Luong Vuong" w:date="2024-05-03T09:37:00Z">
        <w:r w:rsidR="00CA422D">
          <w:t xml:space="preserve">, </w:t>
        </w:r>
        <w:r w:rsidR="00A377F2">
          <w:t xml:space="preserve">a </w:t>
        </w:r>
        <w:r w:rsidR="00D45EB9" w:rsidRPr="006347D2">
          <w:t>to-be</w:t>
        </w:r>
      </w:ins>
      <w:ins w:id="368" w:author="My Luong Vuong" w:date="2024-05-03T09:38:00Z">
        <w:r w:rsidR="00D45EB9" w:rsidRPr="006347D2">
          <w:t xml:space="preserve">-assessed </w:t>
        </w:r>
        <w:r w:rsidR="00D84E2E" w:rsidRPr="006347D2">
          <w:t>continuous covariate</w:t>
        </w:r>
        <w:r w:rsidR="00D84E2E">
          <w:t xml:space="preserve"> and</w:t>
        </w:r>
        <w:r w:rsidR="0016182A">
          <w:t>/or</w:t>
        </w:r>
        <w:r w:rsidR="00D84E2E">
          <w:t xml:space="preserve"> the remaining </w:t>
        </w:r>
        <w:r w:rsidR="00E62C24">
          <w:t xml:space="preserve">continuous covariate(s). </w:t>
        </w:r>
      </w:ins>
      <w:ins w:id="369" w:author="My Luong Vuong" w:date="2024-05-03T09:40:00Z">
        <w:r w:rsidR="00E84D7D">
          <w:t xml:space="preserve">Among </w:t>
        </w:r>
      </w:ins>
      <w:ins w:id="370" w:author="My Luong Vuong" w:date="2024-05-08T11:29:00Z">
        <w:r w:rsidR="00221CB3">
          <w:t>these</w:t>
        </w:r>
      </w:ins>
      <w:ins w:id="371" w:author="My Luong Vuong" w:date="2024-05-03T09:40:00Z">
        <w:r w:rsidR="00E84D7D">
          <w:t>, t</w:t>
        </w:r>
      </w:ins>
      <w:ins w:id="372" w:author="My Luong Vuong" w:date="2024-05-03T09:39:00Z">
        <w:r w:rsidR="004D314E">
          <w:t xml:space="preserve">he </w:t>
        </w:r>
        <w:r w:rsidR="006347D2" w:rsidRPr="006347D2">
          <w:t>to-be-assessed covariate</w:t>
        </w:r>
        <w:r w:rsidR="006347D2">
          <w:t xml:space="preserve"> </w:t>
        </w:r>
      </w:ins>
      <w:ins w:id="373" w:author="My Luong Vuong" w:date="2024-05-03T09:55:00Z">
        <w:r w:rsidR="00C2290F">
          <w:t>consisted of unique values spanning</w:t>
        </w:r>
      </w:ins>
      <w:ins w:id="374" w:author="My Luong Vuong" w:date="2024-05-03T09:40:00Z">
        <w:r w:rsidR="00E84D7D" w:rsidRPr="00E84D7D">
          <w:t xml:space="preserve"> its entire observed range at a reasonable </w:t>
        </w:r>
      </w:ins>
      <w:ins w:id="375" w:author="My Luong Vuong" w:date="2024-05-07T15:19:00Z">
        <w:r w:rsidR="00FE5717">
          <w:t>step size</w:t>
        </w:r>
      </w:ins>
      <w:ins w:id="376" w:author="My Luong Vuong" w:date="2024-05-03T09:40:00Z">
        <w:r w:rsidR="00E84D7D" w:rsidRPr="00E84D7D">
          <w:t xml:space="preserve"> of 5 to 10 units</w:t>
        </w:r>
      </w:ins>
      <w:ins w:id="377" w:author="My Luong Vuong" w:date="2024-05-03T09:55:00Z">
        <w:r w:rsidR="002500E8">
          <w:t xml:space="preserve">. </w:t>
        </w:r>
      </w:ins>
      <w:ins w:id="378" w:author="My Luong Vuong" w:date="2024-05-03T10:10:00Z">
        <w:r w:rsidR="008244CC">
          <w:t>Each of these unique values was then assigned 100</w:t>
        </w:r>
      </w:ins>
      <w:ins w:id="379" w:author="My Luong Vuong" w:date="2024-05-07T15:19:00Z">
        <w:r w:rsidR="00571D3D">
          <w:t xml:space="preserve"> </w:t>
        </w:r>
      </w:ins>
      <w:ins w:id="380" w:author="My Luong Vuong" w:date="2024-05-07T15:20:00Z">
        <w:r w:rsidR="00571D3D">
          <w:t>different</w:t>
        </w:r>
      </w:ins>
      <w:ins w:id="381" w:author="My Luong Vuong" w:date="2024-05-03T10:10:00Z">
        <w:r w:rsidR="008244CC">
          <w:t xml:space="preserve"> </w:t>
        </w:r>
      </w:ins>
      <w:ins w:id="382" w:author="My Luong Vuong" w:date="2024-05-03T10:11:00Z">
        <w:r w:rsidR="0085080E">
          <w:t xml:space="preserve">values sampled from the population empirical </w:t>
        </w:r>
      </w:ins>
      <w:ins w:id="383" w:author="My Luong Vuong" w:date="2024-05-08T11:20:00Z">
        <w:r w:rsidR="006A226C">
          <w:t xml:space="preserve">cumulative </w:t>
        </w:r>
      </w:ins>
      <w:ins w:id="384" w:author="My Luong Vuong" w:date="2024-05-03T10:11:00Z">
        <w:r w:rsidR="0085080E">
          <w:t>distribution</w:t>
        </w:r>
      </w:ins>
      <w:ins w:id="385" w:author="My Luong Vuong" w:date="2024-05-08T11:20:00Z">
        <w:r w:rsidR="00815B0E">
          <w:t xml:space="preserve"> function</w:t>
        </w:r>
      </w:ins>
      <w:ins w:id="386" w:author="My Luong Vuong" w:date="2024-05-08T11:21:00Z">
        <w:r w:rsidR="002D1B9A">
          <w:t xml:space="preserve"> </w:t>
        </w:r>
        <w:r w:rsidR="002D1B9A">
          <w:lastRenderedPageBreak/>
          <w:t>(</w:t>
        </w:r>
        <w:proofErr w:type="spellStart"/>
        <w:r w:rsidR="002D1B9A">
          <w:t>eCDF</w:t>
        </w:r>
        <w:proofErr w:type="spellEnd"/>
        <w:r w:rsidR="002D1B9A">
          <w:t>)</w:t>
        </w:r>
      </w:ins>
      <w:ins w:id="387" w:author="My Luong Vuong" w:date="2024-05-08T11:20:00Z">
        <w:r w:rsidR="00815B0E">
          <w:t xml:space="preserve"> </w:t>
        </w:r>
      </w:ins>
      <w:ins w:id="388" w:author="My Luong Vuong" w:date="2024-05-03T10:11:00Z">
        <w:r w:rsidR="0085080E">
          <w:t>of the remaining covariates</w:t>
        </w:r>
      </w:ins>
      <w:r w:rsidR="00450323">
        <w:fldChar w:fldCharType="begin"/>
      </w:r>
      <w:r w:rsidR="00BE2059">
        <w:instrText xml:space="preserve"> ADDIN EN.CITE &lt;EndNote&gt;&lt;Cite&gt;&lt;Author&gt;Azriel&lt;/Author&gt;&lt;Year&gt;2015&lt;/Year&gt;&lt;RecNum&gt;82&lt;/RecNum&gt;&lt;DisplayText&gt; [24]&lt;/DisplayText&gt;&lt;record&gt;&lt;rec-number&gt;82&lt;/rec-number&gt;&lt;foreign-keys&gt;&lt;key app="EN" db-id="xred9e5sg009pcetsepxtfs0dwxsa5rzvawx" timestamp="1714722758"&gt;82&lt;/key&gt;&lt;/foreign-keys&gt;&lt;ref-type name="Journal Article"&gt;17&lt;/ref-type&gt;&lt;contributors&gt;&lt;authors&gt;&lt;author&gt;Azriel, D.&lt;/author&gt;&lt;author&gt;Schwartzman, A.&lt;/author&gt;&lt;/authors&gt;&lt;/contributors&gt;&lt;auth-address&gt;Lecturer at the Faculty of Industrial Engineering and Management, Technion - Israel Institute of Technology, Haifa 32000, Israel, and Postdoctoral Research Associate in the Department of Statistics of the Wharton School of the University of Pennsylvania, 3730 Walnut Street, Philadelphia, PA 19104.&amp;#xD;Associate Professor at the Department of Statistics, North Carolina State University, Raleigh, NC 27695.&lt;/auth-address&gt;&lt;titles&gt;&lt;title&gt;The Empirical Distribution of a Large Number of Correlated Normal Variables&lt;/title&gt;&lt;secondary-title&gt;J Am Stat Assoc&lt;/secondary-title&gt;&lt;/titles&gt;&lt;periodical&gt;&lt;full-title&gt;J Am Stat Assoc&lt;/full-title&gt;&lt;/periodical&gt;&lt;pages&gt;1217-1228&lt;/pages&gt;&lt;volume&gt;110&lt;/volume&gt;&lt;number&gt;511&lt;/number&gt;&lt;edition&gt;20140925&lt;/edition&gt;&lt;keywords&gt;&lt;keyword&gt;asymptotic approximation&lt;/keyword&gt;&lt;keyword&gt;dependent random variables&lt;/keyword&gt;&lt;keyword&gt;empirical null&lt;/keyword&gt;&lt;keyword&gt;factor analysis&lt;/keyword&gt;&lt;keyword&gt;high dimensional data&lt;/keyword&gt;&lt;keyword&gt;strong correlation&lt;/keyword&gt;&lt;/keywords&gt;&lt;dates&gt;&lt;year&gt;2015&lt;/year&gt;&lt;pub-dates&gt;&lt;date&gt;Sep 1&lt;/date&gt;&lt;/pub-dates&gt;&lt;/dates&gt;&lt;isbn&gt;0162-1459 (Print)&amp;#xD;0162-1459&lt;/isbn&gt;&lt;accession-num&gt;26858467&lt;/accession-num&gt;&lt;urls&gt;&lt;/urls&gt;&lt;custom2&gt;PMC4742377&lt;/custom2&gt;&lt;custom6&gt;NIHMS628938&lt;/custom6&gt;&lt;electronic-resource-num&gt;10.1080/01621459.2014.958156&lt;/electronic-resource-num&gt;&lt;remote-database-provider&gt;NLM&lt;/remote-database-provider&gt;&lt;language&gt;eng&lt;/language&gt;&lt;/record&gt;&lt;/Cite&gt;&lt;/EndNote&gt;</w:instrText>
      </w:r>
      <w:r w:rsidR="00450323">
        <w:fldChar w:fldCharType="separate"/>
      </w:r>
      <w:r w:rsidR="00BE2059">
        <w:rPr>
          <w:noProof/>
        </w:rPr>
        <w:t> [24]</w:t>
      </w:r>
      <w:r w:rsidR="00450323">
        <w:fldChar w:fldCharType="end"/>
      </w:r>
      <w:ins w:id="389" w:author="My Luong Vuong" w:date="2024-05-03T10:11:00Z">
        <w:r w:rsidR="0085080E">
          <w:t>.</w:t>
        </w:r>
      </w:ins>
      <w:ins w:id="390" w:author="My Luong Vuong" w:date="2024-05-03T10:05:00Z">
        <w:r w:rsidR="0073671E">
          <w:t xml:space="preserve"> </w:t>
        </w:r>
      </w:ins>
      <w:ins w:id="391" w:author="My Luong Vuong" w:date="2024-05-03T10:16:00Z">
        <w:r w:rsidR="00B84915" w:rsidRPr="00B84915">
          <w:t>Correlation between covariates was considered in creating these datasets.</w:t>
        </w:r>
        <w:r w:rsidR="00B84915">
          <w:t xml:space="preserve"> </w:t>
        </w:r>
        <w:r w:rsidR="004F73E3" w:rsidRPr="004F73E3">
          <w:t>A total of 1000 simulations were performed per virtual patient.</w:t>
        </w:r>
      </w:ins>
    </w:p>
    <w:p w14:paraId="342FB4C5" w14:textId="4FFFAFB4" w:rsidR="00B15FE6" w:rsidRPr="00E03B11" w:rsidDel="00330378" w:rsidRDefault="00CB01B9" w:rsidP="00593CAA">
      <w:pPr>
        <w:rPr>
          <w:del w:id="392" w:author="My Luong Vuong" w:date="2024-05-03T10:16:00Z"/>
        </w:rPr>
      </w:pPr>
      <w:del w:id="393" w:author="My Luong Vuong" w:date="2024-05-03T10:16:00Z">
        <w:r w:rsidDel="00330378">
          <w:fldChar w:fldCharType="begin"/>
        </w:r>
      </w:del>
      <w:r w:rsidR="00DA0B19">
        <w:instrText xml:space="preserve"> ADDIN EN.CITE &lt;EndNote&gt;&lt;Cite&gt;&lt;Author&gt;Azriel&lt;/Author&gt;&lt;Year&gt;2015&lt;/Year&gt;&lt;RecNum&gt;82&lt;/RecNum&gt;&lt;DisplayText&gt; [24]&lt;/DisplayText&gt;&lt;record&gt;&lt;rec-number&gt;82&lt;/rec-number&gt;&lt;foreign-keys&gt;&lt;key app="EN" db-id="xred9e5sg009pcetsepxtfs0dwxsa5rzvawx" timestamp="1714722758"&gt;82&lt;/key&gt;&lt;/foreign-keys&gt;&lt;ref-type name="Journal Article"&gt;17&lt;/ref-type&gt;&lt;contributors&gt;&lt;authors&gt;&lt;author&gt;Azriel, D.&lt;/author&gt;&lt;author&gt;Schwartzman, A.&lt;/author&gt;&lt;/authors&gt;&lt;/contributors&gt;&lt;auth-address&gt;Lecturer at the Faculty of Industrial Engineering and Management, Technion - Israel Institute of Technology, Haifa 32000, Israel, and Postdoctoral Research Associate in the Department of Statistics of the Wharton School of the University of Pennsylvania, 3730 Walnut Street, Philadelphia, PA 19104.&amp;#xD;Associate Professor at the Department of Statistics, North Carolina State University, Raleigh, NC 27695.&lt;/auth-address&gt;&lt;titles&gt;&lt;title&gt;The Empirical Distribution of a Large Number of Correlated Normal Variables&lt;/title&gt;&lt;secondary-title&gt;J Am Stat Assoc&lt;/secondary-title&gt;&lt;/titles&gt;&lt;periodical&gt;&lt;full-title&gt;J Am Stat Assoc&lt;/full-title&gt;&lt;/periodical&gt;&lt;pages&gt;1217-1228&lt;/pages&gt;&lt;volume&gt;110&lt;/volume&gt;&lt;number&gt;511&lt;/number&gt;&lt;edition&gt;20140925&lt;/edition&gt;&lt;keywords&gt;&lt;keyword&gt;asymptotic approximation&lt;/keyword&gt;&lt;keyword&gt;dependent random variables&lt;/keyword&gt;&lt;keyword&gt;empirical null&lt;/keyword&gt;&lt;keyword&gt;factor analysis&lt;/keyword&gt;&lt;keyword&gt;high dimensional data&lt;/keyword&gt;&lt;keyword&gt;strong correlation&lt;/keyword&gt;&lt;/keywords&gt;&lt;dates&gt;&lt;year&gt;2015&lt;/year&gt;&lt;pub-dates&gt;&lt;date&gt;Sep 1&lt;/date&gt;&lt;/pub-dates&gt;&lt;/dates&gt;&lt;isbn&gt;0162-1459 (Print)&amp;#xD;0162-1459&lt;/isbn&gt;&lt;accession-num&gt;26858467&lt;/accession-num&gt;&lt;urls&gt;&lt;/urls&gt;&lt;custom2&gt;PMC4742377&lt;/custom2&gt;&lt;custom6&gt;NIHMS628938&lt;/custom6&gt;&lt;electronic-resource-num&gt;10.1080/01621459.2014.958156&lt;/electronic-resource-num&gt;&lt;remote-database-provider&gt;NLM&lt;/remote-database-provider&gt;&lt;language&gt;eng&lt;/language&gt;&lt;/record&gt;&lt;/Cite&gt;&lt;/EndNote&gt;</w:instrText>
      </w:r>
      <w:del w:id="394" w:author="My Luong Vuong" w:date="2024-05-03T10:16:00Z">
        <w:r w:rsidDel="00330378">
          <w:fldChar w:fldCharType="separate"/>
        </w:r>
      </w:del>
      <w:r w:rsidR="00DA0B19">
        <w:rPr>
          <w:noProof/>
        </w:rPr>
        <w:t> [24]</w:t>
      </w:r>
      <w:del w:id="395" w:author="My Luong Vuong" w:date="2024-05-03T10:16:00Z">
        <w:r w:rsidDel="00330378">
          <w:fldChar w:fldCharType="end"/>
        </w:r>
        <w:r w:rsidR="00EC4271" w:rsidDel="00330378">
          <w:delText xml:space="preserve"> </w:delText>
        </w:r>
        <w:commentRangeStart w:id="396"/>
        <w:commentRangeStart w:id="397"/>
        <w:commentRangeStart w:id="398"/>
        <w:r w:rsidR="00EC4271" w:rsidDel="00330378">
          <w:delText xml:space="preserve">A </w:delText>
        </w:r>
        <w:commentRangeStart w:id="399"/>
        <w:commentRangeStart w:id="400"/>
        <w:r w:rsidR="00EC4271" w:rsidDel="00330378">
          <w:delText xml:space="preserve">virtual patient </w:delText>
        </w:r>
        <w:r w:rsidR="00444FAF" w:rsidDel="00330378">
          <w:delText xml:space="preserve">population </w:delText>
        </w:r>
        <w:r w:rsidR="00EC4271" w:rsidDel="00330378">
          <w:delText xml:space="preserve">was created </w:delText>
        </w:r>
        <w:r w:rsidR="009236E9" w:rsidDel="00330378">
          <w:delText>considering reasonable stepsizes for the continuous covariates</w:delText>
        </w:r>
        <w:r w:rsidR="00884689" w:rsidDel="00330378">
          <w:delText>,</w:delText>
        </w:r>
        <w:r w:rsidR="00B15FE6" w:rsidRPr="00E03B11" w:rsidDel="00330378">
          <w:delText xml:space="preserve"> spanning the range of values observed in the meta-analysis dataset</w:delText>
        </w:r>
        <w:commentRangeEnd w:id="399"/>
        <w:r w:rsidR="00E34FF1" w:rsidDel="00330378">
          <w:rPr>
            <w:rStyle w:val="CommentReference"/>
          </w:rPr>
          <w:commentReference w:id="399"/>
        </w:r>
        <w:commentRangeEnd w:id="400"/>
        <w:r w:rsidR="002E21B9" w:rsidDel="00330378">
          <w:rPr>
            <w:rStyle w:val="CommentReference"/>
          </w:rPr>
          <w:commentReference w:id="400"/>
        </w:r>
      </w:del>
      <w:ins w:id="401" w:author="Brüggemann, Roger" w:date="2024-02-23T09:40:00Z">
        <w:del w:id="402" w:author="My Luong Vuong" w:date="2024-05-03T10:16:00Z">
          <w:r w:rsidR="00E34FF1" w:rsidDel="00330378">
            <w:delText>HA</w:delText>
          </w:r>
        </w:del>
      </w:ins>
      <w:del w:id="403" w:author="My Luong Vuong" w:date="2024-05-03T10:16:00Z">
        <w:r w:rsidR="00B15FE6" w:rsidRPr="00E03B11" w:rsidDel="00330378">
          <w:delText>.</w:delText>
        </w:r>
        <w:r w:rsidR="00B15FE6" w:rsidDel="00330378">
          <w:delText xml:space="preserve"> </w:delText>
        </w:r>
        <w:commentRangeEnd w:id="396"/>
        <w:r w:rsidR="006C3836" w:rsidDel="00330378">
          <w:rPr>
            <w:rStyle w:val="CommentReference"/>
          </w:rPr>
          <w:commentReference w:id="396"/>
        </w:r>
        <w:commentRangeEnd w:id="397"/>
        <w:r w:rsidR="00B7034B" w:rsidDel="00330378">
          <w:rPr>
            <w:rStyle w:val="CommentReference"/>
          </w:rPr>
          <w:commentReference w:id="397"/>
        </w:r>
      </w:del>
      <w:commentRangeEnd w:id="398"/>
      <w:r w:rsidR="005B6958">
        <w:rPr>
          <w:rStyle w:val="CommentReference"/>
        </w:rPr>
        <w:commentReference w:id="398"/>
      </w:r>
      <w:del w:id="404" w:author="My Luong Vuong" w:date="2024-05-03T10:16:00Z">
        <w:r w:rsidR="00B15FE6" w:rsidRPr="00A17C61" w:rsidDel="00330378">
          <w:delText xml:space="preserve">Correlation between covariates </w:delText>
        </w:r>
        <w:r w:rsidR="00032644" w:rsidDel="00330378">
          <w:delText>was</w:delText>
        </w:r>
        <w:r w:rsidR="00032644" w:rsidRPr="00A17C61" w:rsidDel="00330378">
          <w:delText xml:space="preserve"> </w:delText>
        </w:r>
        <w:r w:rsidR="00CD1186" w:rsidRPr="00A17C61" w:rsidDel="00330378">
          <w:delText>considered</w:delText>
        </w:r>
        <w:r w:rsidR="00B15FE6" w:rsidRPr="00A17C61" w:rsidDel="00330378">
          <w:delText xml:space="preserve"> </w:delText>
        </w:r>
        <w:r w:rsidR="00EA4BB6" w:rsidDel="00330378">
          <w:delText>in creating these datasets</w:delText>
        </w:r>
        <w:r w:rsidR="00B15FE6" w:rsidRPr="00A17C61" w:rsidDel="00330378">
          <w:delText xml:space="preserve">. </w:delText>
        </w:r>
        <w:r w:rsidR="00B15FE6" w:rsidRPr="00E03B11" w:rsidDel="00330378">
          <w:delText>A total of 1000 simulations were performed per virtual patient.</w:delText>
        </w:r>
      </w:del>
    </w:p>
    <w:p w14:paraId="69A9B794" w14:textId="5D6AD1A4" w:rsidR="00F74989" w:rsidRPr="00CA5A80" w:rsidRDefault="00F74989" w:rsidP="00593CAA">
      <w:pPr>
        <w:pStyle w:val="Heading4"/>
        <w:rPr>
          <w:rFonts w:eastAsia="Times New Roman"/>
        </w:rPr>
      </w:pPr>
      <w:bookmarkStart w:id="405" w:name="_Hlk136862017"/>
      <w:bookmarkEnd w:id="316"/>
      <w:r w:rsidRPr="00CA5A80">
        <w:rPr>
          <w:rFonts w:eastAsia="Times New Roman"/>
        </w:rPr>
        <w:t>Criteria for evaluating dosing regimens</w:t>
      </w:r>
    </w:p>
    <w:p w14:paraId="7218710E" w14:textId="0F0F29D6" w:rsidR="005E3036" w:rsidRDefault="006E430D" w:rsidP="00593CAA">
      <w:del w:id="406" w:author="My Luong Vuong" w:date="2024-05-07T15:22:00Z">
        <w:r w:rsidRPr="006E430D" w:rsidDel="00950345">
          <w:delText>Simulations were performed to identify an optimised</w:delText>
        </w:r>
        <w:r w:rsidR="009F6BA8" w:rsidDel="00950345">
          <w:delText>,</w:delText>
        </w:r>
        <w:r w:rsidRPr="006E430D" w:rsidDel="00950345">
          <w:delText xml:space="preserve"> inclusive dosing regimen. </w:delText>
        </w:r>
      </w:del>
      <w:r w:rsidRPr="006E430D">
        <w:t>A dosing regimen was considered inclusive</w:t>
      </w:r>
      <w:ins w:id="407" w:author="My Luong Vuong" w:date="2024-05-07T15:22:00Z">
        <w:r w:rsidR="00727D7B">
          <w:t xml:space="preserve"> and optimised</w:t>
        </w:r>
      </w:ins>
      <w:r w:rsidRPr="006E430D">
        <w:t xml:space="preserve"> if it </w:t>
      </w:r>
      <w:commentRangeStart w:id="408"/>
      <w:commentRangeStart w:id="409"/>
      <w:r w:rsidRPr="006E430D">
        <w:t xml:space="preserve">resulted in clinically acceptable </w:t>
      </w:r>
      <w:r w:rsidR="004C767F">
        <w:t xml:space="preserve">PKPD </w:t>
      </w:r>
      <w:del w:id="410" w:author="My Luong Vuong" w:date="2024-05-03T10:24:00Z">
        <w:r w:rsidRPr="006E430D" w:rsidDel="00420805">
          <w:delText xml:space="preserve">target </w:delText>
        </w:r>
      </w:del>
      <w:ins w:id="411" w:author="My Luong Vuong" w:date="2024-05-03T10:29:00Z">
        <w:r w:rsidR="00224ABE">
          <w:t>probability of target attainment (</w:t>
        </w:r>
        <w:r w:rsidR="00224ABE" w:rsidRPr="00E03B11">
          <w:t>PTA</w:t>
        </w:r>
        <w:r w:rsidR="00224ABE">
          <w:t>)</w:t>
        </w:r>
      </w:ins>
      <w:del w:id="412" w:author="My Luong Vuong" w:date="2024-05-03T10:24:00Z">
        <w:r w:rsidRPr="006E430D" w:rsidDel="00420805">
          <w:delText>attainment</w:delText>
        </w:r>
      </w:del>
      <w:del w:id="413" w:author="My Luong Vuong" w:date="2024-05-03T10:29:00Z">
        <w:r w:rsidR="00742C88" w:rsidDel="00224ABE">
          <w:delText xml:space="preserve"> </w:delText>
        </w:r>
      </w:del>
      <w:r w:rsidR="00742C88">
        <w:t xml:space="preserve">for every virtual </w:t>
      </w:r>
      <w:commentRangeEnd w:id="408"/>
      <w:r w:rsidR="0085514F">
        <w:rPr>
          <w:rStyle w:val="CommentReference"/>
        </w:rPr>
        <w:commentReference w:id="408"/>
      </w:r>
      <w:commentRangeEnd w:id="409"/>
      <w:r w:rsidR="00D5157C">
        <w:rPr>
          <w:rStyle w:val="CommentReference"/>
        </w:rPr>
        <w:commentReference w:id="409"/>
      </w:r>
      <w:r w:rsidR="00742C88">
        <w:t xml:space="preserve">patient, irrespective of their </w:t>
      </w:r>
      <w:r w:rsidR="00547597">
        <w:t>place in the population distribution of covariate</w:t>
      </w:r>
      <w:del w:id="414" w:author="My Luong Vuong" w:date="2024-03-19T16:36:00Z">
        <w:r w:rsidR="00547597" w:rsidDel="0060711C">
          <w:delText>s</w:delText>
        </w:r>
      </w:del>
      <w:r w:rsidRPr="006E430D">
        <w:t>.</w:t>
      </w:r>
      <w:r w:rsidR="00766900">
        <w:t xml:space="preserve"> </w:t>
      </w:r>
      <w:commentRangeStart w:id="415"/>
      <w:commentRangeStart w:id="416"/>
      <w:commentRangeStart w:id="417"/>
      <w:r w:rsidR="00093820" w:rsidRPr="00E03B11">
        <w:t xml:space="preserve">A </w:t>
      </w:r>
      <w:del w:id="418" w:author="My Luong Vuong" w:date="2024-05-03T10:29:00Z">
        <w:r w:rsidR="00093820" w:rsidDel="00BB7FA2">
          <w:delText>probability of target attainment (</w:delText>
        </w:r>
        <w:r w:rsidR="00093820" w:rsidRPr="00E03B11" w:rsidDel="00BB7FA2">
          <w:delText>PTA</w:delText>
        </w:r>
        <w:r w:rsidR="00093820" w:rsidDel="00BB7FA2">
          <w:delText>)</w:delText>
        </w:r>
      </w:del>
      <w:ins w:id="419" w:author="My Luong Vuong" w:date="2024-05-03T10:29:00Z">
        <w:r w:rsidR="00BB7FA2">
          <w:t>PTA</w:t>
        </w:r>
      </w:ins>
      <w:r w:rsidR="00093820" w:rsidRPr="00E03B11">
        <w:t xml:space="preserve"> of ≥90% was considered clinically acceptable, as suggested by the European Medicines Agency</w:t>
      </w:r>
      <w:r w:rsidR="00093820" w:rsidRPr="00B06240">
        <w:fldChar w:fldCharType="begin"/>
      </w:r>
      <w:r w:rsidR="00BE2059">
        <w:instrText xml:space="preserve"> ADDIN EN.CITE &lt;EndNote&gt;&lt;Cite&gt;&lt;Author&gt;Committee for Medicinal Products for Human Use (CHMP)&lt;/Author&gt;&lt;Year&gt;2016&lt;/Year&gt;&lt;RecNum&gt;32&lt;/RecNum&gt;&lt;DisplayText&gt; [25]&lt;/DisplayText&gt;&lt;record&gt;&lt;rec-number&gt;32&lt;/rec-number&gt;&lt;foreign-keys&gt;&lt;key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BE2059">
        <w:rPr>
          <w:noProof/>
        </w:rPr>
        <w:t> [25]</w:t>
      </w:r>
      <w:r w:rsidR="00093820" w:rsidRPr="00B06240">
        <w:fldChar w:fldCharType="end"/>
      </w:r>
      <w:r w:rsidR="00093820">
        <w:t>.</w:t>
      </w:r>
      <w:r w:rsidR="000B0EF4">
        <w:t xml:space="preserve"> </w:t>
      </w:r>
      <w:commentRangeEnd w:id="415"/>
      <w:ins w:id="420" w:author="My Luong Vuong" w:date="2024-05-08T11:29:00Z">
        <w:r w:rsidR="00550077">
          <w:t xml:space="preserve">The </w:t>
        </w:r>
      </w:ins>
      <w:r w:rsidR="00CF6500">
        <w:rPr>
          <w:rStyle w:val="CommentReference"/>
        </w:rPr>
        <w:commentReference w:id="415"/>
      </w:r>
      <w:commentRangeEnd w:id="416"/>
      <w:r w:rsidR="0018402E">
        <w:rPr>
          <w:rStyle w:val="CommentReference"/>
        </w:rPr>
        <w:commentReference w:id="416"/>
      </w:r>
      <w:commentRangeEnd w:id="417"/>
      <w:r w:rsidR="006A6B4D">
        <w:rPr>
          <w:rStyle w:val="CommentReference"/>
        </w:rPr>
        <w:commentReference w:id="417"/>
      </w:r>
      <w:del w:id="421" w:author="My Luong Vuong" w:date="2024-05-07T15:27:00Z">
        <w:r w:rsidR="000B0EF4" w:rsidDel="00D2540B">
          <w:delText>The</w:delText>
        </w:r>
      </w:del>
      <w:del w:id="422" w:author="My Luong Vuong" w:date="2024-05-08T11:29:00Z">
        <w:r w:rsidR="00766900" w:rsidRPr="00766900" w:rsidDel="00E17B13">
          <w:delText xml:space="preserve"> </w:delText>
        </w:r>
      </w:del>
      <w:del w:id="423" w:author="My Luong Vuong" w:date="2024-05-07T15:26:00Z">
        <w:r w:rsidR="00766900" w:rsidRPr="00766900" w:rsidDel="003900CA">
          <w:delText xml:space="preserve">PTA </w:delText>
        </w:r>
        <w:r w:rsidR="00986C44" w:rsidDel="003900CA">
          <w:delText>of the</w:delText>
        </w:r>
      </w:del>
      <w:ins w:id="424" w:author="My Luong Vuong" w:date="2024-05-08T11:29:00Z">
        <w:r w:rsidR="009C0588">
          <w:t>ad</w:t>
        </w:r>
      </w:ins>
      <w:ins w:id="425" w:author="My Luong Vuong" w:date="2024-05-07T15:26:00Z">
        <w:r w:rsidR="003900CA">
          <w:t>equacy of the</w:t>
        </w:r>
      </w:ins>
      <w:r w:rsidR="00986C44">
        <w:t xml:space="preserve"> </w:t>
      </w:r>
      <w:del w:id="426" w:author="My Luong Vuong" w:date="2024-05-12T16:10:00Z">
        <w:r w:rsidR="00986C44" w:rsidDel="00324767">
          <w:delText>loading dose</w:delText>
        </w:r>
      </w:del>
      <w:ins w:id="427" w:author="My Luong Vuong" w:date="2024-05-12T16:10:00Z">
        <w:r w:rsidR="00324767">
          <w:t>LD</w:t>
        </w:r>
      </w:ins>
      <w:r w:rsidR="00986C44">
        <w:t xml:space="preserve"> </w:t>
      </w:r>
      <w:r w:rsidR="002702BD">
        <w:t>was evaluated</w:t>
      </w:r>
      <w:ins w:id="428" w:author="My Luong Vuong" w:date="2024-05-07T15:26:00Z">
        <w:r w:rsidR="003900CA">
          <w:t xml:space="preserve"> via</w:t>
        </w:r>
      </w:ins>
      <w:ins w:id="429" w:author="My Luong Vuong" w:date="2024-05-07T15:27:00Z">
        <w:r w:rsidR="004036F4">
          <w:t xml:space="preserve"> </w:t>
        </w:r>
        <w:r w:rsidR="00DE677E">
          <w:t xml:space="preserve">the </w:t>
        </w:r>
      </w:ins>
      <w:ins w:id="430" w:author="My Luong Vuong" w:date="2024-05-08T11:29:00Z">
        <w:r w:rsidR="003003EA">
          <w:t>PTA 24</w:t>
        </w:r>
      </w:ins>
      <w:del w:id="431" w:author="My Luong Vuong" w:date="2024-05-07T15:27:00Z">
        <w:r w:rsidR="002702BD" w:rsidDel="00FB59F8">
          <w:delText xml:space="preserve"> </w:delText>
        </w:r>
      </w:del>
      <w:del w:id="432" w:author="My Luong Vuong" w:date="2024-05-08T11:29:00Z">
        <w:r w:rsidR="00ED7489" w:rsidDel="003003EA">
          <w:delText>24</w:delText>
        </w:r>
      </w:del>
      <w:r w:rsidR="00ED7489">
        <w:t> hours</w:t>
      </w:r>
      <w:r w:rsidR="005E3036">
        <w:t xml:space="preserve"> (day 1) </w:t>
      </w:r>
      <w:del w:id="433" w:author="My Luong Vuong" w:date="2024-05-07T15:28:00Z">
        <w:r w:rsidR="005E3036" w:rsidDel="006D2411">
          <w:delText>and 48 hours (day 2)</w:delText>
        </w:r>
        <w:r w:rsidR="00ED7489" w:rsidDel="006D2411">
          <w:delText xml:space="preserve"> </w:delText>
        </w:r>
      </w:del>
      <w:r w:rsidR="00ED7489">
        <w:t>after</w:t>
      </w:r>
      <w:r w:rsidR="002702BD">
        <w:t xml:space="preserve"> its</w:t>
      </w:r>
      <w:r w:rsidR="00ED7489">
        <w:t xml:space="preserve"> administration</w:t>
      </w:r>
      <w:r w:rsidR="00766900" w:rsidRPr="00766900">
        <w:t xml:space="preserve">. </w:t>
      </w:r>
      <w:ins w:id="434" w:author="My Luong Vuong" w:date="2024-05-07T15:28:00Z">
        <w:r w:rsidR="00C95976">
          <w:t xml:space="preserve">Similarly, </w:t>
        </w:r>
      </w:ins>
      <w:del w:id="435" w:author="My Luong Vuong" w:date="2024-05-07T15:28:00Z">
        <w:r w:rsidR="00766900" w:rsidRPr="00766900" w:rsidDel="00C95976">
          <w:delText xml:space="preserve">Adequacy </w:delText>
        </w:r>
      </w:del>
      <w:ins w:id="436" w:author="My Luong Vuong" w:date="2024-05-07T15:28:00Z">
        <w:r w:rsidR="00C95976">
          <w:t>the a</w:t>
        </w:r>
        <w:r w:rsidR="00C95976" w:rsidRPr="00766900">
          <w:t xml:space="preserve">dequacy </w:t>
        </w:r>
      </w:ins>
      <w:r w:rsidR="00766900" w:rsidRPr="00766900">
        <w:t xml:space="preserve">of the </w:t>
      </w:r>
      <w:del w:id="437" w:author="My Luong Vuong" w:date="2024-05-12T16:12:00Z">
        <w:r w:rsidR="00766900" w:rsidRPr="00766900" w:rsidDel="00C001B3">
          <w:delText>maintenance dose</w:delText>
        </w:r>
      </w:del>
      <w:ins w:id="438" w:author="My Luong Vuong" w:date="2024-05-12T16:12:00Z">
        <w:r w:rsidR="00C001B3">
          <w:t>MD</w:t>
        </w:r>
      </w:ins>
      <w:r w:rsidR="00766900" w:rsidRPr="00766900">
        <w:t xml:space="preserve"> was </w:t>
      </w:r>
      <w:r w:rsidR="002702BD">
        <w:t>evaluated</w:t>
      </w:r>
      <w:ins w:id="439" w:author="My Luong Vuong" w:date="2024-05-07T15:29:00Z">
        <w:r w:rsidR="00A22D8A">
          <w:t xml:space="preserve"> via the PTA</w:t>
        </w:r>
      </w:ins>
      <w:r w:rsidR="00766900" w:rsidRPr="00766900">
        <w:t xml:space="preserve"> </w:t>
      </w:r>
      <w:del w:id="440" w:author="My Luong Vuong" w:date="2024-05-07T15:31:00Z">
        <w:r w:rsidR="00766900" w:rsidRPr="00766900" w:rsidDel="00762D75">
          <w:delText xml:space="preserve">at </w:delText>
        </w:r>
      </w:del>
      <w:ins w:id="441" w:author="My Luong Vuong" w:date="2024-05-07T15:31:00Z">
        <w:r w:rsidR="00762D75">
          <w:t>on</w:t>
        </w:r>
      </w:ins>
      <w:ins w:id="442" w:author="My Luong Vuong" w:date="2024-05-08T11:30:00Z">
        <w:r w:rsidR="00DA76A3">
          <w:t xml:space="preserve"> </w:t>
        </w:r>
      </w:ins>
      <w:del w:id="443" w:author="My Luong Vuong" w:date="2024-05-07T15:29:00Z">
        <w:r w:rsidR="00766900" w:rsidRPr="00766900" w:rsidDel="006679E7">
          <w:delText>day</w:delText>
        </w:r>
        <w:r w:rsidR="005E3036" w:rsidDel="006679E7">
          <w:delText> </w:delText>
        </w:r>
        <w:r w:rsidR="002F6FFE" w:rsidDel="00A22D8A">
          <w:delText>7 and</w:delText>
        </w:r>
      </w:del>
      <w:del w:id="444" w:author="My Luong Vuong" w:date="2024-05-08T11:30:00Z">
        <w:r w:rsidR="00766900" w:rsidRPr="00766900" w:rsidDel="00DA76A3">
          <w:delText xml:space="preserve"> </w:delText>
        </w:r>
      </w:del>
      <w:r w:rsidR="005E3036">
        <w:t>day </w:t>
      </w:r>
      <w:r w:rsidR="00766900" w:rsidRPr="00766900">
        <w:t>14</w:t>
      </w:r>
      <w:r w:rsidR="005E3036">
        <w:t> </w:t>
      </w:r>
      <w:r w:rsidR="00766900" w:rsidRPr="00766900">
        <w:t>[9].</w:t>
      </w:r>
      <w:ins w:id="445" w:author="My Luong Vuong" w:date="2024-05-07T15:29:00Z">
        <w:r w:rsidR="005C7B43">
          <w:t xml:space="preserve"> </w:t>
        </w:r>
      </w:ins>
      <w:ins w:id="446" w:author="My Luong Vuong" w:date="2024-05-07T15:33:00Z">
        <w:r w:rsidR="000E09CC">
          <w:t>The</w:t>
        </w:r>
      </w:ins>
      <w:ins w:id="447" w:author="My Luong Vuong" w:date="2024-05-07T15:36:00Z">
        <w:r w:rsidR="00B8774E">
          <w:t xml:space="preserve"> </w:t>
        </w:r>
      </w:ins>
      <w:ins w:id="448" w:author="My Luong Vuong" w:date="2024-05-07T15:41:00Z">
        <w:r w:rsidR="00116703">
          <w:t>suf</w:t>
        </w:r>
      </w:ins>
      <w:ins w:id="449" w:author="My Luong Vuong" w:date="2024-05-07T15:42:00Z">
        <w:r w:rsidR="00116703">
          <w:t xml:space="preserve">ficiency of the resulting </w:t>
        </w:r>
        <w:r w:rsidR="00286954">
          <w:t>dosing regimen</w:t>
        </w:r>
        <w:r w:rsidR="0087369C">
          <w:t xml:space="preserve"> throughout </w:t>
        </w:r>
        <w:r w:rsidR="00094ABB">
          <w:t>the</w:t>
        </w:r>
      </w:ins>
      <w:ins w:id="450" w:author="My Luong Vuong" w:date="2024-05-07T15:43:00Z">
        <w:r w:rsidR="00284B70">
          <w:t xml:space="preserve"> entire</w:t>
        </w:r>
      </w:ins>
      <w:ins w:id="451" w:author="My Luong Vuong" w:date="2024-05-07T15:42:00Z">
        <w:r w:rsidR="00094ABB">
          <w:t xml:space="preserve"> 2-week treatment period</w:t>
        </w:r>
        <w:r w:rsidR="00286954">
          <w:t xml:space="preserve"> </w:t>
        </w:r>
        <w:r w:rsidR="0087369C">
          <w:t>was then confirmed via its PTA on day</w:t>
        </w:r>
      </w:ins>
      <w:ins w:id="452" w:author="My Luong Vuong" w:date="2024-05-07T15:43:00Z">
        <w:r w:rsidR="0071515A">
          <w:t xml:space="preserve"> 2 and day 7.</w:t>
        </w:r>
      </w:ins>
    </w:p>
    <w:p w14:paraId="69454632" w14:textId="4F9C1B16" w:rsidR="007E3AB8" w:rsidRDefault="00EB4685" w:rsidP="007E3AB8">
      <w:commentRangeStart w:id="453"/>
      <w:commentRangeStart w:id="454"/>
      <w:r w:rsidRPr="00E03B11">
        <w:t xml:space="preserve">The </w:t>
      </w:r>
      <w:r w:rsidR="00D47329">
        <w:t xml:space="preserve">fluconazole </w:t>
      </w:r>
      <w:r w:rsidR="004B596A" w:rsidRPr="00E03B11">
        <w:t>AUC</w:t>
      </w:r>
      <w:r w:rsidR="004B596A" w:rsidRPr="00E03B11">
        <w:rPr>
          <w:vertAlign w:val="subscript"/>
        </w:rPr>
        <w:t>0-24</w:t>
      </w:r>
      <w:ins w:id="455" w:author="My Luong Vuong" w:date="2024-05-03T10:33:00Z">
        <w:r w:rsidR="00137C30">
          <w:rPr>
            <w:vertAlign w:val="subscript"/>
          </w:rPr>
          <w:t xml:space="preserve"> </w:t>
        </w:r>
      </w:ins>
      <w:del w:id="456" w:author="My Luong Vuong" w:date="2024-05-03T10:33:00Z">
        <w:r w:rsidR="007B172C" w:rsidRPr="00E03B11" w:rsidDel="00671D20">
          <w:rPr>
            <w:vertAlign w:val="subscript"/>
          </w:rPr>
          <w:delText xml:space="preserve"> </w:delText>
        </w:r>
      </w:del>
      <w:ins w:id="457" w:author="My Luong Vuong" w:date="2024-05-03T10:33:00Z">
        <w:r w:rsidR="00671D20">
          <w:t xml:space="preserve">for the </w:t>
        </w:r>
      </w:ins>
      <w:ins w:id="458" w:author="My Luong Vuong" w:date="2024-05-07T15:44:00Z">
        <w:r w:rsidR="00D450EC">
          <w:t>whole</w:t>
        </w:r>
      </w:ins>
      <w:ins w:id="459" w:author="My Luong Vuong" w:date="2024-05-03T10:33:00Z">
        <w:r w:rsidR="00671D20">
          <w:t xml:space="preserve"> 14 days</w:t>
        </w:r>
        <w:r w:rsidR="00E44475">
          <w:t xml:space="preserve"> </w:t>
        </w:r>
      </w:ins>
      <w:del w:id="460" w:author="My Luong Vuong" w:date="2024-05-03T10:33:00Z">
        <w:r w:rsidR="00D47329" w:rsidDel="00671D20">
          <w:delText>w</w:delText>
        </w:r>
      </w:del>
      <w:ins w:id="461" w:author="My Luong Vuong" w:date="2024-05-03T10:33:00Z">
        <w:r w:rsidR="00671D20">
          <w:t>w</w:t>
        </w:r>
      </w:ins>
      <w:r w:rsidR="00D47329">
        <w:t>as</w:t>
      </w:r>
      <w:r w:rsidR="004B596A" w:rsidRPr="00E03B11">
        <w:t xml:space="preserve"> calculated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time</w:t>
      </w:r>
      <w:r w:rsidR="00D47329">
        <w:t xml:space="preserve"> using the </w:t>
      </w:r>
      <w:proofErr w:type="spellStart"/>
      <w:r w:rsidR="00D47329">
        <w:t>popPK</w:t>
      </w:r>
      <w:proofErr w:type="spellEnd"/>
      <w:r w:rsidR="00D47329">
        <w:t xml:space="preserve"> model</w:t>
      </w:r>
      <w:r w:rsidR="004B596A" w:rsidRPr="00E03B11">
        <w:t>.</w:t>
      </w:r>
      <w:r w:rsidR="00785566">
        <w:t xml:space="preserve"> </w:t>
      </w:r>
      <w:commentRangeEnd w:id="453"/>
      <w:r w:rsidR="00CD39F8">
        <w:rPr>
          <w:rStyle w:val="CommentReference"/>
        </w:rPr>
        <w:commentReference w:id="453"/>
      </w:r>
      <w:commentRangeEnd w:id="454"/>
      <w:r w:rsidR="009C1940">
        <w:rPr>
          <w:rStyle w:val="CommentReference"/>
        </w:rPr>
        <w:commentReference w:id="454"/>
      </w:r>
      <w:ins w:id="462" w:author="Brüggemann, Roger" w:date="2024-02-23T09:52:00Z">
        <w:del w:id="463" w:author="My Luong Vuong" w:date="2024-05-03T10:30:00Z">
          <w:r w:rsidR="00CD39F8" w:rsidDel="003A279B">
            <w:delText>o</w:delText>
          </w:r>
        </w:del>
      </w:ins>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BE2059">
        <w:instrText xml:space="preserve"> ADDIN EN.CITE &lt;EndNote&gt;&lt;Cite&gt;&lt;Author&gt;Pfizer&lt;/Author&gt;&lt;Year&gt;2012&lt;/Year&gt;&lt;RecNum&gt;13&lt;/RecNum&gt;&lt;DisplayText&gt; [9]&lt;/DisplayText&gt;&lt;record&gt;&lt;rec-number&gt;13&lt;/rec-number&gt;&lt;foreign-keys&gt;&lt;key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BE2059">
        <w:rPr>
          <w:noProof/>
        </w:rPr>
        <w:t> [9]</w:t>
      </w:r>
      <w:r w:rsidR="00610131" w:rsidRPr="00E03B11">
        <w:fldChar w:fldCharType="end"/>
      </w:r>
      <w:r w:rsidR="00610131">
        <w:t xml:space="preserve">. </w:t>
      </w:r>
      <w:commentRangeStart w:id="464"/>
      <w:commentRangeStart w:id="465"/>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w:t>
      </w:r>
      <w:commentRangeStart w:id="466"/>
      <w:r w:rsidR="00001CFF">
        <w:t xml:space="preserve">non-species specific susceptibility breakpoint </w:t>
      </w:r>
      <w:r w:rsidR="00610131">
        <w:t>of</w:t>
      </w:r>
      <w:r w:rsidR="00001CFF">
        <w:t xml:space="preserve"> 2</w:t>
      </w:r>
      <w:r w:rsidR="00610131">
        <w:t> </w:t>
      </w:r>
      <w:r w:rsidR="00001CFF">
        <w:t>mg/L</w:t>
      </w:r>
      <w:r w:rsidR="00C36D63">
        <w:fldChar w:fldCharType="begin"/>
      </w:r>
      <w:r w:rsidR="00BE2059">
        <w:instrText xml:space="preserve"> ADDIN EN.CITE &lt;EndNote&gt;&lt;Cite&gt;&lt;Year&gt;2020&lt;/Year&gt;&lt;RecNum&gt;17&lt;/RecNum&gt;&lt;DisplayText&gt; [10]&lt;/DisplayText&gt;&lt;record&gt;&lt;rec-number&gt;17&lt;/rec-number&gt;&lt;foreign-keys&gt;&lt;key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E2059">
        <w:rPr>
          <w:noProof/>
        </w:rPr>
        <w:t> [10]</w:t>
      </w:r>
      <w:r w:rsidR="00C36D63">
        <w:fldChar w:fldCharType="end"/>
      </w:r>
      <w:commentRangeEnd w:id="466"/>
      <w:r w:rsidR="0085514F">
        <w:rPr>
          <w:rStyle w:val="CommentReference"/>
        </w:rPr>
        <w:commentReference w:id="466"/>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E2059">
        <w:instrText xml:space="preserve"> ADDIN EN.CITE &lt;EndNote&gt;&lt;Cite ExcludeAuth="1"&gt;&lt;Year&gt;2020&lt;/Year&gt;&lt;RecNum&gt;17&lt;/RecNum&gt;&lt;DisplayText&gt; [10]&lt;/DisplayText&gt;&lt;record&gt;&lt;rec-number&gt;17&lt;/rec-number&gt;&lt;foreign-keys&gt;&lt;key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E2059">
        <w:rPr>
          <w:noProof/>
        </w:rPr>
        <w:t> [10]</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ins w:id="467" w:author="Microsoft Office User" w:date="2024-02-19T00:42:00Z">
        <w:r w:rsidR="0085514F">
          <w:t xml:space="preserve"> with exposures above this value considered unacceptable </w:t>
        </w:r>
      </w:ins>
      <w:r w:rsidR="004F6CBB" w:rsidRPr="00E03B11">
        <w:fldChar w:fldCharType="begin">
          <w:fldData xml:space="preserve">PEVuZE5vdGU+PENpdGU+PEF1dGhvcj5NYXRzdW1vdG88L0F1dGhvcj48WWVhcj4yMDAwPC9ZZWFy
PjxSZWNOdW0+MzA8L1JlY051bT48RGlzcGxheVRleHQ+wqBbMTIsIDEzXTwvRGlzcGxheVRleHQ+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E2059">
        <w:instrText xml:space="preserve"> ADDIN EN.CITE </w:instrText>
      </w:r>
      <w:r w:rsidR="00BE2059">
        <w:fldChar w:fldCharType="begin">
          <w:fldData xml:space="preserve">PEVuZE5vdGU+PENpdGU+PEF1dGhvcj5NYXRzdW1vdG88L0F1dGhvcj48WWVhcj4yMDAwPC9ZZWFy
PjxSZWNOdW0+MzA8L1JlY051bT48RGlzcGxheVRleHQ+wqBbMTIsIDEzXTwvRGlzcGxheVRleHQ+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E2059">
        <w:instrText xml:space="preserve"> ADDIN EN.CITE.DATA </w:instrText>
      </w:r>
      <w:r w:rsidR="00BE2059">
        <w:fldChar w:fldCharType="end"/>
      </w:r>
      <w:r w:rsidR="004F6CBB" w:rsidRPr="00E03B11">
        <w:fldChar w:fldCharType="separate"/>
      </w:r>
      <w:r w:rsidR="00BE2059">
        <w:rPr>
          <w:noProof/>
        </w:rPr>
        <w:t> [12, 13]</w:t>
      </w:r>
      <w:r w:rsidR="004F6CBB" w:rsidRPr="00E03B11">
        <w:fldChar w:fldCharType="end"/>
      </w:r>
      <w:r w:rsidR="00710CEB">
        <w:t>.</w:t>
      </w:r>
      <w:commentRangeEnd w:id="464"/>
      <w:r w:rsidR="00776FBA">
        <w:rPr>
          <w:rStyle w:val="CommentReference"/>
        </w:rPr>
        <w:commentReference w:id="464"/>
      </w:r>
      <w:commentRangeEnd w:id="465"/>
      <w:r w:rsidR="00A81016">
        <w:rPr>
          <w:rStyle w:val="CommentReference"/>
        </w:rPr>
        <w:commentReference w:id="465"/>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5855A2D5" w:rsidR="00D11A0F" w:rsidRDefault="0000186A" w:rsidP="00D11A0F">
      <w:pPr>
        <w:rPr>
          <w:ins w:id="468" w:author="My Luong Vuong" w:date="2024-05-08T11:25:00Z"/>
        </w:rPr>
      </w:pPr>
      <w:r>
        <w:t>T</w:t>
      </w:r>
      <w:r w:rsidR="00EB4685" w:rsidRPr="00E03B11">
        <w:t>he</w:t>
      </w:r>
      <w:r w:rsidR="00B429DC">
        <w:t xml:space="preserve"> 14-day</w:t>
      </w:r>
      <w:r w:rsidR="00EB4685" w:rsidRPr="00E03B11">
        <w:t xml:space="preserve"> standard and </w:t>
      </w:r>
      <w:r>
        <w:t xml:space="preserve">identified </w:t>
      </w:r>
      <w:commentRangeStart w:id="469"/>
      <w:commentRangeStart w:id="470"/>
      <w:commentRangeStart w:id="471"/>
      <w:r w:rsidR="00EB4685" w:rsidRPr="00E03B11">
        <w:t xml:space="preserve">optimised inclusive dosing </w:t>
      </w:r>
      <w:commentRangeEnd w:id="469"/>
      <w:r w:rsidR="0085514F">
        <w:rPr>
          <w:rStyle w:val="CommentReference"/>
        </w:rPr>
        <w:commentReference w:id="469"/>
      </w:r>
      <w:commentRangeEnd w:id="470"/>
      <w:r w:rsidR="00FD78FC">
        <w:rPr>
          <w:rStyle w:val="CommentReference"/>
        </w:rPr>
        <w:commentReference w:id="470"/>
      </w:r>
      <w:commentRangeEnd w:id="471"/>
      <w:r w:rsidR="002D3F81">
        <w:rPr>
          <w:rStyle w:val="CommentReference"/>
        </w:rPr>
        <w:commentReference w:id="471"/>
      </w:r>
      <w:r w:rsidR="00EB4685" w:rsidRPr="00E03B11">
        <w:t>regimens were compared in terms of population-level PTA</w:t>
      </w:r>
      <w:del w:id="472" w:author="My Luong Vuong" w:date="2024-05-12T22:57:00Z">
        <w:r w:rsidR="002755AD" w:rsidDel="00FD0FE8">
          <w:delText>,</w:delText>
        </w:r>
        <w:r w:rsidR="006C5ECA" w:rsidRPr="00E03B11" w:rsidDel="00FD0FE8">
          <w:delText xml:space="preserve"> </w:delText>
        </w:r>
        <w:r w:rsidR="00833DBC" w:rsidRPr="00E03B11" w:rsidDel="005B6958">
          <w:delText>drug</w:delText>
        </w:r>
        <w:r w:rsidR="002755AD" w:rsidDel="005B6958">
          <w:delText xml:space="preserve"> consumption,</w:delText>
        </w:r>
      </w:del>
      <w:r w:rsidR="002755AD">
        <w:t xml:space="preserve"> and drug</w:t>
      </w:r>
      <w:r w:rsidR="00EB4685" w:rsidRPr="00E03B11">
        <w:t xml:space="preserve"> exposure. </w:t>
      </w:r>
      <w:commentRangeStart w:id="473"/>
      <w:commentRangeStart w:id="474"/>
      <w:ins w:id="475" w:author="My Luong Vuong" w:date="2024-03-19T12:39:00Z">
        <w:r w:rsidR="00953A4B">
          <w:t>Therefore, a</w:t>
        </w:r>
        <w:r w:rsidR="00953A4B" w:rsidRPr="00E03B11">
          <w:t xml:space="preserve"> population of 1000 virtual patients was created</w:t>
        </w:r>
        <w:r w:rsidR="00953A4B">
          <w:t xml:space="preserve"> considering</w:t>
        </w:r>
        <w:r w:rsidR="00953A4B" w:rsidRPr="00E03B11">
          <w:t xml:space="preserve"> </w:t>
        </w:r>
      </w:ins>
      <w:ins w:id="476" w:author="My Luong Vuong" w:date="2024-05-08T11:09:00Z">
        <w:r w:rsidR="002912AC">
          <w:t xml:space="preserve">the </w:t>
        </w:r>
      </w:ins>
      <w:ins w:id="477" w:author="My Luong Vuong" w:date="2024-03-19T12:39:00Z">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meta-analysis</w:t>
        </w:r>
        <w:r w:rsidR="00953A4B" w:rsidRPr="00E03B11" w:rsidDel="00A75629">
          <w:t xml:space="preserve"> </w:t>
        </w:r>
        <w:r w:rsidR="00953A4B" w:rsidRPr="00E03B11">
          <w:t>dataset</w:t>
        </w:r>
        <w:commentRangeEnd w:id="473"/>
        <w:r w:rsidR="00953A4B">
          <w:rPr>
            <w:rStyle w:val="CommentReference"/>
          </w:rPr>
          <w:commentReference w:id="473"/>
        </w:r>
      </w:ins>
      <w:commentRangeEnd w:id="474"/>
      <w:ins w:id="478" w:author="My Luong Vuong" w:date="2024-05-08T11:07:00Z">
        <w:r w:rsidR="00990FE1">
          <w:rPr>
            <w:rStyle w:val="CommentReference"/>
          </w:rPr>
          <w:commentReference w:id="474"/>
        </w:r>
      </w:ins>
      <w:ins w:id="479" w:author="My Luong Vuong" w:date="2024-03-19T12:39:00Z">
        <w:r w:rsidR="00953A4B" w:rsidRPr="00E03B11">
          <w:t>.</w:t>
        </w:r>
      </w:ins>
      <w:r w:rsidR="00EF6C09" w:rsidRPr="00E03B11">
        <w:t xml:space="preserve"> </w:t>
      </w:r>
      <w:commentRangeStart w:id="480"/>
      <w:commentRangeStart w:id="481"/>
      <w:del w:id="482" w:author="My Luong Vuong" w:date="2024-05-08T11:11:00Z">
        <w:r w:rsidR="00926608" w:rsidDel="00BA3D50">
          <w:delText>C</w:delText>
        </w:r>
        <w:r w:rsidR="006E5B06" w:rsidRPr="00E03B11" w:rsidDel="00BA3D50">
          <w:delText xml:space="preserve">ontinuous </w:delText>
        </w:r>
      </w:del>
      <w:ins w:id="483" w:author="My Luong Vuong" w:date="2024-05-08T11:11:00Z">
        <w:r w:rsidR="00BA3D50">
          <w:t xml:space="preserve">Specifically, </w:t>
        </w:r>
        <w:r w:rsidR="006E1F6C">
          <w:t>c</w:t>
        </w:r>
        <w:r w:rsidR="00BA3D50" w:rsidRPr="00E03B11">
          <w:t xml:space="preserve">ontinuous </w:t>
        </w:r>
      </w:ins>
      <w:r w:rsidR="006E5B06" w:rsidRPr="00E03B11">
        <w:t xml:space="preserve">covariate values were randomly </w:t>
      </w:r>
      <w:del w:id="484" w:author="My Luong Vuong" w:date="2024-05-08T11:23:00Z">
        <w:r w:rsidR="006E5B06" w:rsidRPr="00E03B11" w:rsidDel="005A38A2">
          <w:delText xml:space="preserve">generated </w:delText>
        </w:r>
      </w:del>
      <w:ins w:id="485" w:author="My Luong Vuong" w:date="2024-05-08T11:23:00Z">
        <w:r w:rsidR="005A38A2">
          <w:t>sampled</w:t>
        </w:r>
        <w:r w:rsidR="005A38A2" w:rsidRPr="00E03B11">
          <w:t xml:space="preserve"> </w:t>
        </w:r>
      </w:ins>
      <w:r w:rsidR="006E5B06" w:rsidRPr="00E03B11">
        <w:t>from the</w:t>
      </w:r>
      <w:ins w:id="486" w:author="My Luong Vuong" w:date="2024-05-08T11:24:00Z">
        <w:r w:rsidR="002F1382">
          <w:t>ir</w:t>
        </w:r>
      </w:ins>
      <w:r w:rsidR="006E5B06" w:rsidRPr="00E03B11">
        <w:t xml:space="preserve"> </w:t>
      </w:r>
      <w:del w:id="487" w:author="My Luong Vuong" w:date="2024-05-08T11:23:00Z">
        <w:r w:rsidR="006E5B06" w:rsidRPr="00E03B11" w:rsidDel="005A38A2">
          <w:delText>empirical cumulative distribution</w:delText>
        </w:r>
      </w:del>
      <w:proofErr w:type="spellStart"/>
      <w:ins w:id="488" w:author="My Luong Vuong" w:date="2024-05-08T11:23:00Z">
        <w:r w:rsidR="005A38A2">
          <w:t>eCDF</w:t>
        </w:r>
      </w:ins>
      <w:ins w:id="489" w:author="My Luong Vuong" w:date="2024-05-08T11:24:00Z">
        <w:r w:rsidR="00187BAF">
          <w:t>s</w:t>
        </w:r>
      </w:ins>
      <w:proofErr w:type="spellEnd"/>
      <w:r w:rsidR="006E5B06" w:rsidRPr="00E03B11">
        <w:t xml:space="preserve"> </w:t>
      </w:r>
      <w:del w:id="490" w:author="My Luong Vuong" w:date="2024-05-08T11:24:00Z">
        <w:r w:rsidR="006E5B06" w:rsidRPr="00E03B11" w:rsidDel="00EB4C07">
          <w:lastRenderedPageBreak/>
          <w:delText>of the observed valu</w:delText>
        </w:r>
        <w:r w:rsidR="00EB4685" w:rsidRPr="00E03B11" w:rsidDel="00EB4C07">
          <w:delText>e</w:delText>
        </w:r>
        <w:r w:rsidR="001413C2" w:rsidRPr="00E03B11" w:rsidDel="00EB4C07">
          <w:delText>s</w:delText>
        </w:r>
      </w:del>
      <w:ins w:id="491" w:author="My Luong Vuong" w:date="2024-05-08T11:24:00Z">
        <w:r w:rsidR="00EB4C07">
          <w:t>in the dataset</w:t>
        </w:r>
      </w:ins>
      <w:r w:rsidR="00886B47" w:rsidRPr="00E03B11">
        <w:fldChar w:fldCharType="begin"/>
      </w:r>
      <w:r w:rsidR="00BE2059">
        <w:instrText xml:space="preserve"> ADDIN EN.CITE &lt;EndNote&gt;&lt;Cite&gt;&lt;Author&gt;Ramachandran&lt;/Author&gt;&lt;Year&gt;2021&lt;/Year&gt;&lt;RecNum&gt;47&lt;/RecNum&gt;&lt;DisplayText&gt; [26]&lt;/DisplayText&gt;&lt;record&gt;&lt;rec-number&gt;47&lt;/rec-number&gt;&lt;foreign-keys&gt;&lt;key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BE2059">
        <w:rPr>
          <w:noProof/>
        </w:rPr>
        <w:t> [26]</w:t>
      </w:r>
      <w:r w:rsidR="00886B47" w:rsidRPr="00E03B11">
        <w:fldChar w:fldCharType="end"/>
      </w:r>
      <w:commentRangeEnd w:id="480"/>
      <w:r w:rsidR="00FB135B">
        <w:rPr>
          <w:rStyle w:val="CommentReference"/>
        </w:rPr>
        <w:commentReference w:id="480"/>
      </w:r>
      <w:commentRangeEnd w:id="481"/>
      <w:r w:rsidR="00A043ED">
        <w:rPr>
          <w:rStyle w:val="CommentReference"/>
        </w:rPr>
        <w:commentReference w:id="481"/>
      </w:r>
      <w:ins w:id="492" w:author="Brüggemann, Roger" w:date="2024-02-23T09:44:00Z">
        <w:del w:id="493" w:author="My Luong Vuong" w:date="2024-05-08T11:10:00Z">
          <w:r w:rsidR="00FB135B" w:rsidDel="0017105E">
            <w:delText>a</w:delText>
          </w:r>
        </w:del>
      </w:ins>
      <w:r w:rsidR="00540D33">
        <w:t>.</w:t>
      </w:r>
      <w:r w:rsidR="006F1685" w:rsidRPr="00E03B11">
        <w:t xml:space="preserve"> </w:t>
      </w:r>
      <w:ins w:id="494" w:author="My Luong Vuong" w:date="2024-05-08T11:25:00Z">
        <w:r w:rsidR="00D11A0F" w:rsidRPr="004F73E3">
          <w:t xml:space="preserve">1000 simulations were </w:t>
        </w:r>
        <w:r w:rsidR="00E9132B">
          <w:t xml:space="preserve">also </w:t>
        </w:r>
        <w:r w:rsidR="00D11A0F" w:rsidRPr="004F73E3">
          <w:t>performed per virtual patient</w:t>
        </w:r>
        <w:r w:rsidR="00E23F5E">
          <w:t xml:space="preserve"> in this </w:t>
        </w:r>
      </w:ins>
      <w:ins w:id="495" w:author="My Luong Vuong" w:date="2024-05-08T11:28:00Z">
        <w:r w:rsidR="00825EDF">
          <w:t>case</w:t>
        </w:r>
      </w:ins>
      <w:ins w:id="496" w:author="My Luong Vuong" w:date="2024-05-08T11:25:00Z">
        <w:r w:rsidR="00D11A0F" w:rsidRPr="004F73E3">
          <w:t>.</w:t>
        </w:r>
      </w:ins>
    </w:p>
    <w:p w14:paraId="41F40F9B" w14:textId="028713A6" w:rsidR="00EB4685" w:rsidRPr="00E03B11" w:rsidDel="00812064" w:rsidRDefault="00524EFA" w:rsidP="00593CAA">
      <w:pPr>
        <w:rPr>
          <w:del w:id="497" w:author="My Luong Vuong" w:date="2024-05-08T11:31:00Z"/>
        </w:rPr>
      </w:pPr>
      <w:del w:id="498" w:author="My Luong Vuong" w:date="2024-05-08T11:25:00Z">
        <w:r w:rsidDel="00D11A0F">
          <w:delText>The population s</w:delText>
        </w:r>
        <w:r w:rsidR="00804DC9" w:rsidDel="00D11A0F">
          <w:delText>imulation</w:delText>
        </w:r>
        <w:r w:rsidR="00804DC9" w:rsidRPr="00E03B11" w:rsidDel="00D11A0F">
          <w:delText xml:space="preserve"> </w:delText>
        </w:r>
        <w:r w:rsidDel="00D11A0F">
          <w:delText xml:space="preserve">was repeated </w:delText>
        </w:r>
        <w:r w:rsidR="006519F0" w:rsidRPr="00E03B11" w:rsidDel="00D11A0F">
          <w:delText>10</w:delText>
        </w:r>
        <w:r w:rsidR="00C25332" w:rsidDel="00D11A0F">
          <w:delText>00</w:delText>
        </w:r>
        <w:r w:rsidR="006519F0" w:rsidRPr="00E03B11" w:rsidDel="00D11A0F">
          <w:delText xml:space="preserve"> times. </w:delText>
        </w:r>
      </w:del>
      <w:del w:id="499" w:author="My Luong Vuong" w:date="2024-05-08T11:31:00Z">
        <w:r w:rsidR="00EB4685" w:rsidRPr="00E03B11" w:rsidDel="00812064">
          <w:delText>Receiver operating characteristics (ROC) analysis was employed to confirm the absence of clinically relevant covariate effects of the optimised inclusive dosing regimen.</w:delText>
        </w:r>
      </w:del>
    </w:p>
    <w:bookmarkEnd w:id="405"/>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2BB5C0DF" w:rsidR="00110745" w:rsidRDefault="00412F80" w:rsidP="00593CAA">
      <w:pPr>
        <w:rPr>
          <w:b/>
          <w:bCs/>
          <w:sz w:val="28"/>
          <w:szCs w:val="28"/>
        </w:rPr>
      </w:pPr>
      <w:bookmarkStart w:id="500"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9248EC">
        <w:t>T</w:t>
      </w:r>
      <w:r w:rsidR="005460A5"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686259">
        <w:t>was</w:t>
      </w:r>
      <w:r w:rsidR="00686259" w:rsidRPr="00E03B11">
        <w:t xml:space="preserve"> </w:t>
      </w:r>
      <w:r w:rsidR="00913EE7" w:rsidRPr="00E03B11">
        <w:t>used for this purpose</w:t>
      </w:r>
      <w:r w:rsidR="00106AB2" w:rsidRPr="00E03B11">
        <w:t xml:space="preserve">, while </w:t>
      </w:r>
      <w:r w:rsidR="005460A5" w:rsidRPr="00E03B11">
        <w:t xml:space="preserve">the </w:t>
      </w:r>
      <w:r w:rsidR="00106AB2" w:rsidRPr="00E03B11">
        <w:rPr>
          <w:i/>
          <w:iCs/>
        </w:rPr>
        <w:t>mice</w:t>
      </w:r>
      <w:r w:rsidR="00106AB2" w:rsidRPr="00E03B11">
        <w:t xml:space="preserve"> package was used to perform multiple imputation</w:t>
      </w:r>
      <w:r w:rsidR="004A6898" w:rsidRPr="00E03B11">
        <w:fldChar w:fldCharType="begin"/>
      </w:r>
      <w:r w:rsidR="00BE2059">
        <w:instrText xml:space="preserve"> ADDIN EN.CITE &lt;EndNote&gt;&lt;Cite&gt;&lt;Author&gt;Buuren&lt;/Author&gt;&lt;Year&gt;2018&lt;/Year&gt;&lt;RecNum&gt;26&lt;/RecNum&gt;&lt;DisplayText&gt; [22, 27]&lt;/DisplayText&gt;&lt;record&gt;&lt;rec-number&gt;26&lt;/rec-number&gt;&lt;foreign-keys&gt;&lt;key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BE2059">
        <w:rPr>
          <w:noProof/>
        </w:rPr>
        <w:t> [22, 27]</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BE2059">
        <w:instrText xml:space="preserve"> ADDIN EN.CITE &lt;EndNote&gt;&lt;Cite&gt;&lt;Author&gt;Keizer&lt;/Author&gt;&lt;Year&gt;2013&lt;/Year&gt;&lt;RecNum&gt;35&lt;/RecNum&gt;&lt;DisplayText&gt; [28]&lt;/DisplayText&gt;&lt;record&gt;&lt;rec-number&gt;35&lt;/rec-number&gt;&lt;foreign-keys&gt;&lt;key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BE2059">
        <w:rPr>
          <w:noProof/>
        </w:rPr>
        <w:t> [28]</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ins w:id="501" w:author="My Luong Vuong" w:date="2024-05-12T22:58:00Z">
        <w:r w:rsidR="0012221E">
          <w:t xml:space="preserve"> and the code for </w:t>
        </w:r>
        <w:r w:rsidR="00644069">
          <w:t>generating</w:t>
        </w:r>
        <w:r w:rsidR="0012221E">
          <w:t xml:space="preserve"> the virtual population</w:t>
        </w:r>
      </w:ins>
      <w:r w:rsidR="00A95ACC" w:rsidRPr="00E03B11">
        <w:t xml:space="preserve"> </w:t>
      </w:r>
      <w:del w:id="502" w:author="My Luong Vuong" w:date="2024-05-12T22:58:00Z">
        <w:r w:rsidR="008C0950" w:rsidDel="00E271DB">
          <w:delText>is</w:delText>
        </w:r>
        <w:r w:rsidR="00612626" w:rsidRPr="00E03B11" w:rsidDel="00E271DB">
          <w:delText xml:space="preserve"> </w:delText>
        </w:r>
      </w:del>
      <w:ins w:id="503" w:author="My Luong Vuong" w:date="2024-05-12T22:58:00Z">
        <w:r w:rsidR="00E271DB">
          <w:t>are</w:t>
        </w:r>
        <w:r w:rsidR="00E271DB" w:rsidRPr="00E03B11">
          <w:t xml:space="preserve"> </w:t>
        </w:r>
      </w:ins>
      <w:r w:rsidR="00612626" w:rsidRPr="00E03B11">
        <w:t xml:space="preserve">available in </w:t>
      </w:r>
      <w:ins w:id="504" w:author="My Luong Vuong" w:date="2024-03-19T12:41:00Z">
        <w:r w:rsidR="00CF068A" w:rsidRPr="00E03B11">
          <w:t xml:space="preserve">the </w:t>
        </w:r>
        <w:commentRangeStart w:id="505"/>
        <w:commentRangeStart w:id="506"/>
        <w:r w:rsidR="00CF068A" w:rsidRPr="00A72BCD">
          <w:rPr>
            <w:b/>
            <w:bCs/>
          </w:rPr>
          <w:t>Supplementary Code</w:t>
        </w:r>
        <w:r w:rsidR="00CF068A" w:rsidRPr="00E03B11">
          <w:t>.</w:t>
        </w:r>
        <w:commentRangeEnd w:id="505"/>
        <w:r w:rsidR="00CF068A">
          <w:rPr>
            <w:rStyle w:val="CommentReference"/>
          </w:rPr>
          <w:commentReference w:id="505"/>
        </w:r>
      </w:ins>
      <w:bookmarkEnd w:id="500"/>
      <w:commentRangeEnd w:id="506"/>
      <w:ins w:id="507" w:author="My Luong Vuong" w:date="2024-05-08T14:01:00Z">
        <w:r w:rsidR="00355E0F">
          <w:rPr>
            <w:rStyle w:val="CommentReference"/>
          </w:rPr>
          <w:commentReference w:id="506"/>
        </w:r>
      </w:ins>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32F6C680" w:rsidR="00BF6CF3" w:rsidRPr="00E05CF4" w:rsidRDefault="00BF6CF3" w:rsidP="00593CAA">
      <w:bookmarkStart w:id="508" w:name="_Hlk136862086"/>
      <w:r w:rsidRPr="00E03B11">
        <w:t xml:space="preserve">Eight clinical centres </w:t>
      </w:r>
      <w:del w:id="509" w:author="Microsoft Office User" w:date="2024-02-19T00:45:00Z">
        <w:r w:rsidRPr="00E03B11" w:rsidDel="0085514F">
          <w:delText xml:space="preserve">worldwide </w:delText>
        </w:r>
      </w:del>
      <w:ins w:id="510" w:author="Microsoft Office User" w:date="2024-02-19T00:45:00Z">
        <w:r w:rsidR="0085514F">
          <w:t xml:space="preserve">from </w:t>
        </w:r>
        <w:del w:id="511" w:author="My Luong Vuong" w:date="2024-05-02T15:36:00Z">
          <w:r w:rsidR="0085514F" w:rsidRPr="0085514F" w:rsidDel="00226097">
            <w:rPr>
              <w:highlight w:val="yellow"/>
              <w:rPrChange w:id="512" w:author="Microsoft Office User" w:date="2024-02-19T00:45:00Z">
                <w:rPr/>
              </w:rPrChange>
            </w:rPr>
            <w:delText>x</w:delText>
          </w:r>
        </w:del>
      </w:ins>
      <w:ins w:id="513" w:author="My Luong Vuong" w:date="2024-05-02T15:36:00Z">
        <w:r w:rsidR="00226097">
          <w:t>4</w:t>
        </w:r>
      </w:ins>
      <w:ins w:id="514" w:author="Microsoft Office User" w:date="2024-02-19T00:45:00Z">
        <w:r w:rsidR="0085514F">
          <w:t xml:space="preserve"> countries</w:t>
        </w:r>
        <w:r w:rsidR="0085514F" w:rsidRPr="00E03B11">
          <w:t xml:space="preserve"> </w:t>
        </w:r>
      </w:ins>
      <w:r w:rsidRPr="00E03B11">
        <w:t xml:space="preserve">shared data from a total of 177 </w:t>
      </w:r>
      <w:ins w:id="515" w:author="Microsoft Office User" w:date="2024-02-19T00:45:00Z">
        <w:r w:rsidR="0085514F">
          <w:t xml:space="preserve">ICU </w:t>
        </w:r>
      </w:ins>
      <w:r w:rsidRPr="00E03B11">
        <w:t xml:space="preserve">patients </w:t>
      </w:r>
      <w:r w:rsidR="0052675C">
        <w:t>treated with</w:t>
      </w:r>
      <w:r w:rsidR="009248EC">
        <w:t xml:space="preserve"> IV fluconazole</w:t>
      </w:r>
      <w:del w:id="516" w:author="Microsoft Office User" w:date="2024-02-19T00:45:00Z">
        <w:r w:rsidR="002B2118" w:rsidDel="0085514F">
          <w:delText xml:space="preserve"> in the ICU</w:delText>
        </w:r>
      </w:del>
      <w:r w:rsidRPr="00E03B11">
        <w:fldChar w:fldCharType="begin">
          <w:fldData xml:space="preserve">PEVuZE5vdGU+PENpdGU+PEF1dGhvcj5BbG9iYWlkPC9BdXRob3I+PFllYXI+MjAxNjwvWWVhcj48
UmVjTnVtPjE5PC9SZWNOdW0+PERpc3BsYXlUZXh0PsKgWzE0LTE3LCAyOS0zMl08L0Rpc3BsYXlU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BE2059">
        <w:instrText xml:space="preserve"> ADDIN EN.CITE </w:instrText>
      </w:r>
      <w:r w:rsidR="00BE2059">
        <w:fldChar w:fldCharType="begin">
          <w:fldData xml:space="preserve">PEVuZE5vdGU+PENpdGU+PEF1dGhvcj5BbG9iYWlkPC9BdXRob3I+PFllYXI+MjAxNjwvWWVhcj48
UmVjTnVtPjE5PC9SZWNOdW0+PERpc3BsYXlUZXh0PsKgWzE0LTE3LCAyOS0zMl08L0Rpc3BsYXlU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BE2059">
        <w:instrText xml:space="preserve"> ADDIN EN.CITE.DATA </w:instrText>
      </w:r>
      <w:r w:rsidR="00BE2059">
        <w:fldChar w:fldCharType="end"/>
      </w:r>
      <w:r w:rsidRPr="00E03B11">
        <w:fldChar w:fldCharType="separate"/>
      </w:r>
      <w:r w:rsidR="00BE2059">
        <w:rPr>
          <w:noProof/>
        </w:rPr>
        <w:t> [14-17, 29-32]</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commentRangeStart w:id="517"/>
      <w:del w:id="518" w:author="My Luong Vuong" w:date="2024-05-08T11:43:00Z">
        <w:r w:rsidRPr="00E03B11" w:rsidDel="00184492">
          <w:delText>of which</w:delText>
        </w:r>
      </w:del>
      <w:r w:rsidRPr="00E03B11">
        <w:t xml:space="preserve"> </w:t>
      </w:r>
      <w:commentRangeStart w:id="519"/>
      <w:commentRangeStart w:id="520"/>
      <w:del w:id="521" w:author="My Luong Vuong" w:date="2024-05-08T11:42:00Z">
        <w:r w:rsidRPr="00E03B11" w:rsidDel="008D5C79">
          <w:delText>3</w:delText>
        </w:r>
      </w:del>
      <w:ins w:id="522" w:author="My Luong Vuong" w:date="2024-05-08T11:42:00Z">
        <w:r w:rsidR="008D5C79">
          <w:t>with</w:t>
        </w:r>
      </w:ins>
      <w:ins w:id="523" w:author="My Luong Vuong" w:date="2024-05-08T11:43:00Z">
        <w:r w:rsidR="00184492">
          <w:t xml:space="preserve"> a median </w:t>
        </w:r>
        <w:r w:rsidR="00BA5C69">
          <w:t xml:space="preserve">of </w:t>
        </w:r>
        <w:r w:rsidR="00FE6C7C">
          <w:t xml:space="preserve">7 samples </w:t>
        </w:r>
        <w:r w:rsidR="007D3F01">
          <w:t>per</w:t>
        </w:r>
        <w:r w:rsidR="00FE6C7C">
          <w:t xml:space="preserve"> patient</w:t>
        </w:r>
      </w:ins>
      <w:ins w:id="524" w:author="My Luong Vuong" w:date="2024-05-08T11:42:00Z">
        <w:r w:rsidR="008D5C79">
          <w:t xml:space="preserve"> </w:t>
        </w:r>
      </w:ins>
      <w:del w:id="525" w:author="My Luong Vuong" w:date="2024-05-08T11:42:00Z">
        <w:r w:rsidRPr="00E03B11" w:rsidDel="00223BCE">
          <w:delText xml:space="preserve">95 (24.4%) were </w:delText>
        </w:r>
        <w:r w:rsidR="009248EC" w:rsidDel="00223BCE">
          <w:delText xml:space="preserve">obtained at </w:delText>
        </w:r>
        <w:r w:rsidRPr="00E03B11" w:rsidDel="00223BCE">
          <w:delText>trough</w:delText>
        </w:r>
      </w:del>
      <w:commentRangeEnd w:id="519"/>
      <w:r w:rsidR="0085514F">
        <w:rPr>
          <w:rStyle w:val="CommentReference"/>
        </w:rPr>
        <w:commentReference w:id="519"/>
      </w:r>
      <w:commentRangeEnd w:id="517"/>
      <w:commentRangeEnd w:id="520"/>
      <w:r w:rsidR="00845A6D">
        <w:rPr>
          <w:rStyle w:val="CommentReference"/>
        </w:rPr>
        <w:commentReference w:id="520"/>
      </w:r>
      <w:r w:rsidR="00B10E38">
        <w:rPr>
          <w:rStyle w:val="CommentReference"/>
        </w:rPr>
        <w:commentReference w:id="517"/>
      </w:r>
      <w:ins w:id="526" w:author="Brüggemann, Roger" w:date="2024-02-23T09:45:00Z">
        <w:del w:id="527" w:author="My Luong Vuong" w:date="2024-05-08T11:34:00Z">
          <w:r w:rsidR="00B10E38" w:rsidDel="003469D2">
            <w:delText>h</w:delText>
          </w:r>
        </w:del>
      </w:ins>
      <w:r w:rsidRPr="00E03B11">
        <w:t>.</w:t>
      </w:r>
      <w:ins w:id="528" w:author="My Luong Vuong" w:date="2024-05-02T15:35:00Z">
        <w:r w:rsidR="000673C3">
          <w:t xml:space="preserve"> None of the concentrations were below the lower limit of quantification.</w:t>
        </w:r>
      </w:ins>
      <w:r w:rsidRPr="00E03B11">
        <w:t xml:space="preserve"> </w:t>
      </w:r>
      <w:r w:rsidR="00C01CA6">
        <w:t xml:space="preserve">Body </w:t>
      </w:r>
      <w:r w:rsidR="00C01CA6" w:rsidRPr="007B176B">
        <w:t>weight</w:t>
      </w:r>
      <w:r w:rsidR="00C26E94">
        <w:t>s at ICU admission</w:t>
      </w:r>
      <w:r w:rsidR="00FA0048" w:rsidRPr="007B176B">
        <w:t xml:space="preserve"> range</w:t>
      </w:r>
      <w:r w:rsidR="00C26E94">
        <w:t>d</w:t>
      </w:r>
      <w:r w:rsidR="00FA0048" w:rsidRPr="007B176B">
        <w:t xml:space="preserve"> </w:t>
      </w:r>
      <w:commentRangeStart w:id="529"/>
      <w:commentRangeStart w:id="530"/>
      <w:r w:rsidR="00FA0048" w:rsidRPr="007B176B">
        <w:t>from 34</w:t>
      </w:r>
      <w:r w:rsidR="00C26E94">
        <w:t> kg</w:t>
      </w:r>
      <w:r w:rsidR="00FA0048" w:rsidRPr="007B176B">
        <w:t xml:space="preserve"> </w:t>
      </w:r>
      <w:commentRangeEnd w:id="529"/>
      <w:r w:rsidR="009C36C6">
        <w:rPr>
          <w:rStyle w:val="CommentReference"/>
        </w:rPr>
        <w:commentReference w:id="529"/>
      </w:r>
      <w:commentRangeEnd w:id="530"/>
      <w:r w:rsidR="004D368C">
        <w:rPr>
          <w:rStyle w:val="CommentReference"/>
        </w:rPr>
        <w:commentReference w:id="530"/>
      </w:r>
      <w:r w:rsidR="00FA0048" w:rsidRPr="007B176B">
        <w:t>to 142</w:t>
      </w:r>
      <w:r w:rsidR="00C26E94">
        <w:t> </w:t>
      </w:r>
      <w:r w:rsidR="00FA0048" w:rsidRPr="007B176B">
        <w:t>kg</w:t>
      </w:r>
      <w:r w:rsidR="00C26E94">
        <w:t>,</w:t>
      </w:r>
      <w:r w:rsidR="00FA0048" w:rsidRPr="007B176B">
        <w:t xml:space="preserve"> while </w:t>
      </w:r>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r w:rsidR="00682AD7">
        <w:t xml:space="preserve">when </w:t>
      </w:r>
      <w:r w:rsidR="000B60B6">
        <w:t>not receiving</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 m</w:t>
      </w:r>
      <w:r w:rsidR="00026643" w:rsidRPr="00CA5A80">
        <w:rPr>
          <w:vertAlign w:val="superscript"/>
        </w:rPr>
        <w:t>2</w:t>
      </w:r>
      <w:r w:rsidR="00026643">
        <w:t>.</w:t>
      </w:r>
      <w:r w:rsidR="00E05CF4" w:rsidRPr="00762255">
        <w:t xml:space="preserve"> </w:t>
      </w:r>
      <w:r w:rsidR="001F4CBE">
        <w:t>Body weights were missing</w:t>
      </w:r>
      <w:r w:rsidR="00DB4CD8">
        <w:t xml:space="preserve"> in </w:t>
      </w:r>
      <w:del w:id="531" w:author="My Luong Vuong" w:date="2024-03-21T13:39:00Z">
        <w:r w:rsidR="004739AE" w:rsidDel="00C77259">
          <w:delText>5</w:delText>
        </w:r>
      </w:del>
      <w:ins w:id="532" w:author="My Luong Vuong" w:date="2024-03-21T13:39:00Z">
        <w:r w:rsidR="00C77259">
          <w:t>2</w:t>
        </w:r>
      </w:ins>
      <w:r w:rsidR="004739AE">
        <w:t>.</w:t>
      </w:r>
      <w:del w:id="533" w:author="My Luong Vuong" w:date="2024-03-21T13:39:00Z">
        <w:r w:rsidR="004739AE" w:rsidDel="00C77259">
          <w:delText>5</w:delText>
        </w:r>
      </w:del>
      <w:ins w:id="534" w:author="My Luong Vuong" w:date="2024-03-21T13:39:00Z">
        <w:r w:rsidR="00C77259">
          <w:t>8</w:t>
        </w:r>
      </w:ins>
      <w:r w:rsidR="004739AE">
        <w:t xml:space="preserve">% </w:t>
      </w:r>
      <w:r w:rsidR="00F846E2">
        <w:t>of</w:t>
      </w:r>
      <w:ins w:id="535" w:author="My Luong Vuong" w:date="2024-03-19T12:03:00Z">
        <w:r w:rsidR="00EC0656">
          <w:t xml:space="preserve"> </w:t>
        </w:r>
        <w:commentRangeStart w:id="536"/>
        <w:commentRangeStart w:id="537"/>
        <w:commentRangeStart w:id="538"/>
        <w:r w:rsidR="00EC0656">
          <w:t xml:space="preserve">the </w:t>
        </w:r>
      </w:ins>
      <w:commentRangeEnd w:id="536"/>
      <w:ins w:id="539" w:author="My Luong Vuong" w:date="2024-05-08T11:34:00Z">
        <w:r w:rsidR="00C82483">
          <w:t>cohort</w:t>
        </w:r>
      </w:ins>
      <w:ins w:id="540" w:author="My Luong Vuong" w:date="2024-03-19T12:03:00Z">
        <w:r w:rsidR="00EC0656">
          <w:rPr>
            <w:rStyle w:val="CommentReference"/>
          </w:rPr>
          <w:commentReference w:id="536"/>
        </w:r>
        <w:commentRangeEnd w:id="537"/>
        <w:r w:rsidR="00EC0656">
          <w:rPr>
            <w:rStyle w:val="CommentReference"/>
          </w:rPr>
          <w:commentReference w:id="537"/>
        </w:r>
      </w:ins>
      <w:commentRangeEnd w:id="538"/>
      <w:ins w:id="541" w:author="My Luong Vuong" w:date="2024-03-21T13:40:00Z">
        <w:r w:rsidR="00274161">
          <w:rPr>
            <w:rStyle w:val="CommentReference"/>
          </w:rPr>
          <w:commentReference w:id="538"/>
        </w:r>
      </w:ins>
      <w:r w:rsidR="00EC0656">
        <w:t>.</w:t>
      </w:r>
      <w:del w:id="542" w:author="My Luong Vuong" w:date="2024-05-12T23:07:00Z">
        <w:r w:rsidR="00EC0656" w:rsidDel="00A77B97">
          <w:delText xml:space="preserve"> </w:delText>
        </w:r>
      </w:del>
      <w:r w:rsidR="00201009">
        <w:t xml:space="preserve"> </w:t>
      </w:r>
      <w:commentRangeStart w:id="543"/>
      <w:commentRangeStart w:id="544"/>
      <w:del w:id="545" w:author="My Luong Vuong" w:date="2024-05-08T11:53:00Z">
        <w:r w:rsidR="00AA674D" w:rsidDel="00EA2624">
          <w:delText>19</w:delText>
        </w:r>
        <w:r w:rsidR="006E7BDC" w:rsidDel="00EA2624">
          <w:delText>.</w:delText>
        </w:r>
        <w:r w:rsidR="00AA674D" w:rsidDel="00EA2624">
          <w:delText>2</w:delText>
        </w:r>
        <w:r w:rsidR="006E7BDC" w:rsidDel="00EA2624">
          <w:delText xml:space="preserve">% of </w:delText>
        </w:r>
        <w:r w:rsidR="00EE279B" w:rsidDel="00EA2624">
          <w:delText xml:space="preserve">the </w:delText>
        </w:r>
        <w:r w:rsidR="006E7BDC" w:rsidDel="00EA2624">
          <w:delText xml:space="preserve">patients were on </w:delText>
        </w:r>
      </w:del>
      <w:commentRangeStart w:id="546"/>
      <w:commentRangeStart w:id="547"/>
      <w:ins w:id="548" w:author="My Luong Vuong" w:date="2024-03-19T12:42:00Z">
        <w:r w:rsidR="00353270">
          <w:t xml:space="preserve">CRRT </w:t>
        </w:r>
      </w:ins>
      <w:commentRangeEnd w:id="546"/>
      <w:ins w:id="549" w:author="My Luong Vuong" w:date="2024-05-08T11:53:00Z">
        <w:r w:rsidR="00F147E9">
          <w:t>information was available for all patients,</w:t>
        </w:r>
      </w:ins>
      <w:ins w:id="550" w:author="My Luong Vuong" w:date="2024-05-08T11:54:00Z">
        <w:r w:rsidR="005A4FAE">
          <w:t xml:space="preserve"> with</w:t>
        </w:r>
      </w:ins>
      <w:ins w:id="551" w:author="My Luong Vuong" w:date="2024-05-08T11:53:00Z">
        <w:r w:rsidR="00F147E9">
          <w:t xml:space="preserve"> </w:t>
        </w:r>
      </w:ins>
      <w:r w:rsidR="00353270">
        <w:rPr>
          <w:rStyle w:val="CommentReference"/>
        </w:rPr>
        <w:commentReference w:id="546"/>
      </w:r>
      <w:commentRangeEnd w:id="547"/>
      <w:r w:rsidR="00EA2624">
        <w:rPr>
          <w:rStyle w:val="CommentReference"/>
        </w:rPr>
        <w:commentReference w:id="547"/>
      </w:r>
      <w:ins w:id="552" w:author="My Luong Vuong" w:date="2024-05-08T11:53:00Z">
        <w:r w:rsidR="00F147E9">
          <w:t xml:space="preserve">19.2% of </w:t>
        </w:r>
      </w:ins>
      <w:ins w:id="553" w:author="My Luong Vuong" w:date="2024-05-08T11:54:00Z">
        <w:r w:rsidR="004164B9">
          <w:t>whom had CRRT</w:t>
        </w:r>
      </w:ins>
      <w:ins w:id="554" w:author="My Luong Vuong" w:date="2024-05-08T11:53:00Z">
        <w:r w:rsidR="00F147E9">
          <w:t xml:space="preserve"> </w:t>
        </w:r>
      </w:ins>
      <w:r w:rsidR="006E7BDC">
        <w:t>at least once during their treatment period.</w:t>
      </w:r>
      <w:r w:rsidR="00CF5A9A">
        <w:t xml:space="preserve"> </w:t>
      </w:r>
      <w:commentRangeEnd w:id="543"/>
      <w:r w:rsidR="006D2188">
        <w:rPr>
          <w:rStyle w:val="CommentReference"/>
        </w:rPr>
        <w:commentReference w:id="543"/>
      </w:r>
      <w:commentRangeEnd w:id="544"/>
      <w:r w:rsidR="004D13D6">
        <w:rPr>
          <w:rStyle w:val="CommentReference"/>
        </w:rPr>
        <w:commentReference w:id="544"/>
      </w:r>
      <w:commentRangeStart w:id="555"/>
      <w:commentRangeStart w:id="556"/>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commentRangeStart w:id="557"/>
      <w:commentRangeStart w:id="558"/>
      <w:ins w:id="559" w:author="My Luong Vuong" w:date="2024-03-19T12:43:00Z">
        <w:r w:rsidR="00B725AF">
          <w:t>only in 40.7</w:t>
        </w:r>
        <w:commentRangeEnd w:id="557"/>
        <w:r w:rsidR="00B725AF">
          <w:rPr>
            <w:rStyle w:val="CommentReference"/>
          </w:rPr>
          <w:commentReference w:id="557"/>
        </w:r>
      </w:ins>
      <w:commentRangeEnd w:id="558"/>
      <w:ins w:id="560" w:author="My Luong Vuong" w:date="2024-05-08T12:37:00Z">
        <w:r w:rsidR="00686D68">
          <w:rPr>
            <w:rStyle w:val="CommentReference"/>
          </w:rPr>
          <w:commentReference w:id="558"/>
        </w:r>
      </w:ins>
      <w:del w:id="561" w:author="My Luong Vuong" w:date="2024-03-19T12:43:00Z">
        <w:r w:rsidR="00066555" w:rsidDel="00B725AF">
          <w:delText>only in</w:delText>
        </w:r>
        <w:r w:rsidR="00FF2DEB" w:rsidDel="00B725AF">
          <w:delText xml:space="preserve"> </w:delText>
        </w:r>
        <w:commentRangeStart w:id="562"/>
        <w:commentRangeStart w:id="563"/>
        <w:commentRangeStart w:id="564"/>
        <w:r w:rsidR="009D5622" w:rsidDel="00B725AF">
          <w:delText>40.7</w:delText>
        </w:r>
      </w:del>
      <w:r w:rsidR="00CF5A9A">
        <w:t xml:space="preserve">% of the dosing </w:t>
      </w:r>
      <w:commentRangeStart w:id="565"/>
      <w:commentRangeStart w:id="566"/>
      <w:r w:rsidR="00CF5A9A">
        <w:t>intervals</w:t>
      </w:r>
      <w:commentRangeEnd w:id="562"/>
      <w:r w:rsidR="0085514F">
        <w:rPr>
          <w:rStyle w:val="CommentReference"/>
        </w:rPr>
        <w:commentReference w:id="562"/>
      </w:r>
      <w:commentRangeEnd w:id="563"/>
      <w:r w:rsidR="00D47F6F">
        <w:rPr>
          <w:rStyle w:val="CommentReference"/>
        </w:rPr>
        <w:commentReference w:id="563"/>
      </w:r>
      <w:commentRangeEnd w:id="555"/>
      <w:commentRangeEnd w:id="556"/>
      <w:commentRangeEnd w:id="564"/>
      <w:r w:rsidR="00A83B00">
        <w:rPr>
          <w:rStyle w:val="CommentReference"/>
        </w:rPr>
        <w:commentReference w:id="564"/>
      </w:r>
      <w:r w:rsidR="00D26E82">
        <w:rPr>
          <w:rStyle w:val="CommentReference"/>
        </w:rPr>
        <w:commentReference w:id="555"/>
      </w:r>
      <w:commentRangeEnd w:id="565"/>
      <w:commentRangeEnd w:id="566"/>
      <w:r w:rsidR="00757179">
        <w:rPr>
          <w:rStyle w:val="CommentReference"/>
        </w:rPr>
        <w:commentReference w:id="556"/>
      </w:r>
      <w:r w:rsidR="004F05AE">
        <w:rPr>
          <w:rStyle w:val="CommentReference"/>
        </w:rPr>
        <w:commentReference w:id="565"/>
      </w:r>
      <w:r w:rsidR="00042840">
        <w:rPr>
          <w:rStyle w:val="CommentReference"/>
        </w:rPr>
        <w:commentReference w:id="566"/>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 body weights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pooled </w:t>
      </w:r>
      <w:r w:rsidR="00D751E8">
        <w:t>data</w:t>
      </w:r>
      <w:r w:rsidR="00E7513D">
        <w:t>sets</w:t>
      </w:r>
      <w:r w:rsidR="00D751E8">
        <w:t xml:space="preserve"> are available in </w:t>
      </w:r>
      <w:r w:rsidR="00D751E8" w:rsidRPr="00A72BCD">
        <w:rPr>
          <w:b/>
          <w:bCs/>
        </w:rPr>
        <w:t>Fig.</w:t>
      </w:r>
      <w:r w:rsidR="00E7513D">
        <w:rPr>
          <w:b/>
          <w:bCs/>
        </w:rPr>
        <w:t> </w:t>
      </w:r>
      <w:r w:rsidR="00D751E8" w:rsidRPr="00A72BCD">
        <w:rPr>
          <w:b/>
          <w:bCs/>
        </w:rPr>
        <w:t>S1</w:t>
      </w:r>
      <w:r w:rsidR="00D751E8">
        <w:t xml:space="preserve"> and </w:t>
      </w:r>
      <w:r w:rsidR="00D751E8" w:rsidRPr="00A72BCD">
        <w:rPr>
          <w:b/>
          <w:bCs/>
        </w:rPr>
        <w:t>Fig.</w:t>
      </w:r>
      <w:r w:rsidR="00E7513D">
        <w:rPr>
          <w:b/>
          <w:bCs/>
        </w:rPr>
        <w:t> </w:t>
      </w:r>
      <w:r w:rsidR="00D751E8" w:rsidRPr="00A72BCD">
        <w:rPr>
          <w:b/>
          <w:bCs/>
        </w:rPr>
        <w:t>S2</w:t>
      </w:r>
      <w:r w:rsidR="00D751E8">
        <w:t>.</w:t>
      </w:r>
    </w:p>
    <w:bookmarkEnd w:id="508"/>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2AC780A1" w:rsidR="001169E0" w:rsidRPr="00E03B11" w:rsidRDefault="00BF6CF3" w:rsidP="00593CAA">
      <w:bookmarkStart w:id="567"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del w:id="568" w:author="My Luong Vuong" w:date="2024-05-08T12:24:00Z">
        <w:r w:rsidR="00634471" w:rsidDel="008270EF">
          <w:delText>70</w:delText>
        </w:r>
        <w:r w:rsidR="003D4E3F" w:rsidDel="008270EF">
          <w:delText> </w:delText>
        </w:r>
      </w:del>
      <w:ins w:id="569" w:author="My Luong Vuong" w:date="2024-05-08T12:24:00Z">
        <w:r w:rsidR="008270EF">
          <w:t>56 </w:t>
        </w:r>
      </w:ins>
      <w:r w:rsidR="007D70D5" w:rsidRPr="007D70D5">
        <w:t>L/h</w:t>
      </w:r>
      <w:r w:rsidR="003D4E3F">
        <w:t xml:space="preserve"> [</w:t>
      </w:r>
      <w:del w:id="570" w:author="My Luong Vuong" w:date="2024-05-08T12:24:00Z">
        <w:r w:rsidR="008F6D72" w:rsidDel="00BD34B4">
          <w:delText>8</w:delText>
        </w:r>
      </w:del>
      <w:ins w:id="571" w:author="My Luong Vuong" w:date="2024-05-08T12:24:00Z">
        <w:r w:rsidR="00BD34B4">
          <w:t>10</w:t>
        </w:r>
      </w:ins>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del w:id="572" w:author="My Luong Vuong" w:date="2024-05-08T12:24:00Z">
        <w:r w:rsidR="00826491" w:rsidRPr="00826491" w:rsidDel="00581449">
          <w:delText>6</w:delText>
        </w:r>
        <w:r w:rsidR="00C419C2" w:rsidDel="00581449">
          <w:delText>3</w:delText>
        </w:r>
        <w:r w:rsidR="009E4224" w:rsidDel="00581449">
          <w:delText>8</w:delText>
        </w:r>
        <w:r w:rsidR="00AE6868" w:rsidDel="00581449">
          <w:delText> </w:delText>
        </w:r>
      </w:del>
      <w:ins w:id="573" w:author="My Luong Vuong" w:date="2024-05-08T12:24:00Z">
        <w:r w:rsidR="00581449" w:rsidRPr="00826491">
          <w:t>6</w:t>
        </w:r>
        <w:r w:rsidR="00581449">
          <w:t>33 </w:t>
        </w:r>
      </w:ins>
      <w:r w:rsidR="00826491" w:rsidRPr="00826491">
        <w:t>L/h</w:t>
      </w:r>
      <w:r w:rsidR="00AE6868">
        <w:t xml:space="preserve"> [</w:t>
      </w:r>
      <w:r w:rsidR="00003024">
        <w:t>5.</w:t>
      </w:r>
      <w:del w:id="574" w:author="My Luong Vuong" w:date="2024-05-08T12:24:00Z">
        <w:r w:rsidR="00003024" w:rsidDel="00053A0A">
          <w:delText>3</w:delText>
        </w:r>
      </w:del>
      <w:ins w:id="575" w:author="My Luong Vuong" w:date="2024-05-08T12:24:00Z">
        <w:r w:rsidR="00053A0A">
          <w:t>4</w:t>
        </w:r>
      </w:ins>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ins w:id="576" w:author="My Luong Vuong" w:date="2024-03-19T12:44:00Z">
        <w:r w:rsidR="008438F7">
          <w:t xml:space="preserve"> </w:t>
        </w:r>
      </w:ins>
      <w:r w:rsidR="008438F7">
        <w:t xml:space="preserve">of </w:t>
      </w:r>
      <w:r w:rsidR="000B0591">
        <w:t>33.9</w:t>
      </w:r>
      <w:r w:rsidR="008438F7">
        <w:t>%</w:t>
      </w:r>
      <w:r w:rsidR="008438F7" w:rsidRPr="007D70D5">
        <w:t>.</w:t>
      </w:r>
      <w:r w:rsidR="0052675C" w:rsidRPr="00B808F3">
        <w:t xml:space="preserve"> </w:t>
      </w:r>
      <w:commentRangeStart w:id="577"/>
      <w:commentRangeStart w:id="578"/>
      <w:r w:rsidRPr="00E03B11">
        <w:t xml:space="preserve">A proportional error model best described the </w:t>
      </w:r>
      <w:r w:rsidR="00EB103B">
        <w:t xml:space="preserve">residual </w:t>
      </w:r>
      <w:commentRangeEnd w:id="577"/>
      <w:r w:rsidR="004F05AE">
        <w:rPr>
          <w:rStyle w:val="CommentReference"/>
        </w:rPr>
        <w:commentReference w:id="577"/>
      </w:r>
      <w:commentRangeEnd w:id="578"/>
      <w:r w:rsidR="00E524AF">
        <w:rPr>
          <w:rStyle w:val="CommentReference"/>
        </w:rPr>
        <w:commentReference w:id="578"/>
      </w:r>
      <w:r w:rsidR="00EB103B">
        <w:t>variability</w:t>
      </w:r>
      <w:r w:rsidRPr="00E03B11">
        <w:t>.</w:t>
      </w:r>
      <w:ins w:id="579" w:author="My Luong Vuong" w:date="2024-05-08T12:38:00Z">
        <w:r w:rsidR="00631AE6">
          <w:t xml:space="preserve"> </w:t>
        </w:r>
        <w:r w:rsidR="00453F43" w:rsidRPr="00453F43">
          <w:t>Different analytical assay</w:t>
        </w:r>
        <w:r w:rsidR="00453F43">
          <w:t>s</w:t>
        </w:r>
        <w:r w:rsidR="00453F43" w:rsidRPr="00453F43">
          <w:t xml:space="preserve"> did not show a significant impact on the error model.</w:t>
        </w:r>
      </w:ins>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F56D12" w:rsidRPr="00E03B11">
        <w:rPr>
          <w:b/>
          <w:bCs/>
        </w:rPr>
        <w:t>S</w:t>
      </w:r>
      <w:r w:rsidR="00F56D12">
        <w:rPr>
          <w:b/>
          <w:bCs/>
        </w:rPr>
        <w:t>3</w:t>
      </w:r>
      <w:r w:rsidR="00986E1A">
        <w:rPr>
          <w:b/>
          <w:bCs/>
        </w:rPr>
        <w:t xml:space="preserve"> </w:t>
      </w:r>
      <w:r w:rsidR="00986E1A" w:rsidRPr="00B808F3">
        <w:t>to</w:t>
      </w:r>
      <w:r w:rsidR="00986E1A">
        <w:rPr>
          <w:b/>
          <w:bCs/>
        </w:rPr>
        <w:t xml:space="preserve"> Fig.</w:t>
      </w:r>
      <w:r w:rsidR="001169E0">
        <w:rPr>
          <w:b/>
          <w:bCs/>
        </w:rPr>
        <w:t> </w:t>
      </w:r>
      <w:r w:rsidR="00F56D12">
        <w:rPr>
          <w:b/>
          <w:bCs/>
        </w:rPr>
        <w:t>S7</w:t>
      </w:r>
      <w:r w:rsidRPr="00E03B11">
        <w:t>.</w:t>
      </w:r>
    </w:p>
    <w:p w14:paraId="47059E0D" w14:textId="789CD802" w:rsidR="00BF6CF3" w:rsidRDefault="00536DB6" w:rsidP="00593CAA">
      <w:r w:rsidRPr="00536DB6">
        <w:t>Inclusion of effects of</w:t>
      </w:r>
      <w:r w:rsidR="001169E0">
        <w:t xml:space="preserve"> baseline</w:t>
      </w:r>
      <w:ins w:id="580" w:author="My Luong Vuong" w:date="2024-05-08T12:40:00Z">
        <w:r w:rsidR="00ED2769">
          <w:t xml:space="preserve"> total</w:t>
        </w:r>
      </w:ins>
      <w:r w:rsidRPr="00536DB6">
        <w:t xml:space="preserve"> </w:t>
      </w:r>
      <w:commentRangeStart w:id="581"/>
      <w:commentRangeStart w:id="582"/>
      <w:r w:rsidR="001169E0">
        <w:t>body weight</w:t>
      </w:r>
      <w:r w:rsidR="001169E0" w:rsidRPr="00536DB6">
        <w:t xml:space="preserve"> </w:t>
      </w:r>
      <w:commentRangeEnd w:id="581"/>
      <w:r w:rsidR="00D47F6F">
        <w:rPr>
          <w:rStyle w:val="CommentReference"/>
        </w:rPr>
        <w:commentReference w:id="581"/>
      </w:r>
      <w:commentRangeEnd w:id="582"/>
      <w:r w:rsidR="005E567F">
        <w:rPr>
          <w:rStyle w:val="CommentReference"/>
        </w:rPr>
        <w:commentReference w:id="582"/>
      </w:r>
      <w:r w:rsidRPr="00536DB6">
        <w:t xml:space="preserve">on </w:t>
      </w:r>
      <w:proofErr w:type="spellStart"/>
      <w:r w:rsidR="001169E0">
        <w:t>Vc</w:t>
      </w:r>
      <w:proofErr w:type="spellEnd"/>
      <w:r w:rsidRPr="00536DB6">
        <w:t xml:space="preserve"> and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w:t>
      </w:r>
      <w:commentRangeStart w:id="583"/>
      <w:commentRangeStart w:id="584"/>
      <w:r w:rsidR="00BF6CF3" w:rsidRPr="00E03B11">
        <w:t xml:space="preserve">The pooled </w:t>
      </w:r>
      <w:r w:rsidR="00F17B40">
        <w:t xml:space="preserve">parameter </w:t>
      </w:r>
      <w:r w:rsidR="00BF6CF3" w:rsidRPr="00E03B11">
        <w:t>estimates</w:t>
      </w:r>
      <w:r w:rsidR="00F17B40">
        <w:t xml:space="preserve"> of </w:t>
      </w:r>
      <w:r w:rsidR="00D2464E">
        <w:t>the 70</w:t>
      </w:r>
      <w:ins w:id="585" w:author="My Luong Vuong" w:date="2024-05-08T12:42:00Z">
        <w:r w:rsidR="00737AFF">
          <w:t xml:space="preserve"> multiply</w:t>
        </w:r>
        <w:r w:rsidR="009C1FA9">
          <w:t xml:space="preserve"> imputed</w:t>
        </w:r>
      </w:ins>
      <w:r w:rsidR="00D2464E">
        <w:t xml:space="preserve"> models</w:t>
      </w:r>
      <w:r w:rsidR="00BF6CF3" w:rsidRPr="00E03B11">
        <w:t xml:space="preserve"> as well as the medians of </w:t>
      </w:r>
      <w:r w:rsidR="00574243">
        <w:t>10 random</w:t>
      </w:r>
      <w:r w:rsidR="00BF6CF3" w:rsidRPr="00E03B11">
        <w:t xml:space="preserve"> bootstrap results</w:t>
      </w:r>
      <w:r w:rsidR="00F769A9">
        <w:t xml:space="preserve"> (2000 bootstraps</w:t>
      </w:r>
      <w:r w:rsidR="00294BAA">
        <w:t xml:space="preserve"> in total</w:t>
      </w:r>
      <w:r w:rsidR="00F769A9">
        <w:t>)</w:t>
      </w:r>
      <w:commentRangeEnd w:id="583"/>
      <w:r w:rsidR="00383D26">
        <w:rPr>
          <w:rStyle w:val="CommentReference"/>
        </w:rPr>
        <w:commentReference w:id="583"/>
      </w:r>
      <w:commentRangeEnd w:id="584"/>
      <w:r w:rsidR="00173F7F">
        <w:rPr>
          <w:rStyle w:val="CommentReference"/>
        </w:rPr>
        <w:commentReference w:id="584"/>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ins w:id="586" w:author="My Luong Vuong" w:date="2024-05-08T12:43:00Z">
        <w:r w:rsidR="00053064">
          <w:t>s</w:t>
        </w:r>
      </w:ins>
      <w:r w:rsidR="00DD3AAE">
        <w:t> </w:t>
      </w:r>
      <w:r w:rsidR="004F077A">
        <w:t>3</w:t>
      </w:r>
      <w:r w:rsidR="00BD14F8">
        <w:t xml:space="preserve"> and 4</w:t>
      </w:r>
      <w:r w:rsidR="00BF6CF3" w:rsidRPr="00E03B11">
        <w:t xml:space="preserve"> show</w:t>
      </w:r>
      <w:ins w:id="587" w:author="My Luong Vuong" w:date="2024-05-08T12:43:00Z">
        <w:r w:rsidR="007D099A">
          <w:t>ed</w:t>
        </w:r>
      </w:ins>
      <w:del w:id="588" w:author="My Luong Vuong" w:date="2024-05-08T12:43:00Z">
        <w:r w:rsidR="00BF6CF3" w:rsidRPr="00E03B11" w:rsidDel="00053064">
          <w:delText>s</w:delText>
        </w:r>
      </w:del>
      <w:r w:rsidR="00BF6CF3" w:rsidRPr="00E03B11">
        <w:t xml:space="preserve">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commentRangeStart w:id="589"/>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4F077A">
        <w:t>body weight</w:t>
      </w:r>
      <w:r w:rsidR="00294434">
        <w:t xml:space="preserve"> </w:t>
      </w:r>
      <w:commentRangeEnd w:id="589"/>
      <w:r w:rsidR="009C18C1">
        <w:rPr>
          <w:rStyle w:val="CommentReference"/>
        </w:rPr>
        <w:commentReference w:id="589"/>
      </w:r>
      <w:r w:rsidR="00294434">
        <w:t xml:space="preserve">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6ABD1049" w:rsidR="009E2FE8" w:rsidRDefault="0000000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m:t>
        </m:r>
        <m:r>
          <w:del w:id="590" w:author="My Luong Vuong" w:date="2024-05-08T13:49:00Z">
            <m:rPr>
              <m:nor/>
            </m:rPr>
            <m:t>8</m:t>
          </w:del>
        </m:r>
        <m:r>
          <w:ins w:id="591" w:author="My Luong Vuong" w:date="2024-05-08T13:49:00Z">
            <m:rPr>
              <m:nor/>
            </m:rPr>
            <w:rPr>
              <w:rPrChange w:id="592" w:author="My Luong Vuong" w:date="2024-05-08T13:50:00Z">
                <w:rPr>
                  <w:rFonts w:ascii="Cambria Math"/>
                </w:rPr>
              </w:rPrChange>
            </w:rPr>
            <m:t>9</m:t>
          </w:ins>
        </m:r>
        <m:r>
          <m:rPr>
            <m:nor/>
          </m:rPr>
          <m:t>.</m:t>
        </m:r>
        <m:r>
          <w:del w:id="593" w:author="My Luong Vuong" w:date="2024-05-08T13:49:00Z">
            <m:rPr>
              <m:nor/>
            </m:rPr>
            <m:t>5</m:t>
          </w:del>
        </m:r>
        <m:r>
          <w:ins w:id="594" w:author="My Luong Vuong" w:date="2024-05-08T13:50:00Z">
            <m:rPr>
              <m:nor/>
            </m:rPr>
            <w:rPr>
              <w:rPrChange w:id="595" w:author="My Luong Vuong" w:date="2024-05-08T13:50:00Z">
                <w:rPr>
                  <w:rFonts w:ascii="Cambria Math"/>
                </w:rPr>
              </w:rPrChange>
            </w:rPr>
            <m:t>4</m:t>
          </w:ins>
        </m:r>
        <m:r>
          <m:rPr>
            <m:nor/>
          </m:rPr>
          <m:t xml:space="preserve">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w:del w:id="596" w:author="My Luong Vuong" w:date="2024-05-08T13:50:00Z">
                <m:rPr>
                  <m:nor/>
                </m:rPr>
                <m:t>1</m:t>
              </w:del>
            </m:r>
            <m:r>
              <w:ins w:id="597" w:author="My Luong Vuong" w:date="2024-05-08T13:50:00Z">
                <m:rPr>
                  <m:nor/>
                </m:rPr>
                <w:rPr>
                  <w:rPrChange w:id="598" w:author="My Luong Vuong" w:date="2024-05-08T13:51:00Z">
                    <w:rPr>
                      <w:rFonts w:ascii="Cambria Math"/>
                    </w:rPr>
                  </w:rPrChange>
                </w:rPr>
                <m:t>0</m:t>
              </w:ins>
            </m:r>
            <m:r>
              <m:rPr>
                <m:nor/>
              </m:rPr>
              <m:t>.</m:t>
            </m:r>
            <m:r>
              <w:del w:id="599" w:author="My Luong Vuong" w:date="2024-05-08T13:51:00Z">
                <m:rPr>
                  <m:nor/>
                </m:rPr>
                <m:t>03</m:t>
              </w:del>
            </m:r>
            <m:r>
              <w:ins w:id="600" w:author="My Luong Vuong" w:date="2024-05-08T13:51:00Z">
                <m:rPr>
                  <m:nor/>
                </m:rPr>
                <m:t>908</m:t>
              </w:ins>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m:t>
            </m:r>
            <m:r>
              <w:del w:id="601" w:author="My Luong Vuong" w:date="2024-05-08T13:55:00Z">
                <m:rPr>
                  <m:nor/>
                </m:rPr>
                <w:rPr>
                  <w:rFonts w:eastAsiaTheme="minorEastAsia"/>
                </w:rPr>
                <m:t>289</m:t>
              </w:del>
            </m:r>
            <m:r>
              <w:ins w:id="602" w:author="My Luong Vuong" w:date="2024-05-08T13:55:00Z">
                <m:rPr>
                  <m:nor/>
                </m:rPr>
                <w:rPr>
                  <w:rFonts w:eastAsiaTheme="minorEastAsia"/>
                  <w:rPrChange w:id="603" w:author="My Luong Vuong" w:date="2024-05-08T13:55:00Z">
                    <w:rPr>
                      <w:rFonts w:ascii="Cambria Math" w:eastAsiaTheme="minorEastAsia"/>
                    </w:rPr>
                  </w:rPrChange>
                </w:rPr>
                <m:t>312</m:t>
              </w:ins>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17B50DDA" w:rsidR="003517DF" w:rsidRDefault="0000000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m:t>
        </m:r>
        <m:r>
          <w:del w:id="604" w:author="My Luong Vuong" w:date="2024-05-08T13:55:00Z">
            <m:rPr>
              <m:nor/>
            </m:rPr>
            <m:t>3</m:t>
          </w:del>
        </m:r>
        <m:r>
          <w:ins w:id="605" w:author="My Luong Vuong" w:date="2024-05-08T13:55:00Z">
            <m:rPr>
              <m:nor/>
            </m:rPr>
            <w:rPr>
              <w:rPrChange w:id="606" w:author="My Luong Vuong" w:date="2024-05-08T13:56:00Z">
                <w:rPr>
                  <w:rFonts w:ascii="Cambria Math"/>
                </w:rPr>
              </w:rPrChange>
            </w:rPr>
            <m:t>1</m:t>
          </w:ins>
        </m:r>
        <m:r>
          <m:rPr>
            <m:nor/>
          </m:rPr>
          <m:t>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m:t>
            </m:r>
            <m:r>
              <w:del w:id="607" w:author="My Luong Vuong" w:date="2024-05-08T13:55:00Z">
                <m:rPr>
                  <m:nor/>
                </m:rPr>
                <m:t>48</m:t>
              </w:del>
            </m:r>
            <m:r>
              <w:ins w:id="608" w:author="My Luong Vuong" w:date="2024-05-08T13:55:00Z">
                <m:rPr>
                  <m:nor/>
                </m:rPr>
                <m:t>532</m:t>
              </w:ins>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m:t>
            </m:r>
            <m:r>
              <w:del w:id="609" w:author="My Luong Vuong" w:date="2024-05-08T13:57:00Z">
                <m:rPr>
                  <m:nor/>
                </m:rPr>
                <w:rPr>
                  <w:rFonts w:eastAsiaTheme="minorEastAsia"/>
                </w:rPr>
                <m:t>21</m:t>
              </w:del>
            </m:r>
            <m:r>
              <w:ins w:id="610" w:author="My Luong Vuong" w:date="2024-05-08T13:57:00Z">
                <m:rPr>
                  <m:nor/>
                </m:rPr>
                <w:rPr>
                  <w:rFonts w:eastAsiaTheme="minorEastAsia"/>
                  <w:rPrChange w:id="611" w:author="My Luong Vuong" w:date="2024-05-08T13:57:00Z">
                    <w:rPr>
                      <w:rFonts w:ascii="Cambria Math" w:eastAsiaTheme="minorEastAsia"/>
                    </w:rPr>
                  </w:rPrChange>
                </w:rPr>
                <m:t>17</m:t>
              </w:ins>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7D50387D"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del w:id="612" w:author="My Luong Vuong" w:date="2024-05-08T13:58:00Z">
        <w:r w:rsidR="00031716" w:rsidDel="00B112D7">
          <w:delText>8</w:delText>
        </w:r>
      </w:del>
      <w:ins w:id="613" w:author="My Luong Vuong" w:date="2024-05-08T13:58:00Z">
        <w:r w:rsidR="00B112D7">
          <w:t>7</w:t>
        </w:r>
      </w:ins>
      <w:r w:rsidR="00A9147B" w:rsidRPr="00E03B11">
        <w:t>.</w:t>
      </w:r>
      <w:del w:id="614" w:author="My Luong Vuong" w:date="2024-05-08T13:58:00Z">
        <w:r w:rsidR="00031716" w:rsidDel="00B112D7">
          <w:delText>7</w:delText>
        </w:r>
      </w:del>
      <w:ins w:id="615" w:author="My Luong Vuong" w:date="2024-05-08T13:58:00Z">
        <w:r w:rsidR="00B112D7">
          <w:t>1</w:t>
        </w:r>
      </w:ins>
      <w:r w:rsidR="00A9147B" w:rsidRPr="00E03B11">
        <w:t>%</w:t>
      </w:r>
      <w:r w:rsidR="00853F73">
        <w:t xml:space="preserve"> and </w:t>
      </w:r>
      <w:del w:id="616" w:author="My Luong Vuong" w:date="2024-05-08T13:58:00Z">
        <w:r w:rsidR="00853F73" w:rsidDel="00A55CFF">
          <w:delText>7</w:delText>
        </w:r>
      </w:del>
      <w:ins w:id="617" w:author="My Luong Vuong" w:date="2024-05-08T13:58:00Z">
        <w:r w:rsidR="00A55CFF">
          <w:t>8</w:t>
        </w:r>
      </w:ins>
      <w:r w:rsidR="00853F73">
        <w:t>.</w:t>
      </w:r>
      <w:del w:id="618" w:author="My Luong Vuong" w:date="2024-05-08T13:58:00Z">
        <w:r w:rsidR="00853F73" w:rsidDel="00A55CFF">
          <w:delText>8</w:delText>
        </w:r>
      </w:del>
      <w:ins w:id="619" w:author="My Luong Vuong" w:date="2024-05-08T13:58:00Z">
        <w:r w:rsidR="00A55CFF">
          <w:t>1</w:t>
        </w:r>
      </w:ins>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commentRangeStart w:id="620"/>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del w:id="621" w:author="My Luong Vuong" w:date="2024-05-08T13:58:00Z">
        <w:r w:rsidR="00D97799" w:rsidRPr="00E03B11" w:rsidDel="00647A01">
          <w:delText>5</w:delText>
        </w:r>
        <w:r w:rsidR="00D97799" w:rsidDel="00647A01">
          <w:delText>7</w:delText>
        </w:r>
      </w:del>
      <w:ins w:id="622" w:author="My Luong Vuong" w:date="2024-05-08T13:58:00Z">
        <w:r w:rsidR="00647A01">
          <w:t>60</w:t>
        </w:r>
      </w:ins>
      <w:r w:rsidR="00A9147B" w:rsidRPr="00E03B11">
        <w:t>.</w:t>
      </w:r>
      <w:del w:id="623" w:author="My Luong Vuong" w:date="2024-05-08T13:58:00Z">
        <w:r w:rsidR="00D97799" w:rsidDel="00647A01">
          <w:delText>9</w:delText>
        </w:r>
      </w:del>
      <w:ins w:id="624" w:author="My Luong Vuong" w:date="2024-05-08T13:58:00Z">
        <w:r w:rsidR="00647A01">
          <w:t>5</w:t>
        </w:r>
      </w:ins>
      <w:r w:rsidR="00A9147B" w:rsidRPr="00E03B11">
        <w:t>%</w:t>
      </w:r>
      <w:r w:rsidR="00EE6484">
        <w:t xml:space="preserve"> and </w:t>
      </w:r>
      <w:r w:rsidR="00C706AD">
        <w:t>49.</w:t>
      </w:r>
      <w:del w:id="625" w:author="My Luong Vuong" w:date="2024-05-08T13:59:00Z">
        <w:r w:rsidR="00C706AD" w:rsidDel="00171EA5">
          <w:delText>7</w:delText>
        </w:r>
      </w:del>
      <w:ins w:id="626" w:author="My Luong Vuong" w:date="2024-05-08T13:59:00Z">
        <w:r w:rsidR="00171EA5">
          <w:t>3</w:t>
        </w:r>
      </w:ins>
      <w:r w:rsidR="00C706AD">
        <w:t>%, respectively</w:t>
      </w:r>
      <w:commentRangeEnd w:id="620"/>
      <w:r w:rsidR="00383D26">
        <w:rPr>
          <w:rStyle w:val="CommentReference"/>
        </w:rPr>
        <w:commentReference w:id="620"/>
      </w:r>
      <w:r w:rsidR="00A9147B" w:rsidRPr="00E03B11">
        <w:t>.</w:t>
      </w:r>
    </w:p>
    <w:p w14:paraId="08D97122" w14:textId="6FCBEE51" w:rsidR="00044CFA" w:rsidRPr="00E03B11" w:rsidRDefault="00241A56" w:rsidP="00593CAA">
      <w:commentRangeStart w:id="627"/>
      <w:commentRangeStart w:id="628"/>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commentRangeEnd w:id="627"/>
      <w:r w:rsidR="00D47F6F">
        <w:rPr>
          <w:rStyle w:val="CommentReference"/>
        </w:rPr>
        <w:commentReference w:id="627"/>
      </w:r>
      <w:commentRangeEnd w:id="628"/>
      <w:r w:rsidR="00856214">
        <w:rPr>
          <w:rStyle w:val="CommentReference"/>
        </w:rPr>
        <w:commentReference w:id="628"/>
      </w:r>
      <w:r w:rsidR="00B91D00" w:rsidRPr="00E03B11">
        <w:t>(</w:t>
      </w:r>
      <w:r w:rsidR="00394C8E" w:rsidRPr="00FD4FB7">
        <w:rPr>
          <w:b/>
          <w:bCs/>
        </w:rPr>
        <w:t>Fig</w:t>
      </w:r>
      <w:r w:rsidR="00A46741" w:rsidRPr="00FD4FB7">
        <w:rPr>
          <w:b/>
          <w:bCs/>
        </w:rPr>
        <w:t>.</w:t>
      </w:r>
      <w:r w:rsidR="00D27C63" w:rsidRPr="00FD4FB7">
        <w:rPr>
          <w:b/>
          <w:bCs/>
        </w:rPr>
        <w:t> </w:t>
      </w:r>
      <w:r w:rsidR="00F97056" w:rsidRPr="00FD4FB7">
        <w:rPr>
          <w:b/>
          <w:bCs/>
        </w:rPr>
        <w:t>S8</w:t>
      </w:r>
      <w:r w:rsidR="00EC7F13">
        <w:t xml:space="preserve"> and </w:t>
      </w:r>
      <w:r w:rsidR="00EC7F13">
        <w:rPr>
          <w:b/>
          <w:bCs/>
        </w:rPr>
        <w:t>Fig. 9</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DC70E9" w:rsidRPr="00A72BCD">
        <w:rPr>
          <w:b/>
          <w:bCs/>
        </w:rPr>
        <w:t>S10</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567"/>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4B0CF51B" w:rsidR="004B1B5C" w:rsidRDefault="006A7564" w:rsidP="00593CAA">
      <w:bookmarkStart w:id="629" w:name="_Hlk136862153"/>
      <w:moveFromRangeStart w:id="630" w:author="My Luong Vuong" w:date="2024-05-12T14:16:00Z" w:name="move166415810"/>
      <w:moveFrom w:id="631" w:author="My Luong Vuong" w:date="2024-05-12T14:16:00Z">
        <w:r w:rsidDel="003D7B16">
          <w:t>The</w:t>
        </w:r>
        <w:r w:rsidR="00FA0D97" w:rsidDel="003D7B16">
          <w:t xml:space="preserve"> statistically significant effect of</w:t>
        </w:r>
        <w:r w:rsidDel="003D7B16">
          <w:t xml:space="preserve"> </w:t>
        </w:r>
        <w:r w:rsidR="008E1D7B" w:rsidDel="003D7B16">
          <w:t>eGFR</w:t>
        </w:r>
        <w:r w:rsidR="008E1D7B" w:rsidRPr="00A72BCD" w:rsidDel="003D7B16">
          <w:rPr>
            <w:vertAlign w:val="subscript"/>
          </w:rPr>
          <w:t>CKD</w:t>
        </w:r>
        <w:r w:rsidR="00E46977" w:rsidDel="003D7B16">
          <w:rPr>
            <w:vertAlign w:val="subscript"/>
          </w:rPr>
          <w:t>-</w:t>
        </w:r>
        <w:r w:rsidR="008E1D7B" w:rsidRPr="00A72BCD" w:rsidDel="003D7B16">
          <w:rPr>
            <w:vertAlign w:val="subscript"/>
          </w:rPr>
          <w:t>EPI</w:t>
        </w:r>
        <w:r w:rsidR="008E1D7B" w:rsidRPr="00092B52" w:rsidDel="003D7B16">
          <w:t xml:space="preserve"> </w:t>
        </w:r>
        <w:r w:rsidR="00FA0D97" w:rsidDel="003D7B16">
          <w:t>on CL</w:t>
        </w:r>
        <w:r w:rsidR="00FA0D97" w:rsidRPr="00092B52" w:rsidDel="003D7B16">
          <w:rPr>
            <w:vertAlign w:val="subscript"/>
          </w:rPr>
          <w:t>off-CRRT</w:t>
        </w:r>
        <w:r w:rsidR="00FA0D97" w:rsidDel="003D7B16">
          <w:t xml:space="preserve"> </w:t>
        </w:r>
        <w:r w:rsidR="003B41E8" w:rsidDel="003D7B16">
          <w:t xml:space="preserve">did not </w:t>
        </w:r>
        <w:r w:rsidR="00FA0D97" w:rsidDel="003D7B16">
          <w:t xml:space="preserve">translate into </w:t>
        </w:r>
        <w:r w:rsidR="003F6314" w:rsidDel="003D7B16">
          <w:t>a</w:t>
        </w:r>
        <w:r w:rsidR="00FA0D97" w:rsidDel="003D7B16">
          <w:t xml:space="preserve"> clinically relevant</w:t>
        </w:r>
        <w:r w:rsidR="003F6314" w:rsidDel="003D7B16">
          <w:t xml:space="preserve"> impact on </w:t>
        </w:r>
        <w:r w:rsidR="00992848" w:rsidDel="003D7B16">
          <w:t>fluconazole</w:t>
        </w:r>
        <w:r w:rsidR="00E11CFE" w:rsidDel="003D7B16">
          <w:t xml:space="preserve"> </w:t>
        </w:r>
        <w:r w:rsidR="00E11CFE" w:rsidRPr="00C47D23" w:rsidDel="003D7B16">
          <w:rPr>
            <w:i/>
            <w:iCs/>
            <w:color w:val="auto"/>
          </w:rPr>
          <w:t>f</w:t>
        </w:r>
        <w:r w:rsidR="00E11CFE" w:rsidRPr="00C47D23" w:rsidDel="003D7B16">
          <w:rPr>
            <w:color w:val="auto"/>
          </w:rPr>
          <w:t>AUC</w:t>
        </w:r>
        <w:r w:rsidR="00E11CFE" w:rsidRPr="00C47D23" w:rsidDel="003D7B16">
          <w:rPr>
            <w:color w:val="auto"/>
            <w:vertAlign w:val="subscript"/>
          </w:rPr>
          <w:t>0-24</w:t>
        </w:r>
        <w:r w:rsidR="00E11CFE" w:rsidRPr="00C47D23" w:rsidDel="003D7B16">
          <w:rPr>
            <w:color w:val="auto"/>
          </w:rPr>
          <w:t xml:space="preserve"> </w:t>
        </w:r>
        <w:r w:rsidR="00E11CFE" w:rsidDel="003D7B16">
          <w:rPr>
            <w:color w:val="auto"/>
          </w:rPr>
          <w:t>2</w:t>
        </w:r>
        <w:r w:rsidR="00E11CFE" w:rsidRPr="00C47D23" w:rsidDel="003D7B16">
          <w:rPr>
            <w:color w:val="auto"/>
          </w:rPr>
          <w:t>00 mg×h/L</w:t>
        </w:r>
        <w:r w:rsidR="00992848" w:rsidDel="003D7B16">
          <w:t xml:space="preserve"> </w:t>
        </w:r>
        <w:r w:rsidR="003F6314" w:rsidDel="003D7B16">
          <w:t>PTA</w:t>
        </w:r>
        <w:r w:rsidR="00E11CFE" w:rsidDel="003D7B16">
          <w:t xml:space="preserve"> </w:t>
        </w:r>
        <w:r w:rsidR="00F83870" w:rsidDel="003D7B16">
          <w:t>under simulated dosing regimens</w:t>
        </w:r>
        <w:r w:rsidR="003F6314" w:rsidDel="003D7B16">
          <w:t xml:space="preserve"> </w:t>
        </w:r>
        <w:r w:rsidR="00EF5813" w:rsidDel="003D7B16">
          <w:t xml:space="preserve">across </w:t>
        </w:r>
        <w:r w:rsidR="00992848" w:rsidDel="003D7B16">
          <w:t>the</w:t>
        </w:r>
        <w:r w:rsidR="00F058C3" w:rsidRPr="00F058C3" w:rsidDel="003D7B16">
          <w:t xml:space="preserve"> </w:t>
        </w:r>
        <w:r w:rsidR="00F058C3" w:rsidDel="003D7B16">
          <w:t>eGFR</w:t>
        </w:r>
        <w:r w:rsidR="00F058C3" w:rsidRPr="00A72BCD" w:rsidDel="003D7B16">
          <w:rPr>
            <w:vertAlign w:val="subscript"/>
          </w:rPr>
          <w:t>CKD</w:t>
        </w:r>
        <w:r w:rsidR="00F058C3" w:rsidDel="003D7B16">
          <w:rPr>
            <w:vertAlign w:val="subscript"/>
          </w:rPr>
          <w:t>-</w:t>
        </w:r>
        <w:r w:rsidR="00F058C3" w:rsidRPr="00A72BCD" w:rsidDel="003D7B16">
          <w:rPr>
            <w:vertAlign w:val="subscript"/>
          </w:rPr>
          <w:t>EPI</w:t>
        </w:r>
        <w:r w:rsidR="00EF5813" w:rsidDel="003D7B16">
          <w:t xml:space="preserve"> range </w:t>
        </w:r>
        <w:r w:rsidR="00992848" w:rsidDel="003D7B16">
          <w:t xml:space="preserve">of </w:t>
        </w:r>
        <w:r w:rsidR="00EF5813" w:rsidDel="003D7B16">
          <w:t>5</w:t>
        </w:r>
        <w:r w:rsidR="0061073B" w:rsidDel="003D7B16">
          <w:t> mL/min/1.73 m</w:t>
        </w:r>
        <w:r w:rsidR="0061073B" w:rsidRPr="00410A03" w:rsidDel="003D7B16">
          <w:rPr>
            <w:vertAlign w:val="superscript"/>
          </w:rPr>
          <w:t>2</w:t>
        </w:r>
        <w:r w:rsidR="00992848" w:rsidDel="003D7B16">
          <w:t xml:space="preserve"> </w:t>
        </w:r>
        <w:r w:rsidR="00F058C3" w:rsidDel="003D7B16">
          <w:t>to</w:t>
        </w:r>
        <w:r w:rsidR="00992848" w:rsidDel="003D7B16">
          <w:t xml:space="preserve"> </w:t>
        </w:r>
        <w:r w:rsidR="00EF5813" w:rsidDel="003D7B16">
          <w:t>215</w:t>
        </w:r>
        <w:r w:rsidR="00992848" w:rsidDel="003D7B16">
          <w:t> </w:t>
        </w:r>
        <w:r w:rsidR="00EF5813" w:rsidDel="003D7B16">
          <w:t>m</w:t>
        </w:r>
        <w:r w:rsidR="00992848" w:rsidDel="003D7B16">
          <w:t>L</w:t>
        </w:r>
        <w:r w:rsidR="00EF5813" w:rsidDel="003D7B16">
          <w:t>/min/1.73</w:t>
        </w:r>
        <w:r w:rsidR="0061073B" w:rsidDel="003D7B16">
          <w:t> </w:t>
        </w:r>
        <w:r w:rsidR="00EF5813" w:rsidDel="003D7B16">
          <w:t>m</w:t>
        </w:r>
        <w:r w:rsidR="00EF5813" w:rsidRPr="00092B52" w:rsidDel="003D7B16">
          <w:rPr>
            <w:vertAlign w:val="superscript"/>
          </w:rPr>
          <w:t>2</w:t>
        </w:r>
        <w:r w:rsidR="00D5718F" w:rsidDel="003D7B16">
          <w:t xml:space="preserve"> (</w:t>
        </w:r>
        <w:r w:rsidR="00D5718F" w:rsidRPr="00092B52" w:rsidDel="003D7B16">
          <w:rPr>
            <w:b/>
            <w:bCs/>
          </w:rPr>
          <w:t>Fig.</w:t>
        </w:r>
        <w:r w:rsidR="00992848" w:rsidRPr="00092B52" w:rsidDel="003D7B16">
          <w:rPr>
            <w:b/>
            <w:bCs/>
          </w:rPr>
          <w:t> </w:t>
        </w:r>
        <w:r w:rsidR="00281B53" w:rsidRPr="00092B52" w:rsidDel="003D7B16">
          <w:rPr>
            <w:b/>
            <w:bCs/>
          </w:rPr>
          <w:t>1</w:t>
        </w:r>
        <w:r w:rsidR="00D5718F" w:rsidDel="003D7B16">
          <w:t>)</w:t>
        </w:r>
        <w:r w:rsidR="00EF5813" w:rsidDel="003D7B16">
          <w:t>.</w:t>
        </w:r>
        <w:r w:rsidR="00774D1E" w:rsidDel="003D7B16">
          <w:t xml:space="preserve"> </w:t>
        </w:r>
      </w:moveFrom>
      <w:moveFromRangeEnd w:id="630"/>
      <w:r w:rsidR="00816D31">
        <w:t>The s</w:t>
      </w:r>
      <w:r w:rsidR="004B1B5C" w:rsidRPr="004B1B5C">
        <w:t xml:space="preserve">tandard dosing regimen </w:t>
      </w:r>
      <w:r w:rsidR="00613AD8">
        <w:t>did not result</w:t>
      </w:r>
      <w:r w:rsidR="004B1B5C" w:rsidRPr="004B1B5C">
        <w:t xml:space="preserve"> in clinically acceptable PTA</w:t>
      </w:r>
      <w:ins w:id="632" w:author="My Luong Vuong" w:date="2024-05-12T15:34:00Z">
        <w:r w:rsidR="0078577B">
          <w:t xml:space="preserve"> of </w:t>
        </w:r>
        <w:r w:rsidR="00F43CEE">
          <w:t>≥90%</w:t>
        </w:r>
      </w:ins>
      <w:r w:rsidR="002D791B">
        <w:t xml:space="preserve"> </w:t>
      </w:r>
      <w:r w:rsidR="0023663A">
        <w:t>when</w:t>
      </w:r>
      <w:r w:rsidR="00F058C3" w:rsidRPr="004B1B5C">
        <w:t xml:space="preserve"> </w:t>
      </w:r>
      <w:ins w:id="633" w:author="My Luong Vuong" w:date="2024-05-12T16:22:00Z">
        <w:r w:rsidR="005B2AEB">
          <w:t xml:space="preserve">total </w:t>
        </w:r>
      </w:ins>
      <w:r w:rsidR="004B1B5C" w:rsidRPr="004B1B5C">
        <w:t>body</w:t>
      </w:r>
      <w:r w:rsidR="00613AD8">
        <w:t xml:space="preserve"> </w:t>
      </w:r>
      <w:r w:rsidR="004B1B5C" w:rsidRPr="004B1B5C">
        <w:t>weight</w:t>
      </w:r>
      <w:r w:rsidR="0023663A">
        <w:t xml:space="preserve"> exceeds</w:t>
      </w:r>
      <w:r w:rsidR="00E86957">
        <w:t xml:space="preserve"> </w:t>
      </w:r>
      <w:r w:rsidR="00202403">
        <w:t>65</w:t>
      </w:r>
      <w:r w:rsidR="00E86957">
        <w:t xml:space="preserve"> kg and </w:t>
      </w:r>
      <w:del w:id="634" w:author="My Luong Vuong" w:date="2024-05-12T11:40:00Z">
        <w:r w:rsidR="00EB4C7E" w:rsidDel="00970491">
          <w:delText>40</w:delText>
        </w:r>
        <w:r w:rsidR="00E86957" w:rsidDel="00970491">
          <w:delText xml:space="preserve"> </w:delText>
        </w:r>
      </w:del>
      <w:ins w:id="635" w:author="My Luong Vuong" w:date="2024-05-12T11:40:00Z">
        <w:r w:rsidR="00970491">
          <w:t xml:space="preserve">30 </w:t>
        </w:r>
      </w:ins>
      <w:r w:rsidR="00E86957">
        <w:t>kg</w:t>
      </w:r>
      <w:r w:rsidR="003906CB">
        <w:t xml:space="preserve">, </w:t>
      </w:r>
      <w:r w:rsidR="00E86957">
        <w:t>in</w:t>
      </w:r>
      <w:r w:rsidR="004B1B5C" w:rsidRPr="004B1B5C">
        <w:t xml:space="preserve"> </w:t>
      </w:r>
      <w:r w:rsidR="00522D5C">
        <w:t>patients</w:t>
      </w:r>
      <w:r w:rsidR="00AD4851">
        <w:t xml:space="preserve"> </w:t>
      </w:r>
      <w:r w:rsidR="0019155F">
        <w:t xml:space="preserve">who </w:t>
      </w:r>
      <w:r w:rsidR="00AD4851">
        <w:t>were</w:t>
      </w:r>
      <w:r w:rsidR="00522D5C">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del w:id="636" w:author="My Luong Vuong" w:date="2024-05-12T16:24:00Z">
        <w:r w:rsidR="00522D5C" w:rsidDel="0016605A">
          <w:delText xml:space="preserve"> (</w:delText>
        </w:r>
        <w:r w:rsidR="00346B89" w:rsidRPr="00092B52" w:rsidDel="0016605A">
          <w:rPr>
            <w:b/>
            <w:bCs/>
          </w:rPr>
          <w:delText>Fig.</w:delText>
        </w:r>
        <w:r w:rsidR="003906CB" w:rsidRPr="00092B52" w:rsidDel="0016605A">
          <w:rPr>
            <w:b/>
            <w:bCs/>
          </w:rPr>
          <w:delText> </w:delText>
        </w:r>
      </w:del>
      <w:del w:id="637" w:author="My Luong Vuong" w:date="2024-05-12T14:16:00Z">
        <w:r w:rsidR="00646067" w:rsidRPr="00092B52" w:rsidDel="00667B65">
          <w:rPr>
            <w:b/>
            <w:bCs/>
          </w:rPr>
          <w:delText>2</w:delText>
        </w:r>
        <w:r w:rsidR="00BC0CDA" w:rsidRPr="00667B65" w:rsidDel="00667B65">
          <w:rPr>
            <w:b/>
            <w:bCs/>
            <w:rPrChange w:id="638" w:author="My Luong Vuong" w:date="2024-05-12T14:16:00Z">
              <w:rPr/>
            </w:rPrChange>
          </w:rPr>
          <w:delText xml:space="preserve">, </w:delText>
        </w:r>
        <w:r w:rsidR="003906CB" w:rsidRPr="00667B65" w:rsidDel="00667B65">
          <w:rPr>
            <w:b/>
            <w:bCs/>
          </w:rPr>
          <w:delText>Fig. 3</w:delText>
        </w:r>
      </w:del>
      <w:del w:id="639" w:author="My Luong Vuong" w:date="2024-05-12T16:24:00Z">
        <w:r w:rsidR="00346B89" w:rsidDel="0016605A">
          <w:delText>)</w:delText>
        </w:r>
      </w:del>
      <w:r w:rsidR="0028490E">
        <w:t>.</w:t>
      </w:r>
      <w:ins w:id="640" w:author="My Luong Vuong" w:date="2024-05-12T16:07:00Z">
        <w:r w:rsidR="00770B51">
          <w:t xml:space="preserve"> </w:t>
        </w:r>
      </w:ins>
      <w:ins w:id="641" w:author="My Luong Vuong" w:date="2024-05-12T16:23:00Z">
        <w:r w:rsidR="005E36F3">
          <w:t>Similarly, t</w:t>
        </w:r>
      </w:ins>
      <w:ins w:id="642" w:author="My Luong Vuong" w:date="2024-05-12T16:07:00Z">
        <w:r w:rsidR="00770B51">
          <w:t xml:space="preserve">he </w:t>
        </w:r>
      </w:ins>
      <w:ins w:id="643" w:author="My Luong Vuong" w:date="2024-05-12T16:08:00Z">
        <w:r w:rsidR="00770B51">
          <w:t>weight-based</w:t>
        </w:r>
      </w:ins>
      <w:ins w:id="644" w:author="My Luong Vuong" w:date="2024-05-12T19:49:00Z">
        <w:r w:rsidR="004A06E3">
          <w:t xml:space="preserve"> regimen</w:t>
        </w:r>
      </w:ins>
      <w:ins w:id="645" w:author="My Luong Vuong" w:date="2024-05-12T16:07:00Z">
        <w:r w:rsidR="00770B51">
          <w:t xml:space="preserve"> </w:t>
        </w:r>
      </w:ins>
      <w:ins w:id="646" w:author="My Luong Vuong" w:date="2024-05-12T16:08:00Z">
        <w:r w:rsidR="00770B51">
          <w:t>(12 mg/kg</w:t>
        </w:r>
        <w:r w:rsidR="005B2496">
          <w:t xml:space="preserve"> </w:t>
        </w:r>
      </w:ins>
      <w:ins w:id="647" w:author="My Luong Vuong" w:date="2024-05-12T16:18:00Z">
        <w:r w:rsidR="00C806E9">
          <w:t>L</w:t>
        </w:r>
      </w:ins>
      <w:ins w:id="648" w:author="My Luong Vuong" w:date="2024-05-12T16:19:00Z">
        <w:r w:rsidR="00C806E9">
          <w:t xml:space="preserve">D followed </w:t>
        </w:r>
      </w:ins>
      <w:ins w:id="649" w:author="My Luong Vuong" w:date="2024-05-12T16:24:00Z">
        <w:r w:rsidR="00450EB7">
          <w:t>b</w:t>
        </w:r>
      </w:ins>
      <w:ins w:id="650" w:author="My Luong Vuong" w:date="2024-05-12T16:19:00Z">
        <w:r w:rsidR="00C806E9">
          <w:t>y 6 mg/kg MD)</w:t>
        </w:r>
        <w:r w:rsidR="00202E1C">
          <w:t xml:space="preserve"> failed </w:t>
        </w:r>
        <w:r w:rsidR="00654C5B">
          <w:t>to achieve</w:t>
        </w:r>
      </w:ins>
      <w:ins w:id="651" w:author="My Luong Vuong" w:date="2024-05-12T16:08:00Z">
        <w:r w:rsidR="00770B51">
          <w:t xml:space="preserve"> </w:t>
        </w:r>
      </w:ins>
      <w:ins w:id="652" w:author="My Luong Vuong" w:date="2024-05-12T16:20:00Z">
        <w:r w:rsidR="00D83C78">
          <w:t>adequate PTA</w:t>
        </w:r>
      </w:ins>
      <w:ins w:id="653" w:author="My Luong Vuong" w:date="2024-05-12T16:22:00Z">
        <w:r w:rsidR="00E3646C">
          <w:t xml:space="preserve"> at </w:t>
        </w:r>
      </w:ins>
      <w:ins w:id="654" w:author="My Luong Vuong" w:date="2024-05-12T16:24:00Z">
        <w:r w:rsidR="0016605A">
          <w:t xml:space="preserve">a </w:t>
        </w:r>
      </w:ins>
      <w:ins w:id="655" w:author="My Luong Vuong" w:date="2024-05-12T16:22:00Z">
        <w:r w:rsidR="00E3646C">
          <w:t xml:space="preserve">total body weight below 80 </w:t>
        </w:r>
      </w:ins>
      <w:ins w:id="656" w:author="My Luong Vuong" w:date="2024-05-12T16:23:00Z">
        <w:r w:rsidR="00E3646C">
          <w:t xml:space="preserve">kg </w:t>
        </w:r>
      </w:ins>
      <w:ins w:id="657" w:author="My Luong Vuong" w:date="2024-05-12T16:22:00Z">
        <w:r w:rsidR="00E3646C">
          <w:t>a</w:t>
        </w:r>
      </w:ins>
      <w:ins w:id="658" w:author="My Luong Vuong" w:date="2024-05-12T16:23:00Z">
        <w:r w:rsidR="00E3646C">
          <w:t>nd 120 kg</w:t>
        </w:r>
      </w:ins>
      <w:ins w:id="659" w:author="My Luong Vuong" w:date="2024-05-12T16:24:00Z">
        <w:r w:rsidR="00345F96">
          <w:t xml:space="preserve"> </w:t>
        </w:r>
      </w:ins>
      <w:ins w:id="660" w:author="My Luong Vuong" w:date="2024-05-12T16:23:00Z">
        <w:r w:rsidR="005E36F3">
          <w:t>in these two patient populations, respectively</w:t>
        </w:r>
      </w:ins>
      <w:ins w:id="661" w:author="My Luong Vuong" w:date="2024-05-12T16:24:00Z">
        <w:r w:rsidR="0016605A">
          <w:t xml:space="preserve"> (</w:t>
        </w:r>
        <w:r w:rsidR="0016605A" w:rsidRPr="00092B52">
          <w:rPr>
            <w:b/>
            <w:bCs/>
          </w:rPr>
          <w:t>Fig. </w:t>
        </w:r>
        <w:r w:rsidR="0016605A">
          <w:rPr>
            <w:b/>
            <w:bCs/>
          </w:rPr>
          <w:t>1</w:t>
        </w:r>
        <w:r w:rsidR="0016605A" w:rsidRPr="001D2D6B">
          <w:rPr>
            <w:b/>
            <w:bCs/>
          </w:rPr>
          <w:t>-2</w:t>
        </w:r>
        <w:r w:rsidR="0016605A">
          <w:t>)</w:t>
        </w:r>
      </w:ins>
      <w:ins w:id="662" w:author="My Luong Vuong" w:date="2024-05-12T16:23:00Z">
        <w:r w:rsidR="005E36F3">
          <w:t>.</w:t>
        </w:r>
      </w:ins>
      <w:ins w:id="663" w:author="My Luong Vuong" w:date="2024-05-12T14:16:00Z">
        <w:r w:rsidR="00A61679">
          <w:t xml:space="preserve"> </w:t>
        </w:r>
      </w:ins>
      <w:moveToRangeStart w:id="664" w:author="My Luong Vuong" w:date="2024-05-12T14:16:00Z" w:name="move166415810"/>
      <w:moveTo w:id="665" w:author="My Luong Vuong" w:date="2024-05-12T14:16:00Z">
        <w:r w:rsidR="00A61679">
          <w:t xml:space="preserve">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moveTo>
      <w:ins w:id="666" w:author="My Luong Vuong" w:date="2024-05-12T15:37:00Z">
        <w:r w:rsidR="0030799F">
          <w:t xml:space="preserve">loading </w:t>
        </w:r>
      </w:ins>
      <w:moveTo w:id="667" w:author="My Luong Vuong" w:date="2024-05-12T14:16:00Z">
        <w:r w:rsidR="00A61679">
          <w:t xml:space="preserve">dosing </w:t>
        </w:r>
        <w:del w:id="668" w:author="My Luong Vuong" w:date="2024-05-12T15:37:00Z">
          <w:r w:rsidR="00A61679" w:rsidDel="0030799F">
            <w:delText>regimens</w:delText>
          </w:r>
        </w:del>
      </w:moveTo>
      <w:ins w:id="669" w:author="My Luong Vuong" w:date="2024-05-12T15:37:00Z">
        <w:r w:rsidR="0030799F">
          <w:t>doses</w:t>
        </w:r>
      </w:ins>
      <w:moveTo w:id="670" w:author="My Luong Vuong" w:date="2024-05-12T14:16:00Z">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of 5 mL/min/1.73 m</w:t>
        </w:r>
        <w:r w:rsidR="00A61679" w:rsidRPr="00410A03">
          <w:rPr>
            <w:vertAlign w:val="superscript"/>
          </w:rPr>
          <w:t>2</w:t>
        </w:r>
        <w:r w:rsidR="00A61679">
          <w:t xml:space="preserve"> to 215 mL/min/1.73 m</w:t>
        </w:r>
        <w:r w:rsidR="00A61679" w:rsidRPr="00092B52">
          <w:rPr>
            <w:vertAlign w:val="superscript"/>
          </w:rPr>
          <w:t>2</w:t>
        </w:r>
        <w:del w:id="671" w:author="My Luong Vuong" w:date="2024-05-12T15:41:00Z">
          <w:r w:rsidR="00A61679" w:rsidDel="00034A3B">
            <w:delText xml:space="preserve"> (</w:delText>
          </w:r>
          <w:r w:rsidR="00A61679" w:rsidRPr="00092B52" w:rsidDel="00034A3B">
            <w:rPr>
              <w:b/>
              <w:bCs/>
            </w:rPr>
            <w:delText>Fig. </w:delText>
          </w:r>
        </w:del>
        <w:del w:id="672" w:author="My Luong Vuong" w:date="2024-05-12T14:16:00Z">
          <w:r w:rsidR="00A61679" w:rsidRPr="00092B52" w:rsidDel="001E69F1">
            <w:rPr>
              <w:b/>
              <w:bCs/>
            </w:rPr>
            <w:delText>1</w:delText>
          </w:r>
        </w:del>
        <w:del w:id="673" w:author="My Luong Vuong" w:date="2024-05-12T15:41:00Z">
          <w:r w:rsidR="00A61679" w:rsidDel="00034A3B">
            <w:delText>)</w:delText>
          </w:r>
        </w:del>
        <w:r w:rsidR="00A61679">
          <w:t>.</w:t>
        </w:r>
      </w:moveTo>
      <w:ins w:id="674" w:author="My Luong Vuong" w:date="2024-05-12T15:37:00Z">
        <w:r w:rsidR="00A424CA">
          <w:t xml:space="preserve"> </w:t>
        </w:r>
      </w:ins>
      <w:ins w:id="675" w:author="My Luong Vuong" w:date="2024-05-12T15:41:00Z">
        <w:r w:rsidR="00C44DF2">
          <w:t>In addition, u</w:t>
        </w:r>
      </w:ins>
      <w:ins w:id="676" w:author="My Luong Vuong" w:date="2024-05-12T15:37:00Z">
        <w:r w:rsidR="00E5452C">
          <w:t xml:space="preserve">nder the standard recommended </w:t>
        </w:r>
      </w:ins>
      <w:ins w:id="677" w:author="My Luong Vuong" w:date="2024-05-12T16:12:00Z">
        <w:r w:rsidR="003910D5">
          <w:t>MD</w:t>
        </w:r>
      </w:ins>
      <w:ins w:id="678" w:author="My Luong Vuong" w:date="2024-05-12T15:38:00Z">
        <w:r w:rsidR="00E5452C">
          <w:t xml:space="preserve"> of 400 mg, </w:t>
        </w:r>
      </w:ins>
      <w:ins w:id="679" w:author="My Luong Vuong" w:date="2024-05-12T15:41:00Z">
        <w:r w:rsidR="00267307">
          <w:t xml:space="preserve">the </w:t>
        </w:r>
      </w:ins>
      <w:ins w:id="680" w:author="My Luong Vuong" w:date="2024-05-12T15:40:00Z">
        <w:r w:rsidR="00823E8C">
          <w:t>PTA</w:t>
        </w:r>
      </w:ins>
      <w:ins w:id="681" w:author="My Luong Vuong" w:date="2024-05-12T15:42:00Z">
        <w:r w:rsidR="00A8716C">
          <w:t xml:space="preserve"> only</w:t>
        </w:r>
      </w:ins>
      <w:ins w:id="682" w:author="My Luong Vuong" w:date="2024-05-12T15:40:00Z">
        <w:r w:rsidR="00823E8C">
          <w:t xml:space="preserve"> fell slightly below 90% </w:t>
        </w:r>
      </w:ins>
      <w:ins w:id="683" w:author="My Luong Vuong" w:date="2024-05-12T15:42:00Z">
        <w:r w:rsidR="003350AA">
          <w:t>with</w:t>
        </w:r>
      </w:ins>
      <w:ins w:id="684" w:author="My Luong Vuong" w:date="2024-05-12T15:40:00Z">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ins>
      <w:moveTo w:id="685" w:author="My Luong Vuong" w:date="2024-05-12T14:16:00Z">
        <w:del w:id="686" w:author="My Luong Vuong" w:date="2024-05-12T14:17:00Z">
          <w:r w:rsidR="00A61679" w:rsidDel="00E03A18">
            <w:delText xml:space="preserve"> </w:delText>
          </w:r>
        </w:del>
      </w:moveTo>
      <w:moveToRangeEnd w:id="664"/>
      <w:ins w:id="687" w:author="My Luong Vuong" w:date="2024-05-12T15:42:00Z">
        <w:r w:rsidR="003350AA">
          <w:t>exceeding</w:t>
        </w:r>
      </w:ins>
      <w:ins w:id="688" w:author="My Luong Vuong" w:date="2024-05-12T15:41:00Z">
        <w:r w:rsidR="005D6876">
          <w:t xml:space="preserve"> </w:t>
        </w:r>
      </w:ins>
      <w:ins w:id="689" w:author="My Luong Vuong" w:date="2024-05-12T15:42:00Z">
        <w:r w:rsidR="005D6876">
          <w:t>195</w:t>
        </w:r>
        <w:r w:rsidR="003350AA">
          <w:t xml:space="preserve"> mL/min/1.73 m</w:t>
        </w:r>
        <w:r w:rsidR="003350AA" w:rsidRPr="00092B52">
          <w:rPr>
            <w:vertAlign w:val="superscript"/>
          </w:rPr>
          <w:t>2</w:t>
        </w:r>
      </w:ins>
      <w:ins w:id="690" w:author="My Luong Vuong" w:date="2024-05-12T16:19:00Z">
        <w:r w:rsidR="00645E53">
          <w:t xml:space="preserve"> </w:t>
        </w:r>
        <w:r w:rsidR="00645E53" w:rsidRPr="00645E53">
          <w:rPr>
            <w:b/>
            <w:bCs/>
            <w:rPrChange w:id="691" w:author="My Luong Vuong" w:date="2024-05-12T16:20:00Z">
              <w:rPr/>
            </w:rPrChange>
          </w:rPr>
          <w:t>(Fig. 3)</w:t>
        </w:r>
      </w:ins>
      <w:ins w:id="692" w:author="My Luong Vuong" w:date="2024-05-12T15:42:00Z">
        <w:r w:rsidR="003350AA">
          <w:t xml:space="preserve">. </w:t>
        </w:r>
      </w:ins>
      <w:del w:id="693" w:author="My Luong Vuong" w:date="2024-05-12T15:41:00Z">
        <w:r w:rsidR="00AA5B19" w:rsidDel="005D6876">
          <w:delText xml:space="preserve"> </w:delText>
        </w:r>
      </w:del>
      <w:ins w:id="694" w:author="My Luong Vuong" w:date="2024-05-12T15:38:00Z">
        <w:r w:rsidR="000B69DC">
          <w:t xml:space="preserve">The plots </w:t>
        </w:r>
      </w:ins>
      <w:ins w:id="695" w:author="My Luong Vuong" w:date="2024-05-12T15:39:00Z">
        <w:r w:rsidR="005F66E1">
          <w:t>showing</w:t>
        </w:r>
      </w:ins>
      <w:ins w:id="696" w:author="My Luong Vuong" w:date="2024-05-12T15:38:00Z">
        <w:r w:rsidR="000B69DC">
          <w:t xml:space="preserve"> </w:t>
        </w:r>
      </w:ins>
      <w:commentRangeStart w:id="697"/>
      <w:commentRangeStart w:id="698"/>
      <w:commentRangeStart w:id="699"/>
      <w:del w:id="700" w:author="My Luong Vuong" w:date="2024-05-12T15:39:00Z">
        <w:r w:rsidR="00310197" w:rsidRPr="00310197" w:rsidDel="0078039F">
          <w:rPr>
            <w:color w:val="auto"/>
          </w:rPr>
          <w:delText>PTA</w:delText>
        </w:r>
      </w:del>
      <w:ins w:id="701" w:author="My Luong Vuong" w:date="2024-05-12T15:39:00Z">
        <w:r w:rsidR="0078039F">
          <w:rPr>
            <w:color w:val="auto"/>
          </w:rPr>
          <w:t>the probab</w:t>
        </w:r>
      </w:ins>
      <w:ins w:id="702" w:author="My Luong Vuong" w:date="2024-05-12T15:40:00Z">
        <w:r w:rsidR="0078039F">
          <w:rPr>
            <w:color w:val="auto"/>
          </w:rPr>
          <w:t>ility</w:t>
        </w:r>
      </w:ins>
      <w:ins w:id="703" w:author="My Luong Vuong" w:date="2024-05-12T15:39:00Z">
        <w:r w:rsidR="0078039F">
          <w:rPr>
            <w:color w:val="auto"/>
          </w:rPr>
          <w:t xml:space="preserve">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ins>
      <w:r w:rsidR="00310197" w:rsidRPr="00310197">
        <w:rPr>
          <w:color w:val="auto"/>
        </w:rPr>
        <w:t xml:space="preserve"> </w:t>
      </w:r>
      <w:del w:id="704" w:author="My Luong Vuong" w:date="2024-05-12T15:38:00Z">
        <w:r w:rsidR="00310197" w:rsidRPr="00310197" w:rsidDel="000B69DC">
          <w:rPr>
            <w:color w:val="auto"/>
          </w:rPr>
          <w:delText xml:space="preserve">of a </w:delText>
        </w:r>
      </w:del>
      <w:r w:rsidR="00310197" w:rsidRPr="00310197">
        <w:rPr>
          <w:color w:val="auto"/>
        </w:rPr>
        <w:t xml:space="preserve">400 </w:t>
      </w:r>
      <w:proofErr w:type="spellStart"/>
      <w:r w:rsidR="00310197" w:rsidRPr="00310197">
        <w:rPr>
          <w:color w:val="auto"/>
        </w:rPr>
        <w:t>mg</w:t>
      </w:r>
      <w:ins w:id="705" w:author="My Luong Vuong" w:date="2024-05-12T15:43:00Z">
        <w:r w:rsidR="00244A5D" w:rsidRPr="00C47D23">
          <w:rPr>
            <w:color w:val="auto"/>
          </w:rPr>
          <w:t>×</w:t>
        </w:r>
      </w:ins>
      <w:r w:rsidR="00310197" w:rsidRPr="00310197">
        <w:rPr>
          <w:color w:val="auto"/>
        </w:rPr>
        <w:t>h</w:t>
      </w:r>
      <w:proofErr w:type="spellEnd"/>
      <w:r w:rsidR="00310197" w:rsidRPr="00310197">
        <w:rPr>
          <w:color w:val="auto"/>
        </w:rPr>
        <w:t xml:space="preserve">/L </w:t>
      </w:r>
      <w:del w:id="706" w:author="My Luong Vuong" w:date="2024-05-12T15:39:00Z">
        <w:r w:rsidR="00310197" w:rsidRPr="00B06240" w:rsidDel="0078039F">
          <w:rPr>
            <w:i/>
            <w:iCs/>
            <w:color w:val="auto"/>
          </w:rPr>
          <w:delText>f</w:delText>
        </w:r>
        <w:r w:rsidR="00310197" w:rsidRPr="00310197" w:rsidDel="0078039F">
          <w:rPr>
            <w:color w:val="auto"/>
          </w:rPr>
          <w:delText>AUC</w:delText>
        </w:r>
        <w:r w:rsidR="00310197" w:rsidRPr="00B06240" w:rsidDel="0078039F">
          <w:rPr>
            <w:color w:val="auto"/>
            <w:vertAlign w:val="subscript"/>
          </w:rPr>
          <w:delText>0-24</w:delText>
        </w:r>
        <w:r w:rsidR="00310197" w:rsidDel="0078039F">
          <w:rPr>
            <w:color w:val="auto"/>
          </w:rPr>
          <w:delText xml:space="preserve"> </w:delText>
        </w:r>
      </w:del>
      <w:r w:rsidR="00310197" w:rsidRPr="00310197">
        <w:rPr>
          <w:color w:val="auto"/>
        </w:rPr>
        <w:t>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w:t>
      </w:r>
      <w:del w:id="707" w:author="My Luong Vuong" w:date="2024-05-12T15:38:00Z">
        <w:r w:rsidR="00AA5B19" w:rsidRPr="00C47D23" w:rsidDel="000B69DC">
          <w:rPr>
            <w:color w:val="auto"/>
          </w:rPr>
          <w:delText xml:space="preserve">plots </w:delText>
        </w:r>
      </w:del>
      <w:r w:rsidR="00AA5B19" w:rsidRPr="00C47D23">
        <w:rPr>
          <w:color w:val="auto"/>
        </w:rPr>
        <w:t xml:space="preserve">of the </w:t>
      </w:r>
      <w:r w:rsidR="00983278" w:rsidRPr="00C47D23">
        <w:rPr>
          <w:color w:val="auto"/>
        </w:rPr>
        <w:t>simulated dosing regimens</w:t>
      </w:r>
      <w:r w:rsidR="00B037EB" w:rsidRPr="00C47D23">
        <w:rPr>
          <w:color w:val="auto"/>
        </w:rPr>
        <w:t xml:space="preserve"> </w:t>
      </w:r>
      <w:r w:rsidR="002E763C" w:rsidRPr="00C47D23">
        <w:rPr>
          <w:color w:val="auto"/>
        </w:rPr>
        <w:t>can be found</w:t>
      </w:r>
      <w:r w:rsidR="00B037EB" w:rsidRPr="00C47D23">
        <w:rPr>
          <w:color w:val="auto"/>
        </w:rPr>
        <w:t xml:space="preserve"> in </w:t>
      </w:r>
      <w:r w:rsidR="00B037EB" w:rsidRPr="00C47D23">
        <w:rPr>
          <w:b/>
          <w:bCs/>
          <w:color w:val="auto"/>
        </w:rPr>
        <w:t>Fig</w:t>
      </w:r>
      <w:ins w:id="708" w:author="My Luong Vuong" w:date="2024-05-12T19:49:00Z">
        <w:r w:rsidR="00925D7A">
          <w:rPr>
            <w:b/>
            <w:bCs/>
            <w:color w:val="auto"/>
          </w:rPr>
          <w:t>.</w:t>
        </w:r>
      </w:ins>
      <w:r w:rsidR="00B037EB" w:rsidRPr="00C47D23">
        <w:rPr>
          <w:b/>
          <w:bCs/>
          <w:color w:val="auto"/>
        </w:rPr>
        <w:t xml:space="preserve"> </w:t>
      </w:r>
      <w:del w:id="709" w:author="My Luong Vuong" w:date="2024-05-12T14:14:00Z">
        <w:r w:rsidR="00736B21" w:rsidRPr="00C47D23" w:rsidDel="00EE4F02">
          <w:rPr>
            <w:b/>
            <w:bCs/>
            <w:color w:val="auto"/>
          </w:rPr>
          <w:delText>S11</w:delText>
        </w:r>
      </w:del>
      <w:ins w:id="710" w:author="My Luong Vuong" w:date="2024-05-12T14:14:00Z">
        <w:r w:rsidR="00EE4F02">
          <w:rPr>
            <w:b/>
            <w:bCs/>
            <w:color w:val="auto"/>
          </w:rPr>
          <w:t>4</w:t>
        </w:r>
      </w:ins>
      <w:r w:rsidR="00736B21" w:rsidRPr="00C47D23">
        <w:rPr>
          <w:b/>
          <w:bCs/>
          <w:color w:val="auto"/>
        </w:rPr>
        <w:t>-</w:t>
      </w:r>
      <w:del w:id="711" w:author="My Luong Vuong" w:date="2024-05-12T14:14:00Z">
        <w:r w:rsidR="00736B21" w:rsidRPr="00C47D23" w:rsidDel="00EE4F02">
          <w:rPr>
            <w:b/>
            <w:bCs/>
            <w:color w:val="auto"/>
          </w:rPr>
          <w:delText>S12</w:delText>
        </w:r>
      </w:del>
      <w:ins w:id="712" w:author="My Luong Vuong" w:date="2024-05-12T14:14:00Z">
        <w:r w:rsidR="00EE4F02">
          <w:rPr>
            <w:b/>
            <w:bCs/>
            <w:color w:val="auto"/>
          </w:rPr>
          <w:t>5</w:t>
        </w:r>
      </w:ins>
      <w:r w:rsidR="00736B21" w:rsidRPr="00C47D23">
        <w:rPr>
          <w:b/>
          <w:bCs/>
          <w:color w:val="auto"/>
        </w:rPr>
        <w:t>.</w:t>
      </w:r>
      <w:r w:rsidR="00DA660A" w:rsidRPr="00C47D23">
        <w:rPr>
          <w:b/>
          <w:bCs/>
          <w:color w:val="auto"/>
        </w:rPr>
        <w:t xml:space="preserve"> </w:t>
      </w:r>
      <w:commentRangeEnd w:id="697"/>
      <w:r w:rsidR="00CF6500">
        <w:rPr>
          <w:rStyle w:val="CommentReference"/>
        </w:rPr>
        <w:commentReference w:id="697"/>
      </w:r>
      <w:commentRangeEnd w:id="698"/>
      <w:r w:rsidR="00982656">
        <w:rPr>
          <w:rStyle w:val="CommentReference"/>
        </w:rPr>
        <w:commentReference w:id="698"/>
      </w:r>
      <w:commentRangeEnd w:id="699"/>
      <w:r w:rsidR="00EE4F02">
        <w:rPr>
          <w:rStyle w:val="CommentReference"/>
        </w:rPr>
        <w:commentReference w:id="699"/>
      </w:r>
    </w:p>
    <w:p w14:paraId="52351FEB" w14:textId="507FD4BD"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del w:id="713" w:author="My Luong Vuong" w:date="2024-05-12T16:10:00Z">
        <w:r w:rsidR="005552D8" w:rsidRPr="005552D8" w:rsidDel="00BC2B20">
          <w:delText>loading dose</w:delText>
        </w:r>
      </w:del>
      <w:ins w:id="714" w:author="My Luong Vuong" w:date="2024-05-12T16:10:00Z">
        <w:r w:rsidR="00BC2B20">
          <w:t>LD</w:t>
        </w:r>
      </w:ins>
      <w:r w:rsidR="005552D8" w:rsidRPr="005552D8">
        <w:t xml:space="preserve"> 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 xml:space="preserve">administration of the </w:t>
      </w:r>
      <w:del w:id="715" w:author="My Luong Vuong" w:date="2024-05-12T16:10:00Z">
        <w:r w:rsidR="00055E26" w:rsidDel="00623F7F">
          <w:delText>loading dose</w:delText>
        </w:r>
      </w:del>
      <w:ins w:id="716" w:author="My Luong Vuong" w:date="2024-05-12T16:10:00Z">
        <w:r w:rsidR="00623F7F">
          <w:t>LD</w:t>
        </w:r>
      </w:ins>
      <w:r w:rsidR="00240EC2" w:rsidRPr="00E03B11">
        <w:t xml:space="preserve">. </w:t>
      </w:r>
      <w:r w:rsidR="004C01F1">
        <w:t xml:space="preserve">Daily </w:t>
      </w:r>
      <w:del w:id="717" w:author="My Luong Vuong" w:date="2024-05-12T16:12:00Z">
        <w:r w:rsidR="004C01F1" w:rsidDel="00903FBE">
          <w:delText>m</w:delText>
        </w:r>
        <w:r w:rsidR="00240EC2" w:rsidRPr="00E03B11" w:rsidDel="00903FBE">
          <w:delText>aintenance dose</w:delText>
        </w:r>
      </w:del>
      <w:ins w:id="718" w:author="My Luong Vuong" w:date="2024-05-12T16:12:00Z">
        <w:r w:rsidR="00903FBE">
          <w:t>MD</w:t>
        </w:r>
      </w:ins>
      <w:r w:rsidR="00240EC2" w:rsidRPr="00E03B11">
        <w:t>s</w:t>
      </w:r>
      <w:r w:rsidR="004C01F1">
        <w:t xml:space="preserve"> 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PTA on day</w:t>
      </w:r>
      <w:r w:rsidR="001557AB">
        <w:t>s 7 and</w:t>
      </w:r>
      <w:r w:rsidR="00240EC2" w:rsidRPr="00E03B11">
        <w:t xml:space="preserve"> </w:t>
      </w:r>
      <w:r w:rsidR="00A20793">
        <w:t>1</w:t>
      </w:r>
      <w:r w:rsidR="001B14C5">
        <w:t>4</w:t>
      </w:r>
      <w:r w:rsidR="004B7663">
        <w:t xml:space="preserve"> along the </w:t>
      </w:r>
      <w:r w:rsidR="0005797E">
        <w:t xml:space="preserve">studied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del w:id="719" w:author="My Luong Vuong" w:date="2024-05-12T15:33:00Z">
        <w:r w:rsidR="00C227EB" w:rsidRPr="00092B52" w:rsidDel="0049198C">
          <w:rPr>
            <w:b/>
            <w:bCs/>
          </w:rPr>
          <w:delText>2</w:delText>
        </w:r>
      </w:del>
      <w:ins w:id="720" w:author="My Luong Vuong" w:date="2024-05-12T15:33:00Z">
        <w:r w:rsidR="0049198C">
          <w:rPr>
            <w:b/>
            <w:bCs/>
          </w:rPr>
          <w:t>1</w:t>
        </w:r>
        <w:r w:rsidR="004C224C">
          <w:rPr>
            <w:b/>
            <w:bCs/>
          </w:rPr>
          <w:t>-</w:t>
        </w:r>
      </w:ins>
      <w:del w:id="721" w:author="My Luong Vuong" w:date="2024-05-12T15:33:00Z">
        <w:r w:rsidR="004E25A6" w:rsidDel="004C224C">
          <w:delText xml:space="preserve">, </w:delText>
        </w:r>
        <w:r w:rsidR="004E25A6" w:rsidRPr="00092B52" w:rsidDel="004C224C">
          <w:rPr>
            <w:b/>
            <w:bCs/>
          </w:rPr>
          <w:delText>Fig. </w:delText>
        </w:r>
        <w:r w:rsidR="00C227EB" w:rsidRPr="00092B52" w:rsidDel="0049198C">
          <w:rPr>
            <w:b/>
            <w:bCs/>
          </w:rPr>
          <w:delText>3</w:delText>
        </w:r>
      </w:del>
      <w:ins w:id="722" w:author="My Luong Vuong" w:date="2024-05-12T15:33:00Z">
        <w:r w:rsidR="0049198C">
          <w:rPr>
            <w:b/>
            <w:bCs/>
          </w:rPr>
          <w:t>2</w:t>
        </w:r>
      </w:ins>
      <w:ins w:id="723" w:author="My Luong Vuong" w:date="2024-05-12T23:12:00Z">
        <w:r w:rsidR="003807E3">
          <w:rPr>
            <w:b/>
            <w:bCs/>
          </w:rPr>
          <w:t>,</w:t>
        </w:r>
        <w:r w:rsidR="00D1749D">
          <w:rPr>
            <w:b/>
            <w:bCs/>
          </w:rPr>
          <w:t xml:space="preserve"> Fig. S11-S12</w:t>
        </w:r>
      </w:ins>
      <w:r w:rsidR="00240EC2" w:rsidRPr="00E03B11">
        <w:t>).</w:t>
      </w:r>
      <w:r w:rsidR="00E86A3C" w:rsidRPr="00E86A3C">
        <w:t xml:space="preserve"> </w:t>
      </w:r>
      <w:moveFromRangeStart w:id="724" w:author="My Luong Vuong" w:date="2024-05-12T14:41:00Z" w:name="move166417289"/>
      <w:moveFrom w:id="725" w:author="My Luong Vuong" w:date="2024-05-12T14:41:00Z">
        <w:r w:rsidR="00E86A3C" w:rsidRPr="00E03B11" w:rsidDel="006B2187">
          <w:t xml:space="preserve">The percentage of patients with fluconazole </w:t>
        </w:r>
        <w:r w:rsidR="00E86A3C" w:rsidDel="006B2187">
          <w:t>C</w:t>
        </w:r>
        <w:r w:rsidR="00E86A3C" w:rsidRPr="00AF5993" w:rsidDel="006B2187">
          <w:rPr>
            <w:vertAlign w:val="subscript"/>
          </w:rPr>
          <w:t>trough</w:t>
        </w:r>
        <w:r w:rsidR="00E86A3C" w:rsidRPr="00E03B11" w:rsidDel="006B2187">
          <w:t xml:space="preserve"> </w:t>
        </w:r>
        <w:r w:rsidR="00E86A3C" w:rsidDel="006B2187">
          <w:t xml:space="preserve">of </w:t>
        </w:r>
        <w:r w:rsidR="00E86A3C" w:rsidRPr="00E03B11" w:rsidDel="006B2187">
          <w:t>80</w:t>
        </w:r>
        <w:r w:rsidR="00E86A3C" w:rsidDel="006B2187">
          <w:t> </w:t>
        </w:r>
        <w:r w:rsidR="00E86A3C" w:rsidRPr="00E03B11" w:rsidDel="006B2187">
          <w:t>mg/L</w:t>
        </w:r>
        <w:r w:rsidR="00E86A3C" w:rsidDel="006B2187">
          <w:t xml:space="preserve"> or higher</w:t>
        </w:r>
        <w:r w:rsidR="00E86A3C" w:rsidRPr="00E03B11" w:rsidDel="006B2187">
          <w:t xml:space="preserve"> </w:t>
        </w:r>
        <w:r w:rsidR="00E86A3C" w:rsidDel="006B2187">
          <w:t>were minimal under proposed optimised doses (&lt;0.5% when off CRRT and &lt;0.1% when on CRRT)</w:t>
        </w:r>
        <w:r w:rsidR="00E86A3C" w:rsidRPr="00E03B11" w:rsidDel="006B2187">
          <w:t>.</w:t>
        </w:r>
      </w:moveFrom>
      <w:moveFromRangeEnd w:id="724"/>
    </w:p>
    <w:p w14:paraId="54692E3A" w14:textId="4B92FFCC" w:rsidR="00CA6CF6" w:rsidRDefault="00D6713F" w:rsidP="00593CAA">
      <w:r>
        <w:t>Real-world population</w:t>
      </w:r>
      <w:r w:rsidR="00240EC2" w:rsidRPr="00E03B11">
        <w:t xml:space="preserve"> simulations confirmed that the </w:t>
      </w:r>
      <w:commentRangeStart w:id="726"/>
      <w:commentRangeStart w:id="727"/>
      <w:r w:rsidR="00240EC2" w:rsidRPr="00E03B11">
        <w:t>standard dosing regimen</w:t>
      </w:r>
      <w:ins w:id="728" w:author="My Luong Vuong" w:date="2024-03-19T18:21:00Z">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ins>
      <w:ins w:id="729" w:author="My Luong Vuong" w:date="2024-03-19T18:22:00Z">
        <w:r w:rsidR="00FA745F">
          <w:t xml:space="preserve"> </w:t>
        </w:r>
      </w:ins>
      <w:del w:id="730" w:author="My Luong Vuong" w:date="2024-03-19T18:22:00Z">
        <w:r w:rsidR="00240EC2" w:rsidRPr="00E03B11" w:rsidDel="00FA745F">
          <w:delText xml:space="preserve"> </w:delText>
        </w:r>
        <w:commentRangeEnd w:id="726"/>
        <w:r w:rsidR="00C93E26" w:rsidDel="00FA745F">
          <w:rPr>
            <w:rStyle w:val="CommentReference"/>
          </w:rPr>
          <w:commentReference w:id="726"/>
        </w:r>
      </w:del>
      <w:commentRangeEnd w:id="727"/>
      <w:r w:rsidR="00583D2F">
        <w:rPr>
          <w:rStyle w:val="CommentReference"/>
        </w:rPr>
        <w:commentReference w:id="727"/>
      </w:r>
      <w:r w:rsidR="00240EC2" w:rsidRPr="00E03B11">
        <w:t xml:space="preserve">resulted in </w:t>
      </w:r>
      <w:commentRangeStart w:id="731"/>
      <w:commentRangeStart w:id="732"/>
      <w:r w:rsidR="00240EC2" w:rsidRPr="00E03B11">
        <w:t>clinically unacceptable PTA</w:t>
      </w:r>
      <w:commentRangeEnd w:id="731"/>
      <w:r w:rsidR="00D47F6F">
        <w:rPr>
          <w:rStyle w:val="CommentReference"/>
        </w:rPr>
        <w:commentReference w:id="731"/>
      </w:r>
      <w:commentRangeEnd w:id="732"/>
      <w:r w:rsidR="008875A2">
        <w:rPr>
          <w:rStyle w:val="CommentReference"/>
        </w:rPr>
        <w:commentReference w:id="732"/>
      </w:r>
      <w:r w:rsidR="00240EC2" w:rsidRPr="00E03B11">
        <w:t xml:space="preserve">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del w:id="733" w:author="My Luong Vuong" w:date="2024-05-12T23:12:00Z">
        <w:r w:rsidR="00A643D8" w:rsidRPr="00CD770F" w:rsidDel="003A155A">
          <w:rPr>
            <w:b/>
            <w:bCs/>
          </w:rPr>
          <w:delText>S12</w:delText>
        </w:r>
      </w:del>
      <w:ins w:id="734" w:author="My Luong Vuong" w:date="2024-05-12T23:12:00Z">
        <w:r w:rsidR="003A155A" w:rsidRPr="00CD770F">
          <w:rPr>
            <w:b/>
            <w:bCs/>
          </w:rPr>
          <w:t>S1</w:t>
        </w:r>
        <w:r w:rsidR="003A155A">
          <w:rPr>
            <w:b/>
            <w:bCs/>
          </w:rPr>
          <w:t>3</w:t>
        </w:r>
      </w:ins>
      <w:r w:rsidR="00A643D8" w:rsidRPr="00E03B11">
        <w:t>)</w:t>
      </w:r>
      <w:r w:rsidR="00240EC2" w:rsidRPr="00E03B11">
        <w:t>. Simulati</w:t>
      </w:r>
      <w:r>
        <w:t xml:space="preserve">on </w:t>
      </w:r>
      <w:r>
        <w:lastRenderedPageBreak/>
        <w:t>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del w:id="735" w:author="My Luong Vuong" w:date="2024-05-12T15:32:00Z">
        <w:r w:rsidR="00FB633A" w:rsidRPr="00FB633A" w:rsidDel="009626D7">
          <w:rPr>
            <w:b/>
            <w:bCs/>
          </w:rPr>
          <w:delText>4</w:delText>
        </w:r>
      </w:del>
      <w:ins w:id="736" w:author="My Luong Vuong" w:date="2024-05-12T15:32:00Z">
        <w:r w:rsidR="009626D7">
          <w:rPr>
            <w:b/>
            <w:bCs/>
          </w:rPr>
          <w:t>6</w:t>
        </w:r>
      </w:ins>
      <w:r w:rsidR="00FB633A">
        <w:t xml:space="preserve">, </w:t>
      </w:r>
      <w:r w:rsidR="00F6481B" w:rsidRPr="00CD770F">
        <w:rPr>
          <w:b/>
          <w:bCs/>
        </w:rPr>
        <w:t>Fig</w:t>
      </w:r>
      <w:r w:rsidR="009C7710" w:rsidRPr="00CD770F">
        <w:rPr>
          <w:b/>
          <w:bCs/>
        </w:rPr>
        <w:t>.</w:t>
      </w:r>
      <w:r w:rsidR="004E25A6" w:rsidRPr="00CD770F">
        <w:rPr>
          <w:b/>
          <w:bCs/>
        </w:rPr>
        <w:t> </w:t>
      </w:r>
      <w:del w:id="737" w:author="My Luong Vuong" w:date="2024-05-12T23:12:00Z">
        <w:r w:rsidR="00F6481B" w:rsidRPr="00CD770F" w:rsidDel="00A72744">
          <w:rPr>
            <w:b/>
            <w:bCs/>
          </w:rPr>
          <w:delText>S</w:delText>
        </w:r>
        <w:r w:rsidR="00CA569D" w:rsidRPr="00CD770F" w:rsidDel="00A72744">
          <w:rPr>
            <w:b/>
            <w:bCs/>
          </w:rPr>
          <w:delText>1</w:delText>
        </w:r>
        <w:r w:rsidR="00EF2827" w:rsidRPr="00CD770F" w:rsidDel="00A72744">
          <w:rPr>
            <w:b/>
            <w:bCs/>
          </w:rPr>
          <w:delText>2</w:delText>
        </w:r>
      </w:del>
      <w:ins w:id="738" w:author="My Luong Vuong" w:date="2024-05-12T23:12:00Z">
        <w:r w:rsidR="00A72744" w:rsidRPr="00CD770F">
          <w:rPr>
            <w:b/>
            <w:bCs/>
          </w:rPr>
          <w:t>S1</w:t>
        </w:r>
        <w:r w:rsidR="00A72744">
          <w:rPr>
            <w:b/>
            <w:bCs/>
          </w:rPr>
          <w:t>3</w:t>
        </w:r>
      </w:ins>
      <w:r w:rsidR="00240EC2" w:rsidRPr="00E03B11">
        <w:t>)</w:t>
      </w:r>
      <w:del w:id="739" w:author="My Luong Vuong" w:date="2024-05-12T11:36:00Z">
        <w:r w:rsidR="00240EC2" w:rsidRPr="00E03B11" w:rsidDel="00C404E6">
          <w:delText>.</w:delText>
        </w:r>
        <w:r w:rsidR="00E81A37" w:rsidDel="00C404E6">
          <w:delText xml:space="preserve"> </w:delText>
        </w:r>
        <w:r w:rsidR="00A4690B" w:rsidDel="00C404E6">
          <w:delText xml:space="preserve">Furthermore, </w:delText>
        </w:r>
        <w:r w:rsidR="00AC68AD" w:rsidDel="00C404E6">
          <w:delText>on average,</w:delText>
        </w:r>
        <w:r w:rsidR="00F35C82" w:rsidDel="00C404E6">
          <w:delText xml:space="preserve"> </w:delText>
        </w:r>
        <w:commentRangeStart w:id="740"/>
        <w:commentRangeStart w:id="741"/>
        <w:r w:rsidR="000406A6" w:rsidDel="00C404E6">
          <w:delText xml:space="preserve">the optimised dosing </w:delText>
        </w:r>
        <w:r w:rsidR="00095DF6" w:rsidDel="00C404E6">
          <w:delText>regimen results in a</w:delText>
        </w:r>
        <w:r w:rsidR="00EC2685" w:rsidDel="00C404E6">
          <w:delText>n additional</w:delText>
        </w:r>
        <w:r w:rsidR="00EE395A" w:rsidDel="00C404E6">
          <w:delText xml:space="preserve"> fluconazole</w:delText>
        </w:r>
        <w:r w:rsidR="00EC2685" w:rsidDel="00C404E6">
          <w:delText xml:space="preserve"> consumption of </w:delText>
        </w:r>
        <w:r w:rsidR="00572A12" w:rsidDel="00C404E6">
          <w:delText>74828.6</w:delText>
        </w:r>
        <w:r w:rsidR="00EE395A" w:rsidDel="00C404E6">
          <w:delText xml:space="preserve"> mg/1</w:delText>
        </w:r>
        <w:r w:rsidR="0009541D" w:rsidDel="00C404E6">
          <w:delText xml:space="preserve">000 </w:delText>
        </w:r>
        <w:r w:rsidR="006C53BE" w:rsidDel="00C404E6">
          <w:delText xml:space="preserve">patient days, or approximately </w:delText>
        </w:r>
        <w:r w:rsidR="00274D12" w:rsidDel="00C404E6">
          <w:delText>374 defined daily dose (DDD)</w:delText>
        </w:r>
        <w:r w:rsidR="00B475DA" w:rsidDel="00C404E6">
          <w:fldChar w:fldCharType="begin"/>
        </w:r>
        <w:r w:rsidR="00DA0B19" w:rsidDel="00C404E6">
          <w:delInstrText xml:space="preserve"> ADDIN EN.CITE &lt;EndNote&gt;&lt;Cite&gt;&lt;Author&gt;Methodology&lt;/Author&gt;&lt;Year&gt;2023&lt;/Year&gt;&lt;RecNum&gt;74&lt;/RecNum&gt;&lt;DisplayText&gt; [33]&lt;/DisplayText&gt;&lt;record&gt;&lt;rec-number&gt;74&lt;/rec-number&gt;&lt;foreign-keys&gt;&lt;key app="EN" db-id="xred9e5sg009pcetsepxtfs0dwxsa5rzvawx" timestamp="1701871367"&gt;74&lt;/key&gt;&lt;/foreign-keys&gt;&lt;ref-type name="Web Page"&gt;12&lt;/ref-type&gt;&lt;contributors&gt;&lt;authors&gt;&lt;author&gt;WHO Collaborating Centre for Drug Statistics Methodology&lt;/author&gt;&lt;/authors&gt;&lt;/contributors&gt;&lt;titles&gt;&lt;title&gt;Fluconazole ATC/DDD Index&lt;/title&gt;&lt;/titles&gt;&lt;dates&gt;&lt;year&gt;2023&lt;/year&gt;&lt;/dates&gt;&lt;urls&gt;&lt;related-urls&gt;&lt;url&gt;https://www.whocc.no/atc_ddd_index/?code=J02AC01&lt;/url&gt;&lt;/related-urls&gt;&lt;/urls&gt;&lt;/record&gt;&lt;/Cite&gt;&lt;/EndNote&gt;</w:delInstrText>
        </w:r>
        <w:r w:rsidR="00B475DA" w:rsidDel="00C404E6">
          <w:fldChar w:fldCharType="separate"/>
        </w:r>
        <w:r w:rsidR="00DA0B19" w:rsidDel="00C404E6">
          <w:rPr>
            <w:noProof/>
          </w:rPr>
          <w:delText> [33]</w:delText>
        </w:r>
        <w:r w:rsidR="00B475DA" w:rsidDel="00C404E6">
          <w:fldChar w:fldCharType="end"/>
        </w:r>
        <w:r w:rsidR="000D5473" w:rsidDel="00C404E6">
          <w:delText>/1000 patient days</w:delText>
        </w:r>
        <w:r w:rsidR="00DD7FC4" w:rsidDel="00C404E6">
          <w:delText>,</w:delText>
        </w:r>
        <w:r w:rsidR="00A73710" w:rsidDel="00C404E6">
          <w:delText xml:space="preserve"> </w:delText>
        </w:r>
        <w:r w:rsidR="00D811E0" w:rsidDel="00C404E6">
          <w:delText>compared to the standard dosing regimen</w:delText>
        </w:r>
      </w:del>
      <w:r w:rsidR="00EE395A">
        <w:t>.</w:t>
      </w:r>
      <w:commentRangeEnd w:id="740"/>
      <w:r w:rsidR="00432B4D">
        <w:rPr>
          <w:rStyle w:val="CommentReference"/>
        </w:rPr>
        <w:commentReference w:id="740"/>
      </w:r>
      <w:commentRangeEnd w:id="741"/>
      <w:r w:rsidR="00C404E6">
        <w:rPr>
          <w:rStyle w:val="CommentReference"/>
        </w:rPr>
        <w:commentReference w:id="741"/>
      </w:r>
      <w:ins w:id="742" w:author="My Luong Vuong" w:date="2024-05-12T14:41:00Z">
        <w:r w:rsidR="006B2187">
          <w:t xml:space="preserve"> </w:t>
        </w:r>
      </w:ins>
      <w:moveToRangeStart w:id="743" w:author="My Luong Vuong" w:date="2024-05-12T14:41:00Z" w:name="move166417289"/>
      <w:moveTo w:id="744" w:author="My Luong Vuong" w:date="2024-05-12T14:41:00Z">
        <w:r w:rsidR="006B2187" w:rsidRPr="00E03B11">
          <w:t xml:space="preserve">The percentage of patients with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B2187" w:rsidRPr="00E03B11">
          <w:t xml:space="preserve"> </w:t>
        </w:r>
        <w:r w:rsidR="006B2187">
          <w:t>were minimal under proposed optimised doses (&lt;</w:t>
        </w:r>
        <w:del w:id="745" w:author="My Luong Vuong" w:date="2024-05-12T16:18:00Z">
          <w:r w:rsidR="006B2187" w:rsidDel="00985343">
            <w:delText>0.5% when off CRRT and &lt;0.1% when on CRRT</w:delText>
          </w:r>
        </w:del>
      </w:moveTo>
      <w:ins w:id="746" w:author="My Luong Vuong" w:date="2024-05-12T16:18:00Z">
        <w:r w:rsidR="00985343">
          <w:t>1.2%</w:t>
        </w:r>
      </w:ins>
      <w:moveTo w:id="747" w:author="My Luong Vuong" w:date="2024-05-12T14:41:00Z">
        <w:r w:rsidR="006B2187">
          <w:t>)</w:t>
        </w:r>
        <w:r w:rsidR="006B2187" w:rsidRPr="00E03B11">
          <w:t>.</w:t>
        </w:r>
      </w:moveTo>
      <w:moveToRangeEnd w:id="743"/>
    </w:p>
    <w:p w14:paraId="1FD5D263" w14:textId="012829B4" w:rsidR="009248EC" w:rsidRDefault="00E86A3C" w:rsidP="00593CAA">
      <w:del w:id="748" w:author="My Luong Vuong" w:date="2024-05-12T11:37:00Z">
        <w:r w:rsidDel="0081715C">
          <w:delText xml:space="preserve">The </w:delText>
        </w:r>
        <w:r w:rsidR="00240EC2" w:rsidRPr="00E03B11" w:rsidDel="0081715C">
          <w:delText>ROC analysis confirmed</w:delText>
        </w:r>
        <w:r w:rsidR="00354441" w:rsidDel="0081715C">
          <w:delText xml:space="preserve"> the </w:delText>
        </w:r>
        <w:r w:rsidR="00B16D4F" w:rsidDel="0081715C">
          <w:delText xml:space="preserve">absence of a </w:delText>
        </w:r>
        <w:r w:rsidR="00354441" w:rsidDel="0081715C">
          <w:delText>clinical</w:delText>
        </w:r>
        <w:r w:rsidR="00B16D4F" w:rsidDel="0081715C">
          <w:delText>ly</w:delText>
        </w:r>
        <w:r w:rsidR="00354441" w:rsidDel="0081715C">
          <w:delText xml:space="preserve"> relevan</w:delText>
        </w:r>
        <w:r w:rsidR="00B16D4F" w:rsidDel="0081715C">
          <w:delText>t impact</w:delText>
        </w:r>
        <w:r w:rsidR="00354441" w:rsidDel="0081715C">
          <w:delText xml:space="preserve"> </w:delText>
        </w:r>
        <w:r w:rsidR="00D05D62" w:rsidDel="0081715C">
          <w:delText xml:space="preserve">of </w:delText>
        </w:r>
        <w:r w:rsidR="001D71F2" w:rsidDel="0081715C">
          <w:delText>eGFR</w:delText>
        </w:r>
        <w:r w:rsidR="001D71F2" w:rsidRPr="00BA7DD3" w:rsidDel="0081715C">
          <w:rPr>
            <w:vertAlign w:val="subscript"/>
          </w:rPr>
          <w:delText>CKD</w:delText>
        </w:r>
        <w:r w:rsidR="00E46977" w:rsidDel="0081715C">
          <w:rPr>
            <w:vertAlign w:val="subscript"/>
          </w:rPr>
          <w:delText>-</w:delText>
        </w:r>
        <w:r w:rsidR="001D71F2" w:rsidRPr="00BA7DD3" w:rsidDel="0081715C">
          <w:rPr>
            <w:vertAlign w:val="subscript"/>
          </w:rPr>
          <w:delText>EPI</w:delText>
        </w:r>
        <w:r w:rsidR="00240EC2" w:rsidRPr="00E03B11" w:rsidDel="0081715C">
          <w:delText xml:space="preserve"> </w:delText>
        </w:r>
        <w:r w:rsidR="00B16D4F" w:rsidDel="0081715C">
          <w:delText xml:space="preserve">on </w:delText>
        </w:r>
        <w:r w:rsidR="003C267E" w:rsidDel="0081715C">
          <w:delText xml:space="preserve">achieving a 90% PTA </w:delText>
        </w:r>
        <w:r w:rsidR="001D71F2" w:rsidDel="0081715C">
          <w:delText>under</w:delText>
        </w:r>
        <w:r w:rsidDel="0081715C">
          <w:delText xml:space="preserve"> both</w:delText>
        </w:r>
        <w:r w:rsidR="001D71F2" w:rsidDel="0081715C">
          <w:delText xml:space="preserve"> standard and optimised dosing regimen</w:delText>
        </w:r>
        <w:r w:rsidDel="0081715C">
          <w:delText>s</w:delText>
        </w:r>
        <w:r w:rsidR="00672EA5" w:rsidDel="0081715C">
          <w:delText xml:space="preserve"> </w:delText>
        </w:r>
        <w:r w:rsidDel="0081715C">
          <w:delText>(</w:delText>
        </w:r>
        <w:r w:rsidR="00672EA5" w:rsidDel="0081715C">
          <w:delText>area under the ROC</w:delText>
        </w:r>
        <w:r w:rsidR="00EE40E5" w:rsidDel="0081715C">
          <w:delText xml:space="preserve"> </w:delText>
        </w:r>
        <w:r w:rsidDel="0081715C">
          <w:delText>[</w:delText>
        </w:r>
        <w:r w:rsidR="002D7C7A" w:rsidDel="0081715C">
          <w:delText>AUROC</w:delText>
        </w:r>
        <w:r w:rsidDel="0081715C">
          <w:delText>] curve</w:delText>
        </w:r>
        <w:r w:rsidR="00F2308B" w:rsidDel="0081715C">
          <w:delText xml:space="preserve"> </w:delText>
        </w:r>
        <w:r w:rsidDel="0081715C">
          <w:delText xml:space="preserve">not different from </w:delText>
        </w:r>
        <w:r w:rsidR="00672EA5" w:rsidDel="0081715C">
          <w:delText xml:space="preserve">0.5 from day 1 to day 14 </w:delText>
        </w:r>
        <w:r w:rsidR="001E5203" w:rsidDel="0081715C">
          <w:delText>(</w:delText>
        </w:r>
        <w:r w:rsidR="001E5203" w:rsidRPr="00CD770F" w:rsidDel="0081715C">
          <w:rPr>
            <w:b/>
            <w:bCs/>
          </w:rPr>
          <w:delText>Fig.</w:delText>
        </w:r>
        <w:r w:rsidRPr="00CD770F" w:rsidDel="0081715C">
          <w:rPr>
            <w:b/>
            <w:bCs/>
          </w:rPr>
          <w:delText> </w:delText>
        </w:r>
        <w:r w:rsidR="001E5203" w:rsidRPr="00CD770F" w:rsidDel="0081715C">
          <w:rPr>
            <w:b/>
            <w:bCs/>
          </w:rPr>
          <w:delText>S</w:delText>
        </w:r>
        <w:r w:rsidR="00FA2470" w:rsidRPr="00CD770F" w:rsidDel="0081715C">
          <w:rPr>
            <w:b/>
            <w:bCs/>
          </w:rPr>
          <w:delText>1</w:delText>
        </w:r>
        <w:r w:rsidR="00861BE5" w:rsidRPr="00CD770F" w:rsidDel="0081715C">
          <w:rPr>
            <w:b/>
            <w:bCs/>
          </w:rPr>
          <w:delText>3</w:delText>
        </w:r>
        <w:r w:rsidR="00E20270" w:rsidDel="0081715C">
          <w:delText>)</w:delText>
        </w:r>
        <w:r w:rsidR="001D71F2" w:rsidDel="0081715C">
          <w:delText xml:space="preserve">. </w:delText>
        </w:r>
        <w:commentRangeStart w:id="749"/>
        <w:commentRangeStart w:id="750"/>
        <w:r w:rsidDel="0081715C">
          <w:delText>B</w:delText>
        </w:r>
        <w:r w:rsidR="00F2308B" w:rsidDel="0081715C">
          <w:delText>ody</w:delText>
        </w:r>
        <w:r w:rsidR="00CA6CF6" w:rsidDel="0081715C">
          <w:delText xml:space="preserve"> weight</w:delText>
        </w:r>
        <w:r w:rsidR="00CA6CF6" w:rsidRPr="00E03B11" w:rsidDel="0081715C">
          <w:delText xml:space="preserve"> </w:delText>
        </w:r>
        <w:commentRangeEnd w:id="749"/>
        <w:r w:rsidR="00BB06DA" w:rsidDel="0081715C">
          <w:rPr>
            <w:rStyle w:val="CommentReference"/>
          </w:rPr>
          <w:commentReference w:id="749"/>
        </w:r>
        <w:commentRangeEnd w:id="750"/>
        <w:r w:rsidR="00D024B7" w:rsidDel="0081715C">
          <w:rPr>
            <w:rStyle w:val="CommentReference"/>
          </w:rPr>
          <w:commentReference w:id="750"/>
        </w:r>
        <w:r w:rsidR="00CA6CF6" w:rsidDel="0081715C">
          <w:delText>w</w:delText>
        </w:r>
        <w:r w:rsidR="00240EC2" w:rsidRPr="00E03B11" w:rsidDel="0081715C">
          <w:delText xml:space="preserve">as </w:delText>
        </w:r>
        <w:r w:rsidDel="0081715C">
          <w:delText>confirmed to be a</w:delText>
        </w:r>
        <w:r w:rsidR="00240EC2" w:rsidRPr="00E03B11" w:rsidDel="0081715C">
          <w:delText xml:space="preserve"> clinically relevant predictor for target attainment on day</w:delText>
        </w:r>
        <w:r w:rsidDel="0081715C">
          <w:delText> </w:delText>
        </w:r>
        <w:r w:rsidR="00240EC2" w:rsidRPr="00E03B11" w:rsidDel="0081715C">
          <w:delText>1</w:delText>
        </w:r>
        <w:r w:rsidR="00CA6CF6" w:rsidDel="0081715C">
          <w:delText xml:space="preserve"> (AUROC 0.68</w:delText>
        </w:r>
        <w:r w:rsidR="008F1A74" w:rsidDel="0081715C">
          <w:delText>7</w:delText>
        </w:r>
        <w:r w:rsidR="00CA6CF6" w:rsidDel="0081715C">
          <w:delText xml:space="preserve"> [95% CI 0.</w:delText>
        </w:r>
        <w:r w:rsidR="009E7D91" w:rsidDel="0081715C">
          <w:delText>686</w:delText>
        </w:r>
        <w:r w:rsidDel="0081715C">
          <w:delText>–</w:delText>
        </w:r>
        <w:r w:rsidR="00CA6CF6" w:rsidDel="0081715C">
          <w:delText>0.</w:delText>
        </w:r>
        <w:r w:rsidR="009E7D91" w:rsidDel="0081715C">
          <w:delText>688</w:delText>
        </w:r>
        <w:r w:rsidR="00CA6CF6" w:rsidDel="0081715C">
          <w:delText>])</w:delText>
        </w:r>
        <w:r w:rsidR="00240EC2" w:rsidRPr="00E03B11" w:rsidDel="0081715C">
          <w:delText xml:space="preserve"> and </w:delText>
        </w:r>
        <w:r w:rsidDel="0081715C">
          <w:delText>day </w:delText>
        </w:r>
        <w:r w:rsidR="00240EC2" w:rsidRPr="00E03B11" w:rsidDel="0081715C">
          <w:delText>2</w:delText>
        </w:r>
        <w:r w:rsidR="00CA6CF6" w:rsidDel="0081715C">
          <w:delText xml:space="preserve"> (AUROC 0.</w:delText>
        </w:r>
        <w:r w:rsidR="00047461" w:rsidDel="0081715C">
          <w:delText xml:space="preserve">633 </w:delText>
        </w:r>
        <w:r w:rsidR="00CA6CF6" w:rsidDel="0081715C">
          <w:delText>[0.6</w:delText>
        </w:r>
        <w:r w:rsidR="00047461" w:rsidDel="0081715C">
          <w:delText>3</w:delText>
        </w:r>
        <w:r w:rsidR="00CA6CF6" w:rsidDel="0081715C">
          <w:delText>1</w:delText>
        </w:r>
        <w:r w:rsidDel="0081715C">
          <w:delText>–</w:delText>
        </w:r>
        <w:r w:rsidR="00CA6CF6" w:rsidDel="0081715C">
          <w:delText>0.6</w:delText>
        </w:r>
        <w:r w:rsidR="00047461" w:rsidDel="0081715C">
          <w:delText>3</w:delText>
        </w:r>
        <w:r w:rsidR="00CA6CF6" w:rsidDel="0081715C">
          <w:delText>4])</w:delText>
        </w:r>
        <w:r w:rsidR="00240EC2" w:rsidRPr="00E03B11" w:rsidDel="0081715C">
          <w:delText xml:space="preserve"> </w:delText>
        </w:r>
        <w:r w:rsidR="000F41E5" w:rsidDel="0081715C">
          <w:delText>on</w:delText>
        </w:r>
        <w:r w:rsidR="00240EC2" w:rsidRPr="00E03B11" w:rsidDel="0081715C">
          <w:delText xml:space="preserve"> </w:delText>
        </w:r>
        <w:r w:rsidR="0060521C" w:rsidDel="0081715C">
          <w:delText xml:space="preserve">the </w:delText>
        </w:r>
        <w:r w:rsidR="00240EC2" w:rsidRPr="00E03B11" w:rsidDel="0081715C">
          <w:delText>standard dosing</w:delText>
        </w:r>
        <w:r w:rsidR="001F3F63" w:rsidDel="0081715C">
          <w:delText xml:space="preserve"> regimen</w:delText>
        </w:r>
        <w:r w:rsidR="00240EC2" w:rsidRPr="00E03B11" w:rsidDel="0081715C">
          <w:delText xml:space="preserve"> (</w:delText>
        </w:r>
        <w:r w:rsidR="001E4F00" w:rsidRPr="00CD770F" w:rsidDel="0081715C">
          <w:rPr>
            <w:b/>
            <w:bCs/>
          </w:rPr>
          <w:delText>Fig.</w:delText>
        </w:r>
        <w:r w:rsidRPr="00CD770F" w:rsidDel="0081715C">
          <w:rPr>
            <w:b/>
            <w:bCs/>
          </w:rPr>
          <w:delText> </w:delText>
        </w:r>
        <w:r w:rsidR="001E4F00" w:rsidRPr="00CD770F" w:rsidDel="0081715C">
          <w:rPr>
            <w:b/>
            <w:bCs/>
          </w:rPr>
          <w:delText>S</w:delText>
        </w:r>
        <w:r w:rsidR="00574151" w:rsidRPr="00CD770F" w:rsidDel="0081715C">
          <w:rPr>
            <w:b/>
            <w:bCs/>
          </w:rPr>
          <w:delText>1</w:delText>
        </w:r>
        <w:r w:rsidR="009B1B72" w:rsidRPr="00CD770F" w:rsidDel="0081715C">
          <w:rPr>
            <w:b/>
            <w:bCs/>
          </w:rPr>
          <w:delText>4</w:delText>
        </w:r>
        <w:r w:rsidR="00240EC2" w:rsidRPr="00E03B11" w:rsidDel="0081715C">
          <w:delText>)</w:delText>
        </w:r>
        <w:r w:rsidR="000F41E5" w:rsidDel="0081715C">
          <w:delText>, but</w:delText>
        </w:r>
        <w:r w:rsidR="00240EC2" w:rsidRPr="00E03B11" w:rsidDel="0081715C">
          <w:delText xml:space="preserve"> </w:delText>
        </w:r>
        <w:r w:rsidR="000F41E5" w:rsidDel="0081715C">
          <w:delText>became</w:delText>
        </w:r>
        <w:r w:rsidR="000F41E5" w:rsidRPr="00E03B11" w:rsidDel="0081715C">
          <w:delText xml:space="preserve"> </w:delText>
        </w:r>
        <w:r w:rsidR="00240EC2" w:rsidRPr="00E03B11" w:rsidDel="0081715C">
          <w:delText xml:space="preserve">clinically </w:delText>
        </w:r>
        <w:r w:rsidR="000E15F8" w:rsidDel="0081715C">
          <w:delText xml:space="preserve">less </w:delText>
        </w:r>
        <w:r w:rsidR="000E15F8" w:rsidRPr="00E03B11" w:rsidDel="0081715C">
          <w:delText xml:space="preserve">relevant </w:delText>
        </w:r>
        <w:r w:rsidR="00240EC2" w:rsidRPr="00E03B11" w:rsidDel="0081715C">
          <w:delText xml:space="preserve">when </w:delText>
        </w:r>
        <w:r w:rsidR="000F41E5" w:rsidDel="0081715C">
          <w:delText>the</w:delText>
        </w:r>
        <w:r w:rsidR="000F41E5" w:rsidRPr="00E03B11" w:rsidDel="0081715C">
          <w:delText xml:space="preserve"> </w:delText>
        </w:r>
        <w:r w:rsidR="00240EC2" w:rsidRPr="00E03B11" w:rsidDel="0081715C">
          <w:delText xml:space="preserve">optimised dosing regimen was utilised </w:delText>
        </w:r>
        <w:r w:rsidR="009D3E94" w:rsidDel="0081715C">
          <w:delText>(</w:delText>
        </w:r>
        <w:r w:rsidR="00240EC2" w:rsidRPr="00E03B11" w:rsidDel="0081715C">
          <w:delText>AUROC 0.</w:delText>
        </w:r>
        <w:r w:rsidR="00A43877" w:rsidDel="0081715C">
          <w:delText>462</w:delText>
        </w:r>
        <w:r w:rsidR="00A43877" w:rsidRPr="00E03B11" w:rsidDel="0081715C">
          <w:delText xml:space="preserve"> </w:delText>
        </w:r>
        <w:r w:rsidR="009D3E94" w:rsidDel="0081715C">
          <w:delText>[</w:delText>
        </w:r>
        <w:r w:rsidR="00240EC2" w:rsidRPr="00E03B11" w:rsidDel="0081715C">
          <w:delText>0.</w:delText>
        </w:r>
        <w:r w:rsidR="002D32C6" w:rsidDel="0081715C">
          <w:delText>459</w:delText>
        </w:r>
        <w:r w:rsidR="000F41E5" w:rsidDel="0081715C">
          <w:delText>–</w:delText>
        </w:r>
        <w:r w:rsidR="00240EC2" w:rsidRPr="00E03B11" w:rsidDel="0081715C">
          <w:delText>0.</w:delText>
        </w:r>
        <w:r w:rsidR="00F75D13" w:rsidDel="0081715C">
          <w:delText>464</w:delText>
        </w:r>
        <w:r w:rsidR="009D3E94" w:rsidDel="0081715C">
          <w:delText>]</w:delText>
        </w:r>
        <w:r w:rsidR="00240EC2" w:rsidRPr="00E03B11" w:rsidDel="0081715C">
          <w:delText xml:space="preserve"> and 0.53</w:delText>
        </w:r>
        <w:r w:rsidR="00CA3954" w:rsidDel="0081715C">
          <w:delText>9</w:delText>
        </w:r>
        <w:r w:rsidR="001165B8" w:rsidDel="0081715C">
          <w:delText xml:space="preserve"> </w:delText>
        </w:r>
        <w:r w:rsidR="009D3E94" w:rsidDel="0081715C">
          <w:delText>[</w:delText>
        </w:r>
        <w:r w:rsidR="00240EC2" w:rsidRPr="00E03B11" w:rsidDel="0081715C">
          <w:delText>0.</w:delText>
        </w:r>
        <w:r w:rsidR="00892A57" w:rsidDel="0081715C">
          <w:delText>535</w:delText>
        </w:r>
        <w:r w:rsidR="000F41E5" w:rsidDel="0081715C">
          <w:delText>–</w:delText>
        </w:r>
        <w:r w:rsidR="00240EC2" w:rsidRPr="00E03B11" w:rsidDel="0081715C">
          <w:delText>0.</w:delText>
        </w:r>
        <w:r w:rsidR="009142C2" w:rsidRPr="00E03B11" w:rsidDel="0081715C">
          <w:delText>5</w:delText>
        </w:r>
        <w:r w:rsidR="009142C2" w:rsidDel="0081715C">
          <w:delText>42</w:delText>
        </w:r>
        <w:r w:rsidR="009D3E94" w:rsidDel="0081715C">
          <w:delText>]</w:delText>
        </w:r>
        <w:r w:rsidR="007220D2" w:rsidDel="0081715C">
          <w:delText>, respectively</w:delText>
        </w:r>
        <w:r w:rsidR="009D3E94" w:rsidDel="0081715C">
          <w:delText>)</w:delText>
        </w:r>
        <w:r w:rsidR="00240EC2" w:rsidRPr="00E03B11" w:rsidDel="0081715C">
          <w:delText>.</w:delText>
        </w:r>
        <w:bookmarkEnd w:id="629"/>
        <w:r w:rsidR="003F137A" w:rsidDel="0081715C">
          <w:delText xml:space="preserve"> CRRT status</w:delText>
        </w:r>
        <w:r w:rsidR="003F137A" w:rsidRPr="00E03B11" w:rsidDel="0081715C">
          <w:delText xml:space="preserve"> </w:delText>
        </w:r>
        <w:r w:rsidR="003F137A" w:rsidDel="0081715C">
          <w:delText>w</w:delText>
        </w:r>
        <w:r w:rsidR="003F137A" w:rsidRPr="00E03B11" w:rsidDel="0081715C">
          <w:delText xml:space="preserve">as </w:delText>
        </w:r>
        <w:r w:rsidR="003F137A" w:rsidDel="0081715C">
          <w:delText>confirmed to be a</w:delText>
        </w:r>
        <w:r w:rsidR="003F137A" w:rsidRPr="00E03B11" w:rsidDel="0081715C">
          <w:delText xml:space="preserve"> clinically relevant predictor for target attainment on day</w:delText>
        </w:r>
        <w:r w:rsidR="003F137A" w:rsidDel="0081715C">
          <w:delText> </w:delText>
        </w:r>
        <w:r w:rsidR="00477EDB" w:rsidRPr="00B06240" w:rsidDel="0081715C">
          <w:rPr>
            <w:color w:val="auto"/>
          </w:rPr>
          <w:delText>1</w:delText>
        </w:r>
        <w:r w:rsidR="003F137A" w:rsidRPr="00B06240" w:rsidDel="0081715C">
          <w:rPr>
            <w:color w:val="auto"/>
          </w:rPr>
          <w:delText xml:space="preserve"> (AUROC </w:delText>
        </w:r>
        <w:r w:rsidR="000D30DB" w:rsidDel="0081715C">
          <w:rPr>
            <w:color w:val="auto"/>
          </w:rPr>
          <w:delText>0.460</w:delText>
        </w:r>
        <w:r w:rsidR="003F137A" w:rsidRPr="00B06240" w:rsidDel="0081715C">
          <w:rPr>
            <w:color w:val="auto"/>
          </w:rPr>
          <w:delText xml:space="preserve"> [</w:delText>
        </w:r>
        <w:r w:rsidR="005A6A6A" w:rsidDel="0081715C">
          <w:rPr>
            <w:color w:val="auto"/>
          </w:rPr>
          <w:delText>0.458</w:delText>
        </w:r>
        <w:r w:rsidR="003F137A" w:rsidRPr="00B06240" w:rsidDel="0081715C">
          <w:rPr>
            <w:color w:val="auto"/>
          </w:rPr>
          <w:delText>–</w:delText>
        </w:r>
        <w:r w:rsidR="005A6A6A" w:rsidDel="0081715C">
          <w:rPr>
            <w:color w:val="auto"/>
          </w:rPr>
          <w:delText>0.460</w:delText>
        </w:r>
        <w:r w:rsidR="003F137A" w:rsidRPr="00B06240" w:rsidDel="0081715C">
          <w:rPr>
            <w:color w:val="auto"/>
          </w:rPr>
          <w:delText>])</w:delText>
        </w:r>
        <w:r w:rsidR="0085254B" w:rsidRPr="00B06240" w:rsidDel="0081715C">
          <w:rPr>
            <w:color w:val="auto"/>
          </w:rPr>
          <w:delText xml:space="preserve">, </w:delText>
        </w:r>
        <w:r w:rsidR="003F137A" w:rsidRPr="00B06240" w:rsidDel="0081715C">
          <w:rPr>
            <w:color w:val="auto"/>
          </w:rPr>
          <w:delText>day </w:delText>
        </w:r>
        <w:r w:rsidR="00477EDB" w:rsidRPr="00B06240" w:rsidDel="0081715C">
          <w:rPr>
            <w:color w:val="auto"/>
          </w:rPr>
          <w:delText>2</w:delText>
        </w:r>
        <w:r w:rsidR="003F137A" w:rsidRPr="00B06240" w:rsidDel="0081715C">
          <w:rPr>
            <w:color w:val="auto"/>
          </w:rPr>
          <w:delText xml:space="preserve"> (AUROC </w:delText>
        </w:r>
        <w:r w:rsidR="00EB3B72" w:rsidDel="0081715C">
          <w:rPr>
            <w:color w:val="auto"/>
          </w:rPr>
          <w:delText>0.342</w:delText>
        </w:r>
        <w:r w:rsidR="003F137A" w:rsidRPr="00B06240" w:rsidDel="0081715C">
          <w:rPr>
            <w:color w:val="auto"/>
          </w:rPr>
          <w:delText xml:space="preserve"> [</w:delText>
        </w:r>
        <w:r w:rsidR="00EB3B72" w:rsidDel="0081715C">
          <w:rPr>
            <w:color w:val="auto"/>
          </w:rPr>
          <w:delText>0.340</w:delText>
        </w:r>
        <w:r w:rsidR="003F137A" w:rsidRPr="00B06240" w:rsidDel="0081715C">
          <w:rPr>
            <w:color w:val="auto"/>
          </w:rPr>
          <w:delText>–</w:delText>
        </w:r>
        <w:r w:rsidR="00EB3B72" w:rsidDel="0081715C">
          <w:rPr>
            <w:color w:val="auto"/>
          </w:rPr>
          <w:delText>0.343</w:delText>
        </w:r>
        <w:r w:rsidR="003F137A" w:rsidRPr="00B06240" w:rsidDel="0081715C">
          <w:rPr>
            <w:color w:val="auto"/>
          </w:rPr>
          <w:delText>])</w:delText>
        </w:r>
        <w:r w:rsidR="0085254B" w:rsidRPr="00B06240" w:rsidDel="0081715C">
          <w:rPr>
            <w:color w:val="auto"/>
          </w:rPr>
          <w:delText>, day 7</w:delText>
        </w:r>
        <w:r w:rsidR="00773A34" w:rsidRPr="00B06240" w:rsidDel="0081715C">
          <w:rPr>
            <w:color w:val="auto"/>
          </w:rPr>
          <w:delText xml:space="preserve"> (AUROC </w:delText>
        </w:r>
        <w:r w:rsidR="00A269F6" w:rsidDel="0081715C">
          <w:rPr>
            <w:color w:val="auto"/>
          </w:rPr>
          <w:delText>0.792</w:delText>
        </w:r>
        <w:r w:rsidR="00773A34" w:rsidRPr="00B06240" w:rsidDel="0081715C">
          <w:rPr>
            <w:color w:val="auto"/>
          </w:rPr>
          <w:delText xml:space="preserve"> [</w:delText>
        </w:r>
        <w:r w:rsidR="00A269F6" w:rsidDel="0081715C">
          <w:rPr>
            <w:color w:val="auto"/>
          </w:rPr>
          <w:delText>0.789</w:delText>
        </w:r>
        <w:r w:rsidR="00773A34" w:rsidRPr="00B06240" w:rsidDel="0081715C">
          <w:rPr>
            <w:color w:val="auto"/>
          </w:rPr>
          <w:delText>–</w:delText>
        </w:r>
        <w:r w:rsidR="00A269F6" w:rsidDel="0081715C">
          <w:rPr>
            <w:color w:val="auto"/>
          </w:rPr>
          <w:delText>0.793</w:delText>
        </w:r>
        <w:r w:rsidR="00773A34" w:rsidRPr="00B06240" w:rsidDel="0081715C">
          <w:rPr>
            <w:color w:val="auto"/>
          </w:rPr>
          <w:delText>])</w:delText>
        </w:r>
        <w:r w:rsidR="0062747F" w:rsidRPr="00B06240" w:rsidDel="0081715C">
          <w:rPr>
            <w:color w:val="auto"/>
          </w:rPr>
          <w:delText>,</w:delText>
        </w:r>
        <w:r w:rsidR="0085254B" w:rsidRPr="00B06240" w:rsidDel="0081715C">
          <w:rPr>
            <w:color w:val="auto"/>
          </w:rPr>
          <w:delText xml:space="preserve"> and day 14</w:delText>
        </w:r>
        <w:r w:rsidR="00C44891" w:rsidRPr="00B06240" w:rsidDel="0081715C">
          <w:rPr>
            <w:color w:val="auto"/>
          </w:rPr>
          <w:delText xml:space="preserve"> (AUROC </w:delText>
        </w:r>
        <w:r w:rsidR="00AB0912" w:rsidDel="0081715C">
          <w:rPr>
            <w:color w:val="auto"/>
          </w:rPr>
          <w:delText>0.841</w:delText>
        </w:r>
        <w:r w:rsidR="00C44891" w:rsidRPr="00B06240" w:rsidDel="0081715C">
          <w:rPr>
            <w:color w:val="auto"/>
          </w:rPr>
          <w:delText xml:space="preserve"> [</w:delText>
        </w:r>
        <w:r w:rsidR="00AB0912" w:rsidDel="0081715C">
          <w:rPr>
            <w:color w:val="auto"/>
          </w:rPr>
          <w:delText>0.839</w:delText>
        </w:r>
        <w:r w:rsidR="00C44891" w:rsidRPr="00B06240" w:rsidDel="0081715C">
          <w:rPr>
            <w:color w:val="auto"/>
          </w:rPr>
          <w:delText>–</w:delText>
        </w:r>
        <w:r w:rsidR="00D67CB6" w:rsidDel="0081715C">
          <w:rPr>
            <w:color w:val="auto"/>
          </w:rPr>
          <w:delText>0.843</w:delText>
        </w:r>
        <w:r w:rsidR="00C44891" w:rsidRPr="00B06240" w:rsidDel="0081715C">
          <w:rPr>
            <w:color w:val="auto"/>
          </w:rPr>
          <w:delText>])</w:delText>
        </w:r>
        <w:r w:rsidR="003F137A" w:rsidRPr="00B06240" w:rsidDel="0081715C">
          <w:rPr>
            <w:color w:val="auto"/>
          </w:rPr>
          <w:delText xml:space="preserve"> on</w:delText>
        </w:r>
        <w:r w:rsidR="00EE20A8" w:rsidDel="0081715C">
          <w:rPr>
            <w:color w:val="auto"/>
          </w:rPr>
          <w:delText xml:space="preserve"> the</w:delText>
        </w:r>
        <w:r w:rsidR="003F137A" w:rsidRPr="00B06240" w:rsidDel="0081715C">
          <w:rPr>
            <w:color w:val="auto"/>
          </w:rPr>
          <w:delText xml:space="preserve"> standard dosing</w:delText>
        </w:r>
        <w:r w:rsidR="003E6BEA" w:rsidDel="0081715C">
          <w:rPr>
            <w:color w:val="auto"/>
          </w:rPr>
          <w:delText xml:space="preserve"> regimen</w:delText>
        </w:r>
        <w:r w:rsidR="003F137A" w:rsidRPr="00B06240" w:rsidDel="0081715C">
          <w:rPr>
            <w:color w:val="auto"/>
          </w:rPr>
          <w:delText xml:space="preserve"> (</w:delText>
        </w:r>
        <w:r w:rsidR="003F137A" w:rsidRPr="00B06240" w:rsidDel="0081715C">
          <w:rPr>
            <w:b/>
            <w:bCs/>
            <w:color w:val="auto"/>
          </w:rPr>
          <w:delText>Fig. S</w:delText>
        </w:r>
        <w:r w:rsidR="00C44891" w:rsidRPr="00B06240" w:rsidDel="0081715C">
          <w:rPr>
            <w:b/>
            <w:bCs/>
            <w:color w:val="auto"/>
          </w:rPr>
          <w:delText>15</w:delText>
        </w:r>
        <w:r w:rsidR="003F137A" w:rsidRPr="00E03B11" w:rsidDel="0081715C">
          <w:delText>)</w:delText>
        </w:r>
        <w:r w:rsidR="002370A9" w:rsidDel="0081715C">
          <w:delText>.</w:delText>
        </w:r>
        <w:r w:rsidR="00612D7F" w:rsidDel="0081715C">
          <w:delText xml:space="preserve"> </w:delText>
        </w:r>
        <w:r w:rsidR="00CD7943" w:rsidRPr="00CD7943" w:rsidDel="0081715C">
          <w:delText xml:space="preserve">This became clinically </w:delText>
        </w:r>
        <w:r w:rsidR="0086770B" w:rsidDel="0081715C">
          <w:delText xml:space="preserve">less </w:delText>
        </w:r>
        <w:r w:rsidR="00CD7943" w:rsidRPr="00CD7943" w:rsidDel="0081715C">
          <w:delText xml:space="preserve">relevant </w:delText>
        </w:r>
        <w:r w:rsidR="00B51912" w:rsidDel="0081715C">
          <w:delText xml:space="preserve">across the treatment period on </w:delText>
        </w:r>
        <w:r w:rsidR="007057EA" w:rsidDel="0081715C">
          <w:delText>the optimised dosing</w:delText>
        </w:r>
        <w:r w:rsidR="000D13B2" w:rsidDel="0081715C">
          <w:delText xml:space="preserve"> regimen</w:delText>
        </w:r>
        <w:r w:rsidR="003C0095" w:rsidDel="0081715C">
          <w:delText>.</w:delText>
        </w:r>
        <w:r w:rsidR="003F137A" w:rsidRPr="00E03B11" w:rsidDel="0081715C">
          <w:delText xml:space="preserve"> </w:delText>
        </w:r>
        <w:r w:rsidR="001D0393" w:rsidDel="0081715C">
          <w:delText>The respective</w:delText>
        </w:r>
        <w:r w:rsidR="00657A86" w:rsidDel="0081715C">
          <w:delText xml:space="preserve"> </w:delText>
        </w:r>
        <w:r w:rsidR="00A0339B" w:rsidRPr="00A0339B" w:rsidDel="0081715C">
          <w:delText>AUROC [95% CI]</w:delText>
        </w:r>
        <w:r w:rsidR="00070854" w:rsidDel="0081715C">
          <w:delText xml:space="preserve"> </w:delText>
        </w:r>
        <w:r w:rsidR="001D0393" w:rsidDel="0081715C">
          <w:delText xml:space="preserve">are </w:delText>
        </w:r>
        <w:r w:rsidR="003E6D6E" w:rsidDel="0081715C">
          <w:rPr>
            <w:color w:val="auto"/>
          </w:rPr>
          <w:delText>0.</w:delText>
        </w:r>
        <w:r w:rsidR="00CA6E85" w:rsidDel="0081715C">
          <w:rPr>
            <w:color w:val="auto"/>
          </w:rPr>
          <w:delText>505</w:delText>
        </w:r>
        <w:r w:rsidR="003E6D6E" w:rsidRPr="00D651B5" w:rsidDel="0081715C">
          <w:rPr>
            <w:color w:val="auto"/>
          </w:rPr>
          <w:delText xml:space="preserve"> [</w:delText>
        </w:r>
        <w:r w:rsidR="003E6D6E" w:rsidDel="0081715C">
          <w:rPr>
            <w:color w:val="auto"/>
          </w:rPr>
          <w:delText>0.</w:delText>
        </w:r>
        <w:r w:rsidR="005F496D" w:rsidDel="0081715C">
          <w:rPr>
            <w:color w:val="auto"/>
          </w:rPr>
          <w:delText>503</w:delText>
        </w:r>
        <w:r w:rsidR="003E6D6E" w:rsidRPr="00D651B5" w:rsidDel="0081715C">
          <w:rPr>
            <w:color w:val="auto"/>
          </w:rPr>
          <w:delText>–</w:delText>
        </w:r>
        <w:r w:rsidR="003E6D6E" w:rsidDel="0081715C">
          <w:rPr>
            <w:color w:val="auto"/>
          </w:rPr>
          <w:delText>0.</w:delText>
        </w:r>
        <w:r w:rsidR="00BB5BF5" w:rsidDel="0081715C">
          <w:rPr>
            <w:color w:val="auto"/>
          </w:rPr>
          <w:delText>506</w:delText>
        </w:r>
        <w:r w:rsidR="003E6D6E" w:rsidRPr="00D651B5" w:rsidDel="0081715C">
          <w:rPr>
            <w:color w:val="auto"/>
          </w:rPr>
          <w:delText>]</w:delText>
        </w:r>
        <w:r w:rsidR="003E6D6E" w:rsidDel="0081715C">
          <w:rPr>
            <w:color w:val="auto"/>
          </w:rPr>
          <w:delText>, 0.</w:delText>
        </w:r>
        <w:r w:rsidR="00ED02CD" w:rsidDel="0081715C">
          <w:rPr>
            <w:color w:val="auto"/>
          </w:rPr>
          <w:delText>508</w:delText>
        </w:r>
        <w:r w:rsidR="003E6D6E" w:rsidRPr="00D651B5" w:rsidDel="0081715C">
          <w:rPr>
            <w:color w:val="auto"/>
          </w:rPr>
          <w:delText xml:space="preserve"> [</w:delText>
        </w:r>
        <w:r w:rsidR="003E6D6E" w:rsidDel="0081715C">
          <w:rPr>
            <w:color w:val="auto"/>
          </w:rPr>
          <w:delText>0.</w:delText>
        </w:r>
        <w:r w:rsidR="00A16D37" w:rsidDel="0081715C">
          <w:rPr>
            <w:color w:val="auto"/>
          </w:rPr>
          <w:delText>506</w:delText>
        </w:r>
        <w:r w:rsidR="003E6D6E" w:rsidRPr="00D651B5" w:rsidDel="0081715C">
          <w:rPr>
            <w:color w:val="auto"/>
          </w:rPr>
          <w:delText>–</w:delText>
        </w:r>
        <w:r w:rsidR="003E6D6E" w:rsidDel="0081715C">
          <w:rPr>
            <w:color w:val="auto"/>
          </w:rPr>
          <w:delText>0.</w:delText>
        </w:r>
        <w:r w:rsidR="003725B7" w:rsidDel="0081715C">
          <w:rPr>
            <w:color w:val="auto"/>
          </w:rPr>
          <w:delText>510</w:delText>
        </w:r>
        <w:r w:rsidR="003E6D6E" w:rsidRPr="00D651B5" w:rsidDel="0081715C">
          <w:rPr>
            <w:color w:val="auto"/>
          </w:rPr>
          <w:delText>]</w:delText>
        </w:r>
        <w:r w:rsidR="003E6D6E" w:rsidDel="0081715C">
          <w:rPr>
            <w:color w:val="auto"/>
          </w:rPr>
          <w:delText>, 0.</w:delText>
        </w:r>
        <w:r w:rsidR="00631F15" w:rsidDel="0081715C">
          <w:rPr>
            <w:color w:val="auto"/>
          </w:rPr>
          <w:delText>446</w:delText>
        </w:r>
        <w:r w:rsidR="003E6D6E" w:rsidRPr="00D651B5" w:rsidDel="0081715C">
          <w:rPr>
            <w:color w:val="auto"/>
          </w:rPr>
          <w:delText xml:space="preserve"> [</w:delText>
        </w:r>
        <w:r w:rsidR="003E6D6E" w:rsidDel="0081715C">
          <w:rPr>
            <w:color w:val="auto"/>
          </w:rPr>
          <w:delText>0.</w:delText>
        </w:r>
        <w:r w:rsidR="00E810A0" w:rsidDel="0081715C">
          <w:rPr>
            <w:color w:val="auto"/>
          </w:rPr>
          <w:delText>4</w:delText>
        </w:r>
        <w:r w:rsidR="00FD2F1F" w:rsidDel="0081715C">
          <w:rPr>
            <w:color w:val="auto"/>
          </w:rPr>
          <w:delText>43</w:delText>
        </w:r>
        <w:r w:rsidR="003E6D6E" w:rsidRPr="00D651B5" w:rsidDel="0081715C">
          <w:rPr>
            <w:color w:val="auto"/>
          </w:rPr>
          <w:delText>–</w:delText>
        </w:r>
        <w:r w:rsidR="003E6D6E" w:rsidDel="0081715C">
          <w:rPr>
            <w:color w:val="auto"/>
          </w:rPr>
          <w:delText>0.</w:delText>
        </w:r>
        <w:r w:rsidR="0087223B" w:rsidDel="0081715C">
          <w:rPr>
            <w:color w:val="auto"/>
          </w:rPr>
          <w:delText>448</w:delText>
        </w:r>
        <w:r w:rsidR="003E6D6E" w:rsidRPr="00D651B5" w:rsidDel="0081715C">
          <w:rPr>
            <w:color w:val="auto"/>
          </w:rPr>
          <w:delText>]</w:delText>
        </w:r>
        <w:r w:rsidR="003E6D6E" w:rsidDel="0081715C">
          <w:rPr>
            <w:color w:val="auto"/>
          </w:rPr>
          <w:delText>, and 0.</w:delText>
        </w:r>
        <w:r w:rsidR="001F204B" w:rsidDel="0081715C">
          <w:rPr>
            <w:color w:val="auto"/>
          </w:rPr>
          <w:delText>434</w:delText>
        </w:r>
        <w:r w:rsidR="003E6D6E" w:rsidRPr="00D651B5" w:rsidDel="0081715C">
          <w:rPr>
            <w:color w:val="auto"/>
          </w:rPr>
          <w:delText xml:space="preserve"> [</w:delText>
        </w:r>
        <w:r w:rsidR="003E6D6E" w:rsidDel="0081715C">
          <w:rPr>
            <w:color w:val="auto"/>
          </w:rPr>
          <w:delText>0.</w:delText>
        </w:r>
        <w:r w:rsidR="00D21023" w:rsidDel="0081715C">
          <w:rPr>
            <w:color w:val="auto"/>
          </w:rPr>
          <w:delText>430</w:delText>
        </w:r>
        <w:r w:rsidR="003E6D6E" w:rsidRPr="00D651B5" w:rsidDel="0081715C">
          <w:rPr>
            <w:color w:val="auto"/>
          </w:rPr>
          <w:delText>–</w:delText>
        </w:r>
        <w:r w:rsidR="003E6D6E" w:rsidDel="0081715C">
          <w:rPr>
            <w:color w:val="auto"/>
          </w:rPr>
          <w:delText>0.</w:delText>
        </w:r>
        <w:r w:rsidR="00863E5F" w:rsidDel="0081715C">
          <w:rPr>
            <w:color w:val="auto"/>
          </w:rPr>
          <w:delText>437</w:delText>
        </w:r>
        <w:r w:rsidR="003E6D6E" w:rsidRPr="00D651B5" w:rsidDel="0081715C">
          <w:rPr>
            <w:color w:val="auto"/>
          </w:rPr>
          <w:delText>]</w:delText>
        </w:r>
        <w:r w:rsidR="003F137A" w:rsidRPr="00E03B11" w:rsidDel="0081715C">
          <w:delText>.</w:delText>
        </w:r>
        <w:r w:rsidR="009248EC" w:rsidDel="0081715C">
          <w:br w:type="page"/>
        </w:r>
      </w:del>
    </w:p>
    <w:p w14:paraId="6F4D32B2" w14:textId="4E1BE966" w:rsidR="00A905E8" w:rsidRPr="00E03B11" w:rsidRDefault="00A905E8" w:rsidP="00593CAA">
      <w:pPr>
        <w:pStyle w:val="Heading1"/>
      </w:pPr>
      <w:r w:rsidRPr="00E03B11">
        <w:lastRenderedPageBreak/>
        <w:t>Discussion</w:t>
      </w:r>
    </w:p>
    <w:p w14:paraId="39606BFF" w14:textId="0E6299C2" w:rsidR="00CB50CB" w:rsidRPr="00E03B11" w:rsidRDefault="00CB50CB" w:rsidP="00593CAA">
      <w:bookmarkStart w:id="751" w:name="_Hlk136862217"/>
      <w:commentRangeStart w:id="752"/>
      <w:commentRangeStart w:id="753"/>
      <w:commentRangeStart w:id="754"/>
      <w:r w:rsidRPr="00E03B11">
        <w:t xml:space="preserve">Our study aimed to </w:t>
      </w:r>
      <w:commentRangeStart w:id="755"/>
      <w:commentRangeStart w:id="756"/>
      <w:ins w:id="757" w:author="My Luong Vuong" w:date="2024-05-12T15:54:00Z">
        <w:r w:rsidR="00543749" w:rsidRPr="00715016">
          <w:t xml:space="preserve">identify factors </w:t>
        </w:r>
      </w:ins>
      <w:ins w:id="758" w:author="My Luong Vuong" w:date="2024-05-12T15:55:00Z">
        <w:r w:rsidR="00035BB0">
          <w:t>influencing</w:t>
        </w:r>
      </w:ins>
      <w:ins w:id="759" w:author="My Luong Vuong" w:date="2024-05-12T15:54:00Z">
        <w:r w:rsidR="00543749" w:rsidRPr="00715016">
          <w:t xml:space="preserve"> target </w:t>
        </w:r>
        <w:r w:rsidR="00543749">
          <w:t>attainment</w:t>
        </w:r>
        <w:commentRangeEnd w:id="755"/>
        <w:r w:rsidR="00543749">
          <w:rPr>
            <w:rStyle w:val="CommentReference"/>
          </w:rPr>
          <w:commentReference w:id="755"/>
        </w:r>
      </w:ins>
      <w:commentRangeEnd w:id="756"/>
      <w:ins w:id="760" w:author="My Luong Vuong" w:date="2024-05-12T19:53:00Z">
        <w:r w:rsidR="005822CC">
          <w:rPr>
            <w:rStyle w:val="CommentReference"/>
          </w:rPr>
          <w:commentReference w:id="756"/>
        </w:r>
      </w:ins>
      <w:ins w:id="761" w:author="My Luong Vuong" w:date="2024-05-12T15:54:00Z">
        <w:r w:rsidR="00543749">
          <w:t xml:space="preserve"> and </w:t>
        </w:r>
      </w:ins>
      <w:ins w:id="762" w:author="My Luong Vuong" w:date="2024-05-12T15:59:00Z">
        <w:r w:rsidR="009271E0">
          <w:t>propose</w:t>
        </w:r>
      </w:ins>
      <w:ins w:id="763" w:author="My Luong Vuong" w:date="2024-05-12T15:54:00Z">
        <w:r w:rsidR="00543749">
          <w:t xml:space="preserve"> a dosing regimen </w:t>
        </w:r>
      </w:ins>
      <w:ins w:id="764" w:author="My Luong Vuong" w:date="2024-05-12T15:59:00Z">
        <w:r w:rsidR="000A5C30">
          <w:t>that guarantees</w:t>
        </w:r>
      </w:ins>
      <w:ins w:id="765" w:author="My Luong Vuong" w:date="2024-05-12T15:54:00Z">
        <w:r w:rsidR="00543749">
          <w:t xml:space="preserve"> adequate </w:t>
        </w:r>
        <w:r w:rsidR="00F40CA3">
          <w:t>P</w:t>
        </w:r>
      </w:ins>
      <w:ins w:id="766" w:author="My Luong Vuong" w:date="2024-05-12T15:55:00Z">
        <w:r w:rsidR="00F40CA3">
          <w:t xml:space="preserve">KPD </w:t>
        </w:r>
      </w:ins>
      <w:ins w:id="767" w:author="My Luong Vuong" w:date="2024-05-12T15:54:00Z">
        <w:r w:rsidR="00543749">
          <w:t xml:space="preserve">target attainment </w:t>
        </w:r>
        <w:r w:rsidR="00543749" w:rsidRPr="00715016">
          <w:t>in critically ill patients</w:t>
        </w:r>
      </w:ins>
      <w:del w:id="768" w:author="My Luong Vuong" w:date="2024-05-12T15:54:00Z">
        <w:r w:rsidRPr="00E03B11" w:rsidDel="00543749">
          <w:delText xml:space="preserve">investigate the popPK of IV fluconazole dosing </w:delText>
        </w:r>
        <w:r w:rsidR="008137B3" w:rsidDel="00543749">
          <w:delText>ICU</w:delText>
        </w:r>
        <w:r w:rsidRPr="00E03B11" w:rsidDel="00543749">
          <w:delText xml:space="preserve"> patients</w:delText>
        </w:r>
      </w:del>
      <w:commentRangeEnd w:id="752"/>
      <w:r w:rsidR="00D47F6F">
        <w:rPr>
          <w:rStyle w:val="CommentReference"/>
        </w:rPr>
        <w:commentReference w:id="752"/>
      </w:r>
      <w:commentRangeEnd w:id="753"/>
      <w:r w:rsidR="009610A3">
        <w:rPr>
          <w:rStyle w:val="CommentReference"/>
        </w:rPr>
        <w:commentReference w:id="753"/>
      </w:r>
      <w:commentRangeEnd w:id="754"/>
      <w:r w:rsidR="008B1845">
        <w:rPr>
          <w:rStyle w:val="CommentReference"/>
        </w:rPr>
        <w:commentReference w:id="754"/>
      </w:r>
      <w:r w:rsidR="006E41A0">
        <w:t>.</w:t>
      </w:r>
      <w:r w:rsidRPr="00E03B11">
        <w:t xml:space="preserve"> </w:t>
      </w:r>
      <w:ins w:id="769" w:author="My Luong Vuong" w:date="2024-05-12T19:50:00Z">
        <w:r w:rsidR="007D0A54">
          <w:t>To</w:t>
        </w:r>
      </w:ins>
      <w:ins w:id="770" w:author="My Luong Vuong" w:date="2024-05-12T16:02:00Z">
        <w:r w:rsidR="00B235A1">
          <w:t xml:space="preserve"> do so, </w:t>
        </w:r>
      </w:ins>
      <w:del w:id="771" w:author="My Luong Vuong" w:date="2024-05-12T16:02:00Z">
        <w:r w:rsidRPr="00E03B11" w:rsidDel="00B235A1">
          <w:delText xml:space="preserve">We </w:delText>
        </w:r>
      </w:del>
      <w:ins w:id="772" w:author="My Luong Vuong" w:date="2024-05-12T16:02:00Z">
        <w:r w:rsidR="00B235A1">
          <w:t>w</w:t>
        </w:r>
        <w:r w:rsidR="00B235A1" w:rsidRPr="00E03B11">
          <w:t xml:space="preserve">e </w:t>
        </w:r>
      </w:ins>
      <w:r w:rsidRPr="00E03B11">
        <w:t>utili</w:t>
      </w:r>
      <w:r w:rsidR="008B2E15">
        <w:t>s</w:t>
      </w:r>
      <w:r w:rsidRPr="00E03B11">
        <w:t xml:space="preserve">ed data from </w:t>
      </w:r>
      <w:del w:id="773" w:author="My Luong Vuong" w:date="2024-05-12T16:00:00Z">
        <w:r w:rsidRPr="00E03B11" w:rsidDel="00DC209F">
          <w:delText xml:space="preserve">eight </w:delText>
        </w:r>
      </w:del>
      <w:ins w:id="774" w:author="My Luong Vuong" w:date="2024-05-12T16:00:00Z">
        <w:r w:rsidR="0090470C">
          <w:t>eight studies</w:t>
        </w:r>
      </w:ins>
      <w:del w:id="775" w:author="My Luong Vuong" w:date="2024-05-12T16:00:00Z">
        <w:r w:rsidRPr="00E03B11" w:rsidDel="0090470C">
          <w:delText>clinical centr</w:delText>
        </w:r>
        <w:r w:rsidR="008B2E15" w:rsidDel="0090470C">
          <w:delText>e</w:delText>
        </w:r>
        <w:r w:rsidRPr="00E03B11" w:rsidDel="0090470C">
          <w:delText>s</w:delText>
        </w:r>
      </w:del>
      <w:r w:rsidRPr="00E03B11">
        <w:t xml:space="preserve"> to </w:t>
      </w:r>
      <w:del w:id="776" w:author="My Luong Vuong" w:date="2024-05-12T16:02:00Z">
        <w:r w:rsidRPr="00E03B11" w:rsidDel="00591A84">
          <w:delText xml:space="preserve">develop </w:delText>
        </w:r>
      </w:del>
      <w:ins w:id="777" w:author="My Luong Vuong" w:date="2024-05-12T16:02:00Z">
        <w:r w:rsidR="00591A84">
          <w:t>build</w:t>
        </w:r>
        <w:r w:rsidR="00591A84" w:rsidRPr="00E03B11">
          <w:t xml:space="preserve"> </w:t>
        </w:r>
      </w:ins>
      <w:r w:rsidRPr="00E03B11">
        <w:t xml:space="preserve">a </w:t>
      </w:r>
      <w:proofErr w:type="spellStart"/>
      <w:r w:rsidRPr="00E03B11">
        <w:t>popPK</w:t>
      </w:r>
      <w:proofErr w:type="spellEnd"/>
      <w:r w:rsidRPr="00E03B11">
        <w:t xml:space="preserve"> model</w:t>
      </w:r>
      <w:del w:id="778" w:author="My Luong Vuong" w:date="2024-05-12T16:02:00Z">
        <w:r w:rsidRPr="00E03B11" w:rsidDel="004235B6">
          <w:delText xml:space="preserve"> </w:delText>
        </w:r>
        <w:r w:rsidR="008137B3" w:rsidDel="004235B6">
          <w:delText>allowing</w:delText>
        </w:r>
        <w:r w:rsidRPr="00E03B11" w:rsidDel="004235B6">
          <w:delText xml:space="preserve"> to explore the impact of patient factors on fluconazole </w:delText>
        </w:r>
        <w:r w:rsidR="008B2E15" w:rsidDel="004235B6">
          <w:delText>PK</w:delText>
        </w:r>
        <w:r w:rsidRPr="00E03B11" w:rsidDel="004235B6">
          <w:delText>, exposure</w:delText>
        </w:r>
        <w:r w:rsidR="00EE32D7" w:rsidDel="004235B6">
          <w:delText>,</w:delText>
        </w:r>
        <w:r w:rsidRPr="00E03B11" w:rsidDel="004235B6">
          <w:delText xml:space="preserve"> and </w:delText>
        </w:r>
        <w:r w:rsidR="00EE32D7" w:rsidDel="004235B6">
          <w:delText xml:space="preserve">PKPD </w:delText>
        </w:r>
        <w:r w:rsidRPr="00E03B11" w:rsidDel="004235B6">
          <w:delText>target attainment</w:delText>
        </w:r>
      </w:del>
      <w:r w:rsidR="008137B3">
        <w:t>.</w:t>
      </w:r>
      <w:r w:rsidRPr="00E03B11">
        <w:t xml:space="preserve"> Our </w:t>
      </w:r>
      <w:r w:rsidR="008B2E15">
        <w:t>modelling</w:t>
      </w:r>
      <w:r w:rsidR="008B2E15" w:rsidRPr="00E03B11">
        <w:t xml:space="preserve"> </w:t>
      </w:r>
      <w:r w:rsidRPr="00E03B11">
        <w:t xml:space="preserve">and simulation results revealed that the standard IV dosing regimen resulted in inadequate </w:t>
      </w:r>
      <w:commentRangeStart w:id="779"/>
      <w:ins w:id="780" w:author="My Luong Vuong" w:date="2024-03-19T12:06:00Z">
        <w:r w:rsidR="00B446CE" w:rsidRPr="00E03B11">
          <w:t>target</w:t>
        </w:r>
        <w:commentRangeEnd w:id="779"/>
        <w:r w:rsidR="00B446CE">
          <w:rPr>
            <w:rStyle w:val="CommentReference"/>
          </w:rPr>
          <w:commentReference w:id="779"/>
        </w:r>
      </w:ins>
      <w:r w:rsidRPr="00E03B11">
        <w:t xml:space="preserve">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del w:id="781" w:author="My Luong Vuong" w:date="2024-05-12T23:20:00Z">
        <w:r w:rsidRPr="00E03B11" w:rsidDel="00BD5981">
          <w:delText xml:space="preserve"> </w:delText>
        </w:r>
        <w:commentRangeStart w:id="782"/>
        <w:commentRangeStart w:id="783"/>
        <w:commentRangeStart w:id="784"/>
        <w:r w:rsidRPr="00E03B11" w:rsidDel="00BD5981">
          <w:delText xml:space="preserve"> </w:delText>
        </w:r>
      </w:del>
      <w:commentRangeEnd w:id="782"/>
      <w:ins w:id="785" w:author="My Luong Vuong" w:date="2024-05-12T23:20:00Z">
        <w:r w:rsidR="00BD5981">
          <w:t xml:space="preserve"> </w:t>
        </w:r>
      </w:ins>
      <w:del w:id="786" w:author="Jan-Willem Alffenaar" w:date="2024-02-19T10:05:00Z">
        <w:r w:rsidR="00D47F6F" w:rsidDel="00E36065">
          <w:rPr>
            <w:rStyle w:val="CommentReference"/>
          </w:rPr>
          <w:commentReference w:id="782"/>
        </w:r>
        <w:commentRangeEnd w:id="783"/>
        <w:r w:rsidR="00B90DC4" w:rsidDel="00E36065">
          <w:rPr>
            <w:rStyle w:val="CommentReference"/>
          </w:rPr>
          <w:commentReference w:id="783"/>
        </w:r>
      </w:del>
      <w:commentRangeEnd w:id="784"/>
      <w:r w:rsidR="00A63D43">
        <w:rPr>
          <w:rStyle w:val="CommentReference"/>
        </w:rPr>
        <w:commentReference w:id="784"/>
      </w:r>
      <w:r w:rsidRPr="00E03B11">
        <w:t>optimi</w:t>
      </w:r>
      <w:r w:rsidR="00B445D6" w:rsidRPr="00E03B11">
        <w:t>s</w:t>
      </w:r>
      <w:r w:rsidRPr="00E03B11">
        <w:t>ed dosing regimen</w:t>
      </w:r>
      <w:ins w:id="787" w:author="Jan-Willem Alffenaar" w:date="2024-02-19T10:06:00Z">
        <w:r w:rsidR="00283CA5">
          <w:t xml:space="preserve"> </w:t>
        </w:r>
      </w:ins>
      <w:r w:rsidR="00DF212F">
        <w:t xml:space="preserve">which was based </w:t>
      </w:r>
      <w:r w:rsidR="007F1836">
        <w:t xml:space="preserve">on </w:t>
      </w:r>
      <w:r w:rsidR="00DF212F">
        <w:t>our simulations resulting</w:t>
      </w:r>
      <w:r w:rsidR="00517906">
        <w:t xml:space="preserve"> in</w:t>
      </w:r>
      <w:r w:rsidR="00283CA5">
        <w:t xml:space="preserve"> a</w:t>
      </w:r>
      <w:r w:rsidRPr="00E03B11">
        <w:t xml:space="preserve"> </w:t>
      </w:r>
      <w:commentRangeStart w:id="788"/>
      <w:commentRangeStart w:id="789"/>
      <w:commentRangeStart w:id="790"/>
      <w:del w:id="791" w:author="Jan-Willem Alffenaar" w:date="2024-02-19T10:06:00Z">
        <w:r w:rsidR="008B2E15" w:rsidRPr="00E03B11" w:rsidDel="00283CA5">
          <w:delText xml:space="preserve"> </w:delText>
        </w:r>
      </w:del>
      <w:r w:rsidRPr="00E03B11">
        <w:t xml:space="preserve">target attainment </w:t>
      </w:r>
      <w:commentRangeEnd w:id="788"/>
      <w:r w:rsidR="00D47F6F">
        <w:rPr>
          <w:rStyle w:val="CommentReference"/>
        </w:rPr>
        <w:commentReference w:id="788"/>
      </w:r>
      <w:commentRangeEnd w:id="789"/>
      <w:r w:rsidR="00283CA5">
        <w:rPr>
          <w:rStyle w:val="CommentReference"/>
        </w:rPr>
        <w:commentReference w:id="789"/>
      </w:r>
      <w:commentRangeEnd w:id="790"/>
      <w:r w:rsidR="0071053B">
        <w:rPr>
          <w:rStyle w:val="CommentReference"/>
        </w:rPr>
        <w:commentReference w:id="790"/>
      </w:r>
      <w:r w:rsidR="00EE32D7">
        <w:t>of</w:t>
      </w:r>
      <w:r w:rsidR="00EE32D7" w:rsidRPr="00E03B11">
        <w:t xml:space="preserve"> </w:t>
      </w:r>
      <w:r w:rsidR="00EE32D7">
        <w:t xml:space="preserve">at least </w:t>
      </w:r>
      <w:r w:rsidRPr="00E03B11">
        <w:t>90% from the first day of treatment throughout a two-week course.</w:t>
      </w:r>
    </w:p>
    <w:p w14:paraId="17AB23FB" w14:textId="45DCDBEB" w:rsidR="00C71CF6" w:rsidRPr="00E03B11" w:rsidRDefault="00C71CF6" w:rsidP="00C71CF6">
      <w:pPr>
        <w:rPr>
          <w:ins w:id="792" w:author="My Luong Vuong" w:date="2024-03-19T12:07:00Z"/>
        </w:rPr>
      </w:pPr>
      <w:commentRangeStart w:id="793"/>
      <w:ins w:id="794" w:author="My Luong Vuong" w:date="2024-03-19T12:07:00Z">
        <w:r w:rsidRPr="00E03B11">
          <w:t xml:space="preserve">In our study, we </w:t>
        </w:r>
        <w:r>
          <w:t>performed an</w:t>
        </w:r>
        <w:r w:rsidRPr="00E03B11">
          <w:t xml:space="preserve"> IPDMA, which involves merging datasets from multiple studies that share subject populations and similar variables</w:t>
        </w:r>
        <w:r w:rsidRPr="00E03B11">
          <w:fldChar w:fldCharType="begin"/>
        </w:r>
      </w:ins>
      <w:r w:rsidR="00BE2059">
        <w:instrText xml:space="preserve"> ADDIN EN.CITE &lt;EndNote&gt;&lt;Cite&gt;&lt;Author&gt;Azar&lt;/Author&gt;&lt;Year&gt;2020&lt;/Year&gt;&lt;RecNum&gt;48&lt;/RecNum&gt;&lt;DisplayText&gt; [34]&lt;/DisplayText&gt;&lt;record&gt;&lt;rec-number&gt;48&lt;/rec-number&gt;&lt;foreign-keys&gt;&lt;key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ins w:id="795" w:author="My Luong Vuong" w:date="2024-03-19T12:07:00Z">
        <w:r w:rsidRPr="00E03B11">
          <w:fldChar w:fldCharType="separate"/>
        </w:r>
      </w:ins>
      <w:r w:rsidR="00BE2059">
        <w:rPr>
          <w:noProof/>
        </w:rPr>
        <w:t> [34]</w:t>
      </w:r>
      <w:ins w:id="796" w:author="My Luong Vuong" w:date="2024-03-19T12:07:00Z">
        <w:r w:rsidRPr="00E03B11">
          <w:fldChar w:fldCharType="end"/>
        </w:r>
        <w:r>
          <w:t>.</w:t>
        </w:r>
        <w:r w:rsidRPr="00E03B11">
          <w:t xml:space="preserve"> </w:t>
        </w:r>
        <w:r>
          <w:t xml:space="preserve">An </w:t>
        </w:r>
        <w:r w:rsidRPr="00E03B11">
          <w:t xml:space="preserve">IPDMA offers several advantages, </w:t>
        </w:r>
        <w:r>
          <w:t>including more complete information per study, a consistent analysis method for each study, the ability of conducting more complex analysis, and achieving greater statistical power</w:t>
        </w:r>
        <w:r w:rsidRPr="00E03B11">
          <w:fldChar w:fldCharType="begin">
            <w:fldData xml:space="preserve">PEVuZE5vdGU+PENpdGU+PEF1dGhvcj5UaWVybmV5PC9BdXRob3I+PFllYXI+MjAxNTwvWWVhcj48
UmVjTnVtPjQ5PC9SZWNOdW0+PERpc3BsYXlUZXh0PsKgWzM1XTwvRGlzcGxheVRleHQ+PHJlY29y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ins>
      <w:r w:rsidR="00BE2059">
        <w:instrText xml:space="preserve"> ADDIN EN.CITE </w:instrText>
      </w:r>
      <w:r w:rsidR="00BE2059">
        <w:fldChar w:fldCharType="begin">
          <w:fldData xml:space="preserve">PEVuZE5vdGU+PENpdGU+PEF1dGhvcj5UaWVybmV5PC9BdXRob3I+PFllYXI+MjAxNTwvWWVhcj48
UmVjTnVtPjQ5PC9SZWNOdW0+PERpc3BsYXlUZXh0PsKgWzM1XTwvRGlzcGxheVRleHQ+PHJlY29y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BE2059">
        <w:instrText xml:space="preserve"> ADDIN EN.CITE.DATA </w:instrText>
      </w:r>
      <w:r w:rsidR="00BE2059">
        <w:fldChar w:fldCharType="end"/>
      </w:r>
      <w:ins w:id="797" w:author="My Luong Vuong" w:date="2024-03-19T12:07:00Z">
        <w:r w:rsidRPr="00E03B11">
          <w:fldChar w:fldCharType="separate"/>
        </w:r>
      </w:ins>
      <w:r w:rsidR="00BE2059">
        <w:rPr>
          <w:noProof/>
        </w:rPr>
        <w:t> [35]</w:t>
      </w:r>
      <w:ins w:id="798" w:author="My Luong Vuong" w:date="2024-03-19T12:07:00Z">
        <w:r w:rsidRPr="00E03B11">
          <w:fldChar w:fldCharType="end"/>
        </w:r>
        <w:r>
          <w:t>.</w:t>
        </w:r>
        <w:commentRangeEnd w:id="793"/>
        <w:r>
          <w:rPr>
            <w:rStyle w:val="CommentReference"/>
          </w:rPr>
          <w:commentReference w:id="793"/>
        </w:r>
      </w:ins>
    </w:p>
    <w:p w14:paraId="1FD3631C" w14:textId="56B0F8F3" w:rsidR="00CB50CB" w:rsidRPr="00E03B11" w:rsidDel="00C71CF6" w:rsidRDefault="00CB50CB" w:rsidP="00593CAA">
      <w:pPr>
        <w:rPr>
          <w:del w:id="799" w:author="My Luong Vuong" w:date="2024-03-19T12:07:00Z"/>
        </w:rPr>
      </w:pPr>
      <w:del w:id="800" w:author="My Luong Vuong" w:date="2024-03-19T12:07:00Z">
        <w:r w:rsidRPr="00E03B11" w:rsidDel="00C71CF6">
          <w:delText xml:space="preserve">In our study, we </w:delText>
        </w:r>
        <w:r w:rsidR="00E11179" w:rsidDel="00C71CF6">
          <w:delText>performed an</w:delText>
        </w:r>
        <w:r w:rsidRPr="00E03B11" w:rsidDel="00C71CF6">
          <w:delText xml:space="preserve"> IPDMA, which involves merging datasets from multiple studies that share subject populations and similar variables</w:delText>
        </w:r>
        <w:r w:rsidR="001D76C7" w:rsidRPr="00E03B11" w:rsidDel="00C71CF6">
          <w:fldChar w:fldCharType="begin"/>
        </w:r>
      </w:del>
      <w:r w:rsidR="00DA0B19">
        <w:instrText xml:space="preserve"> ADDIN EN.CITE &lt;EndNote&gt;&lt;Cite&gt;&lt;Author&gt;Azar&lt;/Author&gt;&lt;Year&gt;2020&lt;/Year&gt;&lt;RecNum&gt;48&lt;/RecNum&gt;&lt;DisplayText&gt; [34]&lt;/DisplayText&gt;&lt;record&gt;&lt;rec-number&gt;48&lt;/rec-number&gt;&lt;foreign-keys&gt;&lt;key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del w:id="801" w:author="My Luong Vuong" w:date="2024-03-19T12:07:00Z">
        <w:r w:rsidR="001D76C7" w:rsidRPr="00E03B11" w:rsidDel="00C71CF6">
          <w:fldChar w:fldCharType="separate"/>
        </w:r>
      </w:del>
      <w:r w:rsidR="00DA0B19">
        <w:rPr>
          <w:noProof/>
        </w:rPr>
        <w:t> [34]</w:t>
      </w:r>
      <w:del w:id="802" w:author="My Luong Vuong" w:date="2024-03-19T12:07:00Z">
        <w:r w:rsidR="001D76C7" w:rsidRPr="00E03B11" w:rsidDel="00C71CF6">
          <w:fldChar w:fldCharType="end"/>
        </w:r>
        <w:r w:rsidR="00A20AD6" w:rsidDel="00C71CF6">
          <w:delText>.</w:delText>
        </w:r>
        <w:r w:rsidRPr="00E03B11" w:rsidDel="00C71CF6">
          <w:delText xml:space="preserve"> </w:delText>
        </w:r>
        <w:r w:rsidR="003A6708" w:rsidDel="00C71CF6">
          <w:delText xml:space="preserve">An </w:delText>
        </w:r>
        <w:r w:rsidRPr="00E03B11" w:rsidDel="00C71CF6">
          <w:delText xml:space="preserve">IPDMA offers several advantages, </w:delText>
        </w:r>
        <w:r w:rsidR="00426272" w:rsidDel="00C71CF6">
          <w:delText>includ</w:delText>
        </w:r>
        <w:r w:rsidR="00DF5A22" w:rsidDel="00C71CF6">
          <w:delText>ing</w:delText>
        </w:r>
        <w:r w:rsidR="00426272" w:rsidDel="00C71CF6">
          <w:delText xml:space="preserve"> </w:delText>
        </w:r>
        <w:r w:rsidR="00CD5E7C" w:rsidDel="00C71CF6">
          <w:delText>more</w:delText>
        </w:r>
        <w:r w:rsidR="00DF5A22" w:rsidDel="00C71CF6">
          <w:delText xml:space="preserve"> complete information per study</w:delText>
        </w:r>
        <w:r w:rsidR="001E0968" w:rsidDel="00C71CF6">
          <w:delText>,</w:delText>
        </w:r>
        <w:r w:rsidR="00AB0920" w:rsidDel="00C71CF6">
          <w:delText xml:space="preserve"> </w:delText>
        </w:r>
        <w:r w:rsidR="00E54FA7" w:rsidDel="00C71CF6">
          <w:delText>a consistent analysis method for each study</w:delText>
        </w:r>
        <w:r w:rsidR="00A72D32" w:rsidDel="00C71CF6">
          <w:delText>, the ability of conducting more complex analysis</w:delText>
        </w:r>
        <w:r w:rsidR="00A33B88" w:rsidDel="00C71CF6">
          <w:delText>,</w:delText>
        </w:r>
        <w:r w:rsidR="00A72D32" w:rsidDel="00C71CF6">
          <w:delText xml:space="preserve"> and achiving greater</w:delText>
        </w:r>
        <w:r w:rsidR="00B879DE" w:rsidDel="00C71CF6">
          <w:delText xml:space="preserve"> statistical</w:delText>
        </w:r>
        <w:r w:rsidR="00A72D32" w:rsidDel="00C71CF6">
          <w:delText xml:space="preserve"> power</w:delText>
        </w:r>
        <w:r w:rsidR="009969F2" w:rsidRPr="00E03B11" w:rsidDel="00C71CF6">
          <w:fldChar w:fldCharType="begin">
            <w:fldData xml:space="preserve">PEVuZE5vdGU+PENpdGU+PEF1dGhvcj5UaWVybmV5PC9BdXRob3I+PFllYXI+MjAxNTwvWWVhcj48
UmVjTnVtPjQ5PC9SZWNOdW0+PERpc3BsYXlUZXh0PsKgWzM1XTwvRGlzcGxheVRleHQ+PHJlY29y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del>
      <w:r w:rsidR="00DA0B19">
        <w:instrText xml:space="preserve"> ADDIN EN.CITE </w:instrText>
      </w:r>
      <w:r w:rsidR="00DA0B19">
        <w:fldChar w:fldCharType="begin">
          <w:fldData xml:space="preserve">PEVuZE5vdGU+PENpdGU+PEF1dGhvcj5UaWVybmV5PC9BdXRob3I+PFllYXI+MjAxNTwvWWVhcj48
UmVjTnVtPjQ5PC9SZWNOdW0+PERpc3BsYXlUZXh0PsKgWzM1XTwvRGlzcGxheVRleHQ+PHJlY29y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DA0B19">
        <w:instrText xml:space="preserve"> ADDIN EN.CITE.DATA </w:instrText>
      </w:r>
      <w:r w:rsidR="00DA0B19">
        <w:fldChar w:fldCharType="end"/>
      </w:r>
      <w:del w:id="803" w:author="My Luong Vuong" w:date="2024-03-19T12:07:00Z">
        <w:r w:rsidR="009969F2" w:rsidRPr="00E03B11" w:rsidDel="00C71CF6">
          <w:fldChar w:fldCharType="separate"/>
        </w:r>
      </w:del>
      <w:r w:rsidR="00DA0B19">
        <w:rPr>
          <w:noProof/>
        </w:rPr>
        <w:t> [35]</w:t>
      </w:r>
      <w:del w:id="804" w:author="My Luong Vuong" w:date="2024-03-19T12:07:00Z">
        <w:r w:rsidR="009969F2" w:rsidRPr="00E03B11" w:rsidDel="00C71CF6">
          <w:fldChar w:fldCharType="end"/>
        </w:r>
        <w:r w:rsidR="00DB06E2" w:rsidDel="00C71CF6">
          <w:delText>.</w:delText>
        </w:r>
      </w:del>
    </w:p>
    <w:p w14:paraId="5D36F38E" w14:textId="7A0DFF00"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best described by a two-compartment model with first-order elimination, consistent with studies that utili</w:t>
      </w:r>
      <w:r w:rsidR="00A12DE6" w:rsidRPr="00E03B11">
        <w:t>s</w:t>
      </w:r>
      <w:r w:rsidRPr="00E03B11">
        <w:t>ed rich-sampling technique</w:t>
      </w:r>
      <w:r w:rsidR="00C2334D" w:rsidRPr="00E03B11">
        <w:fldChar w:fldCharType="begin">
          <w:fldData xml:space="preserve">PEVuZE5vdGU+PENpdGU+PEF1dGhvcj5BbG9iYWlkPC9BdXRob3I+PFllYXI+MjAxNjwvWWVhcj48
UmVjTnVtPjE5PC9SZWNOdW0+PERpc3BsYXlUZXh0PsKgWzE2LCAxNywgMzZdPC9EaXNwbGF5VGV4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BE2059">
        <w:instrText xml:space="preserve"> ADDIN EN.CITE </w:instrText>
      </w:r>
      <w:r w:rsidR="00BE2059">
        <w:fldChar w:fldCharType="begin">
          <w:fldData xml:space="preserve">PEVuZE5vdGU+PENpdGU+PEF1dGhvcj5BbG9iYWlkPC9BdXRob3I+PFllYXI+MjAxNjwvWWVhcj48
UmVjTnVtPjE5PC9SZWNOdW0+PERpc3BsYXlUZXh0PsKgWzE2LCAxNywgMzZdPC9EaXNwbGF5VGV4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BE2059">
        <w:instrText xml:space="preserve"> ADDIN EN.CITE.DATA </w:instrText>
      </w:r>
      <w:r w:rsidR="00BE2059">
        <w:fldChar w:fldCharType="end"/>
      </w:r>
      <w:r w:rsidR="00C2334D" w:rsidRPr="00E03B11">
        <w:fldChar w:fldCharType="separate"/>
      </w:r>
      <w:r w:rsidR="00BE2059">
        <w:rPr>
          <w:noProof/>
        </w:rPr>
        <w:t> [16, 17, 36]</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ZWNOdW0+NTU8L1JlY051bT48RGlzcGxheVRleHQ+wqBbMTQsIDE1LCAzN108L0Rpc3BsYXlUZXh0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BE2059">
        <w:instrText xml:space="preserve"> ADDIN EN.CITE </w:instrText>
      </w:r>
      <w:r w:rsidR="00BE2059">
        <w:fldChar w:fldCharType="begin">
          <w:fldData xml:space="preserve">PEVuZE5vdGU+PENpdGU+PEF1dGhvcj5Bb3lhbWE8L0F1dGhvcj48WWVhcj4yMDEyPC9ZZWFyPjxS
ZWNOdW0+NTU8L1JlY051bT48RGlzcGxheVRleHQ+wqBbMTQsIDE1LCAzN108L0Rpc3BsYXlUZXh0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BE2059">
        <w:instrText xml:space="preserve"> ADDIN EN.CITE.DATA </w:instrText>
      </w:r>
      <w:r w:rsidR="00BE2059">
        <w:fldChar w:fldCharType="end"/>
      </w:r>
      <w:r w:rsidR="0029658F" w:rsidRPr="00E03B11">
        <w:fldChar w:fldCharType="separate"/>
      </w:r>
      <w:r w:rsidR="00BE2059">
        <w:rPr>
          <w:noProof/>
        </w:rPr>
        <w:t> [14, 15, 37]</w:t>
      </w:r>
      <w:r w:rsidR="0029658F" w:rsidRPr="00E03B11">
        <w:fldChar w:fldCharType="end"/>
      </w:r>
      <w:r w:rsidR="00AA50B6">
        <w:t>.</w:t>
      </w:r>
      <w:r w:rsidRPr="00E03B11">
        <w:t xml:space="preserve"> This disparity can be attributed to the sparse sampling in clinical practice, which limits the </w:t>
      </w:r>
      <w:commentRangeStart w:id="805"/>
      <w:commentRangeStart w:id="806"/>
      <w:del w:id="807" w:author="My Luong Vuong" w:date="2024-05-12T19:57:00Z">
        <w:r w:rsidRPr="00E03B11" w:rsidDel="00DF3462">
          <w:delText>capture of</w:delText>
        </w:r>
      </w:del>
      <w:ins w:id="808" w:author="My Luong Vuong" w:date="2024-05-12T19:58:00Z">
        <w:r w:rsidR="00DC0AC8">
          <w:t>ability</w:t>
        </w:r>
      </w:ins>
      <w:ins w:id="809" w:author="My Luong Vuong" w:date="2024-05-12T19:57:00Z">
        <w:r w:rsidR="00DF3462">
          <w:t xml:space="preserve"> to </w:t>
        </w:r>
      </w:ins>
      <w:ins w:id="810" w:author="My Luong Vuong" w:date="2024-05-12T19:58:00Z">
        <w:r w:rsidR="00DC0AC8">
          <w:t>fit</w:t>
        </w:r>
      </w:ins>
      <w:r w:rsidRPr="00E03B11">
        <w:t xml:space="preserve"> </w:t>
      </w:r>
      <w:commentRangeEnd w:id="805"/>
      <w:r w:rsidR="00CF6500">
        <w:rPr>
          <w:rStyle w:val="CommentReference"/>
        </w:rPr>
        <w:commentReference w:id="805"/>
      </w:r>
      <w:commentRangeEnd w:id="806"/>
      <w:r w:rsidR="00DF3462">
        <w:rPr>
          <w:rStyle w:val="CommentReference"/>
        </w:rPr>
        <w:commentReference w:id="806"/>
      </w:r>
      <w:r w:rsidRPr="00E03B11">
        <w:t>a two-compartment model.</w:t>
      </w:r>
      <w:r w:rsidR="002A14CB">
        <w:t xml:space="preserve"> </w:t>
      </w:r>
      <w:del w:id="811" w:author="My Luong Vuong" w:date="2024-05-12T20:10:00Z">
        <w:r w:rsidR="00D5798A" w:rsidRPr="00E03B11" w:rsidDel="00BE09DD">
          <w:delText xml:space="preserve">Body </w:delText>
        </w:r>
      </w:del>
      <w:ins w:id="812" w:author="My Luong Vuong" w:date="2024-05-12T20:10:00Z">
        <w:r w:rsidR="00BE09DD">
          <w:t>Total b</w:t>
        </w:r>
        <w:r w:rsidR="00BE09DD" w:rsidRPr="00E03B11">
          <w:t xml:space="preserve">ody </w:t>
        </w:r>
      </w:ins>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ins w:id="813" w:author="My Luong Vuong" w:date="2024-05-12T19:58:00Z">
        <w:r w:rsidR="00112C0C">
          <w:t xml:space="preserve"> but</w:t>
        </w:r>
      </w:ins>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commentRangeStart w:id="814"/>
      <w:commentRangeStart w:id="815"/>
      <w:ins w:id="816" w:author="My Luong Vuong" w:date="2024-03-19T12:08:00Z">
        <w:r w:rsidR="00EE3AF7">
          <w:t>attainment</w:t>
        </w:r>
        <w:commentRangeEnd w:id="814"/>
        <w:r w:rsidR="00EE3AF7">
          <w:rPr>
            <w:rStyle w:val="CommentReference"/>
          </w:rPr>
          <w:commentReference w:id="814"/>
        </w:r>
      </w:ins>
      <w:commentRangeEnd w:id="815"/>
      <w:ins w:id="817" w:author="My Luong Vuong" w:date="2024-05-12T19:59:00Z">
        <w:r w:rsidR="00070081">
          <w:rPr>
            <w:rStyle w:val="CommentReference"/>
          </w:rPr>
          <w:commentReference w:id="815"/>
        </w:r>
      </w:ins>
      <w:r w:rsidR="00D5798A" w:rsidRPr="00E03B11">
        <w:t>.</w:t>
      </w:r>
      <w:ins w:id="818" w:author="My Luong Vuong" w:date="2024-05-12T20:10:00Z">
        <w:r w:rsidR="007F49F1">
          <w:t xml:space="preserve"> Specifically, </w:t>
        </w:r>
      </w:ins>
      <w:ins w:id="819" w:author="My Luong Vuong" w:date="2024-05-12T20:11:00Z">
        <w:r w:rsidR="007222E9">
          <w:t xml:space="preserve">a </w:t>
        </w:r>
      </w:ins>
      <w:ins w:id="820" w:author="My Luong Vuong" w:date="2024-05-12T20:10:00Z">
        <w:r w:rsidR="003517A9">
          <w:t xml:space="preserve">higher total body weight led to </w:t>
        </w:r>
      </w:ins>
      <w:ins w:id="821" w:author="My Luong Vuong" w:date="2024-05-12T20:11:00Z">
        <w:r w:rsidR="00713419">
          <w:t>a lower PTA.</w:t>
        </w:r>
      </w:ins>
      <w:r w:rsidR="00D5798A" w:rsidRPr="00E03B11">
        <w:t xml:space="preserve"> This finding aligns with </w:t>
      </w:r>
      <w:del w:id="822" w:author="My Luong Vuong" w:date="2024-05-12T20:12:00Z">
        <w:r w:rsidR="00D5798A" w:rsidRPr="00E03B11" w:rsidDel="00695FFB">
          <w:delText xml:space="preserve">a </w:delText>
        </w:r>
      </w:del>
      <w:r w:rsidR="00D5798A" w:rsidRPr="00E03B11">
        <w:t xml:space="preserve">previous </w:t>
      </w:r>
      <w:proofErr w:type="spellStart"/>
      <w:r w:rsidR="00C96B95">
        <w:t>popPK</w:t>
      </w:r>
      <w:proofErr w:type="spellEnd"/>
      <w:r w:rsidR="00C96B95">
        <w:t xml:space="preserve"> </w:t>
      </w:r>
      <w:del w:id="823" w:author="My Luong Vuong" w:date="2024-05-12T20:12:00Z">
        <w:r w:rsidR="00D5798A" w:rsidRPr="00E03B11" w:rsidDel="00695FFB">
          <w:delText>study</w:delText>
        </w:r>
        <w:r w:rsidR="00FC12FA" w:rsidDel="00695FFB">
          <w:delText xml:space="preserve"> </w:delText>
        </w:r>
      </w:del>
      <w:ins w:id="824" w:author="My Luong Vuong" w:date="2024-05-12T20:12:00Z">
        <w:r w:rsidR="00695FFB">
          <w:t xml:space="preserve">studies </w:t>
        </w:r>
      </w:ins>
      <w:del w:id="825" w:author="My Luong Vuong" w:date="2024-05-12T20:13:00Z">
        <w:r w:rsidR="00FC12FA" w:rsidDel="00DF4C72">
          <w:delText>conduct</w:delText>
        </w:r>
        <w:r w:rsidR="00483EE0" w:rsidDel="00DF4C72">
          <w:delText>ed</w:delText>
        </w:r>
        <w:r w:rsidR="00FC12FA" w:rsidDel="00DF4C72">
          <w:delText xml:space="preserve"> in ICU patients</w:delText>
        </w:r>
      </w:del>
      <w:ins w:id="826" w:author="My Luong Vuong" w:date="2024-05-12T20:13:00Z">
        <w:r w:rsidR="00DF4C72">
          <w:t>showing that overweight</w:t>
        </w:r>
      </w:ins>
      <w:ins w:id="827" w:author="My Luong Vuong" w:date="2024-05-12T20:14:00Z">
        <w:r w:rsidR="00A47533">
          <w:t xml:space="preserve"> is a risk factor </w:t>
        </w:r>
      </w:ins>
      <w:ins w:id="828" w:author="My Luong Vuong" w:date="2024-05-12T20:15:00Z">
        <w:r w:rsidR="00A54E66">
          <w:t>for</w:t>
        </w:r>
      </w:ins>
      <w:ins w:id="829" w:author="My Luong Vuong" w:date="2024-05-12T20:14:00Z">
        <w:r w:rsidR="00242FC4">
          <w:t xml:space="preserve"> suboptimal exposure</w:t>
        </w:r>
      </w:ins>
      <w:ins w:id="830" w:author="My Luong Vuong" w:date="2024-05-12T20:15:00Z">
        <w:r w:rsidR="00A54E66">
          <w:t xml:space="preserve"> </w:t>
        </w:r>
        <w:r w:rsidR="00813D4C">
          <w:t>to</w:t>
        </w:r>
        <w:r w:rsidR="00A54E66">
          <w:t xml:space="preserve"> fluconazole</w:t>
        </w:r>
      </w:ins>
      <w:del w:id="831" w:author="My Luong Vuong" w:date="2024-05-12T20:15:00Z">
        <w:r w:rsidR="00D5798A" w:rsidRPr="00E03B11" w:rsidDel="00A54E66">
          <w:fldChar w:fldCharType="begin">
            <w:fldData xml:space="preserve">PEVuZE5vdGU+PENpdGU+PEF1dGhvcj5TYW5kYXJhZHVyYTwvQXV0aG9yPjxZZWFyPjIwMjE8L1ll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</w:fldData>
          </w:fldChar>
        </w:r>
      </w:del>
      <w:r w:rsidR="00971EB8">
        <w:instrText xml:space="preserve"> ADDIN EN.CITE </w:instrText>
      </w:r>
      <w:r w:rsidR="00971EB8">
        <w:fldChar w:fldCharType="begin">
          <w:fldData xml:space="preserve">PEVuZE5vdGU+PENpdGU+PEF1dGhvcj5TYW5kYXJhZHVyYTwvQXV0aG9yPjxZZWFyPjIwMjE8L1ll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</w:fldData>
        </w:fldChar>
      </w:r>
      <w:r w:rsidR="00971EB8">
        <w:instrText xml:space="preserve"> ADDIN EN.CITE.DATA </w:instrText>
      </w:r>
      <w:r w:rsidR="00971EB8">
        <w:fldChar w:fldCharType="end"/>
      </w:r>
      <w:del w:id="832" w:author="My Luong Vuong" w:date="2024-05-12T20:15:00Z">
        <w:r w:rsidR="00D5798A" w:rsidRPr="00E03B11" w:rsidDel="00A54E66">
          <w:fldChar w:fldCharType="separate"/>
        </w:r>
      </w:del>
      <w:r w:rsidR="00971EB8">
        <w:rPr>
          <w:noProof/>
        </w:rPr>
        <w:t> [14, 17, 38]</w:t>
      </w:r>
      <w:del w:id="833" w:author="My Luong Vuong" w:date="2024-05-12T20:15:00Z">
        <w:r w:rsidR="00D5798A" w:rsidRPr="00E03B11" w:rsidDel="00A54E66">
          <w:fldChar w:fldCharType="end"/>
        </w:r>
      </w:del>
      <w:r w:rsidR="00D5798A">
        <w:t>.</w:t>
      </w:r>
      <w:r w:rsidR="004179E2">
        <w:t xml:space="preserve"> </w:t>
      </w:r>
      <w:del w:id="834" w:author="My Luong Vuong" w:date="2024-05-12T20:15:00Z">
        <w:r w:rsidR="00D242BF" w:rsidDel="00F774F5">
          <w:delText xml:space="preserve">It also makes sense physiologically as </w:delText>
        </w:r>
        <w:r w:rsidR="00FA6954" w:rsidDel="00F774F5">
          <w:delText xml:space="preserve">body weight is shown to be one of the main drivers of fluconazole </w:delText>
        </w:r>
        <w:r w:rsidR="00483EE0" w:rsidDel="00F774F5">
          <w:delText xml:space="preserve">PK </w:delText>
        </w:r>
        <w:r w:rsidR="001567E4" w:rsidDel="00F774F5">
          <w:delText xml:space="preserve">in </w:delText>
        </w:r>
      </w:del>
      <w:del w:id="835" w:author="My Luong Vuong" w:date="2024-05-12T19:59:00Z">
        <w:r w:rsidR="001567E4" w:rsidDel="00070081">
          <w:delText xml:space="preserve">adults </w:delText>
        </w:r>
      </w:del>
      <w:del w:id="836" w:author="My Luong Vuong" w:date="2024-05-12T20:15:00Z">
        <w:r w:rsidR="001567E4" w:rsidDel="00F774F5">
          <w:delText>patients</w:delText>
        </w:r>
        <w:r w:rsidR="00B32EEE" w:rsidDel="00F774F5">
          <w:fldChar w:fldCharType="begin">
            <w:fldData xml:space="preserve">PEVuZE5vdGU+PENpdGU+PEF1dGhvcj5DaGVuPC9BdXRob3I+PFllYXI+MjAyMjwvWWVhcj48UmVj
TnVtPjc1PC9SZWNOdW0+PERpc3BsYXlUZXh0PsKgWzE3LCAzOF08L0Rpc3BsYXlUZXh0PjxyZWNv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DA0B19" w:rsidDel="00F774F5">
          <w:delInstrText xml:space="preserve"> ADDIN EN.CITE </w:delInstrText>
        </w:r>
        <w:r w:rsidR="00DA0B19" w:rsidDel="00F774F5">
          <w:fldChar w:fldCharType="begin">
            <w:fldData xml:space="preserve">PEVuZE5vdGU+PENpdGU+PEF1dGhvcj5DaGVuPC9BdXRob3I+PFllYXI+MjAyMjwvWWVhcj48UmVj
TnVtPjc1PC9SZWNOdW0+PERpc3BsYXlUZXh0PsKgWzE3LCAzOF08L0Rpc3BsYXlUZXh0PjxyZWNv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DA0B19" w:rsidDel="00F774F5">
          <w:delInstrText xml:space="preserve"> ADDIN EN.CITE.DATA </w:delInstrText>
        </w:r>
        <w:r w:rsidR="00DA0B19" w:rsidDel="00F774F5">
          <w:fldChar w:fldCharType="end"/>
        </w:r>
        <w:r w:rsidR="00B32EEE" w:rsidDel="00F774F5">
          <w:fldChar w:fldCharType="separate"/>
        </w:r>
        <w:r w:rsidR="00DA0B19" w:rsidDel="00F774F5">
          <w:rPr>
            <w:noProof/>
          </w:rPr>
          <w:delText> [17, 38]</w:delText>
        </w:r>
        <w:r w:rsidR="00B32EEE" w:rsidDel="00F774F5">
          <w:fldChar w:fldCharType="end"/>
        </w:r>
        <w:r w:rsidR="001567E4" w:rsidDel="00F774F5">
          <w:delText>.</w:delText>
        </w:r>
        <w:r w:rsidR="00D5798A" w:rsidRPr="00E03B11" w:rsidDel="00F774F5">
          <w:delText xml:space="preserve"> </w:delText>
        </w:r>
      </w:del>
      <w:r w:rsidR="00D5798A" w:rsidRPr="00E03B11">
        <w:t xml:space="preserve">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actual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ins w:id="837" w:author="My Luong Vuong" w:date="2024-05-12T20:17:00Z">
        <w:r w:rsidR="00AE10B9">
          <w:t xml:space="preserve"> total</w:t>
        </w:r>
      </w:ins>
      <w:r w:rsidR="00D5798A">
        <w:t xml:space="preserve"> </w:t>
      </w:r>
      <w:commentRangeStart w:id="838"/>
      <w:commentRangeStart w:id="839"/>
      <w:ins w:id="840" w:author="My Luong Vuong" w:date="2024-03-19T12:09:00Z">
        <w:r w:rsidR="006E1FF3">
          <w:t>b</w:t>
        </w:r>
        <w:r w:rsidR="006E1FF3" w:rsidRPr="00E03B11">
          <w:t xml:space="preserve">ody weight </w:t>
        </w:r>
      </w:ins>
      <w:r w:rsidR="006E1FF3" w:rsidRPr="00E03B11">
        <w:t>is</w:t>
      </w:r>
      <w:commentRangeEnd w:id="838"/>
      <w:r w:rsidR="006E1FF3">
        <w:rPr>
          <w:rStyle w:val="CommentReference"/>
        </w:rPr>
        <w:commentReference w:id="838"/>
      </w:r>
      <w:commentRangeEnd w:id="839"/>
      <w:r w:rsidR="00D23326">
        <w:rPr>
          <w:rStyle w:val="CommentReference"/>
        </w:rPr>
        <w:commentReference w:id="839"/>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proofErr w:type="spellStart"/>
      <w:r w:rsidR="00B554FD">
        <w:t>guestimating</w:t>
      </w:r>
      <w:proofErr w:type="spellEnd"/>
      <w:r w:rsidR="00B554FD">
        <w:t xml:space="preserve"> the patient’s</w:t>
      </w:r>
      <w:r w:rsidR="00D5798A" w:rsidRPr="00E03B11">
        <w:t xml:space="preserve"> height</w:t>
      </w:r>
      <w:r w:rsidR="00D5798A" w:rsidRPr="00E03B11">
        <w:fldChar w:fldCharType="begin"/>
      </w:r>
      <w:r w:rsidR="00BE2059">
        <w:instrText xml:space="preserve"> ADDIN EN.CITE &lt;EndNote&gt;&lt;Cite&gt;&lt;Author&gt;Boer&lt;/Author&gt;&lt;Year&gt;1984&lt;/Year&gt;&lt;RecNum&gt;24&lt;/RecNum&gt;&lt;DisplayText&gt; [19]&lt;/DisplayText&gt;&lt;record&gt;&lt;rec-number&gt;24&lt;/rec-number&gt;&lt;foreign-keys&gt;&lt;key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BE2059">
        <w:rPr>
          <w:noProof/>
        </w:rPr>
        <w:t> [19]</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1846ED">
        <w:t>almost 3</w:t>
      </w:r>
      <w:r w:rsidR="00F02428">
        <w:t>-</w:t>
      </w:r>
      <w:r w:rsidR="001846ED">
        <w:t xml:space="preserve">fold </w:t>
      </w:r>
      <w:r w:rsidR="00F02428">
        <w:t xml:space="preserve">higher </w:t>
      </w:r>
      <w:r w:rsidR="001846ED">
        <w:t xml:space="preserve">when patients were on CRRT </w:t>
      </w:r>
      <w:r w:rsidR="00F02428">
        <w:t xml:space="preserve">as </w:t>
      </w:r>
      <w:r w:rsidR="001846ED">
        <w:t xml:space="preserve">compared </w:t>
      </w:r>
      <w:r w:rsidR="00F02428">
        <w:t xml:space="preserve">to </w:t>
      </w:r>
      <w:r w:rsidR="00DA6C55">
        <w:t xml:space="preserve">when </w:t>
      </w:r>
      <w:r w:rsidR="00F02428">
        <w:t>off</w:t>
      </w:r>
      <w:r w:rsidR="00DA6C55">
        <w:t xml:space="preserve"> CRRT. </w:t>
      </w:r>
      <w:r w:rsidR="00D07CB5">
        <w:t xml:space="preserve">This </w:t>
      </w:r>
      <w:r w:rsidR="002A0551">
        <w:t>acce</w:t>
      </w:r>
      <w:r w:rsidR="008A4C9A">
        <w:t>lerated on-</w:t>
      </w:r>
      <w:r w:rsidR="004D3F19">
        <w:t xml:space="preserve">CRRT </w:t>
      </w:r>
      <w:r w:rsidR="008A4C9A">
        <w:lastRenderedPageBreak/>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Y051bT41NDwvUmVjTnVtPjxEaXNwbGF5VGV4dD7CoFszNl08L0Rpc3BsYXlUZXh0PjxyZWNvcmQ+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BE2059">
        <w:instrText xml:space="preserve"> ADDIN EN.CITE </w:instrText>
      </w:r>
      <w:r w:rsidR="00BE2059">
        <w:fldChar w:fldCharType="begin">
          <w:fldData xml:space="preserve">PEVuZE5vdGU+PENpdGU+PEF1dGhvcj5QYXRlbDwvQXV0aG9yPjxZZWFyPjIwMTE8L1llYXI+PFJl
Y051bT41NDwvUmVjTnVtPjxEaXNwbGF5VGV4dD7CoFszNl08L0Rpc3BsYXlUZXh0PjxyZWNvcmQ+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BE2059">
        <w:instrText xml:space="preserve"> ADDIN EN.CITE.DATA </w:instrText>
      </w:r>
      <w:r w:rsidR="00BE2059">
        <w:fldChar w:fldCharType="end"/>
      </w:r>
      <w:r w:rsidR="00053E2C">
        <w:fldChar w:fldCharType="separate"/>
      </w:r>
      <w:r w:rsidR="00BE2059">
        <w:rPr>
          <w:noProof/>
        </w:rPr>
        <w:t> [36]</w:t>
      </w:r>
      <w:r w:rsidR="00053E2C">
        <w:fldChar w:fldCharType="end"/>
      </w:r>
      <w:r w:rsidR="00C82FEC">
        <w:t>.</w:t>
      </w:r>
    </w:p>
    <w:p w14:paraId="7DFFBF45" w14:textId="3B8A512D" w:rsidR="00116AAE" w:rsidRDefault="00B730E7" w:rsidP="00FA10AD">
      <w:commentRangeStart w:id="841"/>
      <w:commentRangeStart w:id="842"/>
      <w:proofErr w:type="spellStart"/>
      <w:r>
        <w:t>eGFR</w:t>
      </w:r>
      <w:r w:rsidRPr="00A72BCD">
        <w:rPr>
          <w:vertAlign w:val="subscript"/>
        </w:rPr>
        <w:t>CKD</w:t>
      </w:r>
      <w:proofErr w:type="spellEnd"/>
      <w:r w:rsidR="00E46977">
        <w:rPr>
          <w:vertAlign w:val="subscript"/>
        </w:rPr>
        <w:t>-</w:t>
      </w:r>
      <w:r w:rsidRPr="00A72BCD">
        <w:rPr>
          <w:vertAlign w:val="subscript"/>
        </w:rPr>
        <w:t>EPI</w:t>
      </w:r>
      <w:r>
        <w:t xml:space="preserve"> </w:t>
      </w:r>
      <w:r w:rsidR="009078D4">
        <w:t>had no</w:t>
      </w:r>
      <w:r>
        <w:t xml:space="preserve"> clinically</w:t>
      </w:r>
      <w:r w:rsidR="009078D4">
        <w:t xml:space="preserve"> </w:t>
      </w:r>
      <w:r>
        <w:t xml:space="preserve">relevant </w:t>
      </w:r>
      <w:r w:rsidR="009078D4">
        <w:t>impact on PKPD target attainment</w:t>
      </w:r>
      <w:ins w:id="843" w:author="My Luong Vuong" w:date="2024-05-12T20:19:00Z">
        <w:r w:rsidR="00511DE2">
          <w:t xml:space="preserve"> under the proposed </w:t>
        </w:r>
        <w:r w:rsidR="005771FA">
          <w:t>optimised dosing regimens</w:t>
        </w:r>
      </w:ins>
      <w:r w:rsidR="00664077">
        <w:t>, thus</w:t>
      </w:r>
      <w:r w:rsidR="008F1EEB">
        <w:t xml:space="preserve"> </w:t>
      </w:r>
      <w:del w:id="844" w:author="My Luong Vuong" w:date="2024-05-12T20:36:00Z">
        <w:r w:rsidR="0017709B" w:rsidDel="00A34F61">
          <w:delText xml:space="preserve">fluconazole </w:delText>
        </w:r>
        <w:r w:rsidR="00664077" w:rsidDel="00A34F61">
          <w:delText xml:space="preserve">dosing </w:delText>
        </w:r>
        <w:r w:rsidR="0017709B" w:rsidDel="00A34F61">
          <w:delText>should not be adjusted for it</w:delText>
        </w:r>
      </w:del>
      <w:ins w:id="845" w:author="My Luong Vuong" w:date="2024-05-12T20:36:00Z">
        <w:r w:rsidR="00A34F61">
          <w:t xml:space="preserve">our dosing recommendation </w:t>
        </w:r>
      </w:ins>
      <w:ins w:id="846" w:author="My Luong Vuong" w:date="2024-05-12T20:38:00Z">
        <w:r w:rsidR="00391E35">
          <w:t>did</w:t>
        </w:r>
      </w:ins>
      <w:ins w:id="847" w:author="My Luong Vuong" w:date="2024-05-12T20:36:00Z">
        <w:r w:rsidR="00A34F61">
          <w:t xml:space="preserve"> </w:t>
        </w:r>
      </w:ins>
      <w:ins w:id="848" w:author="My Luong Vuong" w:date="2024-05-12T20:37:00Z">
        <w:r w:rsidR="006240D3">
          <w:t>not adjust for</w:t>
        </w:r>
        <w:r w:rsidR="00A34F61">
          <w:t xml:space="preserve"> </w:t>
        </w:r>
      </w:ins>
      <w:ins w:id="849" w:author="My Luong Vuong" w:date="2024-05-12T20:38:00Z">
        <w:r w:rsidR="002539C5">
          <w:t xml:space="preserve">the </w:t>
        </w:r>
      </w:ins>
      <w:ins w:id="850" w:author="My Luong Vuong" w:date="2024-05-12T20:37:00Z">
        <w:r w:rsidR="00A34F61">
          <w:t>kidney function</w:t>
        </w:r>
      </w:ins>
      <w:r w:rsidR="008F1EEB">
        <w:t>.</w:t>
      </w:r>
      <w:r w:rsidR="00664077">
        <w:t xml:space="preserve"> </w:t>
      </w:r>
      <w:commentRangeEnd w:id="841"/>
      <w:r w:rsidR="00F02842">
        <w:rPr>
          <w:rStyle w:val="CommentReference"/>
        </w:rPr>
        <w:commentReference w:id="841"/>
      </w:r>
      <w:commentRangeEnd w:id="842"/>
      <w:r w:rsidR="00E37E7B">
        <w:rPr>
          <w:rStyle w:val="CommentReference"/>
        </w:rPr>
        <w:commentReference w:id="842"/>
      </w:r>
      <w:r w:rsidR="00995DD1">
        <w:t xml:space="preserve">Although </w:t>
      </w:r>
      <w:proofErr w:type="spellStart"/>
      <w:r w:rsidR="00995DD1">
        <w:t>eGFR</w:t>
      </w:r>
      <w:r w:rsidR="00995DD1" w:rsidRPr="00A72BCD">
        <w:rPr>
          <w:vertAlign w:val="subscript"/>
        </w:rPr>
        <w:t>CKD</w:t>
      </w:r>
      <w:proofErr w:type="spellEnd"/>
      <w:r w:rsidR="00E46977">
        <w:rPr>
          <w:vertAlign w:val="subscript"/>
        </w:rPr>
        <w:t>-</w:t>
      </w:r>
      <w:r w:rsidR="00995DD1" w:rsidRPr="00A72BCD">
        <w:rPr>
          <w:vertAlign w:val="subscript"/>
        </w:rPr>
        <w:t>EPI</w:t>
      </w:r>
      <w:r w:rsidR="00995DD1">
        <w:t xml:space="preserve"> significantly </w:t>
      </w:r>
      <w:r w:rsidR="00313A65">
        <w:t xml:space="preserve">improved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r w:rsidR="00D52CAB">
        <w:t xml:space="preserve">it </w:t>
      </w:r>
      <w:r w:rsidR="008C0A4A">
        <w:t xml:space="preserve">did not affect </w:t>
      </w:r>
      <w:r w:rsidR="00D605AD">
        <w:t>PTA</w:t>
      </w:r>
      <w:r w:rsidR="008C0A4A">
        <w:t xml:space="preserve"> </w:t>
      </w:r>
      <w:r w:rsidR="00854C04">
        <w:t xml:space="preserve">across </w:t>
      </w:r>
      <w:r w:rsidR="0017709B">
        <w:t xml:space="preserve">the studied </w:t>
      </w:r>
      <w:r w:rsidR="00854C04">
        <w:t>range</w:t>
      </w:r>
      <w:ins w:id="851" w:author="My Luong Vuong" w:date="2024-05-12T20:25:00Z">
        <w:r w:rsidR="00B647C7">
          <w:t xml:space="preserve"> with these</w:t>
        </w:r>
      </w:ins>
      <w:ins w:id="852" w:author="My Luong Vuong" w:date="2024-05-12T20:26:00Z">
        <w:r w:rsidR="00B647C7">
          <w:t xml:space="preserve"> regimens</w:t>
        </w:r>
      </w:ins>
      <w:r w:rsidR="00854C04">
        <w:t>.</w:t>
      </w:r>
      <w:ins w:id="853" w:author="My Luong Vuong" w:date="2024-05-12T20:44:00Z">
        <w:r w:rsidR="00404147">
          <w:t xml:space="preserve"> </w:t>
        </w:r>
      </w:ins>
      <w:ins w:id="854" w:author="My Luong Vuong" w:date="2024-05-12T20:46:00Z">
        <w:r w:rsidR="00572697">
          <w:t xml:space="preserve">Our </w:t>
        </w:r>
      </w:ins>
      <w:ins w:id="855" w:author="My Luong Vuong" w:date="2024-05-12T20:47:00Z">
        <w:r w:rsidR="00A21FB9">
          <w:t xml:space="preserve">recommended </w:t>
        </w:r>
      </w:ins>
      <w:ins w:id="856" w:author="My Luong Vuong" w:date="2024-05-12T20:49:00Z">
        <w:r w:rsidR="00324002">
          <w:t>MD</w:t>
        </w:r>
      </w:ins>
      <w:ins w:id="857" w:author="My Luong Vuong" w:date="2024-05-12T20:47:00Z">
        <w:r w:rsidR="00461CC9">
          <w:t xml:space="preserve"> </w:t>
        </w:r>
      </w:ins>
      <w:ins w:id="858" w:author="My Luong Vuong" w:date="2024-05-12T20:48:00Z">
        <w:r w:rsidR="006D583D">
          <w:t xml:space="preserve">was in </w:t>
        </w:r>
        <w:r w:rsidR="0052533B">
          <w:t>line with</w:t>
        </w:r>
        <w:r w:rsidR="006D583D">
          <w:t xml:space="preserve"> the </w:t>
        </w:r>
      </w:ins>
      <w:ins w:id="859" w:author="My Luong Vuong" w:date="2024-05-12T20:49:00Z">
        <w:r w:rsidR="001407A0">
          <w:t>current standard MD of 400 mg q24h.</w:t>
        </w:r>
      </w:ins>
      <w:ins w:id="860" w:author="My Luong Vuong" w:date="2024-05-12T20:50:00Z">
        <w:r w:rsidR="00E03C7D">
          <w:t xml:space="preserve"> Although our simulation showed a slight decrease below </w:t>
        </w:r>
        <w:r w:rsidR="004855E3">
          <w:t>the 90% PTA</w:t>
        </w:r>
        <w:r w:rsidR="00F841EB">
          <w:t xml:space="preserve"> with this MD in </w:t>
        </w:r>
      </w:ins>
      <w:ins w:id="861" w:author="My Luong Vuong" w:date="2024-05-12T20:51:00Z">
        <w:r w:rsidR="00F841EB">
          <w:t xml:space="preserve">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ins>
      <w:ins w:id="862" w:author="My Luong Vuong" w:date="2024-05-12T20:52:00Z">
        <w:r w:rsidR="00FE78CF">
          <w:rPr>
            <w:vertAlign w:val="subscript"/>
          </w:rPr>
          <w:t xml:space="preserve"> </w:t>
        </w:r>
        <w:r w:rsidR="00C80704">
          <w:t xml:space="preserve">above 195 </w:t>
        </w:r>
        <w:r w:rsidR="006F1FC2">
          <w:t>mL/min/1.73 m</w:t>
        </w:r>
        <w:r w:rsidR="006F1FC2" w:rsidRPr="00092B52">
          <w:rPr>
            <w:vertAlign w:val="superscript"/>
          </w:rPr>
          <w:t>2</w:t>
        </w:r>
      </w:ins>
      <w:r w:rsidR="003E400E">
        <w:t xml:space="preserve"> </w:t>
      </w:r>
      <w:ins w:id="863" w:author="My Luong Vuong" w:date="2024-05-12T20:52:00Z">
        <w:r w:rsidR="006F1FC2">
          <w:t>, we did not</w:t>
        </w:r>
        <w:r w:rsidR="001B2F1A">
          <w:t xml:space="preserve"> </w:t>
        </w:r>
        <w:r w:rsidR="00B64359">
          <w:t xml:space="preserve">recommend </w:t>
        </w:r>
      </w:ins>
      <w:ins w:id="864" w:author="My Luong Vuong" w:date="2024-05-12T20:53:00Z">
        <w:r w:rsidR="007C11F7">
          <w:t>increasing</w:t>
        </w:r>
      </w:ins>
      <w:ins w:id="865" w:author="My Luong Vuong" w:date="2024-05-12T20:52:00Z">
        <w:r w:rsidR="00B64359">
          <w:t xml:space="preserve"> the </w:t>
        </w:r>
      </w:ins>
      <w:ins w:id="866" w:author="My Luong Vuong" w:date="2024-05-12T20:53:00Z">
        <w:r w:rsidR="00B64359">
          <w:t>dose</w:t>
        </w:r>
        <w:r w:rsidR="007C11F7">
          <w:t xml:space="preserve"> in this case. </w:t>
        </w:r>
      </w:ins>
      <w:ins w:id="867" w:author="My Luong Vuong" w:date="2024-05-12T20:54:00Z">
        <w:r w:rsidR="00872A8C">
          <w:t xml:space="preserve">We did so because </w:t>
        </w:r>
      </w:ins>
      <w:ins w:id="868" w:author="My Luong Vuong" w:date="2024-05-12T20:55:00Z">
        <w:r w:rsidR="002C5D83">
          <w:t xml:space="preserve">this slight reduction was a result </w:t>
        </w:r>
        <w:r w:rsidR="00E20313">
          <w:t>of</w:t>
        </w:r>
        <w:r w:rsidR="002C5D83">
          <w:t xml:space="preserve"> the assumption that</w:t>
        </w:r>
        <w:r w:rsidR="00E20313">
          <w:t xml:space="preserve"> </w:t>
        </w:r>
        <w:proofErr w:type="spellStart"/>
        <w:r w:rsidR="00E20313">
          <w:t>eGFR</w:t>
        </w:r>
        <w:r w:rsidR="00E20313" w:rsidRPr="00A72BCD">
          <w:rPr>
            <w:vertAlign w:val="subscript"/>
          </w:rPr>
          <w:t>CKD</w:t>
        </w:r>
        <w:proofErr w:type="spellEnd"/>
        <w:r w:rsidR="00E20313">
          <w:rPr>
            <w:vertAlign w:val="subscript"/>
          </w:rPr>
          <w:t>-</w:t>
        </w:r>
        <w:r w:rsidR="00E20313" w:rsidRPr="00A72BCD">
          <w:rPr>
            <w:vertAlign w:val="subscript"/>
          </w:rPr>
          <w:t>EPI</w:t>
        </w:r>
        <w:r w:rsidR="002C5D83">
          <w:t xml:space="preserve"> </w:t>
        </w:r>
        <w:r w:rsidR="00E20313">
          <w:t xml:space="preserve">would </w:t>
        </w:r>
      </w:ins>
      <w:ins w:id="869" w:author="My Luong Vuong" w:date="2024-05-12T20:57:00Z">
        <w:r w:rsidR="00D477FC">
          <w:t>remain at least</w:t>
        </w:r>
      </w:ins>
      <w:ins w:id="870" w:author="My Luong Vuong" w:date="2024-05-12T20:56:00Z">
        <w:r w:rsidR="00E20313">
          <w:t xml:space="preserve"> 195 mL/min/1.73 m</w:t>
        </w:r>
        <w:r w:rsidR="00E20313" w:rsidRPr="00092B52">
          <w:rPr>
            <w:vertAlign w:val="superscript"/>
          </w:rPr>
          <w:t>2</w:t>
        </w:r>
      </w:ins>
      <w:ins w:id="871" w:author="My Luong Vuong" w:date="2024-05-12T20:52:00Z">
        <w:r w:rsidR="006F1FC2">
          <w:t xml:space="preserve"> </w:t>
        </w:r>
      </w:ins>
      <w:ins w:id="872" w:author="My Luong Vuong" w:date="2024-05-12T20:56:00Z">
        <w:r w:rsidR="00017CBA">
          <w:t>consecutively</w:t>
        </w:r>
        <w:r w:rsidR="00AF3818">
          <w:t xml:space="preserve"> for 14 days</w:t>
        </w:r>
      </w:ins>
      <w:ins w:id="873" w:author="My Luong Vuong" w:date="2024-05-12T20:57:00Z">
        <w:r w:rsidR="00382269">
          <w:t xml:space="preserve">, </w:t>
        </w:r>
        <w:r w:rsidR="004305D5">
          <w:t>and this assumption is unrealistic</w:t>
        </w:r>
      </w:ins>
      <w:ins w:id="874" w:author="My Luong Vuong" w:date="2024-05-12T20:56:00Z">
        <w:r w:rsidR="00017CBA">
          <w:t>.</w:t>
        </w:r>
      </w:ins>
      <w:ins w:id="875" w:author="My Luong Vuong" w:date="2024-05-12T20:57:00Z">
        <w:r w:rsidR="004305D5">
          <w:t xml:space="preserve"> </w:t>
        </w:r>
      </w:ins>
      <w:ins w:id="876" w:author="My Luong Vuong" w:date="2024-05-12T21:06:00Z">
        <w:r w:rsidR="007F10FA">
          <w:t>Huang et al</w:t>
        </w:r>
        <w:r w:rsidR="0005525B">
          <w:t>.</w:t>
        </w:r>
        <w:r w:rsidR="007F10FA">
          <w:t xml:space="preserve"> </w:t>
        </w:r>
        <w:r w:rsidR="0005525B">
          <w:t>have</w:t>
        </w:r>
      </w:ins>
      <w:ins w:id="877" w:author="My Luong Vuong" w:date="2024-05-12T21:07:00Z">
        <w:r w:rsidR="00446DC3">
          <w:t xml:space="preserve"> recently</w:t>
        </w:r>
      </w:ins>
      <w:ins w:id="878" w:author="My Luong Vuong" w:date="2024-05-12T21:06:00Z">
        <w:r w:rsidR="007F10FA">
          <w:t xml:space="preserve"> shown that</w:t>
        </w:r>
      </w:ins>
      <w:ins w:id="879" w:author="My Luong Vuong" w:date="2024-05-12T21:07:00Z">
        <w:r w:rsidR="00DF2204">
          <w:t xml:space="preserve"> </w:t>
        </w:r>
      </w:ins>
      <w:ins w:id="880" w:author="My Luong Vuong" w:date="2024-05-12T21:08:00Z">
        <w:r w:rsidR="00D331DC">
          <w:t xml:space="preserve">kidney function </w:t>
        </w:r>
        <w:r w:rsidR="009115FF">
          <w:t>is highly unstable in</w:t>
        </w:r>
        <w:r w:rsidR="00F8181A">
          <w:t xml:space="preserve"> ICU</w:t>
        </w:r>
        <w:r w:rsidR="009115FF">
          <w:t xml:space="preserve"> patients,</w:t>
        </w:r>
        <w:r w:rsidR="00877E31">
          <w:t xml:space="preserve"> especially in patients </w:t>
        </w:r>
      </w:ins>
      <w:ins w:id="881" w:author="My Luong Vuong" w:date="2024-05-12T21:09:00Z">
        <w:r w:rsidR="00E82324">
          <w:t>with high</w:t>
        </w:r>
      </w:ins>
      <w:ins w:id="882" w:author="My Luong Vuong" w:date="2024-05-12T21:10:00Z">
        <w:r w:rsidR="00AF44D4">
          <w:t xml:space="preserve"> </w:t>
        </w:r>
        <w:proofErr w:type="spellStart"/>
        <w:r w:rsidR="00AF44D4">
          <w:t>CrCl</w:t>
        </w:r>
        <w:proofErr w:type="spellEnd"/>
        <w:r w:rsidR="00AF44D4">
          <w:t xml:space="preserve"> </w:t>
        </w:r>
        <w:r w:rsidR="009C7316">
          <w:t>(</w:t>
        </w:r>
        <w:r w:rsidR="00B51C1A">
          <w:t>beyond</w:t>
        </w:r>
        <w:r w:rsidR="00A63397">
          <w:t xml:space="preserve"> 180 ml/min</w:t>
        </w:r>
      </w:ins>
      <w:ins w:id="883" w:author="My Luong Vuong" w:date="2024-05-12T21:11:00Z">
        <w:r w:rsidR="009C7316">
          <w:t>)</w:t>
        </w:r>
      </w:ins>
      <w:ins w:id="884" w:author="My Luong Vuong" w:date="2024-05-12T21:09:00Z">
        <w:r w:rsidR="00E82324">
          <w:t xml:space="preserve"> and in the first week of ICU admission, </w:t>
        </w:r>
        <w:r w:rsidR="00253EBE">
          <w:t xml:space="preserve">where kidney function tends to go downward by </w:t>
        </w:r>
        <w:r w:rsidR="00C75BE1">
          <w:t>20% daily</w:t>
        </w:r>
      </w:ins>
      <w:r w:rsidR="004F05AB">
        <w:fldChar w:fldCharType="begin"/>
      </w:r>
      <w:r w:rsidR="00BE2059">
        <w:instrText xml:space="preserve"> ADDIN EN.CITE &lt;EndNote&gt;&lt;Cite&gt;&lt;Author&gt;Huang&lt;/Author&gt;&lt;Year&gt;2022&lt;/Year&gt;&lt;RecNum&gt;72&lt;/RecNum&gt;&lt;DisplayText&gt; [39]&lt;/DisplayText&gt;&lt;record&gt;&lt;rec-number&gt;72&lt;/rec-number&gt;&lt;foreign-keys&gt;&lt;key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BE2059">
        <w:rPr>
          <w:noProof/>
        </w:rPr>
        <w:t> [39]</w:t>
      </w:r>
      <w:r w:rsidR="004F05AB">
        <w:fldChar w:fldCharType="end"/>
      </w:r>
      <w:ins w:id="885" w:author="My Luong Vuong" w:date="2024-05-12T21:09:00Z">
        <w:r w:rsidR="00C75BE1">
          <w:t>.</w:t>
        </w:r>
      </w:ins>
      <w:ins w:id="886" w:author="My Luong Vuong" w:date="2024-05-12T21:13:00Z">
        <w:r w:rsidR="0004340C">
          <w:t xml:space="preserve"> </w:t>
        </w:r>
      </w:ins>
      <w:ins w:id="887" w:author="My Luong Vuong" w:date="2024-05-12T21:16:00Z">
        <w:r w:rsidR="00197631">
          <w:t>Furthermore</w:t>
        </w:r>
      </w:ins>
      <w:ins w:id="888" w:author="My Luong Vuong" w:date="2024-05-12T21:14:00Z">
        <w:r w:rsidR="00197FBF">
          <w:t xml:space="preserve">, </w:t>
        </w:r>
      </w:ins>
      <w:ins w:id="889" w:author="My Luong Vuong" w:date="2024-05-12T20:56:00Z">
        <w:r w:rsidR="00017CBA">
          <w:t xml:space="preserve"> </w:t>
        </w:r>
      </w:ins>
      <w:proofErr w:type="spellStart"/>
      <w:ins w:id="890" w:author="My Luong Vuong" w:date="2024-05-12T21:16:00Z">
        <w:r w:rsidR="005006A0">
          <w:t>our</w:t>
        </w:r>
      </w:ins>
      <w:del w:id="891" w:author="My Luong Vuong" w:date="2024-05-12T21:14:00Z">
        <w:r w:rsidR="00EA6690" w:rsidDel="009E7EA9">
          <w:delText xml:space="preserve">This </w:delText>
        </w:r>
        <w:r w:rsidR="0017709B" w:rsidDel="009E7EA9">
          <w:delText xml:space="preserve">seemingly striking </w:delText>
        </w:r>
      </w:del>
      <w:r w:rsidR="0017709B">
        <w:t>observation</w:t>
      </w:r>
      <w:proofErr w:type="spellEnd"/>
      <w:r w:rsidR="0017709B">
        <w:t xml:space="preserve"> </w:t>
      </w:r>
      <w:del w:id="892" w:author="My Luong Vuong" w:date="2024-05-12T21:16:00Z">
        <w:r w:rsidR="0017709B" w:rsidDel="005006A0">
          <w:delText>in our study</w:delText>
        </w:r>
      </w:del>
      <w:ins w:id="893" w:author="My Luong Vuong" w:date="2024-05-12T21:16:00Z">
        <w:r w:rsidR="005006A0">
          <w:t>regarding the 400 mg</w:t>
        </w:r>
      </w:ins>
      <w:ins w:id="894" w:author="My Luong Vuong" w:date="2024-05-12T21:33:00Z">
        <w:r w:rsidR="00945A73">
          <w:t xml:space="preserve"> q24h</w:t>
        </w:r>
      </w:ins>
      <w:ins w:id="895" w:author="My Luong Vuong" w:date="2024-05-12T21:16:00Z">
        <w:r w:rsidR="005006A0">
          <w:t xml:space="preserve"> MD is seemingly striking as it</w:t>
        </w:r>
      </w:ins>
      <w:r w:rsidR="0017709B">
        <w:t xml:space="preserve"> </w:t>
      </w:r>
      <w:r w:rsidR="00EA6690">
        <w:t xml:space="preserve">is in </w:t>
      </w:r>
      <w:r w:rsidR="0017709B">
        <w:t xml:space="preserve">contrast </w:t>
      </w:r>
      <w:r w:rsidR="00EA6690">
        <w:t xml:space="preserve">with </w:t>
      </w:r>
      <w:r w:rsidR="0017709B">
        <w:t xml:space="preserve">what </w:t>
      </w:r>
      <w:r w:rsidR="00367263">
        <w:t>some of the previous</w:t>
      </w:r>
      <w:del w:id="896" w:author="My Luong Vuong" w:date="2024-05-12T20:26:00Z">
        <w:r w:rsidR="00874B87" w:rsidDel="00FD55E0">
          <w:delText>ly</w:delText>
        </w:r>
        <w:r w:rsidR="00367263" w:rsidDel="00FD55E0">
          <w:delText xml:space="preserve"> published</w:delText>
        </w:r>
      </w:del>
      <w:r w:rsidR="00367263">
        <w:t xml:space="preserve"> studies</w:t>
      </w:r>
      <w:r w:rsidR="0017709B">
        <w:t xml:space="preserve"> concluded</w:t>
      </w:r>
      <w:r w:rsidR="00367263">
        <w:t xml:space="preserve">, </w:t>
      </w:r>
      <w:r w:rsidR="00EA0FA7">
        <w:t xml:space="preserve">where </w:t>
      </w:r>
      <w:r w:rsidR="005B79C8">
        <w:t>high</w:t>
      </w:r>
      <w:r w:rsidR="008E6589">
        <w:t>er</w:t>
      </w:r>
      <w:r w:rsidR="005B79C8">
        <w:t xml:space="preserve"> doses </w:t>
      </w:r>
      <w:r w:rsidR="005C7103">
        <w:t xml:space="preserve">were </w:t>
      </w:r>
      <w:r w:rsidR="005B79C8">
        <w:t xml:space="preserve">recommended in patients with higher </w:t>
      </w:r>
      <w:r w:rsidR="004D1EAA">
        <w:t>renal</w:t>
      </w:r>
      <w:r w:rsidR="005B79C8">
        <w:t xml:space="preserve"> clearance, including patients with augmented renal </w:t>
      </w:r>
      <w:commentRangeStart w:id="897"/>
      <w:commentRangeStart w:id="898"/>
      <w:ins w:id="899" w:author="My Luong Vuong" w:date="2024-03-19T12:11:00Z">
        <w:r w:rsidR="009B530F">
          <w:t>clearance</w:t>
        </w:r>
        <w:r w:rsidR="009B530F">
          <w:fldChar w:fldCharType="begin">
            <w:fldData xml:space="preserve">PEVuZE5vdGU+PENpdGU+PEF1dGhvcj5NdWlsd2lqazwvQXV0aG9yPjxZZWFyPjIwMjA8L1llYXI+
PFJlY051bT4xMDwvUmVjTnVtPjxEaXNwbGF5VGV4dD7CoFsxNCwgMTZdPC9EaXNwbGF5VGV4dD48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ins>
      <w:r w:rsidR="00BE2059">
        <w:instrText xml:space="preserve"> ADDIN EN.CITE </w:instrText>
      </w:r>
      <w:r w:rsidR="00BE2059">
        <w:fldChar w:fldCharType="begin">
          <w:fldData xml:space="preserve">PEVuZE5vdGU+PENpdGU+PEF1dGhvcj5NdWlsd2lqazwvQXV0aG9yPjxZZWFyPjIwMjA8L1llYXI+
PFJlY051bT4xMDwvUmVjTnVtPjxEaXNwbGF5VGV4dD7CoFsxNCwgMTZdPC9EaXNwbGF5VGV4dD48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E2059">
        <w:instrText xml:space="preserve"> ADDIN EN.CITE.DATA </w:instrText>
      </w:r>
      <w:r w:rsidR="00BE2059">
        <w:fldChar w:fldCharType="end"/>
      </w:r>
      <w:ins w:id="900" w:author="My Luong Vuong" w:date="2024-03-19T12:11:00Z">
        <w:r w:rsidR="009B530F">
          <w:fldChar w:fldCharType="separate"/>
        </w:r>
      </w:ins>
      <w:r w:rsidR="00BE2059">
        <w:rPr>
          <w:noProof/>
        </w:rPr>
        <w:t> [14, 16]</w:t>
      </w:r>
      <w:ins w:id="901" w:author="My Luong Vuong" w:date="2024-03-19T12:11:00Z">
        <w:r w:rsidR="009B530F">
          <w:fldChar w:fldCharType="end"/>
        </w:r>
        <w:commentRangeEnd w:id="897"/>
        <w:r w:rsidR="009B530F">
          <w:rPr>
            <w:rStyle w:val="CommentReference"/>
          </w:rPr>
          <w:commentReference w:id="897"/>
        </w:r>
      </w:ins>
      <w:commentRangeEnd w:id="898"/>
      <w:ins w:id="902" w:author="My Luong Vuong" w:date="2024-03-19T23:23:00Z">
        <w:r w:rsidR="00830936">
          <w:rPr>
            <w:rStyle w:val="CommentReference"/>
          </w:rPr>
          <w:commentReference w:id="898"/>
        </w:r>
      </w:ins>
      <w:ins w:id="903" w:author="My Luong Vuong" w:date="2024-03-19T12:11:00Z">
        <w:r w:rsidR="009B530F">
          <w:t>.</w:t>
        </w:r>
      </w:ins>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ins w:id="904" w:author="My Luong Vuong" w:date="2024-05-12T22:33:00Z">
        <w:r w:rsidR="00F00DF6">
          <w:t xml:space="preserve">a </w:t>
        </w:r>
      </w:ins>
      <w:r w:rsidR="0059300F">
        <w:t>superior</w:t>
      </w:r>
      <w:ins w:id="905" w:author="My Luong Vuong" w:date="2024-05-12T22:33:00Z">
        <w:r w:rsidR="00F00DF6">
          <w:t xml:space="preserve"> method compared</w:t>
        </w:r>
      </w:ins>
      <w:r w:rsidR="0059300F">
        <w:t xml:space="preserve"> </w:t>
      </w:r>
      <w:r w:rsidR="000C17BA">
        <w:t xml:space="preserve">to </w:t>
      </w:r>
      <w:r w:rsidR="001350FC">
        <w:t>single imputation</w:t>
      </w:r>
      <w:ins w:id="906" w:author="My Luong Vuong" w:date="2024-05-12T22:33:00Z">
        <w:r w:rsidR="00F00DF6">
          <w:t xml:space="preserve"> or complete case analysis</w:t>
        </w:r>
      </w:ins>
      <w:r w:rsidR="005178B4">
        <w:t>,</w:t>
      </w:r>
      <w:r w:rsidR="005C18E0">
        <w:t xml:space="preserve"> </w:t>
      </w:r>
      <w:r w:rsidR="005178B4">
        <w:t xml:space="preserve">especially </w:t>
      </w:r>
      <w:r w:rsidR="00314142">
        <w:t xml:space="preserve">under the assumption that </w:t>
      </w:r>
      <w:r w:rsidR="005178B4">
        <w:t xml:space="preserve">data is </w:t>
      </w:r>
      <w:r w:rsidR="0017061F">
        <w:t>missing at random</w:t>
      </w:r>
      <w:r w:rsidR="00314142">
        <w:t xml:space="preserve"> (MAR)</w:t>
      </w:r>
      <w:r w:rsidR="00BF2EC5">
        <w:fldChar w:fldCharType="begin"/>
      </w:r>
      <w:r w:rsidR="00BE2059">
        <w:instrText xml:space="preserve"> ADDIN EN.CITE &lt;EndNote&gt;&lt;Cite&gt;&lt;Author&gt;Johansson Å&lt;/Author&gt;&lt;Year&gt;2013&lt;/Year&gt;&lt;RecNum&gt;63&lt;/RecNum&gt;&lt;DisplayText&gt; [40]&lt;/DisplayText&gt;&lt;record&gt;&lt;rec-number&gt;63&lt;/rec-number&gt;&lt;foreign-keys&gt;&lt;key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BE2059">
        <w:rPr>
          <w:noProof/>
        </w:rPr>
        <w:t> [40]</w:t>
      </w:r>
      <w:r w:rsidR="00BF2EC5">
        <w:fldChar w:fldCharType="end"/>
      </w:r>
      <w:r w:rsidR="0017061F">
        <w:t>.</w:t>
      </w:r>
      <w:r w:rsidR="000C17BA">
        <w:t xml:space="preserve"> Unfortunately, and against all evidence</w:t>
      </w:r>
      <w:r w:rsidR="00035A20">
        <w:t>,</w:t>
      </w:r>
      <w:r w:rsidR="000C17BA">
        <w:t xml:space="preserve"> single imputation remains</w:t>
      </w:r>
      <w:r w:rsidR="00035A20">
        <w:t xml:space="preserve"> widely applied in pharmacometrics research. </w:t>
      </w:r>
      <w:commentRangeStart w:id="907"/>
      <w:commentRangeStart w:id="908"/>
      <w:r w:rsidR="00035A20">
        <w:t>Specifically in our case,</w:t>
      </w:r>
      <w:r w:rsidR="00B04D68">
        <w:t xml:space="preserve"> </w:t>
      </w:r>
      <w:r w:rsidR="00282A1D">
        <w:t>exploratory</w:t>
      </w:r>
      <w:r w:rsidR="00B62601">
        <w:t xml:space="preserve"> analysis of the</w:t>
      </w:r>
      <w:r w:rsidR="00282A1D">
        <w:t xml:space="preserve"> </w:t>
      </w:r>
      <w:proofErr w:type="spellStart"/>
      <w:r w:rsidR="00282A1D">
        <w:t>eGFR</w:t>
      </w:r>
      <w:r w:rsidR="00282A1D" w:rsidRPr="00A72BCD">
        <w:rPr>
          <w:vertAlign w:val="subscript"/>
        </w:rPr>
        <w:t>CKD</w:t>
      </w:r>
      <w:proofErr w:type="spellEnd"/>
      <w:r w:rsidR="00282A1D">
        <w:rPr>
          <w:vertAlign w:val="subscript"/>
        </w:rPr>
        <w:t>-</w:t>
      </w:r>
      <w:r w:rsidR="00282A1D" w:rsidRPr="00A72BCD">
        <w:rPr>
          <w:vertAlign w:val="subscript"/>
        </w:rPr>
        <w:t>EPI</w:t>
      </w:r>
      <w:r w:rsidR="00282A1D">
        <w:t xml:space="preserve"> data</w:t>
      </w:r>
      <w:r w:rsidR="00B62601">
        <w:t xml:space="preserve"> in our pooled dataset</w:t>
      </w:r>
      <w:r w:rsidR="00282A1D">
        <w:t xml:space="preserve"> confirm</w:t>
      </w:r>
      <w:r w:rsidR="004C7727">
        <w:t>ed</w:t>
      </w:r>
      <w:r w:rsidR="00282A1D">
        <w:t xml:space="preserve"> that single imputation</w:t>
      </w:r>
      <w:r w:rsidR="00A41608">
        <w:t xml:space="preserve"> with last observation carried forward or </w:t>
      </w:r>
      <w:r w:rsidR="00E37A2B">
        <w:t>next observation carried backward</w:t>
      </w:r>
      <w:r w:rsidR="00282A1D">
        <w:t xml:space="preserve"> would be inappropriate</w:t>
      </w:r>
      <w:r w:rsidR="0047336D">
        <w:t xml:space="preserve"> as it would </w:t>
      </w:r>
      <w:r w:rsidR="00861ABD">
        <w:t xml:space="preserve">falsely </w:t>
      </w:r>
      <w:r w:rsidR="0047336D">
        <w:t>reduce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FA10AD">
        <w:t xml:space="preserve">as </w:t>
      </w:r>
      <w:r w:rsidR="00861ABD">
        <w:t xml:space="preserve">observed </w:t>
      </w:r>
      <w:r w:rsidR="00FA10AD">
        <w:t>during critical illness</w:t>
      </w:r>
      <w:commentRangeEnd w:id="907"/>
      <w:r w:rsidR="00F02842">
        <w:rPr>
          <w:rStyle w:val="CommentReference"/>
        </w:rPr>
        <w:commentReference w:id="907"/>
      </w:r>
      <w:commentRangeEnd w:id="908"/>
      <w:r w:rsidR="00CC48AC">
        <w:rPr>
          <w:rStyle w:val="CommentReference"/>
        </w:rPr>
        <w:commentReference w:id="908"/>
      </w:r>
      <w:r w:rsidR="00372158">
        <w:fldChar w:fldCharType="begin"/>
      </w:r>
      <w:r w:rsidR="00BE2059">
        <w:instrText xml:space="preserve"> ADDIN EN.CITE &lt;EndNote&gt;&lt;Cite&gt;&lt;Author&gt;Huang&lt;/Author&gt;&lt;Year&gt;2022&lt;/Year&gt;&lt;RecNum&gt;72&lt;/RecNum&gt;&lt;DisplayText&gt; [39]&lt;/DisplayText&gt;&lt;record&gt;&lt;rec-number&gt;72&lt;/rec-number&gt;&lt;foreign-keys&gt;&lt;key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BE2059">
        <w:rPr>
          <w:noProof/>
        </w:rPr>
        <w:t> [39]</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BE2059">
        <w:instrText xml:space="preserve"> ADDIN EN.CITE &lt;EndNote&gt;&lt;Cite&gt;&lt;Author&gt;Buuren&lt;/Author&gt;&lt;Year&gt;2018&lt;/Year&gt;&lt;RecNum&gt;26&lt;/RecNum&gt;&lt;DisplayText&gt; [22]&lt;/DisplayText&gt;&lt;record&gt;&lt;rec-number&gt;26&lt;/rec-number&gt;&lt;foreign-keys&gt;&lt;key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BE2059">
        <w:rPr>
          <w:noProof/>
        </w:rPr>
        <w:t> [22]</w:t>
      </w:r>
      <w:r w:rsidR="00461C40">
        <w:fldChar w:fldCharType="end"/>
      </w:r>
      <w:r w:rsidR="007E4428">
        <w:t>.</w:t>
      </w:r>
      <w:ins w:id="909" w:author="My Luong Vuong" w:date="2024-05-12T22:08:00Z">
        <w:r w:rsidR="00850642">
          <w:t xml:space="preserve"> Nevertheless, </w:t>
        </w:r>
        <w:r w:rsidR="00C67CB9">
          <w:t xml:space="preserve">the best </w:t>
        </w:r>
        <w:r w:rsidR="00606189">
          <w:t xml:space="preserve">missing </w:t>
        </w:r>
        <w:r w:rsidR="00781614">
          <w:t xml:space="preserve">data handling </w:t>
        </w:r>
      </w:ins>
      <w:ins w:id="910" w:author="My Luong Vuong" w:date="2024-05-12T22:09:00Z">
        <w:r w:rsidR="004D22DD">
          <w:t>method is not having</w:t>
        </w:r>
      </w:ins>
      <w:ins w:id="911" w:author="My Luong Vuong" w:date="2024-05-12T22:11:00Z">
        <w:r w:rsidR="00900A1C">
          <w:t xml:space="preserve"> any data missing</w:t>
        </w:r>
      </w:ins>
      <w:r w:rsidR="000715BB">
        <w:fldChar w:fldCharType="begin"/>
      </w:r>
      <w:r w:rsidR="000715BB">
        <w:instrText xml:space="preserve"> ADDIN EN.CITE &lt;EndNote&gt;&lt;Cite&gt;&lt;Author&gt;Heymans&lt;/Author&gt;&lt;Year&gt;2022&lt;/Year&gt;&lt;RecNum&gt;83&lt;/RecNum&gt;&lt;DisplayText&gt; [41]&lt;/DisplayText&gt;&lt;record&gt;&lt;rec-number&gt;83&lt;/rec-number&gt;&lt;foreign-keys&gt;&lt;key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0715BB">
        <w:rPr>
          <w:noProof/>
        </w:rPr>
        <w:t> [41]</w:t>
      </w:r>
      <w:r w:rsidR="000715BB">
        <w:fldChar w:fldCharType="end"/>
      </w:r>
      <w:ins w:id="912" w:author="My Luong Vuong" w:date="2024-05-12T22:09:00Z">
        <w:r w:rsidR="004D22DD">
          <w:t>.</w:t>
        </w:r>
      </w:ins>
      <w:del w:id="913" w:author="My Luong Vuong" w:date="2024-05-12T22:10:00Z">
        <w:r w:rsidR="00B95CFC" w:rsidDel="00900A1C">
          <w:delText xml:space="preserve"> </w:delText>
        </w:r>
      </w:del>
      <w:commentRangeStart w:id="914"/>
      <w:commentRangeStart w:id="915"/>
      <w:del w:id="916" w:author="My Luong Vuong" w:date="2024-05-12T21:35:00Z">
        <w:r w:rsidR="00116AAE" w:rsidDel="000B44C0">
          <w:delText>Although we could not identify a clinically relevant effect of</w:delText>
        </w:r>
        <w:r w:rsidR="00116AAE" w:rsidRPr="00116AAE" w:rsidDel="000B44C0">
          <w:delText xml:space="preserve"> </w:delText>
        </w:r>
        <w:r w:rsidR="00116AAE" w:rsidDel="000B44C0">
          <w:delText>eGFR</w:delText>
        </w:r>
        <w:r w:rsidR="00116AAE" w:rsidRPr="00A72BCD" w:rsidDel="000B44C0">
          <w:rPr>
            <w:vertAlign w:val="subscript"/>
          </w:rPr>
          <w:delText>CKD</w:delText>
        </w:r>
        <w:r w:rsidR="00116AAE" w:rsidDel="000B44C0">
          <w:rPr>
            <w:vertAlign w:val="subscript"/>
          </w:rPr>
          <w:delText>-</w:delText>
        </w:r>
        <w:r w:rsidR="00116AAE" w:rsidRPr="00A72BCD" w:rsidDel="000B44C0">
          <w:rPr>
            <w:vertAlign w:val="subscript"/>
          </w:rPr>
          <w:delText>EPI</w:delText>
        </w:r>
        <w:r w:rsidR="00116AAE" w:rsidDel="000B44C0">
          <w:delText xml:space="preserve"> on PKPD target attainment, </w:delText>
        </w:r>
        <w:r w:rsidR="007B2FC8" w:rsidDel="000B44C0">
          <w:delText xml:space="preserve">this should not be interpreted as a confirmation of the </w:delText>
        </w:r>
        <w:r w:rsidR="002279A5" w:rsidDel="000B44C0">
          <w:delText>a</w:delText>
        </w:r>
        <w:r w:rsidR="007B2FC8" w:rsidDel="000B44C0">
          <w:delText xml:space="preserve">bsence of a kidney function effect, but rather as a </w:delText>
        </w:r>
        <w:r w:rsidR="003A223C" w:rsidDel="000B44C0">
          <w:delText>failure to confirm an effect with the current dataset</w:delText>
        </w:r>
      </w:del>
      <w:commentRangeEnd w:id="914"/>
      <w:r w:rsidR="0056614B">
        <w:rPr>
          <w:rStyle w:val="CommentReference"/>
        </w:rPr>
        <w:commentReference w:id="914"/>
      </w:r>
      <w:commentRangeEnd w:id="915"/>
      <w:r w:rsidR="008B076C">
        <w:rPr>
          <w:rStyle w:val="CommentReference"/>
        </w:rPr>
        <w:commentReference w:id="915"/>
      </w:r>
      <w:r w:rsidR="003A223C">
        <w:t>.</w:t>
      </w:r>
      <w:del w:id="917" w:author="My Luong Vuong" w:date="2024-05-12T20:31:00Z">
        <w:r w:rsidR="003A223C" w:rsidDel="00442629">
          <w:delText xml:space="preserve"> </w:delText>
        </w:r>
      </w:del>
      <w:del w:id="918" w:author="My Luong Vuong" w:date="2024-05-12T21:35:00Z">
        <w:r w:rsidR="003A223C" w:rsidDel="000B44C0">
          <w:delText xml:space="preserve">Despite </w:delText>
        </w:r>
        <w:r w:rsidR="00620432" w:rsidDel="000B44C0">
          <w:delText xml:space="preserve">tremendous </w:delText>
        </w:r>
        <w:r w:rsidR="00625AF7" w:rsidDel="000B44C0">
          <w:delText xml:space="preserve">efforts to </w:delText>
        </w:r>
        <w:r w:rsidR="00620432" w:rsidDel="000B44C0">
          <w:delText xml:space="preserve">increase the sample size, </w:delText>
        </w:r>
        <w:r w:rsidR="00B85031" w:rsidDel="000B44C0">
          <w:delText>the</w:delText>
        </w:r>
        <w:r w:rsidR="00C417B2" w:rsidDel="000B44C0">
          <w:delText xml:space="preserve"> level of data missingness</w:delText>
        </w:r>
        <w:r w:rsidR="00AF5CE9" w:rsidDel="000B44C0">
          <w:delText xml:space="preserve"> remained a burden. </w:delText>
        </w:r>
      </w:del>
      <w:commentRangeStart w:id="919"/>
      <w:commentRangeStart w:id="920"/>
      <w:del w:id="921" w:author="My Luong Vuong" w:date="2024-05-12T22:09:00Z">
        <w:r w:rsidR="009911D9" w:rsidDel="00D61134">
          <w:delText xml:space="preserve">There </w:delText>
        </w:r>
      </w:del>
      <w:ins w:id="922" w:author="My Luong Vuong" w:date="2024-05-12T22:09:00Z">
        <w:r w:rsidR="008650D7">
          <w:t>Hence, o</w:t>
        </w:r>
        <w:r w:rsidR="00D61134">
          <w:t xml:space="preserve">ur </w:t>
        </w:r>
        <w:r w:rsidR="00D9314D">
          <w:t>pr</w:t>
        </w:r>
      </w:ins>
      <w:ins w:id="923" w:author="My Luong Vuong" w:date="2024-05-12T22:10:00Z">
        <w:r w:rsidR="00D9314D">
          <w:t>ofound</w:t>
        </w:r>
      </w:ins>
      <w:ins w:id="924" w:author="My Luong Vuong" w:date="2024-05-12T22:09:00Z">
        <w:r w:rsidR="00D61134">
          <w:t xml:space="preserve"> degree of </w:t>
        </w:r>
      </w:ins>
      <w:ins w:id="925" w:author="My Luong Vuong" w:date="2024-05-12T22:12:00Z">
        <w:r w:rsidR="000715BB">
          <w:t>missing data</w:t>
        </w:r>
      </w:ins>
      <w:ins w:id="926" w:author="My Luong Vuong" w:date="2024-05-12T22:09:00Z">
        <w:r w:rsidR="00D61134">
          <w:t xml:space="preserve"> </w:t>
        </w:r>
      </w:ins>
      <w:del w:id="927" w:author="My Luong Vuong" w:date="2024-05-12T22:09:00Z">
        <w:r w:rsidR="009911D9" w:rsidDel="00D61134">
          <w:delText xml:space="preserve">is </w:delText>
        </w:r>
      </w:del>
      <w:ins w:id="928" w:author="My Luong Vuong" w:date="2024-05-12T22:09:00Z">
        <w:r w:rsidR="00D61134">
          <w:t xml:space="preserve">suggests </w:t>
        </w:r>
      </w:ins>
      <w:r w:rsidR="009911D9">
        <w:t>a high need for a w</w:t>
      </w:r>
      <w:r w:rsidR="00AF5CE9">
        <w:t>ell-designed</w:t>
      </w:r>
      <w:r w:rsidR="009911D9">
        <w:t xml:space="preserve">, prospective clinical trial to confirm or refute the clinical relevance of </w:t>
      </w:r>
      <w:r w:rsidR="00BE7E50">
        <w:t xml:space="preserve">the renal function on PKPD target attainment </w:t>
      </w:r>
      <w:del w:id="929" w:author="My Luong Vuong" w:date="2024-05-12T22:10:00Z">
        <w:r w:rsidR="00BE7E50" w:rsidDel="00697DA6">
          <w:delText>during fluconazole therapy</w:delText>
        </w:r>
        <w:commentRangeEnd w:id="919"/>
        <w:r w:rsidR="0056614B" w:rsidDel="00697DA6">
          <w:rPr>
            <w:rStyle w:val="CommentReference"/>
          </w:rPr>
          <w:commentReference w:id="919"/>
        </w:r>
        <w:commentRangeEnd w:id="920"/>
        <w:r w:rsidR="00005008" w:rsidDel="00697DA6">
          <w:rPr>
            <w:rStyle w:val="CommentReference"/>
          </w:rPr>
          <w:commentReference w:id="920"/>
        </w:r>
      </w:del>
      <w:ins w:id="930" w:author="My Luong Vuong" w:date="2024-05-12T22:10:00Z">
        <w:r w:rsidR="00697DA6">
          <w:t>under our proposed dosing recommendation</w:t>
        </w:r>
      </w:ins>
      <w:del w:id="931" w:author="My Luong Vuong" w:date="2024-05-12T22:10:00Z">
        <w:r w:rsidR="00BE7E50" w:rsidDel="00900A1C">
          <w:delText>.</w:delText>
        </w:r>
      </w:del>
    </w:p>
    <w:p w14:paraId="73505988" w14:textId="659D6D3A" w:rsidR="00A24960" w:rsidRPr="00E03B11" w:rsidRDefault="00A24960" w:rsidP="00593CAA">
      <w:commentRangeStart w:id="932"/>
      <w:commentRangeStart w:id="933"/>
      <w:del w:id="934" w:author="My Luong Vuong" w:date="2024-05-12T21:39:00Z">
        <w:r w:rsidRPr="00E03B11" w:rsidDel="00BD3C3F">
          <w:lastRenderedPageBreak/>
          <w:delText xml:space="preserve">The </w:delText>
        </w:r>
      </w:del>
      <w:ins w:id="935" w:author="My Luong Vuong" w:date="2024-05-12T21:39:00Z">
        <w:r w:rsidR="00BD3C3F">
          <w:t>Our</w:t>
        </w:r>
        <w:r w:rsidR="00BD3C3F" w:rsidRPr="00E03B11">
          <w:t xml:space="preserve"> </w:t>
        </w:r>
        <w:r w:rsidR="0010285C">
          <w:t xml:space="preserve">proposed </w:t>
        </w:r>
      </w:ins>
      <w:r w:rsidRPr="00E03B11">
        <w:t>optimised</w:t>
      </w:r>
      <w:r w:rsidR="00BE7E50">
        <w:t xml:space="preserve"> </w:t>
      </w:r>
      <w:r w:rsidRPr="00E03B11">
        <w:t>dosing regimen</w:t>
      </w:r>
      <w:r w:rsidR="004859F2">
        <w:t xml:space="preserve"> </w:t>
      </w:r>
      <w:del w:id="936" w:author="My Luong Vuong" w:date="2024-05-12T21:40:00Z">
        <w:r w:rsidR="004859F2" w:rsidDel="005501B9">
          <w:delText xml:space="preserve">guarantees pharmacotherapeutic equity in a diverse </w:delText>
        </w:r>
        <w:r w:rsidR="006C07FF" w:rsidDel="005501B9">
          <w:delText xml:space="preserve">ICU </w:delText>
        </w:r>
        <w:r w:rsidR="004859F2" w:rsidDel="005501B9">
          <w:delText>population</w:delText>
        </w:r>
        <w:r w:rsidR="00C20A52" w:rsidDel="005501B9">
          <w:delText>,</w:delText>
        </w:r>
        <w:r w:rsidR="004859F2" w:rsidDel="005501B9">
          <w:delText xml:space="preserve"> </w:delText>
        </w:r>
        <w:r w:rsidR="00C20A52" w:rsidDel="005501B9">
          <w:delText xml:space="preserve">providing </w:delText>
        </w:r>
        <w:r w:rsidR="004859F2" w:rsidDel="005501B9">
          <w:delText>adequate PKPD target attainment</w:delText>
        </w:r>
        <w:r w:rsidR="00C20A52" w:rsidDel="005501B9">
          <w:delText xml:space="preserve"> and</w:delText>
        </w:r>
        <w:r w:rsidR="009B1E00" w:rsidDel="005501B9">
          <w:delText xml:space="preserve"> </w:delText>
        </w:r>
        <w:r w:rsidRPr="00E03B11" w:rsidDel="005501B9">
          <w:delText>makes</w:delText>
        </w:r>
      </w:del>
      <w:ins w:id="937" w:author="My Luong Vuong" w:date="2024-05-12T21:40:00Z">
        <w:r w:rsidR="005501B9">
          <w:t>can make</w:t>
        </w:r>
      </w:ins>
      <w:r w:rsidRPr="00E03B11">
        <w:t xml:space="preserve"> the use of TDM no longer necessary</w:t>
      </w:r>
      <w:ins w:id="938" w:author="My Luong Vuong" w:date="2024-05-12T21:40:00Z">
        <w:r w:rsidR="00BC6AEE">
          <w:t xml:space="preserve"> after being successfully confirm</w:t>
        </w:r>
      </w:ins>
      <w:ins w:id="939" w:author="My Luong Vuong" w:date="2024-05-12T21:41:00Z">
        <w:r w:rsidR="0081108D">
          <w:t xml:space="preserve">ed prospectively </w:t>
        </w:r>
        <w:r w:rsidR="003F52E2">
          <w:t>by future studies</w:t>
        </w:r>
      </w:ins>
      <w:r w:rsidRPr="00E03B11">
        <w:t xml:space="preserve">. </w:t>
      </w:r>
      <w:commentRangeEnd w:id="932"/>
      <w:r w:rsidR="0056614B">
        <w:rPr>
          <w:rStyle w:val="CommentReference"/>
        </w:rPr>
        <w:commentReference w:id="932"/>
      </w:r>
      <w:commentRangeEnd w:id="933"/>
      <w:r w:rsidR="00891F69">
        <w:rPr>
          <w:rStyle w:val="CommentReference"/>
        </w:rPr>
        <w:commentReference w:id="933"/>
      </w:r>
      <w:r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in patients with sepsis</w:t>
      </w:r>
      <w:r w:rsidR="00D875A9">
        <w:fldChar w:fldCharType="begin"/>
      </w:r>
      <w:r w:rsidR="00BE2059">
        <w:instrText xml:space="preserve"> ADDIN EN.CITE &lt;EndNote&gt;&lt;Cite&gt;&lt;Author&gt;Lewis&lt;/Author&gt;&lt;Year&gt;2015&lt;/Year&gt;&lt;RecNum&gt;68&lt;/RecNum&gt;&lt;DisplayText&gt; [13]&lt;/DisplayText&gt;&lt;record&gt;&lt;rec-number&gt;68&lt;/rec-number&gt;&lt;foreign-keys&gt;&lt;key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E2059">
        <w:rPr>
          <w:noProof/>
        </w:rPr>
        <w:t> [13]</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Pr="00E03B11">
        <w:fldChar w:fldCharType="begin">
          <w:fldData xml:space="preserve">PEVuZE5vdGU+PENpdGU+PEF1dGhvcj5TYW5kYXJhZHVyYTwvQXV0aG9yPjxZZWFyPjIwMjE8L1ll
YXI+PFJlY051bT40NDwvUmVjTnVtPjxEaXNwbGF5VGV4dD7CoFs0Ml08L0Rpc3BsYXlUZXh0Pjxy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0715BB">
        <w:instrText xml:space="preserve"> ADDIN EN.CITE </w:instrText>
      </w:r>
      <w:r w:rsidR="000715BB">
        <w:fldChar w:fldCharType="begin">
          <w:fldData xml:space="preserve">PEVuZE5vdGU+PENpdGU+PEF1dGhvcj5TYW5kYXJhZHVyYTwvQXV0aG9yPjxZZWFyPjIwMjE8L1ll
YXI+PFJlY051bT40NDwvUmVjTnVtPjxEaXNwbGF5VGV4dD7CoFs0Ml08L0Rpc3BsYXlUZXh0Pjxy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0715BB">
        <w:instrText xml:space="preserve"> ADDIN EN.CITE.DATA </w:instrText>
      </w:r>
      <w:r w:rsidR="000715BB">
        <w:fldChar w:fldCharType="end"/>
      </w:r>
      <w:r w:rsidRPr="00E03B11">
        <w:fldChar w:fldCharType="separate"/>
      </w:r>
      <w:r w:rsidR="000715BB">
        <w:rPr>
          <w:noProof/>
        </w:rPr>
        <w:t> [42]</w:t>
      </w:r>
      <w:r w:rsidRPr="00E03B11">
        <w:fldChar w:fldCharType="end"/>
      </w:r>
      <w:r w:rsidR="004D7B5E">
        <w:t>.</w:t>
      </w:r>
      <w:r w:rsidRPr="00E03B11">
        <w:t xml:space="preserve"> Therefore, </w:t>
      </w:r>
      <w:r w:rsidR="002F2E73">
        <w:t>the implementation potential of</w:t>
      </w:r>
      <w:r w:rsidR="002F2E73" w:rsidRPr="00E03B11">
        <w:t xml:space="preserve"> </w:t>
      </w:r>
      <w:r w:rsidR="00C20A52">
        <w:t xml:space="preserve">our </w:t>
      </w:r>
      <w:r w:rsidR="00DD32B1">
        <w:t xml:space="preserve">optimised </w:t>
      </w:r>
      <w:r w:rsidRPr="00E03B11">
        <w:t>dosing</w:t>
      </w:r>
      <w:r w:rsidR="00C73945">
        <w:t xml:space="preserve"> regimen based on </w:t>
      </w:r>
      <w:del w:id="940" w:author="My Luong Vuong" w:date="2024-05-12T22:41:00Z">
        <w:r w:rsidR="00C73945" w:rsidDel="003F31C2">
          <w:delText>bod</w:delText>
        </w:r>
        <w:r w:rsidR="00107E97" w:rsidDel="003F31C2">
          <w:delText>y</w:delText>
        </w:r>
        <w:r w:rsidR="00C73945" w:rsidDel="003F31C2">
          <w:delText xml:space="preserve"> weight</w:delText>
        </w:r>
      </w:del>
      <w:ins w:id="941" w:author="My Luong Vuong" w:date="2024-05-12T22:41:00Z">
        <w:r w:rsidR="003F31C2">
          <w:t>total body weight</w:t>
        </w:r>
      </w:ins>
      <w:r w:rsidR="00C73945">
        <w:t xml:space="preserve"> and CRRT status</w:t>
      </w:r>
      <w:r w:rsidRPr="00E03B11">
        <w:t xml:space="preserve"> </w:t>
      </w:r>
      <w:r w:rsidR="002F2E73">
        <w:t>exceeds that of</w:t>
      </w:r>
      <w:r w:rsidRPr="00E03B11">
        <w:t xml:space="preserve"> TDM</w:t>
      </w:r>
      <w:r w:rsidR="0064166E">
        <w:t>.</w:t>
      </w:r>
    </w:p>
    <w:p w14:paraId="1D29AC9B" w14:textId="1C0E43E7" w:rsidR="00CB50CB" w:rsidRDefault="007E5073" w:rsidP="0072645E">
      <w:commentRangeStart w:id="942"/>
      <w:commentRangeStart w:id="943"/>
      <w:r w:rsidRPr="007E5073">
        <w:t xml:space="preserve">We have </w:t>
      </w:r>
      <w:r w:rsidRPr="00952395">
        <w:t>developed</w:t>
      </w:r>
      <w:del w:id="944" w:author="Jan-Willem Alffenaar" w:date="2024-02-19T10:19:00Z">
        <w:r w:rsidRPr="00952395" w:rsidDel="001348B8">
          <w:delText xml:space="preserve"> </w:delText>
        </w:r>
      </w:del>
      <w:r w:rsidR="001348B8">
        <w:t xml:space="preserve"> a </w:t>
      </w:r>
      <w:proofErr w:type="spellStart"/>
      <w:r w:rsidR="001348B8">
        <w:t>pragmatic</w:t>
      </w:r>
      <w:del w:id="945" w:author="Jan-Willem Alffenaar" w:date="2024-02-19T10:19:00Z">
        <w:r w:rsidR="00BC3285" w:rsidRPr="00952395" w:rsidDel="001348B8">
          <w:delText>,</w:delText>
        </w:r>
      </w:del>
      <w:del w:id="946" w:author="My Luong Vuong" w:date="2024-05-12T21:42:00Z">
        <w:r w:rsidRPr="00952395" w:rsidDel="00A95DA7">
          <w:delText xml:space="preserve"> </w:delText>
        </w:r>
        <w:r w:rsidR="00486D97" w:rsidRPr="00952395" w:rsidDel="00A95DA7">
          <w:delText>optimi</w:delText>
        </w:r>
        <w:r w:rsidR="00486D97" w:rsidDel="00A95DA7">
          <w:delText>s</w:delText>
        </w:r>
        <w:r w:rsidR="00486D97" w:rsidRPr="00952395" w:rsidDel="00A95DA7">
          <w:delText xml:space="preserve">ed </w:delText>
        </w:r>
      </w:del>
      <w:r w:rsidRPr="00952395">
        <w:t>dosing</w:t>
      </w:r>
      <w:proofErr w:type="spellEnd"/>
      <w:r w:rsidRPr="00952395">
        <w:t xml:space="preserve"> regimen that involves a </w:t>
      </w:r>
      <w:r w:rsidR="005C1641" w:rsidRPr="00952395">
        <w:t xml:space="preserve">single </w:t>
      </w:r>
      <w:del w:id="947" w:author="My Luong Vuong" w:date="2024-05-12T16:11:00Z">
        <w:r w:rsidRPr="00952395" w:rsidDel="0008076C">
          <w:delText>loading dose</w:delText>
        </w:r>
      </w:del>
      <w:ins w:id="948" w:author="My Luong Vuong" w:date="2024-05-12T16:11:00Z">
        <w:r w:rsidR="0008076C">
          <w:t>LD</w:t>
        </w:r>
      </w:ins>
      <w:r w:rsidRPr="00952395">
        <w:t xml:space="preserve"> determined by body weight</w:t>
      </w:r>
      <w:r w:rsidR="005C1641" w:rsidRPr="00952395">
        <w:t xml:space="preserve"> and CRRT status, and a </w:t>
      </w:r>
      <w:del w:id="949" w:author="My Luong Vuong" w:date="2024-05-12T16:12:00Z">
        <w:r w:rsidR="005C1641" w:rsidRPr="00952395" w:rsidDel="00DD0465">
          <w:delText>maintenance dose</w:delText>
        </w:r>
      </w:del>
      <w:ins w:id="950" w:author="My Luong Vuong" w:date="2024-05-12T16:12:00Z">
        <w:r w:rsidR="00DD0465">
          <w:t>MD</w:t>
        </w:r>
      </w:ins>
      <w:r w:rsidR="005C1641" w:rsidRPr="00952395">
        <w:t xml:space="preserve"> </w:t>
      </w:r>
      <w:r w:rsidR="00BC3285" w:rsidRPr="00952395">
        <w:t>that is only determined by CRRT status</w:t>
      </w:r>
      <w:r w:rsidRPr="00952395">
        <w:t xml:space="preserve">. </w:t>
      </w:r>
      <w:commentRangeEnd w:id="942"/>
      <w:r w:rsidR="0056614B">
        <w:rPr>
          <w:rStyle w:val="CommentReference"/>
        </w:rPr>
        <w:commentReference w:id="942"/>
      </w:r>
      <w:commentRangeEnd w:id="943"/>
      <w:r w:rsidR="007B2456">
        <w:rPr>
          <w:rStyle w:val="CommentReference"/>
        </w:rPr>
        <w:commentReference w:id="943"/>
      </w:r>
      <w:r w:rsidR="00BC3285" w:rsidRPr="00952395">
        <w:t>However, we do not claim to have identified the sole dosing solution. In</w:t>
      </w:r>
      <w:r w:rsidR="005B207F" w:rsidRPr="00952395">
        <w:t xml:space="preserve"> </w:t>
      </w:r>
      <w:commentRangeStart w:id="951"/>
      <w:r w:rsidR="005B207F" w:rsidRPr="00952395">
        <w:t xml:space="preserve">clinical </w:t>
      </w:r>
      <w:proofErr w:type="spellStart"/>
      <w:r w:rsidR="005B207F" w:rsidRPr="00952395">
        <w:t>centers</w:t>
      </w:r>
      <w:proofErr w:type="spellEnd"/>
      <w:r w:rsidR="005B207F" w:rsidRPr="00952395">
        <w:t xml:space="preserve"> where drug cost </w:t>
      </w:r>
      <w:r w:rsidR="0063202B" w:rsidRPr="00952395">
        <w:t>nor integration of automated dose calculation</w:t>
      </w:r>
      <w:r w:rsidR="0072645E" w:rsidRPr="00952395">
        <w:t xml:space="preserve"> in prescribing software tools </w:t>
      </w:r>
      <w:r w:rsidRPr="00952395">
        <w:t xml:space="preserve">is not a concern, </w:t>
      </w:r>
      <w:commentRangeEnd w:id="951"/>
      <w:r w:rsidR="00ED75AC">
        <w:rPr>
          <w:rStyle w:val="CommentReference"/>
        </w:rPr>
        <w:commentReference w:id="951"/>
      </w:r>
      <w:r w:rsidR="0072645E" w:rsidRPr="00952395">
        <w:t xml:space="preserve">other </w:t>
      </w:r>
      <w:r w:rsidRPr="00952395">
        <w:t xml:space="preserve">dosing strategies </w:t>
      </w:r>
      <w:r w:rsidR="0072645E" w:rsidRPr="00952395">
        <w:t xml:space="preserve">may </w:t>
      </w:r>
      <w:r w:rsidRPr="00952395">
        <w:t>be considered</w:t>
      </w:r>
      <w:r w:rsidR="000B12EF">
        <w:t xml:space="preserve"> and t</w:t>
      </w:r>
      <w:r w:rsidR="00A0176A">
        <w:t xml:space="preserve">he </w:t>
      </w:r>
      <w:r w:rsidR="00F02842">
        <w:t>availability</w:t>
      </w:r>
      <w:ins w:id="952" w:author="Indy Sandaradura" w:date="2024-02-02T08:51:00Z">
        <w:r w:rsidR="00F02842">
          <w:t xml:space="preserve"> </w:t>
        </w:r>
      </w:ins>
      <w:r w:rsidR="00A0176A">
        <w:t xml:space="preserve">of </w:t>
      </w:r>
      <w:r w:rsidR="00FC096E">
        <w:t>TDM</w:t>
      </w:r>
      <w:del w:id="953" w:author="My Luong Vuong" w:date="2024-05-12T21:45:00Z">
        <w:r w:rsidR="00A0176A" w:rsidDel="00BB512D">
          <w:delText>,</w:delText>
        </w:r>
      </w:del>
      <w:r w:rsidR="00A0176A">
        <w:t xml:space="preserve"> </w:t>
      </w:r>
      <w:commentRangeStart w:id="954"/>
      <w:commentRangeStart w:id="955"/>
      <w:del w:id="956" w:author="My Luong Vuong" w:date="2024-05-12T21:44:00Z">
        <w:r w:rsidR="00FC20C3" w:rsidDel="00094E5A">
          <w:delText>dose fractionatio</w:delText>
        </w:r>
      </w:del>
      <w:del w:id="957" w:author="My Luong Vuong" w:date="2024-05-12T21:45:00Z">
        <w:r w:rsidR="00FC20C3" w:rsidDel="00094E5A">
          <w:delText>n</w:delText>
        </w:r>
      </w:del>
      <w:commentRangeEnd w:id="954"/>
      <w:r w:rsidR="004B6BAF">
        <w:rPr>
          <w:rStyle w:val="CommentReference"/>
        </w:rPr>
        <w:commentReference w:id="954"/>
      </w:r>
      <w:commentRangeEnd w:id="955"/>
      <w:r w:rsidR="009633A0">
        <w:rPr>
          <w:rStyle w:val="CommentReference"/>
        </w:rPr>
        <w:commentReference w:id="955"/>
      </w:r>
      <w:r w:rsidR="00A0176A">
        <w:t>,</w:t>
      </w:r>
      <w:r w:rsidR="00FC096E">
        <w:t xml:space="preserve"> </w:t>
      </w:r>
      <w:del w:id="958" w:author="My Luong Vuong" w:date="2024-05-12T21:45:00Z">
        <w:r w:rsidR="00A0176A" w:rsidDel="004109D7">
          <w:delText xml:space="preserve">or higher flat </w:delText>
        </w:r>
        <w:r w:rsidRPr="007E5073" w:rsidDel="004109D7">
          <w:delText>dos</w:delText>
        </w:r>
        <w:r w:rsidR="00A0176A" w:rsidDel="004109D7">
          <w:delText>ing</w:delText>
        </w:r>
        <w:r w:rsidR="002F5684" w:rsidDel="004109D7">
          <w:delText xml:space="preserve"> </w:delText>
        </w:r>
      </w:del>
      <w:r w:rsidR="002F5684">
        <w:t xml:space="preserve">may be </w:t>
      </w:r>
      <w:r w:rsidR="00F02842">
        <w:t>utilised</w:t>
      </w:r>
      <w:r w:rsidRPr="007E5073">
        <w:t>. It is worth noting that our</w:t>
      </w:r>
      <w:r w:rsidR="00507ABC">
        <w:t xml:space="preserve"> recommended</w:t>
      </w:r>
      <w:r w:rsidRPr="007E5073">
        <w:t xml:space="preserve"> optimi</w:t>
      </w:r>
      <w:r w:rsidR="008A51CF">
        <w:t>s</w:t>
      </w:r>
      <w:r w:rsidRPr="007E5073">
        <w:t xml:space="preserve">ed </w:t>
      </w:r>
      <w:del w:id="959" w:author="My Luong Vuong" w:date="2024-05-12T16:11:00Z">
        <w:r w:rsidRPr="007E5073" w:rsidDel="006B78A2">
          <w:delText>loading dose</w:delText>
        </w:r>
      </w:del>
      <w:ins w:id="960" w:author="My Luong Vuong" w:date="2024-05-12T16:11:00Z">
        <w:r w:rsidR="006B78A2">
          <w:t>LD</w:t>
        </w:r>
      </w:ins>
      <w:r w:rsidRPr="007E5073">
        <w:t xml:space="preserve"> is not the </w:t>
      </w:r>
      <w:r w:rsidR="00507ABC">
        <w:t>lowest</w:t>
      </w:r>
      <w:r w:rsidR="00507ABC" w:rsidRPr="007E5073">
        <w:t xml:space="preserve"> </w:t>
      </w:r>
      <w:r w:rsidRPr="007E5073">
        <w:t>effective dose</w:t>
      </w:r>
      <w:del w:id="961" w:author="My Luong Vuong" w:date="2024-05-12T21:48:00Z">
        <w:r w:rsidRPr="007E5073" w:rsidDel="00BE22FE">
          <w:delText xml:space="preserve">, but it was chosen to ensure target attainment for patients with </w:delText>
        </w:r>
        <w:commentRangeStart w:id="962"/>
        <w:commentRangeStart w:id="963"/>
        <w:r w:rsidR="00507ABC" w:rsidDel="00BE22FE">
          <w:delText>~5</w:delText>
        </w:r>
        <w:r w:rsidR="00274604" w:rsidDel="00BE22FE">
          <w:delText>-10</w:delText>
        </w:r>
        <w:r w:rsidR="00507ABC" w:rsidDel="00BE22FE">
          <w:delText xml:space="preserve"> kg </w:delText>
        </w:r>
        <w:r w:rsidR="003713E8" w:rsidDel="00BE22FE">
          <w:delText>under</w:delText>
        </w:r>
        <w:r w:rsidR="00507ABC" w:rsidDel="00BE22FE">
          <w:delText>gu</w:delText>
        </w:r>
        <w:r w:rsidRPr="007E5073" w:rsidDel="00BE22FE">
          <w:delText>estimat</w:delText>
        </w:r>
        <w:r w:rsidR="00507ABC" w:rsidDel="00BE22FE">
          <w:delText>ion of their</w:delText>
        </w:r>
        <w:r w:rsidRPr="007E5073" w:rsidDel="00BE22FE">
          <w:delText xml:space="preserve"> body weight</w:delText>
        </w:r>
        <w:commentRangeEnd w:id="962"/>
        <w:r w:rsidR="0056614B" w:rsidDel="00BE22FE">
          <w:rPr>
            <w:rStyle w:val="CommentReference"/>
          </w:rPr>
          <w:commentReference w:id="962"/>
        </w:r>
      </w:del>
      <w:commentRangeEnd w:id="963"/>
      <w:r w:rsidR="00BE22FE">
        <w:rPr>
          <w:rStyle w:val="CommentReference"/>
        </w:rPr>
        <w:commentReference w:id="963"/>
      </w:r>
      <w:r w:rsidRPr="007E5073">
        <w:t xml:space="preserve">. </w:t>
      </w:r>
      <w:del w:id="964" w:author="My Luong Vuong" w:date="2024-05-12T21:49:00Z">
        <w:r w:rsidRPr="007E5073" w:rsidDel="00BE22FE">
          <w:delText xml:space="preserve">Given </w:delText>
        </w:r>
      </w:del>
      <w:ins w:id="965" w:author="My Luong Vuong" w:date="2024-05-12T21:49:00Z">
        <w:r w:rsidR="00BE22FE">
          <w:t>Specifically, since there</w:t>
        </w:r>
        <w:r w:rsidR="00BE22FE" w:rsidRPr="007E5073">
          <w:t xml:space="preserve"> </w:t>
        </w:r>
      </w:ins>
      <w:del w:id="966" w:author="My Luong Vuong" w:date="2024-05-12T21:49:00Z">
        <w:r w:rsidRPr="007E5073" w:rsidDel="00BE22FE">
          <w:delText xml:space="preserve">the </w:delText>
        </w:r>
      </w:del>
      <w:ins w:id="967" w:author="My Luong Vuong" w:date="2024-05-12T21:49:00Z">
        <w:r w:rsidR="00BE22FE">
          <w:t>are</w:t>
        </w:r>
        <w:r w:rsidR="00BE22FE" w:rsidRPr="007E5073">
          <w:t xml:space="preserve"> </w:t>
        </w:r>
      </w:ins>
      <w:r w:rsidRPr="007E5073">
        <w:t>challenges associated with accurately measuring</w:t>
      </w:r>
      <w:ins w:id="968" w:author="My Luong Vuong" w:date="2024-05-12T21:51:00Z">
        <w:r w:rsidR="005866D3">
          <w:t xml:space="preserve"> </w:t>
        </w:r>
      </w:ins>
      <w:ins w:id="969" w:author="My Luong Vuong" w:date="2024-05-12T21:52:00Z">
        <w:r w:rsidR="000E1F0D">
          <w:t xml:space="preserve">the </w:t>
        </w:r>
      </w:ins>
      <w:ins w:id="970" w:author="My Luong Vuong" w:date="2024-05-12T21:51:00Z">
        <w:r w:rsidR="005866D3">
          <w:t>total</w:t>
        </w:r>
      </w:ins>
      <w:r w:rsidRPr="007E5073">
        <w:t xml:space="preserve"> body weight </w:t>
      </w:r>
      <w:r w:rsidR="00623061">
        <w:t>of patients confined to their bed</w:t>
      </w:r>
      <w:r w:rsidR="006F6402">
        <w:t>s</w:t>
      </w:r>
      <w:r w:rsidR="009B1E00">
        <w:t xml:space="preserve"> in the ICU setting</w:t>
      </w:r>
      <w:r w:rsidRPr="007E5073">
        <w:t xml:space="preserve">, </w:t>
      </w:r>
      <w:r w:rsidR="007F1648">
        <w:t xml:space="preserve">we incorporated </w:t>
      </w:r>
      <w:del w:id="971" w:author="My Luong Vuong" w:date="2024-05-12T21:49:00Z">
        <w:r w:rsidR="007F1648" w:rsidDel="00A67CB2">
          <w:delText>this</w:delText>
        </w:r>
        <w:r w:rsidR="007F1648" w:rsidRPr="007E5073" w:rsidDel="00A67CB2">
          <w:delText xml:space="preserve"> </w:delText>
        </w:r>
      </w:del>
      <w:ins w:id="972" w:author="My Luong Vuong" w:date="2024-05-12T21:49:00Z">
        <w:r w:rsidR="00A67CB2">
          <w:t>a</w:t>
        </w:r>
        <w:r w:rsidR="00A67CB2" w:rsidRPr="007E5073">
          <w:t xml:space="preserve"> </w:t>
        </w:r>
      </w:ins>
      <w:r w:rsidR="006F6402">
        <w:t>precautionary measure</w:t>
      </w:r>
      <w:ins w:id="973" w:author="My Luong Vuong" w:date="2024-05-12T21:49:00Z">
        <w:r w:rsidR="00A67CB2">
          <w:t xml:space="preserve"> </w:t>
        </w:r>
      </w:ins>
      <w:ins w:id="974" w:author="My Luong Vuong" w:date="2024-05-12T21:51:00Z">
        <w:r w:rsidR="00C4772E">
          <w:t>of</w:t>
        </w:r>
      </w:ins>
      <w:ins w:id="975" w:author="My Luong Vuong" w:date="2024-05-12T21:49:00Z">
        <w:r w:rsidR="00A67CB2">
          <w:t xml:space="preserve"> </w:t>
        </w:r>
      </w:ins>
      <w:ins w:id="976" w:author="My Luong Vuong" w:date="2024-05-12T21:50:00Z">
        <w:r w:rsidR="00A11E9B">
          <w:t>accounting for ~5-10 kg underestimation in total body weight</w:t>
        </w:r>
      </w:ins>
      <w:r w:rsidR="00143934" w:rsidRPr="00E03B11">
        <w:fldChar w:fldCharType="begin"/>
      </w:r>
      <w:r w:rsidR="000715BB">
        <w:instrText xml:space="preserve"> ADDIN EN.CITE &lt;EndNote&gt;&lt;Cite&gt;&lt;Author&gt;Darnis&lt;/Author&gt;&lt;Year&gt;2012&lt;/Year&gt;&lt;RecNum&gt;64&lt;/RecNum&gt;&lt;DisplayText&gt; [43]&lt;/DisplayText&gt;&lt;record&gt;&lt;rec-number&gt;64&lt;/rec-number&gt;&lt;foreign-keys&gt;&lt;key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0715BB">
        <w:rPr>
          <w:noProof/>
        </w:rPr>
        <w:t> [43]</w:t>
      </w:r>
      <w:r w:rsidR="00143934" w:rsidRPr="00E03B11">
        <w:fldChar w:fldCharType="end"/>
      </w:r>
      <w:r w:rsidR="00A14F24">
        <w:t>.</w:t>
      </w:r>
    </w:p>
    <w:p w14:paraId="5429EA5E" w14:textId="6B51249B" w:rsidR="0036411B" w:rsidRDefault="00047E03" w:rsidP="00593CAA">
      <w:r>
        <w:t>The proposed regimen was also demonstrated to be safe (</w:t>
      </w:r>
      <w:r w:rsidR="00603377">
        <w:t>&lt;</w:t>
      </w:r>
      <w:del w:id="977" w:author="My Luong Vuong" w:date="2024-05-12T21:59:00Z">
        <w:r w:rsidR="00603377" w:rsidDel="0019156E">
          <w:delText>0</w:delText>
        </w:r>
      </w:del>
      <w:ins w:id="978" w:author="My Luong Vuong" w:date="2024-05-12T21:59:00Z">
        <w:r w:rsidR="0019156E">
          <w:t>1</w:t>
        </w:r>
      </w:ins>
      <w:r w:rsidR="00603377">
        <w:t>.</w:t>
      </w:r>
      <w:del w:id="979" w:author="My Luong Vuong" w:date="2024-05-12T21:59:00Z">
        <w:r w:rsidR="00603377" w:rsidDel="0019156E">
          <w:delText>5</w:delText>
        </w:r>
      </w:del>
      <w:ins w:id="980" w:author="My Luong Vuong" w:date="2024-05-12T21:59:00Z">
        <w:r w:rsidR="0019156E">
          <w:t>2</w:t>
        </w:r>
      </w:ins>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commentRangeStart w:id="981"/>
      <w:commentRangeStart w:id="982"/>
      <w:commentRangeStart w:id="983"/>
      <w:r w:rsidR="00D8083E">
        <w:t>O</w:t>
      </w:r>
      <w:r w:rsidR="00F1634B">
        <w:t xml:space="preserve">ur proposed fluconazole </w:t>
      </w:r>
      <w:r w:rsidR="006F7B09">
        <w:t>dosing</w:t>
      </w:r>
      <w:r w:rsidR="00F1634B">
        <w:t xml:space="preserve"> strategy</w:t>
      </w:r>
      <w:r w:rsidR="00D8083E">
        <w:t xml:space="preserve"> tha</w:t>
      </w:r>
      <w:r w:rsidR="004B55D0">
        <w:t xml:space="preserve">t </w:t>
      </w:r>
      <w:r w:rsidR="00D8083E">
        <w:t>ma</w:t>
      </w:r>
      <w:r w:rsidR="00E92A33">
        <w:t>ximises target attainment with</w:t>
      </w:r>
      <w:r w:rsidR="004B55D0">
        <w:t>out exposing patients to too high concentrations</w:t>
      </w:r>
      <w:r w:rsidR="006F7B09">
        <w:t xml:space="preserve"> </w:t>
      </w:r>
      <w:r w:rsidR="001A0946">
        <w:t xml:space="preserve">is </w:t>
      </w:r>
      <w:r w:rsidR="00F02842">
        <w:t xml:space="preserve">suitable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commentRangeEnd w:id="981"/>
      <w:r w:rsidR="0056614B">
        <w:rPr>
          <w:rStyle w:val="CommentReference"/>
        </w:rPr>
        <w:commentReference w:id="981"/>
      </w:r>
      <w:commentRangeEnd w:id="982"/>
      <w:r w:rsidR="00DA482E">
        <w:rPr>
          <w:rStyle w:val="CommentReference"/>
        </w:rPr>
        <w:commentReference w:id="982"/>
      </w:r>
      <w:commentRangeEnd w:id="983"/>
      <w:r w:rsidR="00EC03D6">
        <w:rPr>
          <w:rStyle w:val="CommentReference"/>
        </w:rPr>
        <w:commentReference w:id="983"/>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poor target attainment, indicating the necessity </w:t>
      </w:r>
      <w:del w:id="984" w:author="My Luong Vuong" w:date="2024-05-12T22:00:00Z">
        <w:r w:rsidR="007719B2" w:rsidRPr="007719B2" w:rsidDel="00B60D32">
          <w:delText xml:space="preserve">of </w:delText>
        </w:r>
      </w:del>
      <w:ins w:id="985" w:author="My Luong Vuong" w:date="2024-05-12T22:00:00Z">
        <w:r w:rsidR="00B60D32">
          <w:t>for</w:t>
        </w:r>
        <w:r w:rsidR="00B60D32" w:rsidRPr="007719B2">
          <w:t xml:space="preserve"> </w:t>
        </w:r>
      </w:ins>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commentRangeStart w:id="986"/>
      <w:commentRangeStart w:id="987"/>
      <w:commentRangeStart w:id="988"/>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ins w:id="989" w:author="My Luong Vuong" w:date="2024-05-12T22:00:00Z">
        <w:r w:rsidR="00B60D32">
          <w:t>, as</w:t>
        </w:r>
      </w:ins>
      <w:ins w:id="990" w:author="My Luong Vuong" w:date="2024-05-12T22:01:00Z">
        <w:r w:rsidR="00B60D32">
          <w:t xml:space="preserve">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B67274">
          <w:t>is expected to be much higher</w:t>
        </w:r>
      </w:ins>
      <w:r w:rsidR="007719B2" w:rsidRPr="007719B2">
        <w:t>.</w:t>
      </w:r>
      <w:commentRangeEnd w:id="986"/>
      <w:r w:rsidR="00F02842">
        <w:rPr>
          <w:rStyle w:val="CommentReference"/>
        </w:rPr>
        <w:commentReference w:id="986"/>
      </w:r>
      <w:commentRangeEnd w:id="987"/>
      <w:r w:rsidR="00EC03D6">
        <w:rPr>
          <w:rStyle w:val="CommentReference"/>
        </w:rPr>
        <w:commentReference w:id="987"/>
      </w:r>
      <w:commentRangeEnd w:id="988"/>
      <w:r w:rsidR="00383D3E">
        <w:rPr>
          <w:rStyle w:val="CommentReference"/>
        </w:rPr>
        <w:commentReference w:id="988"/>
      </w:r>
    </w:p>
    <w:p w14:paraId="49ACDA9B" w14:textId="456BF160" w:rsidR="00CB50CB" w:rsidRPr="00E03B11" w:rsidRDefault="00CB50CB" w:rsidP="00593CAA">
      <w:r w:rsidRPr="00E03B11">
        <w:t xml:space="preserve">We acknowledge several limitations in our study. First, </w:t>
      </w:r>
      <w:commentRangeStart w:id="991"/>
      <w:commentRangeStart w:id="992"/>
      <w:commentRangeStart w:id="993"/>
      <w:r w:rsidR="00AC4292">
        <w:t xml:space="preserve">we did not conduct a systematic search to </w:t>
      </w:r>
      <w:r w:rsidR="001E1408">
        <w:t xml:space="preserve">identify </w:t>
      </w:r>
      <w:r w:rsidR="004D6F26">
        <w:t>eligible studies in the literature</w:t>
      </w:r>
      <w:commentRangeEnd w:id="991"/>
      <w:r w:rsidR="00F02842">
        <w:rPr>
          <w:rStyle w:val="CommentReference"/>
        </w:rPr>
        <w:commentReference w:id="991"/>
      </w:r>
      <w:commentRangeEnd w:id="992"/>
      <w:r w:rsidR="0056614B">
        <w:rPr>
          <w:rStyle w:val="CommentReference"/>
        </w:rPr>
        <w:commentReference w:id="992"/>
      </w:r>
      <w:commentRangeEnd w:id="993"/>
      <w:r w:rsidR="009E772F">
        <w:rPr>
          <w:rStyle w:val="CommentReference"/>
        </w:rPr>
        <w:commentReference w:id="993"/>
      </w:r>
      <w:r w:rsidR="004D6F26">
        <w:t xml:space="preserve">, </w:t>
      </w:r>
      <w:commentRangeStart w:id="994"/>
      <w:r w:rsidR="004F3659">
        <w:t>thus it</w:t>
      </w:r>
      <w:r w:rsidR="002A14CB">
        <w:t xml:space="preserve"> i</w:t>
      </w:r>
      <w:r w:rsidR="004F3659">
        <w:t xml:space="preserve">s likely that we </w:t>
      </w:r>
      <w:r w:rsidR="00847122">
        <w:t xml:space="preserve">did not include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0715BB">
        <w:instrText xml:space="preserve"> ADDIN EN.CITE &lt;EndNote&gt;&lt;Cite&gt;&lt;Author&gt;van Wijk&lt;/Author&gt;&lt;Year&gt;2023&lt;/Year&gt;&lt;RecNum&gt;73&lt;/RecNum&gt;&lt;DisplayText&gt; [44]&lt;/DisplayText&gt;&lt;record&gt;&lt;rec-number&gt;73&lt;/rec-number&gt;&lt;foreign-keys&gt;&lt;key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0715BB">
        <w:rPr>
          <w:noProof/>
        </w:rPr>
        <w:t> [44]</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w:t>
      </w:r>
      <w:del w:id="995" w:author="Indy Sandaradura" w:date="2024-02-02T08:54:00Z">
        <w:r w:rsidR="00543F1B" w:rsidDel="00F02842">
          <w:delText>t</w:delText>
        </w:r>
      </w:del>
      <w:r w:rsidR="00543F1B">
        <w:t xml:space="preserve"> the benefits and should be seriously considered before initi</w:t>
      </w:r>
      <w:r w:rsidR="008B32AE">
        <w:t>atio</w:t>
      </w:r>
      <w:r w:rsidR="00662B4C">
        <w:t>n</w:t>
      </w:r>
      <w:r w:rsidR="00C35CF2">
        <w:fldChar w:fldCharType="begin"/>
      </w:r>
      <w:r w:rsidR="000715BB">
        <w:instrText xml:space="preserve"> ADDIN EN.CITE &lt;EndNote&gt;&lt;Cite&gt;&lt;Author&gt;van Wijk&lt;/Author&gt;&lt;Year&gt;2023&lt;/Year&gt;&lt;RecNum&gt;73&lt;/RecNum&gt;&lt;DisplayText&gt; [44]&lt;/DisplayText&gt;&lt;record&gt;&lt;rec-number&gt;73&lt;/rec-number&gt;&lt;foreign-keys&gt;&lt;key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0715BB">
        <w:rPr>
          <w:noProof/>
        </w:rPr>
        <w:t> [44]</w:t>
      </w:r>
      <w:r w:rsidR="00C35CF2">
        <w:fldChar w:fldCharType="end"/>
      </w:r>
      <w:r w:rsidR="008B32AE">
        <w:t xml:space="preserve">. </w:t>
      </w:r>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1077C9">
        <w:t xml:space="preserve"> </w:t>
      </w:r>
      <w:commentRangeEnd w:id="994"/>
      <w:r w:rsidR="008203D7">
        <w:rPr>
          <w:rStyle w:val="CommentReference"/>
        </w:rPr>
        <w:commentReference w:id="994"/>
      </w:r>
      <w:r w:rsidR="001077C9">
        <w:t xml:space="preserve">Second, </w:t>
      </w:r>
      <w:r w:rsidRPr="00E03B11">
        <w:t>we were unable to differentiate between types</w:t>
      </w:r>
      <w:r w:rsidR="007C08DA">
        <w:t xml:space="preserve"> of</w:t>
      </w:r>
      <w:r w:rsidRPr="00E03B11">
        <w:t xml:space="preserve"> CRRT due </w:t>
      </w:r>
      <w:r w:rsidRPr="00E03B11">
        <w:lastRenderedPageBreak/>
        <w:t>to a lack of information</w:t>
      </w:r>
      <w:r w:rsidR="007C08DA">
        <w:t xml:space="preserve"> in the data sets</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715BB">
        <w:instrText xml:space="preserve"> ADDIN EN.CITE </w:instrText>
      </w:r>
      <w:r w:rsidR="000715BB">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715BB">
        <w:instrText xml:space="preserve"> ADDIN EN.CITE.DATA </w:instrText>
      </w:r>
      <w:r w:rsidR="000715BB">
        <w:fldChar w:fldCharType="end"/>
      </w:r>
      <w:r w:rsidR="00972F81" w:rsidRPr="00E03B11">
        <w:fldChar w:fldCharType="separate"/>
      </w:r>
      <w:r w:rsidR="000715BB">
        <w:rPr>
          <w:noProof/>
        </w:rPr>
        <w:t> [45]</w:t>
      </w:r>
      <w:r w:rsidR="00972F81" w:rsidRPr="00E03B11">
        <w:fldChar w:fldCharType="end"/>
      </w:r>
      <w:r w:rsidR="00C53B7B">
        <w:t>.</w:t>
      </w:r>
      <w:r w:rsidR="007B40FD" w:rsidRPr="00E03B11">
        <w:t xml:space="preserve"> The majority of CRRT patients in our study were on continuous </w:t>
      </w:r>
      <w:proofErr w:type="spellStart"/>
      <w:r w:rsidR="007B40FD" w:rsidRPr="00E03B11">
        <w:t>veno</w:t>
      </w:r>
      <w:proofErr w:type="spellEnd"/>
      <w:r w:rsidR="007B40FD" w:rsidRPr="00E03B11">
        <w:t xml:space="preserve">-venous hemodiafiltration (CVVHDF) and continuous </w:t>
      </w:r>
      <w:proofErr w:type="spellStart"/>
      <w:r w:rsidR="007B40FD" w:rsidRPr="00E03B11">
        <w:t>veno</w:t>
      </w:r>
      <w:proofErr w:type="spellEnd"/>
      <w:r w:rsidR="007B40FD" w:rsidRPr="00E03B11">
        <w:t>-venous hemofiltration (CVVH), in which CVVHDF is believed to have a higher fluconazole clearance as fluconazole is more effectively eliminated by diffusion</w:t>
      </w:r>
      <w:r w:rsidR="007B40FD" w:rsidRPr="00E03B11">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715BB">
        <w:instrText xml:space="preserve"> ADDIN EN.CITE </w:instrText>
      </w:r>
      <w:r w:rsidR="000715BB">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715BB">
        <w:instrText xml:space="preserve"> ADDIN EN.CITE.DATA </w:instrText>
      </w:r>
      <w:r w:rsidR="000715BB">
        <w:fldChar w:fldCharType="end"/>
      </w:r>
      <w:r w:rsidR="007B40FD" w:rsidRPr="00E03B11">
        <w:fldChar w:fldCharType="separate"/>
      </w:r>
      <w:r w:rsidR="000715BB">
        <w:rPr>
          <w:noProof/>
        </w:rPr>
        <w:t> [45]</w:t>
      </w:r>
      <w:r w:rsidR="007B40FD" w:rsidRPr="00E03B11">
        <w:fldChar w:fldCharType="end"/>
      </w:r>
      <w:r w:rsidR="00B635F9">
        <w:t>.</w:t>
      </w:r>
      <w:r w:rsidR="00102674" w:rsidRPr="00E03B11">
        <w:t xml:space="preserve"> However,</w:t>
      </w:r>
      <w:ins w:id="996" w:author="My Luong Vuong" w:date="2024-03-19T12:46:00Z">
        <w:r w:rsidR="004B7F0D" w:rsidRPr="00E03B11">
          <w:t xml:space="preserve"> </w:t>
        </w:r>
        <w:commentRangeStart w:id="997"/>
        <w:commentRangeStart w:id="998"/>
        <w:r w:rsidR="004B7F0D" w:rsidRPr="00E03B11">
          <w:t xml:space="preserve">due to </w:t>
        </w:r>
        <w:r w:rsidR="004B7F0D">
          <w:t>a</w:t>
        </w:r>
        <w:r w:rsidR="004B7F0D" w:rsidRPr="00E03B11">
          <w:t xml:space="preserve"> limited representation in our study (1</w:t>
        </w:r>
        <w:r w:rsidR="004B7F0D">
          <w:t>9.2</w:t>
        </w:r>
        <w:r w:rsidR="004B7F0D" w:rsidRPr="00E03B11">
          <w:t>%</w:t>
        </w:r>
        <w:r w:rsidR="004B7F0D">
          <w:t xml:space="preserve"> of patients were on</w:t>
        </w:r>
        <w:r w:rsidR="004B7F0D" w:rsidRPr="00E03B11">
          <w:t xml:space="preserve"> CRRT</w:t>
        </w:r>
        <w:r w:rsidR="004B7F0D">
          <w:t xml:space="preserve"> at least once</w:t>
        </w:r>
        <w:r w:rsidR="004B7F0D" w:rsidRPr="00E03B11">
          <w:t>)</w:t>
        </w:r>
        <w:r w:rsidR="004B7F0D">
          <w:t xml:space="preserve">, </w:t>
        </w:r>
        <w:r w:rsidR="004B7F0D" w:rsidRPr="00E03B11">
          <w:t xml:space="preserve">we </w:t>
        </w:r>
        <w:r w:rsidR="004B7F0D">
          <w:t>were</w:t>
        </w:r>
        <w:r w:rsidR="004B7F0D" w:rsidRPr="00E03B11">
          <w:t xml:space="preserve"> </w:t>
        </w:r>
        <w:r w:rsidR="004B7F0D">
          <w:t xml:space="preserve">not able to </w:t>
        </w:r>
        <w:r w:rsidR="004B7F0D" w:rsidRPr="00E03B11">
          <w:t xml:space="preserve">detect </w:t>
        </w:r>
        <w:r w:rsidR="004B7F0D">
          <w:t>differences between</w:t>
        </w:r>
        <w:r w:rsidR="004B7F0D" w:rsidRPr="00E03B11">
          <w:t xml:space="preserve"> CRRT types</w:t>
        </w:r>
      </w:ins>
      <w:r w:rsidR="004B7F0D" w:rsidRPr="00E03B11">
        <w:t>.</w:t>
      </w:r>
      <w:del w:id="999" w:author="My Luong Vuong" w:date="2024-03-19T12:46:00Z">
        <w:r w:rsidR="004B7F0D" w:rsidRPr="00E03B11" w:rsidDel="004B7F0D">
          <w:delText xml:space="preserve"> </w:delText>
        </w:r>
      </w:del>
      <w:commentRangeEnd w:id="997"/>
      <w:r w:rsidR="004B7F0D">
        <w:rPr>
          <w:rStyle w:val="CommentReference"/>
        </w:rPr>
        <w:commentReference w:id="997"/>
      </w:r>
      <w:commentRangeEnd w:id="998"/>
      <w:r w:rsidR="00187AC3">
        <w:rPr>
          <w:rStyle w:val="CommentReference"/>
        </w:rPr>
        <w:commentReference w:id="998"/>
      </w:r>
      <w:del w:id="1000" w:author="My Luong Vuong" w:date="2024-03-19T12:46:00Z">
        <w:r w:rsidR="00102674" w:rsidRPr="00E03B11" w:rsidDel="004B7F0D">
          <w:delText>.</w:delText>
        </w:r>
      </w:del>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715BB">
        <w:instrText xml:space="preserve"> ADDIN EN.CITE </w:instrText>
      </w:r>
      <w:r w:rsidR="000715BB">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715BB">
        <w:instrText xml:space="preserve"> ADDIN EN.CITE.DATA </w:instrText>
      </w:r>
      <w:r w:rsidR="000715BB">
        <w:fldChar w:fldCharType="end"/>
      </w:r>
      <w:r w:rsidR="007B40FD" w:rsidRPr="00E03B11">
        <w:fldChar w:fldCharType="separate"/>
      </w:r>
      <w:r w:rsidR="000715BB">
        <w:rPr>
          <w:noProof/>
        </w:rPr>
        <w:t> [45]</w:t>
      </w:r>
      <w:r w:rsidR="007B40FD" w:rsidRPr="00E03B11">
        <w:fldChar w:fldCharType="end"/>
      </w:r>
      <w:r w:rsidR="009D225B">
        <w:t>.</w:t>
      </w:r>
      <w:r w:rsidR="007B40FD" w:rsidRPr="00E03B11">
        <w:t xml:space="preserve"> This piece of information is completely missing in our study</w:t>
      </w:r>
      <w:r w:rsidRPr="00E03B11">
        <w:t xml:space="preserve">. </w:t>
      </w:r>
      <w:r w:rsidR="006F6EA5">
        <w:t>Third</w:t>
      </w:r>
      <w:r w:rsidRPr="00E03B11">
        <w:t xml:space="preserve">, </w:t>
      </w:r>
      <w:del w:id="1001" w:author="My Luong Vuong" w:date="2024-05-12T22:53:00Z">
        <w:r w:rsidRPr="00E03B11" w:rsidDel="002D0580">
          <w:delText xml:space="preserve">our assumption that clearance </w:delText>
        </w:r>
        <w:r w:rsidR="006F6EA5" w:rsidDel="002D0580">
          <w:delText>when</w:delText>
        </w:r>
        <w:r w:rsidRPr="00E03B11" w:rsidDel="002D0580">
          <w:delText xml:space="preserve"> on CRRT is solely due to CRRT</w:delText>
        </w:r>
        <w:r w:rsidR="00051426" w:rsidDel="002D0580">
          <w:delText xml:space="preserve"> </w:delText>
        </w:r>
        <w:r w:rsidRPr="00E03B11" w:rsidDel="002D0580">
          <w:delText xml:space="preserve">may not hold </w:delText>
        </w:r>
        <w:r w:rsidR="00356CE7" w:rsidDel="002D0580">
          <w:delText>due to the presence of residual renal clearance in these patients</w:delText>
        </w:r>
      </w:del>
      <w:ins w:id="1002" w:author="My Luong Vuong" w:date="2024-05-12T22:53:00Z">
        <w:r w:rsidR="002D0580">
          <w:t xml:space="preserve">our </w:t>
        </w:r>
      </w:ins>
      <w:ins w:id="1003" w:author="My Luong Vuong" w:date="2024-05-12T22:55:00Z">
        <w:r w:rsidR="008045BE">
          <w:t>studied</w:t>
        </w:r>
      </w:ins>
      <w:ins w:id="1004" w:author="My Luong Vuong" w:date="2024-05-12T22:53:00Z">
        <w:r w:rsidR="002D0580">
          <w:t xml:space="preserve"> population may not be representative </w:t>
        </w:r>
      </w:ins>
      <w:ins w:id="1005" w:author="My Luong Vuong" w:date="2024-05-12T22:54:00Z">
        <w:r w:rsidR="0031010B">
          <w:t>of</w:t>
        </w:r>
        <w:r w:rsidR="00756421">
          <w:t>,</w:t>
        </w:r>
        <w:r w:rsidR="0031010B">
          <w:t xml:space="preserve"> </w:t>
        </w:r>
      </w:ins>
      <w:ins w:id="1006" w:author="My Luong Vuong" w:date="2024-05-12T22:53:00Z">
        <w:r w:rsidR="002D0580">
          <w:t>and thus</w:t>
        </w:r>
      </w:ins>
      <w:ins w:id="1007" w:author="My Luong Vuong" w:date="2024-05-12T22:54:00Z">
        <w:r w:rsidR="0031010B">
          <w:t xml:space="preserve"> our study re</w:t>
        </w:r>
        <w:r w:rsidR="00094837">
          <w:t>s</w:t>
        </w:r>
        <w:r w:rsidR="0031010B">
          <w:t>ults</w:t>
        </w:r>
      </w:ins>
      <w:ins w:id="1008" w:author="My Luong Vuong" w:date="2024-05-12T22:53:00Z">
        <w:r w:rsidR="002D0580">
          <w:t xml:space="preserve"> may not be extrapolated to other patient </w:t>
        </w:r>
      </w:ins>
      <w:ins w:id="1009" w:author="My Luong Vuong" w:date="2024-05-12T22:54:00Z">
        <w:r w:rsidR="001935BD">
          <w:t>populations</w:t>
        </w:r>
      </w:ins>
      <w:ins w:id="1010" w:author="My Luong Vuong" w:date="2024-05-12T22:53:00Z">
        <w:r w:rsidR="002D0580">
          <w:t xml:space="preserve">, </w:t>
        </w:r>
      </w:ins>
      <w:ins w:id="1011" w:author="My Luong Vuong" w:date="2024-05-12T22:54:00Z">
        <w:r w:rsidR="00137F48">
          <w:t>such as</w:t>
        </w:r>
        <w:r w:rsidR="002D0580">
          <w:t xml:space="preserve"> the one from NHANES data</w:t>
        </w:r>
      </w:ins>
      <w:r w:rsidR="00A724FF" w:rsidRPr="00E03B11">
        <w:fldChar w:fldCharType="begin"/>
      </w:r>
      <w:r w:rsidR="00BE2059">
        <w:instrText xml:space="preserve"> ADDIN EN.CITE &lt;EndNote&gt;&lt;Cite&gt;&lt;Author&gt;Huang&lt;/Author&gt;&lt;Year&gt;2022&lt;/Year&gt;&lt;RecNum&gt;72&lt;/RecNum&gt;&lt;DisplayText&gt; [39]&lt;/DisplayText&gt;&lt;record&gt;&lt;rec-number&gt;72&lt;/rec-number&gt;&lt;foreign-keys&gt;&lt;key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A724FF" w:rsidRPr="00E03B11">
        <w:fldChar w:fldCharType="separate"/>
      </w:r>
      <w:r w:rsidR="00BE2059">
        <w:rPr>
          <w:noProof/>
        </w:rPr>
        <w:t> [39]</w:t>
      </w:r>
      <w:r w:rsidR="00A724FF" w:rsidRPr="00E03B11">
        <w:fldChar w:fldCharType="end"/>
      </w:r>
      <w:r w:rsidR="001B14F4">
        <w:t>.</w:t>
      </w:r>
      <w:r w:rsidRPr="00E03B11">
        <w:t xml:space="preserve"> </w:t>
      </w:r>
      <w:commentRangeStart w:id="1012"/>
      <w:commentRangeStart w:id="1013"/>
      <w:del w:id="1014" w:author="My Luong Vuong" w:date="2024-05-12T22:13:00Z">
        <w:r w:rsidR="00213909" w:rsidDel="00C22D7B">
          <w:delText xml:space="preserve">Finally, </w:delText>
        </w:r>
        <w:r w:rsidR="00927CB1" w:rsidDel="00C22D7B">
          <w:delText xml:space="preserve">our </w:delText>
        </w:r>
        <w:r w:rsidR="00876A9E" w:rsidDel="00C22D7B">
          <w:delText xml:space="preserve">study </w:delText>
        </w:r>
        <w:r w:rsidR="0080718D" w:rsidDel="00C22D7B">
          <w:delText xml:space="preserve">did not provide </w:delText>
        </w:r>
        <w:r w:rsidR="00044832" w:rsidDel="00C22D7B">
          <w:delText xml:space="preserve">a </w:delText>
        </w:r>
        <w:r w:rsidR="0080718D" w:rsidDel="00C22D7B">
          <w:delText>dosing recommendation for patients</w:delText>
        </w:r>
        <w:r w:rsidR="00345C90" w:rsidDel="00C22D7B">
          <w:delText xml:space="preserve"> on concomitant CRRT and </w:delText>
        </w:r>
        <w:r w:rsidR="00345C90" w:rsidRPr="00345C90" w:rsidDel="00C22D7B">
          <w:delText>extracorporeal membrane oxygenation (ECMO)</w:delText>
        </w:r>
        <w:r w:rsidR="00345C90" w:rsidDel="00C22D7B">
          <w:delText>.</w:delText>
        </w:r>
        <w:commentRangeEnd w:id="1012"/>
        <w:r w:rsidR="00AA0530" w:rsidDel="00C22D7B">
          <w:rPr>
            <w:rStyle w:val="CommentReference"/>
          </w:rPr>
          <w:commentReference w:id="1012"/>
        </w:r>
      </w:del>
      <w:commentRangeEnd w:id="1013"/>
      <w:r w:rsidR="004A12FA">
        <w:rPr>
          <w:rStyle w:val="CommentReference"/>
        </w:rPr>
        <w:commentReference w:id="1013"/>
      </w:r>
      <w:del w:id="1015" w:author="My Luong Vuong" w:date="2024-05-12T22:13:00Z">
        <w:r w:rsidR="00976BBF" w:rsidDel="00C22D7B">
          <w:delText xml:space="preserve"> </w:delText>
        </w:r>
        <w:r w:rsidR="00D50B22" w:rsidDel="00C22D7B">
          <w:delText>Nevertheless</w:delText>
        </w:r>
        <w:r w:rsidR="00976BBF" w:rsidDel="00C22D7B">
          <w:delText xml:space="preserve">, </w:delText>
        </w:r>
        <w:r w:rsidR="00636251" w:rsidDel="00C22D7B">
          <w:delText xml:space="preserve">we did come to the </w:delText>
        </w:r>
        <w:r w:rsidR="00C276F8" w:rsidDel="00C22D7B">
          <w:delText>similar</w:delText>
        </w:r>
        <w:r w:rsidR="00636251" w:rsidDel="00C22D7B">
          <w:delText xml:space="preserve"> conclusion as </w:delText>
        </w:r>
        <w:r w:rsidR="009510DB" w:rsidDel="00C22D7B">
          <w:delText xml:space="preserve">the </w:delText>
        </w:r>
        <w:r w:rsidR="004B6FFB" w:rsidDel="00C22D7B">
          <w:delText xml:space="preserve">recent study </w:delText>
        </w:r>
        <w:r w:rsidR="003C6BE8" w:rsidDel="00C22D7B">
          <w:delText xml:space="preserve">conducted </w:delText>
        </w:r>
        <w:r w:rsidR="004B6FFB" w:rsidDel="00C22D7B">
          <w:delText>by Emmanuel et al.</w:delText>
        </w:r>
        <w:r w:rsidR="00DE3F3C" w:rsidDel="00C22D7B">
          <w:delText xml:space="preserve"> in this patient population</w:delText>
        </w:r>
        <w:r w:rsidR="00C276F8" w:rsidDel="00C22D7B">
          <w:delText>,</w:delText>
        </w:r>
        <w:r w:rsidR="004B6FFB" w:rsidDel="00C22D7B">
          <w:delText xml:space="preserve"> </w:delText>
        </w:r>
        <w:r w:rsidR="003C6BE8" w:rsidDel="00C22D7B">
          <w:delText>who</w:delText>
        </w:r>
        <w:r w:rsidR="00C276F8" w:rsidDel="00C22D7B">
          <w:delText xml:space="preserve"> also suggest</w:delText>
        </w:r>
        <w:r w:rsidR="00D85D66" w:rsidDel="00C22D7B">
          <w:delText>ed</w:delText>
        </w:r>
        <w:r w:rsidR="00C276F8" w:rsidDel="00C22D7B">
          <w:delText xml:space="preserve"> </w:delText>
        </w:r>
        <w:r w:rsidR="006A7F7D" w:rsidDel="00C22D7B">
          <w:delText>a fluconazole dosing regimen based on body weight</w:delText>
        </w:r>
        <w:r w:rsidR="00877F74" w:rsidDel="00C22D7B">
          <w:fldChar w:fldCharType="begin"/>
        </w:r>
        <w:r w:rsidR="000715BB" w:rsidDel="00C22D7B">
          <w:delInstrText xml:space="preserve"> ADDIN EN.CITE &lt;EndNote&gt;&lt;Cite&gt;&lt;Author&gt;Novy&lt;/Author&gt;&lt;Year&gt;2024&lt;/Year&gt;&lt;RecNum&gt;78&lt;/RecNum&gt;&lt;DisplayText&gt; [46]&lt;/DisplayText&gt;&lt;record&gt;&lt;rec-number&gt;78&lt;/rec-number&gt;&lt;foreign-keys&gt;&lt;key app="EN" db-id="xred9e5sg009pcetsepxtfs0dwxsa5rzvawx" timestamp="1706699155"&gt;78&lt;/key&gt;&lt;/foreign-keys&gt;&lt;ref-type name="Journal Article"&gt;17&lt;/ref-type&gt;&lt;contributors&gt;&lt;authors&gt;&lt;author&gt;Emmanuel Novy&lt;/author&gt;&lt;author&gt;Mohd H. Abdul-Aziz&lt;/author&gt;&lt;author&gt;Vesa Cheng&lt;/author&gt;&lt;author&gt;Fay Burrows&lt;/author&gt;&lt;author&gt;Hergen Buscher&lt;/author&gt;&lt;author&gt;Amanda Corley&lt;/author&gt;&lt;author&gt;Arne Diehl&lt;/author&gt;&lt;author&gt;Eileen Gilder&lt;/author&gt;&lt;author&gt;Bianca J. Levkovich&lt;/author&gt;&lt;author&gt;Shay McGuinness&lt;/author&gt;&lt;author&gt;Jenny Ordonez&lt;/author&gt;&lt;author&gt;Rachael Parke&lt;/author&gt;&lt;author&gt;Suzanne Parker&lt;/author&gt;&lt;author&gt;Vincent Pellegrino&lt;/author&gt;&lt;author&gt;Claire Reynolds&lt;/author&gt;&lt;author&gt;Sam Rudham&lt;/author&gt;&lt;author&gt;Steven C. Wallis&lt;/author&gt;&lt;author&gt;Susan A. Welch&lt;/author&gt;&lt;author&gt;John F. Fraser&lt;/author&gt;&lt;author&gt;Kiran Shekar&lt;/author&gt;&lt;author&gt;Jason A. Roberts&lt;/author&gt;&lt;/authors&gt;&lt;/contributors&gt;&lt;titles&gt;&lt;title&gt;Population pharmacokinetics of fluconazole in critically ill patients receiving extracorporeal membrane oxygenation and continuous renal replacement therapy: an ASAP ECMO study&lt;/title&gt;&lt;secondary-title&gt;Antimicrobial Agents and Chemotherapy&lt;/secondary-title&gt;&lt;/titles&gt;&lt;periodical&gt;&lt;full-title&gt;Antimicrobial Agents and Chemotherapy&lt;/full-title&gt;&lt;/periodical&gt;&lt;pages&gt;e01201-23&lt;/pages&gt;&lt;volume&gt;68&lt;/volume&gt;&lt;number&gt;1&lt;/number&gt;&lt;dates&gt;&lt;year&gt;2024&lt;/year&gt;&lt;/dates&gt;&lt;urls&gt;&lt;related-urls&gt;&lt;url&gt;https://journals.asm.org/doi/abs/10.1128/aac.01201-23&lt;/url&gt;&lt;/related-urls&gt;&lt;/urls&gt;&lt;electronic-resource-num&gt;doi:10.1128/aac.01201-23&lt;/electronic-resource-num&gt;&lt;/record&gt;&lt;/Cite&gt;&lt;/EndNote&gt;</w:delInstrText>
        </w:r>
        <w:r w:rsidR="00877F74" w:rsidDel="00C22D7B">
          <w:fldChar w:fldCharType="separate"/>
        </w:r>
        <w:r w:rsidR="000715BB" w:rsidDel="00C22D7B">
          <w:rPr>
            <w:noProof/>
          </w:rPr>
          <w:delText> [46]</w:delText>
        </w:r>
        <w:r w:rsidR="00877F74" w:rsidDel="00C22D7B">
          <w:fldChar w:fldCharType="end"/>
        </w:r>
        <w:r w:rsidR="00425204" w:rsidDel="00C22D7B">
          <w:delText>.</w:delText>
        </w:r>
      </w:del>
    </w:p>
    <w:p w14:paraId="02C01D1A" w14:textId="3122F227" w:rsidR="004B0DC8" w:rsidRDefault="00CB50CB" w:rsidP="00593CAA">
      <w:r w:rsidRPr="00E03B11">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w:t>
      </w:r>
      <w:ins w:id="1016" w:author="My Luong Vuong" w:date="2024-05-12T22:41:00Z">
        <w:r w:rsidR="003F31C2">
          <w:t xml:space="preserve"> total</w:t>
        </w:r>
      </w:ins>
      <w:r w:rsidRPr="00E03B11">
        <w:t xml:space="preserve"> </w:t>
      </w:r>
      <w:r w:rsidR="00EC2679">
        <w:t>body weight</w:t>
      </w:r>
      <w:r w:rsidR="00EC2679" w:rsidRPr="00E03B11">
        <w:t xml:space="preserve"> </w:t>
      </w:r>
      <w:r w:rsidRPr="00E03B11">
        <w:t xml:space="preserve">and CRRT status, eliminating the need for </w:t>
      </w:r>
      <w:r w:rsidR="004424F8" w:rsidRPr="00E03B11">
        <w:t>TDM</w:t>
      </w:r>
      <w:r w:rsidRPr="00E03B11">
        <w:t xml:space="preserve">. </w:t>
      </w:r>
      <w:commentRangeStart w:id="1017"/>
      <w:r w:rsidRPr="00E03B11">
        <w:t xml:space="preserve">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w:t>
      </w:r>
      <w:del w:id="1018" w:author="My Luong Vuong" w:date="2024-05-12T22:50:00Z">
        <w:r w:rsidRPr="00E03B11" w:rsidDel="005C1797">
          <w:delText xml:space="preserve">, and encourage researchers to report the missing data handling technique used. </w:delText>
        </w:r>
        <w:r w:rsidR="00EC2679" w:rsidDel="005C1797">
          <w:delText>M</w:delText>
        </w:r>
        <w:r w:rsidRPr="00E03B11" w:rsidDel="005C1797">
          <w:delText>ethodologically sound method</w:delText>
        </w:r>
        <w:r w:rsidR="00997D3C" w:rsidRPr="00E03B11" w:rsidDel="005C1797">
          <w:delText>s</w:delText>
        </w:r>
        <w:r w:rsidRPr="00E03B11" w:rsidDel="005C1797">
          <w:delText xml:space="preserve"> </w:delText>
        </w:r>
        <w:r w:rsidR="0059609A" w:rsidDel="005C1797">
          <w:delText>to handle</w:delText>
        </w:r>
        <w:r w:rsidRPr="00E03B11" w:rsidDel="005C1797">
          <w:delText xml:space="preserve"> missing data,</w:delText>
        </w:r>
        <w:r w:rsidR="00997D3C" w:rsidRPr="00E03B11" w:rsidDel="005C1797">
          <w:delText xml:space="preserve"> such as multiple imputation,</w:delText>
        </w:r>
        <w:r w:rsidRPr="00E03B11" w:rsidDel="005C1797">
          <w:delText xml:space="preserve"> should be utili</w:delText>
        </w:r>
        <w:r w:rsidR="009D50F6" w:rsidRPr="00E03B11" w:rsidDel="005C1797">
          <w:delText>s</w:delText>
        </w:r>
        <w:r w:rsidRPr="00E03B11" w:rsidDel="005C1797">
          <w:delText>ed to ensure unbiased estimation</w:delText>
        </w:r>
      </w:del>
      <w:r w:rsidRPr="00E03B11">
        <w:t xml:space="preserve">. </w:t>
      </w:r>
      <w:commentRangeEnd w:id="1017"/>
      <w:r w:rsidR="00AA0530">
        <w:rPr>
          <w:rStyle w:val="CommentReference"/>
        </w:rPr>
        <w:commentReference w:id="1017"/>
      </w:r>
      <w:r w:rsidR="00C7308D">
        <w:t xml:space="preserve">A </w:t>
      </w:r>
      <w:commentRangeStart w:id="1019"/>
      <w:commentRangeStart w:id="1020"/>
      <w:r w:rsidR="00C7308D">
        <w:t xml:space="preserve">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commentRangeEnd w:id="1019"/>
      <w:r w:rsidR="00AA0530">
        <w:rPr>
          <w:rStyle w:val="CommentReference"/>
        </w:rPr>
        <w:commentReference w:id="1019"/>
      </w:r>
      <w:commentRangeEnd w:id="1020"/>
      <w:r w:rsidR="00E9651D">
        <w:rPr>
          <w:rStyle w:val="CommentReference"/>
        </w:rPr>
        <w:commentReference w:id="1020"/>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w:t>
      </w:r>
      <w:proofErr w:type="spellStart"/>
      <w:r w:rsidRPr="00B82C7A">
        <w:t>Thi</w:t>
      </w:r>
      <w:proofErr w:type="spellEnd"/>
      <w:r w:rsidRPr="00B82C7A">
        <w:t xml:space="preserve"> Nguyen and Sebastian Rosser from the University of Sydney for their valuable support in the </w:t>
      </w:r>
      <w:r w:rsidR="00EB1C88">
        <w:t>modelling step of this study</w:t>
      </w:r>
      <w:r w:rsidR="00B37DE1" w:rsidRPr="00494DCF">
        <w:t>.</w:t>
      </w:r>
      <w:ins w:id="1021" w:author="My Luong Vuong" w:date="2024-04-16T10:35:00Z">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52C98052" w14:textId="427D4D7E" w:rsidR="000715BB" w:rsidRPr="000715BB" w:rsidRDefault="00221AE5" w:rsidP="000715BB">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0715BB" w:rsidRPr="000715BB">
        <w:t xml:space="preserve">[1] Cornely OA, Bassetti M, Calandra T, Garbino J, Kullberg BJ, Lortholary O, et al. ESCMID* guideline for the diagnosis and management of Candida diseases 2012: non-neutropenic adult patients. Clin Microbiol Infect. 2012;18 Suppl 7:19-37. </w:t>
      </w:r>
      <w:hyperlink r:id="rId13" w:history="1">
        <w:r w:rsidR="000715BB" w:rsidRPr="000715BB">
          <w:rPr>
            <w:rStyle w:val="Hyperlink"/>
          </w:rPr>
          <w:t>http://doi.org/10.1111/1469-0691.12039</w:t>
        </w:r>
      </w:hyperlink>
      <w:r w:rsidR="000715BB" w:rsidRPr="000715BB">
        <w:t>.</w:t>
      </w:r>
    </w:p>
    <w:p w14:paraId="736D3ACD" w14:textId="40C17175" w:rsidR="000715BB" w:rsidRPr="00230687" w:rsidRDefault="000715BB" w:rsidP="000715BB">
      <w:pPr>
        <w:pStyle w:val="EndNoteBibliography"/>
        <w:spacing w:after="0"/>
        <w:rPr>
          <w:lang w:val="de-DE"/>
          <w:rPrChange w:id="1022" w:author="My Luong Vuong" w:date="2024-05-12T22:27:00Z">
            <w:rPr/>
          </w:rPrChange>
        </w:rPr>
      </w:pPr>
      <w:r w:rsidRPr="000715BB">
        <w:t xml:space="preserve">[2] Eggimann P, Garbino J, Pittet D. Epidemiology of Candida species infections in critically ill non-immunosuppressed patients. </w:t>
      </w:r>
      <w:r w:rsidRPr="00230687">
        <w:rPr>
          <w:lang w:val="de-DE"/>
          <w:rPrChange w:id="1023" w:author="My Luong Vuong" w:date="2024-05-12T22:27:00Z">
            <w:rPr/>
          </w:rPrChange>
        </w:rPr>
        <w:t xml:space="preserve">Lancet Infect Dis. 2003;3:685-702. </w:t>
      </w:r>
      <w:r w:rsidR="005C1797">
        <w:fldChar w:fldCharType="begin"/>
      </w:r>
      <w:r w:rsidR="005C1797" w:rsidRPr="00230687">
        <w:rPr>
          <w:lang w:val="de-DE"/>
          <w:rPrChange w:id="1024" w:author="My Luong Vuong" w:date="2024-05-12T22:27:00Z">
            <w:rPr/>
          </w:rPrChange>
        </w:rPr>
        <w:instrText>HYPERLINK "http://doi.org/10.1016/s1473-3099(03)00801-6"</w:instrText>
      </w:r>
      <w:r w:rsidR="005C1797">
        <w:fldChar w:fldCharType="separate"/>
      </w:r>
      <w:r w:rsidRPr="00230687">
        <w:rPr>
          <w:rStyle w:val="Hyperlink"/>
          <w:lang w:val="de-DE"/>
          <w:rPrChange w:id="1025" w:author="My Luong Vuong" w:date="2024-05-12T22:27:00Z">
            <w:rPr>
              <w:rStyle w:val="Hyperlink"/>
            </w:rPr>
          </w:rPrChange>
        </w:rPr>
        <w:t>http://doi.org/10.1016/s1473-3099(03)00801-6</w:t>
      </w:r>
      <w:r w:rsidR="005C1797">
        <w:rPr>
          <w:rStyle w:val="Hyperlink"/>
        </w:rPr>
        <w:fldChar w:fldCharType="end"/>
      </w:r>
      <w:r w:rsidRPr="00230687">
        <w:rPr>
          <w:lang w:val="de-DE"/>
          <w:rPrChange w:id="1026" w:author="My Luong Vuong" w:date="2024-05-12T22:27:00Z">
            <w:rPr/>
          </w:rPrChange>
        </w:rPr>
        <w:t>.</w:t>
      </w:r>
    </w:p>
    <w:p w14:paraId="343EAFAC" w14:textId="0E3DA5A3" w:rsidR="000715BB" w:rsidRPr="000715BB" w:rsidRDefault="000715BB" w:rsidP="000715BB">
      <w:pPr>
        <w:pStyle w:val="EndNoteBibliography"/>
        <w:spacing w:after="0"/>
      </w:pPr>
      <w:r w:rsidRPr="00230687">
        <w:rPr>
          <w:lang w:val="de-DE"/>
          <w:rPrChange w:id="1027" w:author="My Luong Vuong" w:date="2024-05-12T22:27:00Z">
            <w:rPr/>
          </w:rPrChange>
        </w:rPr>
        <w:t xml:space="preserve">[3] Schroeder M, Weber T, Denker T, Winterland S, Wichmann D, Rohde H, et al. </w:t>
      </w:r>
      <w:r w:rsidRPr="000715BB">
        <w:t xml:space="preserve">Epidemiology, clinical characteristics, and outcome of candidemia in critically ill patients in Germany: a single-center retrospective 10-year analysis. Annals of Intensive Care. 2020;10:142. </w:t>
      </w:r>
      <w:hyperlink r:id="rId14" w:history="1">
        <w:r w:rsidRPr="000715BB">
          <w:rPr>
            <w:rStyle w:val="Hyperlink"/>
          </w:rPr>
          <w:t>http://doi.org/10.1186/s13613-020-00755-8</w:t>
        </w:r>
      </w:hyperlink>
      <w:r w:rsidRPr="000715BB">
        <w:t>.</w:t>
      </w:r>
    </w:p>
    <w:p w14:paraId="6FFF24AB" w14:textId="44BE9455" w:rsidR="000715BB" w:rsidRPr="000715BB" w:rsidRDefault="000715BB" w:rsidP="000715BB">
      <w:pPr>
        <w:pStyle w:val="EndNoteBibliography"/>
        <w:spacing w:after="0"/>
      </w:pPr>
      <w:r w:rsidRPr="000715BB">
        <w:t xml:space="preserve">[4] Bassetti M, Giacobbe DR, Vena A, Trucchi C, Ansaldi F, Antonelli M, et al. Incidence and outcome of invasive candidiasis in intensive care units (ICUs) in Europe: results of the EUCANDICU project. Critical Care. 2019;23:219. </w:t>
      </w:r>
      <w:hyperlink r:id="rId15" w:history="1">
        <w:r w:rsidRPr="000715BB">
          <w:rPr>
            <w:rStyle w:val="Hyperlink"/>
          </w:rPr>
          <w:t>http://doi.org/10.1186/s13054-019-2497-3</w:t>
        </w:r>
      </w:hyperlink>
      <w:r w:rsidRPr="000715BB">
        <w:t>.</w:t>
      </w:r>
    </w:p>
    <w:p w14:paraId="461F9B1D" w14:textId="328F1AE6" w:rsidR="000715BB" w:rsidRPr="000715BB" w:rsidRDefault="000715BB" w:rsidP="000715BB">
      <w:pPr>
        <w:pStyle w:val="EndNoteBibliography"/>
        <w:spacing w:after="0"/>
      </w:pPr>
      <w:r w:rsidRPr="000715BB">
        <w:t xml:space="preserve">[5] Sbrana F, Sozio E, Bassetti M, Ripoli A, Pieralli F, Azzini AM, et al. Independent risk factors for mortality in critically ill patients with candidemia on Italian Internal Medicine Wards. Internal and Emergency Medicine. 2018;13:199-204. </w:t>
      </w:r>
      <w:hyperlink r:id="rId16" w:history="1">
        <w:r w:rsidRPr="000715BB">
          <w:rPr>
            <w:rStyle w:val="Hyperlink"/>
          </w:rPr>
          <w:t>http://doi.org/10.1007/s11739-017-1783-9</w:t>
        </w:r>
      </w:hyperlink>
      <w:r w:rsidRPr="000715BB">
        <w:t>.</w:t>
      </w:r>
    </w:p>
    <w:p w14:paraId="47B76E99" w14:textId="50CA828D" w:rsidR="000715BB" w:rsidRPr="000715BB" w:rsidRDefault="000715BB" w:rsidP="000715BB">
      <w:pPr>
        <w:pStyle w:val="EndNoteBibliography"/>
        <w:spacing w:after="0"/>
      </w:pPr>
      <w:r w:rsidRPr="000715BB">
        <w:t xml:space="preserve">[6] Tissot F, Agrawal S, Pagano L, Petrikkos G, Groll AH, Skiada A, et al. ECIL-6 guidelines for the treatment of invasive candidiasis, aspergillosis and mucormycosis in leukemia and hematopoietic stem cell transplant patients. Haematologica. 2017;102:433-44. </w:t>
      </w:r>
      <w:hyperlink r:id="rId17" w:history="1">
        <w:r w:rsidRPr="000715BB">
          <w:rPr>
            <w:rStyle w:val="Hyperlink"/>
          </w:rPr>
          <w:t>http://doi.org/10.3324/haematol.2016.152900</w:t>
        </w:r>
      </w:hyperlink>
      <w:r w:rsidRPr="000715BB">
        <w:t>.</w:t>
      </w:r>
    </w:p>
    <w:p w14:paraId="1E134058" w14:textId="6E8CE0DC" w:rsidR="000715BB" w:rsidRPr="000715BB" w:rsidRDefault="000715BB" w:rsidP="000715BB">
      <w:pPr>
        <w:pStyle w:val="EndNoteBibliography"/>
        <w:spacing w:after="0"/>
      </w:pPr>
      <w:r w:rsidRPr="000715BB">
        <w:t xml:space="preserve">[7] Pappas PG, Kauffman CA, Andes DR, Clancy CJ, Marr KA, Ostrosky-Zeichner L, et al. Clinical Practice Guideline for the Management of Candidiasis: 2016 Update by the Infectious Diseases Society of America. Clin Infect Dis. 2016;62:e1-50. </w:t>
      </w:r>
      <w:hyperlink r:id="rId18" w:history="1">
        <w:r w:rsidRPr="000715BB">
          <w:rPr>
            <w:rStyle w:val="Hyperlink"/>
          </w:rPr>
          <w:t>http://doi.org/10.1093/cid/civ933</w:t>
        </w:r>
      </w:hyperlink>
      <w:r w:rsidRPr="000715BB">
        <w:t>.</w:t>
      </w:r>
    </w:p>
    <w:p w14:paraId="44D36AB5" w14:textId="53E6E6E1" w:rsidR="000715BB" w:rsidRPr="000715BB" w:rsidRDefault="000715BB" w:rsidP="000715BB">
      <w:pPr>
        <w:pStyle w:val="EndNoteBibliography"/>
        <w:spacing w:after="0"/>
      </w:pPr>
      <w:r w:rsidRPr="000715BB">
        <w:t xml:space="preserve">[8] Grau S, Pozo JC, Romá E, Salavert M, Barrueta JA, Peral C, et al. Cost-effectiveness of three echinocandins and fluconazole in the treatment of candidemia and/or invasive candidiasis in nonneutropenic adult patients. Clinicoecon Outcomes Res. 2015;7:527-35. </w:t>
      </w:r>
      <w:hyperlink r:id="rId19" w:history="1">
        <w:r w:rsidRPr="000715BB">
          <w:rPr>
            <w:rStyle w:val="Hyperlink"/>
          </w:rPr>
          <w:t>http://doi.org/10.2147/ceor.S91587</w:t>
        </w:r>
      </w:hyperlink>
      <w:r w:rsidRPr="000715BB">
        <w:t>.</w:t>
      </w:r>
    </w:p>
    <w:p w14:paraId="0951B6D1" w14:textId="77777777" w:rsidR="000715BB" w:rsidRPr="000715BB" w:rsidRDefault="000715BB" w:rsidP="000715BB">
      <w:pPr>
        <w:pStyle w:val="EndNoteBibliography"/>
        <w:spacing w:after="0"/>
      </w:pPr>
      <w:r w:rsidRPr="000715BB">
        <w:t>[9] Pfizer. Summary of Product Characteristics (SmPC) Diflucan. Summary of Product Characteristics (SmPC) Diflucan. 2012.</w:t>
      </w:r>
    </w:p>
    <w:p w14:paraId="7468F50A" w14:textId="77777777" w:rsidR="000715BB" w:rsidRPr="000715BB" w:rsidRDefault="000715BB" w:rsidP="000715BB">
      <w:pPr>
        <w:pStyle w:val="EndNoteBibliography"/>
        <w:spacing w:after="0"/>
      </w:pPr>
      <w:r w:rsidRPr="000715BB">
        <w:t>[10] European Committee on Antimicrobial Susceptibility Testing. Fluconazole: Rationale for the clinical breakpoints, version 3.0. 2020.</w:t>
      </w:r>
    </w:p>
    <w:p w14:paraId="6862A3DC" w14:textId="726C86E0" w:rsidR="000715BB" w:rsidRPr="000715BB" w:rsidRDefault="000715BB" w:rsidP="000715BB">
      <w:pPr>
        <w:pStyle w:val="EndNoteBibliography"/>
        <w:spacing w:after="0"/>
      </w:pPr>
      <w:r w:rsidRPr="000715BB">
        <w:t xml:space="preserve">[11] Jacobson MA, Hanks DK, Ferrell LD. Fatal acute hepatic necrosis due to fluconazole. The American Journal of Medicine. 1994;96:188-90. </w:t>
      </w:r>
      <w:hyperlink r:id="rId20" w:history="1">
        <w:r w:rsidRPr="000715BB">
          <w:rPr>
            <w:rStyle w:val="Hyperlink"/>
          </w:rPr>
          <w:t>http://doi.org/https://doi.org/10.1016/0002-9343(94)90141-4</w:t>
        </w:r>
      </w:hyperlink>
      <w:r w:rsidRPr="000715BB">
        <w:t>.</w:t>
      </w:r>
    </w:p>
    <w:p w14:paraId="698F3C37" w14:textId="77777777" w:rsidR="000715BB" w:rsidRPr="000715BB" w:rsidRDefault="000715BB" w:rsidP="000715BB">
      <w:pPr>
        <w:pStyle w:val="EndNoteBibliography"/>
        <w:spacing w:after="0"/>
      </w:pPr>
      <w:r w:rsidRPr="000715BB">
        <w:t>[12] Matsumoto K, Ueno K, Yoshimura H, Morii M, Takada M, Sawai T, et al. Fluconazole-Induced Convulsions at Serum Trough Concentrations of Approximately 80 μg/mL. Therapeutic Drug Monitoring. 2000;22:635-6.</w:t>
      </w:r>
    </w:p>
    <w:p w14:paraId="755B8DE6" w14:textId="77777777" w:rsidR="000715BB" w:rsidRPr="000715BB" w:rsidRDefault="000715BB" w:rsidP="000715BB">
      <w:pPr>
        <w:pStyle w:val="EndNoteBibliography"/>
        <w:spacing w:after="0"/>
      </w:pPr>
      <w:r w:rsidRPr="000715BB">
        <w:t>[13] Lewis R, Brüggemann R, Padoin C, Maertens J, Marchetti O, Groll A, et al. Triazole antifungal therapeutic drug monitoring.  Sixth European Conference on Infections in Leukaemia Meeting, Sophia Antipolis, France2015.</w:t>
      </w:r>
    </w:p>
    <w:p w14:paraId="49DB4787" w14:textId="79A96262" w:rsidR="000715BB" w:rsidRPr="000715BB" w:rsidRDefault="000715BB" w:rsidP="000715BB">
      <w:pPr>
        <w:pStyle w:val="EndNoteBibliography"/>
        <w:spacing w:after="0"/>
      </w:pPr>
      <w:r w:rsidRPr="000715BB">
        <w:t xml:space="preserve">[14] Sandaradura I, Marriott DJE, Day RO, Norris RLG, Pang E, Stocker SL, et al. Current fluconazole treatment regimens result in under-dosing of critically ill adults during early therapy. Eur J Clin Microbiol Infect Dis. 2021;40:1521-8. </w:t>
      </w:r>
      <w:hyperlink r:id="rId21" w:history="1">
        <w:r w:rsidRPr="000715BB">
          <w:rPr>
            <w:rStyle w:val="Hyperlink"/>
          </w:rPr>
          <w:t>http://doi.org/10.1007/s10096-021-04201-w</w:t>
        </w:r>
      </w:hyperlink>
      <w:r w:rsidRPr="000715BB">
        <w:t>.</w:t>
      </w:r>
    </w:p>
    <w:p w14:paraId="6EB41CCA" w14:textId="6DCADB77" w:rsidR="000715BB" w:rsidRPr="000715BB" w:rsidRDefault="000715BB" w:rsidP="000715BB">
      <w:pPr>
        <w:pStyle w:val="EndNoteBibliography"/>
        <w:spacing w:after="0"/>
      </w:pPr>
      <w:r w:rsidRPr="000715BB">
        <w:t xml:space="preserve">[15]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2" w:history="1">
        <w:r w:rsidRPr="000715BB">
          <w:rPr>
            <w:rStyle w:val="Hyperlink"/>
          </w:rPr>
          <w:t>http://doi.org/10.1128/aac.01554-20</w:t>
        </w:r>
      </w:hyperlink>
      <w:r w:rsidRPr="000715BB">
        <w:t>.</w:t>
      </w:r>
    </w:p>
    <w:p w14:paraId="251E568D" w14:textId="4A7003C1" w:rsidR="000715BB" w:rsidRPr="000715BB" w:rsidRDefault="000715BB" w:rsidP="000715BB">
      <w:pPr>
        <w:pStyle w:val="EndNoteBibliography"/>
        <w:spacing w:after="0"/>
      </w:pPr>
      <w:r w:rsidRPr="000715BB">
        <w:t xml:space="preserve">[16] Muilwijk EW, de Lange DW, Schouten JA, Wasmann RE, Ter Heine R, Burger DM, et al. Suboptimal Dosing of Fluconazole in Critically Ill Patients: Time To Rethink Dosing. Antimicrob Agents Chemother. 2020;64. </w:t>
      </w:r>
      <w:hyperlink r:id="rId23" w:history="1">
        <w:r w:rsidRPr="000715BB">
          <w:rPr>
            <w:rStyle w:val="Hyperlink"/>
          </w:rPr>
          <w:t>http://doi.org/10.1128/aac.00984-20</w:t>
        </w:r>
      </w:hyperlink>
      <w:r w:rsidRPr="000715BB">
        <w:t>.</w:t>
      </w:r>
    </w:p>
    <w:p w14:paraId="53397746" w14:textId="5ABFB379" w:rsidR="000715BB" w:rsidRPr="000715BB" w:rsidRDefault="000715BB" w:rsidP="000715BB">
      <w:pPr>
        <w:pStyle w:val="EndNoteBibliography"/>
        <w:spacing w:after="0"/>
      </w:pPr>
      <w:r w:rsidRPr="000715BB">
        <w:lastRenderedPageBreak/>
        <w:t xml:space="preserve">[17] Alobaid AS, Wallis SC, Jarrett P, Starr T, Stuart J, Lassig-Smith M, et al. Effect of Obesity on the Population Pharmacokinetics of Fluconazole in Critically Ill Patients. Antimicrob Agents Chemother. 2016;60:6550-7. </w:t>
      </w:r>
      <w:hyperlink r:id="rId24" w:history="1">
        <w:r w:rsidRPr="000715BB">
          <w:rPr>
            <w:rStyle w:val="Hyperlink"/>
          </w:rPr>
          <w:t>http://doi.org/10.1128/aac.01088-16</w:t>
        </w:r>
      </w:hyperlink>
      <w:r w:rsidRPr="000715BB">
        <w:t>.</w:t>
      </w:r>
    </w:p>
    <w:p w14:paraId="0B63493B" w14:textId="08AC84D2" w:rsidR="000715BB" w:rsidRPr="000715BB" w:rsidRDefault="000715BB" w:rsidP="000715BB">
      <w:pPr>
        <w:pStyle w:val="EndNoteBibliography"/>
        <w:spacing w:after="0"/>
      </w:pPr>
      <w:r w:rsidRPr="000715BB">
        <w:t xml:space="preserve">[18] Jonsson EN, Karlsson MO. Automated covariate model building within NONMEM. Pharm Res. 1998;15:1463-8. </w:t>
      </w:r>
      <w:hyperlink r:id="rId25" w:history="1">
        <w:r w:rsidRPr="000715BB">
          <w:rPr>
            <w:rStyle w:val="Hyperlink"/>
          </w:rPr>
          <w:t>http://doi.org/10.1023/a:1011970125687</w:t>
        </w:r>
      </w:hyperlink>
      <w:r w:rsidRPr="000715BB">
        <w:t>.</w:t>
      </w:r>
    </w:p>
    <w:p w14:paraId="5769C58F" w14:textId="28BD47DD" w:rsidR="000715BB" w:rsidRPr="000715BB" w:rsidRDefault="000715BB" w:rsidP="000715BB">
      <w:pPr>
        <w:pStyle w:val="EndNoteBibliography"/>
        <w:spacing w:after="0"/>
      </w:pPr>
      <w:r w:rsidRPr="000715BB">
        <w:t xml:space="preserve">[19] Boer P. Estimated lean body mass as an index for normalization of body fluid volumes in humans. Am J Physiol. 1984;247:F632-6. </w:t>
      </w:r>
      <w:hyperlink r:id="rId26" w:history="1">
        <w:r w:rsidRPr="000715BB">
          <w:rPr>
            <w:rStyle w:val="Hyperlink"/>
          </w:rPr>
          <w:t>http://doi.org/10.1152/ajprenal.1984.247.4.F632</w:t>
        </w:r>
      </w:hyperlink>
      <w:r w:rsidRPr="000715BB">
        <w:t>.</w:t>
      </w:r>
    </w:p>
    <w:p w14:paraId="0C712B3D" w14:textId="26C5612A" w:rsidR="000715BB" w:rsidRPr="000715BB" w:rsidRDefault="000715BB" w:rsidP="000715BB">
      <w:pPr>
        <w:pStyle w:val="EndNoteBibliography"/>
        <w:spacing w:after="0"/>
      </w:pPr>
      <w:r w:rsidRPr="000715BB">
        <w:t xml:space="preserve">[20] Sharma A, Sahasrabudhe V, Musib L, Zhang S, Younis I, Kanodia J. Time to Rethink the Current Paradigm for Assessing Kidney Function in Drug Development and Beyond. Clin Pharmacol Ther. 2022;112:946-58. </w:t>
      </w:r>
      <w:hyperlink r:id="rId27" w:history="1">
        <w:r w:rsidRPr="000715BB">
          <w:rPr>
            <w:rStyle w:val="Hyperlink"/>
          </w:rPr>
          <w:t>http://doi.org/10.1002/cpt.2489</w:t>
        </w:r>
      </w:hyperlink>
      <w:r w:rsidRPr="000715BB">
        <w:t>.</w:t>
      </w:r>
    </w:p>
    <w:p w14:paraId="705FB9A1" w14:textId="4F5C89A7" w:rsidR="000715BB" w:rsidRPr="000715BB" w:rsidRDefault="000715BB" w:rsidP="000715BB">
      <w:pPr>
        <w:pStyle w:val="EndNoteBibliography"/>
        <w:spacing w:after="0"/>
      </w:pPr>
      <w:r w:rsidRPr="000715BB">
        <w:t xml:space="preserve">[21] Mould DR, Upton RN. Basic concepts in population modeling, simulation, and model-based drug development-part 2: introduction to pharmacokinetic modeling methods. CPT Pharmacometrics Syst Pharmacol. 2013;2:e38. </w:t>
      </w:r>
      <w:hyperlink r:id="rId28" w:history="1">
        <w:r w:rsidRPr="000715BB">
          <w:rPr>
            <w:rStyle w:val="Hyperlink"/>
          </w:rPr>
          <w:t>http://doi.org/10.1038/psp.2013.14</w:t>
        </w:r>
      </w:hyperlink>
      <w:r w:rsidRPr="000715BB">
        <w:t>.</w:t>
      </w:r>
    </w:p>
    <w:p w14:paraId="636D0AE2" w14:textId="77777777" w:rsidR="000715BB" w:rsidRPr="000715BB" w:rsidRDefault="000715BB" w:rsidP="000715BB">
      <w:pPr>
        <w:pStyle w:val="EndNoteBibliography"/>
        <w:spacing w:after="0"/>
      </w:pPr>
      <w:r w:rsidRPr="000715BB">
        <w:t>[22] Buuren Sv. Flexible Imputation of Missing Data, Second Edition: Taylor &amp; Francis Group; 2018.</w:t>
      </w:r>
    </w:p>
    <w:p w14:paraId="76824879" w14:textId="77777777" w:rsidR="000715BB" w:rsidRPr="000715BB" w:rsidRDefault="000715BB" w:rsidP="000715BB">
      <w:pPr>
        <w:pStyle w:val="EndNoteBibliography"/>
        <w:spacing w:after="0"/>
      </w:pPr>
      <w:r w:rsidRPr="000715BB">
        <w:t>[23] Hosmer DW, Lemeshow S, May S. Applied Survival Analysis: Regression Modeling of Time-to-Event Data, Second Edition: John Wiley &amp; Sons, Inc.; 2008.</w:t>
      </w:r>
    </w:p>
    <w:p w14:paraId="0DAC3FE0" w14:textId="60669947" w:rsidR="000715BB" w:rsidRPr="000715BB" w:rsidRDefault="000715BB" w:rsidP="000715BB">
      <w:pPr>
        <w:pStyle w:val="EndNoteBibliography"/>
        <w:spacing w:after="0"/>
      </w:pPr>
      <w:r w:rsidRPr="000715BB">
        <w:t xml:space="preserve">[24] Azriel D, Schwartzman A. The Empirical Distribution of a Large Number of Correlated Normal Variables. J Am Stat Assoc. 2015;110:1217-28. </w:t>
      </w:r>
      <w:hyperlink r:id="rId29" w:history="1">
        <w:r w:rsidRPr="000715BB">
          <w:rPr>
            <w:rStyle w:val="Hyperlink"/>
          </w:rPr>
          <w:t>http://doi.org/10.1080/01621459.2014.958156</w:t>
        </w:r>
      </w:hyperlink>
      <w:r w:rsidRPr="000715BB">
        <w:t>.</w:t>
      </w:r>
    </w:p>
    <w:p w14:paraId="13432739" w14:textId="77777777" w:rsidR="000715BB" w:rsidRPr="000715BB" w:rsidRDefault="000715BB" w:rsidP="000715BB">
      <w:pPr>
        <w:pStyle w:val="EndNoteBibliography"/>
        <w:spacing w:after="0"/>
      </w:pPr>
      <w:r w:rsidRPr="000715BB">
        <w:t>[25] Committee for Medicinal Products for Human Use (CHMP) EMA. Guideline on the use of pharmacokinetics and pharmacodynamics in the development of antimicrobial medicinal products. United Kingdom: European Medicines Agency; 2016.</w:t>
      </w:r>
    </w:p>
    <w:p w14:paraId="782DFF99" w14:textId="77777777" w:rsidR="000715BB" w:rsidRPr="000715BB" w:rsidRDefault="000715BB" w:rsidP="000715BB">
      <w:pPr>
        <w:pStyle w:val="EndNoteBibliography"/>
        <w:spacing w:after="0"/>
      </w:pPr>
      <w:r w:rsidRPr="000715BB">
        <w:t>[26] Ramachandran KM, Tsokos CP. Chapter 5 - Statistical estimation. In: Ramachandran KM, Tsokos CP, editors. Mathematical Statistics with Applications in R (Third Edition): Academic Press; 2021. p. 179-251.</w:t>
      </w:r>
    </w:p>
    <w:p w14:paraId="5B4848E9" w14:textId="50FFD7E4" w:rsidR="000715BB" w:rsidRPr="000715BB" w:rsidRDefault="000715BB" w:rsidP="000715BB">
      <w:pPr>
        <w:pStyle w:val="EndNoteBibliography"/>
        <w:spacing w:after="0"/>
      </w:pPr>
      <w:r w:rsidRPr="000715BB">
        <w:t xml:space="preserve">[27] Wickham H, Grolemund G. R for Data Science2017. </w:t>
      </w:r>
      <w:hyperlink r:id="rId30" w:history="1">
        <w:r w:rsidRPr="000715BB">
          <w:rPr>
            <w:rStyle w:val="Hyperlink"/>
          </w:rPr>
          <w:t>https://r4ds.had.co.nz/</w:t>
        </w:r>
      </w:hyperlink>
      <w:r w:rsidRPr="000715BB">
        <w:t>.</w:t>
      </w:r>
    </w:p>
    <w:p w14:paraId="0168BE1E" w14:textId="40F531FC" w:rsidR="000715BB" w:rsidRPr="000715BB" w:rsidRDefault="000715BB" w:rsidP="000715BB">
      <w:pPr>
        <w:pStyle w:val="EndNoteBibliography"/>
        <w:spacing w:after="0"/>
      </w:pPr>
      <w:r w:rsidRPr="000715BB">
        <w:t xml:space="preserve">[28] Keizer RJ, Karlsson MO, Hooker A. Modeling and Simulation Workbench for NONMEM: Tutorial on Pirana, PsN, and Xpose. CPT Pharmacometrics Syst Pharmacol. 2013;2:e50. </w:t>
      </w:r>
      <w:hyperlink r:id="rId31" w:history="1">
        <w:r w:rsidRPr="000715BB">
          <w:rPr>
            <w:rStyle w:val="Hyperlink"/>
          </w:rPr>
          <w:t>http://doi.org/10.1038/psp.2013.24</w:t>
        </w:r>
      </w:hyperlink>
      <w:r w:rsidRPr="000715BB">
        <w:t>.</w:t>
      </w:r>
    </w:p>
    <w:p w14:paraId="1E1A5D84" w14:textId="4C51496D" w:rsidR="000715BB" w:rsidRPr="000715BB" w:rsidRDefault="000715BB" w:rsidP="000715BB">
      <w:pPr>
        <w:pStyle w:val="EndNoteBibliography"/>
        <w:spacing w:after="0"/>
      </w:pPr>
      <w:r w:rsidRPr="000715BB">
        <w:t xml:space="preserve">[29] Bergner R, Hoffmann M, Riedel KD, Mikus G, Henrich DM, Haefeli WE, et al. Fluconazole dosing in continuous veno-venous haemofiltration (CVVHF): need for a high daily dose of 800 mg. Nephrol Dial Transplant. 2006;21:1019-23. </w:t>
      </w:r>
      <w:hyperlink r:id="rId32" w:history="1">
        <w:r w:rsidRPr="000715BB">
          <w:rPr>
            <w:rStyle w:val="Hyperlink"/>
          </w:rPr>
          <w:t>http://doi.org/10.1093/ndt/gfi284</w:t>
        </w:r>
      </w:hyperlink>
      <w:r w:rsidRPr="000715BB">
        <w:t>.</w:t>
      </w:r>
    </w:p>
    <w:p w14:paraId="44062EAF" w14:textId="076D8481" w:rsidR="000715BB" w:rsidRPr="000715BB" w:rsidRDefault="000715BB" w:rsidP="000715BB">
      <w:pPr>
        <w:pStyle w:val="EndNoteBibliography"/>
        <w:spacing w:after="0"/>
      </w:pPr>
      <w:r w:rsidRPr="000715BB">
        <w:t xml:space="preserve">[30]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3" w:history="1">
        <w:r w:rsidRPr="000715BB">
          <w:rPr>
            <w:rStyle w:val="Hyperlink"/>
          </w:rPr>
          <w:t>http://doi.org/10.1007/s001340000771</w:t>
        </w:r>
      </w:hyperlink>
      <w:r w:rsidRPr="000715BB">
        <w:t>.</w:t>
      </w:r>
    </w:p>
    <w:p w14:paraId="7184DCF6" w14:textId="77777777" w:rsidR="000715BB" w:rsidRPr="000715BB" w:rsidRDefault="000715BB" w:rsidP="000715BB">
      <w:pPr>
        <w:pStyle w:val="EndNoteBibliography"/>
        <w:spacing w:after="0"/>
      </w:pPr>
      <w:r w:rsidRPr="000715BB">
        <w:t>[31]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432B26A0" w14:textId="78BE6301" w:rsidR="000715BB" w:rsidRPr="000715BB" w:rsidRDefault="000715BB" w:rsidP="000715BB">
      <w:pPr>
        <w:pStyle w:val="EndNoteBibliography"/>
        <w:spacing w:after="0"/>
      </w:pPr>
      <w:r w:rsidRPr="000715BB">
        <w:t xml:space="preserve">[32] Van Daele R, Wauters J, Lagrou K, Denooz R, Hayette MP, Gijsen M, et al. Pharmacokinetic Variability and Target Attainment of Fluconazole in Critically Ill Patients. Microorganisms. 2021;9. </w:t>
      </w:r>
      <w:hyperlink r:id="rId34" w:history="1">
        <w:r w:rsidRPr="000715BB">
          <w:rPr>
            <w:rStyle w:val="Hyperlink"/>
          </w:rPr>
          <w:t>http://doi.org/10.3390/microorganisms9102068</w:t>
        </w:r>
      </w:hyperlink>
      <w:r w:rsidRPr="000715BB">
        <w:t>.</w:t>
      </w:r>
    </w:p>
    <w:p w14:paraId="03165B05" w14:textId="77777777" w:rsidR="000715BB" w:rsidRPr="000715BB" w:rsidRDefault="000715BB" w:rsidP="000715BB">
      <w:pPr>
        <w:pStyle w:val="EndNoteBibliography"/>
        <w:spacing w:after="0"/>
      </w:pPr>
      <w:r w:rsidRPr="000715BB">
        <w:t>[33] Methodology WCCfDS. Fluconazole ATC/DDD Index. 2023.</w:t>
      </w:r>
    </w:p>
    <w:p w14:paraId="3806F3CE" w14:textId="724F27F1" w:rsidR="000715BB" w:rsidRPr="000715BB" w:rsidRDefault="000715BB" w:rsidP="000715BB">
      <w:pPr>
        <w:pStyle w:val="EndNoteBibliography"/>
        <w:spacing w:after="0"/>
      </w:pPr>
      <w:r w:rsidRPr="000715BB">
        <w:t xml:space="preserve">[34]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5" w:history="1">
        <w:r w:rsidRPr="000715BB">
          <w:rPr>
            <w:rStyle w:val="Hyperlink"/>
          </w:rPr>
          <w:t>http://doi.org/10.1016/j.jclinepi.2020.03.026</w:t>
        </w:r>
      </w:hyperlink>
      <w:r w:rsidRPr="000715BB">
        <w:t>.</w:t>
      </w:r>
    </w:p>
    <w:p w14:paraId="26ADAD84" w14:textId="24DB106C" w:rsidR="000715BB" w:rsidRPr="000715BB" w:rsidRDefault="000715BB" w:rsidP="000715BB">
      <w:pPr>
        <w:pStyle w:val="EndNoteBibliography"/>
        <w:spacing w:after="0"/>
      </w:pPr>
      <w:r w:rsidRPr="000715BB">
        <w:t xml:space="preserve">[35] Tierney JF, Vale C, Riley R, Smith CT, Stewart L, Clarke M, et al. Individual Participant Data (IPD) Meta-analyses of Randomised Controlled Trials: Guidance on Their Use. PLoS Med. 2015;12:e1001855. </w:t>
      </w:r>
      <w:hyperlink r:id="rId36" w:history="1">
        <w:r w:rsidRPr="000715BB">
          <w:rPr>
            <w:rStyle w:val="Hyperlink"/>
          </w:rPr>
          <w:t>http://doi.org/10.1371/journal.pmed.1001855</w:t>
        </w:r>
      </w:hyperlink>
      <w:r w:rsidRPr="000715BB">
        <w:t>.</w:t>
      </w:r>
    </w:p>
    <w:p w14:paraId="61787BC8" w14:textId="5C4F93ED" w:rsidR="000715BB" w:rsidRPr="000715BB" w:rsidRDefault="000715BB" w:rsidP="000715BB">
      <w:pPr>
        <w:pStyle w:val="EndNoteBibliography"/>
        <w:spacing w:after="0"/>
      </w:pPr>
      <w:r w:rsidRPr="000715BB">
        <w:lastRenderedPageBreak/>
        <w:t xml:space="preserve">[36]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7" w:history="1">
        <w:r w:rsidRPr="000715BB">
          <w:rPr>
            <w:rStyle w:val="Hyperlink"/>
          </w:rPr>
          <w:t>http://doi.org/10.1128/aac.00424-11</w:t>
        </w:r>
      </w:hyperlink>
      <w:r w:rsidRPr="000715BB">
        <w:t>.</w:t>
      </w:r>
    </w:p>
    <w:p w14:paraId="0E55C0C3" w14:textId="29465ED6" w:rsidR="000715BB" w:rsidRPr="00230687" w:rsidRDefault="000715BB" w:rsidP="000715BB">
      <w:pPr>
        <w:pStyle w:val="EndNoteBibliography"/>
        <w:spacing w:after="0"/>
        <w:rPr>
          <w:lang w:val="nl-BE"/>
          <w:rPrChange w:id="1028" w:author="My Luong Vuong" w:date="2024-05-12T22:27:00Z">
            <w:rPr/>
          </w:rPrChange>
        </w:rPr>
      </w:pPr>
      <w:r w:rsidRPr="000715BB">
        <w:t xml:space="preserve">[37] Aoyama T, Hirata K, Hirata R, Yamazaki H, Yamamoto Y, Hayashi H, et al. Population pharmacokinetics of fluconazole after administration of fosfluconazole and fluconazole in critically ill patients. </w:t>
      </w:r>
      <w:r w:rsidRPr="00230687">
        <w:rPr>
          <w:lang w:val="nl-BE"/>
          <w:rPrChange w:id="1029" w:author="My Luong Vuong" w:date="2024-05-12T22:27:00Z">
            <w:rPr/>
          </w:rPrChange>
        </w:rPr>
        <w:t xml:space="preserve">J Clin Pharm Ther. 2012;37:356-63. </w:t>
      </w:r>
      <w:r w:rsidR="005C1797">
        <w:fldChar w:fldCharType="begin"/>
      </w:r>
      <w:r w:rsidR="005C1797" w:rsidRPr="00230687">
        <w:rPr>
          <w:lang w:val="nl-BE"/>
          <w:rPrChange w:id="1030" w:author="My Luong Vuong" w:date="2024-05-12T22:27:00Z">
            <w:rPr/>
          </w:rPrChange>
        </w:rPr>
        <w:instrText>HYPERLINK "http://doi.org/10.1111/j.1365-2710.2011.01297.x"</w:instrText>
      </w:r>
      <w:r w:rsidR="005C1797">
        <w:fldChar w:fldCharType="separate"/>
      </w:r>
      <w:r w:rsidRPr="00230687">
        <w:rPr>
          <w:rStyle w:val="Hyperlink"/>
          <w:lang w:val="nl-BE"/>
          <w:rPrChange w:id="1031" w:author="My Luong Vuong" w:date="2024-05-12T22:27:00Z">
            <w:rPr>
              <w:rStyle w:val="Hyperlink"/>
            </w:rPr>
          </w:rPrChange>
        </w:rPr>
        <w:t>http://doi.org/10.1111/j.1365-2710.2011.01297.x</w:t>
      </w:r>
      <w:r w:rsidR="005C1797">
        <w:rPr>
          <w:rStyle w:val="Hyperlink"/>
        </w:rPr>
        <w:fldChar w:fldCharType="end"/>
      </w:r>
      <w:r w:rsidRPr="00230687">
        <w:rPr>
          <w:lang w:val="nl-BE"/>
          <w:rPrChange w:id="1032" w:author="My Luong Vuong" w:date="2024-05-12T22:27:00Z">
            <w:rPr/>
          </w:rPrChange>
        </w:rPr>
        <w:t>.</w:t>
      </w:r>
    </w:p>
    <w:p w14:paraId="511FE1F9" w14:textId="23B1C998" w:rsidR="000715BB" w:rsidRPr="000715BB" w:rsidRDefault="000715BB" w:rsidP="000715BB">
      <w:pPr>
        <w:pStyle w:val="EndNoteBibliography"/>
        <w:spacing w:after="0"/>
      </w:pPr>
      <w:r w:rsidRPr="00230687">
        <w:rPr>
          <w:lang w:val="nl-BE"/>
          <w:rPrChange w:id="1033" w:author="My Luong Vuong" w:date="2024-05-12T22:27:00Z">
            <w:rPr/>
          </w:rPrChange>
        </w:rPr>
        <w:t xml:space="preserve">[38] Chen L, van Rhee KP, Wasmann RE, Krekels EHJ, Wiezer MJ, van Dongen EPA, et al. </w:t>
      </w:r>
      <w:r w:rsidRPr="000715BB">
        <w:t xml:space="preserve">Total bodyweight and sex both drive pharmacokinetic variability of fluconazole in obese adults. J Antimicrob Chemother. 2022;77:2217-26. </w:t>
      </w:r>
      <w:hyperlink r:id="rId38" w:history="1">
        <w:r w:rsidRPr="000715BB">
          <w:rPr>
            <w:rStyle w:val="Hyperlink"/>
          </w:rPr>
          <w:t>http://doi.org/10.1093/jac/dkac160</w:t>
        </w:r>
      </w:hyperlink>
      <w:r w:rsidRPr="000715BB">
        <w:t>.</w:t>
      </w:r>
    </w:p>
    <w:p w14:paraId="08C096A4" w14:textId="1CC5F657" w:rsidR="000715BB" w:rsidRPr="000715BB" w:rsidRDefault="000715BB" w:rsidP="000715BB">
      <w:pPr>
        <w:pStyle w:val="EndNoteBibliography"/>
        <w:spacing w:after="0"/>
      </w:pPr>
      <w:r w:rsidRPr="000715BB">
        <w:t xml:space="preserve">[39] Huang C-Y, Güiza F, De Vlieger G, Meyfroidt G. Daily fluctuations in kidney function in critically ill adults. Critical Care. 2022;26:347. </w:t>
      </w:r>
      <w:hyperlink r:id="rId39" w:history="1">
        <w:r w:rsidRPr="000715BB">
          <w:rPr>
            <w:rStyle w:val="Hyperlink"/>
          </w:rPr>
          <w:t>http://doi.org/10.1186/s13054-022-04226-3</w:t>
        </w:r>
      </w:hyperlink>
      <w:r w:rsidRPr="000715BB">
        <w:t>.</w:t>
      </w:r>
    </w:p>
    <w:p w14:paraId="1A351AD7" w14:textId="4D71CFBC" w:rsidR="000715BB" w:rsidRPr="000715BB" w:rsidRDefault="000715BB" w:rsidP="000715BB">
      <w:pPr>
        <w:pStyle w:val="EndNoteBibliography"/>
        <w:spacing w:after="0"/>
      </w:pPr>
      <w:r w:rsidRPr="000715BB">
        <w:t xml:space="preserve">[40] Johansson Å M, Karlsson MO. Comparison of methods for handling missing covariate data. Aaps j. 2013;15:1232-41. </w:t>
      </w:r>
      <w:hyperlink r:id="rId40" w:history="1">
        <w:r w:rsidRPr="000715BB">
          <w:rPr>
            <w:rStyle w:val="Hyperlink"/>
          </w:rPr>
          <w:t>http://doi.org/10.1208/s12248-013-9526-y</w:t>
        </w:r>
      </w:hyperlink>
      <w:r w:rsidRPr="000715BB">
        <w:t>.</w:t>
      </w:r>
    </w:p>
    <w:p w14:paraId="0576D492" w14:textId="05B9AA95" w:rsidR="000715BB" w:rsidRPr="000715BB" w:rsidRDefault="000715BB" w:rsidP="000715BB">
      <w:pPr>
        <w:pStyle w:val="EndNoteBibliography"/>
        <w:spacing w:after="0"/>
      </w:pPr>
      <w:r w:rsidRPr="000715BB">
        <w:t xml:space="preserve">[41] Heymans MW, Twisk JWR. Handling missing data in clinical research. Journal of Clinical Epidemiology. 2022;151:185-8. </w:t>
      </w:r>
      <w:hyperlink r:id="rId41" w:history="1">
        <w:r w:rsidRPr="000715BB">
          <w:rPr>
            <w:rStyle w:val="Hyperlink"/>
          </w:rPr>
          <w:t>http://doi.org/https://doi.org/10.1016/j.jclinepi.2022.08.016</w:t>
        </w:r>
      </w:hyperlink>
      <w:r w:rsidRPr="000715BB">
        <w:t>.</w:t>
      </w:r>
    </w:p>
    <w:p w14:paraId="6A297F54" w14:textId="777122AB" w:rsidR="000715BB" w:rsidRPr="000715BB" w:rsidRDefault="000715BB" w:rsidP="000715BB">
      <w:pPr>
        <w:pStyle w:val="EndNoteBibliography"/>
        <w:spacing w:after="0"/>
      </w:pPr>
      <w:r w:rsidRPr="000715BB">
        <w:t xml:space="preserve">[42]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2" w:history="1">
        <w:r w:rsidRPr="000715BB">
          <w:rPr>
            <w:rStyle w:val="Hyperlink"/>
          </w:rPr>
          <w:t>http://doi.org/10.1128/aac.02019-20</w:t>
        </w:r>
      </w:hyperlink>
      <w:r w:rsidRPr="000715BB">
        <w:t>.</w:t>
      </w:r>
    </w:p>
    <w:p w14:paraId="51910B59" w14:textId="0EFA14F2" w:rsidR="000715BB" w:rsidRPr="000715BB" w:rsidRDefault="000715BB" w:rsidP="000715BB">
      <w:pPr>
        <w:pStyle w:val="EndNoteBibliography"/>
        <w:spacing w:after="0"/>
      </w:pPr>
      <w:r w:rsidRPr="000715BB">
        <w:t xml:space="preserve">[43] Darnis S, Fareau N, Corallo CE, Poole S, Dooley MJ, Cheng AC. Estimation of body weight in hospitalized patients. QJM: An International Journal of Medicine. 2012;105:769-74. </w:t>
      </w:r>
      <w:hyperlink r:id="rId43" w:history="1">
        <w:r w:rsidRPr="000715BB">
          <w:rPr>
            <w:rStyle w:val="Hyperlink"/>
          </w:rPr>
          <w:t>http://doi.org/10.1093/qjmed/hcs060</w:t>
        </w:r>
      </w:hyperlink>
      <w:r w:rsidRPr="000715BB">
        <w:t>.</w:t>
      </w:r>
    </w:p>
    <w:p w14:paraId="79EB4A3C" w14:textId="30D1C4BA" w:rsidR="000715BB" w:rsidRPr="000715BB" w:rsidRDefault="000715BB" w:rsidP="000715BB">
      <w:pPr>
        <w:pStyle w:val="EndNoteBibliography"/>
        <w:spacing w:after="0"/>
      </w:pPr>
      <w:r w:rsidRPr="000715BB">
        <w:t xml:space="preserve">[44] van Wijk RC, Imperial MZ, Savic RM, Solans BP. Pharmacokinetic analysis across studies to drive knowledge-integration: A tutorial on individual patient data meta-analysis (IPDMA). CPT Pharmacometrics Syst Pharmacol. 2023;12:1187-200. </w:t>
      </w:r>
      <w:hyperlink r:id="rId44" w:history="1">
        <w:r w:rsidRPr="000715BB">
          <w:rPr>
            <w:rStyle w:val="Hyperlink"/>
          </w:rPr>
          <w:t>http://doi.org/10.1002/psp4.13002</w:t>
        </w:r>
      </w:hyperlink>
      <w:r w:rsidRPr="000715BB">
        <w:t>.</w:t>
      </w:r>
    </w:p>
    <w:p w14:paraId="7C1B9EE4" w14:textId="4FCBE927" w:rsidR="000715BB" w:rsidRPr="000715BB" w:rsidRDefault="000715BB" w:rsidP="000715BB">
      <w:pPr>
        <w:pStyle w:val="EndNoteBibliography"/>
        <w:spacing w:after="0"/>
      </w:pPr>
      <w:r w:rsidRPr="000715BB">
        <w:t xml:space="preserve">[45] Li L, Li X, Xia Y, Chu Y, Zhong H, Li J, et al. Recommendation of Antimicrobial Dosing Optimization During Continuous Renal Replacement Therapy. Front Pharmacol. 2020;11:786. </w:t>
      </w:r>
      <w:hyperlink r:id="rId45" w:history="1">
        <w:r w:rsidRPr="000715BB">
          <w:rPr>
            <w:rStyle w:val="Hyperlink"/>
          </w:rPr>
          <w:t>http://doi.org/10.3389/fphar.2020.00786</w:t>
        </w:r>
      </w:hyperlink>
      <w:r w:rsidRPr="000715BB">
        <w:t>.</w:t>
      </w:r>
    </w:p>
    <w:p w14:paraId="6686490B" w14:textId="11B52BBE" w:rsidR="000715BB" w:rsidRPr="000715BB" w:rsidRDefault="000715BB" w:rsidP="000715BB">
      <w:pPr>
        <w:pStyle w:val="EndNoteBibliography"/>
      </w:pPr>
      <w:r w:rsidRPr="000715BB">
        <w:t xml:space="preserve">[46] Novy E, Abdul-Aziz MH, Cheng V, Burrows F, Buscher H, Corley A, et al. Population pharmacokinetics of fluconazole in critically ill patients receiving extracorporeal membrane oxygenation and continuous renal replacement therapy: an ASAP ECMO study. Antimicrobial Agents and Chemotherapy. 2024;68:e01201-23. </w:t>
      </w:r>
      <w:hyperlink r:id="rId46" w:history="1">
        <w:r w:rsidRPr="000715BB">
          <w:rPr>
            <w:rStyle w:val="Hyperlink"/>
          </w:rPr>
          <w:t>http://doi.org/doi:10.1128/aac.01201-23</w:t>
        </w:r>
      </w:hyperlink>
      <w:r w:rsidRPr="000715BB">
        <w:t>.</w:t>
      </w:r>
    </w:p>
    <w:p w14:paraId="218B9AF3" w14:textId="2F8398B6"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751"/>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47"/>
          <w:type w:val="continuous"/>
          <w:pgSz w:w="11906" w:h="16838" w:code="9"/>
          <w:pgMar w:top="1440" w:right="1440" w:bottom="1440" w:left="1440" w:header="720" w:footer="720" w:gutter="0"/>
          <w:cols w:space="720"/>
          <w:titlePg/>
          <w:docGrid w:linePitch="360"/>
        </w:sectPr>
      </w:pPr>
    </w:p>
    <w:p w14:paraId="140239CA" w14:textId="404ADFE0" w:rsidR="00E6620C" w:rsidRPr="00E03B11" w:rsidRDefault="00346601" w:rsidP="00AA2598">
      <w:pPr>
        <w:spacing w:after="0"/>
      </w:pPr>
      <w:r w:rsidRPr="00E03B11">
        <w:lastRenderedPageBreak/>
        <w:t xml:space="preserve"> </w:t>
      </w:r>
      <w:r w:rsidR="00F73945" w:rsidRPr="00E03B11">
        <w:rPr>
          <w:b/>
          <w:bCs/>
        </w:rPr>
        <w:t>Table 1.</w:t>
      </w:r>
      <w:r w:rsidR="00F73945"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Change w:id="1034">
          <w:tblGrid>
            <w:gridCol w:w="2552"/>
            <w:gridCol w:w="1243"/>
            <w:gridCol w:w="1244"/>
            <w:gridCol w:w="1244"/>
            <w:gridCol w:w="1244"/>
            <w:gridCol w:w="1243"/>
            <w:gridCol w:w="1244"/>
            <w:gridCol w:w="1244"/>
            <w:gridCol w:w="1244"/>
            <w:gridCol w:w="1244"/>
          </w:tblGrid>
        </w:tblGridChange>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09EC6DB5"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PjxSZWNOdW0+NjwvUmVjTnVtPjxEaXNwbGF5VGV4dD7CoFszMl08L0Rpc3BsYXlUZXh0PjxyZWNv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BE2059" w:rsidRPr="0056004A">
              <w:rPr>
                <w:b/>
                <w:bCs/>
                <w:sz w:val="18"/>
                <w:szCs w:val="18"/>
                <w:lang w:val="nl-BE"/>
                <w:rPrChange w:id="1035" w:author="My Luong Vuong" w:date="2024-05-12T21:54:00Z">
                  <w:rPr>
                    <w:b/>
                    <w:bCs/>
                    <w:sz w:val="18"/>
                    <w:szCs w:val="18"/>
                  </w:rPr>
                </w:rPrChange>
              </w:rPr>
              <w:instrText xml:space="preserve"> ADDIN EN.CITE </w:instrText>
            </w:r>
            <w:r w:rsidR="00BE2059">
              <w:rPr>
                <w:b/>
                <w:bCs/>
                <w:sz w:val="18"/>
                <w:szCs w:val="18"/>
              </w:rPr>
              <w:fldChar w:fldCharType="begin">
                <w:fldData xml:space="preserve">PEVuZE5vdGU+PENpdGU+PEF1dGhvcj5WYW4gRGFlbGU8L0F1dGhvcj48WWVhcj4yMDIxPC9ZZWFy
PjxSZWNOdW0+NjwvUmVjTnVtPjxEaXNwbGF5VGV4dD7CoFszMl08L0Rpc3BsYXlUZXh0PjxyZWNv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BE2059" w:rsidRPr="0056004A">
              <w:rPr>
                <w:b/>
                <w:bCs/>
                <w:sz w:val="18"/>
                <w:szCs w:val="18"/>
                <w:lang w:val="nl-BE"/>
                <w:rPrChange w:id="1036" w:author="My Luong Vuong" w:date="2024-05-12T21:54:00Z">
                  <w:rPr>
                    <w:b/>
                    <w:bCs/>
                    <w:sz w:val="18"/>
                    <w:szCs w:val="18"/>
                  </w:rPr>
                </w:rPrChange>
              </w:rPr>
              <w:instrText xml:space="preserve"> ADDIN EN.CITE.DATA </w:instrText>
            </w:r>
            <w:r w:rsidR="00BE2059">
              <w:rPr>
                <w:b/>
                <w:bCs/>
                <w:sz w:val="18"/>
                <w:szCs w:val="18"/>
              </w:rPr>
            </w:r>
            <w:r w:rsidR="00BE2059">
              <w:rPr>
                <w:b/>
                <w:bCs/>
                <w:sz w:val="18"/>
                <w:szCs w:val="18"/>
              </w:rPr>
              <w:fldChar w:fldCharType="end"/>
            </w:r>
            <w:r w:rsidR="0012034A" w:rsidRPr="002E01AC">
              <w:rPr>
                <w:b/>
                <w:bCs/>
                <w:sz w:val="18"/>
                <w:szCs w:val="18"/>
              </w:rPr>
            </w:r>
            <w:r w:rsidR="0012034A" w:rsidRPr="002E01AC">
              <w:rPr>
                <w:b/>
                <w:bCs/>
                <w:sz w:val="18"/>
                <w:szCs w:val="18"/>
              </w:rPr>
              <w:fldChar w:fldCharType="separate"/>
            </w:r>
            <w:r w:rsidR="00BE2059" w:rsidRPr="00BE2059">
              <w:rPr>
                <w:b/>
                <w:bCs/>
                <w:noProof/>
                <w:sz w:val="18"/>
                <w:szCs w:val="18"/>
                <w:lang w:val="nl-BE"/>
              </w:rPr>
              <w:t> [32]</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257165AB"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PFJlY051bT4xMDwvUmVjTnVtPjxEaXNwbGF5VGV4dD7CoFsxNl08L0Rpc3BsYXlUZXh0PjxyZWNv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E2059">
              <w:rPr>
                <w:b/>
                <w:bCs/>
                <w:sz w:val="18"/>
                <w:szCs w:val="18"/>
              </w:rPr>
              <w:instrText xml:space="preserve"> ADDIN EN.CITE </w:instrText>
            </w:r>
            <w:r w:rsidR="00BE2059">
              <w:rPr>
                <w:b/>
                <w:bCs/>
                <w:sz w:val="18"/>
                <w:szCs w:val="18"/>
              </w:rPr>
              <w:fldChar w:fldCharType="begin">
                <w:fldData xml:space="preserve">PEVuZE5vdGU+PENpdGU+PEF1dGhvcj5NdWlsd2lqazwvQXV0aG9yPjxZZWFyPjIwMjA8L1llYXI+
PFJlY051bT4xMDwvUmVjTnVtPjxEaXNwbGF5VGV4dD7CoFsxNl08L0Rpc3BsYXlUZXh0PjxyZWNv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E2059">
              <w:rPr>
                <w:b/>
                <w:bCs/>
                <w:sz w:val="18"/>
                <w:szCs w:val="18"/>
              </w:rPr>
              <w:instrText xml:space="preserve"> ADDIN EN.CITE.DATA </w:instrText>
            </w:r>
            <w:r w:rsidR="00BE2059">
              <w:rPr>
                <w:b/>
                <w:bCs/>
                <w:sz w:val="18"/>
                <w:szCs w:val="18"/>
              </w:rPr>
            </w:r>
            <w:r w:rsidR="00BE2059">
              <w:rPr>
                <w:b/>
                <w:bCs/>
                <w:sz w:val="18"/>
                <w:szCs w:val="18"/>
              </w:rPr>
              <w:fldChar w:fldCharType="end"/>
            </w:r>
            <w:r w:rsidR="00045E2C" w:rsidRPr="002E01AC">
              <w:rPr>
                <w:b/>
                <w:bCs/>
                <w:sz w:val="18"/>
                <w:szCs w:val="18"/>
              </w:rPr>
            </w:r>
            <w:r w:rsidR="00045E2C" w:rsidRPr="002E01AC">
              <w:rPr>
                <w:b/>
                <w:bCs/>
                <w:sz w:val="18"/>
                <w:szCs w:val="18"/>
              </w:rPr>
              <w:fldChar w:fldCharType="separate"/>
            </w:r>
            <w:r w:rsidR="00BE2059">
              <w:rPr>
                <w:b/>
                <w:bCs/>
                <w:noProof/>
                <w:sz w:val="18"/>
                <w:szCs w:val="18"/>
              </w:rPr>
              <w:t> [16]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27B34CBC"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BE2059">
              <w:rPr>
                <w:b/>
                <w:bCs/>
                <w:sz w:val="18"/>
                <w:szCs w:val="18"/>
              </w:rPr>
              <w:instrText xml:space="preserve"> ADDIN EN.CITE &lt;EndNote&gt;&lt;Cite&gt;&lt;Author&gt;Bergner&lt;/Author&gt;&lt;Year&gt;2006&lt;/Year&gt;&lt;RecNum&gt;21&lt;/RecNum&gt;&lt;DisplayText&gt; [29]&lt;/DisplayText&gt;&lt;record&gt;&lt;rec-number&gt;21&lt;/rec-number&gt;&lt;foreign-keys&gt;&lt;key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BE2059">
              <w:rPr>
                <w:b/>
                <w:bCs/>
                <w:noProof/>
                <w:sz w:val="18"/>
                <w:szCs w:val="18"/>
              </w:rPr>
              <w:t> [29]</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5D185718"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Y051bT4yMjwvUmVjTnVtPjxEaXNwbGF5VGV4dD7CoFszMF08L0Rpc3BsYXlUZXh0PjxyZWNvcmQ+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BE2059">
              <w:rPr>
                <w:b/>
                <w:bCs/>
                <w:sz w:val="18"/>
                <w:szCs w:val="18"/>
              </w:rPr>
              <w:instrText xml:space="preserve"> ADDIN EN.CITE </w:instrText>
            </w:r>
            <w:r w:rsidR="00BE2059">
              <w:rPr>
                <w:b/>
                <w:bCs/>
                <w:sz w:val="18"/>
                <w:szCs w:val="18"/>
              </w:rPr>
              <w:fldChar w:fldCharType="begin">
                <w:fldData xml:space="preserve">PEVuZE5vdGU+PENpdGU+PEF1dGhvcj5CdWlqazwvQXV0aG9yPjxZZWFyPjIwMDE8L1llYXI+PFJl
Y051bT4yMjwvUmVjTnVtPjxEaXNwbGF5VGV4dD7CoFszMF08L0Rpc3BsYXlUZXh0PjxyZWNvcmQ+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BE2059">
              <w:rPr>
                <w:b/>
                <w:bCs/>
                <w:sz w:val="18"/>
                <w:szCs w:val="18"/>
              </w:rPr>
              <w:instrText xml:space="preserve"> ADDIN EN.CITE.DATA </w:instrText>
            </w:r>
            <w:r w:rsidR="00BE2059">
              <w:rPr>
                <w:b/>
                <w:bCs/>
                <w:sz w:val="18"/>
                <w:szCs w:val="18"/>
              </w:rPr>
            </w:r>
            <w:r w:rsidR="00BE2059">
              <w:rPr>
                <w:b/>
                <w:bCs/>
                <w:sz w:val="18"/>
                <w:szCs w:val="18"/>
              </w:rPr>
              <w:fldChar w:fldCharType="end"/>
            </w:r>
            <w:r w:rsidR="00427372" w:rsidRPr="002E01AC">
              <w:rPr>
                <w:b/>
                <w:bCs/>
                <w:sz w:val="18"/>
                <w:szCs w:val="18"/>
              </w:rPr>
            </w:r>
            <w:r w:rsidR="00427372" w:rsidRPr="002E01AC">
              <w:rPr>
                <w:b/>
                <w:bCs/>
                <w:sz w:val="18"/>
                <w:szCs w:val="18"/>
              </w:rPr>
              <w:fldChar w:fldCharType="separate"/>
            </w:r>
            <w:r w:rsidR="00BE2059">
              <w:rPr>
                <w:b/>
                <w:bCs/>
                <w:noProof/>
                <w:sz w:val="18"/>
                <w:szCs w:val="18"/>
              </w:rPr>
              <w:t> [30]</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178DD661"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YXI+PFJlY051bT40PC9SZWNOdW0+PERpc3BsYXlUZXh0PsKgWzE0XTwvRGlzcGxheVRleHQ+PHJl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E2059">
              <w:rPr>
                <w:b/>
                <w:bCs/>
                <w:sz w:val="18"/>
                <w:szCs w:val="18"/>
              </w:rPr>
              <w:instrText xml:space="preserve"> ADDIN EN.CITE </w:instrText>
            </w:r>
            <w:r w:rsidR="00BE2059">
              <w:rPr>
                <w:b/>
                <w:bCs/>
                <w:sz w:val="18"/>
                <w:szCs w:val="18"/>
              </w:rPr>
              <w:fldChar w:fldCharType="begin">
                <w:fldData xml:space="preserve">PEVuZE5vdGU+PENpdGU+PEF1dGhvcj5TYW5kYXJhZHVyYTwvQXV0aG9yPjxZZWFyPjIwMjE8L1ll
YXI+PFJlY051bT40PC9SZWNOdW0+PERpc3BsYXlUZXh0PsKgWzE0XTwvRGlzcGxheVRleHQ+PHJl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E2059">
              <w:rPr>
                <w:b/>
                <w:bCs/>
                <w:sz w:val="18"/>
                <w:szCs w:val="18"/>
              </w:rPr>
              <w:instrText xml:space="preserve"> ADDIN EN.CITE.DATA </w:instrText>
            </w:r>
            <w:r w:rsidR="00BE2059">
              <w:rPr>
                <w:b/>
                <w:bCs/>
                <w:sz w:val="18"/>
                <w:szCs w:val="18"/>
              </w:rPr>
            </w:r>
            <w:r w:rsidR="00BE2059">
              <w:rPr>
                <w:b/>
                <w:bCs/>
                <w:sz w:val="18"/>
                <w:szCs w:val="18"/>
              </w:rPr>
              <w:fldChar w:fldCharType="end"/>
            </w:r>
            <w:r w:rsidR="00344F02" w:rsidRPr="002E01AC">
              <w:rPr>
                <w:b/>
                <w:bCs/>
                <w:sz w:val="18"/>
                <w:szCs w:val="18"/>
              </w:rPr>
            </w:r>
            <w:r w:rsidR="00344F02" w:rsidRPr="002E01AC">
              <w:rPr>
                <w:b/>
                <w:bCs/>
                <w:sz w:val="18"/>
                <w:szCs w:val="18"/>
              </w:rPr>
              <w:fldChar w:fldCharType="separate"/>
            </w:r>
            <w:r w:rsidR="00BE2059">
              <w:rPr>
                <w:b/>
                <w:bCs/>
                <w:noProof/>
                <w:sz w:val="18"/>
                <w:szCs w:val="18"/>
              </w:rPr>
              <w:t> [14]</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30FDD80B"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BE2059">
              <w:rPr>
                <w:b/>
                <w:bCs/>
                <w:sz w:val="18"/>
                <w:szCs w:val="18"/>
              </w:rPr>
              <w:instrText xml:space="preserve"> ADDIN EN.CITE &lt;EndNote&gt;&lt;Cite&gt;&lt;Author&gt;Sinnollareddy&lt;/Author&gt;&lt;Year&gt;2015&lt;/Year&gt;&lt;RecNum&gt;5&lt;/RecNum&gt;&lt;DisplayText&gt; [31]&lt;/DisplayText&gt;&lt;record&gt;&lt;rec-number&gt;5&lt;/rec-number&gt;&lt;foreign-keys&gt;&lt;key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BE2059">
              <w:rPr>
                <w:b/>
                <w:bCs/>
                <w:noProof/>
                <w:sz w:val="18"/>
                <w:szCs w:val="18"/>
              </w:rPr>
              <w:t> [31]</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4A6D095C"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UmVjTnVtPjE5PC9SZWNOdW0+PERpc3BsYXlUZXh0PsKgWzE3XTwvRGlzcGxheVRleHQ+PHJlY29y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E2059">
              <w:rPr>
                <w:b/>
                <w:bCs/>
                <w:sz w:val="18"/>
                <w:szCs w:val="18"/>
              </w:rPr>
              <w:instrText xml:space="preserve"> ADDIN EN.CITE </w:instrText>
            </w:r>
            <w:r w:rsidR="00BE2059">
              <w:rPr>
                <w:b/>
                <w:bCs/>
                <w:sz w:val="18"/>
                <w:szCs w:val="18"/>
              </w:rPr>
              <w:fldChar w:fldCharType="begin">
                <w:fldData xml:space="preserve">PEVuZE5vdGU+PENpdGU+PEF1dGhvcj5BbG9iYWlkPC9BdXRob3I+PFllYXI+MjAxNjwvWWVhcj48
UmVjTnVtPjE5PC9SZWNOdW0+PERpc3BsYXlUZXh0PsKgWzE3XTwvRGlzcGxheVRleHQ+PHJlY29y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E2059">
              <w:rPr>
                <w:b/>
                <w:bCs/>
                <w:sz w:val="18"/>
                <w:szCs w:val="18"/>
              </w:rPr>
              <w:instrText xml:space="preserve"> ADDIN EN.CITE.DATA </w:instrText>
            </w:r>
            <w:r w:rsidR="00BE2059">
              <w:rPr>
                <w:b/>
                <w:bCs/>
                <w:sz w:val="18"/>
                <w:szCs w:val="18"/>
              </w:rPr>
            </w:r>
            <w:r w:rsidR="00BE2059">
              <w:rPr>
                <w:b/>
                <w:bCs/>
                <w:sz w:val="18"/>
                <w:szCs w:val="18"/>
              </w:rPr>
              <w:fldChar w:fldCharType="end"/>
            </w:r>
            <w:r w:rsidR="00EC311D" w:rsidRPr="002E01AC">
              <w:rPr>
                <w:b/>
                <w:bCs/>
                <w:sz w:val="18"/>
                <w:szCs w:val="18"/>
              </w:rPr>
            </w:r>
            <w:r w:rsidR="00EC311D" w:rsidRPr="002E01AC">
              <w:rPr>
                <w:b/>
                <w:bCs/>
                <w:sz w:val="18"/>
                <w:szCs w:val="18"/>
              </w:rPr>
              <w:fldChar w:fldCharType="separate"/>
            </w:r>
            <w:r w:rsidR="00BE2059">
              <w:rPr>
                <w:b/>
                <w:bCs/>
                <w:noProof/>
                <w:sz w:val="18"/>
                <w:szCs w:val="18"/>
              </w:rPr>
              <w:t> [17]</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2624AE42" w:rsidR="00B10629" w:rsidRPr="002E01AC" w:rsidRDefault="00B10629" w:rsidP="002E01AC">
            <w:pPr>
              <w:spacing w:after="0" w:line="240" w:lineRule="auto"/>
              <w:jc w:val="left"/>
              <w:rPr>
                <w:b/>
                <w:bCs/>
                <w:sz w:val="18"/>
                <w:szCs w:val="18"/>
              </w:rPr>
            </w:pPr>
            <w:proofErr w:type="spellStart"/>
            <w:r w:rsidRPr="002E01AC">
              <w:rPr>
                <w:b/>
                <w:bCs/>
                <w:sz w:val="18"/>
                <w:szCs w:val="18"/>
              </w:rPr>
              <w:t>Boonstra</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PFJlY051bT43PC9SZWNOdW0+PERpc3BsYXlUZXh0PsKgWzE1XTwvRGlzcGxheVRleHQ+PHJlY29y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E2059">
              <w:rPr>
                <w:b/>
                <w:bCs/>
                <w:sz w:val="18"/>
                <w:szCs w:val="18"/>
              </w:rPr>
              <w:instrText xml:space="preserve"> ADDIN EN.CITE </w:instrText>
            </w:r>
            <w:r w:rsidR="00BE2059">
              <w:rPr>
                <w:b/>
                <w:bCs/>
                <w:sz w:val="18"/>
                <w:szCs w:val="18"/>
              </w:rPr>
              <w:fldChar w:fldCharType="begin">
                <w:fldData xml:space="preserve">PEVuZE5vdGU+PENpdGU+PEF1dGhvcj5Cb29uc3RyYTwvQXV0aG9yPjxZZWFyPjIwMjE8L1llYXI+
PFJlY051bT43PC9SZWNOdW0+PERpc3BsYXlUZXh0PsKgWzE1XTwvRGlzcGxheVRleHQ+PHJlY29y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E2059">
              <w:rPr>
                <w:b/>
                <w:bCs/>
                <w:sz w:val="18"/>
                <w:szCs w:val="18"/>
              </w:rPr>
              <w:instrText xml:space="preserve"> ADDIN EN.CITE.DATA </w:instrText>
            </w:r>
            <w:r w:rsidR="00BE2059">
              <w:rPr>
                <w:b/>
                <w:bCs/>
                <w:sz w:val="18"/>
                <w:szCs w:val="18"/>
              </w:rPr>
            </w:r>
            <w:r w:rsidR="00BE2059">
              <w:rPr>
                <w:b/>
                <w:bCs/>
                <w:sz w:val="18"/>
                <w:szCs w:val="18"/>
              </w:rPr>
              <w:fldChar w:fldCharType="end"/>
            </w:r>
            <w:r w:rsidR="00EC311D" w:rsidRPr="002E01AC">
              <w:rPr>
                <w:b/>
                <w:bCs/>
                <w:sz w:val="18"/>
                <w:szCs w:val="18"/>
              </w:rPr>
            </w:r>
            <w:r w:rsidR="00EC311D" w:rsidRPr="002E01AC">
              <w:rPr>
                <w:b/>
                <w:bCs/>
                <w:sz w:val="18"/>
                <w:szCs w:val="18"/>
              </w:rPr>
              <w:fldChar w:fldCharType="separate"/>
            </w:r>
            <w:r w:rsidR="00BE2059">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E447D1">
        <w:tblPrEx>
          <w:tblW w:w="0" w:type="auto"/>
          <w:jc w:val="center"/>
          <w:shd w:val="clear" w:color="auto" w:fill="FFFFFF"/>
          <w:tblLayout w:type="fixed"/>
          <w:tblCellMar>
            <w:left w:w="0" w:type="dxa"/>
            <w:right w:w="0" w:type="dxa"/>
          </w:tblCellMar>
          <w:tblPrExChange w:id="1037" w:author="My Luong Vuong" w:date="2024-03-21T13:19:00Z">
            <w:tblPrEx>
              <w:tblW w:w="0" w:type="auto"/>
              <w:jc w:val="center"/>
              <w:shd w:val="clear" w:color="auto" w:fill="FFFFFF"/>
              <w:tblLayout w:type="fixed"/>
              <w:tblCellMar>
                <w:left w:w="0" w:type="dxa"/>
                <w:right w:w="0" w:type="dxa"/>
              </w:tblCellMar>
            </w:tblPrEx>
          </w:tblPrExChange>
        </w:tblPrEx>
        <w:trPr>
          <w:trHeight w:val="20"/>
          <w:jc w:val="center"/>
          <w:ins w:id="1038" w:author="My Luong Vuong" w:date="2024-03-21T13:14:00Z"/>
          <w:trPrChange w:id="1039" w:author="My Luong Vuong" w:date="2024-03-21T13:19:00Z">
            <w:trPr>
              <w:trHeight w:val="20"/>
              <w:jc w:val="center"/>
            </w:trPr>
          </w:trPrChange>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Change w:id="1040" w:author="My Luong Vuong" w:date="2024-03-21T13:19:00Z">
              <w:tcPr>
                <w:tcW w:w="2552" w:type="dxa"/>
                <w:tcBorders>
                  <w:top w:val="nil"/>
                  <w:left w:val="nil"/>
                  <w:bottom w:val="nil"/>
                  <w:right w:val="nil"/>
                </w:tcBorders>
                <w:shd w:val="clear" w:color="auto" w:fill="FFFFFF"/>
                <w:noWrap/>
                <w:tcMar>
                  <w:top w:w="60" w:type="dxa"/>
                  <w:left w:w="300" w:type="dxa"/>
                  <w:bottom w:w="60" w:type="dxa"/>
                  <w:right w:w="180" w:type="dxa"/>
                </w:tcMar>
                <w:vAlign w:val="center"/>
              </w:tcPr>
            </w:tcPrChange>
          </w:tcPr>
          <w:p w14:paraId="7775E4CD" w14:textId="29D40604" w:rsidR="00B11C25" w:rsidRPr="002E01AC" w:rsidRDefault="00B11C25" w:rsidP="00B11C25">
            <w:pPr>
              <w:spacing w:after="0" w:line="240" w:lineRule="auto"/>
              <w:ind w:left="-227"/>
              <w:jc w:val="left"/>
              <w:rPr>
                <w:ins w:id="1041" w:author="My Luong Vuong" w:date="2024-03-21T13:14:00Z"/>
                <w:sz w:val="18"/>
                <w:szCs w:val="18"/>
              </w:rPr>
            </w:pPr>
            <w:commentRangeStart w:id="1042"/>
            <w:ins w:id="1043" w:author="My Luong Vuong" w:date="2024-03-21T13:15:00Z">
              <w:r w:rsidRPr="00026B55">
                <w:rPr>
                  <w:sz w:val="18"/>
                  <w:szCs w:val="18"/>
                </w:rPr>
                <w:t>Body weight</w:t>
              </w:r>
            </w:ins>
            <w:commentRangeEnd w:id="1042"/>
            <w:ins w:id="1044" w:author="My Luong Vuong" w:date="2024-03-21T13:35:00Z">
              <w:r w:rsidR="007278E8">
                <w:rPr>
                  <w:rStyle w:val="CommentReference"/>
                </w:rPr>
                <w:commentReference w:id="1042"/>
              </w:r>
            </w:ins>
            <w:ins w:id="1045" w:author="My Luong Vuong" w:date="2024-03-21T13:15:00Z">
              <w:r w:rsidRPr="00026B55">
                <w:rPr>
                  <w:sz w:val="18"/>
                  <w:szCs w:val="18"/>
                </w:rPr>
                <w:t>, median [Q1–Q3], kg</w:t>
              </w:r>
            </w:ins>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Change w:id="1046" w:author="My Luong Vuong" w:date="2024-03-21T13:19: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0D77740" w14:textId="5AA9A3F0" w:rsidR="00B11C25" w:rsidRPr="002E01AC" w:rsidRDefault="00B11C25" w:rsidP="00B11C25">
            <w:pPr>
              <w:spacing w:after="0" w:line="240" w:lineRule="auto"/>
              <w:jc w:val="left"/>
              <w:rPr>
                <w:ins w:id="1047" w:author="My Luong Vuong" w:date="2024-03-21T13:14:00Z"/>
                <w:sz w:val="18"/>
                <w:szCs w:val="18"/>
              </w:rPr>
            </w:pPr>
            <w:ins w:id="1048" w:author="My Luong Vuong" w:date="2024-03-21T13:18:00Z">
              <w:r w:rsidRPr="00C617A3">
                <w:rPr>
                  <w:sz w:val="18"/>
                  <w:szCs w:val="18"/>
                </w:rPr>
                <w:t>72.0 [63.5</w:t>
              </w:r>
            </w:ins>
            <w:ins w:id="1049" w:author="My Luong Vuong" w:date="2024-03-21T13:36:00Z">
              <w:r w:rsidR="00EC3414">
                <w:rPr>
                  <w:sz w:val="18"/>
                  <w:szCs w:val="18"/>
                </w:rPr>
                <w:t>–</w:t>
              </w:r>
            </w:ins>
            <w:ins w:id="1050" w:author="My Luong Vuong" w:date="2024-03-21T13:18:00Z">
              <w:r w:rsidRPr="00C617A3">
                <w:rPr>
                  <w:sz w:val="18"/>
                  <w:szCs w:val="18"/>
                </w:rPr>
                <w:t>86.5]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51"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65067F94" w14:textId="7C7B5E6B" w:rsidR="00B11C25" w:rsidRPr="00B11C25" w:rsidRDefault="00B11C25" w:rsidP="00B11C25">
            <w:pPr>
              <w:spacing w:after="0" w:line="240" w:lineRule="auto"/>
              <w:jc w:val="left"/>
              <w:rPr>
                <w:ins w:id="1052" w:author="My Luong Vuong" w:date="2024-03-21T13:14:00Z"/>
                <w:sz w:val="18"/>
                <w:szCs w:val="18"/>
              </w:rPr>
            </w:pPr>
            <w:ins w:id="1053" w:author="My Luong Vuong" w:date="2024-03-21T13:19:00Z">
              <w:r w:rsidRPr="00B11C25">
                <w:rPr>
                  <w:sz w:val="18"/>
                  <w:szCs w:val="18"/>
                  <w:rPrChange w:id="1054" w:author="My Luong Vuong" w:date="2024-03-21T13:19:00Z">
                    <w:rPr/>
                  </w:rPrChange>
                </w:rPr>
                <w:t>82.0 [73.0</w:t>
              </w:r>
            </w:ins>
            <w:ins w:id="1055" w:author="My Luong Vuong" w:date="2024-03-21T13:36:00Z">
              <w:r w:rsidR="00945D58">
                <w:rPr>
                  <w:sz w:val="18"/>
                  <w:szCs w:val="18"/>
                </w:rPr>
                <w:t>–</w:t>
              </w:r>
            </w:ins>
            <w:ins w:id="1056" w:author="My Luong Vuong" w:date="2024-03-21T13:19:00Z">
              <w:r w:rsidRPr="00B11C25">
                <w:rPr>
                  <w:sz w:val="18"/>
                  <w:szCs w:val="18"/>
                  <w:rPrChange w:id="1057" w:author="My Luong Vuong" w:date="2024-03-21T13:19:00Z">
                    <w:rPr/>
                  </w:rPrChange>
                </w:rPr>
                <w:t>96.5]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58"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5594CD9" w14:textId="3855BC24" w:rsidR="00B11C25" w:rsidRPr="00B11C25" w:rsidRDefault="00B11C25" w:rsidP="00B11C25">
            <w:pPr>
              <w:spacing w:after="0" w:line="240" w:lineRule="auto"/>
              <w:jc w:val="left"/>
              <w:rPr>
                <w:ins w:id="1059" w:author="My Luong Vuong" w:date="2024-03-21T13:14:00Z"/>
                <w:sz w:val="18"/>
                <w:szCs w:val="18"/>
              </w:rPr>
            </w:pPr>
            <w:ins w:id="1060" w:author="My Luong Vuong" w:date="2024-03-21T13:19:00Z">
              <w:r w:rsidRPr="00B11C25">
                <w:rPr>
                  <w:sz w:val="18"/>
                  <w:szCs w:val="18"/>
                  <w:rPrChange w:id="1061" w:author="My Luong Vuong" w:date="2024-03-21T13:19:00Z">
                    <w:rPr/>
                  </w:rPrChange>
                </w:rPr>
                <w:t>NA</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62"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DE5FE59" w14:textId="191D4345" w:rsidR="00B11C25" w:rsidRPr="00B11C25" w:rsidRDefault="00B11C25" w:rsidP="00B11C25">
            <w:pPr>
              <w:spacing w:after="0" w:line="240" w:lineRule="auto"/>
              <w:jc w:val="left"/>
              <w:rPr>
                <w:ins w:id="1063" w:author="My Luong Vuong" w:date="2024-03-21T13:14:00Z"/>
                <w:sz w:val="18"/>
                <w:szCs w:val="18"/>
              </w:rPr>
            </w:pPr>
            <w:ins w:id="1064" w:author="My Luong Vuong" w:date="2024-03-21T13:19:00Z">
              <w:r w:rsidRPr="00B11C25">
                <w:rPr>
                  <w:sz w:val="18"/>
                  <w:szCs w:val="18"/>
                  <w:rPrChange w:id="1065" w:author="My Luong Vuong" w:date="2024-03-21T13:19:00Z">
                    <w:rPr/>
                  </w:rPrChange>
                </w:rPr>
                <w:t>72.0 [65.0</w:t>
              </w:r>
            </w:ins>
            <w:ins w:id="1066" w:author="My Luong Vuong" w:date="2024-03-21T13:36:00Z">
              <w:r w:rsidR="00945D58">
                <w:rPr>
                  <w:sz w:val="18"/>
                  <w:szCs w:val="18"/>
                </w:rPr>
                <w:t>–</w:t>
              </w:r>
            </w:ins>
            <w:ins w:id="1067" w:author="My Luong Vuong" w:date="2024-03-21T13:19:00Z">
              <w:r w:rsidRPr="00B11C25">
                <w:rPr>
                  <w:sz w:val="18"/>
                  <w:szCs w:val="18"/>
                  <w:rPrChange w:id="1068" w:author="My Luong Vuong" w:date="2024-03-21T13:19:00Z">
                    <w:rPr/>
                  </w:rPrChange>
                </w:rPr>
                <w:t>80.0]</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1069" w:author="My Luong Vuong" w:date="2024-03-21T13:19: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B5B43D2" w14:textId="0DC19992" w:rsidR="00B11C25" w:rsidRPr="00B11C25" w:rsidRDefault="00B11C25" w:rsidP="00B11C25">
            <w:pPr>
              <w:spacing w:after="0" w:line="240" w:lineRule="auto"/>
              <w:jc w:val="left"/>
              <w:rPr>
                <w:ins w:id="1070" w:author="My Luong Vuong" w:date="2024-03-21T13:14:00Z"/>
                <w:sz w:val="18"/>
                <w:szCs w:val="18"/>
              </w:rPr>
            </w:pPr>
            <w:ins w:id="1071" w:author="My Luong Vuong" w:date="2024-03-21T13:19:00Z">
              <w:r w:rsidRPr="00B11C25">
                <w:rPr>
                  <w:sz w:val="18"/>
                  <w:szCs w:val="18"/>
                  <w:rPrChange w:id="1072" w:author="My Luong Vuong" w:date="2024-03-21T13:19:00Z">
                    <w:rPr/>
                  </w:rPrChange>
                </w:rPr>
                <w:t>80.0 [61.0</w:t>
              </w:r>
            </w:ins>
            <w:ins w:id="1073" w:author="My Luong Vuong" w:date="2024-03-21T13:36:00Z">
              <w:r w:rsidR="00945D58">
                <w:rPr>
                  <w:sz w:val="18"/>
                  <w:szCs w:val="18"/>
                </w:rPr>
                <w:t>–</w:t>
              </w:r>
            </w:ins>
            <w:ins w:id="1074" w:author="My Luong Vuong" w:date="2024-03-21T13:19:00Z">
              <w:r w:rsidRPr="00B11C25">
                <w:rPr>
                  <w:sz w:val="18"/>
                  <w:szCs w:val="18"/>
                  <w:rPrChange w:id="1075" w:author="My Luong Vuong" w:date="2024-03-21T13:19:00Z">
                    <w:rPr/>
                  </w:rPrChange>
                </w:rPr>
                <w:t>98.5]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76"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7459E91" w14:textId="001F6077" w:rsidR="00B11C25" w:rsidRPr="00B11C25" w:rsidRDefault="00B11C25" w:rsidP="00B11C25">
            <w:pPr>
              <w:spacing w:after="0" w:line="240" w:lineRule="auto"/>
              <w:jc w:val="left"/>
              <w:rPr>
                <w:ins w:id="1077" w:author="My Luong Vuong" w:date="2024-03-21T13:14:00Z"/>
                <w:sz w:val="18"/>
                <w:szCs w:val="18"/>
              </w:rPr>
            </w:pPr>
            <w:ins w:id="1078" w:author="My Luong Vuong" w:date="2024-03-21T13:19:00Z">
              <w:r w:rsidRPr="00B11C25">
                <w:rPr>
                  <w:sz w:val="18"/>
                  <w:szCs w:val="18"/>
                  <w:rPrChange w:id="1079" w:author="My Luong Vuong" w:date="2024-03-21T13:19:00Z">
                    <w:rPr/>
                  </w:rPrChange>
                </w:rPr>
                <w:t>80.0 [75.0</w:t>
              </w:r>
            </w:ins>
            <w:ins w:id="1080" w:author="My Luong Vuong" w:date="2024-03-21T13:36:00Z">
              <w:r w:rsidR="00945D58">
                <w:rPr>
                  <w:sz w:val="18"/>
                  <w:szCs w:val="18"/>
                </w:rPr>
                <w:t>–</w:t>
              </w:r>
            </w:ins>
            <w:ins w:id="1081" w:author="My Luong Vuong" w:date="2024-03-21T13:19:00Z">
              <w:r w:rsidRPr="00B11C25">
                <w:rPr>
                  <w:sz w:val="18"/>
                  <w:szCs w:val="18"/>
                  <w:rPrChange w:id="1082" w:author="My Luong Vuong" w:date="2024-03-21T13:19:00Z">
                    <w:rPr/>
                  </w:rPrChange>
                </w:rPr>
                <w:t>90.0]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83"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0DAE6" w14:textId="5D4E1AB7" w:rsidR="00B11C25" w:rsidRPr="00B11C25" w:rsidRDefault="00B11C25" w:rsidP="00B11C25">
            <w:pPr>
              <w:spacing w:after="0" w:line="240" w:lineRule="auto"/>
              <w:jc w:val="left"/>
              <w:rPr>
                <w:ins w:id="1084" w:author="My Luong Vuong" w:date="2024-03-21T13:14:00Z"/>
                <w:sz w:val="18"/>
                <w:szCs w:val="18"/>
              </w:rPr>
            </w:pPr>
            <w:ins w:id="1085" w:author="My Luong Vuong" w:date="2024-03-21T13:19:00Z">
              <w:r w:rsidRPr="00B11C25">
                <w:rPr>
                  <w:sz w:val="18"/>
                  <w:szCs w:val="18"/>
                  <w:rPrChange w:id="1086" w:author="My Luong Vuong" w:date="2024-03-21T13:19:00Z">
                    <w:rPr/>
                  </w:rPrChange>
                </w:rPr>
                <w:t>85.0 [74.0</w:t>
              </w:r>
            </w:ins>
            <w:ins w:id="1087" w:author="My Luong Vuong" w:date="2024-03-21T13:36:00Z">
              <w:r w:rsidR="00945D58">
                <w:rPr>
                  <w:sz w:val="18"/>
                  <w:szCs w:val="18"/>
                </w:rPr>
                <w:t>–</w:t>
              </w:r>
            </w:ins>
            <w:ins w:id="1088" w:author="My Luong Vuong" w:date="2024-03-21T13:19:00Z">
              <w:r w:rsidRPr="00B11C25">
                <w:rPr>
                  <w:sz w:val="18"/>
                  <w:szCs w:val="18"/>
                  <w:rPrChange w:id="1089" w:author="My Luong Vuong" w:date="2024-03-21T13:19:00Z">
                    <w:rPr/>
                  </w:rPrChange>
                </w:rPr>
                <w:t>103]</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90"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13A6234" w14:textId="6028CF20" w:rsidR="00B11C25" w:rsidRPr="00B11C25" w:rsidRDefault="00B11C25" w:rsidP="00B11C25">
            <w:pPr>
              <w:spacing w:after="0" w:line="240" w:lineRule="auto"/>
              <w:jc w:val="left"/>
              <w:rPr>
                <w:ins w:id="1091" w:author="My Luong Vuong" w:date="2024-03-21T13:14:00Z"/>
                <w:sz w:val="18"/>
                <w:szCs w:val="18"/>
              </w:rPr>
            </w:pPr>
            <w:ins w:id="1092" w:author="My Luong Vuong" w:date="2024-03-21T13:19:00Z">
              <w:r w:rsidRPr="00B11C25">
                <w:rPr>
                  <w:sz w:val="18"/>
                  <w:szCs w:val="18"/>
                  <w:rPrChange w:id="1093" w:author="My Luong Vuong" w:date="2024-03-21T13:19:00Z">
                    <w:rPr/>
                  </w:rPrChange>
                </w:rPr>
                <w:t>80.0 [72.0</w:t>
              </w:r>
            </w:ins>
            <w:ins w:id="1094" w:author="My Luong Vuong" w:date="2024-03-21T13:36:00Z">
              <w:r w:rsidR="00945D58">
                <w:rPr>
                  <w:sz w:val="18"/>
                  <w:szCs w:val="18"/>
                </w:rPr>
                <w:t>–</w:t>
              </w:r>
            </w:ins>
            <w:ins w:id="1095" w:author="My Luong Vuong" w:date="2024-03-21T13:19:00Z">
              <w:r w:rsidRPr="00B11C25">
                <w:rPr>
                  <w:sz w:val="18"/>
                  <w:szCs w:val="18"/>
                  <w:rPrChange w:id="1096" w:author="My Luong Vuong" w:date="2024-03-21T13:19:00Z">
                    <w:rPr/>
                  </w:rPrChange>
                </w:rPr>
                <w:t>90.0]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97"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7D624A9" w14:textId="475E0FD1" w:rsidR="00B11C25" w:rsidRPr="00B11C25" w:rsidRDefault="00B11C25" w:rsidP="00B11C25">
            <w:pPr>
              <w:spacing w:after="0" w:line="240" w:lineRule="auto"/>
              <w:jc w:val="left"/>
              <w:rPr>
                <w:ins w:id="1098" w:author="My Luong Vuong" w:date="2024-03-21T13:14:00Z"/>
                <w:sz w:val="18"/>
                <w:szCs w:val="18"/>
              </w:rPr>
            </w:pPr>
            <w:ins w:id="1099" w:author="My Luong Vuong" w:date="2024-03-21T13:19:00Z">
              <w:r w:rsidRPr="00B11C25">
                <w:rPr>
                  <w:sz w:val="18"/>
                  <w:szCs w:val="18"/>
                  <w:rPrChange w:id="1100" w:author="My Luong Vuong" w:date="2024-03-21T13:19:00Z">
                    <w:rPr/>
                  </w:rPrChange>
                </w:rPr>
                <w:t>80.0 [70.0</w:t>
              </w:r>
            </w:ins>
            <w:ins w:id="1101" w:author="My Luong Vuong" w:date="2024-03-21T13:36:00Z">
              <w:r w:rsidR="00945D58">
                <w:rPr>
                  <w:sz w:val="18"/>
                  <w:szCs w:val="18"/>
                </w:rPr>
                <w:t>–</w:t>
              </w:r>
            </w:ins>
            <w:ins w:id="1102" w:author="My Luong Vuong" w:date="2024-03-21T13:19:00Z">
              <w:r w:rsidRPr="00B11C25">
                <w:rPr>
                  <w:sz w:val="18"/>
                  <w:szCs w:val="18"/>
                  <w:rPrChange w:id="1103" w:author="My Luong Vuong" w:date="2024-03-21T13:19:00Z">
                    <w:rPr/>
                  </w:rPrChange>
                </w:rPr>
                <w:t>92.0]</w:t>
              </w:r>
            </w:ins>
          </w:p>
        </w:tc>
      </w:tr>
      <w:tr w:rsidR="003A38AE" w:rsidRPr="00E03B11" w14:paraId="5E517CDD" w14:textId="77777777" w:rsidTr="006772E8">
        <w:tblPrEx>
          <w:tblW w:w="0" w:type="auto"/>
          <w:jc w:val="center"/>
          <w:shd w:val="clear" w:color="auto" w:fill="FFFFFF"/>
          <w:tblLayout w:type="fixed"/>
          <w:tblCellMar>
            <w:left w:w="0" w:type="dxa"/>
            <w:right w:w="0" w:type="dxa"/>
          </w:tblCellMar>
          <w:tblPrExChange w:id="1104" w:author="My Luong Vuong" w:date="2024-03-21T13:33:00Z">
            <w:tblPrEx>
              <w:tblW w:w="0" w:type="auto"/>
              <w:jc w:val="center"/>
              <w:shd w:val="clear" w:color="auto" w:fill="FFFFFF"/>
              <w:tblLayout w:type="fixed"/>
              <w:tblCellMar>
                <w:left w:w="0" w:type="dxa"/>
                <w:right w:w="0" w:type="dxa"/>
              </w:tblCellMar>
            </w:tblPrEx>
          </w:tblPrExChange>
        </w:tblPrEx>
        <w:trPr>
          <w:trHeight w:val="20"/>
          <w:jc w:val="center"/>
          <w:ins w:id="1105" w:author="My Luong Vuong" w:date="2024-03-21T13:15:00Z"/>
          <w:trPrChange w:id="1106" w:author="My Luong Vuong" w:date="2024-03-21T13:33:00Z">
            <w:trPr>
              <w:trHeight w:val="20"/>
              <w:jc w:val="center"/>
            </w:trPr>
          </w:trPrChange>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Change w:id="1107" w:author="My Luong Vuong" w:date="2024-03-21T13:33:00Z">
              <w:tcPr>
                <w:tcW w:w="2552" w:type="dxa"/>
                <w:tcBorders>
                  <w:top w:val="nil"/>
                  <w:left w:val="nil"/>
                  <w:bottom w:val="nil"/>
                  <w:right w:val="nil"/>
                </w:tcBorders>
                <w:shd w:val="clear" w:color="auto" w:fill="FFFFFF"/>
                <w:noWrap/>
                <w:tcMar>
                  <w:top w:w="60" w:type="dxa"/>
                  <w:left w:w="300" w:type="dxa"/>
                  <w:bottom w:w="60" w:type="dxa"/>
                  <w:right w:w="180" w:type="dxa"/>
                </w:tcMar>
                <w:vAlign w:val="center"/>
              </w:tcPr>
            </w:tcPrChange>
          </w:tcPr>
          <w:p w14:paraId="653033B9" w14:textId="7846D3F0" w:rsidR="003A38AE" w:rsidRPr="002E01AC" w:rsidRDefault="003A38AE">
            <w:pPr>
              <w:spacing w:after="0" w:line="240" w:lineRule="auto"/>
              <w:jc w:val="left"/>
              <w:rPr>
                <w:ins w:id="1108" w:author="My Luong Vuong" w:date="2024-03-21T13:15:00Z"/>
                <w:sz w:val="18"/>
                <w:szCs w:val="18"/>
              </w:rPr>
              <w:pPrChange w:id="1109" w:author="My Luong Vuong" w:date="2024-03-21T13:37:00Z">
                <w:pPr>
                  <w:spacing w:after="0" w:line="240" w:lineRule="auto"/>
                  <w:ind w:left="-227"/>
                  <w:jc w:val="left"/>
                </w:pPr>
              </w:pPrChange>
            </w:pPr>
            <w:ins w:id="1110" w:author="My Luong Vuong" w:date="2024-03-21T13:15:00Z">
              <w:r w:rsidRPr="00917351">
                <w:rPr>
                  <w:sz w:val="18"/>
                  <w:szCs w:val="18"/>
                </w:rPr>
                <w:t xml:space="preserve">Missing, </w:t>
              </w:r>
            </w:ins>
            <w:ins w:id="1111" w:author="My Luong Vuong" w:date="2024-03-21T13:16:00Z">
              <w:r w:rsidRPr="00772A1F">
                <w:rPr>
                  <w:i/>
                  <w:iCs/>
                  <w:sz w:val="18"/>
                  <w:szCs w:val="18"/>
                  <w:rPrChange w:id="1112" w:author="My Luong Vuong" w:date="2024-03-21T13:19:00Z">
                    <w:rPr>
                      <w:sz w:val="18"/>
                      <w:szCs w:val="18"/>
                    </w:rPr>
                  </w:rPrChange>
                </w:rPr>
                <w:t>n</w:t>
              </w:r>
            </w:ins>
            <w:ins w:id="1113" w:author="My Luong Vuong" w:date="2024-03-21T13:15:00Z">
              <w:r w:rsidRPr="00917351">
                <w:rPr>
                  <w:sz w:val="18"/>
                  <w:szCs w:val="18"/>
                </w:rPr>
                <w:t xml:space="preserve"> (%)</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1114" w:author="My Luong Vuong" w:date="2024-03-21T13:33: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53D1F25" w14:textId="3FCD7372" w:rsidR="003A38AE" w:rsidRPr="003A38AE" w:rsidRDefault="003A38AE" w:rsidP="003A38AE">
            <w:pPr>
              <w:spacing w:after="0" w:line="240" w:lineRule="auto"/>
              <w:jc w:val="left"/>
              <w:rPr>
                <w:ins w:id="1115" w:author="My Luong Vuong" w:date="2024-03-21T13:15:00Z"/>
                <w:sz w:val="18"/>
                <w:szCs w:val="18"/>
              </w:rPr>
            </w:pPr>
            <w:ins w:id="1116" w:author="My Luong Vuong" w:date="2024-03-21T13:33:00Z">
              <w:r w:rsidRPr="003A38AE">
                <w:rPr>
                  <w:sz w:val="18"/>
                  <w:szCs w:val="18"/>
                  <w:rPrChange w:id="1117"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18"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0873D" w14:textId="5ED370FA" w:rsidR="003A38AE" w:rsidRPr="003A38AE" w:rsidRDefault="003A38AE" w:rsidP="003A38AE">
            <w:pPr>
              <w:spacing w:after="0" w:line="240" w:lineRule="auto"/>
              <w:jc w:val="left"/>
              <w:rPr>
                <w:ins w:id="1119" w:author="My Luong Vuong" w:date="2024-03-21T13:15:00Z"/>
                <w:sz w:val="18"/>
                <w:szCs w:val="18"/>
              </w:rPr>
            </w:pPr>
            <w:ins w:id="1120" w:author="My Luong Vuong" w:date="2024-03-21T13:33:00Z">
              <w:r w:rsidRPr="003A38AE">
                <w:rPr>
                  <w:sz w:val="18"/>
                  <w:szCs w:val="18"/>
                  <w:rPrChange w:id="1121"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22"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4B0FCDD" w14:textId="601EB0C4" w:rsidR="003A38AE" w:rsidRPr="003A38AE" w:rsidRDefault="003A38AE" w:rsidP="003A38AE">
            <w:pPr>
              <w:spacing w:after="0" w:line="240" w:lineRule="auto"/>
              <w:jc w:val="left"/>
              <w:rPr>
                <w:ins w:id="1123" w:author="My Luong Vuong" w:date="2024-03-21T13:15:00Z"/>
                <w:sz w:val="18"/>
                <w:szCs w:val="18"/>
              </w:rPr>
            </w:pPr>
            <w:ins w:id="1124" w:author="My Luong Vuong" w:date="2024-03-21T13:33:00Z">
              <w:r w:rsidRPr="003A38AE">
                <w:rPr>
                  <w:sz w:val="18"/>
                  <w:szCs w:val="18"/>
                  <w:rPrChange w:id="1125" w:author="My Luong Vuong" w:date="2024-03-21T13:34:00Z">
                    <w:rPr/>
                  </w:rPrChange>
                </w:rPr>
                <w:t>5 (100)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26"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16BA0" w14:textId="43779563" w:rsidR="003A38AE" w:rsidRPr="003A38AE" w:rsidRDefault="003A38AE" w:rsidP="003A38AE">
            <w:pPr>
              <w:spacing w:after="0" w:line="240" w:lineRule="auto"/>
              <w:jc w:val="left"/>
              <w:rPr>
                <w:ins w:id="1127" w:author="My Luong Vuong" w:date="2024-03-21T13:15:00Z"/>
                <w:sz w:val="18"/>
                <w:szCs w:val="18"/>
              </w:rPr>
            </w:pPr>
            <w:ins w:id="1128" w:author="My Luong Vuong" w:date="2024-03-21T13:33:00Z">
              <w:r w:rsidRPr="003A38AE">
                <w:rPr>
                  <w:sz w:val="18"/>
                  <w:szCs w:val="18"/>
                  <w:rPrChange w:id="1129" w:author="My Luong Vuong" w:date="2024-03-21T13:34:00Z">
                    <w:rPr/>
                  </w:rPrChange>
                </w:rPr>
                <w:t>0 (0)</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1130" w:author="My Luong Vuong" w:date="2024-03-21T13:33: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26EA9B97" w14:textId="7A06BA68" w:rsidR="003A38AE" w:rsidRPr="003A38AE" w:rsidRDefault="003A38AE" w:rsidP="003A38AE">
            <w:pPr>
              <w:spacing w:after="0" w:line="240" w:lineRule="auto"/>
              <w:jc w:val="left"/>
              <w:rPr>
                <w:ins w:id="1131" w:author="My Luong Vuong" w:date="2024-03-21T13:15:00Z"/>
                <w:sz w:val="18"/>
                <w:szCs w:val="18"/>
              </w:rPr>
            </w:pPr>
            <w:ins w:id="1132" w:author="My Luong Vuong" w:date="2024-03-21T13:33:00Z">
              <w:r w:rsidRPr="003A38AE">
                <w:rPr>
                  <w:sz w:val="18"/>
                  <w:szCs w:val="18"/>
                  <w:rPrChange w:id="1133"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34"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15FA7C1" w14:textId="17970B0E" w:rsidR="003A38AE" w:rsidRPr="003A38AE" w:rsidRDefault="003A38AE" w:rsidP="003A38AE">
            <w:pPr>
              <w:spacing w:after="0" w:line="240" w:lineRule="auto"/>
              <w:jc w:val="left"/>
              <w:rPr>
                <w:ins w:id="1135" w:author="My Luong Vuong" w:date="2024-03-21T13:15:00Z"/>
                <w:sz w:val="18"/>
                <w:szCs w:val="18"/>
              </w:rPr>
            </w:pPr>
            <w:ins w:id="1136" w:author="My Luong Vuong" w:date="2024-03-21T13:33:00Z">
              <w:r w:rsidRPr="003A38AE">
                <w:rPr>
                  <w:sz w:val="18"/>
                  <w:szCs w:val="18"/>
                  <w:rPrChange w:id="1137"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38"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DB35DEC" w14:textId="37ACED53" w:rsidR="003A38AE" w:rsidRPr="003A38AE" w:rsidRDefault="003A38AE" w:rsidP="003A38AE">
            <w:pPr>
              <w:spacing w:after="0" w:line="240" w:lineRule="auto"/>
              <w:jc w:val="left"/>
              <w:rPr>
                <w:ins w:id="1139" w:author="My Luong Vuong" w:date="2024-03-21T13:15:00Z"/>
                <w:sz w:val="18"/>
                <w:szCs w:val="18"/>
              </w:rPr>
            </w:pPr>
            <w:ins w:id="1140" w:author="My Luong Vuong" w:date="2024-03-21T13:33:00Z">
              <w:r w:rsidRPr="003A38AE">
                <w:rPr>
                  <w:sz w:val="18"/>
                  <w:szCs w:val="18"/>
                  <w:rPrChange w:id="1141"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42"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526F32A" w14:textId="2ED983A9" w:rsidR="003A38AE" w:rsidRPr="003A38AE" w:rsidRDefault="003A38AE" w:rsidP="003A38AE">
            <w:pPr>
              <w:spacing w:after="0" w:line="240" w:lineRule="auto"/>
              <w:jc w:val="left"/>
              <w:rPr>
                <w:ins w:id="1143" w:author="My Luong Vuong" w:date="2024-03-21T13:15:00Z"/>
                <w:sz w:val="18"/>
                <w:szCs w:val="18"/>
              </w:rPr>
            </w:pPr>
            <w:ins w:id="1144" w:author="My Luong Vuong" w:date="2024-03-21T13:33:00Z">
              <w:r w:rsidRPr="003A38AE">
                <w:rPr>
                  <w:sz w:val="18"/>
                  <w:szCs w:val="18"/>
                  <w:rPrChange w:id="1145"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146"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24B5039" w14:textId="35D8AA5A" w:rsidR="003A38AE" w:rsidRPr="003A38AE" w:rsidRDefault="003A38AE" w:rsidP="003A38AE">
            <w:pPr>
              <w:spacing w:after="0" w:line="240" w:lineRule="auto"/>
              <w:jc w:val="left"/>
              <w:rPr>
                <w:ins w:id="1147" w:author="My Luong Vuong" w:date="2024-03-21T13:15:00Z"/>
                <w:sz w:val="18"/>
                <w:szCs w:val="18"/>
              </w:rPr>
            </w:pPr>
            <w:ins w:id="1148" w:author="My Luong Vuong" w:date="2024-03-21T13:33:00Z">
              <w:r w:rsidRPr="003A38AE">
                <w:rPr>
                  <w:sz w:val="18"/>
                  <w:szCs w:val="18"/>
                  <w:rPrChange w:id="1149" w:author="My Luong Vuong" w:date="2024-03-21T13:34:00Z">
                    <w:rPr/>
                  </w:rPrChange>
                </w:rPr>
                <w:t>5 (2.8)</w:t>
              </w:r>
            </w:ins>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F6EAD" w14:paraId="6B789183" w14:textId="7916BBDF" w:rsidTr="002E01AC">
        <w:trPr>
          <w:trHeight w:val="20"/>
          <w:jc w:val="center"/>
          <w:del w:id="1150" w:author="My Luong Vuong" w:date="2024-03-21T13:34:00Z"/>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0C967E74" w14:textId="03690D31" w:rsidR="003034E2" w:rsidRPr="002E01AC" w:rsidDel="001F6EAD" w:rsidRDefault="003034E2" w:rsidP="002E01AC">
            <w:pPr>
              <w:spacing w:after="0" w:line="240" w:lineRule="auto"/>
              <w:jc w:val="left"/>
              <w:rPr>
                <w:del w:id="1151" w:author="My Luong Vuong" w:date="2024-03-21T13:34:00Z"/>
                <w:sz w:val="18"/>
                <w:szCs w:val="18"/>
              </w:rPr>
            </w:pPr>
            <w:del w:id="1152" w:author="My Luong Vuong" w:date="2024-03-21T13:34:00Z">
              <w:r w:rsidRPr="002E01AC" w:rsidDel="001F6EAD">
                <w:rPr>
                  <w:sz w:val="18"/>
                  <w:szCs w:val="18"/>
                </w:rPr>
                <w:delText>Body weight, median [Q1</w:delText>
              </w:r>
              <w:r w:rsidR="006F045C" w:rsidDel="001F6EAD">
                <w:rPr>
                  <w:sz w:val="18"/>
                  <w:szCs w:val="18"/>
                </w:rPr>
                <w:delText>–</w:delText>
              </w:r>
              <w:r w:rsidRPr="002E01AC" w:rsidDel="001F6EAD">
                <w:rPr>
                  <w:sz w:val="18"/>
                  <w:szCs w:val="18"/>
                </w:rPr>
                <w:delText>Q3], kg</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47DD062" w14:textId="5FEA9122" w:rsidR="003034E2" w:rsidRPr="002E01AC" w:rsidDel="001F6EAD" w:rsidRDefault="003034E2" w:rsidP="002E01AC">
            <w:pPr>
              <w:spacing w:after="0" w:line="240" w:lineRule="auto"/>
              <w:jc w:val="left"/>
              <w:rPr>
                <w:del w:id="1153" w:author="My Luong Vuong" w:date="2024-03-21T13:34:00Z"/>
                <w:sz w:val="18"/>
                <w:szCs w:val="18"/>
              </w:rPr>
            </w:pPr>
            <w:del w:id="1154" w:author="My Luong Vuong" w:date="2024-03-21T13:34:00Z">
              <w:r w:rsidRPr="002E01AC" w:rsidDel="001F6EAD">
                <w:rPr>
                  <w:sz w:val="18"/>
                  <w:szCs w:val="18"/>
                </w:rPr>
                <w:delText>76.2 [62.0</w:delText>
              </w:r>
              <w:r w:rsidR="006F045C" w:rsidDel="001F6EAD">
                <w:rPr>
                  <w:sz w:val="18"/>
                  <w:szCs w:val="18"/>
                </w:rPr>
                <w:delText>–</w:delText>
              </w:r>
              <w:r w:rsidRPr="002E01AC" w:rsidDel="001F6EAD">
                <w:rPr>
                  <w:sz w:val="18"/>
                  <w:szCs w:val="18"/>
                </w:rPr>
                <w:delText>86.9]</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AFE178" w14:textId="1FB8EF02" w:rsidR="003034E2" w:rsidRPr="002E01AC" w:rsidDel="001F6EAD" w:rsidRDefault="003034E2" w:rsidP="002E01AC">
            <w:pPr>
              <w:spacing w:after="0" w:line="240" w:lineRule="auto"/>
              <w:jc w:val="left"/>
              <w:rPr>
                <w:del w:id="1155" w:author="My Luong Vuong" w:date="2024-03-21T13:34:00Z"/>
                <w:sz w:val="18"/>
                <w:szCs w:val="18"/>
              </w:rPr>
            </w:pPr>
            <w:del w:id="1156" w:author="My Luong Vuong" w:date="2024-03-21T13:34:00Z">
              <w:r w:rsidRPr="002E01AC" w:rsidDel="001F6EAD">
                <w:rPr>
                  <w:sz w:val="18"/>
                  <w:szCs w:val="18"/>
                </w:rPr>
                <w:delText>83.0 [70.5</w:delText>
              </w:r>
              <w:r w:rsidR="006F045C" w:rsidDel="001F6EAD">
                <w:rPr>
                  <w:sz w:val="18"/>
                  <w:szCs w:val="18"/>
                </w:rPr>
                <w:delText>–</w:delText>
              </w:r>
              <w:r w:rsidRPr="002E01AC" w:rsidDel="001F6EAD">
                <w:rPr>
                  <w:sz w:val="18"/>
                  <w:szCs w:val="18"/>
                </w:rPr>
                <w:delText>103]</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B699655" w14:textId="1F5A3938" w:rsidR="003034E2" w:rsidRPr="002E01AC" w:rsidDel="001F6EAD" w:rsidRDefault="003034E2" w:rsidP="002E01AC">
            <w:pPr>
              <w:spacing w:after="0" w:line="240" w:lineRule="auto"/>
              <w:jc w:val="left"/>
              <w:rPr>
                <w:del w:id="1157" w:author="My Luong Vuong" w:date="2024-03-21T13:34:00Z"/>
                <w:sz w:val="18"/>
                <w:szCs w:val="18"/>
              </w:rPr>
            </w:pPr>
            <w:del w:id="1158" w:author="My Luong Vuong" w:date="2024-03-21T13:34:00Z">
              <w:r w:rsidRPr="002E01AC" w:rsidDel="001F6EAD">
                <w:rPr>
                  <w:sz w:val="18"/>
                  <w:szCs w:val="18"/>
                </w:rPr>
                <w:delText>NA</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B8F746" w14:textId="721794A8" w:rsidR="003034E2" w:rsidRPr="002E01AC" w:rsidDel="001F6EAD" w:rsidRDefault="003034E2" w:rsidP="002E01AC">
            <w:pPr>
              <w:spacing w:after="0" w:line="240" w:lineRule="auto"/>
              <w:jc w:val="left"/>
              <w:rPr>
                <w:del w:id="1159" w:author="My Luong Vuong" w:date="2024-03-21T13:34:00Z"/>
                <w:sz w:val="18"/>
                <w:szCs w:val="18"/>
              </w:rPr>
            </w:pPr>
            <w:del w:id="1160" w:author="My Luong Vuong" w:date="2024-03-21T13:34:00Z">
              <w:r w:rsidRPr="002E01AC" w:rsidDel="001F6EAD">
                <w:rPr>
                  <w:sz w:val="18"/>
                  <w:szCs w:val="18"/>
                </w:rPr>
                <w:delText>72.0 [65.0</w:delText>
              </w:r>
              <w:r w:rsidR="006F045C" w:rsidDel="001F6EAD">
                <w:rPr>
                  <w:sz w:val="18"/>
                  <w:szCs w:val="18"/>
                </w:rPr>
                <w:delText>–</w:delText>
              </w:r>
              <w:r w:rsidRPr="002E01AC" w:rsidDel="001F6EAD">
                <w:rPr>
                  <w:sz w:val="18"/>
                  <w:szCs w:val="18"/>
                </w:rPr>
                <w:delText>80.0]</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EF2FB58" w14:textId="717FA4FD" w:rsidR="003034E2" w:rsidRPr="002E01AC" w:rsidDel="001F6EAD" w:rsidRDefault="003034E2" w:rsidP="002E01AC">
            <w:pPr>
              <w:spacing w:after="0" w:line="240" w:lineRule="auto"/>
              <w:jc w:val="left"/>
              <w:rPr>
                <w:del w:id="1161" w:author="My Luong Vuong" w:date="2024-03-21T13:34:00Z"/>
                <w:sz w:val="18"/>
                <w:szCs w:val="18"/>
              </w:rPr>
            </w:pPr>
            <w:del w:id="1162" w:author="My Luong Vuong" w:date="2024-03-21T13:34:00Z">
              <w:r w:rsidRPr="002E01AC" w:rsidDel="001F6EAD">
                <w:rPr>
                  <w:sz w:val="18"/>
                  <w:szCs w:val="18"/>
                </w:rPr>
                <w:delText>90.0 [64.0</w:delText>
              </w:r>
              <w:r w:rsidR="006F045C" w:rsidDel="001F6EAD">
                <w:rPr>
                  <w:sz w:val="18"/>
                  <w:szCs w:val="18"/>
                </w:rPr>
                <w:delText>–</w:delText>
              </w:r>
              <w:r w:rsidRPr="002E01AC" w:rsidDel="001F6EAD">
                <w:rPr>
                  <w:sz w:val="18"/>
                  <w:szCs w:val="18"/>
                </w:rPr>
                <w:delText>105]</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AA11A4F" w14:textId="042E21BB" w:rsidR="003034E2" w:rsidRPr="002E01AC" w:rsidDel="001F6EAD" w:rsidRDefault="003034E2" w:rsidP="002E01AC">
            <w:pPr>
              <w:spacing w:after="0" w:line="240" w:lineRule="auto"/>
              <w:jc w:val="left"/>
              <w:rPr>
                <w:del w:id="1163" w:author="My Luong Vuong" w:date="2024-03-21T13:34:00Z"/>
                <w:sz w:val="18"/>
                <w:szCs w:val="18"/>
              </w:rPr>
            </w:pPr>
            <w:del w:id="1164" w:author="My Luong Vuong" w:date="2024-03-21T13:34:00Z">
              <w:r w:rsidRPr="002E01AC" w:rsidDel="001F6EAD">
                <w:rPr>
                  <w:sz w:val="18"/>
                  <w:szCs w:val="18"/>
                </w:rPr>
                <w:delText>80.0 [71.0</w:delText>
              </w:r>
              <w:r w:rsidR="006F045C" w:rsidDel="001F6EAD">
                <w:rPr>
                  <w:sz w:val="18"/>
                  <w:szCs w:val="18"/>
                </w:rPr>
                <w:delText>–</w:delText>
              </w:r>
              <w:r w:rsidRPr="002E01AC" w:rsidDel="001F6EAD">
                <w:rPr>
                  <w:sz w:val="18"/>
                  <w:szCs w:val="18"/>
                </w:rPr>
                <w:delText>87.0]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17B4382" w14:textId="777F3AE0" w:rsidR="003034E2" w:rsidRPr="002E01AC" w:rsidDel="001F6EAD" w:rsidRDefault="003034E2" w:rsidP="002E01AC">
            <w:pPr>
              <w:spacing w:after="0" w:line="240" w:lineRule="auto"/>
              <w:jc w:val="left"/>
              <w:rPr>
                <w:del w:id="1165" w:author="My Luong Vuong" w:date="2024-03-21T13:34:00Z"/>
                <w:sz w:val="18"/>
                <w:szCs w:val="18"/>
              </w:rPr>
            </w:pPr>
            <w:del w:id="1166" w:author="My Luong Vuong" w:date="2024-03-21T13:34:00Z">
              <w:r w:rsidRPr="002E01AC" w:rsidDel="001F6EAD">
                <w:rPr>
                  <w:sz w:val="18"/>
                  <w:szCs w:val="18"/>
                </w:rPr>
                <w:delText>86.0 [74.0</w:delText>
              </w:r>
              <w:r w:rsidR="006F045C" w:rsidDel="001F6EAD">
                <w:rPr>
                  <w:sz w:val="18"/>
                  <w:szCs w:val="18"/>
                </w:rPr>
                <w:delText>–</w:delText>
              </w:r>
              <w:r w:rsidRPr="002E01AC" w:rsidDel="001F6EAD">
                <w:rPr>
                  <w:sz w:val="18"/>
                  <w:szCs w:val="18"/>
                </w:rPr>
                <w:delText>103]</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9A0E7" w14:textId="40CB6D62" w:rsidR="003034E2" w:rsidRPr="002E01AC" w:rsidDel="001F6EAD" w:rsidRDefault="003034E2" w:rsidP="002E01AC">
            <w:pPr>
              <w:spacing w:after="0" w:line="240" w:lineRule="auto"/>
              <w:jc w:val="left"/>
              <w:rPr>
                <w:del w:id="1167" w:author="My Luong Vuong" w:date="2024-03-21T13:34:00Z"/>
                <w:sz w:val="18"/>
                <w:szCs w:val="18"/>
              </w:rPr>
            </w:pPr>
            <w:del w:id="1168" w:author="My Luong Vuong" w:date="2024-03-21T13:34:00Z">
              <w:r w:rsidRPr="002E01AC" w:rsidDel="001F6EAD">
                <w:rPr>
                  <w:sz w:val="18"/>
                  <w:szCs w:val="18"/>
                </w:rPr>
                <w:delText>81.0 [73.0</w:delText>
              </w:r>
              <w:r w:rsidR="006F045C" w:rsidDel="001F6EAD">
                <w:rPr>
                  <w:sz w:val="18"/>
                  <w:szCs w:val="18"/>
                </w:rPr>
                <w:delText>–</w:delText>
              </w:r>
              <w:r w:rsidRPr="002E01AC" w:rsidDel="001F6EAD">
                <w:rPr>
                  <w:sz w:val="18"/>
                  <w:szCs w:val="18"/>
                </w:rPr>
                <w:delText>104]</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7FE8D1E" w14:textId="2BF5359E" w:rsidR="003034E2" w:rsidRPr="002E01AC" w:rsidDel="001F6EAD" w:rsidRDefault="003034E2" w:rsidP="002E01AC">
            <w:pPr>
              <w:spacing w:after="0" w:line="240" w:lineRule="auto"/>
              <w:jc w:val="left"/>
              <w:rPr>
                <w:del w:id="1169" w:author="My Luong Vuong" w:date="2024-03-21T13:34:00Z"/>
                <w:sz w:val="18"/>
                <w:szCs w:val="18"/>
              </w:rPr>
            </w:pPr>
            <w:del w:id="1170" w:author="My Luong Vuong" w:date="2024-03-21T13:34:00Z">
              <w:r w:rsidRPr="002E01AC" w:rsidDel="001F6EAD">
                <w:rPr>
                  <w:sz w:val="18"/>
                  <w:szCs w:val="18"/>
                </w:rPr>
                <w:delText>80.0 [70.0</w:delText>
              </w:r>
              <w:r w:rsidR="006F045C" w:rsidDel="001F6EAD">
                <w:rPr>
                  <w:sz w:val="18"/>
                  <w:szCs w:val="18"/>
                </w:rPr>
                <w:delText>–</w:delText>
              </w:r>
              <w:r w:rsidRPr="002E01AC" w:rsidDel="001F6EAD">
                <w:rPr>
                  <w:sz w:val="18"/>
                  <w:szCs w:val="18"/>
                </w:rPr>
                <w:delText>96.0]</w:delText>
              </w:r>
            </w:del>
          </w:p>
        </w:tc>
      </w:tr>
      <w:tr w:rsidR="003657F6" w:rsidRPr="00E03B11" w:rsidDel="001F6EAD" w14:paraId="0D6B9D36" w14:textId="469A88B3" w:rsidTr="002E01AC">
        <w:trPr>
          <w:trHeight w:val="20"/>
          <w:jc w:val="center"/>
          <w:del w:id="1171" w:author="My Luong Vuong" w:date="2024-03-21T13:34:00Z"/>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2FC362FC" w14:textId="2D3CCD61" w:rsidR="00EB045D" w:rsidRPr="002E01AC" w:rsidDel="001F6EAD" w:rsidRDefault="00EB045D" w:rsidP="002E01AC">
            <w:pPr>
              <w:spacing w:after="0" w:line="240" w:lineRule="auto"/>
              <w:jc w:val="left"/>
              <w:rPr>
                <w:del w:id="1172" w:author="My Luong Vuong" w:date="2024-03-21T13:34:00Z"/>
                <w:sz w:val="18"/>
                <w:szCs w:val="18"/>
              </w:rPr>
            </w:pPr>
            <w:del w:id="1173" w:author="My Luong Vuong" w:date="2024-03-21T13:34:00Z">
              <w:r w:rsidRPr="002E01AC" w:rsidDel="001F6EAD">
                <w:rPr>
                  <w:sz w:val="18"/>
                  <w:szCs w:val="18"/>
                </w:rPr>
                <w:delText xml:space="preserve">Missing, </w:delText>
              </w:r>
              <w:r w:rsidR="008B0E2D" w:rsidRPr="002E01AC" w:rsidDel="001F6EAD">
                <w:rPr>
                  <w:i/>
                  <w:iCs/>
                  <w:sz w:val="18"/>
                  <w:szCs w:val="18"/>
                </w:rPr>
                <w:delText>N</w:delText>
              </w:r>
              <w:r w:rsidRPr="002E01AC" w:rsidDel="001F6EAD">
                <w:rPr>
                  <w:sz w:val="18"/>
                  <w:szCs w:val="18"/>
                </w:rPr>
                <w:delText xml:space="preserve"> (%)</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B917C3" w14:textId="22061360" w:rsidR="00EB045D" w:rsidRPr="002E01AC" w:rsidDel="001F6EAD" w:rsidRDefault="00EB045D" w:rsidP="002E01AC">
            <w:pPr>
              <w:spacing w:after="0" w:line="240" w:lineRule="auto"/>
              <w:jc w:val="left"/>
              <w:rPr>
                <w:del w:id="1174" w:author="My Luong Vuong" w:date="2024-03-21T13:34:00Z"/>
                <w:sz w:val="18"/>
                <w:szCs w:val="18"/>
              </w:rPr>
            </w:pPr>
            <w:del w:id="1175"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8D19936" w14:textId="5BFAF518" w:rsidR="00EB045D" w:rsidRPr="002E01AC" w:rsidDel="001F6EAD" w:rsidRDefault="00EB045D" w:rsidP="002E01AC">
            <w:pPr>
              <w:spacing w:after="0" w:line="240" w:lineRule="auto"/>
              <w:jc w:val="left"/>
              <w:rPr>
                <w:del w:id="1176" w:author="My Luong Vuong" w:date="2024-03-21T13:34:00Z"/>
                <w:sz w:val="18"/>
                <w:szCs w:val="18"/>
              </w:rPr>
            </w:pPr>
            <w:del w:id="1177"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BEF92BE" w14:textId="2DF28418" w:rsidR="00EB045D" w:rsidRPr="002E01AC" w:rsidDel="001F6EAD" w:rsidRDefault="00EB045D" w:rsidP="002E01AC">
            <w:pPr>
              <w:spacing w:after="0" w:line="240" w:lineRule="auto"/>
              <w:jc w:val="left"/>
              <w:rPr>
                <w:del w:id="1178" w:author="My Luong Vuong" w:date="2024-03-21T13:34:00Z"/>
                <w:sz w:val="18"/>
                <w:szCs w:val="18"/>
              </w:rPr>
            </w:pPr>
            <w:del w:id="1179" w:author="My Luong Vuong" w:date="2024-03-21T13:34:00Z">
              <w:r w:rsidRPr="002E01AC" w:rsidDel="001F6EAD">
                <w:rPr>
                  <w:sz w:val="18"/>
                  <w:szCs w:val="18"/>
                </w:rPr>
                <w:delText>174 (100)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D72F8" w14:textId="77E8DB87" w:rsidR="00EB045D" w:rsidRPr="002E01AC" w:rsidDel="001F6EAD" w:rsidRDefault="00EB045D" w:rsidP="002E01AC">
            <w:pPr>
              <w:spacing w:after="0" w:line="240" w:lineRule="auto"/>
              <w:jc w:val="left"/>
              <w:rPr>
                <w:del w:id="1180" w:author="My Luong Vuong" w:date="2024-03-21T13:34:00Z"/>
                <w:sz w:val="18"/>
                <w:szCs w:val="18"/>
              </w:rPr>
            </w:pPr>
            <w:del w:id="1181" w:author="My Luong Vuong" w:date="2024-03-21T13:34:00Z">
              <w:r w:rsidRPr="002E01AC" w:rsidDel="001F6EAD">
                <w:rPr>
                  <w:sz w:val="18"/>
                  <w:szCs w:val="18"/>
                </w:rPr>
                <w:delText>0 (0)</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A9055F5" w14:textId="5A22BC8F" w:rsidR="00EB045D" w:rsidRPr="002E01AC" w:rsidDel="001F6EAD" w:rsidRDefault="00EB045D" w:rsidP="002E01AC">
            <w:pPr>
              <w:spacing w:after="0" w:line="240" w:lineRule="auto"/>
              <w:jc w:val="left"/>
              <w:rPr>
                <w:del w:id="1182" w:author="My Luong Vuong" w:date="2024-03-21T13:34:00Z"/>
                <w:sz w:val="18"/>
                <w:szCs w:val="18"/>
              </w:rPr>
            </w:pPr>
            <w:del w:id="1183"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3E64E1" w14:textId="3E95F763" w:rsidR="00EB045D" w:rsidRPr="002E01AC" w:rsidDel="001F6EAD" w:rsidRDefault="00EB045D" w:rsidP="002E01AC">
            <w:pPr>
              <w:spacing w:after="0" w:line="240" w:lineRule="auto"/>
              <w:jc w:val="left"/>
              <w:rPr>
                <w:del w:id="1184" w:author="My Luong Vuong" w:date="2024-03-21T13:34:00Z"/>
                <w:sz w:val="18"/>
                <w:szCs w:val="18"/>
              </w:rPr>
            </w:pPr>
            <w:del w:id="1185"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B0F383" w14:textId="338DA6A3" w:rsidR="00EB045D" w:rsidRPr="002E01AC" w:rsidDel="001F6EAD" w:rsidRDefault="00EB045D" w:rsidP="002E01AC">
            <w:pPr>
              <w:spacing w:after="0" w:line="240" w:lineRule="auto"/>
              <w:jc w:val="left"/>
              <w:rPr>
                <w:del w:id="1186" w:author="My Luong Vuong" w:date="2024-03-21T13:34:00Z"/>
                <w:sz w:val="18"/>
                <w:szCs w:val="18"/>
              </w:rPr>
            </w:pPr>
            <w:del w:id="1187"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17AD863" w14:textId="67C68D4F" w:rsidR="00EB045D" w:rsidRPr="002E01AC" w:rsidDel="001F6EAD" w:rsidRDefault="00EB045D" w:rsidP="002E01AC">
            <w:pPr>
              <w:spacing w:after="0" w:line="240" w:lineRule="auto"/>
              <w:jc w:val="left"/>
              <w:rPr>
                <w:del w:id="1188" w:author="My Luong Vuong" w:date="2024-03-21T13:34:00Z"/>
                <w:sz w:val="18"/>
                <w:szCs w:val="18"/>
              </w:rPr>
            </w:pPr>
            <w:del w:id="1189"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0CC01BD" w14:textId="62CF5270" w:rsidR="00EB045D" w:rsidRPr="002E01AC" w:rsidDel="001F6EAD" w:rsidRDefault="00EB045D" w:rsidP="002E01AC">
            <w:pPr>
              <w:spacing w:after="0" w:line="240" w:lineRule="auto"/>
              <w:jc w:val="left"/>
              <w:rPr>
                <w:del w:id="1190" w:author="My Luong Vuong" w:date="2024-03-21T13:34:00Z"/>
                <w:sz w:val="18"/>
                <w:szCs w:val="18"/>
              </w:rPr>
            </w:pPr>
            <w:del w:id="1191" w:author="My Luong Vuong" w:date="2024-03-21T13:34:00Z">
              <w:r w:rsidRPr="002E01AC" w:rsidDel="001F6EAD">
                <w:rPr>
                  <w:sz w:val="18"/>
                  <w:szCs w:val="18"/>
                </w:rPr>
                <w:delText>174 (5.5)</w:delText>
              </w:r>
            </w:del>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19662332"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del w:id="1192" w:author="My Luong Vuong" w:date="2024-05-12T16:15:00Z">
              <w:r w:rsidRPr="002E01AC" w:rsidDel="00E365D4">
                <w:rPr>
                  <w:sz w:val="18"/>
                  <w:szCs w:val="18"/>
                </w:rPr>
                <w:delText>C</w:delText>
              </w:r>
              <w:r w:rsidRPr="002E01AC" w:rsidDel="00E365D4">
                <w:rPr>
                  <w:sz w:val="18"/>
                  <w:szCs w:val="18"/>
                  <w:vertAlign w:val="subscript"/>
                </w:rPr>
                <w:delText>min</w:delText>
              </w:r>
              <w:r w:rsidRPr="002E01AC" w:rsidDel="00E365D4">
                <w:rPr>
                  <w:sz w:val="18"/>
                  <w:szCs w:val="18"/>
                </w:rPr>
                <w:delText xml:space="preserve">: fluconazole trough concentration; </w:delText>
              </w:r>
            </w:del>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72D23B8D"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commentRangeStart w:id="1193"/>
      <w:commentRangeStart w:id="1194"/>
      <w:ins w:id="1195" w:author="My Luong Vuong" w:date="2024-03-19T12:49:00Z">
        <w:r w:rsidR="007464C8" w:rsidRPr="00E03B11">
          <w:t>estimates</w:t>
        </w:r>
        <w:commentRangeEnd w:id="1193"/>
        <w:r w:rsidR="007464C8">
          <w:rPr>
            <w:rStyle w:val="CommentReference"/>
          </w:rPr>
          <w:commentReference w:id="1193"/>
        </w:r>
      </w:ins>
      <w:commentRangeEnd w:id="1194"/>
      <w:ins w:id="1196" w:author="My Luong Vuong" w:date="2024-03-24T12:50:00Z">
        <w:r w:rsidR="00B251C0">
          <w:rPr>
            <w:rStyle w:val="CommentReference"/>
          </w:rPr>
          <w:commentReference w:id="1194"/>
        </w:r>
      </w:ins>
      <w:del w:id="1197" w:author="My Luong Vuong" w:date="2024-03-19T12:49:00Z">
        <w:r w:rsidRPr="00E03B11" w:rsidDel="007464C8">
          <w:delText>estimates</w:delText>
        </w:r>
      </w:del>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BD65B7"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ins w:id="1198" w:author="My Luong Vuong" w:date="2024-05-06T09:41:00Z">
              <w:r w:rsidR="00A635EF">
                <w:rPr>
                  <w:b/>
                  <w:bCs/>
                  <w:sz w:val="18"/>
                  <w:szCs w:val="18"/>
                </w:rPr>
                <w:t>s</w:t>
              </w:r>
            </w:ins>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5F7B5F" w:rsidRDefault="008E0FFF" w:rsidP="002E01AC">
            <w:pPr>
              <w:spacing w:after="0" w:line="240" w:lineRule="auto"/>
              <w:ind w:left="170"/>
              <w:contextualSpacing/>
              <w:rPr>
                <w:b/>
                <w:bCs/>
                <w:sz w:val="18"/>
                <w:szCs w:val="18"/>
                <w:lang w:val="es-ES"/>
                <w:rPrChange w:id="1199" w:author="My Luong Vuong" w:date="2024-03-24T12:49:00Z">
                  <w:rPr>
                    <w:b/>
                    <w:bCs/>
                    <w:sz w:val="18"/>
                    <w:szCs w:val="18"/>
                  </w:rPr>
                </w:rPrChange>
              </w:rPr>
            </w:pPr>
            <w:r w:rsidRPr="005F7B5F">
              <w:rPr>
                <w:b/>
                <w:bCs/>
                <w:sz w:val="18"/>
                <w:szCs w:val="18"/>
                <w:lang w:val="es-ES"/>
                <w:rPrChange w:id="1200" w:author="My Luong Vuong" w:date="2024-03-24T12:49:00Z">
                  <w:rPr>
                    <w:b/>
                    <w:bCs/>
                    <w:sz w:val="18"/>
                    <w:szCs w:val="18"/>
                  </w:rPr>
                </w:rPrChange>
              </w:rPr>
              <w:t xml:space="preserve">Base </w:t>
            </w:r>
            <w:proofErr w:type="spellStart"/>
            <w:r w:rsidRPr="005F7B5F">
              <w:rPr>
                <w:b/>
                <w:bCs/>
                <w:sz w:val="18"/>
                <w:szCs w:val="18"/>
                <w:lang w:val="es-ES"/>
                <w:rPrChange w:id="1201" w:author="My Luong Vuong" w:date="2024-03-24T12:49:00Z">
                  <w:rPr>
                    <w:b/>
                    <w:bCs/>
                    <w:sz w:val="18"/>
                    <w:szCs w:val="18"/>
                  </w:rPr>
                </w:rPrChange>
              </w:rPr>
              <w:t>model</w:t>
            </w:r>
            <w:proofErr w:type="spellEnd"/>
            <w:r w:rsidR="0067647F" w:rsidRPr="005F7B5F">
              <w:rPr>
                <w:b/>
                <w:bCs/>
                <w:sz w:val="18"/>
                <w:szCs w:val="18"/>
                <w:lang w:val="es-ES"/>
                <w:rPrChange w:id="1202" w:author="My Luong Vuong" w:date="2024-03-24T12:49:00Z">
                  <w:rPr>
                    <w:b/>
                    <w:bCs/>
                    <w:sz w:val="18"/>
                    <w:szCs w:val="18"/>
                  </w:rPr>
                </w:rPrChange>
              </w:rPr>
              <w:t xml:space="preserve"> </w:t>
            </w:r>
            <w:proofErr w:type="spellStart"/>
            <w:r w:rsidR="0067647F" w:rsidRPr="005F7B5F">
              <w:rPr>
                <w:b/>
                <w:bCs/>
                <w:sz w:val="18"/>
                <w:szCs w:val="18"/>
                <w:lang w:val="es-ES"/>
                <w:rPrChange w:id="1203" w:author="My Luong Vuong" w:date="2024-03-24T12:49:00Z">
                  <w:rPr>
                    <w:b/>
                    <w:bCs/>
                    <w:sz w:val="18"/>
                    <w:szCs w:val="18"/>
                  </w:rPr>
                </w:rPrChange>
              </w:rPr>
              <w:t>estimate</w:t>
            </w:r>
            <w:proofErr w:type="spellEnd"/>
            <w:r w:rsidRPr="005F7B5F">
              <w:rPr>
                <w:b/>
                <w:bCs/>
                <w:sz w:val="18"/>
                <w:szCs w:val="18"/>
                <w:lang w:val="es-ES"/>
                <w:rPrChange w:id="1204" w:author="My Luong Vuong" w:date="2024-03-24T12:49:00Z">
                  <w:rPr>
                    <w:b/>
                    <w:bCs/>
                    <w:sz w:val="18"/>
                    <w:szCs w:val="18"/>
                  </w:rPr>
                </w:rPrChange>
              </w:rPr>
              <w:t xml:space="preserve"> </w:t>
            </w:r>
            <w:r w:rsidR="00C9166C" w:rsidRPr="005F7B5F">
              <w:rPr>
                <w:b/>
                <w:bCs/>
                <w:sz w:val="18"/>
                <w:szCs w:val="18"/>
                <w:lang w:val="es-ES"/>
                <w:rPrChange w:id="1205" w:author="My Luong Vuong" w:date="2024-03-24T12:49:00Z">
                  <w:rPr>
                    <w:b/>
                    <w:bCs/>
                    <w:sz w:val="18"/>
                    <w:szCs w:val="18"/>
                  </w:rPr>
                </w:rPrChange>
              </w:rPr>
              <w:t>(</w:t>
            </w:r>
            <w:r w:rsidR="00FF63CE" w:rsidRPr="005F7B5F">
              <w:rPr>
                <w:b/>
                <w:bCs/>
                <w:sz w:val="18"/>
                <w:szCs w:val="18"/>
                <w:lang w:val="es-ES"/>
                <w:rPrChange w:id="1206" w:author="My Luong Vuong" w:date="2024-03-24T12:49:00Z">
                  <w:rPr>
                    <w:b/>
                    <w:bCs/>
                    <w:sz w:val="18"/>
                    <w:szCs w:val="18"/>
                  </w:rPr>
                </w:rPrChange>
              </w:rPr>
              <w:t xml:space="preserve">% </w:t>
            </w:r>
            <w:r w:rsidR="00C9166C" w:rsidRPr="005F7B5F">
              <w:rPr>
                <w:b/>
                <w:bCs/>
                <w:sz w:val="18"/>
                <w:szCs w:val="18"/>
                <w:lang w:val="es-ES"/>
                <w:rPrChange w:id="1207" w:author="My Luong Vuong" w:date="2024-03-24T12:49:00Z">
                  <w:rPr>
                    <w:b/>
                    <w:bCs/>
                    <w:sz w:val="18"/>
                    <w:szCs w:val="18"/>
                  </w:rPr>
                </w:rPrChange>
              </w:rPr>
              <w:t>RSE)</w:t>
            </w:r>
            <w:ins w:id="1208" w:author="My Luong Vuong" w:date="2024-03-24T12:48:00Z">
              <w:r w:rsidR="00896B15" w:rsidRPr="005F7B5F">
                <w:rPr>
                  <w:b/>
                  <w:bCs/>
                  <w:sz w:val="18"/>
                  <w:szCs w:val="18"/>
                  <w:lang w:val="es-ES"/>
                  <w:rPrChange w:id="1209" w:author="My Luong Vuong" w:date="2024-03-24T12:49:00Z">
                    <w:rPr>
                      <w:b/>
                      <w:bCs/>
                      <w:sz w:val="18"/>
                      <w:szCs w:val="18"/>
                    </w:rPr>
                  </w:rPrChange>
                </w:rPr>
                <w:t xml:space="preserve"> </w:t>
              </w:r>
              <w:r w:rsidR="005F7B5F" w:rsidRPr="005F7B5F">
                <w:rPr>
                  <w:b/>
                  <w:bCs/>
                  <w:sz w:val="18"/>
                  <w:szCs w:val="18"/>
                  <w:lang w:val="es-ES"/>
                  <w:rPrChange w:id="1210" w:author="My Luong Vuong" w:date="2024-03-24T12:49:00Z">
                    <w:rPr>
                      <w:b/>
                      <w:bCs/>
                      <w:sz w:val="18"/>
                      <w:szCs w:val="18"/>
                    </w:rPr>
                  </w:rPrChange>
                </w:rPr>
                <w:t>[</w:t>
              </w:r>
            </w:ins>
            <w:ins w:id="1211" w:author="My Luong Vuong" w:date="2024-03-24T12:49:00Z">
              <w:r w:rsidR="005F7B5F">
                <w:rPr>
                  <w:b/>
                  <w:bCs/>
                  <w:sz w:val="18"/>
                  <w:szCs w:val="18"/>
                  <w:lang w:val="es-ES"/>
                </w:rPr>
                <w:t>%</w:t>
              </w:r>
              <w:proofErr w:type="spellStart"/>
              <w:r w:rsidR="005F7B5F" w:rsidRPr="005F7B5F">
                <w:rPr>
                  <w:b/>
                  <w:bCs/>
                  <w:sz w:val="18"/>
                  <w:szCs w:val="18"/>
                  <w:lang w:val="es-ES"/>
                  <w:rPrChange w:id="1212" w:author="My Luong Vuong" w:date="2024-03-24T12:49:00Z">
                    <w:rPr>
                      <w:b/>
                      <w:bCs/>
                      <w:sz w:val="18"/>
                      <w:szCs w:val="18"/>
                    </w:rPr>
                  </w:rPrChange>
                </w:rPr>
                <w:t>sh</w:t>
              </w:r>
              <w:r w:rsidR="005F7B5F">
                <w:rPr>
                  <w:b/>
                  <w:bCs/>
                  <w:sz w:val="18"/>
                  <w:szCs w:val="18"/>
                  <w:lang w:val="es-ES"/>
                </w:rPr>
                <w:t>rinkage</w:t>
              </w:r>
              <w:proofErr w:type="spellEnd"/>
              <w:r w:rsidR="005F7B5F">
                <w:rPr>
                  <w:b/>
                  <w:bCs/>
                  <w:sz w:val="18"/>
                  <w:szCs w:val="18"/>
                  <w:lang w:val="es-ES"/>
                </w:rPr>
                <w:t>]</w:t>
              </w:r>
            </w:ins>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429AD82A" w:rsidR="00E05082" w:rsidRPr="002E01AC" w:rsidRDefault="00E05082" w:rsidP="002E01AC">
            <w:pPr>
              <w:spacing w:after="0" w:line="240" w:lineRule="auto"/>
              <w:ind w:left="170"/>
              <w:contextualSpacing/>
              <w:rPr>
                <w:sz w:val="18"/>
                <w:szCs w:val="18"/>
              </w:rPr>
            </w:pPr>
            <w:r w:rsidRPr="00BE0814">
              <w:rPr>
                <w:sz w:val="18"/>
                <w:szCs w:val="18"/>
              </w:rPr>
              <w:t>1.</w:t>
            </w:r>
            <w:del w:id="1213" w:author="My Luong Vuong" w:date="2024-03-24T12:51:00Z">
              <w:r w:rsidRPr="00BE0814" w:rsidDel="00635D99">
                <w:rPr>
                  <w:sz w:val="18"/>
                  <w:szCs w:val="18"/>
                </w:rPr>
                <w:delText>7</w:delText>
              </w:r>
              <w:r w:rsidR="00DB491F" w:rsidDel="00635D99">
                <w:rPr>
                  <w:sz w:val="18"/>
                  <w:szCs w:val="18"/>
                </w:rPr>
                <w:delText xml:space="preserve"> </w:delText>
              </w:r>
            </w:del>
            <w:ins w:id="1214" w:author="My Luong Vuong" w:date="2024-03-24T12:51:00Z">
              <w:r w:rsidR="00635D99">
                <w:rPr>
                  <w:sz w:val="18"/>
                  <w:szCs w:val="18"/>
                </w:rPr>
                <w:t xml:space="preserve">56 </w:t>
              </w:r>
            </w:ins>
            <w:r w:rsidR="00DB491F">
              <w:rPr>
                <w:sz w:val="18"/>
                <w:szCs w:val="18"/>
              </w:rPr>
              <w:t>(</w:t>
            </w:r>
            <w:del w:id="1215" w:author="My Luong Vuong" w:date="2024-03-24T12:51:00Z">
              <w:r w:rsidR="00DB491F" w:rsidDel="00635D99">
                <w:rPr>
                  <w:sz w:val="18"/>
                  <w:szCs w:val="18"/>
                </w:rPr>
                <w:delText>8</w:delText>
              </w:r>
            </w:del>
            <w:ins w:id="1216" w:author="My Luong Vuong" w:date="2024-03-24T12:51:00Z">
              <w:r w:rsidR="00635D99">
                <w:rPr>
                  <w:sz w:val="18"/>
                  <w:szCs w:val="18"/>
                </w:rPr>
                <w:t>10</w:t>
              </w:r>
            </w:ins>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06B5E0E" w:rsidR="00E05082" w:rsidRPr="002E01AC" w:rsidRDefault="00E05082" w:rsidP="002E01AC">
            <w:pPr>
              <w:spacing w:after="0" w:line="240" w:lineRule="auto"/>
              <w:contextualSpacing/>
              <w:rPr>
                <w:color w:val="000000"/>
                <w:sz w:val="18"/>
                <w:szCs w:val="18"/>
              </w:rPr>
            </w:pPr>
            <w:r w:rsidRPr="002E01AC">
              <w:rPr>
                <w:sz w:val="18"/>
                <w:szCs w:val="18"/>
              </w:rPr>
              <w:t>1.</w:t>
            </w:r>
            <w:del w:id="1217" w:author="My Luong Vuong" w:date="2024-03-24T14:18:00Z">
              <w:r w:rsidRPr="002E01AC" w:rsidDel="00755FCD">
                <w:rPr>
                  <w:sz w:val="18"/>
                  <w:szCs w:val="18"/>
                </w:rPr>
                <w:delText xml:space="preserve">69 </w:delText>
              </w:r>
            </w:del>
            <w:ins w:id="1218" w:author="My Luong Vuong" w:date="2024-03-24T14:18:00Z">
              <w:r w:rsidR="00755FCD">
                <w:rPr>
                  <w:sz w:val="18"/>
                  <w:szCs w:val="18"/>
                </w:rPr>
                <w:t>56</w:t>
              </w:r>
              <w:r w:rsidR="00755FCD" w:rsidRPr="002E01AC">
                <w:rPr>
                  <w:sz w:val="18"/>
                  <w:szCs w:val="18"/>
                </w:rPr>
                <w:t xml:space="preserve"> </w:t>
              </w:r>
            </w:ins>
            <w:r w:rsidRPr="002E01AC">
              <w:rPr>
                <w:sz w:val="18"/>
                <w:szCs w:val="18"/>
              </w:rPr>
              <w:t>(1.</w:t>
            </w:r>
            <w:del w:id="1219" w:author="My Luong Vuong" w:date="2024-03-24T14:18:00Z">
              <w:r w:rsidRPr="002E01AC" w:rsidDel="00717BAB">
                <w:rPr>
                  <w:sz w:val="18"/>
                  <w:szCs w:val="18"/>
                </w:rPr>
                <w:delText>43</w:delText>
              </w:r>
            </w:del>
            <w:ins w:id="1220" w:author="My Luong Vuong" w:date="2024-03-24T14:18:00Z">
              <w:r w:rsidR="00717BAB">
                <w:rPr>
                  <w:sz w:val="18"/>
                  <w:szCs w:val="18"/>
                </w:rPr>
                <w:t>25</w:t>
              </w:r>
            </w:ins>
            <w:r w:rsidRPr="002E01AC">
              <w:rPr>
                <w:sz w:val="18"/>
                <w:szCs w:val="18"/>
              </w:rPr>
              <w:t>–1.</w:t>
            </w:r>
            <w:del w:id="1221" w:author="My Luong Vuong" w:date="2024-03-24T14:18:00Z">
              <w:r w:rsidRPr="002E01AC" w:rsidDel="00717BAB">
                <w:rPr>
                  <w:sz w:val="18"/>
                  <w:szCs w:val="18"/>
                </w:rPr>
                <w:delText>96</w:delText>
              </w:r>
            </w:del>
            <w:ins w:id="1222" w:author="My Luong Vuong" w:date="2024-03-24T14:18:00Z">
              <w:r w:rsidR="00717BAB">
                <w:rPr>
                  <w:sz w:val="18"/>
                  <w:szCs w:val="18"/>
                </w:rPr>
                <w:t>87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62ABE978" w:rsidR="00E05082" w:rsidRPr="002E01AC" w:rsidRDefault="00E05082" w:rsidP="002E01AC">
            <w:pPr>
              <w:spacing w:after="0" w:line="240" w:lineRule="auto"/>
              <w:contextualSpacing/>
              <w:rPr>
                <w:color w:val="000000"/>
                <w:sz w:val="18"/>
                <w:szCs w:val="18"/>
              </w:rPr>
            </w:pPr>
            <w:r w:rsidRPr="002E01AC">
              <w:rPr>
                <w:sz w:val="18"/>
                <w:szCs w:val="18"/>
              </w:rPr>
              <w:t>1.</w:t>
            </w:r>
            <w:del w:id="1223" w:author="My Luong Vuong" w:date="2024-05-02T10:26:00Z">
              <w:r w:rsidRPr="002E01AC" w:rsidDel="009322E9">
                <w:rPr>
                  <w:sz w:val="18"/>
                  <w:szCs w:val="18"/>
                </w:rPr>
                <w:delText xml:space="preserve">70 </w:delText>
              </w:r>
            </w:del>
            <w:ins w:id="1224" w:author="My Luong Vuong" w:date="2024-05-02T10:26:00Z">
              <w:r w:rsidR="009322E9">
                <w:rPr>
                  <w:sz w:val="18"/>
                  <w:szCs w:val="18"/>
                </w:rPr>
                <w:t>58</w:t>
              </w:r>
              <w:r w:rsidR="009322E9" w:rsidRPr="002E01AC">
                <w:rPr>
                  <w:sz w:val="18"/>
                  <w:szCs w:val="18"/>
                </w:rPr>
                <w:t xml:space="preserve"> </w:t>
              </w:r>
            </w:ins>
            <w:r w:rsidRPr="002E01AC">
              <w:rPr>
                <w:sz w:val="18"/>
                <w:szCs w:val="18"/>
              </w:rPr>
              <w:t>(1.</w:t>
            </w:r>
            <w:del w:id="1225" w:author="My Luong Vuong" w:date="2024-05-02T10:26:00Z">
              <w:r w:rsidRPr="002E01AC" w:rsidDel="00EE7FEC">
                <w:rPr>
                  <w:sz w:val="18"/>
                  <w:szCs w:val="18"/>
                </w:rPr>
                <w:delText>42</w:delText>
              </w:r>
            </w:del>
            <w:ins w:id="1226" w:author="My Luong Vuong" w:date="2024-05-02T10:26:00Z">
              <w:r w:rsidR="00EE7FEC">
                <w:rPr>
                  <w:sz w:val="18"/>
                  <w:szCs w:val="18"/>
                </w:rPr>
                <w:t>24</w:t>
              </w:r>
            </w:ins>
            <w:r w:rsidRPr="002E01AC">
              <w:rPr>
                <w:sz w:val="18"/>
                <w:szCs w:val="18"/>
              </w:rPr>
              <w:t>–1.</w:t>
            </w:r>
            <w:del w:id="1227" w:author="My Luong Vuong" w:date="2024-05-02T10:26:00Z">
              <w:r w:rsidRPr="002E01AC" w:rsidDel="00E8634D">
                <w:rPr>
                  <w:sz w:val="18"/>
                  <w:szCs w:val="18"/>
                </w:rPr>
                <w:delText>97</w:delText>
              </w:r>
            </w:del>
            <w:ins w:id="1228" w:author="My Luong Vuong" w:date="2024-05-02T10:26:00Z">
              <w:r w:rsidR="00E8634D">
                <w:rPr>
                  <w:sz w:val="18"/>
                  <w:szCs w:val="18"/>
                </w:rPr>
                <w:t>88</w:t>
              </w:r>
            </w:ins>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68388F68" w:rsidR="00E05082" w:rsidRPr="002E01AC" w:rsidRDefault="00E05082" w:rsidP="002E01AC">
            <w:pPr>
              <w:spacing w:after="0" w:line="240" w:lineRule="auto"/>
              <w:ind w:left="170"/>
              <w:contextualSpacing/>
              <w:rPr>
                <w:sz w:val="18"/>
                <w:szCs w:val="18"/>
              </w:rPr>
            </w:pPr>
            <w:r w:rsidRPr="00BE0814">
              <w:rPr>
                <w:sz w:val="18"/>
                <w:szCs w:val="18"/>
              </w:rPr>
              <w:t>0.</w:t>
            </w:r>
            <w:del w:id="1229" w:author="My Luong Vuong" w:date="2024-03-24T12:51:00Z">
              <w:r w:rsidRPr="00BE0814" w:rsidDel="00C1222A">
                <w:rPr>
                  <w:sz w:val="18"/>
                  <w:szCs w:val="18"/>
                </w:rPr>
                <w:delText xml:space="preserve">638 </w:delText>
              </w:r>
            </w:del>
            <w:ins w:id="1230" w:author="My Luong Vuong" w:date="2024-03-24T12:51:00Z">
              <w:r w:rsidR="00C1222A" w:rsidRPr="00BE0814">
                <w:rPr>
                  <w:sz w:val="18"/>
                  <w:szCs w:val="18"/>
                </w:rPr>
                <w:t>63</w:t>
              </w:r>
              <w:r w:rsidR="00C1222A">
                <w:rPr>
                  <w:sz w:val="18"/>
                  <w:szCs w:val="18"/>
                </w:rPr>
                <w:t>3</w:t>
              </w:r>
              <w:r w:rsidR="00C1222A" w:rsidRPr="00BE0814">
                <w:rPr>
                  <w:sz w:val="18"/>
                  <w:szCs w:val="18"/>
                </w:rPr>
                <w:t xml:space="preserve"> </w:t>
              </w:r>
            </w:ins>
            <w:r w:rsidR="008F2DC8">
              <w:rPr>
                <w:sz w:val="18"/>
                <w:szCs w:val="18"/>
              </w:rPr>
              <w:t>(5.</w:t>
            </w:r>
            <w:del w:id="1231" w:author="My Luong Vuong" w:date="2024-03-24T12:51:00Z">
              <w:r w:rsidR="009C1E4A" w:rsidDel="004014F9">
                <w:rPr>
                  <w:sz w:val="18"/>
                  <w:szCs w:val="18"/>
                </w:rPr>
                <w:delText>3</w:delText>
              </w:r>
            </w:del>
            <w:ins w:id="1232" w:author="My Luong Vuong" w:date="2024-03-24T12:51:00Z">
              <w:r w:rsidR="004014F9">
                <w:rPr>
                  <w:sz w:val="18"/>
                  <w:szCs w:val="18"/>
                </w:rPr>
                <w:t>4</w:t>
              </w:r>
            </w:ins>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0A316E95" w:rsidR="00E05082" w:rsidRPr="002E01AC" w:rsidRDefault="00E05082" w:rsidP="002E01AC">
            <w:pPr>
              <w:spacing w:after="0" w:line="240" w:lineRule="auto"/>
              <w:contextualSpacing/>
              <w:rPr>
                <w:sz w:val="18"/>
                <w:szCs w:val="18"/>
              </w:rPr>
            </w:pPr>
            <w:r w:rsidRPr="002E01AC">
              <w:rPr>
                <w:sz w:val="18"/>
                <w:szCs w:val="18"/>
              </w:rPr>
              <w:t>0.</w:t>
            </w:r>
            <w:del w:id="1233" w:author="My Luong Vuong" w:date="2024-03-24T14:19:00Z">
              <w:r w:rsidRPr="002E01AC" w:rsidDel="00B8608A">
                <w:rPr>
                  <w:sz w:val="18"/>
                  <w:szCs w:val="18"/>
                </w:rPr>
                <w:delText xml:space="preserve">634 </w:delText>
              </w:r>
            </w:del>
            <w:ins w:id="1234" w:author="My Luong Vuong" w:date="2024-03-24T14:19:00Z">
              <w:r w:rsidR="00B8608A" w:rsidRPr="002E01AC">
                <w:rPr>
                  <w:sz w:val="18"/>
                  <w:szCs w:val="18"/>
                </w:rPr>
                <w:t>6</w:t>
              </w:r>
              <w:r w:rsidR="00B8608A">
                <w:rPr>
                  <w:sz w:val="18"/>
                  <w:szCs w:val="18"/>
                </w:rPr>
                <w:t>14</w:t>
              </w:r>
              <w:r w:rsidR="00B8608A" w:rsidRPr="002E01AC">
                <w:rPr>
                  <w:sz w:val="18"/>
                  <w:szCs w:val="18"/>
                </w:rPr>
                <w:t xml:space="preserve"> </w:t>
              </w:r>
            </w:ins>
            <w:r w:rsidRPr="002E01AC">
              <w:rPr>
                <w:sz w:val="18"/>
                <w:szCs w:val="18"/>
              </w:rPr>
              <w:t>(0.</w:t>
            </w:r>
            <w:del w:id="1235" w:author="My Luong Vuong" w:date="2024-03-24T14:19:00Z">
              <w:r w:rsidRPr="002E01AC" w:rsidDel="0018223B">
                <w:rPr>
                  <w:sz w:val="18"/>
                  <w:szCs w:val="18"/>
                </w:rPr>
                <w:delText>564</w:delText>
              </w:r>
            </w:del>
            <w:ins w:id="1236" w:author="My Luong Vuong" w:date="2024-03-24T14:19:00Z">
              <w:r w:rsidR="0018223B" w:rsidRPr="002E01AC">
                <w:rPr>
                  <w:sz w:val="18"/>
                  <w:szCs w:val="18"/>
                </w:rPr>
                <w:t>5</w:t>
              </w:r>
              <w:r w:rsidR="0018223B">
                <w:rPr>
                  <w:sz w:val="18"/>
                  <w:szCs w:val="18"/>
                </w:rPr>
                <w:t>48</w:t>
              </w:r>
            </w:ins>
            <w:r w:rsidRPr="002E01AC">
              <w:rPr>
                <w:sz w:val="18"/>
                <w:szCs w:val="18"/>
              </w:rPr>
              <w:t>–0.</w:t>
            </w:r>
            <w:del w:id="1237" w:author="My Luong Vuong" w:date="2024-03-24T14:19:00Z">
              <w:r w:rsidRPr="002E01AC" w:rsidDel="0049426E">
                <w:rPr>
                  <w:sz w:val="18"/>
                  <w:szCs w:val="18"/>
                </w:rPr>
                <w:delText>689</w:delText>
              </w:r>
            </w:del>
            <w:ins w:id="1238" w:author="My Luong Vuong" w:date="2024-03-24T14:19:00Z">
              <w:r w:rsidR="0049426E" w:rsidRPr="002E01AC">
                <w:rPr>
                  <w:sz w:val="18"/>
                  <w:szCs w:val="18"/>
                </w:rPr>
                <w:t>6</w:t>
              </w:r>
              <w:r w:rsidR="0049426E">
                <w:rPr>
                  <w:sz w:val="18"/>
                  <w:szCs w:val="18"/>
                </w:rPr>
                <w:t>79</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6F8E239D" w:rsidR="00E05082" w:rsidRPr="002E01AC" w:rsidRDefault="00E05082" w:rsidP="002E01AC">
            <w:pPr>
              <w:spacing w:after="0" w:line="240" w:lineRule="auto"/>
              <w:contextualSpacing/>
              <w:rPr>
                <w:sz w:val="18"/>
                <w:szCs w:val="18"/>
              </w:rPr>
            </w:pPr>
            <w:r w:rsidRPr="002E01AC">
              <w:rPr>
                <w:sz w:val="18"/>
                <w:szCs w:val="18"/>
              </w:rPr>
              <w:t>0.</w:t>
            </w:r>
            <w:del w:id="1239" w:author="My Luong Vuong" w:date="2024-05-02T10:27:00Z">
              <w:r w:rsidRPr="002E01AC" w:rsidDel="00813D80">
                <w:rPr>
                  <w:sz w:val="18"/>
                  <w:szCs w:val="18"/>
                </w:rPr>
                <w:delText xml:space="preserve">621 </w:delText>
              </w:r>
            </w:del>
            <w:ins w:id="1240" w:author="My Luong Vuong" w:date="2024-05-02T10:27:00Z">
              <w:r w:rsidR="00813D80" w:rsidRPr="002E01AC">
                <w:rPr>
                  <w:sz w:val="18"/>
                  <w:szCs w:val="18"/>
                </w:rPr>
                <w:t>6</w:t>
              </w:r>
              <w:r w:rsidR="00813D80">
                <w:rPr>
                  <w:sz w:val="18"/>
                  <w:szCs w:val="18"/>
                </w:rPr>
                <w:t>14</w:t>
              </w:r>
              <w:r w:rsidR="00813D80" w:rsidRPr="002E01AC">
                <w:rPr>
                  <w:sz w:val="18"/>
                  <w:szCs w:val="18"/>
                </w:rPr>
                <w:t xml:space="preserve"> </w:t>
              </w:r>
            </w:ins>
            <w:r w:rsidRPr="002E01AC">
              <w:rPr>
                <w:sz w:val="18"/>
                <w:szCs w:val="18"/>
              </w:rPr>
              <w:t>(0.</w:t>
            </w:r>
            <w:del w:id="1241" w:author="My Luong Vuong" w:date="2024-05-02T10:27:00Z">
              <w:r w:rsidRPr="002E01AC" w:rsidDel="00034514">
                <w:rPr>
                  <w:sz w:val="18"/>
                  <w:szCs w:val="18"/>
                </w:rPr>
                <w:delText>559</w:delText>
              </w:r>
            </w:del>
            <w:ins w:id="1242" w:author="My Luong Vuong" w:date="2024-05-02T10:27:00Z">
              <w:r w:rsidR="00034514" w:rsidRPr="002E01AC">
                <w:rPr>
                  <w:sz w:val="18"/>
                  <w:szCs w:val="18"/>
                </w:rPr>
                <w:t>5</w:t>
              </w:r>
              <w:r w:rsidR="00034514">
                <w:rPr>
                  <w:sz w:val="18"/>
                  <w:szCs w:val="18"/>
                </w:rPr>
                <w:t>50</w:t>
              </w:r>
            </w:ins>
            <w:r w:rsidRPr="002E01AC">
              <w:rPr>
                <w:sz w:val="18"/>
                <w:szCs w:val="18"/>
              </w:rPr>
              <w:t>–0.</w:t>
            </w:r>
            <w:del w:id="1243" w:author="My Luong Vuong" w:date="2024-05-02T10:27:00Z">
              <w:r w:rsidRPr="002E01AC" w:rsidDel="00A71709">
                <w:rPr>
                  <w:sz w:val="18"/>
                  <w:szCs w:val="18"/>
                </w:rPr>
                <w:delText>700</w:delText>
              </w:r>
            </w:del>
            <w:ins w:id="1244" w:author="My Luong Vuong" w:date="2024-05-02T10:27:00Z">
              <w:r w:rsidR="00A71709">
                <w:rPr>
                  <w:sz w:val="18"/>
                  <w:szCs w:val="18"/>
                </w:rPr>
                <w:t>676</w:t>
              </w:r>
            </w:ins>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21AABFB0" w:rsidR="00E05082" w:rsidRPr="002E01AC" w:rsidRDefault="00E05082" w:rsidP="002E01AC">
            <w:pPr>
              <w:spacing w:after="0" w:line="240" w:lineRule="auto"/>
              <w:contextualSpacing/>
              <w:rPr>
                <w:sz w:val="18"/>
                <w:szCs w:val="18"/>
              </w:rPr>
            </w:pPr>
            <w:r w:rsidRPr="002E01AC">
              <w:rPr>
                <w:sz w:val="18"/>
                <w:szCs w:val="18"/>
              </w:rPr>
              <w:t>0.</w:t>
            </w:r>
            <w:del w:id="1245" w:author="My Luong Vuong" w:date="2024-03-24T14:18:00Z">
              <w:r w:rsidRPr="002E01AC" w:rsidDel="00205626">
                <w:rPr>
                  <w:sz w:val="18"/>
                  <w:szCs w:val="18"/>
                </w:rPr>
                <w:delText xml:space="preserve">48 </w:delText>
              </w:r>
            </w:del>
            <w:ins w:id="1246" w:author="My Luong Vuong" w:date="2024-03-24T14:18:00Z">
              <w:r w:rsidR="00205626">
                <w:rPr>
                  <w:sz w:val="18"/>
                  <w:szCs w:val="18"/>
                </w:rPr>
                <w:t>53</w:t>
              </w:r>
            </w:ins>
            <w:ins w:id="1247" w:author="My Luong Vuong" w:date="2024-03-24T14:24:00Z">
              <w:r w:rsidR="00931589">
                <w:rPr>
                  <w:sz w:val="18"/>
                  <w:szCs w:val="18"/>
                </w:rPr>
                <w:t>2</w:t>
              </w:r>
            </w:ins>
            <w:ins w:id="1248" w:author="My Luong Vuong" w:date="2024-03-24T14:18:00Z">
              <w:r w:rsidR="00205626" w:rsidRPr="002E01AC">
                <w:rPr>
                  <w:sz w:val="18"/>
                  <w:szCs w:val="18"/>
                </w:rPr>
                <w:t xml:space="preserve"> </w:t>
              </w:r>
            </w:ins>
            <w:r w:rsidRPr="002E01AC">
              <w:rPr>
                <w:sz w:val="18"/>
                <w:szCs w:val="18"/>
              </w:rPr>
              <w:t>(0.</w:t>
            </w:r>
            <w:del w:id="1249" w:author="My Luong Vuong" w:date="2024-03-24T14:18:00Z">
              <w:r w:rsidRPr="002E01AC" w:rsidDel="00F4705D">
                <w:rPr>
                  <w:sz w:val="18"/>
                  <w:szCs w:val="18"/>
                </w:rPr>
                <w:delText>11</w:delText>
              </w:r>
            </w:del>
            <w:ins w:id="1250" w:author="My Luong Vuong" w:date="2024-03-24T14:18:00Z">
              <w:r w:rsidR="00F4705D" w:rsidRPr="002E01AC">
                <w:rPr>
                  <w:sz w:val="18"/>
                  <w:szCs w:val="18"/>
                </w:rPr>
                <w:t>1</w:t>
              </w:r>
              <w:r w:rsidR="00F4705D">
                <w:rPr>
                  <w:sz w:val="18"/>
                  <w:szCs w:val="18"/>
                </w:rPr>
                <w:t>3</w:t>
              </w:r>
            </w:ins>
            <w:ins w:id="1251" w:author="My Luong Vuong" w:date="2024-03-24T14:24:00Z">
              <w:r w:rsidR="00D27E08">
                <w:rPr>
                  <w:sz w:val="18"/>
                  <w:szCs w:val="18"/>
                </w:rPr>
                <w:t>1</w:t>
              </w:r>
            </w:ins>
            <w:r w:rsidRPr="002E01AC">
              <w:rPr>
                <w:sz w:val="18"/>
                <w:szCs w:val="18"/>
              </w:rPr>
              <w:t>–0.</w:t>
            </w:r>
            <w:del w:id="1252" w:author="My Luong Vuong" w:date="2024-03-24T14:18:00Z">
              <w:r w:rsidRPr="002E01AC" w:rsidDel="00F4705D">
                <w:rPr>
                  <w:sz w:val="18"/>
                  <w:szCs w:val="18"/>
                </w:rPr>
                <w:delText>85</w:delText>
              </w:r>
            </w:del>
            <w:ins w:id="1253" w:author="My Luong Vuong" w:date="2024-03-24T14:18:00Z">
              <w:r w:rsidR="00F4705D">
                <w:rPr>
                  <w:sz w:val="18"/>
                  <w:szCs w:val="18"/>
                </w:rPr>
                <w:t>93</w:t>
              </w:r>
            </w:ins>
            <w:ins w:id="1254" w:author="My Luong Vuong" w:date="2024-03-24T14:24:00Z">
              <w:r w:rsidR="00D27E08">
                <w:rPr>
                  <w:sz w:val="18"/>
                  <w:szCs w:val="18"/>
                </w:rPr>
                <w:t>3</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29EAB3B1" w:rsidR="00E05082" w:rsidRPr="002E01AC" w:rsidRDefault="00E05082" w:rsidP="002E01AC">
            <w:pPr>
              <w:spacing w:after="0" w:line="240" w:lineRule="auto"/>
              <w:contextualSpacing/>
              <w:rPr>
                <w:sz w:val="18"/>
                <w:szCs w:val="18"/>
              </w:rPr>
            </w:pPr>
            <w:r w:rsidRPr="002E01AC">
              <w:rPr>
                <w:sz w:val="18"/>
                <w:szCs w:val="18"/>
              </w:rPr>
              <w:t>0.</w:t>
            </w:r>
            <w:del w:id="1255" w:author="My Luong Vuong" w:date="2024-05-02T10:26:00Z">
              <w:r w:rsidRPr="002E01AC" w:rsidDel="00092DAC">
                <w:rPr>
                  <w:sz w:val="18"/>
                  <w:szCs w:val="18"/>
                </w:rPr>
                <w:delText xml:space="preserve">49 </w:delText>
              </w:r>
            </w:del>
            <w:ins w:id="1256" w:author="My Luong Vuong" w:date="2024-05-02T10:26:00Z">
              <w:r w:rsidR="00092DAC">
                <w:rPr>
                  <w:sz w:val="18"/>
                  <w:szCs w:val="18"/>
                </w:rPr>
                <w:t>512</w:t>
              </w:r>
              <w:r w:rsidR="00092DAC" w:rsidRPr="002E01AC">
                <w:rPr>
                  <w:sz w:val="18"/>
                  <w:szCs w:val="18"/>
                </w:rPr>
                <w:t xml:space="preserve"> </w:t>
              </w:r>
            </w:ins>
            <w:r w:rsidRPr="002E01AC">
              <w:rPr>
                <w:sz w:val="18"/>
                <w:szCs w:val="18"/>
              </w:rPr>
              <w:t>(0.</w:t>
            </w:r>
            <w:del w:id="1257" w:author="My Luong Vuong" w:date="2024-05-02T10:26:00Z">
              <w:r w:rsidRPr="002E01AC" w:rsidDel="001439A0">
                <w:rPr>
                  <w:sz w:val="18"/>
                  <w:szCs w:val="18"/>
                </w:rPr>
                <w:delText>21</w:delText>
              </w:r>
            </w:del>
            <w:ins w:id="1258" w:author="My Luong Vuong" w:date="2024-05-02T10:26:00Z">
              <w:r w:rsidR="001439A0">
                <w:rPr>
                  <w:sz w:val="18"/>
                  <w:szCs w:val="18"/>
                </w:rPr>
                <w:t>222</w:t>
              </w:r>
            </w:ins>
            <w:r w:rsidRPr="002E01AC">
              <w:rPr>
                <w:sz w:val="18"/>
                <w:szCs w:val="18"/>
              </w:rPr>
              <w:t>–0.</w:t>
            </w:r>
            <w:del w:id="1259" w:author="My Luong Vuong" w:date="2024-05-02T10:26:00Z">
              <w:r w:rsidRPr="002E01AC" w:rsidDel="00C75815">
                <w:rPr>
                  <w:sz w:val="18"/>
                  <w:szCs w:val="18"/>
                </w:rPr>
                <w:delText>82</w:delText>
              </w:r>
            </w:del>
            <w:ins w:id="1260" w:author="My Luong Vuong" w:date="2024-05-02T10:26:00Z">
              <w:r w:rsidR="00C75815" w:rsidRPr="002E01AC">
                <w:rPr>
                  <w:sz w:val="18"/>
                  <w:szCs w:val="18"/>
                </w:rPr>
                <w:t>8</w:t>
              </w:r>
              <w:r w:rsidR="00C75815">
                <w:rPr>
                  <w:sz w:val="18"/>
                  <w:szCs w:val="18"/>
                </w:rPr>
                <w:t>79</w:t>
              </w:r>
            </w:ins>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1C29114D" w:rsidR="00E1478F" w:rsidRPr="002E01AC" w:rsidRDefault="00E1478F" w:rsidP="002E01AC">
            <w:pPr>
              <w:spacing w:after="0" w:line="240" w:lineRule="auto"/>
              <w:ind w:left="170"/>
              <w:contextualSpacing/>
              <w:rPr>
                <w:sz w:val="18"/>
                <w:szCs w:val="18"/>
              </w:rPr>
            </w:pPr>
            <w:r w:rsidRPr="00BE0814">
              <w:rPr>
                <w:sz w:val="18"/>
                <w:szCs w:val="18"/>
              </w:rPr>
              <w:t>38.</w:t>
            </w:r>
            <w:del w:id="1261" w:author="My Luong Vuong" w:date="2024-03-24T12:51:00Z">
              <w:r w:rsidRPr="00BE0814" w:rsidDel="00CA1EB1">
                <w:rPr>
                  <w:sz w:val="18"/>
                  <w:szCs w:val="18"/>
                </w:rPr>
                <w:delText>2</w:delText>
              </w:r>
              <w:r w:rsidR="0096184E" w:rsidDel="00CA1EB1">
                <w:rPr>
                  <w:sz w:val="18"/>
                  <w:szCs w:val="18"/>
                </w:rPr>
                <w:delText xml:space="preserve"> </w:delText>
              </w:r>
            </w:del>
            <w:ins w:id="1262" w:author="My Luong Vuong" w:date="2024-03-24T12:51:00Z">
              <w:r w:rsidR="00CA1EB1">
                <w:rPr>
                  <w:sz w:val="18"/>
                  <w:szCs w:val="18"/>
                </w:rPr>
                <w:t xml:space="preserve">7 </w:t>
              </w:r>
            </w:ins>
            <w:r w:rsidR="0096184E">
              <w:rPr>
                <w:sz w:val="18"/>
                <w:szCs w:val="18"/>
              </w:rPr>
              <w:t>(</w:t>
            </w:r>
            <w:del w:id="1263" w:author="My Luong Vuong" w:date="2024-03-24T12:51:00Z">
              <w:r w:rsidR="0096184E" w:rsidRPr="0096184E" w:rsidDel="00071E8D">
                <w:rPr>
                  <w:sz w:val="18"/>
                  <w:szCs w:val="18"/>
                </w:rPr>
                <w:delText>9</w:delText>
              </w:r>
            </w:del>
            <w:ins w:id="1264" w:author="My Luong Vuong" w:date="2024-03-24T12:51:00Z">
              <w:r w:rsidR="00071E8D">
                <w:rPr>
                  <w:sz w:val="18"/>
                  <w:szCs w:val="18"/>
                </w:rPr>
                <w:t>8</w:t>
              </w:r>
            </w:ins>
            <w:r w:rsidR="0096184E" w:rsidRPr="0096184E">
              <w:rPr>
                <w:sz w:val="18"/>
                <w:szCs w:val="18"/>
              </w:rPr>
              <w:t>.</w:t>
            </w:r>
            <w:del w:id="1265" w:author="My Luong Vuong" w:date="2024-03-24T12:51:00Z">
              <w:r w:rsidR="0096184E" w:rsidRPr="0096184E" w:rsidDel="00071E8D">
                <w:rPr>
                  <w:sz w:val="18"/>
                  <w:szCs w:val="18"/>
                </w:rPr>
                <w:delText>4</w:delText>
              </w:r>
            </w:del>
            <w:ins w:id="1266" w:author="My Luong Vuong" w:date="2024-03-24T12:51:00Z">
              <w:r w:rsidR="00071E8D">
                <w:rPr>
                  <w:sz w:val="18"/>
                  <w:szCs w:val="18"/>
                </w:rPr>
                <w:t>1</w:t>
              </w:r>
            </w:ins>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700A329A" w:rsidR="00E1478F" w:rsidRPr="002E01AC" w:rsidRDefault="00E1478F" w:rsidP="002E01AC">
            <w:pPr>
              <w:spacing w:after="0" w:line="240" w:lineRule="auto"/>
              <w:contextualSpacing/>
              <w:rPr>
                <w:sz w:val="18"/>
                <w:szCs w:val="18"/>
              </w:rPr>
            </w:pPr>
            <w:del w:id="1267" w:author="My Luong Vuong" w:date="2024-03-24T14:19:00Z">
              <w:r w:rsidRPr="002E01AC" w:rsidDel="00C77B05">
                <w:rPr>
                  <w:sz w:val="18"/>
                  <w:szCs w:val="18"/>
                </w:rPr>
                <w:delText>38</w:delText>
              </w:r>
            </w:del>
            <w:ins w:id="1268" w:author="My Luong Vuong" w:date="2024-03-24T14:19:00Z">
              <w:r w:rsidR="00C77B05" w:rsidRPr="002E01AC">
                <w:rPr>
                  <w:sz w:val="18"/>
                  <w:szCs w:val="18"/>
                </w:rPr>
                <w:t>3</w:t>
              </w:r>
              <w:r w:rsidR="00C77B05">
                <w:rPr>
                  <w:sz w:val="18"/>
                  <w:szCs w:val="18"/>
                </w:rPr>
                <w:t>9</w:t>
              </w:r>
            </w:ins>
            <w:r w:rsidRPr="002E01AC">
              <w:rPr>
                <w:sz w:val="18"/>
                <w:szCs w:val="18"/>
              </w:rPr>
              <w:t>.</w:t>
            </w:r>
            <w:del w:id="1269" w:author="My Luong Vuong" w:date="2024-03-24T14:19:00Z">
              <w:r w:rsidRPr="002E01AC" w:rsidDel="00C77B05">
                <w:rPr>
                  <w:sz w:val="18"/>
                  <w:szCs w:val="18"/>
                </w:rPr>
                <w:delText xml:space="preserve">5 </w:delText>
              </w:r>
            </w:del>
            <w:ins w:id="1270" w:author="My Luong Vuong" w:date="2024-03-24T14:19:00Z">
              <w:r w:rsidR="00C77B05">
                <w:rPr>
                  <w:sz w:val="18"/>
                  <w:szCs w:val="18"/>
                </w:rPr>
                <w:t>4</w:t>
              </w:r>
              <w:r w:rsidR="00C77B05" w:rsidRPr="002E01AC">
                <w:rPr>
                  <w:sz w:val="18"/>
                  <w:szCs w:val="18"/>
                </w:rPr>
                <w:t xml:space="preserve"> </w:t>
              </w:r>
            </w:ins>
            <w:r w:rsidRPr="002E01AC">
              <w:rPr>
                <w:sz w:val="18"/>
                <w:szCs w:val="18"/>
              </w:rPr>
              <w:t>(</w:t>
            </w:r>
            <w:del w:id="1271" w:author="My Luong Vuong" w:date="2024-03-24T14:20:00Z">
              <w:r w:rsidRPr="002E01AC" w:rsidDel="008608D1">
                <w:rPr>
                  <w:sz w:val="18"/>
                  <w:szCs w:val="18"/>
                </w:rPr>
                <w:delText>31</w:delText>
              </w:r>
            </w:del>
            <w:ins w:id="1272" w:author="My Luong Vuong" w:date="2024-03-24T14:20:00Z">
              <w:r w:rsidR="008608D1" w:rsidRPr="002E01AC">
                <w:rPr>
                  <w:sz w:val="18"/>
                  <w:szCs w:val="18"/>
                </w:rPr>
                <w:t>3</w:t>
              </w:r>
              <w:r w:rsidR="008608D1">
                <w:rPr>
                  <w:sz w:val="18"/>
                  <w:szCs w:val="18"/>
                </w:rPr>
                <w:t>3</w:t>
              </w:r>
            </w:ins>
            <w:r w:rsidRPr="002E01AC">
              <w:rPr>
                <w:sz w:val="18"/>
                <w:szCs w:val="18"/>
              </w:rPr>
              <w:t>.</w:t>
            </w:r>
            <w:del w:id="1273" w:author="My Luong Vuong" w:date="2024-03-24T14:20:00Z">
              <w:r w:rsidRPr="002E01AC" w:rsidDel="008608D1">
                <w:rPr>
                  <w:sz w:val="18"/>
                  <w:szCs w:val="18"/>
                </w:rPr>
                <w:delText>9</w:delText>
              </w:r>
            </w:del>
            <w:ins w:id="1274" w:author="My Luong Vuong" w:date="2024-03-24T14:20:00Z">
              <w:r w:rsidR="008608D1">
                <w:rPr>
                  <w:sz w:val="18"/>
                  <w:szCs w:val="18"/>
                </w:rPr>
                <w:t>1</w:t>
              </w:r>
            </w:ins>
            <w:r w:rsidRPr="002E01AC">
              <w:rPr>
                <w:sz w:val="18"/>
                <w:szCs w:val="18"/>
              </w:rPr>
              <w:t>–45.</w:t>
            </w:r>
            <w:del w:id="1275" w:author="My Luong Vuong" w:date="2024-03-24T14:20:00Z">
              <w:r w:rsidRPr="002E01AC" w:rsidDel="00213888">
                <w:rPr>
                  <w:sz w:val="18"/>
                  <w:szCs w:val="18"/>
                </w:rPr>
                <w:delText>2</w:delText>
              </w:r>
            </w:del>
            <w:ins w:id="1276" w:author="My Luong Vuong" w:date="2024-03-24T14:20:00Z">
              <w:r w:rsidR="00213888">
                <w:rPr>
                  <w:sz w:val="18"/>
                  <w:szCs w:val="18"/>
                </w:rPr>
                <w:t>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1BC53E9A" w:rsidR="00E1478F" w:rsidRPr="002E01AC" w:rsidRDefault="00E1478F" w:rsidP="002E01AC">
            <w:pPr>
              <w:spacing w:after="0" w:line="240" w:lineRule="auto"/>
              <w:contextualSpacing/>
              <w:rPr>
                <w:sz w:val="18"/>
                <w:szCs w:val="18"/>
              </w:rPr>
            </w:pPr>
            <w:del w:id="1277" w:author="My Luong Vuong" w:date="2024-05-02T10:28:00Z">
              <w:r w:rsidRPr="002E01AC" w:rsidDel="00CC74C9">
                <w:rPr>
                  <w:sz w:val="18"/>
                  <w:szCs w:val="18"/>
                </w:rPr>
                <w:delText>38</w:delText>
              </w:r>
            </w:del>
            <w:ins w:id="1278" w:author="My Luong Vuong" w:date="2024-05-02T10:28:00Z">
              <w:r w:rsidR="00CC74C9" w:rsidRPr="002E01AC">
                <w:rPr>
                  <w:sz w:val="18"/>
                  <w:szCs w:val="18"/>
                </w:rPr>
                <w:t>3</w:t>
              </w:r>
              <w:r w:rsidR="00CC74C9">
                <w:rPr>
                  <w:sz w:val="18"/>
                  <w:szCs w:val="18"/>
                </w:rPr>
                <w:t>9</w:t>
              </w:r>
            </w:ins>
            <w:r w:rsidRPr="002E01AC">
              <w:rPr>
                <w:sz w:val="18"/>
                <w:szCs w:val="18"/>
              </w:rPr>
              <w:t>.</w:t>
            </w:r>
            <w:del w:id="1279" w:author="My Luong Vuong" w:date="2024-05-02T10:28:00Z">
              <w:r w:rsidRPr="002E01AC" w:rsidDel="00CC74C9">
                <w:rPr>
                  <w:sz w:val="18"/>
                  <w:szCs w:val="18"/>
                </w:rPr>
                <w:delText xml:space="preserve">4 </w:delText>
              </w:r>
            </w:del>
            <w:ins w:id="1280" w:author="My Luong Vuong" w:date="2024-05-02T10:28:00Z">
              <w:r w:rsidR="00CC74C9">
                <w:rPr>
                  <w:sz w:val="18"/>
                  <w:szCs w:val="18"/>
                </w:rPr>
                <w:t>0</w:t>
              </w:r>
              <w:r w:rsidR="00CC74C9" w:rsidRPr="002E01AC">
                <w:rPr>
                  <w:sz w:val="18"/>
                  <w:szCs w:val="18"/>
                </w:rPr>
                <w:t xml:space="preserve"> </w:t>
              </w:r>
            </w:ins>
            <w:r w:rsidRPr="002E01AC">
              <w:rPr>
                <w:sz w:val="18"/>
                <w:szCs w:val="18"/>
              </w:rPr>
              <w:t>(</w:t>
            </w:r>
            <w:del w:id="1281" w:author="My Luong Vuong" w:date="2024-05-02T10:28:00Z">
              <w:r w:rsidRPr="002E01AC" w:rsidDel="0090462C">
                <w:rPr>
                  <w:sz w:val="18"/>
                  <w:szCs w:val="18"/>
                </w:rPr>
                <w:delText>31</w:delText>
              </w:r>
            </w:del>
            <w:ins w:id="1282" w:author="My Luong Vuong" w:date="2024-05-02T10:28:00Z">
              <w:r w:rsidR="009B5B7A">
                <w:rPr>
                  <w:sz w:val="18"/>
                  <w:szCs w:val="18"/>
                </w:rPr>
                <w:t>32.</w:t>
              </w:r>
            </w:ins>
            <w:del w:id="1283" w:author="My Luong Vuong" w:date="2024-05-02T10:28:00Z">
              <w:r w:rsidRPr="002E01AC" w:rsidDel="009B5B7A">
                <w:rPr>
                  <w:sz w:val="18"/>
                  <w:szCs w:val="18"/>
                </w:rPr>
                <w:delText>.</w:delText>
              </w:r>
              <w:r w:rsidRPr="002E01AC" w:rsidDel="0090462C">
                <w:rPr>
                  <w:sz w:val="18"/>
                  <w:szCs w:val="18"/>
                </w:rPr>
                <w:delText>4</w:delText>
              </w:r>
            </w:del>
            <w:ins w:id="1284" w:author="My Luong Vuong" w:date="2024-05-02T10:28:00Z">
              <w:r w:rsidR="009B5B7A">
                <w:rPr>
                  <w:sz w:val="18"/>
                  <w:szCs w:val="18"/>
                </w:rPr>
                <w:t>0</w:t>
              </w:r>
            </w:ins>
            <w:r w:rsidRPr="002E01AC">
              <w:rPr>
                <w:sz w:val="18"/>
                <w:szCs w:val="18"/>
              </w:rPr>
              <w:t>–</w:t>
            </w:r>
            <w:del w:id="1285" w:author="My Luong Vuong" w:date="2024-05-02T10:28:00Z">
              <w:r w:rsidRPr="002E01AC" w:rsidDel="00AD60F3">
                <w:rPr>
                  <w:sz w:val="18"/>
                  <w:szCs w:val="18"/>
                </w:rPr>
                <w:delText>45</w:delText>
              </w:r>
            </w:del>
            <w:ins w:id="1286" w:author="My Luong Vuong" w:date="2024-05-02T10:28:00Z">
              <w:r w:rsidR="00CF5A2A">
                <w:rPr>
                  <w:sz w:val="18"/>
                  <w:szCs w:val="18"/>
                </w:rPr>
                <w:t>45</w:t>
              </w:r>
            </w:ins>
            <w:r w:rsidRPr="002E01AC">
              <w:rPr>
                <w:sz w:val="18"/>
                <w:szCs w:val="18"/>
              </w:rPr>
              <w:t>.</w:t>
            </w:r>
            <w:del w:id="1287" w:author="My Luong Vuong" w:date="2024-05-02T10:28:00Z">
              <w:r w:rsidRPr="002E01AC" w:rsidDel="00B1211F">
                <w:rPr>
                  <w:sz w:val="18"/>
                  <w:szCs w:val="18"/>
                </w:rPr>
                <w:delText>7</w:delText>
              </w:r>
            </w:del>
            <w:ins w:id="1288" w:author="My Luong Vuong" w:date="2024-05-02T10:28:00Z">
              <w:r w:rsidR="00CF5A2A">
                <w:rPr>
                  <w:sz w:val="18"/>
                  <w:szCs w:val="18"/>
                </w:rPr>
                <w:t>7</w:t>
              </w:r>
            </w:ins>
            <w:r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3E0F10B2" w:rsidR="00E1478F" w:rsidRPr="002E01AC" w:rsidRDefault="00E1478F" w:rsidP="002E01AC">
            <w:pPr>
              <w:spacing w:after="0" w:line="240" w:lineRule="auto"/>
              <w:contextualSpacing/>
              <w:rPr>
                <w:sz w:val="18"/>
                <w:szCs w:val="18"/>
              </w:rPr>
            </w:pPr>
            <w:del w:id="1289" w:author="My Luong Vuong" w:date="2024-03-24T14:23:00Z">
              <w:r w:rsidRPr="002E01AC" w:rsidDel="00D57E99">
                <w:rPr>
                  <w:sz w:val="18"/>
                  <w:szCs w:val="18"/>
                </w:rPr>
                <w:delText>1</w:delText>
              </w:r>
            </w:del>
            <w:ins w:id="1290" w:author="My Luong Vuong" w:date="2024-03-24T14:23:00Z">
              <w:r w:rsidR="00D57E99">
                <w:rPr>
                  <w:sz w:val="18"/>
                  <w:szCs w:val="18"/>
                </w:rPr>
                <w:t>0</w:t>
              </w:r>
            </w:ins>
            <w:r w:rsidRPr="002E01AC">
              <w:rPr>
                <w:sz w:val="18"/>
                <w:szCs w:val="18"/>
              </w:rPr>
              <w:t>.</w:t>
            </w:r>
            <w:del w:id="1291" w:author="My Luong Vuong" w:date="2024-03-24T14:23:00Z">
              <w:r w:rsidRPr="002E01AC" w:rsidDel="00D57E99">
                <w:rPr>
                  <w:sz w:val="18"/>
                  <w:szCs w:val="18"/>
                </w:rPr>
                <w:delText xml:space="preserve">03 </w:delText>
              </w:r>
            </w:del>
            <w:ins w:id="1292" w:author="My Luong Vuong" w:date="2024-03-24T14:23:00Z">
              <w:r w:rsidR="00D57E99">
                <w:rPr>
                  <w:sz w:val="18"/>
                  <w:szCs w:val="18"/>
                </w:rPr>
                <w:t>9</w:t>
              </w:r>
            </w:ins>
            <w:ins w:id="1293" w:author="My Luong Vuong" w:date="2024-03-24T14:25:00Z">
              <w:r w:rsidR="0045684F">
                <w:rPr>
                  <w:sz w:val="18"/>
                  <w:szCs w:val="18"/>
                </w:rPr>
                <w:t>08</w:t>
              </w:r>
            </w:ins>
            <w:ins w:id="1294" w:author="My Luong Vuong" w:date="2024-03-24T14:23:00Z">
              <w:r w:rsidR="00D57E99" w:rsidRPr="002E01AC">
                <w:rPr>
                  <w:sz w:val="18"/>
                  <w:szCs w:val="18"/>
                </w:rPr>
                <w:t xml:space="preserve"> </w:t>
              </w:r>
            </w:ins>
            <w:r w:rsidRPr="002E01AC">
              <w:rPr>
                <w:sz w:val="18"/>
                <w:szCs w:val="18"/>
              </w:rPr>
              <w:t>(0.</w:t>
            </w:r>
            <w:del w:id="1295" w:author="My Luong Vuong" w:date="2024-03-24T14:25:00Z">
              <w:r w:rsidRPr="002E01AC" w:rsidDel="00995036">
                <w:rPr>
                  <w:sz w:val="18"/>
                  <w:szCs w:val="18"/>
                </w:rPr>
                <w:delText>66</w:delText>
              </w:r>
            </w:del>
            <w:ins w:id="1296" w:author="My Luong Vuong" w:date="2024-03-24T14:25:00Z">
              <w:r w:rsidR="00995036">
                <w:rPr>
                  <w:sz w:val="18"/>
                  <w:szCs w:val="18"/>
                </w:rPr>
                <w:t>498</w:t>
              </w:r>
            </w:ins>
            <w:r w:rsidRPr="002E01AC">
              <w:rPr>
                <w:sz w:val="18"/>
                <w:szCs w:val="18"/>
              </w:rPr>
              <w:t>–1.</w:t>
            </w:r>
            <w:del w:id="1297" w:author="My Luong Vuong" w:date="2024-03-24T14:26:00Z">
              <w:r w:rsidRPr="002E01AC" w:rsidDel="00C96CB5">
                <w:rPr>
                  <w:sz w:val="18"/>
                  <w:szCs w:val="18"/>
                </w:rPr>
                <w:delText>41</w:delText>
              </w:r>
            </w:del>
            <w:ins w:id="1298" w:author="My Luong Vuong" w:date="2024-03-24T14:26:00Z">
              <w:r w:rsidR="00C96CB5">
                <w:rPr>
                  <w:sz w:val="18"/>
                  <w:szCs w:val="18"/>
                </w:rPr>
                <w:t>317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26E9D9" w:rsidR="00E1478F" w:rsidRPr="002E01AC" w:rsidRDefault="00E1478F" w:rsidP="002E01AC">
            <w:pPr>
              <w:spacing w:after="0" w:line="240" w:lineRule="auto"/>
              <w:contextualSpacing/>
              <w:rPr>
                <w:sz w:val="18"/>
                <w:szCs w:val="18"/>
              </w:rPr>
            </w:pPr>
            <w:del w:id="1299" w:author="My Luong Vuong" w:date="2024-05-02T10:25:00Z">
              <w:r w:rsidRPr="002E01AC" w:rsidDel="00D0235F">
                <w:rPr>
                  <w:sz w:val="18"/>
                  <w:szCs w:val="18"/>
                </w:rPr>
                <w:delText>1</w:delText>
              </w:r>
            </w:del>
            <w:ins w:id="1300" w:author="My Luong Vuong" w:date="2024-05-02T10:25:00Z">
              <w:r w:rsidR="00D0235F">
                <w:rPr>
                  <w:sz w:val="18"/>
                  <w:szCs w:val="18"/>
                </w:rPr>
                <w:t>0</w:t>
              </w:r>
            </w:ins>
            <w:r w:rsidRPr="002E01AC">
              <w:rPr>
                <w:sz w:val="18"/>
                <w:szCs w:val="18"/>
              </w:rPr>
              <w:t>.</w:t>
            </w:r>
            <w:del w:id="1301" w:author="My Luong Vuong" w:date="2024-05-02T10:25:00Z">
              <w:r w:rsidRPr="002E01AC" w:rsidDel="001E5FB3">
                <w:rPr>
                  <w:sz w:val="18"/>
                  <w:szCs w:val="18"/>
                </w:rPr>
                <w:delText xml:space="preserve">04 </w:delText>
              </w:r>
            </w:del>
            <w:ins w:id="1302" w:author="My Luong Vuong" w:date="2024-05-02T10:25:00Z">
              <w:r w:rsidR="001E5FB3">
                <w:rPr>
                  <w:sz w:val="18"/>
                  <w:szCs w:val="18"/>
                </w:rPr>
                <w:t>906</w:t>
              </w:r>
              <w:r w:rsidR="001E5FB3" w:rsidRPr="002E01AC">
                <w:rPr>
                  <w:sz w:val="18"/>
                  <w:szCs w:val="18"/>
                </w:rPr>
                <w:t xml:space="preserve"> </w:t>
              </w:r>
            </w:ins>
            <w:r w:rsidRPr="002E01AC">
              <w:rPr>
                <w:sz w:val="18"/>
                <w:szCs w:val="18"/>
              </w:rPr>
              <w:t>(0.</w:t>
            </w:r>
            <w:del w:id="1303" w:author="My Luong Vuong" w:date="2024-05-02T10:25:00Z">
              <w:r w:rsidRPr="002E01AC" w:rsidDel="00D61CA7">
                <w:rPr>
                  <w:sz w:val="18"/>
                  <w:szCs w:val="18"/>
                </w:rPr>
                <w:delText>67</w:delText>
              </w:r>
            </w:del>
            <w:ins w:id="1304" w:author="My Luong Vuong" w:date="2024-05-02T10:25:00Z">
              <w:r w:rsidR="00D61CA7">
                <w:rPr>
                  <w:sz w:val="18"/>
                  <w:szCs w:val="18"/>
                </w:rPr>
                <w:t>508</w:t>
              </w:r>
            </w:ins>
            <w:r w:rsidRPr="002E01AC">
              <w:rPr>
                <w:sz w:val="18"/>
                <w:szCs w:val="18"/>
              </w:rPr>
              <w:t>–1.</w:t>
            </w:r>
            <w:del w:id="1305" w:author="My Luong Vuong" w:date="2024-05-02T10:25:00Z">
              <w:r w:rsidRPr="002E01AC" w:rsidDel="00250A6A">
                <w:rPr>
                  <w:sz w:val="18"/>
                  <w:szCs w:val="18"/>
                </w:rPr>
                <w:delText>45</w:delText>
              </w:r>
            </w:del>
            <w:ins w:id="1306" w:author="My Luong Vuong" w:date="2024-05-02T10:25:00Z">
              <w:r w:rsidR="00250A6A">
                <w:rPr>
                  <w:sz w:val="18"/>
                  <w:szCs w:val="18"/>
                </w:rPr>
                <w:t>32</w:t>
              </w:r>
            </w:ins>
            <w:ins w:id="1307" w:author="My Luong Vuong" w:date="2024-05-02T10:26:00Z">
              <w:r w:rsidR="00250A6A">
                <w:rPr>
                  <w:sz w:val="18"/>
                  <w:szCs w:val="18"/>
                </w:rPr>
                <w:t>8</w:t>
              </w:r>
            </w:ins>
            <w:r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16F6F926" w:rsidR="00E1478F" w:rsidRPr="002E01AC" w:rsidRDefault="00E1478F" w:rsidP="002E01AC">
            <w:pPr>
              <w:spacing w:after="0" w:line="240" w:lineRule="auto"/>
              <w:ind w:left="170"/>
              <w:contextualSpacing/>
              <w:rPr>
                <w:sz w:val="18"/>
                <w:szCs w:val="18"/>
              </w:rPr>
            </w:pPr>
            <w:r w:rsidRPr="00BE0814">
              <w:rPr>
                <w:sz w:val="18"/>
                <w:szCs w:val="18"/>
              </w:rPr>
              <w:t>13.</w:t>
            </w:r>
            <w:del w:id="1308" w:author="My Luong Vuong" w:date="2024-03-24T12:51:00Z">
              <w:r w:rsidRPr="00BE0814" w:rsidDel="002919B4">
                <w:rPr>
                  <w:sz w:val="18"/>
                  <w:szCs w:val="18"/>
                </w:rPr>
                <w:delText>7</w:delText>
              </w:r>
              <w:r w:rsidR="00EC632A" w:rsidDel="002919B4">
                <w:rPr>
                  <w:sz w:val="18"/>
                  <w:szCs w:val="18"/>
                </w:rPr>
                <w:delText xml:space="preserve"> </w:delText>
              </w:r>
            </w:del>
            <w:ins w:id="1309" w:author="My Luong Vuong" w:date="2024-03-24T12:51:00Z">
              <w:r w:rsidR="002919B4">
                <w:rPr>
                  <w:sz w:val="18"/>
                  <w:szCs w:val="18"/>
                </w:rPr>
                <w:t xml:space="preserve">5 </w:t>
              </w:r>
            </w:ins>
            <w:r w:rsidR="00EC632A">
              <w:rPr>
                <w:sz w:val="18"/>
                <w:szCs w:val="18"/>
              </w:rPr>
              <w:t>(</w:t>
            </w:r>
            <w:del w:id="1310" w:author="My Luong Vuong" w:date="2024-03-24T12:51:00Z">
              <w:r w:rsidR="00EC632A" w:rsidDel="00E76B83">
                <w:rPr>
                  <w:sz w:val="18"/>
                  <w:szCs w:val="18"/>
                </w:rPr>
                <w:delText>40</w:delText>
              </w:r>
            </w:del>
            <w:ins w:id="1311" w:author="My Luong Vuong" w:date="2024-03-24T12:51:00Z">
              <w:r w:rsidR="00E76B83">
                <w:rPr>
                  <w:sz w:val="18"/>
                  <w:szCs w:val="18"/>
                </w:rPr>
                <w:t>32.8</w:t>
              </w:r>
            </w:ins>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734E59AB" w:rsidR="00E1478F" w:rsidRPr="002E01AC" w:rsidRDefault="00E1478F" w:rsidP="002E01AC">
            <w:pPr>
              <w:spacing w:after="0" w:line="240" w:lineRule="auto"/>
              <w:contextualSpacing/>
              <w:rPr>
                <w:sz w:val="18"/>
                <w:szCs w:val="18"/>
              </w:rPr>
            </w:pPr>
            <w:r w:rsidRPr="002E01AC">
              <w:rPr>
                <w:sz w:val="18"/>
                <w:szCs w:val="18"/>
              </w:rPr>
              <w:t>12.</w:t>
            </w:r>
            <w:del w:id="1312" w:author="My Luong Vuong" w:date="2024-03-24T14:21:00Z">
              <w:r w:rsidRPr="002E01AC" w:rsidDel="0036187B">
                <w:rPr>
                  <w:sz w:val="18"/>
                  <w:szCs w:val="18"/>
                </w:rPr>
                <w:delText xml:space="preserve">3 </w:delText>
              </w:r>
            </w:del>
            <w:ins w:id="1313" w:author="My Luong Vuong" w:date="2024-03-24T14:21:00Z">
              <w:r w:rsidR="0036187B">
                <w:rPr>
                  <w:sz w:val="18"/>
                  <w:szCs w:val="18"/>
                </w:rPr>
                <w:t>1</w:t>
              </w:r>
              <w:r w:rsidR="0036187B" w:rsidRPr="002E01AC">
                <w:rPr>
                  <w:sz w:val="18"/>
                  <w:szCs w:val="18"/>
                </w:rPr>
                <w:t xml:space="preserve"> </w:t>
              </w:r>
            </w:ins>
            <w:r w:rsidRPr="002E01AC">
              <w:rPr>
                <w:sz w:val="18"/>
                <w:szCs w:val="18"/>
              </w:rPr>
              <w:t>(</w:t>
            </w:r>
            <w:del w:id="1314" w:author="My Luong Vuong" w:date="2024-03-24T14:21:00Z">
              <w:r w:rsidRPr="002E01AC" w:rsidDel="00DC54CB">
                <w:rPr>
                  <w:sz w:val="18"/>
                  <w:szCs w:val="18"/>
                </w:rPr>
                <w:delText>2</w:delText>
              </w:r>
            </w:del>
            <w:ins w:id="1315" w:author="My Luong Vuong" w:date="2024-03-24T14:21:00Z">
              <w:r w:rsidR="00DC54CB">
                <w:rPr>
                  <w:sz w:val="18"/>
                  <w:szCs w:val="18"/>
                </w:rPr>
                <w:t>3</w:t>
              </w:r>
            </w:ins>
            <w:r w:rsidRPr="002E01AC">
              <w:rPr>
                <w:sz w:val="18"/>
                <w:szCs w:val="18"/>
              </w:rPr>
              <w:t>.7–</w:t>
            </w:r>
            <w:del w:id="1316" w:author="My Luong Vuong" w:date="2024-03-24T14:21:00Z">
              <w:r w:rsidRPr="002E01AC" w:rsidDel="00DC54CB">
                <w:rPr>
                  <w:sz w:val="18"/>
                  <w:szCs w:val="18"/>
                </w:rPr>
                <w:delText>22</w:delText>
              </w:r>
            </w:del>
            <w:ins w:id="1317" w:author="My Luong Vuong" w:date="2024-03-24T14:21:00Z">
              <w:r w:rsidR="00DC54CB" w:rsidRPr="002E01AC">
                <w:rPr>
                  <w:sz w:val="18"/>
                  <w:szCs w:val="18"/>
                </w:rPr>
                <w:t>2</w:t>
              </w:r>
              <w:r w:rsidR="00DC54CB">
                <w:rPr>
                  <w:sz w:val="18"/>
                  <w:szCs w:val="18"/>
                </w:rPr>
                <w:t>0</w:t>
              </w:r>
            </w:ins>
            <w:r w:rsidRPr="002E01AC">
              <w:rPr>
                <w:sz w:val="18"/>
                <w:szCs w:val="18"/>
              </w:rPr>
              <w:t>.</w:t>
            </w:r>
            <w:del w:id="1318" w:author="My Luong Vuong" w:date="2024-03-24T14:21:00Z">
              <w:r w:rsidRPr="002E01AC" w:rsidDel="00DC54CB">
                <w:rPr>
                  <w:sz w:val="18"/>
                  <w:szCs w:val="18"/>
                </w:rPr>
                <w:delText>0</w:delText>
              </w:r>
            </w:del>
            <w:ins w:id="1319" w:author="My Luong Vuong" w:date="2024-03-24T14:21:00Z">
              <w:r w:rsidR="00DC54CB">
                <w:rPr>
                  <w:sz w:val="18"/>
                  <w:szCs w:val="18"/>
                </w:rPr>
                <w:t>5</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A21CE4F" w:rsidR="00E1478F" w:rsidRPr="002E01AC" w:rsidRDefault="00E1478F" w:rsidP="002E01AC">
            <w:pPr>
              <w:spacing w:after="0" w:line="240" w:lineRule="auto"/>
              <w:contextualSpacing/>
              <w:rPr>
                <w:sz w:val="18"/>
                <w:szCs w:val="18"/>
              </w:rPr>
            </w:pPr>
            <w:r w:rsidRPr="002E01AC">
              <w:rPr>
                <w:sz w:val="18"/>
                <w:szCs w:val="18"/>
              </w:rPr>
              <w:t>12.0 (</w:t>
            </w:r>
            <w:del w:id="1320" w:author="My Luong Vuong" w:date="2024-05-02T10:27:00Z">
              <w:r w:rsidRPr="002E01AC" w:rsidDel="00C2109E">
                <w:rPr>
                  <w:sz w:val="18"/>
                  <w:szCs w:val="18"/>
                </w:rPr>
                <w:delText>4</w:delText>
              </w:r>
            </w:del>
            <w:ins w:id="1321" w:author="My Luong Vuong" w:date="2024-05-02T10:27:00Z">
              <w:r w:rsidR="00C2109E">
                <w:rPr>
                  <w:sz w:val="18"/>
                  <w:szCs w:val="18"/>
                </w:rPr>
                <w:t>3</w:t>
              </w:r>
            </w:ins>
            <w:r w:rsidRPr="002E01AC">
              <w:rPr>
                <w:sz w:val="18"/>
                <w:szCs w:val="18"/>
              </w:rPr>
              <w:t>.</w:t>
            </w:r>
            <w:del w:id="1322" w:author="My Luong Vuong" w:date="2024-05-02T10:27:00Z">
              <w:r w:rsidRPr="002E01AC" w:rsidDel="00C2109E">
                <w:rPr>
                  <w:sz w:val="18"/>
                  <w:szCs w:val="18"/>
                </w:rPr>
                <w:delText>0</w:delText>
              </w:r>
            </w:del>
            <w:ins w:id="1323" w:author="My Luong Vuong" w:date="2024-05-02T10:27:00Z">
              <w:r w:rsidR="00C2109E">
                <w:rPr>
                  <w:sz w:val="18"/>
                  <w:szCs w:val="18"/>
                </w:rPr>
                <w:t>8</w:t>
              </w:r>
            </w:ins>
            <w:r w:rsidRPr="002E01AC">
              <w:rPr>
                <w:sz w:val="18"/>
                <w:szCs w:val="18"/>
              </w:rPr>
              <w:t>–28.</w:t>
            </w:r>
            <w:del w:id="1324" w:author="My Luong Vuong" w:date="2024-05-02T10:28:00Z">
              <w:r w:rsidRPr="002E01AC" w:rsidDel="008E5307">
                <w:rPr>
                  <w:sz w:val="18"/>
                  <w:szCs w:val="18"/>
                </w:rPr>
                <w:delText>9</w:delText>
              </w:r>
            </w:del>
            <w:ins w:id="1325" w:author="My Luong Vuong" w:date="2024-05-02T10:28:00Z">
              <w:r w:rsidR="008E5307">
                <w:rPr>
                  <w:sz w:val="18"/>
                  <w:szCs w:val="18"/>
                </w:rPr>
                <w:t>2</w:t>
              </w:r>
            </w:ins>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2834CFB0" w:rsidR="00E1478F" w:rsidRPr="002E01AC" w:rsidRDefault="00E1478F" w:rsidP="002E01AC">
            <w:pPr>
              <w:spacing w:after="0" w:line="240" w:lineRule="auto"/>
              <w:ind w:left="170"/>
              <w:contextualSpacing/>
              <w:rPr>
                <w:sz w:val="18"/>
                <w:szCs w:val="18"/>
              </w:rPr>
            </w:pPr>
            <w:r w:rsidRPr="00BE0814">
              <w:rPr>
                <w:sz w:val="18"/>
                <w:szCs w:val="18"/>
              </w:rPr>
              <w:t>8.</w:t>
            </w:r>
            <w:del w:id="1326" w:author="My Luong Vuong" w:date="2024-03-24T12:52:00Z">
              <w:r w:rsidRPr="00BE0814" w:rsidDel="003A2642">
                <w:rPr>
                  <w:sz w:val="18"/>
                  <w:szCs w:val="18"/>
                </w:rPr>
                <w:delText>85</w:delText>
              </w:r>
              <w:r w:rsidR="003B18FE" w:rsidDel="003A2642">
                <w:rPr>
                  <w:sz w:val="18"/>
                  <w:szCs w:val="18"/>
                </w:rPr>
                <w:delText xml:space="preserve"> </w:delText>
              </w:r>
            </w:del>
            <w:ins w:id="1327" w:author="My Luong Vuong" w:date="2024-03-24T12:52:00Z">
              <w:r w:rsidR="003A2642">
                <w:rPr>
                  <w:sz w:val="18"/>
                  <w:szCs w:val="18"/>
                </w:rPr>
                <w:t xml:space="preserve">66 </w:t>
              </w:r>
            </w:ins>
            <w:r w:rsidR="003B18FE">
              <w:rPr>
                <w:sz w:val="18"/>
                <w:szCs w:val="18"/>
              </w:rPr>
              <w:t>(</w:t>
            </w:r>
            <w:del w:id="1328" w:author="My Luong Vuong" w:date="2024-03-24T12:52:00Z">
              <w:r w:rsidR="003B18FE" w:rsidDel="005B381D">
                <w:rPr>
                  <w:sz w:val="18"/>
                  <w:szCs w:val="18"/>
                </w:rPr>
                <w:delText>37</w:delText>
              </w:r>
            </w:del>
            <w:ins w:id="1329" w:author="My Luong Vuong" w:date="2024-03-24T12:52:00Z">
              <w:r w:rsidR="005B381D">
                <w:rPr>
                  <w:sz w:val="18"/>
                  <w:szCs w:val="18"/>
                </w:rPr>
                <w:t>32</w:t>
              </w:r>
            </w:ins>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2AE39377" w:rsidR="00E1478F" w:rsidRPr="002E01AC" w:rsidRDefault="00E1478F" w:rsidP="002E01AC">
            <w:pPr>
              <w:spacing w:after="0" w:line="240" w:lineRule="auto"/>
              <w:contextualSpacing/>
              <w:rPr>
                <w:sz w:val="18"/>
                <w:szCs w:val="18"/>
              </w:rPr>
            </w:pPr>
            <w:r w:rsidRPr="002E01AC">
              <w:rPr>
                <w:sz w:val="18"/>
                <w:szCs w:val="18"/>
              </w:rPr>
              <w:t>8.</w:t>
            </w:r>
            <w:del w:id="1330" w:author="My Luong Vuong" w:date="2024-03-24T14:22:00Z">
              <w:r w:rsidRPr="002E01AC" w:rsidDel="00CA46A1">
                <w:rPr>
                  <w:sz w:val="18"/>
                  <w:szCs w:val="18"/>
                </w:rPr>
                <w:delText xml:space="preserve">71 </w:delText>
              </w:r>
            </w:del>
            <w:ins w:id="1331" w:author="My Luong Vuong" w:date="2024-03-24T14:22:00Z">
              <w:r w:rsidR="00CA46A1">
                <w:rPr>
                  <w:sz w:val="18"/>
                  <w:szCs w:val="18"/>
                </w:rPr>
                <w:t>47</w:t>
              </w:r>
              <w:r w:rsidR="00CA46A1" w:rsidRPr="002E01AC">
                <w:rPr>
                  <w:sz w:val="18"/>
                  <w:szCs w:val="18"/>
                </w:rPr>
                <w:t xml:space="preserve"> </w:t>
              </w:r>
            </w:ins>
            <w:r w:rsidRPr="002E01AC">
              <w:rPr>
                <w:sz w:val="18"/>
                <w:szCs w:val="18"/>
              </w:rPr>
              <w:t>(2.</w:t>
            </w:r>
            <w:del w:id="1332" w:author="My Luong Vuong" w:date="2024-03-24T14:22:00Z">
              <w:r w:rsidRPr="002E01AC" w:rsidDel="007D391E">
                <w:rPr>
                  <w:sz w:val="18"/>
                  <w:szCs w:val="18"/>
                </w:rPr>
                <w:delText>50</w:delText>
              </w:r>
            </w:del>
            <w:ins w:id="1333" w:author="My Luong Vuong" w:date="2024-03-24T14:22:00Z">
              <w:r w:rsidR="007D391E">
                <w:rPr>
                  <w:sz w:val="18"/>
                  <w:szCs w:val="18"/>
                </w:rPr>
                <w:t>73</w:t>
              </w:r>
            </w:ins>
            <w:r w:rsidRPr="002E01AC">
              <w:rPr>
                <w:sz w:val="18"/>
                <w:szCs w:val="18"/>
              </w:rPr>
              <w:t>–14.</w:t>
            </w:r>
            <w:del w:id="1334" w:author="My Luong Vuong" w:date="2024-03-24T14:22:00Z">
              <w:r w:rsidRPr="002E01AC" w:rsidDel="0018252C">
                <w:rPr>
                  <w:sz w:val="18"/>
                  <w:szCs w:val="18"/>
                </w:rPr>
                <w:delText>92</w:delText>
              </w:r>
            </w:del>
            <w:ins w:id="1335" w:author="My Luong Vuong" w:date="2024-03-24T14:22:00Z">
              <w:r w:rsidR="0018252C">
                <w:rPr>
                  <w:sz w:val="18"/>
                  <w:szCs w:val="18"/>
                </w:rPr>
                <w:t>20</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3564ADD8" w:rsidR="00E1478F" w:rsidRPr="002E01AC" w:rsidRDefault="00E1478F" w:rsidP="002E01AC">
            <w:pPr>
              <w:spacing w:after="0" w:line="240" w:lineRule="auto"/>
              <w:contextualSpacing/>
              <w:rPr>
                <w:sz w:val="18"/>
                <w:szCs w:val="18"/>
              </w:rPr>
            </w:pPr>
            <w:del w:id="1336" w:author="My Luong Vuong" w:date="2024-05-02T10:29:00Z">
              <w:r w:rsidRPr="002E01AC" w:rsidDel="000B55AF">
                <w:rPr>
                  <w:sz w:val="18"/>
                  <w:szCs w:val="18"/>
                </w:rPr>
                <w:delText>9</w:delText>
              </w:r>
            </w:del>
            <w:ins w:id="1337" w:author="My Luong Vuong" w:date="2024-05-02T10:29:00Z">
              <w:r w:rsidR="000B55AF">
                <w:rPr>
                  <w:sz w:val="18"/>
                  <w:szCs w:val="18"/>
                </w:rPr>
                <w:t>8</w:t>
              </w:r>
            </w:ins>
            <w:r w:rsidRPr="002E01AC">
              <w:rPr>
                <w:sz w:val="18"/>
                <w:szCs w:val="18"/>
              </w:rPr>
              <w:t>.</w:t>
            </w:r>
            <w:del w:id="1338" w:author="My Luong Vuong" w:date="2024-05-02T10:29:00Z">
              <w:r w:rsidRPr="002E01AC" w:rsidDel="000B55AF">
                <w:rPr>
                  <w:sz w:val="18"/>
                  <w:szCs w:val="18"/>
                </w:rPr>
                <w:delText xml:space="preserve">03 </w:delText>
              </w:r>
            </w:del>
            <w:ins w:id="1339" w:author="My Luong Vuong" w:date="2024-05-02T10:29:00Z">
              <w:r w:rsidR="000B55AF">
                <w:rPr>
                  <w:sz w:val="18"/>
                  <w:szCs w:val="18"/>
                </w:rPr>
                <w:t>71</w:t>
              </w:r>
              <w:r w:rsidR="000B55AF" w:rsidRPr="002E01AC">
                <w:rPr>
                  <w:sz w:val="18"/>
                  <w:szCs w:val="18"/>
                </w:rPr>
                <w:t xml:space="preserve"> </w:t>
              </w:r>
            </w:ins>
            <w:r w:rsidRPr="002E01AC">
              <w:rPr>
                <w:sz w:val="18"/>
                <w:szCs w:val="18"/>
              </w:rPr>
              <w:t>(</w:t>
            </w:r>
            <w:del w:id="1340" w:author="My Luong Vuong" w:date="2024-05-02T10:29:00Z">
              <w:r w:rsidRPr="002E01AC" w:rsidDel="006014A0">
                <w:rPr>
                  <w:sz w:val="18"/>
                  <w:szCs w:val="18"/>
                </w:rPr>
                <w:delText>2</w:delText>
              </w:r>
            </w:del>
            <w:ins w:id="1341" w:author="My Luong Vuong" w:date="2024-05-02T10:29:00Z">
              <w:r w:rsidR="006014A0">
                <w:rPr>
                  <w:sz w:val="18"/>
                  <w:szCs w:val="18"/>
                </w:rPr>
                <w:t>2</w:t>
              </w:r>
            </w:ins>
            <w:r w:rsidRPr="002E01AC">
              <w:rPr>
                <w:sz w:val="18"/>
                <w:szCs w:val="18"/>
              </w:rPr>
              <w:t>.</w:t>
            </w:r>
            <w:del w:id="1342" w:author="My Luong Vuong" w:date="2024-05-02T10:29:00Z">
              <w:r w:rsidRPr="002E01AC" w:rsidDel="006014A0">
                <w:rPr>
                  <w:sz w:val="18"/>
                  <w:szCs w:val="18"/>
                </w:rPr>
                <w:delText>75</w:delText>
              </w:r>
            </w:del>
            <w:ins w:id="1343" w:author="My Luong Vuong" w:date="2024-05-02T10:29:00Z">
              <w:r w:rsidR="006014A0">
                <w:rPr>
                  <w:sz w:val="18"/>
                  <w:szCs w:val="18"/>
                </w:rPr>
                <w:t>64</w:t>
              </w:r>
            </w:ins>
            <w:r w:rsidRPr="002E01AC">
              <w:rPr>
                <w:sz w:val="18"/>
                <w:szCs w:val="18"/>
              </w:rPr>
              <w:t>–15.</w:t>
            </w:r>
            <w:del w:id="1344" w:author="My Luong Vuong" w:date="2024-05-02T10:29:00Z">
              <w:r w:rsidRPr="002E01AC" w:rsidDel="000B0B62">
                <w:rPr>
                  <w:sz w:val="18"/>
                  <w:szCs w:val="18"/>
                </w:rPr>
                <w:delText>65</w:delText>
              </w:r>
            </w:del>
            <w:ins w:id="1345" w:author="My Luong Vuong" w:date="2024-05-02T10:29:00Z">
              <w:r w:rsidR="000B0B62">
                <w:rPr>
                  <w:sz w:val="18"/>
                  <w:szCs w:val="18"/>
                </w:rPr>
                <w:t>82</w:t>
              </w:r>
            </w:ins>
            <w:r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5F100625" w:rsidR="00E1478F" w:rsidRPr="002E01AC" w:rsidRDefault="00E1478F" w:rsidP="002E01AC">
            <w:pPr>
              <w:spacing w:after="0" w:line="240" w:lineRule="auto"/>
              <w:ind w:left="170"/>
              <w:contextualSpacing/>
              <w:rPr>
                <w:sz w:val="18"/>
                <w:szCs w:val="18"/>
              </w:rPr>
            </w:pPr>
            <w:del w:id="1346" w:author="My Luong Vuong" w:date="2024-03-24T12:52:00Z">
              <w:r w:rsidRPr="00BE0814" w:rsidDel="00D010B5">
                <w:rPr>
                  <w:color w:val="000000"/>
                  <w:sz w:val="18"/>
                  <w:szCs w:val="18"/>
                </w:rPr>
                <w:delText>45</w:delText>
              </w:r>
            </w:del>
            <w:ins w:id="1347" w:author="My Luong Vuong" w:date="2024-03-24T12:52:00Z">
              <w:r w:rsidR="00D010B5">
                <w:rPr>
                  <w:color w:val="000000"/>
                  <w:sz w:val="18"/>
                  <w:szCs w:val="18"/>
                </w:rPr>
                <w:t>57</w:t>
              </w:r>
            </w:ins>
            <w:r w:rsidRPr="00BE0814">
              <w:rPr>
                <w:color w:val="000000"/>
                <w:sz w:val="18"/>
                <w:szCs w:val="18"/>
              </w:rPr>
              <w:t>.</w:t>
            </w:r>
            <w:del w:id="1348" w:author="My Luong Vuong" w:date="2024-03-24T12:53:00Z">
              <w:r w:rsidRPr="00BE0814" w:rsidDel="0047175E">
                <w:rPr>
                  <w:color w:val="000000"/>
                  <w:sz w:val="18"/>
                  <w:szCs w:val="18"/>
                </w:rPr>
                <w:delText>7</w:delText>
              </w:r>
              <w:r w:rsidR="004C2ECE" w:rsidDel="0047175E">
                <w:rPr>
                  <w:color w:val="000000"/>
                  <w:sz w:val="18"/>
                  <w:szCs w:val="18"/>
                </w:rPr>
                <w:delText xml:space="preserve"> </w:delText>
              </w:r>
            </w:del>
            <w:ins w:id="1349" w:author="My Luong Vuong" w:date="2024-03-24T12:53:00Z">
              <w:r w:rsidR="0047175E">
                <w:rPr>
                  <w:color w:val="000000"/>
                  <w:sz w:val="18"/>
                  <w:szCs w:val="18"/>
                </w:rPr>
                <w:t xml:space="preserve">9 </w:t>
              </w:r>
            </w:ins>
            <w:r w:rsidR="004C2ECE">
              <w:rPr>
                <w:color w:val="000000"/>
                <w:sz w:val="18"/>
                <w:szCs w:val="18"/>
              </w:rPr>
              <w:t>(</w:t>
            </w:r>
            <w:del w:id="1350" w:author="My Luong Vuong" w:date="2024-03-24T12:53:00Z">
              <w:r w:rsidR="004C2ECE" w:rsidDel="00187B27">
                <w:rPr>
                  <w:color w:val="000000"/>
                  <w:sz w:val="18"/>
                  <w:szCs w:val="18"/>
                </w:rPr>
                <w:delText>18</w:delText>
              </w:r>
            </w:del>
            <w:ins w:id="1351" w:author="My Luong Vuong" w:date="2024-03-24T12:53:00Z">
              <w:r w:rsidR="00187B27">
                <w:rPr>
                  <w:color w:val="000000"/>
                  <w:sz w:val="18"/>
                  <w:szCs w:val="18"/>
                </w:rPr>
                <w:t>20</w:t>
              </w:r>
            </w:ins>
            <w:r w:rsidR="004C2ECE">
              <w:rPr>
                <w:color w:val="000000"/>
                <w:sz w:val="18"/>
                <w:szCs w:val="18"/>
              </w:rPr>
              <w:t>.</w:t>
            </w:r>
            <w:del w:id="1352" w:author="My Luong Vuong" w:date="2024-03-24T12:53:00Z">
              <w:r w:rsidR="004C2ECE" w:rsidDel="00187B27">
                <w:rPr>
                  <w:color w:val="000000"/>
                  <w:sz w:val="18"/>
                  <w:szCs w:val="18"/>
                </w:rPr>
                <w:delText>3</w:delText>
              </w:r>
            </w:del>
            <w:ins w:id="1353" w:author="My Luong Vuong" w:date="2024-03-24T12:53:00Z">
              <w:r w:rsidR="00187B27">
                <w:rPr>
                  <w:color w:val="000000"/>
                  <w:sz w:val="18"/>
                  <w:szCs w:val="18"/>
                </w:rPr>
                <w:t>1</w:t>
              </w:r>
            </w:ins>
            <w:r w:rsidR="004C2ECE">
              <w:rPr>
                <w:color w:val="000000"/>
                <w:sz w:val="18"/>
                <w:szCs w:val="18"/>
              </w:rPr>
              <w:t>)</w:t>
            </w:r>
            <w:ins w:id="1354" w:author="My Luong Vuong" w:date="2024-03-24T14:16:00Z">
              <w:r w:rsidR="00673031">
                <w:rPr>
                  <w:color w:val="000000"/>
                  <w:sz w:val="18"/>
                  <w:szCs w:val="18"/>
                </w:rPr>
                <w:t xml:space="preserve"> [58]</w:t>
              </w:r>
            </w:ins>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2AB4FF73" w:rsidR="00E1478F" w:rsidRPr="002E01AC" w:rsidRDefault="00E1478F" w:rsidP="002E01AC">
            <w:pPr>
              <w:spacing w:after="0" w:line="240" w:lineRule="auto"/>
              <w:contextualSpacing/>
              <w:rPr>
                <w:b/>
                <w:bCs/>
                <w:sz w:val="18"/>
                <w:szCs w:val="18"/>
              </w:rPr>
            </w:pPr>
            <w:del w:id="1355" w:author="My Luong Vuong" w:date="2024-03-24T14:39:00Z">
              <w:r w:rsidRPr="002E01AC" w:rsidDel="00D015AC">
                <w:rPr>
                  <w:sz w:val="18"/>
                  <w:szCs w:val="18"/>
                </w:rPr>
                <w:delText>44</w:delText>
              </w:r>
            </w:del>
            <w:ins w:id="1356" w:author="My Luong Vuong" w:date="2024-03-24T14:39:00Z">
              <w:r w:rsidR="00D015AC">
                <w:rPr>
                  <w:sz w:val="18"/>
                  <w:szCs w:val="18"/>
                </w:rPr>
                <w:t>57</w:t>
              </w:r>
            </w:ins>
            <w:r w:rsidRPr="002E01AC">
              <w:rPr>
                <w:sz w:val="18"/>
                <w:szCs w:val="18"/>
              </w:rPr>
              <w:t>.</w:t>
            </w:r>
            <w:del w:id="1357" w:author="My Luong Vuong" w:date="2024-03-24T14:39:00Z">
              <w:r w:rsidRPr="002E01AC" w:rsidDel="00D015AC">
                <w:rPr>
                  <w:sz w:val="18"/>
                  <w:szCs w:val="18"/>
                </w:rPr>
                <w:delText xml:space="preserve">3 </w:delText>
              </w:r>
            </w:del>
            <w:ins w:id="1358" w:author="My Luong Vuong" w:date="2024-03-24T14:39:00Z">
              <w:r w:rsidR="00D015AC">
                <w:rPr>
                  <w:sz w:val="18"/>
                  <w:szCs w:val="18"/>
                </w:rPr>
                <w:t>1</w:t>
              </w:r>
              <w:r w:rsidR="00D015AC" w:rsidRPr="002E01AC">
                <w:rPr>
                  <w:sz w:val="18"/>
                  <w:szCs w:val="18"/>
                </w:rPr>
                <w:t xml:space="preserve"> </w:t>
              </w:r>
            </w:ins>
            <w:r w:rsidRPr="002E01AC">
              <w:rPr>
                <w:sz w:val="18"/>
                <w:szCs w:val="18"/>
              </w:rPr>
              <w:t>(</w:t>
            </w:r>
            <w:del w:id="1359" w:author="My Luong Vuong" w:date="2024-03-24T14:39:00Z">
              <w:r w:rsidRPr="002E01AC" w:rsidDel="00AB0ED5">
                <w:rPr>
                  <w:sz w:val="18"/>
                  <w:szCs w:val="18"/>
                </w:rPr>
                <w:delText>29</w:delText>
              </w:r>
            </w:del>
            <w:ins w:id="1360" w:author="My Luong Vuong" w:date="2024-03-24T14:39:00Z">
              <w:r w:rsidR="00AB0ED5">
                <w:rPr>
                  <w:sz w:val="18"/>
                  <w:szCs w:val="18"/>
                </w:rPr>
                <w:t>36</w:t>
              </w:r>
            </w:ins>
            <w:r w:rsidRPr="002E01AC">
              <w:rPr>
                <w:sz w:val="18"/>
                <w:szCs w:val="18"/>
              </w:rPr>
              <w:t>.</w:t>
            </w:r>
            <w:del w:id="1361" w:author="My Luong Vuong" w:date="2024-03-24T14:39:00Z">
              <w:r w:rsidRPr="002E01AC" w:rsidDel="00AB0ED5">
                <w:rPr>
                  <w:sz w:val="18"/>
                  <w:szCs w:val="18"/>
                </w:rPr>
                <w:delText>7</w:delText>
              </w:r>
            </w:del>
            <w:ins w:id="1362" w:author="My Luong Vuong" w:date="2024-03-24T14:39:00Z">
              <w:r w:rsidR="00AB0ED5">
                <w:rPr>
                  <w:sz w:val="18"/>
                  <w:szCs w:val="18"/>
                </w:rPr>
                <w:t>1</w:t>
              </w:r>
            </w:ins>
            <w:r w:rsidRPr="002E01AC">
              <w:rPr>
                <w:sz w:val="18"/>
                <w:szCs w:val="18"/>
              </w:rPr>
              <w:t>–</w:t>
            </w:r>
            <w:del w:id="1363" w:author="My Luong Vuong" w:date="2024-03-24T14:39:00Z">
              <w:r w:rsidRPr="002E01AC" w:rsidDel="009C1F4B">
                <w:rPr>
                  <w:sz w:val="18"/>
                  <w:szCs w:val="18"/>
                </w:rPr>
                <w:delText>67</w:delText>
              </w:r>
            </w:del>
            <w:ins w:id="1364" w:author="My Luong Vuong" w:date="2024-03-24T14:39:00Z">
              <w:r w:rsidR="009C1F4B">
                <w:rPr>
                  <w:sz w:val="18"/>
                  <w:szCs w:val="18"/>
                </w:rPr>
                <w:t>95</w:t>
              </w:r>
            </w:ins>
            <w:r w:rsidRPr="002E01AC">
              <w:rPr>
                <w:sz w:val="18"/>
                <w:szCs w:val="18"/>
              </w:rPr>
              <w:t>.</w:t>
            </w:r>
            <w:del w:id="1365" w:author="My Luong Vuong" w:date="2024-03-24T14:39:00Z">
              <w:r w:rsidRPr="002E01AC" w:rsidDel="009C1F4B">
                <w:rPr>
                  <w:sz w:val="18"/>
                  <w:szCs w:val="18"/>
                </w:rPr>
                <w:delText>8</w:delText>
              </w:r>
            </w:del>
            <w:ins w:id="1366" w:author="My Luong Vuong" w:date="2024-03-24T14:39:00Z">
              <w:r w:rsidR="009C1F4B">
                <w:rPr>
                  <w:sz w:val="18"/>
                  <w:szCs w:val="18"/>
                </w:rPr>
                <w:t>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69A8A595" w:rsidR="00E1478F" w:rsidRPr="002E01AC" w:rsidRDefault="00E1478F" w:rsidP="002E01AC">
            <w:pPr>
              <w:spacing w:after="0" w:line="240" w:lineRule="auto"/>
              <w:contextualSpacing/>
              <w:rPr>
                <w:sz w:val="18"/>
                <w:szCs w:val="18"/>
              </w:rPr>
            </w:pPr>
            <w:del w:id="1367" w:author="My Luong Vuong" w:date="2024-05-02T10:30:00Z">
              <w:r w:rsidRPr="002E01AC" w:rsidDel="00A0340D">
                <w:rPr>
                  <w:sz w:val="18"/>
                  <w:szCs w:val="18"/>
                </w:rPr>
                <w:delText>42</w:delText>
              </w:r>
            </w:del>
            <w:ins w:id="1368" w:author="My Luong Vuong" w:date="2024-05-02T10:30:00Z">
              <w:r w:rsidR="00A0340D">
                <w:rPr>
                  <w:sz w:val="18"/>
                  <w:szCs w:val="18"/>
                </w:rPr>
                <w:t>54</w:t>
              </w:r>
            </w:ins>
            <w:r w:rsidRPr="002E01AC">
              <w:rPr>
                <w:sz w:val="18"/>
                <w:szCs w:val="18"/>
              </w:rPr>
              <w:t>.</w:t>
            </w:r>
            <w:del w:id="1369" w:author="My Luong Vuong" w:date="2024-05-02T10:30:00Z">
              <w:r w:rsidRPr="002E01AC" w:rsidDel="00A0340D">
                <w:rPr>
                  <w:sz w:val="18"/>
                  <w:szCs w:val="18"/>
                </w:rPr>
                <w:delText xml:space="preserve">3 </w:delText>
              </w:r>
            </w:del>
            <w:ins w:id="1370" w:author="My Luong Vuong" w:date="2024-05-02T10:30:00Z">
              <w:r w:rsidR="00A0340D">
                <w:rPr>
                  <w:sz w:val="18"/>
                  <w:szCs w:val="18"/>
                </w:rPr>
                <w:t>7</w:t>
              </w:r>
              <w:r w:rsidR="00A0340D" w:rsidRPr="002E01AC">
                <w:rPr>
                  <w:sz w:val="18"/>
                  <w:szCs w:val="18"/>
                </w:rPr>
                <w:t xml:space="preserve"> </w:t>
              </w:r>
            </w:ins>
            <w:r w:rsidRPr="002E01AC">
              <w:rPr>
                <w:sz w:val="18"/>
                <w:szCs w:val="18"/>
              </w:rPr>
              <w:t>(</w:t>
            </w:r>
            <w:del w:id="1371" w:author="My Luong Vuong" w:date="2024-05-02T10:30:00Z">
              <w:r w:rsidRPr="002E01AC" w:rsidDel="00BF388F">
                <w:rPr>
                  <w:sz w:val="18"/>
                  <w:szCs w:val="18"/>
                </w:rPr>
                <w:delText>26</w:delText>
              </w:r>
            </w:del>
            <w:ins w:id="1372" w:author="My Luong Vuong" w:date="2024-05-02T10:30:00Z">
              <w:r w:rsidR="00BF388F">
                <w:rPr>
                  <w:sz w:val="18"/>
                  <w:szCs w:val="18"/>
                </w:rPr>
                <w:t>31</w:t>
              </w:r>
            </w:ins>
            <w:r w:rsidRPr="002E01AC">
              <w:rPr>
                <w:sz w:val="18"/>
                <w:szCs w:val="18"/>
              </w:rPr>
              <w:t>.2–</w:t>
            </w:r>
            <w:del w:id="1373" w:author="My Luong Vuong" w:date="2024-05-02T10:30:00Z">
              <w:r w:rsidRPr="002E01AC" w:rsidDel="002C2252">
                <w:rPr>
                  <w:sz w:val="18"/>
                  <w:szCs w:val="18"/>
                </w:rPr>
                <w:delText>65</w:delText>
              </w:r>
            </w:del>
            <w:ins w:id="1374" w:author="My Luong Vuong" w:date="2024-05-02T10:30:00Z">
              <w:r w:rsidR="002C2252">
                <w:rPr>
                  <w:sz w:val="18"/>
                  <w:szCs w:val="18"/>
                </w:rPr>
                <w:t>90</w:t>
              </w:r>
            </w:ins>
            <w:r w:rsidRPr="002E01AC">
              <w:rPr>
                <w:sz w:val="18"/>
                <w:szCs w:val="18"/>
              </w:rPr>
              <w:t>.</w:t>
            </w:r>
            <w:del w:id="1375" w:author="My Luong Vuong" w:date="2024-05-02T10:30:00Z">
              <w:r w:rsidRPr="002E01AC" w:rsidDel="002C2252">
                <w:rPr>
                  <w:sz w:val="18"/>
                  <w:szCs w:val="18"/>
                </w:rPr>
                <w:delText>0</w:delText>
              </w:r>
            </w:del>
            <w:ins w:id="1376" w:author="My Luong Vuong" w:date="2024-05-02T10:30:00Z">
              <w:r w:rsidR="002C2252">
                <w:rPr>
                  <w:sz w:val="18"/>
                  <w:szCs w:val="18"/>
                </w:rPr>
                <w:t>7</w:t>
              </w:r>
            </w:ins>
            <w:r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7D3E6CB3" w:rsidR="00E1478F" w:rsidRPr="002E01AC" w:rsidRDefault="00E1478F" w:rsidP="002E01AC">
            <w:pPr>
              <w:spacing w:after="0" w:line="240" w:lineRule="auto"/>
              <w:ind w:left="170"/>
              <w:contextualSpacing/>
              <w:rPr>
                <w:sz w:val="18"/>
                <w:szCs w:val="18"/>
              </w:rPr>
            </w:pPr>
            <w:r w:rsidRPr="00BE0814">
              <w:rPr>
                <w:sz w:val="18"/>
                <w:szCs w:val="18"/>
              </w:rPr>
              <w:t>57.</w:t>
            </w:r>
            <w:del w:id="1377" w:author="My Luong Vuong" w:date="2024-03-24T12:53:00Z">
              <w:r w:rsidRPr="00BE0814" w:rsidDel="00CF7CF6">
                <w:rPr>
                  <w:sz w:val="18"/>
                  <w:szCs w:val="18"/>
                </w:rPr>
                <w:delText>5</w:delText>
              </w:r>
              <w:r w:rsidR="00A056AE" w:rsidDel="00CF7CF6">
                <w:rPr>
                  <w:sz w:val="18"/>
                  <w:szCs w:val="18"/>
                </w:rPr>
                <w:delText xml:space="preserve"> </w:delText>
              </w:r>
            </w:del>
            <w:ins w:id="1378" w:author="My Luong Vuong" w:date="2024-03-24T12:53:00Z">
              <w:r w:rsidR="00CF7CF6">
                <w:rPr>
                  <w:sz w:val="18"/>
                  <w:szCs w:val="18"/>
                </w:rPr>
                <w:t xml:space="preserve">4 </w:t>
              </w:r>
            </w:ins>
            <w:r w:rsidR="00A056AE">
              <w:rPr>
                <w:sz w:val="18"/>
                <w:szCs w:val="18"/>
              </w:rPr>
              <w:t>(8.</w:t>
            </w:r>
            <w:del w:id="1379" w:author="My Luong Vuong" w:date="2024-03-24T12:53:00Z">
              <w:r w:rsidR="00A056AE" w:rsidDel="00775186">
                <w:rPr>
                  <w:sz w:val="18"/>
                  <w:szCs w:val="18"/>
                </w:rPr>
                <w:delText>2</w:delText>
              </w:r>
            </w:del>
            <w:ins w:id="1380" w:author="My Luong Vuong" w:date="2024-03-24T12:53:00Z">
              <w:r w:rsidR="00775186">
                <w:rPr>
                  <w:sz w:val="18"/>
                  <w:szCs w:val="18"/>
                </w:rPr>
                <w:t>3</w:t>
              </w:r>
            </w:ins>
            <w:r w:rsidR="00A056AE">
              <w:rPr>
                <w:sz w:val="18"/>
                <w:szCs w:val="18"/>
              </w:rPr>
              <w:t>)</w:t>
            </w:r>
            <w:ins w:id="1381" w:author="My Luong Vuong" w:date="2024-03-24T14:16:00Z">
              <w:r w:rsidR="00196DA7">
                <w:rPr>
                  <w:sz w:val="18"/>
                  <w:szCs w:val="18"/>
                </w:rPr>
                <w:t xml:space="preserve"> [15]</w:t>
              </w:r>
            </w:ins>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157DC860" w:rsidR="00E1478F" w:rsidRPr="002E01AC" w:rsidRDefault="00E1478F" w:rsidP="002E01AC">
            <w:pPr>
              <w:spacing w:after="0" w:line="240" w:lineRule="auto"/>
              <w:contextualSpacing/>
              <w:rPr>
                <w:color w:val="000000"/>
                <w:sz w:val="18"/>
                <w:szCs w:val="18"/>
              </w:rPr>
            </w:pPr>
            <w:r w:rsidRPr="002E01AC">
              <w:rPr>
                <w:sz w:val="18"/>
                <w:szCs w:val="18"/>
              </w:rPr>
              <w:t>49.</w:t>
            </w:r>
            <w:del w:id="1382" w:author="My Luong Vuong" w:date="2024-03-24T14:41:00Z">
              <w:r w:rsidRPr="002E01AC" w:rsidDel="00674E28">
                <w:rPr>
                  <w:sz w:val="18"/>
                  <w:szCs w:val="18"/>
                </w:rPr>
                <w:delText xml:space="preserve">7 </w:delText>
              </w:r>
            </w:del>
            <w:ins w:id="1383" w:author="My Luong Vuong" w:date="2024-03-24T14:41:00Z">
              <w:r w:rsidR="00674E28">
                <w:rPr>
                  <w:sz w:val="18"/>
                  <w:szCs w:val="18"/>
                </w:rPr>
                <w:t>3</w:t>
              </w:r>
              <w:r w:rsidR="00674E28" w:rsidRPr="002E01AC">
                <w:rPr>
                  <w:sz w:val="18"/>
                  <w:szCs w:val="18"/>
                </w:rPr>
                <w:t xml:space="preserve"> </w:t>
              </w:r>
            </w:ins>
            <w:r w:rsidRPr="002E01AC">
              <w:rPr>
                <w:sz w:val="18"/>
                <w:szCs w:val="18"/>
              </w:rPr>
              <w:t>(</w:t>
            </w:r>
            <w:del w:id="1384" w:author="My Luong Vuong" w:date="2024-03-24T14:41:00Z">
              <w:r w:rsidRPr="002E01AC" w:rsidDel="00A70B51">
                <w:rPr>
                  <w:sz w:val="18"/>
                  <w:szCs w:val="18"/>
                </w:rPr>
                <w:delText>40</w:delText>
              </w:r>
            </w:del>
            <w:ins w:id="1385" w:author="My Luong Vuong" w:date="2024-03-24T14:41:00Z">
              <w:r w:rsidR="00A70B51">
                <w:rPr>
                  <w:sz w:val="18"/>
                  <w:szCs w:val="18"/>
                </w:rPr>
                <w:t>39</w:t>
              </w:r>
            </w:ins>
            <w:r w:rsidRPr="002E01AC">
              <w:rPr>
                <w:sz w:val="18"/>
                <w:szCs w:val="18"/>
              </w:rPr>
              <w:t>.</w:t>
            </w:r>
            <w:del w:id="1386" w:author="My Luong Vuong" w:date="2024-03-24T14:41:00Z">
              <w:r w:rsidRPr="002E01AC" w:rsidDel="00A70B51">
                <w:rPr>
                  <w:sz w:val="18"/>
                  <w:szCs w:val="18"/>
                </w:rPr>
                <w:delText>2</w:delText>
              </w:r>
            </w:del>
            <w:ins w:id="1387" w:author="My Luong Vuong" w:date="2024-03-24T14:41:00Z">
              <w:r w:rsidR="00A70B51">
                <w:rPr>
                  <w:sz w:val="18"/>
                  <w:szCs w:val="18"/>
                </w:rPr>
                <w:t>5</w:t>
              </w:r>
            </w:ins>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72203A35" w:rsidR="00E1478F" w:rsidRPr="002E01AC" w:rsidRDefault="00E1478F" w:rsidP="002E01AC">
            <w:pPr>
              <w:spacing w:after="0" w:line="240" w:lineRule="auto"/>
              <w:contextualSpacing/>
              <w:rPr>
                <w:sz w:val="18"/>
                <w:szCs w:val="18"/>
              </w:rPr>
            </w:pPr>
            <w:del w:id="1388" w:author="My Luong Vuong" w:date="2024-05-02T10:30:00Z">
              <w:r w:rsidRPr="002E01AC" w:rsidDel="00592AB3">
                <w:rPr>
                  <w:sz w:val="18"/>
                  <w:szCs w:val="18"/>
                </w:rPr>
                <w:delText>50</w:delText>
              </w:r>
            </w:del>
            <w:ins w:id="1389" w:author="My Luong Vuong" w:date="2024-05-02T10:30:00Z">
              <w:r w:rsidR="00592AB3">
                <w:rPr>
                  <w:sz w:val="18"/>
                  <w:szCs w:val="18"/>
                </w:rPr>
                <w:t>49</w:t>
              </w:r>
            </w:ins>
            <w:r w:rsidRPr="002E01AC">
              <w:rPr>
                <w:sz w:val="18"/>
                <w:szCs w:val="18"/>
              </w:rPr>
              <w:t>.</w:t>
            </w:r>
            <w:del w:id="1390" w:author="My Luong Vuong" w:date="2024-05-02T10:30:00Z">
              <w:r w:rsidRPr="002E01AC" w:rsidDel="00592AB3">
                <w:rPr>
                  <w:sz w:val="18"/>
                  <w:szCs w:val="18"/>
                </w:rPr>
                <w:delText xml:space="preserve">0 </w:delText>
              </w:r>
            </w:del>
            <w:ins w:id="1391" w:author="My Luong Vuong" w:date="2024-05-02T10:30:00Z">
              <w:r w:rsidR="00592AB3">
                <w:rPr>
                  <w:sz w:val="18"/>
                  <w:szCs w:val="18"/>
                </w:rPr>
                <w:t>7</w:t>
              </w:r>
              <w:r w:rsidR="00592AB3" w:rsidRPr="002E01AC">
                <w:rPr>
                  <w:sz w:val="18"/>
                  <w:szCs w:val="18"/>
                </w:rPr>
                <w:t xml:space="preserve"> </w:t>
              </w:r>
            </w:ins>
            <w:r w:rsidRPr="002E01AC">
              <w:rPr>
                <w:sz w:val="18"/>
                <w:szCs w:val="18"/>
              </w:rPr>
              <w:t>(</w:t>
            </w:r>
            <w:del w:id="1392" w:author="My Luong Vuong" w:date="2024-05-02T10:31:00Z">
              <w:r w:rsidRPr="002E01AC" w:rsidDel="004E063C">
                <w:rPr>
                  <w:sz w:val="18"/>
                  <w:szCs w:val="18"/>
                </w:rPr>
                <w:delText>40</w:delText>
              </w:r>
            </w:del>
            <w:ins w:id="1393" w:author="My Luong Vuong" w:date="2024-05-02T10:31:00Z">
              <w:r w:rsidR="004E063C">
                <w:rPr>
                  <w:sz w:val="18"/>
                  <w:szCs w:val="18"/>
                </w:rPr>
                <w:t>39</w:t>
              </w:r>
            </w:ins>
            <w:r w:rsidRPr="002E01AC">
              <w:rPr>
                <w:sz w:val="18"/>
                <w:szCs w:val="18"/>
              </w:rPr>
              <w:t>.2–</w:t>
            </w:r>
            <w:del w:id="1394" w:author="My Luong Vuong" w:date="2024-05-02T10:31:00Z">
              <w:r w:rsidRPr="002E01AC" w:rsidDel="00DA1C28">
                <w:rPr>
                  <w:sz w:val="18"/>
                  <w:szCs w:val="18"/>
                </w:rPr>
                <w:delText>61</w:delText>
              </w:r>
            </w:del>
            <w:ins w:id="1395" w:author="My Luong Vuong" w:date="2024-05-02T10:31:00Z">
              <w:r w:rsidR="00DA1C28" w:rsidRPr="002E01AC">
                <w:rPr>
                  <w:sz w:val="18"/>
                  <w:szCs w:val="18"/>
                </w:rPr>
                <w:t>6</w:t>
              </w:r>
              <w:r w:rsidR="00DA1C28">
                <w:rPr>
                  <w:sz w:val="18"/>
                  <w:szCs w:val="18"/>
                </w:rPr>
                <w:t>2</w:t>
              </w:r>
            </w:ins>
            <w:r w:rsidRPr="002E01AC">
              <w:rPr>
                <w:sz w:val="18"/>
                <w:szCs w:val="18"/>
              </w:rPr>
              <w:t>.</w:t>
            </w:r>
            <w:del w:id="1396" w:author="My Luong Vuong" w:date="2024-05-02T10:31:00Z">
              <w:r w:rsidRPr="002E01AC" w:rsidDel="00DA1C28">
                <w:rPr>
                  <w:sz w:val="18"/>
                  <w:szCs w:val="18"/>
                </w:rPr>
                <w:delText>7</w:delText>
              </w:r>
            </w:del>
            <w:ins w:id="1397" w:author="My Luong Vuong" w:date="2024-05-02T10:31:00Z">
              <w:r w:rsidR="00DA1C28">
                <w:rPr>
                  <w:sz w:val="18"/>
                  <w:szCs w:val="18"/>
                </w:rPr>
                <w:t>1</w:t>
              </w:r>
            </w:ins>
            <w:r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3DA5597F" w:rsidR="00E1478F" w:rsidRPr="002E01AC" w:rsidRDefault="00E1478F" w:rsidP="002E01AC">
            <w:pPr>
              <w:spacing w:after="0" w:line="240" w:lineRule="auto"/>
              <w:ind w:left="170"/>
              <w:contextualSpacing/>
              <w:rPr>
                <w:sz w:val="18"/>
                <w:szCs w:val="18"/>
              </w:rPr>
            </w:pPr>
            <w:del w:id="1398" w:author="My Luong Vuong" w:date="2024-03-24T12:53:00Z">
              <w:r w:rsidRPr="00BE0814" w:rsidDel="00E833E2">
                <w:rPr>
                  <w:sz w:val="18"/>
                  <w:szCs w:val="18"/>
                </w:rPr>
                <w:delText>66</w:delText>
              </w:r>
            </w:del>
            <w:ins w:id="1399" w:author="My Luong Vuong" w:date="2024-03-24T12:53:00Z">
              <w:r w:rsidR="00E833E2" w:rsidRPr="00BE0814">
                <w:rPr>
                  <w:sz w:val="18"/>
                  <w:szCs w:val="18"/>
                </w:rPr>
                <w:t>6</w:t>
              </w:r>
              <w:r w:rsidR="00E833E2">
                <w:rPr>
                  <w:sz w:val="18"/>
                  <w:szCs w:val="18"/>
                </w:rPr>
                <w:t>7</w:t>
              </w:r>
            </w:ins>
            <w:r w:rsidRPr="00BE0814">
              <w:rPr>
                <w:sz w:val="18"/>
                <w:szCs w:val="18"/>
              </w:rPr>
              <w:t>.6</w:t>
            </w:r>
            <w:r w:rsidR="001E6922">
              <w:rPr>
                <w:sz w:val="18"/>
                <w:szCs w:val="18"/>
              </w:rPr>
              <w:t xml:space="preserve"> (</w:t>
            </w:r>
            <w:del w:id="1400" w:author="My Luong Vuong" w:date="2024-03-24T12:53:00Z">
              <w:r w:rsidR="001E6922" w:rsidDel="00924DE2">
                <w:rPr>
                  <w:sz w:val="18"/>
                  <w:szCs w:val="18"/>
                </w:rPr>
                <w:delText>10</w:delText>
              </w:r>
            </w:del>
            <w:ins w:id="1401" w:author="My Luong Vuong" w:date="2024-03-24T12:53:00Z">
              <w:r w:rsidR="00924DE2">
                <w:rPr>
                  <w:sz w:val="18"/>
                  <w:szCs w:val="18"/>
                </w:rPr>
                <w:t>9</w:t>
              </w:r>
            </w:ins>
            <w:r w:rsidR="001E6922">
              <w:rPr>
                <w:sz w:val="18"/>
                <w:szCs w:val="18"/>
              </w:rPr>
              <w:t>.</w:t>
            </w:r>
            <w:del w:id="1402" w:author="My Luong Vuong" w:date="2024-03-24T12:53:00Z">
              <w:r w:rsidR="001E6922" w:rsidDel="00924DE2">
                <w:rPr>
                  <w:sz w:val="18"/>
                  <w:szCs w:val="18"/>
                </w:rPr>
                <w:delText>7</w:delText>
              </w:r>
            </w:del>
            <w:ins w:id="1403" w:author="My Luong Vuong" w:date="2024-03-24T12:53:00Z">
              <w:r w:rsidR="00924DE2">
                <w:rPr>
                  <w:sz w:val="18"/>
                  <w:szCs w:val="18"/>
                </w:rPr>
                <w:t>1</w:t>
              </w:r>
            </w:ins>
            <w:r w:rsidR="001E6922">
              <w:rPr>
                <w:sz w:val="18"/>
                <w:szCs w:val="18"/>
              </w:rPr>
              <w:t>)</w:t>
            </w:r>
            <w:ins w:id="1404" w:author="My Luong Vuong" w:date="2024-03-24T14:16:00Z">
              <w:r w:rsidR="00035D7D">
                <w:rPr>
                  <w:sz w:val="18"/>
                  <w:szCs w:val="18"/>
                </w:rPr>
                <w:t xml:space="preserve"> [15]</w:t>
              </w:r>
            </w:ins>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6CE66EE0" w:rsidR="00E1478F" w:rsidRPr="002E01AC" w:rsidRDefault="00E1478F" w:rsidP="002E01AC">
            <w:pPr>
              <w:spacing w:after="0" w:line="240" w:lineRule="auto"/>
              <w:contextualSpacing/>
              <w:rPr>
                <w:color w:val="000000"/>
                <w:sz w:val="18"/>
                <w:szCs w:val="18"/>
              </w:rPr>
            </w:pPr>
            <w:del w:id="1405" w:author="My Luong Vuong" w:date="2024-03-24T14:42:00Z">
              <w:r w:rsidRPr="002E01AC" w:rsidDel="00B47B96">
                <w:rPr>
                  <w:sz w:val="18"/>
                  <w:szCs w:val="18"/>
                </w:rPr>
                <w:delText>57</w:delText>
              </w:r>
            </w:del>
            <w:ins w:id="1406" w:author="My Luong Vuong" w:date="2024-03-24T14:42:00Z">
              <w:r w:rsidR="00B47B96">
                <w:rPr>
                  <w:sz w:val="18"/>
                  <w:szCs w:val="18"/>
                </w:rPr>
                <w:t>60</w:t>
              </w:r>
            </w:ins>
            <w:r w:rsidRPr="002E01AC">
              <w:rPr>
                <w:sz w:val="18"/>
                <w:szCs w:val="18"/>
              </w:rPr>
              <w:t>.</w:t>
            </w:r>
            <w:del w:id="1407" w:author="My Luong Vuong" w:date="2024-03-24T14:42:00Z">
              <w:r w:rsidRPr="002E01AC" w:rsidDel="00B47B96">
                <w:rPr>
                  <w:sz w:val="18"/>
                  <w:szCs w:val="18"/>
                </w:rPr>
                <w:delText xml:space="preserve">9 </w:delText>
              </w:r>
            </w:del>
            <w:ins w:id="1408" w:author="My Luong Vuong" w:date="2024-03-24T14:42:00Z">
              <w:r w:rsidR="00B47B96">
                <w:rPr>
                  <w:sz w:val="18"/>
                  <w:szCs w:val="18"/>
                </w:rPr>
                <w:t>5</w:t>
              </w:r>
              <w:r w:rsidR="00B47B96" w:rsidRPr="002E01AC">
                <w:rPr>
                  <w:sz w:val="18"/>
                  <w:szCs w:val="18"/>
                </w:rPr>
                <w:t xml:space="preserve"> </w:t>
              </w:r>
            </w:ins>
            <w:r w:rsidRPr="002E01AC">
              <w:rPr>
                <w:sz w:val="18"/>
                <w:szCs w:val="18"/>
              </w:rPr>
              <w:t>(</w:t>
            </w:r>
            <w:del w:id="1409" w:author="My Luong Vuong" w:date="2024-03-24T14:43:00Z">
              <w:r w:rsidRPr="002E01AC" w:rsidDel="003338EB">
                <w:rPr>
                  <w:sz w:val="18"/>
                  <w:szCs w:val="18"/>
                </w:rPr>
                <w:delText>45</w:delText>
              </w:r>
            </w:del>
            <w:ins w:id="1410" w:author="My Luong Vuong" w:date="2024-03-24T14:43:00Z">
              <w:r w:rsidR="003338EB" w:rsidRPr="002E01AC">
                <w:rPr>
                  <w:sz w:val="18"/>
                  <w:szCs w:val="18"/>
                </w:rPr>
                <w:t>4</w:t>
              </w:r>
              <w:r w:rsidR="003338EB">
                <w:rPr>
                  <w:sz w:val="18"/>
                  <w:szCs w:val="18"/>
                </w:rPr>
                <w:t>7</w:t>
              </w:r>
            </w:ins>
            <w:r w:rsidRPr="002E01AC">
              <w:rPr>
                <w:sz w:val="18"/>
                <w:szCs w:val="18"/>
              </w:rPr>
              <w:t>.</w:t>
            </w:r>
            <w:del w:id="1411" w:author="My Luong Vuong" w:date="2024-03-24T14:43:00Z">
              <w:r w:rsidRPr="002E01AC" w:rsidDel="00FE2A2F">
                <w:rPr>
                  <w:sz w:val="18"/>
                  <w:szCs w:val="18"/>
                </w:rPr>
                <w:delText>7</w:delText>
              </w:r>
            </w:del>
            <w:ins w:id="1412" w:author="My Luong Vuong" w:date="2024-03-24T14:43:00Z">
              <w:r w:rsidR="00FE2A2F">
                <w:rPr>
                  <w:sz w:val="18"/>
                  <w:szCs w:val="18"/>
                </w:rPr>
                <w:t>9</w:t>
              </w:r>
            </w:ins>
            <w:r w:rsidRPr="002E01AC">
              <w:rPr>
                <w:sz w:val="18"/>
                <w:szCs w:val="18"/>
              </w:rPr>
              <w:t>–</w:t>
            </w:r>
            <w:del w:id="1413" w:author="My Luong Vuong" w:date="2024-03-24T14:43:00Z">
              <w:r w:rsidRPr="002E01AC" w:rsidDel="003A5F10">
                <w:rPr>
                  <w:sz w:val="18"/>
                  <w:szCs w:val="18"/>
                </w:rPr>
                <w:delText>74</w:delText>
              </w:r>
            </w:del>
            <w:ins w:id="1414" w:author="My Luong Vuong" w:date="2024-03-24T14:43:00Z">
              <w:r w:rsidR="003A5F10" w:rsidRPr="002E01AC">
                <w:rPr>
                  <w:sz w:val="18"/>
                  <w:szCs w:val="18"/>
                </w:rPr>
                <w:t>7</w:t>
              </w:r>
              <w:r w:rsidR="003A5F10">
                <w:rPr>
                  <w:sz w:val="18"/>
                  <w:szCs w:val="18"/>
                </w:rPr>
                <w:t>7</w:t>
              </w:r>
            </w:ins>
            <w:r w:rsidRPr="002E01AC">
              <w:rPr>
                <w:sz w:val="18"/>
                <w:szCs w:val="18"/>
              </w:rPr>
              <w:t>.</w:t>
            </w:r>
            <w:del w:id="1415" w:author="My Luong Vuong" w:date="2024-03-24T14:43:00Z">
              <w:r w:rsidRPr="002E01AC" w:rsidDel="003A5F10">
                <w:rPr>
                  <w:sz w:val="18"/>
                  <w:szCs w:val="18"/>
                </w:rPr>
                <w:delText>4</w:delText>
              </w:r>
            </w:del>
            <w:ins w:id="1416" w:author="My Luong Vuong" w:date="2024-03-24T14:43:00Z">
              <w:r w:rsidR="003A5F10">
                <w:rPr>
                  <w:sz w:val="18"/>
                  <w:szCs w:val="18"/>
                </w:rPr>
                <w:t>6</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5594761B" w:rsidR="00E1478F" w:rsidRPr="002E01AC" w:rsidRDefault="00E1478F" w:rsidP="002E01AC">
            <w:pPr>
              <w:spacing w:after="0" w:line="240" w:lineRule="auto"/>
              <w:contextualSpacing/>
              <w:rPr>
                <w:sz w:val="18"/>
                <w:szCs w:val="18"/>
              </w:rPr>
            </w:pPr>
            <w:del w:id="1417" w:author="My Luong Vuong" w:date="2024-05-02T10:31:00Z">
              <w:r w:rsidRPr="002E01AC" w:rsidDel="00C442D7">
                <w:rPr>
                  <w:sz w:val="18"/>
                  <w:szCs w:val="18"/>
                </w:rPr>
                <w:delText>57</w:delText>
              </w:r>
            </w:del>
            <w:ins w:id="1418" w:author="My Luong Vuong" w:date="2024-05-02T10:31:00Z">
              <w:r w:rsidR="00C442D7" w:rsidRPr="002E01AC">
                <w:rPr>
                  <w:sz w:val="18"/>
                  <w:szCs w:val="18"/>
                </w:rPr>
                <w:t>5</w:t>
              </w:r>
              <w:r w:rsidR="00C442D7">
                <w:rPr>
                  <w:sz w:val="18"/>
                  <w:szCs w:val="18"/>
                </w:rPr>
                <w:t>9</w:t>
              </w:r>
            </w:ins>
            <w:r w:rsidRPr="002E01AC">
              <w:rPr>
                <w:sz w:val="18"/>
                <w:szCs w:val="18"/>
              </w:rPr>
              <w:t>.</w:t>
            </w:r>
            <w:del w:id="1419" w:author="My Luong Vuong" w:date="2024-05-02T10:31:00Z">
              <w:r w:rsidRPr="002E01AC" w:rsidDel="00C442D7">
                <w:rPr>
                  <w:sz w:val="18"/>
                  <w:szCs w:val="18"/>
                </w:rPr>
                <w:delText xml:space="preserve">3 </w:delText>
              </w:r>
            </w:del>
            <w:ins w:id="1420" w:author="My Luong Vuong" w:date="2024-05-02T10:31:00Z">
              <w:r w:rsidR="00C442D7">
                <w:rPr>
                  <w:sz w:val="18"/>
                  <w:szCs w:val="18"/>
                </w:rPr>
                <w:t>5</w:t>
              </w:r>
              <w:r w:rsidR="00C442D7" w:rsidRPr="002E01AC">
                <w:rPr>
                  <w:sz w:val="18"/>
                  <w:szCs w:val="18"/>
                </w:rPr>
                <w:t xml:space="preserve"> </w:t>
              </w:r>
            </w:ins>
            <w:r w:rsidRPr="002E01AC">
              <w:rPr>
                <w:sz w:val="18"/>
                <w:szCs w:val="18"/>
              </w:rPr>
              <w:t>(</w:t>
            </w:r>
            <w:del w:id="1421" w:author="My Luong Vuong" w:date="2024-05-02T10:31:00Z">
              <w:r w:rsidRPr="002E01AC" w:rsidDel="00F83C4A">
                <w:rPr>
                  <w:sz w:val="18"/>
                  <w:szCs w:val="18"/>
                </w:rPr>
                <w:delText>44</w:delText>
              </w:r>
            </w:del>
            <w:ins w:id="1422" w:author="My Luong Vuong" w:date="2024-05-02T10:31:00Z">
              <w:r w:rsidR="00F83C4A" w:rsidRPr="002E01AC">
                <w:rPr>
                  <w:sz w:val="18"/>
                  <w:szCs w:val="18"/>
                </w:rPr>
                <w:t>4</w:t>
              </w:r>
              <w:r w:rsidR="00F83C4A">
                <w:rPr>
                  <w:sz w:val="18"/>
                  <w:szCs w:val="18"/>
                </w:rPr>
                <w:t>5</w:t>
              </w:r>
            </w:ins>
            <w:r w:rsidRPr="002E01AC">
              <w:rPr>
                <w:sz w:val="18"/>
                <w:szCs w:val="18"/>
              </w:rPr>
              <w:t>.</w:t>
            </w:r>
            <w:del w:id="1423" w:author="My Luong Vuong" w:date="2024-05-02T10:31:00Z">
              <w:r w:rsidRPr="002E01AC" w:rsidDel="00F83C4A">
                <w:rPr>
                  <w:sz w:val="18"/>
                  <w:szCs w:val="18"/>
                </w:rPr>
                <w:delText>4</w:delText>
              </w:r>
            </w:del>
            <w:ins w:id="1424" w:author="My Luong Vuong" w:date="2024-05-02T10:31:00Z">
              <w:r w:rsidR="00F83C4A">
                <w:rPr>
                  <w:sz w:val="18"/>
                  <w:szCs w:val="18"/>
                </w:rPr>
                <w:t>1</w:t>
              </w:r>
            </w:ins>
            <w:r w:rsidRPr="002E01AC">
              <w:rPr>
                <w:sz w:val="18"/>
                <w:szCs w:val="18"/>
              </w:rPr>
              <w:t>–</w:t>
            </w:r>
            <w:del w:id="1425" w:author="My Luong Vuong" w:date="2024-05-02T10:31:00Z">
              <w:r w:rsidRPr="002E01AC" w:rsidDel="00546321">
                <w:rPr>
                  <w:sz w:val="18"/>
                  <w:szCs w:val="18"/>
                </w:rPr>
                <w:delText>73</w:delText>
              </w:r>
            </w:del>
            <w:ins w:id="1426" w:author="My Luong Vuong" w:date="2024-05-02T10:31:00Z">
              <w:r w:rsidR="00546321" w:rsidRPr="002E01AC">
                <w:rPr>
                  <w:sz w:val="18"/>
                  <w:szCs w:val="18"/>
                </w:rPr>
                <w:t>7</w:t>
              </w:r>
              <w:r w:rsidR="00546321">
                <w:rPr>
                  <w:sz w:val="18"/>
                  <w:szCs w:val="18"/>
                </w:rPr>
                <w:t>5</w:t>
              </w:r>
            </w:ins>
            <w:r w:rsidRPr="002E01AC">
              <w:rPr>
                <w:sz w:val="18"/>
                <w:szCs w:val="18"/>
              </w:rPr>
              <w:t>.</w:t>
            </w:r>
            <w:del w:id="1427" w:author="My Luong Vuong" w:date="2024-05-02T10:31:00Z">
              <w:r w:rsidRPr="002E01AC" w:rsidDel="00546321">
                <w:rPr>
                  <w:sz w:val="18"/>
                  <w:szCs w:val="18"/>
                </w:rPr>
                <w:delText>1</w:delText>
              </w:r>
            </w:del>
            <w:ins w:id="1428" w:author="My Luong Vuong" w:date="2024-05-02T10:31:00Z">
              <w:r w:rsidR="00546321">
                <w:rPr>
                  <w:sz w:val="18"/>
                  <w:szCs w:val="18"/>
                </w:rPr>
                <w:t>9</w:t>
              </w:r>
            </w:ins>
            <w:r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FACA2FC" w:rsidR="00E1478F" w:rsidRPr="002E01AC" w:rsidRDefault="00E1478F" w:rsidP="002E01AC">
            <w:pPr>
              <w:spacing w:after="0" w:line="240" w:lineRule="auto"/>
              <w:ind w:left="170"/>
              <w:contextualSpacing/>
              <w:rPr>
                <w:sz w:val="18"/>
                <w:szCs w:val="18"/>
              </w:rPr>
            </w:pPr>
            <w:del w:id="1429" w:author="My Luong Vuong" w:date="2024-03-24T12:53:00Z">
              <w:r w:rsidRPr="00BE0814" w:rsidDel="00A065D7">
                <w:rPr>
                  <w:sz w:val="18"/>
                  <w:szCs w:val="18"/>
                </w:rPr>
                <w:delText>37</w:delText>
              </w:r>
            </w:del>
            <w:ins w:id="1430" w:author="My Luong Vuong" w:date="2024-03-24T12:53:00Z">
              <w:r w:rsidR="00A065D7" w:rsidRPr="00BE0814">
                <w:rPr>
                  <w:sz w:val="18"/>
                  <w:szCs w:val="18"/>
                </w:rPr>
                <w:t>3</w:t>
              </w:r>
              <w:r w:rsidR="00A065D7">
                <w:rPr>
                  <w:sz w:val="18"/>
                  <w:szCs w:val="18"/>
                </w:rPr>
                <w:t>3</w:t>
              </w:r>
            </w:ins>
            <w:r w:rsidRPr="00BE0814">
              <w:rPr>
                <w:sz w:val="18"/>
                <w:szCs w:val="18"/>
              </w:rPr>
              <w:t>.</w:t>
            </w:r>
            <w:del w:id="1431" w:author="My Luong Vuong" w:date="2024-03-24T12:54:00Z">
              <w:r w:rsidRPr="00BE0814" w:rsidDel="00A065D7">
                <w:rPr>
                  <w:sz w:val="18"/>
                  <w:szCs w:val="18"/>
                </w:rPr>
                <w:delText>7</w:delText>
              </w:r>
              <w:r w:rsidR="00C56DB7" w:rsidDel="00A065D7">
                <w:rPr>
                  <w:sz w:val="18"/>
                  <w:szCs w:val="18"/>
                </w:rPr>
                <w:delText xml:space="preserve"> </w:delText>
              </w:r>
            </w:del>
            <w:ins w:id="1432" w:author="My Luong Vuong" w:date="2024-03-24T12:54:00Z">
              <w:r w:rsidR="00A065D7">
                <w:rPr>
                  <w:sz w:val="18"/>
                  <w:szCs w:val="18"/>
                </w:rPr>
                <w:t xml:space="preserve">9 </w:t>
              </w:r>
            </w:ins>
            <w:r w:rsidR="00C56DB7">
              <w:rPr>
                <w:sz w:val="18"/>
                <w:szCs w:val="18"/>
              </w:rPr>
              <w:t>(</w:t>
            </w:r>
            <w:del w:id="1433" w:author="My Luong Vuong" w:date="2024-03-24T14:15:00Z">
              <w:r w:rsidR="00C56DB7" w:rsidDel="00B1129B">
                <w:rPr>
                  <w:sz w:val="18"/>
                  <w:szCs w:val="18"/>
                </w:rPr>
                <w:delText>19</w:delText>
              </w:r>
            </w:del>
            <w:ins w:id="1434" w:author="My Luong Vuong" w:date="2024-03-24T14:15:00Z">
              <w:r w:rsidR="00B1129B">
                <w:rPr>
                  <w:sz w:val="18"/>
                  <w:szCs w:val="18"/>
                </w:rPr>
                <w:t>20</w:t>
              </w:r>
            </w:ins>
            <w:r w:rsidR="00C56DB7">
              <w:rPr>
                <w:sz w:val="18"/>
                <w:szCs w:val="18"/>
              </w:rPr>
              <w:t>.</w:t>
            </w:r>
            <w:del w:id="1435" w:author="My Luong Vuong" w:date="2024-03-24T14:15:00Z">
              <w:r w:rsidR="00C56DB7" w:rsidDel="00B1129B">
                <w:rPr>
                  <w:sz w:val="18"/>
                  <w:szCs w:val="18"/>
                </w:rPr>
                <w:delText>8</w:delText>
              </w:r>
            </w:del>
            <w:ins w:id="1436" w:author="My Luong Vuong" w:date="2024-03-24T14:15:00Z">
              <w:r w:rsidR="00B1129B">
                <w:rPr>
                  <w:sz w:val="18"/>
                  <w:szCs w:val="18"/>
                </w:rPr>
                <w:t>5</w:t>
              </w:r>
            </w:ins>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248E6269" w:rsidR="00E1478F" w:rsidRPr="002E01AC" w:rsidRDefault="00E1478F" w:rsidP="002E01AC">
            <w:pPr>
              <w:spacing w:after="0" w:line="240" w:lineRule="auto"/>
              <w:contextualSpacing/>
              <w:rPr>
                <w:sz w:val="18"/>
                <w:szCs w:val="18"/>
              </w:rPr>
            </w:pPr>
            <w:del w:id="1437" w:author="My Luong Vuong" w:date="2024-03-24T14:44:00Z">
              <w:r w:rsidRPr="002E01AC" w:rsidDel="00CD40CD">
                <w:rPr>
                  <w:sz w:val="18"/>
                  <w:szCs w:val="18"/>
                </w:rPr>
                <w:delText>28</w:delText>
              </w:r>
            </w:del>
            <w:ins w:id="1438" w:author="My Luong Vuong" w:date="2024-03-24T14:44:00Z">
              <w:r w:rsidR="00CD40CD" w:rsidRPr="002E01AC">
                <w:rPr>
                  <w:sz w:val="18"/>
                  <w:szCs w:val="18"/>
                </w:rPr>
                <w:t>2</w:t>
              </w:r>
              <w:r w:rsidR="00CD40CD">
                <w:rPr>
                  <w:sz w:val="18"/>
                  <w:szCs w:val="18"/>
                </w:rPr>
                <w:t>6</w:t>
              </w:r>
            </w:ins>
            <w:r w:rsidRPr="002E01AC">
              <w:rPr>
                <w:sz w:val="18"/>
                <w:szCs w:val="18"/>
              </w:rPr>
              <w:t>.</w:t>
            </w:r>
            <w:del w:id="1439" w:author="My Luong Vuong" w:date="2024-03-24T14:44:00Z">
              <w:r w:rsidRPr="002E01AC" w:rsidDel="00CD40CD">
                <w:rPr>
                  <w:sz w:val="18"/>
                  <w:szCs w:val="18"/>
                </w:rPr>
                <w:delText xml:space="preserve">6 </w:delText>
              </w:r>
            </w:del>
            <w:ins w:id="1440" w:author="My Luong Vuong" w:date="2024-03-24T14:44:00Z">
              <w:r w:rsidR="00CD40CD">
                <w:rPr>
                  <w:sz w:val="18"/>
                  <w:szCs w:val="18"/>
                </w:rPr>
                <w:t>4</w:t>
              </w:r>
              <w:r w:rsidR="00CD40CD" w:rsidRPr="002E01AC">
                <w:rPr>
                  <w:sz w:val="18"/>
                  <w:szCs w:val="18"/>
                </w:rPr>
                <w:t xml:space="preserve"> </w:t>
              </w:r>
            </w:ins>
            <w:r w:rsidRPr="002E01AC">
              <w:rPr>
                <w:sz w:val="18"/>
                <w:szCs w:val="18"/>
              </w:rPr>
              <w:t>(</w:t>
            </w:r>
            <w:del w:id="1441" w:author="My Luong Vuong" w:date="2024-03-24T14:47:00Z">
              <w:r w:rsidRPr="002E01AC" w:rsidDel="001434C9">
                <w:rPr>
                  <w:sz w:val="18"/>
                  <w:szCs w:val="18"/>
                </w:rPr>
                <w:delText>4</w:delText>
              </w:r>
            </w:del>
            <w:ins w:id="1442" w:author="My Luong Vuong" w:date="2024-03-24T14:47:00Z">
              <w:r w:rsidR="001434C9">
                <w:rPr>
                  <w:sz w:val="18"/>
                  <w:szCs w:val="18"/>
                </w:rPr>
                <w:t>9</w:t>
              </w:r>
            </w:ins>
            <w:r w:rsidRPr="002E01AC">
              <w:rPr>
                <w:sz w:val="18"/>
                <w:szCs w:val="18"/>
              </w:rPr>
              <w:t>.</w:t>
            </w:r>
            <w:del w:id="1443" w:author="My Luong Vuong" w:date="2024-03-24T14:47:00Z">
              <w:r w:rsidRPr="002E01AC" w:rsidDel="001434C9">
                <w:rPr>
                  <w:sz w:val="18"/>
                  <w:szCs w:val="18"/>
                </w:rPr>
                <w:delText>6</w:delText>
              </w:r>
            </w:del>
            <w:ins w:id="1444" w:author="My Luong Vuong" w:date="2024-03-24T14:47:00Z">
              <w:r w:rsidR="001434C9">
                <w:rPr>
                  <w:sz w:val="18"/>
                  <w:szCs w:val="18"/>
                </w:rPr>
                <w:t>4</w:t>
              </w:r>
            </w:ins>
            <w:r w:rsidRPr="002E01AC">
              <w:rPr>
                <w:sz w:val="18"/>
                <w:szCs w:val="18"/>
              </w:rPr>
              <w:t>–</w:t>
            </w:r>
            <w:del w:id="1445" w:author="My Luong Vuong" w:date="2024-03-24T14:48:00Z">
              <w:r w:rsidRPr="002E01AC" w:rsidDel="005F0E84">
                <w:rPr>
                  <w:sz w:val="18"/>
                  <w:szCs w:val="18"/>
                </w:rPr>
                <w:delText>40</w:delText>
              </w:r>
            </w:del>
            <w:ins w:id="1446" w:author="My Luong Vuong" w:date="2024-03-24T14:48:00Z">
              <w:r w:rsidR="005F0E84">
                <w:rPr>
                  <w:sz w:val="18"/>
                  <w:szCs w:val="18"/>
                </w:rPr>
                <w:t>39</w:t>
              </w:r>
            </w:ins>
            <w:r w:rsidRPr="002E01AC">
              <w:rPr>
                <w:sz w:val="18"/>
                <w:szCs w:val="18"/>
              </w:rPr>
              <w:t>.</w:t>
            </w:r>
            <w:del w:id="1447" w:author="My Luong Vuong" w:date="2024-03-24T14:48:00Z">
              <w:r w:rsidRPr="002E01AC" w:rsidDel="005F0E84">
                <w:rPr>
                  <w:sz w:val="18"/>
                  <w:szCs w:val="18"/>
                </w:rPr>
                <w:delText>9</w:delText>
              </w:r>
            </w:del>
            <w:ins w:id="1448" w:author="My Luong Vuong" w:date="2024-03-24T14:48:00Z">
              <w:r w:rsidR="005F0E84">
                <w:rPr>
                  <w:sz w:val="18"/>
                  <w:szCs w:val="18"/>
                </w:rPr>
                <w:t>3</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03FA0F06" w:rsidR="00E1478F" w:rsidRPr="002E01AC" w:rsidRDefault="00E1478F" w:rsidP="002E01AC">
            <w:pPr>
              <w:spacing w:after="0" w:line="240" w:lineRule="auto"/>
              <w:contextualSpacing/>
              <w:rPr>
                <w:sz w:val="18"/>
                <w:szCs w:val="18"/>
              </w:rPr>
            </w:pPr>
            <w:del w:id="1449" w:author="My Luong Vuong" w:date="2024-05-02T10:29:00Z">
              <w:r w:rsidRPr="002E01AC" w:rsidDel="002564ED">
                <w:rPr>
                  <w:sz w:val="18"/>
                  <w:szCs w:val="18"/>
                </w:rPr>
                <w:delText>28</w:delText>
              </w:r>
            </w:del>
            <w:ins w:id="1450" w:author="My Luong Vuong" w:date="2024-05-02T10:29:00Z">
              <w:r w:rsidR="002564ED" w:rsidRPr="002E01AC">
                <w:rPr>
                  <w:sz w:val="18"/>
                  <w:szCs w:val="18"/>
                </w:rPr>
                <w:t>2</w:t>
              </w:r>
              <w:r w:rsidR="002564ED">
                <w:rPr>
                  <w:sz w:val="18"/>
                  <w:szCs w:val="18"/>
                </w:rPr>
                <w:t>7</w:t>
              </w:r>
            </w:ins>
            <w:r w:rsidRPr="002E01AC">
              <w:rPr>
                <w:sz w:val="18"/>
                <w:szCs w:val="18"/>
              </w:rPr>
              <w:t>.</w:t>
            </w:r>
            <w:del w:id="1451" w:author="My Luong Vuong" w:date="2024-05-02T10:29:00Z">
              <w:r w:rsidRPr="002E01AC" w:rsidDel="002564ED">
                <w:rPr>
                  <w:sz w:val="18"/>
                  <w:szCs w:val="18"/>
                </w:rPr>
                <w:delText xml:space="preserve">5 </w:delText>
              </w:r>
            </w:del>
            <w:ins w:id="1452" w:author="My Luong Vuong" w:date="2024-05-02T10:29:00Z">
              <w:r w:rsidR="002564ED">
                <w:rPr>
                  <w:sz w:val="18"/>
                  <w:szCs w:val="18"/>
                </w:rPr>
                <w:t>3</w:t>
              </w:r>
              <w:r w:rsidR="002564ED" w:rsidRPr="002E01AC">
                <w:rPr>
                  <w:sz w:val="18"/>
                  <w:szCs w:val="18"/>
                </w:rPr>
                <w:t xml:space="preserve"> </w:t>
              </w:r>
            </w:ins>
            <w:r w:rsidRPr="002E01AC">
              <w:rPr>
                <w:sz w:val="18"/>
                <w:szCs w:val="18"/>
              </w:rPr>
              <w:t>(</w:t>
            </w:r>
            <w:del w:id="1453" w:author="My Luong Vuong" w:date="2024-05-02T10:29:00Z">
              <w:r w:rsidRPr="002E01AC" w:rsidDel="00110463">
                <w:rPr>
                  <w:sz w:val="18"/>
                  <w:szCs w:val="18"/>
                </w:rPr>
                <w:delText>12</w:delText>
              </w:r>
            </w:del>
            <w:ins w:id="1454" w:author="My Luong Vuong" w:date="2024-05-02T10:29:00Z">
              <w:r w:rsidR="00110463">
                <w:rPr>
                  <w:sz w:val="18"/>
                  <w:szCs w:val="18"/>
                </w:rPr>
                <w:t>7</w:t>
              </w:r>
            </w:ins>
            <w:r w:rsidRPr="002E01AC">
              <w:rPr>
                <w:sz w:val="18"/>
                <w:szCs w:val="18"/>
              </w:rPr>
              <w:t>.</w:t>
            </w:r>
            <w:del w:id="1455" w:author="My Luong Vuong" w:date="2024-05-02T10:29:00Z">
              <w:r w:rsidRPr="002E01AC" w:rsidDel="00110463">
                <w:rPr>
                  <w:sz w:val="18"/>
                  <w:szCs w:val="18"/>
                </w:rPr>
                <w:delText>5</w:delText>
              </w:r>
            </w:del>
            <w:ins w:id="1456" w:author="My Luong Vuong" w:date="2024-05-02T10:29:00Z">
              <w:r w:rsidR="00110463">
                <w:rPr>
                  <w:sz w:val="18"/>
                  <w:szCs w:val="18"/>
                </w:rPr>
                <w:t>7</w:t>
              </w:r>
            </w:ins>
            <w:r w:rsidRPr="002E01AC">
              <w:rPr>
                <w:sz w:val="18"/>
                <w:szCs w:val="18"/>
              </w:rPr>
              <w:t>–</w:t>
            </w:r>
            <w:del w:id="1457" w:author="My Luong Vuong" w:date="2024-05-02T10:29:00Z">
              <w:r w:rsidRPr="002E01AC" w:rsidDel="00844811">
                <w:rPr>
                  <w:sz w:val="18"/>
                  <w:szCs w:val="18"/>
                </w:rPr>
                <w:delText>44</w:delText>
              </w:r>
            </w:del>
            <w:ins w:id="1458" w:author="My Luong Vuong" w:date="2024-05-02T10:29:00Z">
              <w:r w:rsidR="00844811" w:rsidRPr="002E01AC">
                <w:rPr>
                  <w:sz w:val="18"/>
                  <w:szCs w:val="18"/>
                </w:rPr>
                <w:t>4</w:t>
              </w:r>
              <w:r w:rsidR="00844811">
                <w:rPr>
                  <w:sz w:val="18"/>
                  <w:szCs w:val="18"/>
                </w:rPr>
                <w:t>1</w:t>
              </w:r>
            </w:ins>
            <w:r w:rsidRPr="002E01AC">
              <w:rPr>
                <w:sz w:val="18"/>
                <w:szCs w:val="18"/>
              </w:rPr>
              <w:t>.</w:t>
            </w:r>
            <w:del w:id="1459" w:author="My Luong Vuong" w:date="2024-05-02T10:29:00Z">
              <w:r w:rsidRPr="002E01AC" w:rsidDel="00844811">
                <w:rPr>
                  <w:sz w:val="18"/>
                  <w:szCs w:val="18"/>
                </w:rPr>
                <w:delText>2</w:delText>
              </w:r>
            </w:del>
            <w:ins w:id="1460" w:author="My Luong Vuong" w:date="2024-05-02T10:29:00Z">
              <w:r w:rsidR="00844811">
                <w:rPr>
                  <w:sz w:val="18"/>
                  <w:szCs w:val="18"/>
                </w:rPr>
                <w:t>7</w:t>
              </w:r>
            </w:ins>
            <w:r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86D539B" w:rsidR="00E1478F" w:rsidRPr="002E01AC" w:rsidRDefault="00E1478F" w:rsidP="002E01AC">
            <w:pPr>
              <w:spacing w:after="0" w:line="240" w:lineRule="auto"/>
              <w:ind w:left="170"/>
              <w:contextualSpacing/>
              <w:rPr>
                <w:sz w:val="18"/>
                <w:szCs w:val="18"/>
              </w:rPr>
            </w:pPr>
            <w:r w:rsidRPr="00BE0814">
              <w:rPr>
                <w:color w:val="000000"/>
                <w:sz w:val="18"/>
                <w:szCs w:val="18"/>
              </w:rPr>
              <w:t>16.</w:t>
            </w:r>
            <w:del w:id="1461" w:author="My Luong Vuong" w:date="2024-03-24T14:15:00Z">
              <w:r w:rsidRPr="00BE0814" w:rsidDel="006440C9">
                <w:rPr>
                  <w:color w:val="000000"/>
                  <w:sz w:val="18"/>
                  <w:szCs w:val="18"/>
                </w:rPr>
                <w:delText>8</w:delText>
              </w:r>
              <w:r w:rsidR="00EA2450" w:rsidDel="006440C9">
                <w:rPr>
                  <w:color w:val="000000"/>
                  <w:sz w:val="18"/>
                  <w:szCs w:val="18"/>
                </w:rPr>
                <w:delText xml:space="preserve"> </w:delText>
              </w:r>
            </w:del>
            <w:ins w:id="1462" w:author="My Luong Vuong" w:date="2024-03-24T14:15:00Z">
              <w:r w:rsidR="006440C9">
                <w:rPr>
                  <w:color w:val="000000"/>
                  <w:sz w:val="18"/>
                  <w:szCs w:val="18"/>
                </w:rPr>
                <w:t xml:space="preserve">9 </w:t>
              </w:r>
            </w:ins>
            <w:r w:rsidR="00EA2450">
              <w:rPr>
                <w:color w:val="000000"/>
                <w:sz w:val="18"/>
                <w:szCs w:val="18"/>
              </w:rPr>
              <w:t>(6.5)</w:t>
            </w:r>
            <w:ins w:id="1463" w:author="My Luong Vuong" w:date="2024-03-24T14:16:00Z">
              <w:r w:rsidR="00CD7D54">
                <w:rPr>
                  <w:color w:val="000000"/>
                  <w:sz w:val="18"/>
                  <w:szCs w:val="18"/>
                </w:rPr>
                <w:t xml:space="preserve"> [8]</w:t>
              </w:r>
            </w:ins>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D4AD3F4" w:rsidR="00E1478F" w:rsidRPr="002E01AC" w:rsidRDefault="00E1478F" w:rsidP="002E01AC">
            <w:pPr>
              <w:spacing w:after="0" w:line="240" w:lineRule="auto"/>
              <w:contextualSpacing/>
              <w:rPr>
                <w:sz w:val="18"/>
                <w:szCs w:val="18"/>
              </w:rPr>
            </w:pPr>
            <w:r w:rsidRPr="002E01AC">
              <w:rPr>
                <w:sz w:val="18"/>
                <w:szCs w:val="18"/>
              </w:rPr>
              <w:t>16.7 (14.6–19.</w:t>
            </w:r>
            <w:del w:id="1464" w:author="My Luong Vuong" w:date="2024-03-24T14:50:00Z">
              <w:r w:rsidRPr="002E01AC" w:rsidDel="00237AEB">
                <w:rPr>
                  <w:sz w:val="18"/>
                  <w:szCs w:val="18"/>
                </w:rPr>
                <w:delText>1</w:delText>
              </w:r>
            </w:del>
            <w:ins w:id="1465" w:author="My Luong Vuong" w:date="2024-03-24T14:50:00Z">
              <w:r w:rsidR="00237AEB">
                <w:rPr>
                  <w:sz w:val="18"/>
                  <w:szCs w:val="18"/>
                </w:rPr>
                <w:t>2</w:t>
              </w:r>
            </w:ins>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2C378FBD" w:rsidR="00E1478F" w:rsidRPr="002E01AC" w:rsidRDefault="00E1478F" w:rsidP="002E01AC">
            <w:pPr>
              <w:spacing w:after="0" w:line="240" w:lineRule="auto"/>
              <w:contextualSpacing/>
              <w:rPr>
                <w:sz w:val="18"/>
                <w:szCs w:val="18"/>
              </w:rPr>
            </w:pPr>
            <w:r w:rsidRPr="002E01AC">
              <w:rPr>
                <w:sz w:val="18"/>
                <w:szCs w:val="18"/>
              </w:rPr>
              <w:t>16.</w:t>
            </w:r>
            <w:del w:id="1466" w:author="My Luong Vuong" w:date="2024-05-02T10:31:00Z">
              <w:r w:rsidRPr="002E01AC" w:rsidDel="00283012">
                <w:rPr>
                  <w:sz w:val="18"/>
                  <w:szCs w:val="18"/>
                </w:rPr>
                <w:delText xml:space="preserve">5 </w:delText>
              </w:r>
            </w:del>
            <w:ins w:id="1467" w:author="My Luong Vuong" w:date="2024-05-02T10:31:00Z">
              <w:r w:rsidR="00283012">
                <w:rPr>
                  <w:sz w:val="18"/>
                  <w:szCs w:val="18"/>
                </w:rPr>
                <w:t>6</w:t>
              </w:r>
              <w:r w:rsidR="00283012" w:rsidRPr="002E01AC">
                <w:rPr>
                  <w:sz w:val="18"/>
                  <w:szCs w:val="18"/>
                </w:rPr>
                <w:t xml:space="preserve"> </w:t>
              </w:r>
            </w:ins>
            <w:r w:rsidRPr="002E01AC">
              <w:rPr>
                <w:sz w:val="18"/>
                <w:szCs w:val="18"/>
              </w:rPr>
              <w:t>(14.4–18.</w:t>
            </w:r>
            <w:del w:id="1468" w:author="My Luong Vuong" w:date="2024-05-02T10:32:00Z">
              <w:r w:rsidRPr="002E01AC" w:rsidDel="00E736F8">
                <w:rPr>
                  <w:sz w:val="18"/>
                  <w:szCs w:val="18"/>
                </w:rPr>
                <w:delText>8</w:delText>
              </w:r>
            </w:del>
            <w:ins w:id="1469" w:author="My Luong Vuong" w:date="2024-05-02T10:32:00Z">
              <w:r w:rsidR="00E736F8">
                <w:rPr>
                  <w:sz w:val="18"/>
                  <w:szCs w:val="18"/>
                </w:rPr>
                <w:t>9</w:t>
              </w:r>
            </w:ins>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 xml:space="preserve">Fluconazole dosing strategy with minimally 90% probability of target attainment in </w:t>
      </w:r>
      <w:commentRangeStart w:id="1470"/>
      <w:commentRangeStart w:id="1471"/>
      <w:r w:rsidR="00125C5F" w:rsidRPr="00125C5F">
        <w:t>ICU patients</w:t>
      </w:r>
      <w:commentRangeEnd w:id="1470"/>
      <w:r w:rsidR="0056614B">
        <w:rPr>
          <w:rStyle w:val="CommentReference"/>
        </w:rPr>
        <w:commentReference w:id="1470"/>
      </w:r>
      <w:commentRangeEnd w:id="1471"/>
      <w:r w:rsidR="00554C8A">
        <w:rPr>
          <w:rStyle w:val="CommentReference"/>
        </w:rPr>
        <w:commentReference w:id="1471"/>
      </w:r>
      <w:r w:rsidR="00125C5F" w:rsidRPr="00125C5F">
        <w:t>.</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7777777" w:rsidR="00B257DD" w:rsidRPr="00E13681" w:rsidRDefault="00B257DD" w:rsidP="007911FE">
            <w:pPr>
              <w:spacing w:after="0"/>
              <w:ind w:left="170"/>
              <w:rPr>
                <w:sz w:val="18"/>
                <w:szCs w:val="18"/>
              </w:rPr>
            </w:pPr>
            <w:r w:rsidRPr="00E13681">
              <w:rPr>
                <w:sz w:val="18"/>
                <w:szCs w:val="18"/>
              </w:rPr>
              <w:t xml:space="preserve">Body 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09620669" w:rsidR="00B257DD" w:rsidRPr="00E13681" w:rsidRDefault="00B257DD" w:rsidP="007911FE">
            <w:pPr>
              <w:spacing w:after="0"/>
              <w:ind w:left="170"/>
              <w:rPr>
                <w:sz w:val="18"/>
                <w:szCs w:val="18"/>
              </w:rPr>
            </w:pPr>
            <w:r w:rsidRPr="00E13681">
              <w:rPr>
                <w:sz w:val="18"/>
                <w:szCs w:val="18"/>
              </w:rPr>
              <w:t>30</w:t>
            </w:r>
            <w:ins w:id="1472" w:author="My Luong Vuong" w:date="2024-04-08T16:07:00Z">
              <w:r w:rsidR="005E768B">
                <w:rPr>
                  <w:sz w:val="18"/>
                  <w:szCs w:val="18"/>
                </w:rPr>
                <w:t>.0</w:t>
              </w:r>
            </w:ins>
            <w:r w:rsidRPr="00E13681">
              <w:rPr>
                <w:sz w:val="18"/>
                <w:szCs w:val="18"/>
              </w:rPr>
              <w:t xml:space="preserve"> kg </w:t>
            </w:r>
            <w:del w:id="1473" w:author="My Luong Vuong" w:date="2024-04-08T16:07:00Z">
              <w:r w:rsidRPr="00E13681" w:rsidDel="00833FED">
                <w:rPr>
                  <w:sz w:val="18"/>
                  <w:szCs w:val="18"/>
                </w:rPr>
                <w:delText>-</w:delText>
              </w:r>
            </w:del>
            <w:ins w:id="1474" w:author="My Luong Vuong" w:date="2024-04-08T16:07:00Z">
              <w:r w:rsidR="00833FED">
                <w:rPr>
                  <w:sz w:val="18"/>
                  <w:szCs w:val="18"/>
                </w:rPr>
                <w:t>–</w:t>
              </w:r>
            </w:ins>
            <w:r w:rsidRPr="00E13681">
              <w:rPr>
                <w:sz w:val="18"/>
                <w:szCs w:val="18"/>
              </w:rPr>
              <w:t xml:space="preserve"> </w:t>
            </w:r>
            <w:r w:rsidR="001363B3" w:rsidRPr="00E13681">
              <w:rPr>
                <w:sz w:val="18"/>
                <w:szCs w:val="18"/>
              </w:rPr>
              <w:t>60</w:t>
            </w:r>
            <w:ins w:id="1475" w:author="My Luong Vuong" w:date="2024-04-08T16:07:00Z">
              <w:r w:rsidR="00833FED">
                <w:rPr>
                  <w:sz w:val="18"/>
                  <w:szCs w:val="18"/>
                </w:rPr>
                <w:t>.0</w:t>
              </w:r>
            </w:ins>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ins w:id="1476" w:author="My Luong Vuong" w:date="2024-04-08T16:07:00Z">
              <w:r w:rsidR="00A97994">
                <w:rPr>
                  <w:sz w:val="18"/>
                  <w:szCs w:val="18"/>
                </w:rPr>
                <w:t>0.</w:t>
              </w:r>
            </w:ins>
            <w:r w:rsidR="00CA0E24" w:rsidRPr="00E13681">
              <w:rPr>
                <w:sz w:val="18"/>
                <w:szCs w:val="18"/>
              </w:rPr>
              <w:t>1</w:t>
            </w:r>
            <w:r w:rsidRPr="00E13681">
              <w:rPr>
                <w:sz w:val="18"/>
                <w:szCs w:val="18"/>
              </w:rPr>
              <w:t xml:space="preserve"> kg – </w:t>
            </w:r>
            <w:r w:rsidR="00CA0E24" w:rsidRPr="00E13681">
              <w:rPr>
                <w:sz w:val="18"/>
                <w:szCs w:val="18"/>
              </w:rPr>
              <w:t>80</w:t>
            </w:r>
            <w:ins w:id="1477" w:author="My Luong Vuong" w:date="2024-04-08T16:07:00Z">
              <w:r w:rsidR="00D61368">
                <w:rPr>
                  <w:sz w:val="18"/>
                  <w:szCs w:val="18"/>
                </w:rPr>
                <w:t>.0</w:t>
              </w:r>
            </w:ins>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4B5CC4B6" w:rsidR="00B257DD" w:rsidRPr="00E13681" w:rsidRDefault="005D5ED7" w:rsidP="007911FE">
            <w:pPr>
              <w:spacing w:after="0"/>
              <w:ind w:left="170"/>
              <w:rPr>
                <w:sz w:val="18"/>
                <w:szCs w:val="18"/>
              </w:rPr>
            </w:pPr>
            <w:del w:id="1478" w:author="My Luong Vuong" w:date="2024-04-08T16:07:00Z">
              <w:r w:rsidRPr="00E13681" w:rsidDel="00040817">
                <w:rPr>
                  <w:sz w:val="18"/>
                  <w:szCs w:val="18"/>
                </w:rPr>
                <w:delText>81</w:delText>
              </w:r>
              <w:r w:rsidR="00B257DD" w:rsidRPr="00E13681" w:rsidDel="00040817">
                <w:rPr>
                  <w:sz w:val="18"/>
                  <w:szCs w:val="18"/>
                </w:rPr>
                <w:delText xml:space="preserve"> </w:delText>
              </w:r>
            </w:del>
            <w:ins w:id="1479" w:author="My Luong Vuong" w:date="2024-04-08T16:07:00Z">
              <w:r w:rsidR="00040817" w:rsidRPr="00E13681">
                <w:rPr>
                  <w:sz w:val="18"/>
                  <w:szCs w:val="18"/>
                </w:rPr>
                <w:t>8</w:t>
              </w:r>
              <w:r w:rsidR="00040817">
                <w:rPr>
                  <w:sz w:val="18"/>
                  <w:szCs w:val="18"/>
                </w:rPr>
                <w:t>0.1</w:t>
              </w:r>
              <w:r w:rsidR="00040817" w:rsidRPr="00E13681">
                <w:rPr>
                  <w:sz w:val="18"/>
                  <w:szCs w:val="18"/>
                </w:rPr>
                <w:t xml:space="preserve"> </w:t>
              </w:r>
            </w:ins>
            <w:r w:rsidR="00B257DD" w:rsidRPr="00E13681">
              <w:rPr>
                <w:sz w:val="18"/>
                <w:szCs w:val="18"/>
              </w:rPr>
              <w:t xml:space="preserve">kg – </w:t>
            </w:r>
            <w:r w:rsidRPr="00E13681">
              <w:rPr>
                <w:sz w:val="18"/>
                <w:szCs w:val="18"/>
              </w:rPr>
              <w:t>100</w:t>
            </w:r>
            <w:ins w:id="1480" w:author="My Luong Vuong" w:date="2024-04-08T16:07:00Z">
              <w:r w:rsidR="0018026C">
                <w:rPr>
                  <w:sz w:val="18"/>
                  <w:szCs w:val="18"/>
                </w:rPr>
                <w:t>.0</w:t>
              </w:r>
            </w:ins>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ins w:id="1481" w:author="My Luong Vuong" w:date="2024-04-08T16:08:00Z">
              <w:r w:rsidR="00753384">
                <w:rPr>
                  <w:sz w:val="18"/>
                  <w:szCs w:val="18"/>
                </w:rPr>
                <w:t>0.</w:t>
              </w:r>
            </w:ins>
            <w:r w:rsidR="00AD7FAB" w:rsidRPr="00E13681">
              <w:rPr>
                <w:sz w:val="18"/>
                <w:szCs w:val="18"/>
              </w:rPr>
              <w:t>1</w:t>
            </w:r>
            <w:r w:rsidRPr="00E13681">
              <w:rPr>
                <w:sz w:val="18"/>
                <w:szCs w:val="18"/>
              </w:rPr>
              <w:t xml:space="preserve"> kg – 1</w:t>
            </w:r>
            <w:r w:rsidR="00AD7FAB" w:rsidRPr="00E13681">
              <w:rPr>
                <w:sz w:val="18"/>
                <w:szCs w:val="18"/>
              </w:rPr>
              <w:t>20</w:t>
            </w:r>
            <w:ins w:id="1482" w:author="My Luong Vuong" w:date="2024-04-08T16:08:00Z">
              <w:r w:rsidR="00753384">
                <w:rPr>
                  <w:sz w:val="18"/>
                  <w:szCs w:val="18"/>
                </w:rPr>
                <w:t>.0</w:t>
              </w:r>
            </w:ins>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23D61C98" w:rsidR="00B257DD" w:rsidRPr="00E13681" w:rsidRDefault="00B257DD" w:rsidP="007911FE">
            <w:pPr>
              <w:spacing w:after="0"/>
              <w:ind w:left="170"/>
              <w:rPr>
                <w:sz w:val="18"/>
                <w:szCs w:val="18"/>
              </w:rPr>
            </w:pPr>
            <w:r w:rsidRPr="00E13681">
              <w:rPr>
                <w:sz w:val="18"/>
                <w:szCs w:val="18"/>
              </w:rPr>
              <w:t>12</w:t>
            </w:r>
            <w:ins w:id="1483" w:author="My Luong Vuong" w:date="2024-04-08T16:08:00Z">
              <w:r w:rsidR="00A2161E">
                <w:rPr>
                  <w:sz w:val="18"/>
                  <w:szCs w:val="18"/>
                </w:rPr>
                <w:t>0.</w:t>
              </w:r>
            </w:ins>
            <w:r w:rsidR="000F75F3" w:rsidRPr="00E13681">
              <w:rPr>
                <w:sz w:val="18"/>
                <w:szCs w:val="18"/>
              </w:rPr>
              <w:t>1</w:t>
            </w:r>
            <w:r w:rsidRPr="00E13681">
              <w:rPr>
                <w:sz w:val="18"/>
                <w:szCs w:val="18"/>
              </w:rPr>
              <w:t xml:space="preserve"> kg – </w:t>
            </w:r>
            <w:del w:id="1484" w:author="My Luong Vuong" w:date="2024-04-02T14:58:00Z">
              <w:r w:rsidRPr="00E13681" w:rsidDel="0017322D">
                <w:rPr>
                  <w:sz w:val="18"/>
                  <w:szCs w:val="18"/>
                </w:rPr>
                <w:delText>1</w:delText>
              </w:r>
              <w:r w:rsidR="000F75F3" w:rsidRPr="00E13681" w:rsidDel="0017322D">
                <w:rPr>
                  <w:sz w:val="18"/>
                  <w:szCs w:val="18"/>
                </w:rPr>
                <w:delText>40</w:delText>
              </w:r>
              <w:r w:rsidRPr="00E13681" w:rsidDel="0017322D">
                <w:rPr>
                  <w:sz w:val="18"/>
                  <w:szCs w:val="18"/>
                </w:rPr>
                <w:delText xml:space="preserve"> </w:delText>
              </w:r>
            </w:del>
            <w:ins w:id="1485" w:author="My Luong Vuong" w:date="2024-04-02T14:58:00Z">
              <w:r w:rsidR="0017322D" w:rsidRPr="00E13681">
                <w:rPr>
                  <w:sz w:val="18"/>
                  <w:szCs w:val="18"/>
                </w:rPr>
                <w:t>1</w:t>
              </w:r>
              <w:r w:rsidR="0017322D">
                <w:rPr>
                  <w:sz w:val="18"/>
                  <w:szCs w:val="18"/>
                </w:rPr>
                <w:t>5</w:t>
              </w:r>
              <w:r w:rsidR="0017322D" w:rsidRPr="00E13681">
                <w:rPr>
                  <w:sz w:val="18"/>
                  <w:szCs w:val="18"/>
                </w:rPr>
                <w:t>0</w:t>
              </w:r>
            </w:ins>
            <w:ins w:id="1486" w:author="My Luong Vuong" w:date="2024-04-08T16:08:00Z">
              <w:r w:rsidR="00A2161E">
                <w:rPr>
                  <w:sz w:val="18"/>
                  <w:szCs w:val="18"/>
                </w:rPr>
                <w:t>.0</w:t>
              </w:r>
            </w:ins>
            <w:ins w:id="1487" w:author="My Luong Vuong" w:date="2024-04-02T14:58:00Z">
              <w:r w:rsidR="0017322D" w:rsidRPr="00E13681">
                <w:rPr>
                  <w:sz w:val="18"/>
                  <w:szCs w:val="18"/>
                </w:rPr>
                <w:t xml:space="preserve"> </w:t>
              </w:r>
            </w:ins>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r w:rsidR="00B257DD" w14:paraId="55901E52" w14:textId="77777777" w:rsidTr="00BA7DD3">
        <w:tc>
          <w:tcPr>
            <w:tcW w:w="12950" w:type="dxa"/>
            <w:gridSpan w:val="5"/>
            <w:vAlign w:val="center"/>
          </w:tcPr>
          <w:p w14:paraId="05A63D73" w14:textId="77777777" w:rsidR="00B257DD" w:rsidRPr="00E13681" w:rsidRDefault="00B257DD" w:rsidP="00F13F82">
            <w:pPr>
              <w:spacing w:after="0"/>
              <w:ind w:left="170"/>
              <w:rPr>
                <w:sz w:val="18"/>
                <w:szCs w:val="18"/>
              </w:rPr>
            </w:pPr>
            <w:r w:rsidRPr="00E13681">
              <w:rPr>
                <w:sz w:val="18"/>
                <w:szCs w:val="18"/>
              </w:rPr>
              <w:t>CRRT: continuous renal replacement therapy; q24h: every 24 hours.</w:t>
            </w:r>
          </w:p>
        </w:tc>
      </w:tr>
    </w:tbl>
    <w:p w14:paraId="02FE5DCC" w14:textId="77777777" w:rsidR="00E66019" w:rsidRDefault="00E66019" w:rsidP="00593CAA">
      <w:pPr>
        <w:rPr>
          <w:ins w:id="1488" w:author="My Luong Vuong" w:date="2024-04-10T10:59:00Z"/>
        </w:rPr>
        <w:sectPr w:rsidR="00E66019" w:rsidSect="001E4D5C">
          <w:pgSz w:w="16838" w:h="11906" w:orient="landscape" w:code="9"/>
          <w:pgMar w:top="1440" w:right="1440" w:bottom="1440" w:left="1440" w:header="720" w:footer="720" w:gutter="0"/>
          <w:cols w:space="720"/>
          <w:docGrid w:linePitch="360"/>
        </w:sectPr>
      </w:pPr>
    </w:p>
    <w:p w14:paraId="31E32954" w14:textId="14BF1B9A" w:rsidR="00B901B3" w:rsidRPr="00E03B11" w:rsidDel="0034198D" w:rsidRDefault="00B901B3" w:rsidP="00593CAA">
      <w:pPr>
        <w:rPr>
          <w:del w:id="1489" w:author="My Luong Vuong" w:date="2024-05-12T11:43:00Z"/>
        </w:rPr>
      </w:pPr>
    </w:p>
    <w:p w14:paraId="426DEEAB" w14:textId="7E3C7698" w:rsidR="00301051" w:rsidDel="0034198D" w:rsidRDefault="0023474D" w:rsidP="00593CAA">
      <w:pPr>
        <w:rPr>
          <w:del w:id="1490" w:author="My Luong Vuong" w:date="2024-05-12T11:43:00Z"/>
        </w:rPr>
      </w:pPr>
      <w:del w:id="1491" w:author="My Luong Vuong" w:date="2024-04-02T11:38:00Z">
        <w:r w:rsidDel="0057110E">
          <w:rPr>
            <w:noProof/>
          </w:rPr>
          <w:drawing>
            <wp:inline distT="0" distB="0" distL="0" distR="0" wp14:anchorId="0341879D" wp14:editId="7EC957C7">
              <wp:extent cx="4580889" cy="4580889"/>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4580889" cy="4580889"/>
                      </a:xfrm>
                      <a:prstGeom prst="rect">
                        <a:avLst/>
                      </a:prstGeom>
                    </pic:spPr>
                  </pic:pic>
                </a:graphicData>
              </a:graphic>
            </wp:inline>
          </w:drawing>
        </w:r>
      </w:del>
    </w:p>
    <w:p w14:paraId="11C87ACD" w14:textId="330C8B03" w:rsidR="00301051" w:rsidDel="0034198D" w:rsidRDefault="001B3939" w:rsidP="00593CAA">
      <w:pPr>
        <w:rPr>
          <w:del w:id="1492" w:author="My Luong Vuong" w:date="2024-05-12T11:43:00Z"/>
        </w:rPr>
      </w:pPr>
      <w:del w:id="1493" w:author="My Luong Vuong" w:date="2024-05-12T11:43:00Z">
        <w:r w:rsidRPr="00A72BCD" w:rsidDel="0034198D">
          <w:rPr>
            <w:b/>
            <w:bCs/>
          </w:rPr>
          <w:delText xml:space="preserve">Fig. </w:delText>
        </w:r>
      </w:del>
      <w:del w:id="1494" w:author="My Luong Vuong" w:date="2024-05-08T14:33:00Z">
        <w:r w:rsidR="00E411F7" w:rsidDel="004376C7">
          <w:rPr>
            <w:b/>
            <w:bCs/>
          </w:rPr>
          <w:delText>1</w:delText>
        </w:r>
      </w:del>
      <w:del w:id="1495" w:author="My Luong Vuong" w:date="2024-05-12T11:43:00Z">
        <w:r w:rsidRPr="001B3939" w:rsidDel="0034198D">
          <w:delText xml:space="preserve">. Probability of target attainment of </w:delText>
        </w:r>
        <w:r w:rsidRPr="00A72BCD" w:rsidDel="0034198D">
          <w:rPr>
            <w:i/>
            <w:iCs/>
          </w:rPr>
          <w:delText>f</w:delText>
        </w:r>
        <w:r w:rsidRPr="001B3939" w:rsidDel="0034198D">
          <w:delText>AUC</w:delText>
        </w:r>
        <w:r w:rsidRPr="00A72BCD" w:rsidDel="0034198D">
          <w:rPr>
            <w:vertAlign w:val="subscript"/>
          </w:rPr>
          <w:delText>0-24</w:delText>
        </w:r>
        <w:r w:rsidRPr="001B3939" w:rsidDel="0034198D">
          <w:delText xml:space="preserve"> 200</w:delText>
        </w:r>
        <w:r w:rsidR="00B97C45" w:rsidDel="0034198D">
          <w:delText> </w:delText>
        </w:r>
        <w:r w:rsidRPr="001B3939" w:rsidDel="0034198D">
          <w:delText>mg</w:delText>
        </w:r>
        <w:r w:rsidR="007725C1" w:rsidDel="0034198D">
          <w:delText>×</w:delText>
        </w:r>
        <w:r w:rsidRPr="001B3939" w:rsidDel="0034198D">
          <w:delText>h/L</w:delText>
        </w:r>
        <w:r w:rsidR="00350452" w:rsidDel="0034198D">
          <w:delText xml:space="preserve"> vs </w:delText>
        </w:r>
        <w:r w:rsidR="00F92D91" w:rsidDel="0034198D">
          <w:delText>eGFR</w:delText>
        </w:r>
        <w:r w:rsidR="00F92D91" w:rsidRPr="008D08CE" w:rsidDel="0034198D">
          <w:rPr>
            <w:vertAlign w:val="subscript"/>
          </w:rPr>
          <w:delText>CKD-EPI</w:delText>
        </w:r>
        <w:r w:rsidR="00F92D91" w:rsidDel="0034198D">
          <w:delText xml:space="preserve"> </w:delText>
        </w:r>
        <w:r w:rsidRPr="001B3939" w:rsidDel="0034198D">
          <w:delText>over time</w:delText>
        </w:r>
        <w:r w:rsidR="002F092A" w:rsidDel="0034198D">
          <w:delText xml:space="preserve"> </w:delText>
        </w:r>
        <w:r w:rsidR="000D4B6A" w:rsidDel="0034198D">
          <w:delText>when not on CRRT</w:delText>
        </w:r>
        <w:r w:rsidRPr="001B3939" w:rsidDel="0034198D">
          <w:delText xml:space="preserve">. </w:delText>
        </w:r>
        <w:r w:rsidR="00943B79" w:rsidDel="0034198D">
          <w:delText>eGFR</w:delText>
        </w:r>
        <w:r w:rsidR="00D2785B" w:rsidRPr="00494DCF" w:rsidDel="0034198D">
          <w:rPr>
            <w:vertAlign w:val="subscript"/>
          </w:rPr>
          <w:delText>CKD</w:delText>
        </w:r>
        <w:r w:rsidR="00E46977" w:rsidRPr="00494DCF" w:rsidDel="0034198D">
          <w:rPr>
            <w:vertAlign w:val="subscript"/>
          </w:rPr>
          <w:delText>-</w:delText>
        </w:r>
        <w:r w:rsidR="00D2785B" w:rsidRPr="00494DCF" w:rsidDel="0034198D">
          <w:rPr>
            <w:vertAlign w:val="subscript"/>
          </w:rPr>
          <w:delText>EPI</w:delText>
        </w:r>
        <w:r w:rsidRPr="001B3939" w:rsidDel="0034198D">
          <w:delText xml:space="preserve">: </w:delText>
        </w:r>
        <w:r w:rsidR="009224E3" w:rsidRPr="009224E3" w:rsidDel="0034198D">
          <w:delText>estimated glomerular filtration rate (calculated using the Chronic Kidney Disease Epidemiology Collaboration equation</w:delText>
        </w:r>
        <w:r w:rsidR="006B1229" w:rsidDel="0034198D">
          <w:delText>)</w:delText>
        </w:r>
        <w:r w:rsidRPr="001B3939" w:rsidDel="0034198D">
          <w:delText>.</w:delText>
        </w:r>
        <w:r w:rsidR="0042308B" w:rsidDel="0034198D">
          <w:delText xml:space="preserve"> </w:delText>
        </w:r>
        <w:r w:rsidR="008D40A5" w:rsidRPr="00C40B2F" w:rsidDel="0034198D">
          <w:delText>CRRT: continuous renal replacement therapy</w:delText>
        </w:r>
        <w:r w:rsidR="008D40A5" w:rsidDel="0034198D">
          <w:delText xml:space="preserve">; </w:delText>
        </w:r>
        <w:r w:rsidR="008D40A5" w:rsidRPr="00CE1DF2" w:rsidDel="0034198D">
          <w:rPr>
            <w:i/>
            <w:iCs/>
          </w:rPr>
          <w:delText>f</w:delText>
        </w:r>
        <w:r w:rsidR="008D40A5" w:rsidRPr="0042308B" w:rsidDel="0034198D">
          <w:delText>AUC</w:delText>
        </w:r>
        <w:r w:rsidR="008D40A5" w:rsidRPr="00CE1DF2" w:rsidDel="0034198D">
          <w:rPr>
            <w:vertAlign w:val="subscript"/>
          </w:rPr>
          <w:delText>0-24</w:delText>
        </w:r>
        <w:r w:rsidR="008D40A5" w:rsidDel="0034198D">
          <w:delText xml:space="preserve">: </w:delText>
        </w:r>
        <w:r w:rsidR="008D40A5" w:rsidRPr="00461004" w:rsidDel="0034198D">
          <w:delText>area under the unbound concentration–time curve for 24 hours</w:delText>
        </w:r>
        <w:r w:rsidR="008D40A5" w:rsidDel="0034198D">
          <w:delText>; LD: loading dose; MD: maintenance dose.</w:delText>
        </w:r>
        <w:r w:rsidR="00301051" w:rsidDel="0034198D">
          <w:br w:type="page"/>
        </w:r>
      </w:del>
    </w:p>
    <w:p w14:paraId="3ACBCF1D" w14:textId="161A9464" w:rsidR="00C40B2F" w:rsidRDefault="00642C91" w:rsidP="00593CAA">
      <w:r w:rsidRPr="00E03B11">
        <w:rPr>
          <w:noProof/>
        </w:rPr>
        <w:lastRenderedPageBreak/>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6534000" cy="6534000"/>
                    </a:xfrm>
                    <a:prstGeom prst="rect">
                      <a:avLst/>
                    </a:prstGeom>
                  </pic:spPr>
                </pic:pic>
              </a:graphicData>
            </a:graphic>
          </wp:inline>
        </w:drawing>
      </w:r>
    </w:p>
    <w:p w14:paraId="6199936D" w14:textId="01E43D9E" w:rsidR="00C40B2F" w:rsidRDefault="00C40B2F" w:rsidP="00593CAA">
      <w:r w:rsidRPr="00A72BCD">
        <w:rPr>
          <w:b/>
          <w:bCs/>
        </w:rPr>
        <w:t>Fig</w:t>
      </w:r>
      <w:ins w:id="1496" w:author="My Luong Vuong" w:date="2024-04-24T15:08:00Z">
        <w:r w:rsidR="00A67769">
          <w:rPr>
            <w:b/>
            <w:bCs/>
          </w:rPr>
          <w:t>.</w:t>
        </w:r>
      </w:ins>
      <w:r w:rsidRPr="00A72BCD">
        <w:rPr>
          <w:b/>
          <w:bCs/>
        </w:rPr>
        <w:t xml:space="preserve"> </w:t>
      </w:r>
      <w:del w:id="1497" w:author="My Luong Vuong" w:date="2024-05-08T14:33:00Z">
        <w:r w:rsidR="00A45485" w:rsidDel="007F5861">
          <w:rPr>
            <w:b/>
            <w:bCs/>
          </w:rPr>
          <w:delText>2</w:delText>
        </w:r>
      </w:del>
      <w:ins w:id="1498" w:author="My Luong Vuong" w:date="2024-05-08T14:33:00Z">
        <w:r w:rsidR="007F5861">
          <w:rPr>
            <w:b/>
            <w:bCs/>
          </w:rPr>
          <w:t>1</w:t>
        </w:r>
      </w:ins>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6534000" cy="6534000"/>
                    </a:xfrm>
                    <a:prstGeom prst="rect">
                      <a:avLst/>
                    </a:prstGeom>
                  </pic:spPr>
                </pic:pic>
              </a:graphicData>
            </a:graphic>
          </wp:inline>
        </w:drawing>
      </w:r>
    </w:p>
    <w:p w14:paraId="1CF97FF7" w14:textId="77777777" w:rsidR="0034198D" w:rsidRDefault="000C6D32" w:rsidP="00593CAA">
      <w:pPr>
        <w:rPr>
          <w:ins w:id="1499" w:author="My Luong Vuong" w:date="2024-05-12T11:43:00Z"/>
        </w:rPr>
      </w:pPr>
      <w:r w:rsidRPr="00BA7DD3">
        <w:rPr>
          <w:b/>
          <w:bCs/>
        </w:rPr>
        <w:t xml:space="preserve">Fig. </w:t>
      </w:r>
      <w:del w:id="1500" w:author="My Luong Vuong" w:date="2024-05-08T14:33:00Z">
        <w:r w:rsidR="00D42623" w:rsidDel="006E091A">
          <w:rPr>
            <w:b/>
            <w:bCs/>
          </w:rPr>
          <w:delText>3</w:delText>
        </w:r>
      </w:del>
      <w:ins w:id="1501" w:author="My Luong Vuong" w:date="2024-05-08T14:33:00Z">
        <w:r w:rsidR="006E091A">
          <w:rPr>
            <w:b/>
            <w:bCs/>
          </w:rPr>
          <w:t>2</w:t>
        </w:r>
      </w:ins>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rPr>
          <w:ins w:id="1502" w:author="My Luong Vuong" w:date="2024-05-12T11:43:00Z"/>
        </w:rPr>
      </w:pPr>
      <w:ins w:id="1503" w:author="My Luong Vuong" w:date="2024-05-12T11:43:00Z">
        <w:r>
          <w:br w:type="page"/>
        </w:r>
      </w:ins>
    </w:p>
    <w:p w14:paraId="35FB5B4B" w14:textId="77777777" w:rsidR="0034198D" w:rsidRPr="00E03B11" w:rsidRDefault="0034198D" w:rsidP="0034198D">
      <w:pPr>
        <w:rPr>
          <w:ins w:id="1504" w:author="My Luong Vuong" w:date="2024-05-12T11:43:00Z"/>
        </w:rPr>
      </w:pPr>
    </w:p>
    <w:p w14:paraId="06EA2BB5" w14:textId="561A3003" w:rsidR="0034198D" w:rsidRDefault="00DB7DE0" w:rsidP="0034198D">
      <w:pPr>
        <w:rPr>
          <w:ins w:id="1505" w:author="My Luong Vuong" w:date="2024-05-12T11:43:00Z"/>
        </w:rPr>
      </w:pPr>
      <w:ins w:id="1506" w:author="My Luong Vuong" w:date="2024-05-12T12:47:00Z">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6534000" cy="6534000"/>
                      </a:xfrm>
                      <a:prstGeom prst="rect">
                        <a:avLst/>
                      </a:prstGeom>
                    </pic:spPr>
                  </pic:pic>
                </a:graphicData>
              </a:graphic>
            </wp:inline>
          </w:drawing>
        </w:r>
      </w:ins>
    </w:p>
    <w:p w14:paraId="3091B47F" w14:textId="77777777" w:rsidR="00686A21" w:rsidRDefault="0034198D" w:rsidP="0034198D">
      <w:pPr>
        <w:rPr>
          <w:ins w:id="1507" w:author="My Luong Vuong" w:date="2024-05-12T14:08:00Z"/>
        </w:rPr>
      </w:pPr>
      <w:ins w:id="1508" w:author="My Luong Vuong" w:date="2024-05-12T11:43:00Z">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31159DE4" w14:textId="77777777" w:rsidR="00686A21" w:rsidRDefault="00686A21">
      <w:pPr>
        <w:spacing w:after="160" w:line="259" w:lineRule="auto"/>
        <w:jc w:val="left"/>
        <w:rPr>
          <w:ins w:id="1509" w:author="My Luong Vuong" w:date="2024-05-12T14:08:00Z"/>
        </w:rPr>
      </w:pPr>
      <w:ins w:id="1510" w:author="My Luong Vuong" w:date="2024-05-12T14:08:00Z">
        <w:r>
          <w:br w:type="page"/>
        </w:r>
      </w:ins>
    </w:p>
    <w:p w14:paraId="744797E9" w14:textId="77777777" w:rsidR="00686A21" w:rsidRDefault="00686A21" w:rsidP="00686A21">
      <w:pPr>
        <w:rPr>
          <w:ins w:id="1511" w:author="My Luong Vuong" w:date="2024-05-12T14:08:00Z"/>
        </w:rPr>
      </w:pPr>
      <w:ins w:id="1512" w:author="My Luong Vuong" w:date="2024-05-12T14:08:00Z">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6534000" cy="6534000"/>
                      </a:xfrm>
                      <a:prstGeom prst="rect">
                        <a:avLst/>
                      </a:prstGeom>
                    </pic:spPr>
                  </pic:pic>
                </a:graphicData>
              </a:graphic>
            </wp:inline>
          </w:drawing>
        </w:r>
      </w:ins>
    </w:p>
    <w:p w14:paraId="799BB5BC" w14:textId="5DB80F32" w:rsidR="00373B90" w:rsidRDefault="00686A21" w:rsidP="00686A21">
      <w:pPr>
        <w:rPr>
          <w:ins w:id="1513" w:author="My Luong Vuong" w:date="2024-05-12T14:10:00Z"/>
        </w:rPr>
      </w:pPr>
      <w:ins w:id="1514" w:author="My Luong Vuong" w:date="2024-05-12T14:08:00Z">
        <w:r w:rsidRPr="00A72BCD">
          <w:rPr>
            <w:b/>
            <w:bCs/>
          </w:rPr>
          <w:t>Fig</w:t>
        </w:r>
        <w:r>
          <w:rPr>
            <w:b/>
            <w:bCs/>
          </w:rPr>
          <w:t>.</w:t>
        </w:r>
        <w:r w:rsidRPr="00A72BCD">
          <w:rPr>
            <w:b/>
            <w:bCs/>
          </w:rPr>
          <w:t xml:space="preserve"> </w:t>
        </w:r>
      </w:ins>
      <w:ins w:id="1515" w:author="My Luong Vuong" w:date="2024-05-12T14:09:00Z">
        <w:r w:rsidR="009523DE">
          <w:rPr>
            <w:b/>
            <w:bCs/>
          </w:rPr>
          <w:t>4</w:t>
        </w:r>
      </w:ins>
      <w:ins w:id="1516" w:author="My Luong Vuong" w:date="2024-05-12T14:08:00Z">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ins>
      <w:ins w:id="1517" w:author="My Luong Vuong" w:date="2024-05-12T14:09:00Z">
        <w:r w:rsidR="00C075FF">
          <w:t>4</w:t>
        </w:r>
      </w:ins>
      <w:ins w:id="1518" w:author="My Luong Vuong" w:date="2024-05-12T14:08:00Z">
        <w:r w:rsidRPr="001B3939">
          <w:t>00</w:t>
        </w:r>
        <w:r>
          <w:t> </w:t>
        </w:r>
        <w:proofErr w:type="spellStart"/>
        <w:r w:rsidRPr="001B3939">
          <w:t>mg</w:t>
        </w:r>
        <w:r>
          <w:t>×</w:t>
        </w:r>
        <w:r w:rsidRPr="001B3939">
          <w:t>h</w:t>
        </w:r>
        <w:proofErr w:type="spellEnd"/>
        <w:r w:rsidRPr="001B3939">
          <w:t>/L</w:t>
        </w:r>
        <w:r>
          <w:t xml:space="preserve"> vs </w:t>
        </w:r>
      </w:ins>
      <w:ins w:id="1519" w:author="My Luong Vuong" w:date="2024-05-12T14:09:00Z">
        <w:r w:rsidR="00847483">
          <w:t xml:space="preserve">total </w:t>
        </w:r>
      </w:ins>
      <w:ins w:id="1520" w:author="My Luong Vuong" w:date="2024-05-12T14:08:00Z">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792BEBAB" w14:textId="77777777" w:rsidR="00373B90" w:rsidRDefault="00373B90">
      <w:pPr>
        <w:spacing w:after="160" w:line="259" w:lineRule="auto"/>
        <w:jc w:val="left"/>
        <w:rPr>
          <w:ins w:id="1521" w:author="My Luong Vuong" w:date="2024-05-12T14:10:00Z"/>
        </w:rPr>
      </w:pPr>
      <w:ins w:id="1522" w:author="My Luong Vuong" w:date="2024-05-12T14:10:00Z">
        <w:r>
          <w:br w:type="page"/>
        </w:r>
      </w:ins>
    </w:p>
    <w:p w14:paraId="74F6BB4B" w14:textId="77777777" w:rsidR="00373B90" w:rsidRPr="00E03B11" w:rsidRDefault="00373B90" w:rsidP="00373B90">
      <w:pPr>
        <w:rPr>
          <w:ins w:id="1523" w:author="My Luong Vuong" w:date="2024-05-12T14:10:00Z"/>
        </w:rPr>
      </w:pPr>
      <w:ins w:id="1524" w:author="My Luong Vuong" w:date="2024-05-12T14:10:00Z">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8">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6534000" cy="6534000"/>
                      </a:xfrm>
                      <a:prstGeom prst="rect">
                        <a:avLst/>
                      </a:prstGeom>
                    </pic:spPr>
                  </pic:pic>
                </a:graphicData>
              </a:graphic>
            </wp:inline>
          </w:drawing>
        </w:r>
      </w:ins>
    </w:p>
    <w:p w14:paraId="387C1AFE" w14:textId="7DF64A47" w:rsidR="00373B90" w:rsidRDefault="00373B90" w:rsidP="00373B90">
      <w:pPr>
        <w:rPr>
          <w:ins w:id="1525" w:author="My Luong Vuong" w:date="2024-05-12T14:10:00Z"/>
        </w:rPr>
      </w:pPr>
      <w:ins w:id="1526" w:author="My Luong Vuong" w:date="2024-05-12T14:10:00Z">
        <w:r w:rsidRPr="00BA7DD3">
          <w:rPr>
            <w:b/>
            <w:bCs/>
          </w:rPr>
          <w:t xml:space="preserve">Fig. </w:t>
        </w:r>
      </w:ins>
      <w:ins w:id="1527" w:author="My Luong Vuong" w:date="2024-05-12T14:11:00Z">
        <w:r w:rsidR="00C46408">
          <w:rPr>
            <w:b/>
            <w:bCs/>
          </w:rPr>
          <w:t>5</w:t>
        </w:r>
      </w:ins>
      <w:ins w:id="1528" w:author="My Luong Vuong" w:date="2024-05-12T14:10:00Z">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ins>
      <w:ins w:id="1529" w:author="My Luong Vuong" w:date="2024-05-12T14:11:00Z">
        <w:r w:rsidR="00422C2C">
          <w:t>4</w:t>
        </w:r>
      </w:ins>
      <w:ins w:id="1530" w:author="My Luong Vuong" w:date="2024-05-12T14:10:00Z">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5D2E8BDA" w14:textId="77777777" w:rsidR="00686A21" w:rsidRDefault="00686A21" w:rsidP="00686A21">
      <w:pPr>
        <w:rPr>
          <w:ins w:id="1531" w:author="My Luong Vuong" w:date="2024-05-12T14:08:00Z"/>
        </w:rPr>
      </w:pPr>
    </w:p>
    <w:p w14:paraId="33467031" w14:textId="60C6436D" w:rsidR="00216F6C" w:rsidRDefault="00216F6C" w:rsidP="0034198D">
      <w:r>
        <w:br w:type="page"/>
      </w:r>
    </w:p>
    <w:p w14:paraId="5F56027B" w14:textId="2198BD72"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0">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del w:id="1532" w:author="My Luong Vuong" w:date="2024-05-12T14:08:00Z">
        <w:r w:rsidR="0070785F" w:rsidRPr="0070785F" w:rsidDel="00BD130C">
          <w:rPr>
            <w:b/>
            <w:bCs/>
          </w:rPr>
          <w:delText>4</w:delText>
        </w:r>
      </w:del>
      <w:ins w:id="1533" w:author="My Luong Vuong" w:date="2024-05-12T14:08:00Z">
        <w:r w:rsidR="00B204E1">
          <w:rPr>
            <w:b/>
            <w:bCs/>
          </w:rPr>
          <w:t>6</w:t>
        </w:r>
      </w:ins>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E66019">
      <w:pgSz w:w="11906" w:h="16838" w:orient="portrait" w:code="9"/>
      <w:pgMar w:top="1440" w:right="1440" w:bottom="1440" w:left="1440" w:header="720" w:footer="720" w:gutter="0"/>
      <w:cols w:space="720"/>
      <w:docGrid w:linePitch="360"/>
      <w:sectPrChange w:id="1534" w:author="My Luong Vuong" w:date="2024-04-10T10:59:00Z">
        <w:sectPr w:rsidR="00F76D85" w:rsidRPr="00E03B11" w:rsidSect="00E66019">
          <w:pgSz w:w="16838" w:h="11906"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4-02-19T00:13:00Z" w:initials="MOU">
    <w:p w14:paraId="48D957E6" w14:textId="77777777" w:rsidR="000C514A" w:rsidRDefault="000C514A" w:rsidP="007B254F">
      <w:pPr>
        <w:jc w:val="left"/>
      </w:pPr>
      <w:r>
        <w:rPr>
          <w:rStyle w:val="CommentReference"/>
        </w:rPr>
        <w:annotationRef/>
      </w:r>
      <w:r>
        <w:rPr>
          <w:color w:val="000000"/>
          <w:sz w:val="20"/>
          <w:szCs w:val="20"/>
        </w:rPr>
        <w:t>Maybe this is local terminology, but I do prefer the traditional approach of stating that this was a population PK modelling exercise. Also, but writing it the way you have, it could be interpreted you were aiming for a weight-based strategy for fluconazole (which has been done multiple times anyway) rather than letting the modelling and simulation process decide?</w:t>
      </w:r>
    </w:p>
  </w:comment>
  <w:comment w:id="1" w:author="My Luong Vuong" w:date="2024-05-02T11:01:00Z" w:initials="MLV">
    <w:p w14:paraId="5609985D" w14:textId="77777777" w:rsidR="00CA046E" w:rsidRDefault="00CA046E" w:rsidP="00907872">
      <w:pPr>
        <w:pStyle w:val="CommentText"/>
        <w:jc w:val="left"/>
      </w:pPr>
      <w:r>
        <w:rPr>
          <w:rStyle w:val="CommentReference"/>
        </w:rPr>
        <w:annotationRef/>
      </w:r>
      <w:r>
        <w:rPr>
          <w:lang w:val="en-US"/>
        </w:rPr>
        <w:t>We have updated our title</w:t>
      </w:r>
    </w:p>
  </w:comment>
  <w:comment w:id="2" w:author="Brüggemann, Roger" w:date="2024-02-20T11:44:00Z" w:initials="BR">
    <w:p w14:paraId="4649FF2D" w14:textId="0100C357" w:rsidR="00F224C3" w:rsidRDefault="00F224C3">
      <w:pPr>
        <w:pStyle w:val="CommentText"/>
      </w:pPr>
      <w:r>
        <w:rPr>
          <w:rStyle w:val="CommentReference"/>
        </w:rPr>
        <w:annotationRef/>
      </w:r>
      <w:r>
        <w:t xml:space="preserve">The title does not match the first paragraph of the summary and scope. </w:t>
      </w:r>
    </w:p>
  </w:comment>
  <w:comment w:id="3" w:author="My Luong Vuong" w:date="2024-05-02T11:03:00Z" w:initials="MLV">
    <w:p w14:paraId="6A7C626E" w14:textId="77777777" w:rsidR="00851BDA" w:rsidRDefault="00851BDA" w:rsidP="005A573A">
      <w:pPr>
        <w:pStyle w:val="CommentText"/>
        <w:jc w:val="left"/>
      </w:pPr>
      <w:r>
        <w:rPr>
          <w:rStyle w:val="CommentReference"/>
        </w:rPr>
        <w:annotationRef/>
      </w:r>
      <w:r>
        <w:rPr>
          <w:lang w:val="en-US"/>
        </w:rPr>
        <w:t>Thank you. We have updated it.</w:t>
      </w:r>
    </w:p>
  </w:comment>
  <w:comment w:id="8" w:author="Sophie Stocker" w:date="2024-02-23T10:19:00Z" w:initials="SS">
    <w:p w14:paraId="519B45DF" w14:textId="73B5447C" w:rsidR="00AB21BB" w:rsidRDefault="00AB21BB" w:rsidP="00AB21BB">
      <w:pPr>
        <w:pStyle w:val="CommentText"/>
        <w:jc w:val="left"/>
      </w:pPr>
      <w:r>
        <w:rPr>
          <w:rStyle w:val="CommentReference"/>
        </w:rPr>
        <w:annotationRef/>
      </w:r>
      <w:r>
        <w:t>Can we please include Deborah JE Marriott as she was also the PI for our study.</w:t>
      </w:r>
    </w:p>
    <w:p w14:paraId="4CD45912" w14:textId="77777777" w:rsidR="00AB21BB" w:rsidRDefault="00AB21BB" w:rsidP="00AB21BB">
      <w:pPr>
        <w:pStyle w:val="CommentText"/>
        <w:jc w:val="left"/>
      </w:pPr>
    </w:p>
    <w:p w14:paraId="0969F84F" w14:textId="77777777" w:rsidR="00AB21BB" w:rsidRDefault="00000000" w:rsidP="00AB21BB">
      <w:pPr>
        <w:pStyle w:val="CommentText"/>
        <w:jc w:val="left"/>
      </w:pPr>
      <w:hyperlink r:id="rId1" w:history="1">
        <w:r w:rsidR="00AB21BB" w:rsidRPr="004D5DC5">
          <w:rPr>
            <w:rStyle w:val="Hyperlink"/>
          </w:rPr>
          <w:t>dmarriott@stvincents.com.au</w:t>
        </w:r>
      </w:hyperlink>
    </w:p>
    <w:p w14:paraId="4167B056" w14:textId="77777777" w:rsidR="00AB21BB" w:rsidRDefault="00AB21BB" w:rsidP="00AB21BB">
      <w:pPr>
        <w:pStyle w:val="CommentText"/>
        <w:jc w:val="left"/>
      </w:pPr>
      <w:r>
        <w:br/>
      </w:r>
      <w:r>
        <w:rPr>
          <w:color w:val="212121"/>
          <w:highlight w:val="white"/>
        </w:rPr>
        <w:t>St Vincent's Clinical School, Faculty of Medicine, The University of New South Wales, Sydney, Australia.</w:t>
      </w:r>
      <w:r>
        <w:t xml:space="preserve"> </w:t>
      </w:r>
    </w:p>
    <w:p w14:paraId="41E4B194" w14:textId="77777777" w:rsidR="00AB21BB" w:rsidRDefault="00AB21BB" w:rsidP="00AB21BB">
      <w:pPr>
        <w:pStyle w:val="CommentText"/>
        <w:jc w:val="left"/>
      </w:pPr>
      <w:r>
        <w:br/>
      </w:r>
      <w:r>
        <w:rPr>
          <w:color w:val="212121"/>
          <w:highlight w:val="white"/>
        </w:rPr>
        <w:t>Department of Clinical Microbiology and Infectious Diseases, St Vincent's Hospital, Sydney, Australia.</w:t>
      </w:r>
      <w:r>
        <w:t xml:space="preserve"> </w:t>
      </w:r>
    </w:p>
  </w:comment>
  <w:comment w:id="9" w:author="My Luong Vuong" w:date="2024-05-02T11:05:00Z" w:initials="MLV">
    <w:p w14:paraId="2CF50B12" w14:textId="77777777" w:rsidR="001B1E07" w:rsidRDefault="00B02876" w:rsidP="00C36493">
      <w:pPr>
        <w:pStyle w:val="CommentText"/>
        <w:jc w:val="left"/>
      </w:pPr>
      <w:r>
        <w:rPr>
          <w:rStyle w:val="CommentReference"/>
        </w:rPr>
        <w:annotationRef/>
      </w:r>
      <w:r w:rsidR="001B1E07">
        <w:rPr>
          <w:color w:val="000000"/>
        </w:rPr>
        <w:t>@Erwin: what do you think? If we add her, it means we will also send her for feedback, right?</w:t>
      </w:r>
      <w:r w:rsidR="001B1E07">
        <w:rPr>
          <w:color w:val="000000"/>
        </w:rPr>
        <w:br/>
        <w:t xml:space="preserve">Speaking of which, I have never received feedback from Yves and Joost, should I remove their names? </w:t>
      </w:r>
      <w:r w:rsidR="001B1E07">
        <w:rPr>
          <w:color w:val="000000"/>
        </w:rPr>
        <w:br/>
        <w:t>Also, for the last round of feedback, I couldn't reach Raoul Bergner and Steven Buijk although I have sent them several reminders. I think you said that we should remove their names if that's the case, right?</w:t>
      </w:r>
    </w:p>
  </w:comment>
  <w:comment w:id="12" w:author="Brüggemann, Roger" w:date="2024-02-20T11:41:00Z" w:initials="BR">
    <w:p w14:paraId="747C8484" w14:textId="2977E99F" w:rsidR="00F224C3" w:rsidRDefault="00F224C3">
      <w:pPr>
        <w:pStyle w:val="CommentText"/>
      </w:pPr>
      <w:r>
        <w:rPr>
          <w:rStyle w:val="CommentReference"/>
        </w:rPr>
        <w:annotationRef/>
      </w:r>
      <w:r>
        <w:t xml:space="preserve">Continuing on the sequence of authors may I propose the following: </w:t>
      </w:r>
    </w:p>
    <w:p w14:paraId="19E23D39" w14:textId="77777777" w:rsidR="00F224C3" w:rsidRDefault="00F224C3">
      <w:pPr>
        <w:pStyle w:val="CommentText"/>
      </w:pPr>
      <w:r>
        <w:t xml:space="preserve">Those who have done the modelling work first and their supervisors last. </w:t>
      </w:r>
    </w:p>
    <w:p w14:paraId="47C031C8" w14:textId="5C22CBD7" w:rsidR="00F224C3" w:rsidRDefault="00F224C3">
      <w:pPr>
        <w:pStyle w:val="CommentText"/>
      </w:pPr>
      <w:r>
        <w:t xml:space="preserve">Next the PIs of the studies in order of the number of patients provided. Subsequently other allied investigators. I think that would be most fair distribution. Please balance the number of authors per dataset provided. </w:t>
      </w:r>
    </w:p>
  </w:comment>
  <w:comment w:id="19" w:author="Jan-Willem Alffenaar" w:date="2024-02-19T07:11:00Z" w:initials="JA">
    <w:p w14:paraId="08FB9F5E" w14:textId="77777777" w:rsidR="00C17654" w:rsidRDefault="00C17654" w:rsidP="00C17654">
      <w:pPr>
        <w:pStyle w:val="CommentText"/>
        <w:jc w:val="left"/>
      </w:pPr>
      <w:r>
        <w:rPr>
          <w:rStyle w:val="CommentReference"/>
        </w:rPr>
        <w:annotationRef/>
      </w:r>
      <w:r>
        <w:t>only when the specific isolated candida spp is susceptible otherwise voriconazole is recommended.</w:t>
      </w:r>
    </w:p>
  </w:comment>
  <w:comment w:id="20" w:author="My Luong Vuong" w:date="2024-03-20T09:50:00Z" w:initials="MLV">
    <w:p w14:paraId="59FA0CF4" w14:textId="77777777" w:rsidR="00FA61B0" w:rsidRDefault="00FA61B0" w:rsidP="00CB6604">
      <w:pPr>
        <w:pStyle w:val="CommentText"/>
        <w:jc w:val="left"/>
      </w:pPr>
      <w:r>
        <w:rPr>
          <w:rStyle w:val="CommentReference"/>
        </w:rPr>
        <w:annotationRef/>
      </w:r>
      <w:r>
        <w:rPr>
          <w:lang w:val="en-US"/>
        </w:rPr>
        <w:t>Thank you for your insight.</w:t>
      </w:r>
    </w:p>
  </w:comment>
  <w:comment w:id="15" w:author="Brüggemann, Roger" w:date="2024-02-20T11:43:00Z" w:initials="BR">
    <w:p w14:paraId="4BE042E5" w14:textId="096394D6" w:rsidR="00F224C3" w:rsidRDefault="00F224C3">
      <w:pPr>
        <w:pStyle w:val="CommentText"/>
      </w:pPr>
      <w:r>
        <w:rPr>
          <w:rStyle w:val="CommentReference"/>
        </w:rPr>
        <w:annotationRef/>
      </w:r>
      <w:r>
        <w:t xml:space="preserve">Depends on the guideline you use. Perhaps cite the most recent concept of the ECCM as well? </w:t>
      </w:r>
    </w:p>
  </w:comment>
  <w:comment w:id="16" w:author="My Luong Vuong" w:date="2024-05-02T11:12:00Z" w:initials="MLV">
    <w:p w14:paraId="2E80D983" w14:textId="77777777" w:rsidR="00187F5D" w:rsidRDefault="00187F5D" w:rsidP="00E12F2C">
      <w:pPr>
        <w:pStyle w:val="CommentText"/>
        <w:jc w:val="left"/>
      </w:pPr>
      <w:r>
        <w:rPr>
          <w:rStyle w:val="CommentReference"/>
        </w:rPr>
        <w:annotationRef/>
      </w:r>
      <w:r>
        <w:rPr>
          <w:lang w:val="en-US"/>
        </w:rPr>
        <w:t>I couldn't find the reference that you are referring to. Plus, it is not possible to cite in the abstract.</w:t>
      </w:r>
    </w:p>
  </w:comment>
  <w:comment w:id="22" w:author="Brüggemann, Roger" w:date="2024-02-20T11:43:00Z" w:initials="BR">
    <w:p w14:paraId="4A8D182E" w14:textId="04A21B20" w:rsidR="00F224C3" w:rsidRDefault="00F224C3">
      <w:pPr>
        <w:pStyle w:val="CommentText"/>
      </w:pPr>
      <w:r>
        <w:rPr>
          <w:rStyle w:val="CommentReference"/>
        </w:rPr>
        <w:annotationRef/>
      </w:r>
      <w:r>
        <w:t xml:space="preserve">Isn’t this common sense as there is no longer tubular reabsorption. Every renal drug handbook recommends to double the dose. </w:t>
      </w:r>
    </w:p>
    <w:p w14:paraId="3FEE29F5" w14:textId="5AA6C2D4" w:rsidR="00F224C3" w:rsidRDefault="00F224C3">
      <w:pPr>
        <w:pStyle w:val="CommentText"/>
      </w:pPr>
    </w:p>
  </w:comment>
  <w:comment w:id="23" w:author="My Luong Vuong" w:date="2024-05-02T11:14:00Z" w:initials="MLV">
    <w:p w14:paraId="5BAAE5B3" w14:textId="77777777" w:rsidR="00D643BE" w:rsidRDefault="00D643BE" w:rsidP="00A01A37">
      <w:pPr>
        <w:pStyle w:val="CommentText"/>
        <w:jc w:val="left"/>
      </w:pPr>
      <w:r>
        <w:rPr>
          <w:rStyle w:val="CommentReference"/>
        </w:rPr>
        <w:annotationRef/>
      </w:r>
      <w:r>
        <w:rPr>
          <w:color w:val="000000"/>
        </w:rPr>
        <w:t>I think it's still necessary to state this.</w:t>
      </w:r>
    </w:p>
  </w:comment>
  <w:comment w:id="25" w:author="Microsoft Office User" w:date="2024-02-19T00:15:00Z" w:initials="MOU">
    <w:p w14:paraId="52FACEB8" w14:textId="3520C798" w:rsidR="000C514A" w:rsidRDefault="000C514A" w:rsidP="00694F55">
      <w:pPr>
        <w:jc w:val="left"/>
      </w:pPr>
      <w:r>
        <w:rPr>
          <w:rStyle w:val="CommentReference"/>
        </w:rPr>
        <w:annotationRef/>
      </w:r>
      <w:r>
        <w:rPr>
          <w:color w:val="000000"/>
          <w:sz w:val="20"/>
          <w:szCs w:val="20"/>
        </w:rPr>
        <w:t>Not sure I agree with this point? I feel this extends to other groups too…I’ll be interested to see if you qualify why dosing is ok in other groups, but not these?</w:t>
      </w:r>
    </w:p>
  </w:comment>
  <w:comment w:id="26" w:author="Jan-Willem Alffenaar" w:date="2024-02-19T07:12:00Z" w:initials="JA">
    <w:p w14:paraId="6B09383A" w14:textId="77777777" w:rsidR="00D46860" w:rsidRDefault="00D46860" w:rsidP="00D46860">
      <w:pPr>
        <w:pStyle w:val="CommentText"/>
        <w:jc w:val="left"/>
      </w:pPr>
      <w:r>
        <w:rPr>
          <w:rStyle w:val="CommentReference"/>
        </w:rPr>
        <w:annotationRef/>
      </w:r>
      <w:r>
        <w:t>would leave out the renal part and just state it does not attain target in all critically ill patients and leave it at that.</w:t>
      </w:r>
    </w:p>
  </w:comment>
  <w:comment w:id="27" w:author="My Luong Vuong" w:date="2024-05-02T11:15:00Z" w:initials="MLV">
    <w:p w14:paraId="0A4E9205" w14:textId="77777777" w:rsidR="00AC1591" w:rsidRDefault="00AC1591" w:rsidP="00206212">
      <w:pPr>
        <w:pStyle w:val="CommentText"/>
        <w:jc w:val="left"/>
      </w:pPr>
      <w:r>
        <w:rPr>
          <w:rStyle w:val="CommentReference"/>
        </w:rPr>
        <w:annotationRef/>
      </w:r>
      <w:r>
        <w:rPr>
          <w:lang w:val="en-US"/>
        </w:rPr>
        <w:t>Thank you for your comments. We have edited it.</w:t>
      </w:r>
    </w:p>
  </w:comment>
  <w:comment w:id="29" w:author="Sophie Stocker" w:date="2024-02-23T10:21:00Z" w:initials="SS">
    <w:p w14:paraId="5F42CD6A" w14:textId="4A29ACC9" w:rsidR="001F7CC7" w:rsidRDefault="001F7CC7" w:rsidP="001F7CC7">
      <w:pPr>
        <w:pStyle w:val="CommentText"/>
        <w:jc w:val="left"/>
      </w:pPr>
      <w:r>
        <w:rPr>
          <w:rStyle w:val="CommentReference"/>
        </w:rPr>
        <w:annotationRef/>
      </w:r>
      <w:r>
        <w:t>Could cut if need words</w:t>
      </w:r>
    </w:p>
  </w:comment>
  <w:comment w:id="30" w:author="My Luong Vuong" w:date="2024-03-20T09:50:00Z" w:initials="MLV">
    <w:p w14:paraId="49E5B878" w14:textId="77777777" w:rsidR="00BD21C2" w:rsidRDefault="00BD21C2" w:rsidP="00032BD9">
      <w:pPr>
        <w:pStyle w:val="CommentText"/>
        <w:jc w:val="left"/>
      </w:pPr>
      <w:r>
        <w:rPr>
          <w:rStyle w:val="CommentReference"/>
        </w:rPr>
        <w:annotationRef/>
      </w:r>
      <w:r>
        <w:rPr>
          <w:lang w:val="en-US"/>
        </w:rPr>
        <w:t>Thank you</w:t>
      </w:r>
    </w:p>
  </w:comment>
  <w:comment w:id="32" w:author="Brüggemann, Roger" w:date="2024-02-20T11:45:00Z" w:initials="BR">
    <w:p w14:paraId="1A989D60" w14:textId="2832AFD2" w:rsidR="00F224C3" w:rsidRDefault="00F224C3">
      <w:pPr>
        <w:pStyle w:val="CommentText"/>
      </w:pPr>
      <w:r>
        <w:rPr>
          <w:rStyle w:val="CommentReference"/>
        </w:rPr>
        <w:annotationRef/>
      </w:r>
      <w:r>
        <w:t xml:space="preserve">But above you make it more specific with body weight and CRRT as covariates. </w:t>
      </w:r>
    </w:p>
  </w:comment>
  <w:comment w:id="33" w:author="My Luong Vuong" w:date="2024-05-02T11:17:00Z" w:initials="MLV">
    <w:p w14:paraId="1602AE08" w14:textId="77777777" w:rsidR="00A557D4" w:rsidRDefault="00A557D4" w:rsidP="00090E10">
      <w:pPr>
        <w:pStyle w:val="CommentText"/>
        <w:jc w:val="left"/>
      </w:pPr>
      <w:r>
        <w:rPr>
          <w:rStyle w:val="CommentReference"/>
        </w:rPr>
        <w:annotationRef/>
      </w:r>
      <w:r>
        <w:rPr>
          <w:lang w:val="en-US"/>
        </w:rPr>
        <w:t>We have removed that part</w:t>
      </w:r>
    </w:p>
  </w:comment>
  <w:comment w:id="36" w:author="Brüggemann, Roger" w:date="2024-02-20T11:45:00Z" w:initials="BR">
    <w:p w14:paraId="308ADEC6" w14:textId="40614502" w:rsidR="00F224C3" w:rsidRDefault="00F224C3">
      <w:pPr>
        <w:pStyle w:val="CommentText"/>
      </w:pPr>
      <w:r>
        <w:rPr>
          <w:rStyle w:val="CommentReference"/>
        </w:rPr>
        <w:annotationRef/>
      </w:r>
      <w:r>
        <w:t xml:space="preserve">We can only speculate on PK target attainment. Not on PD. </w:t>
      </w:r>
    </w:p>
  </w:comment>
  <w:comment w:id="37" w:author="My Luong Vuong" w:date="2024-05-02T11:18:00Z" w:initials="MLV">
    <w:p w14:paraId="72C39D16" w14:textId="77777777" w:rsidR="00415F24" w:rsidRDefault="00415F24" w:rsidP="00A96841">
      <w:pPr>
        <w:pStyle w:val="CommentText"/>
        <w:jc w:val="left"/>
      </w:pPr>
      <w:r>
        <w:rPr>
          <w:rStyle w:val="CommentReference"/>
        </w:rPr>
        <w:annotationRef/>
      </w:r>
      <w:r>
        <w:rPr>
          <w:color w:val="000000"/>
        </w:rPr>
        <w:t xml:space="preserve">Here we referred to the fluconazole PKPD target of AUC/MIC </w:t>
      </w:r>
      <w:r>
        <w:t>≥</w:t>
      </w:r>
      <w:r>
        <w:rPr>
          <w:color w:val="000000"/>
        </w:rPr>
        <w:t xml:space="preserve">100. </w:t>
      </w:r>
    </w:p>
  </w:comment>
  <w:comment w:id="40" w:author="Microsoft Office User" w:date="2024-02-19T00:18:00Z" w:initials="MOU">
    <w:p w14:paraId="4B603BFE" w14:textId="5997A545" w:rsidR="0055152B" w:rsidRDefault="0055152B" w:rsidP="001106A2">
      <w:pPr>
        <w:jc w:val="left"/>
      </w:pPr>
      <w:r>
        <w:rPr>
          <w:rStyle w:val="CommentReference"/>
        </w:rPr>
        <w:annotationRef/>
      </w:r>
      <w:r>
        <w:rPr>
          <w:color w:val="000000"/>
          <w:sz w:val="20"/>
          <w:szCs w:val="20"/>
        </w:rPr>
        <w:t>It’s not really a traditional IPDMA because these were gathered for modelling purposes not for a traditional meta-analysis. Therefore, why not call a IPDPKMA or something similar?</w:t>
      </w:r>
    </w:p>
  </w:comment>
  <w:comment w:id="38" w:author="Brüggemann, Roger" w:date="2024-02-20T11:46:00Z" w:initials="BR">
    <w:p w14:paraId="3571E63A" w14:textId="151E8731" w:rsidR="00F224C3" w:rsidRDefault="00F224C3">
      <w:pPr>
        <w:pStyle w:val="CommentText"/>
      </w:pPr>
      <w:r>
        <w:rPr>
          <w:rStyle w:val="CommentReference"/>
        </w:rPr>
        <w:annotationRef/>
      </w:r>
      <w:r>
        <w:t xml:space="preserve">Why not just use the term pop-PK model? </w:t>
      </w:r>
    </w:p>
  </w:comment>
  <w:comment w:id="39" w:author="My Luong Vuong" w:date="2024-05-02T11:20:00Z" w:initials="MLV">
    <w:p w14:paraId="3A9D42ED" w14:textId="77777777" w:rsidR="00BC5F9C" w:rsidRDefault="00BC5F9C" w:rsidP="0094105A">
      <w:pPr>
        <w:pStyle w:val="CommentText"/>
        <w:jc w:val="left"/>
      </w:pPr>
      <w:r>
        <w:rPr>
          <w:rStyle w:val="CommentReference"/>
        </w:rPr>
        <w:annotationRef/>
      </w:r>
      <w:r>
        <w:rPr>
          <w:color w:val="000000"/>
        </w:rPr>
        <w:t>We wanted to show that our pop-PK model was built from an IPDMA study.</w:t>
      </w:r>
    </w:p>
  </w:comment>
  <w:comment w:id="43" w:author="Microsoft Office User" w:date="2024-02-19T00:16:00Z" w:initials="MOU">
    <w:p w14:paraId="2EE72C17" w14:textId="778DC077" w:rsidR="000C514A" w:rsidRDefault="000C514A" w:rsidP="000B343E">
      <w:pPr>
        <w:jc w:val="left"/>
      </w:pPr>
      <w:r>
        <w:rPr>
          <w:rStyle w:val="CommentReference"/>
        </w:rPr>
        <w:annotationRef/>
      </w:r>
      <w:r>
        <w:rPr>
          <w:color w:val="000000"/>
          <w:sz w:val="20"/>
          <w:szCs w:val="20"/>
        </w:rPr>
        <w:t>I don’t think this term is accurate? The data we provided was not TDM, it was from specific PK sample collections?</w:t>
      </w:r>
    </w:p>
  </w:comment>
  <w:comment w:id="44" w:author="Jan-Willem Alffenaar" w:date="2024-02-19T07:14:00Z" w:initials="JA">
    <w:p w14:paraId="099C6591" w14:textId="77777777" w:rsidR="00D02834" w:rsidRDefault="00D02834" w:rsidP="00D02834">
      <w:pPr>
        <w:pStyle w:val="CommentText"/>
        <w:jc w:val="left"/>
      </w:pPr>
      <w:r>
        <w:rPr>
          <w:rStyle w:val="CommentReference"/>
        </w:rPr>
        <w:annotationRef/>
      </w:r>
      <w:r>
        <w:t>agree, at least for our study Boobstra et al we collect and archived leftovers for analysis later</w:t>
      </w:r>
    </w:p>
  </w:comment>
  <w:comment w:id="45" w:author="My Luong Vuong" w:date="2024-05-02T11:20:00Z" w:initials="MLV">
    <w:p w14:paraId="458869FC" w14:textId="77777777" w:rsidR="00222C11" w:rsidRDefault="00222C11" w:rsidP="00912D09">
      <w:pPr>
        <w:pStyle w:val="CommentText"/>
        <w:jc w:val="left"/>
      </w:pPr>
      <w:r>
        <w:rPr>
          <w:rStyle w:val="CommentReference"/>
        </w:rPr>
        <w:annotationRef/>
      </w:r>
      <w:r>
        <w:rPr>
          <w:lang w:val="en-US"/>
        </w:rPr>
        <w:t>Thank you. We have edited it.</w:t>
      </w:r>
    </w:p>
  </w:comment>
  <w:comment w:id="48" w:author="Brüggemann, Roger" w:date="2024-02-20T11:47:00Z" w:initials="BR">
    <w:p w14:paraId="6FE07E38" w14:textId="4ECEAA78" w:rsidR="00F224C3" w:rsidRDefault="00F224C3">
      <w:pPr>
        <w:pStyle w:val="CommentText"/>
      </w:pPr>
      <w:r>
        <w:rPr>
          <w:rStyle w:val="CommentReference"/>
        </w:rPr>
        <w:annotationRef/>
      </w:r>
      <w:r>
        <w:t xml:space="preserve">what dataset was used for simulation purposes ? </w:t>
      </w:r>
    </w:p>
  </w:comment>
  <w:comment w:id="49" w:author="My Luong Vuong" w:date="2024-05-02T11:21:00Z" w:initials="MLV">
    <w:p w14:paraId="270B2B7B" w14:textId="77777777" w:rsidR="00FF3EDB" w:rsidRDefault="00FF3EDB" w:rsidP="00652905">
      <w:pPr>
        <w:pStyle w:val="CommentText"/>
        <w:jc w:val="left"/>
      </w:pPr>
      <w:r>
        <w:rPr>
          <w:rStyle w:val="CommentReference"/>
        </w:rPr>
        <w:annotationRef/>
      </w:r>
      <w:r>
        <w:rPr>
          <w:color w:val="000000"/>
        </w:rPr>
        <w:t>We did not include it here due to word limit.</w:t>
      </w:r>
    </w:p>
  </w:comment>
  <w:comment w:id="50" w:author="Brüggemann, Roger" w:date="2024-02-20T11:46:00Z" w:initials="BR">
    <w:p w14:paraId="2BD84284" w14:textId="2C240C8B" w:rsidR="00F224C3" w:rsidRDefault="00F224C3">
      <w:pPr>
        <w:pStyle w:val="CommentText"/>
      </w:pPr>
      <w:r>
        <w:rPr>
          <w:rStyle w:val="CommentReference"/>
        </w:rPr>
        <w:annotationRef/>
      </w:r>
      <w:r>
        <w:t xml:space="preserve">I think you refer to the PK target and not the PKPD target. </w:t>
      </w:r>
    </w:p>
  </w:comment>
  <w:comment w:id="51" w:author="My Luong Vuong" w:date="2024-05-02T11:32:00Z" w:initials="MLV">
    <w:p w14:paraId="43CA65B6" w14:textId="77777777" w:rsidR="004D220C" w:rsidRDefault="004D220C" w:rsidP="008A0374">
      <w:pPr>
        <w:pStyle w:val="CommentText"/>
        <w:jc w:val="left"/>
      </w:pPr>
      <w:r>
        <w:rPr>
          <w:rStyle w:val="CommentReference"/>
        </w:rPr>
        <w:annotationRef/>
      </w:r>
      <w:r>
        <w:rPr>
          <w:color w:val="000000"/>
        </w:rPr>
        <w:t>Please refer to my previous response.</w:t>
      </w:r>
    </w:p>
  </w:comment>
  <w:comment w:id="52" w:author="Microsoft Office User" w:date="2024-02-19T00:16:00Z" w:initials="MOU">
    <w:p w14:paraId="3EEB68AC" w14:textId="4DE5ED32" w:rsidR="000C514A" w:rsidRDefault="000C514A" w:rsidP="00D368FC">
      <w:pPr>
        <w:jc w:val="left"/>
      </w:pPr>
      <w:r>
        <w:rPr>
          <w:rStyle w:val="CommentReference"/>
        </w:rPr>
        <w:annotationRef/>
      </w:r>
      <w:r>
        <w:rPr>
          <w:color w:val="000000"/>
          <w:sz w:val="20"/>
          <w:szCs w:val="20"/>
        </w:rPr>
        <w:t>Perhaps include the target?</w:t>
      </w:r>
    </w:p>
  </w:comment>
  <w:comment w:id="53" w:author="Jan-Willem Alffenaar" w:date="2024-02-19T07:14:00Z" w:initials="JA">
    <w:p w14:paraId="528ACC9A" w14:textId="77777777" w:rsidR="001F60AD" w:rsidRDefault="00D432BA" w:rsidP="001F60AD">
      <w:pPr>
        <w:pStyle w:val="CommentText"/>
        <w:jc w:val="left"/>
      </w:pPr>
      <w:r>
        <w:rPr>
          <w:rStyle w:val="CommentReference"/>
        </w:rPr>
        <w:annotationRef/>
      </w:r>
      <w:r w:rsidR="001F60AD">
        <w:br/>
      </w:r>
      <w:r w:rsidR="001F60AD">
        <w:rPr>
          <w:color w:val="000000"/>
        </w:rPr>
        <w:t xml:space="preserve">agree, be as specific as possible </w:t>
      </w:r>
    </w:p>
  </w:comment>
  <w:comment w:id="54" w:author="My Luong Vuong" w:date="2024-03-20T15:25:00Z" w:initials="MLV">
    <w:p w14:paraId="0B6AEF0B" w14:textId="77777777" w:rsidR="00E41732" w:rsidRDefault="00E41732" w:rsidP="003D3F5C">
      <w:pPr>
        <w:pStyle w:val="CommentText"/>
        <w:jc w:val="left"/>
      </w:pPr>
      <w:r>
        <w:rPr>
          <w:rStyle w:val="CommentReference"/>
        </w:rPr>
        <w:annotationRef/>
      </w:r>
      <w:r>
        <w:rPr>
          <w:lang w:val="en-US"/>
        </w:rPr>
        <w:t>Specify PKPD target</w:t>
      </w:r>
    </w:p>
  </w:comment>
  <w:comment w:id="56" w:author="Microsoft Office User" w:date="2024-02-19T00:17:00Z" w:initials="MOU">
    <w:p w14:paraId="3C1BEE9C" w14:textId="30B0C043" w:rsidR="000C514A" w:rsidRDefault="000C514A" w:rsidP="00151388">
      <w:pPr>
        <w:jc w:val="left"/>
      </w:pPr>
      <w:r>
        <w:rPr>
          <w:rStyle w:val="CommentReference"/>
        </w:rPr>
        <w:annotationRef/>
      </w:r>
      <w:r>
        <w:rPr>
          <w:color w:val="000000"/>
          <w:sz w:val="20"/>
          <w:szCs w:val="20"/>
        </w:rPr>
        <w:t>Isn’t this dose dependent? I’ll be interested in the later justification, but it doesn’t seem right at the moment</w:t>
      </w:r>
    </w:p>
  </w:comment>
  <w:comment w:id="57" w:author="Jan-Willem Alffenaar" w:date="2024-02-19T07:16:00Z" w:initials="JA">
    <w:p w14:paraId="38C4B0FD" w14:textId="77777777" w:rsidR="00AF7567" w:rsidRDefault="00AF7567" w:rsidP="00AF7567">
      <w:pPr>
        <w:pStyle w:val="CommentText"/>
        <w:jc w:val="left"/>
      </w:pPr>
      <w:r>
        <w:rPr>
          <w:rStyle w:val="CommentReference"/>
        </w:rPr>
        <w:annotationRef/>
      </w:r>
      <w:r>
        <w:t>can you quantify? if covariate results in 89% pta I'm not too worried.</w:t>
      </w:r>
    </w:p>
  </w:comment>
  <w:comment w:id="58" w:author="My Luong Vuong" w:date="2024-05-02T11:37:00Z" w:initials="MLV">
    <w:p w14:paraId="082402A9" w14:textId="77777777" w:rsidR="007F6B9C" w:rsidRDefault="007F6B9C" w:rsidP="00A33D97">
      <w:pPr>
        <w:pStyle w:val="CommentText"/>
        <w:jc w:val="left"/>
      </w:pPr>
      <w:r>
        <w:rPr>
          <w:rStyle w:val="CommentReference"/>
        </w:rPr>
        <w:annotationRef/>
      </w:r>
      <w:r>
        <w:rPr>
          <w:lang w:val="en-US"/>
        </w:rPr>
        <w:t>We have clarified it.</w:t>
      </w:r>
    </w:p>
  </w:comment>
  <w:comment w:id="65" w:author="Sophie Stocker" w:date="2024-02-23T10:22:00Z" w:initials="SS">
    <w:p w14:paraId="4BABC6EB" w14:textId="259EA5FC" w:rsidR="008C1D65" w:rsidRDefault="008C1D65" w:rsidP="008C1D65">
      <w:pPr>
        <w:pStyle w:val="CommentText"/>
        <w:jc w:val="left"/>
      </w:pPr>
      <w:r>
        <w:rPr>
          <w:rStyle w:val="CommentReference"/>
        </w:rPr>
        <w:annotationRef/>
      </w:r>
      <w:r>
        <w:t>Need past tense throughout</w:t>
      </w:r>
    </w:p>
  </w:comment>
  <w:comment w:id="66" w:author="My Luong Vuong" w:date="2024-03-19T10:52:00Z" w:initials="MLV">
    <w:p w14:paraId="42A9747A" w14:textId="77777777" w:rsidR="00AC0012" w:rsidRDefault="00AC0012" w:rsidP="00C75B40">
      <w:pPr>
        <w:pStyle w:val="CommentText"/>
        <w:jc w:val="left"/>
      </w:pPr>
      <w:r>
        <w:rPr>
          <w:rStyle w:val="CommentReference"/>
        </w:rPr>
        <w:annotationRef/>
      </w:r>
      <w:r>
        <w:rPr>
          <w:lang w:val="en-US"/>
        </w:rPr>
        <w:t>Thank you for noticing.</w:t>
      </w:r>
    </w:p>
  </w:comment>
  <w:comment w:id="61" w:author="Brüggemann, Roger" w:date="2024-02-20T11:47:00Z" w:initials="BR">
    <w:p w14:paraId="075F5326" w14:textId="4D7B3E40" w:rsidR="00F224C3" w:rsidRDefault="00F224C3">
      <w:pPr>
        <w:pStyle w:val="CommentText"/>
      </w:pPr>
      <w:r>
        <w:rPr>
          <w:rStyle w:val="CommentReference"/>
        </w:rPr>
        <w:annotationRef/>
      </w:r>
      <w:r>
        <w:t xml:space="preserve">Wauw. This is really a lot of missing data. </w:t>
      </w:r>
    </w:p>
  </w:comment>
  <w:comment w:id="62" w:author="My Luong Vuong" w:date="2024-03-18T13:37:00Z" w:initials="MLV">
    <w:p w14:paraId="67AF45AA" w14:textId="77777777" w:rsidR="00B87D15" w:rsidRDefault="00B87D15" w:rsidP="00CB47FE">
      <w:pPr>
        <w:pStyle w:val="CommentText"/>
        <w:jc w:val="left"/>
      </w:pPr>
      <w:r>
        <w:rPr>
          <w:rStyle w:val="CommentReference"/>
        </w:rPr>
        <w:annotationRef/>
      </w:r>
      <w:r>
        <w:rPr>
          <w:lang w:val="en-US"/>
        </w:rPr>
        <w:t>Indeed!</w:t>
      </w:r>
    </w:p>
  </w:comment>
  <w:comment w:id="68" w:author="Sophie Stocker" w:date="2024-02-23T10:22:00Z" w:initials="SS">
    <w:p w14:paraId="05A34DD9" w14:textId="4CD0BCA7" w:rsidR="00463C15" w:rsidRDefault="00463C15" w:rsidP="00463C15">
      <w:pPr>
        <w:pStyle w:val="CommentText"/>
        <w:jc w:val="left"/>
      </w:pPr>
      <w:r>
        <w:rPr>
          <w:rStyle w:val="CommentReference"/>
        </w:rPr>
        <w:annotationRef/>
      </w:r>
      <w:r>
        <w:t>Define abbreviations the first time they are used</w:t>
      </w:r>
    </w:p>
  </w:comment>
  <w:comment w:id="69" w:author="My Luong Vuong" w:date="2024-05-02T11:40:00Z" w:initials="MLV">
    <w:p w14:paraId="00F73814" w14:textId="77777777" w:rsidR="0058332D" w:rsidRDefault="0058332D" w:rsidP="00A477B9">
      <w:pPr>
        <w:pStyle w:val="CommentText"/>
        <w:jc w:val="left"/>
      </w:pPr>
      <w:r>
        <w:rPr>
          <w:rStyle w:val="CommentReference"/>
        </w:rPr>
        <w:annotationRef/>
      </w:r>
      <w:r>
        <w:rPr>
          <w:lang w:val="en-US"/>
        </w:rPr>
        <w:t>Thank you. We have added it.</w:t>
      </w:r>
    </w:p>
  </w:comment>
  <w:comment w:id="70" w:author="Brüggemann, Roger" w:date="2024-02-20T11:47:00Z" w:initials="BR">
    <w:p w14:paraId="582E2AFD" w14:textId="763CDF06" w:rsidR="00F224C3" w:rsidRDefault="00F224C3">
      <w:pPr>
        <w:pStyle w:val="CommentText"/>
      </w:pPr>
      <w:r>
        <w:rPr>
          <w:rStyle w:val="CommentReference"/>
        </w:rPr>
        <w:annotationRef/>
      </w:r>
      <w:r>
        <w:t xml:space="preserve">Based on what calculation? </w:t>
      </w:r>
    </w:p>
  </w:comment>
  <w:comment w:id="71" w:author="My Luong Vuong" w:date="2024-05-02T12:03:00Z" w:initials="MLV">
    <w:p w14:paraId="1C9855C1" w14:textId="77777777" w:rsidR="00CB0A87" w:rsidRDefault="00CB0A87" w:rsidP="00752BBF">
      <w:pPr>
        <w:pStyle w:val="CommentText"/>
        <w:jc w:val="left"/>
      </w:pPr>
      <w:r>
        <w:rPr>
          <w:rStyle w:val="CommentReference"/>
        </w:rPr>
        <w:annotationRef/>
      </w:r>
      <w:r>
        <w:rPr>
          <w:lang w:val="en-US"/>
        </w:rPr>
        <w:t>We added the information.</w:t>
      </w:r>
    </w:p>
  </w:comment>
  <w:comment w:id="89" w:author="Microsoft Office User" w:date="2024-02-19T00:19:00Z" w:initials="MOU">
    <w:p w14:paraId="08A31B37" w14:textId="5AC28747" w:rsidR="0055152B" w:rsidRDefault="0055152B" w:rsidP="009F403E">
      <w:pPr>
        <w:jc w:val="left"/>
      </w:pPr>
      <w:r>
        <w:rPr>
          <w:rStyle w:val="CommentReference"/>
        </w:rPr>
        <w:annotationRef/>
      </w:r>
      <w:r>
        <w:rPr>
          <w:color w:val="000000"/>
          <w:sz w:val="20"/>
          <w:szCs w:val="20"/>
        </w:rPr>
        <w:t>There is no signal to what this is in the abstract which seems like a missed opportunity</w:t>
      </w:r>
    </w:p>
  </w:comment>
  <w:comment w:id="90" w:author="Jan-Willem Alffenaar" w:date="2024-02-19T07:18:00Z" w:initials="JA">
    <w:p w14:paraId="6C7AFE4D" w14:textId="77777777" w:rsidR="003E4D29" w:rsidRDefault="003E4D29" w:rsidP="003E4D29">
      <w:pPr>
        <w:pStyle w:val="CommentText"/>
        <w:jc w:val="left"/>
      </w:pPr>
      <w:r>
        <w:rPr>
          <w:rStyle w:val="CommentReference"/>
        </w:rPr>
        <w:annotationRef/>
      </w:r>
      <w:r>
        <w:t xml:space="preserve">agree, need to add something to results or rephrase conclusion </w:t>
      </w:r>
    </w:p>
  </w:comment>
  <w:comment w:id="91" w:author="My Luong Vuong" w:date="2024-05-02T13:16:00Z" w:initials="MLV">
    <w:p w14:paraId="5B9ECA6C" w14:textId="77777777" w:rsidR="00CD56DA" w:rsidRDefault="00CD56DA" w:rsidP="004A4708">
      <w:pPr>
        <w:pStyle w:val="CommentText"/>
        <w:jc w:val="left"/>
      </w:pPr>
      <w:r>
        <w:rPr>
          <w:rStyle w:val="CommentReference"/>
        </w:rPr>
        <w:annotationRef/>
      </w:r>
      <w:r>
        <w:rPr>
          <w:lang w:val="en-US"/>
        </w:rPr>
        <w:t>We have clarified it in our results section.</w:t>
      </w:r>
    </w:p>
  </w:comment>
  <w:comment w:id="92" w:author="Brüggemann, Roger" w:date="2024-02-20T11:48:00Z" w:initials="BR">
    <w:p w14:paraId="295A1EB7" w14:textId="255044DA" w:rsidR="00F224C3" w:rsidRDefault="00F224C3">
      <w:pPr>
        <w:pStyle w:val="CommentText"/>
      </w:pPr>
      <w:r>
        <w:rPr>
          <w:rStyle w:val="CommentReference"/>
        </w:rPr>
        <w:annotationRef/>
      </w:r>
      <w:r>
        <w:t xml:space="preserve">do you not want to comment on the first objective and report on the main finding of your exercise. </w:t>
      </w:r>
    </w:p>
  </w:comment>
  <w:comment w:id="93" w:author="My Luong Vuong" w:date="2024-05-02T11:47:00Z" w:initials="MLV">
    <w:p w14:paraId="74489B04" w14:textId="77777777" w:rsidR="00090F1D" w:rsidRDefault="00090F1D" w:rsidP="003A6338">
      <w:pPr>
        <w:pStyle w:val="CommentText"/>
        <w:jc w:val="left"/>
      </w:pPr>
      <w:r>
        <w:rPr>
          <w:rStyle w:val="CommentReference"/>
        </w:rPr>
        <w:annotationRef/>
      </w:r>
      <w:r>
        <w:rPr>
          <w:lang w:val="en-US"/>
        </w:rPr>
        <w:t>We have edited our objectives.</w:t>
      </w:r>
    </w:p>
  </w:comment>
  <w:comment w:id="94" w:author="Brüggemann, Roger" w:date="2024-02-20T11:49:00Z" w:initials="BR">
    <w:p w14:paraId="31B77A55" w14:textId="37DFCCC9" w:rsidR="00F224C3" w:rsidRDefault="00F224C3">
      <w:pPr>
        <w:pStyle w:val="CommentText"/>
      </w:pPr>
      <w:r>
        <w:rPr>
          <w:rStyle w:val="CommentReference"/>
        </w:rPr>
        <w:annotationRef/>
      </w:r>
      <w:r>
        <w:t xml:space="preserve">Title key words are already indexed in pubmed. I would use other keywords to help further identification. </w:t>
      </w:r>
    </w:p>
  </w:comment>
  <w:comment w:id="95" w:author="My Luong Vuong" w:date="2024-05-02T11:48:00Z" w:initials="MLV">
    <w:p w14:paraId="46C2E8A0" w14:textId="77777777" w:rsidR="005A1766" w:rsidRDefault="005A1766" w:rsidP="004B1312">
      <w:pPr>
        <w:pStyle w:val="CommentText"/>
        <w:jc w:val="left"/>
      </w:pPr>
      <w:r>
        <w:rPr>
          <w:rStyle w:val="CommentReference"/>
        </w:rPr>
        <w:annotationRef/>
      </w:r>
      <w:r>
        <w:rPr>
          <w:lang w:val="en-US"/>
        </w:rPr>
        <w:t>Thank you. We have changed it.</w:t>
      </w:r>
    </w:p>
  </w:comment>
  <w:comment w:id="111" w:author="Microsoft Office User" w:date="2024-02-19T00:20:00Z" w:initials="MOU">
    <w:p w14:paraId="2F098201" w14:textId="6C2D0CD9" w:rsidR="0055152B" w:rsidRDefault="0055152B" w:rsidP="00C145ED">
      <w:pPr>
        <w:jc w:val="left"/>
      </w:pPr>
      <w:r>
        <w:rPr>
          <w:rStyle w:val="CommentReference"/>
        </w:rPr>
        <w:annotationRef/>
      </w:r>
      <w:r>
        <w:rPr>
          <w:color w:val="000000"/>
          <w:sz w:val="20"/>
          <w:szCs w:val="20"/>
        </w:rPr>
        <w:t>References for outcome are from 20-years ago, I would suggest that they are up for criticism for accuracy...</w:t>
      </w:r>
    </w:p>
  </w:comment>
  <w:comment w:id="112" w:author="Jan-Willem Alffenaar" w:date="2024-02-19T07:24:00Z" w:initials="JA">
    <w:p w14:paraId="3938475C" w14:textId="77777777" w:rsidR="00963129" w:rsidRDefault="00963129" w:rsidP="00963129">
      <w:pPr>
        <w:pStyle w:val="CommentText"/>
        <w:jc w:val="left"/>
      </w:pPr>
      <w:r>
        <w:rPr>
          <w:rStyle w:val="CommentReference"/>
        </w:rPr>
        <w:annotationRef/>
      </w:r>
      <w:r>
        <w:t>agree, icu support and medicine in general has improved. you can have a look at systematic reviews we performed for WHO on C albicans, C glabrata, C krusei and C tropicalis (sorry for using old names of some of these pathogens). we reviewed last 10 yr and mortality was one of the outcome parameters.</w:t>
      </w:r>
    </w:p>
  </w:comment>
  <w:comment w:id="113" w:author="Brüggemann, Roger" w:date="2024-02-20T11:50:00Z" w:initials="BR">
    <w:p w14:paraId="79E326D7" w14:textId="77777777" w:rsidR="00DA35AF" w:rsidRDefault="00DA35AF">
      <w:pPr>
        <w:pStyle w:val="CommentText"/>
      </w:pPr>
      <w:r>
        <w:rPr>
          <w:rStyle w:val="CommentReference"/>
        </w:rPr>
        <w:annotationRef/>
      </w:r>
      <w:r>
        <w:t xml:space="preserve">And the latest ECMM guideline? </w:t>
      </w:r>
    </w:p>
    <w:p w14:paraId="3B211377" w14:textId="2A8D7881" w:rsidR="00DA35AF" w:rsidRDefault="00DA35AF">
      <w:pPr>
        <w:pStyle w:val="CommentText"/>
      </w:pPr>
      <w:r>
        <w:t xml:space="preserve">And what about  the Kullberg NEJM paper? </w:t>
      </w:r>
    </w:p>
  </w:comment>
  <w:comment w:id="114" w:author="My Luong Vuong" w:date="2024-05-02T13:25:00Z" w:initials="MLV">
    <w:p w14:paraId="287F5919" w14:textId="77777777" w:rsidR="00460734" w:rsidRDefault="00460734" w:rsidP="007F05F4">
      <w:pPr>
        <w:pStyle w:val="CommentText"/>
        <w:jc w:val="left"/>
      </w:pPr>
      <w:r>
        <w:rPr>
          <w:rStyle w:val="CommentReference"/>
        </w:rPr>
        <w:annotationRef/>
      </w:r>
      <w:r>
        <w:rPr>
          <w:lang w:val="en-US"/>
        </w:rPr>
        <w:t>Thank you. We have updated it.</w:t>
      </w:r>
    </w:p>
  </w:comment>
  <w:comment w:id="124" w:author="Brüggemann, Roger" w:date="2024-02-20T11:52:00Z" w:initials="BR">
    <w:p w14:paraId="35D3448A" w14:textId="56FA7B00" w:rsidR="00DA35AF" w:rsidRDefault="00DA35AF">
      <w:pPr>
        <w:pStyle w:val="CommentText"/>
      </w:pPr>
      <w:r>
        <w:rPr>
          <w:rStyle w:val="CommentReference"/>
        </w:rPr>
        <w:annotationRef/>
      </w:r>
      <w:r>
        <w:t xml:space="preserve">I would recommend to use wording that reflects the clinical situation. Guidelines mostly recommend echinocandin. Perhaps just state that in clinical practice many of us still use fluconazole, for instance as step down therapy. </w:t>
      </w:r>
    </w:p>
  </w:comment>
  <w:comment w:id="125" w:author="My Luong Vuong" w:date="2024-05-02T13:46:00Z" w:initials="MLV">
    <w:p w14:paraId="5D039896" w14:textId="77777777" w:rsidR="00012976" w:rsidRDefault="00012976" w:rsidP="00615721">
      <w:pPr>
        <w:pStyle w:val="CommentText"/>
        <w:jc w:val="left"/>
      </w:pPr>
      <w:r>
        <w:rPr>
          <w:rStyle w:val="CommentReference"/>
        </w:rPr>
        <w:annotationRef/>
      </w:r>
      <w:r>
        <w:rPr>
          <w:lang w:val="en-US"/>
        </w:rPr>
        <w:t>Thank you. We have adjusted it.</w:t>
      </w:r>
    </w:p>
  </w:comment>
  <w:comment w:id="131" w:author="Sophie Stocker" w:date="2024-02-23T10:26:00Z" w:initials="SS">
    <w:p w14:paraId="16E42D38" w14:textId="77777777" w:rsidR="005C48AA" w:rsidRDefault="005C48AA" w:rsidP="005C48AA">
      <w:pPr>
        <w:pStyle w:val="CommentText"/>
        <w:jc w:val="left"/>
      </w:pPr>
      <w:r>
        <w:rPr>
          <w:rStyle w:val="CommentReference"/>
        </w:rPr>
        <w:annotationRef/>
      </w:r>
      <w:r>
        <w:t>Better?</w:t>
      </w:r>
    </w:p>
  </w:comment>
  <w:comment w:id="132" w:author="Brüggemann, Roger" w:date="2024-02-20T11:53:00Z" w:initials="BR">
    <w:p w14:paraId="7924F4D0" w14:textId="643FF3B9" w:rsidR="00DA35AF" w:rsidRDefault="00DA35AF">
      <w:pPr>
        <w:pStyle w:val="CommentText"/>
      </w:pPr>
      <w:r>
        <w:rPr>
          <w:rStyle w:val="CommentReference"/>
        </w:rPr>
        <w:annotationRef/>
      </w:r>
      <w:r>
        <w:t xml:space="preserve">This reflects only the last argument as echinocandins, to me, are safer than fluconazole. </w:t>
      </w:r>
    </w:p>
  </w:comment>
  <w:comment w:id="133" w:author="My Luong Vuong" w:date="2024-05-02T13:48:00Z" w:initials="MLV">
    <w:p w14:paraId="232497F6" w14:textId="77777777" w:rsidR="00AD0348" w:rsidRDefault="00AD0348" w:rsidP="00182EE0">
      <w:pPr>
        <w:pStyle w:val="CommentText"/>
        <w:jc w:val="left"/>
      </w:pPr>
      <w:r>
        <w:rPr>
          <w:rStyle w:val="CommentReference"/>
        </w:rPr>
        <w:annotationRef/>
      </w:r>
      <w:r>
        <w:rPr>
          <w:lang w:val="en-US"/>
        </w:rPr>
        <w:t xml:space="preserve">We have removed </w:t>
      </w:r>
      <w:r>
        <w:rPr>
          <w:color w:val="000000"/>
        </w:rPr>
        <w:t>the "compared to echinocandins" part.</w:t>
      </w:r>
    </w:p>
  </w:comment>
  <w:comment w:id="137" w:author="Sophie Stocker" w:date="2024-02-23T10:27:00Z" w:initials="SS">
    <w:p w14:paraId="3F8F5C97" w14:textId="44B89D25" w:rsidR="0090697A" w:rsidRDefault="0090697A" w:rsidP="0090697A">
      <w:pPr>
        <w:pStyle w:val="CommentText"/>
        <w:jc w:val="left"/>
      </w:pPr>
      <w:r>
        <w:rPr>
          <w:rStyle w:val="CommentReference"/>
        </w:rPr>
        <w:annotationRef/>
      </w:r>
      <w:r>
        <w:t>Is this detail required?</w:t>
      </w:r>
    </w:p>
  </w:comment>
  <w:comment w:id="138" w:author="My Luong Vuong" w:date="2024-05-02T13:50:00Z" w:initials="MLV">
    <w:p w14:paraId="282635CE" w14:textId="77777777" w:rsidR="00966EAE" w:rsidRDefault="00966EAE" w:rsidP="007A7C3E">
      <w:pPr>
        <w:pStyle w:val="CommentText"/>
        <w:jc w:val="left"/>
      </w:pPr>
      <w:r>
        <w:rPr>
          <w:rStyle w:val="CommentReference"/>
        </w:rPr>
        <w:annotationRef/>
      </w:r>
      <w:r>
        <w:rPr>
          <w:color w:val="000000"/>
        </w:rPr>
        <w:t>Yes, for the discussion section.</w:t>
      </w:r>
    </w:p>
  </w:comment>
  <w:comment w:id="152" w:author="Microsoft Office User" w:date="2024-02-19T00:25:00Z" w:initials="MOU">
    <w:p w14:paraId="7B80E9C9" w14:textId="50F06921" w:rsidR="0055152B" w:rsidRDefault="0055152B" w:rsidP="008C1486">
      <w:pPr>
        <w:jc w:val="left"/>
      </w:pPr>
      <w:r>
        <w:rPr>
          <w:rStyle w:val="CommentReference"/>
        </w:rPr>
        <w:annotationRef/>
      </w:r>
      <w:r>
        <w:rPr>
          <w:color w:val="000000"/>
          <w:sz w:val="20"/>
          <w:szCs w:val="20"/>
        </w:rPr>
        <w:t>Might be better to say that 2mg/l encompasses the ECoff of most relevant Candida species? I’m not sure the current sentence is quite right as I review EUCAST MIC distributions?</w:t>
      </w:r>
    </w:p>
  </w:comment>
  <w:comment w:id="153" w:author="My Luong Vuong" w:date="2024-05-02T14:13:00Z" w:initials="MLV">
    <w:p w14:paraId="0D2C09FD" w14:textId="77777777" w:rsidR="008B66F5" w:rsidRDefault="008B66F5" w:rsidP="00C7695A">
      <w:pPr>
        <w:pStyle w:val="CommentText"/>
        <w:jc w:val="left"/>
      </w:pPr>
      <w:r>
        <w:rPr>
          <w:rStyle w:val="CommentReference"/>
        </w:rPr>
        <w:annotationRef/>
      </w:r>
      <w:r>
        <w:rPr>
          <w:lang w:val="en-US"/>
        </w:rPr>
        <w:t>Thank you. We updated it.</w:t>
      </w:r>
    </w:p>
  </w:comment>
  <w:comment w:id="164" w:author="Sophie Stocker" w:date="2024-02-23T10:27:00Z" w:initials="SS">
    <w:p w14:paraId="08624861" w14:textId="5EF62990" w:rsidR="000C1092" w:rsidRDefault="000C1092" w:rsidP="000C1092">
      <w:pPr>
        <w:pStyle w:val="CommentText"/>
        <w:jc w:val="left"/>
      </w:pPr>
      <w:r>
        <w:rPr>
          <w:rStyle w:val="CommentReference"/>
        </w:rPr>
        <w:annotationRef/>
      </w:r>
      <w:r>
        <w:t>Can you provide some numbers here?</w:t>
      </w:r>
    </w:p>
  </w:comment>
  <w:comment w:id="165" w:author="My Luong Vuong" w:date="2024-05-02T14:22:00Z" w:initials="MLV">
    <w:p w14:paraId="6950B459" w14:textId="77777777" w:rsidR="0022540E" w:rsidRDefault="0022540E" w:rsidP="004F4BC3">
      <w:pPr>
        <w:pStyle w:val="CommentText"/>
        <w:jc w:val="left"/>
      </w:pPr>
      <w:r>
        <w:rPr>
          <w:rStyle w:val="CommentReference"/>
        </w:rPr>
        <w:annotationRef/>
      </w:r>
      <w:r>
        <w:rPr>
          <w:lang w:val="en-US"/>
        </w:rPr>
        <w:t>We added it.</w:t>
      </w:r>
    </w:p>
  </w:comment>
  <w:comment w:id="169" w:author="Sophie Stocker" w:date="2024-02-23T10:28:00Z" w:initials="SS">
    <w:p w14:paraId="7C441103" w14:textId="77777777" w:rsidR="00E2444D" w:rsidRDefault="00E2444D" w:rsidP="00E2444D">
      <w:pPr>
        <w:pStyle w:val="CommentText"/>
        <w:jc w:val="left"/>
      </w:pPr>
      <w:r>
        <w:rPr>
          <w:rStyle w:val="CommentReference"/>
        </w:rPr>
        <w:annotationRef/>
      </w:r>
      <w:r>
        <w:t>As in the severity was concentration dependent?</w:t>
      </w:r>
    </w:p>
  </w:comment>
  <w:comment w:id="170" w:author="My Luong Vuong" w:date="2024-05-02T14:25:00Z" w:initials="MLV">
    <w:p w14:paraId="7042F732" w14:textId="77777777" w:rsidR="00864C1A" w:rsidRDefault="00864C1A" w:rsidP="00C65EBB">
      <w:pPr>
        <w:pStyle w:val="CommentText"/>
        <w:jc w:val="left"/>
      </w:pPr>
      <w:r>
        <w:rPr>
          <w:rStyle w:val="CommentReference"/>
        </w:rPr>
        <w:annotationRef/>
      </w:r>
      <w:r>
        <w:rPr>
          <w:lang w:val="en-US"/>
        </w:rPr>
        <w:t>Thank you. We refined it.</w:t>
      </w:r>
    </w:p>
  </w:comment>
  <w:comment w:id="142" w:author="Brüggemann, Roger" w:date="2024-02-20T11:54:00Z" w:initials="BR">
    <w:p w14:paraId="1FCD7033" w14:textId="02A88034" w:rsidR="00DA35AF" w:rsidRDefault="00DA35AF">
      <w:pPr>
        <w:pStyle w:val="CommentText"/>
      </w:pPr>
      <w:r>
        <w:rPr>
          <w:rStyle w:val="CommentReference"/>
        </w:rPr>
        <w:annotationRef/>
      </w:r>
      <w:r>
        <w:t xml:space="preserve">I would move this past the next paragraph. </w:t>
      </w:r>
    </w:p>
  </w:comment>
  <w:comment w:id="143" w:author="My Luong Vuong" w:date="2024-03-18T14:04:00Z" w:initials="MLV">
    <w:p w14:paraId="55E96B3D" w14:textId="77777777" w:rsidR="0068075E" w:rsidRDefault="0068075E" w:rsidP="00C643D1">
      <w:pPr>
        <w:pStyle w:val="CommentText"/>
        <w:jc w:val="left"/>
      </w:pPr>
      <w:r>
        <w:rPr>
          <w:rStyle w:val="CommentReference"/>
        </w:rPr>
        <w:annotationRef/>
      </w:r>
      <w:r>
        <w:rPr>
          <w:color w:val="000000"/>
        </w:rPr>
        <w:t>You mean this should be the 4th paragraph?</w:t>
      </w:r>
      <w:r>
        <w:rPr>
          <w:color w:val="000000"/>
        </w:rPr>
        <w:br/>
        <w:t>We discuss the problem with PKPD target attainment of the current dosing regimen in the following paragraph though. Therefore we believe it's necessary to mention the PKPD target here.</w:t>
      </w:r>
    </w:p>
  </w:comment>
  <w:comment w:id="144" w:author="My Luong Vuong" w:date="2024-03-20T15:44:00Z" w:initials="MLV">
    <w:p w14:paraId="16F58CB6" w14:textId="77777777" w:rsidR="001564C6" w:rsidRDefault="001564C6" w:rsidP="0092134F">
      <w:pPr>
        <w:pStyle w:val="CommentText"/>
        <w:jc w:val="left"/>
      </w:pPr>
      <w:r>
        <w:rPr>
          <w:rStyle w:val="CommentReference"/>
        </w:rPr>
        <w:annotationRef/>
      </w:r>
      <w:r>
        <w:rPr>
          <w:lang w:val="en-US"/>
        </w:rPr>
        <w:t>Consider adding the standard dosing at the beginning of 3rd graph</w:t>
      </w:r>
    </w:p>
  </w:comment>
  <w:comment w:id="145" w:author="My Luong Vuong" w:date="2024-03-20T23:02:00Z" w:initials="MLV">
    <w:p w14:paraId="19888251" w14:textId="77777777" w:rsidR="00BE237F" w:rsidRDefault="00BE237F" w:rsidP="000B603C">
      <w:pPr>
        <w:pStyle w:val="CommentText"/>
        <w:jc w:val="left"/>
      </w:pPr>
      <w:r>
        <w:rPr>
          <w:rStyle w:val="CommentReference"/>
        </w:rPr>
        <w:annotationRef/>
      </w:r>
      <w:r>
        <w:rPr>
          <w:lang w:val="en-US"/>
        </w:rPr>
        <w:t>Try rearrange these paragraphs a little</w:t>
      </w:r>
    </w:p>
  </w:comment>
  <w:comment w:id="179" w:author="Microsoft Office User" w:date="2024-02-19T00:26:00Z" w:initials="MOU">
    <w:p w14:paraId="316D6E8F" w14:textId="3E08C9E5" w:rsidR="0055152B" w:rsidRDefault="0055152B" w:rsidP="00906AEE">
      <w:pPr>
        <w:jc w:val="left"/>
      </w:pPr>
      <w:r>
        <w:rPr>
          <w:rStyle w:val="CommentReference"/>
        </w:rPr>
        <w:annotationRef/>
      </w:r>
      <w:r>
        <w:rPr>
          <w:color w:val="000000"/>
          <w:sz w:val="20"/>
          <w:szCs w:val="20"/>
        </w:rPr>
        <w:t>By who? Australian guidelines are mg/kg as is Uptodate? Again, I don’t think this is accurate and would need a reference</w:t>
      </w:r>
    </w:p>
  </w:comment>
  <w:comment w:id="180" w:author="My Luong Vuong" w:date="2024-05-02T14:26:00Z" w:initials="MLV">
    <w:p w14:paraId="48833A5C" w14:textId="77777777" w:rsidR="000421AB" w:rsidRDefault="000421AB" w:rsidP="009733E2">
      <w:pPr>
        <w:pStyle w:val="CommentText"/>
        <w:jc w:val="left"/>
      </w:pPr>
      <w:r>
        <w:rPr>
          <w:rStyle w:val="CommentReference"/>
        </w:rPr>
        <w:annotationRef/>
      </w:r>
      <w:r>
        <w:rPr>
          <w:lang w:val="en-US"/>
        </w:rPr>
        <w:t>We added the reference.</w:t>
      </w:r>
    </w:p>
  </w:comment>
  <w:comment w:id="182" w:author="Sophie Stocker" w:date="2024-02-23T10:30:00Z" w:initials="SS">
    <w:p w14:paraId="5ABBC0DF" w14:textId="77777777" w:rsidR="00807C8A" w:rsidRDefault="00807C8A" w:rsidP="00807C8A">
      <w:pPr>
        <w:pStyle w:val="CommentText"/>
        <w:jc w:val="left"/>
      </w:pPr>
      <w:r>
        <w:rPr>
          <w:rStyle w:val="CommentReference"/>
        </w:rPr>
        <w:annotationRef/>
      </w:r>
      <w:r>
        <w:t>Obese?</w:t>
      </w:r>
    </w:p>
  </w:comment>
  <w:comment w:id="183" w:author="My Luong Vuong" w:date="2024-05-02T14:30:00Z" w:initials="MLV">
    <w:p w14:paraId="637B7244" w14:textId="77777777" w:rsidR="009F1BED" w:rsidRDefault="009F1BED" w:rsidP="00B91F7A">
      <w:pPr>
        <w:pStyle w:val="CommentText"/>
        <w:jc w:val="left"/>
      </w:pPr>
      <w:r>
        <w:rPr>
          <w:rStyle w:val="CommentReference"/>
        </w:rPr>
        <w:annotationRef/>
      </w:r>
      <w:r>
        <w:rPr>
          <w:lang w:val="en-US"/>
        </w:rPr>
        <w:t>We have refined it</w:t>
      </w:r>
    </w:p>
  </w:comment>
  <w:comment w:id="186" w:author="Brüggemann, Roger" w:date="2024-02-20T11:54:00Z" w:initials="BR">
    <w:p w14:paraId="11AB236E" w14:textId="3B5DAC6F" w:rsidR="00DA35AF" w:rsidRDefault="00DA35AF">
      <w:pPr>
        <w:pStyle w:val="CommentText"/>
      </w:pPr>
      <w:r>
        <w:rPr>
          <w:rStyle w:val="CommentReference"/>
        </w:rPr>
        <w:annotationRef/>
      </w:r>
      <w:r>
        <w:t xml:space="preserve">Not in those who are adequately dosed. </w:t>
      </w:r>
    </w:p>
  </w:comment>
  <w:comment w:id="187" w:author="My Luong Vuong" w:date="2024-03-18T14:32:00Z" w:initials="MLV">
    <w:p w14:paraId="5E3B29EF" w14:textId="77777777" w:rsidR="00D72707" w:rsidRDefault="00D72707" w:rsidP="00DF4A38">
      <w:pPr>
        <w:pStyle w:val="CommentText"/>
        <w:jc w:val="left"/>
      </w:pPr>
      <w:r>
        <w:rPr>
          <w:rStyle w:val="CommentReference"/>
        </w:rPr>
        <w:annotationRef/>
      </w:r>
      <w:r>
        <w:rPr>
          <w:lang w:val="en-US"/>
        </w:rPr>
        <w:t>indeed</w:t>
      </w:r>
    </w:p>
  </w:comment>
  <w:comment w:id="188" w:author="Microsoft Office User" w:date="2024-02-19T00:27:00Z" w:initials="MOU">
    <w:p w14:paraId="3100C424" w14:textId="2FBFF46D" w:rsidR="0055152B" w:rsidRDefault="0055152B" w:rsidP="00D007BA">
      <w:pPr>
        <w:jc w:val="left"/>
      </w:pPr>
      <w:r>
        <w:rPr>
          <w:rStyle w:val="CommentReference"/>
        </w:rPr>
        <w:annotationRef/>
      </w:r>
      <w:r>
        <w:rPr>
          <w:color w:val="000000"/>
          <w:sz w:val="20"/>
          <w:szCs w:val="20"/>
        </w:rPr>
        <w:t>…in one study</w:t>
      </w:r>
    </w:p>
  </w:comment>
  <w:comment w:id="189" w:author="My Luong Vuong" w:date="2024-05-02T14:31:00Z" w:initials="MLV">
    <w:p w14:paraId="22245B61" w14:textId="77777777" w:rsidR="00FD67F1" w:rsidRDefault="00FD67F1" w:rsidP="00B3132F">
      <w:pPr>
        <w:pStyle w:val="CommentText"/>
        <w:jc w:val="left"/>
      </w:pPr>
      <w:r>
        <w:rPr>
          <w:rStyle w:val="CommentReference"/>
        </w:rPr>
        <w:annotationRef/>
      </w:r>
      <w:r>
        <w:rPr>
          <w:lang w:val="en-US"/>
        </w:rPr>
        <w:t>We added more references</w:t>
      </w:r>
    </w:p>
  </w:comment>
  <w:comment w:id="193" w:author="Microsoft Office User" w:date="2024-02-19T00:28:00Z" w:initials="MOU">
    <w:p w14:paraId="56EF652C" w14:textId="65D730D1" w:rsidR="0055152B" w:rsidRDefault="0055152B" w:rsidP="00FA17B8">
      <w:pPr>
        <w:jc w:val="left"/>
      </w:pPr>
      <w:r>
        <w:rPr>
          <w:rStyle w:val="CommentReference"/>
        </w:rPr>
        <w:annotationRef/>
      </w:r>
      <w:r>
        <w:rPr>
          <w:color w:val="000000"/>
          <w:sz w:val="20"/>
          <w:szCs w:val="20"/>
        </w:rPr>
        <w:t>As above, I’m not sure that other authors of guidelines would agree? And, this is not a consensus document and so you can’t reach agreement yourself on this, so why open up to criticism with this kind of terminology?</w:t>
      </w:r>
    </w:p>
  </w:comment>
  <w:comment w:id="194" w:author="Microsoft Office User" w:date="2024-02-19T00:30:00Z" w:initials="MOU">
    <w:p w14:paraId="0B7BFBBC" w14:textId="77777777" w:rsidR="00F53D04" w:rsidRDefault="00F53D04" w:rsidP="008B2FEB">
      <w:pPr>
        <w:jc w:val="left"/>
      </w:pPr>
      <w:r>
        <w:rPr>
          <w:rStyle w:val="CommentReference"/>
        </w:rPr>
        <w:annotationRef/>
      </w:r>
      <w:r>
        <w:rPr>
          <w:color w:val="000000"/>
          <w:sz w:val="20"/>
          <w:szCs w:val="20"/>
        </w:rPr>
        <w:t>In fact contrary to much of what is stated above, the TDM consensus statement in ICM in 2020 does recommend mg/kg dosing, and so much of this intro needs careful review</w:t>
      </w:r>
    </w:p>
  </w:comment>
  <w:comment w:id="195" w:author="Jan-Willem Alffenaar" w:date="2024-02-19T07:33:00Z" w:initials="JA">
    <w:p w14:paraId="27DF82C0" w14:textId="77777777" w:rsidR="005145D1" w:rsidRDefault="005145D1" w:rsidP="005145D1">
      <w:pPr>
        <w:pStyle w:val="CommentText"/>
        <w:jc w:val="left"/>
      </w:pPr>
      <w:r>
        <w:rPr>
          <w:rStyle w:val="CommentReference"/>
        </w:rPr>
        <w:annotationRef/>
      </w:r>
      <w:r>
        <w:t xml:space="preserve">you could state something about the recommendations from [13-16] but also highlights the icm 2020 position paper which was endorsed by several societies. </w:t>
      </w:r>
    </w:p>
  </w:comment>
  <w:comment w:id="190" w:author="Brüggemann, Roger" w:date="2024-02-20T11:55:00Z" w:initials="BR">
    <w:p w14:paraId="7DC74FBE" w14:textId="35E8639C" w:rsidR="00DA35AF" w:rsidRDefault="00DA35AF">
      <w:pPr>
        <w:pStyle w:val="CommentText"/>
      </w:pPr>
      <w:r>
        <w:rPr>
          <w:rStyle w:val="CommentReference"/>
        </w:rPr>
        <w:annotationRef/>
      </w:r>
      <w:r>
        <w:t>I disagree, There is a paper on the impact of obesity from Chen and van Rhee.</w:t>
      </w:r>
    </w:p>
    <w:p w14:paraId="4C334D7C" w14:textId="38ADB776" w:rsidR="00DA35AF" w:rsidRDefault="00DA35AF">
      <w:pPr>
        <w:pStyle w:val="CommentText"/>
      </w:pPr>
      <w:r>
        <w:t xml:space="preserve">On top of this, the impact of renal function has been identified </w:t>
      </w:r>
    </w:p>
  </w:comment>
  <w:comment w:id="191" w:author="My Luong Vuong" w:date="2024-05-12T22:45:00Z" w:initials="MLV">
    <w:p w14:paraId="522C4301" w14:textId="77777777" w:rsidR="00A21861" w:rsidRDefault="00A21861" w:rsidP="008F301A">
      <w:pPr>
        <w:pStyle w:val="CommentText"/>
        <w:jc w:val="left"/>
      </w:pPr>
      <w:r>
        <w:rPr>
          <w:rStyle w:val="CommentReference"/>
        </w:rPr>
        <w:annotationRef/>
      </w:r>
      <w:r>
        <w:rPr>
          <w:lang w:val="en-US"/>
        </w:rPr>
        <w:t>Thank you for your remark</w:t>
      </w:r>
    </w:p>
  </w:comment>
  <w:comment w:id="196" w:author="Indy Sandaradura" w:date="2024-02-02T08:25:00Z" w:initials="IS">
    <w:p w14:paraId="7976A3BC" w14:textId="2B02884D" w:rsidR="006C3836" w:rsidRDefault="006C3836" w:rsidP="006C3836">
      <w:pPr>
        <w:jc w:val="left"/>
      </w:pPr>
      <w:r>
        <w:rPr>
          <w:rStyle w:val="CommentReference"/>
        </w:rPr>
        <w:annotationRef/>
      </w:r>
      <w:r>
        <w:rPr>
          <w:color w:val="000000"/>
          <w:sz w:val="20"/>
          <w:szCs w:val="20"/>
        </w:rPr>
        <w:t>Also that they have generally been single site; so potential concerns about generalisability of findings..</w:t>
      </w:r>
    </w:p>
  </w:comment>
  <w:comment w:id="197" w:author="My Luong Vuong" w:date="2024-05-02T14:33:00Z" w:initials="MLV">
    <w:p w14:paraId="77BEB748" w14:textId="77777777" w:rsidR="002547AC" w:rsidRDefault="002547AC" w:rsidP="006B5331">
      <w:pPr>
        <w:pStyle w:val="CommentText"/>
        <w:jc w:val="left"/>
      </w:pPr>
      <w:r>
        <w:rPr>
          <w:rStyle w:val="CommentReference"/>
        </w:rPr>
        <w:annotationRef/>
      </w:r>
      <w:r>
        <w:rPr>
          <w:lang w:val="en-US"/>
        </w:rPr>
        <w:t>Thank you. We added that.</w:t>
      </w:r>
    </w:p>
  </w:comment>
  <w:comment w:id="205" w:author="Microsoft Office User" w:date="2024-02-19T00:31:00Z" w:initials="MOU">
    <w:p w14:paraId="711A4305" w14:textId="4B293653" w:rsidR="00F53D04" w:rsidRDefault="00F53D04" w:rsidP="009D3B9E">
      <w:pPr>
        <w:jc w:val="left"/>
      </w:pPr>
      <w:r>
        <w:rPr>
          <w:rStyle w:val="CommentReference"/>
        </w:rPr>
        <w:annotationRef/>
      </w:r>
      <w:r>
        <w:rPr>
          <w:color w:val="000000"/>
          <w:sz w:val="20"/>
          <w:szCs w:val="20"/>
        </w:rPr>
        <w:t>This term is different to your 90% acceptability in the abstract?</w:t>
      </w:r>
    </w:p>
  </w:comment>
  <w:comment w:id="206" w:author="Jan-Willem Alffenaar" w:date="2024-02-19T07:34:00Z" w:initials="JA">
    <w:p w14:paraId="3B43867A" w14:textId="77777777" w:rsidR="00EA3EDF" w:rsidRDefault="00EA3EDF" w:rsidP="00EA3EDF">
      <w:pPr>
        <w:pStyle w:val="CommentText"/>
        <w:jc w:val="left"/>
      </w:pPr>
      <w:r>
        <w:rPr>
          <w:rStyle w:val="CommentReference"/>
        </w:rPr>
        <w:annotationRef/>
      </w:r>
      <w:r>
        <w:t>agree, consistent use of terminology is key when aiming for high impact journal</w:t>
      </w:r>
    </w:p>
  </w:comment>
  <w:comment w:id="207" w:author="My Luong Vuong" w:date="2024-05-02T14:38:00Z" w:initials="MLV">
    <w:p w14:paraId="073F83A5" w14:textId="77777777" w:rsidR="00AA3817" w:rsidRDefault="00AA3817" w:rsidP="0081506E">
      <w:pPr>
        <w:pStyle w:val="CommentText"/>
        <w:jc w:val="left"/>
      </w:pPr>
      <w:r>
        <w:rPr>
          <w:rStyle w:val="CommentReference"/>
        </w:rPr>
        <w:annotationRef/>
      </w:r>
      <w:r>
        <w:rPr>
          <w:lang w:val="en-US"/>
        </w:rPr>
        <w:t xml:space="preserve">By ICU-wide here we mean that the recommended dosing strategy offers every ICU patient the 90% chance of achieving the PKPD target. </w:t>
      </w:r>
    </w:p>
  </w:comment>
  <w:comment w:id="211" w:author="My Luong Vuong" w:date="2024-05-02T15:08:00Z" w:initials="MLV">
    <w:p w14:paraId="48C5323D" w14:textId="77777777" w:rsidR="00CE1C1B" w:rsidRDefault="00CE1C1B" w:rsidP="00DB4FF9">
      <w:pPr>
        <w:pStyle w:val="CommentText"/>
        <w:jc w:val="left"/>
      </w:pPr>
      <w:r>
        <w:rPr>
          <w:rStyle w:val="CommentReference"/>
        </w:rPr>
        <w:annotationRef/>
      </w:r>
      <w:r>
        <w:rPr>
          <w:lang w:val="en-US"/>
        </w:rPr>
        <w:t>Can be removed if exceeds word limit</w:t>
      </w:r>
    </w:p>
  </w:comment>
  <w:comment w:id="224" w:author="Microsoft Office User" w:date="2024-02-19T00:32:00Z" w:initials="MOU">
    <w:p w14:paraId="48425D38" w14:textId="2C5F812D" w:rsidR="00F53D04" w:rsidRDefault="00F53D04" w:rsidP="00496614">
      <w:pPr>
        <w:jc w:val="left"/>
      </w:pPr>
      <w:r>
        <w:rPr>
          <w:rStyle w:val="CommentReference"/>
        </w:rPr>
        <w:annotationRef/>
      </w:r>
      <w:r>
        <w:rPr>
          <w:color w:val="000000"/>
          <w:sz w:val="20"/>
          <w:szCs w:val="20"/>
        </w:rPr>
        <w:t>You are missing a section on your data collection request…what patient parameters etc were requested?</w:t>
      </w:r>
    </w:p>
  </w:comment>
  <w:comment w:id="225" w:author="My Luong Vuong" w:date="2024-05-02T15:08:00Z" w:initials="MLV">
    <w:p w14:paraId="5B753DE4" w14:textId="77777777" w:rsidR="00CE1C1B" w:rsidRDefault="00CE1C1B" w:rsidP="00580DE3">
      <w:pPr>
        <w:pStyle w:val="CommentText"/>
        <w:jc w:val="left"/>
      </w:pPr>
      <w:r>
        <w:rPr>
          <w:rStyle w:val="CommentReference"/>
        </w:rPr>
        <w:annotationRef/>
      </w:r>
      <w:r>
        <w:rPr>
          <w:lang w:val="en-US"/>
        </w:rPr>
        <w:t>We have added this.</w:t>
      </w:r>
    </w:p>
  </w:comment>
  <w:comment w:id="237" w:author="Brüggemann, Roger" w:date="2024-02-23T09:29:00Z" w:initials="BR">
    <w:p w14:paraId="1CF9A8E1" w14:textId="1D468A49" w:rsidR="00AC118B" w:rsidRDefault="00AC118B" w:rsidP="00C067AE">
      <w:pPr>
        <w:pStyle w:val="CommentText"/>
        <w:jc w:val="left"/>
      </w:pPr>
      <w:r>
        <w:rPr>
          <w:rStyle w:val="CommentReference"/>
        </w:rPr>
        <w:annotationRef/>
      </w:r>
      <w:r>
        <w:rPr>
          <w:lang w:val="nl-NL"/>
        </w:rPr>
        <w:t xml:space="preserve">How was IOV defined for every dataset? </w:t>
      </w:r>
    </w:p>
  </w:comment>
  <w:comment w:id="238" w:author="My Luong Vuong" w:date="2024-05-02T15:21:00Z" w:initials="MLV">
    <w:p w14:paraId="019BEF52" w14:textId="77777777" w:rsidR="00464C8B" w:rsidRDefault="00464C8B" w:rsidP="005B11B0">
      <w:pPr>
        <w:pStyle w:val="CommentText"/>
        <w:jc w:val="left"/>
      </w:pPr>
      <w:r>
        <w:rPr>
          <w:rStyle w:val="CommentReference"/>
        </w:rPr>
        <w:annotationRef/>
      </w:r>
      <w:r>
        <w:rPr>
          <w:lang w:val="en-US"/>
        </w:rPr>
        <w:t>We provided further clarification.</w:t>
      </w:r>
    </w:p>
  </w:comment>
  <w:comment w:id="244" w:author="Wicha, Sebastian" w:date="2024-02-23T15:41:00Z" w:initials="SW">
    <w:p w14:paraId="66985067" w14:textId="22F27F60" w:rsidR="008A0099" w:rsidRDefault="008A0099" w:rsidP="008A0099">
      <w:pPr>
        <w:pStyle w:val="CommentText"/>
      </w:pPr>
      <w:r>
        <w:rPr>
          <w:rStyle w:val="CommentReference"/>
        </w:rPr>
        <w:annotationRef/>
      </w:r>
      <w:r>
        <w:t>Did you also test per centre? Different habits in documentation may also impact the RUV beyond the assay used.</w:t>
      </w:r>
    </w:p>
  </w:comment>
  <w:comment w:id="245" w:author="My Luong Vuong" w:date="2024-05-02T15:27:00Z" w:initials="MLV">
    <w:p w14:paraId="5599030C" w14:textId="77777777" w:rsidR="00B904A6" w:rsidRDefault="00B904A6" w:rsidP="00AD50F5">
      <w:pPr>
        <w:pStyle w:val="CommentText"/>
        <w:jc w:val="left"/>
      </w:pPr>
      <w:r>
        <w:rPr>
          <w:rStyle w:val="CommentReference"/>
        </w:rPr>
        <w:annotationRef/>
      </w:r>
      <w:r>
        <w:rPr>
          <w:lang w:val="en-US"/>
        </w:rPr>
        <w:t>Thank you. We have rephrased it so that it's clearer.</w:t>
      </w:r>
    </w:p>
  </w:comment>
  <w:comment w:id="242" w:author="Brüggemann, Roger" w:date="2024-02-23T09:30:00Z" w:initials="BR">
    <w:p w14:paraId="4F3D142F" w14:textId="5C135959" w:rsidR="00AC118B" w:rsidRDefault="00AC118B" w:rsidP="00F8226A">
      <w:pPr>
        <w:pStyle w:val="CommentText"/>
        <w:jc w:val="left"/>
      </w:pPr>
      <w:r>
        <w:rPr>
          <w:rStyle w:val="CommentReference"/>
        </w:rPr>
        <w:annotationRef/>
      </w:r>
      <w:r>
        <w:rPr>
          <w:lang w:val="nl-NL"/>
        </w:rPr>
        <w:t xml:space="preserve"> how were data below the LLOQ dealt with? </w:t>
      </w:r>
    </w:p>
  </w:comment>
  <w:comment w:id="243" w:author="My Luong Vuong" w:date="2024-05-02T15:22:00Z" w:initials="MLV">
    <w:p w14:paraId="21757CB7" w14:textId="77777777" w:rsidR="00FE73FC" w:rsidRDefault="000240B2" w:rsidP="00E80820">
      <w:pPr>
        <w:pStyle w:val="CommentText"/>
        <w:jc w:val="left"/>
      </w:pPr>
      <w:r>
        <w:rPr>
          <w:rStyle w:val="CommentReference"/>
        </w:rPr>
        <w:annotationRef/>
      </w:r>
      <w:r w:rsidR="00FE73FC">
        <w:rPr>
          <w:color w:val="000000"/>
        </w:rPr>
        <w:t>We have added this info in the results section.</w:t>
      </w:r>
    </w:p>
  </w:comment>
  <w:comment w:id="260" w:author="Microsoft Office User" w:date="2024-02-19T00:37:00Z" w:initials="MOU">
    <w:p w14:paraId="4F4391A9" w14:textId="25EFA8F1" w:rsidR="00F53D04" w:rsidRDefault="00F53D04" w:rsidP="00AA2CAC">
      <w:pPr>
        <w:jc w:val="left"/>
      </w:pPr>
      <w:r>
        <w:rPr>
          <w:rStyle w:val="CommentReference"/>
        </w:rPr>
        <w:annotationRef/>
      </w:r>
      <w:r>
        <w:rPr>
          <w:color w:val="000000"/>
          <w:sz w:val="20"/>
          <w:szCs w:val="20"/>
        </w:rPr>
        <w:t>Age or sickness severity not tested?</w:t>
      </w:r>
    </w:p>
  </w:comment>
  <w:comment w:id="261" w:author="Jan-Willem Alffenaar" w:date="2024-02-19T07:38:00Z" w:initials="JA">
    <w:p w14:paraId="04117104" w14:textId="77777777" w:rsidR="005D21F9" w:rsidRDefault="005D21F9" w:rsidP="005D21F9">
      <w:pPr>
        <w:pStyle w:val="CommentText"/>
        <w:jc w:val="left"/>
      </w:pPr>
      <w:r>
        <w:rPr>
          <w:rStyle w:val="CommentReference"/>
        </w:rPr>
        <w:annotationRef/>
      </w:r>
      <w:r>
        <w:t>APACHE/SOFA maybe presented in original papers upon ICU admission or start of treatment, don't know at the time point of pk collection. however with long half-life of fluconazole pk is affected over longer period...</w:t>
      </w:r>
    </w:p>
  </w:comment>
  <w:comment w:id="262" w:author="My Luong Vuong" w:date="2024-05-02T15:42:00Z" w:initials="MLV">
    <w:p w14:paraId="2AD6A4F2" w14:textId="77777777" w:rsidR="00E855ED" w:rsidRDefault="00E855ED" w:rsidP="007E48B0">
      <w:pPr>
        <w:pStyle w:val="CommentText"/>
        <w:jc w:val="left"/>
      </w:pPr>
      <w:r>
        <w:rPr>
          <w:rStyle w:val="CommentReference"/>
        </w:rPr>
        <w:annotationRef/>
      </w:r>
      <w:r>
        <w:rPr>
          <w:lang w:val="en-US"/>
        </w:rPr>
        <w:t>- We did not test age because it's already a part of our eGFR-CKDEPI calculation.</w:t>
      </w:r>
      <w:r>
        <w:rPr>
          <w:lang w:val="en-US"/>
        </w:rPr>
        <w:br/>
        <w:t>- Sickness severity including APACHEII/SOFA scores are heavily missing in our dataset, therefore we couldn't test them.</w:t>
      </w:r>
    </w:p>
  </w:comment>
  <w:comment w:id="263" w:author="Brüggemann, Roger" w:date="2024-02-23T09:39:00Z" w:initials="BR">
    <w:p w14:paraId="3F007602" w14:textId="7932B6F0" w:rsidR="007538AD" w:rsidRDefault="007538AD" w:rsidP="004B39F0">
      <w:pPr>
        <w:pStyle w:val="CommentText"/>
        <w:jc w:val="left"/>
      </w:pPr>
      <w:r>
        <w:rPr>
          <w:rStyle w:val="CommentReference"/>
        </w:rPr>
        <w:annotationRef/>
      </w:r>
      <w:r>
        <w:rPr>
          <w:lang w:val="nl-NL"/>
        </w:rPr>
        <w:t>We want to detail which covariates we thought were pathophysiological plausible and have been included for further analysis.</w:t>
      </w:r>
    </w:p>
  </w:comment>
  <w:comment w:id="264" w:author="My Luong Vuong" w:date="2024-05-02T15:50:00Z" w:initials="MLV">
    <w:p w14:paraId="2BDACB94" w14:textId="77777777" w:rsidR="004925D4" w:rsidRDefault="004925D4" w:rsidP="0084676D">
      <w:pPr>
        <w:pStyle w:val="CommentText"/>
        <w:jc w:val="left"/>
      </w:pPr>
      <w:r>
        <w:rPr>
          <w:rStyle w:val="CommentReference"/>
        </w:rPr>
        <w:annotationRef/>
      </w:r>
      <w:r>
        <w:rPr>
          <w:lang w:val="en-US"/>
        </w:rPr>
        <w:t>Thank you. We have provided this detail.</w:t>
      </w:r>
    </w:p>
  </w:comment>
  <w:comment w:id="265" w:author="Brüggemann, Roger" w:date="2024-02-23T09:39:00Z" w:initials="BR">
    <w:p w14:paraId="0A6C4F31" w14:textId="1843596F" w:rsidR="007538AD" w:rsidRDefault="007538AD" w:rsidP="009765EE">
      <w:pPr>
        <w:pStyle w:val="CommentText"/>
        <w:jc w:val="left"/>
      </w:pPr>
      <w:r>
        <w:rPr>
          <w:rStyle w:val="CommentReference"/>
        </w:rPr>
        <w:annotationRef/>
      </w:r>
      <w:r>
        <w:rPr>
          <w:lang w:val="nl-NL"/>
        </w:rPr>
        <w:t xml:space="preserve">Is there any dataset that included urinary concentrations that could be entered in the model to determine renal clearance? </w:t>
      </w:r>
    </w:p>
  </w:comment>
  <w:comment w:id="266" w:author="My Luong Vuong" w:date="2024-03-18T21:26:00Z" w:initials="MLV">
    <w:p w14:paraId="5B57CC08" w14:textId="77777777" w:rsidR="00BF189F" w:rsidRDefault="00BF189F" w:rsidP="00197F97">
      <w:pPr>
        <w:pStyle w:val="CommentText"/>
        <w:jc w:val="left"/>
      </w:pPr>
      <w:r>
        <w:rPr>
          <w:rStyle w:val="CommentReference"/>
        </w:rPr>
        <w:annotationRef/>
      </w:r>
      <w:r>
        <w:rPr>
          <w:lang w:val="en-US"/>
        </w:rPr>
        <w:t>Unfortunately not!</w:t>
      </w:r>
    </w:p>
  </w:comment>
  <w:comment w:id="267" w:author="Wicha, Sebastian" w:date="2024-02-23T15:47:00Z" w:initials="SW">
    <w:p w14:paraId="5358D58D" w14:textId="77777777" w:rsidR="00724157" w:rsidRDefault="00724157" w:rsidP="00724157">
      <w:pPr>
        <w:pStyle w:val="CommentText"/>
      </w:pPr>
      <w:r>
        <w:rPr>
          <w:rStyle w:val="CommentReference"/>
        </w:rPr>
        <w:annotationRef/>
      </w:r>
      <w:r>
        <w:t>What is meant by two way?</w:t>
      </w:r>
    </w:p>
  </w:comment>
  <w:comment w:id="268" w:author="My Luong Vuong" w:date="2024-05-02T15:47:00Z" w:initials="MLV">
    <w:p w14:paraId="73D3119C" w14:textId="77777777" w:rsidR="000F53CC" w:rsidRDefault="000F53CC" w:rsidP="00143EBD">
      <w:pPr>
        <w:pStyle w:val="CommentText"/>
        <w:jc w:val="left"/>
      </w:pPr>
      <w:r>
        <w:rPr>
          <w:rStyle w:val="CommentReference"/>
        </w:rPr>
        <w:annotationRef/>
      </w:r>
      <w:r>
        <w:rPr>
          <w:lang w:val="en-US"/>
        </w:rPr>
        <w:t>Thank you. We have clarified it.</w:t>
      </w:r>
    </w:p>
  </w:comment>
  <w:comment w:id="278" w:author="Sophie Stocker" w:date="2024-02-23T10:36:00Z" w:initials="SS">
    <w:p w14:paraId="4EE17147" w14:textId="35E6413C" w:rsidR="00D61DCC" w:rsidRDefault="00D61DCC" w:rsidP="00D61DCC">
      <w:pPr>
        <w:pStyle w:val="CommentText"/>
        <w:jc w:val="left"/>
      </w:pPr>
      <w:r>
        <w:rPr>
          <w:rStyle w:val="CommentReference"/>
        </w:rPr>
        <w:annotationRef/>
      </w:r>
      <w:r>
        <w:t>Put this in a separate sentence</w:t>
      </w:r>
    </w:p>
  </w:comment>
  <w:comment w:id="279" w:author="My Luong Vuong" w:date="2024-05-02T15:53:00Z" w:initials="MLV">
    <w:p w14:paraId="2294BB65" w14:textId="77777777" w:rsidR="00DE4376" w:rsidRDefault="00DE4376" w:rsidP="0026747B">
      <w:pPr>
        <w:pStyle w:val="CommentText"/>
        <w:jc w:val="left"/>
      </w:pPr>
      <w:r>
        <w:rPr>
          <w:rStyle w:val="CommentReference"/>
        </w:rPr>
        <w:annotationRef/>
      </w:r>
      <w:r>
        <w:rPr>
          <w:lang w:val="en-US"/>
        </w:rPr>
        <w:t>Thank you. We have done that.</w:t>
      </w:r>
    </w:p>
  </w:comment>
  <w:comment w:id="287" w:author="Sophie Stocker" w:date="2024-02-23T10:36:00Z" w:initials="SS">
    <w:p w14:paraId="3F765B23" w14:textId="24633276" w:rsidR="009421DA" w:rsidRDefault="009421DA" w:rsidP="009421DA">
      <w:pPr>
        <w:pStyle w:val="CommentText"/>
        <w:jc w:val="left"/>
      </w:pPr>
      <w:r>
        <w:rPr>
          <w:rStyle w:val="CommentReference"/>
        </w:rPr>
        <w:annotationRef/>
      </w:r>
      <w:r>
        <w:t>Put this in a separate sentence</w:t>
      </w:r>
    </w:p>
  </w:comment>
  <w:comment w:id="288" w:author="My Luong Vuong" w:date="2024-05-02T15:53:00Z" w:initials="MLV">
    <w:p w14:paraId="22DB4D8B" w14:textId="77777777" w:rsidR="00DE4376" w:rsidRDefault="00DE4376" w:rsidP="00925ED3">
      <w:pPr>
        <w:pStyle w:val="CommentText"/>
        <w:jc w:val="left"/>
      </w:pPr>
      <w:r>
        <w:rPr>
          <w:rStyle w:val="CommentReference"/>
        </w:rPr>
        <w:annotationRef/>
      </w:r>
      <w:r>
        <w:rPr>
          <w:lang w:val="en-US"/>
        </w:rPr>
        <w:t>We did this too.</w:t>
      </w:r>
    </w:p>
  </w:comment>
  <w:comment w:id="300" w:author="Brüggemann, Roger" w:date="2024-02-23T09:32:00Z" w:initials="BR">
    <w:p w14:paraId="756DE079" w14:textId="300FE3B3" w:rsidR="00A13B28" w:rsidRDefault="00A13B28" w:rsidP="00D72E8F">
      <w:pPr>
        <w:pStyle w:val="CommentText"/>
        <w:jc w:val="left"/>
      </w:pPr>
      <w:r>
        <w:rPr>
          <w:rStyle w:val="CommentReference"/>
        </w:rPr>
        <w:annotationRef/>
      </w:r>
      <w:r>
        <w:rPr>
          <w:lang w:val="nl-NL"/>
        </w:rPr>
        <w:t xml:space="preserve">Have you attempted to define renal clearance vs metabolic clearance? And how metabolic (intercept at no renal function) changes with altering renal function? </w:t>
      </w:r>
    </w:p>
  </w:comment>
  <w:comment w:id="302" w:author="Brüggemann, Roger" w:date="2024-02-23T09:28:00Z" w:initials="BR">
    <w:p w14:paraId="081F8CC7" w14:textId="50B4D09A" w:rsidR="00614B29" w:rsidRDefault="00614B29" w:rsidP="00A816D9">
      <w:pPr>
        <w:pStyle w:val="CommentText"/>
        <w:jc w:val="left"/>
      </w:pPr>
      <w:r>
        <w:rPr>
          <w:rStyle w:val="CommentReference"/>
        </w:rPr>
        <w:annotationRef/>
      </w:r>
      <w:r>
        <w:rPr>
          <w:lang w:val="nl-NL"/>
        </w:rPr>
        <w:t xml:space="preserve">Any fixed parameters for the allometric component (for instance body weight or FFM on clearance) </w:t>
      </w:r>
    </w:p>
  </w:comment>
  <w:comment w:id="303" w:author="My Luong Vuong" w:date="2024-05-12T22:29:00Z" w:initials="MLV">
    <w:p w14:paraId="3BF2ACB9" w14:textId="77777777" w:rsidR="009E2167" w:rsidRDefault="009E2167" w:rsidP="000B3E9F">
      <w:pPr>
        <w:pStyle w:val="CommentText"/>
        <w:jc w:val="left"/>
      </w:pPr>
      <w:r>
        <w:rPr>
          <w:rStyle w:val="CommentReference"/>
        </w:rPr>
        <w:annotationRef/>
      </w:r>
      <w:r>
        <w:rPr>
          <w:lang w:val="en-US"/>
        </w:rPr>
        <w:t>Thank you. We don't have that.</w:t>
      </w:r>
    </w:p>
  </w:comment>
  <w:comment w:id="305" w:author="Wicha, Sebastian" w:date="2024-02-23T16:00:00Z" w:initials="SW">
    <w:p w14:paraId="1DE07876" w14:textId="00B89453" w:rsidR="00E855C5" w:rsidRDefault="00E855C5" w:rsidP="00E855C5">
      <w:pPr>
        <w:pStyle w:val="CommentText"/>
      </w:pPr>
      <w:r>
        <w:rPr>
          <w:rStyle w:val="CommentReference"/>
        </w:rPr>
        <w:annotationRef/>
      </w:r>
      <w:r>
        <w:t>Did you compare the results obtained from this more advanced imputation method with a method were the covariates were simply set to the median/center value of the covariate term so that the typical PK parameter was used in these patients?</w:t>
      </w:r>
      <w:r w:rsidR="005E022B">
        <w:t>i</w:t>
      </w:r>
    </w:p>
  </w:comment>
  <w:comment w:id="306" w:author="My Luong Vuong" w:date="2024-05-02T16:16:00Z" w:initials="MLV">
    <w:p w14:paraId="353FD0C3" w14:textId="77777777" w:rsidR="00A12133" w:rsidRDefault="00F226A8" w:rsidP="00730FC8">
      <w:pPr>
        <w:pStyle w:val="CommentText"/>
        <w:jc w:val="left"/>
      </w:pPr>
      <w:r>
        <w:rPr>
          <w:rStyle w:val="CommentReference"/>
        </w:rPr>
        <w:annotationRef/>
      </w:r>
      <w:r w:rsidR="00A12133">
        <w:rPr>
          <w:color w:val="000000"/>
        </w:rPr>
        <w:t xml:space="preserve">We did not do that because such a single imputation technique is known to have a high risk of bias and to perform worse than multiple imputation. A PMX paper from Uppsala 2013 also touched upon this: </w:t>
      </w:r>
      <w:hyperlink r:id="rId2" w:history="1">
        <w:r w:rsidR="00A12133" w:rsidRPr="00730FC8">
          <w:rPr>
            <w:rStyle w:val="Hyperlink"/>
          </w:rPr>
          <w:t>https://www.ncbi.nlm.nih.gov/pmc/articles/PMC3787222/</w:t>
        </w:r>
      </w:hyperlink>
      <w:r w:rsidR="00A12133">
        <w:rPr>
          <w:color w:val="000000"/>
        </w:rPr>
        <w:t>. We also mentioned this in our discussion.</w:t>
      </w:r>
    </w:p>
  </w:comment>
  <w:comment w:id="310" w:author="Brüggemann, Roger" w:date="2024-02-23T09:29:00Z" w:initials="BR">
    <w:p w14:paraId="215EF5CD" w14:textId="3AE0D06E" w:rsidR="00315E02" w:rsidRDefault="00315E02" w:rsidP="001A2539">
      <w:pPr>
        <w:pStyle w:val="CommentText"/>
        <w:jc w:val="left"/>
      </w:pPr>
      <w:r>
        <w:rPr>
          <w:rStyle w:val="CommentReference"/>
        </w:rPr>
        <w:annotationRef/>
      </w:r>
      <w:r>
        <w:rPr>
          <w:lang w:val="nl-NL"/>
        </w:rPr>
        <w:t xml:space="preserve">See previous. We need to detail what data were missing in the relevant datasets. </w:t>
      </w:r>
    </w:p>
  </w:comment>
  <w:comment w:id="311" w:author="My Luong Vuong" w:date="2024-05-02T16:17:00Z" w:initials="MLV">
    <w:p w14:paraId="05F107C4" w14:textId="77777777" w:rsidR="005A486F" w:rsidRDefault="005A486F" w:rsidP="00A15326">
      <w:pPr>
        <w:pStyle w:val="CommentText"/>
        <w:jc w:val="left"/>
      </w:pPr>
      <w:r>
        <w:rPr>
          <w:rStyle w:val="CommentReference"/>
        </w:rPr>
        <w:annotationRef/>
      </w:r>
      <w:r>
        <w:rPr>
          <w:lang w:val="en-US"/>
        </w:rPr>
        <w:t>We provided this data in our Table 1.</w:t>
      </w:r>
    </w:p>
  </w:comment>
  <w:comment w:id="313" w:author="Microsoft Office User" w:date="2024-02-19T00:34:00Z" w:initials="MOU">
    <w:p w14:paraId="23B9BF58" w14:textId="7481AB52" w:rsidR="00F53D04" w:rsidRDefault="00F53D04" w:rsidP="008C21AD">
      <w:pPr>
        <w:jc w:val="left"/>
      </w:pPr>
      <w:r>
        <w:rPr>
          <w:rStyle w:val="CommentReference"/>
        </w:rPr>
        <w:annotationRef/>
      </w:r>
      <w:r>
        <w:rPr>
          <w:color w:val="000000"/>
          <w:sz w:val="20"/>
          <w:szCs w:val="20"/>
        </w:rPr>
        <w:t>Personally I call this a 95% significance level….5% seems low</w:t>
      </w:r>
    </w:p>
  </w:comment>
  <w:comment w:id="314" w:author="My Luong Vuong" w:date="2024-03-19T15:36:00Z" w:initials="MLV">
    <w:p w14:paraId="69FBC977" w14:textId="77777777" w:rsidR="008237B3" w:rsidRDefault="008237B3" w:rsidP="00C24174">
      <w:pPr>
        <w:pStyle w:val="CommentText"/>
        <w:jc w:val="left"/>
      </w:pPr>
      <w:r>
        <w:rPr>
          <w:rStyle w:val="CommentReference"/>
        </w:rPr>
        <w:annotationRef/>
      </w:r>
      <w:r>
        <w:rPr>
          <w:lang w:val="en-US"/>
        </w:rPr>
        <w:t xml:space="preserve">We believe "5% significance level" is a statistically correct terminology. </w:t>
      </w:r>
      <w:hyperlink r:id="rId3" w:history="1">
        <w:r w:rsidRPr="00C24174">
          <w:rPr>
            <w:rStyle w:val="Hyperlink"/>
            <w:lang w:val="en-US"/>
          </w:rPr>
          <w:t>https://www.sciencedirect.com/topics/mathematics/significance-level-alpha</w:t>
        </w:r>
      </w:hyperlink>
    </w:p>
  </w:comment>
  <w:comment w:id="317" w:author="Microsoft Office User" w:date="2024-02-19T00:36:00Z" w:initials="MOU">
    <w:p w14:paraId="5946AD15" w14:textId="67C75F42" w:rsidR="00F53D04" w:rsidRDefault="00F53D04" w:rsidP="00E32890">
      <w:pPr>
        <w:jc w:val="left"/>
      </w:pPr>
      <w:r>
        <w:rPr>
          <w:rStyle w:val="CommentReference"/>
        </w:rPr>
        <w:annotationRef/>
      </w:r>
      <w:r>
        <w:rPr>
          <w:color w:val="000000"/>
          <w:sz w:val="20"/>
          <w:szCs w:val="20"/>
        </w:rPr>
        <w:t>As above, this is not consistent with recent guidance on how to use this drug? So it is a bit of a risk? You may need to use another approach to justify this</w:t>
      </w:r>
    </w:p>
  </w:comment>
  <w:comment w:id="318" w:author="Jan-Willem Alffenaar" w:date="2024-02-19T07:43:00Z" w:initials="JA">
    <w:p w14:paraId="2E753024" w14:textId="77777777" w:rsidR="00D60C5B" w:rsidRDefault="00D60C5B" w:rsidP="00D60C5B">
      <w:pPr>
        <w:pStyle w:val="CommentText"/>
        <w:jc w:val="left"/>
      </w:pPr>
      <w:r>
        <w:rPr>
          <w:rStyle w:val="CommentReference"/>
        </w:rPr>
        <w:annotationRef/>
      </w:r>
      <w:r>
        <w:t xml:space="preserve">you can compare with both the mg and mg/kg dose. this makes it indeed more versatile for readers as some may follow mg while others the mg/kg. </w:t>
      </w:r>
    </w:p>
  </w:comment>
  <w:comment w:id="319" w:author="My Luong Vuong" w:date="2024-05-02T16:19:00Z" w:initials="MLV">
    <w:p w14:paraId="2C0D51EA" w14:textId="77777777" w:rsidR="00905EB0" w:rsidRDefault="00C401F8" w:rsidP="003B2D24">
      <w:pPr>
        <w:pStyle w:val="CommentText"/>
        <w:jc w:val="left"/>
      </w:pPr>
      <w:r>
        <w:rPr>
          <w:rStyle w:val="CommentReference"/>
        </w:rPr>
        <w:annotationRef/>
      </w:r>
      <w:r w:rsidR="00905EB0">
        <w:rPr>
          <w:color w:val="000000"/>
        </w:rPr>
        <w:t>We have added the mg/kg strategy in our dose-finding simulations.</w:t>
      </w:r>
    </w:p>
  </w:comment>
  <w:comment w:id="322" w:author="Sophie Stocker" w:date="2024-02-23T10:39:00Z" w:initials="SS">
    <w:p w14:paraId="1950BE23" w14:textId="7D788A7C" w:rsidR="00EF7A15" w:rsidRDefault="00EF7A15" w:rsidP="00EF7A15">
      <w:pPr>
        <w:pStyle w:val="CommentText"/>
        <w:jc w:val="left"/>
      </w:pPr>
      <w:r>
        <w:rPr>
          <w:rStyle w:val="CommentReference"/>
        </w:rPr>
        <w:annotationRef/>
      </w:r>
      <w:r>
        <w:t>Dose increments?</w:t>
      </w:r>
    </w:p>
  </w:comment>
  <w:comment w:id="323" w:author="My Luong Vuong" w:date="2024-05-02T16:20:00Z" w:initials="MLV">
    <w:p w14:paraId="75EE9198" w14:textId="77777777" w:rsidR="00905EB0" w:rsidRDefault="00905EB0" w:rsidP="00ED6D87">
      <w:pPr>
        <w:pStyle w:val="CommentText"/>
        <w:jc w:val="left"/>
      </w:pPr>
      <w:r>
        <w:rPr>
          <w:rStyle w:val="CommentReference"/>
        </w:rPr>
        <w:annotationRef/>
      </w:r>
      <w:r>
        <w:rPr>
          <w:lang w:val="en-US"/>
        </w:rPr>
        <w:t>Thank you. We edited it.</w:t>
      </w:r>
    </w:p>
  </w:comment>
  <w:comment w:id="330" w:author="Sophie Stocker" w:date="2024-02-23T10:39:00Z" w:initials="SS">
    <w:p w14:paraId="77D59660" w14:textId="1AB69D1D" w:rsidR="004C4ABE" w:rsidRDefault="004C4ABE" w:rsidP="004C4ABE">
      <w:pPr>
        <w:pStyle w:val="CommentText"/>
        <w:jc w:val="left"/>
      </w:pPr>
      <w:r>
        <w:rPr>
          <w:rStyle w:val="CommentReference"/>
        </w:rPr>
        <w:annotationRef/>
      </w:r>
      <w:r>
        <w:t>Increment in doses?</w:t>
      </w:r>
    </w:p>
  </w:comment>
  <w:comment w:id="331" w:author="My Luong Vuong" w:date="2024-05-02T16:22:00Z" w:initials="MLV">
    <w:p w14:paraId="5CE48D80" w14:textId="77777777" w:rsidR="00F730D3" w:rsidRDefault="00F730D3" w:rsidP="009501D2">
      <w:pPr>
        <w:pStyle w:val="CommentText"/>
        <w:jc w:val="left"/>
      </w:pPr>
      <w:r>
        <w:rPr>
          <w:rStyle w:val="CommentReference"/>
        </w:rPr>
        <w:annotationRef/>
      </w:r>
      <w:r>
        <w:rPr>
          <w:color w:val="000000"/>
        </w:rPr>
        <w:t>Thank you. We edited it.</w:t>
      </w:r>
    </w:p>
  </w:comment>
  <w:comment w:id="336" w:author="Microsoft Office User" w:date="2024-02-19T00:36:00Z" w:initials="MOU">
    <w:p w14:paraId="068EB577" w14:textId="487B3432" w:rsidR="00F53D04" w:rsidRDefault="00F53D04" w:rsidP="003B03CF">
      <w:pPr>
        <w:jc w:val="left"/>
      </w:pPr>
      <w:r>
        <w:rPr>
          <w:rStyle w:val="CommentReference"/>
        </w:rPr>
        <w:annotationRef/>
      </w:r>
      <w:r>
        <w:rPr>
          <w:color w:val="000000"/>
          <w:sz w:val="20"/>
          <w:szCs w:val="20"/>
        </w:rPr>
        <w:t>It is not clear to me why you’ve done this</w:t>
      </w:r>
    </w:p>
  </w:comment>
  <w:comment w:id="337" w:author="Jan-Willem Alffenaar" w:date="2024-02-19T07:44:00Z" w:initials="JA">
    <w:p w14:paraId="3A50BB81" w14:textId="77777777" w:rsidR="00794055" w:rsidRDefault="00794055" w:rsidP="00794055">
      <w:pPr>
        <w:pStyle w:val="CommentText"/>
        <w:jc w:val="left"/>
      </w:pPr>
      <w:r>
        <w:rPr>
          <w:rStyle w:val="CommentReference"/>
        </w:rPr>
        <w:annotationRef/>
      </w:r>
      <w:r>
        <w:t>earlier target attainment...but needs to be better articulated</w:t>
      </w:r>
    </w:p>
  </w:comment>
  <w:comment w:id="338" w:author="My Luong Vuong" w:date="2024-05-02T16:34:00Z" w:initials="MLV">
    <w:p w14:paraId="4266CA04" w14:textId="77777777" w:rsidR="006A262D" w:rsidRDefault="006A262D" w:rsidP="00F534E9">
      <w:pPr>
        <w:pStyle w:val="CommentText"/>
        <w:jc w:val="left"/>
      </w:pPr>
      <w:r>
        <w:rPr>
          <w:rStyle w:val="CommentReference"/>
        </w:rPr>
        <w:annotationRef/>
      </w:r>
      <w:r>
        <w:rPr>
          <w:lang w:val="en-US"/>
        </w:rPr>
        <w:t>We added a weight-based dosing in our dose-finding simulation.</w:t>
      </w:r>
    </w:p>
  </w:comment>
  <w:comment w:id="350" w:author="Brüggemann, Roger" w:date="2024-02-23T09:41:00Z" w:initials="BR">
    <w:p w14:paraId="59D83D7F" w14:textId="1942219C" w:rsidR="005F607D" w:rsidRDefault="005F607D" w:rsidP="00FE2865">
      <w:pPr>
        <w:pStyle w:val="CommentText"/>
        <w:jc w:val="left"/>
      </w:pPr>
      <w:r>
        <w:rPr>
          <w:rStyle w:val="CommentReference"/>
        </w:rPr>
        <w:annotationRef/>
      </w:r>
      <w:r>
        <w:rPr>
          <w:lang w:val="nl-NL"/>
        </w:rPr>
        <w:t xml:space="preserve">I would appreciate this to be detailed much more explicity in terms of population build up including relevant covariates, IOV etc. </w:t>
      </w:r>
    </w:p>
  </w:comment>
  <w:comment w:id="351" w:author="My Luong Vuong" w:date="2024-05-03T10:17:00Z" w:initials="MLV">
    <w:p w14:paraId="4D739BA8" w14:textId="77777777" w:rsidR="005809DA" w:rsidRDefault="005809DA" w:rsidP="00673914">
      <w:pPr>
        <w:pStyle w:val="CommentText"/>
        <w:jc w:val="left"/>
      </w:pPr>
      <w:r>
        <w:rPr>
          <w:rStyle w:val="CommentReference"/>
        </w:rPr>
        <w:annotationRef/>
      </w:r>
      <w:r>
        <w:rPr>
          <w:lang w:val="en-US"/>
        </w:rPr>
        <w:t>Thank you. We updated it.</w:t>
      </w:r>
    </w:p>
  </w:comment>
  <w:comment w:id="354" w:author="Sophie Stocker" w:date="2024-02-23T10:43:00Z" w:initials="SS">
    <w:p w14:paraId="1B4B4128" w14:textId="6156BE82" w:rsidR="0054022B" w:rsidRDefault="0054022B" w:rsidP="0054022B">
      <w:pPr>
        <w:pStyle w:val="CommentText"/>
        <w:jc w:val="left"/>
      </w:pPr>
      <w:r>
        <w:rPr>
          <w:rStyle w:val="CommentReference"/>
        </w:rPr>
        <w:annotationRef/>
      </w:r>
      <w:r>
        <w:t>How many patients were in the virtual dataset?</w:t>
      </w:r>
    </w:p>
  </w:comment>
  <w:comment w:id="355" w:author="Sophie Stocker" w:date="2024-02-23T10:45:00Z" w:initials="SS">
    <w:p w14:paraId="310F4AD0" w14:textId="77777777" w:rsidR="0054022B" w:rsidRDefault="0054022B" w:rsidP="0054022B">
      <w:pPr>
        <w:pStyle w:val="CommentText"/>
        <w:jc w:val="left"/>
      </w:pPr>
      <w:r>
        <w:rPr>
          <w:rStyle w:val="CommentReference"/>
        </w:rPr>
        <w:annotationRef/>
      </w:r>
      <w:r>
        <w:t>Agree with Indy and Jan-Willem’s comment below this section requires more detail. Also good to include some plots describing the characteristics of the virtual population in the supplementary material</w:t>
      </w:r>
    </w:p>
  </w:comment>
  <w:comment w:id="356" w:author="My Luong Vuong" w:date="2024-05-03T10:18:00Z" w:initials="MLV">
    <w:p w14:paraId="2FCC0BC9" w14:textId="77777777" w:rsidR="003171CE" w:rsidRDefault="003171CE" w:rsidP="00B15D25">
      <w:pPr>
        <w:pStyle w:val="CommentText"/>
        <w:jc w:val="left"/>
      </w:pPr>
      <w:r>
        <w:rPr>
          <w:rStyle w:val="CommentReference"/>
        </w:rPr>
        <w:annotationRef/>
      </w:r>
      <w:r>
        <w:rPr>
          <w:lang w:val="en-US"/>
        </w:rPr>
        <w:t>Thank you. We have clarified it.</w:t>
      </w:r>
    </w:p>
  </w:comment>
  <w:comment w:id="399" w:author="Brüggemann, Roger" w:date="2024-02-23T09:40:00Z" w:initials="BR">
    <w:p w14:paraId="207D6963" w14:textId="555A2348" w:rsidR="00E34FF1" w:rsidRDefault="00E34FF1" w:rsidP="00E720C1">
      <w:pPr>
        <w:pStyle w:val="CommentText"/>
        <w:jc w:val="left"/>
      </w:pPr>
      <w:r>
        <w:rPr>
          <w:rStyle w:val="CommentReference"/>
        </w:rPr>
        <w:annotationRef/>
      </w:r>
      <w:r>
        <w:rPr>
          <w:lang w:val="nl-NL"/>
        </w:rPr>
        <w:t xml:space="preserve">Have you considered using the population distribution from Nhanes? </w:t>
      </w:r>
    </w:p>
  </w:comment>
  <w:comment w:id="400" w:author="My Luong Vuong" w:date="2024-05-02T16:38:00Z" w:initials="MLV">
    <w:p w14:paraId="77C7F0A5" w14:textId="77777777" w:rsidR="002E21B9" w:rsidRDefault="002E21B9" w:rsidP="004743CB">
      <w:pPr>
        <w:pStyle w:val="CommentText"/>
        <w:jc w:val="left"/>
      </w:pPr>
      <w:r>
        <w:rPr>
          <w:rStyle w:val="CommentReference"/>
        </w:rPr>
        <w:annotationRef/>
      </w:r>
      <w:r>
        <w:rPr>
          <w:lang w:val="en-US"/>
        </w:rPr>
        <w:t>We added this in our discussion section as a limitation.</w:t>
      </w:r>
    </w:p>
  </w:comment>
  <w:comment w:id="396" w:author="Indy Sandaradura" w:date="2024-02-02T08:29:00Z" w:initials="IS">
    <w:p w14:paraId="043D814B" w14:textId="5C1441CA" w:rsidR="00CF6500" w:rsidRDefault="006C3836" w:rsidP="00CF6500">
      <w:pPr>
        <w:jc w:val="left"/>
      </w:pPr>
      <w:r>
        <w:rPr>
          <w:rStyle w:val="CommentReference"/>
        </w:rPr>
        <w:annotationRef/>
      </w:r>
      <w:r w:rsidR="00CF6500">
        <w:rPr>
          <w:sz w:val="20"/>
          <w:szCs w:val="20"/>
        </w:rPr>
        <w:t>It may be work being more explicit here, especially for things like eGFR which are findings - eg how many virtual patients, and how many per eGFR (presume this was in 5 ml/min increments) for the eGFR analysis? If sex/age/cr was varied to calculate eGFR were ‘unrealistic’ age/cr combinations excluded? Was body weight fixed when eGFR was explored? Presume the overall PTA virtual patients were different again and had a more closely clinically matched distribution?</w:t>
      </w:r>
    </w:p>
  </w:comment>
  <w:comment w:id="397" w:author="Jan-Willem Alffenaar" w:date="2024-02-19T07:47:00Z" w:initials="JA">
    <w:p w14:paraId="05A20A43" w14:textId="77777777" w:rsidR="00B7034B" w:rsidRDefault="00B7034B" w:rsidP="00B7034B">
      <w:pPr>
        <w:pStyle w:val="CommentText"/>
        <w:jc w:val="left"/>
      </w:pPr>
      <w:r>
        <w:rPr>
          <w:rStyle w:val="CommentReference"/>
        </w:rPr>
        <w:annotationRef/>
      </w:r>
      <w:r>
        <w:t>agree, suggest to add a sentence to this paragraph about the quality check of your virtual population (and do it if not done).</w:t>
      </w:r>
      <w:r>
        <w:br/>
      </w:r>
    </w:p>
  </w:comment>
  <w:comment w:id="398" w:author="My Luong Vuong" w:date="2024-05-12T22:56:00Z" w:initials="MLV">
    <w:p w14:paraId="40596A05" w14:textId="77777777" w:rsidR="005B6958" w:rsidRDefault="005B6958" w:rsidP="00CB0CBB">
      <w:pPr>
        <w:pStyle w:val="CommentText"/>
        <w:jc w:val="left"/>
      </w:pPr>
      <w:r>
        <w:rPr>
          <w:rStyle w:val="CommentReference"/>
        </w:rPr>
        <w:annotationRef/>
      </w:r>
      <w:r>
        <w:rPr>
          <w:lang w:val="en-US"/>
        </w:rPr>
        <w:t>Thank you. We have clarified this.</w:t>
      </w:r>
    </w:p>
  </w:comment>
  <w:comment w:id="408" w:author="Microsoft Office User" w:date="2024-02-19T00:41:00Z" w:initials="MOU">
    <w:p w14:paraId="16FFEDD9" w14:textId="066FDB40" w:rsidR="0085514F" w:rsidRDefault="0085514F" w:rsidP="005B305D">
      <w:pPr>
        <w:jc w:val="left"/>
      </w:pPr>
      <w:r>
        <w:rPr>
          <w:rStyle w:val="CommentReference"/>
        </w:rPr>
        <w:annotationRef/>
      </w:r>
      <w:r>
        <w:rPr>
          <w:color w:val="000000"/>
          <w:sz w:val="20"/>
          <w:szCs w:val="20"/>
        </w:rPr>
        <w:t>This sentence is at odds with itself…clinically acceptable attainment infers not 100% and perhaps 90% being ok (given I’ve already read the abstract) but then you write ‘every virtual patient’?</w:t>
      </w:r>
    </w:p>
  </w:comment>
  <w:comment w:id="409" w:author="My Luong Vuong" w:date="2024-05-03T10:27:00Z" w:initials="MLV">
    <w:p w14:paraId="5964C333" w14:textId="77777777" w:rsidR="00D5157C" w:rsidRDefault="00D5157C" w:rsidP="003C3A00">
      <w:pPr>
        <w:pStyle w:val="CommentText"/>
        <w:jc w:val="left"/>
      </w:pPr>
      <w:r>
        <w:rPr>
          <w:rStyle w:val="CommentReference"/>
        </w:rPr>
        <w:annotationRef/>
      </w:r>
      <w:r>
        <w:rPr>
          <w:color w:val="000000"/>
        </w:rPr>
        <w:t>Thank you. Here we mean that the regimen can ensure each patient has at least 90% probability to achieve target.</w:t>
      </w:r>
    </w:p>
  </w:comment>
  <w:comment w:id="415" w:author="Indy Sandaradura" w:date="2024-02-02T08:34:00Z" w:initials="IS">
    <w:p w14:paraId="75DA38F9" w14:textId="4E948C57" w:rsidR="00CF6500" w:rsidRDefault="00CF6500" w:rsidP="00CF6500">
      <w:pPr>
        <w:jc w:val="left"/>
      </w:pPr>
      <w:r>
        <w:rPr>
          <w:rStyle w:val="CommentReference"/>
        </w:rPr>
        <w:annotationRef/>
      </w:r>
      <w:r>
        <w:rPr>
          <w:color w:val="000000"/>
          <w:sz w:val="20"/>
          <w:szCs w:val="20"/>
        </w:rPr>
        <w:t>This should be discussed; given the poor outcomes associated with infections that you’ve described and minimal concentration-related toxicity an ICU clinician may be more interested in 95% or 99% PTA!</w:t>
      </w:r>
    </w:p>
  </w:comment>
  <w:comment w:id="416" w:author="Jan-Willem Alffenaar" w:date="2024-02-19T07:51:00Z" w:initials="JA">
    <w:p w14:paraId="58C3EF0E" w14:textId="77777777" w:rsidR="0018402E" w:rsidRDefault="0018402E" w:rsidP="0018402E">
      <w:pPr>
        <w:pStyle w:val="CommentText"/>
        <w:jc w:val="left"/>
      </w:pPr>
      <w:r>
        <w:rPr>
          <w:rStyle w:val="CommentReference"/>
        </w:rPr>
        <w:annotationRef/>
      </w:r>
      <w:r>
        <w:t xml:space="preserve">like this idea of exploring what this means. you might get some "toxic" levels for which dosages in selected patients can be reduced. so called high dose for everyone upfront to avoid risk of not attaining efficacy target. depending on the setting you can do follow-up tdm or monitor for toxicity if no tdm available </w:t>
      </w:r>
    </w:p>
  </w:comment>
  <w:comment w:id="417" w:author="Brüggemann, Roger" w:date="2024-02-23T09:42:00Z" w:initials="BR">
    <w:p w14:paraId="25A3E137" w14:textId="77777777" w:rsidR="006A6B4D" w:rsidRDefault="006A6B4D" w:rsidP="00225DC3">
      <w:pPr>
        <w:pStyle w:val="CommentText"/>
        <w:jc w:val="left"/>
      </w:pPr>
      <w:r>
        <w:rPr>
          <w:rStyle w:val="CommentReference"/>
        </w:rPr>
        <w:annotationRef/>
      </w:r>
      <w:r>
        <w:rPr>
          <w:lang w:val="nl-NL"/>
        </w:rPr>
        <w:t xml:space="preserve">Do we want this at all? Or should we just focus on the PK part and let others use it for PD simulations / PTA simulations? </w:t>
      </w:r>
    </w:p>
  </w:comment>
  <w:comment w:id="453" w:author="Brüggemann, Roger" w:date="2024-02-23T09:52:00Z" w:initials="BR">
    <w:p w14:paraId="67528499" w14:textId="4A0D7CA6" w:rsidR="00CD39F8" w:rsidRDefault="00CD39F8" w:rsidP="004414E6">
      <w:pPr>
        <w:pStyle w:val="CommentText"/>
        <w:jc w:val="left"/>
      </w:pPr>
      <w:r>
        <w:rPr>
          <w:rStyle w:val="CommentReference"/>
        </w:rPr>
        <w:annotationRef/>
      </w:r>
      <w:r>
        <w:rPr>
          <w:lang w:val="nl-NL"/>
        </w:rPr>
        <w:t xml:space="preserve">On what day? </w:t>
      </w:r>
    </w:p>
  </w:comment>
  <w:comment w:id="454" w:author="My Luong Vuong" w:date="2024-05-03T10:34:00Z" w:initials="MLV">
    <w:p w14:paraId="166C3F77" w14:textId="77777777" w:rsidR="009C1940" w:rsidRDefault="009C1940" w:rsidP="000001EF">
      <w:pPr>
        <w:pStyle w:val="CommentText"/>
        <w:jc w:val="left"/>
      </w:pPr>
      <w:r>
        <w:rPr>
          <w:rStyle w:val="CommentReference"/>
        </w:rPr>
        <w:annotationRef/>
      </w:r>
      <w:r>
        <w:rPr>
          <w:lang w:val="en-US"/>
        </w:rPr>
        <w:t>Thank you. We have clarified.</w:t>
      </w:r>
    </w:p>
  </w:comment>
  <w:comment w:id="466" w:author="Microsoft Office User" w:date="2024-02-19T00:42:00Z" w:initials="MOU">
    <w:p w14:paraId="70D14320" w14:textId="2CF21B03" w:rsidR="0085514F" w:rsidRDefault="0085514F" w:rsidP="00301ED7">
      <w:pPr>
        <w:jc w:val="left"/>
      </w:pPr>
      <w:r>
        <w:rPr>
          <w:rStyle w:val="CommentReference"/>
        </w:rPr>
        <w:annotationRef/>
      </w:r>
      <w:r>
        <w:rPr>
          <w:color w:val="000000"/>
          <w:sz w:val="20"/>
          <w:szCs w:val="20"/>
        </w:rPr>
        <w:t>This is clearer to me now than what was written above about the breakpoint...</w:t>
      </w:r>
    </w:p>
  </w:comment>
  <w:comment w:id="464" w:author="Brüggemann, Roger" w:date="2024-02-23T09:44:00Z" w:initials="BR">
    <w:p w14:paraId="0C35F4C1" w14:textId="02D60579" w:rsidR="00776FBA" w:rsidRDefault="00776FBA" w:rsidP="00BD733E">
      <w:pPr>
        <w:pStyle w:val="CommentText"/>
        <w:jc w:val="left"/>
      </w:pPr>
      <w:r>
        <w:rPr>
          <w:rStyle w:val="CommentReference"/>
        </w:rPr>
        <w:annotationRef/>
      </w:r>
      <w:r>
        <w:rPr>
          <w:lang w:val="nl-NL"/>
        </w:rPr>
        <w:t xml:space="preserve">Are we using a real life MIC distribution if we are performing this simulation? EUCAST as source? </w:t>
      </w:r>
    </w:p>
  </w:comment>
  <w:comment w:id="465" w:author="My Luong Vuong" w:date="2024-03-19T16:41:00Z" w:initials="MLV">
    <w:p w14:paraId="28344E16" w14:textId="77777777" w:rsidR="00A81016" w:rsidRDefault="00A81016" w:rsidP="00BF2134">
      <w:pPr>
        <w:pStyle w:val="CommentText"/>
        <w:jc w:val="left"/>
      </w:pPr>
      <w:r>
        <w:rPr>
          <w:rStyle w:val="CommentReference"/>
        </w:rPr>
        <w:annotationRef/>
      </w:r>
      <w:r>
        <w:rPr>
          <w:lang w:val="en-US"/>
        </w:rPr>
        <w:t>Indeed. Here we used the breakpoints of 2 and 4 mg/L according to EUCAST.</w:t>
      </w:r>
    </w:p>
  </w:comment>
  <w:comment w:id="469" w:author="Microsoft Office User" w:date="2024-02-19T00:44:00Z" w:initials="MOU">
    <w:p w14:paraId="26174D8D" w14:textId="38326EA2" w:rsidR="0085514F" w:rsidRDefault="0085514F" w:rsidP="004B463B">
      <w:pPr>
        <w:jc w:val="left"/>
      </w:pPr>
      <w:r>
        <w:rPr>
          <w:rStyle w:val="CommentReference"/>
        </w:rPr>
        <w:annotationRef/>
      </w:r>
      <w:r>
        <w:rPr>
          <w:color w:val="000000"/>
          <w:sz w:val="20"/>
          <w:szCs w:val="20"/>
        </w:rPr>
        <w:t>Not sure I personally like the term ‘inclusive’ as it seems political but more importantly, unnecessary…I personally think ‘optimised’ covers it. I can’t imagine an optimised exclusive dosing regimen being defined by an author...</w:t>
      </w:r>
    </w:p>
  </w:comment>
  <w:comment w:id="470" w:author="Jan-Willem Alffenaar" w:date="2024-02-19T07:52:00Z" w:initials="JA">
    <w:p w14:paraId="2848FEAD" w14:textId="77777777" w:rsidR="00FD78FC" w:rsidRDefault="00FD78FC" w:rsidP="00FD78FC">
      <w:pPr>
        <w:pStyle w:val="CommentText"/>
        <w:jc w:val="left"/>
      </w:pPr>
      <w:r>
        <w:rPr>
          <w:rStyle w:val="CommentReference"/>
        </w:rPr>
        <w:annotationRef/>
      </w:r>
      <w:r>
        <w:t>agree</w:t>
      </w:r>
    </w:p>
  </w:comment>
  <w:comment w:id="471" w:author="My Luong Vuong" w:date="2024-05-07T17:05:00Z" w:initials="MLV">
    <w:p w14:paraId="041769CC" w14:textId="77777777" w:rsidR="002D3F81" w:rsidRDefault="002D3F81" w:rsidP="00A05488">
      <w:pPr>
        <w:pStyle w:val="CommentText"/>
        <w:jc w:val="left"/>
      </w:pPr>
      <w:r>
        <w:rPr>
          <w:rStyle w:val="CommentReference"/>
        </w:rPr>
        <w:annotationRef/>
      </w:r>
      <w:r>
        <w:rPr>
          <w:lang w:val="en-US"/>
        </w:rPr>
        <w:t>Thank you. Here we refer to the Diversity Equity and Inclusive (DEI) practice in healthcare, which has been advocated recently (10.1002/cpt.2853 &amp; 10.1002/cpt.2799)</w:t>
      </w:r>
    </w:p>
  </w:comment>
  <w:comment w:id="473" w:author="Wicha, Sebastian" w:date="2024-02-23T16:10:00Z" w:initials="SW">
    <w:p w14:paraId="6BF09FE8" w14:textId="1AEFB59F" w:rsidR="00953A4B" w:rsidRDefault="00953A4B" w:rsidP="00953A4B">
      <w:pPr>
        <w:pStyle w:val="CommentText"/>
      </w:pPr>
      <w:r>
        <w:rPr>
          <w:rStyle w:val="CommentReference"/>
        </w:rPr>
        <w:annotationRef/>
      </w:r>
      <w:r>
        <w:t>Also here, supplementary plots may be helpful to better illustrate the generated virtual population</w:t>
      </w:r>
    </w:p>
  </w:comment>
  <w:comment w:id="474" w:author="My Luong Vuong" w:date="2024-05-08T11:07:00Z" w:initials="MLV">
    <w:p w14:paraId="012B0568" w14:textId="77777777" w:rsidR="00990FE1" w:rsidRDefault="00990FE1" w:rsidP="00C835EC">
      <w:pPr>
        <w:pStyle w:val="CommentText"/>
        <w:jc w:val="left"/>
      </w:pPr>
      <w:r>
        <w:rPr>
          <w:rStyle w:val="CommentReference"/>
        </w:rPr>
        <w:annotationRef/>
      </w:r>
      <w:r>
        <w:rPr>
          <w:lang w:val="en-US"/>
        </w:rPr>
        <w:t>Thank you. We added the plots.</w:t>
      </w:r>
    </w:p>
  </w:comment>
  <w:comment w:id="480" w:author="Brüggemann, Roger" w:date="2024-02-23T09:45:00Z" w:initials="BR">
    <w:p w14:paraId="4BE2CB22" w14:textId="30943A2A" w:rsidR="00FB135B" w:rsidRDefault="00FB135B" w:rsidP="00210DE2">
      <w:pPr>
        <w:pStyle w:val="CommentText"/>
        <w:jc w:val="left"/>
      </w:pPr>
      <w:r>
        <w:rPr>
          <w:rStyle w:val="CommentReference"/>
        </w:rPr>
        <w:annotationRef/>
      </w:r>
      <w:r>
        <w:rPr>
          <w:lang w:val="nl-NL"/>
        </w:rPr>
        <w:t xml:space="preserve">Ssuming which distribution? </w:t>
      </w:r>
    </w:p>
  </w:comment>
  <w:comment w:id="481" w:author="My Luong Vuong" w:date="2024-05-08T11:32:00Z" w:initials="MLV">
    <w:p w14:paraId="1C0EAAE9" w14:textId="77777777" w:rsidR="00A043ED" w:rsidRDefault="00A043ED" w:rsidP="00B24A10">
      <w:pPr>
        <w:pStyle w:val="CommentText"/>
        <w:jc w:val="left"/>
      </w:pPr>
      <w:r>
        <w:rPr>
          <w:rStyle w:val="CommentReference"/>
        </w:rPr>
        <w:annotationRef/>
      </w:r>
      <w:r>
        <w:rPr>
          <w:lang w:val="en-US"/>
        </w:rPr>
        <w:t>Thank you. We have provided further clarification.</w:t>
      </w:r>
    </w:p>
  </w:comment>
  <w:comment w:id="505" w:author="Wicha, Sebastian" w:date="2024-02-23T16:11:00Z" w:initials="SW">
    <w:p w14:paraId="062567A8" w14:textId="4861CFAD" w:rsidR="00CF068A" w:rsidRDefault="00CF068A" w:rsidP="00CF068A">
      <w:pPr>
        <w:pStyle w:val="CommentText"/>
      </w:pPr>
      <w:r>
        <w:rPr>
          <w:rStyle w:val="CommentReference"/>
        </w:rPr>
        <w:annotationRef/>
      </w:r>
      <w:r>
        <w:t>Consider also providing the code for the generation of the virtual population so the results could be reproduced.</w:t>
      </w:r>
    </w:p>
  </w:comment>
  <w:comment w:id="506" w:author="My Luong Vuong" w:date="2024-05-08T14:01:00Z" w:initials="MLV">
    <w:p w14:paraId="62AC82F4" w14:textId="77777777" w:rsidR="00355E0F" w:rsidRDefault="00355E0F" w:rsidP="00C87038">
      <w:pPr>
        <w:pStyle w:val="CommentText"/>
        <w:jc w:val="left"/>
      </w:pPr>
      <w:r>
        <w:rPr>
          <w:rStyle w:val="CommentReference"/>
        </w:rPr>
        <w:annotationRef/>
      </w:r>
      <w:r>
        <w:rPr>
          <w:color w:val="000000"/>
        </w:rPr>
        <w:t>Thank you. We added this.</w:t>
      </w:r>
    </w:p>
  </w:comment>
  <w:comment w:id="519" w:author="Microsoft Office User" w:date="2024-02-19T00:47:00Z" w:initials="MOU">
    <w:p w14:paraId="2CEF08EA" w14:textId="6C0342CF" w:rsidR="0085514F" w:rsidRDefault="0085514F" w:rsidP="00473D31">
      <w:pPr>
        <w:jc w:val="left"/>
      </w:pPr>
      <w:r>
        <w:rPr>
          <w:rStyle w:val="CommentReference"/>
        </w:rPr>
        <w:annotationRef/>
      </w:r>
      <w:r>
        <w:rPr>
          <w:color w:val="000000"/>
          <w:sz w:val="20"/>
          <w:szCs w:val="20"/>
        </w:rPr>
        <w:t xml:space="preserve">Only trough? Or do you mean some people with full profiles also had troughs too? I’m not sure of the relevance? I’m equally interested in proportion of patients in the distribution phase or with multiple samples in the elimination phase. </w:t>
      </w:r>
    </w:p>
  </w:comment>
  <w:comment w:id="520" w:author="My Luong Vuong" w:date="2024-05-08T11:48:00Z" w:initials="MLV">
    <w:p w14:paraId="57A1D3E9" w14:textId="77777777" w:rsidR="00845A6D" w:rsidRDefault="00845A6D" w:rsidP="00503F5E">
      <w:pPr>
        <w:pStyle w:val="CommentText"/>
        <w:jc w:val="left"/>
      </w:pPr>
      <w:r>
        <w:rPr>
          <w:rStyle w:val="CommentReference"/>
        </w:rPr>
        <w:annotationRef/>
      </w:r>
      <w:r>
        <w:rPr>
          <w:lang w:val="en-US"/>
        </w:rPr>
        <w:t>Thank you. We have adjusted it.</w:t>
      </w:r>
    </w:p>
  </w:comment>
  <w:comment w:id="517" w:author="Brüggemann, Roger" w:date="2024-02-23T09:45:00Z" w:initials="BR">
    <w:p w14:paraId="1D1522F3" w14:textId="72044573" w:rsidR="00B10E38" w:rsidRDefault="00B10E38" w:rsidP="00A1535F">
      <w:pPr>
        <w:pStyle w:val="CommentText"/>
        <w:jc w:val="left"/>
      </w:pPr>
      <w:r>
        <w:rPr>
          <w:rStyle w:val="CommentReference"/>
        </w:rPr>
        <w:annotationRef/>
      </w:r>
      <w:r>
        <w:rPr>
          <w:lang w:val="nl-NL"/>
        </w:rPr>
        <w:t>Ow have you approached model misspecification due to large number of troughs only</w:t>
      </w:r>
    </w:p>
  </w:comment>
  <w:comment w:id="529" w:author="Brüggemann, Roger" w:date="2024-02-23T09:46:00Z" w:initials="BR">
    <w:p w14:paraId="1D2411D1" w14:textId="19446A8D" w:rsidR="009C36C6" w:rsidRDefault="009C36C6" w:rsidP="00213737">
      <w:pPr>
        <w:pStyle w:val="CommentText"/>
        <w:jc w:val="left"/>
      </w:pPr>
      <w:r>
        <w:rPr>
          <w:rStyle w:val="CommentReference"/>
        </w:rPr>
        <w:annotationRef/>
      </w:r>
      <w:r>
        <w:rPr>
          <w:lang w:val="nl-NL"/>
        </w:rPr>
        <w:t>Really? Was this a person with leg amputation or other disabilities?</w:t>
      </w:r>
    </w:p>
  </w:comment>
  <w:comment w:id="530" w:author="My Luong Vuong" w:date="2024-03-19T16:49:00Z" w:initials="MLV">
    <w:p w14:paraId="580BCA1E" w14:textId="77777777" w:rsidR="004D368C" w:rsidRDefault="004D368C" w:rsidP="00CC052C">
      <w:pPr>
        <w:pStyle w:val="CommentText"/>
        <w:jc w:val="left"/>
      </w:pPr>
      <w:r>
        <w:rPr>
          <w:rStyle w:val="CommentReference"/>
        </w:rPr>
        <w:annotationRef/>
      </w:r>
      <w:r>
        <w:rPr>
          <w:lang w:val="en-US"/>
        </w:rPr>
        <w:t>Sorry but we don't have such information.</w:t>
      </w:r>
    </w:p>
  </w:comment>
  <w:comment w:id="536" w:author="Sophie Stocker" w:date="2024-02-23T10:51:00Z" w:initials="SS">
    <w:p w14:paraId="67ABE5FA" w14:textId="0EA59EDC" w:rsidR="00EC0656" w:rsidRDefault="00EC0656" w:rsidP="00EC0656">
      <w:pPr>
        <w:pStyle w:val="CommentText"/>
        <w:jc w:val="left"/>
      </w:pPr>
      <w:r>
        <w:rPr>
          <w:rStyle w:val="CommentReference"/>
        </w:rPr>
        <w:annotationRef/>
      </w:r>
      <w:r>
        <w:t>The cohort?</w:t>
      </w:r>
    </w:p>
  </w:comment>
  <w:comment w:id="537" w:author="Sophie Stocker" w:date="2024-02-23T10:51:00Z" w:initials="SS">
    <w:p w14:paraId="48A28328" w14:textId="77777777" w:rsidR="00EC0656" w:rsidRDefault="00EC0656" w:rsidP="00EC0656">
      <w:pPr>
        <w:pStyle w:val="CommentText"/>
        <w:jc w:val="left"/>
      </w:pPr>
      <w:r>
        <w:rPr>
          <w:rStyle w:val="CommentReference"/>
        </w:rPr>
        <w:annotationRef/>
      </w:r>
      <w:r>
        <w:t>Or dosing occasions</w:t>
      </w:r>
    </w:p>
  </w:comment>
  <w:comment w:id="538" w:author="My Luong Vuong" w:date="2024-03-21T13:40:00Z" w:initials="MLV">
    <w:p w14:paraId="69F3F910" w14:textId="77777777" w:rsidR="00274161" w:rsidRDefault="00274161" w:rsidP="00727475">
      <w:pPr>
        <w:pStyle w:val="CommentText"/>
        <w:jc w:val="left"/>
      </w:pPr>
      <w:r>
        <w:rPr>
          <w:rStyle w:val="CommentReference"/>
        </w:rPr>
        <w:annotationRef/>
      </w:r>
      <w:r>
        <w:rPr>
          <w:lang w:val="en-US"/>
        </w:rPr>
        <w:t>The cohort indeed</w:t>
      </w:r>
    </w:p>
  </w:comment>
  <w:comment w:id="546" w:author="Wicha, Sebastian" w:date="2024-02-23T16:14:00Z" w:initials="SW">
    <w:p w14:paraId="1290E961" w14:textId="3693D831" w:rsidR="00353270" w:rsidRDefault="00353270" w:rsidP="00353270">
      <w:pPr>
        <w:pStyle w:val="CommentText"/>
      </w:pPr>
      <w:r>
        <w:rPr>
          <w:rStyle w:val="CommentReference"/>
        </w:rPr>
        <w:annotationRef/>
      </w:r>
      <w:r>
        <w:t>No CRRT info missing?</w:t>
      </w:r>
    </w:p>
  </w:comment>
  <w:comment w:id="547" w:author="My Luong Vuong" w:date="2024-05-08T11:53:00Z" w:initials="MLV">
    <w:p w14:paraId="2F319CD6" w14:textId="77777777" w:rsidR="00EA2624" w:rsidRDefault="00EA2624" w:rsidP="005250CA">
      <w:pPr>
        <w:pStyle w:val="CommentText"/>
        <w:jc w:val="left"/>
      </w:pPr>
      <w:r>
        <w:rPr>
          <w:rStyle w:val="CommentReference"/>
        </w:rPr>
        <w:annotationRef/>
      </w:r>
      <w:r>
        <w:rPr>
          <w:lang w:val="en-US"/>
        </w:rPr>
        <w:t>Thank you. We have clarified it.</w:t>
      </w:r>
    </w:p>
  </w:comment>
  <w:comment w:id="543" w:author="Brüggemann, Roger" w:date="2024-02-23T09:47:00Z" w:initials="BR">
    <w:p w14:paraId="4BD6A7FA" w14:textId="44FC6A4D" w:rsidR="006D2188" w:rsidRDefault="006D2188" w:rsidP="00B7692D">
      <w:pPr>
        <w:pStyle w:val="CommentText"/>
        <w:jc w:val="left"/>
      </w:pPr>
      <w:r>
        <w:rPr>
          <w:rStyle w:val="CommentReference"/>
        </w:rPr>
        <w:annotationRef/>
      </w:r>
      <w:r>
        <w:rPr>
          <w:lang w:val="nl-NL"/>
        </w:rPr>
        <w:t xml:space="preserve">WHat CRRT information was added? Type of dialysis as CVVH vs CVVHD vs CVVHDF is all very different in terms of extracorporeal clearance. </w:t>
      </w:r>
    </w:p>
  </w:comment>
  <w:comment w:id="544" w:author="My Luong Vuong" w:date="2024-03-19T16:51:00Z" w:initials="MLV">
    <w:p w14:paraId="4A6BBEC2" w14:textId="77777777" w:rsidR="00165148" w:rsidRDefault="004D13D6" w:rsidP="00B83FAD">
      <w:pPr>
        <w:pStyle w:val="CommentText"/>
        <w:jc w:val="left"/>
      </w:pPr>
      <w:r>
        <w:rPr>
          <w:rStyle w:val="CommentReference"/>
        </w:rPr>
        <w:annotationRef/>
      </w:r>
      <w:r w:rsidR="00165148">
        <w:rPr>
          <w:color w:val="000000"/>
        </w:rPr>
        <w:t>We added CRRT information in a binary fashion (i.e. CRRT yes or no - the method section). We did not classify CRRT into more specific types as we didn't have such information.</w:t>
      </w:r>
    </w:p>
  </w:comment>
  <w:comment w:id="557" w:author="Wicha, Sebastian" w:date="2024-02-23T16:15:00Z" w:initials="SW">
    <w:p w14:paraId="2CB28006" w14:textId="0FBE692C" w:rsidR="00B725AF" w:rsidRDefault="00B725AF" w:rsidP="00B725AF">
      <w:pPr>
        <w:pStyle w:val="CommentText"/>
      </w:pPr>
      <w:r>
        <w:rPr>
          <w:rStyle w:val="CommentReference"/>
        </w:rPr>
        <w:annotationRef/>
      </w:r>
      <w:r>
        <w:t>See comment above. Would be good to perform a sensitivity analysis comparing the imputation method with the setting to the median/center value.</w:t>
      </w:r>
    </w:p>
  </w:comment>
  <w:comment w:id="558" w:author="My Luong Vuong" w:date="2024-05-08T12:37:00Z" w:initials="MLV">
    <w:p w14:paraId="0F454929" w14:textId="77777777" w:rsidR="00686D68" w:rsidRDefault="00686D68" w:rsidP="00EA4A7B">
      <w:pPr>
        <w:pStyle w:val="CommentText"/>
        <w:jc w:val="left"/>
      </w:pPr>
      <w:r>
        <w:rPr>
          <w:rStyle w:val="CommentReference"/>
        </w:rPr>
        <w:annotationRef/>
      </w:r>
      <w:r>
        <w:rPr>
          <w:color w:val="000000"/>
        </w:rPr>
        <w:t>Please see my response above.</w:t>
      </w:r>
    </w:p>
  </w:comment>
  <w:comment w:id="562" w:author="Microsoft Office User" w:date="2024-02-19T00:48:00Z" w:initials="MOU">
    <w:p w14:paraId="40318316" w14:textId="4E83C347" w:rsidR="0085514F" w:rsidRDefault="0085514F" w:rsidP="00C66B2F">
      <w:pPr>
        <w:jc w:val="left"/>
      </w:pPr>
      <w:r>
        <w:rPr>
          <w:rStyle w:val="CommentReference"/>
        </w:rPr>
        <w:annotationRef/>
      </w:r>
      <w:r>
        <w:rPr>
          <w:color w:val="000000"/>
          <w:sz w:val="20"/>
          <w:szCs w:val="20"/>
        </w:rPr>
        <w:t>That is a very low value…I look forward to seeing how you can test for imputations being reasonable for such a high proportion of patients?</w:t>
      </w:r>
    </w:p>
  </w:comment>
  <w:comment w:id="563" w:author="Microsoft Office User" w:date="2024-02-19T00:50:00Z" w:initials="MOU">
    <w:p w14:paraId="073AF931" w14:textId="77777777" w:rsidR="00D47F6F" w:rsidRDefault="00D47F6F" w:rsidP="008D48A6">
      <w:pPr>
        <w:jc w:val="left"/>
      </w:pPr>
      <w:r>
        <w:rPr>
          <w:rStyle w:val="CommentReference"/>
        </w:rPr>
        <w:annotationRef/>
      </w:r>
      <w:r>
        <w:rPr>
          <w:color w:val="000000"/>
          <w:sz w:val="20"/>
          <w:szCs w:val="20"/>
        </w:rPr>
        <w:t>Was this a function of available creatinine? And so actually, this result applies to all CrCl estimates? Also by writing this here and later stating you use this, it looks like you have pre-specified your preferred renal function descriptor</w:t>
      </w:r>
    </w:p>
  </w:comment>
  <w:comment w:id="564" w:author="My Luong Vuong" w:date="2024-05-08T12:12:00Z" w:initials="MLV">
    <w:p w14:paraId="74FB389A" w14:textId="77777777" w:rsidR="00A83B00" w:rsidRDefault="00A83B00" w:rsidP="004922BE">
      <w:pPr>
        <w:pStyle w:val="CommentText"/>
        <w:jc w:val="left"/>
      </w:pPr>
      <w:r>
        <w:rPr>
          <w:rStyle w:val="CommentReference"/>
        </w:rPr>
        <w:annotationRef/>
      </w:r>
      <w:r>
        <w:rPr>
          <w:lang w:val="en-US"/>
        </w:rPr>
        <w:t xml:space="preserve">Thank you. </w:t>
      </w:r>
      <w:r>
        <w:rPr>
          <w:color w:val="000000"/>
        </w:rPr>
        <w:t xml:space="preserve">We used the technique called multiple imputation, which was described in detail in our Methods section. For checking the reasonability of imputation values, we used means of diagnostics, which I have included in the supplementary. </w:t>
      </w:r>
      <w:r>
        <w:rPr>
          <w:color w:val="000000"/>
        </w:rPr>
        <w:br/>
        <w:t xml:space="preserve">For CrCl estimators, we used eGFR-CKDEPI only since it has been shown to be the most appropriate serum-creatinine-based-only-eGFR estimation formula. A recent publication has discussed this extensively - </w:t>
      </w:r>
      <w:r>
        <w:t>doi:10.1002/cpt.2489</w:t>
      </w:r>
    </w:p>
  </w:comment>
  <w:comment w:id="555" w:author="Brüggemann, Roger" w:date="2024-02-23T09:48:00Z" w:initials="BR">
    <w:p w14:paraId="35CD9FC0" w14:textId="2725A3A3" w:rsidR="00D26E82" w:rsidRDefault="00D26E82" w:rsidP="001E116A">
      <w:pPr>
        <w:pStyle w:val="CommentText"/>
        <w:jc w:val="left"/>
      </w:pPr>
      <w:r>
        <w:rPr>
          <w:rStyle w:val="CommentReference"/>
        </w:rPr>
        <w:annotationRef/>
      </w:r>
      <w:r>
        <w:rPr>
          <w:lang w:val="nl-NL"/>
        </w:rPr>
        <w:t xml:space="preserve">How can we estimate renal clearance if in only half of the population information on renal function is available. This is a major shortcoming. Where the datasets required not suitable in hindsight? </w:t>
      </w:r>
    </w:p>
  </w:comment>
  <w:comment w:id="556" w:author="My Luong Vuong" w:date="2024-03-19T17:06:00Z" w:initials="MLV">
    <w:p w14:paraId="5B67AE0D" w14:textId="77777777" w:rsidR="00757179" w:rsidRDefault="00757179" w:rsidP="007924EE">
      <w:pPr>
        <w:pStyle w:val="CommentText"/>
        <w:jc w:val="left"/>
      </w:pPr>
      <w:r>
        <w:rPr>
          <w:rStyle w:val="CommentReference"/>
        </w:rPr>
        <w:annotationRef/>
      </w:r>
      <w:r>
        <w:rPr>
          <w:lang w:val="en-US"/>
        </w:rPr>
        <w:t>We used multiple imputation technique which is shown to perform well in such a situation where there is a great extent of missingness like this.</w:t>
      </w:r>
    </w:p>
  </w:comment>
  <w:comment w:id="565" w:author="Brüggemann, Roger" w:date="2024-02-23T09:49:00Z" w:initials="BR">
    <w:p w14:paraId="17A071C5" w14:textId="584B8656" w:rsidR="004F05AE" w:rsidRDefault="004F05AE" w:rsidP="00537AAE">
      <w:pPr>
        <w:pStyle w:val="CommentText"/>
        <w:jc w:val="left"/>
      </w:pPr>
      <w:r>
        <w:rPr>
          <w:rStyle w:val="CommentReference"/>
        </w:rPr>
        <w:annotationRef/>
      </w:r>
      <w:r>
        <w:rPr>
          <w:lang w:val="nl-NL"/>
        </w:rPr>
        <w:t>Have you considered building the model with only the full PK curve and renal function data and in a second stage use the datasets that did not contain intensive sampling to be added?</w:t>
      </w:r>
    </w:p>
  </w:comment>
  <w:comment w:id="566" w:author="My Luong Vuong" w:date="2024-05-08T12:21:00Z" w:initials="MLV">
    <w:p w14:paraId="62A89F2F" w14:textId="77777777" w:rsidR="00082D86" w:rsidRDefault="00042840" w:rsidP="00B25AF3">
      <w:pPr>
        <w:pStyle w:val="CommentText"/>
        <w:jc w:val="left"/>
      </w:pPr>
      <w:r>
        <w:rPr>
          <w:rStyle w:val="CommentReference"/>
        </w:rPr>
        <w:annotationRef/>
      </w:r>
      <w:r w:rsidR="00082D86">
        <w:rPr>
          <w:color w:val="000000"/>
        </w:rPr>
        <w:t>Thank you. We touched upon complete case analysis in our discussion.</w:t>
      </w:r>
    </w:p>
  </w:comment>
  <w:comment w:id="577" w:author="Brüggemann, Roger" w:date="2024-02-23T09:49:00Z" w:initials="BR">
    <w:p w14:paraId="4C7B0CD2" w14:textId="68775289" w:rsidR="004F05AE" w:rsidRDefault="004F05AE" w:rsidP="00681AFF">
      <w:pPr>
        <w:pStyle w:val="CommentText"/>
        <w:jc w:val="left"/>
      </w:pPr>
      <w:r>
        <w:rPr>
          <w:rStyle w:val="CommentReference"/>
        </w:rPr>
        <w:annotationRef/>
      </w:r>
      <w:r>
        <w:rPr>
          <w:lang w:val="nl-NL"/>
        </w:rPr>
        <w:t xml:space="preserve">Where is the info on the impact of analytical assay in the error model? </w:t>
      </w:r>
    </w:p>
  </w:comment>
  <w:comment w:id="578" w:author="My Luong Vuong" w:date="2024-05-08T12:40:00Z" w:initials="MLV">
    <w:p w14:paraId="2689D9F7" w14:textId="77777777" w:rsidR="00E524AF" w:rsidRDefault="00E524AF" w:rsidP="00256821">
      <w:pPr>
        <w:pStyle w:val="CommentText"/>
        <w:jc w:val="left"/>
      </w:pPr>
      <w:r>
        <w:rPr>
          <w:rStyle w:val="CommentReference"/>
        </w:rPr>
        <w:annotationRef/>
      </w:r>
      <w:r>
        <w:rPr>
          <w:lang w:val="en-US"/>
        </w:rPr>
        <w:t>Thank you. We have clarified it.</w:t>
      </w:r>
    </w:p>
  </w:comment>
  <w:comment w:id="581" w:author="Microsoft Office User" w:date="2024-02-19T00:51:00Z" w:initials="MOU">
    <w:p w14:paraId="075AC5C0" w14:textId="6B4FF692" w:rsidR="00D47F6F" w:rsidRDefault="00D47F6F" w:rsidP="00DB5293">
      <w:pPr>
        <w:jc w:val="left"/>
      </w:pPr>
      <w:r>
        <w:rPr>
          <w:rStyle w:val="CommentReference"/>
        </w:rPr>
        <w:annotationRef/>
      </w:r>
      <w:r>
        <w:rPr>
          <w:color w:val="000000"/>
          <w:sz w:val="20"/>
          <w:szCs w:val="20"/>
        </w:rPr>
        <w:t>Total body weight should be specified I suggest…</w:t>
      </w:r>
    </w:p>
  </w:comment>
  <w:comment w:id="582" w:author="My Luong Vuong" w:date="2024-05-08T12:40:00Z" w:initials="MLV">
    <w:p w14:paraId="5AFD01B6" w14:textId="77777777" w:rsidR="005E567F" w:rsidRDefault="005E567F" w:rsidP="0064766D">
      <w:pPr>
        <w:pStyle w:val="CommentText"/>
        <w:jc w:val="left"/>
      </w:pPr>
      <w:r>
        <w:rPr>
          <w:rStyle w:val="CommentReference"/>
        </w:rPr>
        <w:annotationRef/>
      </w:r>
      <w:r>
        <w:rPr>
          <w:lang w:val="en-US"/>
        </w:rPr>
        <w:t>Thank you. We added it.</w:t>
      </w:r>
    </w:p>
  </w:comment>
  <w:comment w:id="583" w:author="Brüggemann, Roger" w:date="2024-02-23T09:51:00Z" w:initials="BR">
    <w:p w14:paraId="5F081E01" w14:textId="56E3E30E" w:rsidR="00383D26" w:rsidRDefault="00383D26" w:rsidP="00257768">
      <w:pPr>
        <w:pStyle w:val="CommentText"/>
        <w:jc w:val="left"/>
      </w:pPr>
      <w:r>
        <w:rPr>
          <w:rStyle w:val="CommentReference"/>
        </w:rPr>
        <w:annotationRef/>
      </w:r>
      <w:r>
        <w:rPr>
          <w:lang w:val="nl-NL"/>
        </w:rPr>
        <w:t xml:space="preserve">Is this detailed in the method section in a similar way? </w:t>
      </w:r>
    </w:p>
  </w:comment>
  <w:comment w:id="584" w:author="My Luong Vuong" w:date="2024-05-08T12:42:00Z" w:initials="MLV">
    <w:p w14:paraId="03C96A09" w14:textId="77777777" w:rsidR="00173F7F" w:rsidRDefault="00173F7F" w:rsidP="001B6C70">
      <w:pPr>
        <w:pStyle w:val="CommentText"/>
        <w:jc w:val="left"/>
      </w:pPr>
      <w:r>
        <w:rPr>
          <w:rStyle w:val="CommentReference"/>
        </w:rPr>
        <w:annotationRef/>
      </w:r>
      <w:r>
        <w:rPr>
          <w:lang w:val="en-US"/>
        </w:rPr>
        <w:t>Thank you. We have provided further clarifications.</w:t>
      </w:r>
    </w:p>
  </w:comment>
  <w:comment w:id="589" w:author="Brüggemann, Roger" w:date="2024-02-23T09:50:00Z" w:initials="BR">
    <w:p w14:paraId="65EFDA14" w14:textId="4CD767B8" w:rsidR="009C18C1" w:rsidRDefault="009C18C1">
      <w:pPr>
        <w:pStyle w:val="CommentText"/>
        <w:jc w:val="left"/>
      </w:pPr>
      <w:r>
        <w:rPr>
          <w:rStyle w:val="CommentReference"/>
        </w:rPr>
        <w:annotationRef/>
      </w:r>
      <w:r>
        <w:rPr>
          <w:lang w:val="nl-NL"/>
        </w:rPr>
        <w:t xml:space="preserve">Please see our study in the ICU where we had  </w:t>
      </w:r>
    </w:p>
    <w:p w14:paraId="0DDEA57D" w14:textId="77777777" w:rsidR="009C18C1" w:rsidRDefault="009C18C1" w:rsidP="00D31DDC">
      <w:pPr>
        <w:pStyle w:val="CommentText"/>
        <w:jc w:val="left"/>
      </w:pPr>
      <w:r>
        <w:rPr>
          <w:lang w:val="nl-NL"/>
        </w:rPr>
        <w:t xml:space="preserve">Clrenal + Clmachine + Clmetabolic where either term could become 0 if not relevant. </w:t>
      </w:r>
    </w:p>
  </w:comment>
  <w:comment w:id="620" w:author="Brüggemann, Roger" w:date="2024-02-23T09:51:00Z" w:initials="BR">
    <w:p w14:paraId="5B441C53" w14:textId="00C93237" w:rsidR="00383D26" w:rsidRDefault="00383D26" w:rsidP="00D312A0">
      <w:pPr>
        <w:pStyle w:val="CommentText"/>
        <w:jc w:val="left"/>
      </w:pPr>
      <w:r>
        <w:rPr>
          <w:rStyle w:val="CommentReference"/>
        </w:rPr>
        <w:annotationRef/>
      </w:r>
      <w:r>
        <w:rPr>
          <w:lang w:val="nl-NL"/>
        </w:rPr>
        <w:t xml:space="preserve">This is very high. Any thoughts? </w:t>
      </w:r>
    </w:p>
  </w:comment>
  <w:comment w:id="627" w:author="Microsoft Office User" w:date="2024-02-19T00:52:00Z" w:initials="MOU">
    <w:p w14:paraId="7E6B26CB" w14:textId="058EF530" w:rsidR="00D47F6F" w:rsidRDefault="00D47F6F" w:rsidP="00503505">
      <w:pPr>
        <w:jc w:val="left"/>
      </w:pPr>
      <w:r>
        <w:rPr>
          <w:rStyle w:val="CommentReference"/>
        </w:rPr>
        <w:annotationRef/>
      </w:r>
      <w:r>
        <w:rPr>
          <w:color w:val="000000"/>
          <w:sz w:val="20"/>
          <w:szCs w:val="20"/>
        </w:rPr>
        <w:t>Excellent</w:t>
      </w:r>
    </w:p>
    <w:p w14:paraId="3A6D772D" w14:textId="77777777" w:rsidR="00D47F6F" w:rsidRDefault="00D47F6F" w:rsidP="00503505">
      <w:pPr>
        <w:jc w:val="left"/>
      </w:pPr>
    </w:p>
  </w:comment>
  <w:comment w:id="628" w:author="My Luong Vuong" w:date="2024-05-08T13:59:00Z" w:initials="MLV">
    <w:p w14:paraId="2B08053E" w14:textId="77777777" w:rsidR="00856214" w:rsidRDefault="00856214" w:rsidP="000E7A4A">
      <w:pPr>
        <w:pStyle w:val="CommentText"/>
        <w:jc w:val="left"/>
      </w:pPr>
      <w:r>
        <w:rPr>
          <w:rStyle w:val="CommentReference"/>
        </w:rPr>
        <w:annotationRef/>
      </w:r>
      <w:r>
        <w:rPr>
          <w:color w:val="000000"/>
        </w:rPr>
        <w:t>Thank you.</w:t>
      </w:r>
    </w:p>
  </w:comment>
  <w:comment w:id="697" w:author="Indy Sandaradura" w:date="2024-02-02T08:39:00Z" w:initials="IS">
    <w:p w14:paraId="37C402C4" w14:textId="50262F1F" w:rsidR="00CF6500" w:rsidRDefault="00CF6500" w:rsidP="00CF6500">
      <w:pPr>
        <w:jc w:val="left"/>
      </w:pPr>
      <w:r>
        <w:rPr>
          <w:rStyle w:val="CommentReference"/>
        </w:rPr>
        <w:annotationRef/>
      </w:r>
      <w:r>
        <w:rPr>
          <w:color w:val="000000"/>
          <w:sz w:val="20"/>
          <w:szCs w:val="20"/>
        </w:rPr>
        <w:t>I think it’s a shame to bury these in the supplementary information; I think AUC400 is highly clinically relevant and should be presented within the main figures</w:t>
      </w:r>
    </w:p>
  </w:comment>
  <w:comment w:id="698" w:author="Jan-Willem Alffenaar" w:date="2024-02-19T09:46:00Z" w:initials="JWA">
    <w:p w14:paraId="1B9698F9" w14:textId="77777777" w:rsidR="00982656" w:rsidRDefault="00982656" w:rsidP="00982656">
      <w:pPr>
        <w:pStyle w:val="CommentText"/>
        <w:jc w:val="left"/>
      </w:pPr>
      <w:r>
        <w:rPr>
          <w:rStyle w:val="CommentReference"/>
        </w:rPr>
        <w:annotationRef/>
      </w:r>
      <w:r>
        <w:t>agreee</w:t>
      </w:r>
    </w:p>
  </w:comment>
  <w:comment w:id="699" w:author="My Luong Vuong" w:date="2024-05-12T14:13:00Z" w:initials="MLV">
    <w:p w14:paraId="3A535B5C" w14:textId="77777777" w:rsidR="00EE4F02" w:rsidRDefault="00EE4F02" w:rsidP="002E55A3">
      <w:pPr>
        <w:pStyle w:val="CommentText"/>
        <w:jc w:val="left"/>
      </w:pPr>
      <w:r>
        <w:rPr>
          <w:rStyle w:val="CommentReference"/>
        </w:rPr>
        <w:annotationRef/>
      </w:r>
      <w:r>
        <w:rPr>
          <w:color w:val="000000"/>
        </w:rPr>
        <w:t>Thank you. We added those figures to the paper.</w:t>
      </w:r>
    </w:p>
  </w:comment>
  <w:comment w:id="726" w:author="Jan-Willem Alffenaar" w:date="2024-02-19T09:48:00Z" w:initials="JWA">
    <w:p w14:paraId="728CB439" w14:textId="2AD48A64" w:rsidR="00C93E26" w:rsidRDefault="00C93E26" w:rsidP="00C93E26">
      <w:pPr>
        <w:pStyle w:val="CommentText"/>
        <w:jc w:val="left"/>
      </w:pPr>
      <w:r>
        <w:rPr>
          <w:rStyle w:val="CommentReference"/>
        </w:rPr>
        <w:annotationRef/>
      </w:r>
      <w:r>
        <w:t>Also specify the standard dosing regimen again her</w:t>
      </w:r>
    </w:p>
  </w:comment>
  <w:comment w:id="727" w:author="My Luong Vuong" w:date="2024-03-19T18:24:00Z" w:initials="MLV">
    <w:p w14:paraId="7EEF8DB1" w14:textId="77777777" w:rsidR="00583D2F" w:rsidRDefault="00583D2F" w:rsidP="00357C18">
      <w:pPr>
        <w:pStyle w:val="CommentText"/>
        <w:jc w:val="left"/>
      </w:pPr>
      <w:r>
        <w:rPr>
          <w:rStyle w:val="CommentReference"/>
        </w:rPr>
        <w:annotationRef/>
      </w:r>
      <w:r>
        <w:rPr>
          <w:lang w:val="en-US"/>
        </w:rPr>
        <w:t>Thanks for your remark. I have added it.</w:t>
      </w:r>
    </w:p>
  </w:comment>
  <w:comment w:id="731" w:author="Microsoft Office User" w:date="2024-02-19T00:55:00Z" w:initials="MOU">
    <w:p w14:paraId="1DC9C87A" w14:textId="10FBFBE9" w:rsidR="00D47F6F" w:rsidRDefault="00D47F6F" w:rsidP="008506ED">
      <w:pPr>
        <w:jc w:val="left"/>
      </w:pPr>
      <w:r>
        <w:rPr>
          <w:rStyle w:val="CommentReference"/>
        </w:rPr>
        <w:annotationRef/>
      </w:r>
      <w:r>
        <w:rPr>
          <w:color w:val="000000"/>
          <w:sz w:val="20"/>
          <w:szCs w:val="20"/>
        </w:rPr>
        <w:t>I’ve forgotten what this acceptable PTA is given the way the paper is written above. It would be ok to restate it here or at another place in the results?</w:t>
      </w:r>
    </w:p>
  </w:comment>
  <w:comment w:id="732" w:author="My Luong Vuong" w:date="2024-05-12T15:35:00Z" w:initials="MLV">
    <w:p w14:paraId="79D15A8F" w14:textId="77777777" w:rsidR="008875A2" w:rsidRDefault="008875A2" w:rsidP="00FB209F">
      <w:pPr>
        <w:pStyle w:val="CommentText"/>
        <w:jc w:val="left"/>
      </w:pPr>
      <w:r>
        <w:rPr>
          <w:rStyle w:val="CommentReference"/>
        </w:rPr>
        <w:annotationRef/>
      </w:r>
      <w:r>
        <w:rPr>
          <w:lang w:val="en-US"/>
        </w:rPr>
        <w:t>Thank you. We added the clarification to the first sentence.</w:t>
      </w:r>
    </w:p>
  </w:comment>
  <w:comment w:id="740" w:author="Jan-Willem Alffenaar" w:date="2024-02-19T09:50:00Z" w:initials="JWA">
    <w:p w14:paraId="5E11EE4C" w14:textId="0F7EA2DF" w:rsidR="00432B4D" w:rsidRDefault="00432B4D" w:rsidP="00432B4D">
      <w:pPr>
        <w:pStyle w:val="CommentText"/>
        <w:jc w:val="left"/>
      </w:pPr>
      <w:r>
        <w:rPr>
          <w:rStyle w:val="CommentReference"/>
        </w:rPr>
        <w:annotationRef/>
      </w:r>
      <w:r>
        <w:t>How relevant is this? Everyone understands that if you increase the dose you will use more fluconazole. I suggest removing</w:t>
      </w:r>
    </w:p>
  </w:comment>
  <w:comment w:id="741" w:author="My Luong Vuong" w:date="2024-05-12T11:36:00Z" w:initials="MLV">
    <w:p w14:paraId="0123622D" w14:textId="77777777" w:rsidR="00C404E6" w:rsidRDefault="00C404E6" w:rsidP="0083676E">
      <w:pPr>
        <w:pStyle w:val="CommentText"/>
        <w:jc w:val="left"/>
      </w:pPr>
      <w:r>
        <w:rPr>
          <w:rStyle w:val="CommentReference"/>
        </w:rPr>
        <w:annotationRef/>
      </w:r>
      <w:r>
        <w:rPr>
          <w:lang w:val="en-US"/>
        </w:rPr>
        <w:t>Thank you. We have removed it.</w:t>
      </w:r>
    </w:p>
  </w:comment>
  <w:comment w:id="749" w:author="Jan-Willem Alffenaar" w:date="2024-02-19T10:03:00Z" w:initials="JWA">
    <w:p w14:paraId="0A20C430" w14:textId="2B35FA39" w:rsidR="00BB06DA" w:rsidRDefault="00BB06DA" w:rsidP="00BB06DA">
      <w:pPr>
        <w:pStyle w:val="CommentText"/>
        <w:jc w:val="left"/>
      </w:pPr>
      <w:r>
        <w:rPr>
          <w:rStyle w:val="CommentReference"/>
        </w:rPr>
        <w:annotationRef/>
      </w:r>
      <w:r>
        <w:t>Change to ‘total body weight’ to be more specific</w:t>
      </w:r>
    </w:p>
  </w:comment>
  <w:comment w:id="750" w:author="My Luong Vuong" w:date="2024-03-19T18:26:00Z" w:initials="MLV">
    <w:p w14:paraId="408A2A90" w14:textId="77777777" w:rsidR="00D024B7" w:rsidRDefault="00D024B7" w:rsidP="00662B4A">
      <w:pPr>
        <w:pStyle w:val="CommentText"/>
        <w:jc w:val="left"/>
      </w:pPr>
      <w:r>
        <w:rPr>
          <w:rStyle w:val="CommentReference"/>
        </w:rPr>
        <w:annotationRef/>
      </w:r>
      <w:r>
        <w:rPr>
          <w:lang w:val="en-US"/>
        </w:rPr>
        <w:t>Agreed. The same remark as JR.</w:t>
      </w:r>
    </w:p>
  </w:comment>
  <w:comment w:id="755" w:author="Brüggemann, Roger" w:date="2024-02-20T11:45:00Z" w:initials="BR">
    <w:p w14:paraId="054371B6" w14:textId="77777777" w:rsidR="00543749" w:rsidRDefault="00543749" w:rsidP="00543749">
      <w:pPr>
        <w:pStyle w:val="CommentText"/>
      </w:pPr>
      <w:r>
        <w:rPr>
          <w:rStyle w:val="CommentReference"/>
        </w:rPr>
        <w:annotationRef/>
      </w:r>
      <w:r>
        <w:t xml:space="preserve">But above you make it more specific with body weight and CRRT as covariates. </w:t>
      </w:r>
    </w:p>
  </w:comment>
  <w:comment w:id="756" w:author="My Luong Vuong" w:date="2024-05-12T19:53:00Z" w:initials="MLV">
    <w:p w14:paraId="46AA27F3" w14:textId="77777777" w:rsidR="005822CC" w:rsidRDefault="005822CC" w:rsidP="00FE290A">
      <w:pPr>
        <w:pStyle w:val="CommentText"/>
        <w:jc w:val="left"/>
      </w:pPr>
      <w:r>
        <w:rPr>
          <w:rStyle w:val="CommentReference"/>
        </w:rPr>
        <w:annotationRef/>
      </w:r>
      <w:r>
        <w:rPr>
          <w:lang w:val="en-US"/>
        </w:rPr>
        <w:t>Thank you. We have edited it.</w:t>
      </w:r>
    </w:p>
  </w:comment>
  <w:comment w:id="752" w:author="Microsoft Office User" w:date="2024-02-19T00:56:00Z" w:initials="MOU">
    <w:p w14:paraId="131A5986" w14:textId="38FC4F7F" w:rsidR="00D47F6F" w:rsidRDefault="00D47F6F" w:rsidP="00C0124F">
      <w:pPr>
        <w:jc w:val="left"/>
      </w:pPr>
      <w:r>
        <w:rPr>
          <w:rStyle w:val="CommentReference"/>
        </w:rPr>
        <w:annotationRef/>
      </w:r>
      <w:r>
        <w:rPr>
          <w:color w:val="000000"/>
          <w:sz w:val="20"/>
          <w:szCs w:val="20"/>
        </w:rPr>
        <w:t>Does not match with title, but I feel is more accurate for what you’ve done</w:t>
      </w:r>
    </w:p>
  </w:comment>
  <w:comment w:id="753" w:author="Brüggemann, Roger" w:date="2024-02-23T09:53:00Z" w:initials="BR">
    <w:p w14:paraId="5D3A4A2B" w14:textId="77777777" w:rsidR="009610A3" w:rsidRDefault="009610A3" w:rsidP="009B1F22">
      <w:pPr>
        <w:pStyle w:val="CommentText"/>
        <w:jc w:val="left"/>
      </w:pPr>
      <w:r>
        <w:rPr>
          <w:rStyle w:val="CommentReference"/>
        </w:rPr>
        <w:annotationRef/>
      </w:r>
      <w:r>
        <w:rPr>
          <w:lang w:val="nl-NL"/>
        </w:rPr>
        <w:t xml:space="preserve">Agree, title, primary goal etc could be better aligned. </w:t>
      </w:r>
    </w:p>
  </w:comment>
  <w:comment w:id="754" w:author="My Luong Vuong" w:date="2024-05-12T16:00:00Z" w:initials="MLV">
    <w:p w14:paraId="215F7BFA" w14:textId="77777777" w:rsidR="008B1845" w:rsidRDefault="008B1845" w:rsidP="00ED04C5">
      <w:pPr>
        <w:pStyle w:val="CommentText"/>
        <w:jc w:val="left"/>
      </w:pPr>
      <w:r>
        <w:rPr>
          <w:rStyle w:val="CommentReference"/>
        </w:rPr>
        <w:annotationRef/>
      </w:r>
      <w:r>
        <w:rPr>
          <w:lang w:val="en-US"/>
        </w:rPr>
        <w:t>Thank you. We have made them more aligned.</w:t>
      </w:r>
    </w:p>
  </w:comment>
  <w:comment w:id="779" w:author="Sophie Stocker" w:date="2024-02-23T10:56:00Z" w:initials="SS">
    <w:p w14:paraId="583C292A" w14:textId="3E18A648" w:rsidR="00B446CE" w:rsidRDefault="00B446CE" w:rsidP="00B446CE">
      <w:pPr>
        <w:pStyle w:val="CommentText"/>
        <w:jc w:val="left"/>
      </w:pPr>
      <w:r>
        <w:rPr>
          <w:rStyle w:val="CommentReference"/>
        </w:rPr>
        <w:annotationRef/>
      </w:r>
      <w:r>
        <w:t>Comment on the clinically relevant covariates body weight and CRRT</w:t>
      </w:r>
    </w:p>
  </w:comment>
  <w:comment w:id="782" w:author="Microsoft Office User" w:date="2024-02-19T00:56:00Z" w:initials="MOU">
    <w:p w14:paraId="3B25CE8D" w14:textId="2B06EA8D" w:rsidR="00D47F6F" w:rsidRDefault="00D47F6F" w:rsidP="005D33FE">
      <w:pPr>
        <w:jc w:val="left"/>
      </w:pPr>
      <w:r>
        <w:rPr>
          <w:rStyle w:val="CommentReference"/>
        </w:rPr>
        <w:annotationRef/>
      </w:r>
      <w:r>
        <w:rPr>
          <w:color w:val="000000"/>
          <w:sz w:val="20"/>
          <w:szCs w:val="20"/>
        </w:rPr>
        <w:t>This is a judgment and you didn’t assess using an implementation science methodology…perhaps just leave as pragmatic...</w:t>
      </w:r>
    </w:p>
  </w:comment>
  <w:comment w:id="783" w:author="Jan-Willem Alffenaar" w:date="2024-02-19T10:03:00Z" w:initials="JWA">
    <w:p w14:paraId="1553CF48" w14:textId="77777777" w:rsidR="00B90DC4" w:rsidRDefault="00B90DC4" w:rsidP="00B90DC4">
      <w:pPr>
        <w:pStyle w:val="CommentText"/>
        <w:jc w:val="left"/>
      </w:pPr>
      <w:r>
        <w:rPr>
          <w:rStyle w:val="CommentReference"/>
        </w:rPr>
        <w:annotationRef/>
      </w:r>
      <w:r>
        <w:t>agree</w:t>
      </w:r>
    </w:p>
  </w:comment>
  <w:comment w:id="784" w:author="My Luong Vuong" w:date="2024-05-12T16:03:00Z" w:initials="MLV">
    <w:p w14:paraId="040026E6" w14:textId="77777777" w:rsidR="00A63D43" w:rsidRDefault="00A63D43" w:rsidP="0042694B">
      <w:pPr>
        <w:pStyle w:val="CommentText"/>
        <w:jc w:val="left"/>
      </w:pPr>
      <w:r>
        <w:rPr>
          <w:rStyle w:val="CommentReference"/>
        </w:rPr>
        <w:annotationRef/>
      </w:r>
      <w:r>
        <w:rPr>
          <w:lang w:val="en-US"/>
        </w:rPr>
        <w:t>Thank you for your remark.</w:t>
      </w:r>
    </w:p>
  </w:comment>
  <w:comment w:id="788" w:author="Microsoft Office User" w:date="2024-02-19T00:57:00Z" w:initials="MOU">
    <w:p w14:paraId="41D06624" w14:textId="790ADBFC" w:rsidR="00D47F6F" w:rsidRDefault="00D47F6F" w:rsidP="00372E0D">
      <w:pPr>
        <w:jc w:val="left"/>
      </w:pPr>
      <w:r>
        <w:rPr>
          <w:rStyle w:val="CommentReference"/>
        </w:rPr>
        <w:annotationRef/>
      </w:r>
      <w:r>
        <w:rPr>
          <w:color w:val="000000"/>
          <w:sz w:val="20"/>
          <w:szCs w:val="20"/>
        </w:rPr>
        <w:t>Clumsy wording, I suggest rewording for clarity</w:t>
      </w:r>
    </w:p>
  </w:comment>
  <w:comment w:id="789" w:author="Jan-Willem Alffenaar" w:date="2024-02-19T10:06:00Z" w:initials="JWA">
    <w:p w14:paraId="720A17DF" w14:textId="77777777" w:rsidR="00283CA5" w:rsidRDefault="00283CA5" w:rsidP="00283CA5">
      <w:pPr>
        <w:pStyle w:val="CommentText"/>
        <w:jc w:val="left"/>
      </w:pPr>
      <w:r>
        <w:rPr>
          <w:rStyle w:val="CommentReference"/>
        </w:rPr>
        <w:annotationRef/>
      </w:r>
      <w:r>
        <w:rPr>
          <w:color w:val="000000"/>
        </w:rPr>
        <w:t>Also the strategy was not tested prospectively so would delete “guarantee”</w:t>
      </w:r>
    </w:p>
  </w:comment>
  <w:comment w:id="790" w:author="My Luong Vuong" w:date="2024-05-12T19:54:00Z" w:initials="MLV">
    <w:p w14:paraId="4F7372DA" w14:textId="77777777" w:rsidR="0071053B" w:rsidRDefault="0071053B" w:rsidP="00C568DD">
      <w:pPr>
        <w:pStyle w:val="CommentText"/>
        <w:jc w:val="left"/>
      </w:pPr>
      <w:r>
        <w:rPr>
          <w:rStyle w:val="CommentReference"/>
        </w:rPr>
        <w:annotationRef/>
      </w:r>
      <w:r>
        <w:rPr>
          <w:lang w:val="en-US"/>
        </w:rPr>
        <w:t>Thank you for your remark.</w:t>
      </w:r>
    </w:p>
  </w:comment>
  <w:comment w:id="793" w:author="Sophie Stocker" w:date="2024-02-23T10:58:00Z" w:initials="SS">
    <w:p w14:paraId="1B901E24" w14:textId="47C70A44" w:rsidR="00C71CF6" w:rsidRDefault="00C71CF6" w:rsidP="00C71CF6">
      <w:pPr>
        <w:pStyle w:val="CommentText"/>
        <w:jc w:val="left"/>
      </w:pPr>
      <w:r>
        <w:rPr>
          <w:rStyle w:val="CommentReference"/>
        </w:rPr>
        <w:annotationRef/>
      </w:r>
      <w:r>
        <w:t>Could incorporate some of this text into the second sentence where you indicate that you combined datasets from 8 centres...</w:t>
      </w:r>
    </w:p>
  </w:comment>
  <w:comment w:id="805" w:author="Indy Sandaradura" w:date="2024-02-02T08:42:00Z" w:initials="IS">
    <w:p w14:paraId="526B2ECB" w14:textId="3A32AFEC" w:rsidR="00CF6500" w:rsidRDefault="00CF6500" w:rsidP="00CF6500">
      <w:pPr>
        <w:jc w:val="left"/>
      </w:pPr>
      <w:r>
        <w:rPr>
          <w:rStyle w:val="CommentReference"/>
        </w:rPr>
        <w:annotationRef/>
      </w:r>
      <w:r>
        <w:rPr>
          <w:color w:val="000000"/>
          <w:sz w:val="20"/>
          <w:szCs w:val="20"/>
        </w:rPr>
        <w:t>ability to describe/fit?</w:t>
      </w:r>
    </w:p>
  </w:comment>
  <w:comment w:id="806" w:author="My Luong Vuong" w:date="2024-05-12T19:57:00Z" w:initials="MLV">
    <w:p w14:paraId="17F42831" w14:textId="77777777" w:rsidR="00DF3462" w:rsidRDefault="00DF3462" w:rsidP="00D3665E">
      <w:pPr>
        <w:pStyle w:val="CommentText"/>
        <w:jc w:val="left"/>
      </w:pPr>
      <w:r>
        <w:rPr>
          <w:rStyle w:val="CommentReference"/>
        </w:rPr>
        <w:annotationRef/>
      </w:r>
      <w:r>
        <w:rPr>
          <w:lang w:val="en-US"/>
        </w:rPr>
        <w:t>Thank you. We have updated it.</w:t>
      </w:r>
    </w:p>
  </w:comment>
  <w:comment w:id="814" w:author="Sophie Stocker" w:date="2024-02-23T10:59:00Z" w:initials="SS">
    <w:p w14:paraId="13A9E641" w14:textId="0429AF84" w:rsidR="00EE3AF7" w:rsidRDefault="00EE3AF7" w:rsidP="00EE3AF7">
      <w:pPr>
        <w:pStyle w:val="CommentText"/>
        <w:jc w:val="left"/>
      </w:pPr>
      <w:r>
        <w:rPr>
          <w:rStyle w:val="CommentReference"/>
        </w:rPr>
        <w:annotationRef/>
      </w:r>
      <w:r>
        <w:t>Comment on the direction of the effect e.g. higher body weight lower PTA</w:t>
      </w:r>
    </w:p>
  </w:comment>
  <w:comment w:id="815" w:author="My Luong Vuong" w:date="2024-05-12T19:59:00Z" w:initials="MLV">
    <w:p w14:paraId="0AC0403E" w14:textId="77777777" w:rsidR="00AE10B9" w:rsidRDefault="00070081" w:rsidP="001D7807">
      <w:pPr>
        <w:pStyle w:val="CommentText"/>
        <w:jc w:val="left"/>
      </w:pPr>
      <w:r>
        <w:rPr>
          <w:rStyle w:val="CommentReference"/>
        </w:rPr>
        <w:annotationRef/>
      </w:r>
      <w:r w:rsidR="00AE10B9">
        <w:rPr>
          <w:color w:val="000000"/>
        </w:rPr>
        <w:t>Thank you. We added this.</w:t>
      </w:r>
    </w:p>
  </w:comment>
  <w:comment w:id="838" w:author="Sophie Stocker" w:date="2024-02-23T11:00:00Z" w:initials="SS">
    <w:p w14:paraId="4F535DA6" w14:textId="04207F3A" w:rsidR="006E1FF3" w:rsidRDefault="006E1FF3" w:rsidP="006E1FF3">
      <w:pPr>
        <w:pStyle w:val="CommentText"/>
        <w:jc w:val="left"/>
      </w:pPr>
      <w:r>
        <w:rPr>
          <w:rStyle w:val="CommentReference"/>
        </w:rPr>
        <w:annotationRef/>
      </w:r>
      <w:r>
        <w:t xml:space="preserve">More convenient </w:t>
      </w:r>
    </w:p>
  </w:comment>
  <w:comment w:id="839" w:author="My Luong Vuong" w:date="2024-03-19T23:09:00Z" w:initials="MLV">
    <w:p w14:paraId="07054624" w14:textId="77777777" w:rsidR="00D23326" w:rsidRDefault="00D23326" w:rsidP="00D6026C">
      <w:pPr>
        <w:pStyle w:val="CommentText"/>
        <w:jc w:val="left"/>
      </w:pPr>
      <w:r>
        <w:rPr>
          <w:rStyle w:val="CommentReference"/>
        </w:rPr>
        <w:annotationRef/>
      </w:r>
      <w:r>
        <w:rPr>
          <w:lang w:val="en-US"/>
        </w:rPr>
        <w:t>indeed</w:t>
      </w:r>
    </w:p>
  </w:comment>
  <w:comment w:id="841" w:author="Indy Sandaradura" w:date="2024-02-02T08:49:00Z" w:initials="IS">
    <w:p w14:paraId="392102F9" w14:textId="16FE1374" w:rsidR="00F02842" w:rsidRDefault="00F02842" w:rsidP="00F02842">
      <w:pPr>
        <w:jc w:val="left"/>
      </w:pPr>
      <w:r>
        <w:rPr>
          <w:rStyle w:val="CommentReference"/>
        </w:rPr>
        <w:annotationRef/>
      </w:r>
      <w:r>
        <w:rPr>
          <w:color w:val="000000"/>
          <w:sz w:val="20"/>
          <w:szCs w:val="20"/>
        </w:rPr>
        <w:t>There should be some commentary on the poor prediction of augmented renal clearance by various GFR calculations. Would using Cockroft-Gault for a fixed body weight (eg 70kg) have altered the findings?</w:t>
      </w:r>
    </w:p>
  </w:comment>
  <w:comment w:id="842" w:author="My Luong Vuong" w:date="2024-03-19T23:21:00Z" w:initials="MLV">
    <w:p w14:paraId="12A7E512" w14:textId="77777777" w:rsidR="00E37E7B" w:rsidRDefault="00E37E7B" w:rsidP="0092346E">
      <w:pPr>
        <w:pStyle w:val="CommentText"/>
        <w:jc w:val="left"/>
      </w:pPr>
      <w:r>
        <w:rPr>
          <w:rStyle w:val="CommentReference"/>
        </w:rPr>
        <w:annotationRef/>
      </w:r>
      <w:r>
        <w:rPr>
          <w:lang w:val="en-US"/>
        </w:rPr>
        <w:t xml:space="preserve">That's a great point but the reason we chose CKDEPI to calculate eGFR instead of Cockcroft-Gault is that the former is shown to be way superior than the latter in reflecting the kidney function in patients. </w:t>
      </w:r>
      <w:r>
        <w:rPr>
          <w:color w:val="000000"/>
          <w:lang w:val="en-US"/>
        </w:rPr>
        <w:t xml:space="preserve">Sharma et al demonstrated that nicely in a recent CPT review </w:t>
      </w:r>
      <w:hyperlink r:id="rId4" w:history="1">
        <w:r w:rsidRPr="0092346E">
          <w:rPr>
            <w:rStyle w:val="Hyperlink"/>
            <w:lang w:val="en-US"/>
          </w:rPr>
          <w:t>https://ascpt.onlinelibrary.wiley.com/doi/10.1002/cpt.2489</w:t>
        </w:r>
      </w:hyperlink>
      <w:r>
        <w:rPr>
          <w:color w:val="000000"/>
          <w:lang w:val="en-US"/>
        </w:rPr>
        <w:t>,</w:t>
      </w:r>
    </w:p>
  </w:comment>
  <w:comment w:id="897" w:author="Sophie Stocker" w:date="2024-02-23T11:02:00Z" w:initials="SS">
    <w:p w14:paraId="1AF02AC9" w14:textId="653EDE03" w:rsidR="009B530F" w:rsidRDefault="009B530F" w:rsidP="009B530F">
      <w:pPr>
        <w:pStyle w:val="CommentText"/>
        <w:jc w:val="left"/>
      </w:pPr>
      <w:r>
        <w:rPr>
          <w:rStyle w:val="CommentReference"/>
        </w:rPr>
        <w:annotationRef/>
      </w:r>
      <w:r>
        <w:t>Also inconsistent with the fact that fluconazole renally cleared….</w:t>
      </w:r>
    </w:p>
  </w:comment>
  <w:comment w:id="898" w:author="My Luong Vuong" w:date="2024-03-19T23:23:00Z" w:initials="MLV">
    <w:p w14:paraId="0A85C403" w14:textId="77777777" w:rsidR="00830936" w:rsidRDefault="00830936" w:rsidP="008F6419">
      <w:pPr>
        <w:pStyle w:val="CommentText"/>
        <w:jc w:val="left"/>
      </w:pPr>
      <w:r>
        <w:rPr>
          <w:rStyle w:val="CommentReference"/>
        </w:rPr>
        <w:annotationRef/>
      </w:r>
      <w:r>
        <w:rPr>
          <w:lang w:val="en-US"/>
        </w:rPr>
        <w:t>You are right</w:t>
      </w:r>
    </w:p>
  </w:comment>
  <w:comment w:id="907" w:author="Indy Sandaradura" w:date="2024-02-02T08:50:00Z" w:initials="IS">
    <w:p w14:paraId="6F99F9E5" w14:textId="301A8115" w:rsidR="00F02842" w:rsidRDefault="00F02842" w:rsidP="00F02842">
      <w:pPr>
        <w:jc w:val="left"/>
      </w:pPr>
      <w:r>
        <w:rPr>
          <w:rStyle w:val="CommentReference"/>
        </w:rPr>
        <w:annotationRef/>
      </w:r>
      <w:r>
        <w:rPr>
          <w:color w:val="000000"/>
          <w:sz w:val="20"/>
          <w:szCs w:val="20"/>
        </w:rPr>
        <w:t>This is a good point.</w:t>
      </w:r>
    </w:p>
  </w:comment>
  <w:comment w:id="908" w:author="My Luong Vuong" w:date="2024-03-19T23:23:00Z" w:initials="MLV">
    <w:p w14:paraId="39D2F959" w14:textId="77777777" w:rsidR="00CC48AC" w:rsidRDefault="00CC48AC" w:rsidP="00AA6941">
      <w:pPr>
        <w:pStyle w:val="CommentText"/>
        <w:jc w:val="left"/>
      </w:pPr>
      <w:r>
        <w:rPr>
          <w:rStyle w:val="CommentReference"/>
        </w:rPr>
        <w:annotationRef/>
      </w:r>
      <w:r>
        <w:rPr>
          <w:lang w:val="en-US"/>
        </w:rPr>
        <w:t>Thank you</w:t>
      </w:r>
    </w:p>
  </w:comment>
  <w:comment w:id="914" w:author="Microsoft Office User" w:date="2024-02-19T00:59:00Z" w:initials="MOU">
    <w:p w14:paraId="4E44123A" w14:textId="632C3C20" w:rsidR="0056614B" w:rsidRDefault="0056614B" w:rsidP="00F510FA">
      <w:pPr>
        <w:jc w:val="left"/>
      </w:pPr>
      <w:r>
        <w:rPr>
          <w:rStyle w:val="CommentReference"/>
        </w:rPr>
        <w:annotationRef/>
      </w:r>
      <w:r>
        <w:rPr>
          <w:color w:val="000000"/>
          <w:sz w:val="20"/>
          <w:szCs w:val="20"/>
        </w:rPr>
        <w:t>This sums up my view of your methods around this…I don’t think they are able to truly test the effect of CKDEPI because of so much missing data…you rightly have this caveat, but earlier write: “...fluconazole dosing should not be adjusted for it” - these are inconsistent and not compatible. I feel this whole issue needs to be re-evaluated and softened…</w:t>
      </w:r>
    </w:p>
  </w:comment>
  <w:comment w:id="915" w:author="My Luong Vuong" w:date="2024-05-12T20:35:00Z" w:initials="MLV">
    <w:p w14:paraId="0767271A" w14:textId="77777777" w:rsidR="008B076C" w:rsidRDefault="008B076C" w:rsidP="00D80E1D">
      <w:pPr>
        <w:pStyle w:val="CommentText"/>
        <w:jc w:val="left"/>
      </w:pPr>
      <w:r>
        <w:rPr>
          <w:rStyle w:val="CommentReference"/>
        </w:rPr>
        <w:annotationRef/>
      </w:r>
      <w:r>
        <w:rPr>
          <w:lang w:val="en-US"/>
        </w:rPr>
        <w:t>Thank you. We have softened it.</w:t>
      </w:r>
    </w:p>
  </w:comment>
  <w:comment w:id="919" w:author="Microsoft Office User" w:date="2024-02-19T01:00:00Z" w:initials="MOU">
    <w:p w14:paraId="0A0BC4D1" w14:textId="5A5144F2" w:rsidR="0056614B" w:rsidRDefault="0056614B" w:rsidP="00675AA4">
      <w:pPr>
        <w:jc w:val="left"/>
      </w:pPr>
      <w:r>
        <w:rPr>
          <w:rStyle w:val="CommentReference"/>
        </w:rPr>
        <w:annotationRef/>
      </w:r>
      <w:r>
        <w:rPr>
          <w:color w:val="000000"/>
          <w:sz w:val="20"/>
          <w:szCs w:val="20"/>
        </w:rPr>
        <w:t>Authors in this group may feel their data demonstrated this? I’m not sure how well mine did, but I think it is more controversial to say renal function doesn’t matter, than it does...</w:t>
      </w:r>
    </w:p>
  </w:comment>
  <w:comment w:id="920" w:author="My Luong Vuong" w:date="2024-05-12T21:36:00Z" w:initials="MLV">
    <w:p w14:paraId="204C29BF" w14:textId="77777777" w:rsidR="00005008" w:rsidRDefault="00005008" w:rsidP="00191077">
      <w:pPr>
        <w:pStyle w:val="CommentText"/>
        <w:jc w:val="left"/>
      </w:pPr>
      <w:r>
        <w:rPr>
          <w:rStyle w:val="CommentReference"/>
        </w:rPr>
        <w:annotationRef/>
      </w:r>
      <w:r>
        <w:rPr>
          <w:lang w:val="en-US"/>
        </w:rPr>
        <w:t>Thank you. We have rephrased it.</w:t>
      </w:r>
    </w:p>
  </w:comment>
  <w:comment w:id="932" w:author="Microsoft Office User" w:date="2024-02-19T01:03:00Z" w:initials="MOU">
    <w:p w14:paraId="071C3770" w14:textId="28C00B60" w:rsidR="0056614B" w:rsidRDefault="0056614B" w:rsidP="00754EEF">
      <w:pPr>
        <w:jc w:val="left"/>
      </w:pPr>
      <w:r>
        <w:rPr>
          <w:rStyle w:val="CommentReference"/>
        </w:rPr>
        <w:annotationRef/>
      </w:r>
      <w:r>
        <w:rPr>
          <w:color w:val="000000"/>
          <w:sz w:val="20"/>
          <w:szCs w:val="20"/>
        </w:rPr>
        <w:t>This is at odds with everything in the previous paragraph…I don’t use fluconazole TDM, but you have a problematic model and so you concede a well designed trial is needed, but then you are very confident that TDM is no longer necessary? Again, these inconsistencies can’t be reconciled to me</w:t>
      </w:r>
    </w:p>
  </w:comment>
  <w:comment w:id="933" w:author="My Luong Vuong" w:date="2024-05-12T21:38:00Z" w:initials="MLV">
    <w:p w14:paraId="6FED434E" w14:textId="77777777" w:rsidR="00891F69" w:rsidRDefault="00891F69" w:rsidP="00017D5E">
      <w:pPr>
        <w:pStyle w:val="CommentText"/>
        <w:jc w:val="left"/>
      </w:pPr>
      <w:r>
        <w:rPr>
          <w:rStyle w:val="CommentReference"/>
        </w:rPr>
        <w:annotationRef/>
      </w:r>
      <w:r>
        <w:rPr>
          <w:lang w:val="en-US"/>
        </w:rPr>
        <w:t>Thank you. We have rephrased this.</w:t>
      </w:r>
    </w:p>
  </w:comment>
  <w:comment w:id="942" w:author="Microsoft Office User" w:date="2024-02-19T01:04:00Z" w:initials="MOU">
    <w:p w14:paraId="34E89134" w14:textId="485EF2ED" w:rsidR="0056614B" w:rsidRDefault="0056614B" w:rsidP="0035039B">
      <w:pPr>
        <w:jc w:val="left"/>
      </w:pPr>
      <w:r>
        <w:rPr>
          <w:rStyle w:val="CommentReference"/>
        </w:rPr>
        <w:annotationRef/>
      </w:r>
      <w:r>
        <w:rPr>
          <w:color w:val="000000"/>
          <w:sz w:val="20"/>
          <w:szCs w:val="20"/>
        </w:rPr>
        <w:t xml:space="preserve">This is repetitive and a little too self-congratulatory for my preference…particularly given the reasons stated above </w:t>
      </w:r>
    </w:p>
  </w:comment>
  <w:comment w:id="943" w:author="My Luong Vuong" w:date="2024-05-12T21:42:00Z" w:initials="MLV">
    <w:p w14:paraId="49B0C2CB" w14:textId="77777777" w:rsidR="007B2456" w:rsidRDefault="007B2456" w:rsidP="00B96AC0">
      <w:pPr>
        <w:pStyle w:val="CommentText"/>
        <w:jc w:val="left"/>
      </w:pPr>
      <w:r>
        <w:rPr>
          <w:rStyle w:val="CommentReference"/>
        </w:rPr>
        <w:annotationRef/>
      </w:r>
      <w:r>
        <w:rPr>
          <w:color w:val="000000"/>
        </w:rPr>
        <w:t>Thank you. We have rephrased it.</w:t>
      </w:r>
    </w:p>
  </w:comment>
  <w:comment w:id="951" w:author="Jan-Willem Alffenaar" w:date="2024-02-19T10:21:00Z" w:initials="JWA">
    <w:p w14:paraId="2471F229" w14:textId="5B189441" w:rsidR="00ED75AC" w:rsidRDefault="00ED75AC" w:rsidP="00ED75AC">
      <w:pPr>
        <w:pStyle w:val="CommentText"/>
        <w:jc w:val="left"/>
      </w:pPr>
      <w:r>
        <w:rPr>
          <w:rStyle w:val="CommentReference"/>
        </w:rPr>
        <w:annotationRef/>
      </w:r>
      <w:r>
        <w:t>Where is this hospital; would love to work there. ☺️</w:t>
      </w:r>
    </w:p>
  </w:comment>
  <w:comment w:id="954" w:author="Jan-Willem Alffenaar" w:date="2024-02-19T10:21:00Z" w:initials="JWA">
    <w:p w14:paraId="57392CF0" w14:textId="3A5513C1" w:rsidR="004B6BAF" w:rsidRDefault="004B6BAF" w:rsidP="004B6BAF">
      <w:pPr>
        <w:pStyle w:val="CommentText"/>
        <w:jc w:val="left"/>
      </w:pPr>
      <w:r>
        <w:rPr>
          <w:rStyle w:val="CommentReference"/>
        </w:rPr>
        <w:annotationRef/>
      </w:r>
      <w:r>
        <w:t>Why would you do this for an AUC/MIC driven drug?</w:t>
      </w:r>
    </w:p>
  </w:comment>
  <w:comment w:id="955" w:author="My Luong Vuong" w:date="2024-05-12T21:44:00Z" w:initials="MLV">
    <w:p w14:paraId="7DF16612" w14:textId="77777777" w:rsidR="009633A0" w:rsidRDefault="009633A0" w:rsidP="00AD6C9C">
      <w:pPr>
        <w:pStyle w:val="CommentText"/>
        <w:jc w:val="left"/>
      </w:pPr>
      <w:r>
        <w:rPr>
          <w:rStyle w:val="CommentReference"/>
        </w:rPr>
        <w:annotationRef/>
      </w:r>
      <w:r>
        <w:rPr>
          <w:lang w:val="en-US"/>
        </w:rPr>
        <w:t>Thank you. We have refined the sentence.</w:t>
      </w:r>
    </w:p>
  </w:comment>
  <w:comment w:id="962" w:author="Microsoft Office User" w:date="2024-02-19T01:05:00Z" w:initials="MOU">
    <w:p w14:paraId="76C249A4" w14:textId="4A867FF9" w:rsidR="0056614B" w:rsidRDefault="0056614B" w:rsidP="005D12F5">
      <w:pPr>
        <w:jc w:val="left"/>
      </w:pPr>
      <w:r>
        <w:rPr>
          <w:rStyle w:val="CommentReference"/>
        </w:rPr>
        <w:annotationRef/>
      </w:r>
      <w:r>
        <w:rPr>
          <w:color w:val="000000"/>
          <w:sz w:val="20"/>
          <w:szCs w:val="20"/>
        </w:rPr>
        <w:t xml:space="preserve">I must have missed this in the methods….but why have you chosen to do this? </w:t>
      </w:r>
    </w:p>
  </w:comment>
  <w:comment w:id="963" w:author="My Luong Vuong" w:date="2024-05-12T21:49:00Z" w:initials="MLV">
    <w:p w14:paraId="36809B47" w14:textId="77777777" w:rsidR="00BE22FE" w:rsidRDefault="00BE22FE" w:rsidP="001A6506">
      <w:pPr>
        <w:pStyle w:val="CommentText"/>
        <w:jc w:val="left"/>
      </w:pPr>
      <w:r>
        <w:rPr>
          <w:rStyle w:val="CommentReference"/>
        </w:rPr>
        <w:annotationRef/>
      </w:r>
      <w:r>
        <w:rPr>
          <w:lang w:val="en-US"/>
        </w:rPr>
        <w:t>Thank you. We have made it clearer.</w:t>
      </w:r>
    </w:p>
  </w:comment>
  <w:comment w:id="981" w:author="Microsoft Office User" w:date="2024-02-19T01:06:00Z" w:initials="MOU">
    <w:p w14:paraId="7E18A62A" w14:textId="7940EBA6" w:rsidR="0056614B" w:rsidRDefault="0056614B" w:rsidP="00703432">
      <w:pPr>
        <w:jc w:val="left"/>
      </w:pPr>
      <w:r>
        <w:rPr>
          <w:rStyle w:val="CommentReference"/>
        </w:rPr>
        <w:annotationRef/>
      </w:r>
      <w:r>
        <w:rPr>
          <w:color w:val="000000"/>
          <w:sz w:val="20"/>
          <w:szCs w:val="20"/>
        </w:rPr>
        <w:t>Too self-congratulatory….remember you have not externally validated this either…</w:t>
      </w:r>
    </w:p>
  </w:comment>
  <w:comment w:id="982" w:author="Jan-Willem Alffenaar" w:date="2024-02-19T10:27:00Z" w:initials="JWA">
    <w:p w14:paraId="3D478B11" w14:textId="77777777" w:rsidR="00DA482E" w:rsidRDefault="00DA482E" w:rsidP="00DA482E">
      <w:pPr>
        <w:pStyle w:val="CommentText"/>
        <w:jc w:val="left"/>
      </w:pPr>
      <w:r>
        <w:rPr>
          <w:rStyle w:val="CommentReference"/>
        </w:rPr>
        <w:annotationRef/>
      </w:r>
      <w:r>
        <w:rPr>
          <w:color w:val="000000"/>
        </w:rPr>
        <w:t>I changed sentence a bit to include the local validation of the proposed regimen</w:t>
      </w:r>
    </w:p>
  </w:comment>
  <w:comment w:id="983" w:author="My Luong Vuong" w:date="2024-03-19T23:45:00Z" w:initials="MLV">
    <w:p w14:paraId="5C2392BC" w14:textId="77777777" w:rsidR="00EC03D6" w:rsidRDefault="00EC03D6" w:rsidP="00C97AAD">
      <w:pPr>
        <w:pStyle w:val="CommentText"/>
        <w:jc w:val="left"/>
      </w:pPr>
      <w:r>
        <w:rPr>
          <w:rStyle w:val="CommentReference"/>
        </w:rPr>
        <w:annotationRef/>
      </w:r>
      <w:r>
        <w:rPr>
          <w:lang w:val="en-US"/>
        </w:rPr>
        <w:t>Thank you for your suggestions.</w:t>
      </w:r>
    </w:p>
  </w:comment>
  <w:comment w:id="986" w:author="Indy Sandaradura" w:date="2024-02-02T08:53:00Z" w:initials="IS">
    <w:p w14:paraId="1ACF4FD6" w14:textId="666FCF92" w:rsidR="00F02842" w:rsidRDefault="00F02842" w:rsidP="00F02842">
      <w:pPr>
        <w:jc w:val="left"/>
      </w:pPr>
      <w:r>
        <w:rPr>
          <w:rStyle w:val="CommentReference"/>
        </w:rPr>
        <w:annotationRef/>
      </w:r>
      <w:r>
        <w:rPr>
          <w:sz w:val="20"/>
          <w:szCs w:val="20"/>
        </w:rPr>
        <w:t>Expand - do you mean cmin&gt;80</w:t>
      </w:r>
    </w:p>
  </w:comment>
  <w:comment w:id="987" w:author="My Luong Vuong" w:date="2024-03-19T23:45:00Z" w:initials="MLV">
    <w:p w14:paraId="60CC9430" w14:textId="77777777" w:rsidR="00EC03D6" w:rsidRDefault="00EC03D6" w:rsidP="00D752DD">
      <w:pPr>
        <w:pStyle w:val="CommentText"/>
        <w:jc w:val="left"/>
      </w:pPr>
      <w:r>
        <w:rPr>
          <w:rStyle w:val="CommentReference"/>
        </w:rPr>
        <w:annotationRef/>
      </w:r>
      <w:r>
        <w:rPr>
          <w:lang w:val="en-US"/>
        </w:rPr>
        <w:t>Yes indeed</w:t>
      </w:r>
    </w:p>
  </w:comment>
  <w:comment w:id="988" w:author="My Luong Vuong" w:date="2024-05-12T22:02:00Z" w:initials="MLV">
    <w:p w14:paraId="319789BC" w14:textId="77777777" w:rsidR="00383D3E" w:rsidRDefault="00383D3E" w:rsidP="0037436E">
      <w:pPr>
        <w:pStyle w:val="CommentText"/>
        <w:jc w:val="left"/>
      </w:pPr>
      <w:r>
        <w:rPr>
          <w:rStyle w:val="CommentReference"/>
        </w:rPr>
        <w:annotationRef/>
      </w:r>
      <w:r>
        <w:rPr>
          <w:lang w:val="en-US"/>
        </w:rPr>
        <w:t>We have provided more clarifications.</w:t>
      </w:r>
    </w:p>
  </w:comment>
  <w:comment w:id="991" w:author="Indy Sandaradura" w:date="2024-02-02T08:54:00Z" w:initials="IS">
    <w:p w14:paraId="43916335" w14:textId="0CD9B442" w:rsidR="00F02842" w:rsidRDefault="00F02842" w:rsidP="00F02842">
      <w:pPr>
        <w:jc w:val="left"/>
      </w:pPr>
      <w:r>
        <w:rPr>
          <w:rStyle w:val="CommentReference"/>
        </w:rPr>
        <w:annotationRef/>
      </w:r>
      <w:r>
        <w:rPr>
          <w:color w:val="000000"/>
          <w:sz w:val="20"/>
          <w:szCs w:val="20"/>
        </w:rPr>
        <w:t>Would this not have been sensible at the start?</w:t>
      </w:r>
    </w:p>
  </w:comment>
  <w:comment w:id="992" w:author="Microsoft Office User" w:date="2024-02-19T01:06:00Z" w:initials="MOU">
    <w:p w14:paraId="6CABAC5F" w14:textId="77777777" w:rsidR="0056614B" w:rsidRDefault="0056614B" w:rsidP="003C37D1">
      <w:pPr>
        <w:jc w:val="left"/>
      </w:pPr>
      <w:r>
        <w:rPr>
          <w:rStyle w:val="CommentReference"/>
        </w:rPr>
        <w:annotationRef/>
      </w:r>
      <w:r>
        <w:rPr>
          <w:sz w:val="20"/>
          <w:szCs w:val="20"/>
        </w:rPr>
        <w:t>It seems inconsistent with what was written in the methods too? So essentially if not systematic, does that make it convenient? And therefore, how representative is it really?</w:t>
      </w:r>
    </w:p>
  </w:comment>
  <w:comment w:id="993" w:author="Jan-Willem Alffenaar" w:date="2024-02-19T10:42:00Z" w:initials="JWA">
    <w:p w14:paraId="094EF044" w14:textId="77777777" w:rsidR="009E772F" w:rsidRDefault="009E772F" w:rsidP="009E772F">
      <w:pPr>
        <w:pStyle w:val="CommentText"/>
        <w:jc w:val="left"/>
      </w:pPr>
      <w:r>
        <w:rPr>
          <w:rStyle w:val="CommentReference"/>
        </w:rPr>
        <w:annotationRef/>
      </w:r>
      <w:r>
        <w:t>This statement will cause issues with the reviewers. They might find it biased...</w:t>
      </w:r>
    </w:p>
  </w:comment>
  <w:comment w:id="994" w:author="Jan-Willem Alffenaar" w:date="2024-02-19T10:45:00Z" w:initials="JWA">
    <w:p w14:paraId="00B840CD" w14:textId="5A87F672" w:rsidR="008203D7" w:rsidRDefault="008203D7" w:rsidP="008203D7">
      <w:pPr>
        <w:pStyle w:val="CommentText"/>
        <w:jc w:val="left"/>
      </w:pPr>
      <w:r>
        <w:rPr>
          <w:rStyle w:val="CommentReference"/>
        </w:rPr>
        <w:annotationRef/>
      </w:r>
      <w:r>
        <w:t>This is a bit of a concern… You did not assess the number of studies from literature so you don’t know how much work it would be…. Feels to me as finding excuses… I would word it differently as the current justification is difficult to digest.</w:t>
      </w:r>
    </w:p>
  </w:comment>
  <w:comment w:id="997" w:author="Wicha, Sebastian" w:date="2024-02-23T16:23:00Z" w:initials="SW">
    <w:p w14:paraId="6D59B789" w14:textId="06ED0DE8" w:rsidR="004B7F0D" w:rsidRDefault="004B7F0D" w:rsidP="004B7F0D">
      <w:pPr>
        <w:pStyle w:val="CommentText"/>
      </w:pPr>
      <w:r>
        <w:rPr>
          <w:rStyle w:val="CommentReference"/>
        </w:rPr>
        <w:annotationRef/>
      </w:r>
      <w:r>
        <w:t>I don’t understand why this precludes testing different RRT types as categorical covariate?</w:t>
      </w:r>
    </w:p>
  </w:comment>
  <w:comment w:id="998" w:author="My Luong Vuong" w:date="2024-03-19T12:47:00Z" w:initials="MLV">
    <w:p w14:paraId="4E8DCC15" w14:textId="77777777" w:rsidR="00187AC3" w:rsidRDefault="00187AC3" w:rsidP="00741EF3">
      <w:pPr>
        <w:pStyle w:val="CommentText"/>
        <w:jc w:val="left"/>
      </w:pPr>
      <w:r>
        <w:rPr>
          <w:rStyle w:val="CommentReference"/>
        </w:rPr>
        <w:annotationRef/>
      </w:r>
      <w:r>
        <w:rPr>
          <w:lang w:val="en-US"/>
        </w:rPr>
        <w:t>It is because we don't have exact numbers of different CRRT types</w:t>
      </w:r>
    </w:p>
  </w:comment>
  <w:comment w:id="1012" w:author="Jan-Willem Alffenaar" w:date="2024-02-19T10:50:00Z" w:initials="JWA">
    <w:p w14:paraId="3C073F92" w14:textId="046CA0B7" w:rsidR="00AA0530" w:rsidRDefault="00AA0530" w:rsidP="00AA0530">
      <w:pPr>
        <w:pStyle w:val="CommentText"/>
        <w:jc w:val="left"/>
      </w:pPr>
      <w:r>
        <w:rPr>
          <w:rStyle w:val="CommentReference"/>
        </w:rPr>
        <w:annotationRef/>
      </w:r>
      <w:r>
        <w:t>Would remove this. It was not a clear preset exclusion criterium. Maybe, based on the above comments, consider how to better define in/exclusion?</w:t>
      </w:r>
    </w:p>
  </w:comment>
  <w:comment w:id="1013" w:author="My Luong Vuong" w:date="2024-05-12T22:13:00Z" w:initials="MLV">
    <w:p w14:paraId="7787CBA3" w14:textId="77777777" w:rsidR="004A12FA" w:rsidRDefault="004A12FA" w:rsidP="00433877">
      <w:pPr>
        <w:pStyle w:val="CommentText"/>
        <w:jc w:val="left"/>
      </w:pPr>
      <w:r>
        <w:rPr>
          <w:rStyle w:val="CommentReference"/>
        </w:rPr>
        <w:annotationRef/>
      </w:r>
      <w:r>
        <w:rPr>
          <w:lang w:val="en-US"/>
        </w:rPr>
        <w:t>Thank you. We have removed it.</w:t>
      </w:r>
    </w:p>
  </w:comment>
  <w:comment w:id="1017" w:author="Jan-Willem Alffenaar" w:date="2024-02-19T10:50:00Z" w:initials="JWA">
    <w:p w14:paraId="0F08A108" w14:textId="4054B16B" w:rsidR="00AA0530" w:rsidRDefault="00AA0530" w:rsidP="00AA0530">
      <w:pPr>
        <w:pStyle w:val="CommentText"/>
        <w:jc w:val="left"/>
      </w:pPr>
      <w:r>
        <w:rPr>
          <w:rStyle w:val="CommentReference"/>
        </w:rPr>
        <w:annotationRef/>
      </w:r>
      <w:r>
        <w:t>Remove from conclusion</w:t>
      </w:r>
    </w:p>
  </w:comment>
  <w:comment w:id="1019" w:author="Jan-Willem Alffenaar" w:date="2024-02-19T10:52:00Z" w:initials="JWA">
    <w:p w14:paraId="590EC630" w14:textId="213DA5CC" w:rsidR="00AA0530" w:rsidRDefault="00AA0530" w:rsidP="00AA0530">
      <w:pPr>
        <w:pStyle w:val="CommentText"/>
        <w:jc w:val="left"/>
      </w:pPr>
      <w:r>
        <w:rPr>
          <w:rStyle w:val="CommentReference"/>
        </w:rPr>
        <w:annotationRef/>
      </w:r>
      <w:r>
        <w:t>This is opposite to your earlier statement that it is  easy to implement world wide. It is important to be very consistent troughout the manuscript.</w:t>
      </w:r>
    </w:p>
  </w:comment>
  <w:comment w:id="1020" w:author="My Luong Vuong" w:date="2024-05-12T22:15:00Z" w:initials="MLV">
    <w:p w14:paraId="5BB38FE0" w14:textId="77777777" w:rsidR="00E9651D" w:rsidRDefault="00E9651D" w:rsidP="00204030">
      <w:pPr>
        <w:pStyle w:val="CommentText"/>
        <w:jc w:val="left"/>
      </w:pPr>
      <w:r>
        <w:rPr>
          <w:rStyle w:val="CommentReference"/>
        </w:rPr>
        <w:annotationRef/>
      </w:r>
      <w:r>
        <w:rPr>
          <w:lang w:val="en-US"/>
        </w:rPr>
        <w:t>Thank you. We have made it more consistent.</w:t>
      </w:r>
    </w:p>
  </w:comment>
  <w:comment w:id="1042" w:author="My Luong Vuong" w:date="2024-03-21T13:35:00Z" w:initials="MLV">
    <w:p w14:paraId="3401BEBA" w14:textId="20938A96" w:rsidR="007278E8" w:rsidRDefault="007278E8" w:rsidP="006053A7">
      <w:pPr>
        <w:pStyle w:val="CommentText"/>
        <w:jc w:val="left"/>
      </w:pPr>
      <w:r>
        <w:rPr>
          <w:rStyle w:val="CommentReference"/>
        </w:rPr>
        <w:annotationRef/>
      </w:r>
      <w:r>
        <w:rPr>
          <w:lang w:val="en-US"/>
        </w:rPr>
        <w:t>I updated BW so that it's reported at the patient level now.</w:t>
      </w:r>
    </w:p>
  </w:comment>
  <w:comment w:id="1193" w:author="Wicha, Sebastian" w:date="2024-02-23T16:26:00Z" w:initials="SW">
    <w:p w14:paraId="064375FB" w14:textId="5505BC95" w:rsidR="007464C8" w:rsidRDefault="007464C8" w:rsidP="007464C8">
      <w:pPr>
        <w:pStyle w:val="CommentText"/>
      </w:pPr>
      <w:r>
        <w:rPr>
          <w:rStyle w:val="CommentReference"/>
        </w:rPr>
        <w:annotationRef/>
      </w:r>
      <w:r>
        <w:t>Consider reporting shrinkage estimates as well.</w:t>
      </w:r>
    </w:p>
  </w:comment>
  <w:comment w:id="1194" w:author="My Luong Vuong" w:date="2024-03-24T12:50:00Z" w:initials="MLV">
    <w:p w14:paraId="27BD3561" w14:textId="77777777" w:rsidR="00B251C0" w:rsidRDefault="00B251C0" w:rsidP="00414371">
      <w:pPr>
        <w:pStyle w:val="CommentText"/>
        <w:jc w:val="left"/>
      </w:pPr>
      <w:r>
        <w:rPr>
          <w:rStyle w:val="CommentReference"/>
        </w:rPr>
        <w:annotationRef/>
      </w:r>
      <w:r>
        <w:rPr>
          <w:lang w:val="en-US"/>
        </w:rPr>
        <w:t>Thank you for the suggestion. I added it.</w:t>
      </w:r>
    </w:p>
  </w:comment>
  <w:comment w:id="1470" w:author="Microsoft Office User" w:date="2024-02-19T01:09:00Z" w:initials="MOU">
    <w:p w14:paraId="3F9D405B" w14:textId="669F0F2D" w:rsidR="0056614B" w:rsidRDefault="0056614B" w:rsidP="007B6B30">
      <w:pPr>
        <w:jc w:val="left"/>
      </w:pPr>
      <w:r>
        <w:rPr>
          <w:rStyle w:val="CommentReference"/>
        </w:rPr>
        <w:annotationRef/>
      </w:r>
      <w:r>
        <w:rPr>
          <w:color w:val="000000"/>
          <w:sz w:val="20"/>
          <w:szCs w:val="20"/>
        </w:rPr>
        <w:t>Is this really easier than what other guidelines have where all you need to do is remember mg/kg loads and maintenance for CRRT and non-CRRT? I am concerned that reviewers will not agree with your description of this being pragmatic and ‘easy-to-implement’, particularly when you didn’t evaluate the latter</w:t>
      </w:r>
    </w:p>
  </w:comment>
  <w:comment w:id="1471" w:author="My Luong Vuong" w:date="2024-03-19T23:56:00Z" w:initials="MLV">
    <w:p w14:paraId="0C71A96F" w14:textId="77777777" w:rsidR="0081725F" w:rsidRDefault="00554C8A" w:rsidP="007C563A">
      <w:pPr>
        <w:pStyle w:val="CommentText"/>
        <w:jc w:val="left"/>
      </w:pPr>
      <w:r>
        <w:rPr>
          <w:rStyle w:val="CommentReference"/>
        </w:rPr>
        <w:annotationRef/>
      </w:r>
      <w:r w:rsidR="0081725F">
        <w:rPr>
          <w:color w:val="000000"/>
        </w:rPr>
        <w:t>I think it's easier logistically for the nurses, as the dose is round and made suitable with the available dosage forms, so they do not have to worry about taking the exact amount of drug out of the vial, or wasting drug, which is likely the case when dosing based on mg/kg. Therefore, it's pragmatic and easy-to-implement.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D957E6" w15:done="0"/>
  <w15:commentEx w15:paraId="5609985D" w15:paraIdParent="48D957E6" w15:done="0"/>
  <w15:commentEx w15:paraId="4649FF2D" w15:done="0"/>
  <w15:commentEx w15:paraId="6A7C626E" w15:paraIdParent="4649FF2D" w15:done="0"/>
  <w15:commentEx w15:paraId="41E4B194" w15:done="0"/>
  <w15:commentEx w15:paraId="2CF50B12" w15:paraIdParent="41E4B194" w15:done="0"/>
  <w15:commentEx w15:paraId="47C031C8" w15:done="0"/>
  <w15:commentEx w15:paraId="08FB9F5E" w15:done="0"/>
  <w15:commentEx w15:paraId="59FA0CF4" w15:paraIdParent="08FB9F5E" w15:done="0"/>
  <w15:commentEx w15:paraId="4BE042E5" w15:done="0"/>
  <w15:commentEx w15:paraId="2E80D983" w15:paraIdParent="4BE042E5" w15:done="0"/>
  <w15:commentEx w15:paraId="3FEE29F5" w15:done="0"/>
  <w15:commentEx w15:paraId="5BAAE5B3" w15:paraIdParent="3FEE29F5" w15:done="0"/>
  <w15:commentEx w15:paraId="52FACEB8" w15:done="0"/>
  <w15:commentEx w15:paraId="6B09383A" w15:paraIdParent="52FACEB8" w15:done="0"/>
  <w15:commentEx w15:paraId="0A4E9205" w15:paraIdParent="52FACEB8" w15:done="0"/>
  <w15:commentEx w15:paraId="5F42CD6A" w15:done="0"/>
  <w15:commentEx w15:paraId="49E5B878" w15:paraIdParent="5F42CD6A" w15:done="0"/>
  <w15:commentEx w15:paraId="1A989D60" w15:done="0"/>
  <w15:commentEx w15:paraId="1602AE08" w15:paraIdParent="1A989D60" w15:done="0"/>
  <w15:commentEx w15:paraId="308ADEC6" w15:done="0"/>
  <w15:commentEx w15:paraId="72C39D16" w15:paraIdParent="308ADEC6" w15:done="0"/>
  <w15:commentEx w15:paraId="4B603BFE" w15:done="0"/>
  <w15:commentEx w15:paraId="3571E63A" w15:done="0"/>
  <w15:commentEx w15:paraId="3A9D42ED" w15:paraIdParent="3571E63A" w15:done="0"/>
  <w15:commentEx w15:paraId="2EE72C17" w15:done="0"/>
  <w15:commentEx w15:paraId="099C6591" w15:paraIdParent="2EE72C17" w15:done="0"/>
  <w15:commentEx w15:paraId="458869FC" w15:paraIdParent="2EE72C17" w15:done="0"/>
  <w15:commentEx w15:paraId="6FE07E38" w15:done="0"/>
  <w15:commentEx w15:paraId="270B2B7B" w15:paraIdParent="6FE07E38" w15:done="0"/>
  <w15:commentEx w15:paraId="2BD84284" w15:done="0"/>
  <w15:commentEx w15:paraId="43CA65B6" w15:paraIdParent="2BD84284" w15:done="0"/>
  <w15:commentEx w15:paraId="3EEB68AC" w15:done="0"/>
  <w15:commentEx w15:paraId="528ACC9A" w15:paraIdParent="3EEB68AC" w15:done="0"/>
  <w15:commentEx w15:paraId="0B6AEF0B" w15:paraIdParent="528ACC9A" w15:done="0"/>
  <w15:commentEx w15:paraId="3C1BEE9C" w15:done="0"/>
  <w15:commentEx w15:paraId="38C4B0FD" w15:paraIdParent="3C1BEE9C" w15:done="0"/>
  <w15:commentEx w15:paraId="082402A9" w15:paraIdParent="3C1BEE9C" w15:done="0"/>
  <w15:commentEx w15:paraId="4BABC6EB" w15:done="0"/>
  <w15:commentEx w15:paraId="42A9747A" w15:paraIdParent="4BABC6EB" w15:done="0"/>
  <w15:commentEx w15:paraId="075F5326" w15:done="0"/>
  <w15:commentEx w15:paraId="67AF45AA" w15:paraIdParent="075F5326" w15:done="0"/>
  <w15:commentEx w15:paraId="05A34DD9" w15:done="0"/>
  <w15:commentEx w15:paraId="00F73814" w15:paraIdParent="05A34DD9" w15:done="0"/>
  <w15:commentEx w15:paraId="582E2AFD" w15:done="0"/>
  <w15:commentEx w15:paraId="1C9855C1" w15:paraIdParent="582E2AFD" w15:done="0"/>
  <w15:commentEx w15:paraId="08A31B37" w15:done="0"/>
  <w15:commentEx w15:paraId="6C7AFE4D" w15:paraIdParent="08A31B37" w15:done="0"/>
  <w15:commentEx w15:paraId="5B9ECA6C" w15:paraIdParent="08A31B37" w15:done="0"/>
  <w15:commentEx w15:paraId="295A1EB7" w15:done="0"/>
  <w15:commentEx w15:paraId="74489B04" w15:paraIdParent="295A1EB7" w15:done="0"/>
  <w15:commentEx w15:paraId="31B77A55" w15:done="0"/>
  <w15:commentEx w15:paraId="46C2E8A0" w15:paraIdParent="31B77A55" w15:done="0"/>
  <w15:commentEx w15:paraId="2F098201" w15:done="0"/>
  <w15:commentEx w15:paraId="3938475C" w15:paraIdParent="2F098201" w15:done="0"/>
  <w15:commentEx w15:paraId="3B211377" w15:paraIdParent="2F098201" w15:done="0"/>
  <w15:commentEx w15:paraId="287F5919" w15:paraIdParent="2F098201" w15:done="0"/>
  <w15:commentEx w15:paraId="35D3448A" w15:done="0"/>
  <w15:commentEx w15:paraId="5D039896" w15:paraIdParent="35D3448A" w15:done="0"/>
  <w15:commentEx w15:paraId="16E42D38" w15:done="0"/>
  <w15:commentEx w15:paraId="7924F4D0" w15:done="0"/>
  <w15:commentEx w15:paraId="232497F6" w15:paraIdParent="7924F4D0" w15:done="0"/>
  <w15:commentEx w15:paraId="3F8F5C97" w15:done="0"/>
  <w15:commentEx w15:paraId="282635CE" w15:paraIdParent="3F8F5C97" w15:done="0"/>
  <w15:commentEx w15:paraId="7B80E9C9" w15:done="0"/>
  <w15:commentEx w15:paraId="0D2C09FD" w15:paraIdParent="7B80E9C9" w15:done="0"/>
  <w15:commentEx w15:paraId="08624861" w15:done="0"/>
  <w15:commentEx w15:paraId="6950B459" w15:paraIdParent="08624861" w15:done="0"/>
  <w15:commentEx w15:paraId="7C441103" w15:done="0"/>
  <w15:commentEx w15:paraId="7042F732" w15:paraIdParent="7C441103" w15:done="0"/>
  <w15:commentEx w15:paraId="1FCD7033" w15:done="0"/>
  <w15:commentEx w15:paraId="55E96B3D" w15:paraIdParent="1FCD7033" w15:done="0"/>
  <w15:commentEx w15:paraId="16F58CB6" w15:paraIdParent="1FCD7033" w15:done="0"/>
  <w15:commentEx w15:paraId="19888251" w15:paraIdParent="1FCD7033" w15:done="0"/>
  <w15:commentEx w15:paraId="316D6E8F" w15:done="0"/>
  <w15:commentEx w15:paraId="48833A5C" w15:paraIdParent="316D6E8F" w15:done="0"/>
  <w15:commentEx w15:paraId="5ABBC0DF" w15:done="0"/>
  <w15:commentEx w15:paraId="637B7244" w15:paraIdParent="5ABBC0DF" w15:done="0"/>
  <w15:commentEx w15:paraId="11AB236E" w15:done="0"/>
  <w15:commentEx w15:paraId="5E3B29EF" w15:paraIdParent="11AB236E" w15:done="0"/>
  <w15:commentEx w15:paraId="3100C424" w15:done="0"/>
  <w15:commentEx w15:paraId="22245B61" w15:paraIdParent="3100C424" w15:done="0"/>
  <w15:commentEx w15:paraId="56EF652C" w15:done="0"/>
  <w15:commentEx w15:paraId="0B7BFBBC" w15:paraIdParent="56EF652C" w15:done="0"/>
  <w15:commentEx w15:paraId="27DF82C0" w15:paraIdParent="56EF652C" w15:done="0"/>
  <w15:commentEx w15:paraId="4C334D7C" w15:done="0"/>
  <w15:commentEx w15:paraId="522C4301" w15:paraIdParent="4C334D7C" w15:done="0"/>
  <w15:commentEx w15:paraId="7976A3BC" w15:done="0"/>
  <w15:commentEx w15:paraId="77BEB748" w15:paraIdParent="7976A3BC" w15:done="0"/>
  <w15:commentEx w15:paraId="711A4305" w15:done="0"/>
  <w15:commentEx w15:paraId="3B43867A" w15:paraIdParent="711A4305" w15:done="0"/>
  <w15:commentEx w15:paraId="073F83A5" w15:paraIdParent="3B43867A" w15:done="0"/>
  <w15:commentEx w15:paraId="48C5323D" w15:done="0"/>
  <w15:commentEx w15:paraId="48425D38" w15:done="0"/>
  <w15:commentEx w15:paraId="5B753DE4" w15:paraIdParent="48425D38" w15:done="0"/>
  <w15:commentEx w15:paraId="1CF9A8E1" w15:done="0"/>
  <w15:commentEx w15:paraId="019BEF52" w15:paraIdParent="1CF9A8E1" w15:done="0"/>
  <w15:commentEx w15:paraId="66985067" w15:done="0"/>
  <w15:commentEx w15:paraId="5599030C" w15:paraIdParent="66985067" w15:done="0"/>
  <w15:commentEx w15:paraId="4F3D142F" w15:done="0"/>
  <w15:commentEx w15:paraId="21757CB7" w15:paraIdParent="4F3D142F" w15:done="0"/>
  <w15:commentEx w15:paraId="4F4391A9" w15:done="0"/>
  <w15:commentEx w15:paraId="04117104" w15:paraIdParent="4F4391A9" w15:done="0"/>
  <w15:commentEx w15:paraId="2AD6A4F2" w15:paraIdParent="4F4391A9" w15:done="0"/>
  <w15:commentEx w15:paraId="3F007602" w15:done="0"/>
  <w15:commentEx w15:paraId="2BDACB94" w15:paraIdParent="3F007602" w15:done="0"/>
  <w15:commentEx w15:paraId="0A6C4F31" w15:done="0"/>
  <w15:commentEx w15:paraId="5B57CC08" w15:paraIdParent="0A6C4F31" w15:done="0"/>
  <w15:commentEx w15:paraId="5358D58D" w15:done="0"/>
  <w15:commentEx w15:paraId="73D3119C" w15:paraIdParent="5358D58D" w15:done="0"/>
  <w15:commentEx w15:paraId="4EE17147" w15:done="0"/>
  <w15:commentEx w15:paraId="2294BB65" w15:paraIdParent="4EE17147" w15:done="0"/>
  <w15:commentEx w15:paraId="3F765B23" w15:done="0"/>
  <w15:commentEx w15:paraId="22DB4D8B" w15:paraIdParent="3F765B23" w15:done="0"/>
  <w15:commentEx w15:paraId="756DE079" w15:done="0"/>
  <w15:commentEx w15:paraId="081F8CC7" w15:done="0"/>
  <w15:commentEx w15:paraId="3BF2ACB9" w15:paraIdParent="081F8CC7" w15:done="0"/>
  <w15:commentEx w15:paraId="1DE07876" w15:done="0"/>
  <w15:commentEx w15:paraId="353FD0C3" w15:paraIdParent="1DE07876" w15:done="0"/>
  <w15:commentEx w15:paraId="215EF5CD" w15:done="0"/>
  <w15:commentEx w15:paraId="05F107C4" w15:paraIdParent="215EF5CD" w15:done="0"/>
  <w15:commentEx w15:paraId="23B9BF58" w15:done="0"/>
  <w15:commentEx w15:paraId="69FBC977" w15:paraIdParent="23B9BF58" w15:done="0"/>
  <w15:commentEx w15:paraId="5946AD15" w15:done="0"/>
  <w15:commentEx w15:paraId="2E753024" w15:paraIdParent="5946AD15" w15:done="0"/>
  <w15:commentEx w15:paraId="2C0D51EA" w15:paraIdParent="5946AD15" w15:done="0"/>
  <w15:commentEx w15:paraId="1950BE23" w15:done="0"/>
  <w15:commentEx w15:paraId="75EE9198" w15:paraIdParent="1950BE23" w15:done="0"/>
  <w15:commentEx w15:paraId="77D59660" w15:done="0"/>
  <w15:commentEx w15:paraId="5CE48D80" w15:paraIdParent="77D59660" w15:done="0"/>
  <w15:commentEx w15:paraId="068EB577" w15:done="0"/>
  <w15:commentEx w15:paraId="3A50BB81" w15:paraIdParent="068EB577" w15:done="0"/>
  <w15:commentEx w15:paraId="4266CA04" w15:paraIdParent="068EB577" w15:done="0"/>
  <w15:commentEx w15:paraId="59D83D7F" w15:done="0"/>
  <w15:commentEx w15:paraId="4D739BA8" w15:paraIdParent="59D83D7F" w15:done="0"/>
  <w15:commentEx w15:paraId="1B4B4128" w15:done="0"/>
  <w15:commentEx w15:paraId="310F4AD0" w15:paraIdParent="1B4B4128" w15:done="0"/>
  <w15:commentEx w15:paraId="2FCC0BC9" w15:paraIdParent="1B4B4128" w15:done="0"/>
  <w15:commentEx w15:paraId="207D6963" w15:done="0"/>
  <w15:commentEx w15:paraId="77C7F0A5" w15:paraIdParent="207D6963" w15:done="0"/>
  <w15:commentEx w15:paraId="043D814B" w15:done="0"/>
  <w15:commentEx w15:paraId="05A20A43" w15:paraIdParent="043D814B" w15:done="0"/>
  <w15:commentEx w15:paraId="40596A05" w15:paraIdParent="043D814B" w15:done="0"/>
  <w15:commentEx w15:paraId="16FFEDD9" w15:done="0"/>
  <w15:commentEx w15:paraId="5964C333" w15:paraIdParent="16FFEDD9" w15:done="0"/>
  <w15:commentEx w15:paraId="75DA38F9" w15:done="0"/>
  <w15:commentEx w15:paraId="58C3EF0E" w15:paraIdParent="75DA38F9" w15:done="0"/>
  <w15:commentEx w15:paraId="25A3E137" w15:paraIdParent="75DA38F9" w15:done="0"/>
  <w15:commentEx w15:paraId="67528499" w15:done="0"/>
  <w15:commentEx w15:paraId="166C3F77" w15:paraIdParent="67528499" w15:done="0"/>
  <w15:commentEx w15:paraId="70D14320" w15:done="0"/>
  <w15:commentEx w15:paraId="0C35F4C1" w15:done="0"/>
  <w15:commentEx w15:paraId="28344E16" w15:paraIdParent="0C35F4C1" w15:done="0"/>
  <w15:commentEx w15:paraId="26174D8D" w15:done="0"/>
  <w15:commentEx w15:paraId="2848FEAD" w15:paraIdParent="26174D8D" w15:done="0"/>
  <w15:commentEx w15:paraId="041769CC" w15:paraIdParent="26174D8D" w15:done="0"/>
  <w15:commentEx w15:paraId="6BF09FE8" w15:done="0"/>
  <w15:commentEx w15:paraId="012B0568" w15:paraIdParent="6BF09FE8" w15:done="0"/>
  <w15:commentEx w15:paraId="4BE2CB22" w15:done="0"/>
  <w15:commentEx w15:paraId="1C0EAAE9" w15:paraIdParent="4BE2CB22" w15:done="0"/>
  <w15:commentEx w15:paraId="062567A8" w15:done="0"/>
  <w15:commentEx w15:paraId="62AC82F4" w15:paraIdParent="062567A8" w15:done="0"/>
  <w15:commentEx w15:paraId="2CEF08EA" w15:done="0"/>
  <w15:commentEx w15:paraId="57A1D3E9" w15:paraIdParent="2CEF08EA" w15:done="0"/>
  <w15:commentEx w15:paraId="1D1522F3" w15:done="0"/>
  <w15:commentEx w15:paraId="1D2411D1" w15:done="0"/>
  <w15:commentEx w15:paraId="580BCA1E" w15:paraIdParent="1D2411D1" w15:done="0"/>
  <w15:commentEx w15:paraId="67ABE5FA" w15:done="0"/>
  <w15:commentEx w15:paraId="48A28328" w15:paraIdParent="67ABE5FA" w15:done="0"/>
  <w15:commentEx w15:paraId="69F3F910" w15:paraIdParent="67ABE5FA" w15:done="0"/>
  <w15:commentEx w15:paraId="1290E961" w15:done="0"/>
  <w15:commentEx w15:paraId="2F319CD6" w15:paraIdParent="1290E961" w15:done="0"/>
  <w15:commentEx w15:paraId="4BD6A7FA" w15:done="0"/>
  <w15:commentEx w15:paraId="4A6BBEC2" w15:paraIdParent="4BD6A7FA" w15:done="0"/>
  <w15:commentEx w15:paraId="2CB28006" w15:done="0"/>
  <w15:commentEx w15:paraId="0F454929" w15:paraIdParent="2CB28006" w15:done="0"/>
  <w15:commentEx w15:paraId="40318316" w15:done="0"/>
  <w15:commentEx w15:paraId="073AF931" w15:paraIdParent="40318316" w15:done="0"/>
  <w15:commentEx w15:paraId="74FB389A" w15:paraIdParent="40318316" w15:done="0"/>
  <w15:commentEx w15:paraId="35CD9FC0" w15:done="0"/>
  <w15:commentEx w15:paraId="5B67AE0D" w15:paraIdParent="35CD9FC0" w15:done="0"/>
  <w15:commentEx w15:paraId="17A071C5" w15:done="0"/>
  <w15:commentEx w15:paraId="62A89F2F" w15:paraIdParent="17A071C5" w15:done="0"/>
  <w15:commentEx w15:paraId="4C7B0CD2" w15:done="0"/>
  <w15:commentEx w15:paraId="2689D9F7" w15:paraIdParent="4C7B0CD2" w15:done="0"/>
  <w15:commentEx w15:paraId="075AC5C0" w15:done="0"/>
  <w15:commentEx w15:paraId="5AFD01B6" w15:paraIdParent="075AC5C0" w15:done="0"/>
  <w15:commentEx w15:paraId="5F081E01" w15:done="0"/>
  <w15:commentEx w15:paraId="03C96A09" w15:paraIdParent="5F081E01" w15:done="0"/>
  <w15:commentEx w15:paraId="0DDEA57D" w15:done="0"/>
  <w15:commentEx w15:paraId="5B441C53" w15:done="0"/>
  <w15:commentEx w15:paraId="3A6D772D" w15:done="0"/>
  <w15:commentEx w15:paraId="2B08053E" w15:paraIdParent="3A6D772D" w15:done="0"/>
  <w15:commentEx w15:paraId="37C402C4" w15:done="0"/>
  <w15:commentEx w15:paraId="1B9698F9" w15:paraIdParent="37C402C4" w15:done="0"/>
  <w15:commentEx w15:paraId="3A535B5C" w15:paraIdParent="37C402C4" w15:done="0"/>
  <w15:commentEx w15:paraId="728CB439" w15:done="0"/>
  <w15:commentEx w15:paraId="7EEF8DB1" w15:paraIdParent="728CB439" w15:done="0"/>
  <w15:commentEx w15:paraId="1DC9C87A" w15:done="0"/>
  <w15:commentEx w15:paraId="79D15A8F" w15:paraIdParent="1DC9C87A" w15:done="0"/>
  <w15:commentEx w15:paraId="5E11EE4C" w15:done="0"/>
  <w15:commentEx w15:paraId="0123622D" w15:paraIdParent="5E11EE4C" w15:done="0"/>
  <w15:commentEx w15:paraId="0A20C430" w15:done="0"/>
  <w15:commentEx w15:paraId="408A2A90" w15:paraIdParent="0A20C430" w15:done="0"/>
  <w15:commentEx w15:paraId="054371B6" w15:done="0"/>
  <w15:commentEx w15:paraId="46AA27F3" w15:paraIdParent="054371B6" w15:done="0"/>
  <w15:commentEx w15:paraId="131A5986" w15:done="0"/>
  <w15:commentEx w15:paraId="5D3A4A2B" w15:paraIdParent="131A5986" w15:done="0"/>
  <w15:commentEx w15:paraId="215F7BFA" w15:paraIdParent="131A5986" w15:done="0"/>
  <w15:commentEx w15:paraId="583C292A" w15:done="0"/>
  <w15:commentEx w15:paraId="3B25CE8D" w15:done="0"/>
  <w15:commentEx w15:paraId="1553CF48" w15:paraIdParent="3B25CE8D" w15:done="0"/>
  <w15:commentEx w15:paraId="040026E6" w15:paraIdParent="3B25CE8D" w15:done="0"/>
  <w15:commentEx w15:paraId="41D06624" w15:done="0"/>
  <w15:commentEx w15:paraId="720A17DF" w15:paraIdParent="41D06624" w15:done="0"/>
  <w15:commentEx w15:paraId="4F7372DA" w15:paraIdParent="41D06624" w15:done="0"/>
  <w15:commentEx w15:paraId="1B901E24" w15:done="0"/>
  <w15:commentEx w15:paraId="526B2ECB" w15:done="0"/>
  <w15:commentEx w15:paraId="17F42831" w15:paraIdParent="526B2ECB" w15:done="0"/>
  <w15:commentEx w15:paraId="13A9E641" w15:done="0"/>
  <w15:commentEx w15:paraId="0AC0403E" w15:paraIdParent="13A9E641" w15:done="0"/>
  <w15:commentEx w15:paraId="4F535DA6" w15:done="0"/>
  <w15:commentEx w15:paraId="07054624" w15:paraIdParent="4F535DA6" w15:done="0"/>
  <w15:commentEx w15:paraId="392102F9" w15:done="0"/>
  <w15:commentEx w15:paraId="12A7E512" w15:paraIdParent="392102F9" w15:done="0"/>
  <w15:commentEx w15:paraId="1AF02AC9" w15:done="0"/>
  <w15:commentEx w15:paraId="0A85C403" w15:paraIdParent="1AF02AC9" w15:done="0"/>
  <w15:commentEx w15:paraId="6F99F9E5" w15:done="0"/>
  <w15:commentEx w15:paraId="39D2F959" w15:paraIdParent="6F99F9E5" w15:done="0"/>
  <w15:commentEx w15:paraId="4E44123A" w15:done="0"/>
  <w15:commentEx w15:paraId="0767271A" w15:paraIdParent="4E44123A" w15:done="0"/>
  <w15:commentEx w15:paraId="0A0BC4D1" w15:done="0"/>
  <w15:commentEx w15:paraId="204C29BF" w15:paraIdParent="0A0BC4D1" w15:done="0"/>
  <w15:commentEx w15:paraId="071C3770" w15:done="0"/>
  <w15:commentEx w15:paraId="6FED434E" w15:paraIdParent="071C3770" w15:done="0"/>
  <w15:commentEx w15:paraId="34E89134" w15:done="0"/>
  <w15:commentEx w15:paraId="49B0C2CB" w15:paraIdParent="34E89134" w15:done="0"/>
  <w15:commentEx w15:paraId="2471F229" w15:done="0"/>
  <w15:commentEx w15:paraId="57392CF0" w15:done="0"/>
  <w15:commentEx w15:paraId="7DF16612" w15:paraIdParent="57392CF0" w15:done="0"/>
  <w15:commentEx w15:paraId="76C249A4" w15:done="0"/>
  <w15:commentEx w15:paraId="36809B47" w15:paraIdParent="76C249A4" w15:done="0"/>
  <w15:commentEx w15:paraId="7E18A62A" w15:done="0"/>
  <w15:commentEx w15:paraId="3D478B11" w15:paraIdParent="7E18A62A" w15:done="0"/>
  <w15:commentEx w15:paraId="5C2392BC" w15:paraIdParent="7E18A62A" w15:done="0"/>
  <w15:commentEx w15:paraId="1ACF4FD6" w15:done="0"/>
  <w15:commentEx w15:paraId="60CC9430" w15:paraIdParent="1ACF4FD6" w15:done="0"/>
  <w15:commentEx w15:paraId="319789BC" w15:paraIdParent="1ACF4FD6" w15:done="0"/>
  <w15:commentEx w15:paraId="43916335" w15:done="0"/>
  <w15:commentEx w15:paraId="6CABAC5F" w15:paraIdParent="43916335" w15:done="0"/>
  <w15:commentEx w15:paraId="094EF044" w15:paraIdParent="43916335" w15:done="0"/>
  <w15:commentEx w15:paraId="00B840CD" w15:done="0"/>
  <w15:commentEx w15:paraId="6D59B789" w15:done="0"/>
  <w15:commentEx w15:paraId="4E8DCC15" w15:paraIdParent="6D59B789" w15:done="0"/>
  <w15:commentEx w15:paraId="3C073F92" w15:done="0"/>
  <w15:commentEx w15:paraId="7787CBA3" w15:paraIdParent="3C073F92" w15:done="0"/>
  <w15:commentEx w15:paraId="0F08A108" w15:done="0"/>
  <w15:commentEx w15:paraId="590EC630" w15:done="0"/>
  <w15:commentEx w15:paraId="5BB38FE0" w15:paraIdParent="590EC630" w15:done="0"/>
  <w15:commentEx w15:paraId="3401BEBA" w15:done="0"/>
  <w15:commentEx w15:paraId="064375FB" w15:done="0"/>
  <w15:commentEx w15:paraId="27BD3561" w15:paraIdParent="064375FB" w15:done="0"/>
  <w15:commentEx w15:paraId="3F9D405B" w15:done="0"/>
  <w15:commentEx w15:paraId="0C71A96F" w15:paraIdParent="3F9D40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0EFB4" w16cex:dateUtc="2024-02-18T14:13:00Z"/>
  <w16cex:commentExtensible w16cex:durableId="29DDF103" w16cex:dateUtc="2024-05-02T09:01:00Z"/>
  <w16cex:commentExtensible w16cex:durableId="297F0F26" w16cex:dateUtc="2024-02-20T10:44:00Z"/>
  <w16cex:commentExtensible w16cex:durableId="29DDF17F" w16cex:dateUtc="2024-05-02T09:03:00Z"/>
  <w16cex:commentExtensible w16cex:durableId="22DD2AB1" w16cex:dateUtc="2024-02-22T23:19:00Z"/>
  <w16cex:commentExtensible w16cex:durableId="29DDF1ED" w16cex:dateUtc="2024-05-02T09:05:00Z"/>
  <w16cex:commentExtensible w16cex:durableId="297F0E9D" w16cex:dateUtc="2024-02-20T10:41:00Z"/>
  <w16cex:commentExtensible w16cex:durableId="5C15AC61" w16cex:dateUtc="2024-02-18T20:11:00Z"/>
  <w16cex:commentExtensible w16cex:durableId="29A52FD6" w16cex:dateUtc="2024-03-20T02:50:00Z"/>
  <w16cex:commentExtensible w16cex:durableId="297F0EDF" w16cex:dateUtc="2024-02-20T10:43:00Z"/>
  <w16cex:commentExtensible w16cex:durableId="29DDF383" w16cex:dateUtc="2024-05-02T09:12:00Z"/>
  <w16cex:commentExtensible w16cex:durableId="297F0EFB" w16cex:dateUtc="2024-02-20T10:43:00Z"/>
  <w16cex:commentExtensible w16cex:durableId="29DDF402" w16cex:dateUtc="2024-05-02T09:14:00Z"/>
  <w16cex:commentExtensible w16cex:durableId="3AADC446" w16cex:dateUtc="2024-02-18T14:15:00Z"/>
  <w16cex:commentExtensible w16cex:durableId="02D3965C" w16cex:dateUtc="2024-02-18T20:12:00Z"/>
  <w16cex:commentExtensible w16cex:durableId="29DDF467" w16cex:dateUtc="2024-05-02T09:15:00Z"/>
  <w16cex:commentExtensible w16cex:durableId="4D570B42" w16cex:dateUtc="2024-02-22T23:21:00Z"/>
  <w16cex:commentExtensible w16cex:durableId="29A52FF7" w16cex:dateUtc="2024-03-20T02:50:00Z"/>
  <w16cex:commentExtensible w16cex:durableId="297F0F6E" w16cex:dateUtc="2024-02-20T10:45:00Z"/>
  <w16cex:commentExtensible w16cex:durableId="29DDF4BB" w16cex:dateUtc="2024-05-02T09:17:00Z"/>
  <w16cex:commentExtensible w16cex:durableId="297F0F56" w16cex:dateUtc="2024-02-20T10:45:00Z"/>
  <w16cex:commentExtensible w16cex:durableId="29DDF51C" w16cex:dateUtc="2024-05-02T09:18:00Z"/>
  <w16cex:commentExtensible w16cex:durableId="4CF9F4E8" w16cex:dateUtc="2024-02-18T14:18:00Z"/>
  <w16cex:commentExtensible w16cex:durableId="297F0F8C" w16cex:dateUtc="2024-02-20T10:46:00Z"/>
  <w16cex:commentExtensible w16cex:durableId="29DDF565" w16cex:dateUtc="2024-05-02T09:20:00Z"/>
  <w16cex:commentExtensible w16cex:durableId="20B07734" w16cex:dateUtc="2024-02-18T14:16:00Z"/>
  <w16cex:commentExtensible w16cex:durableId="4891A35D" w16cex:dateUtc="2024-02-18T20:14:00Z"/>
  <w16cex:commentExtensible w16cex:durableId="29DDF591" w16cex:dateUtc="2024-05-02T09:20:00Z"/>
  <w16cex:commentExtensible w16cex:durableId="297F0FC2" w16cex:dateUtc="2024-02-20T10:47:00Z"/>
  <w16cex:commentExtensible w16cex:durableId="29DDF5B3" w16cex:dateUtc="2024-05-02T09:21:00Z"/>
  <w16cex:commentExtensible w16cex:durableId="297F0FA5" w16cex:dateUtc="2024-02-20T10:46:00Z"/>
  <w16cex:commentExtensible w16cex:durableId="29DDF860" w16cex:dateUtc="2024-05-02T09:32:00Z"/>
  <w16cex:commentExtensible w16cex:durableId="42998FE4" w16cex:dateUtc="2024-02-18T14:16:00Z"/>
  <w16cex:commentExtensible w16cex:durableId="05A9694F" w16cex:dateUtc="2024-02-18T20:14:00Z"/>
  <w16cex:commentExtensible w16cex:durableId="29A57E81" w16cex:dateUtc="2024-03-20T08:25:00Z"/>
  <w16cex:commentExtensible w16cex:durableId="6C2AB21C" w16cex:dateUtc="2024-02-18T14:17:00Z"/>
  <w16cex:commentExtensible w16cex:durableId="596E9A25" w16cex:dateUtc="2024-02-18T20:16:00Z"/>
  <w16cex:commentExtensible w16cex:durableId="29DDF975" w16cex:dateUtc="2024-05-02T09:37:00Z"/>
  <w16cex:commentExtensible w16cex:durableId="2A281E13" w16cex:dateUtc="2024-02-22T23:22:00Z"/>
  <w16cex:commentExtensible w16cex:durableId="29A3ECFD" w16cex:dateUtc="2024-03-19T03:52:00Z"/>
  <w16cex:commentExtensible w16cex:durableId="297F0FD6" w16cex:dateUtc="2024-02-20T10:47:00Z"/>
  <w16cex:commentExtensible w16cex:durableId="29A2C22F" w16cex:dateUtc="2024-03-18T06:37:00Z"/>
  <w16cex:commentExtensible w16cex:durableId="317A7C1A" w16cex:dateUtc="2024-02-22T23:22:00Z"/>
  <w16cex:commentExtensible w16cex:durableId="29DDFA48" w16cex:dateUtc="2024-05-02T09:40:00Z"/>
  <w16cex:commentExtensible w16cex:durableId="297F0FEE" w16cex:dateUtc="2024-02-20T10:47:00Z"/>
  <w16cex:commentExtensible w16cex:durableId="29DDFF7F" w16cex:dateUtc="2024-05-02T10:03:00Z"/>
  <w16cex:commentExtensible w16cex:durableId="2892037A" w16cex:dateUtc="2024-02-18T14:19:00Z"/>
  <w16cex:commentExtensible w16cex:durableId="331CDCD8" w16cex:dateUtc="2024-02-18T20:18:00Z"/>
  <w16cex:commentExtensible w16cex:durableId="29DE10C3" w16cex:dateUtc="2024-05-02T11:16:00Z"/>
  <w16cex:commentExtensible w16cex:durableId="297F100A" w16cex:dateUtc="2024-02-20T10:48:00Z"/>
  <w16cex:commentExtensible w16cex:durableId="29DDFBE4" w16cex:dateUtc="2024-05-02T09:47:00Z"/>
  <w16cex:commentExtensible w16cex:durableId="297F1065" w16cex:dateUtc="2024-02-20T10:49:00Z"/>
  <w16cex:commentExtensible w16cex:durableId="29DDFC12" w16cex:dateUtc="2024-05-02T09:48:00Z"/>
  <w16cex:commentExtensible w16cex:durableId="5F712EA1" w16cex:dateUtc="2024-02-18T14:20:00Z"/>
  <w16cex:commentExtensible w16cex:durableId="10A88D9B" w16cex:dateUtc="2024-02-18T20:24:00Z"/>
  <w16cex:commentExtensible w16cex:durableId="297F1095" w16cex:dateUtc="2024-02-20T10:50:00Z"/>
  <w16cex:commentExtensible w16cex:durableId="29DE12CA" w16cex:dateUtc="2024-05-02T11:25:00Z"/>
  <w16cex:commentExtensible w16cex:durableId="297F10F1" w16cex:dateUtc="2024-02-20T10:52:00Z"/>
  <w16cex:commentExtensible w16cex:durableId="29DE17D2" w16cex:dateUtc="2024-05-02T11:46:00Z"/>
  <w16cex:commentExtensible w16cex:durableId="4CB19A6B" w16cex:dateUtc="2024-02-22T23:26:00Z"/>
  <w16cex:commentExtensible w16cex:durableId="297F1137" w16cex:dateUtc="2024-02-20T10:53:00Z"/>
  <w16cex:commentExtensible w16cex:durableId="29DE1840" w16cex:dateUtc="2024-05-02T11:48:00Z"/>
  <w16cex:commentExtensible w16cex:durableId="7DA158A8" w16cex:dateUtc="2024-02-22T23:27:00Z"/>
  <w16cex:commentExtensible w16cex:durableId="29DE18AF" w16cex:dateUtc="2024-05-02T11:50:00Z"/>
  <w16cex:commentExtensible w16cex:durableId="6A76A1C5" w16cex:dateUtc="2024-02-18T14:25:00Z"/>
  <w16cex:commentExtensible w16cex:durableId="29DE1E0E" w16cex:dateUtc="2024-05-02T12:13:00Z"/>
  <w16cex:commentExtensible w16cex:durableId="002E267A" w16cex:dateUtc="2024-02-22T23:27:00Z"/>
  <w16cex:commentExtensible w16cex:durableId="29DE201D" w16cex:dateUtc="2024-05-02T12:22:00Z"/>
  <w16cex:commentExtensible w16cex:durableId="289FA37B" w16cex:dateUtc="2024-02-22T23:28:00Z"/>
  <w16cex:commentExtensible w16cex:durableId="29DE20E1" w16cex:dateUtc="2024-05-02T12:25:00Z"/>
  <w16cex:commentExtensible w16cex:durableId="297F117A" w16cex:dateUtc="2024-02-20T10:54:00Z"/>
  <w16cex:commentExtensible w16cex:durableId="29A2C85C" w16cex:dateUtc="2024-03-18T07:04:00Z"/>
  <w16cex:commentExtensible w16cex:durableId="29A582C1" w16cex:dateUtc="2024-03-20T08:44:00Z"/>
  <w16cex:commentExtensible w16cex:durableId="29A5E96B" w16cex:dateUtc="2024-03-20T16:02:00Z"/>
  <w16cex:commentExtensible w16cex:durableId="04479EF5" w16cex:dateUtc="2024-02-18T14:26:00Z"/>
  <w16cex:commentExtensible w16cex:durableId="29DE2128" w16cex:dateUtc="2024-05-02T12:26:00Z"/>
  <w16cex:commentExtensible w16cex:durableId="79A3A051" w16cex:dateUtc="2024-02-22T23:30:00Z"/>
  <w16cex:commentExtensible w16cex:durableId="29DE2218" w16cex:dateUtc="2024-05-02T12:30:00Z"/>
  <w16cex:commentExtensible w16cex:durableId="297F1192" w16cex:dateUtc="2024-02-20T10:54:00Z"/>
  <w16cex:commentExtensible w16cex:durableId="29A2CEE6" w16cex:dateUtc="2024-03-18T07:32:00Z"/>
  <w16cex:commentExtensible w16cex:durableId="3B067F6B" w16cex:dateUtc="2024-02-18T14:27:00Z"/>
  <w16cex:commentExtensible w16cex:durableId="29DE225E" w16cex:dateUtc="2024-05-02T12:31:00Z"/>
  <w16cex:commentExtensible w16cex:durableId="09DD369D" w16cex:dateUtc="2024-02-18T14:28:00Z"/>
  <w16cex:commentExtensible w16cex:durableId="18A833E2" w16cex:dateUtc="2024-02-18T14:30:00Z"/>
  <w16cex:commentExtensible w16cex:durableId="54963A07" w16cex:dateUtc="2024-02-18T20:33:00Z"/>
  <w16cex:commentExtensible w16cex:durableId="297F11CA" w16cex:dateUtc="2024-02-20T10:55:00Z"/>
  <w16cex:commentExtensible w16cex:durableId="29EBC50E" w16cex:dateUtc="2024-05-12T20:45:00Z"/>
  <w16cex:commentExtensible w16cex:durableId="3E23C402" w16cex:dateUtc="2024-02-01T21:25:00Z"/>
  <w16cex:commentExtensible w16cex:durableId="29DE22C2" w16cex:dateUtc="2024-05-02T12:33:00Z"/>
  <w16cex:commentExtensible w16cex:durableId="4EE3FC49" w16cex:dateUtc="2024-02-18T14:31:00Z"/>
  <w16cex:commentExtensible w16cex:durableId="40884C57" w16cex:dateUtc="2024-02-18T20:34:00Z"/>
  <w16cex:commentExtensible w16cex:durableId="29DE23C9" w16cex:dateUtc="2024-05-02T12:38:00Z"/>
  <w16cex:commentExtensible w16cex:durableId="29DE2AF1" w16cex:dateUtc="2024-05-02T13:08:00Z"/>
  <w16cex:commentExtensible w16cex:durableId="4778E1AA" w16cex:dateUtc="2024-02-18T14:32:00Z"/>
  <w16cex:commentExtensible w16cex:durableId="29DE2AFE" w16cex:dateUtc="2024-05-02T13:08:00Z"/>
  <w16cex:commentExtensible w16cex:durableId="2982E417" w16cex:dateUtc="2024-02-23T08:29:00Z"/>
  <w16cex:commentExtensible w16cex:durableId="29DE2DED" w16cex:dateUtc="2024-05-02T13:21:00Z"/>
  <w16cex:commentExtensible w16cex:durableId="29833B33" w16cex:dateUtc="2024-02-23T14:41:00Z"/>
  <w16cex:commentExtensible w16cex:durableId="29DE2F49" w16cex:dateUtc="2024-05-02T13:27:00Z"/>
  <w16cex:commentExtensible w16cex:durableId="2982E42A" w16cex:dateUtc="2024-02-23T08:30:00Z"/>
  <w16cex:commentExtensible w16cex:durableId="29DE2E28" w16cex:dateUtc="2024-05-02T13:22:00Z"/>
  <w16cex:commentExtensible w16cex:durableId="7065B267" w16cex:dateUtc="2024-02-18T14:37:00Z"/>
  <w16cex:commentExtensible w16cex:durableId="6781DB20" w16cex:dateUtc="2024-02-18T20:38:00Z"/>
  <w16cex:commentExtensible w16cex:durableId="29DE32EA" w16cex:dateUtc="2024-05-02T13:42:00Z"/>
  <w16cex:commentExtensible w16cex:durableId="2982E650" w16cex:dateUtc="2024-02-23T08:39:00Z"/>
  <w16cex:commentExtensible w16cex:durableId="29DE34DE" w16cex:dateUtc="2024-05-02T13:50:00Z"/>
  <w16cex:commentExtensible w16cex:durableId="2982E66E" w16cex:dateUtc="2024-02-23T08:39:00Z"/>
  <w16cex:commentExtensible w16cex:durableId="29A3301F" w16cex:dateUtc="2024-03-18T14:26:00Z"/>
  <w16cex:commentExtensible w16cex:durableId="29833C9A" w16cex:dateUtc="2024-02-23T14:47:00Z"/>
  <w16cex:commentExtensible w16cex:durableId="29DE340B" w16cex:dateUtc="2024-05-02T13:47:00Z"/>
  <w16cex:commentExtensible w16cex:durableId="1D14471A" w16cex:dateUtc="2024-02-22T23:36:00Z"/>
  <w16cex:commentExtensible w16cex:durableId="29DE3585" w16cex:dateUtc="2024-05-02T13:53:00Z"/>
  <w16cex:commentExtensible w16cex:durableId="00E0C705" w16cex:dateUtc="2024-02-22T23:36:00Z"/>
  <w16cex:commentExtensible w16cex:durableId="29DE3594" w16cex:dateUtc="2024-05-02T13:53:00Z"/>
  <w16cex:commentExtensible w16cex:durableId="2982E4BE" w16cex:dateUtc="2024-02-23T08:32:00Z"/>
  <w16cex:commentExtensible w16cex:durableId="2982E3BC" w16cex:dateUtc="2024-02-23T08:28:00Z"/>
  <w16cex:commentExtensible w16cex:durableId="29EBC13E" w16cex:dateUtc="2024-05-12T20:29:00Z"/>
  <w16cex:commentExtensible w16cex:durableId="29833FAB" w16cex:dateUtc="2024-02-23T15:00:00Z"/>
  <w16cex:commentExtensible w16cex:durableId="29DE3AE3" w16cex:dateUtc="2024-05-02T14:16:00Z"/>
  <w16cex:commentExtensible w16cex:durableId="2982E3E2" w16cex:dateUtc="2024-02-23T08:29:00Z"/>
  <w16cex:commentExtensible w16cex:durableId="29DE3B0B" w16cex:dateUtc="2024-05-02T14:17:00Z"/>
  <w16cex:commentExtensible w16cex:durableId="5BA77DF7" w16cex:dateUtc="2024-02-18T14:34:00Z"/>
  <w16cex:commentExtensible w16cex:durableId="29A42F6C" w16cex:dateUtc="2024-03-19T08:36:00Z"/>
  <w16cex:commentExtensible w16cex:durableId="10C58263" w16cex:dateUtc="2024-02-18T14:36:00Z"/>
  <w16cex:commentExtensible w16cex:durableId="3811576D" w16cex:dateUtc="2024-02-18T20:43:00Z"/>
  <w16cex:commentExtensible w16cex:durableId="29DE3B8A" w16cex:dateUtc="2024-05-02T14:19:00Z"/>
  <w16cex:commentExtensible w16cex:durableId="74CF83E1" w16cex:dateUtc="2024-02-22T23:39:00Z"/>
  <w16cex:commentExtensible w16cex:durableId="29DE3BEB" w16cex:dateUtc="2024-05-02T14:20:00Z"/>
  <w16cex:commentExtensible w16cex:durableId="242E6F17" w16cex:dateUtc="2024-02-22T23:39:00Z"/>
  <w16cex:commentExtensible w16cex:durableId="29DE3C3E" w16cex:dateUtc="2024-05-02T14:22:00Z"/>
  <w16cex:commentExtensible w16cex:durableId="715AAFA2" w16cex:dateUtc="2024-02-18T14:36:00Z"/>
  <w16cex:commentExtensible w16cex:durableId="0ECA4897" w16cex:dateUtc="2024-02-18T20:44:00Z"/>
  <w16cex:commentExtensible w16cex:durableId="29DE3F30" w16cex:dateUtc="2024-05-02T14:34:00Z"/>
  <w16cex:commentExtensible w16cex:durableId="2982E6CD" w16cex:dateUtc="2024-02-23T08:41:00Z"/>
  <w16cex:commentExtensible w16cex:durableId="29DF3834" w16cex:dateUtc="2024-05-03T08:17:00Z"/>
  <w16cex:commentExtensible w16cex:durableId="1828037B" w16cex:dateUtc="2024-02-22T23:43:00Z"/>
  <w16cex:commentExtensible w16cex:durableId="1AA40352" w16cex:dateUtc="2024-02-22T23:45:00Z"/>
  <w16cex:commentExtensible w16cex:durableId="29DF3865" w16cex:dateUtc="2024-05-03T08:18:00Z"/>
  <w16cex:commentExtensible w16cex:durableId="2982E6A1" w16cex:dateUtc="2024-02-23T08:40:00Z"/>
  <w16cex:commentExtensible w16cex:durableId="29DE4004" w16cex:dateUtc="2024-05-02T14:38:00Z"/>
  <w16cex:commentExtensible w16cex:durableId="596A97B7" w16cex:dateUtc="2024-02-01T21:29:00Z"/>
  <w16cex:commentExtensible w16cex:durableId="5B4B8376" w16cex:dateUtc="2024-02-18T20:47:00Z"/>
  <w16cex:commentExtensible w16cex:durableId="29EBC7A2" w16cex:dateUtc="2024-05-12T20:56:00Z"/>
  <w16cex:commentExtensible w16cex:durableId="417A810A" w16cex:dateUtc="2024-02-18T14:41:00Z"/>
  <w16cex:commentExtensible w16cex:durableId="29DF3AA9" w16cex:dateUtc="2024-05-03T08:27:00Z"/>
  <w16cex:commentExtensible w16cex:durableId="6CB3C387" w16cex:dateUtc="2024-02-01T21:34:00Z"/>
  <w16cex:commentExtensible w16cex:durableId="401D46F7" w16cex:dateUtc="2024-02-18T20:51:00Z"/>
  <w16cex:commentExtensible w16cex:durableId="2982E709" w16cex:dateUtc="2024-02-23T08:42:00Z"/>
  <w16cex:commentExtensible w16cex:durableId="2982E972" w16cex:dateUtc="2024-02-23T08:52:00Z"/>
  <w16cex:commentExtensible w16cex:durableId="29DF3C18" w16cex:dateUtc="2024-05-03T08:34:00Z"/>
  <w16cex:commentExtensible w16cex:durableId="22500018" w16cex:dateUtc="2024-02-18T14:42:00Z"/>
  <w16cex:commentExtensible w16cex:durableId="2982E783" w16cex:dateUtc="2024-02-23T08:44:00Z"/>
  <w16cex:commentExtensible w16cex:durableId="29A43EB6" w16cex:dateUtc="2024-03-19T09:41:00Z"/>
  <w16cex:commentExtensible w16cex:durableId="4C55B373" w16cex:dateUtc="2024-02-18T14:44:00Z"/>
  <w16cex:commentExtensible w16cex:durableId="372B1E78" w16cex:dateUtc="2024-02-18T20:52:00Z"/>
  <w16cex:commentExtensible w16cex:durableId="29E4DDC4" w16cex:dateUtc="2024-05-07T15:05:00Z"/>
  <w16cex:commentExtensible w16cex:durableId="298341F2" w16cex:dateUtc="2024-02-23T15:10:00Z"/>
  <w16cex:commentExtensible w16cex:durableId="29E5DC8B" w16cex:dateUtc="2024-05-08T09:07:00Z"/>
  <w16cex:commentExtensible w16cex:durableId="2982E79F" w16cex:dateUtc="2024-02-23T08:45:00Z"/>
  <w16cex:commentExtensible w16cex:durableId="29E5E15C" w16cex:dateUtc="2024-05-08T09:32:00Z"/>
  <w16cex:commentExtensible w16cex:durableId="29834233" w16cex:dateUtc="2024-02-23T15:11:00Z"/>
  <w16cex:commentExtensible w16cex:durableId="29E60447" w16cex:dateUtc="2024-05-08T12:01:00Z"/>
  <w16cex:commentExtensible w16cex:durableId="7A33FA09" w16cex:dateUtc="2024-02-18T14:47:00Z"/>
  <w16cex:commentExtensible w16cex:durableId="29E5E51D" w16cex:dateUtc="2024-05-08T09:48:00Z"/>
  <w16cex:commentExtensible w16cex:durableId="2982E7C8" w16cex:dateUtc="2024-02-23T08:45:00Z"/>
  <w16cex:commentExtensible w16cex:durableId="2982E7EB" w16cex:dateUtc="2024-02-23T08:46:00Z"/>
  <w16cex:commentExtensible w16cex:durableId="29A440B2" w16cex:dateUtc="2024-03-19T09:49:00Z"/>
  <w16cex:commentExtensible w16cex:durableId="226251D4" w16cex:dateUtc="2024-02-22T23:51:00Z"/>
  <w16cex:commentExtensible w16cex:durableId="3229C575" w16cex:dateUtc="2024-02-22T23:51:00Z"/>
  <w16cex:commentExtensible w16cex:durableId="29A6B74E" w16cex:dateUtc="2024-03-21T06:40:00Z"/>
  <w16cex:commentExtensible w16cex:durableId="298342E7" w16cex:dateUtc="2024-02-23T15:14:00Z"/>
  <w16cex:commentExtensible w16cex:durableId="29E5E62A" w16cex:dateUtc="2024-05-08T09:53:00Z"/>
  <w16cex:commentExtensible w16cex:durableId="2982E82A" w16cex:dateUtc="2024-02-23T08:47:00Z"/>
  <w16cex:commentExtensible w16cex:durableId="29A44115" w16cex:dateUtc="2024-03-19T09:51:00Z"/>
  <w16cex:commentExtensible w16cex:durableId="2983430C" w16cex:dateUtc="2024-02-23T15:15:00Z"/>
  <w16cex:commentExtensible w16cex:durableId="29E5F088" w16cex:dateUtc="2024-05-08T10:37:00Z"/>
  <w16cex:commentExtensible w16cex:durableId="76935D65" w16cex:dateUtc="2024-02-18T14:48:00Z"/>
  <w16cex:commentExtensible w16cex:durableId="58B82E69" w16cex:dateUtc="2024-02-18T14:50:00Z"/>
  <w16cex:commentExtensible w16cex:durableId="29E5EAC1" w16cex:dateUtc="2024-05-08T10:12:00Z"/>
  <w16cex:commentExtensible w16cex:durableId="2982E86A" w16cex:dateUtc="2024-02-23T08:48:00Z"/>
  <w16cex:commentExtensible w16cex:durableId="29A4449B" w16cex:dateUtc="2024-03-19T10:06:00Z"/>
  <w16cex:commentExtensible w16cex:durableId="2982E89C" w16cex:dateUtc="2024-02-23T08:49:00Z"/>
  <w16cex:commentExtensible w16cex:durableId="29E5ECC0" w16cex:dateUtc="2024-05-08T10:21:00Z"/>
  <w16cex:commentExtensible w16cex:durableId="2982E8B6" w16cex:dateUtc="2024-02-23T08:49:00Z"/>
  <w16cex:commentExtensible w16cex:durableId="29E5F123" w16cex:dateUtc="2024-05-08T10:40:00Z"/>
  <w16cex:commentExtensible w16cex:durableId="7C9B2C63" w16cex:dateUtc="2024-02-18T14:51:00Z"/>
  <w16cex:commentExtensible w16cex:durableId="29E5F158" w16cex:dateUtc="2024-05-08T10:40:00Z"/>
  <w16cex:commentExtensible w16cex:durableId="2982E937" w16cex:dateUtc="2024-02-23T08:51:00Z"/>
  <w16cex:commentExtensible w16cex:durableId="29E5F1BD" w16cex:dateUtc="2024-05-08T10:42:00Z"/>
  <w16cex:commentExtensible w16cex:durableId="2982E8F8" w16cex:dateUtc="2024-02-23T08:50:00Z"/>
  <w16cex:commentExtensible w16cex:durableId="2982E91D" w16cex:dateUtc="2024-02-23T08:51:00Z"/>
  <w16cex:commentExtensible w16cex:durableId="7FCBD715" w16cex:dateUtc="2024-02-18T14:52:00Z"/>
  <w16cex:commentExtensible w16cex:durableId="29E603C8" w16cex:dateUtc="2024-05-08T11:59:00Z"/>
  <w16cex:commentExtensible w16cex:durableId="492A0B46" w16cex:dateUtc="2024-02-01T21:39:00Z"/>
  <w16cex:commentExtensible w16cex:durableId="17A58014" w16cex:dateUtc="2024-02-18T22:46:00Z"/>
  <w16cex:commentExtensible w16cex:durableId="29EB4D27" w16cex:dateUtc="2024-05-12T12:13:00Z"/>
  <w16cex:commentExtensible w16cex:durableId="0A460099" w16cex:dateUtc="2024-02-18T22:48:00Z"/>
  <w16cex:commentExtensible w16cex:durableId="29A456E8" w16cex:dateUtc="2024-03-19T11:24:00Z"/>
  <w16cex:commentExtensible w16cex:durableId="1678CAB2" w16cex:dateUtc="2024-02-18T14:55:00Z"/>
  <w16cex:commentExtensible w16cex:durableId="29EB6031" w16cex:dateUtc="2024-05-12T13:35:00Z"/>
  <w16cex:commentExtensible w16cex:durableId="757A5DEC" w16cex:dateUtc="2024-02-18T22:50:00Z"/>
  <w16cex:commentExtensible w16cex:durableId="29EB283B" w16cex:dateUtc="2024-05-12T09:36:00Z"/>
  <w16cex:commentExtensible w16cex:durableId="527AE7FB" w16cex:dateUtc="2024-02-18T23:03:00Z"/>
  <w16cex:commentExtensible w16cex:durableId="29A45766" w16cex:dateUtc="2024-03-19T11:26:00Z"/>
  <w16cex:commentExtensible w16cex:durableId="29EB6633" w16cex:dateUtc="2024-02-20T10:45:00Z"/>
  <w16cex:commentExtensible w16cex:durableId="29EB9CB8" w16cex:dateUtc="2024-05-12T17:53:00Z"/>
  <w16cex:commentExtensible w16cex:durableId="5D336CE7" w16cex:dateUtc="2024-02-18T14:56:00Z"/>
  <w16cex:commentExtensible w16cex:durableId="2982E9A2" w16cex:dateUtc="2024-02-23T08:53:00Z"/>
  <w16cex:commentExtensible w16cex:durableId="29EB6634" w16cex:dateUtc="2024-05-12T14:00:00Z"/>
  <w16cex:commentExtensible w16cex:durableId="4D24DE21" w16cex:dateUtc="2024-02-22T23:56:00Z"/>
  <w16cex:commentExtensible w16cex:durableId="792995AB" w16cex:dateUtc="2024-02-18T14:56:00Z"/>
  <w16cex:commentExtensible w16cex:durableId="2B991BAD" w16cex:dateUtc="2024-02-18T23:03:00Z"/>
  <w16cex:commentExtensible w16cex:durableId="29EB66E6" w16cex:dateUtc="2024-05-12T14:03:00Z"/>
  <w16cex:commentExtensible w16cex:durableId="5BDCB92E" w16cex:dateUtc="2024-02-18T14:57:00Z"/>
  <w16cex:commentExtensible w16cex:durableId="76125224" w16cex:dateUtc="2024-02-18T23:06:00Z"/>
  <w16cex:commentExtensible w16cex:durableId="29EB9D13" w16cex:dateUtc="2024-05-12T17:54:00Z"/>
  <w16cex:commentExtensible w16cex:durableId="6BFBC141" w16cex:dateUtc="2024-02-22T23:58:00Z"/>
  <w16cex:commentExtensible w16cex:durableId="6FECAA79" w16cex:dateUtc="2024-02-01T21:42:00Z"/>
  <w16cex:commentExtensible w16cex:durableId="29EB9DA5" w16cex:dateUtc="2024-05-12T17:57:00Z"/>
  <w16cex:commentExtensible w16cex:durableId="1FD85BBA" w16cex:dateUtc="2024-02-22T23:59:00Z"/>
  <w16cex:commentExtensible w16cex:durableId="29EB9E15" w16cex:dateUtc="2024-05-12T17:59:00Z"/>
  <w16cex:commentExtensible w16cex:durableId="42C6A49B" w16cex:dateUtc="2024-02-23T00:00:00Z"/>
  <w16cex:commentExtensible w16cex:durableId="29A499B6" w16cex:dateUtc="2024-03-19T16:09:00Z"/>
  <w16cex:commentExtensible w16cex:durableId="0C8AF100" w16cex:dateUtc="2024-02-01T21:49:00Z"/>
  <w16cex:commentExtensible w16cex:durableId="29A49C6B" w16cex:dateUtc="2024-03-19T16:21:00Z"/>
  <w16cex:commentExtensible w16cex:durableId="701AE641" w16cex:dateUtc="2024-02-23T00:02:00Z"/>
  <w16cex:commentExtensible w16cex:durableId="29A49CE0" w16cex:dateUtc="2024-03-19T16:23:00Z"/>
  <w16cex:commentExtensible w16cex:durableId="5F7D0BB8" w16cex:dateUtc="2024-02-01T21:50:00Z"/>
  <w16cex:commentExtensible w16cex:durableId="29A49CF5" w16cex:dateUtc="2024-03-19T16:23:00Z"/>
  <w16cex:commentExtensible w16cex:durableId="424553C0" w16cex:dateUtc="2024-02-18T14:59:00Z"/>
  <w16cex:commentExtensible w16cex:durableId="29EBA6A3" w16cex:dateUtc="2024-05-12T18:35:00Z"/>
  <w16cex:commentExtensible w16cex:durableId="13918C73" w16cex:dateUtc="2024-02-18T15:00:00Z"/>
  <w16cex:commentExtensible w16cex:durableId="29EBB4F0" w16cex:dateUtc="2024-05-12T19:36:00Z"/>
  <w16cex:commentExtensible w16cex:durableId="781BF5FC" w16cex:dateUtc="2024-02-18T15:03:00Z"/>
  <w16cex:commentExtensible w16cex:durableId="29EBB572" w16cex:dateUtc="2024-05-12T19:38:00Z"/>
  <w16cex:commentExtensible w16cex:durableId="20C98524" w16cex:dateUtc="2024-02-18T15:04:00Z"/>
  <w16cex:commentExtensible w16cex:durableId="29EBB63A" w16cex:dateUtc="2024-05-12T19:42:00Z"/>
  <w16cex:commentExtensible w16cex:durableId="3687FDF3" w16cex:dateUtc="2024-02-18T23:21:00Z"/>
  <w16cex:commentExtensible w16cex:durableId="0064432E" w16cex:dateUtc="2024-02-18T23:21:00Z"/>
  <w16cex:commentExtensible w16cex:durableId="29EBB6A6" w16cex:dateUtc="2024-05-12T19:44:00Z"/>
  <w16cex:commentExtensible w16cex:durableId="29E5EB0E" w16cex:dateUtc="2024-02-18T15:05:00Z"/>
  <w16cex:commentExtensible w16cex:durableId="29EBB7E0" w16cex:dateUtc="2024-05-12T19:49:00Z"/>
  <w16cex:commentExtensible w16cex:durableId="0DF7D393" w16cex:dateUtc="2024-02-18T15:06:00Z"/>
  <w16cex:commentExtensible w16cex:durableId="2FE9284B" w16cex:dateUtc="2024-02-18T23:27:00Z"/>
  <w16cex:commentExtensible w16cex:durableId="29A4A20E" w16cex:dateUtc="2024-03-19T16:45:00Z"/>
  <w16cex:commentExtensible w16cex:durableId="4E12D8CC" w16cex:dateUtc="2024-02-01T21:53:00Z"/>
  <w16cex:commentExtensible w16cex:durableId="29A4A225" w16cex:dateUtc="2024-03-19T16:45:00Z"/>
  <w16cex:commentExtensible w16cex:durableId="29EBBAE5" w16cex:dateUtc="2024-05-12T20:02:00Z"/>
  <w16cex:commentExtensible w16cex:durableId="798DFDE4" w16cex:dateUtc="2024-02-01T21:54:00Z"/>
  <w16cex:commentExtensible w16cex:durableId="7FBC00DC" w16cex:dateUtc="2024-02-18T15:06:00Z"/>
  <w16cex:commentExtensible w16cex:durableId="52CC4B23" w16cex:dateUtc="2024-02-18T23:42:00Z"/>
  <w16cex:commentExtensible w16cex:durableId="3C67C4D4" w16cex:dateUtc="2024-02-18T23:45:00Z"/>
  <w16cex:commentExtensible w16cex:durableId="298344FE" w16cex:dateUtc="2024-02-23T15:23:00Z"/>
  <w16cex:commentExtensible w16cex:durableId="29A407D9" w16cex:dateUtc="2024-03-19T05:47:00Z"/>
  <w16cex:commentExtensible w16cex:durableId="6FAABFDE" w16cex:dateUtc="2024-02-18T23:50:00Z"/>
  <w16cex:commentExtensible w16cex:durableId="29EBBDA0" w16cex:dateUtc="2024-05-12T20:13:00Z"/>
  <w16cex:commentExtensible w16cex:durableId="53C03927" w16cex:dateUtc="2024-02-18T23:50:00Z"/>
  <w16cex:commentExtensible w16cex:durableId="1BB2D565" w16cex:dateUtc="2024-02-18T23:52:00Z"/>
  <w16cex:commentExtensible w16cex:durableId="29EBBE09" w16cex:dateUtc="2024-05-12T20:15:00Z"/>
  <w16cex:commentExtensible w16cex:durableId="29A6B62B" w16cex:dateUtc="2024-03-21T06:35:00Z"/>
  <w16cex:commentExtensible w16cex:durableId="2983459F" w16cex:dateUtc="2024-02-23T15:26:00Z"/>
  <w16cex:commentExtensible w16cex:durableId="29AA9FF8" w16cex:dateUtc="2024-03-24T05:50:00Z"/>
  <w16cex:commentExtensible w16cex:durableId="5D548877" w16cex:dateUtc="2024-02-18T15:09:00Z"/>
  <w16cex:commentExtensible w16cex:durableId="29A4A496" w16cex:dateUtc="2024-03-19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D957E6" w16cid:durableId="28B0EFB4"/>
  <w16cid:commentId w16cid:paraId="5609985D" w16cid:durableId="29DDF103"/>
  <w16cid:commentId w16cid:paraId="4649FF2D" w16cid:durableId="297F0F26"/>
  <w16cid:commentId w16cid:paraId="6A7C626E" w16cid:durableId="29DDF17F"/>
  <w16cid:commentId w16cid:paraId="41E4B194" w16cid:durableId="22DD2AB1"/>
  <w16cid:commentId w16cid:paraId="2CF50B12" w16cid:durableId="29DDF1ED"/>
  <w16cid:commentId w16cid:paraId="47C031C8" w16cid:durableId="297F0E9D"/>
  <w16cid:commentId w16cid:paraId="08FB9F5E" w16cid:durableId="5C15AC61"/>
  <w16cid:commentId w16cid:paraId="59FA0CF4" w16cid:durableId="29A52FD6"/>
  <w16cid:commentId w16cid:paraId="4BE042E5" w16cid:durableId="297F0EDF"/>
  <w16cid:commentId w16cid:paraId="2E80D983" w16cid:durableId="29DDF383"/>
  <w16cid:commentId w16cid:paraId="3FEE29F5" w16cid:durableId="297F0EFB"/>
  <w16cid:commentId w16cid:paraId="5BAAE5B3" w16cid:durableId="29DDF402"/>
  <w16cid:commentId w16cid:paraId="52FACEB8" w16cid:durableId="3AADC446"/>
  <w16cid:commentId w16cid:paraId="6B09383A" w16cid:durableId="02D3965C"/>
  <w16cid:commentId w16cid:paraId="0A4E9205" w16cid:durableId="29DDF467"/>
  <w16cid:commentId w16cid:paraId="5F42CD6A" w16cid:durableId="4D570B42"/>
  <w16cid:commentId w16cid:paraId="49E5B878" w16cid:durableId="29A52FF7"/>
  <w16cid:commentId w16cid:paraId="1A989D60" w16cid:durableId="297F0F6E"/>
  <w16cid:commentId w16cid:paraId="1602AE08" w16cid:durableId="29DDF4BB"/>
  <w16cid:commentId w16cid:paraId="308ADEC6" w16cid:durableId="297F0F56"/>
  <w16cid:commentId w16cid:paraId="72C39D16" w16cid:durableId="29DDF51C"/>
  <w16cid:commentId w16cid:paraId="4B603BFE" w16cid:durableId="4CF9F4E8"/>
  <w16cid:commentId w16cid:paraId="3571E63A" w16cid:durableId="297F0F8C"/>
  <w16cid:commentId w16cid:paraId="3A9D42ED" w16cid:durableId="29DDF565"/>
  <w16cid:commentId w16cid:paraId="2EE72C17" w16cid:durableId="20B07734"/>
  <w16cid:commentId w16cid:paraId="099C6591" w16cid:durableId="4891A35D"/>
  <w16cid:commentId w16cid:paraId="458869FC" w16cid:durableId="29DDF591"/>
  <w16cid:commentId w16cid:paraId="6FE07E38" w16cid:durableId="297F0FC2"/>
  <w16cid:commentId w16cid:paraId="270B2B7B" w16cid:durableId="29DDF5B3"/>
  <w16cid:commentId w16cid:paraId="2BD84284" w16cid:durableId="297F0FA5"/>
  <w16cid:commentId w16cid:paraId="43CA65B6" w16cid:durableId="29DDF860"/>
  <w16cid:commentId w16cid:paraId="3EEB68AC" w16cid:durableId="42998FE4"/>
  <w16cid:commentId w16cid:paraId="528ACC9A" w16cid:durableId="05A9694F"/>
  <w16cid:commentId w16cid:paraId="0B6AEF0B" w16cid:durableId="29A57E81"/>
  <w16cid:commentId w16cid:paraId="3C1BEE9C" w16cid:durableId="6C2AB21C"/>
  <w16cid:commentId w16cid:paraId="38C4B0FD" w16cid:durableId="596E9A25"/>
  <w16cid:commentId w16cid:paraId="082402A9" w16cid:durableId="29DDF975"/>
  <w16cid:commentId w16cid:paraId="4BABC6EB" w16cid:durableId="2A281E13"/>
  <w16cid:commentId w16cid:paraId="42A9747A" w16cid:durableId="29A3ECFD"/>
  <w16cid:commentId w16cid:paraId="075F5326" w16cid:durableId="297F0FD6"/>
  <w16cid:commentId w16cid:paraId="67AF45AA" w16cid:durableId="29A2C22F"/>
  <w16cid:commentId w16cid:paraId="05A34DD9" w16cid:durableId="317A7C1A"/>
  <w16cid:commentId w16cid:paraId="00F73814" w16cid:durableId="29DDFA48"/>
  <w16cid:commentId w16cid:paraId="582E2AFD" w16cid:durableId="297F0FEE"/>
  <w16cid:commentId w16cid:paraId="1C9855C1" w16cid:durableId="29DDFF7F"/>
  <w16cid:commentId w16cid:paraId="08A31B37" w16cid:durableId="2892037A"/>
  <w16cid:commentId w16cid:paraId="6C7AFE4D" w16cid:durableId="331CDCD8"/>
  <w16cid:commentId w16cid:paraId="5B9ECA6C" w16cid:durableId="29DE10C3"/>
  <w16cid:commentId w16cid:paraId="295A1EB7" w16cid:durableId="297F100A"/>
  <w16cid:commentId w16cid:paraId="74489B04" w16cid:durableId="29DDFBE4"/>
  <w16cid:commentId w16cid:paraId="31B77A55" w16cid:durableId="297F1065"/>
  <w16cid:commentId w16cid:paraId="46C2E8A0" w16cid:durableId="29DDFC12"/>
  <w16cid:commentId w16cid:paraId="2F098201" w16cid:durableId="5F712EA1"/>
  <w16cid:commentId w16cid:paraId="3938475C" w16cid:durableId="10A88D9B"/>
  <w16cid:commentId w16cid:paraId="3B211377" w16cid:durableId="297F1095"/>
  <w16cid:commentId w16cid:paraId="287F5919" w16cid:durableId="29DE12CA"/>
  <w16cid:commentId w16cid:paraId="35D3448A" w16cid:durableId="297F10F1"/>
  <w16cid:commentId w16cid:paraId="5D039896" w16cid:durableId="29DE17D2"/>
  <w16cid:commentId w16cid:paraId="16E42D38" w16cid:durableId="4CB19A6B"/>
  <w16cid:commentId w16cid:paraId="7924F4D0" w16cid:durableId="297F1137"/>
  <w16cid:commentId w16cid:paraId="232497F6" w16cid:durableId="29DE1840"/>
  <w16cid:commentId w16cid:paraId="3F8F5C97" w16cid:durableId="7DA158A8"/>
  <w16cid:commentId w16cid:paraId="282635CE" w16cid:durableId="29DE18AF"/>
  <w16cid:commentId w16cid:paraId="7B80E9C9" w16cid:durableId="6A76A1C5"/>
  <w16cid:commentId w16cid:paraId="0D2C09FD" w16cid:durableId="29DE1E0E"/>
  <w16cid:commentId w16cid:paraId="08624861" w16cid:durableId="002E267A"/>
  <w16cid:commentId w16cid:paraId="6950B459" w16cid:durableId="29DE201D"/>
  <w16cid:commentId w16cid:paraId="7C441103" w16cid:durableId="289FA37B"/>
  <w16cid:commentId w16cid:paraId="7042F732" w16cid:durableId="29DE20E1"/>
  <w16cid:commentId w16cid:paraId="1FCD7033" w16cid:durableId="297F117A"/>
  <w16cid:commentId w16cid:paraId="55E96B3D" w16cid:durableId="29A2C85C"/>
  <w16cid:commentId w16cid:paraId="16F58CB6" w16cid:durableId="29A582C1"/>
  <w16cid:commentId w16cid:paraId="19888251" w16cid:durableId="29A5E96B"/>
  <w16cid:commentId w16cid:paraId="316D6E8F" w16cid:durableId="04479EF5"/>
  <w16cid:commentId w16cid:paraId="48833A5C" w16cid:durableId="29DE2128"/>
  <w16cid:commentId w16cid:paraId="5ABBC0DF" w16cid:durableId="79A3A051"/>
  <w16cid:commentId w16cid:paraId="637B7244" w16cid:durableId="29DE2218"/>
  <w16cid:commentId w16cid:paraId="11AB236E" w16cid:durableId="297F1192"/>
  <w16cid:commentId w16cid:paraId="5E3B29EF" w16cid:durableId="29A2CEE6"/>
  <w16cid:commentId w16cid:paraId="3100C424" w16cid:durableId="3B067F6B"/>
  <w16cid:commentId w16cid:paraId="22245B61" w16cid:durableId="29DE225E"/>
  <w16cid:commentId w16cid:paraId="56EF652C" w16cid:durableId="09DD369D"/>
  <w16cid:commentId w16cid:paraId="0B7BFBBC" w16cid:durableId="18A833E2"/>
  <w16cid:commentId w16cid:paraId="27DF82C0" w16cid:durableId="54963A07"/>
  <w16cid:commentId w16cid:paraId="4C334D7C" w16cid:durableId="297F11CA"/>
  <w16cid:commentId w16cid:paraId="522C4301" w16cid:durableId="29EBC50E"/>
  <w16cid:commentId w16cid:paraId="7976A3BC" w16cid:durableId="3E23C402"/>
  <w16cid:commentId w16cid:paraId="77BEB748" w16cid:durableId="29DE22C2"/>
  <w16cid:commentId w16cid:paraId="711A4305" w16cid:durableId="4EE3FC49"/>
  <w16cid:commentId w16cid:paraId="3B43867A" w16cid:durableId="40884C57"/>
  <w16cid:commentId w16cid:paraId="073F83A5" w16cid:durableId="29DE23C9"/>
  <w16cid:commentId w16cid:paraId="48C5323D" w16cid:durableId="29DE2AF1"/>
  <w16cid:commentId w16cid:paraId="48425D38" w16cid:durableId="4778E1AA"/>
  <w16cid:commentId w16cid:paraId="5B753DE4" w16cid:durableId="29DE2AFE"/>
  <w16cid:commentId w16cid:paraId="1CF9A8E1" w16cid:durableId="2982E417"/>
  <w16cid:commentId w16cid:paraId="019BEF52" w16cid:durableId="29DE2DED"/>
  <w16cid:commentId w16cid:paraId="66985067" w16cid:durableId="29833B33"/>
  <w16cid:commentId w16cid:paraId="5599030C" w16cid:durableId="29DE2F49"/>
  <w16cid:commentId w16cid:paraId="4F3D142F" w16cid:durableId="2982E42A"/>
  <w16cid:commentId w16cid:paraId="21757CB7" w16cid:durableId="29DE2E28"/>
  <w16cid:commentId w16cid:paraId="4F4391A9" w16cid:durableId="7065B267"/>
  <w16cid:commentId w16cid:paraId="04117104" w16cid:durableId="6781DB20"/>
  <w16cid:commentId w16cid:paraId="2AD6A4F2" w16cid:durableId="29DE32EA"/>
  <w16cid:commentId w16cid:paraId="3F007602" w16cid:durableId="2982E650"/>
  <w16cid:commentId w16cid:paraId="2BDACB94" w16cid:durableId="29DE34DE"/>
  <w16cid:commentId w16cid:paraId="0A6C4F31" w16cid:durableId="2982E66E"/>
  <w16cid:commentId w16cid:paraId="5B57CC08" w16cid:durableId="29A3301F"/>
  <w16cid:commentId w16cid:paraId="5358D58D" w16cid:durableId="29833C9A"/>
  <w16cid:commentId w16cid:paraId="73D3119C" w16cid:durableId="29DE340B"/>
  <w16cid:commentId w16cid:paraId="4EE17147" w16cid:durableId="1D14471A"/>
  <w16cid:commentId w16cid:paraId="2294BB65" w16cid:durableId="29DE3585"/>
  <w16cid:commentId w16cid:paraId="3F765B23" w16cid:durableId="00E0C705"/>
  <w16cid:commentId w16cid:paraId="22DB4D8B" w16cid:durableId="29DE3594"/>
  <w16cid:commentId w16cid:paraId="756DE079" w16cid:durableId="2982E4BE"/>
  <w16cid:commentId w16cid:paraId="081F8CC7" w16cid:durableId="2982E3BC"/>
  <w16cid:commentId w16cid:paraId="3BF2ACB9" w16cid:durableId="29EBC13E"/>
  <w16cid:commentId w16cid:paraId="1DE07876" w16cid:durableId="29833FAB"/>
  <w16cid:commentId w16cid:paraId="353FD0C3" w16cid:durableId="29DE3AE3"/>
  <w16cid:commentId w16cid:paraId="215EF5CD" w16cid:durableId="2982E3E2"/>
  <w16cid:commentId w16cid:paraId="05F107C4" w16cid:durableId="29DE3B0B"/>
  <w16cid:commentId w16cid:paraId="23B9BF58" w16cid:durableId="5BA77DF7"/>
  <w16cid:commentId w16cid:paraId="69FBC977" w16cid:durableId="29A42F6C"/>
  <w16cid:commentId w16cid:paraId="5946AD15" w16cid:durableId="10C58263"/>
  <w16cid:commentId w16cid:paraId="2E753024" w16cid:durableId="3811576D"/>
  <w16cid:commentId w16cid:paraId="2C0D51EA" w16cid:durableId="29DE3B8A"/>
  <w16cid:commentId w16cid:paraId="1950BE23" w16cid:durableId="74CF83E1"/>
  <w16cid:commentId w16cid:paraId="75EE9198" w16cid:durableId="29DE3BEB"/>
  <w16cid:commentId w16cid:paraId="77D59660" w16cid:durableId="242E6F17"/>
  <w16cid:commentId w16cid:paraId="5CE48D80" w16cid:durableId="29DE3C3E"/>
  <w16cid:commentId w16cid:paraId="068EB577" w16cid:durableId="715AAFA2"/>
  <w16cid:commentId w16cid:paraId="3A50BB81" w16cid:durableId="0ECA4897"/>
  <w16cid:commentId w16cid:paraId="4266CA04" w16cid:durableId="29DE3F30"/>
  <w16cid:commentId w16cid:paraId="59D83D7F" w16cid:durableId="2982E6CD"/>
  <w16cid:commentId w16cid:paraId="4D739BA8" w16cid:durableId="29DF3834"/>
  <w16cid:commentId w16cid:paraId="1B4B4128" w16cid:durableId="1828037B"/>
  <w16cid:commentId w16cid:paraId="310F4AD0" w16cid:durableId="1AA40352"/>
  <w16cid:commentId w16cid:paraId="2FCC0BC9" w16cid:durableId="29DF3865"/>
  <w16cid:commentId w16cid:paraId="207D6963" w16cid:durableId="2982E6A1"/>
  <w16cid:commentId w16cid:paraId="77C7F0A5" w16cid:durableId="29DE4004"/>
  <w16cid:commentId w16cid:paraId="043D814B" w16cid:durableId="596A97B7"/>
  <w16cid:commentId w16cid:paraId="05A20A43" w16cid:durableId="5B4B8376"/>
  <w16cid:commentId w16cid:paraId="40596A05" w16cid:durableId="29EBC7A2"/>
  <w16cid:commentId w16cid:paraId="16FFEDD9" w16cid:durableId="417A810A"/>
  <w16cid:commentId w16cid:paraId="5964C333" w16cid:durableId="29DF3AA9"/>
  <w16cid:commentId w16cid:paraId="75DA38F9" w16cid:durableId="6CB3C387"/>
  <w16cid:commentId w16cid:paraId="58C3EF0E" w16cid:durableId="401D46F7"/>
  <w16cid:commentId w16cid:paraId="25A3E137" w16cid:durableId="2982E709"/>
  <w16cid:commentId w16cid:paraId="67528499" w16cid:durableId="2982E972"/>
  <w16cid:commentId w16cid:paraId="166C3F77" w16cid:durableId="29DF3C18"/>
  <w16cid:commentId w16cid:paraId="70D14320" w16cid:durableId="22500018"/>
  <w16cid:commentId w16cid:paraId="0C35F4C1" w16cid:durableId="2982E783"/>
  <w16cid:commentId w16cid:paraId="28344E16" w16cid:durableId="29A43EB6"/>
  <w16cid:commentId w16cid:paraId="26174D8D" w16cid:durableId="4C55B373"/>
  <w16cid:commentId w16cid:paraId="2848FEAD" w16cid:durableId="372B1E78"/>
  <w16cid:commentId w16cid:paraId="041769CC" w16cid:durableId="29E4DDC4"/>
  <w16cid:commentId w16cid:paraId="6BF09FE8" w16cid:durableId="298341F2"/>
  <w16cid:commentId w16cid:paraId="012B0568" w16cid:durableId="29E5DC8B"/>
  <w16cid:commentId w16cid:paraId="4BE2CB22" w16cid:durableId="2982E79F"/>
  <w16cid:commentId w16cid:paraId="1C0EAAE9" w16cid:durableId="29E5E15C"/>
  <w16cid:commentId w16cid:paraId="062567A8" w16cid:durableId="29834233"/>
  <w16cid:commentId w16cid:paraId="62AC82F4" w16cid:durableId="29E60447"/>
  <w16cid:commentId w16cid:paraId="2CEF08EA" w16cid:durableId="7A33FA09"/>
  <w16cid:commentId w16cid:paraId="57A1D3E9" w16cid:durableId="29E5E51D"/>
  <w16cid:commentId w16cid:paraId="1D1522F3" w16cid:durableId="2982E7C8"/>
  <w16cid:commentId w16cid:paraId="1D2411D1" w16cid:durableId="2982E7EB"/>
  <w16cid:commentId w16cid:paraId="580BCA1E" w16cid:durableId="29A440B2"/>
  <w16cid:commentId w16cid:paraId="67ABE5FA" w16cid:durableId="226251D4"/>
  <w16cid:commentId w16cid:paraId="48A28328" w16cid:durableId="3229C575"/>
  <w16cid:commentId w16cid:paraId="69F3F910" w16cid:durableId="29A6B74E"/>
  <w16cid:commentId w16cid:paraId="1290E961" w16cid:durableId="298342E7"/>
  <w16cid:commentId w16cid:paraId="2F319CD6" w16cid:durableId="29E5E62A"/>
  <w16cid:commentId w16cid:paraId="4BD6A7FA" w16cid:durableId="2982E82A"/>
  <w16cid:commentId w16cid:paraId="4A6BBEC2" w16cid:durableId="29A44115"/>
  <w16cid:commentId w16cid:paraId="2CB28006" w16cid:durableId="2983430C"/>
  <w16cid:commentId w16cid:paraId="0F454929" w16cid:durableId="29E5F088"/>
  <w16cid:commentId w16cid:paraId="40318316" w16cid:durableId="76935D65"/>
  <w16cid:commentId w16cid:paraId="073AF931" w16cid:durableId="58B82E69"/>
  <w16cid:commentId w16cid:paraId="74FB389A" w16cid:durableId="29E5EAC1"/>
  <w16cid:commentId w16cid:paraId="35CD9FC0" w16cid:durableId="2982E86A"/>
  <w16cid:commentId w16cid:paraId="5B67AE0D" w16cid:durableId="29A4449B"/>
  <w16cid:commentId w16cid:paraId="17A071C5" w16cid:durableId="2982E89C"/>
  <w16cid:commentId w16cid:paraId="62A89F2F" w16cid:durableId="29E5ECC0"/>
  <w16cid:commentId w16cid:paraId="4C7B0CD2" w16cid:durableId="2982E8B6"/>
  <w16cid:commentId w16cid:paraId="2689D9F7" w16cid:durableId="29E5F123"/>
  <w16cid:commentId w16cid:paraId="075AC5C0" w16cid:durableId="7C9B2C63"/>
  <w16cid:commentId w16cid:paraId="5AFD01B6" w16cid:durableId="29E5F158"/>
  <w16cid:commentId w16cid:paraId="5F081E01" w16cid:durableId="2982E937"/>
  <w16cid:commentId w16cid:paraId="03C96A09" w16cid:durableId="29E5F1BD"/>
  <w16cid:commentId w16cid:paraId="0DDEA57D" w16cid:durableId="2982E8F8"/>
  <w16cid:commentId w16cid:paraId="5B441C53" w16cid:durableId="2982E91D"/>
  <w16cid:commentId w16cid:paraId="3A6D772D" w16cid:durableId="7FCBD715"/>
  <w16cid:commentId w16cid:paraId="2B08053E" w16cid:durableId="29E603C8"/>
  <w16cid:commentId w16cid:paraId="37C402C4" w16cid:durableId="492A0B46"/>
  <w16cid:commentId w16cid:paraId="1B9698F9" w16cid:durableId="17A58014"/>
  <w16cid:commentId w16cid:paraId="3A535B5C" w16cid:durableId="29EB4D27"/>
  <w16cid:commentId w16cid:paraId="728CB439" w16cid:durableId="0A460099"/>
  <w16cid:commentId w16cid:paraId="7EEF8DB1" w16cid:durableId="29A456E8"/>
  <w16cid:commentId w16cid:paraId="1DC9C87A" w16cid:durableId="1678CAB2"/>
  <w16cid:commentId w16cid:paraId="79D15A8F" w16cid:durableId="29EB6031"/>
  <w16cid:commentId w16cid:paraId="5E11EE4C" w16cid:durableId="757A5DEC"/>
  <w16cid:commentId w16cid:paraId="0123622D" w16cid:durableId="29EB283B"/>
  <w16cid:commentId w16cid:paraId="0A20C430" w16cid:durableId="527AE7FB"/>
  <w16cid:commentId w16cid:paraId="408A2A90" w16cid:durableId="29A45766"/>
  <w16cid:commentId w16cid:paraId="054371B6" w16cid:durableId="29EB6633"/>
  <w16cid:commentId w16cid:paraId="46AA27F3" w16cid:durableId="29EB9CB8"/>
  <w16cid:commentId w16cid:paraId="131A5986" w16cid:durableId="5D336CE7"/>
  <w16cid:commentId w16cid:paraId="5D3A4A2B" w16cid:durableId="2982E9A2"/>
  <w16cid:commentId w16cid:paraId="215F7BFA" w16cid:durableId="29EB6634"/>
  <w16cid:commentId w16cid:paraId="583C292A" w16cid:durableId="4D24DE21"/>
  <w16cid:commentId w16cid:paraId="3B25CE8D" w16cid:durableId="792995AB"/>
  <w16cid:commentId w16cid:paraId="1553CF48" w16cid:durableId="2B991BAD"/>
  <w16cid:commentId w16cid:paraId="040026E6" w16cid:durableId="29EB66E6"/>
  <w16cid:commentId w16cid:paraId="41D06624" w16cid:durableId="5BDCB92E"/>
  <w16cid:commentId w16cid:paraId="720A17DF" w16cid:durableId="76125224"/>
  <w16cid:commentId w16cid:paraId="4F7372DA" w16cid:durableId="29EB9D13"/>
  <w16cid:commentId w16cid:paraId="1B901E24" w16cid:durableId="6BFBC141"/>
  <w16cid:commentId w16cid:paraId="526B2ECB" w16cid:durableId="6FECAA79"/>
  <w16cid:commentId w16cid:paraId="17F42831" w16cid:durableId="29EB9DA5"/>
  <w16cid:commentId w16cid:paraId="13A9E641" w16cid:durableId="1FD85BBA"/>
  <w16cid:commentId w16cid:paraId="0AC0403E" w16cid:durableId="29EB9E15"/>
  <w16cid:commentId w16cid:paraId="4F535DA6" w16cid:durableId="42C6A49B"/>
  <w16cid:commentId w16cid:paraId="07054624" w16cid:durableId="29A499B6"/>
  <w16cid:commentId w16cid:paraId="392102F9" w16cid:durableId="0C8AF100"/>
  <w16cid:commentId w16cid:paraId="12A7E512" w16cid:durableId="29A49C6B"/>
  <w16cid:commentId w16cid:paraId="1AF02AC9" w16cid:durableId="701AE641"/>
  <w16cid:commentId w16cid:paraId="0A85C403" w16cid:durableId="29A49CE0"/>
  <w16cid:commentId w16cid:paraId="6F99F9E5" w16cid:durableId="5F7D0BB8"/>
  <w16cid:commentId w16cid:paraId="39D2F959" w16cid:durableId="29A49CF5"/>
  <w16cid:commentId w16cid:paraId="4E44123A" w16cid:durableId="424553C0"/>
  <w16cid:commentId w16cid:paraId="0767271A" w16cid:durableId="29EBA6A3"/>
  <w16cid:commentId w16cid:paraId="0A0BC4D1" w16cid:durableId="13918C73"/>
  <w16cid:commentId w16cid:paraId="204C29BF" w16cid:durableId="29EBB4F0"/>
  <w16cid:commentId w16cid:paraId="071C3770" w16cid:durableId="781BF5FC"/>
  <w16cid:commentId w16cid:paraId="6FED434E" w16cid:durableId="29EBB572"/>
  <w16cid:commentId w16cid:paraId="34E89134" w16cid:durableId="20C98524"/>
  <w16cid:commentId w16cid:paraId="49B0C2CB" w16cid:durableId="29EBB63A"/>
  <w16cid:commentId w16cid:paraId="2471F229" w16cid:durableId="3687FDF3"/>
  <w16cid:commentId w16cid:paraId="57392CF0" w16cid:durableId="0064432E"/>
  <w16cid:commentId w16cid:paraId="7DF16612" w16cid:durableId="29EBB6A6"/>
  <w16cid:commentId w16cid:paraId="76C249A4" w16cid:durableId="29E5EB0E"/>
  <w16cid:commentId w16cid:paraId="36809B47" w16cid:durableId="29EBB7E0"/>
  <w16cid:commentId w16cid:paraId="7E18A62A" w16cid:durableId="0DF7D393"/>
  <w16cid:commentId w16cid:paraId="3D478B11" w16cid:durableId="2FE9284B"/>
  <w16cid:commentId w16cid:paraId="5C2392BC" w16cid:durableId="29A4A20E"/>
  <w16cid:commentId w16cid:paraId="1ACF4FD6" w16cid:durableId="4E12D8CC"/>
  <w16cid:commentId w16cid:paraId="60CC9430" w16cid:durableId="29A4A225"/>
  <w16cid:commentId w16cid:paraId="319789BC" w16cid:durableId="29EBBAE5"/>
  <w16cid:commentId w16cid:paraId="43916335" w16cid:durableId="798DFDE4"/>
  <w16cid:commentId w16cid:paraId="6CABAC5F" w16cid:durableId="7FBC00DC"/>
  <w16cid:commentId w16cid:paraId="094EF044" w16cid:durableId="52CC4B23"/>
  <w16cid:commentId w16cid:paraId="00B840CD" w16cid:durableId="3C67C4D4"/>
  <w16cid:commentId w16cid:paraId="6D59B789" w16cid:durableId="298344FE"/>
  <w16cid:commentId w16cid:paraId="4E8DCC15" w16cid:durableId="29A407D9"/>
  <w16cid:commentId w16cid:paraId="3C073F92" w16cid:durableId="6FAABFDE"/>
  <w16cid:commentId w16cid:paraId="7787CBA3" w16cid:durableId="29EBBDA0"/>
  <w16cid:commentId w16cid:paraId="0F08A108" w16cid:durableId="53C03927"/>
  <w16cid:commentId w16cid:paraId="590EC630" w16cid:durableId="1BB2D565"/>
  <w16cid:commentId w16cid:paraId="5BB38FE0" w16cid:durableId="29EBBE09"/>
  <w16cid:commentId w16cid:paraId="3401BEBA" w16cid:durableId="29A6B62B"/>
  <w16cid:commentId w16cid:paraId="064375FB" w16cid:durableId="2983459F"/>
  <w16cid:commentId w16cid:paraId="27BD3561" w16cid:durableId="29AA9FF8"/>
  <w16cid:commentId w16cid:paraId="3F9D405B" w16cid:durableId="5D548877"/>
  <w16cid:commentId w16cid:paraId="0C71A96F" w16cid:durableId="29A4A4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28FD3" w14:textId="77777777" w:rsidR="00AA5571" w:rsidRDefault="00AA5571" w:rsidP="00593CAA">
      <w:r>
        <w:separator/>
      </w:r>
    </w:p>
  </w:endnote>
  <w:endnote w:type="continuationSeparator" w:id="0">
    <w:p w14:paraId="1395D9F3" w14:textId="77777777" w:rsidR="00AA5571" w:rsidRDefault="00AA5571" w:rsidP="00593CAA">
      <w:r>
        <w:continuationSeparator/>
      </w:r>
    </w:p>
  </w:endnote>
  <w:endnote w:type="continuationNotice" w:id="1">
    <w:p w14:paraId="306D994D" w14:textId="77777777" w:rsidR="00AA5571" w:rsidRDefault="00AA55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0F0D6" w14:textId="77777777" w:rsidR="00AA5571" w:rsidRDefault="00AA5571" w:rsidP="00593CAA">
      <w:r>
        <w:separator/>
      </w:r>
    </w:p>
  </w:footnote>
  <w:footnote w:type="continuationSeparator" w:id="0">
    <w:p w14:paraId="736E7A6F" w14:textId="77777777" w:rsidR="00AA5571" w:rsidRDefault="00AA5571" w:rsidP="00593CAA">
      <w:r>
        <w:continuationSeparator/>
      </w:r>
    </w:p>
  </w:footnote>
  <w:footnote w:type="continuationNotice" w:id="1">
    <w:p w14:paraId="0E6E02A9" w14:textId="77777777" w:rsidR="00AA5571" w:rsidRDefault="00AA557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My Luong Vuong">
    <w15:presenceInfo w15:providerId="AD" w15:userId="S::myluong.vuong@kuleuven.be::3a095926-c094-4dc5-9520-da494b4df4d0"/>
  </w15:person>
  <w15:person w15:author="Brüggemann, Roger">
    <w15:presenceInfo w15:providerId="AD" w15:userId="S::Roger.Bruggemann@radboudumc.nl::9dd4afc6-2509-432b-850d-89f075e1e9d7"/>
  </w15:person>
  <w15:person w15:author="Sophie Stocker">
    <w15:presenceInfo w15:providerId="AD" w15:userId="S::sophie.stocker@sydney.edu.au::c4da9cf4-43b0-4f05-84f2-e2b1d3f8cd4d"/>
  </w15:person>
  <w15:person w15:author="Jan-Willem Alffenaar">
    <w15:presenceInfo w15:providerId="AD" w15:userId="S::johannes.alffenaar@sydney.edu.au::02f740e7-48e1-4de5-ac6a-b3751a759522"/>
  </w15:person>
  <w15:person w15:author="Indy Sandaradura">
    <w15:presenceInfo w15:providerId="AD" w15:userId="S::indy.sandaradura@health.nsw.gov.au::153b83ff-c786-470a-bb7b-d1583fb7e530"/>
  </w15:person>
  <w15:person w15:author="Wicha, Sebastian">
    <w15:presenceInfo w15:providerId="AD" w15:userId="S::sebastian.wicha@uni-hamburg.de::db44f4c9-3c4e-46eb-9b3c-d977dbc97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3&lt;/item&gt;&lt;item&gt;4&lt;/item&gt;&lt;item&gt;5&lt;/item&gt;&lt;item&gt;6&lt;/item&gt;&lt;item&gt;7&lt;/item&gt;&lt;item&gt;8&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8&lt;/item&gt;&lt;item&gt;72&lt;/item&gt;&lt;item&gt;73&lt;/item&gt;&lt;item&gt;74&lt;/item&gt;&lt;item&gt;75&lt;/item&gt;&lt;item&gt;77&lt;/item&gt;&lt;item&gt;78&lt;/item&gt;&lt;item&gt;79&lt;/item&gt;&lt;item&gt;80&lt;/item&gt;&lt;item&gt;81&lt;/item&gt;&lt;item&gt;82&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5008"/>
    <w:rsid w:val="000054B0"/>
    <w:rsid w:val="000056A8"/>
    <w:rsid w:val="00006708"/>
    <w:rsid w:val="0000694F"/>
    <w:rsid w:val="00006A93"/>
    <w:rsid w:val="0000758C"/>
    <w:rsid w:val="000078AC"/>
    <w:rsid w:val="000078AF"/>
    <w:rsid w:val="00007D5B"/>
    <w:rsid w:val="00010229"/>
    <w:rsid w:val="00010298"/>
    <w:rsid w:val="0001053A"/>
    <w:rsid w:val="00010937"/>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B"/>
    <w:rsid w:val="0002535A"/>
    <w:rsid w:val="000254A2"/>
    <w:rsid w:val="000255CF"/>
    <w:rsid w:val="00025A30"/>
    <w:rsid w:val="00025CB1"/>
    <w:rsid w:val="0002635B"/>
    <w:rsid w:val="00026643"/>
    <w:rsid w:val="00026B5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A42"/>
    <w:rsid w:val="00045BCE"/>
    <w:rsid w:val="00045C42"/>
    <w:rsid w:val="00045E2C"/>
    <w:rsid w:val="000461F0"/>
    <w:rsid w:val="00046914"/>
    <w:rsid w:val="00047164"/>
    <w:rsid w:val="00047461"/>
    <w:rsid w:val="0004753D"/>
    <w:rsid w:val="00047D64"/>
    <w:rsid w:val="00047E03"/>
    <w:rsid w:val="00050360"/>
    <w:rsid w:val="0005039A"/>
    <w:rsid w:val="000509CC"/>
    <w:rsid w:val="0005105E"/>
    <w:rsid w:val="00051426"/>
    <w:rsid w:val="00051790"/>
    <w:rsid w:val="00051938"/>
    <w:rsid w:val="00051A6C"/>
    <w:rsid w:val="00051A95"/>
    <w:rsid w:val="00053064"/>
    <w:rsid w:val="0005376E"/>
    <w:rsid w:val="0005389A"/>
    <w:rsid w:val="00053A0A"/>
    <w:rsid w:val="00053E2C"/>
    <w:rsid w:val="00054667"/>
    <w:rsid w:val="00054C4F"/>
    <w:rsid w:val="00054F2F"/>
    <w:rsid w:val="00055089"/>
    <w:rsid w:val="0005525B"/>
    <w:rsid w:val="00055265"/>
    <w:rsid w:val="00055E26"/>
    <w:rsid w:val="00056090"/>
    <w:rsid w:val="00056FF0"/>
    <w:rsid w:val="000576C6"/>
    <w:rsid w:val="0005797E"/>
    <w:rsid w:val="00057C16"/>
    <w:rsid w:val="00057CF0"/>
    <w:rsid w:val="00060879"/>
    <w:rsid w:val="00060A09"/>
    <w:rsid w:val="00061E3A"/>
    <w:rsid w:val="00062123"/>
    <w:rsid w:val="0006232A"/>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F5C"/>
    <w:rsid w:val="00080449"/>
    <w:rsid w:val="00080524"/>
    <w:rsid w:val="0008076C"/>
    <w:rsid w:val="000808E4"/>
    <w:rsid w:val="00080F35"/>
    <w:rsid w:val="00081F03"/>
    <w:rsid w:val="00082D86"/>
    <w:rsid w:val="000830E7"/>
    <w:rsid w:val="0008378B"/>
    <w:rsid w:val="00083BC1"/>
    <w:rsid w:val="00083C79"/>
    <w:rsid w:val="00083CAF"/>
    <w:rsid w:val="0008414D"/>
    <w:rsid w:val="000842C2"/>
    <w:rsid w:val="0008452E"/>
    <w:rsid w:val="00084DAF"/>
    <w:rsid w:val="00084E05"/>
    <w:rsid w:val="000852B3"/>
    <w:rsid w:val="00085ED2"/>
    <w:rsid w:val="0008755F"/>
    <w:rsid w:val="000878AC"/>
    <w:rsid w:val="00087F50"/>
    <w:rsid w:val="000902AF"/>
    <w:rsid w:val="00090F1D"/>
    <w:rsid w:val="00091057"/>
    <w:rsid w:val="00091227"/>
    <w:rsid w:val="00091CB8"/>
    <w:rsid w:val="00091CF0"/>
    <w:rsid w:val="00091F8D"/>
    <w:rsid w:val="00092485"/>
    <w:rsid w:val="000926FF"/>
    <w:rsid w:val="000929A3"/>
    <w:rsid w:val="00092B52"/>
    <w:rsid w:val="00092DAB"/>
    <w:rsid w:val="00092DAC"/>
    <w:rsid w:val="00093820"/>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C69"/>
    <w:rsid w:val="000A07E1"/>
    <w:rsid w:val="000A0B13"/>
    <w:rsid w:val="000A1607"/>
    <w:rsid w:val="000A2447"/>
    <w:rsid w:val="000A2C96"/>
    <w:rsid w:val="000A34FA"/>
    <w:rsid w:val="000A35AE"/>
    <w:rsid w:val="000A39E1"/>
    <w:rsid w:val="000A4196"/>
    <w:rsid w:val="000A45BA"/>
    <w:rsid w:val="000A495C"/>
    <w:rsid w:val="000A4A2D"/>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9CC"/>
    <w:rsid w:val="000E15F8"/>
    <w:rsid w:val="000E18D7"/>
    <w:rsid w:val="000E1D50"/>
    <w:rsid w:val="000E1F0D"/>
    <w:rsid w:val="000E22C9"/>
    <w:rsid w:val="000E3998"/>
    <w:rsid w:val="000E3CA1"/>
    <w:rsid w:val="000E47A6"/>
    <w:rsid w:val="000E4846"/>
    <w:rsid w:val="000E54B9"/>
    <w:rsid w:val="000E5E32"/>
    <w:rsid w:val="000E5EEA"/>
    <w:rsid w:val="000E604D"/>
    <w:rsid w:val="000E671B"/>
    <w:rsid w:val="000E756A"/>
    <w:rsid w:val="000E78F0"/>
    <w:rsid w:val="000E7B66"/>
    <w:rsid w:val="000E7C17"/>
    <w:rsid w:val="000E7E3F"/>
    <w:rsid w:val="000F012D"/>
    <w:rsid w:val="000F01CC"/>
    <w:rsid w:val="000F0336"/>
    <w:rsid w:val="000F126E"/>
    <w:rsid w:val="000F1BF8"/>
    <w:rsid w:val="000F28F8"/>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C3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26C"/>
    <w:rsid w:val="00180F34"/>
    <w:rsid w:val="0018159C"/>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72F5"/>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DA7"/>
    <w:rsid w:val="00197631"/>
    <w:rsid w:val="00197FBF"/>
    <w:rsid w:val="001A02C2"/>
    <w:rsid w:val="001A0946"/>
    <w:rsid w:val="001A0B76"/>
    <w:rsid w:val="001A0CDA"/>
    <w:rsid w:val="001A0DD3"/>
    <w:rsid w:val="001A0DF5"/>
    <w:rsid w:val="001A1334"/>
    <w:rsid w:val="001A140A"/>
    <w:rsid w:val="001A14D8"/>
    <w:rsid w:val="001A23A6"/>
    <w:rsid w:val="001A26CE"/>
    <w:rsid w:val="001A2DC4"/>
    <w:rsid w:val="001A2DCE"/>
    <w:rsid w:val="001A33DD"/>
    <w:rsid w:val="001A56DC"/>
    <w:rsid w:val="001A675D"/>
    <w:rsid w:val="001A6B0E"/>
    <w:rsid w:val="001A6D2C"/>
    <w:rsid w:val="001A74D0"/>
    <w:rsid w:val="001A7D62"/>
    <w:rsid w:val="001A7EB9"/>
    <w:rsid w:val="001A7ECE"/>
    <w:rsid w:val="001B08F1"/>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42F"/>
    <w:rsid w:val="001C4782"/>
    <w:rsid w:val="001C49AB"/>
    <w:rsid w:val="001C4D5E"/>
    <w:rsid w:val="001C5151"/>
    <w:rsid w:val="001C582D"/>
    <w:rsid w:val="001C6163"/>
    <w:rsid w:val="001C6240"/>
    <w:rsid w:val="001C6687"/>
    <w:rsid w:val="001C6F2C"/>
    <w:rsid w:val="001C7CC4"/>
    <w:rsid w:val="001D0143"/>
    <w:rsid w:val="001D0393"/>
    <w:rsid w:val="001D0764"/>
    <w:rsid w:val="001D0F9F"/>
    <w:rsid w:val="001D131B"/>
    <w:rsid w:val="001D2B7D"/>
    <w:rsid w:val="001D2E6A"/>
    <w:rsid w:val="001D315F"/>
    <w:rsid w:val="001D35D4"/>
    <w:rsid w:val="001D3C4A"/>
    <w:rsid w:val="001D4AEC"/>
    <w:rsid w:val="001D5190"/>
    <w:rsid w:val="001D541F"/>
    <w:rsid w:val="001D56DE"/>
    <w:rsid w:val="001D58CE"/>
    <w:rsid w:val="001D5917"/>
    <w:rsid w:val="001D6740"/>
    <w:rsid w:val="001D6AED"/>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F00"/>
    <w:rsid w:val="001E51EC"/>
    <w:rsid w:val="001E5203"/>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9E6"/>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1009"/>
    <w:rsid w:val="00201486"/>
    <w:rsid w:val="00201561"/>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3BB"/>
    <w:rsid w:val="00221AE5"/>
    <w:rsid w:val="00221CB3"/>
    <w:rsid w:val="00221E79"/>
    <w:rsid w:val="00222286"/>
    <w:rsid w:val="00222650"/>
    <w:rsid w:val="002229A5"/>
    <w:rsid w:val="00222A5D"/>
    <w:rsid w:val="00222C11"/>
    <w:rsid w:val="00222F9A"/>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FC4"/>
    <w:rsid w:val="002432F7"/>
    <w:rsid w:val="0024361E"/>
    <w:rsid w:val="0024399C"/>
    <w:rsid w:val="00243C32"/>
    <w:rsid w:val="00244206"/>
    <w:rsid w:val="0024430C"/>
    <w:rsid w:val="00244451"/>
    <w:rsid w:val="00244653"/>
    <w:rsid w:val="002446ED"/>
    <w:rsid w:val="00244A5D"/>
    <w:rsid w:val="00244CA1"/>
    <w:rsid w:val="00245C82"/>
    <w:rsid w:val="002463AC"/>
    <w:rsid w:val="00246952"/>
    <w:rsid w:val="0024699D"/>
    <w:rsid w:val="00246D73"/>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706"/>
    <w:rsid w:val="002774C3"/>
    <w:rsid w:val="0027770D"/>
    <w:rsid w:val="002778BF"/>
    <w:rsid w:val="00277B05"/>
    <w:rsid w:val="00277BBA"/>
    <w:rsid w:val="00277D91"/>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6614"/>
    <w:rsid w:val="0028672A"/>
    <w:rsid w:val="00286954"/>
    <w:rsid w:val="00287C66"/>
    <w:rsid w:val="0029012B"/>
    <w:rsid w:val="00290813"/>
    <w:rsid w:val="00290A33"/>
    <w:rsid w:val="00290CD3"/>
    <w:rsid w:val="002912AC"/>
    <w:rsid w:val="002919B4"/>
    <w:rsid w:val="00291F87"/>
    <w:rsid w:val="00292106"/>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F55"/>
    <w:rsid w:val="002A63E1"/>
    <w:rsid w:val="002A6419"/>
    <w:rsid w:val="002A6B40"/>
    <w:rsid w:val="002A6C23"/>
    <w:rsid w:val="002A6C27"/>
    <w:rsid w:val="002A6DD1"/>
    <w:rsid w:val="002A6E12"/>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57F6"/>
    <w:rsid w:val="0036609B"/>
    <w:rsid w:val="00366783"/>
    <w:rsid w:val="00366788"/>
    <w:rsid w:val="00367263"/>
    <w:rsid w:val="00367AC2"/>
    <w:rsid w:val="00370016"/>
    <w:rsid w:val="00371087"/>
    <w:rsid w:val="003713E8"/>
    <w:rsid w:val="003718D3"/>
    <w:rsid w:val="00372158"/>
    <w:rsid w:val="00372464"/>
    <w:rsid w:val="003725B7"/>
    <w:rsid w:val="00372B3E"/>
    <w:rsid w:val="00373B90"/>
    <w:rsid w:val="003747E7"/>
    <w:rsid w:val="00374A63"/>
    <w:rsid w:val="00374AB3"/>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528"/>
    <w:rsid w:val="00386733"/>
    <w:rsid w:val="00386895"/>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40A5"/>
    <w:rsid w:val="00394374"/>
    <w:rsid w:val="00394856"/>
    <w:rsid w:val="00394AAC"/>
    <w:rsid w:val="00394C8E"/>
    <w:rsid w:val="00394D15"/>
    <w:rsid w:val="00394E23"/>
    <w:rsid w:val="003954E1"/>
    <w:rsid w:val="00395A2C"/>
    <w:rsid w:val="00395D4A"/>
    <w:rsid w:val="0039626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31CA"/>
    <w:rsid w:val="003A38AE"/>
    <w:rsid w:val="003A43DA"/>
    <w:rsid w:val="003A4C44"/>
    <w:rsid w:val="003A4C79"/>
    <w:rsid w:val="003A56B0"/>
    <w:rsid w:val="003A5877"/>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1406"/>
    <w:rsid w:val="003E2590"/>
    <w:rsid w:val="003E286F"/>
    <w:rsid w:val="003E3831"/>
    <w:rsid w:val="003E400E"/>
    <w:rsid w:val="003E42FC"/>
    <w:rsid w:val="003E4D29"/>
    <w:rsid w:val="003E4E7D"/>
    <w:rsid w:val="003E502A"/>
    <w:rsid w:val="003E54AF"/>
    <w:rsid w:val="003E6BEA"/>
    <w:rsid w:val="003E6D6E"/>
    <w:rsid w:val="003E73B0"/>
    <w:rsid w:val="003E7E81"/>
    <w:rsid w:val="003F0240"/>
    <w:rsid w:val="003F03B0"/>
    <w:rsid w:val="003F06A7"/>
    <w:rsid w:val="003F0719"/>
    <w:rsid w:val="003F0D07"/>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C52"/>
    <w:rsid w:val="00414373"/>
    <w:rsid w:val="00414394"/>
    <w:rsid w:val="00414B71"/>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960"/>
    <w:rsid w:val="00427372"/>
    <w:rsid w:val="004276D1"/>
    <w:rsid w:val="004278C0"/>
    <w:rsid w:val="00427B5A"/>
    <w:rsid w:val="0043017A"/>
    <w:rsid w:val="004305D5"/>
    <w:rsid w:val="00430C7C"/>
    <w:rsid w:val="00430CA7"/>
    <w:rsid w:val="004318FB"/>
    <w:rsid w:val="00432B4D"/>
    <w:rsid w:val="00434600"/>
    <w:rsid w:val="00434683"/>
    <w:rsid w:val="00434858"/>
    <w:rsid w:val="00434E1C"/>
    <w:rsid w:val="00434E7B"/>
    <w:rsid w:val="00435ADB"/>
    <w:rsid w:val="00436BE8"/>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F10"/>
    <w:rsid w:val="00452F49"/>
    <w:rsid w:val="00453C63"/>
    <w:rsid w:val="00453E28"/>
    <w:rsid w:val="00453F43"/>
    <w:rsid w:val="0045449B"/>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C15"/>
    <w:rsid w:val="00464461"/>
    <w:rsid w:val="004648A1"/>
    <w:rsid w:val="00464C8B"/>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336D"/>
    <w:rsid w:val="004734AA"/>
    <w:rsid w:val="004736EF"/>
    <w:rsid w:val="004739AE"/>
    <w:rsid w:val="00473E38"/>
    <w:rsid w:val="00474F6F"/>
    <w:rsid w:val="004750B5"/>
    <w:rsid w:val="004750FF"/>
    <w:rsid w:val="00475E0F"/>
    <w:rsid w:val="004766F3"/>
    <w:rsid w:val="004769A0"/>
    <w:rsid w:val="00477B65"/>
    <w:rsid w:val="00477EDB"/>
    <w:rsid w:val="0048055A"/>
    <w:rsid w:val="00480AB9"/>
    <w:rsid w:val="00480B18"/>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ADA"/>
    <w:rsid w:val="004C3B1E"/>
    <w:rsid w:val="004C3C67"/>
    <w:rsid w:val="004C41FD"/>
    <w:rsid w:val="004C4ABE"/>
    <w:rsid w:val="004C4D78"/>
    <w:rsid w:val="004C5678"/>
    <w:rsid w:val="004C57EA"/>
    <w:rsid w:val="004C5C52"/>
    <w:rsid w:val="004C5EB0"/>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509"/>
    <w:rsid w:val="004F457B"/>
    <w:rsid w:val="004F48A9"/>
    <w:rsid w:val="004F4B70"/>
    <w:rsid w:val="004F541D"/>
    <w:rsid w:val="004F585C"/>
    <w:rsid w:val="004F5934"/>
    <w:rsid w:val="004F5AB6"/>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6F7"/>
    <w:rsid w:val="00501A8D"/>
    <w:rsid w:val="00503450"/>
    <w:rsid w:val="005035BB"/>
    <w:rsid w:val="00503F9F"/>
    <w:rsid w:val="005042B0"/>
    <w:rsid w:val="00504D29"/>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A54"/>
    <w:rsid w:val="00517A6D"/>
    <w:rsid w:val="00517C91"/>
    <w:rsid w:val="00517D98"/>
    <w:rsid w:val="005203B0"/>
    <w:rsid w:val="00520435"/>
    <w:rsid w:val="00520581"/>
    <w:rsid w:val="00520C78"/>
    <w:rsid w:val="0052252C"/>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F7B"/>
    <w:rsid w:val="0053304B"/>
    <w:rsid w:val="0053316B"/>
    <w:rsid w:val="005331F7"/>
    <w:rsid w:val="005335FD"/>
    <w:rsid w:val="0053381E"/>
    <w:rsid w:val="00533C71"/>
    <w:rsid w:val="00534990"/>
    <w:rsid w:val="00534E3E"/>
    <w:rsid w:val="00535713"/>
    <w:rsid w:val="0053582F"/>
    <w:rsid w:val="00535906"/>
    <w:rsid w:val="00535EFD"/>
    <w:rsid w:val="00535F1D"/>
    <w:rsid w:val="0053691C"/>
    <w:rsid w:val="00536C00"/>
    <w:rsid w:val="00536DB6"/>
    <w:rsid w:val="00536F4B"/>
    <w:rsid w:val="00537809"/>
    <w:rsid w:val="00537CAF"/>
    <w:rsid w:val="0054022B"/>
    <w:rsid w:val="00540308"/>
    <w:rsid w:val="0054087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B2A"/>
    <w:rsid w:val="00571D1F"/>
    <w:rsid w:val="00571D3D"/>
    <w:rsid w:val="00572697"/>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FD"/>
    <w:rsid w:val="00585AA6"/>
    <w:rsid w:val="005864D3"/>
    <w:rsid w:val="00586647"/>
    <w:rsid w:val="005866D3"/>
    <w:rsid w:val="00587330"/>
    <w:rsid w:val="005877DB"/>
    <w:rsid w:val="00590011"/>
    <w:rsid w:val="0059037C"/>
    <w:rsid w:val="005904F2"/>
    <w:rsid w:val="00591292"/>
    <w:rsid w:val="00591383"/>
    <w:rsid w:val="00591A84"/>
    <w:rsid w:val="00591B93"/>
    <w:rsid w:val="00591C70"/>
    <w:rsid w:val="00591E6D"/>
    <w:rsid w:val="0059275C"/>
    <w:rsid w:val="00592AB3"/>
    <w:rsid w:val="00592D8E"/>
    <w:rsid w:val="00592F1C"/>
    <w:rsid w:val="0059300F"/>
    <w:rsid w:val="005933DE"/>
    <w:rsid w:val="00593C78"/>
    <w:rsid w:val="00593CAA"/>
    <w:rsid w:val="00594291"/>
    <w:rsid w:val="005945BF"/>
    <w:rsid w:val="00594803"/>
    <w:rsid w:val="0059488E"/>
    <w:rsid w:val="005948F0"/>
    <w:rsid w:val="00594BB6"/>
    <w:rsid w:val="00594C8C"/>
    <w:rsid w:val="00594D70"/>
    <w:rsid w:val="005958FE"/>
    <w:rsid w:val="00595E8E"/>
    <w:rsid w:val="00595FB7"/>
    <w:rsid w:val="0059609A"/>
    <w:rsid w:val="0059685A"/>
    <w:rsid w:val="00596890"/>
    <w:rsid w:val="0059694E"/>
    <w:rsid w:val="00596EC9"/>
    <w:rsid w:val="00597307"/>
    <w:rsid w:val="0059748A"/>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642"/>
    <w:rsid w:val="005B5755"/>
    <w:rsid w:val="005B5E12"/>
    <w:rsid w:val="005B68BF"/>
    <w:rsid w:val="005B6958"/>
    <w:rsid w:val="005B69ED"/>
    <w:rsid w:val="005B6FBC"/>
    <w:rsid w:val="005B79C8"/>
    <w:rsid w:val="005B7C83"/>
    <w:rsid w:val="005B7E8A"/>
    <w:rsid w:val="005C0756"/>
    <w:rsid w:val="005C12C9"/>
    <w:rsid w:val="005C1401"/>
    <w:rsid w:val="005C160A"/>
    <w:rsid w:val="005C1641"/>
    <w:rsid w:val="005C1797"/>
    <w:rsid w:val="005C1837"/>
    <w:rsid w:val="005C18E0"/>
    <w:rsid w:val="005C216D"/>
    <w:rsid w:val="005C23F9"/>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705"/>
    <w:rsid w:val="005D19B8"/>
    <w:rsid w:val="005D1C63"/>
    <w:rsid w:val="005D21F9"/>
    <w:rsid w:val="005D2944"/>
    <w:rsid w:val="005D2971"/>
    <w:rsid w:val="005D2DC1"/>
    <w:rsid w:val="005D33F2"/>
    <w:rsid w:val="005D4C8F"/>
    <w:rsid w:val="005D4ECC"/>
    <w:rsid w:val="005D5472"/>
    <w:rsid w:val="005D5ED7"/>
    <w:rsid w:val="005D6324"/>
    <w:rsid w:val="005D6434"/>
    <w:rsid w:val="005D6876"/>
    <w:rsid w:val="005D6AE0"/>
    <w:rsid w:val="005D6BEB"/>
    <w:rsid w:val="005D6F0D"/>
    <w:rsid w:val="005D704D"/>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C59"/>
    <w:rsid w:val="005E5D57"/>
    <w:rsid w:val="005E6782"/>
    <w:rsid w:val="005E67EF"/>
    <w:rsid w:val="005E6C50"/>
    <w:rsid w:val="005E7312"/>
    <w:rsid w:val="005E741E"/>
    <w:rsid w:val="005E745F"/>
    <w:rsid w:val="005E768B"/>
    <w:rsid w:val="005E77DE"/>
    <w:rsid w:val="005E7AD1"/>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20EF"/>
    <w:rsid w:val="00602549"/>
    <w:rsid w:val="006029FD"/>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10131"/>
    <w:rsid w:val="006103BA"/>
    <w:rsid w:val="006105EB"/>
    <w:rsid w:val="0061073B"/>
    <w:rsid w:val="0061134B"/>
    <w:rsid w:val="006116CB"/>
    <w:rsid w:val="00611BD5"/>
    <w:rsid w:val="00612626"/>
    <w:rsid w:val="00612C31"/>
    <w:rsid w:val="00612D7F"/>
    <w:rsid w:val="00612EF0"/>
    <w:rsid w:val="0061304B"/>
    <w:rsid w:val="00613AD8"/>
    <w:rsid w:val="00613FEF"/>
    <w:rsid w:val="006146C9"/>
    <w:rsid w:val="00614B29"/>
    <w:rsid w:val="00614D42"/>
    <w:rsid w:val="00614F0D"/>
    <w:rsid w:val="0061530A"/>
    <w:rsid w:val="006155E8"/>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D1B"/>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9DC"/>
    <w:rsid w:val="00646C93"/>
    <w:rsid w:val="00646FA4"/>
    <w:rsid w:val="006477F0"/>
    <w:rsid w:val="00647A01"/>
    <w:rsid w:val="00647E47"/>
    <w:rsid w:val="006503FD"/>
    <w:rsid w:val="00650A79"/>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6B4A"/>
    <w:rsid w:val="006678D5"/>
    <w:rsid w:val="006679E7"/>
    <w:rsid w:val="00667B65"/>
    <w:rsid w:val="0067069E"/>
    <w:rsid w:val="006719D7"/>
    <w:rsid w:val="00671D20"/>
    <w:rsid w:val="0067276C"/>
    <w:rsid w:val="00672EA5"/>
    <w:rsid w:val="00673031"/>
    <w:rsid w:val="0067351A"/>
    <w:rsid w:val="00674B31"/>
    <w:rsid w:val="00674BB7"/>
    <w:rsid w:val="00674E28"/>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F2D"/>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AE8"/>
    <w:rsid w:val="006A226C"/>
    <w:rsid w:val="006A262D"/>
    <w:rsid w:val="006A286B"/>
    <w:rsid w:val="006A2F2F"/>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400"/>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FBE"/>
    <w:rsid w:val="006B7442"/>
    <w:rsid w:val="006B78A2"/>
    <w:rsid w:val="006B795E"/>
    <w:rsid w:val="006B7BE6"/>
    <w:rsid w:val="006B7C8A"/>
    <w:rsid w:val="006C07FF"/>
    <w:rsid w:val="006C0C9D"/>
    <w:rsid w:val="006C127E"/>
    <w:rsid w:val="006C13C9"/>
    <w:rsid w:val="006C2335"/>
    <w:rsid w:val="006C2377"/>
    <w:rsid w:val="006C23D1"/>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D15"/>
    <w:rsid w:val="006E3EBD"/>
    <w:rsid w:val="006E4092"/>
    <w:rsid w:val="006E41A0"/>
    <w:rsid w:val="006E41D5"/>
    <w:rsid w:val="006E430D"/>
    <w:rsid w:val="006E43A7"/>
    <w:rsid w:val="006E4C9F"/>
    <w:rsid w:val="006E504D"/>
    <w:rsid w:val="006E5B06"/>
    <w:rsid w:val="006E5BE2"/>
    <w:rsid w:val="006E62F9"/>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6AB"/>
    <w:rsid w:val="006F0880"/>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FDA"/>
    <w:rsid w:val="00735C67"/>
    <w:rsid w:val="00735FA6"/>
    <w:rsid w:val="00736075"/>
    <w:rsid w:val="0073611E"/>
    <w:rsid w:val="00736523"/>
    <w:rsid w:val="007365A8"/>
    <w:rsid w:val="0073671E"/>
    <w:rsid w:val="00736B21"/>
    <w:rsid w:val="00736DFB"/>
    <w:rsid w:val="007370F3"/>
    <w:rsid w:val="007373A8"/>
    <w:rsid w:val="007377FF"/>
    <w:rsid w:val="00737AFF"/>
    <w:rsid w:val="00737DF7"/>
    <w:rsid w:val="00737F9C"/>
    <w:rsid w:val="00740FA5"/>
    <w:rsid w:val="00740FC2"/>
    <w:rsid w:val="00741224"/>
    <w:rsid w:val="00741301"/>
    <w:rsid w:val="00741535"/>
    <w:rsid w:val="0074168D"/>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2059"/>
    <w:rsid w:val="00762255"/>
    <w:rsid w:val="007625FA"/>
    <w:rsid w:val="007626DD"/>
    <w:rsid w:val="00762A62"/>
    <w:rsid w:val="00762D75"/>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90105"/>
    <w:rsid w:val="007904CD"/>
    <w:rsid w:val="00790727"/>
    <w:rsid w:val="00790CF2"/>
    <w:rsid w:val="00790E52"/>
    <w:rsid w:val="007911FE"/>
    <w:rsid w:val="00791ACD"/>
    <w:rsid w:val="00791D21"/>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FE9"/>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91E"/>
    <w:rsid w:val="007D3C0D"/>
    <w:rsid w:val="007D3F01"/>
    <w:rsid w:val="007D44D3"/>
    <w:rsid w:val="007D4536"/>
    <w:rsid w:val="007D4A68"/>
    <w:rsid w:val="007D4B60"/>
    <w:rsid w:val="007D5265"/>
    <w:rsid w:val="007D57C2"/>
    <w:rsid w:val="007D5993"/>
    <w:rsid w:val="007D5BDD"/>
    <w:rsid w:val="007D5ED5"/>
    <w:rsid w:val="007D60FF"/>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558"/>
    <w:rsid w:val="00825986"/>
    <w:rsid w:val="00825EDF"/>
    <w:rsid w:val="008262A1"/>
    <w:rsid w:val="00826359"/>
    <w:rsid w:val="00826491"/>
    <w:rsid w:val="008268F2"/>
    <w:rsid w:val="008270EF"/>
    <w:rsid w:val="00827159"/>
    <w:rsid w:val="008275F7"/>
    <w:rsid w:val="00827944"/>
    <w:rsid w:val="008279B3"/>
    <w:rsid w:val="00830594"/>
    <w:rsid w:val="008307C7"/>
    <w:rsid w:val="008308C8"/>
    <w:rsid w:val="00830936"/>
    <w:rsid w:val="008309FB"/>
    <w:rsid w:val="008311ED"/>
    <w:rsid w:val="00831E47"/>
    <w:rsid w:val="00832B9E"/>
    <w:rsid w:val="00833715"/>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70310"/>
    <w:rsid w:val="00870735"/>
    <w:rsid w:val="00870BC4"/>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6174"/>
    <w:rsid w:val="0087619B"/>
    <w:rsid w:val="0087630D"/>
    <w:rsid w:val="00876A9E"/>
    <w:rsid w:val="00877322"/>
    <w:rsid w:val="008773D5"/>
    <w:rsid w:val="008779EB"/>
    <w:rsid w:val="00877E31"/>
    <w:rsid w:val="00877F74"/>
    <w:rsid w:val="00880179"/>
    <w:rsid w:val="00880746"/>
    <w:rsid w:val="00880ABA"/>
    <w:rsid w:val="00880EE7"/>
    <w:rsid w:val="0088155C"/>
    <w:rsid w:val="008821C8"/>
    <w:rsid w:val="008824E2"/>
    <w:rsid w:val="008833B4"/>
    <w:rsid w:val="00883489"/>
    <w:rsid w:val="008834BE"/>
    <w:rsid w:val="008837BC"/>
    <w:rsid w:val="00884656"/>
    <w:rsid w:val="00884689"/>
    <w:rsid w:val="00884E2D"/>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723F"/>
    <w:rsid w:val="008A0099"/>
    <w:rsid w:val="008A0363"/>
    <w:rsid w:val="008A0AC2"/>
    <w:rsid w:val="008A0B8D"/>
    <w:rsid w:val="008A0FB9"/>
    <w:rsid w:val="008A1420"/>
    <w:rsid w:val="008A159F"/>
    <w:rsid w:val="008A16D1"/>
    <w:rsid w:val="008A1A88"/>
    <w:rsid w:val="008A1BD2"/>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7640"/>
    <w:rsid w:val="008B05C2"/>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6390"/>
    <w:rsid w:val="008B63F0"/>
    <w:rsid w:val="008B66F5"/>
    <w:rsid w:val="008B6720"/>
    <w:rsid w:val="008B6D14"/>
    <w:rsid w:val="008B7263"/>
    <w:rsid w:val="008B754B"/>
    <w:rsid w:val="008B7E8C"/>
    <w:rsid w:val="008C012D"/>
    <w:rsid w:val="008C03D3"/>
    <w:rsid w:val="008C070E"/>
    <w:rsid w:val="008C08DE"/>
    <w:rsid w:val="008C0950"/>
    <w:rsid w:val="008C0A4A"/>
    <w:rsid w:val="008C0A55"/>
    <w:rsid w:val="008C0D46"/>
    <w:rsid w:val="008C0DBD"/>
    <w:rsid w:val="008C172D"/>
    <w:rsid w:val="008C1C6F"/>
    <w:rsid w:val="008C1D65"/>
    <w:rsid w:val="008C4132"/>
    <w:rsid w:val="008C4C93"/>
    <w:rsid w:val="008C553F"/>
    <w:rsid w:val="008C59F6"/>
    <w:rsid w:val="008C619E"/>
    <w:rsid w:val="008C6376"/>
    <w:rsid w:val="008C6619"/>
    <w:rsid w:val="008C6892"/>
    <w:rsid w:val="008C6957"/>
    <w:rsid w:val="008C6EC0"/>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A74"/>
    <w:rsid w:val="008F1DB7"/>
    <w:rsid w:val="008F1EEB"/>
    <w:rsid w:val="008F239B"/>
    <w:rsid w:val="008F2C4B"/>
    <w:rsid w:val="008F2D24"/>
    <w:rsid w:val="008F2DC8"/>
    <w:rsid w:val="008F31C5"/>
    <w:rsid w:val="008F33C7"/>
    <w:rsid w:val="008F421A"/>
    <w:rsid w:val="008F4288"/>
    <w:rsid w:val="008F4404"/>
    <w:rsid w:val="008F467C"/>
    <w:rsid w:val="008F4B87"/>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D7"/>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788C"/>
    <w:rsid w:val="00950345"/>
    <w:rsid w:val="009510DB"/>
    <w:rsid w:val="009511C9"/>
    <w:rsid w:val="009516E3"/>
    <w:rsid w:val="00951D47"/>
    <w:rsid w:val="00951E75"/>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EAE"/>
    <w:rsid w:val="00967421"/>
    <w:rsid w:val="00967465"/>
    <w:rsid w:val="0097002A"/>
    <w:rsid w:val="009700F6"/>
    <w:rsid w:val="00970491"/>
    <w:rsid w:val="00970925"/>
    <w:rsid w:val="00970C49"/>
    <w:rsid w:val="00971389"/>
    <w:rsid w:val="00971CA6"/>
    <w:rsid w:val="00971DB3"/>
    <w:rsid w:val="00971E2E"/>
    <w:rsid w:val="00971EB8"/>
    <w:rsid w:val="00972767"/>
    <w:rsid w:val="009728E7"/>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3278"/>
    <w:rsid w:val="00983D87"/>
    <w:rsid w:val="00983F99"/>
    <w:rsid w:val="00984820"/>
    <w:rsid w:val="00984C64"/>
    <w:rsid w:val="00985343"/>
    <w:rsid w:val="00985DA7"/>
    <w:rsid w:val="00986B05"/>
    <w:rsid w:val="00986B76"/>
    <w:rsid w:val="00986C1F"/>
    <w:rsid w:val="00986C44"/>
    <w:rsid w:val="00986DA9"/>
    <w:rsid w:val="00986E1A"/>
    <w:rsid w:val="00990575"/>
    <w:rsid w:val="009906E8"/>
    <w:rsid w:val="00990FE1"/>
    <w:rsid w:val="0099104D"/>
    <w:rsid w:val="009911D9"/>
    <w:rsid w:val="00991642"/>
    <w:rsid w:val="009917AC"/>
    <w:rsid w:val="00991AF3"/>
    <w:rsid w:val="009923D2"/>
    <w:rsid w:val="00992848"/>
    <w:rsid w:val="00992870"/>
    <w:rsid w:val="00992984"/>
    <w:rsid w:val="00992CE1"/>
    <w:rsid w:val="009936BC"/>
    <w:rsid w:val="00993769"/>
    <w:rsid w:val="009938F1"/>
    <w:rsid w:val="00993975"/>
    <w:rsid w:val="00994273"/>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CEE"/>
    <w:rsid w:val="009A0DC0"/>
    <w:rsid w:val="009A14C6"/>
    <w:rsid w:val="009A1AA6"/>
    <w:rsid w:val="009A2320"/>
    <w:rsid w:val="009A24FE"/>
    <w:rsid w:val="009A2901"/>
    <w:rsid w:val="009A2A51"/>
    <w:rsid w:val="009A2CF7"/>
    <w:rsid w:val="009A2D26"/>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D1D"/>
    <w:rsid w:val="009F4187"/>
    <w:rsid w:val="009F4C14"/>
    <w:rsid w:val="009F4EE4"/>
    <w:rsid w:val="009F59AC"/>
    <w:rsid w:val="009F60A8"/>
    <w:rsid w:val="009F660D"/>
    <w:rsid w:val="009F6BA8"/>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9B"/>
    <w:rsid w:val="00A12057"/>
    <w:rsid w:val="00A120F3"/>
    <w:rsid w:val="00A12133"/>
    <w:rsid w:val="00A1219C"/>
    <w:rsid w:val="00A12568"/>
    <w:rsid w:val="00A127F8"/>
    <w:rsid w:val="00A12C24"/>
    <w:rsid w:val="00A12D1B"/>
    <w:rsid w:val="00A12DE6"/>
    <w:rsid w:val="00A12EF3"/>
    <w:rsid w:val="00A13326"/>
    <w:rsid w:val="00A133E4"/>
    <w:rsid w:val="00A1347E"/>
    <w:rsid w:val="00A135CC"/>
    <w:rsid w:val="00A13922"/>
    <w:rsid w:val="00A13B28"/>
    <w:rsid w:val="00A1418A"/>
    <w:rsid w:val="00A142EB"/>
    <w:rsid w:val="00A1469E"/>
    <w:rsid w:val="00A1495A"/>
    <w:rsid w:val="00A14C02"/>
    <w:rsid w:val="00A14F24"/>
    <w:rsid w:val="00A15A54"/>
    <w:rsid w:val="00A1656E"/>
    <w:rsid w:val="00A16D37"/>
    <w:rsid w:val="00A1711E"/>
    <w:rsid w:val="00A17232"/>
    <w:rsid w:val="00A17596"/>
    <w:rsid w:val="00A178AD"/>
    <w:rsid w:val="00A17B70"/>
    <w:rsid w:val="00A17C61"/>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D8A"/>
    <w:rsid w:val="00A233D8"/>
    <w:rsid w:val="00A240A9"/>
    <w:rsid w:val="00A244CF"/>
    <w:rsid w:val="00A24960"/>
    <w:rsid w:val="00A24AA2"/>
    <w:rsid w:val="00A24E48"/>
    <w:rsid w:val="00A2518D"/>
    <w:rsid w:val="00A252B9"/>
    <w:rsid w:val="00A2532E"/>
    <w:rsid w:val="00A255ED"/>
    <w:rsid w:val="00A2612B"/>
    <w:rsid w:val="00A263A5"/>
    <w:rsid w:val="00A269F6"/>
    <w:rsid w:val="00A26BE3"/>
    <w:rsid w:val="00A26D8F"/>
    <w:rsid w:val="00A27093"/>
    <w:rsid w:val="00A270CE"/>
    <w:rsid w:val="00A27CE3"/>
    <w:rsid w:val="00A3009E"/>
    <w:rsid w:val="00A301DC"/>
    <w:rsid w:val="00A304B2"/>
    <w:rsid w:val="00A3134C"/>
    <w:rsid w:val="00A31762"/>
    <w:rsid w:val="00A31BF0"/>
    <w:rsid w:val="00A322FE"/>
    <w:rsid w:val="00A32ACF"/>
    <w:rsid w:val="00A32B37"/>
    <w:rsid w:val="00A32FA2"/>
    <w:rsid w:val="00A3394B"/>
    <w:rsid w:val="00A33B88"/>
    <w:rsid w:val="00A33BA9"/>
    <w:rsid w:val="00A34285"/>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5342"/>
    <w:rsid w:val="00A65915"/>
    <w:rsid w:val="00A65B8A"/>
    <w:rsid w:val="00A66218"/>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EAE"/>
    <w:rsid w:val="00AA2566"/>
    <w:rsid w:val="00AA2598"/>
    <w:rsid w:val="00AA2629"/>
    <w:rsid w:val="00AA2741"/>
    <w:rsid w:val="00AA2B3D"/>
    <w:rsid w:val="00AA2D0E"/>
    <w:rsid w:val="00AA36C2"/>
    <w:rsid w:val="00AA3817"/>
    <w:rsid w:val="00AA4E04"/>
    <w:rsid w:val="00AA50B6"/>
    <w:rsid w:val="00AA5571"/>
    <w:rsid w:val="00AA55A5"/>
    <w:rsid w:val="00AA5940"/>
    <w:rsid w:val="00AA5B19"/>
    <w:rsid w:val="00AA674D"/>
    <w:rsid w:val="00AA6785"/>
    <w:rsid w:val="00AA6C6D"/>
    <w:rsid w:val="00AA6F73"/>
    <w:rsid w:val="00AA6FB4"/>
    <w:rsid w:val="00AA7611"/>
    <w:rsid w:val="00AA7E1A"/>
    <w:rsid w:val="00AB01E5"/>
    <w:rsid w:val="00AB0912"/>
    <w:rsid w:val="00AB0920"/>
    <w:rsid w:val="00AB0ED5"/>
    <w:rsid w:val="00AB0F5B"/>
    <w:rsid w:val="00AB1BED"/>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391"/>
    <w:rsid w:val="00AF0C6B"/>
    <w:rsid w:val="00AF0DD2"/>
    <w:rsid w:val="00AF11A1"/>
    <w:rsid w:val="00AF1B68"/>
    <w:rsid w:val="00AF21AB"/>
    <w:rsid w:val="00AF25B2"/>
    <w:rsid w:val="00AF2B61"/>
    <w:rsid w:val="00AF3818"/>
    <w:rsid w:val="00AF44D4"/>
    <w:rsid w:val="00AF4A0E"/>
    <w:rsid w:val="00AF4AAB"/>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3F5"/>
    <w:rsid w:val="00B07538"/>
    <w:rsid w:val="00B07827"/>
    <w:rsid w:val="00B101F0"/>
    <w:rsid w:val="00B10629"/>
    <w:rsid w:val="00B10986"/>
    <w:rsid w:val="00B10E38"/>
    <w:rsid w:val="00B111CA"/>
    <w:rsid w:val="00B1129B"/>
    <w:rsid w:val="00B112D7"/>
    <w:rsid w:val="00B112EB"/>
    <w:rsid w:val="00B11699"/>
    <w:rsid w:val="00B11C25"/>
    <w:rsid w:val="00B1211F"/>
    <w:rsid w:val="00B12C24"/>
    <w:rsid w:val="00B13875"/>
    <w:rsid w:val="00B13A1F"/>
    <w:rsid w:val="00B13A8C"/>
    <w:rsid w:val="00B14AAE"/>
    <w:rsid w:val="00B14EAA"/>
    <w:rsid w:val="00B155AE"/>
    <w:rsid w:val="00B156A3"/>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CE3"/>
    <w:rsid w:val="00B271C2"/>
    <w:rsid w:val="00B278BC"/>
    <w:rsid w:val="00B3018A"/>
    <w:rsid w:val="00B307D1"/>
    <w:rsid w:val="00B311AC"/>
    <w:rsid w:val="00B31E42"/>
    <w:rsid w:val="00B31E4F"/>
    <w:rsid w:val="00B32B31"/>
    <w:rsid w:val="00B32C96"/>
    <w:rsid w:val="00B32CB8"/>
    <w:rsid w:val="00B32D54"/>
    <w:rsid w:val="00B32EEE"/>
    <w:rsid w:val="00B32F9D"/>
    <w:rsid w:val="00B3391B"/>
    <w:rsid w:val="00B34020"/>
    <w:rsid w:val="00B34667"/>
    <w:rsid w:val="00B35628"/>
    <w:rsid w:val="00B35658"/>
    <w:rsid w:val="00B356BE"/>
    <w:rsid w:val="00B3659A"/>
    <w:rsid w:val="00B3672D"/>
    <w:rsid w:val="00B36773"/>
    <w:rsid w:val="00B36C5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779"/>
    <w:rsid w:val="00B46A3C"/>
    <w:rsid w:val="00B46F5D"/>
    <w:rsid w:val="00B47063"/>
    <w:rsid w:val="00B475DA"/>
    <w:rsid w:val="00B4797B"/>
    <w:rsid w:val="00B47B96"/>
    <w:rsid w:val="00B47F53"/>
    <w:rsid w:val="00B501D0"/>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721"/>
    <w:rsid w:val="00B6773D"/>
    <w:rsid w:val="00B678F0"/>
    <w:rsid w:val="00B6799E"/>
    <w:rsid w:val="00B67D96"/>
    <w:rsid w:val="00B7014B"/>
    <w:rsid w:val="00B7034B"/>
    <w:rsid w:val="00B70D93"/>
    <w:rsid w:val="00B71E7A"/>
    <w:rsid w:val="00B722BB"/>
    <w:rsid w:val="00B725AF"/>
    <w:rsid w:val="00B72705"/>
    <w:rsid w:val="00B730E7"/>
    <w:rsid w:val="00B7382E"/>
    <w:rsid w:val="00B742D8"/>
    <w:rsid w:val="00B747EA"/>
    <w:rsid w:val="00B74F00"/>
    <w:rsid w:val="00B750A4"/>
    <w:rsid w:val="00B75203"/>
    <w:rsid w:val="00B7543B"/>
    <w:rsid w:val="00B755B8"/>
    <w:rsid w:val="00B75A9D"/>
    <w:rsid w:val="00B762D7"/>
    <w:rsid w:val="00B764E9"/>
    <w:rsid w:val="00B76682"/>
    <w:rsid w:val="00B767E1"/>
    <w:rsid w:val="00B768EB"/>
    <w:rsid w:val="00B76B7D"/>
    <w:rsid w:val="00B7719C"/>
    <w:rsid w:val="00B772C2"/>
    <w:rsid w:val="00B80165"/>
    <w:rsid w:val="00B80508"/>
    <w:rsid w:val="00B808F3"/>
    <w:rsid w:val="00B81000"/>
    <w:rsid w:val="00B823D5"/>
    <w:rsid w:val="00B82C7A"/>
    <w:rsid w:val="00B82D00"/>
    <w:rsid w:val="00B82EFC"/>
    <w:rsid w:val="00B8330D"/>
    <w:rsid w:val="00B834D0"/>
    <w:rsid w:val="00B837AD"/>
    <w:rsid w:val="00B83AB5"/>
    <w:rsid w:val="00B840B0"/>
    <w:rsid w:val="00B84465"/>
    <w:rsid w:val="00B846FD"/>
    <w:rsid w:val="00B84915"/>
    <w:rsid w:val="00B84E5D"/>
    <w:rsid w:val="00B85031"/>
    <w:rsid w:val="00B851A9"/>
    <w:rsid w:val="00B85319"/>
    <w:rsid w:val="00B85DC0"/>
    <w:rsid w:val="00B85E56"/>
    <w:rsid w:val="00B8608A"/>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FAA"/>
    <w:rsid w:val="00BA45F8"/>
    <w:rsid w:val="00BA48ED"/>
    <w:rsid w:val="00BA4CEE"/>
    <w:rsid w:val="00BA4EC1"/>
    <w:rsid w:val="00BA51D8"/>
    <w:rsid w:val="00BA5227"/>
    <w:rsid w:val="00BA5C69"/>
    <w:rsid w:val="00BA60AE"/>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8F8"/>
    <w:rsid w:val="00BB6E8F"/>
    <w:rsid w:val="00BB7096"/>
    <w:rsid w:val="00BB7B58"/>
    <w:rsid w:val="00BB7FA2"/>
    <w:rsid w:val="00BC081B"/>
    <w:rsid w:val="00BC0CDA"/>
    <w:rsid w:val="00BC0DAD"/>
    <w:rsid w:val="00BC11E8"/>
    <w:rsid w:val="00BC1228"/>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26"/>
    <w:rsid w:val="00BD5703"/>
    <w:rsid w:val="00BD57E0"/>
    <w:rsid w:val="00BD5981"/>
    <w:rsid w:val="00BD5BD0"/>
    <w:rsid w:val="00BD5BFC"/>
    <w:rsid w:val="00BD65B7"/>
    <w:rsid w:val="00BD6E95"/>
    <w:rsid w:val="00BD703C"/>
    <w:rsid w:val="00BD71CF"/>
    <w:rsid w:val="00BD7D0B"/>
    <w:rsid w:val="00BE00D0"/>
    <w:rsid w:val="00BE0336"/>
    <w:rsid w:val="00BE05BD"/>
    <w:rsid w:val="00BE063A"/>
    <w:rsid w:val="00BE0814"/>
    <w:rsid w:val="00BE09DD"/>
    <w:rsid w:val="00BE1487"/>
    <w:rsid w:val="00BE2059"/>
    <w:rsid w:val="00BE22FE"/>
    <w:rsid w:val="00BE237F"/>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B11"/>
    <w:rsid w:val="00C60336"/>
    <w:rsid w:val="00C60592"/>
    <w:rsid w:val="00C60824"/>
    <w:rsid w:val="00C6124B"/>
    <w:rsid w:val="00C617A3"/>
    <w:rsid w:val="00C6184B"/>
    <w:rsid w:val="00C61C0C"/>
    <w:rsid w:val="00C629EF"/>
    <w:rsid w:val="00C62B02"/>
    <w:rsid w:val="00C62B3F"/>
    <w:rsid w:val="00C63574"/>
    <w:rsid w:val="00C6395E"/>
    <w:rsid w:val="00C63BE1"/>
    <w:rsid w:val="00C63FCF"/>
    <w:rsid w:val="00C64116"/>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F06"/>
    <w:rsid w:val="00C847A8"/>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AA9"/>
    <w:rsid w:val="00C93E26"/>
    <w:rsid w:val="00C94015"/>
    <w:rsid w:val="00C94163"/>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8F9"/>
    <w:rsid w:val="00CB0A87"/>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62C"/>
    <w:rsid w:val="00CC6EB3"/>
    <w:rsid w:val="00CC74C9"/>
    <w:rsid w:val="00CC763D"/>
    <w:rsid w:val="00CC7BFF"/>
    <w:rsid w:val="00CC7CE5"/>
    <w:rsid w:val="00CD070D"/>
    <w:rsid w:val="00CD0913"/>
    <w:rsid w:val="00CD095A"/>
    <w:rsid w:val="00CD0A03"/>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6B7"/>
    <w:rsid w:val="00CE1C1B"/>
    <w:rsid w:val="00CE1DF2"/>
    <w:rsid w:val="00CE2789"/>
    <w:rsid w:val="00CE29DB"/>
    <w:rsid w:val="00CE3489"/>
    <w:rsid w:val="00CE35A6"/>
    <w:rsid w:val="00CE3907"/>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6FC"/>
    <w:rsid w:val="00D03762"/>
    <w:rsid w:val="00D04096"/>
    <w:rsid w:val="00D04548"/>
    <w:rsid w:val="00D05585"/>
    <w:rsid w:val="00D055F5"/>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A90"/>
    <w:rsid w:val="00D24AF0"/>
    <w:rsid w:val="00D250A5"/>
    <w:rsid w:val="00D2540B"/>
    <w:rsid w:val="00D256CB"/>
    <w:rsid w:val="00D256DD"/>
    <w:rsid w:val="00D25F2A"/>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6FF"/>
    <w:rsid w:val="00D53CB9"/>
    <w:rsid w:val="00D541FE"/>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B31"/>
    <w:rsid w:val="00D60C5B"/>
    <w:rsid w:val="00D60F22"/>
    <w:rsid w:val="00D61134"/>
    <w:rsid w:val="00D61368"/>
    <w:rsid w:val="00D61527"/>
    <w:rsid w:val="00D6194A"/>
    <w:rsid w:val="00D61CA7"/>
    <w:rsid w:val="00D61D18"/>
    <w:rsid w:val="00D61DCC"/>
    <w:rsid w:val="00D61F57"/>
    <w:rsid w:val="00D621D4"/>
    <w:rsid w:val="00D62D5D"/>
    <w:rsid w:val="00D637B7"/>
    <w:rsid w:val="00D63A34"/>
    <w:rsid w:val="00D63A4A"/>
    <w:rsid w:val="00D63EBA"/>
    <w:rsid w:val="00D63F62"/>
    <w:rsid w:val="00D64163"/>
    <w:rsid w:val="00D643BE"/>
    <w:rsid w:val="00D648E0"/>
    <w:rsid w:val="00D652E3"/>
    <w:rsid w:val="00D65A49"/>
    <w:rsid w:val="00D6713F"/>
    <w:rsid w:val="00D6781D"/>
    <w:rsid w:val="00D67CB6"/>
    <w:rsid w:val="00D705A1"/>
    <w:rsid w:val="00D706EE"/>
    <w:rsid w:val="00D7084F"/>
    <w:rsid w:val="00D70EF8"/>
    <w:rsid w:val="00D70F52"/>
    <w:rsid w:val="00D70FB3"/>
    <w:rsid w:val="00D717EE"/>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7259"/>
    <w:rsid w:val="00D87414"/>
    <w:rsid w:val="00D875A9"/>
    <w:rsid w:val="00D875AF"/>
    <w:rsid w:val="00D875D2"/>
    <w:rsid w:val="00D90F07"/>
    <w:rsid w:val="00D910FE"/>
    <w:rsid w:val="00D91540"/>
    <w:rsid w:val="00D917C6"/>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50C"/>
    <w:rsid w:val="00DB3ED9"/>
    <w:rsid w:val="00DB46D1"/>
    <w:rsid w:val="00DB471B"/>
    <w:rsid w:val="00DB491F"/>
    <w:rsid w:val="00DB4CD8"/>
    <w:rsid w:val="00DB57AB"/>
    <w:rsid w:val="00DB57E4"/>
    <w:rsid w:val="00DB5818"/>
    <w:rsid w:val="00DB59BE"/>
    <w:rsid w:val="00DB689A"/>
    <w:rsid w:val="00DB7633"/>
    <w:rsid w:val="00DB7DE0"/>
    <w:rsid w:val="00DC062B"/>
    <w:rsid w:val="00DC0AC8"/>
    <w:rsid w:val="00DC0C00"/>
    <w:rsid w:val="00DC0D84"/>
    <w:rsid w:val="00DC1D6C"/>
    <w:rsid w:val="00DC1E87"/>
    <w:rsid w:val="00DC1F1D"/>
    <w:rsid w:val="00DC209F"/>
    <w:rsid w:val="00DC2288"/>
    <w:rsid w:val="00DC3F2B"/>
    <w:rsid w:val="00DC4293"/>
    <w:rsid w:val="00DC4719"/>
    <w:rsid w:val="00DC4D4F"/>
    <w:rsid w:val="00DC54CB"/>
    <w:rsid w:val="00DC5EF7"/>
    <w:rsid w:val="00DC611D"/>
    <w:rsid w:val="00DC65DE"/>
    <w:rsid w:val="00DC6F30"/>
    <w:rsid w:val="00DC70E9"/>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772"/>
    <w:rsid w:val="00DD7C91"/>
    <w:rsid w:val="00DD7DBE"/>
    <w:rsid w:val="00DD7F36"/>
    <w:rsid w:val="00DD7FC4"/>
    <w:rsid w:val="00DE03A3"/>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AF"/>
    <w:rsid w:val="00DF2E2D"/>
    <w:rsid w:val="00DF3462"/>
    <w:rsid w:val="00DF3C7C"/>
    <w:rsid w:val="00DF3FE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11F1"/>
    <w:rsid w:val="00E01576"/>
    <w:rsid w:val="00E016AD"/>
    <w:rsid w:val="00E01B18"/>
    <w:rsid w:val="00E01BB9"/>
    <w:rsid w:val="00E01E3A"/>
    <w:rsid w:val="00E027E3"/>
    <w:rsid w:val="00E02EDB"/>
    <w:rsid w:val="00E02FD8"/>
    <w:rsid w:val="00E0380C"/>
    <w:rsid w:val="00E03A18"/>
    <w:rsid w:val="00E03B11"/>
    <w:rsid w:val="00E03C7D"/>
    <w:rsid w:val="00E03EAF"/>
    <w:rsid w:val="00E04F6E"/>
    <w:rsid w:val="00E05082"/>
    <w:rsid w:val="00E056FD"/>
    <w:rsid w:val="00E05CB4"/>
    <w:rsid w:val="00E05CF4"/>
    <w:rsid w:val="00E06FE5"/>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774C"/>
    <w:rsid w:val="00E17B13"/>
    <w:rsid w:val="00E17D60"/>
    <w:rsid w:val="00E20270"/>
    <w:rsid w:val="00E20313"/>
    <w:rsid w:val="00E20463"/>
    <w:rsid w:val="00E2068C"/>
    <w:rsid w:val="00E2083C"/>
    <w:rsid w:val="00E2124B"/>
    <w:rsid w:val="00E2190D"/>
    <w:rsid w:val="00E21925"/>
    <w:rsid w:val="00E21E71"/>
    <w:rsid w:val="00E228D0"/>
    <w:rsid w:val="00E23D87"/>
    <w:rsid w:val="00E23F5E"/>
    <w:rsid w:val="00E24018"/>
    <w:rsid w:val="00E240A5"/>
    <w:rsid w:val="00E241F6"/>
    <w:rsid w:val="00E2444D"/>
    <w:rsid w:val="00E244BB"/>
    <w:rsid w:val="00E24CC9"/>
    <w:rsid w:val="00E25009"/>
    <w:rsid w:val="00E25E94"/>
    <w:rsid w:val="00E26000"/>
    <w:rsid w:val="00E2638B"/>
    <w:rsid w:val="00E271DB"/>
    <w:rsid w:val="00E27D91"/>
    <w:rsid w:val="00E27F43"/>
    <w:rsid w:val="00E305CF"/>
    <w:rsid w:val="00E30C04"/>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6065"/>
    <w:rsid w:val="00E36233"/>
    <w:rsid w:val="00E3646C"/>
    <w:rsid w:val="00E365D4"/>
    <w:rsid w:val="00E36609"/>
    <w:rsid w:val="00E3741E"/>
    <w:rsid w:val="00E37799"/>
    <w:rsid w:val="00E37932"/>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7AD1"/>
    <w:rsid w:val="00E67F84"/>
    <w:rsid w:val="00E70031"/>
    <w:rsid w:val="00E70774"/>
    <w:rsid w:val="00E70D33"/>
    <w:rsid w:val="00E70DC8"/>
    <w:rsid w:val="00E72332"/>
    <w:rsid w:val="00E7290F"/>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BE8"/>
    <w:rsid w:val="00E87CDD"/>
    <w:rsid w:val="00E907AC"/>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D7C"/>
    <w:rsid w:val="00EA3AFC"/>
    <w:rsid w:val="00EA3EDF"/>
    <w:rsid w:val="00EA4304"/>
    <w:rsid w:val="00EA472F"/>
    <w:rsid w:val="00EA4BB6"/>
    <w:rsid w:val="00EA4BFB"/>
    <w:rsid w:val="00EA4CFC"/>
    <w:rsid w:val="00EA4E50"/>
    <w:rsid w:val="00EA4E5D"/>
    <w:rsid w:val="00EA4F12"/>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38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E95"/>
    <w:rsid w:val="00EC311D"/>
    <w:rsid w:val="00EC32F8"/>
    <w:rsid w:val="00EC3414"/>
    <w:rsid w:val="00EC3897"/>
    <w:rsid w:val="00EC3EFC"/>
    <w:rsid w:val="00EC4271"/>
    <w:rsid w:val="00EC4EE8"/>
    <w:rsid w:val="00EC512B"/>
    <w:rsid w:val="00EC60DD"/>
    <w:rsid w:val="00EC632A"/>
    <w:rsid w:val="00EC640E"/>
    <w:rsid w:val="00EC67DA"/>
    <w:rsid w:val="00EC6A02"/>
    <w:rsid w:val="00EC6F4E"/>
    <w:rsid w:val="00EC6FD0"/>
    <w:rsid w:val="00EC7057"/>
    <w:rsid w:val="00EC706F"/>
    <w:rsid w:val="00EC78B8"/>
    <w:rsid w:val="00EC7AC0"/>
    <w:rsid w:val="00EC7F13"/>
    <w:rsid w:val="00EC7F75"/>
    <w:rsid w:val="00EC7FA5"/>
    <w:rsid w:val="00ED02CD"/>
    <w:rsid w:val="00ED035E"/>
    <w:rsid w:val="00ED05E7"/>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A6D"/>
    <w:rsid w:val="00F01D35"/>
    <w:rsid w:val="00F020C1"/>
    <w:rsid w:val="00F021ED"/>
    <w:rsid w:val="00F02428"/>
    <w:rsid w:val="00F02842"/>
    <w:rsid w:val="00F02F0D"/>
    <w:rsid w:val="00F02F16"/>
    <w:rsid w:val="00F03002"/>
    <w:rsid w:val="00F0421C"/>
    <w:rsid w:val="00F04AA4"/>
    <w:rsid w:val="00F04C6C"/>
    <w:rsid w:val="00F0521D"/>
    <w:rsid w:val="00F053D4"/>
    <w:rsid w:val="00F058C3"/>
    <w:rsid w:val="00F05C1E"/>
    <w:rsid w:val="00F06AAE"/>
    <w:rsid w:val="00F06DDA"/>
    <w:rsid w:val="00F06F6D"/>
    <w:rsid w:val="00F07094"/>
    <w:rsid w:val="00F07723"/>
    <w:rsid w:val="00F0794B"/>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D2E"/>
    <w:rsid w:val="00F17B40"/>
    <w:rsid w:val="00F17CC4"/>
    <w:rsid w:val="00F17E8E"/>
    <w:rsid w:val="00F20739"/>
    <w:rsid w:val="00F20E87"/>
    <w:rsid w:val="00F20F50"/>
    <w:rsid w:val="00F21274"/>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7073"/>
    <w:rsid w:val="00F27239"/>
    <w:rsid w:val="00F275DC"/>
    <w:rsid w:val="00F27A2C"/>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7F1"/>
    <w:rsid w:val="00F53D04"/>
    <w:rsid w:val="00F540B4"/>
    <w:rsid w:val="00F54262"/>
    <w:rsid w:val="00F54569"/>
    <w:rsid w:val="00F54B83"/>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4161"/>
    <w:rsid w:val="00F646AD"/>
    <w:rsid w:val="00F64726"/>
    <w:rsid w:val="00F6481B"/>
    <w:rsid w:val="00F648D3"/>
    <w:rsid w:val="00F64DAC"/>
    <w:rsid w:val="00F64DB8"/>
    <w:rsid w:val="00F6523D"/>
    <w:rsid w:val="00F6584C"/>
    <w:rsid w:val="00F6679E"/>
    <w:rsid w:val="00F6774E"/>
    <w:rsid w:val="00F6790C"/>
    <w:rsid w:val="00F67F0D"/>
    <w:rsid w:val="00F70717"/>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B2C"/>
    <w:rsid w:val="00F817FB"/>
    <w:rsid w:val="00F8181A"/>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B10"/>
    <w:rsid w:val="00FC20C3"/>
    <w:rsid w:val="00FC2661"/>
    <w:rsid w:val="00FC3327"/>
    <w:rsid w:val="00FC43CB"/>
    <w:rsid w:val="00FC47D1"/>
    <w:rsid w:val="00FC49DC"/>
    <w:rsid w:val="00FC54C2"/>
    <w:rsid w:val="00FC582B"/>
    <w:rsid w:val="00FC5A35"/>
    <w:rsid w:val="00FC5BE6"/>
    <w:rsid w:val="00FC6339"/>
    <w:rsid w:val="00FC7586"/>
    <w:rsid w:val="00FC7BA2"/>
    <w:rsid w:val="00FD0ABB"/>
    <w:rsid w:val="00FD0CB6"/>
    <w:rsid w:val="00FD0FE8"/>
    <w:rsid w:val="00FD15E3"/>
    <w:rsid w:val="00FD197B"/>
    <w:rsid w:val="00FD19E1"/>
    <w:rsid w:val="00FD1E4C"/>
    <w:rsid w:val="00FD1FD0"/>
    <w:rsid w:val="00FD233F"/>
    <w:rsid w:val="00FD2F1F"/>
    <w:rsid w:val="00FD3009"/>
    <w:rsid w:val="00FD310E"/>
    <w:rsid w:val="00FD3865"/>
    <w:rsid w:val="00FD3AE8"/>
    <w:rsid w:val="00FD455A"/>
    <w:rsid w:val="00FD4FB7"/>
    <w:rsid w:val="00FD55E0"/>
    <w:rsid w:val="00FD62C4"/>
    <w:rsid w:val="00FD67F1"/>
    <w:rsid w:val="00FD6C24"/>
    <w:rsid w:val="00FD7257"/>
    <w:rsid w:val="00FD78FC"/>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D60"/>
    <w:rsid w:val="00FF2DEB"/>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topics/mathematics/significance-level-alpha" TargetMode="External"/><Relationship Id="rId2" Type="http://schemas.openxmlformats.org/officeDocument/2006/relationships/hyperlink" Target="https://www.ncbi.nlm.nih.gov/pmc/articles/PMC3787222/" TargetMode="External"/><Relationship Id="rId1" Type="http://schemas.openxmlformats.org/officeDocument/2006/relationships/hyperlink" Target="mailto:dmarriott@stvincents.com.au" TargetMode="External"/><Relationship Id="rId4" Type="http://schemas.openxmlformats.org/officeDocument/2006/relationships/hyperlink" Target="https://ascpt.onlinelibrary.wiley.com/doi/10.1002/cpt.2489"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doi.org/10.1111/1469-0691.12039" TargetMode="External"/><Relationship Id="rId18" Type="http://schemas.openxmlformats.org/officeDocument/2006/relationships/hyperlink" Target="http://doi.org/10.1093/cid/civ933" TargetMode="External"/><Relationship Id="rId26" Type="http://schemas.openxmlformats.org/officeDocument/2006/relationships/hyperlink" Target="http://doi.org/10.1152/ajprenal.1984.247.4.F632" TargetMode="External"/><Relationship Id="rId39" Type="http://schemas.openxmlformats.org/officeDocument/2006/relationships/hyperlink" Target="http://doi.org/10.1186/s13054-022-04226-3" TargetMode="External"/><Relationship Id="rId21" Type="http://schemas.openxmlformats.org/officeDocument/2006/relationships/hyperlink" Target="http://doi.org/10.1007/s10096-021-04201-w" TargetMode="External"/><Relationship Id="rId34" Type="http://schemas.openxmlformats.org/officeDocument/2006/relationships/hyperlink" Target="http://doi.org/10.3390/microorganisms9102068" TargetMode="External"/><Relationship Id="rId42" Type="http://schemas.openxmlformats.org/officeDocument/2006/relationships/hyperlink" Target="http://doi.org/10.1128/aac.02019-20" TargetMode="External"/><Relationship Id="rId47" Type="http://schemas.openxmlformats.org/officeDocument/2006/relationships/footer" Target="footer1.xml"/><Relationship Id="rId50" Type="http://schemas.openxmlformats.org/officeDocument/2006/relationships/image" Target="media/image3.png"/><Relationship Id="rId55" Type="http://schemas.openxmlformats.org/officeDocument/2006/relationships/image" Target="media/image8.svg"/><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07/s11739-017-1783-9" TargetMode="External"/><Relationship Id="rId29" Type="http://schemas.openxmlformats.org/officeDocument/2006/relationships/hyperlink" Target="http://doi.org/10.1080/01621459.2014.958156" TargetMode="External"/><Relationship Id="rId11" Type="http://schemas.microsoft.com/office/2018/08/relationships/commentsExtensible" Target="commentsExtensible.xml"/><Relationship Id="rId24" Type="http://schemas.openxmlformats.org/officeDocument/2006/relationships/hyperlink" Target="http://doi.org/10.1128/aac.01088-16" TargetMode="External"/><Relationship Id="rId32" Type="http://schemas.openxmlformats.org/officeDocument/2006/relationships/hyperlink" Target="http://doi.org/10.1093/ndt/gfi284" TargetMode="External"/><Relationship Id="rId37" Type="http://schemas.openxmlformats.org/officeDocument/2006/relationships/hyperlink" Target="http://doi.org/10.1128/aac.00424-11" TargetMode="External"/><Relationship Id="rId40" Type="http://schemas.openxmlformats.org/officeDocument/2006/relationships/hyperlink" Target="http://doi.org/10.1208/s12248-013-9526-y" TargetMode="External"/><Relationship Id="rId45" Type="http://schemas.openxmlformats.org/officeDocument/2006/relationships/hyperlink" Target="http://doi.org/10.3389/fphar.2020.00786" TargetMode="External"/><Relationship Id="rId53" Type="http://schemas.openxmlformats.org/officeDocument/2006/relationships/image" Target="media/image6.svg"/><Relationship Id="rId58" Type="http://schemas.openxmlformats.org/officeDocument/2006/relationships/image" Target="media/image11.png"/><Relationship Id="rId5" Type="http://schemas.openxmlformats.org/officeDocument/2006/relationships/webSettings" Target="webSettings.xml"/><Relationship Id="rId61" Type="http://schemas.openxmlformats.org/officeDocument/2006/relationships/image" Target="media/image14.svg"/><Relationship Id="rId19" Type="http://schemas.openxmlformats.org/officeDocument/2006/relationships/hyperlink" Target="http://doi.org/10.2147/ceor.S91587" TargetMode="External"/><Relationship Id="rId14" Type="http://schemas.openxmlformats.org/officeDocument/2006/relationships/hyperlink" Target="http://doi.org/10.1186/s13613-020-00755-8" TargetMode="External"/><Relationship Id="rId22" Type="http://schemas.openxmlformats.org/officeDocument/2006/relationships/hyperlink" Target="http://doi.org/10.1128/aac.01554-20" TargetMode="External"/><Relationship Id="rId27" Type="http://schemas.openxmlformats.org/officeDocument/2006/relationships/hyperlink" Target="http://doi.org/10.1002/cpt.2489" TargetMode="External"/><Relationship Id="rId30" Type="http://schemas.openxmlformats.org/officeDocument/2006/relationships/hyperlink" Target="https://r4ds.had.co.nz/" TargetMode="External"/><Relationship Id="rId35" Type="http://schemas.openxmlformats.org/officeDocument/2006/relationships/hyperlink" Target="http://doi.org/10.1016/j.jclinepi.2020.03.026" TargetMode="External"/><Relationship Id="rId43" Type="http://schemas.openxmlformats.org/officeDocument/2006/relationships/hyperlink" Target="http://doi.org/10.1093/qjmed/hcs060" TargetMode="External"/><Relationship Id="rId48" Type="http://schemas.openxmlformats.org/officeDocument/2006/relationships/image" Target="media/image1.png"/><Relationship Id="rId56" Type="http://schemas.openxmlformats.org/officeDocument/2006/relationships/image" Target="media/image9.png"/><Relationship Id="rId64"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4.svg"/><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3324/haematol.2016.152900" TargetMode="External"/><Relationship Id="rId25" Type="http://schemas.openxmlformats.org/officeDocument/2006/relationships/hyperlink" Target="http://doi.org/10.1023/a:1011970125687" TargetMode="External"/><Relationship Id="rId33" Type="http://schemas.openxmlformats.org/officeDocument/2006/relationships/hyperlink" Target="http://doi.org/10.1007/s001340000771" TargetMode="External"/><Relationship Id="rId38" Type="http://schemas.openxmlformats.org/officeDocument/2006/relationships/hyperlink" Target="http://doi.org/10.1093/jac/dkac160" TargetMode="External"/><Relationship Id="rId46" Type="http://schemas.openxmlformats.org/officeDocument/2006/relationships/hyperlink" Target="http://doi.org/doi:10.1128/aac.01201-23" TargetMode="External"/><Relationship Id="rId59" Type="http://schemas.openxmlformats.org/officeDocument/2006/relationships/image" Target="media/image12.svg"/><Relationship Id="rId20" Type="http://schemas.openxmlformats.org/officeDocument/2006/relationships/hyperlink" Target="http://doi.org/https://doi.org/10.1016/0002-9343(94)90141-4" TargetMode="External"/><Relationship Id="rId41" Type="http://schemas.openxmlformats.org/officeDocument/2006/relationships/hyperlink" Target="http://doi.org/https://doi.org/10.1016/j.jclinepi.2022.08.016" TargetMode="External"/><Relationship Id="rId54" Type="http://schemas.openxmlformats.org/officeDocument/2006/relationships/image" Target="media/image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054-019-2497-3" TargetMode="External"/><Relationship Id="rId23" Type="http://schemas.openxmlformats.org/officeDocument/2006/relationships/hyperlink" Target="http://doi.org/10.1128/aac.00984-20" TargetMode="External"/><Relationship Id="rId28" Type="http://schemas.openxmlformats.org/officeDocument/2006/relationships/hyperlink" Target="http://doi.org/10.1038/psp.2013.14" TargetMode="External"/><Relationship Id="rId36" Type="http://schemas.openxmlformats.org/officeDocument/2006/relationships/hyperlink" Target="http://doi.org/10.1371/journal.pmed.1001855" TargetMode="External"/><Relationship Id="rId49" Type="http://schemas.openxmlformats.org/officeDocument/2006/relationships/image" Target="media/image2.svg"/><Relationship Id="rId57" Type="http://schemas.openxmlformats.org/officeDocument/2006/relationships/image" Target="media/image10.svg"/><Relationship Id="rId10" Type="http://schemas.microsoft.com/office/2016/09/relationships/commentsIds" Target="commentsIds.xml"/><Relationship Id="rId31" Type="http://schemas.openxmlformats.org/officeDocument/2006/relationships/hyperlink" Target="http://doi.org/10.1038/psp.2013.24" TargetMode="External"/><Relationship Id="rId44" Type="http://schemas.openxmlformats.org/officeDocument/2006/relationships/hyperlink" Target="http://doi.org/10.1002/psp4.13002" TargetMode="External"/><Relationship Id="rId52" Type="http://schemas.openxmlformats.org/officeDocument/2006/relationships/image" Target="media/image5.png"/><Relationship Id="rId60" Type="http://schemas.openxmlformats.org/officeDocument/2006/relationships/image" Target="media/image13.png"/><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33</Pages>
  <Words>16541</Words>
  <Characters>97264</Characters>
  <Application>Microsoft Office Word</Application>
  <DocSecurity>0</DocSecurity>
  <Lines>2069</Lines>
  <Paragraphs>956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112849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51</cp:revision>
  <dcterms:created xsi:type="dcterms:W3CDTF">2024-05-12T20:28:00Z</dcterms:created>
  <dcterms:modified xsi:type="dcterms:W3CDTF">2024-05-21T08:51:00Z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