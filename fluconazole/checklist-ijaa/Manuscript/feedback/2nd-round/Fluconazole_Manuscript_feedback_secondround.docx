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commentRangeStart w:id="1"/>
      <w:commentRangeStart w:id="2"/>
      <w:r w:rsidRPr="00593CAA">
        <w:t>Model</w:t>
      </w:r>
      <w:r w:rsidR="00D63A4A" w:rsidRPr="00593CAA">
        <w:t>-</w:t>
      </w:r>
      <w:r w:rsidR="004E58AA">
        <w:t>i</w:t>
      </w:r>
      <w:r w:rsidR="00D63A4A" w:rsidRPr="00593CAA">
        <w:t xml:space="preserve">nformed </w:t>
      </w:r>
      <w:commentRangeEnd w:id="0"/>
      <w:r w:rsidR="00903810">
        <w:rPr>
          <w:rStyle w:val="CommentReference"/>
          <w:b w:val="0"/>
          <w:bCs w:val="0"/>
        </w:rPr>
        <w:commentReference w:id="0"/>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1"/>
      <w:r w:rsidR="00C60E27">
        <w:rPr>
          <w:rStyle w:val="CommentReference"/>
          <w:b w:val="0"/>
          <w:bCs w:val="0"/>
        </w:rPr>
        <w:commentReference w:id="1"/>
      </w:r>
      <w:commentRangeEnd w:id="2"/>
      <w:r w:rsidR="00CA06EE">
        <w:rPr>
          <w:rStyle w:val="CommentReference"/>
          <w:b w:val="0"/>
          <w:bCs w:val="0"/>
        </w:rPr>
        <w:commentReference w:id="2"/>
      </w:r>
    </w:p>
    <w:p w14:paraId="690D07F0" w14:textId="1A3ECD6F"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ins w:id="3" w:author="My Luong Vuong" w:date="2024-07-10T10:30:00Z">
        <w:r w:rsidR="00616C02" w:rsidRPr="00494DCF">
          <w:rPr>
            <w:vertAlign w:val="superscript"/>
          </w:rPr>
          <w:t>,</w:t>
        </w:r>
      </w:ins>
      <w:ins w:id="4" w:author="Sophie Stocker" w:date="2024-06-17T14:11:00Z">
        <w:r w:rsidR="009523F9">
          <w:rPr>
            <w:vertAlign w:val="superscript"/>
          </w:rPr>
          <w:t>e</w:t>
        </w:r>
        <w:r w:rsidR="00B83AB5" w:rsidRPr="00494DCF">
          <w:rPr>
            <w:vertAlign w:val="superscript"/>
          </w:rPr>
          <w:t>,</w:t>
        </w:r>
      </w:ins>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Jasper M. Boonstra</w:t>
      </w:r>
      <w:r w:rsidR="00387837">
        <w:rPr>
          <w:vertAlign w:val="superscript"/>
        </w:rPr>
        <w:t>o</w:t>
      </w:r>
      <w:r w:rsidR="00C83831">
        <w:rPr>
          <w:vertAlign w:val="superscript"/>
        </w:rPr>
        <w:t>,2</w:t>
      </w:r>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71763B">
        <w:t xml:space="preserve"> </w:t>
      </w:r>
      <w:r w:rsidR="006F4EE5" w:rsidRPr="006F4EE5">
        <w:t xml:space="preserve">Deborah J.E. </w:t>
      </w:r>
      <w:proofErr w:type="spellStart"/>
      <w:r w:rsidR="006F4EE5" w:rsidRPr="006F4EE5">
        <w:t>Marriott</w:t>
      </w:r>
      <w:r w:rsidR="003B008A" w:rsidRPr="003B008A">
        <w:rPr>
          <w:vertAlign w:val="superscript"/>
        </w:rPr>
        <w:t>s,t</w:t>
      </w:r>
      <w:proofErr w:type="spellEnd"/>
      <w:r w:rsidR="006F4EE5">
        <w:t>,</w:t>
      </w:r>
      <w:r w:rsidR="00A83774" w:rsidRPr="00494DCF">
        <w:t xml:space="preserve"> Roger J. </w:t>
      </w:r>
      <w:proofErr w:type="spellStart"/>
      <w:r w:rsidR="00711F14" w:rsidRPr="00494DCF">
        <w:t>Brüggemann</w:t>
      </w:r>
      <w:r w:rsidR="00711F14">
        <w:rPr>
          <w:vertAlign w:val="superscript"/>
        </w:rPr>
        <w:t>u</w:t>
      </w:r>
      <w:r w:rsidR="00480D7F" w:rsidRPr="00494DCF">
        <w:rPr>
          <w:vertAlign w:val="superscript"/>
        </w:rPr>
        <w:t>,</w:t>
      </w:r>
      <w:r w:rsidR="00711F14">
        <w:rPr>
          <w:vertAlign w:val="superscript"/>
        </w:rPr>
        <w:t>v</w:t>
      </w:r>
      <w:proofErr w:type="spellEnd"/>
      <w:r w:rsidR="00A83774" w:rsidRPr="00494DCF">
        <w:t>,</w:t>
      </w:r>
      <w:r w:rsidR="00FB5201" w:rsidRPr="00494DCF">
        <w:t xml:space="preserve"> Jeroen A. </w:t>
      </w:r>
      <w:proofErr w:type="spellStart"/>
      <w:r w:rsidR="00666216" w:rsidRPr="00494DCF">
        <w:t>Schouten</w:t>
      </w:r>
      <w:r w:rsidR="00666216">
        <w:rPr>
          <w:vertAlign w:val="superscript"/>
        </w:rPr>
        <w:t>w</w:t>
      </w:r>
      <w:proofErr w:type="spellEnd"/>
      <w:r w:rsidR="00FB5201" w:rsidRPr="00494DCF">
        <w:t xml:space="preserve">, </w:t>
      </w:r>
      <w:r w:rsidR="00E31872" w:rsidRPr="00494DCF">
        <w:t>Raoul</w:t>
      </w:r>
      <w:r w:rsidR="00F76D85" w:rsidRPr="00494DCF">
        <w:t xml:space="preserve"> </w:t>
      </w:r>
      <w:proofErr w:type="spellStart"/>
      <w:r w:rsidR="00666216" w:rsidRPr="00494DCF">
        <w:t>Bergner</w:t>
      </w:r>
      <w:r w:rsidR="00666216">
        <w:rPr>
          <w:vertAlign w:val="superscript"/>
        </w:rPr>
        <w:t>x</w:t>
      </w:r>
      <w:proofErr w:type="spellEnd"/>
      <w:r w:rsidR="00E31872" w:rsidRPr="00494DCF">
        <w:t xml:space="preserve">, Steven </w:t>
      </w:r>
      <w:proofErr w:type="spellStart"/>
      <w:r w:rsidR="00666216" w:rsidRPr="00494DCF">
        <w:t>Buijk</w:t>
      </w:r>
      <w:r w:rsidR="00666216">
        <w:rPr>
          <w:vertAlign w:val="superscript"/>
        </w:rPr>
        <w:t>y</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666216" w:rsidRPr="00494DCF">
        <w:t>Wicha</w:t>
      </w:r>
      <w:r w:rsidR="00666216">
        <w:rPr>
          <w:vertAlign w:val="superscript"/>
        </w:rPr>
        <w:t>z</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5C060DC6" w14:textId="77777777" w:rsidR="007D196D" w:rsidRDefault="00796939" w:rsidP="00BC0A08">
      <w:pPr>
        <w:spacing w:after="0"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DC1AA3">
        <w:rPr>
          <w:sz w:val="20"/>
          <w:szCs w:val="20"/>
        </w:rPr>
        <w:t xml:space="preserve">. </w:t>
      </w:r>
      <w:r w:rsidR="00F5012A">
        <w:rPr>
          <w:sz w:val="20"/>
          <w:szCs w:val="20"/>
        </w:rPr>
        <w:t xml:space="preserve">Email: </w:t>
      </w:r>
      <w:hyperlink r:id="rId12" w:history="1">
        <w:r w:rsidR="00F5012A" w:rsidRPr="00911031">
          <w:rPr>
            <w:rStyle w:val="Hyperlink"/>
            <w:sz w:val="20"/>
            <w:szCs w:val="20"/>
          </w:rPr>
          <w:t>myluong.vuong@kuleuven.be</w:t>
        </w:r>
      </w:hyperlink>
      <w:r w:rsidR="00F5012A">
        <w:rPr>
          <w:sz w:val="20"/>
          <w:szCs w:val="20"/>
        </w:rPr>
        <w:t>.</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5" w:name="_Hlk152339168"/>
      <w:r w:rsidR="00CD2DBC" w:rsidRPr="00494DCF">
        <w:rPr>
          <w:sz w:val="20"/>
          <w:szCs w:val="20"/>
        </w:rPr>
        <w:t>Australia</w:t>
      </w:r>
      <w:bookmarkEnd w:id="5"/>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2556F5" w:rsidRPr="002556F5">
        <w:rPr>
          <w:sz w:val="20"/>
          <w:szCs w:val="20"/>
        </w:rPr>
        <w:t>School of Clinical Medicine, St Vincent's Healthcare Clinical Campus, Faculty of Medicine and Health, UNSW Sydney, NSW, Australia</w:t>
      </w:r>
      <w:del w:id="6" w:author="My Luong Vuong" w:date="2024-07-10T10:30:00Z">
        <w:r w:rsidR="00616C02" w:rsidRPr="00494DCF">
          <w:rPr>
            <w:sz w:val="20"/>
            <w:szCs w:val="20"/>
            <w:vertAlign w:val="superscript"/>
          </w:rPr>
          <w:br/>
        </w:r>
        <w:r w:rsidR="00616C02">
          <w:rPr>
            <w:sz w:val="20"/>
            <w:szCs w:val="20"/>
            <w:vertAlign w:val="superscript"/>
          </w:rPr>
          <w:delText>t</w:delText>
        </w:r>
        <w:r w:rsidR="00616C02" w:rsidRPr="00494DCF">
          <w:rPr>
            <w:sz w:val="20"/>
            <w:szCs w:val="20"/>
          </w:rPr>
          <w:delText xml:space="preserve"> </w:delText>
        </w:r>
        <w:r w:rsidR="00616C02" w:rsidRPr="00EE50EC">
          <w:rPr>
            <w:sz w:val="20"/>
            <w:szCs w:val="20"/>
          </w:rPr>
          <w:delText>Clinical Microbiology and Infectious Diseases Department, St. Vincent's Hospital, Sydney, NSW, Australia</w:delText>
        </w:r>
      </w:del>
    </w:p>
    <w:p w14:paraId="4053A40E" w14:textId="3888327F" w:rsidR="00BC0A08" w:rsidRDefault="00C07E95" w:rsidP="00BC0A08">
      <w:pPr>
        <w:spacing w:after="0" w:line="276" w:lineRule="auto"/>
        <w:jc w:val="left"/>
        <w:rPr>
          <w:ins w:id="7" w:author="My Luong Vuong" w:date="2024-07-10T10:30:00Z"/>
          <w:sz w:val="20"/>
          <w:szCs w:val="20"/>
        </w:rPr>
      </w:pPr>
      <w:ins w:id="8" w:author="My Luong Vuong" w:date="2024-07-10T10:30:00Z">
        <w:r>
          <w:rPr>
            <w:sz w:val="20"/>
            <w:szCs w:val="20"/>
            <w:vertAlign w:val="superscript"/>
          </w:rPr>
          <w:t>t</w:t>
        </w:r>
        <w:r w:rsidR="00740FC2" w:rsidRPr="00494DCF">
          <w:rPr>
            <w:sz w:val="20"/>
            <w:szCs w:val="20"/>
          </w:rPr>
          <w:t xml:space="preserve"> </w:t>
        </w:r>
        <w:r w:rsidR="00EE50EC" w:rsidRPr="00EE50EC">
          <w:rPr>
            <w:sz w:val="20"/>
            <w:szCs w:val="20"/>
          </w:rPr>
          <w:t>Clinical Microbiology and Infectious Diseases Department, St. Vincent's Hospital, Sydney, NSW, Australia</w:t>
        </w:r>
      </w:ins>
    </w:p>
    <w:p w14:paraId="2798C0AC" w14:textId="64ECD262" w:rsidR="00F648D3" w:rsidRDefault="00D61940" w:rsidP="002B3F1C">
      <w:pPr>
        <w:spacing w:line="276" w:lineRule="auto"/>
        <w:jc w:val="left"/>
        <w:rPr>
          <w:sz w:val="20"/>
          <w:szCs w:val="20"/>
        </w:rPr>
      </w:pPr>
      <w:r>
        <w:rPr>
          <w:sz w:val="20"/>
          <w:szCs w:val="20"/>
          <w:vertAlign w:val="superscript"/>
        </w:rPr>
        <w:t>u</w:t>
      </w:r>
      <w:r w:rsidRPr="00494DCF">
        <w:rPr>
          <w:sz w:val="20"/>
          <w:szCs w:val="20"/>
        </w:rPr>
        <w:t xml:space="preserve"> </w:t>
      </w:r>
      <w:r w:rsidR="00BC0A08" w:rsidRPr="00494DCF">
        <w:rPr>
          <w:sz w:val="20"/>
          <w:szCs w:val="20"/>
        </w:rPr>
        <w:t>Radboud university medical centre, Radboud Institute for Medical Innovations, Department of Pharmacy, Nijmegen, The Netherlands</w:t>
      </w:r>
      <w:r w:rsidR="00BC0A08" w:rsidRPr="00494DCF">
        <w:rPr>
          <w:sz w:val="20"/>
          <w:szCs w:val="20"/>
          <w:vertAlign w:val="superscript"/>
        </w:rPr>
        <w:br/>
      </w:r>
      <w:del w:id="9" w:author="My Luong Vuong" w:date="2024-07-10T10:30:00Z">
        <w:r w:rsidR="00616C02">
          <w:rPr>
            <w:sz w:val="20"/>
            <w:szCs w:val="20"/>
            <w:vertAlign w:val="superscript"/>
          </w:rPr>
          <w:delText>v</w:delText>
        </w:r>
      </w:del>
      <w:ins w:id="10" w:author="My Luong Vuong" w:date="2024-07-10T10:30:00Z">
        <w:r w:rsidR="00616C02">
          <w:rPr>
            <w:sz w:val="20"/>
            <w:szCs w:val="20"/>
            <w:vertAlign w:val="superscript"/>
          </w:rPr>
          <w:t>v</w:t>
        </w:r>
      </w:ins>
      <w:r w:rsidRPr="00494DCF">
        <w:rPr>
          <w:sz w:val="20"/>
          <w:szCs w:val="20"/>
        </w:rPr>
        <w:t xml:space="preserve"> </w:t>
      </w:r>
      <w:proofErr w:type="spellStart"/>
      <w:r w:rsidR="00BC0A08" w:rsidRPr="00494DCF">
        <w:rPr>
          <w:sz w:val="20"/>
          <w:szCs w:val="20"/>
        </w:rPr>
        <w:t>Radboudumc</w:t>
      </w:r>
      <w:proofErr w:type="spellEnd"/>
      <w:r w:rsidR="00BC0A08" w:rsidRPr="00494DCF">
        <w:rPr>
          <w:sz w:val="20"/>
          <w:szCs w:val="20"/>
        </w:rPr>
        <w:t>/CWZ Centre of Expertise in Mycology, Nijmegen, The Netherlands</w:t>
      </w:r>
      <w:r w:rsidR="00A10EDA" w:rsidRPr="00494DCF">
        <w:rPr>
          <w:sz w:val="20"/>
          <w:szCs w:val="20"/>
          <w:vertAlign w:val="superscript"/>
        </w:rPr>
        <w:br/>
      </w:r>
      <w:r w:rsidR="00927DA6">
        <w:rPr>
          <w:sz w:val="20"/>
          <w:szCs w:val="20"/>
          <w:vertAlign w:val="superscript"/>
        </w:rPr>
        <w:t>w</w:t>
      </w:r>
      <w:r w:rsidR="00927DA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927DA6">
        <w:rPr>
          <w:sz w:val="20"/>
          <w:szCs w:val="20"/>
          <w:vertAlign w:val="superscript"/>
        </w:rPr>
        <w:t>x</w:t>
      </w:r>
      <w:r w:rsidR="00927DA6" w:rsidRPr="00494DCF">
        <w:rPr>
          <w:sz w:val="20"/>
          <w:szCs w:val="20"/>
        </w:rPr>
        <w:t xml:space="preserve"> </w:t>
      </w:r>
      <w:r w:rsidR="005B0EB5" w:rsidRPr="00494DCF">
        <w:rPr>
          <w:sz w:val="20"/>
          <w:szCs w:val="20"/>
        </w:rPr>
        <w:t>Division of Rheumatology</w:t>
      </w:r>
      <w:r w:rsidR="00273524">
        <w:rPr>
          <w:sz w:val="20"/>
          <w:szCs w:val="20"/>
        </w:rPr>
        <w:t xml:space="preserve"> and Nephrology</w:t>
      </w:r>
      <w:r w:rsidR="005B0EB5" w:rsidRPr="00494DCF">
        <w:rPr>
          <w:sz w:val="20"/>
          <w:szCs w:val="20"/>
        </w:rPr>
        <w:t xml:space="preserve">,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927DA6">
        <w:rPr>
          <w:sz w:val="20"/>
          <w:szCs w:val="20"/>
          <w:vertAlign w:val="superscript"/>
        </w:rPr>
        <w:t>y</w:t>
      </w:r>
      <w:r w:rsidR="00927DA6"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927DA6">
        <w:rPr>
          <w:sz w:val="20"/>
          <w:szCs w:val="20"/>
          <w:vertAlign w:val="superscript"/>
        </w:rPr>
        <w:t>z</w:t>
      </w:r>
      <w:r w:rsidR="00927DA6" w:rsidRPr="00494DCF">
        <w:rPr>
          <w:sz w:val="20"/>
          <w:szCs w:val="20"/>
        </w:rPr>
        <w:t xml:space="preserve"> </w:t>
      </w:r>
      <w:r w:rsidR="0054174E" w:rsidRPr="00494DCF">
        <w:rPr>
          <w:sz w:val="20"/>
          <w:szCs w:val="20"/>
        </w:rPr>
        <w:t>Institute of Pharmacy, University of Hamburg, Hamburg, Germany</w:t>
      </w:r>
    </w:p>
    <w:p w14:paraId="147873E7" w14:textId="3778029A" w:rsidR="003841C3" w:rsidRDefault="00616C02" w:rsidP="009B5FBB">
      <w:pPr>
        <w:spacing w:after="0" w:line="276" w:lineRule="auto"/>
        <w:jc w:val="left"/>
        <w:rPr>
          <w:sz w:val="20"/>
          <w:szCs w:val="20"/>
        </w:rPr>
      </w:pPr>
      <w:del w:id="11" w:author="My Luong Vuong" w:date="2024-07-10T10:30:00Z">
        <w:r w:rsidRPr="005372BE">
          <w:rPr>
            <w:sz w:val="20"/>
            <w:szCs w:val="20"/>
            <w:vertAlign w:val="superscript"/>
          </w:rPr>
          <w:delText>1</w:delText>
        </w:r>
      </w:del>
      <w:ins w:id="12" w:author="My Luong Vuong" w:date="2024-07-10T10:30:00Z">
        <w:r w:rsidR="003841C3" w:rsidRPr="005372BE">
          <w:rPr>
            <w:sz w:val="20"/>
            <w:szCs w:val="20"/>
            <w:vertAlign w:val="superscript"/>
          </w:rPr>
          <w:t>1</w:t>
        </w:r>
        <w:r w:rsidR="003841C3">
          <w:rPr>
            <w:sz w:val="20"/>
            <w:szCs w:val="20"/>
          </w:rPr>
          <w:t xml:space="preserve"> </w:t>
        </w:r>
        <w:r w:rsidR="00EE5621" w:rsidRPr="00EE5621">
          <w:rPr>
            <w:sz w:val="20"/>
            <w:szCs w:val="20"/>
          </w:rPr>
          <w:t>Gilead Sciences</w:t>
        </w:r>
        <w:r w:rsidR="00EE5621">
          <w:rPr>
            <w:sz w:val="20"/>
            <w:szCs w:val="20"/>
          </w:rPr>
          <w:t>,</w:t>
        </w:r>
      </w:ins>
      <w:r w:rsidR="00EE5621" w:rsidRPr="00EE5621">
        <w:rPr>
          <w:sz w:val="20"/>
          <w:szCs w:val="20"/>
        </w:rPr>
        <w:t xml:space="preserve"> </w:t>
      </w:r>
      <w:r w:rsidR="003841C3">
        <w:rPr>
          <w:sz w:val="20"/>
          <w:szCs w:val="20"/>
        </w:rPr>
        <w:t>Am</w:t>
      </w:r>
      <w:r w:rsidR="00441710">
        <w:rPr>
          <w:sz w:val="20"/>
          <w:szCs w:val="20"/>
        </w:rPr>
        <w:t>st</w:t>
      </w:r>
      <w:r w:rsidR="003841C3">
        <w:rPr>
          <w:sz w:val="20"/>
          <w:szCs w:val="20"/>
        </w:rPr>
        <w:t>erdam, The Netherlands</w:t>
      </w:r>
    </w:p>
    <w:p w14:paraId="4833D100" w14:textId="79C06D2A" w:rsidR="0055640E" w:rsidRDefault="008A6659" w:rsidP="00FD3A52">
      <w:pPr>
        <w:spacing w:line="276" w:lineRule="auto"/>
        <w:jc w:val="left"/>
        <w:rPr>
          <w:sz w:val="20"/>
          <w:szCs w:val="20"/>
        </w:rPr>
      </w:pPr>
      <w:r>
        <w:rPr>
          <w:sz w:val="20"/>
          <w:szCs w:val="20"/>
          <w:vertAlign w:val="superscript"/>
        </w:rPr>
        <w:t>2</w:t>
      </w:r>
      <w:r w:rsidR="0055640E">
        <w:rPr>
          <w:sz w:val="20"/>
          <w:szCs w:val="20"/>
        </w:rPr>
        <w:t xml:space="preserve"> </w:t>
      </w:r>
      <w:r>
        <w:rPr>
          <w:sz w:val="20"/>
          <w:szCs w:val="20"/>
        </w:rPr>
        <w:t xml:space="preserve">ICON </w:t>
      </w:r>
      <w:r w:rsidR="00284018">
        <w:rPr>
          <w:sz w:val="20"/>
          <w:szCs w:val="20"/>
        </w:rPr>
        <w:t>p</w:t>
      </w:r>
      <w:r>
        <w:rPr>
          <w:sz w:val="20"/>
          <w:szCs w:val="20"/>
        </w:rPr>
        <w:t>lc</w:t>
      </w:r>
      <w:r w:rsidR="0055640E">
        <w:rPr>
          <w:sz w:val="20"/>
          <w:szCs w:val="20"/>
        </w:rPr>
        <w:t>,</w:t>
      </w:r>
      <w:r>
        <w:rPr>
          <w:sz w:val="20"/>
          <w:szCs w:val="20"/>
        </w:rPr>
        <w:t xml:space="preserve"> Groningen,</w:t>
      </w:r>
      <w:r w:rsidR="0055640E">
        <w:rPr>
          <w:sz w:val="20"/>
          <w:szCs w:val="20"/>
        </w:rPr>
        <w:t xml:space="preserve"> The Netherlands</w:t>
      </w:r>
    </w:p>
    <w:p w14:paraId="26E3DAF8" w14:textId="77777777" w:rsidR="00D97E1B" w:rsidRPr="00E03B11" w:rsidRDefault="00D97E1B">
      <w:pPr>
        <w:pPrChange w:id="13" w:author="My Luong Vuong" w:date="2024-07-10T10:43:00Z">
          <w:pPr>
            <w:spacing w:line="276" w:lineRule="auto"/>
            <w:jc w:val="left"/>
          </w:pPr>
        </w:pPrChange>
      </w:pPr>
      <w:r w:rsidRPr="009B5FBB">
        <w:rPr>
          <w:vertAlign w:val="superscript"/>
          <w:rPrChange w:id="14" w:author="My Luong Vuong" w:date="2024-07-10T10:43:00Z">
            <w:rPr/>
          </w:rPrChange>
        </w:rPr>
        <w:lastRenderedPageBreak/>
        <w:t>†</w:t>
      </w:r>
      <w:r w:rsidRPr="00E03B11">
        <w:t xml:space="preserve">Shared co-first authorship, </w:t>
      </w:r>
      <w:r w:rsidRPr="009B5FBB">
        <w:rPr>
          <w:vertAlign w:val="superscript"/>
          <w:rPrChange w:id="15" w:author="My Luong Vuong" w:date="2024-07-10T10:43:00Z">
            <w:rPr/>
          </w:rPrChange>
        </w:rPr>
        <w:t>‡</w:t>
      </w:r>
      <w:r w:rsidRPr="00E03B11">
        <w:t>Shared co-senior authorship</w:t>
      </w:r>
    </w:p>
    <w:p w14:paraId="6335736E" w14:textId="62677594" w:rsidR="00D97E1B" w:rsidRDefault="00D97E1B" w:rsidP="00857110">
      <w:pPr>
        <w:jc w:val="left"/>
      </w:pPr>
      <w:r w:rsidRPr="00E03B11">
        <w:t xml:space="preserve">*Corresponding author. E-mail: </w:t>
      </w:r>
      <w:hyperlink r:id="rId13" w:history="1">
        <w:r w:rsidR="00F93E82" w:rsidRPr="00F93E82">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547C8198" w14:textId="62096FC5" w:rsidR="00944CA1" w:rsidRDefault="000C6FDC" w:rsidP="000C6FDC">
      <w:pPr>
        <w:spacing w:after="0" w:line="480" w:lineRule="auto"/>
        <w:rPr>
          <w:ins w:id="16" w:author="My Luong Vuong" w:date="2024-07-10T10:30:00Z"/>
          <w:bCs/>
        </w:rPr>
      </w:pPr>
      <w:ins w:id="17" w:author="My Luong Vuong" w:date="2024-07-10T10:30:00Z">
        <w:r w:rsidRPr="002E6576">
          <w:rPr>
            <w:rStyle w:val="Heading2Char"/>
            <w:sz w:val="22"/>
            <w:szCs w:val="22"/>
          </w:rPr>
          <w:t>ORCID numbers</w:t>
        </w:r>
        <w:r w:rsidRPr="002E6576">
          <w:rPr>
            <w:rStyle w:val="Heading2Char"/>
          </w:rPr>
          <w:t>:</w:t>
        </w:r>
        <w:r w:rsidRPr="009A3DB4">
          <w:rPr>
            <w:bCs/>
          </w:rPr>
          <w:tab/>
        </w:r>
        <w:r w:rsidR="00775CC1">
          <w:rPr>
            <w:bCs/>
          </w:rPr>
          <w:t xml:space="preserve">MLV: </w:t>
        </w:r>
        <w:r w:rsidR="00754851" w:rsidRPr="00754851">
          <w:rPr>
            <w:bCs/>
          </w:rPr>
          <w:t>0000-0001-9203-6745</w:t>
        </w:r>
      </w:ins>
    </w:p>
    <w:p w14:paraId="1451A338" w14:textId="335EBCC4" w:rsidR="000C6FDC" w:rsidRDefault="000C6FDC" w:rsidP="00944CA1">
      <w:pPr>
        <w:spacing w:after="0" w:line="480" w:lineRule="auto"/>
        <w:ind w:left="1440" w:firstLine="720"/>
        <w:rPr>
          <w:ins w:id="18" w:author="My Luong Vuong" w:date="2024-07-10T10:30:00Z"/>
          <w:bCs/>
        </w:rPr>
      </w:pPr>
      <w:ins w:id="19" w:author="My Luong Vuong" w:date="2024-07-10T10:30:00Z">
        <w:r w:rsidRPr="009A3DB4">
          <w:rPr>
            <w:bCs/>
          </w:rPr>
          <w:t>OK: 0000-0001-5708-9497</w:t>
        </w:r>
      </w:ins>
    </w:p>
    <w:p w14:paraId="4C14FCBC" w14:textId="2FEF74C9" w:rsidR="00341EFF" w:rsidRDefault="00341EFF" w:rsidP="00944CA1">
      <w:pPr>
        <w:spacing w:after="0" w:line="480" w:lineRule="auto"/>
        <w:ind w:left="1440" w:firstLine="720"/>
        <w:rPr>
          <w:ins w:id="20" w:author="My Luong Vuong" w:date="2024-07-10T10:30:00Z"/>
          <w:bCs/>
        </w:rPr>
      </w:pPr>
      <w:ins w:id="21" w:author="My Luong Vuong" w:date="2024-07-10T10:30:00Z">
        <w:r>
          <w:rPr>
            <w:bCs/>
          </w:rPr>
          <w:t xml:space="preserve">RVD: </w:t>
        </w:r>
        <w:r w:rsidR="00FD721A" w:rsidRPr="00FD721A">
          <w:rPr>
            <w:bCs/>
          </w:rPr>
          <w:t>0000-0002-8353-2103</w:t>
        </w:r>
      </w:ins>
    </w:p>
    <w:p w14:paraId="6E056030" w14:textId="0E44A1FE" w:rsidR="00041875" w:rsidRDefault="00041875" w:rsidP="00944CA1">
      <w:pPr>
        <w:spacing w:after="0" w:line="480" w:lineRule="auto"/>
        <w:ind w:left="1440" w:firstLine="720"/>
        <w:rPr>
          <w:ins w:id="22" w:author="My Luong Vuong" w:date="2024-07-10T10:30:00Z"/>
          <w:bCs/>
        </w:rPr>
      </w:pPr>
      <w:ins w:id="23" w:author="My Luong Vuong" w:date="2024-07-10T10:30:00Z">
        <w:r>
          <w:rPr>
            <w:bCs/>
          </w:rPr>
          <w:t xml:space="preserve">JWA: </w:t>
        </w:r>
        <w:r w:rsidR="00061C8B" w:rsidRPr="00061C8B">
          <w:rPr>
            <w:bCs/>
          </w:rPr>
          <w:t>0000-0001-6703-0288</w:t>
        </w:r>
      </w:ins>
    </w:p>
    <w:p w14:paraId="0F7395D5" w14:textId="58E1BB07" w:rsidR="00523439" w:rsidRDefault="00610004" w:rsidP="00944CA1">
      <w:pPr>
        <w:spacing w:after="0" w:line="480" w:lineRule="auto"/>
        <w:ind w:left="1440" w:firstLine="720"/>
        <w:rPr>
          <w:ins w:id="24" w:author="My Luong Vuong" w:date="2024-07-10T10:30:00Z"/>
          <w:bCs/>
        </w:rPr>
      </w:pPr>
      <w:ins w:id="25" w:author="My Luong Vuong" w:date="2024-07-10T10:30:00Z">
        <w:r>
          <w:rPr>
            <w:bCs/>
          </w:rPr>
          <w:t xml:space="preserve">SLS: </w:t>
        </w:r>
        <w:r w:rsidR="00271148" w:rsidRPr="00271148">
          <w:rPr>
            <w:bCs/>
          </w:rPr>
          <w:t>0000-0002-2114-587X</w:t>
        </w:r>
      </w:ins>
    </w:p>
    <w:p w14:paraId="714318E4" w14:textId="6C68220C" w:rsidR="002C6ACD" w:rsidRDefault="002C6ACD" w:rsidP="00944CA1">
      <w:pPr>
        <w:spacing w:after="0" w:line="480" w:lineRule="auto"/>
        <w:ind w:left="1440" w:firstLine="720"/>
        <w:rPr>
          <w:ins w:id="26" w:author="My Luong Vuong" w:date="2024-07-10T10:30:00Z"/>
          <w:bCs/>
        </w:rPr>
      </w:pPr>
      <w:ins w:id="27" w:author="My Luong Vuong" w:date="2024-07-10T10:30:00Z">
        <w:r>
          <w:rPr>
            <w:bCs/>
          </w:rPr>
          <w:t xml:space="preserve">JAR: </w:t>
        </w:r>
        <w:r w:rsidR="004D2FEE" w:rsidRPr="004D2FEE">
          <w:rPr>
            <w:bCs/>
          </w:rPr>
          <w:t>0000-0001-6218-435X</w:t>
        </w:r>
      </w:ins>
    </w:p>
    <w:p w14:paraId="7EB0C189" w14:textId="77777777" w:rsidR="00AA099A" w:rsidRPr="002E6576" w:rsidRDefault="00AA099A" w:rsidP="00AA099A">
      <w:pPr>
        <w:ind w:left="2160"/>
        <w:rPr>
          <w:ins w:id="28" w:author="My Luong Vuong" w:date="2024-07-10T10:30:00Z"/>
          <w:bCs/>
          <w:lang w:val="nl-BE"/>
        </w:rPr>
      </w:pPr>
      <w:ins w:id="29" w:author="My Luong Vuong" w:date="2024-07-10T10:30:00Z">
        <w:r w:rsidRPr="002E6576">
          <w:rPr>
            <w:bCs/>
            <w:lang w:val="nl-BE"/>
          </w:rPr>
          <w:t>YD: 0000-0003-1784-8297</w:t>
        </w:r>
      </w:ins>
    </w:p>
    <w:p w14:paraId="118C4370" w14:textId="77777777" w:rsidR="00B31353" w:rsidRPr="002E6576" w:rsidRDefault="00B31353" w:rsidP="00B31353">
      <w:pPr>
        <w:ind w:left="2160"/>
        <w:rPr>
          <w:ins w:id="30" w:author="My Luong Vuong" w:date="2024-07-10T10:30:00Z"/>
          <w:bCs/>
          <w:lang w:val="nl-BE"/>
        </w:rPr>
      </w:pPr>
      <w:ins w:id="31" w:author="My Luong Vuong" w:date="2024-07-10T10:30:00Z">
        <w:r w:rsidRPr="002E6576">
          <w:rPr>
            <w:bCs/>
            <w:lang w:val="nl-BE"/>
          </w:rPr>
          <w:t>JW: 0000-0002-5983-3897</w:t>
        </w:r>
      </w:ins>
    </w:p>
    <w:p w14:paraId="1AEF641A" w14:textId="77777777" w:rsidR="000C6FDC" w:rsidRPr="002E6576" w:rsidRDefault="000C6FDC" w:rsidP="000C6FDC">
      <w:pPr>
        <w:ind w:left="2160"/>
        <w:rPr>
          <w:ins w:id="32" w:author="My Luong Vuong" w:date="2024-07-10T10:30:00Z"/>
          <w:bCs/>
          <w:lang w:val="nl-BE"/>
        </w:rPr>
      </w:pPr>
      <w:ins w:id="33" w:author="My Luong Vuong" w:date="2024-07-10T10:30:00Z">
        <w:r w:rsidRPr="002E6576">
          <w:rPr>
            <w:bCs/>
            <w:lang w:val="nl-BE"/>
          </w:rPr>
          <w:t>BM: 0000-0002-1501-3045</w:t>
        </w:r>
      </w:ins>
    </w:p>
    <w:p w14:paraId="41013479" w14:textId="560FDDF6" w:rsidR="00E67A44" w:rsidRPr="002E6576" w:rsidRDefault="00DE1090" w:rsidP="000C6FDC">
      <w:pPr>
        <w:ind w:left="2160"/>
        <w:rPr>
          <w:ins w:id="34" w:author="My Luong Vuong" w:date="2024-07-10T10:30:00Z"/>
          <w:bCs/>
          <w:lang w:val="nl-BE"/>
        </w:rPr>
      </w:pPr>
      <w:ins w:id="35" w:author="My Luong Vuong" w:date="2024-07-10T10:30:00Z">
        <w:r w:rsidRPr="002E6576">
          <w:rPr>
            <w:bCs/>
            <w:lang w:val="nl-BE"/>
          </w:rPr>
          <w:t xml:space="preserve">JMB: </w:t>
        </w:r>
        <w:r w:rsidR="00F0040A" w:rsidRPr="002E6576">
          <w:rPr>
            <w:bCs/>
            <w:lang w:val="nl-BE"/>
          </w:rPr>
          <w:t>0009-0006-5957-7244</w:t>
        </w:r>
      </w:ins>
    </w:p>
    <w:p w14:paraId="6F5CBE33" w14:textId="3A142A18" w:rsidR="008B31D1" w:rsidRPr="002E6576" w:rsidRDefault="008B31D1" w:rsidP="000C6FDC">
      <w:pPr>
        <w:ind w:left="2160"/>
        <w:rPr>
          <w:ins w:id="36" w:author="My Luong Vuong" w:date="2024-07-10T10:30:00Z"/>
          <w:bCs/>
          <w:lang w:val="nl-BE"/>
        </w:rPr>
      </w:pPr>
      <w:ins w:id="37" w:author="My Luong Vuong" w:date="2024-07-10T10:30:00Z">
        <w:r w:rsidRPr="002E6576">
          <w:rPr>
            <w:bCs/>
            <w:lang w:val="nl-BE"/>
          </w:rPr>
          <w:t xml:space="preserve">IS: </w:t>
        </w:r>
        <w:r w:rsidR="0016315C" w:rsidRPr="002E6576">
          <w:rPr>
            <w:bCs/>
            <w:lang w:val="nl-BE"/>
          </w:rPr>
          <w:t>0000-0002-9457-8262</w:t>
        </w:r>
      </w:ins>
    </w:p>
    <w:p w14:paraId="06919308" w14:textId="422B155D" w:rsidR="00C438A5" w:rsidRPr="002E6576" w:rsidRDefault="00C438A5" w:rsidP="000C6FDC">
      <w:pPr>
        <w:ind w:left="2160"/>
        <w:rPr>
          <w:ins w:id="38" w:author="My Luong Vuong" w:date="2024-07-10T10:30:00Z"/>
          <w:bCs/>
          <w:lang w:val="nl-BE"/>
        </w:rPr>
      </w:pPr>
      <w:ins w:id="39" w:author="My Luong Vuong" w:date="2024-07-10T10:30:00Z">
        <w:r w:rsidRPr="002E6576">
          <w:rPr>
            <w:bCs/>
            <w:lang w:val="nl-BE"/>
          </w:rPr>
          <w:t xml:space="preserve">RJB: </w:t>
        </w:r>
        <w:r w:rsidR="00BD3DA9" w:rsidRPr="002E6576">
          <w:rPr>
            <w:bCs/>
            <w:lang w:val="nl-BE"/>
          </w:rPr>
          <w:t>0000-0002-7618-725X</w:t>
        </w:r>
      </w:ins>
    </w:p>
    <w:p w14:paraId="4FD67694" w14:textId="10F9DA52" w:rsidR="007F3FE3" w:rsidRPr="002E6576" w:rsidRDefault="00982192" w:rsidP="000C6FDC">
      <w:pPr>
        <w:ind w:left="2160"/>
        <w:rPr>
          <w:ins w:id="40" w:author="My Luong Vuong" w:date="2024-07-10T10:30:00Z"/>
          <w:bCs/>
          <w:lang w:val="nl-BE"/>
        </w:rPr>
      </w:pPr>
      <w:ins w:id="41" w:author="My Luong Vuong" w:date="2024-07-10T10:30:00Z">
        <w:r w:rsidRPr="002E6576">
          <w:rPr>
            <w:bCs/>
            <w:lang w:val="nl-BE"/>
          </w:rPr>
          <w:t xml:space="preserve">JAS: </w:t>
        </w:r>
        <w:r w:rsidR="00A66909" w:rsidRPr="002E6576">
          <w:rPr>
            <w:bCs/>
            <w:lang w:val="nl-BE"/>
          </w:rPr>
          <w:t>0000-0001-9118-4420</w:t>
        </w:r>
      </w:ins>
    </w:p>
    <w:p w14:paraId="7EDE4D57" w14:textId="0DF96C73" w:rsidR="00080AA2" w:rsidRDefault="00CE08ED" w:rsidP="000C6FDC">
      <w:pPr>
        <w:ind w:left="2160"/>
        <w:rPr>
          <w:ins w:id="42" w:author="My Luong Vuong" w:date="2024-07-10T10:30:00Z"/>
          <w:bCs/>
        </w:rPr>
      </w:pPr>
      <w:ins w:id="43" w:author="My Luong Vuong" w:date="2024-07-10T10:30:00Z">
        <w:r>
          <w:rPr>
            <w:bCs/>
          </w:rPr>
          <w:t xml:space="preserve">RB: </w:t>
        </w:r>
        <w:r w:rsidRPr="00CE08ED">
          <w:rPr>
            <w:bCs/>
          </w:rPr>
          <w:t>0000-0002-7965-1273</w:t>
        </w:r>
      </w:ins>
    </w:p>
    <w:p w14:paraId="578F4E3A" w14:textId="3F3F79DA" w:rsidR="002017A4" w:rsidRPr="009A3DB4" w:rsidRDefault="002017A4" w:rsidP="000C6FDC">
      <w:pPr>
        <w:ind w:left="2160"/>
        <w:rPr>
          <w:ins w:id="44" w:author="My Luong Vuong" w:date="2024-07-10T10:30:00Z"/>
          <w:bCs/>
        </w:rPr>
      </w:pPr>
      <w:ins w:id="45" w:author="My Luong Vuong" w:date="2024-07-10T10:30:00Z">
        <w:r>
          <w:rPr>
            <w:bCs/>
          </w:rPr>
          <w:t>S</w:t>
        </w:r>
        <w:r w:rsidR="00A20BFF">
          <w:rPr>
            <w:bCs/>
          </w:rPr>
          <w:t>G</w:t>
        </w:r>
        <w:r>
          <w:rPr>
            <w:bCs/>
          </w:rPr>
          <w:t xml:space="preserve">W: </w:t>
        </w:r>
        <w:r w:rsidR="0023380C" w:rsidRPr="0023380C">
          <w:rPr>
            <w:bCs/>
          </w:rPr>
          <w:t>0000-0002-8773-4845</w:t>
        </w:r>
      </w:ins>
    </w:p>
    <w:p w14:paraId="16A7D6D3" w14:textId="492ADDD4" w:rsidR="000C6FDC" w:rsidRPr="009A3DB4" w:rsidRDefault="000C6FDC" w:rsidP="000C6FDC">
      <w:pPr>
        <w:ind w:left="2160"/>
        <w:rPr>
          <w:ins w:id="46" w:author="My Luong Vuong" w:date="2024-07-10T10:30:00Z"/>
          <w:bCs/>
        </w:rPr>
      </w:pPr>
      <w:proofErr w:type="spellStart"/>
      <w:ins w:id="47" w:author="My Luong Vuong" w:date="2024-07-10T10:30:00Z">
        <w:r w:rsidRPr="009A3DB4">
          <w:rPr>
            <w:bCs/>
          </w:rPr>
          <w:t>IS</w:t>
        </w:r>
      </w:ins>
      <w:ins w:id="48" w:author="My Luong Vuong" w:date="2024-07-10T10:20:00Z">
        <w:r w:rsidR="00777C6B">
          <w:rPr>
            <w:bCs/>
          </w:rPr>
          <w:t>p</w:t>
        </w:r>
      </w:ins>
      <w:proofErr w:type="spellEnd"/>
      <w:ins w:id="49" w:author="My Luong Vuong" w:date="2024-07-10T10:30:00Z">
        <w:r w:rsidRPr="009A3DB4">
          <w:rPr>
            <w:bCs/>
          </w:rPr>
          <w:t>: 0000-0001-6342-0676</w:t>
        </w:r>
      </w:ins>
    </w:p>
    <w:p w14:paraId="79592FCA" w14:textId="506C8215" w:rsidR="004812FB" w:rsidRPr="009A3DB4" w:rsidRDefault="000C6FDC" w:rsidP="000C6FDC">
      <w:pPr>
        <w:ind w:left="2160"/>
        <w:rPr>
          <w:ins w:id="50" w:author="My Luong Vuong" w:date="2024-07-10T10:30:00Z"/>
          <w:bCs/>
        </w:rPr>
      </w:pPr>
      <w:ins w:id="51" w:author="My Luong Vuong" w:date="2024-07-10T10:30:00Z">
        <w:r w:rsidRPr="009A3DB4">
          <w:rPr>
            <w:bCs/>
          </w:rPr>
          <w:t>ED:</w:t>
        </w:r>
        <w:r w:rsidRPr="009A3DB4">
          <w:t xml:space="preserve"> </w:t>
        </w:r>
        <w:r w:rsidRPr="009A3DB4">
          <w:rPr>
            <w:bCs/>
          </w:rPr>
          <w:t>0000-0002-0785-2930</w:t>
        </w:r>
      </w:ins>
    </w:p>
    <w:p w14:paraId="6D83B7FB" w14:textId="77777777" w:rsidR="000C6FDC" w:rsidRPr="009A3DB4" w:rsidRDefault="000C6FDC" w:rsidP="00FD3A52">
      <w:pPr>
        <w:pStyle w:val="Heading1"/>
        <w:numPr>
          <w:ilvl w:val="0"/>
          <w:numId w:val="0"/>
        </w:numPr>
        <w:ind w:left="432" w:hanging="432"/>
        <w:rPr>
          <w:ins w:id="52" w:author="My Luong Vuong" w:date="2024-07-10T10:30:00Z"/>
        </w:rPr>
      </w:pPr>
      <w:ins w:id="53" w:author="My Luong Vuong" w:date="2024-07-10T10:30:00Z">
        <w:r w:rsidRPr="009A3DB4">
          <w:lastRenderedPageBreak/>
          <w:t>List of abbreviations</w:t>
        </w:r>
      </w:ins>
    </w:p>
    <w:p w14:paraId="7341354B" w14:textId="3E6FC8B2" w:rsidR="00F648D3" w:rsidRPr="00845D5D" w:rsidRDefault="00C32B5C">
      <w:pPr>
        <w:jc w:val="left"/>
        <w:pPrChange w:id="54" w:author="My Luong Vuong" w:date="2024-07-10T10:43:00Z">
          <w:pPr>
            <w:pStyle w:val="ListParagraph"/>
            <w:numPr>
              <w:numId w:val="7"/>
            </w:numPr>
            <w:ind w:hanging="360"/>
          </w:pPr>
        </w:pPrChange>
      </w:pPr>
      <w:ins w:id="55" w:author="My Luong Vuong" w:date="2024-07-10T10:30:00Z">
        <w:r>
          <w:t>BMI: body mass index</w:t>
        </w:r>
        <w:r w:rsidR="007E25A0">
          <w:t>;</w:t>
        </w:r>
        <w:r>
          <w:rPr>
            <w:i/>
            <w:iCs/>
          </w:rPr>
          <w:t xml:space="preserve"> </w:t>
        </w:r>
        <w:r w:rsidR="00637569" w:rsidRPr="002C38AB">
          <w:rPr>
            <w:i/>
            <w:iCs/>
          </w:rPr>
          <w:t>f</w:t>
        </w:r>
        <w:r w:rsidR="000C6FDC" w:rsidRPr="009A3DB4">
          <w:t>AUC</w:t>
        </w:r>
        <w:r w:rsidR="000C6FDC" w:rsidRPr="009A3DB4">
          <w:rPr>
            <w:vertAlign w:val="subscript"/>
          </w:rPr>
          <w:t>0-24</w:t>
        </w:r>
        <w:r w:rsidR="000C6FDC" w:rsidRPr="009A3DB4">
          <w:t xml:space="preserve">: area under the </w:t>
        </w:r>
        <w:r w:rsidR="000234BB">
          <w:t xml:space="preserve">unbound </w:t>
        </w:r>
        <w:r w:rsidR="000C6FDC" w:rsidRPr="009A3DB4">
          <w:t>concentration-time curve for 24 hours;</w:t>
        </w:r>
        <w:r w:rsidR="00EE0DCB">
          <w:t xml:space="preserve"> FFM: fat-free mass;</w:t>
        </w:r>
        <w:r w:rsidR="000C6FDC" w:rsidRPr="009A3DB4">
          <w:t xml:space="preserve"> </w:t>
        </w:r>
        <w:r w:rsidR="00352E8F">
          <w:t>CKD</w:t>
        </w:r>
        <w:r w:rsidR="00594D22">
          <w:t>-</w:t>
        </w:r>
        <w:r w:rsidR="00352E8F">
          <w:t xml:space="preserve">EPI: </w:t>
        </w:r>
        <w:r w:rsidR="00594D22" w:rsidRPr="006A1D98">
          <w:t>chronic kidney disease epidemiology collaboration</w:t>
        </w:r>
        <w:r w:rsidR="00BC480B">
          <w:t xml:space="preserve">; </w:t>
        </w:r>
        <w:r w:rsidR="000C6FDC" w:rsidRPr="009A3DB4">
          <w:t>CL: clearance;</w:t>
        </w:r>
        <w:r w:rsidR="00F057EE" w:rsidRPr="00F057EE">
          <w:t xml:space="preserve"> </w:t>
        </w:r>
        <w:r w:rsidR="00F057EE">
          <w:t xml:space="preserve">CRRT: </w:t>
        </w:r>
        <w:r w:rsidR="006C1056">
          <w:t>c</w:t>
        </w:r>
        <w:r w:rsidR="00F057EE" w:rsidRPr="00F057EE">
          <w:t>ontinuous renal replacement therapy</w:t>
        </w:r>
        <w:r w:rsidR="00087634">
          <w:t>;</w:t>
        </w:r>
        <w:r w:rsidR="0059313D">
          <w:t xml:space="preserve"> </w:t>
        </w:r>
        <w:proofErr w:type="spellStart"/>
        <w:r w:rsidR="0059313D" w:rsidRPr="0059313D">
          <w:t>C</w:t>
        </w:r>
        <w:r w:rsidR="0059313D" w:rsidRPr="002C38AB">
          <w:rPr>
            <w:vertAlign w:val="subscript"/>
          </w:rPr>
          <w:t>trough</w:t>
        </w:r>
        <w:proofErr w:type="spellEnd"/>
        <w:r w:rsidR="0059313D" w:rsidRPr="0059313D">
          <w:t>: trough concentration;</w:t>
        </w:r>
        <w:r w:rsidR="006D3299">
          <w:t xml:space="preserve"> </w:t>
        </w:r>
        <w:r w:rsidR="00616F01">
          <w:t xml:space="preserve">eGFR: </w:t>
        </w:r>
        <w:r w:rsidR="006D3299" w:rsidRPr="006D3299">
          <w:t>estimated glomerular filtration rate</w:t>
        </w:r>
        <w:r w:rsidR="000C73ED">
          <w:t>;</w:t>
        </w:r>
        <w:r w:rsidR="000C6FDC" w:rsidRPr="009A3DB4">
          <w:t xml:space="preserve"> ICU: Intensive Care Unit; IIV: interindividual variability; </w:t>
        </w:r>
        <w:r w:rsidR="008F1715">
          <w:t xml:space="preserve">IPDMA: </w:t>
        </w:r>
        <w:r w:rsidR="0095463D" w:rsidRPr="0095463D">
          <w:t>individual patient data meta-analysis</w:t>
        </w:r>
        <w:r w:rsidR="0095463D">
          <w:t>;</w:t>
        </w:r>
        <w:r w:rsidR="0095463D" w:rsidRPr="0095463D" w:rsidDel="00421F7F">
          <w:t xml:space="preserve"> </w:t>
        </w:r>
        <w:r w:rsidR="000C6FDC" w:rsidRPr="009A3DB4">
          <w:t>IV: intravenous; MIC: minimal inhibitory concentration;</w:t>
        </w:r>
        <w:r w:rsidR="00FC6B17">
          <w:t xml:space="preserve"> </w:t>
        </w:r>
        <w:proofErr w:type="spellStart"/>
        <w:r w:rsidR="00FC6B17">
          <w:t>pcVPC</w:t>
        </w:r>
        <w:proofErr w:type="spellEnd"/>
        <w:r w:rsidR="00FC6B17">
          <w:t xml:space="preserve">: </w:t>
        </w:r>
        <w:r w:rsidR="003A7484" w:rsidRPr="003A7484">
          <w:t>prediction-corrected visual predictive check</w:t>
        </w:r>
        <w:r w:rsidR="003A7484">
          <w:t>;</w:t>
        </w:r>
        <w:r w:rsidR="000C6FDC" w:rsidRPr="009A3DB4">
          <w:t xml:space="preserve"> PK: pharmacokinetics; PKPD: pharmacokinetic-pharmacodynamic; </w:t>
        </w:r>
        <w:proofErr w:type="spellStart"/>
        <w:r w:rsidR="000C6FDC" w:rsidRPr="009A3DB4">
          <w:t>PopPK</w:t>
        </w:r>
        <w:proofErr w:type="spellEnd"/>
        <w:r w:rsidR="000C6FDC" w:rsidRPr="009A3DB4">
          <w:t xml:space="preserve">: population pharmacokinetics; PTA: probability of target attainment; Q24h: every 24 hours; TDM: therapeutic drug monitoring; </w:t>
        </w:r>
        <w:proofErr w:type="spellStart"/>
        <w:r w:rsidR="000C6FDC" w:rsidRPr="009A3DB4">
          <w:t>V</w:t>
        </w:r>
        <w:r w:rsidR="000C6FDC" w:rsidRPr="009A3DB4">
          <w:rPr>
            <w:vertAlign w:val="subscript"/>
          </w:rPr>
          <w:t>c</w:t>
        </w:r>
        <w:proofErr w:type="spellEnd"/>
        <w:r w:rsidR="000C6FDC" w:rsidRPr="009A3DB4">
          <w:t>: central volume of</w:t>
        </w:r>
        <w:r w:rsidR="004C2B51">
          <w:t xml:space="preserve"> </w:t>
        </w:r>
        <w:r w:rsidR="000C6FDC" w:rsidRPr="009A3DB4">
          <w:t>distribution.</w:t>
        </w:r>
        <w:r w:rsidR="00F648D3" w:rsidRPr="00845D5D">
          <w:br w:type="page"/>
        </w:r>
      </w:ins>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 xml:space="preserve">This study </w:t>
      </w:r>
      <w:commentRangeStart w:id="56"/>
      <w:r w:rsidRPr="00715016">
        <w:t>aimed to</w:t>
      </w:r>
      <w:r w:rsidR="00A1469E">
        <w:t xml:space="preserve"> </w:t>
      </w:r>
      <w:r w:rsidR="00715016" w:rsidRPr="00715016">
        <w:t xml:space="preserve">identify factors </w:t>
      </w:r>
      <w:commentRangeEnd w:id="56"/>
      <w:r w:rsidR="001876AE">
        <w:rPr>
          <w:rStyle w:val="CommentReference"/>
        </w:rPr>
        <w:commentReference w:id="56"/>
      </w:r>
      <w:r w:rsidR="00715016" w:rsidRPr="00715016">
        <w:t>that impact</w:t>
      </w:r>
      <w:r w:rsidR="005009E8">
        <w:t xml:space="preserve"> fluconazole</w:t>
      </w:r>
      <w:r w:rsidR="00715016" w:rsidRPr="00715016">
        <w:t xml:space="preserve"> target </w:t>
      </w:r>
      <w:r w:rsidR="00DC5EF7">
        <w:t xml:space="preserve">attainment and provide a dosing regimen </w:t>
      </w:r>
      <w:ins w:id="57" w:author="Sophie Stocker" w:date="2024-06-17T14:11:00Z">
        <w:r w:rsidR="009523F9">
          <w:t xml:space="preserve">which </w:t>
        </w:r>
      </w:ins>
      <w:ins w:id="58" w:author="My Luong Vuong" w:date="2024-07-10T10:30:00Z">
        <w:r w:rsidR="00DC5EF7">
          <w:t>ensur</w:t>
        </w:r>
      </w:ins>
      <w:ins w:id="59" w:author="Sophie Stocker" w:date="2024-06-17T14:11:00Z">
        <w:r w:rsidR="009523F9">
          <w:t>es</w:t>
        </w:r>
      </w:ins>
      <w:del w:id="60" w:author="Sophie Stocker" w:date="2024-06-17T14:11:00Z">
        <w:r w:rsidR="00DC5EF7" w:rsidDel="009523F9">
          <w:delText>ing</w:delText>
        </w:r>
      </w:del>
      <w:del w:id="61" w:author="My Luong Vuong" w:date="2024-07-10T10:30:00Z">
        <w:r w:rsidR="00DC5EF7">
          <w:delText>ensuring</w:delText>
        </w:r>
      </w:del>
      <w:r w:rsidR="00DC5EF7">
        <w:t xml:space="preserve"> </w:t>
      </w:r>
      <w:r w:rsidR="001A0B76">
        <w:t>adequate</w:t>
      </w:r>
      <w:r w:rsidR="005E1FFD">
        <w:t xml:space="preserve"> </w:t>
      </w:r>
      <w:r w:rsidR="005C35FF" w:rsidRPr="005C35FF">
        <w:t>pharmacokinetic-pharmacodynamic</w:t>
      </w:r>
      <w:r w:rsidR="00453C63">
        <w:t xml:space="preserve"> (</w:t>
      </w:r>
      <w:commentRangeStart w:id="62"/>
      <w:r w:rsidR="00453C63">
        <w:t>PKPD</w:t>
      </w:r>
      <w:commentRangeEnd w:id="62"/>
      <w:r w:rsidR="00294520">
        <w:rPr>
          <w:rStyle w:val="CommentReference"/>
        </w:rPr>
        <w:commentReference w:id="62"/>
      </w:r>
      <w:r w:rsidR="00453C63">
        <w:t>)</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345CBE92"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w:t>
      </w:r>
      <w:del w:id="63" w:author="My Luong Vuong" w:date="2024-06-22T10:55:00Z">
        <w:r w:rsidR="00A57A28" w:rsidDel="00834188">
          <w:delText>(IPDMA)</w:delText>
        </w:r>
        <w:r w:rsidRPr="00715016" w:rsidDel="00834188">
          <w:delText xml:space="preserve"> </w:delText>
        </w:r>
      </w:del>
      <w:r w:rsidRPr="00715016">
        <w:t xml:space="preserve">was conducted, </w:t>
      </w:r>
      <w:r w:rsidR="00AD73E0">
        <w:t>combining</w:t>
      </w:r>
      <w:r w:rsidRPr="00715016">
        <w:t xml:space="preserve"> </w:t>
      </w:r>
      <w:r w:rsidR="00C04202">
        <w:t>fluconazole concentration</w:t>
      </w:r>
      <w:r w:rsidRPr="00715016">
        <w:t xml:space="preserve"> data from eight published studies. </w:t>
      </w:r>
      <w:del w:id="64" w:author="My Luong Vuong" w:date="2024-07-10T10:43:00Z">
        <w:r w:rsidRPr="00715016">
          <w:delText xml:space="preserve">A </w:delText>
        </w:r>
      </w:del>
      <w:del w:id="65" w:author="My Luong Vuong" w:date="2024-07-10T10:30:00Z">
        <w:r w:rsidRPr="00715016">
          <w:delText xml:space="preserve">A </w:delText>
        </w:r>
      </w:del>
      <w:del w:id="66" w:author="My Luong Vuong" w:date="2024-06-23T19:19:00Z">
        <w:r w:rsidRPr="00715016" w:rsidDel="00851E08">
          <w:delText xml:space="preserve">A </w:delText>
        </w:r>
      </w:del>
      <w:ins w:id="67" w:author="My Luong Vuong" w:date="2024-06-23T19:19:00Z">
        <w:r w:rsidR="00851E08">
          <w:t>We developed a</w:t>
        </w:r>
        <w:r w:rsidR="00851E08" w:rsidRPr="00715016">
          <w:t xml:space="preserve"> </w:t>
        </w:r>
      </w:ins>
      <w:ins w:id="68" w:author="My Luong Vuong" w:date="2024-07-10T10:30:00Z">
        <w:r w:rsidRPr="00715016">
          <w:t>pop</w:t>
        </w:r>
      </w:ins>
      <w:ins w:id="69" w:author="My Luong Vuong" w:date="2024-06-22T10:56:00Z">
        <w:r w:rsidR="00F529B7">
          <w:t xml:space="preserve">ulation pharmacokinetic </w:t>
        </w:r>
      </w:ins>
      <w:del w:id="70" w:author="My Luong Vuong" w:date="2024-06-22T10:56:00Z">
        <w:r w:rsidRPr="00715016" w:rsidDel="00357E67">
          <w:delText xml:space="preserve">PK </w:delText>
        </w:r>
      </w:del>
      <w:ins w:id="71" w:author="My Luong Vuong" w:date="2024-06-22T10:56:00Z">
        <w:r w:rsidR="00357E67">
          <w:t>(</w:t>
        </w:r>
        <w:commentRangeStart w:id="72"/>
        <w:proofErr w:type="spellStart"/>
        <w:r w:rsidR="00357E67">
          <w:t>popPK</w:t>
        </w:r>
      </w:ins>
      <w:commentRangeEnd w:id="72"/>
      <w:proofErr w:type="spellEnd"/>
      <w:ins w:id="73" w:author="My Luong Vuong" w:date="2024-07-10T10:43:00Z">
        <w:r w:rsidR="009523F9">
          <w:rPr>
            <w:rStyle w:val="CommentReference"/>
          </w:rPr>
          <w:commentReference w:id="72"/>
        </w:r>
      </w:ins>
      <w:ins w:id="74" w:author="My Luong Vuong" w:date="2024-06-22T10:56:00Z">
        <w:r w:rsidR="00357E67">
          <w:t>)</w:t>
        </w:r>
        <w:r w:rsidR="00357E67" w:rsidRPr="00715016">
          <w:t xml:space="preserve"> </w:t>
        </w:r>
      </w:ins>
      <w:r w:rsidRPr="00715016">
        <w:t>model</w:t>
      </w:r>
      <w:del w:id="75" w:author="My Luong Vuong" w:date="2024-06-23T19:19:00Z">
        <w:r w:rsidRPr="00715016" w:rsidDel="00851E08">
          <w:delText xml:space="preserve"> was developed</w:delText>
        </w:r>
      </w:del>
      <w:r w:rsidR="00AF21AB">
        <w:t xml:space="preserve">, </w:t>
      </w:r>
      <w:ins w:id="76" w:author="My Luong Vuong" w:date="2024-06-23T19:19:00Z">
        <w:r w:rsidR="00851E08">
          <w:t>and</w:t>
        </w:r>
        <w:r w:rsidR="00851E08" w:rsidRPr="00715016">
          <w:t xml:space="preserve"> used</w:t>
        </w:r>
        <w:r w:rsidR="00851E08" w:rsidDel="00851E08">
          <w:t xml:space="preserve"> </w:t>
        </w:r>
      </w:ins>
      <w:del w:id="77" w:author="My Luong Vuong" w:date="2024-06-23T19:19:00Z">
        <w:r w:rsidR="00AF21AB" w:rsidDel="00851E08">
          <w:delText>in</w:delText>
        </w:r>
        <w:r w:rsidR="003D216C" w:rsidDel="00851E08">
          <w:delText xml:space="preserve"> </w:delText>
        </w:r>
        <w:r w:rsidR="00AF21AB" w:rsidDel="00851E08">
          <w:delText>which</w:delText>
        </w:r>
        <w:r w:rsidR="00F52DE6" w:rsidDel="00851E08">
          <w:delText xml:space="preserve"> </w:delText>
        </w:r>
      </w:del>
      <w:r w:rsidR="00AF21AB">
        <w:t>m</w:t>
      </w:r>
      <w:r w:rsidRPr="00715016">
        <w:t xml:space="preserve">ultiple imputation </w:t>
      </w:r>
      <w:del w:id="78" w:author="My Luong Vuong" w:date="2024-06-23T19:19:00Z">
        <w:r w:rsidRPr="00715016" w:rsidDel="00851E08">
          <w:delText xml:space="preserve">was used </w:delText>
        </w:r>
      </w:del>
      <w:r w:rsidRPr="00715016">
        <w:t>to handle missing</w:t>
      </w:r>
      <w:r w:rsidR="00AF21AB">
        <w:t xml:space="preserve"> covariate</w:t>
      </w:r>
      <w:r w:rsidRPr="00715016">
        <w:t xml:space="preserve"> data. </w:t>
      </w:r>
      <w:del w:id="79" w:author="My Luong Vuong" w:date="2024-06-23T19:19:00Z">
        <w:r w:rsidRPr="00715016" w:rsidDel="00BB1665">
          <w:delText xml:space="preserve">Monte </w:delText>
        </w:r>
      </w:del>
      <w:ins w:id="80" w:author="My Luong Vuong" w:date="2024-06-23T19:19:00Z">
        <w:r w:rsidR="00BB1665">
          <w:t>We performed M</w:t>
        </w:r>
        <w:r w:rsidR="00BB1665" w:rsidRPr="00715016">
          <w:t xml:space="preserve">onte </w:t>
        </w:r>
      </w:ins>
      <w:r w:rsidRPr="00715016">
        <w:t xml:space="preserve">Carlo simulations </w:t>
      </w:r>
      <w:del w:id="81" w:author="My Luong Vuong" w:date="2024-06-23T19:20:00Z">
        <w:r w:rsidRPr="00715016" w:rsidDel="00BB1665">
          <w:delText>were conducted</w:delText>
        </w:r>
        <w:r w:rsidR="00537CAF" w:rsidDel="00BB1665">
          <w:delText xml:space="preserve"> </w:delText>
        </w:r>
        <w:r w:rsidR="004C2EC2" w:rsidDel="00BB1665">
          <w:delText>in</w:delText>
        </w:r>
      </w:del>
      <w:del w:id="82" w:author="Sophie Stocker" w:date="2024-06-17T14:12:00Z">
        <w:r w:rsidR="004C2EC2">
          <w:delText xml:space="preserve"> search </w:delText>
        </w:r>
      </w:del>
      <w:del w:id="83" w:author="My Luong Vuong" w:date="2024-06-23T19:20:00Z">
        <w:r w:rsidR="00F158D4" w:rsidDel="00BB1665">
          <w:delText>of</w:delText>
        </w:r>
        <w:r w:rsidR="004C2EC2" w:rsidDel="00BB1665">
          <w:delText xml:space="preserve"> </w:delText>
        </w:r>
      </w:del>
      <w:ins w:id="84" w:author="Sophie Stocker" w:date="2024-06-17T14:12:00Z">
        <w:r w:rsidR="009523F9">
          <w:t>to identify</w:t>
        </w:r>
      </w:ins>
      <w:ins w:id="85" w:author="My Luong Vuong" w:date="2024-07-10T10:53:00Z">
        <w:r w:rsidR="00910F5D">
          <w:t xml:space="preserve"> </w:t>
        </w:r>
      </w:ins>
      <w:r w:rsidR="004C2EC2">
        <w:t>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35B27A47"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commentRangeStart w:id="86"/>
      <w:proofErr w:type="spellStart"/>
      <w:r w:rsidR="00A57A28">
        <w:t>popPK</w:t>
      </w:r>
      <w:proofErr w:type="spellEnd"/>
      <w:r w:rsidR="00A57A28">
        <w:t xml:space="preserve"> </w:t>
      </w:r>
      <w:commentRangeEnd w:id="86"/>
      <w:r w:rsidR="00966B57">
        <w:rPr>
          <w:rStyle w:val="CommentReference"/>
        </w:rPr>
        <w:commentReference w:id="86"/>
      </w:r>
      <w:r w:rsidRPr="00715016">
        <w:t>model with linear elimination</w:t>
      </w:r>
      <w:r w:rsidR="000D2F6A">
        <w:t xml:space="preserve"> described the data</w:t>
      </w:r>
      <w:r w:rsidR="002A58CF">
        <w:t xml:space="preserve"> best</w:t>
      </w:r>
      <w:r w:rsidR="000D2F6A">
        <w:t>.</w:t>
      </w:r>
      <w:r w:rsidR="00EC7057">
        <w:t xml:space="preserve"> </w:t>
      </w:r>
      <w:commentRangeStart w:id="87"/>
      <w:r w:rsidR="00EC7057">
        <w:t>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del w:id="88" w:author="My Luong Vuong" w:date="2024-06-22T10:57:00Z">
        <w:r w:rsidR="00CD0ACC" w:rsidRPr="00CD0ACC" w:rsidDel="00C000DA">
          <w:delText xml:space="preserve"> </w:delText>
        </w:r>
        <w:r w:rsidR="00CD0ACC" w:rsidRPr="00CD0ACC" w:rsidDel="00AE752D">
          <w:delText>(CKD-EPI)</w:delText>
        </w:r>
        <w:r w:rsidR="00BB5D48" w:rsidDel="00C000DA">
          <w:delText xml:space="preserve"> </w:delText>
        </w:r>
      </w:del>
      <w:ins w:id="89" w:author="My Luong Vuong" w:date="2024-06-22T10:57:00Z">
        <w:r w:rsidR="00C000DA">
          <w:t xml:space="preserve"> </w:t>
        </w:r>
      </w:ins>
      <w:r w:rsidR="00BB5D48">
        <w:t>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commentRangeEnd w:id="87"/>
      <w:r w:rsidR="001876AE">
        <w:rPr>
          <w:rStyle w:val="CommentReference"/>
        </w:rPr>
        <w:commentReference w:id="87"/>
      </w:r>
      <w:r w:rsidR="0099144A">
        <w:t>.</w:t>
      </w:r>
      <w:r w:rsidR="00C35CA8">
        <w:t xml:space="preserve"> </w:t>
      </w:r>
      <w:r w:rsidR="0099144A">
        <w:t>H</w:t>
      </w:r>
      <w:r w:rsidR="00C35CA8">
        <w:t xml:space="preserve">owever, </w:t>
      </w:r>
      <w:del w:id="90" w:author="IATDMCT anti-infectives committee" w:date="2024-06-28T13:34:00Z">
        <w:r w:rsidR="0099144A">
          <w:delText xml:space="preserve">under </w:delText>
        </w:r>
      </w:del>
      <w:ins w:id="91" w:author="IATDMCT anti-infectives committee" w:date="2024-06-28T13:34:00Z">
        <w:r w:rsidR="00966B57">
          <w:t xml:space="preserve">with </w:t>
        </w:r>
      </w:ins>
      <w:r w:rsidR="0099144A">
        <w:t xml:space="preserve">standard dosing, </w:t>
      </w:r>
      <w:r w:rsidR="00C35CA8">
        <w:t xml:space="preserve">only CRRT status and </w:t>
      </w:r>
      <w:r w:rsidR="003F31C2">
        <w:t>total body weight</w:t>
      </w:r>
      <w:r w:rsidR="00C35CA8">
        <w:t xml:space="preserve"> </w:t>
      </w:r>
      <w:r w:rsidR="00BA5227">
        <w:t>were clinically relevant</w:t>
      </w:r>
      <w:ins w:id="92" w:author="My Luong Vuong" w:date="2024-07-10T11:15:00Z">
        <w:r w:rsidR="005257E3">
          <w:t>,</w:t>
        </w:r>
      </w:ins>
      <w:r w:rsidR="0054566D">
        <w:t xml:space="preserve"> </w:t>
      </w:r>
      <w:r w:rsidR="00641744">
        <w:t>as</w:t>
      </w:r>
      <w:r w:rsidR="0054566D">
        <w:t xml:space="preserve"> PTA dropped below 90%</w:t>
      </w:r>
      <w:r w:rsidR="006225A8">
        <w:t xml:space="preserve"> </w:t>
      </w:r>
      <w:r w:rsidR="003938C1">
        <w:t xml:space="preserve">for </w:t>
      </w:r>
      <w:ins w:id="93" w:author="Sophie Stocker" w:date="2024-06-17T14:13:00Z">
        <w:r w:rsidR="009523F9">
          <w:t>all</w:t>
        </w:r>
        <w:del w:id="94" w:author="My Luong Vuong" w:date="2024-07-10T11:01:00Z">
          <w:r w:rsidR="009523F9" w:rsidDel="00263A6E">
            <w:delText>?</w:delText>
          </w:r>
        </w:del>
        <w:r w:rsidR="009523F9">
          <w:t xml:space="preserve"> </w:t>
        </w:r>
      </w:ins>
      <w:r w:rsidR="003938C1">
        <w:t>patients on CRRT</w:t>
      </w:r>
      <w:ins w:id="95" w:author="My Luong Vuong" w:date="2024-07-10T11:09:00Z">
        <w:r w:rsidR="00E969FB">
          <w:t>,</w:t>
        </w:r>
      </w:ins>
      <w:r w:rsidR="003938C1">
        <w:t xml:space="preserve"> and</w:t>
      </w:r>
      <w:ins w:id="96" w:author="My Luong Vuong" w:date="2024-07-10T11:10:00Z">
        <w:r w:rsidR="00E969FB">
          <w:t xml:space="preserve"> for</w:t>
        </w:r>
      </w:ins>
      <w:r w:rsidR="003938C1">
        <w:t xml:space="preserve"> </w:t>
      </w:r>
      <w:ins w:id="97" w:author="My Luong Vuong" w:date="2024-07-10T11:16:00Z">
        <w:r w:rsidR="00B83E1C">
          <w:t>patients not on CRRT</w:t>
        </w:r>
      </w:ins>
      <w:del w:id="98" w:author="My Luong Vuong" w:date="2024-07-10T11:15:00Z">
        <w:r w:rsidR="00DF2895" w:rsidDel="00D0739A">
          <w:delText>patients</w:delText>
        </w:r>
      </w:del>
      <w:r w:rsidR="00DF2895">
        <w:t xml:space="preserve"> </w:t>
      </w:r>
      <w:del w:id="99" w:author="My Luong Vuong" w:date="2024-07-10T11:10:00Z">
        <w:r w:rsidR="00DF2895" w:rsidDel="00E969FB">
          <w:delText>with</w:delText>
        </w:r>
        <w:r w:rsidR="003863D9" w:rsidDel="00E969FB">
          <w:delText xml:space="preserve"> </w:delText>
        </w:r>
        <w:commentRangeStart w:id="100"/>
        <w:commentRangeStart w:id="101"/>
        <w:r w:rsidR="003863D9" w:rsidDel="00E969FB">
          <w:delText>higher</w:delText>
        </w:r>
        <w:commentRangeEnd w:id="100"/>
        <w:commentRangeEnd w:id="101"/>
        <w:r w:rsidR="00966B57" w:rsidDel="00E969FB">
          <w:rPr>
            <w:rStyle w:val="CommentReference"/>
          </w:rPr>
          <w:commentReference w:id="100"/>
        </w:r>
        <w:r w:rsidR="009523F9" w:rsidDel="00E969FB">
          <w:rPr>
            <w:rStyle w:val="CommentReference"/>
          </w:rPr>
          <w:commentReference w:id="101"/>
        </w:r>
        <w:r w:rsidR="00DF2895" w:rsidDel="00E969FB">
          <w:delText xml:space="preserve"> </w:delText>
        </w:r>
        <w:r w:rsidR="00F470B3" w:rsidDel="00E969FB">
          <w:delText xml:space="preserve">total </w:delText>
        </w:r>
        <w:r w:rsidR="003938C1" w:rsidDel="00E969FB">
          <w:delText>body weight</w:delText>
        </w:r>
      </w:del>
      <w:ins w:id="102" w:author="My Luong Vuong" w:date="2024-07-10T11:16:00Z">
        <w:r w:rsidR="00B83E1C">
          <w:t>weighing more</w:t>
        </w:r>
      </w:ins>
      <w:ins w:id="103" w:author="My Luong Vuong" w:date="2024-07-10T11:10:00Z">
        <w:r w:rsidR="00E969FB">
          <w:t xml:space="preserve"> than 60kg</w:t>
        </w:r>
      </w:ins>
      <w:r w:rsidR="00C35CA8" w:rsidRPr="00715016">
        <w:t>.</w:t>
      </w:r>
      <w:r w:rsidRPr="00715016">
        <w:t xml:space="preserve"> </w:t>
      </w:r>
      <w:r w:rsidR="00B33FF9" w:rsidRPr="00B33FF9">
        <w:t xml:space="preserve">An optimised dosing regimen </w:t>
      </w:r>
      <w:del w:id="104" w:author="My Luong Vuong" w:date="2024-06-22T09:38:00Z">
        <w:r w:rsidR="00B33FF9" w:rsidRPr="00B33FF9" w:rsidDel="00E86B80">
          <w:delText>taking into account</w:delText>
        </w:r>
      </w:del>
      <w:ins w:id="105" w:author="My Luong Vuong" w:date="2024-06-22T09:38:00Z">
        <w:r w:rsidR="00E86B80">
          <w:t>considering</w:t>
        </w:r>
      </w:ins>
      <w:r w:rsidR="00B33FF9" w:rsidRPr="00B33FF9">
        <w:t xml:space="preserve"> the patient’s CRRT status and total body weight </w:t>
      </w:r>
      <w:del w:id="106" w:author="IATDMCT anti-infectives committee" w:date="2024-06-24T15:24:00Z">
        <w:r w:rsidR="00B33FF9" w:rsidRPr="00B33FF9">
          <w:delText xml:space="preserve">was </w:delText>
        </w:r>
      </w:del>
      <w:ins w:id="107" w:author="IATDMCT anti-infectives committee" w:date="2024-06-24T15:24:00Z">
        <w:r w:rsidR="00294520">
          <w:t>is</w:t>
        </w:r>
        <w:r w:rsidR="00294520" w:rsidRPr="00B33FF9">
          <w:t xml:space="preserve"> </w:t>
        </w:r>
      </w:ins>
      <w:r w:rsidR="00B33FF9" w:rsidRPr="00B33FF9">
        <w:t>proposed</w:t>
      </w:r>
      <w:r w:rsidRPr="00715016">
        <w:t>.</w:t>
      </w:r>
    </w:p>
    <w:p w14:paraId="52C8EFEB" w14:textId="48CC4CA5" w:rsidR="0064343D" w:rsidRDefault="00715016" w:rsidP="00967421">
      <w:r w:rsidRPr="00A72BCD">
        <w:rPr>
          <w:rStyle w:val="Heading2Char"/>
        </w:rPr>
        <w:t>Conclusion</w:t>
      </w:r>
      <w:r w:rsidR="00E56259">
        <w:t> </w:t>
      </w:r>
      <w:commentRangeStart w:id="108"/>
      <w:commentRangeStart w:id="109"/>
      <w:del w:id="110" w:author="My Luong Vuong" w:date="2024-06-21T15:26:00Z">
        <w:r w:rsidR="007132A7" w:rsidDel="00850145">
          <w:delText xml:space="preserve">We </w:delText>
        </w:r>
      </w:del>
      <w:ins w:id="111" w:author="My Luong Vuong" w:date="2024-06-21T15:26:00Z">
        <w:r w:rsidR="00D243E2" w:rsidRPr="00D243E2">
          <w:t>Awaiting external validation</w:t>
        </w:r>
      </w:ins>
      <w:ins w:id="112" w:author="My Luong Vuong" w:date="2024-06-22T09:37:00Z">
        <w:r w:rsidR="007A3987">
          <w:t>,</w:t>
        </w:r>
      </w:ins>
      <w:ins w:id="113" w:author="My Luong Vuong" w:date="2024-06-21T15:26:00Z">
        <w:r w:rsidR="00D243E2" w:rsidRPr="00D243E2">
          <w:t xml:space="preserve"> </w:t>
        </w:r>
        <w:r w:rsidR="00850145">
          <w:t xml:space="preserve">we </w:t>
        </w:r>
      </w:ins>
      <w:del w:id="114" w:author="My Luong Vuong" w:date="2024-06-21T15:26:00Z">
        <w:r w:rsidR="007132A7" w:rsidDel="00850145">
          <w:delText xml:space="preserve">have </w:delText>
        </w:r>
      </w:del>
      <w:r w:rsidR="007132A7">
        <w:t>developed a</w:t>
      </w:r>
      <w:commentRangeStart w:id="115"/>
      <w:r w:rsidR="007132A7">
        <w:t xml:space="preserve"> </w:t>
      </w:r>
      <w:ins w:id="116" w:author="My Luong Vuong" w:date="2024-06-14T16:39:00Z">
        <w:r w:rsidR="00EE6A82" w:rsidRPr="00EE6A82">
          <w:t>clinically practical</w:t>
        </w:r>
      </w:ins>
      <w:del w:id="117" w:author="My Luong Vuong" w:date="2024-06-20T22:25:00Z">
        <w:r w:rsidR="007132A7" w:rsidDel="004864A3">
          <w:delText>convenient</w:delText>
        </w:r>
      </w:del>
      <w:r w:rsidR="004674D4">
        <w:t xml:space="preserve"> fluconazole</w:t>
      </w:r>
      <w:r w:rsidR="007132A7">
        <w:t xml:space="preserve"> </w:t>
      </w:r>
      <w:r w:rsidR="00F46DEA">
        <w:t xml:space="preserve">dosing </w:t>
      </w:r>
      <w:r w:rsidR="007335F0">
        <w:t>regimen</w:t>
      </w:r>
      <w:commentRangeEnd w:id="115"/>
      <w:ins w:id="118" w:author="My Luong Vuong" w:date="2024-07-10T10:30:00Z">
        <w:r w:rsidR="009523F9">
          <w:rPr>
            <w:rStyle w:val="CommentReference"/>
          </w:rPr>
          <w:commentReference w:id="115"/>
        </w:r>
        <w:r w:rsidR="006D0DD0">
          <w:t xml:space="preserve"> </w:t>
        </w:r>
      </w:ins>
      <w:ins w:id="119" w:author="My Luong Vuong" w:date="2024-06-14T16:40:00Z">
        <w:r w:rsidR="005F4C21">
          <w:t>with the potential to achieve</w:t>
        </w:r>
      </w:ins>
      <w:del w:id="120" w:author="My Luong Vuong" w:date="2024-06-20T22:05:00Z">
        <w:r w:rsidR="007335F0" w:rsidDel="00870DC1">
          <w:delText>that helps achieve</w:delText>
        </w:r>
      </w:del>
      <w:r w:rsidR="007335F0">
        <w:t xml:space="preserve"> </w:t>
      </w:r>
      <w:r w:rsidR="00C826E1">
        <w:t>a</w:t>
      </w:r>
      <w:ins w:id="121" w:author="My Luong Vuong" w:date="2024-06-22T11:57:00Z">
        <w:r w:rsidR="003E20EF">
          <w:t>n adequate</w:t>
        </w:r>
      </w:ins>
      <w:r w:rsidR="00C826E1">
        <w:t xml:space="preserve"> population-wide PKPD target attainment in critically ill patients.</w:t>
      </w:r>
      <w:commentRangeEnd w:id="108"/>
      <w:r w:rsidR="00533622">
        <w:rPr>
          <w:rStyle w:val="CommentReference"/>
        </w:rPr>
        <w:commentReference w:id="108"/>
      </w:r>
      <w:commentRangeEnd w:id="109"/>
      <w:r w:rsidR="003A292B">
        <w:rPr>
          <w:rStyle w:val="CommentReference"/>
        </w:rPr>
        <w:commentReference w:id="109"/>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6FFBCBE8" w:rsidR="001F6035" w:rsidRPr="00593CAA" w:rsidRDefault="0077091E" w:rsidP="00593CAA">
      <w:bookmarkStart w:id="122"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w:t>
      </w:r>
      <w:del w:id="123" w:author="IATDMCT anti-infectives committee" w:date="2024-06-24T15:29:00Z">
        <w:r w:rsidRPr="00593CAA">
          <w:delText xml:space="preserve">commonly </w:delText>
        </w:r>
      </w:del>
      <w:ins w:id="124" w:author="IATDMCT anti-infectives committee" w:date="2024-06-24T15:29:00Z">
        <w:r w:rsidR="00294520">
          <w:t>most frequently</w:t>
        </w:r>
        <w:r w:rsidR="00294520" w:rsidRPr="00593CAA">
          <w:t xml:space="preserve"> </w:t>
        </w:r>
      </w:ins>
      <w:r w:rsidR="00C12981" w:rsidRPr="00593CAA">
        <w:t xml:space="preserve">occurs </w:t>
      </w:r>
      <w:r w:rsidRPr="00593CAA">
        <w:t>in patients</w:t>
      </w:r>
      <w:r w:rsidR="00C12981" w:rsidRPr="00593CAA">
        <w:t xml:space="preserve"> </w:t>
      </w:r>
      <w:del w:id="125" w:author="IATDMCT anti-infectives committee" w:date="2024-06-24T15:30:00Z">
        <w:r w:rsidR="00C12981" w:rsidRPr="00593CAA">
          <w:delText>suffering</w:delText>
        </w:r>
        <w:r w:rsidRPr="00593CAA">
          <w:delText xml:space="preserve"> </w:delText>
        </w:r>
        <w:r w:rsidR="00C12981" w:rsidRPr="00593CAA">
          <w:delText>from</w:delText>
        </w:r>
        <w:r w:rsidRPr="00593CAA">
          <w:delText xml:space="preserve"> medical conditions</w:delText>
        </w:r>
        <w:r w:rsidR="00BE6E8E" w:rsidRPr="00593CAA">
          <w:delText xml:space="preserve"> such as immunosuppression</w:delText>
        </w:r>
      </w:del>
      <w:ins w:id="126" w:author="IATDMCT anti-infectives committee" w:date="2024-06-24T15:30:00Z">
        <w:r w:rsidR="00294520">
          <w:t xml:space="preserve">who are </w:t>
        </w:r>
        <w:del w:id="127" w:author="My Luong Vuong" w:date="2024-07-10T11:22:00Z">
          <w:r w:rsidR="00294520" w:rsidDel="005E305C">
            <w:delText>immuno</w:delText>
          </w:r>
        </w:del>
      </w:ins>
      <w:ins w:id="128" w:author="My Luong Vuong" w:date="2024-07-10T11:22:00Z">
        <w:r w:rsidR="005E305C">
          <w:t xml:space="preserve">immune </w:t>
        </w:r>
      </w:ins>
      <w:ins w:id="129" w:author="IATDMCT anti-infectives committee" w:date="2024-06-24T15:30:00Z">
        <w:r w:rsidR="00294520">
          <w:t>compromised</w:t>
        </w:r>
      </w:ins>
      <w:ins w:id="130" w:author="Debbie Marriott" w:date="2024-07-10T10:43:00Z">
        <w:r w:rsidR="00C12981" w:rsidRPr="00593CAA">
          <w:t>,</w:t>
        </w:r>
        <w:r w:rsidR="00DD5487" w:rsidRPr="00593CAA">
          <w:t xml:space="preserve"> </w:t>
        </w:r>
      </w:ins>
      <w:ins w:id="131" w:author="IATDMCT anti-infectives committee" w:date="2024-06-24T15:30:00Z">
        <w:r w:rsidR="00294520">
          <w:t>have undergone</w:t>
        </w:r>
      </w:ins>
      <w:del w:id="132" w:author="Debbie Marriott" w:date="2024-07-10T10:43:00Z">
        <w:r w:rsidR="00C12981" w:rsidRPr="00593CAA">
          <w:delText>,</w:delText>
        </w:r>
      </w:del>
      <w:ins w:id="133" w:author="IATDMCT anti-infectives committee" w:date="2024-06-24T15:30:00Z">
        <w:r w:rsidR="00DD5487" w:rsidRPr="00593CAA">
          <w:t xml:space="preserve"> </w:t>
        </w:r>
      </w:ins>
      <w:r w:rsidR="00956C10" w:rsidRPr="00593CAA">
        <w:t>(abdominal) surgery</w:t>
      </w:r>
      <w:r w:rsidR="006D7B3F" w:rsidRPr="00593CAA">
        <w:t>,</w:t>
      </w:r>
      <w:r w:rsidR="00956C10" w:rsidRPr="00593CAA">
        <w:t xml:space="preserve"> or </w:t>
      </w:r>
      <w:ins w:id="134" w:author="IATDMCT anti-infectives committee" w:date="2024-06-24T15:31:00Z">
        <w:r w:rsidR="00294520">
          <w:t xml:space="preserve">are </w:t>
        </w:r>
      </w:ins>
      <w:del w:id="135" w:author="My Luong Vuong" w:date="2024-06-22T11:57:00Z">
        <w:r w:rsidR="00956C10" w:rsidRPr="00593CAA" w:rsidDel="002C1638">
          <w:delText>criticall</w:delText>
        </w:r>
      </w:del>
      <w:ins w:id="136" w:author="IATDMCT anti-infectives committee" w:date="2024-06-24T15:31:00Z">
        <w:del w:id="137" w:author="My Luong Vuong" w:date="2024-07-10T11:22:00Z">
          <w:r w:rsidR="00294520" w:rsidDel="00201C3B">
            <w:delText>y</w:delText>
          </w:r>
        </w:del>
      </w:ins>
      <w:del w:id="138" w:author="My Luong Vuong" w:date="2024-06-22T11:57:00Z">
        <w:r w:rsidR="00956C10" w:rsidRPr="00593CAA" w:rsidDel="002C1638">
          <w:delText xml:space="preserve"> </w:delText>
        </w:r>
      </w:del>
      <w:ins w:id="139" w:author="My Luong Vuong" w:date="2024-06-22T11:57:00Z">
        <w:r w:rsidR="002C1638">
          <w:t>critical</w:t>
        </w:r>
      </w:ins>
      <w:ins w:id="140" w:author="My Luong Vuong" w:date="2024-07-10T11:22:00Z">
        <w:r w:rsidR="00201C3B">
          <w:t>l</w:t>
        </w:r>
      </w:ins>
      <w:ins w:id="141" w:author="My Luong Vuong" w:date="2024-07-10T11:23:00Z">
        <w:r w:rsidR="00201C3B">
          <w:t xml:space="preserve">y </w:t>
        </w:r>
      </w:ins>
      <w:r w:rsidR="00956C10" w:rsidRPr="00593CAA">
        <w:t>ill</w:t>
      </w:r>
      <w:del w:id="142" w:author="IATDMCT anti-infectives committee" w:date="2024-06-24T15:31:00Z">
        <w:r w:rsidR="00956C10" w:rsidRPr="00593CAA">
          <w:delText>ness</w:delText>
        </w:r>
      </w:del>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w:t>
      </w:r>
      <w:del w:id="143" w:author="IATDMCT anti-infectives committee" w:date="2024-06-24T15:31:00Z">
        <w:r w:rsidR="005A3E3A">
          <w:delText xml:space="preserve">critically ill </w:delText>
        </w:r>
      </w:del>
      <w:r w:rsidR="005A3E3A">
        <w:t xml:space="preserve">patients admitted to the intensive care unit (ICU), </w:t>
      </w:r>
      <w:proofErr w:type="spellStart"/>
      <w:r w:rsidR="005A3E3A">
        <w:t>candid</w:t>
      </w:r>
      <w:r w:rsidR="001111A9">
        <w:t>a</w:t>
      </w:r>
      <w:r w:rsidR="005A3E3A">
        <w:t>emia</w:t>
      </w:r>
      <w:proofErr w:type="spellEnd"/>
      <w:r w:rsidR="005A3E3A">
        <w:t xml:space="preserve"> </w:t>
      </w:r>
      <w:ins w:id="144" w:author="IATDMCT anti-infectives committee" w:date="2024-06-24T15:31:00Z">
        <w:r w:rsidR="00294520">
          <w:t xml:space="preserve">is </w:t>
        </w:r>
      </w:ins>
      <w:ins w:id="145" w:author="Debbie Marriott" w:date="2024-07-10T10:43:00Z">
        <w:r w:rsidR="001111A9">
          <w:t>associate</w:t>
        </w:r>
      </w:ins>
      <w:ins w:id="146" w:author="IATDMCT anti-infectives committee" w:date="2024-06-24T15:31:00Z">
        <w:r w:rsidR="00294520">
          <w:t xml:space="preserve">d </w:t>
        </w:r>
      </w:ins>
      <w:del w:id="147" w:author="IATDMCT anti-infectives committee" w:date="2024-06-24T15:31:00Z">
        <w:r w:rsidR="001111A9" w:rsidDel="00294520">
          <w:delText>s</w:delText>
        </w:r>
      </w:del>
      <w:del w:id="148" w:author="Debbie Marriott" w:date="2024-07-10T10:43:00Z">
        <w:r w:rsidR="001111A9">
          <w:delText>associates</w:delText>
        </w:r>
      </w:del>
      <w:r w:rsidR="001111A9">
        <w:t xml:space="preserve"> with </w:t>
      </w:r>
      <w:r w:rsidR="00B155AE">
        <w:t xml:space="preserve">a crude mortality rate from 42% </w:t>
      </w:r>
      <w:del w:id="149" w:author="IATDMCT anti-infectives committee" w:date="2024-06-24T15:31:00Z">
        <w:r w:rsidR="00B155AE">
          <w:delText>to up to</w:delText>
        </w:r>
      </w:del>
      <w:ins w:id="150" w:author="IATDMCT anti-infectives committee" w:date="2024-06-24T15:31:00Z">
        <w:r w:rsidR="00294520">
          <w:t>-</w:t>
        </w:r>
      </w:ins>
      <w:r w:rsidR="00B155AE">
        <w:t xml:space="preserve">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12667B67"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w:t>
      </w:r>
      <w:del w:id="151" w:author="My Luong Vuong" w:date="2024-06-23T19:22:00Z">
        <w:r w:rsidRPr="00E03B11" w:rsidDel="00EF07A7">
          <w:delText>the treatment of</w:delText>
        </w:r>
      </w:del>
      <w:ins w:id="152" w:author="My Luong Vuong" w:date="2024-06-23T19:22:00Z">
        <w:r w:rsidR="00EF07A7">
          <w:t>treating</w:t>
        </w:r>
      </w:ins>
      <w:r w:rsidRPr="00E03B11">
        <w:t xml:space="preserve">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del w:id="153" w:author="IATDMCT anti-infectives committee" w:date="2024-06-24T15:32:00Z">
        <w:r w:rsidRPr="00E03B11">
          <w:delText>against</w:delText>
        </w:r>
        <w:r w:rsidRPr="00E03B11" w:rsidDel="00294520">
          <w:delText xml:space="preserve"> </w:delText>
        </w:r>
      </w:del>
      <w:ins w:id="154" w:author="IATDMCT anti-infectives committee" w:date="2024-06-24T15:32:00Z">
        <w:r w:rsidR="00294520">
          <w:t>for</w:t>
        </w:r>
        <w:r w:rsidR="00294520" w:rsidRPr="00E03B11">
          <w:t xml:space="preserve"> </w:t>
        </w:r>
        <w:proofErr w:type="spellStart"/>
        <w:r w:rsidR="00294520">
          <w:t>candidaemia</w:t>
        </w:r>
        <w:proofErr w:type="spellEnd"/>
        <w:r w:rsidR="00294520">
          <w:t xml:space="preserve"> caused by</w:t>
        </w:r>
        <w:r w:rsidRPr="00E03B11">
          <w:t xml:space="preserve"> </w:t>
        </w:r>
      </w:ins>
      <w:r w:rsidRPr="00E03B11">
        <w:t xml:space="preserve">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 xml:space="preserve">is frequently </w:t>
      </w:r>
      <w:del w:id="155" w:author="IATDMCT anti-infectives committee" w:date="2024-06-24T15:32:00Z">
        <w:r w:rsidRPr="00E03B11">
          <w:delText>used</w:delText>
        </w:r>
        <w:r w:rsidR="000B0E5F" w:rsidRPr="00E03B11">
          <w:delText xml:space="preserve"> </w:delText>
        </w:r>
      </w:del>
      <w:ins w:id="156" w:author="IATDMCT anti-infectives committee" w:date="2024-06-24T15:32:00Z">
        <w:r w:rsidR="00294520">
          <w:t>administered</w:t>
        </w:r>
        <w:r w:rsidR="00294520" w:rsidRPr="00E03B11">
          <w:t xml:space="preserve"> </w:t>
        </w:r>
      </w:ins>
      <w:r w:rsidR="00D632DA">
        <w:t>because of</w:t>
      </w:r>
      <w:r w:rsidR="000B0E5F" w:rsidRPr="00E03B11">
        <w:t xml:space="preserve"> </w:t>
      </w:r>
      <w:del w:id="157" w:author="IATDMCT anti-infectives committee" w:date="2024-06-24T15:33:00Z">
        <w:r w:rsidR="000B0E5F" w:rsidRPr="00E03B11">
          <w:delText>its</w:delText>
        </w:r>
        <w:r w:rsidR="00461C04">
          <w:delText xml:space="preserve"> </w:delText>
        </w:r>
        <w:r w:rsidR="00EC1216">
          <w:delText>preferable</w:delText>
        </w:r>
      </w:del>
      <w:ins w:id="158" w:author="IATDMCT anti-infectives committee" w:date="2024-06-24T15:33:00Z">
        <w:r w:rsidR="00294520">
          <w:t>the</w:t>
        </w:r>
      </w:ins>
      <w:r w:rsidR="000B0E5F" w:rsidRPr="00E03B11">
        <w:t xml:space="preserve"> safety</w:t>
      </w:r>
      <w:r w:rsidR="00461C04">
        <w:t xml:space="preserve"> profile</w:t>
      </w:r>
      <w:r w:rsidR="000B0E5F" w:rsidRPr="00E03B11">
        <w:t xml:space="preserve">, </w:t>
      </w:r>
      <w:del w:id="159" w:author="IATDMCT anti-infectives committee" w:date="2024-06-24T15:33:00Z">
        <w:r w:rsidR="005C48AA">
          <w:delText>adequate</w:delText>
        </w:r>
      </w:del>
      <w:ins w:id="160" w:author="IATDMCT anti-infectives committee" w:date="2024-06-24T15:33:00Z">
        <w:r w:rsidR="00294520">
          <w:t>satisfactory</w:t>
        </w:r>
      </w:ins>
      <w:r w:rsidR="000B0E5F" w:rsidRPr="00E03B11">
        <w:t xml:space="preserve"> </w:t>
      </w:r>
      <w:commentRangeStart w:id="161"/>
      <w:r w:rsidR="000B0E5F" w:rsidRPr="00E03B11">
        <w:t>tissue penetration</w:t>
      </w:r>
      <w:commentRangeEnd w:id="161"/>
      <w:r w:rsidR="009523F9">
        <w:rPr>
          <w:rStyle w:val="CommentReference"/>
        </w:rPr>
        <w:commentReference w:id="161"/>
      </w:r>
      <w:r w:rsidR="00EF5D43">
        <w:t>,</w:t>
      </w:r>
      <w:r w:rsidR="000B0E5F" w:rsidRPr="00E03B11">
        <w:t xml:space="preserve"> and </w:t>
      </w:r>
      <w:ins w:id="162" w:author="My Luong Vuong" w:date="2024-07-10T11:25:00Z">
        <w:r w:rsidR="0008678C">
          <w:t>low</w:t>
        </w:r>
        <w:r w:rsidR="007125A2">
          <w:t xml:space="preserve"> </w:t>
        </w:r>
        <w:r w:rsidR="0008678C">
          <w:t>cost</w:t>
        </w:r>
      </w:ins>
      <w:del w:id="163" w:author="My Luong Vuong" w:date="2024-06-22T11:58:00Z">
        <w:r w:rsidRPr="00E03B11" w:rsidDel="001E3E48">
          <w:delText>low cost</w:delText>
        </w:r>
      </w:del>
      <w:ins w:id="164" w:author="IATDMCT anti-infectives committee" w:date="2024-06-24T15:34:00Z">
        <w:r w:rsidR="00294520">
          <w:t xml:space="preserve"> compared with other antifungal agents</w:t>
        </w:r>
      </w:ins>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del w:id="165" w:author="IATDMCT anti-infectives committee" w:date="2024-06-24T15:37:00Z">
        <w:r w:rsidR="00EA4F12" w:rsidRPr="00E03B11">
          <w:delText>mainly</w:delText>
        </w:r>
        <w:r w:rsidR="00120D53" w:rsidRPr="00E03B11" w:rsidDel="000B2ED9">
          <w:delText xml:space="preserve"> </w:delText>
        </w:r>
      </w:del>
      <w:ins w:id="166" w:author="IATDMCT anti-infectives committee" w:date="2024-06-24T15:37:00Z">
        <w:r w:rsidR="000B2ED9">
          <w:t>pri</w:t>
        </w:r>
      </w:ins>
      <w:ins w:id="167" w:author="IATDMCT anti-infectives committee" w:date="2024-06-24T15:38:00Z">
        <w:r w:rsidR="000B2ED9">
          <w:t>marily</w:t>
        </w:r>
      </w:ins>
      <w:ins w:id="168" w:author="IATDMCT anti-infectives committee" w:date="2024-06-24T15:37:00Z">
        <w:r w:rsidR="00120D53" w:rsidRPr="00E03B11">
          <w:t xml:space="preserve"> </w:t>
        </w:r>
      </w:ins>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54D547DD" w:rsidR="001B294A" w:rsidRPr="00623840" w:rsidRDefault="001253F4" w:rsidP="00593CAA">
      <w:r w:rsidRPr="00E03B11">
        <w:t xml:space="preserve">The primary pharmacokinetic-pharmacodynamic (PKPD) target of </w:t>
      </w:r>
      <w:r w:rsidR="001F6035" w:rsidRPr="00E03B11">
        <w:t xml:space="preserve">fluconazole is a ratio of the area under the </w:t>
      </w:r>
      <w:commentRangeStart w:id="169"/>
      <w:commentRangeStart w:id="170"/>
      <w:commentRangeStart w:id="171"/>
      <w:r w:rsidR="006A6850" w:rsidRPr="00E03B11">
        <w:t xml:space="preserve">unbound </w:t>
      </w:r>
      <w:del w:id="172" w:author="My Luong Vuong" w:date="2024-06-22T11:58:00Z">
        <w:r w:rsidR="001F6035" w:rsidRPr="00E03B11" w:rsidDel="00B539BA">
          <w:delText>concentration</w:delText>
        </w:r>
        <w:r w:rsidR="00FE6C59" w:rsidDel="00B539BA">
          <w:delText>–</w:delText>
        </w:r>
        <w:r w:rsidR="001F6035" w:rsidRPr="00E03B11" w:rsidDel="00B539BA">
          <w:delText>time</w:delText>
        </w:r>
      </w:del>
      <w:ins w:id="173" w:author="My Luong Vuong" w:date="2024-06-22T11:58:00Z">
        <w:r w:rsidR="00B539BA">
          <w:t>concentration-time</w:t>
        </w:r>
      </w:ins>
      <w:r w:rsidR="001F6035" w:rsidRPr="00E03B11">
        <w:t xml:space="preserv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commentRangeEnd w:id="169"/>
      <w:del w:id="174" w:author="My Luong Vuong" w:date="2024-06-20T16:12:00Z">
        <w:r w:rsidR="00B4451A">
          <w:delText>.</w:delText>
        </w:r>
      </w:del>
      <w:ins w:id="175" w:author="My Luong Vuong" w:date="2024-06-20T16:12:00Z">
        <w:r w:rsidR="005170F2">
          <w:rPr>
            <w:rStyle w:val="CommentReference"/>
          </w:rPr>
          <w:commentReference w:id="169"/>
        </w:r>
        <w:commentRangeEnd w:id="170"/>
        <w:r w:rsidR="00242B4C">
          <w:rPr>
            <w:rStyle w:val="CommentReference"/>
          </w:rPr>
          <w:commentReference w:id="170"/>
        </w:r>
        <w:commentRangeEnd w:id="171"/>
        <w:r w:rsidR="00AA6504">
          <w:rPr>
            <w:rStyle w:val="CommentReference"/>
          </w:rPr>
          <w:commentReference w:id="171"/>
        </w:r>
        <w:r w:rsidR="00B4451A">
          <w:t>.</w:t>
        </w:r>
      </w:ins>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commentRangeStart w:id="176"/>
      <w:commentRangeStart w:id="177"/>
      <w:r w:rsidR="00223BD5">
        <w:t>hepato</w:t>
      </w:r>
      <w:r w:rsidR="00E41689" w:rsidRPr="00E03B11">
        <w:t>toxicity</w:t>
      </w:r>
      <w:commentRangeEnd w:id="176"/>
      <w:r w:rsidR="001F2376">
        <w:rPr>
          <w:rStyle w:val="CommentReference"/>
        </w:rPr>
        <w:commentReference w:id="176"/>
      </w:r>
      <w:commentRangeEnd w:id="177"/>
      <w:r w:rsidR="00790F7B">
        <w:rPr>
          <w:rStyle w:val="CommentReference"/>
        </w:rPr>
        <w:commentReference w:id="177"/>
      </w:r>
      <w:r w:rsidR="00332EE5">
        <w:t xml:space="preserve"> </w:t>
      </w:r>
      <w:r w:rsidR="00871C3F">
        <w:t xml:space="preserve">was documented in one case </w:t>
      </w:r>
      <w:del w:id="178" w:author="My Luong Vuong" w:date="2024-07-10T11:34:00Z">
        <w:r w:rsidR="00871C3F" w:rsidDel="004D1FCF">
          <w:delText>study</w:delText>
        </w:r>
      </w:del>
      <w:ins w:id="179" w:author="IATDMCT anti-infectives committee" w:date="2024-06-24T15:39:00Z">
        <w:del w:id="180" w:author="My Luong Vuong" w:date="2024-07-10T11:31:00Z">
          <w:r w:rsidR="000B2ED9" w:rsidDel="00D44D5C">
            <w:delText>; however,</w:delText>
          </w:r>
        </w:del>
      </w:ins>
      <w:del w:id="181" w:author="My Luong Vuong" w:date="2024-06-14T16:51:00Z">
        <w:r w:rsidR="00871C3F">
          <w:delText xml:space="preserve">, </w:delText>
        </w:r>
      </w:del>
      <w:del w:id="182" w:author="My Luong Vuong" w:date="2024-06-20T22:05:00Z">
        <w:r w:rsidR="00871C3F" w:rsidRPr="005A2762" w:rsidDel="006623F2">
          <w:delText>wherein its</w:delText>
        </w:r>
      </w:del>
      <w:ins w:id="183" w:author="IATDMCT anti-infectives committee" w:date="2024-06-24T15:39:00Z">
        <w:del w:id="184" w:author="My Luong Vuong" w:date="2024-07-10T11:31:00Z">
          <w:r w:rsidR="000B2ED9" w:rsidDel="00D44D5C">
            <w:delText xml:space="preserve">the development of hepatotoxicity </w:delText>
          </w:r>
        </w:del>
      </w:ins>
      <w:del w:id="185" w:author="My Luong Vuong" w:date="2024-06-20T22:05:00Z">
        <w:r w:rsidR="00871C3F" w:rsidRPr="005A2762" w:rsidDel="006623F2">
          <w:delText xml:space="preserve"> occurrence was not </w:delText>
        </w:r>
        <w:r w:rsidR="00871C3F" w:rsidDel="006623F2">
          <w:delText>dependent</w:delText>
        </w:r>
        <w:r w:rsidR="00871C3F" w:rsidRPr="005A2762" w:rsidDel="006623F2">
          <w:delText xml:space="preserve"> on </w:delText>
        </w:r>
        <w:r w:rsidR="00701683" w:rsidDel="006623F2">
          <w:delText>the</w:delText>
        </w:r>
      </w:del>
      <w:ins w:id="186" w:author="IATDMCT anti-infectives committee" w:date="2024-06-24T15:39:00Z">
        <w:del w:id="187" w:author="My Luong Vuong" w:date="2024-07-10T11:31:00Z">
          <w:r w:rsidR="000B2ED9" w:rsidDel="00D44D5C">
            <w:delText>fluconazole</w:delText>
          </w:r>
        </w:del>
      </w:ins>
      <w:ins w:id="188" w:author="My Luong Vuong" w:date="2024-07-10T11:34:00Z">
        <w:r w:rsidR="004D1FCF">
          <w:t>study with</w:t>
        </w:r>
      </w:ins>
      <w:ins w:id="189" w:author="My Luong Vuong" w:date="2024-06-14T16:52:00Z">
        <w:r w:rsidR="002457E7">
          <w:t xml:space="preserve"> an</w:t>
        </w:r>
      </w:ins>
      <w:ins w:id="190" w:author="My Luong Vuong" w:date="2024-06-14T16:51:00Z">
        <w:r w:rsidR="003C014E">
          <w:t xml:space="preserve"> unclear relation</w:t>
        </w:r>
      </w:ins>
      <w:ins w:id="191" w:author="My Luong Vuong" w:date="2024-06-14T16:52:00Z">
        <w:r w:rsidR="002457E7">
          <w:t>ship</w:t>
        </w:r>
      </w:ins>
      <w:ins w:id="192" w:author="My Luong Vuong" w:date="2024-06-14T16:51:00Z">
        <w:r w:rsidR="003C014E">
          <w:t xml:space="preserve"> to</w:t>
        </w:r>
      </w:ins>
      <w:ins w:id="193" w:author="My Luong Vuong" w:date="2024-06-20T16:12:00Z">
        <w:r w:rsidR="00871C3F" w:rsidRPr="005A2762">
          <w:t xml:space="preserve"> </w:t>
        </w:r>
        <w:r w:rsidR="00701683">
          <w:t xml:space="preserve">the </w:t>
        </w:r>
      </w:ins>
      <w:ins w:id="194" w:author="My Luong Vuong" w:date="2024-06-14T16:52:00Z">
        <w:r w:rsidR="002457E7">
          <w:t>drug</w:t>
        </w:r>
        <w:r w:rsidR="00701683">
          <w:t xml:space="preserve"> </w:t>
        </w:r>
      </w:ins>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del w:id="195" w:author="IATDMCT anti-infectives committee" w:date="2024-06-24T15:41:00Z">
        <w:r w:rsidR="00EE2C09">
          <w:delText>Nevertheless</w:delText>
        </w:r>
        <w:r w:rsidR="008779EB">
          <w:delText xml:space="preserve">, </w:delText>
        </w:r>
      </w:del>
      <w:ins w:id="196" w:author="IATDMCT anti-infectives committee" w:date="2024-06-24T15:41:00Z">
        <w:del w:id="197" w:author="My Luong Vuong" w:date="2024-07-10T11:35:00Z">
          <w:r w:rsidR="000B2ED9" w:rsidDel="00852E7D">
            <w:delText>C</w:delText>
          </w:r>
        </w:del>
      </w:ins>
      <w:ins w:id="198" w:author="My Luong Vuong" w:date="2024-07-10T11:35:00Z">
        <w:r w:rsidR="00852E7D">
          <w:t>Nevertheless, c</w:t>
        </w:r>
      </w:ins>
      <w:del w:id="199" w:author="IATDMCT anti-infectives committee" w:date="2024-06-24T15:41:00Z">
        <w:r w:rsidR="00E2444D">
          <w:delText>c</w:delText>
        </w:r>
      </w:del>
      <w:r w:rsidR="00E2444D">
        <w:t>oncentration-dependent toxicity</w:t>
      </w:r>
      <w:r w:rsidR="0092480F">
        <w:t xml:space="preserve"> related to fluconazole</w:t>
      </w:r>
      <w:r w:rsidR="000A4196">
        <w:t xml:space="preserve"> </w:t>
      </w:r>
      <w:del w:id="200" w:author="IATDMCT anti-infectives committee" w:date="2024-06-24T15:41:00Z">
        <w:r w:rsidR="00D87259">
          <w:delText>w</w:delText>
        </w:r>
        <w:r w:rsidR="00843DC9">
          <w:delText>as</w:delText>
        </w:r>
        <w:r w:rsidR="004A2530" w:rsidRPr="00E03B11">
          <w:delText xml:space="preserve"> </w:delText>
        </w:r>
      </w:del>
      <w:ins w:id="201" w:author="IATDMCT anti-infectives committee" w:date="2024-06-24T15:41:00Z">
        <w:del w:id="202" w:author="My Luong Vuong" w:date="2024-07-10T11:34:00Z">
          <w:r w:rsidR="000B2ED9" w:rsidDel="00A6169A">
            <w:delText>has been</w:delText>
          </w:r>
        </w:del>
      </w:ins>
      <w:ins w:id="203" w:author="My Luong Vuong" w:date="2024-07-10T11:34:00Z">
        <w:r w:rsidR="00A6169A">
          <w:t>was</w:t>
        </w:r>
      </w:ins>
      <w:ins w:id="204" w:author="IATDMCT anti-infectives committee" w:date="2024-06-24T15:41:00Z">
        <w:r w:rsidR="000B2ED9">
          <w:t xml:space="preserve"> documented</w:t>
        </w:r>
        <w:r w:rsidR="000B2ED9" w:rsidRPr="00E03B11">
          <w:t xml:space="preserve"> </w:t>
        </w:r>
      </w:ins>
      <w:del w:id="205" w:author="IATDMCT anti-infectives committee" w:date="2024-06-24T15:41:00Z">
        <w:r w:rsidR="00E41689" w:rsidRPr="00E03B11">
          <w:delText xml:space="preserve">recorded </w:delText>
        </w:r>
      </w:del>
      <w:r w:rsidR="00E41689" w:rsidRPr="00E03B11">
        <w:t xml:space="preserve">in </w:t>
      </w:r>
      <w:r w:rsidR="00DC1D6C" w:rsidRPr="00E03B11">
        <w:t>two case</w:t>
      </w:r>
      <w:r w:rsidR="004A2530">
        <w:t xml:space="preserve"> reports</w:t>
      </w:r>
      <w:r w:rsidR="00510FFA" w:rsidRPr="00E03B11">
        <w:t xml:space="preserve"> </w:t>
      </w:r>
      <w:r w:rsidR="00D861E0">
        <w:t>of patients</w:t>
      </w:r>
      <w:r w:rsidR="00D861E0" w:rsidRPr="00E03B11">
        <w:t xml:space="preserve"> </w:t>
      </w:r>
      <w:del w:id="206" w:author="IATDMCT anti-infectives committee" w:date="2024-06-24T15:42:00Z">
        <w:r w:rsidR="00510FFA" w:rsidRPr="00E03B11">
          <w:delText>ex</w:delText>
        </w:r>
        <w:r w:rsidR="004A2530">
          <w:delText>h</w:delText>
        </w:r>
        <w:r w:rsidR="00510FFA" w:rsidRPr="00E03B11">
          <w:delText>ibit</w:delText>
        </w:r>
        <w:r w:rsidR="00D861E0">
          <w:delText>ing</w:delText>
        </w:r>
        <w:r w:rsidR="00510FFA" w:rsidRPr="00E03B11">
          <w:delText xml:space="preserve"> </w:delText>
        </w:r>
      </w:del>
      <w:ins w:id="207" w:author="IATDMCT anti-infectives committee" w:date="2024-06-24T15:42:00Z">
        <w:r w:rsidR="000B2ED9">
          <w:t>developing</w:t>
        </w:r>
        <w:r w:rsidR="000B2ED9" w:rsidRPr="00E03B11">
          <w:t xml:space="preserve"> </w:t>
        </w:r>
      </w:ins>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w:t>
      </w:r>
      <w:commentRangeStart w:id="208"/>
      <w:r w:rsidR="006146C9">
        <w:t>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commentRangeEnd w:id="208"/>
      <w:r w:rsidR="009523F9">
        <w:rPr>
          <w:rStyle w:val="CommentReference"/>
        </w:rPr>
        <w:commentReference w:id="208"/>
      </w:r>
    </w:p>
    <w:p w14:paraId="02E83417" w14:textId="61A2AF80" w:rsidR="008A57D3" w:rsidRPr="00E03B11" w:rsidRDefault="00CE29DB" w:rsidP="00593CAA">
      <w:r w:rsidRPr="00E03B11">
        <w:rPr>
          <w:color w:val="000000"/>
        </w:rPr>
        <w:t>The</w:t>
      </w:r>
      <w:ins w:id="209" w:author="My Luong Vuong" w:date="2024-06-20T22:21:00Z">
        <w:r w:rsidRPr="00E03B11">
          <w:rPr>
            <w:color w:val="000000"/>
          </w:rPr>
          <w:t xml:space="preserve"> </w:t>
        </w:r>
      </w:ins>
      <w:ins w:id="210" w:author="Jason Roberts" w:date="2024-06-14T18:14:00Z">
        <w:r w:rsidR="005170F2">
          <w:rPr>
            <w:color w:val="000000"/>
          </w:rPr>
          <w:t>manufacturer</w:t>
        </w:r>
      </w:ins>
      <w:ins w:id="211" w:author="My Luong Vuong" w:date="2024-06-23T19:24:00Z">
        <w:r w:rsidR="001C3606">
          <w:rPr>
            <w:color w:val="000000"/>
          </w:rPr>
          <w:t>-</w:t>
        </w:r>
      </w:ins>
      <w:del w:id="212" w:author="My Luong Vuong" w:date="2024-05-31T15:13:00Z">
        <w:r w:rsidRPr="00E03B11" w:rsidDel="0059359C">
          <w:rPr>
            <w:color w:val="000000"/>
          </w:rPr>
          <w:delText>currently</w:delText>
        </w:r>
      </w:del>
      <w:ins w:id="213" w:author="Jason Roberts" w:date="2024-06-14T18:14:00Z">
        <w:del w:id="214" w:author="My Luong Vuong" w:date="2024-05-31T15:13:00Z">
          <w:r w:rsidRPr="00E03B11" w:rsidDel="0059359C">
            <w:rPr>
              <w:color w:val="000000"/>
            </w:rPr>
            <w:delText xml:space="preserve"> </w:delText>
          </w:r>
        </w:del>
      </w:ins>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ins w:id="215" w:author="Sophie Stocker" w:date="2024-06-17T14:18:00Z">
        <w:r w:rsidR="009523F9">
          <w:t xml:space="preserve">Using the recommended </w:t>
        </w:r>
        <w:del w:id="216" w:author="My Luong Vuong" w:date="2024-07-10T11:46:00Z">
          <w:r w:rsidR="009523F9" w:rsidDel="00165FB1">
            <w:delText>dsoing</w:delText>
          </w:r>
        </w:del>
      </w:ins>
      <w:ins w:id="217" w:author="My Luong Vuong" w:date="2024-07-10T11:46:00Z">
        <w:r w:rsidR="00165FB1">
          <w:t>dosing</w:t>
        </w:r>
      </w:ins>
      <w:ins w:id="218" w:author="Sophie Stocker" w:date="2024-06-17T14:18:00Z">
        <w:r w:rsidR="009523F9">
          <w:t xml:space="preserve"> regimen, a</w:t>
        </w:r>
      </w:ins>
      <w:del w:id="219" w:author="Sophie Stocker" w:date="2024-06-17T14:18:00Z">
        <w:r w:rsidR="00776AF7">
          <w:delText>A</w:delText>
        </w:r>
      </w:del>
      <w:r w:rsidR="00776AF7">
        <w:t xml:space="preserve">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ins w:id="220" w:author="IATDMCT anti-infectives committee" w:date="2024-06-24T15:43:00Z">
        <w:r w:rsidR="000B2ED9">
          <w:t>often</w:t>
        </w:r>
      </w:ins>
      <w:ins w:id="221" w:author="Sophie Stocker" w:date="2024-06-17T14:18:00Z">
        <w:del w:id="222" w:author="My Luong Vuong" w:date="2024-07-10T11:35:00Z">
          <w:r w:rsidR="009523F9" w:rsidDel="00D83A1C">
            <w:delText>commonly?</w:delText>
          </w:r>
        </w:del>
        <w:r w:rsidR="009523F9">
          <w:t xml:space="preserve"> </w:t>
        </w:r>
      </w:ins>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del w:id="223" w:author="My Luong Vuong" w:date="2024-06-22T11:59:00Z">
        <w:r w:rsidR="006D7B0B" w:rsidDel="005319A8">
          <w:delText xml:space="preserve">that </w:delText>
        </w:r>
      </w:del>
      <w:ins w:id="224" w:author="My Luong Vuong" w:date="2024-06-22T11:59:00Z">
        <w:r w:rsidR="005319A8">
          <w:t xml:space="preserve">who </w:t>
        </w:r>
      </w:ins>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ins w:id="225" w:author="My Luong Vuong" w:date="2024-07-10T11:49:00Z">
        <w:r w:rsidR="00EF084C">
          <w:t xml:space="preserve">Furthermore, </w:t>
        </w:r>
      </w:ins>
      <w:commentRangeStart w:id="226"/>
      <w:del w:id="227" w:author="My Luong Vuong" w:date="2024-07-10T11:49:00Z">
        <w:r w:rsidR="00DC4719" w:rsidDel="00EF084C">
          <w:delText>Several</w:delText>
        </w:r>
      </w:del>
      <w:commentRangeEnd w:id="226"/>
      <w:ins w:id="228" w:author="My Luong Vuong" w:date="2024-07-10T11:49:00Z">
        <w:r w:rsidR="00EF084C">
          <w:t>several</w:t>
        </w:r>
      </w:ins>
      <w:r w:rsidR="009523F9">
        <w:rPr>
          <w:rStyle w:val="CommentReference"/>
        </w:rPr>
        <w:commentReference w:id="226"/>
      </w:r>
      <w:r w:rsidR="001F6035" w:rsidRPr="00E03B11">
        <w:t xml:space="preserve"> </w:t>
      </w:r>
      <w:del w:id="229" w:author="My Luong Vuong" w:date="2024-07-10T11:44:00Z">
        <w:r w:rsidR="00E6077E" w:rsidDel="00CA175A">
          <w:delText>single-centr</w:delText>
        </w:r>
        <w:r w:rsidR="00D249C2" w:rsidDel="00CA175A">
          <w:delText>e</w:delText>
        </w:r>
        <w:r w:rsidR="00E6077E" w:rsidDel="00CA175A">
          <w:delText xml:space="preserve"> </w:delText>
        </w:r>
        <w:r w:rsidR="0062765C" w:rsidRPr="00E03B11" w:rsidDel="00CA175A">
          <w:delText>p</w:delText>
        </w:r>
      </w:del>
      <w:ins w:id="230" w:author="My Luong Vuong" w:date="2024-07-10T11:44:00Z">
        <w:r w:rsidR="00CA175A">
          <w:t>p</w:t>
        </w:r>
      </w:ins>
      <w:r w:rsidR="0062765C" w:rsidRPr="00E03B11">
        <w:t>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del w:id="231" w:author="My Luong Vuong" w:date="2024-07-10T11:45:00Z">
        <w:r w:rsidR="001673BF" w:rsidDel="00F20BC7">
          <w:delText>were</w:delText>
        </w:r>
        <w:r w:rsidR="001F6035" w:rsidRPr="00E03B11" w:rsidDel="00F20BC7">
          <w:delText xml:space="preserve"> </w:delText>
        </w:r>
      </w:del>
      <w:r w:rsidR="001F6035" w:rsidRPr="00E03B11">
        <w:t>performed</w:t>
      </w:r>
      <w:r w:rsidR="00CA2876" w:rsidRPr="00E03B11">
        <w:t xml:space="preserve"> in this</w:t>
      </w:r>
      <w:r w:rsidR="00721BBE">
        <w:t xml:space="preserve"> vulnerable</w:t>
      </w:r>
      <w:r w:rsidR="00CA2876" w:rsidRPr="00E03B11">
        <w:t xml:space="preserve"> patient population</w:t>
      </w:r>
      <w:ins w:id="232" w:author="My Luong Vuong" w:date="2024-07-10T11:46:00Z">
        <w:r w:rsidR="00F20BC7">
          <w:t xml:space="preserve"> </w:t>
        </w:r>
      </w:ins>
      <w:ins w:id="233" w:author="IATDMCT anti-infectives committee" w:date="2024-06-24T15:43:00Z">
        <w:del w:id="234" w:author="My Luong Vuong" w:date="2024-07-10T11:46:00Z">
          <w:r w:rsidR="000B2ED9" w:rsidDel="00F20BC7">
            <w:delText>;</w:delText>
          </w:r>
        </w:del>
      </w:ins>
      <w:del w:id="235" w:author="My Luong Vuong" w:date="2024-06-20T22:08:00Z">
        <w:r w:rsidR="0062765C" w:rsidRPr="00E03B11" w:rsidDel="00CA5D9A">
          <w:delText>,</w:delText>
        </w:r>
        <w:r w:rsidR="001F6035" w:rsidRPr="00E03B11" w:rsidDel="00CA5D9A">
          <w:delText xml:space="preserve"> </w:delText>
        </w:r>
        <w:r w:rsidR="0062765C" w:rsidRPr="00E03B11" w:rsidDel="00CA5D9A">
          <w:delText>however</w:delText>
        </w:r>
        <w:r w:rsidR="001F6035" w:rsidRPr="00E03B11" w:rsidDel="00CA5D9A">
          <w:delText>,</w:delText>
        </w:r>
      </w:del>
      <w:del w:id="236" w:author="My Luong Vuong" w:date="2024-06-14T15:27:00Z">
        <w:r w:rsidR="0062765C" w:rsidRPr="00E03B11" w:rsidDel="00F218FB">
          <w:delText>however</w:delText>
        </w:r>
      </w:del>
      <w:ins w:id="237" w:author="My Luong Vuong" w:date="2024-07-10T11:46:00Z">
        <w:r w:rsidR="00F20BC7">
          <w:t>showed</w:t>
        </w:r>
      </w:ins>
      <w:ins w:id="238" w:author="My Luong Vuong" w:date="2024-06-14T15:28:00Z">
        <w:r w:rsidR="009565D7" w:rsidRPr="009565D7">
          <w:t xml:space="preserve"> conflicting results regarding the</w:t>
        </w:r>
      </w:ins>
      <w:ins w:id="239" w:author="My Luong Vuong" w:date="2024-06-20T22:21:00Z">
        <w:r w:rsidR="001F6035" w:rsidRPr="00E03B11">
          <w:t xml:space="preserve"> </w:t>
        </w:r>
      </w:ins>
      <w:del w:id="240" w:author="My Luong Vuong" w:date="2024-06-20T22:08:00Z">
        <w:r w:rsidR="001F6035" w:rsidRPr="00E03B11" w:rsidDel="00315A60">
          <w:delText xml:space="preserve">no </w:delText>
        </w:r>
        <w:commentRangeStart w:id="241"/>
        <w:commentRangeStart w:id="242"/>
        <w:commentRangeStart w:id="243"/>
        <w:r w:rsidR="001F6035" w:rsidRPr="00E03B11" w:rsidDel="00315A60">
          <w:delText xml:space="preserve">consensus </w:delText>
        </w:r>
      </w:del>
      <w:ins w:id="244" w:author="My Luong Vuong" w:date="2024-06-20T22:21:00Z">
        <w:del w:id="245" w:author="My Luong Vuong" w:date="2024-06-14T15:28:00Z">
          <w:r w:rsidR="0008592A">
            <w:delText>w</w:delText>
          </w:r>
          <w:r w:rsidR="001F6035" w:rsidRPr="00E03B11">
            <w:delText>as</w:delText>
          </w:r>
        </w:del>
      </w:ins>
      <w:del w:id="246" w:author="My Luong Vuong" w:date="2024-06-14T15:28:00Z">
        <w:r w:rsidR="0008592A" w:rsidDel="009565D7">
          <w:delText>w</w:delText>
        </w:r>
        <w:r w:rsidR="001F6035" w:rsidRPr="00E03B11" w:rsidDel="009565D7">
          <w:delText>as</w:delText>
        </w:r>
      </w:del>
      <w:del w:id="247" w:author="My Luong Vuong" w:date="2024-05-31T15:18:00Z">
        <w:r w:rsidR="001F6035" w:rsidRPr="00E03B11" w:rsidDel="0008592A">
          <w:delText>h</w:delText>
        </w:r>
      </w:del>
      <w:del w:id="248" w:author="My Luong Vuong" w:date="2024-06-20T17:01:00Z">
        <w:r w:rsidR="001F6035" w:rsidRPr="00E03B11">
          <w:delText xml:space="preserve">as </w:delText>
        </w:r>
      </w:del>
      <w:del w:id="249" w:author="My Luong Vuong" w:date="2024-05-31T15:18:00Z">
        <w:r w:rsidR="001F6035" w:rsidRPr="00E03B11" w:rsidDel="0008592A">
          <w:delText xml:space="preserve">been </w:delText>
        </w:r>
      </w:del>
      <w:del w:id="250" w:author="My Luong Vuong" w:date="2024-06-20T22:08:00Z">
        <w:r w:rsidR="001F6035" w:rsidRPr="00E03B11" w:rsidDel="00315A60">
          <w:delText>reached</w:delText>
        </w:r>
        <w:r w:rsidR="007019A1" w:rsidRPr="00E03B11" w:rsidDel="00315A60">
          <w:delText xml:space="preserve"> </w:delText>
        </w:r>
      </w:del>
      <w:del w:id="251" w:author="My Luong Vuong" w:date="2024-06-20T22:09:00Z">
        <w:r w:rsidR="007019A1" w:rsidRPr="00E03B11" w:rsidDel="006D3689">
          <w:delText xml:space="preserve">on an </w:delText>
        </w:r>
      </w:del>
      <w:r w:rsidR="007019A1" w:rsidRPr="00E03B11">
        <w:t>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commentRangeEnd w:id="241"/>
      <w:del w:id="252" w:author="My Luong Vuong" w:date="2024-06-20T16:12:00Z">
        <w:r w:rsidR="0026752B">
          <w:delText>.</w:delText>
        </w:r>
      </w:del>
      <w:ins w:id="253" w:author="My Luong Vuong" w:date="2024-06-20T16:12:00Z">
        <w:r w:rsidR="005170F2">
          <w:rPr>
            <w:rStyle w:val="CommentReference"/>
          </w:rPr>
          <w:commentReference w:id="241"/>
        </w:r>
        <w:commentRangeEnd w:id="242"/>
        <w:r w:rsidR="00D03279">
          <w:rPr>
            <w:rStyle w:val="CommentReference"/>
          </w:rPr>
          <w:commentReference w:id="242"/>
        </w:r>
        <w:commentRangeEnd w:id="243"/>
        <w:r w:rsidR="0057670B">
          <w:rPr>
            <w:rStyle w:val="CommentReference"/>
          </w:rPr>
          <w:commentReference w:id="243"/>
        </w:r>
        <w:r w:rsidR="0026752B">
          <w:t>.</w:t>
        </w:r>
      </w:ins>
      <w:r w:rsidR="001F6035" w:rsidRPr="00E03B11">
        <w:t xml:space="preserve"> </w:t>
      </w:r>
      <w:r w:rsidR="009B24ED">
        <w:t xml:space="preserve">This </w:t>
      </w:r>
      <w:del w:id="254" w:author="IATDMCT anti-infectives committee" w:date="2024-06-24T15:44:00Z">
        <w:r w:rsidR="009B24ED">
          <w:delText xml:space="preserve">might </w:delText>
        </w:r>
      </w:del>
      <w:ins w:id="255" w:author="IATDMCT anti-infectives committee" w:date="2024-06-24T15:44:00Z">
        <w:r w:rsidR="000B2ED9">
          <w:t xml:space="preserve">could </w:t>
        </w:r>
      </w:ins>
      <w:r w:rsidR="009B24ED">
        <w:t>be attributed</w:t>
      </w:r>
      <w:r w:rsidR="0062765C" w:rsidRPr="00E03B11">
        <w:t xml:space="preserve"> to</w:t>
      </w:r>
      <w:r w:rsidR="001F6035" w:rsidRPr="00E03B11">
        <w:t xml:space="preserve"> </w:t>
      </w:r>
      <w:r w:rsidR="0062765C" w:rsidRPr="00E03B11">
        <w:t>the</w:t>
      </w:r>
      <w:ins w:id="256" w:author="My Luong Vuong" w:date="2024-07-10T11:47:00Z">
        <w:r w:rsidR="008E142A">
          <w:t xml:space="preserve"> single-centre nature and</w:t>
        </w:r>
      </w:ins>
      <w:r w:rsidR="0062765C" w:rsidRPr="00E03B11">
        <w:t xml:space="preserve"> low number of patients included </w:t>
      </w:r>
      <w:r w:rsidR="001F6035" w:rsidRPr="00E03B11">
        <w:t xml:space="preserve">in </w:t>
      </w:r>
      <w:del w:id="257" w:author="IATDMCT anti-infectives committee" w:date="2024-06-24T15:44:00Z">
        <w:r w:rsidR="001F6035" w:rsidRPr="00E03B11">
          <w:delText xml:space="preserve">most </w:delText>
        </w:r>
        <w:r w:rsidR="0062765C" w:rsidRPr="00E03B11">
          <w:delText xml:space="preserve">of these </w:delText>
        </w:r>
        <w:r w:rsidR="001F6035" w:rsidRPr="00E03B11">
          <w:delText>studies</w:delText>
        </w:r>
      </w:del>
      <w:ins w:id="258" w:author="IATDMCT anti-infectives committee" w:date="2024-06-24T15:44:00Z">
        <w:r w:rsidR="000B2ED9">
          <w:t>these reports</w:t>
        </w:r>
      </w:ins>
      <w:r w:rsidR="001F6035" w:rsidRPr="00E03B11">
        <w:t>.</w:t>
      </w:r>
      <w:r w:rsidR="001824BA">
        <w:t xml:space="preserve"> </w:t>
      </w:r>
    </w:p>
    <w:p w14:paraId="04DDA19B" w14:textId="186992B8"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commentRangeStart w:id="259"/>
      <w:commentRangeStart w:id="260"/>
      <w:commentRangeStart w:id="261"/>
      <w:r w:rsidR="008A57D3" w:rsidRPr="00E03B11">
        <w:t>individual patient data meta-analysis</w:t>
      </w:r>
      <w:r w:rsidR="006C5135" w:rsidRPr="00E03B11">
        <w:t xml:space="preserve"> (IPDMA)</w:t>
      </w:r>
      <w:r w:rsidRPr="00E03B11">
        <w:t xml:space="preserve"> </w:t>
      </w:r>
      <w:commentRangeEnd w:id="259"/>
      <w:r w:rsidR="005170F2">
        <w:rPr>
          <w:rStyle w:val="CommentReference"/>
        </w:rPr>
        <w:commentReference w:id="259"/>
      </w:r>
      <w:commentRangeEnd w:id="260"/>
      <w:r w:rsidR="00353C3E">
        <w:rPr>
          <w:rStyle w:val="CommentReference"/>
        </w:rPr>
        <w:commentReference w:id="260"/>
      </w:r>
      <w:commentRangeEnd w:id="261"/>
      <w:r w:rsidR="00924CB9">
        <w:rPr>
          <w:rStyle w:val="CommentReference"/>
        </w:rPr>
        <w:commentReference w:id="261"/>
      </w:r>
      <w:r w:rsidR="007A54E7">
        <w:t>using</w:t>
      </w:r>
      <w:r w:rsidR="00235497">
        <w:t xml:space="preserve"> </w:t>
      </w:r>
      <w:r w:rsidR="001E0F8D" w:rsidRPr="00E03B11">
        <w:t>data</w:t>
      </w:r>
      <w:ins w:id="262" w:author="IATDMCT anti-infectives committee" w:date="2024-06-24T15:45:00Z">
        <w:r w:rsidR="001E0F8D" w:rsidRPr="00E03B11">
          <w:t xml:space="preserve"> </w:t>
        </w:r>
        <w:r w:rsidR="00943F23" w:rsidRPr="00E03B11">
          <w:t xml:space="preserve">from eight published </w:t>
        </w:r>
        <w:del w:id="263" w:author="My Luong Vuong" w:date="2024-07-10T11:53:00Z">
          <w:r w:rsidR="00943F23" w:rsidRPr="00E03B11" w:rsidDel="00402AE7">
            <w:delText>studies</w:delText>
          </w:r>
        </w:del>
        <w:del w:id="264" w:author="My Luong Vuong" w:date="2024-07-10T11:50:00Z">
          <w:r w:rsidR="00943F23" w:rsidDel="00397168">
            <w:delText xml:space="preserve"> </w:delText>
          </w:r>
        </w:del>
      </w:ins>
      <w:ins w:id="265" w:author="Debbie Marriott" w:date="2024-07-10T10:43:00Z">
        <w:del w:id="266" w:author="My Luong Vuong" w:date="2024-07-10T11:50:00Z">
          <w:r w:rsidR="001E0F8D" w:rsidRPr="00E03B11" w:rsidDel="00397168">
            <w:delText xml:space="preserve"> </w:delText>
          </w:r>
        </w:del>
      </w:ins>
      <w:del w:id="267" w:author="My Luong Vuong" w:date="2024-07-10T11:53:00Z">
        <w:r w:rsidR="001E0F8D" w:rsidRPr="00E03B11" w:rsidDel="00402AE7">
          <w:delText>collected</w:delText>
        </w:r>
      </w:del>
      <w:ins w:id="268" w:author="My Luong Vuong" w:date="2024-07-10T11:53:00Z">
        <w:r w:rsidR="00402AE7">
          <w:t>studies collected</w:t>
        </w:r>
      </w:ins>
      <w:r w:rsidR="001E0F8D" w:rsidRPr="00E03B11">
        <w:t xml:space="preserve"> </w:t>
      </w:r>
      <w:r w:rsidR="00F35725">
        <w:t xml:space="preserve">from patients </w:t>
      </w:r>
      <w:del w:id="269" w:author="IATDMCT anti-infectives committee" w:date="2024-06-24T15:44:00Z">
        <w:r w:rsidR="00F35725">
          <w:delText xml:space="preserve">on </w:delText>
        </w:r>
      </w:del>
      <w:ins w:id="270" w:author="IATDMCT anti-infectives committee" w:date="2024-06-24T15:44:00Z">
        <w:r w:rsidR="000B2ED9">
          <w:t xml:space="preserve">receiving </w:t>
        </w:r>
      </w:ins>
      <w:r w:rsidR="00B32D54" w:rsidRPr="00E03B11">
        <w:t>intravenous (IV)</w:t>
      </w:r>
      <w:r w:rsidR="0078287A" w:rsidRPr="00E03B11">
        <w:t xml:space="preserve"> fluconazole</w:t>
      </w:r>
      <w:del w:id="271" w:author="IATDMCT anti-infectives committee" w:date="2024-06-24T15:44:00Z">
        <w:r w:rsidR="0078287A" w:rsidRPr="00E03B11">
          <w:delText xml:space="preserve"> from eight published studies</w:delText>
        </w:r>
      </w:del>
      <w:r w:rsidR="00235497">
        <w:t>.</w:t>
      </w:r>
      <w:r w:rsidR="0078287A" w:rsidRPr="00E03B11">
        <w:t xml:space="preserve"> </w:t>
      </w:r>
      <w:del w:id="272" w:author="My Luong Vuong" w:date="2024-06-22T11:59:00Z">
        <w:r w:rsidR="00235497" w:rsidDel="005319A8">
          <w:delText>Our</w:delText>
        </w:r>
        <w:r w:rsidRPr="00E03B11" w:rsidDel="005319A8">
          <w:delText xml:space="preserve"> aim</w:delText>
        </w:r>
        <w:r w:rsidR="00776FDA" w:rsidDel="005319A8">
          <w:delText>s</w:delText>
        </w:r>
        <w:r w:rsidR="00235497" w:rsidDel="005319A8">
          <w:delText xml:space="preserve"> w</w:delText>
        </w:r>
        <w:r w:rsidR="00776FDA" w:rsidDel="005319A8">
          <w:delText>ere</w:delText>
        </w:r>
      </w:del>
      <w:ins w:id="273" w:author="My Luong Vuong" w:date="2024-06-22T11:59:00Z">
        <w:r w:rsidR="005319A8">
          <w:t>We aimed</w:t>
        </w:r>
      </w:ins>
      <w:r w:rsidRPr="00E03B11">
        <w:t xml:space="preserve"> to</w:t>
      </w:r>
      <w:del w:id="274" w:author="My Luong Vuong" w:date="2024-06-22T11:59:00Z">
        <w:r w:rsidR="0078287A" w:rsidRPr="00E03B11" w:rsidDel="005319A8">
          <w:delText xml:space="preserve"> </w:delText>
        </w:r>
      </w:del>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lastRenderedPageBreak/>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w:t>
      </w:r>
      <w:ins w:id="275" w:author="IATDMCT anti-infectives committee" w:date="2024-06-24T15:47:00Z">
        <w:del w:id="276" w:author="My Luong Vuong" w:date="2024-07-10T11:52:00Z">
          <w:r w:rsidR="00943F23" w:rsidDel="00C67387">
            <w:rPr>
              <w:color w:val="000000"/>
            </w:rPr>
            <w:delText xml:space="preserve">to </w:delText>
          </w:r>
        </w:del>
      </w:ins>
      <w:ins w:id="277" w:author="My Luong Vuong" w:date="2024-07-10T11:51:00Z">
        <w:r w:rsidR="005173EA" w:rsidRPr="005173EA">
          <w:rPr>
            <w:color w:val="000000"/>
          </w:rPr>
          <w:t>ensuring adequate, ICU-wide target attainment.</w:t>
        </w:r>
      </w:ins>
      <w:ins w:id="278" w:author="IATDMCT anti-infectives committee" w:date="2024-06-24T15:47:00Z">
        <w:del w:id="279" w:author="My Luong Vuong" w:date="2024-07-10T11:51:00Z">
          <w:r w:rsidR="00943F23" w:rsidDel="005173EA">
            <w:rPr>
              <w:color w:val="000000"/>
            </w:rPr>
            <w:delText>ensure maximum ta</w:delText>
          </w:r>
        </w:del>
      </w:ins>
      <w:ins w:id="280" w:author="IATDMCT anti-infectives committee" w:date="2024-06-24T15:48:00Z">
        <w:del w:id="281" w:author="My Luong Vuong" w:date="2024-07-10T11:51:00Z">
          <w:r w:rsidR="00943F23" w:rsidDel="005173EA">
            <w:rPr>
              <w:color w:val="000000"/>
            </w:rPr>
            <w:delText>rget attainment in critically ill patients.</w:delText>
          </w:r>
        </w:del>
      </w:ins>
      <w:del w:id="282" w:author="My Luong Vuong" w:date="2024-07-10T11:51:00Z">
        <w:r w:rsidR="00D57E3D" w:rsidRPr="00D57E3D" w:rsidDel="005173EA">
          <w:rPr>
            <w:color w:val="000000"/>
          </w:rPr>
          <w:delText xml:space="preserve">ensuring </w:delText>
        </w:r>
        <w:r w:rsidR="00C76402" w:rsidRPr="00D57E3D" w:rsidDel="005173EA">
          <w:rPr>
            <w:color w:val="000000"/>
          </w:rPr>
          <w:delText>adequate</w:delText>
        </w:r>
      </w:del>
      <w:ins w:id="283" w:author="Sophie Stocker" w:date="2024-06-17T14:19:00Z">
        <w:del w:id="284" w:author="My Luong Vuong" w:date="2024-07-10T11:51:00Z">
          <w:r w:rsidR="009523F9" w:rsidDel="005173EA">
            <w:rPr>
              <w:color w:val="000000"/>
            </w:rPr>
            <w:delText xml:space="preserve"> PKPD </w:delText>
          </w:r>
        </w:del>
      </w:ins>
      <w:del w:id="285" w:author="My Luong Vuong" w:date="2024-07-10T11:51:00Z">
        <w:r w:rsidR="00835281" w:rsidDel="005173EA">
          <w:rPr>
            <w:color w:val="000000"/>
          </w:rPr>
          <w:delText xml:space="preserve">, </w:delText>
        </w:r>
        <w:r w:rsidR="00D57E3D" w:rsidDel="005173EA">
          <w:rPr>
            <w:color w:val="000000"/>
          </w:rPr>
          <w:delText>ICU</w:delText>
        </w:r>
        <w:r w:rsidR="00D57E3D" w:rsidRPr="00D57E3D" w:rsidDel="005173EA">
          <w:rPr>
            <w:color w:val="000000"/>
          </w:rPr>
          <w:delText>-wide target attainment</w:delText>
        </w:r>
        <w:r w:rsidR="0078287A" w:rsidRPr="00E03B11" w:rsidDel="005173EA">
          <w:rPr>
            <w:rFonts w:eastAsia="Lato-Regular"/>
          </w:rPr>
          <w:delText>.</w:delText>
        </w:r>
      </w:del>
      <w:ins w:id="286" w:author="Sophie Stocker" w:date="2024-06-17T14:19:00Z">
        <w:del w:id="287" w:author="My Luong Vuong" w:date="2024-07-10T11:51:00Z">
          <w:r w:rsidR="009523F9" w:rsidDel="005173EA">
            <w:rPr>
              <w:color w:val="000000"/>
            </w:rPr>
            <w:delText xml:space="preserve"> even for patients admitted to the ICU</w:delText>
          </w:r>
        </w:del>
      </w:ins>
      <w:ins w:id="288" w:author="Sophie Stocker" w:date="2024-06-17T14:20:00Z">
        <w:del w:id="289" w:author="My Luong Vuong" w:date="2024-07-10T11:51:00Z">
          <w:r w:rsidR="009523F9" w:rsidDel="005173EA">
            <w:rPr>
              <w:color w:val="000000"/>
            </w:rPr>
            <w:delText xml:space="preserve"> who are critically ill</w:delText>
          </w:r>
        </w:del>
      </w:ins>
      <w:del w:id="290" w:author="My Luong Vuong" w:date="2024-07-10T10:30:00Z">
        <w:r w:rsidR="0078287A" w:rsidRPr="00E03B11">
          <w:rPr>
            <w:rFonts w:eastAsia="Lato-Regular"/>
          </w:rPr>
          <w:delText>.</w:delText>
        </w:r>
      </w:del>
      <w:bookmarkEnd w:id="122"/>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717726FF" w:rsidR="00914769" w:rsidRDefault="008A7569" w:rsidP="00593CAA">
      <w:bookmarkStart w:id="291" w:name="_Hlk136852279"/>
      <w:ins w:id="292" w:author="My Luong Vuong" w:date="2024-06-23T19:26:00Z">
        <w:r>
          <w:t>We</w:t>
        </w:r>
        <w:r w:rsidRPr="006B0FCA">
          <w:t xml:space="preserve"> identified</w:t>
        </w:r>
        <w:r>
          <w:t xml:space="preserve"> </w:t>
        </w:r>
      </w:ins>
      <w:del w:id="293" w:author="My Luong Vuong" w:date="2024-06-23T19:26:00Z">
        <w:r w:rsidR="00D80552" w:rsidDel="008A7569">
          <w:delText xml:space="preserve">Studies </w:delText>
        </w:r>
      </w:del>
      <w:ins w:id="294" w:author="Sophie Stocker" w:date="2024-06-17T14:24:00Z">
        <w:del w:id="295" w:author="My Luong Vuong" w:date="2024-07-10T11:54:00Z">
          <w:r w:rsidR="00763CA4" w:rsidDel="00493E7F">
            <w:delText>reporting</w:delText>
          </w:r>
        </w:del>
      </w:ins>
      <w:ins w:id="296" w:author="My Luong Vuong" w:date="2024-06-23T19:26:00Z">
        <w:r>
          <w:t>studies</w:t>
        </w:r>
      </w:ins>
      <w:ins w:id="297" w:author="My Luong Vuong" w:date="2024-07-10T11:54:00Z">
        <w:r w:rsidR="00493E7F">
          <w:t xml:space="preserve"> reporting</w:t>
        </w:r>
      </w:ins>
      <w:ins w:id="298" w:author="My Luong Vuong" w:date="2024-06-23T19:26:00Z">
        <w:r>
          <w:t xml:space="preserve"> </w:t>
        </w:r>
      </w:ins>
      <w:del w:id="299" w:author="Sophie Stocker" w:date="2024-06-17T14:24:00Z">
        <w:r w:rsidR="00D80552">
          <w:delText>with</w:delText>
        </w:r>
        <w:r w:rsidR="006B0FCA" w:rsidRPr="006B0FCA">
          <w:delText xml:space="preserve"> data</w:delText>
        </w:r>
      </w:del>
      <w:r w:rsidR="006B0FCA" w:rsidRPr="006B0FCA">
        <w:t xml:space="preserve"> on</w:t>
      </w:r>
      <w:ins w:id="300" w:author="My Luong Vuong" w:date="2024-07-10T10:30:00Z">
        <w:r w:rsidR="006B0FCA" w:rsidRPr="006B0FCA">
          <w:t xml:space="preserve"> </w:t>
        </w:r>
      </w:ins>
      <w:ins w:id="301" w:author="Sophie Stocker" w:date="2024-06-17T14:24:00Z">
        <w:r w:rsidR="00763CA4">
          <w:t>the</w:t>
        </w:r>
        <w:r w:rsidR="006B0FCA" w:rsidRPr="006B0FCA">
          <w:t xml:space="preserve"> </w:t>
        </w:r>
      </w:ins>
      <w:r w:rsidR="006B0FCA" w:rsidRPr="006B0FCA">
        <w:t>plasma concentration</w:t>
      </w:r>
      <w:del w:id="302" w:author="Sophie Stocker" w:date="2024-06-17T14:24:00Z">
        <w:r w:rsidR="006B0FCA" w:rsidRPr="006B0FCA">
          <w:delText>s</w:delText>
        </w:r>
      </w:del>
      <w:r w:rsidR="006B0FCA" w:rsidRPr="006B0FCA">
        <w:t xml:space="preserve"> of IV fluconazole </w:t>
      </w:r>
      <w:del w:id="303" w:author="Sophie Stocker" w:date="2024-06-17T14:24:00Z">
        <w:r w:rsidR="001300AC">
          <w:delText xml:space="preserve">obtained </w:delText>
        </w:r>
      </w:del>
      <w:r w:rsidR="001300AC">
        <w:t>in</w:t>
      </w:r>
      <w:r w:rsidR="001300AC" w:rsidRPr="006B0FCA">
        <w:t xml:space="preserve"> </w:t>
      </w:r>
      <w:r w:rsidR="006B0FCA" w:rsidRPr="006B0FCA">
        <w:t xml:space="preserve">patients admitted to the ICU </w:t>
      </w:r>
      <w:del w:id="304" w:author="My Luong Vuong" w:date="2024-06-23T19:26:00Z">
        <w:r w:rsidR="00D80552" w:rsidDel="008A7569">
          <w:delText>were</w:delText>
        </w:r>
        <w:r w:rsidR="006B0FCA" w:rsidRPr="006B0FCA" w:rsidDel="008A7569">
          <w:delText xml:space="preserve"> identified</w:delText>
        </w:r>
        <w:r w:rsidR="00860916" w:rsidDel="008A7569">
          <w:delText xml:space="preserve"> </w:delText>
        </w:r>
      </w:del>
      <w:r w:rsidR="00860916">
        <w:t>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del w:id="305" w:author="My Luong Vuong" w:date="2024-06-23T19:27:00Z">
        <w:r w:rsidR="0079540D" w:rsidDel="00646F62">
          <w:delText>A</w:delText>
        </w:r>
      </w:del>
      <w:ins w:id="306" w:author="My Luong Vuong" w:date="2024-06-23T19:27:00Z">
        <w:r w:rsidR="00646F62">
          <w:t xml:space="preserve">We then </w:t>
        </w:r>
        <w:r w:rsidR="00646F62" w:rsidRPr="006B0FCA">
          <w:t xml:space="preserve">contacted </w:t>
        </w:r>
        <w:r w:rsidR="00646F62">
          <w:t>a</w:t>
        </w:r>
      </w:ins>
      <w:r w:rsidR="0079540D">
        <w:t>uthors</w:t>
      </w:r>
      <w:del w:id="307" w:author="My Luong Vuong" w:date="2024-06-23T19:27:00Z">
        <w:r w:rsidR="0079540D" w:rsidRPr="006B0FCA" w:rsidDel="00646F62">
          <w:delText xml:space="preserve"> were </w:delText>
        </w:r>
      </w:del>
      <w:ins w:id="308" w:author="My Luong Vuong" w:date="2024-06-23T19:27:00Z">
        <w:r w:rsidR="00646F62" w:rsidRPr="006B0FCA">
          <w:t xml:space="preserve"> </w:t>
        </w:r>
      </w:ins>
      <w:del w:id="309" w:author="My Luong Vuong" w:date="2024-06-23T19:27:00Z">
        <w:r w:rsidR="0079540D" w:rsidRPr="006B0FCA" w:rsidDel="00646F62">
          <w:delText xml:space="preserve">contacted </w:delText>
        </w:r>
      </w:del>
      <w:r w:rsidR="0079540D" w:rsidRPr="006B0FCA">
        <w:t xml:space="preserve">to </w:t>
      </w:r>
      <w:r w:rsidR="0079540D">
        <w:t xml:space="preserve">arrange </w:t>
      </w:r>
      <w:ins w:id="310" w:author="My Luong Vuong" w:date="2024-06-22T11:59:00Z">
        <w:r w:rsidR="00552DBC">
          <w:t xml:space="preserve">the </w:t>
        </w:r>
      </w:ins>
      <w:r w:rsidR="0079540D">
        <w:t xml:space="preserve">transfer of the </w:t>
      </w:r>
      <w:ins w:id="311" w:author="Sophie Stocker" w:date="2024-06-17T14:24:00Z">
        <w:r w:rsidR="00763CA4">
          <w:t xml:space="preserve">individual concentration-time data </w:t>
        </w:r>
      </w:ins>
      <w:commentRangeStart w:id="312"/>
      <w:del w:id="313" w:author="My Luong Vuong" w:date="2024-06-22T11:59:00Z">
        <w:r w:rsidR="0079540D" w:rsidDel="00552DBC">
          <w:delText xml:space="preserve">primary </w:delText>
        </w:r>
        <w:r w:rsidR="0079540D" w:rsidRPr="006B0FCA" w:rsidDel="00552DBC">
          <w:delText xml:space="preserve"> </w:delText>
        </w:r>
      </w:del>
      <w:del w:id="314" w:author="My Luong Vuong" w:date="2024-07-10T11:55:00Z">
        <w:r w:rsidR="0079540D" w:rsidRPr="006B0FCA" w:rsidDel="000F689A">
          <w:delText>data</w:delText>
        </w:r>
        <w:r w:rsidR="0079540D" w:rsidDel="000F689A">
          <w:delText>set</w:delText>
        </w:r>
        <w:commentRangeEnd w:id="312"/>
        <w:r w:rsidR="00763CA4" w:rsidDel="000F689A">
          <w:rPr>
            <w:rStyle w:val="CommentReference"/>
          </w:rPr>
          <w:commentReference w:id="312"/>
        </w:r>
        <w:r w:rsidR="0079540D" w:rsidDel="000F689A">
          <w:delText xml:space="preserve"> </w:delText>
        </w:r>
      </w:del>
      <w:r w:rsidR="006B0FCA" w:rsidRPr="006B0FCA">
        <w:t>upon</w:t>
      </w:r>
      <w:r w:rsidR="00A84E7E">
        <w:t xml:space="preserve"> contractual</w:t>
      </w:r>
      <w:r w:rsidR="006B0FCA" w:rsidRPr="006B0FCA">
        <w:t xml:space="preserve"> agreement</w:t>
      </w:r>
      <w:r w:rsidR="00DD09E7">
        <w:t>.</w:t>
      </w:r>
      <w:r w:rsidR="005D2DC1">
        <w:t xml:space="preserve"> </w:t>
      </w:r>
      <w:del w:id="315" w:author="My Luong Vuong" w:date="2024-06-23T19:28:00Z">
        <w:r w:rsidR="00DD09E7" w:rsidDel="004B65BC">
          <w:delText>D</w:delText>
        </w:r>
        <w:r w:rsidR="00DD09E7" w:rsidRPr="006B0FCA" w:rsidDel="004B65BC">
          <w:delText xml:space="preserve">atasets were </w:delText>
        </w:r>
        <w:r w:rsidR="00DD09E7" w:rsidDel="004B65BC">
          <w:delText>subsequently</w:delText>
        </w:r>
        <w:r w:rsidR="00A84E7E" w:rsidRPr="006B0FCA" w:rsidDel="004B65BC">
          <w:delText xml:space="preserve"> </w:delText>
        </w:r>
        <w:r w:rsidR="006B0FCA" w:rsidRPr="006B0FCA" w:rsidDel="004B65BC">
          <w:delText>aggregated</w:delText>
        </w:r>
      </w:del>
      <w:ins w:id="316" w:author="My Luong Vuong" w:date="2024-06-23T19:28:00Z">
        <w:r w:rsidR="004B65BC">
          <w:t>Next, we aggregated datasets</w:t>
        </w:r>
      </w:ins>
      <w:r w:rsidR="006B0FCA" w:rsidRPr="006B0FCA">
        <w:t xml:space="preserve">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commentRangeStart w:id="317"/>
      <w:commentRangeStart w:id="318"/>
      <w:r w:rsidR="00DB57AB">
        <w:t>Written</w:t>
      </w:r>
      <w:r w:rsidR="00DB57AB" w:rsidRPr="00DB57AB">
        <w:t xml:space="preserve"> informed consent</w:t>
      </w:r>
      <w:r w:rsidR="008228EC">
        <w:t xml:space="preserve"> for </w:t>
      </w:r>
      <w:ins w:id="319" w:author="My Luong Vuong" w:date="2024-06-22T12:00:00Z">
        <w:r w:rsidR="00552DBC">
          <w:t xml:space="preserve">the </w:t>
        </w:r>
      </w:ins>
      <w:r w:rsidR="008228EC">
        <w:t>secondary use</w:t>
      </w:r>
      <w:r w:rsidR="00BC1EF4">
        <w:t xml:space="preserve"> of data</w:t>
      </w:r>
      <w:ins w:id="320" w:author="My Luong Vuong" w:date="2024-06-20T23:13:00Z">
        <w:r w:rsidR="00586D37">
          <w:t xml:space="preserve"> of prospectively collected </w:t>
        </w:r>
      </w:ins>
      <w:del w:id="321" w:author="My Luong Vuong" w:date="2024-06-21T09:04:00Z">
        <w:r w:rsidR="00DB57AB" w:rsidRPr="00DB57AB" w:rsidDel="00562889">
          <w:delText xml:space="preserve">  </w:delText>
        </w:r>
      </w:del>
      <w:ins w:id="322" w:author="My Luong Vuong" w:date="2024-06-21T09:04:00Z">
        <w:r w:rsidR="00562889">
          <w:t xml:space="preserve">data </w:t>
        </w:r>
      </w:ins>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commentRangeEnd w:id="317"/>
      <w:r w:rsidR="00CE5DAE">
        <w:rPr>
          <w:rStyle w:val="CommentReference"/>
        </w:rPr>
        <w:commentReference w:id="317"/>
      </w:r>
      <w:commentRangeEnd w:id="318"/>
      <w:r w:rsidR="008E66D4">
        <w:rPr>
          <w:rStyle w:val="CommentReference"/>
        </w:rPr>
        <w:commentReference w:id="318"/>
      </w:r>
      <w:r w:rsidR="00DB57AB" w:rsidRPr="00DB57AB">
        <w:t xml:space="preserve"> in compliance </w:t>
      </w:r>
      <w:r w:rsidR="001300AC">
        <w:t xml:space="preserve">with </w:t>
      </w:r>
      <w:ins w:id="323" w:author="My Luong Vuong" w:date="2024-06-22T12:00:00Z">
        <w:r w:rsidR="00552DBC">
          <w:t xml:space="preserve">the </w:t>
        </w:r>
      </w:ins>
      <w:r w:rsidR="00DB57AB" w:rsidRPr="00DB57AB">
        <w:t>approval of the (local) Ethics Committee</w:t>
      </w:r>
      <w:r w:rsidR="001538AA">
        <w:t>s</w:t>
      </w:r>
      <w:r w:rsidR="00DB57AB" w:rsidRPr="00DB57AB">
        <w:t>.</w:t>
      </w:r>
    </w:p>
    <w:bookmarkEnd w:id="291"/>
    <w:p w14:paraId="340D6FBA" w14:textId="1F7BF5E5" w:rsidR="00B76B7D" w:rsidRPr="00E03B11" w:rsidRDefault="00B25217" w:rsidP="00593CAA">
      <w:pPr>
        <w:pStyle w:val="Heading2"/>
        <w:rPr>
          <w:rFonts w:eastAsia="Times New Roman"/>
        </w:rPr>
      </w:pPr>
      <w:commentRangeStart w:id="324"/>
      <w:commentRangeStart w:id="325"/>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commentRangeEnd w:id="324"/>
      <w:r w:rsidR="00943F23">
        <w:rPr>
          <w:rStyle w:val="CommentReference"/>
          <w:rFonts w:eastAsia="Times New Roman" w:cstheme="minorHAnsi"/>
          <w:b w:val="0"/>
        </w:rPr>
        <w:commentReference w:id="324"/>
      </w:r>
      <w:commentRangeEnd w:id="325"/>
      <w:r w:rsidR="00BB2ABE">
        <w:rPr>
          <w:rStyle w:val="CommentReference"/>
          <w:rFonts w:eastAsia="Times New Roman" w:cstheme="minorHAnsi"/>
          <w:b w:val="0"/>
        </w:rPr>
        <w:commentReference w:id="325"/>
      </w:r>
    </w:p>
    <w:p w14:paraId="410D2282" w14:textId="787A5F0B" w:rsidR="00B76B7D" w:rsidRPr="00E03B11" w:rsidRDefault="00B935AC" w:rsidP="00593CAA">
      <w:bookmarkStart w:id="326" w:name="_Hlk136861913"/>
      <w:ins w:id="327" w:author="My Luong Vuong" w:date="2024-06-23T19:28:00Z">
        <w:r>
          <w:t>We</w:t>
        </w:r>
        <w:r w:rsidRPr="00E03B11">
          <w:t xml:space="preserve"> </w:t>
        </w:r>
        <w:r>
          <w:t xml:space="preserve">developed </w:t>
        </w:r>
      </w:ins>
      <w:del w:id="328" w:author="My Luong Vuong" w:date="2024-06-23T19:28:00Z">
        <w:r w:rsidR="00AD19C4" w:rsidRPr="00E03B11" w:rsidDel="00B935AC">
          <w:delText xml:space="preserve">A </w:delText>
        </w:r>
      </w:del>
      <w:ins w:id="329" w:author="My Luong Vuong" w:date="2024-06-23T19:28:00Z">
        <w:r>
          <w:t>a</w:t>
        </w:r>
        <w:r w:rsidRPr="00E03B11">
          <w:t xml:space="preserve"> </w:t>
        </w:r>
      </w:ins>
      <w:proofErr w:type="spellStart"/>
      <w:r w:rsidR="00AD19C4" w:rsidRPr="00E03B11">
        <w:t>popPK</w:t>
      </w:r>
      <w:proofErr w:type="spellEnd"/>
      <w:r w:rsidR="00AD19C4" w:rsidRPr="00E03B11">
        <w:t xml:space="preserve"> model </w:t>
      </w:r>
      <w:del w:id="330" w:author="My Luong Vuong" w:date="2024-06-23T19:28:00Z">
        <w:r w:rsidR="00AD19C4" w:rsidRPr="00E03B11" w:rsidDel="00B935AC">
          <w:delText xml:space="preserve">was </w:delText>
        </w:r>
        <w:r w:rsidR="009B3412" w:rsidDel="00B935AC">
          <w:delText>developed</w:delText>
        </w:r>
        <w:r w:rsidR="00EB06B2" w:rsidDel="00B935AC">
          <w:delText xml:space="preserve"> </w:delText>
        </w:r>
      </w:del>
      <w:r w:rsidR="00EB06B2">
        <w:t>from the aggre</w:t>
      </w:r>
      <w:r w:rsidR="00DF3FE7">
        <w:t>gated dataset</w:t>
      </w:r>
      <w:r w:rsidR="009B3412">
        <w:t xml:space="preserve"> to describe</w:t>
      </w:r>
      <w:r w:rsidR="00AD19C4" w:rsidRPr="00E03B11">
        <w:t xml:space="preserve"> the </w:t>
      </w:r>
      <w:r w:rsidR="00C86F78" w:rsidRPr="00E03B11">
        <w:t>fluconazole</w:t>
      </w:r>
      <w:r w:rsidR="00AD19C4" w:rsidRPr="00E03B11">
        <w:t xml:space="preserve"> </w:t>
      </w:r>
      <w:del w:id="331" w:author="My Luong Vuong" w:date="2024-06-22T12:00:00Z">
        <w:r w:rsidR="00AD19C4" w:rsidRPr="00E03B11" w:rsidDel="007D087F">
          <w:delText>concentration</w:delText>
        </w:r>
        <w:r w:rsidR="00FE6C59" w:rsidDel="007D087F">
          <w:delText>–</w:delText>
        </w:r>
        <w:r w:rsidR="00AD19C4" w:rsidRPr="00E03B11" w:rsidDel="007D087F">
          <w:delText>time</w:delText>
        </w:r>
      </w:del>
      <w:ins w:id="332" w:author="My Luong Vuong" w:date="2024-06-22T12:00:00Z">
        <w:r w:rsidR="007D087F">
          <w:t>concentration-time</w:t>
        </w:r>
      </w:ins>
      <w:r w:rsidR="00AD19C4"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del w:id="333" w:author="IATDMCT anti-infectives committee" w:date="2024-06-24T15:49:00Z">
        <w:r w:rsidR="00F4677E">
          <w:delText xml:space="preserve">was </w:delText>
        </w:r>
      </w:del>
      <w:ins w:id="334" w:author="IATDMCT anti-infectives committee" w:date="2024-06-24T15:49:00Z">
        <w:r w:rsidR="00943F23">
          <w:t xml:space="preserve">were </w:t>
        </w:r>
      </w:ins>
      <w:r w:rsidR="00F4677E">
        <w:t>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w:t>
      </w:r>
      <w:ins w:id="335" w:author="My Luong Vuong" w:date="2024-06-23T19:29:00Z">
        <w:r w:rsidR="007B5C7A">
          <w:t xml:space="preserve">We </w:t>
        </w:r>
        <w:r w:rsidR="007B5C7A" w:rsidRPr="00E03B11">
          <w:t xml:space="preserve">tested </w:t>
        </w:r>
      </w:ins>
      <w:del w:id="336" w:author="My Luong Vuong" w:date="2024-06-23T19:29:00Z">
        <w:r w:rsidR="00F62CBB" w:rsidRPr="00E03B11" w:rsidDel="007B5C7A">
          <w:delText>Between</w:delText>
        </w:r>
      </w:del>
      <w:ins w:id="337" w:author="My Luong Vuong" w:date="2024-06-23T19:29:00Z">
        <w:r w:rsidR="007B5C7A">
          <w:t>b</w:t>
        </w:r>
        <w:r w:rsidR="007B5C7A" w:rsidRPr="00E03B11">
          <w:t>etween</w:t>
        </w:r>
      </w:ins>
      <w:r w:rsidR="00F62CBB" w:rsidRPr="00E03B11">
        <w:t xml:space="preserve">-centre variability </w:t>
      </w:r>
      <w:del w:id="338" w:author="My Luong Vuong" w:date="2024-06-23T19:29:00Z">
        <w:r w:rsidR="00F62CBB" w:rsidRPr="00E03B11" w:rsidDel="00A42C77">
          <w:delText xml:space="preserve">was </w:delText>
        </w:r>
        <w:r w:rsidR="00F62CBB" w:rsidRPr="00E03B11" w:rsidDel="007B5C7A">
          <w:delText xml:space="preserve">tested </w:delText>
        </w:r>
      </w:del>
      <w:r w:rsidR="00F62CBB" w:rsidRPr="00E03B11">
        <w:t>as a random effect</w:t>
      </w:r>
      <w:r w:rsidR="00AD62BB">
        <w:t xml:space="preserve"> </w:t>
      </w:r>
      <w:del w:id="339" w:author="My Luong Vuong" w:date="2024-06-23T19:29:00Z">
        <w:r w:rsidR="00AD62BB" w:rsidDel="00DA3CD0">
          <w:delText>as well as</w:delText>
        </w:r>
      </w:del>
      <w:ins w:id="340" w:author="My Luong Vuong" w:date="2024-06-23T19:29:00Z">
        <w:r w:rsidR="00DA3CD0">
          <w:t>and</w:t>
        </w:r>
      </w:ins>
      <w:r w:rsidR="00AD62BB">
        <w:t xml:space="preserve">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874FDB"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02F460E4"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ins w:id="341" w:author="My Luong Vuong" w:date="2024-05-31T16:58:00Z">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ins>
      <w:r w:rsidR="00CB7027">
        <w:instrText xml:space="preserve"> ADDIN EN.CITE </w:instrText>
      </w:r>
      <w:r w:rsidR="00CB7027">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B7027">
        <w:instrText xml:space="preserve"> ADDIN EN.CITE.DATA </w:instrText>
      </w:r>
      <w:r w:rsidR="00CB7027">
        <w:fldChar w:fldCharType="end"/>
      </w:r>
      <w:r w:rsidR="004E788E">
        <w:fldChar w:fldCharType="separate"/>
      </w:r>
      <w:r w:rsidR="00CB7027">
        <w:rPr>
          <w:noProof/>
        </w:rPr>
        <w:t> [16, 17]</w:t>
      </w:r>
      <w:ins w:id="342" w:author="My Luong Vuong" w:date="2024-05-31T16:58:00Z">
        <w:r w:rsidR="004E788E">
          <w:fldChar w:fldCharType="end"/>
        </w:r>
      </w:ins>
      <w:r w:rsidR="003126D2">
        <w:t>.</w:t>
      </w:r>
      <w:r w:rsidRPr="00E03B11">
        <w:t xml:space="preserve"> </w:t>
      </w:r>
      <w:commentRangeStart w:id="343"/>
      <w:del w:id="344" w:author="My Luong Vuong" w:date="2024-06-23T19:31:00Z">
        <w:r w:rsidR="00EA7488" w:rsidDel="004E3F35">
          <w:delText xml:space="preserve">The </w:delText>
        </w:r>
      </w:del>
      <w:ins w:id="345" w:author="My Luong Vuong" w:date="2024-06-23T19:31:00Z">
        <w:r w:rsidR="004E3F35">
          <w:t xml:space="preserve">We assessed the </w:t>
        </w:r>
      </w:ins>
      <w:r w:rsidR="00EA7488">
        <w:t>covariates</w:t>
      </w:r>
      <w:r w:rsidR="000F53CC">
        <w:t xml:space="preserve"> that are physiologically relevant</w:t>
      </w:r>
      <w:r w:rsidR="005335FD">
        <w:t xml:space="preserve"> to fluconazole pharmacokinetics</w:t>
      </w:r>
      <w:del w:id="346" w:author="My Luong Vuong" w:date="2024-06-23T19:31:00Z">
        <w:r w:rsidR="005335FD" w:rsidDel="004E3F35">
          <w:delText xml:space="preserve"> were</w:delText>
        </w:r>
      </w:del>
      <w:del w:id="347" w:author="My Luong Vuong" w:date="2024-06-23T19:30:00Z">
        <w:r w:rsidR="00EA7488" w:rsidDel="004E3F35">
          <w:delText xml:space="preserve"> assessed</w:delText>
        </w:r>
      </w:del>
      <w:r w:rsidR="0082527A">
        <w:t>.</w:t>
      </w:r>
      <w:r w:rsidR="003D762A">
        <w:t xml:space="preserve"> </w:t>
      </w:r>
      <w:commentRangeEnd w:id="343"/>
      <w:r w:rsidR="00B210ED">
        <w:rPr>
          <w:rStyle w:val="CommentReference"/>
        </w:rPr>
        <w:commentReference w:id="343"/>
      </w:r>
      <w:r w:rsidR="00D9372F">
        <w:t>These included</w:t>
      </w:r>
      <w:r w:rsidR="001451A1">
        <w:t xml:space="preserve"> total</w:t>
      </w:r>
      <w:r w:rsidR="00D9372F">
        <w:t xml:space="preserve"> </w:t>
      </w:r>
      <w:r w:rsidR="008D03C5">
        <w:t>body weight</w:t>
      </w:r>
      <w:r w:rsidR="008D03C5" w:rsidRPr="004C172A">
        <w:t xml:space="preserve">, body mass index (BMI), </w:t>
      </w:r>
      <w:del w:id="348" w:author="My Luong Vuong" w:date="2024-06-22T12:00:00Z">
        <w:r w:rsidR="00925AB3" w:rsidDel="00F94C2C">
          <w:delText xml:space="preserve">and </w:delText>
        </w:r>
      </w:del>
      <w:r w:rsidR="008D03C5" w:rsidRPr="004C172A">
        <w:t>fat-free mass</w:t>
      </w:r>
      <w:r w:rsidR="008D03C5" w:rsidRPr="004C172A" w:rsidDel="004C172A">
        <w:t xml:space="preserve"> </w:t>
      </w:r>
      <w:r w:rsidR="008D03C5" w:rsidRPr="00E03B11">
        <w:t>(</w:t>
      </w:r>
      <w:r w:rsidR="00D61DCC" w:rsidRPr="00E03B11">
        <w:t>FFM</w:t>
      </w:r>
      <w:del w:id="349" w:author="My Luong Vuong" w:date="2024-05-30T15:45:00Z">
        <w:r w:rsidR="00343281" w:rsidDel="008C0455">
          <w:delText xml:space="preserve"> </w:delText>
        </w:r>
      </w:del>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commentRangeStart w:id="350"/>
      <w:commentRangeStart w:id="351"/>
      <w:r w:rsidR="008D03C5" w:rsidRPr="00E03B11">
        <w:t>estimated glomerular filtration rate</w:t>
      </w:r>
      <w:r w:rsidR="00BC43B3">
        <w:t xml:space="preserve"> </w:t>
      </w:r>
      <w:r w:rsidR="002A3543">
        <w:t>(</w:t>
      </w:r>
      <w:r w:rsidR="00BC43B3" w:rsidRPr="00E03B11">
        <w:t>eGFR</w:t>
      </w:r>
      <w:ins w:id="352" w:author="My Luong Vuong" w:date="2024-07-10T10:30:00Z">
        <w:r w:rsidR="002A3543">
          <w:t>)</w:t>
        </w:r>
        <w:commentRangeEnd w:id="350"/>
        <w:r w:rsidR="00763CA4">
          <w:rPr>
            <w:rStyle w:val="CommentReference"/>
          </w:rPr>
          <w:commentReference w:id="350"/>
        </w:r>
      </w:ins>
      <w:commentRangeEnd w:id="351"/>
      <w:ins w:id="353" w:author="My Luong Vuong" w:date="2024-07-10T11:55:00Z">
        <w:r w:rsidR="007769BB">
          <w:rPr>
            <w:rStyle w:val="CommentReference"/>
          </w:rPr>
          <w:commentReference w:id="351"/>
        </w:r>
      </w:ins>
      <w:ins w:id="354" w:author="My Luong Vuong" w:date="2024-07-10T10:30:00Z">
        <w:r w:rsidR="009421DA">
          <w:t>.</w:t>
        </w:r>
      </w:ins>
      <w:del w:id="355" w:author="My Luong Vuong" w:date="2024-07-10T10:30:00Z">
        <w:r w:rsidR="002A3543">
          <w:delText>)</w:delText>
        </w:r>
        <w:r w:rsidR="009421DA">
          <w:delText>.</w:delText>
        </w:r>
      </w:del>
      <w:r w:rsidR="00343281">
        <w:t xml:space="preserve"> Among these covariates, FFM was</w:t>
      </w:r>
      <w:r w:rsidR="00343281" w:rsidRPr="00E03B11">
        <w:t xml:space="preserve"> approximated by lean body weight</w:t>
      </w:r>
      <w:ins w:id="356" w:author="My Luong Vuong" w:date="2024-08-05T14:55:00Z">
        <w:r w:rsidR="005B3AD3">
          <w:t xml:space="preserve"> </w:t>
        </w:r>
      </w:ins>
      <w:del w:id="357" w:author="My Luong Vuong" w:date="2024-08-05T14:55:00Z">
        <w:r w:rsidR="00343281" w:rsidRPr="00E03B11" w:rsidDel="005B3AD3">
          <w:lastRenderedPageBreak/>
          <w:delText xml:space="preserve"> </w:delText>
        </w:r>
      </w:del>
      <w:del w:id="358" w:author="My Luong Vuong" w:date="2024-07-10T10:30:00Z">
        <w:r w:rsidR="00343281" w:rsidRPr="00E03B11">
          <w:delText>using Boer’s formula</w:delText>
        </w:r>
        <w:r w:rsidR="00054377">
          <w:delText xml:space="preserve"> </w:delText>
        </w:r>
        <w:r w:rsidR="00051CEA">
          <w:delText>with</w:delText>
        </w:r>
      </w:del>
      <w:ins w:id="359" w:author="My Luong Vuong" w:date="2024-07-10T10:30:00Z">
        <w:r w:rsidR="00343281" w:rsidRPr="00E03B11">
          <w:t>derived from</w:t>
        </w:r>
        <w:r w:rsidR="00E27E63">
          <w:t xml:space="preserve"> total</w:t>
        </w:r>
      </w:ins>
      <w:r w:rsidR="00343281" w:rsidRPr="00E03B11">
        <w:t xml:space="preserve"> </w:t>
      </w:r>
      <w:r w:rsidR="00343281">
        <w:t>body weight</w:t>
      </w:r>
      <w:r w:rsidR="00343281" w:rsidRPr="00E03B11">
        <w:t xml:space="preserve"> and height</w:t>
      </w:r>
      <w:del w:id="360" w:author="My Luong Vuong" w:date="2024-07-10T10:30:00Z">
        <w:r w:rsidR="00343281" w:rsidRPr="00E03B11">
          <w:delText xml:space="preserve"> using Boer’s formula</w:delText>
        </w:r>
      </w:del>
      <w:r w:rsidR="00343281"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B7027">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ins w:id="361" w:author="My Luong Vuong" w:date="2024-06-21T23:41:00Z">
        <w:r w:rsidR="003F0A9B">
          <w:t xml:space="preserve"> without race</w:t>
        </w:r>
      </w:ins>
      <w:r w:rsidR="0024430C" w:rsidRPr="00E03B11">
        <w:fldChar w:fldCharType="begin"/>
      </w:r>
      <w:r w:rsidR="00CB7027">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B7027">
        <w:rPr>
          <w:noProof/>
        </w:rPr>
        <w:t> [19]</w:t>
      </w:r>
      <w:r w:rsidR="0024430C" w:rsidRPr="00E03B11">
        <w:fldChar w:fldCharType="end"/>
      </w:r>
      <w:r w:rsidR="00560D15">
        <w:t>.</w:t>
      </w:r>
    </w:p>
    <w:p w14:paraId="66F7F3EF" w14:textId="727D431B"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B7027">
        <w:rPr>
          <w:noProof/>
        </w:rPr>
        <w:t> [16]</w:t>
      </w:r>
      <w:r w:rsidRPr="0012059F">
        <w:fldChar w:fldCharType="end"/>
      </w:r>
      <w:r w:rsidR="00A7137D">
        <w:t>, exemplified as follows:</w:t>
      </w:r>
    </w:p>
    <w:p w14:paraId="283FF6F2" w14:textId="2730A7DD" w:rsidR="00A7137D" w:rsidRPr="00A7137D" w:rsidRDefault="00874FDB"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w:t>
      </w:r>
      <w:ins w:id="362" w:author="IATDMCT anti-infectives committee" w:date="2024-06-24T15:52:00Z">
        <w:r w:rsidR="00943F23">
          <w:t xml:space="preserve">the </w:t>
        </w:r>
      </w:ins>
      <w:r w:rsidR="00FE2EB7" w:rsidRPr="0003308C">
        <w:t xml:space="preserve">patient </w:t>
      </w:r>
      <w:commentRangeStart w:id="363"/>
      <w:del w:id="364" w:author="IATDMCT anti-infectives committee" w:date="2024-06-24T15:51:00Z">
        <w:r w:rsidR="00FE2EB7" w:rsidRPr="0076151A">
          <w:delText>i</w:delText>
        </w:r>
        <w:r w:rsidR="00FE2EB7" w:rsidRPr="0003308C">
          <w:delText xml:space="preserve"> </w:delText>
        </w:r>
      </w:del>
      <w:commentRangeEnd w:id="363"/>
      <w:r w:rsidR="00B358B2">
        <w:rPr>
          <w:rStyle w:val="CommentReference"/>
        </w:rPr>
        <w:commentReference w:id="363"/>
      </w:r>
      <w:r w:rsidR="00FE2EB7" w:rsidRPr="0003308C">
        <w:t>normalised to the population median value of 80 kg.</w:t>
      </w:r>
    </w:p>
    <w:bookmarkEnd w:id="326"/>
    <w:p w14:paraId="55F7C8D5" w14:textId="77777777" w:rsidR="00E855C5" w:rsidRPr="00E03B11" w:rsidRDefault="00E855C5" w:rsidP="00E855C5">
      <w:pPr>
        <w:pStyle w:val="Heading2"/>
        <w:rPr>
          <w:rFonts w:eastAsia="Times New Roman"/>
        </w:rPr>
      </w:pPr>
      <w:commentRangeStart w:id="365"/>
      <w:r>
        <w:rPr>
          <w:rFonts w:eastAsia="Times New Roman"/>
        </w:rPr>
        <w:t>Missing data handling</w:t>
      </w:r>
      <w:commentRangeEnd w:id="365"/>
      <w:r w:rsidR="00B210ED">
        <w:rPr>
          <w:rStyle w:val="CommentReference"/>
          <w:rFonts w:eastAsia="Times New Roman" w:cstheme="minorHAnsi"/>
          <w:b w:val="0"/>
        </w:rPr>
        <w:commentReference w:id="365"/>
      </w:r>
    </w:p>
    <w:p w14:paraId="218432AA" w14:textId="32B5B410" w:rsidR="00A91C50" w:rsidRPr="00E03B11" w:rsidRDefault="008A1FC4" w:rsidP="00593CAA">
      <w:bookmarkStart w:id="366"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w:t>
      </w:r>
      <w:del w:id="367" w:author="My Luong Vuong" w:date="2024-08-05T14:58:00Z">
        <w:r w:rsidR="00285B62" w:rsidRPr="008A1FC4" w:rsidDel="003E290B">
          <w:delText xml:space="preserve">analysis </w:delText>
        </w:r>
      </w:del>
      <w:ins w:id="368" w:author="My Luong Vuong" w:date="2024-08-05T14:58:00Z">
        <w:r w:rsidR="003E290B">
          <w:t>aggregated</w:t>
        </w:r>
        <w:r w:rsidR="003E290B" w:rsidRPr="008A1FC4">
          <w:t xml:space="preserve"> </w:t>
        </w:r>
      </w:ins>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w:t>
      </w:r>
      <w:ins w:id="369" w:author="My Luong Vuong" w:date="2024-06-23T19:32:00Z">
        <w:r w:rsidR="005C7AEA">
          <w:t>,</w:t>
        </w:r>
      </w:ins>
      <w:r w:rsidR="00285B62" w:rsidRPr="008A1FC4">
        <w:t xml:space="preserve">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B7027">
        <w:rPr>
          <w:noProof/>
        </w:rPr>
        <w:t> [20]</w:t>
      </w:r>
      <w:r w:rsidR="00285B62" w:rsidRPr="008A1FC4">
        <w:fldChar w:fldCharType="end"/>
      </w:r>
      <w:r w:rsidR="001E590A" w:rsidRPr="008A1FC4">
        <w:t>.</w:t>
      </w:r>
      <w:r w:rsidR="00A95AD2" w:rsidRPr="008A1FC4">
        <w:t xml:space="preserve"> </w:t>
      </w:r>
      <w:ins w:id="370" w:author="My Luong Vuong" w:date="2024-06-23T19:33:00Z">
        <w:r w:rsidR="00673156">
          <w:t xml:space="preserve">We replaced </w:t>
        </w:r>
      </w:ins>
      <w:del w:id="371" w:author="My Luong Vuong" w:date="2024-06-23T19:33:00Z">
        <w:r w:rsidR="00A95AD2" w:rsidRPr="008A1FC4" w:rsidDel="00673156">
          <w:delText>Negative</w:delText>
        </w:r>
        <w:r w:rsidR="00BA7487" w:rsidDel="00673156">
          <w:delText xml:space="preserve"> </w:delText>
        </w:r>
      </w:del>
      <w:ins w:id="372" w:author="My Luong Vuong" w:date="2024-06-23T19:33:00Z">
        <w:r w:rsidR="00673156">
          <w:t>n</w:t>
        </w:r>
        <w:r w:rsidR="00673156" w:rsidRPr="008A1FC4">
          <w:t>egative</w:t>
        </w:r>
        <w:r w:rsidR="00673156">
          <w:t xml:space="preserve"> </w:t>
        </w:r>
      </w:ins>
      <w:r w:rsidR="00BA7487">
        <w:t>imputed values</w:t>
      </w:r>
      <w:r w:rsidR="00A95AD2">
        <w:t xml:space="preserve"> of a variable</w:t>
      </w:r>
      <w:r w:rsidR="00BA7487">
        <w:t xml:space="preserve"> </w:t>
      </w:r>
      <w:del w:id="373" w:author="My Luong Vuong" w:date="2024-06-23T19:33:00Z">
        <w:r w:rsidR="00BA7487" w:rsidDel="00673156">
          <w:delText xml:space="preserve">were replaced </w:delText>
        </w:r>
      </w:del>
      <w:r w:rsidR="00BA7487">
        <w:t xml:space="preserve">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B7027">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B7027">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B7027">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B7027">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del w:id="374" w:author="My Luong Vuong" w:date="2024-06-22T11:28:00Z">
        <w:r w:rsidR="00A91C50" w:rsidRPr="00E03B11" w:rsidDel="00EA6133">
          <w:delText>(</w:delText>
        </w:r>
        <w:r w:rsidR="00A91C50" w:rsidRPr="00FA545B" w:rsidDel="00EA6133">
          <w:rPr>
            <w:i/>
            <w:iCs/>
          </w:rPr>
          <w:delText>m</w:delText>
        </w:r>
        <w:r w:rsidR="00A91C50" w:rsidRPr="00E03B11" w:rsidDel="00EA6133">
          <w:delText>)</w:delText>
        </w:r>
        <w:r w:rsidR="00B22B56" w:rsidRPr="00E03B11" w:rsidDel="005E1FA3">
          <w:delText xml:space="preserve"> </w:delText>
        </w:r>
      </w:del>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B7027">
        <w:rPr>
          <w:noProof/>
        </w:rPr>
        <w:t> [20]</w:t>
      </w:r>
      <w:r w:rsidR="002A1709">
        <w:fldChar w:fldCharType="end"/>
      </w:r>
      <w:r w:rsidR="00462AAC">
        <w:t>.</w:t>
      </w:r>
      <w:r w:rsidR="000A720A">
        <w:t xml:space="preserve"> </w:t>
      </w:r>
      <w:r w:rsidR="002D21CD" w:rsidRPr="00E03B11">
        <w:t>T</w:t>
      </w:r>
      <w:r w:rsidR="007244F4" w:rsidRPr="00E03B11">
        <w:t>he 95% confidence interval</w:t>
      </w:r>
      <w:del w:id="375" w:author="My Luong Vuong" w:date="2024-06-22T11:29:00Z">
        <w:r w:rsidR="00123A1E" w:rsidRPr="00E03B11" w:rsidDel="00C11A6C">
          <w:delText xml:space="preserve"> </w:delText>
        </w:r>
        <w:r w:rsidR="00123A1E" w:rsidRPr="00E03B11" w:rsidDel="0079649A">
          <w:delText>(CI)</w:delText>
        </w:r>
      </w:del>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B7027">
        <w:rPr>
          <w:noProof/>
        </w:rPr>
        <w:t> [20]</w:t>
      </w:r>
      <w:r w:rsidR="00013EF8" w:rsidRPr="00E03B11">
        <w:fldChar w:fldCharType="end"/>
      </w:r>
      <w:r w:rsidR="00AF0DD2">
        <w:t>.</w:t>
      </w:r>
    </w:p>
    <w:bookmarkEnd w:id="366"/>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37E2F378" w:rsidR="008A26BD" w:rsidRPr="00E03B11" w:rsidRDefault="000D6006" w:rsidP="00593CAA">
      <w:bookmarkStart w:id="376" w:name="_Hlk136861958"/>
      <w:ins w:id="377" w:author="My Luong Vuong" w:date="2024-06-23T19:34:00Z">
        <w:r>
          <w:t>We</w:t>
        </w:r>
        <w:r w:rsidRPr="00E03B11">
          <w:t xml:space="preserve"> selected </w:t>
        </w:r>
      </w:ins>
      <w:del w:id="378" w:author="My Luong Vuong" w:date="2024-06-23T19:34:00Z">
        <w:r w:rsidR="008A26BD" w:rsidRPr="00E03B11" w:rsidDel="000D6006">
          <w:delText xml:space="preserve">The </w:delText>
        </w:r>
      </w:del>
      <w:ins w:id="379" w:author="My Luong Vuong" w:date="2024-06-23T19:34:00Z">
        <w:r>
          <w:t>t</w:t>
        </w:r>
        <w:r w:rsidRPr="00E03B11">
          <w:t xml:space="preserve">he </w:t>
        </w:r>
      </w:ins>
      <w:r w:rsidR="008A26BD" w:rsidRPr="00E03B11">
        <w:t xml:space="preserve">most </w:t>
      </w:r>
      <w:r w:rsidR="00E44025" w:rsidRPr="00E03B11">
        <w:t xml:space="preserve">parsimonious </w:t>
      </w:r>
      <w:proofErr w:type="spellStart"/>
      <w:r w:rsidR="008A26BD" w:rsidRPr="00E03B11">
        <w:t>popPK</w:t>
      </w:r>
      <w:proofErr w:type="spellEnd"/>
      <w:r w:rsidR="008A26BD" w:rsidRPr="00E03B11">
        <w:t xml:space="preserve"> model </w:t>
      </w:r>
      <w:del w:id="380" w:author="My Luong Vuong" w:date="2024-06-23T19:34:00Z">
        <w:r w:rsidR="008A26BD" w:rsidRPr="00E03B11" w:rsidDel="000D6006">
          <w:delText xml:space="preserve">was selected </w:delText>
        </w:r>
      </w:del>
      <w:r w:rsidR="008A26BD" w:rsidRPr="00E03B11">
        <w:t xml:space="preserve">based on a likelihood ratio test </w:t>
      </w:r>
      <w:del w:id="381" w:author="My Luong Vuong" w:date="2024-06-23T19:34:00Z">
        <w:r w:rsidR="008A26BD" w:rsidRPr="00E03B11" w:rsidDel="006B1F90">
          <w:delText xml:space="preserve">at </w:delText>
        </w:r>
      </w:del>
      <w:ins w:id="382" w:author="My Luong Vuong" w:date="2024-06-23T19:34:00Z">
        <w:r w:rsidR="006B1F90">
          <w:t>with</w:t>
        </w:r>
        <w:r w:rsidR="006B1F90" w:rsidRPr="00E03B11">
          <w:t xml:space="preserve"> </w:t>
        </w:r>
      </w:ins>
      <w:r w:rsidR="008A26BD" w:rsidRPr="00E03B11">
        <w:t xml:space="preserve">a 5% significance level (delta objective function value ≥3.84 points, 1 degree of freedom), </w:t>
      </w:r>
      <w:r w:rsidR="006116CB">
        <w:t xml:space="preserve">parameter </w:t>
      </w:r>
      <w:r w:rsidR="008A26BD" w:rsidRPr="00E03B11">
        <w:t xml:space="preserve">precision (95% </w:t>
      </w:r>
      <w:r w:rsidR="00A6688E">
        <w:t>confidence interval</w:t>
      </w:r>
      <w:r w:rsidR="008A26BD" w:rsidRPr="00E03B11">
        <w:t>)</w:t>
      </w:r>
      <w:r w:rsidR="00F1531F">
        <w:t>,</w:t>
      </w:r>
      <w:r w:rsidR="008A26BD" w:rsidRPr="00E03B11">
        <w:t xml:space="preserve"> and physiological plausibility of</w:t>
      </w:r>
      <w:r w:rsidR="00543ED7" w:rsidRPr="00E03B11">
        <w:t xml:space="preserve"> the</w:t>
      </w:r>
      <w:r w:rsidR="008A26BD" w:rsidRPr="00E03B11">
        <w:t xml:space="preserve"> parameter estimates. Additionally,</w:t>
      </w:r>
      <w:ins w:id="383" w:author="My Luong Vuong" w:date="2024-08-05T15:17:00Z">
        <w:r w:rsidR="005F048F">
          <w:t xml:space="preserve"> we used</w:t>
        </w:r>
      </w:ins>
      <w:r w:rsidR="008A26BD" w:rsidRPr="00E03B11">
        <w:t xml:space="preserve"> goodness-of-fit plots including population and individual predictions </w:t>
      </w:r>
      <w:r w:rsidR="008A26BD" w:rsidRPr="006116CB">
        <w:t>versus</w:t>
      </w:r>
      <w:r w:rsidR="008A26BD" w:rsidRPr="00E03B11">
        <w:t xml:space="preserve"> observations, conditional weighted residuals versus time and versus </w:t>
      </w:r>
      <w:r w:rsidR="006A6850" w:rsidRPr="00E03B11">
        <w:t xml:space="preserve">population </w:t>
      </w:r>
      <w:r w:rsidR="008A26BD" w:rsidRPr="00E03B11">
        <w:t xml:space="preserve">predictions, </w:t>
      </w:r>
      <w:r w:rsidR="00F1531F">
        <w:t xml:space="preserve">and </w:t>
      </w:r>
      <w:r w:rsidR="008A26BD" w:rsidRPr="00E03B11">
        <w:t>prediction-corrected visual predictive check (</w:t>
      </w:r>
      <w:proofErr w:type="spellStart"/>
      <w:r w:rsidR="008A26BD" w:rsidRPr="00E03B11">
        <w:t>pcVPC</w:t>
      </w:r>
      <w:proofErr w:type="spellEnd"/>
      <w:r w:rsidR="008A26BD" w:rsidRPr="00E03B11">
        <w:t>) plots (n</w:t>
      </w:r>
      <w:r w:rsidR="00FD3AE8">
        <w:t> </w:t>
      </w:r>
      <w:r w:rsidR="008A26BD" w:rsidRPr="00E03B11">
        <w:t>=</w:t>
      </w:r>
      <w:r w:rsidR="00FD3AE8">
        <w:t> </w:t>
      </w:r>
      <w:r w:rsidR="008A26BD" w:rsidRPr="00E03B11">
        <w:t>1000 simulations)</w:t>
      </w:r>
      <w:del w:id="384" w:author="My Luong Vuong" w:date="2024-08-05T15:18:00Z">
        <w:r w:rsidR="008A26BD" w:rsidRPr="00E03B11" w:rsidDel="000A15B7">
          <w:delText xml:space="preserve"> were used</w:delText>
        </w:r>
      </w:del>
      <w:r w:rsidR="004F5934"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B7027">
        <w:rPr>
          <w:noProof/>
        </w:rPr>
        <w:t> [16]</w:t>
      </w:r>
      <w:r w:rsidR="004F5934" w:rsidRPr="00E03B11">
        <w:fldChar w:fldCharType="end"/>
      </w:r>
      <w:r w:rsidR="00E02FD8">
        <w:t>.</w:t>
      </w:r>
      <w:r w:rsidR="008A26BD" w:rsidRPr="00E03B11">
        <w:t xml:space="preserve"> </w:t>
      </w:r>
      <w:del w:id="385" w:author="My Luong Vuong" w:date="2024-08-05T15:17:00Z">
        <w:r w:rsidR="00274553" w:rsidRPr="00E03B11" w:rsidDel="0007462D">
          <w:delText>Bootstrapping was</w:delText>
        </w:r>
      </w:del>
      <w:ins w:id="386" w:author="My Luong Vuong" w:date="2024-08-05T15:17:00Z">
        <w:r w:rsidR="0007462D">
          <w:t>We</w:t>
        </w:r>
      </w:ins>
      <w:r w:rsidR="00274553" w:rsidRPr="00E03B11">
        <w:t xml:space="preserve"> </w:t>
      </w:r>
      <w:r w:rsidR="004134AF" w:rsidRPr="00E03B11">
        <w:t>used</w:t>
      </w:r>
      <w:ins w:id="387" w:author="My Luong Vuong" w:date="2024-08-05T15:17:00Z">
        <w:r w:rsidR="0007462D">
          <w:t xml:space="preserve"> </w:t>
        </w:r>
        <w:r w:rsidR="0007462D">
          <w:lastRenderedPageBreak/>
          <w:t>b</w:t>
        </w:r>
        <w:r w:rsidR="0007462D" w:rsidRPr="00E03B11">
          <w:t>ootstrapping</w:t>
        </w:r>
      </w:ins>
      <w:r w:rsidR="004134AF" w:rsidRPr="00E03B11">
        <w:t xml:space="preserve">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B7027">
        <w:rPr>
          <w:noProof/>
        </w:rPr>
        <w:t> [16]</w:t>
      </w:r>
      <w:r w:rsidR="00FA6FCA" w:rsidRPr="00E03B11">
        <w:fldChar w:fldCharType="end"/>
      </w:r>
      <w:r w:rsidR="00EA472F">
        <w:t>.</w:t>
      </w:r>
    </w:p>
    <w:bookmarkEnd w:id="376"/>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388" w:name="_Hlk136861976"/>
      <w:r w:rsidRPr="00344E1F">
        <w:rPr>
          <w:rFonts w:eastAsia="Times New Roman"/>
        </w:rPr>
        <w:t>Selecting dosing regimens for testing</w:t>
      </w:r>
    </w:p>
    <w:p w14:paraId="41370DBA" w14:textId="34E6B72B" w:rsidR="00653711" w:rsidRDefault="00F21274" w:rsidP="00F75B5B">
      <w:bookmarkStart w:id="389" w:name="_Hlk136861998"/>
      <w:bookmarkEnd w:id="388"/>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ins w:id="390" w:author="My Luong Vuong" w:date="2024-08-05T15:27:00Z">
        <w:r w:rsidR="00126B13" w:rsidRPr="00126B13">
          <w:t>These regimens were selected based on the manufacturer's recommended standard loading and maintenance doses (800 mg on day one, then 400 mg daily) as a reference for comparison</w:t>
        </w:r>
      </w:ins>
      <w:del w:id="391" w:author="My Luong Vuong" w:date="2024-08-05T15:27:00Z">
        <w:r w:rsidRPr="00E03B11" w:rsidDel="00126B13">
          <w:delText xml:space="preserve">These regimens were selected </w:delText>
        </w:r>
        <w:r w:rsidR="00010229" w:rsidDel="00126B13">
          <w:delText>considering</w:delText>
        </w:r>
        <w:r w:rsidRPr="00E03B11" w:rsidDel="00126B13">
          <w:delText xml:space="preserve"> the </w:delText>
        </w:r>
      </w:del>
      <w:commentRangeStart w:id="392"/>
      <w:commentRangeStart w:id="393"/>
      <w:ins w:id="394" w:author="Jason Roberts" w:date="2024-06-14T18:25:00Z">
        <w:del w:id="395" w:author="My Luong Vuong" w:date="2024-06-22T12:01:00Z">
          <w:r w:rsidR="00EC6EC9" w:rsidDel="009465F0">
            <w:delText xml:space="preserve">manufacturer </w:delText>
          </w:r>
        </w:del>
      </w:ins>
      <w:commentRangeEnd w:id="392"/>
      <w:ins w:id="396" w:author="Jason Roberts" w:date="2024-06-14T18:26:00Z">
        <w:del w:id="397" w:author="My Luong Vuong" w:date="2024-06-22T12:01:00Z">
          <w:r w:rsidR="00EC6EC9" w:rsidDel="009465F0">
            <w:rPr>
              <w:rStyle w:val="CommentReference"/>
            </w:rPr>
            <w:commentReference w:id="392"/>
          </w:r>
        </w:del>
      </w:ins>
      <w:commentRangeEnd w:id="393"/>
      <w:del w:id="398" w:author="My Luong Vuong" w:date="2024-06-22T12:01:00Z">
        <w:r w:rsidR="004C4A41" w:rsidDel="009465F0">
          <w:rPr>
            <w:rStyle w:val="CommentReference"/>
          </w:rPr>
          <w:commentReference w:id="393"/>
        </w:r>
        <w:r w:rsidRPr="00E03B11" w:rsidDel="009465F0">
          <w:delText>recommended</w:delText>
        </w:r>
      </w:del>
      <w:del w:id="399" w:author="My Luong Vuong" w:date="2024-08-05T15:27:00Z">
        <w:r w:rsidRPr="00E03B11" w:rsidDel="00126B13">
          <w:delText xml:space="preserve"> standard loading and maintenance doses</w:delText>
        </w:r>
        <w:r w:rsidR="006B7C8A" w:rsidRPr="00E03B11" w:rsidDel="00126B13">
          <w:delText xml:space="preserve"> (</w:delText>
        </w:r>
        <w:r w:rsidR="00C02A77" w:rsidRPr="00E03B11" w:rsidDel="00126B13">
          <w:delText>800</w:delText>
        </w:r>
        <w:r w:rsidR="00C02A77" w:rsidDel="00126B13">
          <w:delText> </w:delText>
        </w:r>
        <w:r w:rsidR="006B7C8A" w:rsidRPr="00E03B11" w:rsidDel="00126B13">
          <w:delText>mg</w:delText>
        </w:r>
        <w:r w:rsidR="00F04AA4" w:rsidRPr="00E03B11" w:rsidDel="00126B13">
          <w:delText xml:space="preserve"> </w:delText>
        </w:r>
        <w:r w:rsidR="00C02A77" w:rsidDel="00126B13">
          <w:delText xml:space="preserve">on day one followed by </w:delText>
        </w:r>
        <w:r w:rsidR="00C02A77" w:rsidRPr="00E03B11" w:rsidDel="00126B13">
          <w:delText>400</w:delText>
        </w:r>
        <w:r w:rsidR="00C02A77" w:rsidDel="00126B13">
          <w:delText> </w:delText>
        </w:r>
        <w:r w:rsidR="006B7C8A" w:rsidRPr="00E03B11" w:rsidDel="00126B13">
          <w:delText>mg</w:delText>
        </w:r>
        <w:r w:rsidR="00F04AA4" w:rsidRPr="00E03B11" w:rsidDel="00126B13">
          <w:delText xml:space="preserve"> </w:delText>
        </w:r>
        <w:r w:rsidR="00C02A77" w:rsidDel="00126B13">
          <w:delText>daily</w:delText>
        </w:r>
        <w:r w:rsidR="00C02A77" w:rsidRPr="00E03B11" w:rsidDel="00126B13">
          <w:delText xml:space="preserve"> </w:delText>
        </w:r>
        <w:r w:rsidR="00C02A77" w:rsidDel="00126B13">
          <w:delText xml:space="preserve">from day </w:delText>
        </w:r>
      </w:del>
      <w:commentRangeStart w:id="400"/>
      <w:del w:id="401" w:author="My Luong Vuong" w:date="2024-07-10T11:57:00Z">
        <w:r w:rsidR="00C02A77" w:rsidDel="00FA74D9">
          <w:delText>2</w:delText>
        </w:r>
        <w:commentRangeEnd w:id="400"/>
        <w:r w:rsidR="00996C94" w:rsidDel="00FA74D9">
          <w:rPr>
            <w:rStyle w:val="CommentReference"/>
          </w:rPr>
          <w:commentReference w:id="400"/>
        </w:r>
      </w:del>
      <w:del w:id="402" w:author="My Luong Vuong" w:date="2024-08-05T15:27:00Z">
        <w:r w:rsidR="006B7C8A" w:rsidRPr="00E03B11" w:rsidDel="00126B13">
          <w:delText>)</w:delText>
        </w:r>
        <w:r w:rsidR="00827944" w:rsidRPr="00827944" w:rsidDel="00126B13">
          <w:delText xml:space="preserve"> </w:delText>
        </w:r>
        <w:r w:rsidR="00C73B92" w:rsidDel="00126B13">
          <w:delText xml:space="preserve">as </w:delText>
        </w:r>
        <w:r w:rsidR="00827944" w:rsidRPr="00827944" w:rsidDel="00126B13">
          <w:delText>a reference to which other regimens were compared</w:delText>
        </w:r>
      </w:del>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commentRangeStart w:id="403"/>
      <w:commentRangeStart w:id="404"/>
      <w:r w:rsidR="00F75B5B">
        <w:t xml:space="preserve">12 mg/kg </w:t>
      </w:r>
      <w:r w:rsidR="00672E2F">
        <w:t>on day 1, followed by</w:t>
      </w:r>
      <w:r w:rsidR="00F75B5B">
        <w:t xml:space="preserve"> 6 mg/kg</w:t>
      </w:r>
      <w:r w:rsidR="00672E2F">
        <w:t xml:space="preserve"> daily</w:t>
      </w:r>
      <w:commentRangeEnd w:id="403"/>
      <w:r w:rsidR="00161E92">
        <w:rPr>
          <w:rStyle w:val="CommentReference"/>
        </w:rPr>
        <w:commentReference w:id="403"/>
      </w:r>
      <w:commentRangeEnd w:id="404"/>
      <w:r w:rsidR="002732B6">
        <w:rPr>
          <w:rStyle w:val="CommentReference"/>
        </w:rPr>
        <w:commentReference w:id="404"/>
      </w:r>
      <w:r w:rsidR="00F75B5B">
        <w:t>)</w:t>
      </w:r>
      <w:r w:rsidR="002D364A">
        <w:t>,</w:t>
      </w:r>
      <w:r w:rsidR="007C763F">
        <w:t xml:space="preserve"> </w:t>
      </w:r>
      <w:del w:id="405" w:author="Sophie Stocker" w:date="2024-06-17T14:32:00Z">
        <w:r w:rsidR="007C763F">
          <w:delText xml:space="preserve">which </w:delText>
        </w:r>
        <w:r w:rsidR="00D86948">
          <w:delText>w</w:delText>
        </w:r>
      </w:del>
      <w:r w:rsidR="00D86948">
        <w:t xml:space="preserve">as suggested </w:t>
      </w:r>
      <w:del w:id="406" w:author="Sophie Stocker" w:date="2024-06-17T14:32:00Z">
        <w:r w:rsidR="00D86948">
          <w:delText xml:space="preserve">in a </w:delText>
        </w:r>
      </w:del>
      <w:r w:rsidR="00D86948">
        <w:t>previous</w:t>
      </w:r>
      <w:ins w:id="407" w:author="Sophie Stocker" w:date="2024-06-17T14:32:00Z">
        <w:r w:rsidR="00996C94">
          <w:t>l</w:t>
        </w:r>
      </w:ins>
      <w:del w:id="408" w:author="Sophie Stocker" w:date="2024-06-17T14:32:00Z">
        <w:r w:rsidR="00D86948">
          <w:delText xml:space="preserve"> stud</w:delText>
        </w:r>
      </w:del>
      <w:r w:rsidR="00D86948">
        <w:t>y</w:t>
      </w:r>
      <w:del w:id="409" w:author="My Luong Vuong" w:date="2024-05-31T13:50:00Z">
        <w:r w:rsidR="00604605" w:rsidDel="00EE100E">
          <w:delText xml:space="preserve"> </w:delText>
        </w:r>
      </w:del>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78701740"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del w:id="410" w:author="My Luong Vuong" w:date="2024-08-05T15:28:00Z">
        <w:r w:rsidR="00D80923" w:rsidDel="00C4629D">
          <w:delText xml:space="preserve">original </w:delText>
        </w:r>
      </w:del>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411" w:name="_Hlk136862017"/>
      <w:bookmarkEnd w:id="389"/>
      <w:r w:rsidRPr="00CA5A80">
        <w:rPr>
          <w:rFonts w:eastAsia="Times New Roman"/>
        </w:rPr>
        <w:t>Criteria for evaluating dosing regimens</w:t>
      </w:r>
    </w:p>
    <w:p w14:paraId="7218710E" w14:textId="1E01CE62" w:rsidR="005E3036" w:rsidRDefault="006E430D" w:rsidP="00593CAA">
      <w:commentRangeStart w:id="412"/>
      <w:commentRangeStart w:id="413"/>
      <w:commentRangeStart w:id="414"/>
      <w:r w:rsidRPr="006E430D">
        <w:t>A dosing regimen was considered inclusive</w:t>
      </w:r>
      <w:r w:rsidR="00727D7B">
        <w:t xml:space="preserve"> </w:t>
      </w:r>
      <w:r w:rsidRPr="006E430D">
        <w:t xml:space="preserve">if it resulted in </w:t>
      </w:r>
      <w:r w:rsidR="00674F0A">
        <w:t>a</w:t>
      </w:r>
      <w:r w:rsidRPr="006E430D">
        <w:t xml:space="preserve"> clinically acceptable </w:t>
      </w:r>
      <w:r w:rsidR="004C767F">
        <w:t xml:space="preserve">PKPD </w:t>
      </w:r>
      <w:r w:rsidR="00224ABE">
        <w:t>probability of target attainment (</w:t>
      </w:r>
      <w:r w:rsidR="00224ABE" w:rsidRPr="00E03B11">
        <w:t>PTA</w:t>
      </w:r>
      <w:r w:rsidR="00224ABE">
        <w:t>)</w:t>
      </w:r>
      <w:ins w:id="415" w:author="My Luong Vuong" w:date="2024-06-21T15:49:00Z">
        <w:r w:rsidR="00D62DE9">
          <w:t xml:space="preserve"> </w:t>
        </w:r>
      </w:ins>
      <w:r w:rsidR="00742C88">
        <w:t>for every virtual patient</w:t>
      </w:r>
      <w:commentRangeStart w:id="416"/>
      <w:del w:id="417" w:author="My Luong Vuong" w:date="2024-07-10T12:00:00Z">
        <w:r w:rsidR="00742C88" w:rsidDel="00D73015">
          <w:delText xml:space="preserve">, irrespective of their </w:delText>
        </w:r>
        <w:r w:rsidR="00547597" w:rsidDel="00D73015">
          <w:delText>place in the population distribution of covariate</w:delText>
        </w:r>
      </w:del>
      <w:commentRangeEnd w:id="416"/>
      <w:r w:rsidR="00874A6B">
        <w:rPr>
          <w:rStyle w:val="CommentReference"/>
        </w:rPr>
        <w:commentReference w:id="416"/>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commentRangeEnd w:id="412"/>
      <w:r w:rsidR="00CB7027">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B7027">
        <w:rPr>
          <w:noProof/>
        </w:rPr>
        <w:t> [22]</w:t>
      </w:r>
      <w:r w:rsidR="00093820" w:rsidRPr="00B06240">
        <w:fldChar w:fldCharType="end"/>
      </w:r>
      <w:del w:id="418" w:author="My Luong Vuong" w:date="2024-06-20T16:12:00Z">
        <w:r w:rsidR="00093820">
          <w:delText>.</w:delText>
        </w:r>
      </w:del>
      <w:ins w:id="419" w:author="My Luong Vuong" w:date="2024-06-20T16:12:00Z">
        <w:r w:rsidR="00EC6EC9">
          <w:rPr>
            <w:rStyle w:val="CommentReference"/>
          </w:rPr>
          <w:commentReference w:id="412"/>
        </w:r>
        <w:commentRangeEnd w:id="413"/>
        <w:r w:rsidR="00EC6EC9">
          <w:rPr>
            <w:rStyle w:val="CommentReference"/>
          </w:rPr>
          <w:commentReference w:id="413"/>
        </w:r>
        <w:commentRangeEnd w:id="414"/>
        <w:r w:rsidR="006620F4">
          <w:rPr>
            <w:rStyle w:val="CommentReference"/>
          </w:rPr>
          <w:commentReference w:id="414"/>
        </w:r>
        <w:r w:rsidR="00093820">
          <w:t>.</w:t>
        </w:r>
      </w:ins>
      <w:del w:id="420" w:author="My Luong Vuong" w:date="2024-06-20T17:01:00Z">
        <w:r w:rsidR="00093820">
          <w:delText>.</w:delText>
        </w:r>
      </w:del>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21007BCE"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del w:id="421" w:author="My Luong Vuong" w:date="2024-07-10T10:30:00Z">
        <w:r w:rsidR="00610131">
          <w:delText>considered</w:delText>
        </w:r>
      </w:del>
      <w:ins w:id="422" w:author="My Luong Vuong" w:date="2024-07-10T10:30:00Z">
        <w:r w:rsidR="00EC6EC9">
          <w:t>used</w:t>
        </w:r>
      </w:ins>
      <w:r w:rsidR="00610131">
        <w:t xml:space="preserve">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del w:id="423" w:author="My Luong Vuong" w:date="2024-06-22T12:02:00Z">
        <w:r w:rsidR="00001CFF" w:rsidDel="007A5A68">
          <w:delText>taking into account</w:delText>
        </w:r>
      </w:del>
      <w:ins w:id="424" w:author="My Luong Vuong" w:date="2024-06-22T12:02:00Z">
        <w:r w:rsidR="007A5A68">
          <w:t>considering</w:t>
        </w:r>
      </w:ins>
      <w:r w:rsidR="00001CFF">
        <w:t xml:space="preserve">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lastRenderedPageBreak/>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7C3D6F14" w:rsidR="00D11A0F" w:rsidRDefault="0000186A" w:rsidP="00D11A0F">
      <w:r>
        <w:t>T</w:t>
      </w:r>
      <w:r w:rsidR="00EB4685" w:rsidRPr="00E03B11">
        <w:t>he</w:t>
      </w:r>
      <w:r w:rsidR="00B429DC">
        <w:t xml:space="preserve"> 14-day</w:t>
      </w:r>
      <w:r w:rsidR="00EB4685" w:rsidRPr="00E03B11">
        <w:t xml:space="preserve"> standard </w:t>
      </w:r>
      <w:commentRangeStart w:id="425"/>
      <w:r w:rsidR="00EB4685" w:rsidRPr="00E03B11">
        <w:t xml:space="preserve">and </w:t>
      </w:r>
      <w:del w:id="426" w:author="My Luong Vuong" w:date="2024-08-05T13:36:00Z">
        <w:r w:rsidDel="00A02502">
          <w:delText>identified</w:delText>
        </w:r>
        <w:commentRangeEnd w:id="425"/>
        <w:r w:rsidR="00D82FC6" w:rsidDel="00A02502">
          <w:rPr>
            <w:rStyle w:val="CommentReference"/>
          </w:rPr>
          <w:commentReference w:id="425"/>
        </w:r>
        <w:r w:rsidDel="00A02502">
          <w:delText xml:space="preserve"> </w:delText>
        </w:r>
      </w:del>
      <w:r w:rsidR="00EB4685" w:rsidRPr="00E03B11">
        <w:t>optimised</w:t>
      </w:r>
      <w:del w:id="427" w:author="My Luong Vuong" w:date="2024-08-05T13:36:00Z">
        <w:r w:rsidR="00EB4685" w:rsidRPr="00E03B11" w:rsidDel="00B62761">
          <w:delText xml:space="preserve"> </w:delText>
        </w:r>
        <w:commentRangeStart w:id="428"/>
        <w:commentRangeStart w:id="429"/>
        <w:r w:rsidR="00EB4685" w:rsidRPr="00E03B11" w:rsidDel="00B62761">
          <w:delText>inclusive</w:delText>
        </w:r>
      </w:del>
      <w:ins w:id="430" w:author="My Luong Vuong" w:date="2024-06-21T16:04:00Z">
        <w:r w:rsidR="009648DB">
          <w:t xml:space="preserve"> </w:t>
        </w:r>
      </w:ins>
      <w:del w:id="431" w:author="Jason Roberts" w:date="2024-06-14T18:31:00Z">
        <w:r w:rsidR="00EB4685" w:rsidRPr="00E03B11">
          <w:delText xml:space="preserve"> </w:delText>
        </w:r>
      </w:del>
      <w:r w:rsidR="00EB4685" w:rsidRPr="00E03B11">
        <w:t>dosing</w:t>
      </w:r>
      <w:commentRangeEnd w:id="428"/>
      <w:r w:rsidR="00EC6EC9">
        <w:rPr>
          <w:rStyle w:val="CommentReference"/>
        </w:rPr>
        <w:commentReference w:id="428"/>
      </w:r>
      <w:commentRangeEnd w:id="429"/>
      <w:r w:rsidR="0013155F">
        <w:rPr>
          <w:rStyle w:val="CommentReference"/>
        </w:rPr>
        <w:commentReference w:id="429"/>
      </w:r>
      <w:r w:rsidR="00EB4685" w:rsidRPr="00E03B11">
        <w:t xml:space="preserve">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del w:id="432" w:author="My Luong Vuong" w:date="2024-07-10T10:30:00Z">
        <w:r w:rsidR="00953A4B">
          <w:delText>a</w:delText>
        </w:r>
      </w:del>
      <w:ins w:id="433" w:author="My Luong Vuong" w:date="2024-06-21T16:08:00Z">
        <w:r w:rsidR="00271041">
          <w:t xml:space="preserve">we created </w:t>
        </w:r>
      </w:ins>
      <w:ins w:id="434" w:author="My Luong Vuong" w:date="2024-07-10T10:30:00Z">
        <w:r w:rsidR="00953A4B">
          <w:t>a</w:t>
        </w:r>
        <w:r w:rsidR="00953A4B" w:rsidRPr="00E03B11">
          <w:t xml:space="preserve"> </w:t>
        </w:r>
      </w:ins>
      <w:ins w:id="435" w:author="My Luong Vuong" w:date="2024-06-21T16:04:00Z">
        <w:r w:rsidR="00B17B4E">
          <w:t xml:space="preserve">virtual patient </w:t>
        </w:r>
      </w:ins>
      <w:r w:rsidR="00953A4B" w:rsidRPr="00E03B11">
        <w:t xml:space="preserve">population of </w:t>
      </w:r>
      <w:commentRangeStart w:id="436"/>
      <w:commentRangeStart w:id="437"/>
      <w:commentRangeStart w:id="438"/>
      <w:r w:rsidR="00953A4B" w:rsidRPr="00E03B11">
        <w:t xml:space="preserve">1000 </w:t>
      </w:r>
      <w:del w:id="439" w:author="My Luong Vuong" w:date="2024-06-21T16:04:00Z">
        <w:r w:rsidR="00953A4B" w:rsidRPr="00E03B11" w:rsidDel="007C126D">
          <w:delText xml:space="preserve">virtual </w:delText>
        </w:r>
      </w:del>
      <w:del w:id="440" w:author="My Luong Vuong" w:date="2024-06-21T16:08:00Z">
        <w:r w:rsidR="00953A4B" w:rsidRPr="00E03B11" w:rsidDel="00271041">
          <w:delText>patients</w:delText>
        </w:r>
      </w:del>
      <w:ins w:id="441" w:author="My Luong Vuong" w:date="2024-06-21T16:08:00Z">
        <w:r w:rsidR="009656AC">
          <w:t>patients</w:t>
        </w:r>
      </w:ins>
      <w:ins w:id="442" w:author="My Luong Vuong" w:date="2024-06-21T16:09:00Z">
        <w:r w:rsidR="001577A9">
          <w:t xml:space="preserve"> to represent the real-world </w:t>
        </w:r>
      </w:ins>
      <w:ins w:id="443" w:author="My Luong Vuong" w:date="2024-06-21T16:10:00Z">
        <w:r w:rsidR="00302D4E">
          <w:t>population in our aggregated dataset</w:t>
        </w:r>
      </w:ins>
      <w:ins w:id="444" w:author="My Luong Vuong" w:date="2024-06-21T16:08:00Z">
        <w:r w:rsidR="00544F28">
          <w:t>,</w:t>
        </w:r>
        <w:r w:rsidR="00271041">
          <w:t xml:space="preserve"> </w:t>
        </w:r>
      </w:ins>
      <w:ins w:id="445" w:author="My Luong Vuong" w:date="2024-06-21T16:09:00Z">
        <w:r w:rsidR="00544F28">
          <w:t>ensuring</w:t>
        </w:r>
      </w:ins>
      <w:del w:id="446" w:author="My Luong Vuong" w:date="2024-06-21T16:09:00Z">
        <w:r w:rsidR="00953A4B" w:rsidRPr="00E03B11" w:rsidDel="00544F28">
          <w:delText xml:space="preserve"> </w:delText>
        </w:r>
        <w:commentRangeEnd w:id="436"/>
        <w:r w:rsidR="00D77C3B" w:rsidDel="00544F28">
          <w:rPr>
            <w:rStyle w:val="CommentReference"/>
          </w:rPr>
          <w:commentReference w:id="436"/>
        </w:r>
        <w:commentRangeEnd w:id="437"/>
        <w:r w:rsidR="0085139C" w:rsidDel="00544F28">
          <w:rPr>
            <w:rStyle w:val="CommentReference"/>
          </w:rPr>
          <w:commentReference w:id="437"/>
        </w:r>
        <w:commentRangeEnd w:id="438"/>
        <w:r w:rsidR="00A8746C" w:rsidDel="00544F28">
          <w:rPr>
            <w:rStyle w:val="CommentReference"/>
          </w:rPr>
          <w:commentReference w:id="438"/>
        </w:r>
      </w:del>
      <w:ins w:id="447" w:author="My Luong Vuong" w:date="2024-06-21T16:11:00Z">
        <w:r w:rsidR="00C3705F" w:rsidRPr="00C3705F">
          <w:t xml:space="preserve"> the proportions of categorical covariates and distributions of continuous covariates matched</w:t>
        </w:r>
      </w:ins>
      <w:del w:id="448" w:author="My Luong Vuong" w:date="2024-06-21T16:09:00Z">
        <w:r w:rsidR="00953A4B" w:rsidRPr="00E03B11" w:rsidDel="00544F28">
          <w:delText>was created</w:delText>
        </w:r>
        <w:r w:rsidR="00953A4B" w:rsidDel="00544F28">
          <w:delText xml:space="preserve"> considering</w:delText>
        </w:r>
        <w:r w:rsidR="00953A4B" w:rsidRPr="00E03B11" w:rsidDel="00544F28">
          <w:delText xml:space="preserve"> </w:delText>
        </w:r>
        <w:r w:rsidR="002912AC" w:rsidDel="00544F28">
          <w:delText xml:space="preserve">the </w:delText>
        </w:r>
        <w:r w:rsidR="00953A4B" w:rsidRPr="00E03B11" w:rsidDel="00544F28">
          <w:delText>proportion</w:delText>
        </w:r>
        <w:r w:rsidR="00953A4B" w:rsidDel="00544F28">
          <w:delText>s</w:delText>
        </w:r>
        <w:r w:rsidR="00953A4B" w:rsidRPr="00E03B11" w:rsidDel="00544F28">
          <w:delText xml:space="preserve"> of categorical covariates</w:delText>
        </w:r>
        <w:r w:rsidR="00953A4B" w:rsidDel="00544F28">
          <w:delText xml:space="preserve"> and distributions of continuous covariates to correspond to</w:delText>
        </w:r>
        <w:r w:rsidR="00953A4B" w:rsidRPr="00E03B11" w:rsidDel="00544F28">
          <w:delText xml:space="preserve"> the </w:delText>
        </w:r>
        <w:r w:rsidR="00364903" w:rsidDel="00544F28">
          <w:delText>aggregated</w:delText>
        </w:r>
        <w:r w:rsidR="00953A4B" w:rsidRPr="00E03B11" w:rsidDel="00544F28">
          <w:delText xml:space="preserve"> dataset</w:delText>
        </w:r>
      </w:del>
      <w:r w:rsidR="00953A4B" w:rsidRPr="00E03B11">
        <w:t>.</w:t>
      </w:r>
      <w:r w:rsidR="00EF6C09" w:rsidRPr="00E03B11">
        <w:t xml:space="preserve"> </w:t>
      </w:r>
      <w:r w:rsidR="00BA3D50">
        <w:t xml:space="preserve">Specifically, </w:t>
      </w:r>
      <w:del w:id="449" w:author="My Luong Vuong" w:date="2024-06-21T16:13:00Z">
        <w:r w:rsidR="006E1F6C" w:rsidDel="0091172B">
          <w:delText>c</w:delText>
        </w:r>
        <w:r w:rsidR="00BA3D50" w:rsidRPr="00E03B11" w:rsidDel="0091172B">
          <w:delText xml:space="preserve">ontinuous </w:delText>
        </w:r>
        <w:r w:rsidR="006E5B06" w:rsidRPr="00E03B11" w:rsidDel="0091172B">
          <w:delText xml:space="preserve">covariate values were randomly </w:delText>
        </w:r>
        <w:r w:rsidR="005A38A2" w:rsidDel="0091172B">
          <w:delText>sampled</w:delText>
        </w:r>
      </w:del>
      <w:ins w:id="450" w:author="My Luong Vuong" w:date="2024-06-21T16:13:00Z">
        <w:r w:rsidR="0091172B">
          <w:t>we randomly sampled continuous covariates</w:t>
        </w:r>
      </w:ins>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ins w:id="451" w:author="My Luong Vuong" w:date="2024-06-21T16:13:00Z">
        <w:r w:rsidR="00601F38">
          <w:t xml:space="preserve"> </w:t>
        </w:r>
        <w:r w:rsidR="00615A40">
          <w:t>obtained</w:t>
        </w:r>
      </w:ins>
      <w:ins w:id="452" w:author="My Luong Vuong" w:date="2024-07-10T10:30:00Z">
        <w:r w:rsidR="00DD66AD" w:rsidRPr="00DD66AD" w:rsidDel="00DD66AD">
          <w:t xml:space="preserve"> </w:t>
        </w:r>
      </w:ins>
      <w:del w:id="453" w:author="My Luong Vuong" w:date="2024-06-21T16:14:00Z">
        <w:r w:rsidR="00EB4C07" w:rsidDel="0099361C">
          <w:delText xml:space="preserve">in </w:delText>
        </w:r>
      </w:del>
      <w:ins w:id="454" w:author="My Luong Vuong" w:date="2024-06-21T16:14:00Z">
        <w:r w:rsidR="0099361C">
          <w:t xml:space="preserve">from </w:t>
        </w:r>
      </w:ins>
      <w:r w:rsidR="00EB4C07">
        <w:t>the</w:t>
      </w:r>
      <w:ins w:id="455" w:author="My Luong Vuong" w:date="2024-06-21T16:14:00Z">
        <w:r w:rsidR="004806B6">
          <w:t xml:space="preserve"> aggregated</w:t>
        </w:r>
      </w:ins>
      <w:r w:rsidR="00EB4C07">
        <w:t xml:space="preserve"> dataset</w:t>
      </w:r>
      <w:r w:rsidR="00886B47" w:rsidRPr="00E03B11">
        <w:fldChar w:fldCharType="begin"/>
      </w:r>
      <w:r w:rsidR="00CB7027">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B7027">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411"/>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7D839D36" w:rsidR="00110745" w:rsidRDefault="00412F80" w:rsidP="00593CAA">
      <w:pPr>
        <w:rPr>
          <w:b/>
          <w:bCs/>
          <w:sz w:val="28"/>
          <w:szCs w:val="28"/>
        </w:rPr>
      </w:pPr>
      <w:bookmarkStart w:id="456"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del w:id="457" w:author="My Luong Vuong" w:date="2024-08-05T15:35:00Z">
        <w:r w:rsidR="00DB57E4" w:rsidDel="009A42E2">
          <w:delText>1</w:delText>
        </w:r>
      </w:del>
      <w:ins w:id="458" w:author="My Luong Vuong" w:date="2024-08-05T15:35:00Z">
        <w:r w:rsidR="009A42E2">
          <w:t>3</w:t>
        </w:r>
      </w:ins>
      <w:r w:rsidR="00612626" w:rsidRPr="00E03B11">
        <w:t xml:space="preserve">; R Core Team, Vienna, Austria) in </w:t>
      </w:r>
      <w:r w:rsidR="00686259">
        <w:t xml:space="preserve">the </w:t>
      </w:r>
      <w:r w:rsidR="00612626" w:rsidRPr="00E03B11">
        <w:t>RStudio integrated development environment (</w:t>
      </w:r>
      <w:r w:rsidR="00575D7D" w:rsidRPr="00E03B11">
        <w:t>v</w:t>
      </w:r>
      <w:ins w:id="459" w:author="My Luong Vuong" w:date="2024-08-05T15:36:00Z">
        <w:r w:rsidR="006F66B0" w:rsidRPr="006F66B0">
          <w:t xml:space="preserve"> 2024.04.0+735</w:t>
        </w:r>
      </w:ins>
      <w:del w:id="460" w:author="My Luong Vuong" w:date="2024-08-05T15:36:00Z">
        <w:r w:rsidR="007064D2" w:rsidRPr="007064D2" w:rsidDel="006F66B0">
          <w:delText>2023.09.0+463</w:delText>
        </w:r>
      </w:del>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del w:id="461" w:author="My Luong Vuong" w:date="2024-06-22T12:03:00Z">
        <w:r w:rsidR="00106AB2" w:rsidRPr="00E03B11" w:rsidDel="00B20E84">
          <w:delText>,</w:delText>
        </w:r>
      </w:del>
      <w:r w:rsidR="00106AB2" w:rsidRPr="00E03B11">
        <w:t xml:space="preserve"> while </w:t>
      </w:r>
      <w:r w:rsidR="008F43D3">
        <w:t xml:space="preserve">using </w:t>
      </w:r>
      <w:r w:rsidR="005460A5" w:rsidRPr="00E03B11">
        <w:t xml:space="preserve">the </w:t>
      </w:r>
      <w:r w:rsidR="00106AB2" w:rsidRPr="00E03B11">
        <w:rPr>
          <w:i/>
          <w:iCs/>
        </w:rPr>
        <w:t>mice</w:t>
      </w:r>
      <w:ins w:id="462" w:author="My Luong Vuong" w:date="2024-08-05T15:36:00Z">
        <w:r w:rsidR="00247687">
          <w:rPr>
            <w:i/>
            <w:iCs/>
          </w:rPr>
          <w:t xml:space="preserve"> </w:t>
        </w:r>
      </w:ins>
      <w:del w:id="463" w:author="My Luong Vuong" w:date="2024-07-10T10:30:00Z">
        <w:r w:rsidR="00106AB2" w:rsidRPr="00E03B11">
          <w:delText xml:space="preserve"> </w:delText>
        </w:r>
      </w:del>
      <w:del w:id="464" w:author="My Luong Vuong" w:date="2024-06-22T12:03:00Z">
        <w:r w:rsidR="00106AB2" w:rsidRPr="00E03B11" w:rsidDel="00BE1E11">
          <w:delText xml:space="preserve">packageto </w:delText>
        </w:r>
      </w:del>
      <w:ins w:id="465" w:author="My Luong Vuong" w:date="2024-06-22T12:03:00Z">
        <w:r w:rsidR="00BE1E11">
          <w:t>package to</w:t>
        </w:r>
        <w:r w:rsidR="00BE1E11" w:rsidRPr="00E03B11">
          <w:t xml:space="preserve"> </w:t>
        </w:r>
      </w:ins>
      <w:r w:rsidR="00106AB2" w:rsidRPr="00E03B11">
        <w:t>perform multiple imputation</w:t>
      </w:r>
      <w:r w:rsidR="004A6898" w:rsidRPr="00E03B11">
        <w:fldChar w:fldCharType="begin"/>
      </w:r>
      <w:r w:rsidR="00CB7027">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B7027">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B7027">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B7027">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456"/>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1C335FDE" w:rsidR="00BF6CF3" w:rsidRPr="00E05CF4" w:rsidRDefault="00C41D31" w:rsidP="00593CAA">
      <w:bookmarkStart w:id="466" w:name="_Hlk136862086"/>
      <w:ins w:id="467" w:author="My Luong Vuong" w:date="2024-06-21T09:29:00Z">
        <w:r>
          <w:t xml:space="preserve">Data from 8 studies </w:t>
        </w:r>
      </w:ins>
      <w:ins w:id="468" w:author="My Luong Vuong" w:date="2024-06-22T09:41:00Z">
        <w:r w:rsidR="00124A86">
          <w:t>included</w:t>
        </w:r>
      </w:ins>
      <w:ins w:id="469" w:author="My Luong Vuong" w:date="2024-06-21T09:29:00Z">
        <w:r>
          <w:t xml:space="preserve"> </w:t>
        </w:r>
      </w:ins>
      <w:commentRangeStart w:id="470"/>
      <w:commentRangeStart w:id="471"/>
      <w:del w:id="472" w:author="My Luong Vuong" w:date="2024-06-21T09:29:00Z">
        <w:r w:rsidR="00BF6CF3" w:rsidRPr="00E03B11" w:rsidDel="00C41D31">
          <w:delText xml:space="preserve">Eight clinical centres </w:delText>
        </w:r>
        <w:r w:rsidR="0085514F" w:rsidDel="00C41D31">
          <w:delText xml:space="preserve">from </w:delText>
        </w:r>
        <w:r w:rsidR="00226097" w:rsidDel="00C41D31">
          <w:delText>4</w:delText>
        </w:r>
        <w:r w:rsidR="0085514F" w:rsidDel="00C41D31">
          <w:delText xml:space="preserve"> countries</w:delText>
        </w:r>
        <w:r w:rsidR="0085514F" w:rsidRPr="00E03B11" w:rsidDel="00C41D31">
          <w:delText xml:space="preserve"> </w:delText>
        </w:r>
        <w:commentRangeEnd w:id="470"/>
        <w:r w:rsidR="00DF3FF7" w:rsidDel="00C41D31">
          <w:rPr>
            <w:rStyle w:val="CommentReference"/>
          </w:rPr>
          <w:commentReference w:id="470"/>
        </w:r>
        <w:commentRangeEnd w:id="471"/>
        <w:r w:rsidR="00CD2853" w:rsidDel="00C41D31">
          <w:rPr>
            <w:rStyle w:val="CommentReference"/>
          </w:rPr>
          <w:commentReference w:id="471"/>
        </w:r>
        <w:r w:rsidR="00BF6CF3" w:rsidRPr="00E03B11" w:rsidDel="00C41D31">
          <w:delText>shared data from</w:delText>
        </w:r>
        <w:r w:rsidR="00BF6CF3" w:rsidRPr="00E03B11" w:rsidDel="009704FF">
          <w:delText xml:space="preserve"> </w:delText>
        </w:r>
      </w:del>
      <w:r w:rsidR="00BF6CF3" w:rsidRPr="00E03B11">
        <w:t xml:space="preserve">a total of 177 </w:t>
      </w:r>
      <w:r w:rsidR="0085514F">
        <w:t xml:space="preserve">ICU </w:t>
      </w:r>
      <w:r w:rsidR="00BF6CF3" w:rsidRPr="00E03B11">
        <w:t xml:space="preserve">patients </w:t>
      </w:r>
      <w:r w:rsidR="0052675C">
        <w:t>treated with</w:t>
      </w:r>
      <w:r w:rsidR="009248EC">
        <w:t xml:space="preserve"> IV fluconazole</w:t>
      </w:r>
      <w:r w:rsidR="00BF6CF3"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EN.CITE.DATA </w:instrText>
      </w:r>
      <w:r w:rsidR="00CB7027">
        <w:fldChar w:fldCharType="end"/>
      </w:r>
      <w:r w:rsidR="00BF6CF3" w:rsidRPr="00E03B11">
        <w:fldChar w:fldCharType="separate"/>
      </w:r>
      <w:r w:rsidR="00CB7027">
        <w:rPr>
          <w:noProof/>
        </w:rPr>
        <w:t> [12-15, 26-29]</w:t>
      </w:r>
      <w:r w:rsidR="00BF6CF3" w:rsidRPr="00E03B11">
        <w:fldChar w:fldCharType="end"/>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plasma concentrations,</w:t>
      </w:r>
      <w:del w:id="473" w:author="My Luong Vuong" w:date="2024-05-31T14:04:00Z">
        <w:r w:rsidR="00BF6CF3" w:rsidRPr="00E03B11" w:rsidDel="00A11E84">
          <w:delText xml:space="preserve"> </w:delText>
        </w:r>
      </w:del>
      <w:r w:rsidR="00BF6CF3" w:rsidRPr="00E03B11">
        <w:t xml:space="preserve">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del w:id="474" w:author="My Luong Vuong" w:date="2024-05-30T16:59:00Z">
        <w:r w:rsidR="008D5C79" w:rsidDel="00EB6007">
          <w:delText xml:space="preserve"> </w:delText>
        </w:r>
      </w:del>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commentRangeStart w:id="475"/>
      <w:commentRangeStart w:id="476"/>
      <w:commentRangeStart w:id="477"/>
      <w:commentRangeStart w:id="478"/>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commentRangeEnd w:id="475"/>
      <w:commentRangeEnd w:id="476"/>
      <w:r w:rsidR="00B210ED">
        <w:rPr>
          <w:rStyle w:val="CommentReference"/>
        </w:rPr>
        <w:commentReference w:id="475"/>
      </w:r>
      <w:r w:rsidR="00D77C3B">
        <w:rPr>
          <w:rStyle w:val="CommentReference"/>
        </w:rPr>
        <w:commentReference w:id="476"/>
      </w:r>
      <w:commentRangeEnd w:id="477"/>
      <w:r w:rsidR="00D51601">
        <w:rPr>
          <w:rStyle w:val="CommentReference"/>
        </w:rPr>
        <w:commentReference w:id="477"/>
      </w:r>
      <w:commentRangeEnd w:id="478"/>
      <w:r w:rsidR="00790F7B">
        <w:rPr>
          <w:rStyle w:val="CommentReference"/>
        </w:rPr>
        <w:commentReference w:id="478"/>
      </w:r>
      <w:r w:rsidR="00682AD7">
        <w:t xml:space="preserve">when </w:t>
      </w:r>
      <w:del w:id="479" w:author="IATDMCT anti-infectives committee" w:date="2024-06-24T16:06:00Z">
        <w:r w:rsidR="006A169D">
          <w:delText>off</w:delText>
        </w:r>
        <w:r w:rsidR="000B60B6" w:rsidDel="000B60B6">
          <w:delText xml:space="preserve"> </w:delText>
        </w:r>
      </w:del>
      <w:ins w:id="480" w:author="IATDMCT anti-infectives committee" w:date="2024-06-24T16:06:00Z">
        <w:r w:rsidR="00B358B2">
          <w:t xml:space="preserve">not undergoing </w:t>
        </w:r>
      </w:ins>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del w:id="481" w:author="My Luong Vuong" w:date="2024-06-22T12:03:00Z">
        <w:r w:rsidR="001F4CBE" w:rsidDel="00E15092">
          <w:delText>weight</w:delText>
        </w:r>
        <w:r w:rsidR="00F02061" w:rsidDel="00E15092">
          <w:delText xml:space="preserve">was </w:delText>
        </w:r>
      </w:del>
      <w:ins w:id="482" w:author="My Luong Vuong" w:date="2024-06-22T12:03:00Z">
        <w:r w:rsidR="00E15092">
          <w:t xml:space="preserve">weight was </w:t>
        </w:r>
      </w:ins>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del w:id="483" w:author="Jason Roberts" w:date="2024-06-14T18:33:00Z">
        <w:r w:rsidR="00F147E9">
          <w:delText xml:space="preserve">information </w:delText>
        </w:r>
      </w:del>
      <w:ins w:id="484" w:author="Jason Roberts" w:date="2024-06-14T18:33:00Z">
        <w:r w:rsidR="00EC6EC9">
          <w:t xml:space="preserve">status </w:t>
        </w:r>
      </w:ins>
      <w:r w:rsidR="00F147E9">
        <w:t>was available for all patients,</w:t>
      </w:r>
      <w:r w:rsidR="005A4FAE">
        <w:t xml:space="preserve"> with</w:t>
      </w:r>
      <w:r w:rsidR="00F147E9">
        <w:t xml:space="preserve"> 19.2% </w:t>
      </w:r>
      <w:del w:id="485" w:author="IATDMCT anti-infectives committee" w:date="2024-06-24T16:07:00Z">
        <w:r w:rsidR="00F147E9">
          <w:delText xml:space="preserve">of </w:delText>
        </w:r>
      </w:del>
      <w:del w:id="486" w:author="Jason Roberts" w:date="2024-06-14T18:34:00Z">
        <w:r w:rsidR="004164B9">
          <w:delText xml:space="preserve">whom </w:delText>
        </w:r>
      </w:del>
      <w:del w:id="487" w:author="IATDMCT anti-infectives committee" w:date="2024-06-24T16:07:00Z">
        <w:r w:rsidR="004164B9" w:rsidDel="00B358B2">
          <w:delText>had</w:delText>
        </w:r>
      </w:del>
      <w:ins w:id="488" w:author="Jason Roberts" w:date="2024-06-14T18:34:00Z">
        <w:r w:rsidR="00EC6EC9">
          <w:t>patients receiving</w:t>
        </w:r>
      </w:ins>
      <w:del w:id="489" w:author="Jason Roberts" w:date="2024-06-14T18:34:00Z">
        <w:r w:rsidR="004164B9">
          <w:delText>had</w:delText>
        </w:r>
      </w:del>
      <w:r w:rsidR="004164B9">
        <w:t xml:space="preserve"> </w:t>
      </w:r>
      <w:commentRangeStart w:id="490"/>
      <w:commentRangeStart w:id="491"/>
      <w:r w:rsidR="004164B9">
        <w:t>CRRT</w:t>
      </w:r>
      <w:commentRangeEnd w:id="490"/>
      <w:r w:rsidR="005158E4">
        <w:rPr>
          <w:rStyle w:val="CommentReference"/>
        </w:rPr>
        <w:commentReference w:id="490"/>
      </w:r>
      <w:commentRangeEnd w:id="491"/>
      <w:r w:rsidR="005158E4">
        <w:rPr>
          <w:rStyle w:val="CommentReference"/>
        </w:rPr>
        <w:commentReference w:id="491"/>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ins w:id="492" w:author="Jason Roberts" w:date="2024-06-14T18:34:00Z">
        <w:r w:rsidR="00D77C3B">
          <w:t xml:space="preserve">data </w:t>
        </w:r>
      </w:ins>
      <w:r w:rsidR="004C102C">
        <w:t xml:space="preserve">were </w:t>
      </w:r>
      <w:r w:rsidR="0075746B">
        <w:t>handled with multiple imputation at the dosing interval level</w:t>
      </w:r>
      <w:del w:id="493" w:author="My Luong Vuong" w:date="2024-06-22T12:03:00Z">
        <w:r w:rsidR="005D7FE3" w:rsidDel="00E15092">
          <w:delText>,</w:delText>
        </w:r>
      </w:del>
      <w:r w:rsidR="005D7FE3">
        <w:t xml:space="preserve"> while missing</w:t>
      </w:r>
      <w:r w:rsidR="00D03F5D">
        <w:t xml:space="preserve"> total</w:t>
      </w:r>
      <w:r w:rsidR="005D7FE3">
        <w:t xml:space="preserve"> body weight</w:t>
      </w:r>
      <w:ins w:id="494" w:author="My Luong Vuong" w:date="2024-06-20T17:01:00Z">
        <w:r w:rsidR="005D7FE3">
          <w:t xml:space="preserve"> </w:t>
        </w:r>
      </w:ins>
      <w:ins w:id="495" w:author="Jason Roberts" w:date="2024-06-14T18:34:00Z">
        <w:r w:rsidR="00D77C3B">
          <w:t>data</w:t>
        </w:r>
      </w:ins>
      <w:del w:id="496" w:author="My Luong Vuong" w:date="2024-06-20T17:01:00Z">
        <w:r w:rsidR="005D7FE3">
          <w:delText>weight</w:delText>
        </w:r>
      </w:del>
      <w:del w:id="497" w:author="My Luong Vuong" w:date="2024-05-31T14:06:00Z">
        <w:r w:rsidR="005D7FE3" w:rsidDel="00D03F5D">
          <w:delText>s</w:delText>
        </w:r>
      </w:del>
      <w:ins w:id="498" w:author="My Luong Vuong" w:date="2024-06-20T22:21:00Z">
        <w:r w:rsidR="005D7FE3">
          <w:t xml:space="preserve"> </w:t>
        </w:r>
      </w:ins>
      <w:r w:rsidR="005D7FE3">
        <w:t>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466"/>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216F7D3" w:rsidR="001169E0" w:rsidRPr="00E03B11" w:rsidRDefault="00BF6CF3" w:rsidP="00593CAA">
      <w:bookmarkStart w:id="499"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del w:id="500" w:author="My Luong Vuong" w:date="2024-06-22T12:03:00Z">
        <w:r w:rsidRPr="00E03B11" w:rsidDel="00E15092">
          <w:delText>concentration</w:delText>
        </w:r>
        <w:r w:rsidR="00FE6C59" w:rsidDel="00E15092">
          <w:delText>–</w:delText>
        </w:r>
        <w:r w:rsidRPr="00E03B11" w:rsidDel="00E15092">
          <w:delText>time</w:delText>
        </w:r>
      </w:del>
      <w:ins w:id="501" w:author="My Luong Vuong" w:date="2024-06-22T12:03:00Z">
        <w:r w:rsidR="00E15092">
          <w:t>concentration-time</w:t>
        </w:r>
      </w:ins>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59791F20" w:rsidR="00BF6CF3" w:rsidRDefault="00536DB6" w:rsidP="00593CAA">
      <w:del w:id="502" w:author="My Luong Vuong" w:date="2024-06-22T12:04:00Z">
        <w:r w:rsidRPr="00536DB6" w:rsidDel="00DB5207">
          <w:delText xml:space="preserve">Inclusion </w:delText>
        </w:r>
      </w:del>
      <w:ins w:id="503" w:author="My Luong Vuong" w:date="2024-06-22T12:04:00Z">
        <w:r w:rsidR="00DB5207">
          <w:t>The inclusion</w:t>
        </w:r>
        <w:r w:rsidR="00DB5207" w:rsidRPr="00536DB6">
          <w:t xml:space="preserve"> </w:t>
        </w:r>
      </w:ins>
      <w:r w:rsidRPr="00536DB6">
        <w:t>of</w:t>
      </w:r>
      <w:ins w:id="504" w:author="My Luong Vuong" w:date="2024-07-10T10:43:00Z">
        <w:r w:rsidRPr="00536DB6">
          <w:t xml:space="preserve"> </w:t>
        </w:r>
      </w:ins>
      <w:ins w:id="505" w:author="My Luong Vuong" w:date="2024-06-22T12:04:00Z">
        <w:r w:rsidR="00DB5207">
          <w:t xml:space="preserve">the </w:t>
        </w:r>
      </w:ins>
      <w:r w:rsidRPr="00536DB6">
        <w:t>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w:t>
      </w:r>
      <w:del w:id="506" w:author="IATDMCT anti-infectives committee" w:date="2024-06-24T16:11:00Z">
        <w:r w:rsidR="00BF6CF3" w:rsidRPr="00E03B11">
          <w:delText>show</w:delText>
        </w:r>
        <w:r w:rsidR="00BF6CF3" w:rsidRPr="00E03B11" w:rsidDel="00B358B2">
          <w:delText xml:space="preserve"> </w:delText>
        </w:r>
      </w:del>
      <w:ins w:id="507" w:author="IATDMCT anti-infectives committee" w:date="2024-06-24T16:11:00Z">
        <w:r w:rsidR="00B358B2">
          <w:t>demonstrate</w:t>
        </w:r>
        <w:r w:rsidR="00BF6CF3" w:rsidRPr="00E03B11">
          <w:t xml:space="preserve"> </w:t>
        </w:r>
      </w:ins>
      <w:r w:rsidR="00BF6CF3" w:rsidRPr="00E03B11">
        <w:t xml:space="preserve">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commentRangeStart w:id="508"/>
      <w:proofErr w:type="spellStart"/>
      <w:r w:rsidR="00BF6CF3" w:rsidRPr="00CA5A80">
        <w:rPr>
          <w:i/>
          <w:iCs/>
        </w:rPr>
        <w:t>i</w:t>
      </w:r>
      <w:proofErr w:type="spellEnd"/>
      <w:r w:rsidR="00BF6CF3" w:rsidRPr="00E03B11">
        <w:t xml:space="preserve"> </w:t>
      </w:r>
      <w:commentRangeEnd w:id="508"/>
      <w:r w:rsidR="00B358B2">
        <w:rPr>
          <w:rStyle w:val="CommentReference"/>
        </w:rPr>
        <w:commentReference w:id="508"/>
      </w:r>
      <w:r w:rsidR="00BF6CF3" w:rsidRPr="00E03B11">
        <w:t xml:space="preserve">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874FDB"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commentRangeStart w:id="509"/>
    <w:commentRangeStart w:id="510"/>
    <w:p w14:paraId="19AE6E36" w14:textId="4E52D924" w:rsidR="003517DF" w:rsidRDefault="00874FDB"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w:commentRangeEnd w:id="509"/>
        <m:r>
          <m:rPr>
            <m:sty m:val="p"/>
          </m:rPr>
          <w:rPr>
            <w:rStyle w:val="CommentReference"/>
          </w:rPr>
          <w:commentReference w:id="509"/>
        </m:r>
        <w:commentRangeEnd w:id="510"/>
        <m:r>
          <m:rPr>
            <m:sty m:val="p"/>
          </m:rPr>
          <w:rPr>
            <w:rStyle w:val="CommentReference"/>
          </w:rPr>
          <w:commentReference w:id="510"/>
        </m:r>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commentRangeStart w:id="511"/>
      <w:r w:rsidR="00A55CFF">
        <w:t>8</w:t>
      </w:r>
      <w:r w:rsidR="00853F73">
        <w:t>.</w:t>
      </w:r>
      <w:r w:rsidR="00A55CFF">
        <w:t>1</w:t>
      </w:r>
      <w:r w:rsidR="006C7D61">
        <w:t>%</w:t>
      </w:r>
      <w:r w:rsidR="00A9147B" w:rsidRPr="00E03B11">
        <w:t xml:space="preserve"> </w:t>
      </w:r>
      <w:commentRangeEnd w:id="511"/>
      <w:r w:rsidR="005158E4">
        <w:rPr>
          <w:rStyle w:val="CommentReference"/>
        </w:rPr>
        <w:commentReference w:id="511"/>
      </w:r>
      <w:r w:rsidR="00A9147B" w:rsidRPr="00E03B11">
        <w:t xml:space="preserve">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w:t>
      </w:r>
      <w:r w:rsidR="00B37386" w:rsidRPr="00580009">
        <w:rPr>
          <w:b/>
          <w:rPrChange w:id="512" w:author="My Luong Vuong" w:date="2024-07-10T10:43:00Z">
            <w:rPr/>
          </w:rPrChange>
        </w:rPr>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499"/>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6B990262" w:rsidR="004B1B5C" w:rsidRDefault="00816D31" w:rsidP="00593CAA">
      <w:bookmarkStart w:id="513" w:name="_Hlk136862153"/>
      <w:r>
        <w:t>The s</w:t>
      </w:r>
      <w:r w:rsidR="004B1B5C" w:rsidRPr="004B1B5C">
        <w:t xml:space="preserve">tandard </w:t>
      </w:r>
      <w:del w:id="514" w:author="My Luong Vuong" w:date="2024-06-22T12:12:00Z">
        <w:r w:rsidR="004B1B5C" w:rsidRPr="004B1B5C" w:rsidDel="00E22FC1">
          <w:delText>dosing regimen</w:delText>
        </w:r>
      </w:del>
      <w:ins w:id="515" w:author="My Luong Vuong" w:date="2024-06-22T12:12:00Z">
        <w:r w:rsidR="00E22FC1">
          <w:t>loading dose</w:t>
        </w:r>
      </w:ins>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 xml:space="preserve">Similarly, </w:t>
      </w:r>
      <w:ins w:id="516" w:author="My Luong Vuong" w:date="2024-08-05T15:52:00Z">
        <w:r w:rsidR="003A4A84">
          <w:t>t</w:t>
        </w:r>
        <w:r w:rsidR="0071403B" w:rsidRPr="0071403B">
          <w:t>he weight-based regimen (12 mg/kg loading dose) failed to achieve adequate PTA in patients weighing less than 80 kg without CRRT and less than 120 kg with CRRT</w:t>
        </w:r>
      </w:ins>
      <w:del w:id="517" w:author="My Luong Vuong" w:date="2024-08-05T15:52:00Z">
        <w:r w:rsidR="005E36F3" w:rsidDel="0071403B">
          <w:delText>t</w:delText>
        </w:r>
        <w:r w:rsidR="00770B51" w:rsidDel="0071403B">
          <w:delText>he weight-based</w:delText>
        </w:r>
        <w:r w:rsidR="004A06E3" w:rsidDel="0071403B">
          <w:delText xml:space="preserve"> regimen</w:delText>
        </w:r>
        <w:r w:rsidR="00770B51" w:rsidDel="0071403B">
          <w:delText xml:space="preserve"> (12 mg/kg</w:delText>
        </w:r>
        <w:r w:rsidR="005B2496" w:rsidDel="0071403B">
          <w:delText xml:space="preserve"> </w:delText>
        </w:r>
        <w:r w:rsidR="00394553" w:rsidRPr="00394553" w:rsidDel="0071403B">
          <w:delText xml:space="preserve">loading </w:delText>
        </w:r>
      </w:del>
      <w:del w:id="518" w:author="My Luong Vuong" w:date="2024-06-22T12:13:00Z">
        <w:r w:rsidR="00C806E9" w:rsidDel="00ED019B">
          <w:delText xml:space="preserve">followed </w:delText>
        </w:r>
        <w:r w:rsidR="00450EB7" w:rsidDel="00ED019B">
          <w:delText>b</w:delText>
        </w:r>
        <w:r w:rsidR="00C806E9" w:rsidDel="00ED019B">
          <w:delText xml:space="preserve">y 6 mg/kg </w:delText>
        </w:r>
        <w:r w:rsidR="00A339D6" w:rsidRPr="00A339D6" w:rsidDel="00ED019B">
          <w:delText>maintenance</w:delText>
        </w:r>
      </w:del>
      <w:del w:id="519" w:author="My Luong Vuong" w:date="2024-07-10T10:30:00Z">
        <w:r w:rsidR="00C806E9">
          <w:delText>)</w:delText>
        </w:r>
      </w:del>
      <w:del w:id="520" w:author="My Luong Vuong" w:date="2024-08-05T15:52:00Z">
        <w:r w:rsidR="00202E1C" w:rsidDel="0071403B">
          <w:delText xml:space="preserve"> failed </w:delText>
        </w:r>
        <w:r w:rsidR="00654C5B" w:rsidDel="0071403B">
          <w:delText>to achieve</w:delText>
        </w:r>
        <w:r w:rsidR="00770B51" w:rsidDel="0071403B">
          <w:delText xml:space="preserve"> </w:delText>
        </w:r>
        <w:r w:rsidR="00D83C78" w:rsidDel="0071403B">
          <w:delText>adequate PTA</w:delText>
        </w:r>
        <w:r w:rsidR="00E3646C" w:rsidDel="0071403B">
          <w:delText xml:space="preserve"> </w:delText>
        </w:r>
      </w:del>
      <w:del w:id="521" w:author="My Luong Vuong" w:date="2024-06-22T12:04:00Z">
        <w:r w:rsidR="00E3646C" w:rsidDel="00DC219C">
          <w:delText xml:space="preserve">at </w:delText>
        </w:r>
      </w:del>
      <w:del w:id="522" w:author="My Luong Vuong" w:date="2024-08-05T15:52:00Z">
        <w:r w:rsidR="0016605A" w:rsidDel="0071403B">
          <w:delText xml:space="preserve">a </w:delText>
        </w:r>
        <w:r w:rsidR="00E3646C" w:rsidDel="0071403B">
          <w:delText xml:space="preserve">total body weight below 80 kg </w:delText>
        </w:r>
      </w:del>
      <w:del w:id="523" w:author="My Luong Vuong" w:date="2024-06-22T12:04:00Z">
        <w:r w:rsidR="00E3646C" w:rsidDel="005D214F">
          <w:delText xml:space="preserve">and </w:delText>
        </w:r>
      </w:del>
      <w:del w:id="524" w:author="My Luong Vuong" w:date="2024-08-05T15:52:00Z">
        <w:r w:rsidR="00E3646C" w:rsidDel="0071403B">
          <w:delText>120 kg</w:delText>
        </w:r>
        <w:r w:rsidR="00345F96" w:rsidDel="0071403B">
          <w:delText xml:space="preserve"> </w:delText>
        </w:r>
      </w:del>
      <w:del w:id="525" w:author="My Luong Vuong" w:date="2024-06-22T12:14:00Z">
        <w:r w:rsidR="005E36F3" w:rsidDel="00EC2721">
          <w:delText>in patient</w:delText>
        </w:r>
        <w:r w:rsidR="00AB1B25" w:rsidDel="00EC2721">
          <w:delText xml:space="preserve">s off </w:delText>
        </w:r>
      </w:del>
      <w:del w:id="526" w:author="My Luong Vuong" w:date="2024-07-10T10:30:00Z">
        <w:r w:rsidR="00AB1B25">
          <w:delText>and</w:delText>
        </w:r>
      </w:del>
      <w:del w:id="527" w:author="My Luong Vuong" w:date="2024-06-22T12:05:00Z">
        <w:r w:rsidR="00AB1B25" w:rsidDel="005D214F">
          <w:delText>and</w:delText>
        </w:r>
        <w:r w:rsidR="00A9454E" w:rsidDel="005D214F">
          <w:delText>when</w:delText>
        </w:r>
        <w:r w:rsidR="00AB1B25" w:rsidDel="005D214F">
          <w:delText xml:space="preserve"> </w:delText>
        </w:r>
      </w:del>
      <w:del w:id="528" w:author="My Luong Vuong" w:date="2024-08-05T15:52:00Z">
        <w:r w:rsidR="00AB1B25" w:rsidDel="0071403B">
          <w:delText>on CRRT</w:delText>
        </w:r>
        <w:r w:rsidR="005E36F3" w:rsidDel="0071403B">
          <w:delText>, respectively</w:delText>
        </w:r>
      </w:del>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w:t>
      </w:r>
      <w:ins w:id="529" w:author="My Luong Vuong" w:date="2024-08-05T15:57:00Z">
        <w:r w:rsidR="00EF33B4" w:rsidRPr="00EF33B4">
          <w:t xml:space="preserve">The statistically significant effect of </w:t>
        </w:r>
        <w:proofErr w:type="spellStart"/>
        <w:r w:rsidR="00EF33B4" w:rsidRPr="00EF33B4">
          <w:t>eGFR</w:t>
        </w:r>
        <w:r w:rsidR="00EF33B4" w:rsidRPr="00EF33B4">
          <w:rPr>
            <w:vertAlign w:val="subscript"/>
            <w:rPrChange w:id="530" w:author="My Luong Vuong" w:date="2024-08-05T15:57:00Z">
              <w:rPr/>
            </w:rPrChange>
          </w:rPr>
          <w:t>CKD</w:t>
        </w:r>
        <w:proofErr w:type="spellEnd"/>
        <w:r w:rsidR="00EF33B4" w:rsidRPr="00EF33B4">
          <w:rPr>
            <w:vertAlign w:val="subscript"/>
            <w:rPrChange w:id="531" w:author="My Luong Vuong" w:date="2024-08-05T15:57:00Z">
              <w:rPr/>
            </w:rPrChange>
          </w:rPr>
          <w:t>-EPI</w:t>
        </w:r>
        <w:r w:rsidR="00EF33B4" w:rsidRPr="00EF33B4">
          <w:t xml:space="preserve"> on </w:t>
        </w:r>
        <w:proofErr w:type="spellStart"/>
        <w:r w:rsidR="00EF33B4" w:rsidRPr="00EF33B4">
          <w:t>CL</w:t>
        </w:r>
        <w:r w:rsidR="00EF33B4" w:rsidRPr="00A97C4E">
          <w:rPr>
            <w:vertAlign w:val="subscript"/>
            <w:rPrChange w:id="532" w:author="My Luong Vuong" w:date="2024-08-05T15:57:00Z">
              <w:rPr/>
            </w:rPrChange>
          </w:rPr>
          <w:t>off</w:t>
        </w:r>
        <w:proofErr w:type="spellEnd"/>
        <w:r w:rsidR="00EF33B4" w:rsidRPr="00A97C4E">
          <w:rPr>
            <w:vertAlign w:val="subscript"/>
            <w:rPrChange w:id="533" w:author="My Luong Vuong" w:date="2024-08-05T15:57:00Z">
              <w:rPr/>
            </w:rPrChange>
          </w:rPr>
          <w:t>-CRRT</w:t>
        </w:r>
        <w:r w:rsidR="00EF33B4" w:rsidRPr="00EF33B4">
          <w:t xml:space="preserve"> did not have a clinically relevant impact on fluconazole </w:t>
        </w:r>
        <w:r w:rsidR="00EF33B4" w:rsidRPr="00D10778">
          <w:rPr>
            <w:i/>
            <w:iCs/>
            <w:rPrChange w:id="534" w:author="My Luong Vuong" w:date="2024-08-05T15:57:00Z">
              <w:rPr/>
            </w:rPrChange>
          </w:rPr>
          <w:t>f</w:t>
        </w:r>
        <w:r w:rsidR="00EF33B4" w:rsidRPr="00EF33B4">
          <w:t>AUC</w:t>
        </w:r>
        <w:r w:rsidR="00EF33B4" w:rsidRPr="00B04B03">
          <w:rPr>
            <w:vertAlign w:val="subscript"/>
            <w:rPrChange w:id="535" w:author="My Luong Vuong" w:date="2024-08-05T15:57:00Z">
              <w:rPr/>
            </w:rPrChange>
          </w:rPr>
          <w:t>0-24</w:t>
        </w:r>
        <w:r w:rsidR="00EF33B4" w:rsidRPr="00EF33B4">
          <w:t xml:space="preserve"> 200 </w:t>
        </w:r>
        <w:proofErr w:type="spellStart"/>
        <w:r w:rsidR="00EF33B4" w:rsidRPr="00EF33B4">
          <w:t>mg×h</w:t>
        </w:r>
        <w:proofErr w:type="spellEnd"/>
        <w:r w:rsidR="00EF33B4" w:rsidRPr="00EF33B4">
          <w:t xml:space="preserve">/L </w:t>
        </w:r>
      </w:ins>
      <w:ins w:id="536" w:author="My Luong Vuong" w:date="2024-08-05T15:58:00Z">
        <w:r w:rsidR="00BD78C3">
          <w:t>target attainment</w:t>
        </w:r>
      </w:ins>
      <w:ins w:id="537" w:author="My Luong Vuong" w:date="2024-08-05T15:57:00Z">
        <w:r w:rsidR="00EF33B4" w:rsidRPr="00EF33B4">
          <w:t xml:space="preserve"> across the </w:t>
        </w:r>
        <w:proofErr w:type="spellStart"/>
        <w:r w:rsidR="00EF33B4" w:rsidRPr="00EF33B4">
          <w:t>eGFR</w:t>
        </w:r>
        <w:r w:rsidR="00EF33B4" w:rsidRPr="00B86EF0">
          <w:rPr>
            <w:vertAlign w:val="subscript"/>
            <w:rPrChange w:id="538" w:author="My Luong Vuong" w:date="2024-08-05T15:58:00Z">
              <w:rPr/>
            </w:rPrChange>
          </w:rPr>
          <w:t>CKD</w:t>
        </w:r>
        <w:proofErr w:type="spellEnd"/>
        <w:r w:rsidR="00EF33B4" w:rsidRPr="00B86EF0">
          <w:rPr>
            <w:vertAlign w:val="subscript"/>
            <w:rPrChange w:id="539" w:author="My Luong Vuong" w:date="2024-08-05T15:58:00Z">
              <w:rPr/>
            </w:rPrChange>
          </w:rPr>
          <w:t>-EPI</w:t>
        </w:r>
        <w:r w:rsidR="00EF33B4" w:rsidRPr="00EF33B4">
          <w:t xml:space="preserve"> range of 5 to 215 mL/min/1.73 m² under simulated loading doses</w:t>
        </w:r>
      </w:ins>
      <w:del w:id="540" w:author="My Luong Vuong" w:date="2024-08-05T15:57:00Z">
        <w:r w:rsidR="00A61679" w:rsidDel="00EF33B4">
          <w:delText>The statistically significant effect of eGFR</w:delText>
        </w:r>
        <w:r w:rsidR="00A61679" w:rsidRPr="00A72BCD" w:rsidDel="00EF33B4">
          <w:rPr>
            <w:vertAlign w:val="subscript"/>
          </w:rPr>
          <w:delText>CKD</w:delText>
        </w:r>
        <w:r w:rsidR="00A61679" w:rsidDel="00EF33B4">
          <w:rPr>
            <w:vertAlign w:val="subscript"/>
          </w:rPr>
          <w:delText>-</w:delText>
        </w:r>
        <w:r w:rsidR="00A61679" w:rsidRPr="00A72BCD" w:rsidDel="00EF33B4">
          <w:rPr>
            <w:vertAlign w:val="subscript"/>
          </w:rPr>
          <w:delText>EPI</w:delText>
        </w:r>
        <w:r w:rsidR="00A61679" w:rsidRPr="00092B52" w:rsidDel="00EF33B4">
          <w:delText xml:space="preserve"> </w:delText>
        </w:r>
        <w:r w:rsidR="00A61679" w:rsidDel="00EF33B4">
          <w:delText>on CL</w:delText>
        </w:r>
        <w:r w:rsidR="00A61679" w:rsidRPr="00092B52" w:rsidDel="00EF33B4">
          <w:rPr>
            <w:vertAlign w:val="subscript"/>
          </w:rPr>
          <w:delText>off-CRRT</w:delText>
        </w:r>
        <w:r w:rsidR="00A61679" w:rsidDel="00EF33B4">
          <w:delText xml:space="preserve"> did not translate into a clinically relevant impact on fluconazole </w:delText>
        </w:r>
        <w:r w:rsidR="00A61679" w:rsidRPr="00C47D23" w:rsidDel="00EF33B4">
          <w:rPr>
            <w:i/>
            <w:iCs/>
            <w:color w:val="auto"/>
          </w:rPr>
          <w:delText>f</w:delText>
        </w:r>
        <w:r w:rsidR="00A61679" w:rsidRPr="00C47D23" w:rsidDel="00EF33B4">
          <w:rPr>
            <w:color w:val="auto"/>
          </w:rPr>
          <w:delText>AUC</w:delText>
        </w:r>
        <w:r w:rsidR="00A61679" w:rsidRPr="00C47D23" w:rsidDel="00EF33B4">
          <w:rPr>
            <w:color w:val="auto"/>
            <w:vertAlign w:val="subscript"/>
          </w:rPr>
          <w:delText>0-24</w:delText>
        </w:r>
        <w:r w:rsidR="00A61679" w:rsidRPr="00C47D23" w:rsidDel="00EF33B4">
          <w:rPr>
            <w:color w:val="auto"/>
          </w:rPr>
          <w:delText xml:space="preserve"> </w:delText>
        </w:r>
        <w:r w:rsidR="00A61679" w:rsidDel="00EF33B4">
          <w:rPr>
            <w:color w:val="auto"/>
          </w:rPr>
          <w:delText>2</w:delText>
        </w:r>
        <w:r w:rsidR="00A61679" w:rsidRPr="00C47D23" w:rsidDel="00EF33B4">
          <w:rPr>
            <w:color w:val="auto"/>
          </w:rPr>
          <w:delText>00 mg×h/L</w:delText>
        </w:r>
        <w:r w:rsidR="00A61679" w:rsidDel="00EF33B4">
          <w:delText xml:space="preserve"> PTA under simulated </w:delText>
        </w:r>
        <w:r w:rsidR="0030799F" w:rsidDel="00EF33B4">
          <w:delText xml:space="preserve">loading </w:delText>
        </w:r>
      </w:del>
      <w:del w:id="541" w:author="My Luong Vuong" w:date="2024-06-23T19:44:00Z">
        <w:r w:rsidR="00A61679" w:rsidDel="00C414BB">
          <w:delText xml:space="preserve">dosing </w:delText>
        </w:r>
      </w:del>
      <w:del w:id="542" w:author="My Luong Vuong" w:date="2024-08-05T15:57:00Z">
        <w:r w:rsidR="0030799F" w:rsidDel="00EF33B4">
          <w:delText>doses</w:delText>
        </w:r>
        <w:r w:rsidR="00A61679" w:rsidDel="00EF33B4">
          <w:delText xml:space="preserve"> across the</w:delText>
        </w:r>
        <w:r w:rsidR="00A61679" w:rsidRPr="00F058C3" w:rsidDel="00EF33B4">
          <w:delText xml:space="preserve"> </w:delText>
        </w:r>
        <w:r w:rsidR="00A61679" w:rsidDel="00EF33B4">
          <w:delText>eGFR</w:delText>
        </w:r>
        <w:r w:rsidR="00A61679" w:rsidRPr="00A72BCD" w:rsidDel="00EF33B4">
          <w:rPr>
            <w:vertAlign w:val="subscript"/>
          </w:rPr>
          <w:delText>CKD</w:delText>
        </w:r>
        <w:r w:rsidR="00A61679" w:rsidDel="00EF33B4">
          <w:rPr>
            <w:vertAlign w:val="subscript"/>
          </w:rPr>
          <w:delText>-</w:delText>
        </w:r>
        <w:r w:rsidR="00A61679" w:rsidRPr="00A72BCD" w:rsidDel="00EF33B4">
          <w:rPr>
            <w:vertAlign w:val="subscript"/>
          </w:rPr>
          <w:delText>EPI</w:delText>
        </w:r>
        <w:r w:rsidR="00A61679" w:rsidDel="00EF33B4">
          <w:delText xml:space="preserve"> range </w:delText>
        </w:r>
        <w:r w:rsidR="00D12B9F" w:rsidDel="00EF33B4">
          <w:delText xml:space="preserve">from </w:delText>
        </w:r>
        <w:r w:rsidR="00A61679" w:rsidDel="00EF33B4">
          <w:delText>5 mL/min/1.73 m</w:delText>
        </w:r>
        <w:r w:rsidR="00A61679" w:rsidRPr="00410A03" w:rsidDel="00EF33B4">
          <w:rPr>
            <w:vertAlign w:val="superscript"/>
          </w:rPr>
          <w:delText>2</w:delText>
        </w:r>
        <w:r w:rsidR="00A61679" w:rsidDel="00EF33B4">
          <w:delText xml:space="preserve"> to 215 mL/min/1.73 m</w:delText>
        </w:r>
        <w:r w:rsidR="00A61679" w:rsidRPr="00092B52" w:rsidDel="00EF33B4">
          <w:rPr>
            <w:vertAlign w:val="superscript"/>
          </w:rPr>
          <w:delText>2</w:delText>
        </w:r>
      </w:del>
      <w:r w:rsidR="00A61679">
        <w:t>.</w:t>
      </w:r>
      <w:r w:rsidR="00A424CA">
        <w:t xml:space="preserve"> </w:t>
      </w:r>
      <w:del w:id="543" w:author="My Luong Vuong" w:date="2024-08-05T16:00:00Z">
        <w:r w:rsidR="00C44DF2" w:rsidDel="00C55A08">
          <w:delText>In addition</w:delText>
        </w:r>
      </w:del>
      <w:ins w:id="544" w:author="My Luong Vuong" w:date="2024-08-05T16:00:00Z">
        <w:r w:rsidR="00C55A08">
          <w:t>Moreover</w:t>
        </w:r>
      </w:ins>
      <w:r w:rsidR="00C44DF2">
        <w:t xml:space="preserve">, </w:t>
      </w:r>
      <w:del w:id="545" w:author="IATDMCT anti-infectives committee" w:date="2024-06-24T16:16:00Z">
        <w:r w:rsidR="00C44DF2">
          <w:delText>u</w:delText>
        </w:r>
        <w:r w:rsidR="00E5452C">
          <w:delText>nder</w:delText>
        </w:r>
        <w:r w:rsidR="00E5452C" w:rsidDel="00B358B2">
          <w:delText xml:space="preserve"> </w:delText>
        </w:r>
      </w:del>
      <w:ins w:id="546" w:author="IATDMCT anti-infectives committee" w:date="2024-06-24T16:16:00Z">
        <w:r w:rsidR="00B358B2">
          <w:t>using</w:t>
        </w:r>
        <w:r w:rsidR="00E5452C">
          <w:t xml:space="preserve"> </w:t>
        </w:r>
      </w:ins>
      <w:r w:rsidR="00E5452C">
        <w:t xml:space="preserve">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del w:id="547" w:author="My Luong Vuong" w:date="2024-08-05T15:59:00Z">
        <w:r w:rsidR="003350AA" w:rsidDel="00113B4B">
          <w:delText>with</w:delText>
        </w:r>
        <w:r w:rsidR="00823E8C" w:rsidDel="00113B4B">
          <w:delText xml:space="preserve"> </w:delText>
        </w:r>
      </w:del>
      <w:ins w:id="548" w:author="My Luong Vuong" w:date="2024-08-05T15:59:00Z">
        <w:r w:rsidR="00113B4B">
          <w:t xml:space="preserve">when </w:t>
        </w:r>
      </w:ins>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del w:id="549" w:author="My Luong Vuong" w:date="2024-08-05T16:00:00Z">
        <w:r w:rsidR="003350AA" w:rsidDel="0081362E">
          <w:delText>exceeding</w:delText>
        </w:r>
        <w:r w:rsidR="005D6876" w:rsidDel="0081362E">
          <w:delText xml:space="preserve"> </w:delText>
        </w:r>
      </w:del>
      <w:ins w:id="550" w:author="My Luong Vuong" w:date="2024-08-05T16:00:00Z">
        <w:r w:rsidR="0081362E">
          <w:t xml:space="preserve">exceeded </w:t>
        </w:r>
      </w:ins>
      <w:r w:rsidR="005D6876">
        <w:t>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ins w:id="551" w:author="My Luong Vuong" w:date="2024-08-05T16:02:00Z">
        <w:r w:rsidR="00E34F88" w:rsidRPr="00E34F88">
          <w:rPr>
            <w:b/>
            <w:bCs/>
            <w:rPrChange w:id="552" w:author="My Luong Vuong" w:date="2024-08-05T16:02:00Z">
              <w:rPr/>
            </w:rPrChange>
          </w:rPr>
          <w:t>Fig. 4-5</w:t>
        </w:r>
        <w:r w:rsidR="00E34F88" w:rsidRPr="00E34F88">
          <w:t xml:space="preserve"> shows the probability of attaining the </w:t>
        </w:r>
        <w:r w:rsidR="00E34F88" w:rsidRPr="00BD6912">
          <w:rPr>
            <w:i/>
            <w:iCs/>
            <w:rPrChange w:id="553" w:author="My Luong Vuong" w:date="2024-08-05T16:02:00Z">
              <w:rPr/>
            </w:rPrChange>
          </w:rPr>
          <w:t>f</w:t>
        </w:r>
        <w:r w:rsidR="00E34F88" w:rsidRPr="00E34F88">
          <w:t>AUC</w:t>
        </w:r>
        <w:r w:rsidR="00E34F88" w:rsidRPr="00305BD2">
          <w:rPr>
            <w:vertAlign w:val="subscript"/>
            <w:rPrChange w:id="554" w:author="My Luong Vuong" w:date="2024-08-05T16:02:00Z">
              <w:rPr/>
            </w:rPrChange>
          </w:rPr>
          <w:t>0-24</w:t>
        </w:r>
        <w:r w:rsidR="00E34F88" w:rsidRPr="00E34F88">
          <w:t xml:space="preserve"> 400 </w:t>
        </w:r>
        <w:proofErr w:type="spellStart"/>
        <w:r w:rsidR="00E34F88" w:rsidRPr="00E34F88">
          <w:t>mg×h</w:t>
        </w:r>
        <w:proofErr w:type="spellEnd"/>
        <w:r w:rsidR="00E34F88" w:rsidRPr="00E34F88">
          <w:t>/L target versus total body weight for the simulated dosing regimens.</w:t>
        </w:r>
      </w:ins>
      <w:del w:id="555" w:author="My Luong Vuong" w:date="2024-08-05T16:02:00Z">
        <w:r w:rsidR="000B69DC" w:rsidDel="00E34F88">
          <w:delText xml:space="preserve">The plots </w:delText>
        </w:r>
        <w:r w:rsidR="005F66E1" w:rsidDel="00E34F88">
          <w:delText>showing</w:delText>
        </w:r>
        <w:r w:rsidR="000B69DC" w:rsidDel="00E34F88">
          <w:delText xml:space="preserve"> </w:delText>
        </w:r>
      </w:del>
      <w:ins w:id="556" w:author="IATDMCT anti-infectives committee" w:date="2024-06-24T16:15:00Z">
        <w:del w:id="557" w:author="My Luong Vuong" w:date="2024-08-05T16:02:00Z">
          <w:r w:rsidR="00B358B2" w:rsidDel="00E34F88">
            <w:delText xml:space="preserve">demonstrating </w:delText>
          </w:r>
        </w:del>
      </w:ins>
      <w:del w:id="558" w:author="My Luong Vuong" w:date="2024-08-05T16:02:00Z">
        <w:r w:rsidR="0078039F" w:rsidDel="00E34F88">
          <w:rPr>
            <w:color w:val="auto"/>
          </w:rPr>
          <w:delText xml:space="preserve">the probability </w:delText>
        </w:r>
        <w:r w:rsidR="005F66E1" w:rsidDel="00E34F88">
          <w:rPr>
            <w:color w:val="auto"/>
          </w:rPr>
          <w:delText>of</w:delText>
        </w:r>
        <w:r w:rsidR="0078039F" w:rsidDel="00E34F88">
          <w:rPr>
            <w:color w:val="auto"/>
          </w:rPr>
          <w:delText xml:space="preserve"> attaining </w:delText>
        </w:r>
        <w:r w:rsidR="0078039F" w:rsidRPr="00B06240" w:rsidDel="00E34F88">
          <w:rPr>
            <w:i/>
            <w:iCs/>
            <w:color w:val="auto"/>
          </w:rPr>
          <w:delText>f</w:delText>
        </w:r>
        <w:r w:rsidR="0078039F" w:rsidRPr="00310197" w:rsidDel="00E34F88">
          <w:rPr>
            <w:color w:val="auto"/>
          </w:rPr>
          <w:delText>AUC</w:delText>
        </w:r>
        <w:r w:rsidR="0078039F" w:rsidRPr="00B06240" w:rsidDel="00E34F88">
          <w:rPr>
            <w:color w:val="auto"/>
            <w:vertAlign w:val="subscript"/>
          </w:rPr>
          <w:delText>0-24</w:delText>
        </w:r>
        <w:r w:rsidR="00310197" w:rsidRPr="00310197" w:rsidDel="00E34F88">
          <w:rPr>
            <w:color w:val="auto"/>
          </w:rPr>
          <w:delText xml:space="preserve"> 400 mg</w:delText>
        </w:r>
        <w:r w:rsidR="00244A5D" w:rsidRPr="00C47D23" w:rsidDel="00E34F88">
          <w:rPr>
            <w:color w:val="auto"/>
          </w:rPr>
          <w:delText>×</w:delText>
        </w:r>
        <w:r w:rsidR="00310197" w:rsidRPr="00310197" w:rsidDel="00E34F88">
          <w:rPr>
            <w:color w:val="auto"/>
          </w:rPr>
          <w:delText xml:space="preserve">h/L </w:delText>
        </w:r>
      </w:del>
      <w:del w:id="559" w:author="My Luong Vuong" w:date="2024-08-05T16:01:00Z">
        <w:r w:rsidR="00310197" w:rsidRPr="00310197" w:rsidDel="004052E0">
          <w:rPr>
            <w:color w:val="auto"/>
          </w:rPr>
          <w:delText xml:space="preserve">PKPD </w:delText>
        </w:r>
      </w:del>
      <w:del w:id="560" w:author="My Luong Vuong" w:date="2024-08-05T16:02:00Z">
        <w:r w:rsidR="00310197" w:rsidRPr="00310197" w:rsidDel="00E34F88">
          <w:rPr>
            <w:color w:val="auto"/>
          </w:rPr>
          <w:delText xml:space="preserve">target </w:delText>
        </w:r>
        <w:r w:rsidR="003F72E1" w:rsidRPr="00C47D23" w:rsidDel="00E34F88">
          <w:rPr>
            <w:color w:val="auto"/>
          </w:rPr>
          <w:delText xml:space="preserve">versus </w:delText>
        </w:r>
        <w:r w:rsidR="00AA5B19" w:rsidRPr="00C47D23" w:rsidDel="00E34F88">
          <w:rPr>
            <w:color w:val="auto"/>
          </w:rPr>
          <w:delText xml:space="preserve">body weight of the </w:delText>
        </w:r>
        <w:r w:rsidR="00983278" w:rsidRPr="00C47D23" w:rsidDel="00E34F88">
          <w:rPr>
            <w:color w:val="auto"/>
          </w:rPr>
          <w:delText>simulated dosing regimens</w:delText>
        </w:r>
        <w:r w:rsidR="00B037EB" w:rsidRPr="00C47D23" w:rsidDel="00E34F88">
          <w:rPr>
            <w:color w:val="auto"/>
          </w:rPr>
          <w:delText xml:space="preserve"> </w:delText>
        </w:r>
        <w:r w:rsidR="001A35F5" w:rsidDel="00E34F88">
          <w:rPr>
            <w:color w:val="auto"/>
          </w:rPr>
          <w:delText>are available</w:delText>
        </w:r>
        <w:r w:rsidR="00B037EB" w:rsidRPr="00C47D23" w:rsidDel="00E34F88">
          <w:rPr>
            <w:color w:val="auto"/>
          </w:rPr>
          <w:delText xml:space="preserve"> in </w:delText>
        </w:r>
        <w:r w:rsidR="00B037EB" w:rsidRPr="00C47D23" w:rsidDel="00E34F88">
          <w:rPr>
            <w:b/>
            <w:bCs/>
            <w:color w:val="auto"/>
          </w:rPr>
          <w:delText>Fig</w:delText>
        </w:r>
        <w:r w:rsidR="00925D7A" w:rsidDel="00E34F88">
          <w:rPr>
            <w:b/>
            <w:bCs/>
            <w:color w:val="auto"/>
          </w:rPr>
          <w:delText>.</w:delText>
        </w:r>
        <w:r w:rsidR="00B037EB" w:rsidRPr="00C47D23" w:rsidDel="00E34F88">
          <w:rPr>
            <w:b/>
            <w:bCs/>
            <w:color w:val="auto"/>
          </w:rPr>
          <w:delText xml:space="preserve"> </w:delText>
        </w:r>
        <w:r w:rsidR="00EE4F02" w:rsidDel="00E34F88">
          <w:rPr>
            <w:b/>
            <w:bCs/>
            <w:color w:val="auto"/>
          </w:rPr>
          <w:delText>4</w:delText>
        </w:r>
        <w:r w:rsidR="00736B21" w:rsidRPr="00C47D23" w:rsidDel="00E34F88">
          <w:rPr>
            <w:b/>
            <w:bCs/>
            <w:color w:val="auto"/>
          </w:rPr>
          <w:delText>-</w:delText>
        </w:r>
        <w:r w:rsidR="00EE4F02" w:rsidDel="00E34F88">
          <w:rPr>
            <w:b/>
            <w:bCs/>
            <w:color w:val="auto"/>
          </w:rPr>
          <w:delText>5</w:delText>
        </w:r>
        <w:r w:rsidR="00736B21" w:rsidRPr="00C47D23" w:rsidDel="00E34F88">
          <w:rPr>
            <w:b/>
            <w:bCs/>
            <w:color w:val="auto"/>
          </w:rPr>
          <w:delText>.</w:delText>
        </w:r>
      </w:del>
      <w:r w:rsidR="00DA660A" w:rsidRPr="00C47D23">
        <w:rPr>
          <w:b/>
          <w:bCs/>
          <w:color w:val="auto"/>
        </w:rPr>
        <w:t xml:space="preserve"> </w:t>
      </w:r>
    </w:p>
    <w:p w14:paraId="52351FEB" w14:textId="1C661007"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ins w:id="561" w:author="My Luong Vuong" w:date="2024-08-05T16:06:00Z">
        <w:r w:rsidR="00F764BC">
          <w:t xml:space="preserve">based on the patient’s </w:t>
        </w:r>
      </w:ins>
      <w:del w:id="562" w:author="My Luong Vuong" w:date="2024-08-05T16:06:00Z">
        <w:r w:rsidR="007128FB" w:rsidDel="00F764BC">
          <w:delText>by the</w:delText>
        </w:r>
      </w:del>
      <w:ins w:id="563" w:author="My Luong Vuong" w:date="2024-06-22T12:15:00Z">
        <w:r w:rsidR="001C5412">
          <w:t>total</w:t>
        </w:r>
      </w:ins>
      <w:ins w:id="564" w:author="My Luong Vuong" w:date="2024-07-10T10:30:00Z">
        <w:r w:rsidR="005552D8" w:rsidRPr="005552D8">
          <w:t xml:space="preserve"> </w:t>
        </w:r>
      </w:ins>
      <w:r w:rsidR="005552D8" w:rsidRPr="005552D8">
        <w:t>body weight</w:t>
      </w:r>
      <w:ins w:id="565" w:author="My Luong Vuong" w:date="2024-06-23T19:46:00Z">
        <w:r w:rsidR="000D710D">
          <w:t xml:space="preserve"> and CRRT status</w:t>
        </w:r>
      </w:ins>
      <w:del w:id="566" w:author="My Luong Vuong" w:date="2024-08-05T16:06:00Z">
        <w:r w:rsidR="005552D8" w:rsidRPr="005552D8" w:rsidDel="0051132E">
          <w:delText xml:space="preserve"> </w:delText>
        </w:r>
      </w:del>
      <w:del w:id="567" w:author="My Luong Vuong" w:date="2024-06-22T12:15:00Z">
        <w:r w:rsidR="007128FB" w:rsidDel="001C5412">
          <w:delText>stratum</w:delText>
        </w:r>
        <w:r w:rsidR="00625C88" w:rsidDel="001C5412">
          <w:delText xml:space="preserve"> </w:delText>
        </w:r>
      </w:del>
      <w:del w:id="568" w:author="My Luong Vuong" w:date="2024-08-05T16:06:00Z">
        <w:r w:rsidR="00B767E1" w:rsidDel="0051132E">
          <w:delText>of the patient</w:delText>
        </w:r>
      </w:del>
      <w:r w:rsidR="005552D8" w:rsidRPr="005552D8">
        <w:t xml:space="preserve">. </w:t>
      </w:r>
      <w:r w:rsidR="005D12E7">
        <w:t>The</w:t>
      </w:r>
      <w:r w:rsidR="00625C88">
        <w:t xml:space="preserve"> </w:t>
      </w:r>
      <w:del w:id="569" w:author="My Luong Vuong" w:date="2024-08-05T16:06:00Z">
        <w:r w:rsidR="00625C88" w:rsidDel="00341CB8">
          <w:delText>corresponding</w:delText>
        </w:r>
        <w:r w:rsidR="005D12E7" w:rsidDel="00341CB8">
          <w:delText xml:space="preserve"> doses were</w:delText>
        </w:r>
        <w:r w:rsidR="005552D8" w:rsidRPr="005552D8" w:rsidDel="00341CB8">
          <w:delText xml:space="preserve"> selected</w:delText>
        </w:r>
      </w:del>
      <w:ins w:id="570" w:author="My Luong Vuong" w:date="2024-08-05T16:06:00Z">
        <w:r w:rsidR="00341CB8">
          <w:t>selected doses</w:t>
        </w:r>
      </w:ins>
      <w:ins w:id="571" w:author="My Luong Vuong" w:date="2024-08-05T16:07:00Z">
        <w:r w:rsidR="008A1016">
          <w:t xml:space="preserve"> were the smallest that ensured</w:t>
        </w:r>
      </w:ins>
      <w:r w:rsidR="005552D8" w:rsidRPr="005552D8">
        <w:t xml:space="preserve"> </w:t>
      </w:r>
      <w:ins w:id="572" w:author="My Luong Vuong" w:date="2024-08-05T16:07:00Z">
        <w:r w:rsidR="008A1016" w:rsidRPr="008A1016">
          <w:t>a clinically acceptable PTA 24 hours after administration</w:t>
        </w:r>
      </w:ins>
      <w:del w:id="573" w:author="My Luong Vuong" w:date="2024-08-05T16:07:00Z">
        <w:r w:rsidR="005552D8" w:rsidRPr="005552D8" w:rsidDel="008A1016">
          <w:delText xml:space="preserve">as the minimum </w:delText>
        </w:r>
        <w:r w:rsidR="00F41452" w:rsidDel="008A1016">
          <w:delText>ensuring</w:delText>
        </w:r>
        <w:r w:rsidR="005552D8" w:rsidRPr="005552D8" w:rsidDel="008A1016">
          <w:delText xml:space="preserve"> a clinically acceptable PTA </w:delText>
        </w:r>
        <w:r w:rsidR="00B41721" w:rsidDel="008A1016">
          <w:delText xml:space="preserve">24 hours after </w:delText>
        </w:r>
        <w:r w:rsidR="00055E26" w:rsidDel="008A1016">
          <w:delText>administration</w:delText>
        </w:r>
      </w:del>
      <w:r w:rsidR="00240EC2" w:rsidRPr="00E03B11">
        <w:t>.</w:t>
      </w:r>
      <w:ins w:id="574" w:author="My Luong Vuong" w:date="2024-06-22T12:16:00Z">
        <w:r w:rsidR="00ED17EA">
          <w:t xml:space="preserve"> </w:t>
        </w:r>
      </w:ins>
      <w:del w:id="575" w:author="My Luong Vuong" w:date="2024-06-22T12:16:00Z">
        <w:r w:rsidR="004C01F1" w:rsidDel="00ED17EA">
          <w:delText xml:space="preserve">Daily </w:delText>
        </w:r>
        <w:r w:rsidR="00484325" w:rsidRPr="00484325" w:rsidDel="00ED17EA">
          <w:delText xml:space="preserve"> </w:delText>
        </w:r>
      </w:del>
      <w:ins w:id="576" w:author="My Luong Vuong" w:date="2024-08-05T16:10:00Z">
        <w:r w:rsidR="00BC24EA" w:rsidRPr="00BC24EA">
          <w:t>Daily maintenance doses of 400 mg and 800 mg were adequate for achieving at least 90% PTA across the studied total body weight range, off and on CRRT, respectively</w:t>
        </w:r>
        <w:r w:rsidR="00BC24EA">
          <w:t xml:space="preserve"> </w:t>
        </w:r>
      </w:ins>
      <w:del w:id="577" w:author="My Luong Vuong" w:date="2024-08-05T16:10:00Z">
        <w:r w:rsidR="00484325" w:rsidRPr="00484325" w:rsidDel="00BC24EA">
          <w:delText xml:space="preserve">maintenance doses </w:delText>
        </w:r>
        <w:r w:rsidR="004C01F1" w:rsidDel="00BC24EA">
          <w:delText>of</w:delText>
        </w:r>
        <w:r w:rsidR="00240EC2" w:rsidRPr="00E03B11" w:rsidDel="00BC24EA">
          <w:delText xml:space="preserve"> 400</w:delText>
        </w:r>
        <w:r w:rsidR="00E05CF4" w:rsidDel="00BC24EA">
          <w:delText> </w:delText>
        </w:r>
        <w:r w:rsidR="00240EC2" w:rsidRPr="00E03B11" w:rsidDel="00BC24EA">
          <w:delText xml:space="preserve">mg and 800 mg </w:delText>
        </w:r>
        <w:r w:rsidR="005432AA" w:rsidRPr="00E03B11" w:rsidDel="00BC24EA">
          <w:delText>were</w:delText>
        </w:r>
        <w:r w:rsidR="00240EC2" w:rsidRPr="00E03B11" w:rsidDel="00BC24EA">
          <w:delText xml:space="preserve"> adequate for achieving </w:delText>
        </w:r>
        <w:r w:rsidR="001557AB" w:rsidDel="00BC24EA">
          <w:delText xml:space="preserve">at least 90% </w:delText>
        </w:r>
        <w:r w:rsidR="00240EC2" w:rsidRPr="00E03B11" w:rsidDel="00BC24EA">
          <w:delText xml:space="preserve">PTA </w:delText>
        </w:r>
        <w:r w:rsidR="004B7663" w:rsidDel="00BC24EA">
          <w:delText xml:space="preserve">along </w:delText>
        </w:r>
      </w:del>
      <w:ins w:id="578" w:author="Sophie Stocker" w:date="2024-06-26T12:51:00Z">
        <w:del w:id="579" w:author="My Luong Vuong" w:date="2024-08-05T16:10:00Z">
          <w:r w:rsidR="00BB7930" w:rsidDel="00BC24EA">
            <w:delText xml:space="preserve">with </w:delText>
          </w:r>
        </w:del>
      </w:ins>
      <w:del w:id="580" w:author="My Luong Vuong" w:date="2024-08-05T16:10:00Z">
        <w:r w:rsidR="004B7663" w:rsidDel="00BC24EA">
          <w:delText xml:space="preserve">the </w:delText>
        </w:r>
        <w:r w:rsidR="0005797E" w:rsidDel="00BC24EA">
          <w:delText xml:space="preserve">studied </w:delText>
        </w:r>
        <w:r w:rsidR="00DE6817" w:rsidDel="00BC24EA">
          <w:delText xml:space="preserve">total </w:delText>
        </w:r>
        <w:r w:rsidR="008E6C08" w:rsidDel="00BC24EA">
          <w:delText xml:space="preserve">body </w:delText>
        </w:r>
        <w:r w:rsidR="004B7663" w:rsidDel="00BC24EA">
          <w:delText>weight range</w:delText>
        </w:r>
        <w:r w:rsidR="00240EC2" w:rsidRPr="00E03B11" w:rsidDel="00BC24EA">
          <w:delText xml:space="preserve"> </w:delText>
        </w:r>
        <w:r w:rsidR="0087630D" w:rsidDel="00BC24EA">
          <w:delText>when o</w:delText>
        </w:r>
        <w:r w:rsidR="00F869B6" w:rsidDel="00BC24EA">
          <w:delText>ff</w:delText>
        </w:r>
        <w:r w:rsidR="0087630D" w:rsidDel="00BC24EA">
          <w:delText xml:space="preserve"> and o</w:delText>
        </w:r>
        <w:r w:rsidR="00F869B6" w:rsidDel="00BC24EA">
          <w:delText>n</w:delText>
        </w:r>
        <w:r w:rsidR="0087630D" w:rsidRPr="00E03B11" w:rsidDel="00BC24EA">
          <w:delText xml:space="preserve"> </w:delText>
        </w:r>
        <w:r w:rsidR="00240EC2" w:rsidRPr="00E03B11" w:rsidDel="00BC24EA">
          <w:delText xml:space="preserve">CRRT, respectively </w:delText>
        </w:r>
      </w:del>
      <w:r w:rsidR="00240EC2" w:rsidRPr="00E03B11">
        <w:t>(</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5906C924"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w:t>
      </w:r>
      <w:del w:id="581" w:author="My Luong Vuong" w:date="2024-08-05T16:11:00Z">
        <w:r w:rsidR="00FB22C2" w:rsidDel="00802421">
          <w:delText xml:space="preserve">one </w:delText>
        </w:r>
      </w:del>
      <w:ins w:id="582" w:author="My Luong Vuong" w:date="2024-08-05T16:11:00Z">
        <w:r w:rsidR="00802421">
          <w:t xml:space="preserve">1 </w:t>
        </w:r>
      </w:ins>
      <w:r w:rsidR="00FB22C2">
        <w:t xml:space="preserve">followed by </w:t>
      </w:r>
      <w:r w:rsidR="00FB22C2" w:rsidRPr="00E03B11">
        <w:t>400</w:t>
      </w:r>
      <w:r w:rsidR="00FB22C2">
        <w:t> </w:t>
      </w:r>
      <w:r w:rsidR="00FB22C2" w:rsidRPr="00E03B11">
        <w:t xml:space="preserve">mg </w:t>
      </w:r>
      <w:del w:id="583" w:author="My Luong Vuong" w:date="2024-08-05T16:10:00Z">
        <w:r w:rsidR="00FB22C2" w:rsidDel="00447812">
          <w:delText>daily</w:delText>
        </w:r>
        <w:r w:rsidR="00FA745F" w:rsidDel="00447812">
          <w:delText xml:space="preserve"> </w:delText>
        </w:r>
      </w:del>
      <w:ins w:id="584" w:author="Sophie Stocker" w:date="2024-06-26T12:51:00Z">
        <w:r w:rsidR="00F01017">
          <w:t xml:space="preserve">thereafter </w:t>
        </w:r>
      </w:ins>
      <w:del w:id="585" w:author="Jason Roberts" w:date="2024-06-14T18:39:00Z">
        <w:r w:rsidR="00240EC2" w:rsidRPr="00E03B11">
          <w:delText>resulted in clinically unacceptable</w:delText>
        </w:r>
      </w:del>
      <w:ins w:id="586" w:author="Jason Roberts" w:date="2024-06-14T18:39:00Z">
        <w:r w:rsidR="00D77C3B">
          <w:t>did not achieve 90%</w:t>
        </w:r>
      </w:ins>
      <w:r w:rsidR="00240EC2" w:rsidRPr="00E03B11">
        <w:t xml:space="preserve"> PTA in the first two days</w:t>
      </w:r>
      <w:r w:rsidR="007B768F">
        <w:t>,</w:t>
      </w:r>
      <w:r w:rsidR="006D1B3C">
        <w:t xml:space="preserve"> </w:t>
      </w:r>
      <w:r w:rsidR="000B0976" w:rsidRPr="000B0976">
        <w:t>but improved to</w:t>
      </w:r>
      <w:del w:id="587" w:author="My Luong Vuong" w:date="2024-06-22T12:16:00Z">
        <w:r w:rsidR="000B0976" w:rsidDel="00B75D17">
          <w:delText xml:space="preserve"> become</w:delText>
        </w:r>
        <w:r w:rsidR="000B0976" w:rsidRPr="000B0976" w:rsidDel="00B75D17">
          <w:delText xml:space="preserve"> </w:delText>
        </w:r>
      </w:del>
      <w:ins w:id="588" w:author="Jason Roberts" w:date="2024-06-14T18:40:00Z">
        <w:del w:id="589" w:author="My Luong Vuong" w:date="2024-06-22T09:43:00Z">
          <w:r w:rsidR="00D77C3B" w:rsidDel="00941DFE">
            <w:delText>for</w:delText>
          </w:r>
        </w:del>
        <w:del w:id="590" w:author="My Luong Vuong" w:date="2024-06-22T12:16:00Z">
          <w:r w:rsidR="00D77C3B" w:rsidDel="00B75D17">
            <w:delText xml:space="preserve"> </w:delText>
          </w:r>
        </w:del>
      </w:ins>
      <w:ins w:id="591" w:author="My Luong Vuong" w:date="2024-06-22T12:16:00Z">
        <w:r w:rsidR="00B75D17">
          <w:t xml:space="preserve"> </w:t>
        </w:r>
      </w:ins>
      <w:ins w:id="592" w:author="Jason Roberts" w:date="2024-06-14T18:40:00Z">
        <w:r w:rsidR="00D77C3B">
          <w:t xml:space="preserve">a </w:t>
        </w:r>
        <w:del w:id="593" w:author="My Luong Vuong" w:date="2024-08-05T16:10:00Z">
          <w:r w:rsidR="00D77C3B" w:rsidDel="00F969E1">
            <w:delText xml:space="preserve">PTA </w:delText>
          </w:r>
        </w:del>
        <w:r w:rsidR="00D77C3B">
          <w:t>&gt;90%</w:t>
        </w:r>
      </w:ins>
      <w:ins w:id="594" w:author="My Luong Vuong" w:date="2024-08-05T16:10:00Z">
        <w:r w:rsidR="00F969E1">
          <w:t xml:space="preserve"> PTA</w:t>
        </w:r>
      </w:ins>
      <w:ins w:id="595" w:author="Jason Roberts" w:date="2024-06-14T18:40:00Z">
        <w:r w:rsidR="00D77C3B" w:rsidRPr="000B0976">
          <w:t xml:space="preserve"> </w:t>
        </w:r>
      </w:ins>
      <w:del w:id="596" w:author="Jason Roberts" w:date="2024-06-14T18:40:00Z">
        <w:r w:rsidR="000B0976" w:rsidRPr="000B0976">
          <w:delText xml:space="preserve">clinically acceptable starting </w:delText>
        </w:r>
      </w:del>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ins w:id="597" w:author="My Luong Vuong" w:date="2024-08-05T16:11:00Z">
        <w:r w:rsidR="00A61A44">
          <w:t xml:space="preserve"> </w:t>
        </w:r>
      </w:ins>
      <w:del w:id="598" w:author="Jason Roberts" w:date="2024-06-14T18:32:00Z">
        <w:r w:rsidR="00CA6CF6">
          <w:delText>,</w:delText>
        </w:r>
      </w:del>
      <w:del w:id="599" w:author="Sophie Stocker" w:date="2024-06-26T12:52:00Z">
        <w:r w:rsidR="00240EC2" w:rsidRPr="00E03B11">
          <w:delText xml:space="preserve"> </w:delText>
        </w:r>
      </w:del>
      <w:del w:id="600" w:author="Jason Roberts" w:date="2024-06-14T18:32:00Z">
        <w:r w:rsidR="00240EC2" w:rsidRPr="00E03B11">
          <w:delText xml:space="preserve">inclusive </w:delText>
        </w:r>
      </w:del>
      <w:r w:rsidR="00240EC2" w:rsidRPr="00E03B11">
        <w:t xml:space="preserve">dosing regimen resulted in </w:t>
      </w:r>
      <w:del w:id="601" w:author="Jason Roberts" w:date="2024-06-14T18:40:00Z">
        <w:r w:rsidR="00240EC2" w:rsidRPr="00E03B11">
          <w:delText xml:space="preserve">clinically acceptable </w:delText>
        </w:r>
      </w:del>
      <w:ins w:id="602" w:author="Jason Roberts" w:date="2024-06-14T18:40:00Z">
        <w:r w:rsidR="00D77C3B">
          <w:t xml:space="preserve">&gt;90% </w:t>
        </w:r>
      </w:ins>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del w:id="603" w:author="Sophie Stocker" w:date="2024-06-26T12:52:00Z">
        <w:r w:rsidR="00A30B69">
          <w:delText>ir</w:delText>
        </w:r>
      </w:del>
      <w:r w:rsidR="00A30B69" w:rsidRPr="00A30B69">
        <w:t xml:space="preserve"> two-week treatment period.</w:t>
      </w:r>
      <w:r w:rsidR="00B26A53">
        <w:t xml:space="preserve"> </w:t>
      </w:r>
      <w:commentRangeStart w:id="604"/>
      <w:commentRangeStart w:id="605"/>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513"/>
      <w:commentRangeEnd w:id="604"/>
      <w:r w:rsidR="0004683D">
        <w:rPr>
          <w:rStyle w:val="CommentReference"/>
        </w:rPr>
        <w:commentReference w:id="604"/>
      </w:r>
      <w:commentRangeEnd w:id="605"/>
      <w:r w:rsidR="005308CD">
        <w:rPr>
          <w:rStyle w:val="CommentReference"/>
        </w:rPr>
        <w:commentReference w:id="605"/>
      </w:r>
    </w:p>
    <w:p w14:paraId="6F4D32B2" w14:textId="4E1BE966" w:rsidR="00A905E8" w:rsidRPr="00E03B11" w:rsidRDefault="00A905E8" w:rsidP="00593CAA">
      <w:pPr>
        <w:pStyle w:val="Heading1"/>
      </w:pPr>
      <w:r w:rsidRPr="00E03B11">
        <w:lastRenderedPageBreak/>
        <w:t>Discussion</w:t>
      </w:r>
    </w:p>
    <w:p w14:paraId="39606BFF" w14:textId="56300EC3" w:rsidR="00CB50CB" w:rsidRPr="00E03B11" w:rsidRDefault="00CB50CB" w:rsidP="00593CAA">
      <w:bookmarkStart w:id="606" w:name="_Hlk136862217"/>
      <w:commentRangeStart w:id="607"/>
      <w:commentRangeStart w:id="608"/>
      <w:del w:id="609" w:author="My Luong Vuong" w:date="2024-06-14T16:21:00Z">
        <w:r w:rsidRPr="00E03B11">
          <w:delText xml:space="preserve">Our </w:delText>
        </w:r>
        <w:commentRangeStart w:id="610"/>
        <w:commentRangeStart w:id="611"/>
        <w:r w:rsidRPr="00E03B11">
          <w:delText xml:space="preserve">study aimed to </w:delText>
        </w:r>
        <w:r w:rsidR="00543749" w:rsidRPr="00715016">
          <w:delText xml:space="preserve">identify factors </w:delText>
        </w:r>
        <w:r w:rsidR="00035BB0">
          <w:delText>influencing</w:delText>
        </w:r>
        <w:r w:rsidR="006C319C">
          <w:delText xml:space="preserve"> </w:delText>
        </w:r>
      </w:del>
      <w:commentRangeEnd w:id="607"/>
      <w:r w:rsidR="006D7F68">
        <w:rPr>
          <w:rStyle w:val="CommentReference"/>
        </w:rPr>
        <w:commentReference w:id="607"/>
      </w:r>
      <w:del w:id="612" w:author="My Luong Vuong" w:date="2024-06-14T16:21:00Z">
        <w:r w:rsidR="006C319C">
          <w:delText>fluconazole PKPD</w:delText>
        </w:r>
        <w:r w:rsidR="00543749" w:rsidRPr="00715016">
          <w:delText xml:space="preserve"> target </w:delText>
        </w:r>
        <w:r w:rsidR="00543749">
          <w:delText xml:space="preserve">attainment </w:delText>
        </w:r>
        <w:commentRangeEnd w:id="610"/>
        <w:r w:rsidR="00AA18E6" w:rsidDel="00B628BC">
          <w:rPr>
            <w:rStyle w:val="CommentReference"/>
          </w:rPr>
          <w:commentReference w:id="610"/>
        </w:r>
      </w:del>
      <w:commentRangeEnd w:id="611"/>
      <w:r w:rsidR="008B4586">
        <w:rPr>
          <w:rStyle w:val="CommentReference"/>
        </w:rPr>
        <w:commentReference w:id="611"/>
      </w:r>
      <w:del w:id="613" w:author="My Luong Vuong" w:date="2024-06-14T16:21:00Z">
        <w:r w:rsidR="00543749">
          <w:delText xml:space="preserve">and </w:delText>
        </w:r>
        <w:r w:rsidR="009271E0">
          <w:delText>propose</w:delText>
        </w:r>
        <w:r w:rsidR="00543749">
          <w:delText xml:space="preserve"> a </w:delText>
        </w:r>
        <w:commentRangeStart w:id="614"/>
        <w:commentRangeStart w:id="615"/>
        <w:r w:rsidR="00543749">
          <w:delText xml:space="preserve">dosing regimen </w:delText>
        </w:r>
        <w:r w:rsidR="000A5C30">
          <w:delText xml:space="preserve">that </w:delText>
        </w:r>
        <w:commentRangeStart w:id="616"/>
        <w:commentRangeStart w:id="617"/>
        <w:commentRangeStart w:id="618"/>
        <w:commentRangeStart w:id="619"/>
        <w:r w:rsidR="000A5C30">
          <w:delText>guarantees</w:delText>
        </w:r>
        <w:r w:rsidR="00543749">
          <w:delText xml:space="preserve"> </w:delText>
        </w:r>
      </w:del>
      <w:commentRangeEnd w:id="616"/>
      <w:r w:rsidR="00D77C3B">
        <w:rPr>
          <w:rStyle w:val="CommentReference"/>
        </w:rPr>
        <w:commentReference w:id="616"/>
      </w:r>
      <w:commentRangeEnd w:id="617"/>
      <w:r w:rsidR="006206B6">
        <w:rPr>
          <w:rStyle w:val="CommentReference"/>
        </w:rPr>
        <w:commentReference w:id="617"/>
      </w:r>
      <w:commentRangeEnd w:id="618"/>
      <w:r w:rsidR="00B628BC">
        <w:rPr>
          <w:rStyle w:val="CommentReference"/>
        </w:rPr>
        <w:commentReference w:id="618"/>
      </w:r>
      <w:del w:id="620" w:author="My Luong Vuong" w:date="2024-06-14T16:21:00Z">
        <w:r w:rsidR="00543749">
          <w:delText xml:space="preserve">adequate target attainment </w:delText>
        </w:r>
      </w:del>
      <w:commentRangeEnd w:id="619"/>
      <w:r w:rsidR="00FD4D25">
        <w:rPr>
          <w:rStyle w:val="CommentReference"/>
        </w:rPr>
        <w:commentReference w:id="619"/>
      </w:r>
      <w:del w:id="621" w:author="My Luong Vuong" w:date="2024-06-14T16:21:00Z">
        <w:r w:rsidR="00543749" w:rsidRPr="00715016">
          <w:delText>in critically ill patients</w:delText>
        </w:r>
        <w:commentRangeEnd w:id="614"/>
        <w:r w:rsidR="00F2131D" w:rsidDel="00B628BC">
          <w:rPr>
            <w:rStyle w:val="CommentReference"/>
          </w:rPr>
          <w:commentReference w:id="614"/>
        </w:r>
      </w:del>
      <w:commentRangeEnd w:id="615"/>
      <w:r w:rsidR="008B4586">
        <w:rPr>
          <w:rStyle w:val="CommentReference"/>
        </w:rPr>
        <w:commentReference w:id="615"/>
      </w:r>
      <w:del w:id="622" w:author="My Luong Vuong" w:date="2024-06-14T16:21:00Z">
        <w:r w:rsidR="006E41A0">
          <w:delText>.</w:delText>
        </w:r>
        <w:r w:rsidRPr="00E03B11">
          <w:delText xml:space="preserve"> </w:delText>
        </w:r>
        <w:r w:rsidR="007D0A54">
          <w:delText>To</w:delText>
        </w:r>
        <w:r w:rsidR="00B235A1">
          <w:delText xml:space="preserve"> do so, w</w:delText>
        </w:r>
        <w:r w:rsidR="00B235A1" w:rsidRPr="00E03B11">
          <w:delText>e</w:delText>
        </w:r>
      </w:del>
      <w:del w:id="623" w:author="My Luong Vuong" w:date="2024-06-20T17:01:00Z">
        <w:r w:rsidR="00B235A1" w:rsidRPr="00E03B11">
          <w:delText xml:space="preserve"> </w:delText>
        </w:r>
      </w:del>
      <w:del w:id="624" w:author="My Luong Vuong" w:date="2024-05-31T10:02:00Z">
        <w:r w:rsidRPr="00E03B11" w:rsidDel="004650C8">
          <w:delText>utili</w:delText>
        </w:r>
        <w:r w:rsidR="008B2E15" w:rsidDel="004650C8">
          <w:delText>s</w:delText>
        </w:r>
        <w:r w:rsidRPr="00E03B11" w:rsidDel="004650C8">
          <w:delText xml:space="preserve">ed </w:delText>
        </w:r>
      </w:del>
      <w:ins w:id="625" w:author="My Luong Vuong" w:date="2024-05-31T10:02:00Z">
        <w:del w:id="626" w:author="My Luong Vuong" w:date="2024-06-14T16:21:00Z">
          <w:r w:rsidR="004650C8">
            <w:delText>used</w:delText>
          </w:r>
          <w:r w:rsidR="004650C8" w:rsidRPr="00E03B11">
            <w:delText xml:space="preserve"> </w:delText>
          </w:r>
        </w:del>
      </w:ins>
      <w:del w:id="627" w:author="My Luong Vuong" w:date="2024-06-14T16:21:00Z">
        <w:r w:rsidRPr="00E03B11">
          <w:delText xml:space="preserve">data from </w:delText>
        </w:r>
        <w:r w:rsidR="0090470C">
          <w:delText>eight studies</w:delText>
        </w:r>
        <w:r w:rsidRPr="00E03B11">
          <w:delText xml:space="preserve"> to </w:delText>
        </w:r>
        <w:r w:rsidR="00591A84">
          <w:delText>build</w:delText>
        </w:r>
        <w:r w:rsidR="00591A84" w:rsidRPr="00E03B11">
          <w:delText xml:space="preserve"> </w:delText>
        </w:r>
        <w:r w:rsidRPr="00E03B11">
          <w:delText>a popPK model</w:delText>
        </w:r>
        <w:r w:rsidR="008137B3">
          <w:delText>.</w:delText>
        </w:r>
      </w:del>
      <w:commentRangeEnd w:id="608"/>
      <w:r w:rsidR="00A6467E">
        <w:rPr>
          <w:rStyle w:val="CommentReference"/>
        </w:rPr>
        <w:commentReference w:id="608"/>
      </w:r>
      <w:del w:id="628" w:author="My Luong Vuong" w:date="2024-06-14T16:21:00Z">
        <w:r w:rsidRPr="00E03B11">
          <w:delText xml:space="preserve"> </w:delText>
        </w:r>
      </w:del>
      <w:r w:rsidRPr="00E03B11">
        <w:t xml:space="preserve">Our </w:t>
      </w:r>
      <w:r w:rsidR="008B2E15">
        <w:t>modelling</w:t>
      </w:r>
      <w:r w:rsidR="008B2E15" w:rsidRPr="00E03B11">
        <w:t xml:space="preserve"> </w:t>
      </w:r>
      <w:r w:rsidRPr="00E03B11">
        <w:t xml:space="preserve">and simulation results revealed that </w:t>
      </w:r>
      <w:ins w:id="629" w:author="My Luong Vuong" w:date="2024-06-21T09:37:00Z">
        <w:r w:rsidR="00F8707F">
          <w:t>total body weight and CRRT status were the</w:t>
        </w:r>
      </w:ins>
      <w:ins w:id="630" w:author="My Luong Vuong" w:date="2024-06-21T09:38:00Z">
        <w:r w:rsidR="00F8707F">
          <w:t xml:space="preserve"> two </w:t>
        </w:r>
        <w:r w:rsidR="00356AF7">
          <w:t xml:space="preserve">factors that clinically impacted </w:t>
        </w:r>
      </w:ins>
      <w:del w:id="631" w:author="My Luong Vuong" w:date="2024-06-21T09:39:00Z">
        <w:r w:rsidRPr="00E03B11" w:rsidDel="00E4532C">
          <w:delText>the standard IV dosing regimen resulted in</w:delText>
        </w:r>
        <w:r w:rsidR="00577C72" w:rsidDel="00E4532C">
          <w:delText xml:space="preserve"> an</w:delText>
        </w:r>
        <w:r w:rsidRPr="00E03B11" w:rsidDel="00E4532C">
          <w:delText xml:space="preserve"> inadequate </w:delText>
        </w:r>
      </w:del>
      <w:ins w:id="632" w:author="My Luong Vuong" w:date="2024-06-21T09:39:00Z">
        <w:r w:rsidR="00E4532C">
          <w:t xml:space="preserve">the </w:t>
        </w:r>
      </w:ins>
      <w:del w:id="633" w:author="My Luong Vuong" w:date="2024-06-21T09:39:00Z">
        <w:r w:rsidR="00B446CE" w:rsidRPr="00E03B11" w:rsidDel="00E4532C">
          <w:delText>target</w:delText>
        </w:r>
        <w:r w:rsidRPr="00E03B11" w:rsidDel="00E4532C">
          <w:delText xml:space="preserve"> </w:delText>
        </w:r>
      </w:del>
      <w:r w:rsidRPr="00E03B11">
        <w:t xml:space="preserve">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ins w:id="634" w:author="My Luong Vuong" w:date="2024-06-21T09:39:00Z">
        <w:r w:rsidR="00E4532C">
          <w:t>target in</w:t>
        </w:r>
      </w:ins>
      <w:ins w:id="635" w:author="My Luong Vuong" w:date="2024-06-22T09:47:00Z">
        <w:r w:rsidR="001D6211">
          <w:t xml:space="preserve"> </w:t>
        </w:r>
      </w:ins>
      <w:del w:id="636" w:author="My Luong Vuong" w:date="2024-06-21T09:37:00Z">
        <w:r w:rsidRPr="00E03B11" w:rsidDel="00105E39">
          <w:delText xml:space="preserve">in </w:delText>
        </w:r>
        <w:r w:rsidR="008137B3" w:rsidDel="00105E39">
          <w:delText>this population</w:delText>
        </w:r>
      </w:del>
      <w:del w:id="637" w:author="My Luong Vuong" w:date="2024-07-10T10:30:00Z">
        <w:r w:rsidR="008137B3">
          <w:delText>.</w:delText>
        </w:r>
      </w:del>
      <w:ins w:id="638" w:author="My Luong Vuong" w:date="2024-06-21T09:37:00Z">
        <w:r w:rsidR="00105E39">
          <w:t>critically ill patients</w:t>
        </w:r>
      </w:ins>
      <w:ins w:id="639" w:author="My Luong Vuong" w:date="2024-06-21T09:39:00Z">
        <w:r w:rsidR="00E4532C">
          <w:t xml:space="preserve"> </w:t>
        </w:r>
      </w:ins>
      <w:ins w:id="640" w:author="My Luong Vuong" w:date="2024-06-21T09:40:00Z">
        <w:r w:rsidR="006203B2">
          <w:t xml:space="preserve">under </w:t>
        </w:r>
      </w:ins>
      <w:ins w:id="641" w:author="My Luong Vuong" w:date="2024-06-21T09:39:00Z">
        <w:r w:rsidR="00E4532C" w:rsidRPr="00E03B11">
          <w:t>the standard</w:t>
        </w:r>
      </w:ins>
      <w:ins w:id="642" w:author="My Luong Vuong" w:date="2024-06-21T09:40:00Z">
        <w:r w:rsidR="006203B2">
          <w:t xml:space="preserve"> fluconazole</w:t>
        </w:r>
      </w:ins>
      <w:ins w:id="643" w:author="My Luong Vuong" w:date="2024-06-21T09:39:00Z">
        <w:r w:rsidR="00E4532C" w:rsidRPr="00E03B11">
          <w:t xml:space="preserve"> IV dosing regimen</w:t>
        </w:r>
      </w:ins>
      <w:ins w:id="644" w:author="My Luong Vuong" w:date="2024-07-10T10:30:00Z">
        <w:r w:rsidR="008137B3">
          <w:t>.</w:t>
        </w:r>
      </w:ins>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del w:id="645" w:author="My Luong Vuong" w:date="2024-07-10T10:30:00Z">
        <w:r w:rsidR="00950E76">
          <w:delText xml:space="preserve">, </w:delText>
        </w:r>
        <w:r w:rsidR="00AA77CA">
          <w:delText>achieving</w:delText>
        </w:r>
        <w:r w:rsidR="00283CA5">
          <w:delText xml:space="preserve"> a</w:delText>
        </w:r>
      </w:del>
      <w:ins w:id="646" w:author="My Luong Vuong" w:date="2024-06-21T23:15:00Z">
        <w:r w:rsidR="00764B21">
          <w:t xml:space="preserve"> </w:t>
        </w:r>
      </w:ins>
      <w:del w:id="647" w:author="My Luong Vuong" w:date="2024-06-21T23:16:00Z">
        <w:r w:rsidR="00950E76" w:rsidDel="00764B21">
          <w:delText xml:space="preserve">, </w:delText>
        </w:r>
      </w:del>
      <w:ins w:id="648" w:author="My Luong Vuong" w:date="2024-06-21T23:16:00Z">
        <w:r w:rsidR="00764B21">
          <w:t xml:space="preserve">with the potential to achieve </w:t>
        </w:r>
      </w:ins>
      <w:del w:id="649" w:author="My Luong Vuong" w:date="2024-06-21T23:16:00Z">
        <w:r w:rsidR="00AA77CA" w:rsidDel="00764B21">
          <w:delText>achieving</w:delText>
        </w:r>
      </w:del>
      <w:ins w:id="650" w:author="My Luong Vuong" w:date="2024-07-10T10:30:00Z">
        <w:r w:rsidR="00283CA5">
          <w:t>a</w:t>
        </w:r>
        <w:r w:rsidRPr="00E03B11">
          <w:t xml:space="preserve"> </w:t>
        </w:r>
        <w:r w:rsidR="00B47AFD">
          <w:t>PTA</w:t>
        </w:r>
      </w:ins>
      <w:ins w:id="651" w:author="My Luong Vuong" w:date="2024-06-21T09:40:00Z">
        <w:r w:rsidR="00D72FC3">
          <w:t xml:space="preserve"> </w:t>
        </w:r>
      </w:ins>
      <w:del w:id="652" w:author="My Luong Vuong" w:date="2024-06-21T09:40:00Z">
        <w:r w:rsidR="00B47AFD" w:rsidDel="00D72FC3">
          <w:delText>PTA</w:delText>
        </w:r>
        <w:r w:rsidRPr="00E03B11" w:rsidDel="00D72FC3">
          <w:delText xml:space="preserve"> </w:delText>
        </w:r>
      </w:del>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6E43671B" w:rsidR="00C71CF6" w:rsidRPr="00E03B11" w:rsidRDefault="006C319C" w:rsidP="00C71CF6">
      <w:commentRangeStart w:id="653"/>
      <w:commentRangeStart w:id="654"/>
      <w:r>
        <w:t>W</w:t>
      </w:r>
      <w:r w:rsidR="00C71CF6" w:rsidRPr="00E03B11">
        <w:t xml:space="preserve">e </w:t>
      </w:r>
      <w:r w:rsidR="00C71CF6">
        <w:t>performed an</w:t>
      </w:r>
      <w:r w:rsidR="00C71CF6" w:rsidRPr="00E03B11">
        <w:t xml:space="preserve"> </w:t>
      </w:r>
      <w:r w:rsidR="00C71CF6" w:rsidRPr="009F6A54">
        <w:t>IPDMA</w:t>
      </w:r>
      <w:r w:rsidR="00C71CF6" w:rsidRPr="00E03B11">
        <w:t xml:space="preserve">, which involves merging datasets from multiple studies </w:t>
      </w:r>
      <w:r w:rsidR="00F63D8B">
        <w:t>sharing</w:t>
      </w:r>
      <w:r w:rsidR="00C71CF6" w:rsidRPr="00E03B11">
        <w:t xml:space="preserve"> </w:t>
      </w:r>
      <w:commentRangeStart w:id="655"/>
      <w:r w:rsidR="00C71CF6" w:rsidRPr="00E03B11">
        <w:t xml:space="preserve">subject populations </w:t>
      </w:r>
      <w:commentRangeEnd w:id="655"/>
      <w:r w:rsidR="009F6A54">
        <w:rPr>
          <w:rStyle w:val="CommentReference"/>
        </w:rPr>
        <w:commentReference w:id="655"/>
      </w:r>
      <w:r w:rsidR="00C71CF6" w:rsidRPr="00E03B11">
        <w:t>and similar variables</w:t>
      </w:r>
      <w:r w:rsidR="00C71CF6" w:rsidRPr="00E03B11">
        <w:fldChar w:fldCharType="begin"/>
      </w:r>
      <w:r w:rsidR="00CB7027">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B7027">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 </w:instrText>
      </w:r>
      <w:r w:rsidR="00CB7027">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EN.CITE.DATA </w:instrText>
      </w:r>
      <w:r w:rsidR="00CB7027">
        <w:fldChar w:fldCharType="end"/>
      </w:r>
      <w:r w:rsidR="00C71CF6" w:rsidRPr="00E03B11">
        <w:fldChar w:fldCharType="separate"/>
      </w:r>
      <w:r w:rsidR="00CB7027">
        <w:rPr>
          <w:noProof/>
        </w:rPr>
        <w:t> [31]</w:t>
      </w:r>
      <w:r w:rsidR="00C71CF6" w:rsidRPr="00E03B11">
        <w:fldChar w:fldCharType="end"/>
      </w:r>
      <w:r w:rsidR="00C71CF6">
        <w:t>.</w:t>
      </w:r>
      <w:commentRangeEnd w:id="653"/>
      <w:r w:rsidR="008F5D8E">
        <w:rPr>
          <w:rStyle w:val="CommentReference"/>
        </w:rPr>
        <w:commentReference w:id="653"/>
      </w:r>
      <w:commentRangeEnd w:id="654"/>
      <w:r w:rsidR="00CA4D99">
        <w:rPr>
          <w:rStyle w:val="CommentReference"/>
        </w:rPr>
        <w:commentReference w:id="654"/>
      </w:r>
    </w:p>
    <w:p w14:paraId="5D36F38E" w14:textId="7B3701AE"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EN.CITE.DATA </w:instrText>
      </w:r>
      <w:r w:rsidR="00CB7027">
        <w:fldChar w:fldCharType="end"/>
      </w:r>
      <w:r w:rsidR="00C2334D" w:rsidRPr="00E03B11">
        <w:fldChar w:fldCharType="separate"/>
      </w:r>
      <w:r w:rsidR="00CB7027">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 </w:instrText>
      </w:r>
      <w:r w:rsidR="00CB7027">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EN.CITE.DATA </w:instrText>
      </w:r>
      <w:r w:rsidR="00CB7027">
        <w:fldChar w:fldCharType="end"/>
      </w:r>
      <w:r w:rsidR="0029658F" w:rsidRPr="00E03B11">
        <w:fldChar w:fldCharType="separate"/>
      </w:r>
      <w:r w:rsidR="00CB7027">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del w:id="656" w:author="My Luong Vuong" w:date="2024-07-10T10:30:00Z">
        <w:r w:rsidR="00D5798A" w:rsidRPr="00E03B11">
          <w:delText>.</w:delText>
        </w:r>
      </w:del>
      <w:ins w:id="657" w:author="My Luong Vuong" w:date="2024-07-10T10:30:00Z">
        <w:r w:rsidR="004E5D0D">
          <w:t xml:space="preserve"> (</w:t>
        </w:r>
      </w:ins>
      <w:ins w:id="658" w:author="Yves Debaveye" w:date="2024-06-14T15:55:00Z">
        <w:del w:id="659" w:author="My Luong Vuong" w:date="2024-06-22T12:17:00Z">
          <w:r w:rsidR="004E5D0D" w:rsidDel="009C7A88">
            <w:delText xml:space="preserve">of </w:delText>
          </w:r>
        </w:del>
        <w:r w:rsidR="004E5D0D">
          <w:t xml:space="preserve">800mg </w:t>
        </w:r>
        <w:del w:id="660" w:author="My Luong Vuong" w:date="2024-06-21T09:32:00Z">
          <w:r w:rsidR="004E5D0D" w:rsidDel="00965EAA">
            <w:delText>LD</w:delText>
          </w:r>
        </w:del>
      </w:ins>
      <w:ins w:id="661" w:author="My Luong Vuong" w:date="2024-06-21T09:32:00Z">
        <w:r w:rsidR="00965EAA">
          <w:t>loading dose</w:t>
        </w:r>
      </w:ins>
      <w:ins w:id="662" w:author="Yves Debaveye" w:date="2024-06-14T15:55:00Z">
        <w:r w:rsidR="004E5D0D">
          <w:t xml:space="preserve"> and 400mg </w:t>
        </w:r>
        <w:del w:id="663" w:author="My Luong Vuong" w:date="2024-06-21T09:32:00Z">
          <w:r w:rsidR="004E5D0D" w:rsidDel="00965EAA">
            <w:delText>MD</w:delText>
          </w:r>
        </w:del>
      </w:ins>
      <w:ins w:id="664" w:author="My Luong Vuong" w:date="2024-06-21T09:32:00Z">
        <w:r w:rsidR="00965EAA">
          <w:t>maintenance dose</w:t>
        </w:r>
      </w:ins>
      <w:ins w:id="665" w:author="Yves Debaveye" w:date="2024-06-14T15:55:00Z">
        <w:r w:rsidR="004E5D0D">
          <w:t>)</w:t>
        </w:r>
        <w:del w:id="666" w:author="My Luong Vuong" w:date="2024-06-21T16:29:00Z">
          <w:r w:rsidR="004E5D0D" w:rsidDel="0060021F">
            <w:delText xml:space="preserve"> </w:delText>
          </w:r>
        </w:del>
      </w:ins>
      <w:ins w:id="667" w:author="My Luong Vuong" w:date="2024-06-20T16:12:00Z">
        <w:r w:rsidR="00D5798A" w:rsidRPr="00E03B11">
          <w:t>.</w:t>
        </w:r>
      </w:ins>
      <w:del w:id="668" w:author="My Luong Vuong" w:date="2024-06-20T16:12:00Z">
        <w:r w:rsidR="00D5798A" w:rsidRPr="00E03B11">
          <w:delText>.</w:delText>
        </w:r>
      </w:del>
      <w:del w:id="669" w:author="My Luong Vuong" w:date="2024-06-20T17:01:00Z">
        <w:r w:rsidR="00D5798A" w:rsidRPr="00E03B11">
          <w:delText>.</w:delText>
        </w:r>
      </w:del>
      <w:ins w:id="670" w:author="My Luong Vuong" w:date="2024-07-10T10:43:00Z">
        <w:r w:rsidR="007F49F1">
          <w:t xml:space="preserve"> </w:t>
        </w:r>
      </w:ins>
      <w:commentRangeStart w:id="671"/>
      <w:commentRangeStart w:id="672"/>
      <w:r w:rsidR="007F49F1">
        <w:t xml:space="preserve">Specifically, </w:t>
      </w:r>
      <w:commentRangeStart w:id="673"/>
      <w:commentRangeStart w:id="674"/>
      <w:commentRangeStart w:id="675"/>
      <w:r w:rsidR="007222E9">
        <w:t xml:space="preserve">a </w:t>
      </w:r>
      <w:r w:rsidR="003517A9">
        <w:t xml:space="preserve">higher total body weight led to </w:t>
      </w:r>
      <w:r w:rsidR="00713419">
        <w:t>a lower PTA</w:t>
      </w:r>
      <w:commentRangeEnd w:id="671"/>
      <w:commentRangeEnd w:id="673"/>
      <w:commentRangeEnd w:id="672"/>
      <w:del w:id="676" w:author="My Luong Vuong" w:date="2024-07-10T10:30:00Z">
        <w:r w:rsidR="00713419">
          <w:delText>.</w:delText>
        </w:r>
      </w:del>
      <w:ins w:id="677" w:author="My Luong Vuong" w:date="2024-07-10T10:30:00Z">
        <w:r w:rsidR="004E5D0D">
          <w:rPr>
            <w:rStyle w:val="CommentReference"/>
          </w:rPr>
          <w:commentReference w:id="671"/>
        </w:r>
        <w:r w:rsidR="004916B4">
          <w:rPr>
            <w:rStyle w:val="CommentReference"/>
          </w:rPr>
          <w:commentReference w:id="673"/>
        </w:r>
      </w:ins>
      <w:ins w:id="678" w:author="My Luong Vuong" w:date="2024-06-20T16:12:00Z">
        <w:r w:rsidR="004E5D0D">
          <w:rPr>
            <w:rStyle w:val="CommentReference"/>
          </w:rPr>
          <w:commentReference w:id="672"/>
        </w:r>
      </w:ins>
      <w:ins w:id="679" w:author="Yves Debaveye" w:date="2024-06-14T15:57:00Z">
        <w:r w:rsidR="004E5D0D">
          <w:t xml:space="preserve"> following the </w:t>
        </w:r>
        <w:del w:id="680" w:author="My Luong Vuong" w:date="2024-06-21T09:32:00Z">
          <w:r w:rsidR="004E5D0D" w:rsidDel="00217A7D">
            <w:delText>LD</w:delText>
          </w:r>
        </w:del>
      </w:ins>
      <w:ins w:id="681" w:author="My Luong Vuong" w:date="2024-06-21T09:32:00Z">
        <w:r w:rsidR="00217A7D">
          <w:t>lo</w:t>
        </w:r>
      </w:ins>
      <w:ins w:id="682" w:author="My Luong Vuong" w:date="2024-06-21T09:33:00Z">
        <w:r w:rsidR="00217A7D">
          <w:t>ading dose</w:t>
        </w:r>
      </w:ins>
      <w:ins w:id="683" w:author="Yves Debaveye" w:date="2024-06-14T15:57:00Z">
        <w:r w:rsidR="004E5D0D">
          <w:t xml:space="preserve"> of 800 mg</w:t>
        </w:r>
      </w:ins>
      <w:ins w:id="684" w:author="My Luong Vuong" w:date="2024-06-20T16:12:00Z">
        <w:r w:rsidR="00713419">
          <w:t>.</w:t>
        </w:r>
        <w:r w:rsidR="00D5798A" w:rsidRPr="00E03B11">
          <w:t xml:space="preserve"> </w:t>
        </w:r>
      </w:ins>
      <w:commentRangeEnd w:id="674"/>
      <w:ins w:id="685" w:author="My Luong Vuong" w:date="2024-06-20T23:08:00Z">
        <w:r w:rsidR="00242B08">
          <w:rPr>
            <w:rStyle w:val="CommentReference"/>
          </w:rPr>
          <w:commentReference w:id="674"/>
        </w:r>
        <w:commentRangeEnd w:id="675"/>
        <w:r w:rsidR="008B4586">
          <w:rPr>
            <w:rStyle w:val="CommentReference"/>
          </w:rPr>
          <w:commentReference w:id="675"/>
        </w:r>
      </w:ins>
      <w:del w:id="686" w:author="My Luong Vuong" w:date="2024-06-20T17:01:00Z">
        <w:r w:rsidR="00713419">
          <w:delText>.</w:delText>
        </w:r>
        <w:r w:rsidR="00D5798A" w:rsidRPr="00E03B11">
          <w:delText xml:space="preserve"> </w:delText>
        </w:r>
      </w:del>
      <w:r w:rsidR="00D5798A" w:rsidRPr="00E03B11">
        <w:t xml:space="preserve">This finding aligns with previous </w:t>
      </w:r>
      <w:proofErr w:type="spellStart"/>
      <w:r w:rsidR="00C96B95">
        <w:t>popPK</w:t>
      </w:r>
      <w:proofErr w:type="spellEnd"/>
      <w:r w:rsidR="00C96B95">
        <w:t xml:space="preserve"> </w:t>
      </w:r>
      <w:r w:rsidR="00695FFB">
        <w:t xml:space="preserve">studies </w:t>
      </w:r>
      <w:del w:id="687" w:author="IATDMCT anti-infectives committee" w:date="2024-06-24T16:20:00Z">
        <w:r w:rsidR="00DF4C72">
          <w:delText xml:space="preserve">showing that </w:delText>
        </w:r>
      </w:del>
      <w:ins w:id="688" w:author="Jason Roberts" w:date="2024-06-14T18:45:00Z">
        <w:del w:id="689" w:author="My Luong Vuong" w:date="2024-08-05T16:20:00Z">
          <w:r w:rsidR="006206B6" w:rsidDel="00EF7847">
            <w:delText xml:space="preserve">being </w:delText>
          </w:r>
        </w:del>
      </w:ins>
      <w:del w:id="690" w:author="IATDMCT anti-infectives committee" w:date="2024-06-24T16:20:00Z">
        <w:r w:rsidR="00DF4C72">
          <w:delText>overweight</w:delText>
        </w:r>
      </w:del>
      <w:ins w:id="691" w:author="IATDMCT anti-infectives committee" w:date="2024-06-24T16:20:00Z">
        <w:r w:rsidR="00513621">
          <w:t>which reported that obesity</w:t>
        </w:r>
      </w:ins>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ins w:id="692" w:author="My Luong Vuong" w:date="2024-05-31T10:38:00Z">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ins>
      <w:r w:rsidR="00CB7027">
        <w:instrText xml:space="preserve"> ADDIN EN.CITE </w:instrText>
      </w:r>
      <w:r w:rsidR="00CB7027">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B7027">
        <w:instrText xml:space="preserve"> ADDIN EN.CITE.DATA </w:instrText>
      </w:r>
      <w:r w:rsidR="00CB7027">
        <w:fldChar w:fldCharType="end"/>
      </w:r>
      <w:r w:rsidR="001B7553">
        <w:fldChar w:fldCharType="separate"/>
      </w:r>
      <w:r w:rsidR="00CB7027">
        <w:rPr>
          <w:noProof/>
        </w:rPr>
        <w:t> [12, 15, 34]</w:t>
      </w:r>
      <w:ins w:id="693" w:author="My Luong Vuong" w:date="2024-05-31T10:38:00Z">
        <w:r w:rsidR="001B7553">
          <w:fldChar w:fldCharType="end"/>
        </w:r>
      </w:ins>
      <w:r w:rsidR="00D5798A">
        <w:t>.</w:t>
      </w:r>
      <w:r w:rsidR="004179E2">
        <w:t xml:space="preserve"> </w:t>
      </w:r>
      <w:r w:rsidR="00D5798A" w:rsidRPr="00E03B11">
        <w:t xml:space="preserve">Although </w:t>
      </w:r>
      <w:del w:id="694" w:author="My Luong Vuong" w:date="2024-06-22T11:42:00Z">
        <w:r w:rsidR="00D5798A" w:rsidRPr="00E03B11" w:rsidDel="000D7FFB">
          <w:delText xml:space="preserve">LBW </w:delText>
        </w:r>
        <w:r w:rsidR="00483EE0" w:rsidDel="000D7FFB">
          <w:delText>and</w:delText>
        </w:r>
        <w:r w:rsidR="00483EE0" w:rsidRPr="00E03B11" w:rsidDel="000D7FFB">
          <w:delText xml:space="preserve"> </w:delText>
        </w:r>
      </w:del>
      <w:r w:rsidR="00A66218">
        <w:t>FFM</w:t>
      </w:r>
      <w:r w:rsidR="00D5798A" w:rsidRPr="00E03B11">
        <w:t xml:space="preserve"> may be </w:t>
      </w:r>
      <w:ins w:id="695" w:author="My Luong Vuong" w:date="2024-06-22T12:17:00Z">
        <w:r w:rsidR="009C7A88">
          <w:t xml:space="preserve">a </w:t>
        </w:r>
      </w:ins>
      <w:r w:rsidR="00D5798A" w:rsidRPr="00E03B11">
        <w:t xml:space="preserve">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w:t>
      </w:r>
      <w:ins w:id="696" w:author="IATDMCT anti-infectives committee" w:date="2024-06-24T16:22:00Z">
        <w:r w:rsidR="00513621">
          <w:t xml:space="preserve">best </w:t>
        </w:r>
      </w:ins>
      <w:r w:rsidR="000779BD">
        <w:t>improved the model fit</w:t>
      </w:r>
      <w:del w:id="697" w:author="IATDMCT anti-infectives committee" w:date="2024-06-24T16:21:00Z">
        <w:r w:rsidR="000779BD">
          <w:delText xml:space="preserve"> most</w:delText>
        </w:r>
      </w:del>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del w:id="698" w:author="Jason Roberts" w:date="2024-06-14T18:46:00Z">
        <w:r w:rsidR="00B554FD">
          <w:delText>guestimating</w:delText>
        </w:r>
      </w:del>
      <w:ins w:id="699" w:author="My Luong Vuong" w:date="2024-06-20T22:21:00Z">
        <w:del w:id="700" w:author="Jason Roberts" w:date="2024-06-14T18:46:00Z">
          <w:r w:rsidR="00B554FD">
            <w:delText xml:space="preserve"> </w:delText>
          </w:r>
        </w:del>
      </w:ins>
      <w:ins w:id="701" w:author="IATDMCT anti-infectives committee" w:date="2024-06-24T16:22:00Z">
        <w:r w:rsidR="00513621">
          <w:t xml:space="preserve">guessing </w:t>
        </w:r>
        <w:del w:id="702" w:author="My Luong Vuong" w:date="2024-08-05T16:21:00Z">
          <w:r w:rsidR="00513621" w:rsidDel="005214A0">
            <w:delText>an estimation of</w:delText>
          </w:r>
        </w:del>
      </w:ins>
      <w:ins w:id="703" w:author="Jason Roberts" w:date="2024-06-14T18:46:00Z">
        <w:del w:id="704" w:author="My Luong Vuong" w:date="2024-08-05T16:21:00Z">
          <w:r w:rsidR="006206B6" w:rsidDel="005214A0">
            <w:delText xml:space="preserve">estimating </w:delText>
          </w:r>
        </w:del>
      </w:ins>
      <w:r w:rsidR="00B554FD">
        <w:t>the patient’s</w:t>
      </w:r>
      <w:r w:rsidR="00D5798A" w:rsidRPr="00E03B11">
        <w:t xml:space="preserve"> height</w:t>
      </w:r>
      <w:r w:rsidR="00D5798A"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B7027">
        <w:rPr>
          <w:noProof/>
        </w:rPr>
        <w:t> [18]</w:t>
      </w:r>
      <w:r w:rsidR="00D5798A" w:rsidRPr="00E03B11">
        <w:fldChar w:fldCharType="end"/>
      </w:r>
      <w:r w:rsidR="00D92B2B">
        <w:t>.</w:t>
      </w:r>
      <w:r w:rsidR="002A14CB">
        <w:t xml:space="preserve"> </w:t>
      </w:r>
      <w:commentRangeStart w:id="705"/>
      <w:commentRangeStart w:id="706"/>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del w:id="707" w:author="IATDMCT anti-infectives committee" w:date="2024-06-24T16:23:00Z">
        <w:r w:rsidR="00F02428">
          <w:delText>to</w:delText>
        </w:r>
        <w:r w:rsidR="00F02428" w:rsidDel="00513621">
          <w:delText xml:space="preserve"> </w:delText>
        </w:r>
      </w:del>
      <w:ins w:id="708" w:author="IATDMCT anti-infectives committee" w:date="2024-06-24T16:23:00Z">
        <w:r w:rsidR="00513621">
          <w:t>with</w:t>
        </w:r>
        <w:r w:rsidR="00F02428">
          <w:t xml:space="preserve"> </w:t>
        </w:r>
      </w:ins>
      <w:r w:rsidR="00DA6C55">
        <w:t>when</w:t>
      </w:r>
      <w:r w:rsidR="00056240">
        <w:t xml:space="preserve"> </w:t>
      </w:r>
      <w:ins w:id="709" w:author="My Luong Vuong" w:date="2024-08-05T16:21:00Z">
        <w:r w:rsidR="00503090">
          <w:t xml:space="preserve">they </w:t>
        </w:r>
      </w:ins>
      <w:del w:id="710" w:author="My Luong Vuong" w:date="2024-08-05T16:21:00Z">
        <w:r w:rsidR="00056240" w:rsidDel="00EF3B8C">
          <w:delText>they were</w:delText>
        </w:r>
        <w:r w:rsidR="00DA6C55" w:rsidDel="00EF3B8C">
          <w:delText xml:space="preserve"> </w:delText>
        </w:r>
        <w:r w:rsidR="00F02428" w:rsidDel="00EF3B8C">
          <w:delText>off</w:delText>
        </w:r>
      </w:del>
      <w:ins w:id="711" w:author="IATDMCT anti-infectives committee" w:date="2024-06-24T16:23:00Z">
        <w:del w:id="712" w:author="My Luong Vuong" w:date="2024-08-05T16:21:00Z">
          <w:r w:rsidR="00513621" w:rsidDel="00EF3B8C">
            <w:delText>not undergoin</w:delText>
          </w:r>
        </w:del>
      </w:ins>
      <w:ins w:id="713" w:author="My Luong Vuong" w:date="2024-08-05T16:21:00Z">
        <w:r w:rsidR="00EF3B8C">
          <w:t>were off</w:t>
        </w:r>
      </w:ins>
      <w:ins w:id="714" w:author="IATDMCT anti-infectives committee" w:date="2024-06-24T16:23:00Z">
        <w:del w:id="715" w:author="My Luong Vuong" w:date="2024-08-05T16:21:00Z">
          <w:r w:rsidR="00513621" w:rsidDel="00EF3B8C">
            <w:delText>g</w:delText>
          </w:r>
        </w:del>
      </w:ins>
      <w:ins w:id="716" w:author="My Luong Vuong" w:date="2024-08-05T16:21:00Z">
        <w:r w:rsidR="00EF3B8C">
          <w:t xml:space="preserve"> </w:t>
        </w:r>
      </w:ins>
      <w:del w:id="717" w:author="My Luong Vuong" w:date="2024-08-05T16:21:00Z">
        <w:r w:rsidR="00DA6C55" w:rsidDel="00EF3B8C">
          <w:delText xml:space="preserve"> </w:delText>
        </w:r>
      </w:del>
      <w:r w:rsidR="00DA6C55">
        <w:t>CRRT</w:t>
      </w:r>
      <w:commentRangeEnd w:id="705"/>
      <w:r w:rsidR="00BF088B">
        <w:rPr>
          <w:rStyle w:val="CommentReference"/>
        </w:rPr>
        <w:commentReference w:id="705"/>
      </w:r>
      <w:commentRangeEnd w:id="706"/>
      <w:r w:rsidR="00461A95">
        <w:rPr>
          <w:rStyle w:val="CommentReference"/>
        </w:rPr>
        <w:commentReference w:id="706"/>
      </w:r>
      <w:r w:rsidR="00DA6C55">
        <w:t xml:space="preserve">.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t>
      </w:r>
      <w:del w:id="718" w:author="IATDMCT anti-infectives committee" w:date="2024-06-24T16:24:00Z">
        <w:r w:rsidR="009B744C">
          <w:delText xml:space="preserve">whereas </w:delText>
        </w:r>
      </w:del>
      <w:ins w:id="719" w:author="IATDMCT anti-infectives committee" w:date="2024-06-24T16:24:00Z">
        <w:r w:rsidR="00513621">
          <w:t xml:space="preserve">as </w:t>
        </w:r>
      </w:ins>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 </w:instrText>
      </w:r>
      <w:r w:rsidR="00CB7027">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EN.CITE.DATA </w:instrText>
      </w:r>
      <w:r w:rsidR="00CB7027">
        <w:fldChar w:fldCharType="end"/>
      </w:r>
      <w:r w:rsidR="00053E2C">
        <w:fldChar w:fldCharType="separate"/>
      </w:r>
      <w:r w:rsidR="00CB7027">
        <w:rPr>
          <w:noProof/>
        </w:rPr>
        <w:t> [32]</w:t>
      </w:r>
      <w:r w:rsidR="00053E2C">
        <w:fldChar w:fldCharType="end"/>
      </w:r>
      <w:r w:rsidR="00C82FEC">
        <w:t>.</w:t>
      </w:r>
      <w:ins w:id="720" w:author="My Luong Vuong" w:date="2024-06-21T23:17:00Z">
        <w:r w:rsidR="00DA0C18">
          <w:t xml:space="preserve"> </w:t>
        </w:r>
      </w:ins>
      <w:ins w:id="721" w:author="My Luong Vuong" w:date="2024-08-05T16:26:00Z">
        <w:r w:rsidR="00891348" w:rsidRPr="00891348">
          <w:t xml:space="preserve">Additionally, </w:t>
        </w:r>
        <w:proofErr w:type="spellStart"/>
        <w:r w:rsidR="00891348" w:rsidRPr="00891348">
          <w:t>eGFR</w:t>
        </w:r>
        <w:r w:rsidR="00891348" w:rsidRPr="00850564">
          <w:rPr>
            <w:vertAlign w:val="subscript"/>
            <w:rPrChange w:id="722" w:author="My Luong Vuong" w:date="2024-08-05T16:26:00Z">
              <w:rPr/>
            </w:rPrChange>
          </w:rPr>
          <w:t>CKD</w:t>
        </w:r>
        <w:proofErr w:type="spellEnd"/>
        <w:r w:rsidR="00891348" w:rsidRPr="00850564">
          <w:rPr>
            <w:vertAlign w:val="subscript"/>
            <w:rPrChange w:id="723" w:author="My Luong Vuong" w:date="2024-08-05T16:26:00Z">
              <w:rPr/>
            </w:rPrChange>
          </w:rPr>
          <w:t>-EPI</w:t>
        </w:r>
        <w:r w:rsidR="00891348" w:rsidRPr="00891348">
          <w:t xml:space="preserve"> significantly impacted </w:t>
        </w:r>
        <w:proofErr w:type="spellStart"/>
        <w:r w:rsidR="00891348" w:rsidRPr="00891348">
          <w:t>CL</w:t>
        </w:r>
        <w:r w:rsidR="00891348" w:rsidRPr="00322162">
          <w:rPr>
            <w:vertAlign w:val="subscript"/>
            <w:rPrChange w:id="724" w:author="My Luong Vuong" w:date="2024-08-05T16:26:00Z">
              <w:rPr/>
            </w:rPrChange>
          </w:rPr>
          <w:t>off</w:t>
        </w:r>
        <w:proofErr w:type="spellEnd"/>
        <w:r w:rsidR="00891348" w:rsidRPr="00322162">
          <w:rPr>
            <w:vertAlign w:val="subscript"/>
            <w:rPrChange w:id="725" w:author="My Luong Vuong" w:date="2024-08-05T16:26:00Z">
              <w:rPr/>
            </w:rPrChange>
          </w:rPr>
          <w:t>-CRRT</w:t>
        </w:r>
        <w:r w:rsidR="00891348" w:rsidRPr="00891348">
          <w:t xml:space="preserve"> in our model, which aligns with fluconazole's primary renal clearance</w:t>
        </w:r>
      </w:ins>
      <w:r w:rsidR="008168F7">
        <w:fldChar w:fldCharType="begin"/>
      </w:r>
      <w:r w:rsidR="008168F7">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8168F7">
        <w:fldChar w:fldCharType="separate"/>
      </w:r>
      <w:r w:rsidR="008168F7">
        <w:rPr>
          <w:noProof/>
        </w:rPr>
        <w:t> [5]</w:t>
      </w:r>
      <w:r w:rsidR="008168F7">
        <w:fldChar w:fldCharType="end"/>
      </w:r>
      <w:ins w:id="726" w:author="My Luong Vuong" w:date="2024-06-21T23:25:00Z">
        <w:r w:rsidR="002F0345">
          <w:t xml:space="preserve">. </w:t>
        </w:r>
        <w:r w:rsidR="00C7138E">
          <w:t xml:space="preserve">We chose </w:t>
        </w:r>
        <w:proofErr w:type="spellStart"/>
        <w:r w:rsidR="00030062">
          <w:t>e</w:t>
        </w:r>
      </w:ins>
      <w:ins w:id="727" w:author="My Luong Vuong" w:date="2024-06-21T23:35:00Z">
        <w:r w:rsidR="003A6EBA">
          <w:t>GFR</w:t>
        </w:r>
        <w:r w:rsidR="003A6EBA" w:rsidRPr="00EF6F4E">
          <w:rPr>
            <w:vertAlign w:val="subscript"/>
          </w:rPr>
          <w:t>CKD</w:t>
        </w:r>
        <w:proofErr w:type="spellEnd"/>
        <w:r w:rsidR="003A6EBA" w:rsidRPr="00EF6F4E">
          <w:rPr>
            <w:vertAlign w:val="subscript"/>
          </w:rPr>
          <w:t>-EPI</w:t>
        </w:r>
        <w:r w:rsidR="003A6EBA">
          <w:rPr>
            <w:vertAlign w:val="subscript"/>
          </w:rPr>
          <w:t xml:space="preserve"> </w:t>
        </w:r>
      </w:ins>
      <w:ins w:id="728" w:author="My Luong Vuong" w:date="2024-06-21T23:42:00Z">
        <w:r w:rsidR="00201500">
          <w:t xml:space="preserve">without race </w:t>
        </w:r>
      </w:ins>
      <w:ins w:id="729" w:author="My Luong Vuong" w:date="2024-06-21T23:52:00Z">
        <w:r w:rsidR="00411B79">
          <w:t>for</w:t>
        </w:r>
      </w:ins>
      <w:ins w:id="730" w:author="My Luong Vuong" w:date="2024-06-21T23:46:00Z">
        <w:r w:rsidR="00EC1E0C">
          <w:t xml:space="preserve"> assess</w:t>
        </w:r>
      </w:ins>
      <w:ins w:id="731" w:author="My Luong Vuong" w:date="2024-06-21T23:52:00Z">
        <w:r w:rsidR="00411B79">
          <w:t>ing</w:t>
        </w:r>
      </w:ins>
      <w:ins w:id="732" w:author="My Luong Vuong" w:date="2024-06-21T23:46:00Z">
        <w:r w:rsidR="00EC1E0C">
          <w:t xml:space="preserve"> kidney function </w:t>
        </w:r>
      </w:ins>
      <w:ins w:id="733" w:author="My Luong Vuong" w:date="2024-06-21T23:49:00Z">
        <w:r w:rsidR="0089277E">
          <w:t xml:space="preserve">as it is more inclusive </w:t>
        </w:r>
      </w:ins>
      <w:ins w:id="734" w:author="My Luong Vuong" w:date="2024-06-21T23:53:00Z">
        <w:r w:rsidR="001410DD">
          <w:t>than equations like</w:t>
        </w:r>
      </w:ins>
      <w:ins w:id="735" w:author="My Luong Vuong" w:date="2024-06-21T23:49:00Z">
        <w:r w:rsidR="0089277E">
          <w:t xml:space="preserve"> Cockcroft-Gault</w:t>
        </w:r>
      </w:ins>
      <w:r w:rsidR="001B732E">
        <w:fldChar w:fldCharType="begin"/>
      </w:r>
      <w:r w:rsidR="001B732E">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1B732E">
        <w:fldChar w:fldCharType="separate"/>
      </w:r>
      <w:r w:rsidR="001B732E">
        <w:rPr>
          <w:noProof/>
        </w:rPr>
        <w:t> [19]</w:t>
      </w:r>
      <w:r w:rsidR="001B732E">
        <w:fldChar w:fldCharType="end"/>
      </w:r>
      <w:ins w:id="736" w:author="My Luong Vuong" w:date="2024-06-21T23:49:00Z">
        <w:r w:rsidR="0089277E">
          <w:t>.</w:t>
        </w:r>
      </w:ins>
      <w:ins w:id="737" w:author="My Luong Vuong" w:date="2024-06-21T23:46:00Z">
        <w:r w:rsidR="00EC1E0C">
          <w:t xml:space="preserve"> </w:t>
        </w:r>
      </w:ins>
      <w:ins w:id="738" w:author="My Luong Vuong" w:date="2024-06-21T23:45:00Z">
        <w:r w:rsidR="00983D96">
          <w:t xml:space="preserve"> </w:t>
        </w:r>
      </w:ins>
      <w:ins w:id="739" w:author="My Luong Vuong" w:date="2024-06-21T23:22:00Z">
        <w:r w:rsidR="00327697">
          <w:t xml:space="preserve"> </w:t>
        </w:r>
      </w:ins>
      <w:ins w:id="740" w:author="My Luong Vuong" w:date="2024-06-21T23:18:00Z">
        <w:r w:rsidR="0037711F">
          <w:t xml:space="preserve"> </w:t>
        </w:r>
      </w:ins>
    </w:p>
    <w:p w14:paraId="66213A4D" w14:textId="1EF3760F" w:rsidR="00BA3DFC" w:rsidRDefault="0047500A" w:rsidP="00FA10AD">
      <w:commentRangeStart w:id="741"/>
      <w:commentRangeStart w:id="742"/>
      <w:commentRangeStart w:id="743"/>
      <w:r>
        <w:t xml:space="preserve">We </w:t>
      </w:r>
      <w:del w:id="744" w:author="IATDMCT anti-infectives committee" w:date="2024-06-26T15:21:00Z">
        <w:r>
          <w:delText>found</w:delText>
        </w:r>
        <w:r w:rsidDel="00FD4D25">
          <w:delText xml:space="preserve"> </w:delText>
        </w:r>
      </w:del>
      <w:ins w:id="745" w:author="IATDMCT anti-infectives committee" w:date="2024-06-26T15:21:00Z">
        <w:r w:rsidR="00FD4D25">
          <w:t>demonstrated</w:t>
        </w:r>
        <w:r>
          <w:t xml:space="preserve"> </w:t>
        </w:r>
      </w:ins>
      <w:r>
        <w:t xml:space="preserve">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our dosing recommendation</w:t>
      </w:r>
      <w:ins w:id="746" w:author="Sophie Stocker" w:date="2024-06-26T12:56:00Z">
        <w:r w:rsidR="002C280E">
          <w:t>s</w:t>
        </w:r>
      </w:ins>
      <w:ins w:id="747" w:author="My Luong Vuong" w:date="2024-07-10T10:30:00Z">
        <w:r w:rsidR="00A34F61">
          <w:t xml:space="preserve"> </w:t>
        </w:r>
      </w:ins>
      <w:ins w:id="748" w:author="Sophie Stocker" w:date="2024-06-26T12:56:00Z">
        <w:r w:rsidR="00A04DD3">
          <w:t>were not based on</w:t>
        </w:r>
        <w:r w:rsidR="00A34F61">
          <w:t xml:space="preserve"> </w:t>
        </w:r>
      </w:ins>
      <w:del w:id="749" w:author="Sophie Stocker" w:date="2024-06-26T12:56:00Z">
        <w:r w:rsidR="00391E35">
          <w:delText>did</w:delText>
        </w:r>
        <w:r w:rsidR="00A34F61">
          <w:delText xml:space="preserve"> </w:delText>
        </w:r>
        <w:r w:rsidR="006240D3">
          <w:delText>not adjust for</w:delText>
        </w:r>
        <w:r w:rsidR="00A34F61">
          <w:delText xml:space="preserve"> </w:delText>
        </w:r>
        <w:r w:rsidR="002539C5">
          <w:delText xml:space="preserve">the </w:delText>
        </w:r>
      </w:del>
      <w:del w:id="750" w:author="IATDMCT anti-infectives committee" w:date="2024-06-26T15:21:00Z">
        <w:r w:rsidR="00A34F61">
          <w:delText xml:space="preserve">kidney </w:delText>
        </w:r>
      </w:del>
      <w:ins w:id="751" w:author="IATDMCT anti-infectives committee" w:date="2024-06-26T15:21:00Z">
        <w:r w:rsidR="00FD4D25">
          <w:t xml:space="preserve">renal </w:t>
        </w:r>
      </w:ins>
      <w:r w:rsidR="00A34F61">
        <w:t>function</w:t>
      </w:r>
      <w:commentRangeEnd w:id="741"/>
      <w:r w:rsidR="00461A95">
        <w:rPr>
          <w:rStyle w:val="CommentReference"/>
        </w:rPr>
        <w:commentReference w:id="741"/>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commentRangeStart w:id="752"/>
      <w:r w:rsidR="00B647C7">
        <w:t>regimen</w:t>
      </w:r>
      <w:commentRangeEnd w:id="752"/>
      <w:r w:rsidR="002E4D7A">
        <w:rPr>
          <w:rStyle w:val="CommentReference"/>
        </w:rPr>
        <w:commentReference w:id="752"/>
      </w:r>
      <w:r w:rsidR="00854C04">
        <w:t>.</w:t>
      </w:r>
      <w:r w:rsidR="00404147">
        <w:t xml:space="preserve"> </w:t>
      </w:r>
      <w:ins w:id="753" w:author="My Luong Vuong" w:date="2024-08-05T16:31:00Z">
        <w:r w:rsidR="00766321" w:rsidRPr="00766321">
          <w:t xml:space="preserve">Our recommended maintenance dose </w:t>
        </w:r>
        <w:r w:rsidR="00766321" w:rsidRPr="00766321">
          <w:lastRenderedPageBreak/>
          <w:t xml:space="preserve">for patients not undergoing CRRT was 400 mg q24h, aligning with the current standard. Although our simulation showed a slight decrease below the 90% PTA with this dose in patients with </w:t>
        </w:r>
        <w:proofErr w:type="spellStart"/>
        <w:r w:rsidR="00766321" w:rsidRPr="00766321">
          <w:t>eGFR</w:t>
        </w:r>
        <w:r w:rsidR="00766321" w:rsidRPr="002D062E">
          <w:rPr>
            <w:vertAlign w:val="subscript"/>
            <w:rPrChange w:id="754" w:author="My Luong Vuong" w:date="2024-08-05T16:32:00Z">
              <w:rPr/>
            </w:rPrChange>
          </w:rPr>
          <w:t>CKD</w:t>
        </w:r>
        <w:proofErr w:type="spellEnd"/>
        <w:r w:rsidR="00766321" w:rsidRPr="002D062E">
          <w:rPr>
            <w:vertAlign w:val="subscript"/>
            <w:rPrChange w:id="755" w:author="My Luong Vuong" w:date="2024-08-05T16:32:00Z">
              <w:rPr/>
            </w:rPrChange>
          </w:rPr>
          <w:t>-EPI</w:t>
        </w:r>
        <w:r w:rsidR="00766321" w:rsidRPr="00766321">
          <w:t xml:space="preserve"> above 195 mL/min/1.73 m², we did not recommend increasing it, as this minor reduction was based on the unlikely assumption that </w:t>
        </w:r>
        <w:proofErr w:type="spellStart"/>
        <w:r w:rsidR="00766321" w:rsidRPr="00766321">
          <w:t>eGFR</w:t>
        </w:r>
        <w:r w:rsidR="00766321" w:rsidRPr="00E1353F">
          <w:rPr>
            <w:vertAlign w:val="subscript"/>
            <w:rPrChange w:id="756" w:author="My Luong Vuong" w:date="2024-08-05T16:32:00Z">
              <w:rPr/>
            </w:rPrChange>
          </w:rPr>
          <w:t>CKD</w:t>
        </w:r>
        <w:proofErr w:type="spellEnd"/>
        <w:r w:rsidR="00766321" w:rsidRPr="00E1353F">
          <w:rPr>
            <w:vertAlign w:val="subscript"/>
            <w:rPrChange w:id="757" w:author="My Luong Vuong" w:date="2024-08-05T16:32:00Z">
              <w:rPr/>
            </w:rPrChange>
          </w:rPr>
          <w:t>-EPI</w:t>
        </w:r>
        <w:r w:rsidR="00766321" w:rsidRPr="00766321">
          <w:t xml:space="preserve"> would remain consistently above 195 mL/min/1.73 m² for 14 days</w:t>
        </w:r>
      </w:ins>
      <w:del w:id="758" w:author="My Luong Vuong" w:date="2024-08-05T16:31:00Z">
        <w:r w:rsidR="00572697" w:rsidDel="00766321">
          <w:delText xml:space="preserve">Our </w:delText>
        </w:r>
        <w:r w:rsidR="00A21FB9" w:rsidDel="00766321">
          <w:delText xml:space="preserve">recommended </w:delText>
        </w:r>
        <w:r w:rsidR="0050114B" w:rsidRPr="0050114B" w:rsidDel="00766321">
          <w:delText>maintenance dose</w:delText>
        </w:r>
        <w:r w:rsidR="006F05B7" w:rsidDel="00766321">
          <w:delText xml:space="preserve"> for patients when they were off </w:delText>
        </w:r>
      </w:del>
      <w:ins w:id="759" w:author="IATDMCT anti-infectives committee" w:date="2024-06-26T15:21:00Z">
        <w:del w:id="760" w:author="My Luong Vuong" w:date="2024-08-05T16:31:00Z">
          <w:r w:rsidR="00FD4D25" w:rsidDel="00766321">
            <w:delText xml:space="preserve">not undergoing </w:delText>
          </w:r>
        </w:del>
      </w:ins>
      <w:del w:id="761" w:author="My Luong Vuong" w:date="2024-08-05T16:31:00Z">
        <w:r w:rsidR="006F05B7" w:rsidDel="00766321">
          <w:delText>CRRT</w:delText>
        </w:r>
        <w:r w:rsidR="0050114B" w:rsidRPr="0050114B" w:rsidDel="00766321">
          <w:delText xml:space="preserve"> </w:delText>
        </w:r>
      </w:del>
      <w:del w:id="762" w:author="My Luong Vuong" w:date="2024-08-05T16:28:00Z">
        <w:r w:rsidR="006D583D" w:rsidDel="0044775E">
          <w:delText xml:space="preserve">was in </w:delText>
        </w:r>
        <w:r w:rsidR="0052533B" w:rsidDel="0044775E">
          <w:delText>line</w:delText>
        </w:r>
      </w:del>
      <w:del w:id="763" w:author="My Luong Vuong" w:date="2024-08-05T16:31:00Z">
        <w:r w:rsidR="0052533B" w:rsidDel="00766321">
          <w:delText xml:space="preserve"> with</w:delText>
        </w:r>
        <w:r w:rsidR="006D583D" w:rsidDel="00766321">
          <w:delText xml:space="preserve"> the </w:delText>
        </w:r>
        <w:r w:rsidR="001407A0" w:rsidDel="00766321">
          <w:delText xml:space="preserve">current standard </w:delText>
        </w:r>
        <w:r w:rsidR="00090502" w:rsidRPr="00090502" w:rsidDel="00766321">
          <w:delText xml:space="preserve">maintenance dose </w:delText>
        </w:r>
        <w:r w:rsidR="001407A0" w:rsidDel="00766321">
          <w:delText>of 400 mg q24h.</w:delText>
        </w:r>
        <w:r w:rsidR="00E03C7D" w:rsidDel="00766321">
          <w:delText xml:space="preserve"> </w:delText>
        </w:r>
        <w:r w:rsidR="009F6C1F" w:rsidDel="00766321">
          <w:delText>Al</w:delText>
        </w:r>
        <w:r w:rsidR="008852D1" w:rsidDel="00766321">
          <w:delText>t</w:delText>
        </w:r>
        <w:r w:rsidR="0029252F" w:rsidDel="00766321">
          <w:delText xml:space="preserve">hough </w:delText>
        </w:r>
        <w:r w:rsidR="00E03C7D" w:rsidDel="00766321">
          <w:delText xml:space="preserve">our simulation showed a slight decrease below </w:delText>
        </w:r>
        <w:r w:rsidR="004855E3" w:rsidDel="00766321">
          <w:delText>the 90% PTA</w:delText>
        </w:r>
        <w:r w:rsidR="00F841EB" w:rsidDel="00766321">
          <w:delText xml:space="preserve"> with this </w:delText>
        </w:r>
        <w:r w:rsidR="00A24319" w:rsidRPr="00A24319" w:rsidDel="00766321">
          <w:delText xml:space="preserve">maintenance dose </w:delText>
        </w:r>
        <w:r w:rsidR="00F841EB" w:rsidDel="00766321">
          <w:delText xml:space="preserve">in patients with </w:delText>
        </w:r>
        <w:r w:rsidR="00FE78CF" w:rsidDel="00766321">
          <w:delText>eGFR</w:delText>
        </w:r>
        <w:r w:rsidR="00FE78CF" w:rsidRPr="00A72BCD" w:rsidDel="00766321">
          <w:rPr>
            <w:vertAlign w:val="subscript"/>
          </w:rPr>
          <w:delText>CKD</w:delText>
        </w:r>
        <w:r w:rsidR="00FE78CF" w:rsidDel="00766321">
          <w:rPr>
            <w:vertAlign w:val="subscript"/>
          </w:rPr>
          <w:delText>-</w:delText>
        </w:r>
        <w:r w:rsidR="00FE78CF" w:rsidRPr="00A72BCD" w:rsidDel="00766321">
          <w:rPr>
            <w:vertAlign w:val="subscript"/>
          </w:rPr>
          <w:delText>EPI</w:delText>
        </w:r>
        <w:r w:rsidR="00FE78CF" w:rsidDel="00766321">
          <w:rPr>
            <w:vertAlign w:val="subscript"/>
          </w:rPr>
          <w:delText xml:space="preserve"> </w:delText>
        </w:r>
        <w:r w:rsidR="00C80704" w:rsidDel="00766321">
          <w:delText>above 195</w:delText>
        </w:r>
        <w:r w:rsidR="006C319C" w:rsidDel="00766321">
          <w:delText> </w:delText>
        </w:r>
        <w:r w:rsidR="006F1FC2" w:rsidDel="00766321">
          <w:delText>mL/min/1.73 m</w:delText>
        </w:r>
        <w:r w:rsidR="006F1FC2" w:rsidRPr="00092B52" w:rsidDel="00766321">
          <w:rPr>
            <w:vertAlign w:val="superscript"/>
          </w:rPr>
          <w:delText>2</w:delText>
        </w:r>
        <w:r w:rsidR="006F1FC2" w:rsidDel="00766321">
          <w:delText>, we did not</w:delText>
        </w:r>
        <w:r w:rsidR="001B2F1A" w:rsidDel="00766321">
          <w:delText xml:space="preserve"> </w:delText>
        </w:r>
        <w:r w:rsidR="00B64359" w:rsidDel="00766321">
          <w:delText xml:space="preserve">recommend </w:delText>
        </w:r>
        <w:r w:rsidR="007C11F7" w:rsidDel="00766321">
          <w:delText>increasing</w:delText>
        </w:r>
        <w:r w:rsidR="00B64359" w:rsidDel="00766321">
          <w:delText xml:space="preserve"> the dose</w:delText>
        </w:r>
        <w:r w:rsidR="007C11F7" w:rsidDel="00766321">
          <w:delText xml:space="preserve"> in this case. </w:delText>
        </w:r>
        <w:r w:rsidR="00FD7ACE" w:rsidDel="00766321">
          <w:delText xml:space="preserve">It </w:delText>
        </w:r>
      </w:del>
      <w:ins w:id="764" w:author="Sophie Stocker" w:date="2024-06-26T12:59:00Z">
        <w:del w:id="765" w:author="My Luong Vuong" w:date="2024-08-05T16:29:00Z">
          <w:r w:rsidR="00996D48" w:rsidDel="001503AB">
            <w:delText>This</w:delText>
          </w:r>
          <w:r w:rsidR="00FD7ACE" w:rsidDel="001503AB">
            <w:delText xml:space="preserve"> </w:delText>
          </w:r>
        </w:del>
      </w:ins>
      <w:del w:id="766" w:author="My Luong Vuong" w:date="2024-08-05T16:29:00Z">
        <w:r w:rsidR="00FD7ACE" w:rsidDel="001503AB">
          <w:delText>was because</w:delText>
        </w:r>
      </w:del>
      <w:ins w:id="767" w:author="IATDMCT anti-infectives committee" w:date="2024-06-24T16:25:00Z">
        <w:del w:id="768" w:author="My Luong Vuong" w:date="2024-08-05T16:29:00Z">
          <w:r w:rsidR="00FD7ACE" w:rsidDel="001503AB">
            <w:delText xml:space="preserve"> </w:delText>
          </w:r>
        </w:del>
        <w:del w:id="769" w:author="My Luong Vuong" w:date="2024-08-05T16:31:00Z">
          <w:r w:rsidR="00513621" w:rsidDel="00766321">
            <w:delText>as</w:delText>
          </w:r>
        </w:del>
      </w:ins>
      <w:ins w:id="770" w:author="Debbie Marriott" w:date="2024-07-10T10:43:00Z">
        <w:del w:id="771" w:author="My Luong Vuong" w:date="2024-08-05T16:31:00Z">
          <w:r w:rsidR="00FD7ACE" w:rsidDel="00766321">
            <w:delText xml:space="preserve"> </w:delText>
          </w:r>
        </w:del>
      </w:ins>
      <w:del w:id="772" w:author="My Luong Vuong" w:date="2024-08-05T16:31:00Z">
        <w:r w:rsidR="00FD7ACE" w:rsidDel="00766321">
          <w:delText xml:space="preserve">this </w:delText>
        </w:r>
      </w:del>
      <w:del w:id="773" w:author="My Luong Vuong" w:date="2024-07-10T10:30:00Z">
        <w:r w:rsidR="00FD7ACE">
          <w:delText>slight</w:delText>
        </w:r>
      </w:del>
      <w:del w:id="774" w:author="My Luong Vuong" w:date="2024-08-05T16:31:00Z">
        <w:r w:rsidR="00FD7ACE" w:rsidDel="00766321">
          <w:delText xml:space="preserve"> reduction was based on the assumption that eGFR</w:delText>
        </w:r>
        <w:r w:rsidR="00FD7ACE" w:rsidRPr="00A72BCD" w:rsidDel="00766321">
          <w:rPr>
            <w:vertAlign w:val="subscript"/>
          </w:rPr>
          <w:delText>CKD</w:delText>
        </w:r>
        <w:r w:rsidR="00FD7ACE" w:rsidDel="00766321">
          <w:rPr>
            <w:vertAlign w:val="subscript"/>
          </w:rPr>
          <w:delText>-</w:delText>
        </w:r>
        <w:r w:rsidR="00FD7ACE" w:rsidRPr="00A72BCD" w:rsidDel="00766321">
          <w:rPr>
            <w:vertAlign w:val="subscript"/>
          </w:rPr>
          <w:delText>EPI</w:delText>
        </w:r>
        <w:r w:rsidR="00FD7ACE" w:rsidDel="00766321">
          <w:delText xml:space="preserve"> would remain at least 195 mL/min/1.73 m</w:delText>
        </w:r>
        <w:r w:rsidR="00FD7ACE" w:rsidRPr="00092B52" w:rsidDel="00766321">
          <w:rPr>
            <w:vertAlign w:val="superscript"/>
          </w:rPr>
          <w:delText>2</w:delText>
        </w:r>
        <w:r w:rsidR="00FD7ACE" w:rsidDel="00766321">
          <w:delText xml:space="preserve"> consecutively for 14 days, which is unrealistic</w:delText>
        </w:r>
      </w:del>
      <w:ins w:id="775" w:author="IATDMCT anti-infectives committee" w:date="2024-06-24T16:25:00Z">
        <w:del w:id="776" w:author="My Luong Vuong" w:date="2024-08-05T16:31:00Z">
          <w:r w:rsidR="00513621" w:rsidDel="00766321">
            <w:delText>very unlikely</w:delText>
          </w:r>
        </w:del>
      </w:ins>
      <w:ins w:id="777" w:author="Debbie Marriott" w:date="2024-07-10T10:43:00Z">
        <w:r w:rsidR="00FD7ACE">
          <w:t>.</w:t>
        </w:r>
      </w:ins>
      <w:del w:id="778" w:author="Debbie Marriott" w:date="2024-07-10T10:43:00Z">
        <w:r w:rsidR="00FD7ACE">
          <w:delText>.</w:delText>
        </w:r>
      </w:del>
      <w:r w:rsidR="00FD7ACE">
        <w:t xml:space="preserve"> Huang </w:t>
      </w:r>
      <w:r w:rsidR="00FD7ACE" w:rsidRPr="00200930">
        <w:rPr>
          <w:i/>
          <w:iCs/>
        </w:rPr>
        <w:t>et al</w:t>
      </w:r>
      <w:r w:rsidR="00FD7ACE">
        <w:t xml:space="preserve">. recently </w:t>
      </w:r>
      <w:del w:id="779" w:author="IATDMCT anti-infectives committee" w:date="2024-06-24T16:26:00Z">
        <w:r w:rsidR="00FD7ACE">
          <w:delText>showed</w:delText>
        </w:r>
        <w:r w:rsidR="00FD7ACE" w:rsidDel="00513621">
          <w:delText xml:space="preserve"> </w:delText>
        </w:r>
      </w:del>
      <w:ins w:id="780" w:author="IATDMCT anti-infectives committee" w:date="2024-06-24T16:26:00Z">
        <w:r w:rsidR="00513621">
          <w:t>reported</w:t>
        </w:r>
        <w:r w:rsidR="00FD7ACE">
          <w:t xml:space="preserve"> </w:t>
        </w:r>
      </w:ins>
      <w:r w:rsidR="00FD7ACE">
        <w:t>that kidney function is highly unstable in ICU patients</w:t>
      </w:r>
      <w:r w:rsidR="004F05AB">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B7027">
        <w:rPr>
          <w:noProof/>
        </w:rPr>
        <w:t> [35]</w:t>
      </w:r>
      <w:r w:rsidR="004F05AB">
        <w:fldChar w:fldCharType="end"/>
      </w:r>
      <w:r w:rsidR="00C75BE1">
        <w:t>.</w:t>
      </w:r>
      <w:ins w:id="781" w:author="My Luong Vuong" w:date="2024-06-21T16:57:00Z">
        <w:r w:rsidR="000F5D43">
          <w:t xml:space="preserve"> </w:t>
        </w:r>
      </w:ins>
    </w:p>
    <w:p w14:paraId="7DFFBF45" w14:textId="788C5FD6" w:rsidR="00116AAE" w:rsidRDefault="00DC1929" w:rsidP="00FA10AD">
      <w:del w:id="782" w:author="My Luong Vuong" w:date="2024-06-21T17:04:00Z">
        <w:r w:rsidRPr="00A76A64" w:rsidDel="00E304BB">
          <w:delText xml:space="preserve">Our 400 mg q24h maintenance </w:delText>
        </w:r>
        <w:commentRangeStart w:id="783"/>
        <w:commentRangeStart w:id="784"/>
        <w:r w:rsidRPr="00A76A64" w:rsidDel="00E304BB">
          <w:delText>dose</w:delText>
        </w:r>
        <w:r w:rsidR="00FD28BC" w:rsidDel="00E304BB">
          <w:delText xml:space="preserve"> recommendation</w:delText>
        </w:r>
        <w:r w:rsidRPr="00A76A64" w:rsidDel="00E304BB">
          <w:delText xml:space="preserve"> for off-CRRT events</w:delText>
        </w:r>
      </w:del>
      <w:del w:id="785" w:author="IATDMCT anti-infectives committee" w:date="2024-06-24T16:30:00Z">
        <w:r w:rsidRPr="00A76A64" w:rsidDel="004D6208">
          <w:delText xml:space="preserve"> </w:delText>
        </w:r>
      </w:del>
      <w:ins w:id="786" w:author="IATDMCT anti-infectives committee" w:date="2024-06-24T16:30:00Z">
        <w:del w:id="787" w:author="My Luong Vuong" w:date="2024-08-05T13:44:00Z">
          <w:r w:rsidR="004D6208" w:rsidDel="00A52BF2">
            <w:delText>treatment</w:delText>
          </w:r>
        </w:del>
      </w:ins>
      <w:ins w:id="788" w:author="My Luong Vuong" w:date="2024-08-05T16:34:00Z">
        <w:r w:rsidR="003C482A" w:rsidRPr="003C482A">
          <w:t>Our study’s finding of no effect from kidney function contrasts with previous research, which suggested that increased doses are needed for patients with augmented renal clearance</w:t>
        </w:r>
      </w:ins>
      <w:ins w:id="789" w:author="IATDMCT anti-infectives committee" w:date="2024-06-24T16:30:00Z">
        <w:del w:id="790" w:author="My Luong Vuong" w:date="2024-08-05T13:45:00Z">
          <w:r w:rsidRPr="00A76A64" w:rsidDel="00507045">
            <w:delText xml:space="preserve"> </w:delText>
          </w:r>
        </w:del>
      </w:ins>
      <w:commentRangeStart w:id="791"/>
      <w:del w:id="792" w:author="My Luong Vuong" w:date="2024-06-21T09:27:00Z">
        <w:r w:rsidRPr="00A76A64" w:rsidDel="002774A0">
          <w:delText xml:space="preserve">is </w:delText>
        </w:r>
        <w:r w:rsidDel="002774A0">
          <w:delText>seemingly striking</w:delText>
        </w:r>
        <w:r w:rsidRPr="00A76A64" w:rsidDel="002774A0">
          <w:delText xml:space="preserve"> </w:delText>
        </w:r>
        <w:r w:rsidDel="002774A0">
          <w:delText>as</w:delText>
        </w:r>
        <w:r w:rsidRPr="00A76A64" w:rsidDel="002774A0">
          <w:delText xml:space="preserve"> it</w:delText>
        </w:r>
      </w:del>
      <w:ins w:id="793" w:author="IATDMCT anti-infectives committee" w:date="2024-06-24T16:30:00Z">
        <w:del w:id="794" w:author="My Luong Vuong" w:date="2024-08-05T13:45:00Z">
          <w:r w:rsidR="004D6208" w:rsidDel="00507045">
            <w:delText>in</w:delText>
          </w:r>
        </w:del>
      </w:ins>
      <w:ins w:id="795" w:author="Debbie Marriott" w:date="2024-07-10T10:43:00Z">
        <w:del w:id="796" w:author="My Luong Vuong" w:date="2024-08-05T16:34:00Z">
          <w:r w:rsidRPr="00A76A64" w:rsidDel="003C482A">
            <w:delText xml:space="preserve"> </w:delText>
          </w:r>
        </w:del>
      </w:ins>
      <w:del w:id="797" w:author="My Luong Vuong" w:date="2024-06-21T09:27:00Z">
        <w:r w:rsidRPr="00A76A64" w:rsidDel="002774A0">
          <w:delText xml:space="preserve"> </w:delText>
        </w:r>
      </w:del>
      <w:commentRangeEnd w:id="791"/>
      <w:del w:id="798" w:author="My Luong Vuong" w:date="2024-08-05T16:34:00Z">
        <w:r w:rsidR="00AC1C1F" w:rsidDel="003C482A">
          <w:rPr>
            <w:rStyle w:val="CommentReference"/>
          </w:rPr>
          <w:commentReference w:id="791"/>
        </w:r>
        <w:r w:rsidRPr="00A76A64" w:rsidDel="003C482A">
          <w:delText xml:space="preserve">contrasts with previous studies </w:delText>
        </w:r>
      </w:del>
      <w:del w:id="799" w:author="My Luong Vuong" w:date="2024-06-22T09:50:00Z">
        <w:r w:rsidRPr="00A76A64" w:rsidDel="000E75A6">
          <w:delText xml:space="preserve">that </w:delText>
        </w:r>
      </w:del>
      <w:del w:id="800" w:author="My Luong Vuong" w:date="2024-08-05T16:34:00Z">
        <w:r w:rsidRPr="00A76A64" w:rsidDel="003C482A">
          <w:delText xml:space="preserve">suggested higher </w:delText>
        </w:r>
      </w:del>
      <w:ins w:id="801" w:author="IATDMCT anti-infectives committee" w:date="2024-06-24T16:31:00Z">
        <w:del w:id="802" w:author="My Luong Vuong" w:date="2024-08-05T16:34:00Z">
          <w:r w:rsidR="004D6208" w:rsidDel="003C482A">
            <w:delText>increased</w:delText>
          </w:r>
          <w:r w:rsidR="004D6208" w:rsidRPr="00A76A64" w:rsidDel="003C482A">
            <w:delText xml:space="preserve"> </w:delText>
          </w:r>
        </w:del>
      </w:ins>
      <w:del w:id="803" w:author="My Luong Vuong" w:date="2024-08-05T16:34:00Z">
        <w:r w:rsidRPr="00A76A64" w:rsidDel="003C482A">
          <w:delText xml:space="preserve">doses </w:delText>
        </w:r>
      </w:del>
      <w:ins w:id="804" w:author="IATDMCT anti-infectives committee" w:date="2024-06-24T16:31:00Z">
        <w:del w:id="805" w:author="My Luong Vuong" w:date="2024-08-05T16:34:00Z">
          <w:r w:rsidR="004D6208" w:rsidDel="003C482A">
            <w:delText xml:space="preserve">were required </w:delText>
          </w:r>
        </w:del>
      </w:ins>
      <w:del w:id="806" w:author="My Luong Vuong" w:date="2024-08-05T16:34:00Z">
        <w:r w:rsidRPr="00A76A64" w:rsidDel="003C482A">
          <w:delText>for patients with augmented renal clearance</w:delText>
        </w:r>
      </w:del>
      <w:commentRangeEnd w:id="783"/>
      <w:r w:rsidR="00504F6F">
        <w:rPr>
          <w:rStyle w:val="CommentReference"/>
        </w:rPr>
        <w:commentReference w:id="783"/>
      </w:r>
      <w:commentRangeEnd w:id="784"/>
      <w:r w:rsidR="008C6E73">
        <w:rPr>
          <w:rStyle w:val="CommentReference"/>
        </w:rPr>
        <w:commentReference w:id="784"/>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del w:id="807" w:author="IATDMCT anti-infectives committee" w:date="2024-06-24T16:31:00Z">
        <w:r w:rsidR="00F01D35">
          <w:delText>likely</w:delText>
        </w:r>
        <w:r w:rsidR="00F01D35" w:rsidDel="004D6208">
          <w:delText xml:space="preserve"> </w:delText>
        </w:r>
      </w:del>
      <w:ins w:id="808" w:author="IATDMCT anti-infectives committee" w:date="2024-06-24T16:31:00Z">
        <w:r w:rsidR="004D6208">
          <w:t>probably</w:t>
        </w:r>
        <w:r w:rsidR="00F01D35">
          <w:t xml:space="preserve"> </w:t>
        </w:r>
      </w:ins>
      <w:r w:rsidR="00F01D35">
        <w:t>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B7027">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B7027">
        <w:rPr>
          <w:noProof/>
        </w:rPr>
        <w:t> [36]</w:t>
      </w:r>
      <w:r w:rsidR="00BF2EC5">
        <w:fldChar w:fldCharType="end"/>
      </w:r>
      <w:r w:rsidR="0017061F">
        <w:t>.</w:t>
      </w:r>
      <w:r w:rsidR="000C17BA">
        <w:t xml:space="preserve"> Unfortunately,</w:t>
      </w:r>
      <w:ins w:id="809" w:author="My Luong Vuong" w:date="2024-06-21T16:39:00Z">
        <w:r w:rsidR="001876E4">
          <w:t xml:space="preserve"> </w:t>
        </w:r>
      </w:ins>
      <w:del w:id="810" w:author="IATDMCT anti-infectives committee" w:date="2024-06-24T16:34:00Z">
        <w:r w:rsidR="000C17BA">
          <w:delText>against all evidence</w:delText>
        </w:r>
      </w:del>
      <w:ins w:id="811" w:author="IATDMCT anti-infectives committee" w:date="2024-06-24T16:34:00Z">
        <w:r w:rsidR="004D6208">
          <w:t>despite signi</w:t>
        </w:r>
      </w:ins>
      <w:ins w:id="812" w:author="IATDMCT anti-infectives committee" w:date="2024-06-24T16:35:00Z">
        <w:r w:rsidR="004D6208">
          <w:t>ficant evidence to the contrary</w:t>
        </w:r>
      </w:ins>
      <w:r w:rsidR="00035A20">
        <w:t>,</w:t>
      </w:r>
      <w:r w:rsidR="000C17BA">
        <w:t xml:space="preserve"> single imputation remains</w:t>
      </w:r>
      <w:r w:rsidR="00035A20">
        <w:t xml:space="preserve"> widely applied in pharmacometrics research. </w:t>
      </w:r>
      <w:del w:id="813" w:author="My Luong Vuong" w:date="2024-06-21T17:03:00Z">
        <w:r w:rsidR="00452E75" w:rsidDel="00EF7BD5">
          <w:delText>I</w:delText>
        </w:r>
        <w:r w:rsidR="00035A20" w:rsidDel="00EF7BD5">
          <w:delText>n our case,</w:delText>
        </w:r>
        <w:r w:rsidR="00B04D68" w:rsidDel="00EF7BD5">
          <w:delText xml:space="preserve"> </w:delText>
        </w:r>
      </w:del>
      <w:ins w:id="814" w:author="IATDMCT anti-infectives committee" w:date="2024-06-24T16:36:00Z">
        <w:del w:id="815" w:author="My Luong Vuong" w:date="2024-08-05T16:37:00Z">
          <w:r w:rsidR="004D6208" w:rsidDel="00CB5918">
            <w:delText>W</w:delText>
          </w:r>
        </w:del>
      </w:ins>
      <w:del w:id="816" w:author="My Luong Vuong" w:date="2024-06-21T17:03:00Z">
        <w:r w:rsidR="0027650D" w:rsidRPr="0027650D" w:rsidDel="00EF7BD5">
          <w:delText xml:space="preserve">when we explored the </w:delText>
        </w:r>
        <w:r w:rsidR="00D032DD" w:rsidDel="00EF7BD5">
          <w:delText>eGFR</w:delText>
        </w:r>
        <w:r w:rsidR="00D032DD" w:rsidRPr="00A72BCD" w:rsidDel="00EF7BD5">
          <w:rPr>
            <w:vertAlign w:val="subscript"/>
          </w:rPr>
          <w:delText>CKD</w:delText>
        </w:r>
        <w:r w:rsidR="00D032DD" w:rsidDel="00EF7BD5">
          <w:rPr>
            <w:vertAlign w:val="subscript"/>
          </w:rPr>
          <w:delText>-</w:delText>
        </w:r>
        <w:r w:rsidR="00D032DD" w:rsidRPr="00A72BCD" w:rsidDel="00EF7BD5">
          <w:rPr>
            <w:vertAlign w:val="subscript"/>
          </w:rPr>
          <w:delText>EPI</w:delText>
        </w:r>
        <w:r w:rsidR="0027650D" w:rsidRPr="0027650D" w:rsidDel="00EF7BD5">
          <w:delText xml:space="preserve"> data in our </w:delText>
        </w:r>
        <w:r w:rsidR="00A12839" w:rsidDel="00EF7BD5">
          <w:delText>pooled</w:delText>
        </w:r>
        <w:r w:rsidR="0027650D" w:rsidRPr="0027650D" w:rsidDel="00EF7BD5">
          <w:delText xml:space="preserve"> dataset, </w:delText>
        </w:r>
        <w:commentRangeStart w:id="817"/>
        <w:r w:rsidR="0027650D" w:rsidRPr="0027650D" w:rsidDel="00EF7BD5">
          <w:delText>we found that using single imputation methods like</w:delText>
        </w:r>
        <w:r w:rsidR="00A41608" w:rsidDel="00EF7BD5">
          <w:delText xml:space="preserve"> last observation carried forward </w:delText>
        </w:r>
        <w:r w:rsidR="00282A1D" w:rsidDel="00EF7BD5">
          <w:delText>would be inappropriate</w:delText>
        </w:r>
        <w:commentRangeEnd w:id="817"/>
        <w:r w:rsidR="00461A95" w:rsidDel="00EF7BD5">
          <w:rPr>
            <w:rStyle w:val="CommentReference"/>
          </w:rPr>
          <w:commentReference w:id="817"/>
        </w:r>
        <w:r w:rsidR="00B338A9" w:rsidDel="00EF7BD5">
          <w:delText xml:space="preserve">. </w:delText>
        </w:r>
      </w:del>
      <w:commentRangeStart w:id="818"/>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commentRangeEnd w:id="818"/>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B7027">
        <w:rPr>
          <w:noProof/>
        </w:rPr>
        <w:t> [35]</w:t>
      </w:r>
      <w:r w:rsidR="00372158">
        <w:fldChar w:fldCharType="end"/>
      </w:r>
      <w:del w:id="819" w:author="My Luong Vuong" w:date="2024-07-10T10:30:00Z">
        <w:r w:rsidR="00DF7754">
          <w:delText>.</w:delText>
        </w:r>
      </w:del>
      <w:ins w:id="820" w:author="My Luong Vuong" w:date="2024-07-10T10:30:00Z">
        <w:r w:rsidR="00461A95">
          <w:rPr>
            <w:rStyle w:val="CommentReference"/>
          </w:rPr>
          <w:commentReference w:id="818"/>
        </w:r>
        <w:r w:rsidR="00DF7754">
          <w:t>.</w:t>
        </w:r>
      </w:ins>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B7027">
        <w:rPr>
          <w:noProof/>
        </w:rPr>
        <w:t> [20]</w:t>
      </w:r>
      <w:r w:rsidR="00461C40">
        <w:fldChar w:fldCharType="end"/>
      </w:r>
      <w:r w:rsidR="007E4428">
        <w:t>.</w:t>
      </w:r>
      <w:r w:rsidR="00850642">
        <w:t xml:space="preserve"> </w:t>
      </w:r>
      <w:ins w:id="821" w:author="My Luong Vuong" w:date="2024-06-21T17:05:00Z">
        <w:r w:rsidR="00F94D69">
          <w:t xml:space="preserve"> </w:t>
        </w:r>
        <w:commentRangeStart w:id="822"/>
        <w:commentRangeStart w:id="823"/>
        <w:r w:rsidR="00F94D69" w:rsidRPr="00F94D69">
          <w:t xml:space="preserve">Although we could not identify a clinically relevant effect of </w:t>
        </w:r>
        <w:proofErr w:type="spellStart"/>
        <w:r w:rsidR="00F94D69" w:rsidRPr="00F94D69">
          <w:t>eGFR</w:t>
        </w:r>
        <w:r w:rsidR="00F94D69" w:rsidRPr="00F94D69">
          <w:rPr>
            <w:vertAlign w:val="subscript"/>
            <w:rPrChange w:id="824" w:author="My Luong Vuong" w:date="2024-06-21T17:05:00Z">
              <w:rPr/>
            </w:rPrChange>
          </w:rPr>
          <w:t>CKD</w:t>
        </w:r>
        <w:proofErr w:type="spellEnd"/>
        <w:r w:rsidR="00F94D69" w:rsidRPr="00F94D69">
          <w:rPr>
            <w:vertAlign w:val="subscript"/>
            <w:rPrChange w:id="825" w:author="My Luong Vuong" w:date="2024-06-21T17:05:00Z">
              <w:rPr/>
            </w:rPrChange>
          </w:rPr>
          <w:t>-EPI</w:t>
        </w:r>
        <w:r w:rsidR="00F94D69" w:rsidRPr="00F94D69">
          <w:t xml:space="preserve"> on PKPD target attainment, this should not be interpreted as a confirmation of the absence of a kidney function effect, but rather as a failure to confirm an effect with the current dataset</w:t>
        </w:r>
        <w:r w:rsidR="00CE3CD5">
          <w:t>.</w:t>
        </w:r>
      </w:ins>
      <w:commentRangeEnd w:id="822"/>
      <w:ins w:id="826" w:author="My Luong Vuong" w:date="2024-06-21T17:09:00Z">
        <w:r w:rsidR="00A077A7">
          <w:rPr>
            <w:rStyle w:val="CommentReference"/>
          </w:rPr>
          <w:commentReference w:id="822"/>
        </w:r>
        <w:commentRangeEnd w:id="823"/>
        <w:r w:rsidR="00A077A7">
          <w:rPr>
            <w:rStyle w:val="CommentReference"/>
          </w:rPr>
          <w:commentReference w:id="823"/>
        </w:r>
      </w:ins>
      <w:ins w:id="827" w:author="My Luong Vuong" w:date="2024-06-21T17:05:00Z">
        <w:r w:rsidR="00F94D69">
          <w:t xml:space="preserve"> </w:t>
        </w:r>
      </w:ins>
      <w:del w:id="828" w:author="My Luong Vuong" w:date="2024-06-21T17:04:00Z">
        <w:r w:rsidR="00850642" w:rsidDel="00F94D69">
          <w:delText xml:space="preserve">Nevertheless, </w:delText>
        </w:r>
        <w:r w:rsidR="00C67CB9" w:rsidDel="00F94D69">
          <w:delText xml:space="preserve">the best </w:delText>
        </w:r>
        <w:r w:rsidR="00606189" w:rsidDel="00F94D69">
          <w:delText xml:space="preserve">missing </w:delText>
        </w:r>
        <w:r w:rsidR="00781614" w:rsidDel="00F94D69">
          <w:delText xml:space="preserve">data handling </w:delText>
        </w:r>
        <w:r w:rsidR="004D22DD" w:rsidDel="00F94D69">
          <w:delText>method is not having</w:delText>
        </w:r>
        <w:r w:rsidR="00900A1C" w:rsidDel="00F94D69">
          <w:delText xml:space="preserve"> any data missing</w:delText>
        </w:r>
        <w:r w:rsidR="000715BB" w:rsidDel="00F94D69">
          <w:fldChar w:fldCharType="begin"/>
        </w:r>
        <w:r w:rsidR="00CB7027" w:rsidDel="00F94D69">
          <w:del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delInstrText>
        </w:r>
        <w:r w:rsidR="000715BB" w:rsidDel="00F94D69">
          <w:fldChar w:fldCharType="separate"/>
        </w:r>
        <w:r w:rsidR="00CB7027" w:rsidDel="00F94D69">
          <w:rPr>
            <w:noProof/>
          </w:rPr>
          <w:delText> [37]</w:delText>
        </w:r>
        <w:r w:rsidR="000715BB" w:rsidDel="00F94D69">
          <w:fldChar w:fldCharType="end"/>
        </w:r>
        <w:r w:rsidR="004D22DD" w:rsidDel="00F94D69">
          <w:delText>.</w:delText>
        </w:r>
        <w:r w:rsidR="00522739" w:rsidDel="00F94D69">
          <w:delText xml:space="preserve"> </w:delText>
        </w:r>
      </w:del>
      <w:del w:id="829" w:author="IATDMCT anti-infectives committee" w:date="2024-06-26T15:23:00Z">
        <w:r w:rsidR="008650D7">
          <w:delText>Hence</w:delText>
        </w:r>
      </w:del>
      <w:ins w:id="830" w:author="IATDMCT anti-infectives committee" w:date="2024-06-26T15:23:00Z">
        <w:r w:rsidR="00FD4D25">
          <w:t>Therefore</w:t>
        </w:r>
      </w:ins>
      <w:r w:rsidR="008650D7">
        <w:t xml:space="preserve">, </w:t>
      </w:r>
      <w:del w:id="831" w:author="My Luong Vuong" w:date="2024-06-21T17:06:00Z">
        <w:r w:rsidR="008650D7" w:rsidDel="00600DCB">
          <w:delText>o</w:delText>
        </w:r>
        <w:r w:rsidR="00D61134" w:rsidDel="00600DCB">
          <w:delText xml:space="preserve">ur </w:delText>
        </w:r>
        <w:r w:rsidR="00D9314D" w:rsidDel="00600DCB">
          <w:delText>profound</w:delText>
        </w:r>
        <w:r w:rsidR="00D61134" w:rsidDel="00600DCB">
          <w:delText xml:space="preserve"> </w:delText>
        </w:r>
      </w:del>
      <w:ins w:id="832" w:author="IATDMCT anti-infectives committee" w:date="2024-06-26T15:23:00Z">
        <w:del w:id="833" w:author="My Luong Vuong" w:date="2024-08-05T16:38:00Z">
          <w:r w:rsidR="00FD4D25" w:rsidDel="004D60F3">
            <w:delText xml:space="preserve">significant amount  </w:delText>
          </w:r>
        </w:del>
      </w:ins>
      <w:del w:id="834" w:author="My Luong Vuong" w:date="2024-06-21T17:06:00Z">
        <w:r w:rsidR="00D61134" w:rsidDel="00600DCB">
          <w:delText xml:space="preserve">degree of </w:delText>
        </w:r>
        <w:r w:rsidR="000715BB" w:rsidDel="00600DCB">
          <w:delText>missing data</w:delText>
        </w:r>
        <w:r w:rsidR="00D61134" w:rsidDel="00600DCB">
          <w:delText xml:space="preserve"> </w:delText>
        </w:r>
        <w:r w:rsidR="003F0FE9" w:rsidDel="00600DCB">
          <w:delText>necessitates</w:delText>
        </w:r>
        <w:r w:rsidR="009911D9" w:rsidDel="00600DCB">
          <w:delText xml:space="preserve"> </w:delText>
        </w:r>
      </w:del>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del w:id="835" w:author="My Luong Vuong" w:date="2024-07-10T10:30:00Z">
        <w:r w:rsidR="00F01693">
          <w:delText>.</w:delText>
        </w:r>
      </w:del>
      <w:ins w:id="836" w:author="My Luong Vuong" w:date="2024-06-21T17:07:00Z">
        <w:r w:rsidR="00C740C8">
          <w:t xml:space="preserve"> is necessitated</w:t>
        </w:r>
        <w:r w:rsidR="00DD60FF">
          <w:t xml:space="preserve"> to </w:t>
        </w:r>
      </w:ins>
      <w:ins w:id="837" w:author="My Luong Vuong" w:date="2024-06-21T17:08:00Z">
        <w:r w:rsidR="00DD60FF">
          <w:t xml:space="preserve">validate our </w:t>
        </w:r>
        <w:r w:rsidR="00B17C74">
          <w:t>findings</w:t>
        </w:r>
      </w:ins>
      <w:ins w:id="838" w:author="My Luong Vuong" w:date="2024-07-10T10:30:00Z">
        <w:r w:rsidR="00F01693">
          <w:t>.</w:t>
        </w:r>
      </w:ins>
      <w:commentRangeStart w:id="839"/>
      <w:del w:id="840" w:author="My Luong Vuong" w:date="2024-06-21T17:07:00Z">
        <w:r w:rsidR="00F10947" w:rsidDel="00090798">
          <w:delText>This clinical trial</w:delText>
        </w:r>
        <w:r w:rsidR="000B34C7" w:rsidDel="00090798">
          <w:delText xml:space="preserve"> can then</w:delText>
        </w:r>
      </w:del>
      <w:ins w:id="841" w:author="IATDMCT anti-infectives committee" w:date="2024-06-26T15:23:00Z">
        <w:del w:id="842" w:author="My Luong Vuong" w:date="2024-08-05T16:38:00Z">
          <w:r w:rsidR="00FD4D25" w:rsidDel="00CA1CD7">
            <w:delText>could</w:delText>
          </w:r>
        </w:del>
      </w:ins>
      <w:del w:id="843" w:author="My Luong Vuong" w:date="2024-06-21T17:07:00Z">
        <w:r w:rsidR="000B34C7" w:rsidDel="00090798">
          <w:delText xml:space="preserve"> help </w:delText>
        </w:r>
        <w:r w:rsidR="009911D9" w:rsidDel="00090798">
          <w:delText xml:space="preserve">confirm or refute the clinical relevance of </w:delText>
        </w:r>
        <w:r w:rsidR="00BE7E50" w:rsidDel="00090798">
          <w:delText xml:space="preserve">the </w:delText>
        </w:r>
        <w:r w:rsidR="003963CA" w:rsidDel="00090798">
          <w:delText xml:space="preserve">kidney </w:delText>
        </w:r>
        <w:r w:rsidR="00BE7E50" w:rsidDel="00090798">
          <w:delText>function on PKPD target attainment</w:delText>
        </w:r>
        <w:r w:rsidR="00E20B55" w:rsidDel="00090798">
          <w:delText xml:space="preserve"> of fluconazole</w:delText>
        </w:r>
        <w:r w:rsidR="00BE7E50" w:rsidDel="00090798">
          <w:delText xml:space="preserve"> </w:delText>
        </w:r>
        <w:r w:rsidR="00697DA6" w:rsidDel="00090798">
          <w:delText>under our dosing recommendation</w:delText>
        </w:r>
        <w:r w:rsidR="005C013B" w:rsidDel="00090798">
          <w:delText>.</w:delText>
        </w:r>
        <w:commentRangeEnd w:id="839"/>
        <w:r w:rsidR="004169C9" w:rsidDel="00090798">
          <w:rPr>
            <w:rStyle w:val="CommentReference"/>
          </w:rPr>
          <w:commentReference w:id="839"/>
        </w:r>
        <w:commentRangeEnd w:id="742"/>
        <w:r w:rsidR="00F7758E" w:rsidDel="00090798">
          <w:rPr>
            <w:rStyle w:val="CommentReference"/>
          </w:rPr>
          <w:commentReference w:id="742"/>
        </w:r>
        <w:commentRangeEnd w:id="743"/>
        <w:r w:rsidR="00F7758E" w:rsidDel="00090798">
          <w:rPr>
            <w:rStyle w:val="CommentReference"/>
          </w:rPr>
          <w:commentReference w:id="743"/>
        </w:r>
      </w:del>
    </w:p>
    <w:p w14:paraId="73505988" w14:textId="5B22FD7D" w:rsidR="00A24960" w:rsidRPr="00E03B11" w:rsidRDefault="00665465" w:rsidP="00593CAA">
      <w:ins w:id="844" w:author="Sophie Stocker" w:date="2024-06-26T13:01:00Z">
        <w:del w:id="845" w:author="My Luong Vuong" w:date="2024-08-05T16:46:00Z">
          <w:r w:rsidDel="00515827">
            <w:delText xml:space="preserve">Use of </w:delText>
          </w:r>
        </w:del>
      </w:ins>
      <w:del w:id="846" w:author="Sophie Stocker" w:date="2024-06-26T13:01:00Z">
        <w:r w:rsidR="00BD3C3F" w:rsidDel="00665465">
          <w:delText>O</w:delText>
        </w:r>
      </w:del>
      <w:commentRangeStart w:id="847"/>
      <w:commentRangeStart w:id="848"/>
      <w:ins w:id="849" w:author="Sophie Stocker" w:date="2024-06-26T13:01:00Z">
        <w:r w:rsidR="00BD3C3F">
          <w:t>O</w:t>
        </w:r>
      </w:ins>
      <w:r w:rsidR="00BD3C3F">
        <w:t>ur</w:t>
      </w:r>
      <w:r w:rsidR="00BD3C3F" w:rsidRPr="00E03B11">
        <w:t xml:space="preserve"> </w:t>
      </w:r>
      <w:r w:rsidR="0010285C">
        <w:t xml:space="preserve">proposed </w:t>
      </w:r>
      <w:r w:rsidR="00A24960" w:rsidRPr="00E03B11">
        <w:t>dosing regimen</w:t>
      </w:r>
      <w:ins w:id="850" w:author="My Luong Vuong" w:date="2024-08-05T16:47:00Z">
        <w:r w:rsidR="00790227">
          <w:t xml:space="preserve"> </w:t>
        </w:r>
      </w:ins>
      <w:ins w:id="851" w:author="Sophie Stocker" w:date="2024-06-26T13:01:00Z">
        <w:del w:id="852" w:author="My Luong Vuong" w:date="2024-08-05T16:47:00Z">
          <w:r w:rsidR="003D28F7" w:rsidDel="00ED4210">
            <w:delText>,</w:delText>
          </w:r>
        </w:del>
      </w:ins>
      <w:del w:id="853" w:author="My Luong Vuong" w:date="2024-08-05T16:47:00Z">
        <w:r w:rsidR="004859F2" w:rsidDel="00ED4210">
          <w:delText xml:space="preserve"> </w:delText>
        </w:r>
      </w:del>
      <w:del w:id="854" w:author="My Luong Vuong" w:date="2024-06-21T09:20:00Z">
        <w:r w:rsidR="005501B9" w:rsidDel="006915ED">
          <w:delText xml:space="preserve">can </w:delText>
        </w:r>
      </w:del>
      <w:del w:id="855" w:author="My Luong Vuong" w:date="2024-08-05T16:46:00Z">
        <w:r w:rsidR="005501B9" w:rsidDel="002B6672">
          <w:delText>make</w:delText>
        </w:r>
        <w:r w:rsidR="00A24960" w:rsidRPr="00E03B11" w:rsidDel="002B6672">
          <w:delText xml:space="preserve"> the use of TDM no longer necessary</w:delText>
        </w:r>
      </w:del>
      <w:ins w:id="856" w:author="IATDMCT anti-infectives committee" w:date="2024-06-26T15:24:00Z">
        <w:del w:id="857" w:author="My Luong Vuong" w:date="2024-08-05T16:46:00Z">
          <w:r w:rsidR="00FD4D25" w:rsidDel="002B6672">
            <w:delText>of lesser importance</w:delText>
          </w:r>
        </w:del>
      </w:ins>
      <w:del w:id="858" w:author="My Luong Vuong" w:date="2024-08-05T16:46:00Z">
        <w:r w:rsidR="00BC6AEE" w:rsidDel="002B6672">
          <w:delText xml:space="preserve"> after being</w:delText>
        </w:r>
      </w:del>
      <w:ins w:id="859" w:author="IATDMCT anti-infectives committee" w:date="2024-06-26T15:24:00Z">
        <w:del w:id="860" w:author="My Luong Vuong" w:date="2024-08-05T16:46:00Z">
          <w:r w:rsidR="00BC6AEE" w:rsidDel="002B6672">
            <w:delText xml:space="preserve"> </w:delText>
          </w:r>
          <w:r w:rsidR="00FD4D25" w:rsidDel="002B6672">
            <w:delText>if</w:delText>
          </w:r>
        </w:del>
      </w:ins>
      <w:ins w:id="861" w:author="Debbie Marriott" w:date="2024-07-10T10:43:00Z">
        <w:del w:id="862" w:author="My Luong Vuong" w:date="2024-08-05T16:46:00Z">
          <w:r w:rsidR="00BC6AEE" w:rsidDel="002B6672">
            <w:delText xml:space="preserve"> </w:delText>
          </w:r>
        </w:del>
      </w:ins>
      <w:del w:id="863" w:author="My Luong Vuong" w:date="2024-08-05T16:47:00Z">
        <w:r w:rsidR="00BC6AEE" w:rsidDel="00ED4210">
          <w:delText xml:space="preserve">successfully </w:delText>
        </w:r>
      </w:del>
      <w:ins w:id="864" w:author="Sophie Stocker" w:date="2024-06-26T13:01:00Z">
        <w:del w:id="865" w:author="My Luong Vuong" w:date="2024-08-05T16:47:00Z">
          <w:r w:rsidDel="00ED4210">
            <w:delText xml:space="preserve">if </w:delText>
          </w:r>
        </w:del>
      </w:ins>
      <w:del w:id="866" w:author="My Luong Vuong" w:date="2024-08-05T16:47:00Z">
        <w:r w:rsidR="00BC6AEE" w:rsidDel="00ED4210">
          <w:delText>confirm</w:delText>
        </w:r>
        <w:r w:rsidR="0081108D" w:rsidDel="00ED4210">
          <w:delText xml:space="preserve">ed </w:delText>
        </w:r>
      </w:del>
      <w:ins w:id="867" w:author="Sophie Stocker" w:date="2024-06-26T13:01:00Z">
        <w:del w:id="868" w:author="My Luong Vuong" w:date="2024-08-05T16:47:00Z">
          <w:r w:rsidR="003D28F7" w:rsidDel="00ED4210">
            <w:delText xml:space="preserve">successful </w:delText>
          </w:r>
        </w:del>
      </w:ins>
      <w:del w:id="869" w:author="My Luong Vuong" w:date="2024-08-05T16:47:00Z">
        <w:r w:rsidR="00BA3DFC" w:rsidDel="00ED4210">
          <w:delText>in</w:delText>
        </w:r>
        <w:r w:rsidR="003F52E2" w:rsidDel="00ED4210">
          <w:delText xml:space="preserve"> </w:delText>
        </w:r>
        <w:r w:rsidR="00BA3DFC" w:rsidDel="00ED4210">
          <w:delText xml:space="preserve">a </w:delText>
        </w:r>
        <w:r w:rsidR="003F52E2" w:rsidDel="00ED4210">
          <w:delText xml:space="preserve">future </w:delText>
        </w:r>
        <w:r w:rsidR="00BA3DFC" w:rsidDel="00ED4210">
          <w:delText>trial</w:delText>
        </w:r>
      </w:del>
      <w:del w:id="870" w:author="My Luong Vuong" w:date="2024-07-10T10:43:00Z">
        <w:r w:rsidR="00A24960" w:rsidRPr="00E03B11">
          <w:delText xml:space="preserve">. </w:delText>
        </w:r>
      </w:del>
      <w:ins w:id="871" w:author="Sophie Stocker" w:date="2024-06-26T13:01:00Z">
        <w:del w:id="872" w:author="My Luong Vuong" w:date="2024-08-05T16:47:00Z">
          <w:r w:rsidR="003D28F7" w:rsidDel="00ED4210">
            <w:delText>, mitigates</w:delText>
          </w:r>
        </w:del>
      </w:ins>
      <w:ins w:id="873" w:author="My Luong Vuong" w:date="2024-08-05T16:47:00Z">
        <w:r w:rsidR="00ED4210">
          <w:t xml:space="preserve">may </w:t>
        </w:r>
      </w:ins>
      <w:ins w:id="874" w:author="My Luong Vuong" w:date="2024-08-05T16:48:00Z">
        <w:r w:rsidR="00ED4210">
          <w:t>avoid</w:t>
        </w:r>
      </w:ins>
      <w:ins w:id="875" w:author="Sophie Stocker" w:date="2024-06-26T13:01:00Z">
        <w:r w:rsidR="003D28F7">
          <w:t xml:space="preserve"> the need to conduct TDM</w:t>
        </w:r>
      </w:ins>
      <w:ins w:id="876" w:author="My Luong Vuong" w:date="2024-08-05T16:48:00Z">
        <w:r w:rsidR="00ED4210">
          <w:t xml:space="preserve"> after being successfully confirmed in a future trial</w:t>
        </w:r>
      </w:ins>
      <w:ins w:id="877" w:author="My Luong Vuong" w:date="2024-07-10T10:30:00Z">
        <w:r w:rsidR="00A24960" w:rsidRPr="00E03B11">
          <w:t xml:space="preserve">. </w:t>
        </w:r>
        <w:commentRangeEnd w:id="847"/>
        <w:r w:rsidR="002E3831">
          <w:rPr>
            <w:rStyle w:val="CommentReference"/>
          </w:rPr>
          <w:commentReference w:id="847"/>
        </w:r>
        <w:commentRangeEnd w:id="848"/>
        <w:r w:rsidR="008C6E73">
          <w:rPr>
            <w:rStyle w:val="CommentReference"/>
          </w:rPr>
          <w:commentReference w:id="848"/>
        </w:r>
      </w:ins>
      <w:r w:rsidR="00A24960" w:rsidRPr="00E03B11">
        <w:t>TDM of fluconazole</w:t>
      </w:r>
      <w:r w:rsidR="0039037D">
        <w:t xml:space="preserve"> </w:t>
      </w:r>
      <w:r w:rsidR="00EC7FA5">
        <w:t>is not widely recommended nor implemented</w:t>
      </w:r>
      <w:del w:id="878" w:author="My Luong Vuong" w:date="2024-06-22T12:20:00Z">
        <w:r w:rsidR="00EC7FA5" w:rsidDel="00EC34FB">
          <w:delText>,</w:delText>
        </w:r>
      </w:del>
      <w:r w:rsidR="00EC7FA5">
        <w:t xml:space="preserve">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w:t>
      </w:r>
      <w:commentRangeStart w:id="879"/>
      <w:commentRangeStart w:id="880"/>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ins w:id="881" w:author="My Luong Vuong" w:date="2024-06-22T12:20:00Z">
        <w:r w:rsidR="006B3970">
          <w:t xml:space="preserve">the </w:t>
        </w:r>
      </w:ins>
      <w:r w:rsidR="00C20A52">
        <w:t>feasibility of routine implementation</w:t>
      </w:r>
      <w:r w:rsidR="00A24960" w:rsidRPr="00E03B11">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commentRangeEnd w:id="879"/>
      <w:r w:rsidR="00B973AA">
        <w:instrText xml:space="preserve"> ADDIN EN.CITE </w:instrText>
      </w:r>
      <w:r w:rsidR="00B973AA">
        <w:fldChar w:fldCharType="begin">
          <w:fldData xml:space="preserve">PEVuZE5vdGU+PENpdGU+PEF1dGhvcj5TYW5kYXJhZHVyYTwvQXV0aG9yPjxZZWFyPjIwMjE8L1ll
YXI+PFJlY051bT40NDwvUmVjTnVtPjxEaXNwbGF5VGV4dD7CoFszOF08L0Rpc3BsYXlUZXh0Pjxy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B973AA">
        <w:instrText xml:space="preserve"> ADDIN EN.CITE.DATA </w:instrText>
      </w:r>
      <w:r w:rsidR="00B973AA">
        <w:fldChar w:fldCharType="end"/>
      </w:r>
      <w:r w:rsidR="00A24960" w:rsidRPr="00E03B11">
        <w:fldChar w:fldCharType="separate"/>
      </w:r>
      <w:r w:rsidR="00B973AA">
        <w:rPr>
          <w:noProof/>
        </w:rPr>
        <w:t> [38]</w:t>
      </w:r>
      <w:r w:rsidR="00A24960" w:rsidRPr="00E03B11">
        <w:fldChar w:fldCharType="end"/>
      </w:r>
      <w:del w:id="882" w:author="My Luong Vuong" w:date="2024-07-10T10:43:00Z">
        <w:r w:rsidR="004D7B5E">
          <w:delText>.</w:delText>
        </w:r>
      </w:del>
      <w:del w:id="883" w:author="My Luong Vuong" w:date="2024-07-10T10:30:00Z">
        <w:r w:rsidR="004D7B5E">
          <w:delText>.</w:delText>
        </w:r>
      </w:del>
      <w:ins w:id="884" w:author="My Luong Vuong" w:date="2024-07-10T10:30:00Z">
        <w:r w:rsidR="00ED0825">
          <w:rPr>
            <w:rStyle w:val="CommentReference"/>
          </w:rPr>
          <w:commentReference w:id="879"/>
        </w:r>
        <w:commentRangeEnd w:id="880"/>
        <w:r w:rsidR="00D117ED">
          <w:rPr>
            <w:rStyle w:val="CommentReference"/>
          </w:rPr>
          <w:commentReference w:id="880"/>
        </w:r>
        <w:r w:rsidR="004D7B5E">
          <w:t>.</w:t>
        </w:r>
      </w:ins>
      <w:r w:rsidR="00A24960" w:rsidRPr="00E03B11">
        <w:t xml:space="preserve"> Therefore, </w:t>
      </w:r>
      <w:r w:rsidR="002F2E73">
        <w:t xml:space="preserve">the implementation </w:t>
      </w:r>
      <w:del w:id="885" w:author="Sophie Stocker" w:date="2024-06-26T13:02:00Z">
        <w:r w:rsidR="002F2E73">
          <w:delText xml:space="preserve">potential </w:delText>
        </w:r>
      </w:del>
      <w:r w:rsidR="002F2E73">
        <w:t>of</w:t>
      </w:r>
      <w:r w:rsidR="002F2E73" w:rsidRPr="00E03B11">
        <w:t xml:space="preserve"> </w:t>
      </w:r>
      <w:r w:rsidR="00C20A52">
        <w:t xml:space="preserve">our </w:t>
      </w:r>
      <w:del w:id="886" w:author="Sophie Stocker" w:date="2024-06-26T13:02:00Z">
        <w:r w:rsidR="00E77983">
          <w:delText>recommendation</w:delText>
        </w:r>
        <w:r w:rsidR="00C73945">
          <w:delText xml:space="preserve"> </w:delText>
        </w:r>
      </w:del>
      <w:ins w:id="887" w:author="Sophie Stocker" w:date="2024-06-26T13:02:00Z">
        <w:r w:rsidR="00180A9C">
          <w:t xml:space="preserve">recommended dosing regimen </w:t>
        </w:r>
      </w:ins>
      <w:r w:rsidR="00C73945">
        <w:t xml:space="preserve">based on </w:t>
      </w:r>
      <w:r w:rsidR="003F31C2">
        <w:t>total body weight</w:t>
      </w:r>
      <w:r w:rsidR="00C73945">
        <w:t xml:space="preserve"> and CRRT status</w:t>
      </w:r>
      <w:r w:rsidR="00A24960" w:rsidRPr="00E03B11">
        <w:t xml:space="preserve"> </w:t>
      </w:r>
      <w:ins w:id="888" w:author="IATDMCT anti-infectives committee" w:date="2024-06-26T15:24:00Z">
        <w:del w:id="889" w:author="My Luong Vuong" w:date="2024-08-05T16:48:00Z">
          <w:r w:rsidR="00FD4D25" w:rsidDel="007B4492">
            <w:delText xml:space="preserve">may </w:delText>
          </w:r>
        </w:del>
      </w:ins>
      <w:ins w:id="890" w:author="Sophie Stocker" w:date="2024-06-26T13:02:00Z">
        <w:r w:rsidR="00B01E37">
          <w:t xml:space="preserve">has the potential to deliver </w:t>
        </w:r>
      </w:ins>
      <w:ins w:id="891" w:author="Sophie Stocker" w:date="2024-06-26T13:03:00Z">
        <w:r w:rsidR="004A7C92">
          <w:t>personalised dosing of fluconazole</w:t>
        </w:r>
      </w:ins>
      <w:ins w:id="892" w:author="Sophie Stocker" w:date="2024-06-26T13:02:00Z">
        <w:r w:rsidR="00B01E37">
          <w:t xml:space="preserve"> whilst simul</w:t>
        </w:r>
      </w:ins>
      <w:ins w:id="893" w:author="Sophie Stocker" w:date="2024-06-26T13:03:00Z">
        <w:r w:rsidR="00B01E37">
          <w:t>taneously simplifying workflow</w:t>
        </w:r>
      </w:ins>
      <w:del w:id="894" w:author="Sophie Stocker" w:date="2024-06-26T13:03:00Z">
        <w:r w:rsidR="002F2E73">
          <w:delText>exceeds that of</w:delText>
        </w:r>
        <w:r w:rsidR="00A24960" w:rsidRPr="00E03B11">
          <w:delText xml:space="preserve"> TDM</w:delText>
        </w:r>
        <w:r w:rsidR="0064166E">
          <w:delText>.</w:delText>
        </w:r>
      </w:del>
      <w:ins w:id="895" w:author="Sophie Stocker" w:date="2024-06-26T13:03:00Z">
        <w:r w:rsidR="00B01E37">
          <w:t>.</w:t>
        </w:r>
      </w:ins>
      <w:ins w:id="896" w:author="My Luong Vuong" w:date="2024-08-05T16:51:00Z">
        <w:r w:rsidR="004B2FAE">
          <w:t xml:space="preserve"> Nevertheless, </w:t>
        </w:r>
        <w:r w:rsidR="00B84B4C">
          <w:t>i</w:t>
        </w:r>
        <w:r w:rsidR="004B2FAE" w:rsidRPr="004B2FAE">
          <w:t>n clinical centres where neither drug cost nor integration of automated dose calculation in prescribing software tools are of concern, other dosing strategies and the availability of TDM may be considered.</w:t>
        </w:r>
      </w:ins>
    </w:p>
    <w:p w14:paraId="1D29AC9B" w14:textId="441BCA1A" w:rsidR="00CB50CB" w:rsidRDefault="004A7C92" w:rsidP="0072645E">
      <w:ins w:id="897" w:author="Sophie Stocker" w:date="2024-06-26T13:03:00Z">
        <w:del w:id="898" w:author="My Luong Vuong" w:date="2024-08-05T16:49:00Z">
          <w:r w:rsidDel="00E8073A">
            <w:delText xml:space="preserve">However, </w:delText>
          </w:r>
        </w:del>
      </w:ins>
      <w:del w:id="899" w:author="My Luong Vuong" w:date="2024-08-05T16:49:00Z">
        <w:r w:rsidR="00984EA0" w:rsidDel="00E8073A">
          <w:delText>W</w:delText>
        </w:r>
      </w:del>
      <w:commentRangeStart w:id="900"/>
      <w:ins w:id="901" w:author="Sophie Stocker" w:date="2024-06-26T13:03:00Z">
        <w:del w:id="902" w:author="My Luong Vuong" w:date="2024-08-05T16:49:00Z">
          <w:r w:rsidDel="00E8073A">
            <w:delText>that</w:delText>
          </w:r>
        </w:del>
        <w:del w:id="903" w:author="My Luong Vuong" w:date="2024-08-05T16:51:00Z">
          <w:r w:rsidDel="001F752F">
            <w:delText xml:space="preserve"> </w:delText>
          </w:r>
        </w:del>
      </w:ins>
      <w:del w:id="904" w:author="My Luong Vuong" w:date="2024-07-10T10:30:00Z">
        <w:r w:rsidR="00BC3285" w:rsidRPr="00952395">
          <w:delText>.</w:delText>
        </w:r>
      </w:del>
      <w:del w:id="905" w:author="My Luong Vuong" w:date="2024-06-20T23:08:00Z">
        <w:r w:rsidR="00BC3285" w:rsidRPr="00952395">
          <w:delText>.</w:delText>
        </w:r>
      </w:del>
      <w:del w:id="906" w:author="My Luong Vuong" w:date="2024-06-22T09:51:00Z">
        <w:r w:rsidR="00BC3285" w:rsidRPr="00952395" w:rsidDel="002716C7">
          <w:delText>.</w:delText>
        </w:r>
      </w:del>
      <w:del w:id="907" w:author="My Luong Vuong" w:date="2024-08-05T16:51:00Z">
        <w:r w:rsidR="00BC3285" w:rsidRPr="00952395" w:rsidDel="001F752F">
          <w:delText xml:space="preserve"> In</w:delText>
        </w:r>
        <w:r w:rsidR="005B207F" w:rsidRPr="00952395" w:rsidDel="001F752F">
          <w:delText xml:space="preserve"> clinical centr</w:delText>
        </w:r>
        <w:r w:rsidR="009946B5" w:rsidDel="001F752F">
          <w:delText>e</w:delText>
        </w:r>
        <w:r w:rsidR="005B207F" w:rsidRPr="00952395" w:rsidDel="001F752F">
          <w:delText xml:space="preserve">s where </w:delText>
        </w:r>
        <w:r w:rsidR="00A16692" w:rsidDel="001F752F">
          <w:delText xml:space="preserve">neither </w:delText>
        </w:r>
        <w:r w:rsidR="005B207F" w:rsidRPr="00952395" w:rsidDel="001F752F">
          <w:delText xml:space="preserve">drug cost </w:delText>
        </w:r>
        <w:r w:rsidR="0063202B" w:rsidRPr="00952395" w:rsidDel="001F752F">
          <w:delText>nor integration of automated dose calculation</w:delText>
        </w:r>
        <w:r w:rsidR="0072645E" w:rsidRPr="00952395" w:rsidDel="001F752F">
          <w:delText xml:space="preserve"> in prescribing software tools </w:delText>
        </w:r>
        <w:r w:rsidR="007E5073" w:rsidRPr="00952395" w:rsidDel="001F752F">
          <w:delText xml:space="preserve">is </w:delText>
        </w:r>
      </w:del>
      <w:ins w:id="908" w:author="IATDMCT anti-infectives committee" w:date="2024-06-28T13:32:00Z">
        <w:del w:id="909" w:author="My Luong Vuong" w:date="2024-08-05T16:51:00Z">
          <w:r w:rsidR="00966B57" w:rsidDel="001F752F">
            <w:delText>are</w:delText>
          </w:r>
        </w:del>
      </w:ins>
      <w:del w:id="910" w:author="My Luong Vuong" w:date="2024-08-05T16:51:00Z">
        <w:r w:rsidR="007E5073" w:rsidRPr="00952395" w:rsidDel="001F752F">
          <w:delText xml:space="preserve">not a </w:delText>
        </w:r>
      </w:del>
      <w:ins w:id="911" w:author="IATDMCT anti-infectives committee" w:date="2024-06-28T13:31:00Z">
        <w:del w:id="912" w:author="My Luong Vuong" w:date="2024-08-05T16:51:00Z">
          <w:r w:rsidR="00966B57" w:rsidDel="001F752F">
            <w:delText>of</w:delText>
          </w:r>
          <w:r w:rsidR="007E5073" w:rsidRPr="00952395" w:rsidDel="001F752F">
            <w:delText xml:space="preserve"> </w:delText>
          </w:r>
        </w:del>
      </w:ins>
      <w:del w:id="913" w:author="My Luong Vuong" w:date="2024-08-05T16:51:00Z">
        <w:r w:rsidR="007E5073" w:rsidRPr="00952395" w:rsidDel="001F752F">
          <w:delText>concern</w:delText>
        </w:r>
        <w:r w:rsidR="00B866A1" w:rsidDel="001F752F">
          <w:delText>,</w:delText>
        </w:r>
        <w:r w:rsidR="007E5073" w:rsidRPr="00952395" w:rsidDel="001F752F">
          <w:delText xml:space="preserve"> </w:delText>
        </w:r>
        <w:r w:rsidR="0072645E" w:rsidRPr="00952395" w:rsidDel="001F752F">
          <w:delText xml:space="preserve">other </w:delText>
        </w:r>
        <w:r w:rsidR="007E5073" w:rsidRPr="00952395" w:rsidDel="001F752F">
          <w:delText xml:space="preserve">dosing strategies </w:delText>
        </w:r>
        <w:r w:rsidR="0072645E" w:rsidRPr="00952395" w:rsidDel="001F752F">
          <w:delText xml:space="preserve">may </w:delText>
        </w:r>
        <w:r w:rsidR="007E5073" w:rsidRPr="00952395" w:rsidDel="001F752F">
          <w:delText>be considered</w:delText>
        </w:r>
        <w:r w:rsidR="000B12EF" w:rsidDel="001F752F">
          <w:delText xml:space="preserve"> and t</w:delText>
        </w:r>
        <w:r w:rsidR="00A0176A" w:rsidDel="001F752F">
          <w:delText xml:space="preserve">he </w:delText>
        </w:r>
        <w:r w:rsidR="00F02842" w:rsidDel="001F752F">
          <w:delText xml:space="preserve">availability </w:delText>
        </w:r>
        <w:r w:rsidR="00A0176A" w:rsidDel="001F752F">
          <w:delText xml:space="preserve">of </w:delText>
        </w:r>
      </w:del>
      <w:del w:id="914" w:author="My Luong Vuong" w:date="2024-06-22T09:51:00Z">
        <w:r w:rsidR="00FC096E" w:rsidDel="002716C7">
          <w:delText>TDM</w:delText>
        </w:r>
        <w:r w:rsidR="002F5684" w:rsidDel="002716C7">
          <w:delText xml:space="preserve">may </w:delText>
        </w:r>
      </w:del>
      <w:ins w:id="915" w:author="IATDMCT anti-infectives committee" w:date="2024-06-26T15:28:00Z">
        <w:del w:id="916" w:author="My Luong Vuong" w:date="2024-08-05T16:51:00Z">
          <w:r w:rsidR="002F5684" w:rsidDel="001F752F">
            <w:delText xml:space="preserve">be </w:delText>
          </w:r>
          <w:r w:rsidR="006C2C9D" w:rsidRPr="00952395" w:rsidDel="001F752F">
            <w:delText>considered</w:delText>
          </w:r>
        </w:del>
      </w:ins>
      <w:del w:id="917" w:author="My Luong Vuong" w:date="2024-08-05T16:51:00Z">
        <w:r w:rsidR="002F5684" w:rsidDel="001F752F">
          <w:delText xml:space="preserve">may be </w:delText>
        </w:r>
        <w:r w:rsidR="005A006F" w:rsidDel="001F752F">
          <w:delText>us</w:delText>
        </w:r>
        <w:commentRangeEnd w:id="900"/>
        <w:r w:rsidR="00966B57" w:rsidDel="001F752F">
          <w:rPr>
            <w:rStyle w:val="CommentReference"/>
          </w:rPr>
          <w:commentReference w:id="900"/>
        </w:r>
        <w:r w:rsidR="005A006F" w:rsidDel="001F752F">
          <w:delText>ed</w:delText>
        </w:r>
      </w:del>
      <w:ins w:id="918" w:author="Debbie Marriott" w:date="2024-07-10T10:43:00Z">
        <w:del w:id="919" w:author="My Luong Vuong" w:date="2024-08-05T16:51:00Z">
          <w:r w:rsidR="007E5073" w:rsidRPr="007E5073" w:rsidDel="001F752F">
            <w:delText>.</w:delText>
          </w:r>
        </w:del>
        <w:del w:id="920" w:author="My Luong Vuong" w:date="2024-08-05T16:50:00Z">
          <w:r w:rsidR="007E5073" w:rsidRPr="007E5073" w:rsidDel="00B3173A">
            <w:delText xml:space="preserve"> </w:delText>
          </w:r>
        </w:del>
      </w:ins>
      <w:r w:rsidR="007E5073" w:rsidRPr="007E5073">
        <w:t>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del w:id="921" w:author="My Luong Vuong" w:date="2024-06-22T09:51:00Z">
        <w:r w:rsidR="007370B4" w:rsidDel="008C756C">
          <w:delText>inin</w:delText>
        </w:r>
        <w:r w:rsidR="007E5073" w:rsidRPr="007E5073" w:rsidDel="008C756C">
          <w:delText>measuring</w:delText>
        </w:r>
        <w:r w:rsidR="00897078" w:rsidDel="008C756C">
          <w:delText xml:space="preserve"> </w:delText>
        </w:r>
      </w:del>
      <w:ins w:id="922" w:author="My Luong Vuong" w:date="2024-06-22T09:51:00Z">
        <w:r w:rsidR="008C756C">
          <w:t xml:space="preserve">in measuring </w:t>
        </w:r>
      </w:ins>
      <w:r w:rsidR="00897078">
        <w:t>accurately</w:t>
      </w:r>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B973AA">
        <w:instrText xml:space="preserve"> ADDIN EN.CITE &lt;EndNote&gt;&lt;Cite&gt;&lt;Author&gt;Darnis&lt;/Author&gt;&lt;Year&gt;2012&lt;/Year&gt;&lt;RecNum&gt;64&lt;/RecNum&gt;&lt;DisplayText&gt; [39]&lt;/DisplayText&gt;&lt;record&gt;&lt;rec-number&gt;64&lt;/rec-number&gt;&lt;foreign-keys&gt;&lt;key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B973AA">
        <w:rPr>
          <w:noProof/>
        </w:rPr>
        <w:t> [39]</w:t>
      </w:r>
      <w:r w:rsidR="00143934" w:rsidRPr="00E03B11">
        <w:fldChar w:fldCharType="end"/>
      </w:r>
      <w:r w:rsidR="00A14F24">
        <w:t>.</w:t>
      </w:r>
    </w:p>
    <w:p w14:paraId="5429EA5E" w14:textId="38DC33DC" w:rsidR="0036411B" w:rsidRDefault="00047E03" w:rsidP="00593CAA">
      <w:del w:id="923" w:author="My Luong Vuong" w:date="2024-06-22T09:52:00Z">
        <w:r w:rsidDel="00AE7517">
          <w:lastRenderedPageBreak/>
          <w:delText xml:space="preserve">The proposed regimen was </w:delText>
        </w:r>
        <w:commentRangeStart w:id="924"/>
        <w:r w:rsidDel="00AE7517">
          <w:delText>also demonstrated</w:delText>
        </w:r>
      </w:del>
      <w:ins w:id="925" w:author="My Luong Vuong" w:date="2024-06-22T09:52:00Z">
        <w:r w:rsidR="00AE7517">
          <w:t>Our simulations also demonstrated the proposed regimen</w:t>
        </w:r>
      </w:ins>
      <w:ins w:id="926" w:author="My Luong Vuong" w:date="2024-07-10T10:30:00Z">
        <w:r>
          <w:t xml:space="preserve"> </w:t>
        </w:r>
      </w:ins>
      <w:r>
        <w:t>to be</w:t>
      </w:r>
      <w:ins w:id="927" w:author="My Luong Vuong" w:date="2024-06-21T09:35:00Z">
        <w:r w:rsidR="00D57806">
          <w:t xml:space="preserve"> potentially</w:t>
        </w:r>
      </w:ins>
      <w:ins w:id="928" w:author="My Luong Vuong" w:date="2024-07-10T10:30:00Z">
        <w:r>
          <w:t xml:space="preserve"> </w:t>
        </w:r>
      </w:ins>
      <w:r>
        <w:t xml:space="preserve">safe </w:t>
      </w:r>
      <w:commentRangeEnd w:id="924"/>
      <w:r w:rsidR="00027325">
        <w:rPr>
          <w:rStyle w:val="CommentReference"/>
        </w:rPr>
        <w:commentReference w:id="924"/>
      </w:r>
      <w:r>
        <w:t>(</w:t>
      </w:r>
      <w:r w:rsidR="00603377">
        <w:t>&lt;</w:t>
      </w:r>
      <w:r w:rsidR="0019156E">
        <w:t>1</w:t>
      </w:r>
      <w:r w:rsidR="00603377">
        <w:t>.</w:t>
      </w:r>
      <w:r w:rsidR="0019156E">
        <w:t>2</w:t>
      </w:r>
      <w:r w:rsidR="00603377">
        <w:t xml:space="preserve">% </w:t>
      </w:r>
      <w:r>
        <w:t xml:space="preserve">risk of </w:t>
      </w:r>
      <w:del w:id="929" w:author="IATDMCT anti-infectives committee" w:date="2024-06-28T12:55:00Z">
        <w:r>
          <w:delText xml:space="preserve">having </w:delText>
        </w:r>
      </w:del>
      <w:proofErr w:type="spellStart"/>
      <w:r>
        <w:t>C</w:t>
      </w:r>
      <w:r w:rsidRPr="00E12082">
        <w:rPr>
          <w:vertAlign w:val="subscript"/>
        </w:rPr>
        <w:t>trough</w:t>
      </w:r>
      <w:proofErr w:type="spellEnd"/>
      <w:r>
        <w:t xml:space="preserve"> ≥80</w:t>
      </w:r>
      <w:r w:rsidR="00603377">
        <w:t> </w:t>
      </w:r>
      <w:r>
        <w:t>mg/L).</w:t>
      </w:r>
      <w:del w:id="930" w:author="My Luong Vuong" w:date="2024-08-05T16:56:00Z">
        <w:r w:rsidDel="00D65688">
          <w:delText xml:space="preserve"> </w:delText>
        </w:r>
        <w:commentRangeStart w:id="931"/>
        <w:r w:rsidR="00734C9F" w:rsidDel="00D65688">
          <w:delText>By being both safe and effective</w:delText>
        </w:r>
        <w:commentRangeEnd w:id="931"/>
        <w:r w:rsidR="00543891" w:rsidDel="00D65688">
          <w:rPr>
            <w:rStyle w:val="CommentReference"/>
          </w:rPr>
          <w:commentReference w:id="931"/>
        </w:r>
      </w:del>
      <w:ins w:id="932" w:author="My Luong Vuong" w:date="2024-08-05T16:57:00Z">
        <w:r w:rsidR="00D65688">
          <w:t xml:space="preserve"> </w:t>
        </w:r>
      </w:ins>
      <w:del w:id="933" w:author="My Luong Vuong" w:date="2024-08-05T16:57:00Z">
        <w:r w:rsidR="00734C9F" w:rsidDel="00D65688">
          <w:delText xml:space="preserve">, </w:delText>
        </w:r>
      </w:del>
      <w:del w:id="934" w:author="IATDMCT anti-infectives committee" w:date="2024-06-28T13:02:00Z">
        <w:r w:rsidR="00734C9F">
          <w:delText>our regimen</w:delText>
        </w:r>
      </w:del>
      <w:ins w:id="935" w:author="IATDMCT anti-infectives committee" w:date="2024-06-28T13:02:00Z">
        <w:r w:rsidR="00543891">
          <w:t>As such, it</w:t>
        </w:r>
      </w:ins>
      <w:r w:rsidR="000B0321">
        <w:t xml:space="preserve"> is </w:t>
      </w:r>
      <w:del w:id="936" w:author="IATDMCT anti-infectives committee" w:date="2024-06-28T13:02:00Z">
        <w:r w:rsidR="000B0321">
          <w:delText>suitable</w:delText>
        </w:r>
        <w:r w:rsidR="00F02842">
          <w:delText xml:space="preserve"> </w:delText>
        </w:r>
      </w:del>
      <w:ins w:id="937" w:author="IATDMCT anti-infectives committee" w:date="2024-06-28T13:02:00Z">
        <w:r w:rsidR="00543891">
          <w:t>appropriate for in</w:t>
        </w:r>
      </w:ins>
      <w:ins w:id="938" w:author="IATDMCT anti-infectives committee" w:date="2024-06-28T13:03:00Z">
        <w:r w:rsidR="00543891">
          <w:t>troduction</w:t>
        </w:r>
      </w:ins>
      <w:ins w:id="939" w:author="IATDMCT anti-infectives committee" w:date="2024-06-28T13:02:00Z">
        <w:r w:rsidR="00543891">
          <w:t xml:space="preserve"> </w:t>
        </w:r>
      </w:ins>
      <w:del w:id="940" w:author="IATDMCT anti-infectives committee" w:date="2024-06-28T13:02:00Z">
        <w:r w:rsidR="000005EE">
          <w:delText>to be used</w:delText>
        </w:r>
      </w:del>
      <w:r w:rsidR="000005EE">
        <w:t xml:space="preserve"> in</w:t>
      </w:r>
      <w:ins w:id="941" w:author="IATDMCT anti-infectives committee" w:date="2024-06-28T13:03:00Z">
        <w:r w:rsidR="00543891">
          <w:t>to</w:t>
        </w:r>
      </w:ins>
      <w:r w:rsidR="000005EE">
        <w:t xml:space="preserve">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 xml:space="preserve">However, </w:t>
      </w:r>
      <w:del w:id="942" w:author="IATDMCT anti-infectives committee" w:date="2024-06-28T12:56:00Z">
        <w:r w:rsidR="00E6586F">
          <w:delText>w</w:delText>
        </w:r>
        <w:r w:rsidR="00850220">
          <w:delText xml:space="preserve">ith </w:delText>
        </w:r>
      </w:del>
      <w:ins w:id="943" w:author="IATDMCT anti-infectives committee" w:date="2024-06-28T12:56:00Z">
        <w:r w:rsidR="00543891">
          <w:t xml:space="preserve">for </w:t>
        </w:r>
      </w:ins>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commentRangeStart w:id="944"/>
      <w:r w:rsidR="007719B2" w:rsidRPr="007719B2">
        <w:t xml:space="preserve">our recommended regimen </w:t>
      </w:r>
      <w:del w:id="945" w:author="My Luong Vuong" w:date="2024-06-23T19:55:00Z">
        <w:r w:rsidR="007719B2" w:rsidRPr="007719B2" w:rsidDel="003D48DD">
          <w:delText xml:space="preserve">demonstrated </w:delText>
        </w:r>
      </w:del>
      <w:ins w:id="946" w:author="My Luong Vuong" w:date="2024-06-23T19:55:00Z">
        <w:r w:rsidR="003D48DD">
          <w:t>showed</w:t>
        </w:r>
        <w:r w:rsidR="003D48DD" w:rsidRPr="007719B2">
          <w:t xml:space="preserve"> </w:t>
        </w:r>
      </w:ins>
      <w:r w:rsidR="00B61B75">
        <w:t xml:space="preserve">a </w:t>
      </w:r>
      <w:r w:rsidR="007719B2" w:rsidRPr="007719B2">
        <w:t xml:space="preserve">poor target attainment, </w:t>
      </w:r>
      <w:commentRangeStart w:id="947"/>
      <w:r w:rsidR="00E8374D">
        <w:t>necessitating</w:t>
      </w:r>
      <w:r w:rsidR="00B60D32" w:rsidRPr="007719B2">
        <w:t xml:space="preserve"> </w:t>
      </w:r>
      <w:r w:rsidR="007719B2" w:rsidRPr="007719B2">
        <w:t>a</w:t>
      </w:r>
      <w:r w:rsidR="00750B30">
        <w:t xml:space="preserve"> </w:t>
      </w:r>
      <w:commentRangeStart w:id="948"/>
      <w:r w:rsidR="00750B30">
        <w:t>much</w:t>
      </w:r>
      <w:r w:rsidR="007719B2" w:rsidRPr="007719B2">
        <w:t xml:space="preserve"> higher dose</w:t>
      </w:r>
      <w:commentRangeEnd w:id="947"/>
      <w:ins w:id="949" w:author="Debbie Marriott" w:date="2024-07-10T10:43:00Z">
        <w:r w:rsidR="007719B2" w:rsidRPr="007719B2">
          <w:t>.</w:t>
        </w:r>
        <w:del w:id="950" w:author="My Luong Vuong" w:date="2024-08-05T16:56:00Z">
          <w:r w:rsidR="001E18A5" w:rsidDel="002E1126">
            <w:delText xml:space="preserve"> </w:delText>
          </w:r>
        </w:del>
      </w:ins>
      <w:commentRangeEnd w:id="944"/>
      <w:del w:id="951" w:author="My Luong Vuong" w:date="2024-08-05T16:56:00Z">
        <w:r w:rsidR="00E31926" w:rsidDel="002E1126">
          <w:rPr>
            <w:rStyle w:val="CommentReference"/>
          </w:rPr>
          <w:commentReference w:id="944"/>
        </w:r>
        <w:r w:rsidR="00034FD9" w:rsidDel="002E1126">
          <w:rPr>
            <w:rStyle w:val="CommentReference"/>
          </w:rPr>
          <w:commentReference w:id="947"/>
        </w:r>
      </w:del>
      <w:ins w:id="952" w:author="My Luong Vuong" w:date="2024-07-10T10:43:00Z">
        <w:r w:rsidR="001E18A5">
          <w:t xml:space="preserve"> </w:t>
        </w:r>
      </w:ins>
      <w:r w:rsidR="001E18A5">
        <w:t xml:space="preserve">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 xml:space="preserve">Dose optimisation </w:t>
      </w:r>
      <w:ins w:id="953" w:author="Sophie Stocker" w:date="2024-06-26T13:48:00Z">
        <w:r w:rsidR="00133E72">
          <w:t xml:space="preserve">of fluconazole </w:t>
        </w:r>
      </w:ins>
      <w:r w:rsidR="007F7621">
        <w:t>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commentRangeEnd w:id="948"/>
      <w:r w:rsidR="00E31926">
        <w:rPr>
          <w:rStyle w:val="CommentReference"/>
        </w:rPr>
        <w:commentReference w:id="948"/>
      </w:r>
    </w:p>
    <w:p w14:paraId="3E59E88F" w14:textId="62AA74E8" w:rsidR="008E0107" w:rsidRPr="00E03B11" w:rsidRDefault="00CB50CB" w:rsidP="008E0107">
      <w:r w:rsidRPr="00E03B11">
        <w:t xml:space="preserve">We acknowledge several </w:t>
      </w:r>
      <w:commentRangeStart w:id="954"/>
      <w:r w:rsidRPr="00E03B11">
        <w:t>limitations</w:t>
      </w:r>
      <w:commentRangeEnd w:id="954"/>
      <w:r w:rsidR="00461A95">
        <w:rPr>
          <w:rStyle w:val="CommentReference"/>
        </w:rPr>
        <w:commentReference w:id="954"/>
      </w:r>
      <w:r w:rsidRPr="00E03B11">
        <w:t xml:space="preserve"> in our study. First, </w:t>
      </w:r>
      <w:r w:rsidR="00AC4292">
        <w:t xml:space="preserve">we did not conduct a </w:t>
      </w:r>
      <w:commentRangeStart w:id="955"/>
      <w:r w:rsidR="00AC4292">
        <w:t xml:space="preserve">systematic search </w:t>
      </w:r>
      <w:commentRangeEnd w:id="955"/>
      <w:r w:rsidR="00BE242E">
        <w:rPr>
          <w:rStyle w:val="CommentReference"/>
        </w:rPr>
        <w:commentReference w:id="955"/>
      </w:r>
      <w:r w:rsidR="00AC4292">
        <w:t xml:space="preserve">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B973AA">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B973AA">
        <w:rPr>
          <w:noProof/>
        </w:rPr>
        <w:t> [40]</w:t>
      </w:r>
      <w:r w:rsidR="0018159C">
        <w:fldChar w:fldCharType="end"/>
      </w:r>
      <w:r w:rsidR="00D3705B">
        <w:t>.</w:t>
      </w:r>
      <w:r w:rsidR="00640E5D">
        <w:t xml:space="preserve"> </w:t>
      </w:r>
      <w:r w:rsidR="00261E77">
        <w:t>The</w:t>
      </w:r>
      <w:r w:rsidR="005E19A4">
        <w:t xml:space="preserve"> </w:t>
      </w:r>
      <w:del w:id="956" w:author="My Luong Vuong" w:date="2024-06-22T09:53:00Z">
        <w:r w:rsidR="00821DA2" w:rsidDel="00A12088">
          <w:delText>resource intensive</w:delText>
        </w:r>
      </w:del>
      <w:ins w:id="957" w:author="My Luong Vuong" w:date="2024-06-22T09:53:00Z">
        <w:r w:rsidR="00A12088">
          <w:t>resource-intensive</w:t>
        </w:r>
      </w:ins>
      <w:r w:rsidR="00821DA2">
        <w:t xml:space="preser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B973AA">
        <w:instrText xml:space="preserve"> ADDIN EN.CITE &lt;EndNote&gt;&lt;Cite&gt;&lt;Author&gt;van Wijk&lt;/Author&gt;&lt;Year&gt;2023&lt;/Year&gt;&lt;RecNum&gt;73&lt;/RecNum&gt;&lt;DisplayText&gt; [40]&lt;/DisplayText&gt;&lt;record&gt;&lt;rec-number&gt;73&lt;/rec-number&gt;&lt;foreign-keys&gt;&lt;key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B973AA">
        <w:rPr>
          <w:noProof/>
        </w:rPr>
        <w:t> [40]</w:t>
      </w:r>
      <w:r w:rsidR="00C35CF2">
        <w:fldChar w:fldCharType="end"/>
      </w:r>
      <w:r w:rsidR="008B32AE">
        <w:t xml:space="preserve">. </w:t>
      </w:r>
      <w:commentRangeStart w:id="958"/>
      <w:del w:id="959" w:author="IATDMCT anti-infectives committee" w:date="2024-06-28T13:13:00Z">
        <w:r w:rsidR="00515A09">
          <w:delText>Yet</w:delText>
        </w:r>
        <w:r w:rsidR="00640E5D">
          <w:delText>,</w:delText>
        </w:r>
      </w:del>
      <w:ins w:id="960" w:author="IATDMCT anti-infectives committee" w:date="2024-06-28T13:13:00Z">
        <w:r w:rsidR="00E31926">
          <w:t>However</w:t>
        </w:r>
      </w:ins>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commentRangeEnd w:id="958"/>
      <w:r w:rsidR="008B5CD0">
        <w:rPr>
          <w:rStyle w:val="CommentReference"/>
        </w:rPr>
        <w:commentReference w:id="958"/>
      </w:r>
      <w:r w:rsidR="009603AC">
        <w:t>.</w:t>
      </w:r>
      <w:r w:rsidR="009946B5">
        <w:t xml:space="preserve"> </w:t>
      </w:r>
      <w:r w:rsidR="001077C9">
        <w:t xml:space="preserve">Second, </w:t>
      </w:r>
      <w:r w:rsidRPr="00E03B11">
        <w:t xml:space="preserve">we </w:t>
      </w:r>
      <w:del w:id="961" w:author="My Luong Vuong" w:date="2024-06-22T09:53:00Z">
        <w:r w:rsidR="00077D91" w:rsidDel="00A12088">
          <w:delText>couldnot</w:delText>
        </w:r>
        <w:r w:rsidR="00077D91" w:rsidRPr="00E03B11" w:rsidDel="00A12088">
          <w:delText xml:space="preserve"> </w:delText>
        </w:r>
      </w:del>
      <w:ins w:id="962" w:author="My Luong Vuong" w:date="2024-06-22T09:53:00Z">
        <w:r w:rsidR="00A12088">
          <w:t>could not</w:t>
        </w:r>
        <w:r w:rsidR="00A12088" w:rsidRPr="00E03B11">
          <w:t xml:space="preserve"> </w:t>
        </w:r>
      </w:ins>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B973AA">
        <w:instrText xml:space="preserve"> ADDIN EN.CITE </w:instrText>
      </w:r>
      <w:r w:rsidR="00B973AA">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B973AA">
        <w:instrText xml:space="preserve"> ADDIN EN.CITE.DATA </w:instrText>
      </w:r>
      <w:r w:rsidR="00B973AA">
        <w:fldChar w:fldCharType="end"/>
      </w:r>
      <w:r w:rsidR="00972F81" w:rsidRPr="00E03B11">
        <w:fldChar w:fldCharType="separate"/>
      </w:r>
      <w:r w:rsidR="00B973AA">
        <w:rPr>
          <w:noProof/>
        </w:rPr>
        <w:t> [41]</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w:t>
      </w:r>
      <w:del w:id="963" w:author="IATDMCT anti-infectives committee" w:date="2024-06-28T13:18:00Z">
        <w:r w:rsidR="00A538AE">
          <w:delText>pick up the effect</w:delText>
        </w:r>
      </w:del>
      <w:ins w:id="964" w:author="IATDMCT anti-infectives committee" w:date="2024-06-28T13:18:00Z">
        <w:r w:rsidR="000F7C9B">
          <w:t>determine the impact</w:t>
        </w:r>
      </w:ins>
      <w:r w:rsidR="00A538AE">
        <w:t xml:space="preserve"> of CRRT types due to the limited </w:t>
      </w:r>
      <w:del w:id="965" w:author="Sophie Stocker" w:date="2024-06-26T13:49:00Z">
        <w:r w:rsidR="00A538AE" w:rsidDel="00E815C2">
          <w:delText>repsentation</w:delText>
        </w:r>
      </w:del>
      <w:ins w:id="966" w:author="Sophie Stocker" w:date="2024-06-26T13:49:00Z">
        <w:r w:rsidR="00A538AE">
          <w:t>re</w:t>
        </w:r>
        <w:r w:rsidR="00461A95">
          <w:t>pres</w:t>
        </w:r>
        <w:r w:rsidR="00A538AE">
          <w:t>entation</w:t>
        </w:r>
      </w:ins>
      <w:r w:rsidR="00A538AE">
        <w:t xml:space="preserve"> of CRRT in our dataset</w:t>
      </w:r>
      <w:r w:rsidR="008F17BB">
        <w:t>,</w:t>
      </w:r>
      <w:r w:rsidR="00A538AE" w:rsidRPr="00E03B11">
        <w:t xml:space="preserve"> </w:t>
      </w:r>
      <w:del w:id="967" w:author="IATDMCT anti-infectives committee" w:date="2024-06-28T13:19:00Z">
        <w:r w:rsidR="008F17BB">
          <w:delText xml:space="preserve">as </w:delText>
        </w:r>
      </w:del>
      <w:ins w:id="968" w:author="IATDMCT anti-infectives committee" w:date="2024-06-28T13:19:00Z">
        <w:r w:rsidR="000F7C9B">
          <w:t xml:space="preserve">with </w:t>
        </w:r>
      </w:ins>
      <w:r w:rsidR="008F17BB">
        <w:t xml:space="preserve">only </w:t>
      </w:r>
      <w:r w:rsidR="00A538AE" w:rsidRPr="00E03B11">
        <w:t>1</w:t>
      </w:r>
      <w:r w:rsidR="00A538AE">
        <w:t>9.2</w:t>
      </w:r>
      <w:r w:rsidR="00A538AE" w:rsidRPr="00E03B11">
        <w:t>%</w:t>
      </w:r>
      <w:r w:rsidR="00A538AE">
        <w:t xml:space="preserve"> of patients </w:t>
      </w:r>
      <w:r w:rsidR="00A13FD4">
        <w:t>ha</w:t>
      </w:r>
      <w:ins w:id="969" w:author="IATDMCT anti-infectives committee" w:date="2024-06-28T13:19:00Z">
        <w:r w:rsidR="000F7C9B">
          <w:t>ving</w:t>
        </w:r>
      </w:ins>
      <w:del w:id="970" w:author="IATDMCT anti-infectives committee" w:date="2024-06-28T13:19:00Z">
        <w:r w:rsidR="00A13FD4">
          <w:delText>d</w:delText>
        </w:r>
      </w:del>
      <w:r w:rsidR="00A13FD4">
        <w:t xml:space="preserve"> at least one CRRT session</w:t>
      </w:r>
      <w:r w:rsidR="004B7F0D" w:rsidRPr="00E03B11">
        <w:t>.</w:t>
      </w:r>
      <w:del w:id="971" w:author="My Luong Vuong" w:date="2024-06-23T19:57:00Z">
        <w:r w:rsidR="007B40FD" w:rsidRPr="00E03B11" w:rsidDel="00333F97">
          <w:delText xml:space="preserve"> Furthermore, different CRRT flow rates (i.e., dialysate rate and ultrafiltration rate) c</w:delText>
        </w:r>
        <w:r w:rsidR="008B6720" w:rsidDel="00333F97">
          <w:delText>ould also</w:delText>
        </w:r>
        <w:r w:rsidR="007B40FD" w:rsidRPr="00E03B11" w:rsidDel="00333F97">
          <w:delText xml:space="preserve"> </w:delText>
        </w:r>
        <w:r w:rsidR="006F6EA5" w:rsidDel="00333F97">
          <w:delText>impact</w:delText>
        </w:r>
      </w:del>
      <w:ins w:id="972" w:author="My Luong Vuong" w:date="2024-08-05T16:58:00Z">
        <w:r w:rsidR="00790CD6">
          <w:t xml:space="preserve"> </w:t>
        </w:r>
      </w:ins>
      <w:ins w:id="973" w:author="IATDMCT anti-infectives committee" w:date="2024-06-28T13:19:00Z">
        <w:del w:id="974" w:author="My Luong Vuong" w:date="2024-08-05T16:58:00Z">
          <w:r w:rsidR="000F7C9B" w:rsidDel="00790CD6">
            <w:delText>influence</w:delText>
          </w:r>
        </w:del>
      </w:ins>
      <w:del w:id="975" w:author="My Luong Vuong" w:date="2024-06-23T19:57:00Z">
        <w:r w:rsidR="007B40FD" w:rsidRPr="00E03B11" w:rsidDel="00333F97">
          <w:delText xml:space="preserve"> fluconazole clearance</w:delText>
        </w:r>
        <w:r w:rsidR="007B40FD" w:rsidRPr="00E03B11" w:rsidDel="00333F97">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del>
      <w:del w:id="976" w:author="My Luong Vuong" w:date="2024-08-05T16:58:00Z">
        <w:r w:rsidR="009265AA" w:rsidDel="00790CD6">
          <w:delInstrText xml:space="preserve"> ADDIN EN.CITE </w:delInstrText>
        </w:r>
        <w:r w:rsidR="009265AA" w:rsidDel="00790CD6">
          <w:fldChar w:fldCharType="begin">
            <w:fldData xml:space="preserve">PEVuZE5vdGU+PENpdGU+PEF1dGhvcj5MaTwvQXV0aG9yPjxZZWFyPjIwMjA8L1llYXI+PFJlY051
bT41MTwvUmVjTnVtPjxEaXNwbGF5VGV4dD7CoFs0MV08L0Rpc3BsYXlUZXh0PjxyZWNvcmQ+PHJl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9265AA" w:rsidDel="00790CD6">
          <w:delInstrText xml:space="preserve"> ADDIN EN.CITE.DATA </w:delInstrText>
        </w:r>
        <w:r w:rsidR="009265AA" w:rsidDel="00790CD6">
          <w:fldChar w:fldCharType="end"/>
        </w:r>
      </w:del>
      <w:del w:id="977" w:author="My Luong Vuong" w:date="2024-06-23T19:57:00Z">
        <w:r w:rsidR="007B40FD" w:rsidRPr="00E03B11" w:rsidDel="00333F97">
          <w:fldChar w:fldCharType="separate"/>
        </w:r>
      </w:del>
      <w:del w:id="978" w:author="My Luong Vuong" w:date="2024-08-05T16:58:00Z">
        <w:r w:rsidR="009265AA" w:rsidDel="00790CD6">
          <w:rPr>
            <w:noProof/>
          </w:rPr>
          <w:delText> [41]</w:delText>
        </w:r>
      </w:del>
      <w:del w:id="979" w:author="My Luong Vuong" w:date="2024-06-23T19:57:00Z">
        <w:r w:rsidR="007B40FD" w:rsidRPr="00E03B11" w:rsidDel="00333F97">
          <w:fldChar w:fldCharType="end"/>
        </w:r>
      </w:del>
      <w:del w:id="980" w:author="My Luong Vuong" w:date="2024-07-10T10:30:00Z">
        <w:r w:rsidR="009D225B">
          <w:delText>.</w:delText>
        </w:r>
        <w:r w:rsidR="007B40FD" w:rsidRPr="00E03B11">
          <w:delText xml:space="preserve"> </w:delText>
        </w:r>
      </w:del>
      <w:del w:id="981" w:author="My Luong Vuong" w:date="2024-06-23T19:57:00Z">
        <w:r w:rsidR="009D225B" w:rsidDel="00333F97">
          <w:delText>.</w:delText>
        </w:r>
        <w:r w:rsidR="007B40FD" w:rsidRPr="00E03B11" w:rsidDel="00333F97">
          <w:delText xml:space="preserve"> </w:delText>
        </w:r>
        <w:r w:rsidR="009D225B" w:rsidDel="00333F97">
          <w:delText>.</w:delText>
        </w:r>
        <w:r w:rsidR="00C84B70" w:rsidDel="00333F97">
          <w:delText>Such</w:delText>
        </w:r>
        <w:r w:rsidR="007B40FD" w:rsidRPr="00E03B11" w:rsidDel="00333F97">
          <w:delText xml:space="preserve"> information </w:delText>
        </w:r>
        <w:r w:rsidR="009946B5" w:rsidDel="00333F97">
          <w:delText>was</w:delText>
        </w:r>
        <w:r w:rsidR="009946B5" w:rsidRPr="00E03B11" w:rsidDel="00333F97">
          <w:delText xml:space="preserve"> </w:delText>
        </w:r>
        <w:r w:rsidR="007B40FD" w:rsidRPr="00E03B11" w:rsidDel="00333F97">
          <w:delText xml:space="preserve">completely </w:delText>
        </w:r>
      </w:del>
      <w:ins w:id="982" w:author="IATDMCT anti-infectives committee" w:date="2024-06-28T13:19:00Z">
        <w:del w:id="983" w:author="My Luong Vuong" w:date="2024-08-05T16:58:00Z">
          <w:r w:rsidR="000F7C9B" w:rsidDel="00790CD6">
            <w:delText>absent from</w:delText>
          </w:r>
        </w:del>
      </w:ins>
      <w:del w:id="984" w:author="My Luong Vuong" w:date="2024-06-23T19:57:00Z">
        <w:r w:rsidR="007B40FD" w:rsidRPr="00E03B11" w:rsidDel="00333F97">
          <w:delText xml:space="preserve">missing in our </w:delText>
        </w:r>
        <w:r w:rsidR="009946B5" w:rsidDel="00333F97">
          <w:delText>dataset</w:delText>
        </w:r>
        <w:r w:rsidRPr="00E03B11" w:rsidDel="00333F97">
          <w:delText xml:space="preserve">. </w:delText>
        </w:r>
      </w:del>
      <w:r w:rsidR="00F709FB">
        <w:t>Finally</w:t>
      </w:r>
      <w:r w:rsidRPr="00E03B11">
        <w:t xml:space="preserve">, </w:t>
      </w:r>
      <w:r w:rsidR="002D0580">
        <w:t xml:space="preserve">our </w:t>
      </w:r>
      <w:r w:rsidR="008045BE">
        <w:t>studied</w:t>
      </w:r>
      <w:r w:rsidR="002D0580">
        <w:t xml:space="preserve"> population may not be representative </w:t>
      </w:r>
      <w:r w:rsidR="0031010B">
        <w:t>of</w:t>
      </w:r>
      <w:del w:id="985" w:author="IATDMCT anti-infectives committee" w:date="2024-06-28T13:20:00Z">
        <w:r w:rsidR="00756421">
          <w:delText>,</w:delText>
        </w:r>
      </w:del>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commentRangeStart w:id="986"/>
      <w:r w:rsidR="008E0107" w:rsidRPr="008E0107">
        <w:t xml:space="preserve"> </w:t>
      </w:r>
      <w:r w:rsidR="008E0107">
        <w:t>To address this issue, we included the model code in the Supplementary file</w:t>
      </w:r>
      <w:ins w:id="987" w:author="My Luong Vuong" w:date="2024-05-31T11:47:00Z">
        <w:r w:rsidR="00D54252">
          <w:t>,</w:t>
        </w:r>
      </w:ins>
      <w:r w:rsidR="008E0107">
        <w:t xml:space="preserve"> and we encourage other data owners to externally evaluate our model with their populations. </w:t>
      </w:r>
      <w:commentRangeEnd w:id="986"/>
      <w:r w:rsidR="00475307">
        <w:rPr>
          <w:rStyle w:val="CommentReference"/>
        </w:rPr>
        <w:commentReference w:id="986"/>
      </w:r>
    </w:p>
    <w:p w14:paraId="49ACDA9B" w14:textId="2200701C" w:rsidR="00CB50CB" w:rsidRPr="00E03B11" w:rsidDel="00501700" w:rsidRDefault="00CB50CB" w:rsidP="00593CAA">
      <w:pPr>
        <w:rPr>
          <w:del w:id="988" w:author="My Luong Vuong" w:date="2024-05-31T16:22:00Z"/>
        </w:rPr>
      </w:pPr>
    </w:p>
    <w:p w14:paraId="02C01D1A" w14:textId="6C406DE9" w:rsidR="004B0DC8" w:rsidRDefault="00CB50CB" w:rsidP="00593CAA">
      <w:r w:rsidRPr="00E03B11">
        <w:t xml:space="preserve">In conclusion, our </w:t>
      </w:r>
      <w:proofErr w:type="spellStart"/>
      <w:r w:rsidRPr="00E03B11">
        <w:t>popPK</w:t>
      </w:r>
      <w:proofErr w:type="spellEnd"/>
      <w:r w:rsidRPr="00E03B11">
        <w:t xml:space="preserve"> analysis </w:t>
      </w:r>
      <w:del w:id="989" w:author="My Luong Vuong" w:date="2024-06-21T09:41:00Z">
        <w:r w:rsidRPr="00E03B11" w:rsidDel="00887786">
          <w:delText xml:space="preserve">supports </w:delText>
        </w:r>
      </w:del>
      <w:ins w:id="990" w:author="My Luong Vuong" w:date="2024-06-21T09:41:00Z">
        <w:r w:rsidR="00887786">
          <w:t xml:space="preserve">identified </w:t>
        </w:r>
        <w:r w:rsidR="00C2676E">
          <w:t>total body weight</w:t>
        </w:r>
      </w:ins>
      <w:ins w:id="991" w:author="My Luong Vuong" w:date="2024-06-21T09:42:00Z">
        <w:r w:rsidR="00C2676E">
          <w:t xml:space="preserve"> and CRRT status </w:t>
        </w:r>
      </w:ins>
      <w:ins w:id="992" w:author="My Luong Vuong" w:date="2024-06-21T17:16:00Z">
        <w:r w:rsidR="009F5064">
          <w:t>as</w:t>
        </w:r>
      </w:ins>
      <w:ins w:id="993" w:author="My Luong Vuong" w:date="2024-06-21T09:42:00Z">
        <w:r w:rsidR="00C2676E">
          <w:t xml:space="preserve"> clinically relevant</w:t>
        </w:r>
      </w:ins>
      <w:ins w:id="994" w:author="My Luong Vuong" w:date="2024-06-21T17:16:00Z">
        <w:r w:rsidR="009F5064">
          <w:t xml:space="preserve"> factors</w:t>
        </w:r>
      </w:ins>
      <w:ins w:id="995" w:author="My Luong Vuong" w:date="2024-06-21T09:42:00Z">
        <w:r w:rsidR="00C2676E">
          <w:t xml:space="preserve"> impact</w:t>
        </w:r>
      </w:ins>
      <w:ins w:id="996" w:author="My Luong Vuong" w:date="2024-06-21T17:16:00Z">
        <w:r w:rsidR="009F5064">
          <w:t>ing</w:t>
        </w:r>
      </w:ins>
      <w:ins w:id="997" w:author="My Luong Vuong" w:date="2024-06-21T09:42:00Z">
        <w:r w:rsidR="00C2676E">
          <w:t xml:space="preserve"> </w:t>
        </w:r>
        <w:r w:rsidR="00D07341" w:rsidRPr="00D07341">
          <w:t xml:space="preserve">fluconazole </w:t>
        </w:r>
        <w:r w:rsidR="00D07341" w:rsidRPr="00D07341">
          <w:rPr>
            <w:i/>
            <w:iCs/>
            <w:rPrChange w:id="998" w:author="My Luong Vuong" w:date="2024-06-21T09:42:00Z">
              <w:rPr/>
            </w:rPrChange>
          </w:rPr>
          <w:t>f</w:t>
        </w:r>
        <w:r w:rsidR="00D07341" w:rsidRPr="00D07341">
          <w:t>AUC</w:t>
        </w:r>
        <w:r w:rsidR="00D07341" w:rsidRPr="00D07341">
          <w:rPr>
            <w:vertAlign w:val="subscript"/>
            <w:rPrChange w:id="999" w:author="My Luong Vuong" w:date="2024-06-21T09:42:00Z">
              <w:rPr/>
            </w:rPrChange>
          </w:rPr>
          <w:t>0-24</w:t>
        </w:r>
        <w:r w:rsidR="00D07341" w:rsidRPr="00D07341">
          <w:t xml:space="preserve"> target attainment</w:t>
        </w:r>
      </w:ins>
      <w:ins w:id="1000" w:author="My Luong Vuong" w:date="2024-06-21T09:44:00Z">
        <w:r w:rsidR="006D6C71">
          <w:t xml:space="preserve"> in critically ill patients</w:t>
        </w:r>
      </w:ins>
      <w:ins w:id="1001" w:author="My Luong Vuong" w:date="2024-06-21T09:43:00Z">
        <w:r w:rsidR="00BE77ED">
          <w:t xml:space="preserve"> u</w:t>
        </w:r>
      </w:ins>
      <w:ins w:id="1002" w:author="My Luong Vuong" w:date="2024-06-21T09:44:00Z">
        <w:r w:rsidR="00BE77ED">
          <w:t>nder the standard dosing regimen</w:t>
        </w:r>
      </w:ins>
      <w:ins w:id="1003" w:author="My Luong Vuong" w:date="2024-06-21T09:42:00Z">
        <w:r w:rsidR="00EE7CA1">
          <w:t>.</w:t>
        </w:r>
        <w:r w:rsidR="00C2676E">
          <w:t xml:space="preserve"> </w:t>
        </w:r>
      </w:ins>
      <w:ins w:id="1004" w:author="My Luong Vuong" w:date="2024-06-21T09:43:00Z">
        <w:r w:rsidR="00EE7CA1">
          <w:t>We proposed</w:t>
        </w:r>
      </w:ins>
      <w:ins w:id="1005" w:author="My Luong Vuong" w:date="2024-06-21T09:41:00Z">
        <w:r w:rsidR="00887786" w:rsidRPr="00E03B11">
          <w:t xml:space="preserve"> </w:t>
        </w:r>
      </w:ins>
      <w:del w:id="1006" w:author="My Luong Vuong" w:date="2024-06-21T09:43:00Z">
        <w:r w:rsidRPr="00E03B11" w:rsidDel="003F634B">
          <w:delText>dos</w:delText>
        </w:r>
        <w:r w:rsidR="00EC2679" w:rsidDel="003F634B">
          <w:delText>e stratification</w:delText>
        </w:r>
        <w:r w:rsidRPr="00E03B11" w:rsidDel="003F634B">
          <w:delText xml:space="preserve"> of</w:delText>
        </w:r>
      </w:del>
      <w:ins w:id="1007" w:author="My Luong Vuong" w:date="2024-06-21T09:43:00Z">
        <w:r w:rsidR="003F634B">
          <w:t>a stratified</w:t>
        </w:r>
      </w:ins>
      <w:r w:rsidRPr="00E03B11">
        <w:t xml:space="preserve"> fluconazole</w:t>
      </w:r>
      <w:ins w:id="1008" w:author="My Luong Vuong" w:date="2024-06-21T09:44:00Z">
        <w:r w:rsidR="006D6C71">
          <w:t xml:space="preserve"> dosing regimen </w:t>
        </w:r>
      </w:ins>
      <w:del w:id="1009" w:author="My Luong Vuong" w:date="2024-06-21T09:44:00Z">
        <w:r w:rsidRPr="00E03B11" w:rsidDel="00D52D31">
          <w:delText xml:space="preserve"> in critically ill patients </w:delText>
        </w:r>
      </w:del>
      <w:r w:rsidRPr="00E03B11">
        <w:t>based on</w:t>
      </w:r>
      <w:r w:rsidR="003F31C2">
        <w:t xml:space="preserve"> </w:t>
      </w:r>
      <w:del w:id="1010" w:author="My Luong Vuong" w:date="2024-06-21T09:45:00Z">
        <w:r w:rsidR="003F31C2" w:rsidDel="00C9177B">
          <w:delText>total</w:delText>
        </w:r>
        <w:r w:rsidRPr="00E03B11" w:rsidDel="00C9177B">
          <w:delText xml:space="preserve"> </w:delText>
        </w:r>
        <w:r w:rsidR="00EC2679" w:rsidDel="00C9177B">
          <w:delText>body weight</w:delText>
        </w:r>
        <w:r w:rsidR="00EC2679" w:rsidRPr="00E03B11" w:rsidDel="00C9177B">
          <w:delText xml:space="preserve"> </w:delText>
        </w:r>
        <w:r w:rsidRPr="00E03B11" w:rsidDel="00C9177B">
          <w:delText>and CRRT</w:delText>
        </w:r>
      </w:del>
      <w:del w:id="1011" w:author="My Luong Vuong" w:date="2024-07-10T10:30:00Z">
        <w:r w:rsidRPr="00E03B11">
          <w:delText xml:space="preserve"> status,</w:delText>
        </w:r>
      </w:del>
      <w:ins w:id="1012" w:author="My Luong Vuong" w:date="2024-06-21T09:45:00Z">
        <w:r w:rsidR="00C9177B">
          <w:t>these tw</w:t>
        </w:r>
      </w:ins>
      <w:ins w:id="1013" w:author="My Luong Vuong" w:date="2024-06-21T09:46:00Z">
        <w:r w:rsidR="00C9177B">
          <w:t>o factors</w:t>
        </w:r>
        <w:r w:rsidR="00157111">
          <w:t xml:space="preserve"> </w:t>
        </w:r>
      </w:ins>
      <w:del w:id="1014" w:author="My Luong Vuong" w:date="2024-06-21T09:46:00Z">
        <w:r w:rsidRPr="00E03B11" w:rsidDel="00157111">
          <w:delText xml:space="preserve"> status</w:delText>
        </w:r>
      </w:del>
      <w:ins w:id="1015" w:author="My Luong Vuong" w:date="2024-06-21T17:17:00Z">
        <w:r w:rsidR="00546F17">
          <w:t>to</w:t>
        </w:r>
      </w:ins>
      <w:ins w:id="1016" w:author="My Luong Vuong" w:date="2024-06-21T09:46:00Z">
        <w:r w:rsidR="00157111">
          <w:t xml:space="preserve"> potentially ensure</w:t>
        </w:r>
      </w:ins>
      <w:ins w:id="1017" w:author="My Luong Vuong" w:date="2024-06-21T09:45:00Z">
        <w:r w:rsidR="00743449" w:rsidRPr="00743449">
          <w:t xml:space="preserve"> a</w:t>
        </w:r>
      </w:ins>
      <w:ins w:id="1018" w:author="My Luong Vuong" w:date="2024-08-05T16:59:00Z">
        <w:r w:rsidR="004B0E16">
          <w:t>n</w:t>
        </w:r>
      </w:ins>
      <w:ins w:id="1019" w:author="My Luong Vuong" w:date="2024-06-21T09:45:00Z">
        <w:r w:rsidR="00743449" w:rsidRPr="00743449">
          <w:t xml:space="preserve"> </w:t>
        </w:r>
      </w:ins>
      <w:ins w:id="1020" w:author="My Luong Vuong" w:date="2024-08-05T16:59:00Z">
        <w:r w:rsidR="004B0E16">
          <w:t>ICU</w:t>
        </w:r>
      </w:ins>
      <w:ins w:id="1021" w:author="My Luong Vuong" w:date="2024-06-21T09:45:00Z">
        <w:r w:rsidR="00743449" w:rsidRPr="00743449">
          <w:t>-wide PKPD target attainment</w:t>
        </w:r>
        <w:r w:rsidR="00743449">
          <w:t>.</w:t>
        </w:r>
        <w:r w:rsidR="00E95D94">
          <w:t xml:space="preserve"> </w:t>
        </w:r>
      </w:ins>
      <w:del w:id="1022" w:author="Jason Roberts" w:date="2024-06-14T18:49:00Z">
        <w:r w:rsidRPr="00E03B11">
          <w:delText xml:space="preserve">, </w:delText>
        </w:r>
      </w:del>
      <w:ins w:id="1023" w:author="Yves Debaveye" w:date="2024-06-14T16:12:00Z">
        <w:del w:id="1024" w:author="My Luong Vuong" w:date="2024-06-21T09:46:00Z">
          <w:r w:rsidR="00461A95" w:rsidDel="000633F7">
            <w:delText xml:space="preserve">potentially </w:delText>
          </w:r>
        </w:del>
      </w:ins>
      <w:commentRangeStart w:id="1025"/>
      <w:commentRangeStart w:id="1026"/>
      <w:del w:id="1027" w:author="My Luong Vuong" w:date="2024-06-21T09:46:00Z">
        <w:r w:rsidRPr="00E03B11" w:rsidDel="000633F7">
          <w:delText xml:space="preserve">eliminating </w:delText>
        </w:r>
      </w:del>
      <w:ins w:id="1028" w:author="IATDMCT anti-infectives committee" w:date="2024-06-28T13:20:00Z">
        <w:del w:id="1029" w:author="My Luong Vuong" w:date="2024-08-05T16:59:00Z">
          <w:r w:rsidR="000F7C9B" w:rsidDel="0097444C">
            <w:delText xml:space="preserve">significantly reducing </w:delText>
          </w:r>
          <w:r w:rsidR="000F7C9B" w:rsidRPr="00E03B11" w:rsidDel="0097444C">
            <w:delText xml:space="preserve"> </w:delText>
          </w:r>
        </w:del>
      </w:ins>
      <w:del w:id="1030" w:author="My Luong Vuong" w:date="2024-06-21T09:46:00Z">
        <w:r w:rsidRPr="00E03B11" w:rsidDel="000633F7">
          <w:delText xml:space="preserve">the need for </w:delText>
        </w:r>
        <w:r w:rsidR="004424F8" w:rsidRPr="00E03B11" w:rsidDel="000633F7">
          <w:delText>TDM</w:delText>
        </w:r>
        <w:commentRangeEnd w:id="1025"/>
        <w:r w:rsidR="00196755" w:rsidDel="000633F7">
          <w:rPr>
            <w:rStyle w:val="CommentReference"/>
          </w:rPr>
          <w:commentReference w:id="1025"/>
        </w:r>
        <w:commentRangeEnd w:id="1026"/>
        <w:r w:rsidR="00CB514F" w:rsidDel="000633F7">
          <w:rPr>
            <w:rStyle w:val="CommentReference"/>
          </w:rPr>
          <w:commentReference w:id="1026"/>
        </w:r>
        <w:r w:rsidRPr="00E03B11" w:rsidDel="000633F7">
          <w:delText xml:space="preserve">. </w:delText>
        </w:r>
        <w:commentRangeStart w:id="1031"/>
        <w:commentRangeStart w:id="1032"/>
        <w:r w:rsidRPr="00E03B11" w:rsidDel="00F905D6">
          <w:delText xml:space="preserve">We </w:delText>
        </w:r>
        <w:r w:rsidR="00DC3F2B" w:rsidRPr="00E03B11" w:rsidDel="00F905D6">
          <w:delText>emphasi</w:delText>
        </w:r>
        <w:r w:rsidR="00DC3F2B" w:rsidDel="00F905D6">
          <w:delText>s</w:delText>
        </w:r>
        <w:r w:rsidR="00DC3F2B" w:rsidRPr="00E03B11" w:rsidDel="00F905D6">
          <w:delText xml:space="preserve">e </w:delText>
        </w:r>
        <w:r w:rsidRPr="00E03B11" w:rsidDel="00F905D6">
          <w:delText xml:space="preserve">the importance of </w:delText>
        </w:r>
        <w:r w:rsidR="00EC2679" w:rsidRPr="00E03B11" w:rsidDel="00F905D6">
          <w:delText xml:space="preserve">appropriately </w:delText>
        </w:r>
        <w:r w:rsidRPr="00E03B11" w:rsidDel="00F905D6">
          <w:delText>handling missing data in pharmacometric</w:delText>
        </w:r>
        <w:r w:rsidR="00EC2679" w:rsidDel="00F905D6">
          <w:delText>s</w:delText>
        </w:r>
        <w:r w:rsidRPr="00E03B11" w:rsidDel="00F905D6">
          <w:delText xml:space="preserve"> studies</w:delText>
        </w:r>
        <w:commentRangeEnd w:id="1031"/>
        <w:r w:rsidR="00DC5EE4" w:rsidDel="00F905D6">
          <w:rPr>
            <w:rStyle w:val="CommentReference"/>
          </w:rPr>
          <w:commentReference w:id="1031"/>
        </w:r>
        <w:commentRangeEnd w:id="1032"/>
        <w:r w:rsidR="006206B6" w:rsidDel="00F905D6">
          <w:rPr>
            <w:rStyle w:val="CommentReference"/>
          </w:rPr>
          <w:commentReference w:id="1032"/>
        </w:r>
        <w:r w:rsidRPr="00E03B11" w:rsidDel="00F905D6">
          <w:delText xml:space="preserve">. </w:delText>
        </w:r>
      </w:del>
      <w:commentRangeStart w:id="1033"/>
      <w:commentRangeStart w:id="1034"/>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del w:id="1035" w:author="My Luong Vuong" w:date="2024-06-21T17:18:00Z">
        <w:r w:rsidR="0021637D" w:rsidDel="005C1F10">
          <w:delText>should be conducted</w:delText>
        </w:r>
      </w:del>
      <w:ins w:id="1036" w:author="My Luong Vuong" w:date="2024-06-21T17:18:00Z">
        <w:r w:rsidR="005C1F10">
          <w:t>is necessary</w:t>
        </w:r>
      </w:ins>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commentRangeEnd w:id="1033"/>
      <w:r w:rsidR="004C4864">
        <w:rPr>
          <w:rStyle w:val="CommentReference"/>
        </w:rPr>
        <w:commentReference w:id="1033"/>
      </w:r>
      <w:commentRangeEnd w:id="1034"/>
      <w:r w:rsidR="00F91B22">
        <w:rPr>
          <w:rStyle w:val="CommentReference"/>
        </w:rPr>
        <w:commentReference w:id="1034"/>
      </w:r>
    </w:p>
    <w:p w14:paraId="229594BA" w14:textId="2A322B2C" w:rsidR="00EE5777" w:rsidRPr="004E54D1" w:rsidRDefault="00DB122C">
      <w:pPr>
        <w:pStyle w:val="Heading2"/>
        <w:numPr>
          <w:ilvl w:val="0"/>
          <w:numId w:val="0"/>
        </w:numPr>
        <w:ind w:left="576" w:hanging="576"/>
        <w:rPr>
          <w:b w:val="0"/>
          <w:rPrChange w:id="1037" w:author="My Luong Vuong" w:date="2024-07-10T10:43:00Z">
            <w:rPr>
              <w:b/>
            </w:rPr>
          </w:rPrChange>
        </w:rPr>
        <w:pPrChange w:id="1038" w:author="My Luong Vuong" w:date="2024-07-10T10:43:00Z">
          <w:pPr>
            <w:spacing w:after="0" w:line="480" w:lineRule="auto"/>
          </w:pPr>
        </w:pPrChange>
      </w:pPr>
      <w:r w:rsidRPr="004E54D1">
        <w:rPr>
          <w:sz w:val="22"/>
          <w:rPrChange w:id="1039" w:author="My Luong Vuong" w:date="2024-07-10T10:43:00Z">
            <w:rPr/>
          </w:rPrChange>
        </w:rPr>
        <w:lastRenderedPageBreak/>
        <w:t>Acknowledgements</w:t>
      </w:r>
    </w:p>
    <w:p w14:paraId="41AC7BAC" w14:textId="57953E1B" w:rsidR="006206B6" w:rsidRPr="00B61BC3" w:rsidDel="00BD7DA0" w:rsidRDefault="00B82C7A" w:rsidP="006206B6">
      <w:pPr>
        <w:rPr>
          <w:ins w:id="1040" w:author="Jason Roberts" w:date="2024-06-14T18:50:00Z"/>
          <w:del w:id="1041" w:author="My Luong Vuong" w:date="2024-06-20T21:32:00Z"/>
        </w:rPr>
      </w:pPr>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id="1042" w:author="Jason Roberts" w:date="2024-06-14T18:50:00Z">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ins>
    </w:p>
    <w:p w14:paraId="02853BD5" w14:textId="32EB2482" w:rsidR="00B37DE1" w:rsidRPr="00CE6856" w:rsidRDefault="00B37DE1" w:rsidP="00B37DE1"/>
    <w:p w14:paraId="37558E76" w14:textId="61523B51" w:rsidR="00DB122C" w:rsidRPr="0017013D" w:rsidRDefault="00DB122C">
      <w:pPr>
        <w:pStyle w:val="Heading2"/>
        <w:numPr>
          <w:ilvl w:val="0"/>
          <w:numId w:val="0"/>
        </w:numPr>
        <w:ind w:left="576" w:hanging="576"/>
        <w:pPrChange w:id="1043" w:author="My Luong Vuong" w:date="2024-07-10T10:43:00Z">
          <w:pPr>
            <w:spacing w:after="0" w:line="480" w:lineRule="auto"/>
          </w:pPr>
        </w:pPrChange>
      </w:pPr>
      <w:r w:rsidRPr="004E54D1">
        <w:rPr>
          <w:sz w:val="22"/>
          <w:rPrChange w:id="1044" w:author="My Luong Vuong" w:date="2024-07-10T10:43:00Z">
            <w:rPr/>
          </w:rPrChange>
        </w:rPr>
        <w:t xml:space="preserve">Funding </w:t>
      </w:r>
      <w:del w:id="1045" w:author="My Luong Vuong" w:date="2024-07-10T10:30:00Z">
        <w:r w:rsidRPr="0017013D">
          <w:delText>sources</w:delText>
        </w:r>
      </w:del>
    </w:p>
    <w:p w14:paraId="536EBAF6" w14:textId="77777777" w:rsidR="009C42AF" w:rsidRDefault="00894D50" w:rsidP="00894D50">
      <w:pPr>
        <w:rPr>
          <w:ins w:id="1046" w:author="My Luong Vuong" w:date="2024-07-10T10:30:00Z"/>
        </w:rPr>
      </w:pPr>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6242A6" w:rsidRDefault="0095106F" w:rsidP="006242A6">
      <w:pPr>
        <w:pStyle w:val="Heading2"/>
        <w:numPr>
          <w:ilvl w:val="0"/>
          <w:numId w:val="0"/>
        </w:numPr>
        <w:ind w:left="576" w:hanging="576"/>
        <w:rPr>
          <w:ins w:id="1047" w:author="My Luong Vuong" w:date="2024-07-10T10:30:00Z"/>
          <w:b w:val="0"/>
        </w:rPr>
      </w:pPr>
      <w:ins w:id="1048" w:author="My Luong Vuong" w:date="2024-07-10T10:30:00Z">
        <w:r w:rsidRPr="006242A6">
          <w:rPr>
            <w:sz w:val="22"/>
            <w:szCs w:val="22"/>
          </w:rPr>
          <w:t>Declaration of interest</w:t>
        </w:r>
      </w:ins>
    </w:p>
    <w:p w14:paraId="492A77E6" w14:textId="7D4FEB1B" w:rsidR="0095106F" w:rsidRDefault="004C78E8" w:rsidP="00894D50">
      <w:pPr>
        <w:rPr>
          <w:ins w:id="1049" w:author="My Luong Vuong" w:date="2024-07-10T10:30:00Z"/>
        </w:rPr>
      </w:pPr>
      <w:ins w:id="1050" w:author="My Luong Vuong" w:date="2024-07-10T10:30:00Z">
        <w:r w:rsidRPr="004C78E8">
          <w:t xml:space="preserve">Ruth Van </w:t>
        </w:r>
        <w:proofErr w:type="spellStart"/>
        <w:r w:rsidRPr="004C78E8">
          <w:t>Daele</w:t>
        </w:r>
        <w:proofErr w:type="spellEnd"/>
        <w:r w:rsidRPr="004C78E8">
          <w:t xml:space="preserve"> contributed to this work while at KU Leuven / UZ Leuven. She is currently employed at Gilead.</w:t>
        </w:r>
        <w:r w:rsidR="00705615">
          <w:t xml:space="preserve"> </w:t>
        </w:r>
      </w:ins>
    </w:p>
    <w:p w14:paraId="65846339" w14:textId="2A08DA43" w:rsidR="00566B93" w:rsidRPr="00F5012A" w:rsidRDefault="003A1946" w:rsidP="006242A6">
      <w:pPr>
        <w:pStyle w:val="Heading2"/>
        <w:numPr>
          <w:ilvl w:val="0"/>
          <w:numId w:val="0"/>
        </w:numPr>
        <w:ind w:left="576" w:hanging="576"/>
        <w:rPr>
          <w:ins w:id="1051" w:author="My Luong Vuong" w:date="2024-07-10T10:30:00Z"/>
        </w:rPr>
      </w:pPr>
      <w:ins w:id="1052" w:author="My Luong Vuong" w:date="2024-07-10T10:30:00Z">
        <w:r w:rsidRPr="006242A6">
          <w:rPr>
            <w:sz w:val="22"/>
            <w:szCs w:val="22"/>
          </w:rPr>
          <w:t xml:space="preserve">Declaration of Generative AI and AI-assisted technologies in the </w:t>
        </w:r>
        <w:r w:rsidR="00703172">
          <w:rPr>
            <w:sz w:val="22"/>
            <w:szCs w:val="22"/>
          </w:rPr>
          <w:t>writing process</w:t>
        </w:r>
      </w:ins>
    </w:p>
    <w:p w14:paraId="00735A98" w14:textId="480A6382" w:rsidR="00567A9D" w:rsidRDefault="00F26D4B" w:rsidP="00894D50">
      <w:pPr>
        <w:rPr>
          <w:ins w:id="1053" w:author="My Luong Vuong" w:date="2024-07-10T10:30:00Z"/>
        </w:rPr>
      </w:pPr>
      <w:ins w:id="1054" w:author="My Luong Vuong" w:date="2024-07-10T10:30:00Z">
        <w:r w:rsidRPr="00F26D4B">
          <w:t xml:space="preserve">During the preparation of this work the authors used </w:t>
        </w:r>
        <w:r w:rsidR="00243F4D">
          <w:t>ChatGPT</w:t>
        </w:r>
        <w:r w:rsidRPr="00F26D4B">
          <w:t xml:space="preserve"> in order to </w:t>
        </w:r>
        <w:r w:rsidR="00243F4D" w:rsidRPr="00243F4D">
          <w:t>improve readability and language</w:t>
        </w:r>
        <w:r w:rsidRPr="00F26D4B">
          <w:t>. After using this tool, the authors reviewed and edited the content as needed and take full responsibility for the content of the publication.</w:t>
        </w:r>
      </w:ins>
    </w:p>
    <w:p w14:paraId="46FC3375" w14:textId="77777777" w:rsidR="0053638F" w:rsidRPr="00F5012A" w:rsidRDefault="0053638F" w:rsidP="006242A6">
      <w:pPr>
        <w:pStyle w:val="Heading2"/>
        <w:numPr>
          <w:ilvl w:val="0"/>
          <w:numId w:val="0"/>
        </w:numPr>
        <w:ind w:left="576" w:hanging="576"/>
        <w:rPr>
          <w:ins w:id="1055" w:author="My Luong Vuong" w:date="2024-07-10T10:30:00Z"/>
        </w:rPr>
      </w:pPr>
      <w:ins w:id="1056" w:author="My Luong Vuong" w:date="2024-07-10T10:30:00Z">
        <w:r w:rsidRPr="006242A6">
          <w:rPr>
            <w:sz w:val="22"/>
            <w:szCs w:val="22"/>
          </w:rPr>
          <w:t>Author contributions</w:t>
        </w:r>
      </w:ins>
    </w:p>
    <w:p w14:paraId="1253007A" w14:textId="092BE43C" w:rsidR="00B562FF" w:rsidRDefault="00B562FF" w:rsidP="006242A6">
      <w:pPr>
        <w:spacing w:line="240" w:lineRule="auto"/>
        <w:rPr>
          <w:ins w:id="1057" w:author="My Luong Vuong" w:date="2024-07-10T10:30:00Z"/>
        </w:rPr>
      </w:pPr>
      <w:ins w:id="1058" w:author="My Luong Vuong" w:date="2024-07-10T10:30:00Z">
        <w:r>
          <w:t>This follows</w:t>
        </w:r>
        <w:r w:rsidR="002C2A46">
          <w:t xml:space="preserve"> the</w:t>
        </w:r>
        <w:r>
          <w:t xml:space="preserve"> </w:t>
        </w:r>
        <w:proofErr w:type="spellStart"/>
        <w:r w:rsidRPr="00B562FF">
          <w:t>CRediT</w:t>
        </w:r>
        <w:proofErr w:type="spellEnd"/>
        <w:r w:rsidRPr="00B562FF">
          <w:t xml:space="preserve"> author statement</w:t>
        </w:r>
      </w:ins>
    </w:p>
    <w:p w14:paraId="73BA5B45" w14:textId="484C6B61" w:rsidR="002A4724" w:rsidRPr="006242A6" w:rsidRDefault="004B7BDF" w:rsidP="006242A6">
      <w:pPr>
        <w:spacing w:after="120" w:line="240" w:lineRule="auto"/>
        <w:rPr>
          <w:ins w:id="1059" w:author="My Luong Vuong" w:date="2024-07-10T10:30:00Z"/>
          <w:lang w:val="fr-FR"/>
        </w:rPr>
      </w:pPr>
      <w:ins w:id="1060" w:author="My Luong Vuong" w:date="2024-07-10T10:30:00Z">
        <w:r w:rsidRPr="006242A6">
          <w:rPr>
            <w:lang w:val="fr-FR"/>
          </w:rPr>
          <w:t>Conceptuali</w:t>
        </w:r>
        <w:r w:rsidR="00020828" w:rsidRPr="006242A6">
          <w:rPr>
            <w:lang w:val="fr-FR"/>
          </w:rPr>
          <w:t>s</w:t>
        </w:r>
        <w:r w:rsidRPr="006242A6">
          <w:rPr>
            <w:lang w:val="fr-FR"/>
          </w:rPr>
          <w:t xml:space="preserve">ation: </w:t>
        </w:r>
        <w:r w:rsidRPr="006242A6">
          <w:rPr>
            <w:b/>
            <w:bCs/>
            <w:lang w:val="fr-FR"/>
          </w:rPr>
          <w:t xml:space="preserve">MLV, </w:t>
        </w:r>
        <w:r w:rsidR="008534A4" w:rsidRPr="006242A6">
          <w:rPr>
            <w:b/>
            <w:bCs/>
            <w:lang w:val="fr-FR"/>
          </w:rPr>
          <w:t xml:space="preserve">OE, </w:t>
        </w:r>
        <w:proofErr w:type="spellStart"/>
        <w:r w:rsidR="008534A4" w:rsidRPr="006242A6">
          <w:rPr>
            <w:b/>
            <w:bCs/>
            <w:lang w:val="fr-FR"/>
          </w:rPr>
          <w:t>IS</w:t>
        </w:r>
        <w:r w:rsidR="00BD09D4" w:rsidRPr="006242A6">
          <w:rPr>
            <w:b/>
            <w:bCs/>
            <w:lang w:val="fr-FR"/>
          </w:rPr>
          <w:t>p</w:t>
        </w:r>
        <w:proofErr w:type="spellEnd"/>
        <w:r w:rsidR="008534A4" w:rsidRPr="006242A6">
          <w:rPr>
            <w:b/>
            <w:bCs/>
            <w:lang w:val="fr-FR"/>
          </w:rPr>
          <w:t xml:space="preserve">, </w:t>
        </w:r>
        <w:r w:rsidR="002A4724" w:rsidRPr="006242A6">
          <w:rPr>
            <w:b/>
            <w:bCs/>
            <w:lang w:val="fr-FR"/>
          </w:rPr>
          <w:t>ED.</w:t>
        </w:r>
      </w:ins>
    </w:p>
    <w:p w14:paraId="5BE45E28" w14:textId="461BF201" w:rsidR="003810BA" w:rsidRDefault="002F6403" w:rsidP="008507A4">
      <w:pPr>
        <w:spacing w:after="120" w:line="240" w:lineRule="auto"/>
        <w:rPr>
          <w:ins w:id="1061" w:author="My Luong Vuong" w:date="2024-07-10T10:30:00Z"/>
        </w:rPr>
      </w:pPr>
      <w:ins w:id="1062" w:author="My Luong Vuong" w:date="2024-07-10T10:30:00Z">
        <w:r>
          <w:t xml:space="preserve">Methodology: </w:t>
        </w:r>
        <w:r w:rsidR="003810BA" w:rsidRPr="006242A6">
          <w:rPr>
            <w:b/>
            <w:bCs/>
          </w:rPr>
          <w:t xml:space="preserve">MLV, OE, </w:t>
        </w:r>
        <w:proofErr w:type="spellStart"/>
        <w:r w:rsidR="003810BA" w:rsidRPr="006242A6">
          <w:rPr>
            <w:b/>
            <w:bCs/>
          </w:rPr>
          <w:t>IS</w:t>
        </w:r>
        <w:r w:rsidR="00CB5D94">
          <w:rPr>
            <w:b/>
            <w:bCs/>
          </w:rPr>
          <w:t>p</w:t>
        </w:r>
        <w:proofErr w:type="spellEnd"/>
        <w:r w:rsidR="003810BA" w:rsidRPr="006242A6">
          <w:rPr>
            <w:b/>
            <w:bCs/>
          </w:rPr>
          <w:t>, ED.</w:t>
        </w:r>
      </w:ins>
    </w:p>
    <w:p w14:paraId="43722720" w14:textId="58CE857B" w:rsidR="008507A4" w:rsidRPr="00F5012A" w:rsidRDefault="008506C5" w:rsidP="008507A4">
      <w:pPr>
        <w:spacing w:after="120" w:line="240" w:lineRule="auto"/>
        <w:rPr>
          <w:ins w:id="1063" w:author="My Luong Vuong" w:date="2024-07-10T10:30:00Z"/>
        </w:rPr>
      </w:pPr>
      <w:ins w:id="1064" w:author="My Luong Vuong" w:date="2024-07-10T10:30:00Z">
        <w:r w:rsidRPr="00F5012A">
          <w:t xml:space="preserve">Software: </w:t>
        </w:r>
        <w:r w:rsidR="00837376" w:rsidRPr="006242A6">
          <w:rPr>
            <w:b/>
            <w:bCs/>
          </w:rPr>
          <w:t>MLV</w:t>
        </w:r>
        <w:r w:rsidR="0027454E" w:rsidRPr="006242A6">
          <w:rPr>
            <w:b/>
            <w:bCs/>
          </w:rPr>
          <w:t>.</w:t>
        </w:r>
      </w:ins>
    </w:p>
    <w:p w14:paraId="5171836B" w14:textId="18FBC2D6" w:rsidR="007C50A4" w:rsidRPr="00F5012A" w:rsidRDefault="007C50A4" w:rsidP="008507A4">
      <w:pPr>
        <w:spacing w:after="120" w:line="240" w:lineRule="auto"/>
        <w:rPr>
          <w:ins w:id="1065" w:author="My Luong Vuong" w:date="2024-07-10T10:30:00Z"/>
        </w:rPr>
      </w:pPr>
      <w:ins w:id="1066" w:author="My Luong Vuong" w:date="2024-07-10T10:30:00Z">
        <w:r w:rsidRPr="00F5012A">
          <w:t xml:space="preserve">Formal analysis: </w:t>
        </w:r>
        <w:r w:rsidRPr="006242A6">
          <w:rPr>
            <w:b/>
            <w:bCs/>
          </w:rPr>
          <w:t>MLV</w:t>
        </w:r>
        <w:r w:rsidR="0027454E" w:rsidRPr="006242A6">
          <w:rPr>
            <w:b/>
            <w:bCs/>
          </w:rPr>
          <w:t>.</w:t>
        </w:r>
      </w:ins>
    </w:p>
    <w:p w14:paraId="2F106BC3" w14:textId="4B64CA75" w:rsidR="007C50A4" w:rsidRPr="006242A6" w:rsidRDefault="0027454E" w:rsidP="008507A4">
      <w:pPr>
        <w:spacing w:after="120" w:line="240" w:lineRule="auto"/>
        <w:rPr>
          <w:ins w:id="1067" w:author="My Luong Vuong" w:date="2024-07-10T10:30:00Z"/>
          <w:b/>
          <w:bCs/>
        </w:rPr>
      </w:pPr>
      <w:commentRangeStart w:id="1068"/>
      <w:commentRangeStart w:id="1069"/>
      <w:commentRangeStart w:id="1070"/>
      <w:ins w:id="1071" w:author="My Luong Vuong" w:date="2024-07-10T10:30:00Z">
        <w:r w:rsidRPr="00F5012A">
          <w:t>Inves</w:t>
        </w:r>
        <w:r w:rsidR="0096770B" w:rsidRPr="00F5012A">
          <w:t>tigation</w:t>
        </w:r>
        <w:commentRangeEnd w:id="1068"/>
        <w:r w:rsidR="00A57607">
          <w:rPr>
            <w:rStyle w:val="CommentReference"/>
          </w:rPr>
          <w:commentReference w:id="1068"/>
        </w:r>
        <w:r w:rsidR="0096770B" w:rsidRPr="00F5012A">
          <w:t xml:space="preserve">: </w:t>
        </w:r>
      </w:ins>
      <w:ins w:id="1072" w:author="My Luong Vuong" w:date="2024-06-22T10:17:00Z">
        <w:r w:rsidR="00D427AE" w:rsidRPr="00891822">
          <w:rPr>
            <w:b/>
            <w:bCs/>
            <w:rPrChange w:id="1073" w:author="My Luong Vuong" w:date="2024-06-22T10:17:00Z">
              <w:rPr/>
            </w:rPrChange>
          </w:rPr>
          <w:t>MLV, OE, JWA, SWA, ED, I</w:t>
        </w:r>
        <w:r w:rsidR="00891822" w:rsidRPr="00891822">
          <w:rPr>
            <w:b/>
            <w:bCs/>
            <w:rPrChange w:id="1074" w:author="My Luong Vuong" w:date="2024-06-22T10:17:00Z">
              <w:rPr/>
            </w:rPrChange>
          </w:rPr>
          <w:t>s</w:t>
        </w:r>
        <w:r w:rsidR="00D427AE" w:rsidRPr="00891822">
          <w:rPr>
            <w:b/>
            <w:bCs/>
            <w:rPrChange w:id="1075" w:author="My Luong Vuong" w:date="2024-06-22T10:17:00Z">
              <w:rPr/>
            </w:rPrChange>
          </w:rPr>
          <w:t>p</w:t>
        </w:r>
        <w:r w:rsidR="00891822" w:rsidRPr="00891822">
          <w:rPr>
            <w:b/>
            <w:bCs/>
            <w:rPrChange w:id="1076" w:author="My Luong Vuong" w:date="2024-06-22T10:17:00Z">
              <w:rPr/>
            </w:rPrChange>
          </w:rPr>
          <w:t>.</w:t>
        </w:r>
        <w:r w:rsidR="00D427AE" w:rsidRPr="00D427AE" w:rsidDel="00D427AE">
          <w:t xml:space="preserve"> </w:t>
        </w:r>
      </w:ins>
      <w:del w:id="1077" w:author="My Luong Vuong" w:date="2024-06-22T10:17:00Z">
        <w:r w:rsidR="00BC7F86" w:rsidRPr="006242A6" w:rsidDel="00D427AE">
          <w:rPr>
            <w:b/>
            <w:bCs/>
          </w:rPr>
          <w:delText>RVD, JWA, SLS, JAR, YD, JW,</w:delText>
        </w:r>
        <w:r w:rsidR="00407F24" w:rsidRPr="006242A6" w:rsidDel="00D427AE">
          <w:rPr>
            <w:b/>
            <w:bCs/>
          </w:rPr>
          <w:delText xml:space="preserve"> </w:delText>
        </w:r>
        <w:r w:rsidR="00D23EEE" w:rsidRPr="006242A6" w:rsidDel="00D427AE">
          <w:rPr>
            <w:b/>
            <w:bCs/>
          </w:rPr>
          <w:delText xml:space="preserve">JMB, IS, RJB, JAS, RB, </w:delText>
        </w:r>
        <w:r w:rsidR="001827A0" w:rsidRPr="006242A6" w:rsidDel="00D427AE">
          <w:rPr>
            <w:b/>
            <w:bCs/>
          </w:rPr>
          <w:delText>SB, IS</w:delText>
        </w:r>
        <w:r w:rsidR="00000EE0" w:rsidRPr="00ED270C" w:rsidDel="00D427AE">
          <w:rPr>
            <w:b/>
            <w:bCs/>
          </w:rPr>
          <w:delText>p</w:delText>
        </w:r>
        <w:r w:rsidR="001827A0" w:rsidRPr="006242A6" w:rsidDel="00D427AE">
          <w:rPr>
            <w:b/>
            <w:bCs/>
          </w:rPr>
          <w:delText>.</w:delText>
        </w:r>
      </w:del>
    </w:p>
    <w:p w14:paraId="0AE6084A" w14:textId="24562030" w:rsidR="00B8193F" w:rsidRPr="00ED270C" w:rsidRDefault="00B8193F" w:rsidP="008507A4">
      <w:pPr>
        <w:spacing w:after="120" w:line="240" w:lineRule="auto"/>
        <w:rPr>
          <w:ins w:id="1078" w:author="My Luong Vuong" w:date="2024-07-10T10:30:00Z"/>
        </w:rPr>
      </w:pPr>
      <w:ins w:id="1079" w:author="My Luong Vuong" w:date="2024-07-10T10:30:00Z">
        <w:r w:rsidRPr="00F5012A">
          <w:t>Resources</w:t>
        </w:r>
        <w:commentRangeEnd w:id="1069"/>
        <w:r w:rsidR="008301C2">
          <w:rPr>
            <w:rStyle w:val="CommentReference"/>
          </w:rPr>
          <w:commentReference w:id="1069"/>
        </w:r>
        <w:commentRangeEnd w:id="1070"/>
        <w:r w:rsidR="00A57607">
          <w:rPr>
            <w:rStyle w:val="CommentReference"/>
          </w:rPr>
          <w:commentReference w:id="1070"/>
        </w:r>
        <w:r w:rsidRPr="00F5012A">
          <w:t xml:space="preserve">: </w:t>
        </w:r>
      </w:ins>
      <w:ins w:id="1080" w:author="My Luong Vuong" w:date="2024-06-22T10:15:00Z">
        <w:r w:rsidR="0054107B" w:rsidRPr="00C67051">
          <w:rPr>
            <w:b/>
            <w:bCs/>
            <w:rPrChange w:id="1081" w:author="My Luong Vuong" w:date="2024-06-22T10:18:00Z">
              <w:rPr/>
            </w:rPrChange>
          </w:rPr>
          <w:t xml:space="preserve">MLV, </w:t>
        </w:r>
        <w:r w:rsidR="00274DB8" w:rsidRPr="00C67051">
          <w:rPr>
            <w:b/>
            <w:bCs/>
            <w:rPrChange w:id="1082" w:author="My Luong Vuong" w:date="2024-06-22T10:18:00Z">
              <w:rPr/>
            </w:rPrChange>
          </w:rPr>
          <w:t>O</w:t>
        </w:r>
      </w:ins>
      <w:ins w:id="1083" w:author="My Luong Vuong" w:date="2024-06-22T10:18:00Z">
        <w:r w:rsidR="00A55242">
          <w:rPr>
            <w:b/>
            <w:bCs/>
          </w:rPr>
          <w:t>E</w:t>
        </w:r>
      </w:ins>
      <w:ins w:id="1084" w:author="My Luong Vuong" w:date="2024-06-22T10:15:00Z">
        <w:r w:rsidR="00274DB8" w:rsidRPr="00C67051">
          <w:rPr>
            <w:b/>
            <w:bCs/>
            <w:rPrChange w:id="1085" w:author="My Luong Vuong" w:date="2024-06-22T10:18:00Z">
              <w:rPr/>
            </w:rPrChange>
          </w:rPr>
          <w:t>,</w:t>
        </w:r>
        <w:r w:rsidR="00995418" w:rsidRPr="00C67051">
          <w:rPr>
            <w:b/>
            <w:bCs/>
            <w:rPrChange w:id="1086" w:author="My Luong Vuong" w:date="2024-06-22T10:18:00Z">
              <w:rPr/>
            </w:rPrChange>
          </w:rPr>
          <w:t xml:space="preserve"> </w:t>
        </w:r>
      </w:ins>
      <w:ins w:id="1087" w:author="My Luong Vuong" w:date="2024-07-10T10:30:00Z">
        <w:r w:rsidR="006A526C" w:rsidRPr="00C67051">
          <w:rPr>
            <w:b/>
            <w:bCs/>
          </w:rPr>
          <w:t>R</w:t>
        </w:r>
        <w:r w:rsidR="006A526C" w:rsidRPr="006242A6">
          <w:rPr>
            <w:b/>
            <w:bCs/>
          </w:rPr>
          <w:t xml:space="preserve">VD, JWA, SLS, JAR, YD, JW, </w:t>
        </w:r>
      </w:ins>
      <w:ins w:id="1088" w:author="My Luong Vuong" w:date="2024-06-22T10:15:00Z">
        <w:r w:rsidR="001E279D">
          <w:rPr>
            <w:b/>
            <w:bCs/>
          </w:rPr>
          <w:t xml:space="preserve">BM, </w:t>
        </w:r>
      </w:ins>
      <w:ins w:id="1089" w:author="My Luong Vuong" w:date="2024-07-10T10:30:00Z">
        <w:r w:rsidR="006A526C" w:rsidRPr="006242A6">
          <w:rPr>
            <w:b/>
            <w:bCs/>
          </w:rPr>
          <w:t>JMB, IS,</w:t>
        </w:r>
      </w:ins>
      <w:ins w:id="1090" w:author="My Luong Vuong" w:date="2024-06-22T10:15:00Z">
        <w:r w:rsidR="001E279D">
          <w:rPr>
            <w:b/>
            <w:bCs/>
          </w:rPr>
          <w:t xml:space="preserve"> </w:t>
        </w:r>
      </w:ins>
      <w:ins w:id="1091" w:author="My Luong Vuong" w:date="2024-06-22T10:16:00Z">
        <w:r w:rsidR="001E279D">
          <w:rPr>
            <w:b/>
            <w:bCs/>
          </w:rPr>
          <w:t>DJEM,</w:t>
        </w:r>
      </w:ins>
      <w:ins w:id="1092" w:author="My Luong Vuong" w:date="2024-07-10T10:30:00Z">
        <w:r w:rsidR="006A526C" w:rsidRPr="006242A6">
          <w:rPr>
            <w:b/>
            <w:bCs/>
          </w:rPr>
          <w:t xml:space="preserve"> RJB, JAS, RB, SB,</w:t>
        </w:r>
      </w:ins>
      <w:ins w:id="1093" w:author="My Luong Vuong" w:date="2024-06-22T10:16:00Z">
        <w:r w:rsidR="00F7430D">
          <w:rPr>
            <w:b/>
            <w:bCs/>
          </w:rPr>
          <w:t xml:space="preserve"> SGW,</w:t>
        </w:r>
      </w:ins>
      <w:ins w:id="1094" w:author="My Luong Vuong" w:date="2024-07-10T10:30:00Z">
        <w:r w:rsidR="006A526C" w:rsidRPr="006242A6">
          <w:rPr>
            <w:b/>
            <w:bCs/>
          </w:rPr>
          <w:t xml:space="preserve"> I</w:t>
        </w:r>
        <w:r w:rsidR="00444E01" w:rsidRPr="006242A6">
          <w:rPr>
            <w:b/>
            <w:bCs/>
          </w:rPr>
          <w:t>s</w:t>
        </w:r>
        <w:r w:rsidR="00000EE0" w:rsidRPr="00ED270C">
          <w:rPr>
            <w:b/>
            <w:bCs/>
          </w:rPr>
          <w:t>p</w:t>
        </w:r>
      </w:ins>
      <w:ins w:id="1095" w:author="My Luong Vuong" w:date="2024-06-22T10:16:00Z">
        <w:r w:rsidR="00444E01">
          <w:rPr>
            <w:b/>
            <w:bCs/>
          </w:rPr>
          <w:t>, ED</w:t>
        </w:r>
      </w:ins>
      <w:ins w:id="1096" w:author="My Luong Vuong" w:date="2024-07-10T10:30:00Z">
        <w:r w:rsidR="006A526C" w:rsidRPr="006242A6">
          <w:rPr>
            <w:b/>
            <w:bCs/>
          </w:rPr>
          <w:t>.</w:t>
        </w:r>
      </w:ins>
    </w:p>
    <w:p w14:paraId="4C248CB9" w14:textId="65D5EC6D" w:rsidR="008C18D6" w:rsidRPr="006242A6" w:rsidRDefault="008674B2" w:rsidP="008507A4">
      <w:pPr>
        <w:spacing w:after="120" w:line="240" w:lineRule="auto"/>
        <w:rPr>
          <w:ins w:id="1097" w:author="My Luong Vuong" w:date="2024-07-10T10:30:00Z"/>
        </w:rPr>
      </w:pPr>
      <w:ins w:id="1098" w:author="My Luong Vuong" w:date="2024-07-10T10:30:00Z">
        <w:r w:rsidRPr="006242A6">
          <w:t xml:space="preserve">Data Curation: </w:t>
        </w:r>
        <w:r w:rsidRPr="006242A6">
          <w:rPr>
            <w:b/>
            <w:bCs/>
          </w:rPr>
          <w:t>RVD</w:t>
        </w:r>
        <w:r w:rsidR="00C3120E">
          <w:rPr>
            <w:b/>
            <w:bCs/>
          </w:rPr>
          <w:t>, MLV</w:t>
        </w:r>
        <w:r w:rsidR="008848B4" w:rsidRPr="006242A6">
          <w:rPr>
            <w:b/>
            <w:bCs/>
          </w:rPr>
          <w:t>.</w:t>
        </w:r>
      </w:ins>
    </w:p>
    <w:p w14:paraId="05E3B432" w14:textId="02DCB317" w:rsidR="008848B4" w:rsidRPr="006242A6" w:rsidRDefault="00421FB0" w:rsidP="008507A4">
      <w:pPr>
        <w:spacing w:after="120" w:line="240" w:lineRule="auto"/>
        <w:rPr>
          <w:ins w:id="1099" w:author="My Luong Vuong" w:date="2024-07-10T10:30:00Z"/>
        </w:rPr>
      </w:pPr>
      <w:ins w:id="1100" w:author="My Luong Vuong" w:date="2024-07-10T10:30:00Z">
        <w:r w:rsidRPr="006242A6">
          <w:t xml:space="preserve">Writing – Original Draft: </w:t>
        </w:r>
        <w:r w:rsidR="00AC49AE" w:rsidRPr="006242A6">
          <w:rPr>
            <w:b/>
            <w:bCs/>
          </w:rPr>
          <w:t>MLV.</w:t>
        </w:r>
      </w:ins>
    </w:p>
    <w:p w14:paraId="0707A942" w14:textId="7E13B381" w:rsidR="00AC49AE" w:rsidRDefault="00AC49AE" w:rsidP="008507A4">
      <w:pPr>
        <w:spacing w:after="120" w:line="240" w:lineRule="auto"/>
        <w:rPr>
          <w:ins w:id="1101" w:author="My Luong Vuong" w:date="2024-07-10T10:30:00Z"/>
        </w:rPr>
      </w:pPr>
      <w:ins w:id="1102" w:author="My Luong Vuong" w:date="2024-07-10T10:30:00Z">
        <w:r>
          <w:t>Writing – Review &amp; Editing</w:t>
        </w:r>
        <w:r w:rsidR="00D86399">
          <w:t xml:space="preserve">: </w:t>
        </w:r>
        <w:r w:rsidR="00211C8C" w:rsidRPr="006242A6">
          <w:rPr>
            <w:b/>
            <w:bCs/>
          </w:rPr>
          <w:t>MLV, OE, RVD, JWA, SLS, JAR, YD, JW, BM, JMB, IS,</w:t>
        </w:r>
      </w:ins>
      <w:ins w:id="1103" w:author="My Luong Vuong" w:date="2024-06-22T10:26:00Z">
        <w:r w:rsidR="007F2A15">
          <w:rPr>
            <w:b/>
            <w:bCs/>
          </w:rPr>
          <w:t xml:space="preserve"> DJEM,</w:t>
        </w:r>
      </w:ins>
      <w:ins w:id="1104" w:author="My Luong Vuong" w:date="2024-07-10T10:30:00Z">
        <w:r w:rsidR="00211C8C" w:rsidRPr="006242A6">
          <w:rPr>
            <w:b/>
            <w:bCs/>
          </w:rPr>
          <w:t xml:space="preserve"> RJB, JAS, RB, SB, SGW, </w:t>
        </w:r>
        <w:proofErr w:type="spellStart"/>
        <w:r w:rsidR="00211C8C" w:rsidRPr="006242A6">
          <w:rPr>
            <w:b/>
            <w:bCs/>
          </w:rPr>
          <w:t>IS</w:t>
        </w:r>
        <w:r w:rsidR="00000EE0">
          <w:rPr>
            <w:b/>
            <w:bCs/>
          </w:rPr>
          <w:t>p</w:t>
        </w:r>
        <w:proofErr w:type="spellEnd"/>
        <w:r w:rsidR="00211C8C" w:rsidRPr="006242A6">
          <w:rPr>
            <w:b/>
            <w:bCs/>
          </w:rPr>
          <w:t>, ED.</w:t>
        </w:r>
      </w:ins>
    </w:p>
    <w:p w14:paraId="25B92FFB" w14:textId="4B439556" w:rsidR="008C2956" w:rsidRPr="006242A6" w:rsidRDefault="001A29BE" w:rsidP="008507A4">
      <w:pPr>
        <w:spacing w:after="120" w:line="240" w:lineRule="auto"/>
        <w:rPr>
          <w:ins w:id="1105" w:author="My Luong Vuong" w:date="2024-07-10T10:30:00Z"/>
          <w:b/>
          <w:bCs/>
        </w:rPr>
      </w:pPr>
      <w:ins w:id="1106" w:author="My Luong Vuong" w:date="2024-07-10T10:30:00Z">
        <w:r>
          <w:lastRenderedPageBreak/>
          <w:t>Visuali</w:t>
        </w:r>
        <w:r w:rsidR="009D7AA7">
          <w:t>s</w:t>
        </w:r>
        <w:r>
          <w:t>ation</w:t>
        </w:r>
        <w:r w:rsidR="00813226">
          <w:t>:</w:t>
        </w:r>
        <w:r>
          <w:t xml:space="preserve"> </w:t>
        </w:r>
        <w:r w:rsidRPr="006242A6">
          <w:rPr>
            <w:b/>
            <w:bCs/>
          </w:rPr>
          <w:t>MLV.</w:t>
        </w:r>
      </w:ins>
    </w:p>
    <w:p w14:paraId="1F2F6AC5" w14:textId="6C4D6844" w:rsidR="00813226" w:rsidRDefault="00B7019F" w:rsidP="008507A4">
      <w:pPr>
        <w:spacing w:after="120" w:line="240" w:lineRule="auto"/>
        <w:rPr>
          <w:ins w:id="1107" w:author="My Luong Vuong" w:date="2024-07-10T10:30:00Z"/>
        </w:rPr>
      </w:pPr>
      <w:ins w:id="1108" w:author="My Luong Vuong" w:date="2024-07-10T10:30:00Z">
        <w:r>
          <w:t xml:space="preserve">Supervision: </w:t>
        </w:r>
        <w:proofErr w:type="spellStart"/>
        <w:r w:rsidRPr="006242A6">
          <w:rPr>
            <w:b/>
            <w:bCs/>
          </w:rPr>
          <w:t>IS</w:t>
        </w:r>
        <w:r w:rsidR="00DC6633">
          <w:rPr>
            <w:b/>
            <w:bCs/>
          </w:rPr>
          <w:t>p</w:t>
        </w:r>
        <w:proofErr w:type="spellEnd"/>
        <w:r w:rsidRPr="006242A6">
          <w:rPr>
            <w:b/>
            <w:bCs/>
          </w:rPr>
          <w:t>, ED.</w:t>
        </w:r>
      </w:ins>
    </w:p>
    <w:p w14:paraId="3F5C66B7" w14:textId="2610C35D" w:rsidR="00ED1BEC" w:rsidRDefault="00ED1BEC" w:rsidP="008507A4">
      <w:pPr>
        <w:spacing w:after="120" w:line="240" w:lineRule="auto"/>
        <w:rPr>
          <w:ins w:id="1109" w:author="My Luong Vuong" w:date="2024-07-10T10:30:00Z"/>
        </w:rPr>
      </w:pPr>
      <w:ins w:id="1110" w:author="My Luong Vuong" w:date="2024-07-10T10:30:00Z">
        <w:r>
          <w:t xml:space="preserve">Project administration: </w:t>
        </w:r>
        <w:proofErr w:type="spellStart"/>
        <w:r w:rsidRPr="006242A6">
          <w:rPr>
            <w:b/>
            <w:bCs/>
          </w:rPr>
          <w:t>IS</w:t>
        </w:r>
        <w:r w:rsidR="00E27797" w:rsidRPr="006242A6">
          <w:rPr>
            <w:b/>
            <w:bCs/>
          </w:rPr>
          <w:t>p</w:t>
        </w:r>
        <w:proofErr w:type="spellEnd"/>
        <w:r w:rsidRPr="006242A6">
          <w:rPr>
            <w:b/>
            <w:bCs/>
          </w:rPr>
          <w:t>, ED.</w:t>
        </w:r>
      </w:ins>
    </w:p>
    <w:p w14:paraId="48E379BF" w14:textId="081801A8" w:rsidR="00ED1BEC" w:rsidRDefault="00ED1BEC" w:rsidP="008507A4">
      <w:pPr>
        <w:spacing w:after="120" w:line="240" w:lineRule="auto"/>
        <w:rPr>
          <w:ins w:id="1111" w:author="My Luong Vuong" w:date="2024-07-10T10:30:00Z"/>
        </w:rPr>
      </w:pPr>
      <w:ins w:id="1112" w:author="My Luong Vuong" w:date="2024-07-10T10:30:00Z">
        <w:r>
          <w:t xml:space="preserve">Funding acquisition: </w:t>
        </w:r>
        <w:r w:rsidR="00A275A6" w:rsidRPr="00A275A6">
          <w:rPr>
            <w:b/>
            <w:bCs/>
          </w:rPr>
          <w:t>MLV</w:t>
        </w:r>
        <w:r w:rsidR="00A275A6">
          <w:t xml:space="preserve">, </w:t>
        </w:r>
        <w:proofErr w:type="spellStart"/>
        <w:r w:rsidRPr="006242A6">
          <w:rPr>
            <w:b/>
            <w:bCs/>
          </w:rPr>
          <w:t>IS</w:t>
        </w:r>
        <w:r w:rsidR="00E27797" w:rsidRPr="006242A6">
          <w:rPr>
            <w:b/>
            <w:bCs/>
          </w:rPr>
          <w:t>p</w:t>
        </w:r>
        <w:proofErr w:type="spellEnd"/>
        <w:r w:rsidRPr="006242A6">
          <w:rPr>
            <w:b/>
            <w:bCs/>
          </w:rPr>
          <w:t>, ED.</w:t>
        </w:r>
      </w:ins>
    </w:p>
    <w:p w14:paraId="6EB0EEE9" w14:textId="7EBFD882" w:rsidR="001A29BE" w:rsidDel="00D27BEC" w:rsidRDefault="00FC211F">
      <w:pPr>
        <w:rPr>
          <w:del w:id="1113" w:author="My Luong Vuong" w:date="2024-06-21T16:30:00Z"/>
        </w:rPr>
      </w:pPr>
      <w:ins w:id="1114" w:author="My Luong Vuong" w:date="2024-07-10T10:30:00Z">
        <w:r w:rsidRPr="00FC211F">
          <w:t xml:space="preserve">All authors </w:t>
        </w:r>
        <w:r w:rsidR="005B5E9C">
          <w:t>approved the</w:t>
        </w:r>
        <w:r w:rsidRPr="00FC211F">
          <w:t xml:space="preserve"> final version for submission.</w:t>
        </w:r>
      </w:ins>
    </w:p>
    <w:p w14:paraId="10767AB4" w14:textId="3FB9F477" w:rsidR="00A55057" w:rsidRPr="00AC49AE" w:rsidRDefault="00A55057" w:rsidP="00894D50">
      <w:r w:rsidRPr="00AC49AE">
        <w:br w:type="page"/>
      </w:r>
    </w:p>
    <w:p w14:paraId="527CE4A1" w14:textId="6143B146" w:rsidR="00A55057" w:rsidRDefault="00A55057" w:rsidP="00593CAA">
      <w:pPr>
        <w:pStyle w:val="Heading1"/>
      </w:pPr>
      <w:r>
        <w:lastRenderedPageBreak/>
        <w:t>References</w:t>
      </w:r>
    </w:p>
    <w:p w14:paraId="28261216" w14:textId="2594D007" w:rsidR="00B973AA" w:rsidRPr="00A02502" w:rsidRDefault="00221AE5" w:rsidP="00B973AA">
      <w:pPr>
        <w:pStyle w:val="EndNoteBibliography"/>
        <w:spacing w:after="0"/>
        <w:rPr>
          <w:lang w:val="de-DE"/>
          <w:rPrChange w:id="1115" w:author="My Luong Vuong" w:date="2024-08-05T13:36:00Z">
            <w:rPr/>
          </w:rPrChange>
        </w:rPr>
      </w:pPr>
      <w:r w:rsidRPr="00E03B11">
        <w:rPr>
          <w:noProof w:val="0"/>
        </w:rPr>
        <w:fldChar w:fldCharType="begin"/>
      </w:r>
      <w:r w:rsidRPr="00790105">
        <w:rPr>
          <w:noProof w:val="0"/>
        </w:rPr>
        <w:instrText xml:space="preserve"> ADDIN EN.REFLIST </w:instrText>
      </w:r>
      <w:r w:rsidRPr="00E03B11">
        <w:rPr>
          <w:noProof w:val="0"/>
        </w:rPr>
        <w:fldChar w:fldCharType="separate"/>
      </w:r>
      <w:r w:rsidR="00B973AA" w:rsidRPr="00B973AA">
        <w:t xml:space="preserve">[1] Cornely OA, Bassetti M, Calandra T, Garbino J, Kullberg BJ, Lortholary O, et al. ESCMID* guideline for the diagnosis and management of Candida diseases 2012: non-neutropenic adult patients. </w:t>
      </w:r>
      <w:r w:rsidR="00B973AA" w:rsidRPr="00A02502">
        <w:rPr>
          <w:lang w:val="de-DE"/>
          <w:rPrChange w:id="1116" w:author="My Luong Vuong" w:date="2024-08-05T13:36:00Z">
            <w:rPr/>
          </w:rPrChange>
        </w:rPr>
        <w:t xml:space="preserve">Clin Microbiol Infect. 2012;18 Suppl 7:19-37. </w:t>
      </w:r>
      <w:r w:rsidR="00BC3AF0">
        <w:fldChar w:fldCharType="begin"/>
      </w:r>
      <w:r w:rsidR="00BC3AF0" w:rsidRPr="00A02502">
        <w:rPr>
          <w:lang w:val="de-DE"/>
          <w:rPrChange w:id="1117" w:author="My Luong Vuong" w:date="2024-08-05T13:36:00Z">
            <w:rPr/>
          </w:rPrChange>
        </w:rPr>
        <w:instrText>HYPERLINK "http://doi.org/10.1111/1469-0691.12039"</w:instrText>
      </w:r>
      <w:r w:rsidR="00BC3AF0">
        <w:fldChar w:fldCharType="separate"/>
      </w:r>
      <w:r w:rsidR="00B973AA" w:rsidRPr="00A02502">
        <w:rPr>
          <w:rStyle w:val="Hyperlink"/>
          <w:lang w:val="de-DE"/>
          <w:rPrChange w:id="1118" w:author="My Luong Vuong" w:date="2024-08-05T13:36:00Z">
            <w:rPr>
              <w:rStyle w:val="Hyperlink"/>
            </w:rPr>
          </w:rPrChange>
        </w:rPr>
        <w:t>http://doi.org/10.1111/1469-0691.12039</w:t>
      </w:r>
      <w:r w:rsidR="00BC3AF0">
        <w:rPr>
          <w:rStyle w:val="Hyperlink"/>
        </w:rPr>
        <w:fldChar w:fldCharType="end"/>
      </w:r>
      <w:r w:rsidR="00B973AA" w:rsidRPr="00A02502">
        <w:rPr>
          <w:lang w:val="de-DE"/>
          <w:rPrChange w:id="1119" w:author="My Luong Vuong" w:date="2024-08-05T13:36:00Z">
            <w:rPr/>
          </w:rPrChange>
        </w:rPr>
        <w:t>.</w:t>
      </w:r>
    </w:p>
    <w:p w14:paraId="70A1F23F" w14:textId="7BA53D83" w:rsidR="00B973AA" w:rsidRPr="00B973AA" w:rsidRDefault="00B973AA" w:rsidP="00B973AA">
      <w:pPr>
        <w:pStyle w:val="EndNoteBibliography"/>
        <w:spacing w:after="0"/>
      </w:pPr>
      <w:r w:rsidRPr="00A02502">
        <w:rPr>
          <w:lang w:val="de-DE"/>
          <w:rPrChange w:id="1120" w:author="My Luong Vuong" w:date="2024-08-05T13:36:00Z">
            <w:rPr/>
          </w:rPrChange>
        </w:rPr>
        <w:t xml:space="preserve">[2] Schroeder M, Weber T, Denker T, Winterland S, Wichmann D, Rohde H, et al. </w:t>
      </w:r>
      <w:r w:rsidRPr="00B973AA">
        <w:t xml:space="preserve">Epidemiology, clinical characteristics, and outcome of candidemia in critically ill patients in Germany: a single-center retrospective 10-year analysis. Annals of Intensive Care. 2020;10:142. </w:t>
      </w:r>
      <w:hyperlink r:id="rId14" w:history="1">
        <w:r w:rsidRPr="00B973AA">
          <w:rPr>
            <w:rStyle w:val="Hyperlink"/>
          </w:rPr>
          <w:t>http://doi.org/10.1186/s13613-020-00755-8</w:t>
        </w:r>
      </w:hyperlink>
      <w:r w:rsidRPr="00B973AA">
        <w:t>.</w:t>
      </w:r>
    </w:p>
    <w:p w14:paraId="62E10673" w14:textId="42A7A4F9" w:rsidR="00B973AA" w:rsidRPr="00B973AA" w:rsidRDefault="00B973AA" w:rsidP="00B973AA">
      <w:pPr>
        <w:pStyle w:val="EndNoteBibliography"/>
        <w:spacing w:after="0"/>
      </w:pPr>
      <w:r w:rsidRPr="00B973AA">
        <w:t xml:space="preserve">[3] Bassetti M, Giacobbe DR, Vena A, Trucchi C, Ansaldi F, Antonelli M, et al. Incidence and outcome of invasive candidiasis in intensive care units (ICUs) in Europe: results of the EUCANDICU project. Critical Care. 2019;23:219. </w:t>
      </w:r>
      <w:hyperlink r:id="rId15" w:history="1">
        <w:r w:rsidRPr="00B973AA">
          <w:rPr>
            <w:rStyle w:val="Hyperlink"/>
          </w:rPr>
          <w:t>http://doi.org/10.1186/s13054-019-2497-3</w:t>
        </w:r>
      </w:hyperlink>
      <w:r w:rsidRPr="00B973AA">
        <w:t>.</w:t>
      </w:r>
    </w:p>
    <w:p w14:paraId="76CB4557" w14:textId="0E402A1F" w:rsidR="00B973AA" w:rsidRPr="00B973AA" w:rsidRDefault="00B973AA" w:rsidP="00B973AA">
      <w:pPr>
        <w:pStyle w:val="EndNoteBibliography"/>
        <w:spacing w:after="0"/>
      </w:pPr>
      <w:r w:rsidRPr="00B973AA">
        <w:t xml:space="preserve">[4] Sbrana F, Sozio E, Bassetti M, Ripoli A, Pieralli F, Azzini AM, et al. Independent risk factors for mortality in critically ill patients with candidemia on Italian Internal Medicine Wards. Internal and Emergency Medicine. 2018;13:199-204. </w:t>
      </w:r>
      <w:hyperlink r:id="rId16" w:history="1">
        <w:r w:rsidRPr="00B973AA">
          <w:rPr>
            <w:rStyle w:val="Hyperlink"/>
          </w:rPr>
          <w:t>http://doi.org/10.1007/s11739-017-1783-9</w:t>
        </w:r>
      </w:hyperlink>
      <w:r w:rsidRPr="00B973AA">
        <w:t>.</w:t>
      </w:r>
    </w:p>
    <w:p w14:paraId="1FB8949B" w14:textId="77777777" w:rsidR="00B973AA" w:rsidRPr="00B973AA" w:rsidRDefault="00B973AA" w:rsidP="00B973AA">
      <w:pPr>
        <w:pStyle w:val="EndNoteBibliography"/>
        <w:spacing w:after="0"/>
      </w:pPr>
      <w:r w:rsidRPr="00B973AA">
        <w:t>[5] Pfizer. Summary of Product Characteristics (SmPC) Diflucan. Summary of Product Characteristics (SmPC) Diflucan. 2012.</w:t>
      </w:r>
    </w:p>
    <w:p w14:paraId="2A36B61D" w14:textId="05C124D9" w:rsidR="00B973AA" w:rsidRPr="00B973AA" w:rsidRDefault="00B973AA" w:rsidP="00B973AA">
      <w:pPr>
        <w:pStyle w:val="EndNoteBibliography"/>
        <w:spacing w:after="0"/>
      </w:pPr>
      <w:r w:rsidRPr="00B973AA">
        <w:t xml:space="preserve">[6] Pappas PG, Kauffman CA, Andes DR, Clancy CJ, Marr KA, Ostrosky-Zeichner L, et al. Clinical Practice Guideline for the Management of Candidiasis: 2016 Update by the Infectious Diseases Society of America. Clin Infect Dis. 2016;62:e1-50. </w:t>
      </w:r>
      <w:hyperlink r:id="rId17" w:history="1">
        <w:r w:rsidRPr="00B973AA">
          <w:rPr>
            <w:rStyle w:val="Hyperlink"/>
          </w:rPr>
          <w:t>http://doi.org/10.1093/cid/civ933</w:t>
        </w:r>
      </w:hyperlink>
      <w:r w:rsidRPr="00B973AA">
        <w:t>.</w:t>
      </w:r>
    </w:p>
    <w:p w14:paraId="53CAE0BD" w14:textId="132B8EE7" w:rsidR="00B973AA" w:rsidRPr="00B973AA" w:rsidRDefault="00B973AA" w:rsidP="00B973AA">
      <w:pPr>
        <w:pStyle w:val="EndNoteBibliography"/>
        <w:spacing w:after="0"/>
      </w:pPr>
      <w:r w:rsidRPr="00B973AA">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8" w:history="1">
        <w:r w:rsidRPr="00B973AA">
          <w:rPr>
            <w:rStyle w:val="Hyperlink"/>
          </w:rPr>
          <w:t>http://doi.org/10.2147/ceor.S91587</w:t>
        </w:r>
      </w:hyperlink>
      <w:r w:rsidRPr="00B973AA">
        <w:t>.</w:t>
      </w:r>
    </w:p>
    <w:p w14:paraId="4A351A6B" w14:textId="77777777" w:rsidR="00B973AA" w:rsidRPr="00B973AA" w:rsidRDefault="00B973AA" w:rsidP="00B973AA">
      <w:pPr>
        <w:pStyle w:val="EndNoteBibliography"/>
        <w:spacing w:after="0"/>
      </w:pPr>
      <w:r w:rsidRPr="00B973AA">
        <w:t>[8] European Committee on Antimicrobial Susceptibility Testing. Fluconazole: Rationale for the clinical breakpoints, version 3.0. 2020.</w:t>
      </w:r>
    </w:p>
    <w:p w14:paraId="3F261695" w14:textId="12C437BC" w:rsidR="00B973AA" w:rsidRPr="00B973AA" w:rsidRDefault="00B973AA" w:rsidP="00B973AA">
      <w:pPr>
        <w:pStyle w:val="EndNoteBibliography"/>
        <w:spacing w:after="0"/>
      </w:pPr>
      <w:r w:rsidRPr="00B973AA">
        <w:t xml:space="preserve">[9] Jacobson MA, Hanks DK, Ferrell LD. Fatal acute hepatic necrosis due to fluconazole. The American Journal of Medicine. 1994;96:188-90. </w:t>
      </w:r>
      <w:hyperlink r:id="rId19" w:history="1">
        <w:r w:rsidRPr="00B973AA">
          <w:rPr>
            <w:rStyle w:val="Hyperlink"/>
          </w:rPr>
          <w:t>http://doi.org/https://doi.org/10.1016/0002-9343(94)90141-4</w:t>
        </w:r>
      </w:hyperlink>
      <w:r w:rsidRPr="00B973AA">
        <w:t>.</w:t>
      </w:r>
    </w:p>
    <w:p w14:paraId="52EAD10A" w14:textId="77777777" w:rsidR="00B973AA" w:rsidRPr="00B973AA" w:rsidRDefault="00B973AA" w:rsidP="00B973AA">
      <w:pPr>
        <w:pStyle w:val="EndNoteBibliography"/>
        <w:spacing w:after="0"/>
      </w:pPr>
      <w:r w:rsidRPr="00B973AA">
        <w:t>[10] Matsumoto K, Ueno K, Yoshimura H, Morii M, Takada M, Sawai T, et al. Fluconazole-Induced Convulsions at Serum Trough Concentrations of Approximately 80 μg/mL. Therapeutic Drug Monitoring. 2000;22:635-6.</w:t>
      </w:r>
    </w:p>
    <w:p w14:paraId="3124EA18" w14:textId="77777777" w:rsidR="00B973AA" w:rsidRPr="00B973AA" w:rsidRDefault="00B973AA" w:rsidP="00B973AA">
      <w:pPr>
        <w:pStyle w:val="EndNoteBibliography"/>
        <w:spacing w:after="0"/>
      </w:pPr>
      <w:r w:rsidRPr="00B973AA">
        <w:t>[11] Lewis R, Brüggemann R, Padoin C, Maertens J, Marchetti O, Groll A, et al. Triazole antifungal therapeutic drug monitoring.  Sixth European Conference on Infections in Leukaemia Meeting, Sophia Antipolis, France2015.</w:t>
      </w:r>
    </w:p>
    <w:p w14:paraId="383F393E" w14:textId="536F5B02" w:rsidR="00B973AA" w:rsidRPr="00B973AA" w:rsidRDefault="00B973AA" w:rsidP="00B973AA">
      <w:pPr>
        <w:pStyle w:val="EndNoteBibliography"/>
        <w:spacing w:after="0"/>
      </w:pPr>
      <w:r w:rsidRPr="00B973AA">
        <w:t xml:space="preserve">[12] Sandaradura I, Marriott DJE, Day RO, Norris RLG, Pang E, Stocker SL, et al. Current fluconazole treatment regimens result in under-dosing of critically ill adults during early therapy. Eur J Clin Microbiol Infect Dis. 2021;40:1521-8. </w:t>
      </w:r>
      <w:hyperlink r:id="rId20" w:history="1">
        <w:r w:rsidRPr="00B973AA">
          <w:rPr>
            <w:rStyle w:val="Hyperlink"/>
          </w:rPr>
          <w:t>http://doi.org/10.1007/s10096-021-04201-w</w:t>
        </w:r>
      </w:hyperlink>
      <w:r w:rsidRPr="00B973AA">
        <w:t>.</w:t>
      </w:r>
    </w:p>
    <w:p w14:paraId="7A6BD340" w14:textId="33735E1D" w:rsidR="00B973AA" w:rsidRPr="00B973AA" w:rsidRDefault="00B973AA" w:rsidP="00B973AA">
      <w:pPr>
        <w:pStyle w:val="EndNoteBibliography"/>
        <w:spacing w:after="0"/>
      </w:pPr>
      <w:r w:rsidRPr="00B973AA">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1" w:history="1">
        <w:r w:rsidRPr="00B973AA">
          <w:rPr>
            <w:rStyle w:val="Hyperlink"/>
          </w:rPr>
          <w:t>http://doi.org/10.1128/aac.01554-20</w:t>
        </w:r>
      </w:hyperlink>
      <w:r w:rsidRPr="00B973AA">
        <w:t>.</w:t>
      </w:r>
    </w:p>
    <w:p w14:paraId="1457AD36" w14:textId="467EE4C3" w:rsidR="00B973AA" w:rsidRPr="00B973AA" w:rsidRDefault="00B973AA" w:rsidP="00B973AA">
      <w:pPr>
        <w:pStyle w:val="EndNoteBibliography"/>
        <w:spacing w:after="0"/>
      </w:pPr>
      <w:r w:rsidRPr="00B973AA">
        <w:t xml:space="preserve">[14] Muilwijk EW, de Lange DW, Schouten JA, Wasmann RE, Ter Heine R, Burger DM, et al. Suboptimal Dosing of Fluconazole in Critically Ill Patients: Time To Rethink Dosing. Antimicrob Agents Chemother. 2020;64. </w:t>
      </w:r>
      <w:hyperlink r:id="rId22" w:history="1">
        <w:r w:rsidRPr="00B973AA">
          <w:rPr>
            <w:rStyle w:val="Hyperlink"/>
          </w:rPr>
          <w:t>http://doi.org/10.1128/aac.00984-20</w:t>
        </w:r>
      </w:hyperlink>
      <w:r w:rsidRPr="00B973AA">
        <w:t>.</w:t>
      </w:r>
    </w:p>
    <w:p w14:paraId="24956ACB" w14:textId="5CC9EBFE" w:rsidR="00B973AA" w:rsidRPr="00B973AA" w:rsidRDefault="00B973AA" w:rsidP="00B973AA">
      <w:pPr>
        <w:pStyle w:val="EndNoteBibliography"/>
        <w:spacing w:after="0"/>
      </w:pPr>
      <w:r w:rsidRPr="00B973AA">
        <w:t xml:space="preserve">[15] Alobaid AS, Wallis SC, Jarrett P, Starr T, Stuart J, Lassig-Smith M, et al. Effect of Obesity on the Population Pharmacokinetics of Fluconazole in Critically Ill Patients. Antimicrob Agents Chemother. 2016;60:6550-7. </w:t>
      </w:r>
      <w:hyperlink r:id="rId23" w:history="1">
        <w:r w:rsidRPr="00B973AA">
          <w:rPr>
            <w:rStyle w:val="Hyperlink"/>
          </w:rPr>
          <w:t>http://doi.org/10.1128/aac.01088-16</w:t>
        </w:r>
      </w:hyperlink>
      <w:r w:rsidRPr="00B973AA">
        <w:t>.</w:t>
      </w:r>
    </w:p>
    <w:p w14:paraId="2AB61254" w14:textId="4DB8A474" w:rsidR="00B973AA" w:rsidRPr="00B973AA" w:rsidRDefault="00B973AA" w:rsidP="00B973AA">
      <w:pPr>
        <w:pStyle w:val="EndNoteBibliography"/>
        <w:spacing w:after="0"/>
      </w:pPr>
      <w:r w:rsidRPr="00B973AA">
        <w:t xml:space="preserve">[16] Mould DR, Upton RN. Basic concepts in population modeling, simulation, and model-based drug development-part 2: introduction to pharmacokinetic modeling methods. CPT Pharmacometrics Syst Pharmacol. 2013;2:e38. </w:t>
      </w:r>
      <w:hyperlink r:id="rId24" w:history="1">
        <w:r w:rsidRPr="00B973AA">
          <w:rPr>
            <w:rStyle w:val="Hyperlink"/>
          </w:rPr>
          <w:t>http://doi.org/10.1038/psp.2013.14</w:t>
        </w:r>
      </w:hyperlink>
      <w:r w:rsidRPr="00B973AA">
        <w:t>.</w:t>
      </w:r>
    </w:p>
    <w:p w14:paraId="3A2B95FF" w14:textId="5A76239D" w:rsidR="00B973AA" w:rsidRPr="00B973AA" w:rsidRDefault="00B973AA" w:rsidP="00B973AA">
      <w:pPr>
        <w:pStyle w:val="EndNoteBibliography"/>
        <w:spacing w:after="0"/>
      </w:pPr>
      <w:r w:rsidRPr="00B973AA">
        <w:lastRenderedPageBreak/>
        <w:t xml:space="preserve">[17] Jonsson EN, Karlsson MO. Automated covariate model building within NONMEM. Pharm Res. 1998;15:1463-8. </w:t>
      </w:r>
      <w:hyperlink r:id="rId25" w:history="1">
        <w:r w:rsidRPr="00B973AA">
          <w:rPr>
            <w:rStyle w:val="Hyperlink"/>
          </w:rPr>
          <w:t>http://doi.org/10.1023/a:1011970125687</w:t>
        </w:r>
      </w:hyperlink>
      <w:r w:rsidRPr="00B973AA">
        <w:t>.</w:t>
      </w:r>
    </w:p>
    <w:p w14:paraId="16F133BA" w14:textId="5B2B0FB0" w:rsidR="00B973AA" w:rsidRPr="00B973AA" w:rsidRDefault="00B973AA" w:rsidP="00B973AA">
      <w:pPr>
        <w:pStyle w:val="EndNoteBibliography"/>
        <w:spacing w:after="0"/>
      </w:pPr>
      <w:r w:rsidRPr="00B973AA">
        <w:t xml:space="preserve">[18] Boer P. Estimated lean body mass as an index for normalization of body fluid volumes in humans. Am J Physiol. 1984;247:F632-6. </w:t>
      </w:r>
      <w:hyperlink r:id="rId26" w:history="1">
        <w:r w:rsidRPr="00B973AA">
          <w:rPr>
            <w:rStyle w:val="Hyperlink"/>
          </w:rPr>
          <w:t>http://doi.org/10.1152/ajprenal.1984.247.4.F632</w:t>
        </w:r>
      </w:hyperlink>
      <w:r w:rsidRPr="00B973AA">
        <w:t>.</w:t>
      </w:r>
    </w:p>
    <w:p w14:paraId="1A482348" w14:textId="0DDDDBF4" w:rsidR="00B973AA" w:rsidRPr="00B973AA" w:rsidRDefault="00B973AA" w:rsidP="00B973AA">
      <w:pPr>
        <w:pStyle w:val="EndNoteBibliography"/>
        <w:spacing w:after="0"/>
      </w:pPr>
      <w:r w:rsidRPr="00B973AA">
        <w:t xml:space="preserve">[19] Sharma A, Sahasrabudhe V, Musib L, Zhang S, Younis I, Kanodia J. Time to Rethink the Current Paradigm for Assessing Kidney Function in Drug Development and Beyond. Clin Pharmacol Ther. 2022;112:946-58. </w:t>
      </w:r>
      <w:hyperlink r:id="rId27" w:history="1">
        <w:r w:rsidRPr="00B973AA">
          <w:rPr>
            <w:rStyle w:val="Hyperlink"/>
          </w:rPr>
          <w:t>http://doi.org/10.1002/cpt.2489</w:t>
        </w:r>
      </w:hyperlink>
      <w:r w:rsidRPr="00B973AA">
        <w:t>.</w:t>
      </w:r>
    </w:p>
    <w:p w14:paraId="767687F4" w14:textId="77777777" w:rsidR="00B973AA" w:rsidRPr="00B973AA" w:rsidRDefault="00B973AA" w:rsidP="00B973AA">
      <w:pPr>
        <w:pStyle w:val="EndNoteBibliography"/>
        <w:spacing w:after="0"/>
      </w:pPr>
      <w:r w:rsidRPr="00B973AA">
        <w:t>[20] Buuren Sv. Flexible Imputation of Missing Data, Second Edition: Taylor &amp; Francis Group; 2018.</w:t>
      </w:r>
    </w:p>
    <w:p w14:paraId="13D3D008" w14:textId="77777777" w:rsidR="00B973AA" w:rsidRPr="00B973AA" w:rsidRDefault="00B973AA" w:rsidP="00B973AA">
      <w:pPr>
        <w:pStyle w:val="EndNoteBibliography"/>
        <w:spacing w:after="0"/>
      </w:pPr>
      <w:r w:rsidRPr="00B973AA">
        <w:t>[21] Hosmer DW, Lemeshow S, May S. Applied Survival Analysis: Regression Modeling of Time-to-Event Data, Second Edition: John Wiley &amp; Sons, Inc.; 2008.</w:t>
      </w:r>
    </w:p>
    <w:p w14:paraId="2A906447" w14:textId="77777777" w:rsidR="00B973AA" w:rsidRPr="00B973AA" w:rsidRDefault="00B973AA" w:rsidP="00B973AA">
      <w:pPr>
        <w:pStyle w:val="EndNoteBibliography"/>
        <w:spacing w:after="0"/>
      </w:pPr>
      <w:r w:rsidRPr="00B973AA">
        <w:t>[22] Committee for Medicinal Products for Human Use (CHMP) EMA. Guideline on the use of pharmacokinetics and pharmacodynamics in the development of antimicrobial medicinal products. United Kingdom: European Medicines Agency; 2016.</w:t>
      </w:r>
    </w:p>
    <w:p w14:paraId="33458E47" w14:textId="77777777" w:rsidR="00B973AA" w:rsidRPr="00B973AA" w:rsidRDefault="00B973AA" w:rsidP="00B973AA">
      <w:pPr>
        <w:pStyle w:val="EndNoteBibliography"/>
        <w:spacing w:after="0"/>
      </w:pPr>
      <w:r w:rsidRPr="00B973AA">
        <w:t>[23] Ramachandran KM, Tsokos CP. Chapter 5 - Statistical estimation. In: Ramachandran KM, Tsokos CP, editors. Mathematical Statistics with Applications in R (Third Edition): Academic Press; 2021. p. 179-251.</w:t>
      </w:r>
    </w:p>
    <w:p w14:paraId="7C434855" w14:textId="6732C44C" w:rsidR="00B973AA" w:rsidRPr="00B973AA" w:rsidRDefault="00B973AA" w:rsidP="00B973AA">
      <w:pPr>
        <w:pStyle w:val="EndNoteBibliography"/>
        <w:spacing w:after="0"/>
      </w:pPr>
      <w:r w:rsidRPr="00B973AA">
        <w:t xml:space="preserve">[24] Wickham H, Grolemund G. R for Data Science2017. </w:t>
      </w:r>
      <w:hyperlink r:id="rId28" w:history="1">
        <w:r w:rsidRPr="00B973AA">
          <w:rPr>
            <w:rStyle w:val="Hyperlink"/>
          </w:rPr>
          <w:t>https://r4ds.had.co.nz/</w:t>
        </w:r>
      </w:hyperlink>
      <w:r w:rsidRPr="00B973AA">
        <w:t>.</w:t>
      </w:r>
    </w:p>
    <w:p w14:paraId="71552236" w14:textId="40F8C1AB" w:rsidR="00B973AA" w:rsidRPr="00B973AA" w:rsidRDefault="00B973AA" w:rsidP="00B973AA">
      <w:pPr>
        <w:pStyle w:val="EndNoteBibliography"/>
        <w:spacing w:after="0"/>
      </w:pPr>
      <w:r w:rsidRPr="00B973AA">
        <w:t xml:space="preserve">[25] Keizer RJ, Karlsson MO, Hooker A. Modeling and Simulation Workbench for NONMEM: Tutorial on Pirana, PsN, and Xpose. CPT Pharmacometrics Syst Pharmacol. 2013;2:e50. </w:t>
      </w:r>
      <w:hyperlink r:id="rId29" w:history="1">
        <w:r w:rsidRPr="00B973AA">
          <w:rPr>
            <w:rStyle w:val="Hyperlink"/>
          </w:rPr>
          <w:t>http://doi.org/10.1038/psp.2013.24</w:t>
        </w:r>
      </w:hyperlink>
      <w:r w:rsidRPr="00B973AA">
        <w:t>.</w:t>
      </w:r>
    </w:p>
    <w:p w14:paraId="68E18EDE" w14:textId="13AD8962" w:rsidR="00B973AA" w:rsidRPr="00B973AA" w:rsidRDefault="00B973AA" w:rsidP="00B973AA">
      <w:pPr>
        <w:pStyle w:val="EndNoteBibliography"/>
        <w:spacing w:after="0"/>
      </w:pPr>
      <w:r w:rsidRPr="00B973AA">
        <w:t xml:space="preserve">[26] Bergner R, Hoffmann M, Riedel KD, Mikus G, Henrich DM, Haefeli WE, et al. Fluconazole dosing in continuous veno-venous haemofiltration (CVVHF): need for a high daily dose of 800 mg. Nephrol Dial Transplant. 2006;21:1019-23. </w:t>
      </w:r>
      <w:hyperlink r:id="rId30" w:history="1">
        <w:r w:rsidRPr="00B973AA">
          <w:rPr>
            <w:rStyle w:val="Hyperlink"/>
          </w:rPr>
          <w:t>http://doi.org/10.1093/ndt/gfi284</w:t>
        </w:r>
      </w:hyperlink>
      <w:r w:rsidRPr="00B973AA">
        <w:t>.</w:t>
      </w:r>
    </w:p>
    <w:p w14:paraId="7DCFAA3D" w14:textId="45189472" w:rsidR="00B973AA" w:rsidRPr="00B973AA" w:rsidRDefault="00B973AA" w:rsidP="00B973AA">
      <w:pPr>
        <w:pStyle w:val="EndNoteBibliography"/>
        <w:spacing w:after="0"/>
      </w:pPr>
      <w:r w:rsidRPr="00B973AA">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1" w:history="1">
        <w:r w:rsidRPr="00B973AA">
          <w:rPr>
            <w:rStyle w:val="Hyperlink"/>
          </w:rPr>
          <w:t>http://doi.org/10.1007/s001340000771</w:t>
        </w:r>
      </w:hyperlink>
      <w:r w:rsidRPr="00B973AA">
        <w:t>.</w:t>
      </w:r>
    </w:p>
    <w:p w14:paraId="65209FB2" w14:textId="77777777" w:rsidR="00B973AA" w:rsidRPr="00B973AA" w:rsidRDefault="00B973AA" w:rsidP="00B973AA">
      <w:pPr>
        <w:pStyle w:val="EndNoteBibliography"/>
        <w:spacing w:after="0"/>
      </w:pPr>
      <w:r w:rsidRPr="00B973AA">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7D24D76C" w14:textId="6F351A74" w:rsidR="00B973AA" w:rsidRPr="00B973AA" w:rsidRDefault="00B973AA" w:rsidP="00B973AA">
      <w:pPr>
        <w:pStyle w:val="EndNoteBibliography"/>
        <w:spacing w:after="0"/>
      </w:pPr>
      <w:r w:rsidRPr="00B973AA">
        <w:t xml:space="preserve">[29] Van Daele R, Wauters J, Lagrou K, Denooz R, Hayette MP, Gijsen M, et al. Pharmacokinetic Variability and Target Attainment of Fluconazole in Critically Ill Patients. Microorganisms. 2021;9. </w:t>
      </w:r>
      <w:hyperlink r:id="rId32" w:history="1">
        <w:r w:rsidRPr="00B973AA">
          <w:rPr>
            <w:rStyle w:val="Hyperlink"/>
          </w:rPr>
          <w:t>http://doi.org/10.3390/microorganisms9102068</w:t>
        </w:r>
      </w:hyperlink>
      <w:r w:rsidRPr="00B973AA">
        <w:t>.</w:t>
      </w:r>
    </w:p>
    <w:p w14:paraId="1F53F9BF" w14:textId="24E0A947" w:rsidR="00B973AA" w:rsidRPr="00B973AA" w:rsidRDefault="00B973AA" w:rsidP="00B973AA">
      <w:pPr>
        <w:pStyle w:val="EndNoteBibliography"/>
        <w:spacing w:after="0"/>
      </w:pPr>
      <w:r w:rsidRPr="00B973AA">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3" w:history="1">
        <w:r w:rsidRPr="00B973AA">
          <w:rPr>
            <w:rStyle w:val="Hyperlink"/>
          </w:rPr>
          <w:t>http://doi.org/10.1016/j.jclinepi.2020.03.026</w:t>
        </w:r>
      </w:hyperlink>
      <w:r w:rsidRPr="00B973AA">
        <w:t>.</w:t>
      </w:r>
    </w:p>
    <w:p w14:paraId="0A11A4AF" w14:textId="253DE400" w:rsidR="00B973AA" w:rsidRPr="00B973AA" w:rsidRDefault="00B973AA" w:rsidP="00B973AA">
      <w:pPr>
        <w:pStyle w:val="EndNoteBibliography"/>
        <w:spacing w:after="0"/>
      </w:pPr>
      <w:r w:rsidRPr="00B973AA">
        <w:t xml:space="preserve">[31] Tierney JF, Vale C, Riley R, Smith CT, Stewart L, Clarke M, et al. Individual Participant Data (IPD) Meta-analyses of Randomised Controlled Trials: Guidance on Their Use. PLoS Med. 2015;12:e1001855. </w:t>
      </w:r>
      <w:hyperlink r:id="rId34" w:history="1">
        <w:r w:rsidRPr="00B973AA">
          <w:rPr>
            <w:rStyle w:val="Hyperlink"/>
          </w:rPr>
          <w:t>http://doi.org/10.1371/journal.pmed.1001855</w:t>
        </w:r>
      </w:hyperlink>
      <w:r w:rsidRPr="00B973AA">
        <w:t>.</w:t>
      </w:r>
    </w:p>
    <w:p w14:paraId="302E0956" w14:textId="5F44473E" w:rsidR="00B973AA" w:rsidRPr="00B973AA" w:rsidRDefault="00B973AA" w:rsidP="00B973AA">
      <w:pPr>
        <w:pStyle w:val="EndNoteBibliography"/>
        <w:spacing w:after="0"/>
      </w:pPr>
      <w:r w:rsidRPr="00B973AA">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5" w:history="1">
        <w:r w:rsidRPr="00B973AA">
          <w:rPr>
            <w:rStyle w:val="Hyperlink"/>
          </w:rPr>
          <w:t>http://doi.org/10.1128/aac.00424-11</w:t>
        </w:r>
      </w:hyperlink>
      <w:r w:rsidRPr="00B973AA">
        <w:t>.</w:t>
      </w:r>
    </w:p>
    <w:p w14:paraId="77B928A0" w14:textId="69869F8E" w:rsidR="00B973AA" w:rsidRPr="00A02502" w:rsidRDefault="00B973AA" w:rsidP="00B973AA">
      <w:pPr>
        <w:pStyle w:val="EndNoteBibliography"/>
        <w:spacing w:after="0"/>
        <w:rPr>
          <w:lang w:val="nl-BE"/>
          <w:rPrChange w:id="1121" w:author="My Luong Vuong" w:date="2024-08-05T13:36:00Z">
            <w:rPr/>
          </w:rPrChange>
        </w:rPr>
      </w:pPr>
      <w:r w:rsidRPr="00B973AA">
        <w:t xml:space="preserve">[33] Aoyama T, Hirata K, Hirata R, Yamazaki H, Yamamoto Y, Hayashi H, et al. Population pharmacokinetics of fluconazole after administration of fosfluconazole and fluconazole in critically ill patients. </w:t>
      </w:r>
      <w:r w:rsidRPr="00A02502">
        <w:rPr>
          <w:lang w:val="nl-BE"/>
          <w:rPrChange w:id="1122" w:author="My Luong Vuong" w:date="2024-08-05T13:36:00Z">
            <w:rPr/>
          </w:rPrChange>
        </w:rPr>
        <w:t xml:space="preserve">J Clin Pharm Ther. 2012;37:356-63. </w:t>
      </w:r>
      <w:r w:rsidR="00BC3AF0">
        <w:fldChar w:fldCharType="begin"/>
      </w:r>
      <w:r w:rsidR="00BC3AF0" w:rsidRPr="00A02502">
        <w:rPr>
          <w:lang w:val="nl-BE"/>
          <w:rPrChange w:id="1123" w:author="My Luong Vuong" w:date="2024-08-05T13:36:00Z">
            <w:rPr/>
          </w:rPrChange>
        </w:rPr>
        <w:instrText>HYPERLINK "http://doi.org/10.1111/j.1365-2710.2011.01297.x"</w:instrText>
      </w:r>
      <w:r w:rsidR="00BC3AF0">
        <w:fldChar w:fldCharType="separate"/>
      </w:r>
      <w:r w:rsidRPr="00A02502">
        <w:rPr>
          <w:rStyle w:val="Hyperlink"/>
          <w:lang w:val="nl-BE"/>
          <w:rPrChange w:id="1124" w:author="My Luong Vuong" w:date="2024-08-05T13:36:00Z">
            <w:rPr>
              <w:rStyle w:val="Hyperlink"/>
            </w:rPr>
          </w:rPrChange>
        </w:rPr>
        <w:t>http://doi.org/10.1111/j.1365-2710.2011.01297.x</w:t>
      </w:r>
      <w:r w:rsidR="00BC3AF0">
        <w:rPr>
          <w:rStyle w:val="Hyperlink"/>
        </w:rPr>
        <w:fldChar w:fldCharType="end"/>
      </w:r>
      <w:r w:rsidRPr="00A02502">
        <w:rPr>
          <w:lang w:val="nl-BE"/>
          <w:rPrChange w:id="1125" w:author="My Luong Vuong" w:date="2024-08-05T13:36:00Z">
            <w:rPr/>
          </w:rPrChange>
        </w:rPr>
        <w:t>.</w:t>
      </w:r>
    </w:p>
    <w:p w14:paraId="5D5DCBB9" w14:textId="403667EE" w:rsidR="00B973AA" w:rsidRPr="00B973AA" w:rsidRDefault="00B973AA" w:rsidP="00B973AA">
      <w:pPr>
        <w:pStyle w:val="EndNoteBibliography"/>
        <w:spacing w:after="0"/>
      </w:pPr>
      <w:r w:rsidRPr="00A02502">
        <w:rPr>
          <w:lang w:val="nl-BE"/>
          <w:rPrChange w:id="1126" w:author="My Luong Vuong" w:date="2024-08-05T13:36:00Z">
            <w:rPr/>
          </w:rPrChange>
        </w:rPr>
        <w:t xml:space="preserve">[34] Chen L, van Rhee KP, Wasmann RE, Krekels EHJ, Wiezer MJ, van Dongen EPA, et al. </w:t>
      </w:r>
      <w:r w:rsidRPr="00B973AA">
        <w:t xml:space="preserve">Total bodyweight and sex both drive pharmacokinetic variability of fluconazole in obese adults. J Antimicrob Chemother. 2022;77:2217-26. </w:t>
      </w:r>
      <w:hyperlink r:id="rId36" w:history="1">
        <w:r w:rsidRPr="00B973AA">
          <w:rPr>
            <w:rStyle w:val="Hyperlink"/>
          </w:rPr>
          <w:t>http://doi.org/10.1093/jac/dkac160</w:t>
        </w:r>
      </w:hyperlink>
      <w:r w:rsidRPr="00B973AA">
        <w:t>.</w:t>
      </w:r>
    </w:p>
    <w:p w14:paraId="00806F47" w14:textId="0C94D66E" w:rsidR="00B973AA" w:rsidRPr="00B973AA" w:rsidRDefault="00B973AA" w:rsidP="00B973AA">
      <w:pPr>
        <w:pStyle w:val="EndNoteBibliography"/>
        <w:spacing w:after="0"/>
      </w:pPr>
      <w:r w:rsidRPr="00B973AA">
        <w:lastRenderedPageBreak/>
        <w:t xml:space="preserve">[35] Huang C-Y, Güiza F, De Vlieger G, Meyfroidt G. Daily fluctuations in kidney function in critically ill adults. Critical Care. 2022;26:347. </w:t>
      </w:r>
      <w:hyperlink r:id="rId37" w:history="1">
        <w:r w:rsidRPr="00B973AA">
          <w:rPr>
            <w:rStyle w:val="Hyperlink"/>
          </w:rPr>
          <w:t>http://doi.org/10.1186/s13054-022-04226-3</w:t>
        </w:r>
      </w:hyperlink>
      <w:r w:rsidRPr="00B973AA">
        <w:t>.</w:t>
      </w:r>
    </w:p>
    <w:p w14:paraId="5B64E113" w14:textId="5D108055" w:rsidR="00B973AA" w:rsidRPr="00B973AA" w:rsidRDefault="00B973AA" w:rsidP="00B973AA">
      <w:pPr>
        <w:pStyle w:val="EndNoteBibliography"/>
        <w:spacing w:after="0"/>
      </w:pPr>
      <w:r w:rsidRPr="00B973AA">
        <w:t xml:space="preserve">[36] Johansson Å M, Karlsson MO. Comparison of methods for handling missing covariate data. Aaps j. 2013;15:1232-41. </w:t>
      </w:r>
      <w:hyperlink r:id="rId38" w:history="1">
        <w:r w:rsidRPr="00B973AA">
          <w:rPr>
            <w:rStyle w:val="Hyperlink"/>
          </w:rPr>
          <w:t>http://doi.org/10.1208/s12248-013-9526-y</w:t>
        </w:r>
      </w:hyperlink>
      <w:r w:rsidRPr="00B973AA">
        <w:t>.</w:t>
      </w:r>
    </w:p>
    <w:p w14:paraId="74711150" w14:textId="7CFEC3A1" w:rsidR="00B973AA" w:rsidRPr="00B973AA" w:rsidRDefault="00B973AA" w:rsidP="00B973AA">
      <w:pPr>
        <w:pStyle w:val="EndNoteBibliography"/>
        <w:spacing w:after="0"/>
      </w:pPr>
      <w:r w:rsidRPr="00B973AA">
        <w:t xml:space="preserve">[37] Heymans MW, Twisk JWR. Handling missing data in clinical research. Journal of Clinical Epidemiology. 2022;151:185-8. </w:t>
      </w:r>
      <w:hyperlink r:id="rId39" w:history="1">
        <w:r w:rsidRPr="00B973AA">
          <w:rPr>
            <w:rStyle w:val="Hyperlink"/>
          </w:rPr>
          <w:t>http://doi.org/https://doi.org/10.1016/j.jclinepi.2022.08.016</w:t>
        </w:r>
      </w:hyperlink>
      <w:r w:rsidRPr="00B973AA">
        <w:t>.</w:t>
      </w:r>
    </w:p>
    <w:p w14:paraId="629D0674" w14:textId="2EC64E9B" w:rsidR="00B973AA" w:rsidRPr="00B973AA" w:rsidRDefault="00B973AA" w:rsidP="00B973AA">
      <w:pPr>
        <w:pStyle w:val="EndNoteBibliography"/>
        <w:spacing w:after="0"/>
      </w:pPr>
      <w:r w:rsidRPr="00B973AA">
        <w:t xml:space="preserve">[38]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0" w:history="1">
        <w:r w:rsidRPr="00B973AA">
          <w:rPr>
            <w:rStyle w:val="Hyperlink"/>
          </w:rPr>
          <w:t>http://doi.org/10.1128/aac.02019-20</w:t>
        </w:r>
      </w:hyperlink>
      <w:r w:rsidRPr="00B973AA">
        <w:t>.</w:t>
      </w:r>
    </w:p>
    <w:p w14:paraId="2B5683ED" w14:textId="14B32A47" w:rsidR="00B973AA" w:rsidRPr="00B973AA" w:rsidRDefault="00B973AA" w:rsidP="00B973AA">
      <w:pPr>
        <w:pStyle w:val="EndNoteBibliography"/>
        <w:spacing w:after="0"/>
      </w:pPr>
      <w:r w:rsidRPr="00B973AA">
        <w:t xml:space="preserve">[39] Darnis S, Fareau N, Corallo CE, Poole S, Dooley MJ, Cheng AC. Estimation of body weight in hospitalized patients. QJM: An International Journal of Medicine. 2012;105:769-74. </w:t>
      </w:r>
      <w:hyperlink r:id="rId41" w:history="1">
        <w:r w:rsidRPr="00B973AA">
          <w:rPr>
            <w:rStyle w:val="Hyperlink"/>
          </w:rPr>
          <w:t>http://doi.org/10.1093/qjmed/hcs060</w:t>
        </w:r>
      </w:hyperlink>
      <w:r w:rsidRPr="00B973AA">
        <w:t>.</w:t>
      </w:r>
    </w:p>
    <w:p w14:paraId="4F479A1C" w14:textId="4284597D" w:rsidR="00B973AA" w:rsidRPr="00B973AA" w:rsidRDefault="00B973AA" w:rsidP="00B973AA">
      <w:pPr>
        <w:pStyle w:val="EndNoteBibliography"/>
        <w:spacing w:after="0"/>
      </w:pPr>
      <w:r w:rsidRPr="00B973AA">
        <w:t xml:space="preserve">[40] van Wijk RC, Imperial MZ, Savic RM, Solans BP. Pharmacokinetic analysis across studies to drive knowledge-integration: A tutorial on individual patient data meta-analysis (IPDMA). CPT Pharmacometrics Syst Pharmacol. 2023;12:1187-200. </w:t>
      </w:r>
      <w:hyperlink r:id="rId42" w:history="1">
        <w:r w:rsidRPr="00B973AA">
          <w:rPr>
            <w:rStyle w:val="Hyperlink"/>
          </w:rPr>
          <w:t>http://doi.org/10.1002/psp4.13002</w:t>
        </w:r>
      </w:hyperlink>
      <w:r w:rsidRPr="00B973AA">
        <w:t>.</w:t>
      </w:r>
    </w:p>
    <w:p w14:paraId="0886D72B" w14:textId="50E562F2" w:rsidR="00B973AA" w:rsidRPr="00B973AA" w:rsidRDefault="00B973AA" w:rsidP="00B973AA">
      <w:pPr>
        <w:pStyle w:val="EndNoteBibliography"/>
      </w:pPr>
      <w:r w:rsidRPr="00B973AA">
        <w:t xml:space="preserve">[41] Li L, Li X, Xia Y, Chu Y, Zhong H, Li J, et al. Recommendation of Antimicrobial Dosing Optimization During Continuous Renal Replacement Therapy. Front Pharmacol. 2020;11:786. </w:t>
      </w:r>
      <w:hyperlink r:id="rId43" w:history="1">
        <w:r w:rsidRPr="00B973AA">
          <w:rPr>
            <w:rStyle w:val="Hyperlink"/>
          </w:rPr>
          <w:t>http://doi.org/10.3389/fphar.2020.00786</w:t>
        </w:r>
      </w:hyperlink>
      <w:r w:rsidRPr="00B973AA">
        <w:t>.</w:t>
      </w:r>
    </w:p>
    <w:p w14:paraId="218B9AF3" w14:textId="78D117B1" w:rsidR="00A55057" w:rsidRPr="00845D5D" w:rsidDel="00416AA6" w:rsidRDefault="00221AE5">
      <w:pPr>
        <w:pStyle w:val="EndNoteBibliography"/>
        <w:rPr>
          <w:del w:id="1127" w:author="My Luong Vuong" w:date="2024-06-20T21:33:00Z"/>
        </w:rPr>
        <w:pPrChange w:id="1128" w:author="My Luong Vuong" w:date="2024-07-10T10:43:00Z">
          <w:pPr/>
        </w:pPrChange>
      </w:pPr>
      <w:r w:rsidRPr="00E03B11">
        <w:fldChar w:fldCharType="end"/>
      </w:r>
      <w:del w:id="1129" w:author="My Luong Vuong" w:date="2024-06-20T21:33:00Z">
        <w:r w:rsidDel="00416AA6">
          <w:delText xml:space="preserve"> </w:delText>
        </w:r>
      </w:del>
    </w:p>
    <w:p w14:paraId="15B0E83B" w14:textId="395DE918" w:rsidR="00DB122C" w:rsidRPr="00E03B11" w:rsidDel="00416AA6" w:rsidRDefault="00DB122C">
      <w:pPr>
        <w:pStyle w:val="EndNoteBibliography"/>
        <w:rPr>
          <w:del w:id="1130" w:author="My Luong Vuong" w:date="2024-06-20T21:33:00Z"/>
        </w:rPr>
        <w:pPrChange w:id="1131" w:author="My Luong Vuong" w:date="2024-07-10T10:43:00Z">
          <w:pPr/>
        </w:pPrChange>
      </w:pPr>
    </w:p>
    <w:bookmarkEnd w:id="606"/>
    <w:p w14:paraId="1CAA5F78" w14:textId="4F1D4194" w:rsidR="00EE5777" w:rsidRPr="00E03B11" w:rsidRDefault="00EE5777">
      <w:pPr>
        <w:pStyle w:val="EndNoteBibliography"/>
        <w:pPrChange w:id="1132" w:author="My Luong Vuong" w:date="2024-07-10T10:43:00Z">
          <w:pPr/>
        </w:pPrChange>
      </w:pPr>
    </w:p>
    <w:p w14:paraId="2AFC7A25" w14:textId="77777777" w:rsidR="00FF47EE" w:rsidRPr="00E03B11" w:rsidRDefault="00FF47EE" w:rsidP="00593CAA">
      <w:pPr>
        <w:sectPr w:rsidR="00FF47EE" w:rsidRPr="00E03B11" w:rsidSect="00760AE6">
          <w:footerReference w:type="default" r:id="rId44"/>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3F5CB709"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 </w:instrText>
            </w:r>
            <w:r w:rsidR="00CB7027">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EN.CITE.DATA </w:instrText>
            </w:r>
            <w:r w:rsidR="00CB7027">
              <w:rPr>
                <w:b/>
                <w:bCs/>
                <w:sz w:val="18"/>
                <w:szCs w:val="18"/>
              </w:rPr>
            </w:r>
            <w:r w:rsidR="00CB7027">
              <w:rPr>
                <w:b/>
                <w:bCs/>
                <w:sz w:val="18"/>
                <w:szCs w:val="18"/>
              </w:rPr>
              <w:fldChar w:fldCharType="end"/>
            </w:r>
            <w:r w:rsidR="0012034A" w:rsidRPr="002E01AC">
              <w:rPr>
                <w:b/>
                <w:bCs/>
                <w:sz w:val="18"/>
                <w:szCs w:val="18"/>
              </w:rPr>
            </w:r>
            <w:r w:rsidR="0012034A" w:rsidRPr="002E01AC">
              <w:rPr>
                <w:b/>
                <w:bCs/>
                <w:sz w:val="18"/>
                <w:szCs w:val="18"/>
              </w:rPr>
              <w:fldChar w:fldCharType="separate"/>
            </w:r>
            <w:r w:rsidR="00CB7027" w:rsidRPr="00CB7027">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1C82542A"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B7027">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B7027">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48A8517F"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 </w:instrText>
            </w:r>
            <w:r w:rsidR="00CB7027">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EN.CITE.DATA </w:instrText>
            </w:r>
            <w:r w:rsidR="00CB7027">
              <w:rPr>
                <w:b/>
                <w:bCs/>
                <w:sz w:val="18"/>
                <w:szCs w:val="18"/>
              </w:rPr>
            </w:r>
            <w:r w:rsidR="00CB7027">
              <w:rPr>
                <w:b/>
                <w:bCs/>
                <w:sz w:val="18"/>
                <w:szCs w:val="18"/>
              </w:rPr>
              <w:fldChar w:fldCharType="end"/>
            </w:r>
            <w:r w:rsidR="00427372" w:rsidRPr="002E01AC">
              <w:rPr>
                <w:b/>
                <w:bCs/>
                <w:sz w:val="18"/>
                <w:szCs w:val="18"/>
              </w:rPr>
            </w:r>
            <w:r w:rsidR="00427372" w:rsidRPr="002E01AC">
              <w:rPr>
                <w:b/>
                <w:bCs/>
                <w:sz w:val="18"/>
                <w:szCs w:val="18"/>
              </w:rPr>
              <w:fldChar w:fldCharType="separate"/>
            </w:r>
            <w:r w:rsidR="00CB7027">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38DFC8D"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B7027">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B7027">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6333B">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A02502"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Change w:id="1133" w:author="My Luong Vuong" w:date="2024-06-03T10:20:00Z">
          <w:tblPr>
            <w:tblStyle w:val="TableGrid"/>
            <w:tblW w:w="0" w:type="auto"/>
            <w:tblLook w:val="04A0" w:firstRow="1" w:lastRow="0" w:firstColumn="1" w:lastColumn="0" w:noHBand="0" w:noVBand="1"/>
          </w:tblPr>
        </w:tblPrChange>
      </w:tblPr>
      <w:tblGrid>
        <w:gridCol w:w="2263"/>
        <w:gridCol w:w="2671"/>
        <w:gridCol w:w="2672"/>
        <w:gridCol w:w="2672"/>
        <w:gridCol w:w="2672"/>
        <w:tblGridChange w:id="1134">
          <w:tblGrid>
            <w:gridCol w:w="2263"/>
            <w:gridCol w:w="2671"/>
            <w:gridCol w:w="2672"/>
            <w:gridCol w:w="2672"/>
            <w:gridCol w:w="2672"/>
          </w:tblGrid>
        </w:tblGridChange>
      </w:tblGrid>
      <w:tr w:rsidR="00B257DD" w14:paraId="3FDFFF5B" w14:textId="77777777" w:rsidTr="00B71B2A">
        <w:tc>
          <w:tcPr>
            <w:tcW w:w="2263" w:type="dxa"/>
            <w:vMerge w:val="restart"/>
            <w:tcBorders>
              <w:left w:val="nil"/>
              <w:right w:val="nil"/>
            </w:tcBorders>
            <w:vAlign w:val="center"/>
            <w:tcPrChange w:id="1135" w:author="My Luong Vuong" w:date="2024-06-03T10:20:00Z">
              <w:tcPr>
                <w:tcW w:w="2263" w:type="dxa"/>
                <w:vMerge w:val="restart"/>
                <w:tcBorders>
                  <w:left w:val="nil"/>
                  <w:right w:val="nil"/>
                </w:tcBorders>
                <w:vAlign w:val="center"/>
              </w:tcPr>
            </w:tcPrChange>
          </w:tcPr>
          <w:p w14:paraId="24FC66C3" w14:textId="79491C70" w:rsidR="00B257DD" w:rsidRPr="00E13681" w:rsidRDefault="00B257DD" w:rsidP="007911FE">
            <w:pPr>
              <w:spacing w:after="0"/>
              <w:ind w:left="170"/>
              <w:rPr>
                <w:sz w:val="18"/>
                <w:szCs w:val="18"/>
              </w:rPr>
            </w:pPr>
            <w:del w:id="1136" w:author="My Luong Vuong" w:date="2024-05-31T16:43:00Z">
              <w:r w:rsidRPr="00E13681" w:rsidDel="00966C2F">
                <w:rPr>
                  <w:sz w:val="18"/>
                  <w:szCs w:val="18"/>
                </w:rPr>
                <w:delText xml:space="preserve">Body </w:delText>
              </w:r>
            </w:del>
            <w:ins w:id="1137" w:author="My Luong Vuong" w:date="2024-05-31T16:43:00Z">
              <w:r w:rsidR="00966C2F">
                <w:rPr>
                  <w:sz w:val="18"/>
                  <w:szCs w:val="18"/>
                </w:rPr>
                <w:t>Total b</w:t>
              </w:r>
              <w:r w:rsidR="00966C2F" w:rsidRPr="00E13681">
                <w:rPr>
                  <w:sz w:val="18"/>
                  <w:szCs w:val="18"/>
                </w:rPr>
                <w:t xml:space="preserve">ody </w:t>
              </w:r>
            </w:ins>
            <w:r w:rsidRPr="00E13681">
              <w:rPr>
                <w:sz w:val="18"/>
                <w:szCs w:val="18"/>
              </w:rPr>
              <w:t xml:space="preserve">weight </w:t>
            </w:r>
          </w:p>
        </w:tc>
        <w:tc>
          <w:tcPr>
            <w:tcW w:w="5343" w:type="dxa"/>
            <w:gridSpan w:val="2"/>
            <w:tcBorders>
              <w:left w:val="nil"/>
              <w:bottom w:val="nil"/>
              <w:right w:val="nil"/>
            </w:tcBorders>
            <w:vAlign w:val="center"/>
            <w:tcPrChange w:id="1138" w:author="My Luong Vuong" w:date="2024-06-03T10:20:00Z">
              <w:tcPr>
                <w:tcW w:w="5343" w:type="dxa"/>
                <w:gridSpan w:val="2"/>
                <w:tcBorders>
                  <w:left w:val="nil"/>
                  <w:right w:val="nil"/>
                </w:tcBorders>
                <w:vAlign w:val="center"/>
              </w:tcPr>
            </w:tcPrChange>
          </w:tcPr>
          <w:p w14:paraId="01FF081B" w14:textId="2F96BFE2" w:rsidR="00B257DD" w:rsidRPr="00E13681" w:rsidRDefault="0035102B">
            <w:pPr>
              <w:spacing w:after="0"/>
              <w:ind w:left="170"/>
              <w:jc w:val="center"/>
              <w:rPr>
                <w:sz w:val="18"/>
                <w:szCs w:val="18"/>
              </w:rPr>
              <w:pPrChange w:id="1139" w:author="My Luong Vuong" w:date="2024-06-03T10:20:00Z">
                <w:pPr>
                  <w:spacing w:after="0"/>
                  <w:ind w:left="170"/>
                </w:pPr>
              </w:pPrChange>
            </w:pPr>
            <w:r>
              <w:rPr>
                <w:sz w:val="18"/>
                <w:szCs w:val="18"/>
              </w:rPr>
              <w:t>O</w:t>
            </w:r>
            <w:r w:rsidR="00ED270C">
              <w:rPr>
                <w:sz w:val="18"/>
                <w:szCs w:val="18"/>
              </w:rPr>
              <w:t>ff</w:t>
            </w:r>
            <w:r>
              <w:rPr>
                <w:sz w:val="18"/>
                <w:szCs w:val="18"/>
              </w:rPr>
              <w:t>-</w:t>
            </w:r>
            <w:r w:rsidR="00B257DD" w:rsidRPr="00E13681">
              <w:rPr>
                <w:sz w:val="18"/>
                <w:szCs w:val="18"/>
              </w:rPr>
              <w:t>CRRT</w:t>
            </w:r>
          </w:p>
        </w:tc>
        <w:tc>
          <w:tcPr>
            <w:tcW w:w="5344" w:type="dxa"/>
            <w:gridSpan w:val="2"/>
            <w:tcBorders>
              <w:left w:val="nil"/>
              <w:bottom w:val="nil"/>
              <w:right w:val="nil"/>
            </w:tcBorders>
            <w:vAlign w:val="center"/>
            <w:tcPrChange w:id="1140" w:author="My Luong Vuong" w:date="2024-06-03T10:20:00Z">
              <w:tcPr>
                <w:tcW w:w="5344" w:type="dxa"/>
                <w:gridSpan w:val="2"/>
                <w:tcBorders>
                  <w:left w:val="nil"/>
                  <w:right w:val="nil"/>
                </w:tcBorders>
                <w:vAlign w:val="center"/>
              </w:tcPr>
            </w:tcPrChange>
          </w:tcPr>
          <w:p w14:paraId="2FE6AF4E" w14:textId="4D3A7040" w:rsidR="00B257DD" w:rsidRPr="00E13681" w:rsidRDefault="00ED270C">
            <w:pPr>
              <w:spacing w:after="0"/>
              <w:ind w:left="170"/>
              <w:jc w:val="center"/>
              <w:rPr>
                <w:sz w:val="18"/>
                <w:szCs w:val="18"/>
              </w:rPr>
              <w:pPrChange w:id="1141" w:author="My Luong Vuong" w:date="2024-06-03T10:20:00Z">
                <w:pPr>
                  <w:spacing w:after="0"/>
                  <w:ind w:left="170"/>
                </w:pPr>
              </w:pPrChange>
            </w:pPr>
            <w:r>
              <w:rPr>
                <w:sz w:val="18"/>
                <w:szCs w:val="18"/>
              </w:rPr>
              <w:t>On-</w:t>
            </w:r>
            <w:r w:rsidR="00B257DD" w:rsidRPr="00E13681">
              <w:rPr>
                <w:sz w:val="18"/>
                <w:szCs w:val="18"/>
              </w:rPr>
              <w:t>CRRT</w:t>
            </w:r>
          </w:p>
        </w:tc>
      </w:tr>
      <w:tr w:rsidR="00B257DD" w14:paraId="460418A3" w14:textId="77777777" w:rsidTr="005B2ED7">
        <w:tc>
          <w:tcPr>
            <w:tcW w:w="2263" w:type="dxa"/>
            <w:vMerge/>
            <w:tcBorders>
              <w:left w:val="nil"/>
              <w:right w:val="nil"/>
            </w:tcBorders>
          </w:tcPr>
          <w:p w14:paraId="0F54237F" w14:textId="77777777" w:rsidR="00B257DD" w:rsidRPr="00E13681" w:rsidRDefault="00B257DD" w:rsidP="00F13F82">
            <w:pPr>
              <w:spacing w:after="0"/>
              <w:ind w:left="170"/>
              <w:rPr>
                <w:sz w:val="18"/>
                <w:szCs w:val="18"/>
              </w:rPr>
            </w:pPr>
          </w:p>
        </w:tc>
        <w:tc>
          <w:tcPr>
            <w:tcW w:w="2671" w:type="dxa"/>
            <w:tcBorders>
              <w:top w:val="nil"/>
              <w:left w:val="nil"/>
              <w:right w:val="nil"/>
            </w:tcBorders>
            <w:vAlign w:val="center"/>
          </w:tcPr>
          <w:p w14:paraId="29E28605" w14:textId="77777777" w:rsidR="00B257DD" w:rsidRPr="00E13681" w:rsidRDefault="00B257DD" w:rsidP="005B2ED7">
            <w:pPr>
              <w:spacing w:after="0"/>
              <w:ind w:left="170"/>
              <w:jc w:val="center"/>
              <w:rPr>
                <w:sz w:val="18"/>
                <w:szCs w:val="18"/>
              </w:rPr>
            </w:pPr>
            <w:r w:rsidRPr="00E13681">
              <w:rPr>
                <w:sz w:val="18"/>
                <w:szCs w:val="18"/>
              </w:rPr>
              <w:t>Loading dose</w:t>
            </w:r>
          </w:p>
          <w:p w14:paraId="723C4135"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0C9E94D4" w14:textId="77777777" w:rsidR="00B257DD" w:rsidRPr="00E13681" w:rsidRDefault="00B257DD" w:rsidP="005B2ED7">
            <w:pPr>
              <w:spacing w:after="0"/>
              <w:ind w:left="170"/>
              <w:jc w:val="center"/>
              <w:rPr>
                <w:sz w:val="18"/>
                <w:szCs w:val="18"/>
              </w:rPr>
            </w:pPr>
            <w:r w:rsidRPr="00E13681">
              <w:rPr>
                <w:sz w:val="18"/>
                <w:szCs w:val="18"/>
              </w:rPr>
              <w:t>Maintenance dose</w:t>
            </w:r>
          </w:p>
          <w:p w14:paraId="3AC0452F" w14:textId="77777777" w:rsidR="00B257DD" w:rsidRPr="00E13681" w:rsidRDefault="00B257DD" w:rsidP="005B2ED7">
            <w:pPr>
              <w:spacing w:after="0"/>
              <w:ind w:left="170"/>
              <w:jc w:val="center"/>
              <w:rPr>
                <w:sz w:val="18"/>
                <w:szCs w:val="18"/>
              </w:rPr>
            </w:pPr>
            <w:r w:rsidRPr="00E13681">
              <w:rPr>
                <w:sz w:val="18"/>
                <w:szCs w:val="18"/>
              </w:rPr>
              <w:t>(from day 2)</w:t>
            </w:r>
          </w:p>
        </w:tc>
        <w:tc>
          <w:tcPr>
            <w:tcW w:w="2672" w:type="dxa"/>
            <w:tcBorders>
              <w:top w:val="nil"/>
              <w:left w:val="nil"/>
              <w:right w:val="nil"/>
            </w:tcBorders>
            <w:vAlign w:val="center"/>
          </w:tcPr>
          <w:p w14:paraId="7D2AF071" w14:textId="77777777" w:rsidR="00B257DD" w:rsidRPr="00E13681" w:rsidRDefault="00B257DD" w:rsidP="005B2ED7">
            <w:pPr>
              <w:spacing w:after="0"/>
              <w:ind w:left="170"/>
              <w:jc w:val="center"/>
              <w:rPr>
                <w:sz w:val="18"/>
                <w:szCs w:val="18"/>
              </w:rPr>
            </w:pPr>
            <w:r w:rsidRPr="00E13681">
              <w:rPr>
                <w:sz w:val="18"/>
                <w:szCs w:val="18"/>
              </w:rPr>
              <w:t>Loading dose</w:t>
            </w:r>
          </w:p>
          <w:p w14:paraId="73570D1E"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6D9F31A8" w14:textId="77777777" w:rsidR="00B257DD" w:rsidRPr="00E13681" w:rsidRDefault="00B257DD" w:rsidP="005B2ED7">
            <w:pPr>
              <w:spacing w:after="0"/>
              <w:ind w:left="170"/>
              <w:jc w:val="center"/>
              <w:rPr>
                <w:sz w:val="18"/>
                <w:szCs w:val="18"/>
              </w:rPr>
            </w:pPr>
            <w:r w:rsidRPr="00E13681">
              <w:rPr>
                <w:sz w:val="18"/>
                <w:szCs w:val="18"/>
              </w:rPr>
              <w:t>Maintenance dose</w:t>
            </w:r>
          </w:p>
          <w:p w14:paraId="0F40DA51" w14:textId="77777777" w:rsidR="00B257DD" w:rsidRPr="00E13681" w:rsidRDefault="00B257DD" w:rsidP="005B2ED7">
            <w:pPr>
              <w:spacing w:after="0"/>
              <w:ind w:left="170"/>
              <w:jc w:val="center"/>
              <w:rPr>
                <w:sz w:val="18"/>
                <w:szCs w:val="18"/>
              </w:rPr>
            </w:pPr>
            <w:r w:rsidRPr="00E13681">
              <w:rPr>
                <w:sz w:val="18"/>
                <w:szCs w:val="18"/>
              </w:rPr>
              <w:t>(from day 2)</w:t>
            </w:r>
          </w:p>
        </w:tc>
      </w:tr>
      <w:tr w:rsidR="00B257DD" w14:paraId="747C373D" w14:textId="77777777" w:rsidTr="005B2ED7">
        <w:tc>
          <w:tcPr>
            <w:tcW w:w="2263" w:type="dxa"/>
            <w:tcBorders>
              <w:left w:val="nil"/>
              <w:bottom w:val="nil"/>
              <w:right w:val="nil"/>
            </w:tcBorders>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tcBorders>
              <w:left w:val="nil"/>
              <w:bottom w:val="nil"/>
              <w:right w:val="nil"/>
            </w:tcBorders>
            <w:vAlign w:val="center"/>
          </w:tcPr>
          <w:p w14:paraId="66ADF248" w14:textId="77777777" w:rsidR="00B257DD" w:rsidRPr="00E13681" w:rsidRDefault="00B257DD" w:rsidP="005B2ED7">
            <w:pPr>
              <w:spacing w:after="0"/>
              <w:ind w:left="170"/>
              <w:jc w:val="center"/>
              <w:rPr>
                <w:sz w:val="18"/>
                <w:szCs w:val="18"/>
              </w:rPr>
            </w:pPr>
            <w:r w:rsidRPr="00E13681">
              <w:rPr>
                <w:sz w:val="18"/>
                <w:szCs w:val="18"/>
              </w:rPr>
              <w:t>800 mg q24h</w:t>
            </w:r>
          </w:p>
        </w:tc>
        <w:tc>
          <w:tcPr>
            <w:tcW w:w="2672" w:type="dxa"/>
            <w:vMerge w:val="restart"/>
            <w:tcBorders>
              <w:left w:val="nil"/>
              <w:right w:val="nil"/>
            </w:tcBorders>
            <w:vAlign w:val="center"/>
          </w:tcPr>
          <w:p w14:paraId="3A34AAB2" w14:textId="77777777" w:rsidR="00B257DD" w:rsidRPr="00E13681" w:rsidRDefault="00B257DD" w:rsidP="005B2ED7">
            <w:pPr>
              <w:spacing w:after="0"/>
              <w:ind w:left="170"/>
              <w:jc w:val="center"/>
              <w:rPr>
                <w:sz w:val="18"/>
                <w:szCs w:val="18"/>
              </w:rPr>
            </w:pPr>
            <w:r w:rsidRPr="00E13681">
              <w:rPr>
                <w:sz w:val="18"/>
                <w:szCs w:val="18"/>
              </w:rPr>
              <w:t>400 mg q24h</w:t>
            </w:r>
          </w:p>
        </w:tc>
        <w:tc>
          <w:tcPr>
            <w:tcW w:w="2672" w:type="dxa"/>
            <w:tcBorders>
              <w:left w:val="nil"/>
              <w:bottom w:val="nil"/>
              <w:right w:val="nil"/>
            </w:tcBorders>
            <w:vAlign w:val="center"/>
          </w:tcPr>
          <w:p w14:paraId="11852FC8"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val="restart"/>
            <w:tcBorders>
              <w:left w:val="nil"/>
              <w:right w:val="nil"/>
            </w:tcBorders>
            <w:vAlign w:val="center"/>
          </w:tcPr>
          <w:p w14:paraId="3D86B937" w14:textId="77777777" w:rsidR="00B257DD" w:rsidRPr="00E13681" w:rsidRDefault="00B257DD" w:rsidP="005B2ED7">
            <w:pPr>
              <w:spacing w:after="0"/>
              <w:ind w:left="170"/>
              <w:jc w:val="center"/>
              <w:rPr>
                <w:sz w:val="18"/>
                <w:szCs w:val="18"/>
              </w:rPr>
            </w:pPr>
            <w:r w:rsidRPr="00E13681">
              <w:rPr>
                <w:sz w:val="18"/>
                <w:szCs w:val="18"/>
              </w:rPr>
              <w:t>800 mg q24h</w:t>
            </w:r>
          </w:p>
        </w:tc>
      </w:tr>
      <w:tr w:rsidR="00B257DD" w14:paraId="3DF17ECA" w14:textId="77777777" w:rsidTr="005B2ED7">
        <w:tc>
          <w:tcPr>
            <w:tcW w:w="2263" w:type="dxa"/>
            <w:tcBorders>
              <w:top w:val="nil"/>
              <w:left w:val="nil"/>
              <w:bottom w:val="nil"/>
              <w:right w:val="nil"/>
            </w:tcBorders>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6B9AC765"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tcBorders>
              <w:left w:val="nil"/>
              <w:right w:val="nil"/>
            </w:tcBorders>
            <w:vAlign w:val="center"/>
          </w:tcPr>
          <w:p w14:paraId="2BE0510C"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7920DCD"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19286683" w14:textId="77777777" w:rsidR="00B257DD" w:rsidRPr="00E13681" w:rsidRDefault="00B257DD" w:rsidP="005B2ED7">
            <w:pPr>
              <w:spacing w:after="0"/>
              <w:ind w:left="170"/>
              <w:jc w:val="center"/>
              <w:rPr>
                <w:sz w:val="18"/>
                <w:szCs w:val="18"/>
              </w:rPr>
            </w:pPr>
          </w:p>
        </w:tc>
      </w:tr>
      <w:tr w:rsidR="00B257DD" w14:paraId="44028E42" w14:textId="77777777" w:rsidTr="005B2ED7">
        <w:tc>
          <w:tcPr>
            <w:tcW w:w="2263" w:type="dxa"/>
            <w:tcBorders>
              <w:top w:val="nil"/>
              <w:left w:val="nil"/>
              <w:bottom w:val="nil"/>
              <w:right w:val="nil"/>
            </w:tcBorders>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tcBorders>
              <w:top w:val="nil"/>
              <w:left w:val="nil"/>
              <w:bottom w:val="nil"/>
              <w:right w:val="nil"/>
            </w:tcBorders>
            <w:vAlign w:val="center"/>
          </w:tcPr>
          <w:p w14:paraId="4EF2EDC4"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58985E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685C2CF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33364505" w14:textId="77777777" w:rsidR="00B257DD" w:rsidRPr="00E13681" w:rsidRDefault="00B257DD" w:rsidP="005B2ED7">
            <w:pPr>
              <w:spacing w:after="0"/>
              <w:ind w:left="170"/>
              <w:jc w:val="center"/>
              <w:rPr>
                <w:sz w:val="18"/>
                <w:szCs w:val="18"/>
              </w:rPr>
            </w:pPr>
          </w:p>
        </w:tc>
      </w:tr>
      <w:tr w:rsidR="00B257DD" w14:paraId="4C4DB81D" w14:textId="77777777" w:rsidTr="005B2ED7">
        <w:tc>
          <w:tcPr>
            <w:tcW w:w="2263" w:type="dxa"/>
            <w:tcBorders>
              <w:top w:val="nil"/>
              <w:left w:val="nil"/>
              <w:bottom w:val="nil"/>
              <w:right w:val="nil"/>
            </w:tcBorders>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0D03CE3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660B14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20C6101" w14:textId="77777777" w:rsidR="00B257DD" w:rsidRPr="00E13681" w:rsidRDefault="00B257DD" w:rsidP="005B2ED7">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3FF244FF" w14:textId="77777777" w:rsidR="00B257DD" w:rsidRPr="00E13681" w:rsidRDefault="00B257DD" w:rsidP="005B2ED7">
            <w:pPr>
              <w:spacing w:after="0"/>
              <w:ind w:left="170"/>
              <w:jc w:val="center"/>
              <w:rPr>
                <w:sz w:val="18"/>
                <w:szCs w:val="18"/>
              </w:rPr>
            </w:pPr>
          </w:p>
        </w:tc>
      </w:tr>
      <w:tr w:rsidR="00B257DD" w14:paraId="46107EAD" w14:textId="77777777" w:rsidTr="005B2ED7">
        <w:tc>
          <w:tcPr>
            <w:tcW w:w="2263" w:type="dxa"/>
            <w:tcBorders>
              <w:top w:val="nil"/>
              <w:left w:val="nil"/>
              <w:right w:val="nil"/>
            </w:tcBorders>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tcBorders>
              <w:top w:val="nil"/>
              <w:left w:val="nil"/>
              <w:right w:val="nil"/>
            </w:tcBorders>
            <w:vAlign w:val="center"/>
          </w:tcPr>
          <w:p w14:paraId="0E95A2B5" w14:textId="3EA40291" w:rsidR="00B257DD" w:rsidRPr="00E13681" w:rsidRDefault="002A2972" w:rsidP="005B2ED7">
            <w:pPr>
              <w:spacing w:after="0"/>
              <w:ind w:left="170"/>
              <w:jc w:val="center"/>
              <w:rPr>
                <w:sz w:val="18"/>
                <w:szCs w:val="18"/>
              </w:rPr>
            </w:pPr>
            <w:commentRangeStart w:id="1142"/>
            <w:commentRangeStart w:id="1143"/>
            <w:ins w:id="1144" w:author="My Luong Vuong" w:date="2024-06-22T09:57:00Z">
              <w:r w:rsidRPr="00E13681">
                <w:rPr>
                  <w:sz w:val="18"/>
                  <w:szCs w:val="18"/>
                </w:rPr>
                <w:t>1600 mg q24h</w:t>
              </w:r>
              <w:commentRangeEnd w:id="1142"/>
              <w:r>
                <w:rPr>
                  <w:rStyle w:val="CommentReference"/>
                </w:rPr>
                <w:commentReference w:id="1142"/>
              </w:r>
              <w:commentRangeEnd w:id="1143"/>
              <w:r>
                <w:rPr>
                  <w:rStyle w:val="CommentReference"/>
                </w:rPr>
                <w:commentReference w:id="1143"/>
              </w:r>
            </w:ins>
            <w:del w:id="1145" w:author="My Luong Vuong" w:date="2024-06-22T09:57:00Z">
              <w:r w:rsidR="00B257DD" w:rsidRPr="00E13681" w:rsidDel="002A2972">
                <w:rPr>
                  <w:sz w:val="18"/>
                  <w:szCs w:val="18"/>
                </w:rPr>
                <w:delText>1600 mg q24h</w:delText>
              </w:r>
            </w:del>
          </w:p>
        </w:tc>
        <w:tc>
          <w:tcPr>
            <w:tcW w:w="2672" w:type="dxa"/>
            <w:vMerge/>
            <w:tcBorders>
              <w:left w:val="nil"/>
              <w:right w:val="nil"/>
            </w:tcBorders>
            <w:vAlign w:val="center"/>
          </w:tcPr>
          <w:p w14:paraId="1D8FB087" w14:textId="77777777" w:rsidR="00B257DD" w:rsidRPr="00E13681" w:rsidRDefault="00B257DD" w:rsidP="005B2ED7">
            <w:pPr>
              <w:spacing w:after="0"/>
              <w:ind w:left="170"/>
              <w:jc w:val="center"/>
              <w:rPr>
                <w:sz w:val="18"/>
                <w:szCs w:val="18"/>
              </w:rPr>
            </w:pPr>
          </w:p>
        </w:tc>
        <w:tc>
          <w:tcPr>
            <w:tcW w:w="2672" w:type="dxa"/>
            <w:tcBorders>
              <w:top w:val="nil"/>
              <w:left w:val="nil"/>
              <w:right w:val="nil"/>
            </w:tcBorders>
            <w:vAlign w:val="center"/>
          </w:tcPr>
          <w:p w14:paraId="2C73FC6B" w14:textId="77777777" w:rsidR="00B257DD" w:rsidRPr="00E13681" w:rsidRDefault="00B257DD" w:rsidP="005B2ED7">
            <w:pPr>
              <w:spacing w:after="0"/>
              <w:ind w:left="170"/>
              <w:jc w:val="center"/>
              <w:rPr>
                <w:sz w:val="18"/>
                <w:szCs w:val="18"/>
              </w:rPr>
            </w:pPr>
            <w:r w:rsidRPr="00E13681">
              <w:rPr>
                <w:sz w:val="18"/>
                <w:szCs w:val="18"/>
              </w:rPr>
              <w:t>1800 mg q24h</w:t>
            </w:r>
          </w:p>
        </w:tc>
        <w:tc>
          <w:tcPr>
            <w:tcW w:w="2672" w:type="dxa"/>
            <w:vMerge/>
            <w:tcBorders>
              <w:left w:val="nil"/>
              <w:right w:val="nil"/>
            </w:tcBorders>
            <w:vAlign w:val="center"/>
          </w:tcPr>
          <w:p w14:paraId="78A75262" w14:textId="77777777" w:rsidR="00B257DD" w:rsidRPr="00E13681" w:rsidRDefault="00B257DD" w:rsidP="005B2ED7">
            <w:pPr>
              <w:spacing w:after="0"/>
              <w:ind w:left="170"/>
              <w:jc w:val="center"/>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4621AFB3">
            <wp:extent cx="6534000" cy="6534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6EC1CB7F" w:rsidR="0034198D" w:rsidRPr="00E03B11" w:rsidDel="00035AF8" w:rsidRDefault="0034198D" w:rsidP="0034198D">
      <w:pPr>
        <w:rPr>
          <w:del w:id="1146" w:author="My Luong Vuong" w:date="2024-05-31T16:45:00Z"/>
        </w:rPr>
      </w:pPr>
    </w:p>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w:t>
      </w:r>
      <w:commentRangeStart w:id="1147"/>
      <w:commentRangeStart w:id="1148"/>
      <w:r w:rsidRPr="001B3939">
        <w:t xml:space="preserve">Probability </w:t>
      </w:r>
      <w:commentRangeEnd w:id="1147"/>
      <w:r w:rsidR="00F27854">
        <w:rPr>
          <w:rStyle w:val="CommentReference"/>
        </w:rPr>
        <w:commentReference w:id="1147"/>
      </w:r>
      <w:commentRangeEnd w:id="1148"/>
      <w:r w:rsidR="006206B6">
        <w:rPr>
          <w:rStyle w:val="CommentReference"/>
        </w:rPr>
        <w:commentReference w:id="1148"/>
      </w:r>
      <w:r w:rsidRPr="001B3939">
        <w:t xml:space="preserve">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38C6A2B7" w:rsidR="00F76D85" w:rsidRPr="00E03B11" w:rsidRDefault="00632A7E" w:rsidP="007723C0">
      <w:del w:id="1149" w:author="My Luong Vuong" w:date="2024-07-10T10:30:00Z">
        <w:r>
          <w:rPr>
            <w:noProof/>
          </w:rPr>
          <w:lastRenderedPageBreak/>
          <w:drawing>
            <wp:inline distT="0" distB="0" distL="0" distR="0" wp14:anchorId="1083E491" wp14:editId="727A83A9">
              <wp:extent cx="6534000" cy="6534000"/>
              <wp:effectExtent l="0" t="0" r="635"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6534000" cy="6534000"/>
                      </a:xfrm>
                      <a:prstGeom prst="rect">
                        <a:avLst/>
                      </a:prstGeom>
                    </pic:spPr>
                  </pic:pic>
                </a:graphicData>
              </a:graphic>
            </wp:inline>
          </w:drawing>
        </w:r>
      </w:del>
      <w:ins w:id="1150" w:author="My Luong Vuong" w:date="2024-07-10T10:30:00Z">
        <w:r>
          <w:rPr>
            <w:noProof/>
          </w:rPr>
          <w:drawing>
            <wp:inline distT="0" distB="0" distL="0" distR="0" wp14:anchorId="1083E491" wp14:editId="470B644D">
              <wp:extent cx="6534000" cy="653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6534000" cy="6534000"/>
                      </a:xfrm>
                      <a:prstGeom prst="rect">
                        <a:avLst/>
                      </a:prstGeom>
                    </pic:spPr>
                  </pic:pic>
                </a:graphicData>
              </a:graphic>
            </wp:inline>
          </w:drawing>
        </w:r>
      </w:ins>
      <w:r w:rsidR="00A32FA2" w:rsidRPr="0070785F">
        <w:rPr>
          <w:b/>
          <w:bCs/>
        </w:rPr>
        <w:t xml:space="preserve">Fig. </w:t>
      </w:r>
      <w:r w:rsidR="00B204E1">
        <w:rPr>
          <w:b/>
          <w:bCs/>
        </w:rPr>
        <w:t>6</w:t>
      </w:r>
      <w:r w:rsidR="00A32FA2" w:rsidRPr="0070785F">
        <w:rPr>
          <w:b/>
          <w:bCs/>
        </w:rPr>
        <w:t>.</w:t>
      </w:r>
      <w:r w:rsidR="00A32FA2" w:rsidRPr="00A32FA2">
        <w:t xml:space="preserve"> </w:t>
      </w:r>
      <w:commentRangeStart w:id="1151"/>
      <w:del w:id="1152" w:author="My Luong Vuong" w:date="2024-07-09T22:14:00Z">
        <w:r w:rsidR="00FB6B5C" w:rsidDel="00E813A2">
          <w:delText>F</w:delText>
        </w:r>
      </w:del>
      <w:ins w:id="1153" w:author="My Luong Vuong" w:date="2024-07-09T22:14:00Z">
        <w:r w:rsidR="00E813A2" w:rsidRPr="00E813A2">
          <w:t xml:space="preserve">Fluconazole total concentration over time at the population level </w:t>
        </w:r>
      </w:ins>
      <w:del w:id="1154" w:author="My Luong Vuong" w:date="2024-07-10T10:30:00Z">
        <w:r w:rsidR="00745486">
          <w:delText>between</w:delText>
        </w:r>
      </w:del>
      <w:ins w:id="1155" w:author="My Luong Vuong" w:date="2024-07-09T22:14:00Z">
        <w:r w:rsidR="00E813A2" w:rsidRPr="00E813A2">
          <w:t>for standard and optimi</w:t>
        </w:r>
        <w:r w:rsidR="00E813A2">
          <w:t>s</w:t>
        </w:r>
        <w:r w:rsidR="00E813A2" w:rsidRPr="00E813A2">
          <w:t>ed dosing regimens. The concentration is represented by the median line, with dashed lines showing the range between the 5th and 95th percentiles of the population.</w:t>
        </w:r>
      </w:ins>
      <w:del w:id="1156" w:author="My Luong Vuong" w:date="2024-07-09T22:14:00Z">
        <w:r w:rsidR="00FB6B5C" w:rsidDel="00A6423E">
          <w:delText xml:space="preserve">luconazole total concentration </w:delText>
        </w:r>
        <w:commentRangeEnd w:id="1151"/>
        <w:r w:rsidR="00B8502B" w:rsidDel="00A6423E">
          <w:rPr>
            <w:rStyle w:val="CommentReference"/>
          </w:rPr>
          <w:commentReference w:id="1151"/>
        </w:r>
        <w:r w:rsidR="00FB6B5C" w:rsidDel="00A6423E">
          <w:delText xml:space="preserve">over time </w:delText>
        </w:r>
        <w:r w:rsidR="002D4DF0" w:rsidDel="00A6423E">
          <w:delText xml:space="preserve">at the population level </w:delText>
        </w:r>
        <w:r w:rsidR="00745486" w:rsidDel="00A6423E">
          <w:delText>between</w:delText>
        </w:r>
        <w:r w:rsidR="004700E5" w:rsidDel="00A6423E">
          <w:delText xml:space="preserve"> standard and optimised dosing regimens. </w:delText>
        </w:r>
        <w:r w:rsidR="00142CAE" w:rsidRPr="00142CAE" w:rsidDel="00A6423E">
          <w:delText xml:space="preserve">Concentration is represented by the median line and </w:delText>
        </w:r>
      </w:del>
      <w:del w:id="1157" w:author="My Luong Vuong" w:date="2024-07-09T22:11:00Z">
        <w:r w:rsidR="00142CAE" w:rsidRPr="00142CAE" w:rsidDel="00755C56">
          <w:delText>a ribbon</w:delText>
        </w:r>
      </w:del>
      <w:del w:id="1158" w:author="My Luong Vuong" w:date="2024-07-09T22:14:00Z">
        <w:r w:rsidR="00142CAE" w:rsidRPr="00142CAE" w:rsidDel="00A6423E">
          <w:delText xml:space="preserve"> showing the 90% percentile range of the population.</w:delText>
        </w:r>
      </w:del>
      <w:r w:rsidR="00142CAE" w:rsidRPr="00142CAE">
        <w:t xml:space="preserve">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Willem Alffenaar" w:date="2024-06-01T08:12:00Z" w:initials="JA">
    <w:p w14:paraId="25DBF061" w14:textId="77777777" w:rsidR="00903810" w:rsidRDefault="00903810" w:rsidP="00903810">
      <w:pPr>
        <w:pStyle w:val="CommentText"/>
        <w:jc w:val="left"/>
      </w:pPr>
      <w:r>
        <w:rPr>
          <w:rStyle w:val="CommentReference"/>
        </w:rPr>
        <w:annotationRef/>
      </w:r>
      <w:r>
        <w:t>Need to add line numbers.</w:t>
      </w:r>
    </w:p>
  </w:comment>
  <w:comment w:id="1" w:author="My Luong Vuong" w:date="2024-06-14T14:54:00Z" w:initials="MLV">
    <w:p w14:paraId="76D7F85B" w14:textId="27940044" w:rsidR="00C60E27" w:rsidRDefault="00C60E27" w:rsidP="00D9136B">
      <w:pPr>
        <w:pStyle w:val="CommentText"/>
        <w:jc w:val="left"/>
      </w:pPr>
      <w:r>
        <w:rPr>
          <w:rStyle w:val="CommentReference"/>
        </w:rPr>
        <w:annotationRef/>
      </w:r>
      <w:r w:rsidR="005A228C">
        <w:rPr>
          <w:lang w:val="en-US"/>
        </w:rPr>
        <w:t xml:space="preserve">In the email: </w:t>
      </w:r>
      <w:r>
        <w:rPr>
          <w:lang w:val="en-US"/>
        </w:rPr>
        <w:t>"</w:t>
      </w:r>
      <w:r w:rsidR="005A228C">
        <w:rPr>
          <w:lang w:val="en-US"/>
        </w:rPr>
        <w:t xml:space="preserve">1. </w:t>
      </w:r>
      <w:r>
        <w:rPr>
          <w:lang w:val="en-AU"/>
        </w:rPr>
        <w:t>Title – I see you have elected not accept the comment about model-informed vs other…there are lots of types of models possible and so you make an assumption that the reader knows what kind of modelling approach you are using</w:t>
      </w:r>
      <w:r>
        <w:t>"</w:t>
      </w:r>
    </w:p>
  </w:comment>
  <w:comment w:id="2" w:author="My Luong Vuong" w:date="2024-06-14T15:18:00Z" w:initials="MLV">
    <w:p w14:paraId="5B74DA32" w14:textId="728E831F" w:rsidR="00CA06EE" w:rsidRDefault="00CA06EE" w:rsidP="000C1A56">
      <w:pPr>
        <w:pStyle w:val="CommentText"/>
        <w:jc w:val="left"/>
      </w:pPr>
      <w:r>
        <w:rPr>
          <w:rStyle w:val="CommentReference"/>
        </w:rPr>
        <w:annotationRef/>
      </w:r>
      <w:r>
        <w:rPr>
          <w:lang w:val="en-US"/>
        </w:rPr>
        <w:t xml:space="preserve">Thank you for your comment. </w:t>
      </w:r>
      <w:r w:rsidR="000C1A56">
        <w:rPr>
          <w:rStyle w:val="ui-provider"/>
        </w:rPr>
        <w:t>There are indeed different types of models besides popPK models, but trying to keep the title concise and enticing, we opted to keep the popPK out. Interested readers</w:t>
      </w:r>
      <w:r w:rsidR="000D76AB">
        <w:rPr>
          <w:rStyle w:val="ui-provider"/>
        </w:rPr>
        <w:t xml:space="preserve"> will</w:t>
      </w:r>
      <w:r w:rsidR="000C1A56">
        <w:rPr>
          <w:rStyle w:val="ui-provider"/>
        </w:rPr>
        <w:t xml:space="preserve"> find the answer in the abstract and manuscript. Furthermore, we choose for a </w:t>
      </w:r>
      <w:r w:rsidR="000D76AB">
        <w:rPr>
          <w:rStyle w:val="ui-provider"/>
        </w:rPr>
        <w:t>title</w:t>
      </w:r>
      <w:r w:rsidR="000C1A56">
        <w:rPr>
          <w:rStyle w:val="ui-provider"/>
        </w:rPr>
        <w:t xml:space="preserve"> that focuses on the clinical message rather than the methodology.</w:t>
      </w:r>
    </w:p>
  </w:comment>
  <w:comment w:id="56" w:author="Yves Debaveye" w:date="2024-06-14T13:44:00Z" w:initials="YD">
    <w:p w14:paraId="31CEE72F" w14:textId="77777777" w:rsidR="001876AE" w:rsidRDefault="001876AE" w:rsidP="001876AE">
      <w:pPr>
        <w:pStyle w:val="CommentText"/>
        <w:jc w:val="left"/>
      </w:pPr>
      <w:r>
        <w:rPr>
          <w:rStyle w:val="CommentReference"/>
        </w:rPr>
        <w:annotationRef/>
      </w:r>
      <w:r>
        <w:rPr>
          <w:color w:val="000000"/>
        </w:rPr>
        <w:t>Where can I find these data in the manuscript? Is is truly investigated?</w:t>
      </w:r>
    </w:p>
  </w:comment>
  <w:comment w:id="62" w:author="IATDMCT anti-infectives committee" w:date="2024-06-24T15:25:00Z" w:initials="DM">
    <w:p w14:paraId="222CDB03" w14:textId="34A80CCA" w:rsidR="00294520" w:rsidRDefault="00294520">
      <w:pPr>
        <w:pStyle w:val="CommentText"/>
      </w:pPr>
      <w:r>
        <w:rPr>
          <w:rStyle w:val="CommentReference"/>
        </w:rPr>
        <w:annotationRef/>
      </w:r>
      <w:r>
        <w:t>Is PK/PD more commonly used as the abbreviation?</w:t>
      </w:r>
    </w:p>
  </w:comment>
  <w:comment w:id="72" w:author="Sophie Stocker" w:date="2024-06-17T14:12:00Z" w:initials="SS">
    <w:p w14:paraId="44610F73" w14:textId="77777777" w:rsidR="009523F9" w:rsidRDefault="009523F9" w:rsidP="009523F9">
      <w:pPr>
        <w:pStyle w:val="CommentText"/>
        <w:jc w:val="left"/>
      </w:pPr>
      <w:r>
        <w:rPr>
          <w:rStyle w:val="CommentReference"/>
        </w:rPr>
        <w:annotationRef/>
      </w:r>
      <w:r>
        <w:t>Define abbreviations the first time they are used</w:t>
      </w:r>
    </w:p>
  </w:comment>
  <w:comment w:id="86" w:author="IATDMCT anti-infectives committee" w:date="2024-06-28T13:35:00Z" w:initials="DM">
    <w:p w14:paraId="5F38601F" w14:textId="568AC49B" w:rsidR="00966B57" w:rsidRDefault="00966B57">
      <w:pPr>
        <w:pStyle w:val="CommentText"/>
      </w:pPr>
      <w:r>
        <w:rPr>
          <w:rStyle w:val="CommentReference"/>
        </w:rPr>
        <w:annotationRef/>
      </w:r>
      <w:r>
        <w:t>Spell out the first time</w:t>
      </w:r>
    </w:p>
  </w:comment>
  <w:comment w:id="87" w:author="Yves Debaveye" w:date="2024-06-14T13:45:00Z" w:initials="YD">
    <w:p w14:paraId="484E13A1" w14:textId="2575C411" w:rsidR="001876AE" w:rsidRDefault="001876AE" w:rsidP="001876AE">
      <w:pPr>
        <w:pStyle w:val="CommentText"/>
        <w:jc w:val="left"/>
      </w:pPr>
      <w:r>
        <w:rPr>
          <w:rStyle w:val="CommentReference"/>
        </w:rPr>
        <w:annotationRef/>
      </w:r>
      <w:r>
        <w:t>Where can I find this data in the manuscript?</w:t>
      </w:r>
    </w:p>
  </w:comment>
  <w:comment w:id="100" w:author="IATDMCT anti-infectives committee" w:date="2024-06-28T13:35:00Z" w:initials="DM">
    <w:p w14:paraId="24A53FE8" w14:textId="7AE1F6BA" w:rsidR="00966B57" w:rsidRDefault="00966B57">
      <w:pPr>
        <w:pStyle w:val="CommentText"/>
      </w:pPr>
      <w:r>
        <w:rPr>
          <w:rStyle w:val="CommentReference"/>
        </w:rPr>
        <w:annotationRef/>
      </w:r>
      <w:r>
        <w:t>Should be quantified</w:t>
      </w:r>
    </w:p>
  </w:comment>
  <w:comment w:id="101" w:author="Sophie Stocker" w:date="2024-06-17T14:13:00Z" w:initials="SS">
    <w:p w14:paraId="3621292F" w14:textId="77777777" w:rsidR="009523F9" w:rsidRDefault="009523F9" w:rsidP="009523F9">
      <w:pPr>
        <w:pStyle w:val="CommentText"/>
        <w:jc w:val="left"/>
      </w:pPr>
      <w:r>
        <w:rPr>
          <w:rStyle w:val="CommentReference"/>
        </w:rPr>
        <w:annotationRef/>
      </w:r>
      <w:r>
        <w:t>Provide a quantitative cutoff here</w:t>
      </w:r>
    </w:p>
  </w:comment>
  <w:comment w:id="115" w:author="Sophie Stocker" w:date="2024-06-17T14:14:00Z" w:initials="SS">
    <w:p w14:paraId="4DF0E21A" w14:textId="77777777" w:rsidR="009523F9" w:rsidRDefault="009523F9" w:rsidP="009523F9">
      <w:pPr>
        <w:pStyle w:val="CommentText"/>
        <w:jc w:val="left"/>
      </w:pPr>
      <w:r>
        <w:rPr>
          <w:rStyle w:val="CommentReference"/>
        </w:rPr>
        <w:annotationRef/>
      </w:r>
      <w:r>
        <w:t>State the proposed regimen in the results?</w:t>
      </w:r>
    </w:p>
  </w:comment>
  <w:comment w:id="108" w:author="My Luong Vuong" w:date="2024-06-14T16:34:00Z" w:initials="MLV">
    <w:p w14:paraId="1440EBB9" w14:textId="77777777" w:rsidR="00533622" w:rsidRDefault="00533622" w:rsidP="00252710">
      <w:pPr>
        <w:pStyle w:val="CommentText"/>
        <w:jc w:val="left"/>
      </w:pPr>
      <w:r>
        <w:rPr>
          <w:rStyle w:val="CommentReference"/>
        </w:rPr>
        <w:annotationRef/>
      </w:r>
      <w:r>
        <w:rPr>
          <w:lang w:val="en-US"/>
        </w:rPr>
        <w:t>In the email: "4. I still don’t agree with the conclusion of your abstract – how do you know its convenient? You have not done any usability analysis? How do you know is helps achieve population-wide target attainment without an external validation? Both of those terms are inaccurate"</w:t>
      </w:r>
    </w:p>
  </w:comment>
  <w:comment w:id="109" w:author="My Luong Vuong" w:date="2024-06-14T16:40:00Z" w:initials="MLV">
    <w:p w14:paraId="37992D29" w14:textId="77777777" w:rsidR="003A292B" w:rsidRDefault="003A292B" w:rsidP="00F37BC0">
      <w:pPr>
        <w:pStyle w:val="CommentText"/>
        <w:jc w:val="left"/>
      </w:pPr>
      <w:r>
        <w:rPr>
          <w:rStyle w:val="CommentReference"/>
        </w:rPr>
        <w:annotationRef/>
      </w:r>
      <w:r>
        <w:rPr>
          <w:lang w:val="en-US"/>
        </w:rPr>
        <w:t>Thank you. We have rephrased our conclusion a bit.</w:t>
      </w:r>
    </w:p>
  </w:comment>
  <w:comment w:id="161" w:author="Sophie Stocker" w:date="2024-06-17T14:15:00Z" w:initials="SS">
    <w:p w14:paraId="640CD2A3" w14:textId="77777777" w:rsidR="009523F9" w:rsidRDefault="009523F9" w:rsidP="009523F9">
      <w:pPr>
        <w:pStyle w:val="CommentText"/>
        <w:jc w:val="left"/>
      </w:pPr>
      <w:r>
        <w:rPr>
          <w:rStyle w:val="CommentReference"/>
        </w:rPr>
        <w:annotationRef/>
      </w:r>
      <w:r>
        <w:t>Into which tissues?</w:t>
      </w:r>
    </w:p>
  </w:comment>
  <w:comment w:id="169" w:author="Jason Roberts" w:date="2024-06-14T18:21:00Z" w:initials="JR">
    <w:p w14:paraId="18FBE32C" w14:textId="3EDA4B19" w:rsidR="005170F2" w:rsidRDefault="005170F2" w:rsidP="00DC236E">
      <w:pPr>
        <w:jc w:val="left"/>
      </w:pPr>
      <w:r>
        <w:rPr>
          <w:rStyle w:val="CommentReference"/>
        </w:rPr>
        <w:annotationRef/>
      </w:r>
      <w:r>
        <w:rPr>
          <w:color w:val="000000"/>
          <w:sz w:val="20"/>
          <w:szCs w:val="20"/>
        </w:rPr>
        <w:t>Can you check this? I thought it was total, but can’t find the reference you have used? I know that unbound is a better descriptor, but I thought the clinical PD target came from total values?</w:t>
      </w:r>
    </w:p>
  </w:comment>
  <w:comment w:id="170" w:author="My Luong Vuong" w:date="2024-06-14T14:53:00Z" w:initials="MLV">
    <w:p w14:paraId="7F47FAA7" w14:textId="77777777" w:rsidR="00F32D20" w:rsidRDefault="00242B4C" w:rsidP="00D373A6">
      <w:pPr>
        <w:pStyle w:val="CommentText"/>
        <w:jc w:val="left"/>
      </w:pPr>
      <w:r>
        <w:rPr>
          <w:rStyle w:val="CommentReference"/>
        </w:rPr>
        <w:annotationRef/>
      </w:r>
      <w:r w:rsidR="00F32D20">
        <w:rPr>
          <w:lang w:val="en-US"/>
        </w:rPr>
        <w:t>In the email "3. The PD target for fluconazole is sometimes defined as 25 and other times as 100, but your abstract has neither…hence why I thought it should be specified. I’ve also asked you to double check unbound vs total because I can’t find your reference"</w:t>
      </w:r>
    </w:p>
  </w:comment>
  <w:comment w:id="171" w:author="My Luong Vuong" w:date="2024-06-14T16:26:00Z" w:initials="MLV">
    <w:p w14:paraId="0830B1A7" w14:textId="74423284" w:rsidR="00AA6504" w:rsidRDefault="00AA6504" w:rsidP="0019242E">
      <w:pPr>
        <w:pStyle w:val="CommentText"/>
        <w:jc w:val="left"/>
      </w:pPr>
      <w:r>
        <w:rPr>
          <w:rStyle w:val="CommentReference"/>
        </w:rPr>
        <w:annotationRef/>
      </w:r>
      <w:r>
        <w:rPr>
          <w:color w:val="000000"/>
        </w:rPr>
        <w:t xml:space="preserve">Our reference is " Rationale for EUCAST clinical breakpoints for Fluconazole, version 3.0" </w:t>
      </w:r>
      <w:hyperlink r:id="rId1" w:history="1">
        <w:r w:rsidRPr="0019242E">
          <w:rPr>
            <w:rStyle w:val="Hyperlink"/>
          </w:rPr>
          <w:t>https://www.eucast.org/fileadmin/src/media/PDFs/EUCAST_files/Rationale_documents/Fluconazole_RD_v3.0_final_18_02.pdf</w:t>
        </w:r>
      </w:hyperlink>
      <w:r>
        <w:rPr>
          <w:color w:val="000000"/>
        </w:rPr>
        <w:br/>
      </w:r>
      <w:r>
        <w:rPr>
          <w:color w:val="000000"/>
        </w:rPr>
        <w:br/>
        <w:t xml:space="preserve">In this rationale, section 6 "Pharmacodynamics" it says "for invasive candidosis it is recommended to attain a </w:t>
      </w:r>
      <w:r>
        <w:rPr>
          <w:i/>
          <w:iCs/>
          <w:color w:val="000000"/>
        </w:rPr>
        <w:t>f</w:t>
      </w:r>
      <w:r>
        <w:rPr>
          <w:color w:val="000000"/>
        </w:rPr>
        <w:t>AUC/MIC for stasis of at least 100"</w:t>
      </w:r>
    </w:p>
  </w:comment>
  <w:comment w:id="176" w:author="My Luong Vuong" w:date="2024-06-14T16:49:00Z" w:initials="MLV">
    <w:p w14:paraId="3FDD67D5" w14:textId="77777777" w:rsidR="001F2376" w:rsidRDefault="001F2376" w:rsidP="00C81CA7">
      <w:pPr>
        <w:pStyle w:val="CommentText"/>
        <w:jc w:val="left"/>
      </w:pPr>
      <w:r>
        <w:rPr>
          <w:rStyle w:val="CommentReference"/>
        </w:rPr>
        <w:annotationRef/>
      </w:r>
      <w:r>
        <w:rPr>
          <w:lang w:val="en-US"/>
        </w:rPr>
        <w:t>In the email "5. Case study of hepatotoxicity – how can they conclude that its not concentration-dependent from a case?"</w:t>
      </w:r>
    </w:p>
  </w:comment>
  <w:comment w:id="177" w:author="My Luong Vuong" w:date="2024-06-14T16:52:00Z" w:initials="MLV">
    <w:p w14:paraId="3E86FACA" w14:textId="77777777" w:rsidR="00790F7B" w:rsidRDefault="00790F7B" w:rsidP="007A4DBE">
      <w:pPr>
        <w:pStyle w:val="CommentText"/>
        <w:jc w:val="left"/>
      </w:pPr>
      <w:r>
        <w:rPr>
          <w:rStyle w:val="CommentReference"/>
        </w:rPr>
        <w:annotationRef/>
      </w:r>
      <w:r>
        <w:rPr>
          <w:lang w:val="en-US"/>
        </w:rPr>
        <w:t>You are right, they indeed did not conclude that the hepatotoxicity was not concentration-dependent. Hence, we rephrased the sentence.</w:t>
      </w:r>
    </w:p>
  </w:comment>
  <w:comment w:id="208" w:author="Sophie Stocker" w:date="2024-06-17T14:17:00Z" w:initials="SS">
    <w:p w14:paraId="7C64D4D1" w14:textId="77777777" w:rsidR="009523F9" w:rsidRDefault="009523F9" w:rsidP="009523F9">
      <w:pPr>
        <w:pStyle w:val="CommentText"/>
        <w:jc w:val="left"/>
      </w:pPr>
      <w:r>
        <w:rPr>
          <w:rStyle w:val="CommentReference"/>
        </w:rPr>
        <w:annotationRef/>
      </w:r>
      <w:r>
        <w:t>Are you able to correlate this to AUC so can compare with the efficacy target?</w:t>
      </w:r>
    </w:p>
  </w:comment>
  <w:comment w:id="226" w:author="Sophie Stocker" w:date="2024-06-17T14:19:00Z" w:initials="SS">
    <w:p w14:paraId="094C0168" w14:textId="77777777" w:rsidR="009523F9" w:rsidRDefault="009523F9" w:rsidP="009523F9">
      <w:pPr>
        <w:pStyle w:val="CommentText"/>
        <w:jc w:val="left"/>
      </w:pPr>
      <w:r>
        <w:rPr>
          <w:rStyle w:val="CommentReference"/>
        </w:rPr>
        <w:annotationRef/>
      </w:r>
      <w:r>
        <w:t>The transition between these two sentences is weak… not clear how these concepts/points are related</w:t>
      </w:r>
    </w:p>
  </w:comment>
  <w:comment w:id="241" w:author="Jason Roberts" w:date="2024-06-14T18:23:00Z" w:initials="JR">
    <w:p w14:paraId="5F04BA71" w14:textId="40B03AE4" w:rsidR="005170F2" w:rsidRDefault="005170F2" w:rsidP="00503E9D">
      <w:pPr>
        <w:jc w:val="left"/>
      </w:pPr>
      <w:r>
        <w:rPr>
          <w:rStyle w:val="CommentReference"/>
        </w:rPr>
        <w:annotationRef/>
      </w:r>
      <w:r>
        <w:rPr>
          <w:color w:val="000000"/>
          <w:sz w:val="20"/>
          <w:szCs w:val="20"/>
        </w:rPr>
        <w:t>As per my last email - this is factually wrong…the TDM Position Statement in ICM 2020 was a consensus approach…</w:t>
      </w:r>
    </w:p>
  </w:comment>
  <w:comment w:id="242" w:author="My Luong Vuong" w:date="2024-06-14T15:22:00Z" w:initials="MLV">
    <w:p w14:paraId="1C280B11" w14:textId="77777777" w:rsidR="00D03279" w:rsidRDefault="00D03279" w:rsidP="00343CBA">
      <w:pPr>
        <w:pStyle w:val="CommentText"/>
        <w:jc w:val="left"/>
      </w:pPr>
      <w:r>
        <w:rPr>
          <w:rStyle w:val="CommentReference"/>
        </w:rPr>
        <w:annotationRef/>
      </w:r>
      <w:r>
        <w:rPr>
          <w:lang w:val="en-US"/>
        </w:rPr>
        <w:t>In the email: "6. You mention that consensus was not reached from the previous PK studies, but how does one reach consensus? After your paper there is still no consensus…I would leave that term out and state there have been conflicting results in small PK analyses…by proposing mg/kg dosing, you are aligning with the Australian guidelines, eucast and uptodate as I mentioned last time…so be careful not to overstate the novelty"</w:t>
      </w:r>
    </w:p>
  </w:comment>
  <w:comment w:id="243" w:author="My Luong Vuong" w:date="2024-06-14T15:30:00Z" w:initials="MLV">
    <w:p w14:paraId="0364AE69" w14:textId="77777777" w:rsidR="0057670B" w:rsidRDefault="0057670B">
      <w:pPr>
        <w:pStyle w:val="CommentText"/>
        <w:jc w:val="left"/>
      </w:pPr>
      <w:r>
        <w:rPr>
          <w:rStyle w:val="CommentReference"/>
        </w:rPr>
        <w:annotationRef/>
      </w:r>
      <w:r>
        <w:rPr>
          <w:lang w:val="en-US"/>
        </w:rPr>
        <w:t>Thank you for your feedback. We have revised the phrasing of the consensus part.</w:t>
      </w:r>
    </w:p>
    <w:p w14:paraId="48839E5A" w14:textId="77777777" w:rsidR="0057670B" w:rsidRDefault="0057670B">
      <w:pPr>
        <w:pStyle w:val="CommentText"/>
        <w:jc w:val="left"/>
      </w:pPr>
    </w:p>
    <w:p w14:paraId="69E2910C" w14:textId="77777777" w:rsidR="0057670B" w:rsidRDefault="0057670B" w:rsidP="003F79DC">
      <w:pPr>
        <w:pStyle w:val="CommentText"/>
        <w:jc w:val="left"/>
      </w:pPr>
      <w:r>
        <w:rPr>
          <w:lang w:val="en-US"/>
        </w:rPr>
        <w:t>Regarding the second part of your question, we did not propose a mg/kg dosing but rather a flat dosing regimen.</w:t>
      </w:r>
    </w:p>
  </w:comment>
  <w:comment w:id="259" w:author="Jason Roberts" w:date="2024-06-14T18:16:00Z" w:initials="JR">
    <w:p w14:paraId="1D755DA5" w14:textId="5A6ADA51" w:rsidR="005170F2" w:rsidRDefault="005170F2" w:rsidP="000F527A">
      <w:pPr>
        <w:jc w:val="left"/>
      </w:pPr>
      <w:r>
        <w:rPr>
          <w:rStyle w:val="CommentReference"/>
        </w:rPr>
        <w:annotationRef/>
      </w:r>
      <w:r>
        <w:rPr>
          <w:color w:val="000000"/>
          <w:sz w:val="20"/>
          <w:szCs w:val="20"/>
        </w:rPr>
        <w:t>As per email - I don’t agree with this term or the way you’ve worded the aim</w:t>
      </w:r>
    </w:p>
  </w:comment>
  <w:comment w:id="260" w:author="My Luong Vuong" w:date="2024-06-14T15:37:00Z" w:initials="MLV">
    <w:p w14:paraId="65F3A0E3" w14:textId="77777777" w:rsidR="00353C3E" w:rsidRDefault="00353C3E" w:rsidP="00855384">
      <w:pPr>
        <w:pStyle w:val="CommentText"/>
        <w:jc w:val="left"/>
      </w:pPr>
      <w:r>
        <w:rPr>
          <w:rStyle w:val="CommentReference"/>
        </w:rPr>
        <w:annotationRef/>
      </w:r>
      <w:r>
        <w:rPr>
          <w:lang w:val="en-US"/>
        </w:rPr>
        <w:t>In the email "2. This is not an IPDMA – certainly not in the sense of how people interpret this term…so you may get feedback about this from reviewers…I would ask you to change if I was a reviewer…you then repeat this in your aim…but it isn’t this….it is a population PK analysis and so you are using a confusing term at a crucial part of the paper again."</w:t>
      </w:r>
    </w:p>
  </w:comment>
  <w:comment w:id="261" w:author="My Luong Vuong" w:date="2024-06-14T15:41:00Z" w:initials="MLV">
    <w:p w14:paraId="207C5302" w14:textId="511816F0" w:rsidR="00924CB9" w:rsidRDefault="00924CB9" w:rsidP="00B22213">
      <w:pPr>
        <w:pStyle w:val="CommentText"/>
        <w:jc w:val="left"/>
      </w:pPr>
      <w:r>
        <w:rPr>
          <w:rStyle w:val="CommentReference"/>
        </w:rPr>
        <w:annotationRef/>
      </w:r>
      <w:r w:rsidR="00B22213">
        <w:rPr>
          <w:rStyle w:val="ui-provider"/>
        </w:rPr>
        <w:t>Considering this publication (</w:t>
      </w:r>
      <w:r w:rsidR="008F66A6" w:rsidRPr="008F66A6">
        <w:rPr>
          <w:rStyle w:val="ui-provider"/>
        </w:rPr>
        <w:t>10.1002/psp4.13002</w:t>
      </w:r>
      <w:r w:rsidR="00B22213">
        <w:rPr>
          <w:rStyle w:val="ui-provider"/>
        </w:rPr>
        <w:t>), we believe this is an IPDMA, so we would like to stick to this terminology. In case a reviewer would disagree on the use of this term, we are confident we can defend ourselves.</w:t>
      </w:r>
    </w:p>
  </w:comment>
  <w:comment w:id="312" w:author="Sophie Stocker" w:date="2024-06-17T14:25:00Z" w:initials="SS">
    <w:p w14:paraId="385F249D" w14:textId="77777777" w:rsidR="00763CA4" w:rsidRDefault="00763CA4" w:rsidP="00763CA4">
      <w:pPr>
        <w:pStyle w:val="CommentText"/>
        <w:jc w:val="left"/>
      </w:pPr>
      <w:r>
        <w:rPr>
          <w:rStyle w:val="CommentReference"/>
        </w:rPr>
        <w:annotationRef/>
      </w:r>
      <w:r>
        <w:t>Not clear what this means - suggest you spell it out</w:t>
      </w:r>
    </w:p>
  </w:comment>
  <w:comment w:id="317" w:author="Jan-Willem Alffenaar" w:date="2024-06-01T07:28:00Z" w:initials="JA">
    <w:p w14:paraId="01FAB0AB" w14:textId="1929CA63" w:rsidR="00CE5DAE" w:rsidRDefault="00CE5DAE" w:rsidP="00CE5DAE">
      <w:pPr>
        <w:pStyle w:val="CommentText"/>
        <w:jc w:val="left"/>
      </w:pPr>
      <w:r>
        <w:rPr>
          <w:rStyle w:val="CommentReference"/>
        </w:rPr>
        <w:annotationRef/>
      </w:r>
      <w:r>
        <w:t>I don’t this is correct wording as it suggest we contacted all participants and asked them if it was ok to re-use the data. This is also not a requirement for sharing anonymous data of already published data.</w:t>
      </w:r>
    </w:p>
  </w:comment>
  <w:comment w:id="318" w:author="My Luong Vuong" w:date="2024-06-12T16:43:00Z" w:initials="MLV">
    <w:p w14:paraId="5F2813C8" w14:textId="77777777" w:rsidR="008E66D4" w:rsidRDefault="008E66D4" w:rsidP="00352F25">
      <w:pPr>
        <w:pStyle w:val="CommentText"/>
        <w:jc w:val="left"/>
      </w:pPr>
      <w:r>
        <w:rPr>
          <w:rStyle w:val="CommentReference"/>
        </w:rPr>
        <w:annotationRef/>
      </w:r>
      <w:r>
        <w:rPr>
          <w:lang w:val="en-US"/>
        </w:rPr>
        <w:t>@Isabel: We added "of prospectively collected data" to make it clearer, what do you think?</w:t>
      </w:r>
    </w:p>
  </w:comment>
  <w:comment w:id="324" w:author="IATDMCT anti-infectives committee" w:date="2024-06-24T15:50:00Z" w:initials="DM">
    <w:p w14:paraId="48A2AF9D" w14:textId="19C39EB9" w:rsidR="00943F23" w:rsidRDefault="00943F23">
      <w:pPr>
        <w:pStyle w:val="CommentText"/>
      </w:pPr>
      <w:r>
        <w:rPr>
          <w:rStyle w:val="CommentReference"/>
        </w:rPr>
        <w:annotationRef/>
      </w:r>
      <w:r>
        <w:t>I am not a statistician so I will have to assume that those more expert than me are happy with the section below!</w:t>
      </w:r>
    </w:p>
  </w:comment>
  <w:comment w:id="325" w:author="My Luong Vuong" w:date="2024-08-05T14:53:00Z" w:initials="MLV">
    <w:p w14:paraId="4256D95D" w14:textId="77777777" w:rsidR="00BB2ABE" w:rsidRDefault="00BB2ABE" w:rsidP="00BB2ABE">
      <w:pPr>
        <w:pStyle w:val="CommentText"/>
        <w:jc w:val="left"/>
      </w:pPr>
      <w:r>
        <w:rPr>
          <w:rStyle w:val="CommentReference"/>
        </w:rPr>
        <w:annotationRef/>
      </w:r>
      <w:r>
        <w:rPr>
          <w:lang w:val="en-US"/>
        </w:rPr>
        <w:t>This part can be shortened to save characters</w:t>
      </w:r>
    </w:p>
  </w:comment>
  <w:comment w:id="343" w:author="Yves Debaveye" w:date="2024-06-14T13:50:00Z" w:initials="YD">
    <w:p w14:paraId="003D9F77" w14:textId="6C02D6AD" w:rsidR="00B210ED" w:rsidRDefault="00B210ED" w:rsidP="00B210ED">
      <w:pPr>
        <w:pStyle w:val="CommentText"/>
        <w:jc w:val="left"/>
      </w:pPr>
      <w:r>
        <w:rPr>
          <w:rStyle w:val="CommentReference"/>
        </w:rPr>
        <w:annotationRef/>
      </w:r>
      <w:r>
        <w:t xml:space="preserve">Not investigated (as discribed in het abstract &amp; later in discussion) but just ‘putted in’ </w:t>
      </w:r>
    </w:p>
  </w:comment>
  <w:comment w:id="350" w:author="Sophie Stocker" w:date="2024-06-17T14:27:00Z" w:initials="SS">
    <w:p w14:paraId="47BFD30A" w14:textId="77777777" w:rsidR="00763CA4" w:rsidRDefault="00763CA4" w:rsidP="00763CA4">
      <w:pPr>
        <w:pStyle w:val="CommentText"/>
        <w:jc w:val="left"/>
      </w:pPr>
      <w:r>
        <w:rPr>
          <w:rStyle w:val="CommentReference"/>
        </w:rPr>
        <w:annotationRef/>
      </w:r>
      <w:r>
        <w:t>Why not creatinine clearance?</w:t>
      </w:r>
    </w:p>
  </w:comment>
  <w:comment w:id="351" w:author="My Luong Vuong" w:date="2024-07-10T11:55:00Z" w:initials="MLV">
    <w:p w14:paraId="620C3F38" w14:textId="4C57459C" w:rsidR="007769BB" w:rsidRDefault="007769BB">
      <w:pPr>
        <w:pStyle w:val="CommentText"/>
      </w:pPr>
      <w:r>
        <w:rPr>
          <w:rStyle w:val="CommentReference"/>
        </w:rPr>
        <w:annotationRef/>
      </w:r>
      <w:r>
        <w:t>We explained it in our discussion</w:t>
      </w:r>
    </w:p>
  </w:comment>
  <w:comment w:id="363" w:author="IATDMCT anti-infectives committee" w:date="2024-06-24T16:12:00Z" w:initials="DM">
    <w:p w14:paraId="17110115" w14:textId="003F2B13" w:rsidR="00B358B2" w:rsidRDefault="00B358B2">
      <w:pPr>
        <w:pStyle w:val="CommentText"/>
      </w:pPr>
      <w:r>
        <w:rPr>
          <w:rStyle w:val="CommentReference"/>
        </w:rPr>
        <w:annotationRef/>
      </w:r>
      <w:r>
        <w:t>? needs to be explained</w:t>
      </w:r>
    </w:p>
  </w:comment>
  <w:comment w:id="365" w:author="Yves Debaveye" w:date="2024-06-14T13:56:00Z" w:initials="YD">
    <w:p w14:paraId="4E3EFA99" w14:textId="77777777" w:rsidR="00B210ED" w:rsidRDefault="00B210ED" w:rsidP="00B210ED">
      <w:pPr>
        <w:pStyle w:val="CommentText"/>
        <w:jc w:val="left"/>
      </w:pPr>
      <w:r>
        <w:rPr>
          <w:rStyle w:val="CommentReference"/>
        </w:rPr>
        <w:annotationRef/>
      </w:r>
      <w:r>
        <w:t>A lot of missing data was imputed: 21.8% of dsing interval, 59.3% between dosing interval, 59.3% eGFR</w:t>
      </w:r>
    </w:p>
  </w:comment>
  <w:comment w:id="392" w:author="Jason Roberts" w:date="2024-06-14T18:26:00Z" w:initials="JR">
    <w:p w14:paraId="08F92229" w14:textId="77777777" w:rsidR="00EC6EC9" w:rsidRDefault="00EC6EC9" w:rsidP="00CD65C1">
      <w:pPr>
        <w:jc w:val="left"/>
      </w:pPr>
      <w:r>
        <w:rPr>
          <w:rStyle w:val="CommentReference"/>
        </w:rPr>
        <w:annotationRef/>
      </w:r>
      <w:r>
        <w:rPr>
          <w:color w:val="000000"/>
          <w:sz w:val="20"/>
          <w:szCs w:val="20"/>
        </w:rPr>
        <w:t>It is important to add this caveat…as I said, I can’t think of any guideline that still recommends this, but three that recommend a different approach not simulated</w:t>
      </w:r>
    </w:p>
  </w:comment>
  <w:comment w:id="393" w:author="My Luong Vuong" w:date="2024-06-14T15:53:00Z" w:initials="MLV">
    <w:p w14:paraId="0BEC1AD1" w14:textId="77777777" w:rsidR="004C4A41" w:rsidRDefault="004C4A41" w:rsidP="00095BF4">
      <w:pPr>
        <w:pStyle w:val="CommentText"/>
        <w:jc w:val="left"/>
      </w:pPr>
      <w:r>
        <w:rPr>
          <w:rStyle w:val="CommentReference"/>
        </w:rPr>
        <w:annotationRef/>
      </w:r>
      <w:r>
        <w:rPr>
          <w:lang w:val="en-US"/>
        </w:rPr>
        <w:t xml:space="preserve">Thank you for your comment. We believe we have indeed simulated the mg/kg dosing approach that you are referring to. </w:t>
      </w:r>
    </w:p>
  </w:comment>
  <w:comment w:id="400" w:author="Sophie Stocker" w:date="2024-06-17T14:32:00Z" w:initials="SS">
    <w:p w14:paraId="4AB9303F" w14:textId="77777777" w:rsidR="00996C94" w:rsidRDefault="00996C94" w:rsidP="00996C94">
      <w:pPr>
        <w:pStyle w:val="CommentText"/>
        <w:jc w:val="left"/>
      </w:pPr>
      <w:r>
        <w:rPr>
          <w:rStyle w:val="CommentReference"/>
        </w:rPr>
        <w:annotationRef/>
      </w:r>
      <w:r>
        <w:t>Be consistent if writing out the numeral</w:t>
      </w:r>
    </w:p>
  </w:comment>
  <w:comment w:id="403" w:author="My Luong Vuong" w:date="2024-06-14T16:54:00Z" w:initials="MLV">
    <w:p w14:paraId="376C032E" w14:textId="77777777" w:rsidR="00161E92" w:rsidRDefault="00161E92" w:rsidP="007D22FD">
      <w:pPr>
        <w:pStyle w:val="CommentText"/>
        <w:jc w:val="left"/>
      </w:pPr>
      <w:r>
        <w:rPr>
          <w:rStyle w:val="CommentReference"/>
        </w:rPr>
        <w:annotationRef/>
      </w:r>
      <w:r>
        <w:rPr>
          <w:lang w:val="en-US"/>
        </w:rPr>
        <w:t xml:space="preserve">In the email: "8.If you simulate dosing on CRRT, then your maintenance dose needs to 9mg/kg, it is higher than the non-CRRT dose for obvious reasons. At the moment you haven’t simulated a CRRT dose for CRRT patients". </w:t>
      </w:r>
    </w:p>
  </w:comment>
  <w:comment w:id="404" w:author="My Luong Vuong" w:date="2024-06-14T17:09:00Z" w:initials="MLV">
    <w:p w14:paraId="09881146" w14:textId="69B84674" w:rsidR="007F691B" w:rsidRDefault="004A1016" w:rsidP="009B258A">
      <w:pPr>
        <w:pStyle w:val="CommentText"/>
        <w:jc w:val="left"/>
      </w:pPr>
      <w:r>
        <w:rPr>
          <w:rStyle w:val="ui-provider"/>
        </w:rPr>
        <w:t xml:space="preserve">We include the model in the supplementary file of the manuscript, allowing researchers to investigate additional simulations. Since the 12 mg/kg </w:t>
      </w:r>
      <w:r w:rsidR="008925B4">
        <w:rPr>
          <w:rStyle w:val="ui-provider"/>
        </w:rPr>
        <w:t xml:space="preserve">maintenance </w:t>
      </w:r>
      <w:r>
        <w:rPr>
          <w:rStyle w:val="ui-provider"/>
        </w:rPr>
        <w:t>dose was only proposed in one paper</w:t>
      </w:r>
      <w:r w:rsidR="008925B4">
        <w:rPr>
          <w:rStyle w:val="ui-provider"/>
        </w:rPr>
        <w:t xml:space="preserve"> </w:t>
      </w:r>
      <w:r w:rsidR="00772590">
        <w:rPr>
          <w:rStyle w:val="ui-provider"/>
        </w:rPr>
        <w:t>(</w:t>
      </w:r>
      <w:r w:rsidR="00772590">
        <w:rPr>
          <w:color w:val="211D1E"/>
          <w:sz w:val="14"/>
          <w:szCs w:val="14"/>
        </w:rPr>
        <w:t>10.1128/aac.01201-23)</w:t>
      </w:r>
      <w:r>
        <w:rPr>
          <w:rStyle w:val="ui-provider"/>
        </w:rPr>
        <w:t>, and we also have to make choices to make sure the paper is digestible, we choose not to perform this simulation as it would open the door for more and more requests. We believe this is a common comment on simulation research which we addressed by including the model code.</w:t>
      </w:r>
      <w:r w:rsidR="007F691B">
        <w:rPr>
          <w:lang w:val="en-US"/>
        </w:rPr>
        <w:t>.</w:t>
      </w:r>
    </w:p>
  </w:comment>
  <w:comment w:id="416" w:author="Sophie Stocker" w:date="2024-06-19T08:32:00Z" w:initials="SS">
    <w:p w14:paraId="7465566F" w14:textId="77777777" w:rsidR="00874A6B" w:rsidRDefault="00874A6B" w:rsidP="00874A6B">
      <w:pPr>
        <w:pStyle w:val="CommentText"/>
        <w:jc w:val="left"/>
      </w:pPr>
      <w:r>
        <w:rPr>
          <w:rStyle w:val="CommentReference"/>
        </w:rPr>
        <w:annotationRef/>
      </w:r>
      <w:r>
        <w:t xml:space="preserve">I don’t think you need this since you said every virtual patient this implies everyone </w:t>
      </w:r>
    </w:p>
  </w:comment>
  <w:comment w:id="412" w:author="Jason Roberts" w:date="2024-06-14T18:29:00Z" w:initials="JR">
    <w:p w14:paraId="22D3F842" w14:textId="342B8BF4" w:rsidR="00EC6EC9" w:rsidRDefault="00EC6EC9" w:rsidP="007C0A87">
      <w:pPr>
        <w:jc w:val="left"/>
      </w:pPr>
      <w:r>
        <w:rPr>
          <w:rStyle w:val="CommentReference"/>
        </w:rPr>
        <w:annotationRef/>
      </w:r>
      <w:r>
        <w:rPr>
          <w:color w:val="000000"/>
          <w:sz w:val="20"/>
          <w:szCs w:val="20"/>
        </w:rPr>
        <w:t>I reworded this because it was not internally consistent and overly wordy</w:t>
      </w:r>
    </w:p>
  </w:comment>
  <w:comment w:id="413" w:author="Jason Roberts" w:date="2024-06-14T18:29:00Z" w:initials="JR">
    <w:p w14:paraId="694E1622" w14:textId="77777777" w:rsidR="00EC6EC9" w:rsidRDefault="00EC6EC9" w:rsidP="00332215">
      <w:pPr>
        <w:jc w:val="left"/>
      </w:pPr>
      <w:r>
        <w:rPr>
          <w:rStyle w:val="CommentReference"/>
        </w:rPr>
        <w:annotationRef/>
      </w:r>
      <w:r>
        <w:rPr>
          <w:color w:val="000000"/>
          <w:sz w:val="20"/>
          <w:szCs w:val="20"/>
        </w:rPr>
        <w:t>I made the same comment last time, but was not changed…</w:t>
      </w:r>
    </w:p>
  </w:comment>
  <w:comment w:id="414" w:author="My Luong Vuong" w:date="2024-06-14T16:00:00Z" w:initials="MLV">
    <w:p w14:paraId="298D0815" w14:textId="670BD9C9" w:rsidR="006620F4" w:rsidRDefault="006620F4" w:rsidP="00C265B7">
      <w:pPr>
        <w:shd w:val="clear" w:color="auto" w:fill="FFFFFF"/>
        <w:spacing w:before="100" w:beforeAutospacing="1" w:after="100" w:afterAutospacing="1" w:line="240" w:lineRule="auto"/>
        <w:jc w:val="left"/>
      </w:pPr>
      <w:r>
        <w:rPr>
          <w:rStyle w:val="CommentReference"/>
        </w:rPr>
        <w:annotationRef/>
      </w:r>
      <w:r w:rsidRPr="00DF4EA1">
        <w:rPr>
          <w:lang w:val="en-US"/>
        </w:rPr>
        <w:t>Thank you for your feedback.</w:t>
      </w:r>
      <w:r w:rsidR="00606886" w:rsidRPr="00606886">
        <w:rPr>
          <w:rStyle w:val="identifier"/>
        </w:rPr>
        <w:t xml:space="preserve"> </w:t>
      </w:r>
      <w:r w:rsidR="00606886">
        <w:rPr>
          <w:rStyle w:val="ui-provider"/>
        </w:rPr>
        <w:t>We prefer to stick to the term "inclusive" as we believe we also defined it clearly in this sentence, so we don't think there can be any confusion about it (irrespective of the consideration that some researchers might prefer another term).</w:t>
      </w:r>
      <w:r w:rsidR="00C64E25" w:rsidRPr="00DF4EA1">
        <w:rPr>
          <w:lang w:val="en-US"/>
        </w:rPr>
        <w:t xml:space="preserve"> </w:t>
      </w:r>
      <w:r w:rsidR="0039793E">
        <w:t xml:space="preserve">Additionally, in a recent paper by my colleague (10.1093/jac/dkae160), "inclusive" was used to refer to </w:t>
      </w:r>
      <w:r w:rsidR="00776F41">
        <w:t>the same</w:t>
      </w:r>
      <w:r w:rsidR="0039793E">
        <w:t xml:space="preserve"> concept.</w:t>
      </w:r>
    </w:p>
  </w:comment>
  <w:comment w:id="425" w:author="Sophie Stocker" w:date="2024-06-21T09:37:00Z" w:initials="SS">
    <w:p w14:paraId="2CD2993F" w14:textId="77777777" w:rsidR="00D82FC6" w:rsidRPr="00707680" w:rsidRDefault="00D82FC6" w:rsidP="00D82FC6">
      <w:pPr>
        <w:pStyle w:val="CommentText"/>
        <w:jc w:val="left"/>
        <w:rPr>
          <w:lang w:val="en-US"/>
        </w:rPr>
      </w:pPr>
      <w:r>
        <w:rPr>
          <w:rStyle w:val="CommentReference"/>
        </w:rPr>
        <w:annotationRef/>
      </w:r>
      <w:r>
        <w:t>Not clear to me what this is referring to</w:t>
      </w:r>
    </w:p>
  </w:comment>
  <w:comment w:id="428" w:author="Jason Roberts" w:date="2024-06-14T18:32:00Z" w:initials="JR">
    <w:p w14:paraId="1D5DA09F" w14:textId="7680805D" w:rsidR="00EC6EC9" w:rsidRDefault="00EC6EC9" w:rsidP="00060A14">
      <w:pPr>
        <w:jc w:val="left"/>
      </w:pPr>
      <w:r>
        <w:rPr>
          <w:rStyle w:val="CommentReference"/>
        </w:rPr>
        <w:annotationRef/>
      </w:r>
      <w:r>
        <w:rPr>
          <w:color w:val="000000"/>
          <w:sz w:val="20"/>
          <w:szCs w:val="20"/>
        </w:rPr>
        <w:t>I’ve removed ‘inclusive’ - by accepting 90% you are excluding 10% of patients…so in addition to points already made, it is clear not wholly inclusive</w:t>
      </w:r>
    </w:p>
  </w:comment>
  <w:comment w:id="429" w:author="My Luong Vuong" w:date="2024-06-14T16:04:00Z" w:initials="MLV">
    <w:p w14:paraId="42DF8FA3" w14:textId="4DCEF285" w:rsidR="0013155F" w:rsidRDefault="0013155F" w:rsidP="002073E9">
      <w:pPr>
        <w:pStyle w:val="CommentText"/>
        <w:jc w:val="left"/>
      </w:pPr>
      <w:r>
        <w:rPr>
          <w:rStyle w:val="CommentReference"/>
        </w:rPr>
        <w:annotationRef/>
      </w:r>
      <w:r>
        <w:rPr>
          <w:lang w:val="en-US"/>
        </w:rPr>
        <w:t xml:space="preserve">Thank you for your feedback. </w:t>
      </w:r>
      <w:r w:rsidR="002030C4">
        <w:rPr>
          <w:lang w:val="en-US"/>
        </w:rPr>
        <w:t xml:space="preserve">Please refer to </w:t>
      </w:r>
      <w:r w:rsidR="00287FBA">
        <w:rPr>
          <w:lang w:val="en-US"/>
        </w:rPr>
        <w:t>my previous response. In addition, w</w:t>
      </w:r>
      <w:r w:rsidR="00287FBA" w:rsidRPr="00287FBA">
        <w:rPr>
          <w:lang w:val="en-US"/>
        </w:rPr>
        <w:t>e defined inclusive at the population/patient level, aiming at the same PTA in a wide population of patients. What that %PTA should be, is another debate. Inclusive is not defined at the level of %PTA but at the population level. We think this is clear from the definition in the Methods section, but feel free to propose a rephrasing to make it even more clear if needed.</w:t>
      </w:r>
    </w:p>
  </w:comment>
  <w:comment w:id="436" w:author="Jason Roberts" w:date="2024-06-14T18:42:00Z" w:initials="JR">
    <w:p w14:paraId="2913602F" w14:textId="5B868D28" w:rsidR="00D77C3B" w:rsidRDefault="00D77C3B" w:rsidP="004C5E21">
      <w:pPr>
        <w:jc w:val="left"/>
      </w:pPr>
      <w:r>
        <w:rPr>
          <w:rStyle w:val="CommentReference"/>
        </w:rPr>
        <w:annotationRef/>
      </w:r>
      <w:r>
        <w:rPr>
          <w:color w:val="000000"/>
          <w:sz w:val="20"/>
          <w:szCs w:val="20"/>
        </w:rPr>
        <w:t>Is it a real world population if it is a virtual dataset?</w:t>
      </w:r>
    </w:p>
  </w:comment>
  <w:comment w:id="437" w:author="My Luong Vuong" w:date="2024-06-14T16:10:00Z" w:initials="MLV">
    <w:p w14:paraId="031ACE88" w14:textId="77777777" w:rsidR="0085139C" w:rsidRDefault="0085139C" w:rsidP="002B7ED0">
      <w:pPr>
        <w:pStyle w:val="CommentText"/>
        <w:jc w:val="left"/>
      </w:pPr>
      <w:r>
        <w:rPr>
          <w:rStyle w:val="CommentReference"/>
        </w:rPr>
        <w:annotationRef/>
      </w:r>
      <w:r>
        <w:rPr>
          <w:color w:val="000000"/>
        </w:rPr>
        <w:t>In the email "9. I’m not sure about whether it is a ‘real world population’ if it is a ‘virtual dataset’? I’m confident its not real-world"</w:t>
      </w:r>
    </w:p>
  </w:comment>
  <w:comment w:id="438" w:author="My Luong Vuong" w:date="2024-06-14T16:11:00Z" w:initials="MLV">
    <w:p w14:paraId="2675F91E" w14:textId="67665FF0" w:rsidR="00A8746C" w:rsidRDefault="00A8746C" w:rsidP="00AF4B3F">
      <w:pPr>
        <w:pStyle w:val="CommentText"/>
        <w:jc w:val="left"/>
      </w:pPr>
      <w:r>
        <w:rPr>
          <w:rStyle w:val="CommentReference"/>
        </w:rPr>
        <w:annotationRef/>
      </w:r>
      <w:r>
        <w:rPr>
          <w:color w:val="000000"/>
        </w:rPr>
        <w:t xml:space="preserve">Thank you for your feedback. </w:t>
      </w:r>
      <w:r w:rsidR="00544F28">
        <w:rPr>
          <w:color w:val="000000"/>
        </w:rPr>
        <w:t>We have rephrased this to make it clearer.</w:t>
      </w:r>
    </w:p>
  </w:comment>
  <w:comment w:id="470" w:author="Jan-Willem Alffenaar" w:date="2024-06-01T07:36:00Z" w:initials="JA">
    <w:p w14:paraId="3FF9C6D9" w14:textId="675EE9C6" w:rsidR="00DF3FF7" w:rsidRDefault="00DF3FF7" w:rsidP="00DF3FF7">
      <w:pPr>
        <w:pStyle w:val="CommentText"/>
        <w:jc w:val="left"/>
      </w:pPr>
      <w:r>
        <w:rPr>
          <w:rStyle w:val="CommentReference"/>
        </w:rPr>
        <w:annotationRef/>
      </w:r>
      <w:r>
        <w:t>I would change this to data form 8 studies as those are the once you found in PubMed, the countries and centres is secondary.</w:t>
      </w:r>
    </w:p>
  </w:comment>
  <w:comment w:id="471" w:author="My Luong Vuong" w:date="2024-06-12T14:08:00Z" w:initials="MLV">
    <w:p w14:paraId="3DA9215B" w14:textId="77777777" w:rsidR="00CD2853" w:rsidRDefault="00CD2853" w:rsidP="00971F7B">
      <w:pPr>
        <w:pStyle w:val="CommentText"/>
        <w:jc w:val="left"/>
      </w:pPr>
      <w:r>
        <w:rPr>
          <w:rStyle w:val="CommentReference"/>
        </w:rPr>
        <w:annotationRef/>
      </w:r>
      <w:r>
        <w:rPr>
          <w:lang w:val="en-US"/>
        </w:rPr>
        <w:t>ok</w:t>
      </w:r>
    </w:p>
  </w:comment>
  <w:comment w:id="475" w:author="Yves Debaveye" w:date="2024-06-14T14:00:00Z" w:initials="YD">
    <w:p w14:paraId="0C478404" w14:textId="77777777" w:rsidR="00B210ED" w:rsidRDefault="00B210ED" w:rsidP="00B210ED">
      <w:pPr>
        <w:pStyle w:val="CommentText"/>
        <w:jc w:val="left"/>
      </w:pPr>
      <w:r>
        <w:rPr>
          <w:rStyle w:val="CommentReference"/>
        </w:rPr>
        <w:annotationRef/>
      </w:r>
      <w:r>
        <w:rPr>
          <w:color w:val="212121"/>
          <w:highlight w:val="white"/>
        </w:rPr>
        <w:t>Estimated GFR’s are well suited for the critically ill patient ...but in the absence of  measured clearance is it better than nothing</w:t>
      </w:r>
    </w:p>
  </w:comment>
  <w:comment w:id="476" w:author="Jason Roberts" w:date="2024-06-14T18:35:00Z" w:initials="JR">
    <w:p w14:paraId="57C16E87" w14:textId="77777777" w:rsidR="00D77C3B" w:rsidRDefault="00D77C3B" w:rsidP="00CE7AFB">
      <w:pPr>
        <w:jc w:val="left"/>
      </w:pPr>
      <w:r>
        <w:rPr>
          <w:rStyle w:val="CommentReference"/>
        </w:rPr>
        <w:annotationRef/>
      </w:r>
      <w:r>
        <w:rPr>
          <w:color w:val="000000"/>
          <w:sz w:val="20"/>
          <w:szCs w:val="20"/>
        </w:rPr>
        <w:t>Did you test other GFR/CrCL estimates?</w:t>
      </w:r>
    </w:p>
  </w:comment>
  <w:comment w:id="477" w:author="My Luong Vuong" w:date="2024-06-14T16:20:00Z" w:initials="MLV">
    <w:p w14:paraId="1E8B0A34" w14:textId="77777777" w:rsidR="001A2B3D" w:rsidRDefault="00D51601" w:rsidP="00740123">
      <w:pPr>
        <w:pStyle w:val="CommentText"/>
        <w:jc w:val="left"/>
      </w:pPr>
      <w:r>
        <w:rPr>
          <w:rStyle w:val="CommentReference"/>
        </w:rPr>
        <w:annotationRef/>
      </w:r>
      <w:r w:rsidR="001A2B3D">
        <w:rPr>
          <w:color w:val="000000"/>
        </w:rPr>
        <w:t>In the email "7. Did you test more than just CKD-EPI for inclusion in the model?"</w:t>
      </w:r>
    </w:p>
  </w:comment>
  <w:comment w:id="478" w:author="My Luong Vuong" w:date="2024-06-14T16:53:00Z" w:initials="MLV">
    <w:p w14:paraId="42932369" w14:textId="0EED844B" w:rsidR="00790F7B" w:rsidRDefault="00790F7B" w:rsidP="00A268C9">
      <w:pPr>
        <w:pStyle w:val="CommentText"/>
        <w:jc w:val="left"/>
      </w:pPr>
      <w:r>
        <w:rPr>
          <w:rStyle w:val="CommentReference"/>
        </w:rPr>
        <w:annotationRef/>
      </w:r>
      <w:r w:rsidR="001D55B0">
        <w:rPr>
          <w:color w:val="000000"/>
        </w:rPr>
        <w:t xml:space="preserve">It was our choice for choosing </w:t>
      </w:r>
      <w:r>
        <w:rPr>
          <w:color w:val="000000"/>
        </w:rPr>
        <w:t xml:space="preserve"> </w:t>
      </w:r>
      <w:r w:rsidR="001D55B0" w:rsidRPr="007B176B">
        <w:t>eGFR</w:t>
      </w:r>
      <w:r w:rsidR="001D55B0" w:rsidRPr="007B176B">
        <w:rPr>
          <w:vertAlign w:val="subscript"/>
        </w:rPr>
        <w:t>CKD</w:t>
      </w:r>
      <w:r w:rsidR="001D55B0">
        <w:rPr>
          <w:vertAlign w:val="subscript"/>
        </w:rPr>
        <w:t>-</w:t>
      </w:r>
      <w:r w:rsidR="001D55B0" w:rsidRPr="007B176B">
        <w:rPr>
          <w:vertAlign w:val="subscript"/>
        </w:rPr>
        <w:t>EPI</w:t>
      </w:r>
      <w:r w:rsidR="001D55B0">
        <w:t xml:space="preserve">  </w:t>
      </w:r>
      <w:r w:rsidR="00DE6032">
        <w:t xml:space="preserve">taking into account inclusiveness considerations as discussed in this paper </w:t>
      </w:r>
      <w:hyperlink r:id="rId2" w:history="1">
        <w:r w:rsidR="00DE6032" w:rsidRPr="00C746AD">
          <w:rPr>
            <w:rStyle w:val="Hyperlink"/>
          </w:rPr>
          <w:t>https://ascpt.onlinelibrary.wiley.com/doi/10.1002/cpt.2489</w:t>
        </w:r>
      </w:hyperlink>
      <w:r>
        <w:rPr>
          <w:color w:val="000000"/>
        </w:rPr>
        <w:t xml:space="preserve">. </w:t>
      </w:r>
      <w:r w:rsidR="009A42B3">
        <w:rPr>
          <w:rStyle w:val="ui-provider"/>
        </w:rPr>
        <w:t>We have integrated this in the Discussion of our paper.</w:t>
      </w:r>
    </w:p>
  </w:comment>
  <w:comment w:id="490" w:author="Yves Debaveye" w:date="2024-06-14T14:01:00Z" w:initials="YD">
    <w:p w14:paraId="640DD51A" w14:textId="77777777" w:rsidR="005158E4" w:rsidRDefault="005158E4" w:rsidP="005158E4">
      <w:pPr>
        <w:pStyle w:val="CommentText"/>
        <w:jc w:val="left"/>
      </w:pPr>
      <w:r>
        <w:rPr>
          <w:rStyle w:val="CommentReference"/>
        </w:rPr>
        <w:annotationRef/>
      </w:r>
      <w:r>
        <w:t>However ….. What is the value of an eGFR CKD-EPI of a patient on CRRT where the Cr is totaly cleared by the CRRT???</w:t>
      </w:r>
    </w:p>
  </w:comment>
  <w:comment w:id="491" w:author="Yves Debaveye" w:date="2024-06-14T14:06:00Z" w:initials="YD">
    <w:p w14:paraId="7BBF45A8" w14:textId="77777777" w:rsidR="005158E4" w:rsidRDefault="005158E4" w:rsidP="005158E4">
      <w:pPr>
        <w:pStyle w:val="CommentText"/>
        <w:jc w:val="left"/>
      </w:pPr>
      <w:r>
        <w:rPr>
          <w:rStyle w:val="CommentReference"/>
        </w:rPr>
        <w:annotationRef/>
      </w:r>
      <w:r>
        <w:rPr>
          <w:lang w:val="en-US"/>
        </w:rPr>
        <w:t>GFR (CKP-EPI) = 141 × min(Scr/</w:t>
      </w:r>
      <w:r>
        <w:rPr>
          <w:lang w:val="el-GR"/>
        </w:rPr>
        <w:t>κ</w:t>
      </w:r>
      <w:r>
        <w:rPr>
          <w:lang w:val="en-US"/>
        </w:rPr>
        <w:t>, 1)</w:t>
      </w:r>
      <w:r>
        <w:rPr>
          <w:lang w:val="el-GR"/>
        </w:rPr>
        <w:t>α</w:t>
      </w:r>
      <w:r>
        <w:rPr>
          <w:lang w:val="en-US"/>
        </w:rPr>
        <w:t xml:space="preserve"> × max(Scr/</w:t>
      </w:r>
      <w:r>
        <w:rPr>
          <w:lang w:val="el-GR"/>
        </w:rPr>
        <w:t>κ</w:t>
      </w:r>
      <w:r>
        <w:rPr>
          <w:lang w:val="en-US"/>
        </w:rPr>
        <w:t xml:space="preserve">, 1)-1.209 × 0.993Age × 1.018 [if female] _ 1.159 [if black],   </w:t>
      </w:r>
    </w:p>
    <w:p w14:paraId="031803FE" w14:textId="77777777" w:rsidR="005158E4" w:rsidRDefault="005158E4" w:rsidP="005158E4">
      <w:pPr>
        <w:pStyle w:val="CommentText"/>
        <w:jc w:val="left"/>
      </w:pPr>
      <w:r>
        <w:rPr>
          <w:lang w:val="en-US"/>
        </w:rPr>
        <w:t>Thus 2* Cr in the formula</w:t>
      </w:r>
    </w:p>
  </w:comment>
  <w:comment w:id="508" w:author="IATDMCT anti-infectives committee" w:date="2024-06-24T16:12:00Z" w:initials="DM">
    <w:p w14:paraId="5B37BDCE" w14:textId="6F877985" w:rsidR="00B358B2" w:rsidRDefault="00B358B2">
      <w:pPr>
        <w:pStyle w:val="CommentText"/>
      </w:pPr>
      <w:r>
        <w:rPr>
          <w:rStyle w:val="CommentReference"/>
        </w:rPr>
        <w:annotationRef/>
      </w:r>
      <w:r>
        <w:t>? needs to be explained</w:t>
      </w:r>
    </w:p>
  </w:comment>
  <w:comment w:id="509" w:author="Yves Debaveye" w:date="2024-06-14T14:04:00Z" w:initials="YD">
    <w:p w14:paraId="1949F44B" w14:textId="7BC08120" w:rsidR="005158E4" w:rsidRDefault="005158E4" w:rsidP="005158E4">
      <w:pPr>
        <w:pStyle w:val="CommentText"/>
        <w:jc w:val="left"/>
      </w:pPr>
      <w:r>
        <w:rPr>
          <w:rStyle w:val="CommentReference"/>
        </w:rPr>
        <w:annotationRef/>
      </w:r>
      <w:r>
        <w:t xml:space="preserve">How is CL (on-CRTT) calculated ???? </w:t>
      </w:r>
    </w:p>
  </w:comment>
  <w:comment w:id="510" w:author="Yves Debaveye" w:date="2024-06-14T14:05:00Z" w:initials="YD">
    <w:p w14:paraId="3CB6B962" w14:textId="77777777" w:rsidR="005158E4" w:rsidRDefault="005158E4" w:rsidP="005158E4">
      <w:pPr>
        <w:pStyle w:val="CommentText"/>
        <w:jc w:val="left"/>
      </w:pPr>
      <w:r>
        <w:rPr>
          <w:rStyle w:val="CommentReference"/>
        </w:rPr>
        <w:annotationRef/>
      </w:r>
      <w:r>
        <w:t>Is cr of eGFR CKD-EPI used??? See my concern supra</w:t>
      </w:r>
    </w:p>
  </w:comment>
  <w:comment w:id="511" w:author="Yves Debaveye" w:date="2024-06-14T14:07:00Z" w:initials="YD">
    <w:p w14:paraId="26D72766" w14:textId="77777777" w:rsidR="005158E4" w:rsidRDefault="005158E4" w:rsidP="005158E4">
      <w:pPr>
        <w:pStyle w:val="CommentText"/>
        <w:jc w:val="left"/>
      </w:pPr>
      <w:r>
        <w:rPr>
          <w:rStyle w:val="CommentReference"/>
        </w:rPr>
        <w:annotationRef/>
      </w:r>
      <w:r>
        <w:rPr>
          <w:color w:val="000000"/>
        </w:rPr>
        <w:t>Strange for a molecule that is 80% excreted unchanged by the kidneys ????</w:t>
      </w:r>
    </w:p>
  </w:comment>
  <w:comment w:id="604" w:author="Sophie Stocker" w:date="2024-06-26T12:53:00Z" w:initials="SS">
    <w:p w14:paraId="7CCB4C4F" w14:textId="77777777" w:rsidR="0004683D" w:rsidRDefault="0004683D" w:rsidP="0004683D">
      <w:pPr>
        <w:pStyle w:val="CommentText"/>
        <w:jc w:val="left"/>
      </w:pPr>
      <w:r>
        <w:rPr>
          <w:rStyle w:val="CommentReference"/>
        </w:rPr>
        <w:annotationRef/>
      </w:r>
      <w:r>
        <w:t>Move this to methods</w:t>
      </w:r>
    </w:p>
  </w:comment>
  <w:comment w:id="605" w:author="My Luong Vuong" w:date="2024-08-05T13:42:00Z" w:initials="MLV">
    <w:p w14:paraId="74070412" w14:textId="77777777" w:rsidR="005308CD" w:rsidRDefault="005308CD" w:rsidP="005308CD">
      <w:pPr>
        <w:pStyle w:val="CommentText"/>
        <w:jc w:val="left"/>
      </w:pPr>
      <w:r>
        <w:rPr>
          <w:rStyle w:val="CommentReference"/>
        </w:rPr>
        <w:annotationRef/>
      </w:r>
      <w:r>
        <w:rPr>
          <w:lang w:val="en-US"/>
        </w:rPr>
        <w:t>Ask Erwin about this.</w:t>
      </w:r>
    </w:p>
  </w:comment>
  <w:comment w:id="607" w:author="Yves Debaveye" w:date="2024-06-14T15:43:00Z" w:initials="YD">
    <w:p w14:paraId="51CD138D" w14:textId="08A95F4B" w:rsidR="006D7F68" w:rsidRDefault="006D7F68" w:rsidP="006D7F68">
      <w:pPr>
        <w:pStyle w:val="CommentText"/>
        <w:jc w:val="left"/>
      </w:pPr>
      <w:r>
        <w:rPr>
          <w:rStyle w:val="CommentReference"/>
        </w:rPr>
        <w:annotationRef/>
      </w:r>
      <w:r>
        <w:rPr>
          <w:lang w:val="en-US"/>
        </w:rPr>
        <w:t>I did not have this feeling when reading the paper, that the study ‘</w:t>
      </w:r>
      <w:r>
        <w:rPr>
          <w:i/>
          <w:iCs/>
          <w:lang w:val="en-US"/>
        </w:rPr>
        <w:t>aimed to identify factors influencing fluconazole</w:t>
      </w:r>
      <w:r>
        <w:rPr>
          <w:lang w:val="en-US"/>
        </w:rPr>
        <w:t>’.</w:t>
      </w:r>
    </w:p>
    <w:p w14:paraId="4373D7CC" w14:textId="77777777" w:rsidR="006D7F68" w:rsidRDefault="006D7F68" w:rsidP="006D7F68">
      <w:pPr>
        <w:pStyle w:val="CommentText"/>
        <w:jc w:val="left"/>
      </w:pPr>
    </w:p>
    <w:p w14:paraId="4E2A8334" w14:textId="77777777" w:rsidR="006D7F68" w:rsidRDefault="006D7F68" w:rsidP="006D7F68">
      <w:pPr>
        <w:pStyle w:val="CommentText"/>
        <w:jc w:val="left"/>
      </w:pPr>
      <w:r>
        <w:rPr>
          <w:lang w:val="en-US"/>
        </w:rPr>
        <w:t xml:space="preserve"> I personally think that the paper is written around the concept of the construction of a dosing model based on data conglomerate from 8 studies with following shortcomings. </w:t>
      </w:r>
    </w:p>
    <w:p w14:paraId="4FF8306A" w14:textId="77777777" w:rsidR="006D7F68" w:rsidRDefault="006D7F68" w:rsidP="006D7F68">
      <w:pPr>
        <w:pStyle w:val="CommentText"/>
        <w:numPr>
          <w:ilvl w:val="0"/>
          <w:numId w:val="14"/>
        </w:numPr>
        <w:jc w:val="left"/>
      </w:pPr>
      <w:r>
        <w:rPr>
          <w:lang w:val="en-US"/>
        </w:rPr>
        <w:t>A lot of data were missing and had to be imputed</w:t>
      </w:r>
    </w:p>
    <w:p w14:paraId="7F663A21" w14:textId="77777777" w:rsidR="006D7F68" w:rsidRDefault="006D7F68" w:rsidP="006D7F68">
      <w:pPr>
        <w:pStyle w:val="CommentText"/>
        <w:numPr>
          <w:ilvl w:val="0"/>
          <w:numId w:val="14"/>
        </w:numPr>
        <w:jc w:val="left"/>
      </w:pPr>
      <w:r>
        <w:rPr>
          <w:lang w:val="en-US"/>
        </w:rPr>
        <w:t>A lot of data are calculated with calculation based on assumptions</w:t>
      </w:r>
    </w:p>
    <w:p w14:paraId="0FD10C36" w14:textId="77777777" w:rsidR="006D7F68" w:rsidRDefault="006D7F68" w:rsidP="006D7F68">
      <w:pPr>
        <w:pStyle w:val="CommentText"/>
        <w:numPr>
          <w:ilvl w:val="0"/>
          <w:numId w:val="14"/>
        </w:numPr>
        <w:jc w:val="left"/>
      </w:pPr>
    </w:p>
    <w:p w14:paraId="61CE2FC8" w14:textId="77777777" w:rsidR="006D7F68" w:rsidRDefault="006D7F68" w:rsidP="006D7F68">
      <w:pPr>
        <w:pStyle w:val="CommentText"/>
        <w:jc w:val="left"/>
      </w:pPr>
      <w:r>
        <w:rPr>
          <w:lang w:val="en-US"/>
        </w:rPr>
        <w:t>There is a (very) good correlation (cfr goodness-of-fits plots) of the predicted data &amp; the observed data concentration, however the model was not validated against another data set (external validation).</w:t>
      </w:r>
    </w:p>
    <w:p w14:paraId="3E0C0664" w14:textId="77777777" w:rsidR="006D7F68" w:rsidRDefault="006D7F68" w:rsidP="006D7F68">
      <w:pPr>
        <w:pStyle w:val="CommentText"/>
        <w:jc w:val="left"/>
      </w:pPr>
    </w:p>
    <w:p w14:paraId="4A2D05FC" w14:textId="77777777" w:rsidR="006D7F68" w:rsidRDefault="006D7F68" w:rsidP="006D7F68">
      <w:pPr>
        <w:pStyle w:val="CommentText"/>
        <w:jc w:val="left"/>
      </w:pPr>
      <w:r>
        <w:rPr>
          <w:lang w:val="en-US"/>
        </w:rPr>
        <w:t>The main finding of the paper is in my view a very low PTA for fluconazole when using the frequently used 800mg LD + 400mg q24u MD scheme &amp; potentially better performing dosing schemes are suggested by using the model.</w:t>
      </w:r>
    </w:p>
  </w:comment>
  <w:comment w:id="610" w:author="Jan-Willem Alffenaar" w:date="2024-06-01T08:06:00Z" w:initials="JA">
    <w:p w14:paraId="4C3CB4F7" w14:textId="59B19A30" w:rsidR="00AA18E6" w:rsidRDefault="00AA18E6" w:rsidP="00AA18E6">
      <w:pPr>
        <w:pStyle w:val="CommentText"/>
        <w:jc w:val="left"/>
      </w:pPr>
      <w:r>
        <w:rPr>
          <w:rStyle w:val="CommentReference"/>
        </w:rPr>
        <w:annotationRef/>
      </w:r>
      <w:r>
        <w:t>Can’t find anything of this in your conclusion</w:t>
      </w:r>
    </w:p>
  </w:comment>
  <w:comment w:id="611" w:author="My Luong Vuong" w:date="2024-06-12T16:45:00Z" w:initials="MLV">
    <w:p w14:paraId="6EBA44F6" w14:textId="77777777" w:rsidR="008B4586" w:rsidRDefault="008B4586" w:rsidP="00A97CF0">
      <w:pPr>
        <w:pStyle w:val="CommentText"/>
        <w:jc w:val="left"/>
      </w:pPr>
      <w:r>
        <w:rPr>
          <w:rStyle w:val="CommentReference"/>
        </w:rPr>
        <w:annotationRef/>
      </w:r>
      <w:r>
        <w:rPr>
          <w:lang w:val="en-US"/>
        </w:rPr>
        <w:t>agreed</w:t>
      </w:r>
    </w:p>
  </w:comment>
  <w:comment w:id="616" w:author="Jason Roberts" w:date="2024-06-14T18:43:00Z" w:initials="JR">
    <w:p w14:paraId="58AB25C0" w14:textId="77777777" w:rsidR="00D77C3B" w:rsidRDefault="00D77C3B" w:rsidP="005C53C7">
      <w:pPr>
        <w:jc w:val="left"/>
      </w:pPr>
      <w:r>
        <w:rPr>
          <w:rStyle w:val="CommentReference"/>
        </w:rPr>
        <w:annotationRef/>
      </w:r>
      <w:r>
        <w:rPr>
          <w:color w:val="000000"/>
          <w:sz w:val="20"/>
          <w:szCs w:val="20"/>
        </w:rPr>
        <w:t>Suggests 100% you only aimed for 90%. Suggest change the terms here…it isn’t right in its current form</w:t>
      </w:r>
    </w:p>
  </w:comment>
  <w:comment w:id="617" w:author="Jason Roberts" w:date="2024-06-14T18:45:00Z" w:initials="JR">
    <w:p w14:paraId="147EE0D8" w14:textId="77777777" w:rsidR="006206B6" w:rsidRDefault="006206B6" w:rsidP="00BF2ED2">
      <w:pPr>
        <w:jc w:val="left"/>
      </w:pPr>
      <w:r>
        <w:rPr>
          <w:rStyle w:val="CommentReference"/>
        </w:rPr>
        <w:annotationRef/>
      </w:r>
      <w:r>
        <w:rPr>
          <w:color w:val="000000"/>
          <w:sz w:val="20"/>
          <w:szCs w:val="20"/>
        </w:rPr>
        <w:t>I mentioned this last time...</w:t>
      </w:r>
    </w:p>
  </w:comment>
  <w:comment w:id="618" w:author="My Luong Vuong" w:date="2024-06-14T16:21:00Z" w:initials="MLV">
    <w:p w14:paraId="1EEE9B0C" w14:textId="77777777" w:rsidR="00B628BC" w:rsidRDefault="00B628BC" w:rsidP="00624945">
      <w:pPr>
        <w:pStyle w:val="CommentText"/>
        <w:jc w:val="left"/>
      </w:pPr>
      <w:r>
        <w:rPr>
          <w:rStyle w:val="CommentReference"/>
        </w:rPr>
        <w:annotationRef/>
      </w:r>
      <w:r>
        <w:rPr>
          <w:lang w:val="en-US"/>
        </w:rPr>
        <w:t>Thank you. We removed the first two sentences in the discussion.</w:t>
      </w:r>
    </w:p>
  </w:comment>
  <w:comment w:id="619" w:author="IATDMCT anti-infectives committee" w:date="2024-06-26T15:18:00Z" w:initials="DM">
    <w:p w14:paraId="79C5DCFB" w14:textId="79A8FF99" w:rsidR="00FD4D25" w:rsidRDefault="00FD4D25">
      <w:pPr>
        <w:pStyle w:val="CommentText"/>
      </w:pPr>
      <w:r>
        <w:rPr>
          <w:rStyle w:val="CommentReference"/>
        </w:rPr>
        <w:annotationRef/>
      </w:r>
      <w:r>
        <w:t>Is this too strong?? Can it really guarantee it in all clinical setting??</w:t>
      </w:r>
    </w:p>
  </w:comment>
  <w:comment w:id="614" w:author="Jan-Willem Alffenaar" w:date="2024-06-01T08:06:00Z" w:initials="JA">
    <w:p w14:paraId="2BE3919D" w14:textId="2B7AE767" w:rsidR="00F2131D" w:rsidRDefault="00F2131D" w:rsidP="00F2131D">
      <w:pPr>
        <w:pStyle w:val="CommentText"/>
        <w:jc w:val="left"/>
      </w:pPr>
      <w:r>
        <w:rPr>
          <w:rStyle w:val="CommentReference"/>
        </w:rPr>
        <w:annotationRef/>
      </w:r>
      <w:r>
        <w:t>Would be great to see this in your conclusion</w:t>
      </w:r>
    </w:p>
  </w:comment>
  <w:comment w:id="615" w:author="My Luong Vuong" w:date="2024-06-12T16:45:00Z" w:initials="MLV">
    <w:p w14:paraId="7B92909F" w14:textId="77777777" w:rsidR="008B4586" w:rsidRDefault="008B4586" w:rsidP="009362D0">
      <w:pPr>
        <w:pStyle w:val="CommentText"/>
        <w:jc w:val="left"/>
      </w:pPr>
      <w:r>
        <w:rPr>
          <w:rStyle w:val="CommentReference"/>
        </w:rPr>
        <w:annotationRef/>
      </w:r>
      <w:r>
        <w:rPr>
          <w:lang w:val="en-US"/>
        </w:rPr>
        <w:t>agreed</w:t>
      </w:r>
    </w:p>
  </w:comment>
  <w:comment w:id="608" w:author="My Luong Vuong" w:date="2024-06-12T14:13:00Z" w:initials="MLV">
    <w:p w14:paraId="15123EE5" w14:textId="39E181AC" w:rsidR="00A6467E" w:rsidRDefault="00A6467E" w:rsidP="00B36273">
      <w:pPr>
        <w:pStyle w:val="CommentText"/>
        <w:jc w:val="left"/>
      </w:pPr>
      <w:r>
        <w:rPr>
          <w:rStyle w:val="CommentReference"/>
        </w:rPr>
        <w:annotationRef/>
      </w:r>
      <w:r>
        <w:rPr>
          <w:lang w:val="en-US"/>
        </w:rPr>
        <w:t>Removing these 2 sentences</w:t>
      </w:r>
    </w:p>
  </w:comment>
  <w:comment w:id="655" w:author="My Luong Vuong" w:date="2024-06-23T19:50:00Z" w:initials="MLV">
    <w:p w14:paraId="742583DE" w14:textId="77777777" w:rsidR="009F6A54" w:rsidRDefault="009F6A54" w:rsidP="00FA47CD">
      <w:pPr>
        <w:pStyle w:val="CommentText"/>
        <w:jc w:val="left"/>
      </w:pPr>
      <w:r>
        <w:rPr>
          <w:rStyle w:val="CommentReference"/>
        </w:rPr>
        <w:annotationRef/>
      </w:r>
      <w:r>
        <w:rPr>
          <w:lang w:val="en-US"/>
        </w:rPr>
        <w:t>Check again what this means.</w:t>
      </w:r>
    </w:p>
  </w:comment>
  <w:comment w:id="653" w:author="Sophie Stocker" w:date="2024-06-26T12:54:00Z" w:initials="SS">
    <w:p w14:paraId="54B01C85" w14:textId="77777777" w:rsidR="008F5D8E" w:rsidRDefault="008F5D8E" w:rsidP="008F5D8E">
      <w:pPr>
        <w:pStyle w:val="CommentText"/>
        <w:jc w:val="left"/>
      </w:pPr>
      <w:r>
        <w:rPr>
          <w:rStyle w:val="CommentReference"/>
        </w:rPr>
        <w:annotationRef/>
      </w:r>
      <w:r>
        <w:t>Move to study strengths and limitations section</w:t>
      </w:r>
    </w:p>
  </w:comment>
  <w:comment w:id="654" w:author="My Luong Vuong" w:date="2024-08-05T13:43:00Z" w:initials="MLV">
    <w:p w14:paraId="7E60EC59" w14:textId="77777777" w:rsidR="00CA4D99" w:rsidRDefault="00CA4D99" w:rsidP="00CA4D99">
      <w:pPr>
        <w:pStyle w:val="CommentText"/>
        <w:jc w:val="left"/>
      </w:pPr>
      <w:r>
        <w:rPr>
          <w:rStyle w:val="CommentReference"/>
        </w:rPr>
        <w:annotationRef/>
      </w:r>
      <w:r>
        <w:rPr>
          <w:lang w:val="en-US"/>
        </w:rPr>
        <w:t>Consider doing so</w:t>
      </w:r>
    </w:p>
  </w:comment>
  <w:comment w:id="671" w:author="Yves Debaveye" w:date="2024-06-14T15:59:00Z" w:initials="YD">
    <w:p w14:paraId="44D56C40" w14:textId="05F891E9"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673" w:author="My Luong Vuong" w:date="2024-06-12T14:15:00Z" w:initials="MLV">
    <w:p w14:paraId="4D2F951D" w14:textId="77777777" w:rsidR="004916B4" w:rsidRDefault="004916B4" w:rsidP="00E10D85">
      <w:pPr>
        <w:pStyle w:val="CommentText"/>
        <w:jc w:val="left"/>
      </w:pPr>
      <w:r>
        <w:rPr>
          <w:rStyle w:val="CommentReference"/>
        </w:rPr>
        <w:annotationRef/>
      </w:r>
      <w:r>
        <w:rPr>
          <w:lang w:val="en-US"/>
        </w:rPr>
        <w:t>Add fixed dosing here to make it clearer</w:t>
      </w:r>
    </w:p>
  </w:comment>
  <w:comment w:id="672" w:author="Yves Debaveye" w:date="2024-06-14T15:59:00Z" w:initials="YD">
    <w:p w14:paraId="615154AF" w14:textId="77777777"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674" w:author="Jan-Willem Alffenaar" w:date="2024-06-01T08:30:00Z" w:initials="JA">
    <w:p w14:paraId="489F91D5" w14:textId="77777777" w:rsidR="00242B08" w:rsidRDefault="00242B08" w:rsidP="00242B08">
      <w:pPr>
        <w:pStyle w:val="CommentText"/>
        <w:jc w:val="left"/>
      </w:pPr>
      <w:r>
        <w:rPr>
          <w:rStyle w:val="CommentReference"/>
        </w:rPr>
        <w:annotationRef/>
      </w:r>
      <w:r>
        <w:t>This is not what I see in the figures with the 12 and 6 mg/kg.</w:t>
      </w:r>
    </w:p>
  </w:comment>
  <w:comment w:id="675" w:author="My Luong Vuong" w:date="2024-06-12T16:45:00Z" w:initials="MLV">
    <w:p w14:paraId="43FAFC35" w14:textId="77777777" w:rsidR="008B4586" w:rsidRDefault="008B4586" w:rsidP="00B912D6">
      <w:pPr>
        <w:pStyle w:val="CommentText"/>
        <w:jc w:val="left"/>
      </w:pPr>
      <w:r>
        <w:rPr>
          <w:rStyle w:val="CommentReference"/>
        </w:rPr>
        <w:annotationRef/>
      </w:r>
      <w:r>
        <w:rPr>
          <w:lang w:val="en-US"/>
        </w:rPr>
        <w:t>agreed</w:t>
      </w:r>
    </w:p>
  </w:comment>
  <w:comment w:id="705" w:author="Yves Debaveye" w:date="2024-06-14T15:49:00Z" w:initials="YD">
    <w:p w14:paraId="4D44776A" w14:textId="5901083A" w:rsidR="00BF088B" w:rsidRDefault="00BF088B" w:rsidP="00BF088B">
      <w:pPr>
        <w:pStyle w:val="CommentText"/>
        <w:jc w:val="left"/>
      </w:pPr>
      <w:r>
        <w:rPr>
          <w:rStyle w:val="CommentReference"/>
        </w:rPr>
        <w:annotationRef/>
      </w:r>
      <w:r>
        <w:t>How was CL on-CRRT calculated……. See supra my concerns about Cr &amp; eGFR CKD-EPI calculation</w:t>
      </w:r>
    </w:p>
  </w:comment>
  <w:comment w:id="706" w:author="Yves Debaveye" w:date="2024-06-14T16:05:00Z" w:initials="YD">
    <w:p w14:paraId="23535304" w14:textId="77777777" w:rsidR="00461A95" w:rsidRDefault="00461A95" w:rsidP="00461A95">
      <w:pPr>
        <w:pStyle w:val="CommentText"/>
        <w:jc w:val="left"/>
      </w:pPr>
      <w:r>
        <w:rPr>
          <w:rStyle w:val="CommentReference"/>
        </w:rPr>
        <w:annotationRef/>
      </w:r>
      <w:r>
        <w:t>In pts-on-CCRT zéro%  had PTA with 800mg LD &amp; 400mg MD (fig 2)</w:t>
      </w:r>
    </w:p>
  </w:comment>
  <w:comment w:id="741" w:author="Yves Debaveye" w:date="2024-06-14T16:06:00Z" w:initials="YD">
    <w:p w14:paraId="03E4A17D" w14:textId="77777777" w:rsidR="00461A95" w:rsidRDefault="00461A95" w:rsidP="00461A95">
      <w:pPr>
        <w:pStyle w:val="CommentText"/>
        <w:jc w:val="left"/>
      </w:pPr>
      <w:r>
        <w:rPr>
          <w:rStyle w:val="CommentReference"/>
        </w:rPr>
        <w:annotationRef/>
      </w:r>
      <w:r>
        <w:rPr>
          <w:color w:val="000000"/>
        </w:rPr>
        <w:t>Cfr supra: very strange for a molecule that is 80% excreted unchanged by the kidneys &amp; the concerns on the validity of eGFR calculation in critically ill pts</w:t>
      </w:r>
    </w:p>
  </w:comment>
  <w:comment w:id="752" w:author="Sophie Stocker" w:date="2024-06-26T12:58:00Z" w:initials="SS">
    <w:p w14:paraId="3BE557CA" w14:textId="77777777" w:rsidR="002E4D7A" w:rsidRDefault="002E4D7A" w:rsidP="002E4D7A">
      <w:pPr>
        <w:pStyle w:val="CommentText"/>
        <w:jc w:val="left"/>
      </w:pPr>
      <w:r>
        <w:rPr>
          <w:rStyle w:val="CommentReference"/>
        </w:rPr>
        <w:annotationRef/>
      </w:r>
      <w:r>
        <w:t xml:space="preserve">This seems counterintuitive given that fe=0.8! </w:t>
      </w:r>
    </w:p>
    <w:p w14:paraId="6865BC65" w14:textId="77777777" w:rsidR="002E4D7A" w:rsidRDefault="002E4D7A" w:rsidP="002E4D7A">
      <w:pPr>
        <w:pStyle w:val="CommentText"/>
        <w:jc w:val="left"/>
      </w:pPr>
    </w:p>
    <w:p w14:paraId="00A9AD59" w14:textId="77777777" w:rsidR="002E4D7A" w:rsidRDefault="002E4D7A" w:rsidP="002E4D7A">
      <w:pPr>
        <w:pStyle w:val="CommentText"/>
        <w:jc w:val="left"/>
      </w:pPr>
      <w:r>
        <w:t>Consider providing further explanation as to why a biomarker of kidney function doesn’t influence PKPD target attainment</w:t>
      </w:r>
    </w:p>
  </w:comment>
  <w:comment w:id="791" w:author="My Luong Vuong" w:date="2024-06-12T14:16:00Z" w:initials="MLV">
    <w:p w14:paraId="33463899" w14:textId="7988A3F2" w:rsidR="00AC1C1F" w:rsidRDefault="00AC1C1F" w:rsidP="003B213E">
      <w:pPr>
        <w:pStyle w:val="CommentText"/>
        <w:jc w:val="left"/>
      </w:pPr>
      <w:r>
        <w:rPr>
          <w:rStyle w:val="CommentReference"/>
        </w:rPr>
        <w:annotationRef/>
      </w:r>
      <w:r>
        <w:rPr>
          <w:lang w:val="en-US"/>
        </w:rPr>
        <w:t>Remove this</w:t>
      </w:r>
    </w:p>
  </w:comment>
  <w:comment w:id="783" w:author="Jan-Willem Alffenaar" w:date="2024-06-01T07:41:00Z" w:initials="JA">
    <w:p w14:paraId="7BBE9E58" w14:textId="65CF76D2" w:rsidR="00504F6F" w:rsidRDefault="00504F6F" w:rsidP="00504F6F">
      <w:pPr>
        <w:pStyle w:val="CommentText"/>
        <w:jc w:val="left"/>
      </w:pPr>
      <w:r>
        <w:rPr>
          <w:rStyle w:val="CommentReference"/>
        </w:rPr>
        <w:annotationRef/>
      </w:r>
      <w:r>
        <w:t>Perhaps tune this down a bit to more in line with the end of this section</w:t>
      </w:r>
    </w:p>
  </w:comment>
  <w:comment w:id="784" w:author="My Luong Vuong" w:date="2024-06-12T16:47:00Z" w:initials="MLV">
    <w:p w14:paraId="469A04C7" w14:textId="77777777" w:rsidR="008C6E73" w:rsidRDefault="008C6E73" w:rsidP="00033EA0">
      <w:pPr>
        <w:pStyle w:val="CommentText"/>
        <w:jc w:val="left"/>
      </w:pPr>
      <w:r>
        <w:rPr>
          <w:rStyle w:val="CommentReference"/>
        </w:rPr>
        <w:annotationRef/>
      </w:r>
      <w:r>
        <w:rPr>
          <w:lang w:val="en-US"/>
        </w:rPr>
        <w:t>ok</w:t>
      </w:r>
    </w:p>
  </w:comment>
  <w:comment w:id="817" w:author="Yves Debaveye" w:date="2024-06-14T16:08:00Z" w:initials="YD">
    <w:p w14:paraId="093849F7" w14:textId="77777777" w:rsidR="00461A95" w:rsidRDefault="00461A95" w:rsidP="00461A95">
      <w:pPr>
        <w:pStyle w:val="CommentText"/>
        <w:jc w:val="left"/>
      </w:pPr>
      <w:r>
        <w:rPr>
          <w:rStyle w:val="CommentReference"/>
        </w:rPr>
        <w:annotationRef/>
      </w:r>
      <w:r>
        <w:rPr>
          <w:color w:val="000000"/>
        </w:rPr>
        <w:t>Where is this finding reported in the manuscript?</w:t>
      </w:r>
    </w:p>
  </w:comment>
  <w:comment w:id="818" w:author="Yves Debaveye" w:date="2024-06-14T16:09:00Z" w:initials="YD">
    <w:p w14:paraId="1170F900" w14:textId="68E61F73" w:rsidR="00461A95" w:rsidRDefault="00461A95" w:rsidP="00461A95">
      <w:pPr>
        <w:pStyle w:val="CommentText"/>
        <w:jc w:val="left"/>
      </w:pPr>
      <w:r>
        <w:rPr>
          <w:rStyle w:val="CommentReference"/>
        </w:rPr>
        <w:annotationRef/>
      </w:r>
      <w:r>
        <w:t>Is this a finding/observation or rather an assumption?</w:t>
      </w:r>
    </w:p>
  </w:comment>
  <w:comment w:id="822" w:author="My Luong Vuong" w:date="2024-06-21T17:09:00Z" w:initials="MLV">
    <w:p w14:paraId="6D624A8D" w14:textId="70E07AC6" w:rsidR="00A077A7" w:rsidRPr="00A077A7" w:rsidRDefault="00A077A7" w:rsidP="00A077A7">
      <w:pPr>
        <w:pStyle w:val="CommentText"/>
        <w:jc w:val="left"/>
      </w:pPr>
      <w:r>
        <w:rPr>
          <w:rStyle w:val="CommentReference"/>
        </w:rPr>
        <w:annotationRef/>
      </w: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823" w:author="My Luong Vuong" w:date="2024-06-21T17:09:00Z" w:initials="MLV">
    <w:p w14:paraId="10A3E7DF" w14:textId="2597F758" w:rsidR="00A077A7" w:rsidRDefault="00A077A7">
      <w:pPr>
        <w:pStyle w:val="CommentText"/>
      </w:pPr>
      <w:r>
        <w:rPr>
          <w:rStyle w:val="CommentReference"/>
        </w:rPr>
        <w:annotationRef/>
      </w:r>
      <w:r>
        <w:rPr>
          <w:lang w:val="en-US"/>
        </w:rPr>
        <w:t>Thank you for your comment. I initially rephrased that part</w:t>
      </w:r>
      <w:r w:rsidR="00E25A68">
        <w:rPr>
          <w:lang w:val="en-US"/>
        </w:rPr>
        <w:t xml:space="preserve"> in this paragraph and the one before,</w:t>
      </w:r>
      <w:r>
        <w:rPr>
          <w:lang w:val="en-US"/>
        </w:rPr>
        <w:t xml:space="preserve"> </w:t>
      </w:r>
      <w:r w:rsidR="00E25A68">
        <w:rPr>
          <w:lang w:val="en-US"/>
        </w:rPr>
        <w:t>which I thought would be clear enough. Ho</w:t>
      </w:r>
      <w:r w:rsidR="0074095F">
        <w:rPr>
          <w:lang w:val="en-US"/>
        </w:rPr>
        <w:t xml:space="preserve">wever, after </w:t>
      </w:r>
      <w:r w:rsidR="00310836">
        <w:rPr>
          <w:lang w:val="en-US"/>
        </w:rPr>
        <w:t>discussing</w:t>
      </w:r>
      <w:r w:rsidR="0074095F">
        <w:rPr>
          <w:lang w:val="en-US"/>
        </w:rPr>
        <w:t xml:space="preserve"> </w:t>
      </w:r>
      <w:r w:rsidR="00310836">
        <w:rPr>
          <w:lang w:val="en-US"/>
        </w:rPr>
        <w:t xml:space="preserve">it </w:t>
      </w:r>
      <w:r w:rsidR="0074095F">
        <w:rPr>
          <w:lang w:val="en-US"/>
        </w:rPr>
        <w:t xml:space="preserve">with my promotor, we </w:t>
      </w:r>
      <w:r w:rsidR="00310836">
        <w:rPr>
          <w:lang w:val="en-US"/>
        </w:rPr>
        <w:t>agreed</w:t>
      </w:r>
      <w:r w:rsidR="0074095F">
        <w:rPr>
          <w:lang w:val="en-US"/>
        </w:rPr>
        <w:t xml:space="preserve"> </w:t>
      </w:r>
      <w:r w:rsidR="00310836">
        <w:rPr>
          <w:lang w:val="en-US"/>
        </w:rPr>
        <w:t>to keep it as you suggested.</w:t>
      </w:r>
    </w:p>
  </w:comment>
  <w:comment w:id="839" w:author="My Luong Vuong" w:date="2024-06-14T17:14:00Z" w:initials="MLV">
    <w:p w14:paraId="4F42975C" w14:textId="77777777" w:rsidR="004169C9" w:rsidRDefault="004169C9" w:rsidP="00AB313B">
      <w:pPr>
        <w:pStyle w:val="CommentText"/>
        <w:jc w:val="left"/>
      </w:pPr>
      <w:r>
        <w:rPr>
          <w:rStyle w:val="CommentReference"/>
        </w:rPr>
        <w:annotationRef/>
      </w:r>
      <w:r>
        <w:rPr>
          <w:lang w:val="en-AU"/>
        </w:rPr>
        <w:t>In the email : "10. You deleted a very important sentence in the discussion for some reason? “</w:t>
      </w:r>
      <w:r>
        <w:t>Although we could not identify a clinically relevant effect of eGFRCKD-EPI on PKPD target attainment, this should not be interpreted as a confirmation of the absence of a kidney function effect, but rather as a failure to confirm an effect with the current dataset</w:t>
      </w:r>
      <w:r>
        <w:rPr>
          <w:lang w:val="en-AU"/>
        </w:rPr>
        <w:t>”</w:t>
      </w:r>
    </w:p>
  </w:comment>
  <w:comment w:id="742" w:author="My Luong Vuong" w:date="2024-06-14T17:15:00Z" w:initials="MLV">
    <w:p w14:paraId="3E5B271D" w14:textId="77777777" w:rsidR="00F7758E" w:rsidRPr="00A077A7" w:rsidRDefault="00F7758E" w:rsidP="004D49A3">
      <w:pPr>
        <w:pStyle w:val="CommentText"/>
        <w:jc w:val="left"/>
      </w:pP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743" w:author="My Luong Vuong" w:date="2024-06-14T17:15:00Z" w:initials="MLV">
    <w:p w14:paraId="7C9529FD" w14:textId="77777777" w:rsidR="00895214" w:rsidRDefault="00F7758E" w:rsidP="000B55D8">
      <w:pPr>
        <w:pStyle w:val="CommentText"/>
        <w:jc w:val="left"/>
      </w:pPr>
      <w:r>
        <w:rPr>
          <w:rStyle w:val="CommentReference"/>
        </w:rPr>
        <w:annotationRef/>
      </w:r>
      <w:r w:rsidR="00895214">
        <w:rPr>
          <w:lang w:val="en-US"/>
        </w:rPr>
        <w:t>Thank you for your comment. We did not delete the sentence but instead refined our discussion to provide a more nuanced perspective. Specifically, we mentioned that eGFR CKD-EPI did not show clinical relevance under both standard and optimized dosing regimens. However, we acknowledged the limitations due to a significant extent of missing data, which may have influenced this finding. Therefore, we still advocate for a prospective clinical trial to definitively confirm or refute our finding.</w:t>
      </w:r>
    </w:p>
  </w:comment>
  <w:comment w:id="847" w:author="Jan-Willem Alffenaar" w:date="2024-06-01T07:42:00Z" w:initials="JA">
    <w:p w14:paraId="13120930" w14:textId="44AEB56B" w:rsidR="002E3831" w:rsidRDefault="002E3831" w:rsidP="002E3831">
      <w:pPr>
        <w:pStyle w:val="CommentText"/>
        <w:jc w:val="left"/>
      </w:pPr>
      <w:r>
        <w:rPr>
          <w:rStyle w:val="CommentReference"/>
        </w:rPr>
        <w:annotationRef/>
      </w:r>
      <w:r>
        <w:t>This is speculating. Would not do that...</w:t>
      </w:r>
    </w:p>
  </w:comment>
  <w:comment w:id="848" w:author="My Luong Vuong" w:date="2024-06-12T16:48:00Z" w:initials="MLV">
    <w:p w14:paraId="32CEECC9" w14:textId="77777777" w:rsidR="008C6E73" w:rsidRDefault="008C6E73" w:rsidP="000C38F9">
      <w:pPr>
        <w:pStyle w:val="CommentText"/>
        <w:jc w:val="left"/>
      </w:pPr>
      <w:r>
        <w:rPr>
          <w:rStyle w:val="CommentReference"/>
        </w:rPr>
        <w:annotationRef/>
      </w:r>
      <w:r>
        <w:rPr>
          <w:lang w:val="en-US"/>
        </w:rPr>
        <w:t>agreed</w:t>
      </w:r>
    </w:p>
  </w:comment>
  <w:comment w:id="879" w:author="Jan-Willem Alffenaar" w:date="2024-06-01T07:44:00Z" w:initials="JA">
    <w:p w14:paraId="6D0CDFF7" w14:textId="77777777" w:rsidR="00C706D3" w:rsidRDefault="00ED0825" w:rsidP="00C706D3">
      <w:pPr>
        <w:pStyle w:val="CommentText"/>
        <w:jc w:val="left"/>
      </w:pPr>
      <w:r>
        <w:rPr>
          <w:rStyle w:val="CommentReference"/>
        </w:rPr>
        <w:annotationRef/>
      </w:r>
      <w:r w:rsidR="00C706D3">
        <w:rPr>
          <w:color w:val="000000"/>
        </w:rPr>
        <w:t>I disagree with this as centres not having access to fluconazole TDM will not likely perform TDM for the reasons mentioned earlier (not widely recommended). So you are creating a problem that is not a real life problem.</w:t>
      </w:r>
    </w:p>
  </w:comment>
  <w:comment w:id="880" w:author="My Luong Vuong" w:date="2024-06-12T14:21:00Z" w:initials="MLV">
    <w:p w14:paraId="7F25BCAD" w14:textId="77777777" w:rsidR="00451DDE" w:rsidRDefault="00D117ED" w:rsidP="00061D8C">
      <w:pPr>
        <w:pStyle w:val="CommentText"/>
        <w:jc w:val="left"/>
      </w:pPr>
      <w:r>
        <w:rPr>
          <w:rStyle w:val="CommentReference"/>
        </w:rPr>
        <w:annotationRef/>
      </w:r>
      <w:r w:rsidR="00451DDE">
        <w:rPr>
          <w:color w:val="000000"/>
        </w:rPr>
        <w:t>@Isabel: We don't really get what he meant with this comment. What are your thoughts?</w:t>
      </w:r>
    </w:p>
  </w:comment>
  <w:comment w:id="900" w:author="IATDMCT anti-infectives committee" w:date="2024-06-28T13:33:00Z" w:initials="DM">
    <w:p w14:paraId="64DB0FD2" w14:textId="1519972A" w:rsidR="00966B57" w:rsidRDefault="00966B57">
      <w:pPr>
        <w:pStyle w:val="CommentText"/>
      </w:pPr>
      <w:r>
        <w:rPr>
          <w:rStyle w:val="CommentReference"/>
        </w:rPr>
        <w:annotationRef/>
      </w:r>
      <w:r>
        <w:t>Despite the changes I have suggested I am still not sure what this sentence means.</w:t>
      </w:r>
    </w:p>
  </w:comment>
  <w:comment w:id="924" w:author="Jan-Willem Alffenaar" w:date="2024-06-01T07:49:00Z" w:initials="JA">
    <w:p w14:paraId="240D6976" w14:textId="77777777" w:rsidR="00027325" w:rsidRDefault="00027325" w:rsidP="00027325">
      <w:pPr>
        <w:pStyle w:val="CommentText"/>
        <w:jc w:val="left"/>
      </w:pPr>
      <w:r>
        <w:rPr>
          <w:rStyle w:val="CommentReference"/>
        </w:rPr>
        <w:annotationRef/>
      </w:r>
      <w:r>
        <w:t>Be careful with wording like this. It is only simulation and not a prospective study. I would reword it and suggest to link to the prospective confirmation as you did earlier.</w:t>
      </w:r>
    </w:p>
  </w:comment>
  <w:comment w:id="931" w:author="IATDMCT anti-infectives committee" w:date="2024-06-28T12:55:00Z" w:initials="DM">
    <w:p w14:paraId="65CD0F6C" w14:textId="2008857B" w:rsidR="00543891" w:rsidRDefault="00543891">
      <w:pPr>
        <w:pStyle w:val="CommentText"/>
      </w:pPr>
      <w:r>
        <w:rPr>
          <w:rStyle w:val="CommentReference"/>
        </w:rPr>
        <w:annotationRef/>
      </w:r>
      <w:r>
        <w:t>I don’t think that the regimen has been demonstrated to be effective in real world clinical studies – it is predicted to be effective.</w:t>
      </w:r>
    </w:p>
  </w:comment>
  <w:comment w:id="944" w:author="IATDMCT anti-infectives committee" w:date="2024-06-28T13:05:00Z" w:initials="DM">
    <w:p w14:paraId="7C597904" w14:textId="651F06F4" w:rsidR="00E31926" w:rsidRDefault="00E31926">
      <w:pPr>
        <w:pStyle w:val="CommentText"/>
      </w:pPr>
      <w:r>
        <w:rPr>
          <w:rStyle w:val="CommentReference"/>
        </w:rPr>
        <w:annotationRef/>
      </w:r>
      <w:r>
        <w:t xml:space="preserve">I may have missed it but where does this occur in the results? What would the recommended dose be? </w:t>
      </w:r>
    </w:p>
  </w:comment>
  <w:comment w:id="947" w:author="Sophie Stocker" w:date="2024-06-26T13:48:00Z" w:initials="SS">
    <w:p w14:paraId="3135BF46" w14:textId="77777777" w:rsidR="00034FD9" w:rsidRDefault="00034FD9" w:rsidP="00034FD9">
      <w:pPr>
        <w:pStyle w:val="CommentText"/>
        <w:jc w:val="left"/>
      </w:pPr>
      <w:r>
        <w:rPr>
          <w:rStyle w:val="CommentReference"/>
        </w:rPr>
        <w:annotationRef/>
      </w:r>
      <w:r>
        <w:t>Are you planning to simulate for these higher MICs?</w:t>
      </w:r>
    </w:p>
  </w:comment>
  <w:comment w:id="948" w:author="IATDMCT anti-infectives committee" w:date="2024-06-28T13:12:00Z" w:initials="DM">
    <w:p w14:paraId="1B501910" w14:textId="2583A597" w:rsidR="00E31926" w:rsidRDefault="00E31926">
      <w:pPr>
        <w:pStyle w:val="CommentText"/>
      </w:pPr>
      <w:r>
        <w:rPr>
          <w:rStyle w:val="CommentReference"/>
        </w:rPr>
        <w:annotationRef/>
      </w:r>
      <w:r>
        <w:t>‘higher dose’, ‘much higher’ are very vague statements. Are you able to put a more definitive figure on these??</w:t>
      </w:r>
    </w:p>
  </w:comment>
  <w:comment w:id="954" w:author="Yves Debaveye" w:date="2024-06-14T16:11:00Z" w:initials="YD">
    <w:p w14:paraId="353BEB65" w14:textId="77777777" w:rsidR="00461A95" w:rsidRDefault="00461A95" w:rsidP="00461A95">
      <w:pPr>
        <w:pStyle w:val="CommentText"/>
        <w:jc w:val="left"/>
      </w:pPr>
      <w:r>
        <w:rPr>
          <w:rStyle w:val="CommentReference"/>
        </w:rPr>
        <w:annotationRef/>
      </w:r>
      <w:r>
        <w:t>Missing data??? Assumption???, calculations ???</w:t>
      </w:r>
    </w:p>
  </w:comment>
  <w:comment w:id="955" w:author="Jan-Willem Alffenaar" w:date="2024-06-01T07:56:00Z" w:initials="JA">
    <w:p w14:paraId="2B110833" w14:textId="77777777" w:rsidR="00972CEE" w:rsidRDefault="00BE242E" w:rsidP="00972CEE">
      <w:pPr>
        <w:pStyle w:val="CommentText"/>
        <w:jc w:val="left"/>
      </w:pPr>
      <w:r>
        <w:rPr>
          <w:rStyle w:val="CommentReference"/>
        </w:rPr>
        <w:annotationRef/>
      </w:r>
      <w:r w:rsidR="00972CEE">
        <w:rPr>
          <w:color w:val="000000"/>
        </w:rPr>
        <w:t>From your methods: “Studies with data on plasma concentrations of IV fluconazole obtained in patients admitted to the ICU were identified through a literature search (PubMed) from inception to October 2022.”  This is not too bad because you are looking for “clinical studies” and most will be included in PubMed. I really wonder if you would have missed much from other database. My problem is that you have not stated how many studies you identified from PubMed in relation to the 8 studies included.</w:t>
      </w:r>
    </w:p>
    <w:p w14:paraId="4774465F" w14:textId="77777777" w:rsidR="00972CEE" w:rsidRDefault="00972CEE" w:rsidP="00972CEE">
      <w:pPr>
        <w:pStyle w:val="CommentText"/>
        <w:jc w:val="left"/>
      </w:pPr>
    </w:p>
    <w:p w14:paraId="4A58A81E" w14:textId="77777777" w:rsidR="00972CEE" w:rsidRDefault="00972CEE" w:rsidP="00972CEE">
      <w:pPr>
        <w:pStyle w:val="CommentText"/>
        <w:jc w:val="left"/>
      </w:pPr>
      <w:r>
        <w:rPr>
          <w:color w:val="000000"/>
        </w:rPr>
        <w:t xml:space="preserve">Moreover finding studies with a systematic search does not equal inclusion in your IDPMA as people may decide not to share their data. </w:t>
      </w:r>
    </w:p>
  </w:comment>
  <w:comment w:id="958" w:author="Jan-Willem Alffenaar" w:date="2024-06-01T08:00:00Z" w:initials="JA">
    <w:p w14:paraId="24B25FDC" w14:textId="77777777" w:rsidR="008B5CD0" w:rsidRDefault="008B5CD0" w:rsidP="008B5CD0">
      <w:pPr>
        <w:pStyle w:val="CommentText"/>
        <w:jc w:val="left"/>
      </w:pPr>
      <w:r>
        <w:rPr>
          <w:rStyle w:val="CommentReference"/>
        </w:rPr>
        <w:annotationRef/>
      </w:r>
      <w:r>
        <w:t>Is this intended to “fix the methodological issues” you described? If so, it does not. Would suggest to remove it.</w:t>
      </w:r>
    </w:p>
  </w:comment>
  <w:comment w:id="986" w:author="Sophie Stocker" w:date="2024-06-26T13:50:00Z" w:initials="SS">
    <w:p w14:paraId="6917656B" w14:textId="77777777" w:rsidR="00475307" w:rsidRDefault="00475307" w:rsidP="00475307">
      <w:pPr>
        <w:pStyle w:val="CommentText"/>
        <w:jc w:val="left"/>
      </w:pPr>
      <w:r>
        <w:rPr>
          <w:rStyle w:val="CommentReference"/>
        </w:rPr>
        <w:annotationRef/>
      </w:r>
      <w:r>
        <w:t>Really nice!</w:t>
      </w:r>
    </w:p>
  </w:comment>
  <w:comment w:id="1025" w:author="Jan-Willem Alffenaar" w:date="2024-06-01T08:03:00Z" w:initials="JA">
    <w:p w14:paraId="7C91FBFC" w14:textId="7AE16EC7" w:rsidR="00196755" w:rsidRDefault="00196755" w:rsidP="00196755">
      <w:pPr>
        <w:pStyle w:val="CommentText"/>
        <w:jc w:val="left"/>
      </w:pPr>
      <w:r>
        <w:rPr>
          <w:rStyle w:val="CommentReference"/>
        </w:rPr>
        <w:annotationRef/>
      </w:r>
      <w:r>
        <w:t xml:space="preserve">This is very strong wording would reword. Just state what you have done develop a dosing strategy with high PTA%. </w:t>
      </w:r>
    </w:p>
  </w:comment>
  <w:comment w:id="1026" w:author="My Luong Vuong" w:date="2024-06-12T11:54:00Z" w:initials="MLV">
    <w:p w14:paraId="7D249DFF" w14:textId="77777777" w:rsidR="00CB514F" w:rsidRDefault="00CB514F" w:rsidP="00B64587">
      <w:pPr>
        <w:pStyle w:val="CommentText"/>
        <w:jc w:val="left"/>
      </w:pPr>
      <w:r>
        <w:rPr>
          <w:rStyle w:val="CommentReference"/>
        </w:rPr>
        <w:annotationRef/>
      </w:r>
      <w:r>
        <w:rPr>
          <w:lang w:val="en-US"/>
        </w:rPr>
        <w:t>Boonstra Jasper has the same comment: "but the conclusion on elimination of the option for TDM might be a bit too strong. If your dosing regimen is validated in a prospective study and proved to be superior, I would fully agree."</w:t>
      </w:r>
    </w:p>
  </w:comment>
  <w:comment w:id="1031" w:author="Jan-Willem Alffenaar" w:date="2024-06-01T08:05:00Z" w:initials="JA">
    <w:p w14:paraId="113F7C5D" w14:textId="77777777" w:rsidR="00DC5EE4" w:rsidRDefault="00DC5EE4" w:rsidP="00DC5EE4">
      <w:pPr>
        <w:pStyle w:val="CommentText"/>
        <w:jc w:val="left"/>
      </w:pPr>
      <w:r>
        <w:rPr>
          <w:rStyle w:val="CommentReference"/>
        </w:rPr>
        <w:annotationRef/>
      </w:r>
      <w:r>
        <w:t>Why is this in your conclusion?</w:t>
      </w:r>
    </w:p>
  </w:comment>
  <w:comment w:id="1032" w:author="Jason Roberts" w:date="2024-06-14T18:49:00Z" w:initials="JR">
    <w:p w14:paraId="08B3DFF6" w14:textId="77777777" w:rsidR="006206B6" w:rsidRDefault="006206B6" w:rsidP="00A96688">
      <w:pPr>
        <w:jc w:val="left"/>
      </w:pPr>
      <w:r>
        <w:rPr>
          <w:rStyle w:val="CommentReference"/>
        </w:rPr>
        <w:annotationRef/>
      </w:r>
      <w:r>
        <w:rPr>
          <w:color w:val="000000"/>
          <w:sz w:val="20"/>
          <w:szCs w:val="20"/>
        </w:rPr>
        <w:t>I agree -suggest to remove</w:t>
      </w:r>
    </w:p>
  </w:comment>
  <w:comment w:id="1033" w:author="Jan-Willem Alffenaar" w:date="2024-06-01T08:05:00Z" w:initials="JA">
    <w:p w14:paraId="0D08C3BD" w14:textId="298F348F" w:rsidR="004C4864" w:rsidRDefault="004C4864" w:rsidP="004C4864">
      <w:pPr>
        <w:pStyle w:val="CommentText"/>
        <w:jc w:val="left"/>
      </w:pPr>
      <w:r>
        <w:rPr>
          <w:rStyle w:val="CommentReference"/>
        </w:rPr>
        <w:annotationRef/>
      </w:r>
      <w:r>
        <w:t>This sentence should be in the future perspective section. Ideally between limitations and conclusion</w:t>
      </w:r>
    </w:p>
  </w:comment>
  <w:comment w:id="1034" w:author="My Luong Vuong" w:date="2024-06-12T11:52:00Z" w:initials="MLV">
    <w:p w14:paraId="55AFE027" w14:textId="77777777" w:rsidR="00F91B22" w:rsidRDefault="00F91B22" w:rsidP="00467A9B">
      <w:pPr>
        <w:pStyle w:val="CommentText"/>
        <w:jc w:val="left"/>
      </w:pPr>
      <w:r>
        <w:rPr>
          <w:rStyle w:val="CommentReference"/>
        </w:rPr>
        <w:annotationRef/>
      </w:r>
      <w:r>
        <w:rPr>
          <w:lang w:val="en-US"/>
        </w:rPr>
        <w:t>Cf. Stuart spencer's lecture. Future persepctives are appropriate for the final paragraph of the discussion.</w:t>
      </w:r>
    </w:p>
  </w:comment>
  <w:comment w:id="1068" w:author="My Luong Vuong" w:date="2024-06-12T14:49:00Z" w:initials="MLV">
    <w:p w14:paraId="2AE06B8A" w14:textId="77777777" w:rsidR="00A57607" w:rsidRDefault="00A57607" w:rsidP="00080AA5">
      <w:pPr>
        <w:pStyle w:val="CommentText"/>
        <w:jc w:val="left"/>
      </w:pPr>
      <w:r>
        <w:rPr>
          <w:rStyle w:val="CommentReference"/>
        </w:rPr>
        <w:annotationRef/>
      </w:r>
      <w:r>
        <w:rPr>
          <w:lang w:val="en-US"/>
        </w:rPr>
        <w:t>MLV, OE, ED, ISp, JWA, SWA</w:t>
      </w:r>
    </w:p>
  </w:comment>
  <w:comment w:id="1069" w:author="My Luong Vuong" w:date="2024-06-12T14:46:00Z" w:initials="MLV">
    <w:p w14:paraId="008B2A3C" w14:textId="588D908A" w:rsidR="008301C2" w:rsidRDefault="008301C2" w:rsidP="00F47247">
      <w:pPr>
        <w:pStyle w:val="CommentText"/>
        <w:jc w:val="left"/>
      </w:pPr>
      <w:r>
        <w:rPr>
          <w:rStyle w:val="CommentReference"/>
        </w:rPr>
        <w:annotationRef/>
      </w:r>
      <w:r>
        <w:rPr>
          <w:lang w:val="en-US"/>
        </w:rPr>
        <w:t>everyone</w:t>
      </w:r>
    </w:p>
  </w:comment>
  <w:comment w:id="1070" w:author="My Luong Vuong" w:date="2024-06-12T14:49:00Z" w:initials="MLV">
    <w:p w14:paraId="1D996D24" w14:textId="77777777" w:rsidR="00A57607" w:rsidRDefault="00A57607" w:rsidP="005C57A9">
      <w:pPr>
        <w:pStyle w:val="CommentText"/>
        <w:jc w:val="left"/>
      </w:pPr>
      <w:r>
        <w:rPr>
          <w:rStyle w:val="CommentReference"/>
        </w:rPr>
        <w:annotationRef/>
      </w:r>
      <w:r>
        <w:rPr>
          <w:lang w:val="en-US"/>
        </w:rPr>
        <w:t>For resources</w:t>
      </w:r>
    </w:p>
  </w:comment>
  <w:comment w:id="1142" w:author="Jason Roberts" w:date="2024-06-14T18:51:00Z" w:initials="JR">
    <w:p w14:paraId="35034659" w14:textId="77777777" w:rsidR="002A2972" w:rsidRDefault="002A2972" w:rsidP="002A2972">
      <w:pPr>
        <w:jc w:val="left"/>
      </w:pPr>
      <w:r>
        <w:rPr>
          <w:rStyle w:val="CommentReference"/>
        </w:rPr>
        <w:annotationRef/>
      </w:r>
      <w:r>
        <w:rPr>
          <w:color w:val="000000"/>
          <w:sz w:val="20"/>
          <w:szCs w:val="20"/>
        </w:rPr>
        <w:t>I thought there was mg/kg dosing too? Where did it go?</w:t>
      </w:r>
    </w:p>
  </w:comment>
  <w:comment w:id="1143" w:author="My Luong Vuong" w:date="2024-06-14T16:26:00Z" w:initials="MLV">
    <w:p w14:paraId="59AE9DB8" w14:textId="1DB78A3A" w:rsidR="002A2972" w:rsidRDefault="002A2972" w:rsidP="002A2972">
      <w:pPr>
        <w:pStyle w:val="CommentText"/>
        <w:jc w:val="left"/>
      </w:pPr>
      <w:r>
        <w:rPr>
          <w:rStyle w:val="CommentReference"/>
        </w:rPr>
        <w:annotationRef/>
      </w:r>
      <w:r w:rsidR="00BC4976">
        <w:t>Thank you for your feedback. We believe there may be a misunderstanding. This table</w:t>
      </w:r>
      <w:r w:rsidR="00435C27">
        <w:t xml:space="preserve"> </w:t>
      </w:r>
      <w:r w:rsidR="00BC4976">
        <w:t>presents our dosing recommendation, which does not include mg/kg dosing, as our simulations showed it was unable to achieve an adequate PKPD target.</w:t>
      </w:r>
      <w:r>
        <w:rPr>
          <w:lang w:val="en-US"/>
        </w:rPr>
        <w:t xml:space="preserve"> </w:t>
      </w:r>
    </w:p>
  </w:comment>
  <w:comment w:id="1147" w:author="Jan-Willem Alffenaar" w:date="2024-06-01T08:10:00Z" w:initials="JA">
    <w:p w14:paraId="47A0573C" w14:textId="503451E2" w:rsidR="00F27854" w:rsidRDefault="00F27854" w:rsidP="00F27854">
      <w:pPr>
        <w:pStyle w:val="CommentText"/>
        <w:jc w:val="left"/>
      </w:pPr>
      <w:r>
        <w:rPr>
          <w:rStyle w:val="CommentReference"/>
        </w:rPr>
        <w:annotationRef/>
      </w:r>
      <w:r>
        <w:t>Very puzzled by this graph. Flat dose across such a wide range of renal function suggest limited effect of renal clearance?</w:t>
      </w:r>
    </w:p>
  </w:comment>
  <w:comment w:id="1148" w:author="Jason Roberts" w:date="2024-06-14T18:52:00Z" w:initials="JR">
    <w:p w14:paraId="044EE8F9" w14:textId="77777777" w:rsidR="006206B6" w:rsidRDefault="006206B6" w:rsidP="00C03FE7">
      <w:pPr>
        <w:jc w:val="left"/>
      </w:pPr>
      <w:r>
        <w:rPr>
          <w:rStyle w:val="CommentReference"/>
        </w:rPr>
        <w:annotationRef/>
      </w:r>
      <w:r>
        <w:rPr>
          <w:color w:val="000000"/>
          <w:sz w:val="20"/>
          <w:szCs w:val="20"/>
        </w:rPr>
        <w:t>Missing data may be the reason...</w:t>
      </w:r>
    </w:p>
  </w:comment>
  <w:comment w:id="1151" w:author="Jan-Willem Alffenaar" w:date="2024-06-01T08:17:00Z" w:initials="JA">
    <w:p w14:paraId="3C10E8F0" w14:textId="32F2B086" w:rsidR="00B8502B" w:rsidRDefault="00B8502B" w:rsidP="00B8502B">
      <w:pPr>
        <w:pStyle w:val="CommentText"/>
        <w:jc w:val="left"/>
      </w:pPr>
      <w:r>
        <w:rPr>
          <w:rStyle w:val="CommentReference"/>
        </w:rPr>
        <w:annotationRef/>
      </w:r>
      <w:r>
        <w:t>Can you improve the figure to better highlight the difference between both (90% range). For the median it is somewhat clear due to higher concentration after the first dose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DBF061" w15:done="0"/>
  <w15:commentEx w15:paraId="76D7F85B" w15:done="1"/>
  <w15:commentEx w15:paraId="5B74DA32" w15:paraIdParent="76D7F85B" w15:done="1"/>
  <w15:commentEx w15:paraId="31CEE72F" w15:done="1"/>
  <w15:commentEx w15:paraId="222CDB03" w15:done="1"/>
  <w15:commentEx w15:paraId="44610F73" w15:done="1"/>
  <w15:commentEx w15:paraId="5F38601F" w15:done="1"/>
  <w15:commentEx w15:paraId="484E13A1" w15:done="1"/>
  <w15:commentEx w15:paraId="24A53FE8" w15:done="1"/>
  <w15:commentEx w15:paraId="3621292F" w15:done="1"/>
  <w15:commentEx w15:paraId="4DF0E21A" w15:done="1"/>
  <w15:commentEx w15:paraId="1440EBB9" w15:done="1"/>
  <w15:commentEx w15:paraId="37992D29" w15:paraIdParent="1440EBB9" w15:done="1"/>
  <w15:commentEx w15:paraId="640CD2A3" w15:done="1"/>
  <w15:commentEx w15:paraId="18FBE32C" w15:done="1"/>
  <w15:commentEx w15:paraId="7F47FAA7" w15:paraIdParent="18FBE32C" w15:done="1"/>
  <w15:commentEx w15:paraId="0830B1A7" w15:paraIdParent="18FBE32C" w15:done="1"/>
  <w15:commentEx w15:paraId="3FDD67D5" w15:done="1"/>
  <w15:commentEx w15:paraId="3E86FACA" w15:paraIdParent="3FDD67D5" w15:done="1"/>
  <w15:commentEx w15:paraId="7C64D4D1" w15:done="1"/>
  <w15:commentEx w15:paraId="094C0168" w15:done="1"/>
  <w15:commentEx w15:paraId="5F04BA71" w15:done="1"/>
  <w15:commentEx w15:paraId="1C280B11" w15:paraIdParent="5F04BA71" w15:done="1"/>
  <w15:commentEx w15:paraId="69E2910C" w15:paraIdParent="5F04BA71" w15:done="1"/>
  <w15:commentEx w15:paraId="1D755DA5" w15:done="1"/>
  <w15:commentEx w15:paraId="65F3A0E3" w15:paraIdParent="1D755DA5" w15:done="1"/>
  <w15:commentEx w15:paraId="207C5302" w15:paraIdParent="1D755DA5" w15:done="1"/>
  <w15:commentEx w15:paraId="385F249D" w15:done="1"/>
  <w15:commentEx w15:paraId="01FAB0AB" w15:done="0"/>
  <w15:commentEx w15:paraId="5F2813C8" w15:paraIdParent="01FAB0AB" w15:done="0"/>
  <w15:commentEx w15:paraId="48A2AF9D" w15:done="1"/>
  <w15:commentEx w15:paraId="4256D95D" w15:done="0"/>
  <w15:commentEx w15:paraId="003D9F77" w15:done="1"/>
  <w15:commentEx w15:paraId="47BFD30A" w15:done="0"/>
  <w15:commentEx w15:paraId="620C3F38" w15:paraIdParent="47BFD30A" w15:done="0"/>
  <w15:commentEx w15:paraId="17110115" w15:done="1"/>
  <w15:commentEx w15:paraId="4E3EFA99" w15:done="1"/>
  <w15:commentEx w15:paraId="08F92229" w15:done="1"/>
  <w15:commentEx w15:paraId="0BEC1AD1" w15:paraIdParent="08F92229" w15:done="1"/>
  <w15:commentEx w15:paraId="4AB9303F" w15:done="1"/>
  <w15:commentEx w15:paraId="376C032E" w15:done="1"/>
  <w15:commentEx w15:paraId="09881146" w15:paraIdParent="376C032E" w15:done="1"/>
  <w15:commentEx w15:paraId="7465566F" w15:done="1"/>
  <w15:commentEx w15:paraId="22D3F842" w15:done="1"/>
  <w15:commentEx w15:paraId="694E1622" w15:paraIdParent="22D3F842" w15:done="1"/>
  <w15:commentEx w15:paraId="298D0815" w15:paraIdParent="22D3F842" w15:done="1"/>
  <w15:commentEx w15:paraId="2CD2993F" w15:done="0"/>
  <w15:commentEx w15:paraId="1D5DA09F" w15:done="0"/>
  <w15:commentEx w15:paraId="42DF8FA3" w15:paraIdParent="1D5DA09F" w15:done="0"/>
  <w15:commentEx w15:paraId="2913602F" w15:done="0"/>
  <w15:commentEx w15:paraId="031ACE88" w15:paraIdParent="2913602F" w15:done="0"/>
  <w15:commentEx w15:paraId="2675F91E" w15:paraIdParent="2913602F" w15:done="0"/>
  <w15:commentEx w15:paraId="3FF9C6D9" w15:done="0"/>
  <w15:commentEx w15:paraId="3DA9215B" w15:paraIdParent="3FF9C6D9" w15:done="0"/>
  <w15:commentEx w15:paraId="0C478404" w15:done="0"/>
  <w15:commentEx w15:paraId="57C16E87" w15:done="0"/>
  <w15:commentEx w15:paraId="1E8B0A34" w15:paraIdParent="57C16E87" w15:done="0"/>
  <w15:commentEx w15:paraId="42932369" w15:paraIdParent="57C16E87" w15:done="0"/>
  <w15:commentEx w15:paraId="640DD51A" w15:done="0"/>
  <w15:commentEx w15:paraId="031803FE" w15:paraIdParent="640DD51A" w15:done="0"/>
  <w15:commentEx w15:paraId="5B37BDCE" w15:done="0"/>
  <w15:commentEx w15:paraId="1949F44B" w15:done="0"/>
  <w15:commentEx w15:paraId="3CB6B962" w15:paraIdParent="1949F44B" w15:done="0"/>
  <w15:commentEx w15:paraId="26D72766" w15:done="0"/>
  <w15:commentEx w15:paraId="7CCB4C4F" w15:done="0"/>
  <w15:commentEx w15:paraId="74070412" w15:paraIdParent="7CCB4C4F" w15:done="0"/>
  <w15:commentEx w15:paraId="4A2D05FC" w15:done="0"/>
  <w15:commentEx w15:paraId="4C3CB4F7" w15:done="0"/>
  <w15:commentEx w15:paraId="6EBA44F6" w15:paraIdParent="4C3CB4F7" w15:done="0"/>
  <w15:commentEx w15:paraId="58AB25C0" w15:done="0"/>
  <w15:commentEx w15:paraId="147EE0D8" w15:paraIdParent="58AB25C0" w15:done="0"/>
  <w15:commentEx w15:paraId="1EEE9B0C" w15:paraIdParent="58AB25C0" w15:done="0"/>
  <w15:commentEx w15:paraId="79C5DCFB" w15:done="0"/>
  <w15:commentEx w15:paraId="2BE3919D" w15:done="0"/>
  <w15:commentEx w15:paraId="7B92909F" w15:paraIdParent="2BE3919D" w15:done="0"/>
  <w15:commentEx w15:paraId="15123EE5" w15:done="1"/>
  <w15:commentEx w15:paraId="742583DE" w15:done="0"/>
  <w15:commentEx w15:paraId="54B01C85" w15:done="0"/>
  <w15:commentEx w15:paraId="7E60EC59" w15:paraIdParent="54B01C85" w15:done="0"/>
  <w15:commentEx w15:paraId="44D56C40" w15:done="0"/>
  <w15:commentEx w15:paraId="4D2F951D" w15:done="1"/>
  <w15:commentEx w15:paraId="615154AF" w15:done="0"/>
  <w15:commentEx w15:paraId="489F91D5" w15:done="0"/>
  <w15:commentEx w15:paraId="43FAFC35" w15:paraIdParent="489F91D5" w15:done="0"/>
  <w15:commentEx w15:paraId="4D44776A" w15:done="0"/>
  <w15:commentEx w15:paraId="23535304" w15:paraIdParent="4D44776A" w15:done="0"/>
  <w15:commentEx w15:paraId="03E4A17D" w15:done="0"/>
  <w15:commentEx w15:paraId="00A9AD59" w15:done="0"/>
  <w15:commentEx w15:paraId="33463899" w15:done="1"/>
  <w15:commentEx w15:paraId="7BBE9E58" w15:done="0"/>
  <w15:commentEx w15:paraId="469A04C7" w15:paraIdParent="7BBE9E58" w15:done="0"/>
  <w15:commentEx w15:paraId="093849F7" w15:done="0"/>
  <w15:commentEx w15:paraId="1170F900" w15:done="0"/>
  <w15:commentEx w15:paraId="6D624A8D" w15:done="0"/>
  <w15:commentEx w15:paraId="10A3E7DF" w15:paraIdParent="6D624A8D" w15:done="0"/>
  <w15:commentEx w15:paraId="4F42975C" w15:done="1"/>
  <w15:commentEx w15:paraId="3E5B271D" w15:done="1"/>
  <w15:commentEx w15:paraId="7C9529FD" w15:paraIdParent="3E5B271D" w15:done="1"/>
  <w15:commentEx w15:paraId="13120930" w15:done="0"/>
  <w15:commentEx w15:paraId="32CEECC9" w15:paraIdParent="13120930" w15:done="0"/>
  <w15:commentEx w15:paraId="6D0CDFF7" w15:done="0"/>
  <w15:commentEx w15:paraId="7F25BCAD" w15:paraIdParent="6D0CDFF7" w15:done="0"/>
  <w15:commentEx w15:paraId="64DB0FD2" w15:done="0"/>
  <w15:commentEx w15:paraId="240D6976" w15:done="0"/>
  <w15:commentEx w15:paraId="65CD0F6C" w15:done="0"/>
  <w15:commentEx w15:paraId="7C597904" w15:done="0"/>
  <w15:commentEx w15:paraId="3135BF46" w15:done="0"/>
  <w15:commentEx w15:paraId="1B501910" w15:done="0"/>
  <w15:commentEx w15:paraId="353BEB65" w15:done="0"/>
  <w15:commentEx w15:paraId="4A58A81E" w15:done="0"/>
  <w15:commentEx w15:paraId="24B25FDC" w15:done="0"/>
  <w15:commentEx w15:paraId="6917656B" w15:done="0"/>
  <w15:commentEx w15:paraId="7C91FBFC" w15:done="0"/>
  <w15:commentEx w15:paraId="7D249DFF" w15:paraIdParent="7C91FBFC" w15:done="0"/>
  <w15:commentEx w15:paraId="113F7C5D" w15:done="0"/>
  <w15:commentEx w15:paraId="08B3DFF6" w15:paraIdParent="113F7C5D" w15:done="0"/>
  <w15:commentEx w15:paraId="0D08C3BD" w15:done="0"/>
  <w15:commentEx w15:paraId="55AFE027" w15:paraIdParent="0D08C3BD" w15:done="0"/>
  <w15:commentEx w15:paraId="2AE06B8A" w15:done="1"/>
  <w15:commentEx w15:paraId="008B2A3C" w15:done="1"/>
  <w15:commentEx w15:paraId="1D996D24" w15:paraIdParent="008B2A3C" w15:done="1"/>
  <w15:commentEx w15:paraId="35034659" w15:done="0"/>
  <w15:commentEx w15:paraId="59AE9DB8" w15:paraIdParent="35034659" w15:done="0"/>
  <w15:commentEx w15:paraId="47A0573C" w15:done="0"/>
  <w15:commentEx w15:paraId="044EE8F9" w15:paraIdParent="47A0573C" w15:done="0"/>
  <w15:commentEx w15:paraId="3C10E8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0444F7" w16cex:dateUtc="2024-05-31T22:12:00Z"/>
  <w16cex:commentExtensible w16cex:durableId="2A16D834" w16cex:dateUtc="2024-06-14T12:54:00Z"/>
  <w16cex:commentExtensible w16cex:durableId="2A16DDC2" w16cex:dateUtc="2024-06-14T13:18:00Z"/>
  <w16cex:commentExtensible w16cex:durableId="3C6D02A4" w16cex:dateUtc="2024-06-14T11:44:00Z"/>
  <w16cex:commentExtensible w16cex:durableId="2A240E75" w16cex:dateUtc="2024-06-24T05:25:00Z"/>
  <w16cex:commentExtensible w16cex:durableId="56317E8B" w16cex:dateUtc="2024-06-17T04:12:00Z"/>
  <w16cex:commentExtensible w16cex:durableId="2A293A9A" w16cex:dateUtc="2024-06-28T03:35:00Z"/>
  <w16cex:commentExtensible w16cex:durableId="4B545E55" w16cex:dateUtc="2024-06-14T11:45:00Z"/>
  <w16cex:commentExtensible w16cex:durableId="2A293AB0" w16cex:dateUtc="2024-06-28T03:35:00Z"/>
  <w16cex:commentExtensible w16cex:durableId="2A38E5CE" w16cex:dateUtc="2024-06-17T04:13:00Z"/>
  <w16cex:commentExtensible w16cex:durableId="671D1CF9" w16cex:dateUtc="2024-06-17T04:14:00Z"/>
  <w16cex:commentExtensible w16cex:durableId="2A16EFA0" w16cex:dateUtc="2024-06-14T14:34:00Z"/>
  <w16cex:commentExtensible w16cex:durableId="2A16F0F4" w16cex:dateUtc="2024-06-14T14:40:00Z"/>
  <w16cex:commentExtensible w16cex:durableId="07009321" w16cex:dateUtc="2024-06-17T04:15:00Z"/>
  <w16cex:commentExtensible w16cex:durableId="08497C0F" w16cex:dateUtc="2024-06-14T08:21:00Z"/>
  <w16cex:commentExtensible w16cex:durableId="2A16D7F5" w16cex:dateUtc="2024-06-14T12:53:00Z"/>
  <w16cex:commentExtensible w16cex:durableId="2A16EDCA" w16cex:dateUtc="2024-06-14T14:26:00Z"/>
  <w16cex:commentExtensible w16cex:durableId="2A16F31F" w16cex:dateUtc="2024-06-14T14:49:00Z"/>
  <w16cex:commentExtensible w16cex:durableId="2A16F3E7" w16cex:dateUtc="2024-06-14T14:52:00Z"/>
  <w16cex:commentExtensible w16cex:durableId="3E06EA3A" w16cex:dateUtc="2024-06-17T04:17:00Z"/>
  <w16cex:commentExtensible w16cex:durableId="205E25D3" w16cex:dateUtc="2024-06-17T04:19:00Z"/>
  <w16cex:commentExtensible w16cex:durableId="2396F44A" w16cex:dateUtc="2024-06-14T08:23:00Z"/>
  <w16cex:commentExtensible w16cex:durableId="2A16DE99" w16cex:dateUtc="2024-06-14T13:22:00Z"/>
  <w16cex:commentExtensible w16cex:durableId="2A16E0B0" w16cex:dateUtc="2024-06-14T13:30:00Z"/>
  <w16cex:commentExtensible w16cex:durableId="468839C6" w16cex:dateUtc="2024-06-14T08:16:00Z"/>
  <w16cex:commentExtensible w16cex:durableId="2A16E228" w16cex:dateUtc="2024-06-14T13:37:00Z"/>
  <w16cex:commentExtensible w16cex:durableId="2A16E31A" w16cex:dateUtc="2024-06-14T13:41:00Z"/>
  <w16cex:commentExtensible w16cex:durableId="5633937F" w16cex:dateUtc="2024-06-17T04:25:00Z"/>
  <w16cex:commentExtensible w16cex:durableId="3B940EC3" w16cex:dateUtc="2024-05-31T21:28:00Z"/>
  <w16cex:commentExtensible w16cex:durableId="2A144EC8" w16cex:dateUtc="2024-06-12T14:43:00Z"/>
  <w16cex:commentExtensible w16cex:durableId="2A241438" w16cex:dateUtc="2024-06-24T05:50:00Z"/>
  <w16cex:commentExtensible w16cex:durableId="2A5B65F2" w16cex:dateUtc="2024-08-05T07:53:00Z"/>
  <w16cex:commentExtensible w16cex:durableId="398360B1" w16cex:dateUtc="2024-06-14T11:50:00Z"/>
  <w16cex:commentExtensible w16cex:durableId="50C489A7" w16cex:dateUtc="2024-06-17T04:27:00Z"/>
  <w16cex:commentExtensible w16cex:durableId="2A38F54C" w16cex:dateUtc="2024-07-10T04:55:00Z"/>
  <w16cex:commentExtensible w16cex:durableId="2A241984" w16cex:dateUtc="2024-06-24T06:12:00Z"/>
  <w16cex:commentExtensible w16cex:durableId="459308ED" w16cex:dateUtc="2024-06-14T11:56:00Z"/>
  <w16cex:commentExtensible w16cex:durableId="716B7E9D" w16cex:dateUtc="2024-06-14T08:26:00Z"/>
  <w16cex:commentExtensible w16cex:durableId="2A16E5FD" w16cex:dateUtc="2024-06-14T13:53:00Z"/>
  <w16cex:commentExtensible w16cex:durableId="109288E6" w16cex:dateUtc="2024-06-17T04:32:00Z"/>
  <w16cex:commentExtensible w16cex:durableId="2A16F45C" w16cex:dateUtc="2024-06-14T14:54:00Z"/>
  <w16cex:commentExtensible w16cex:durableId="2A16F7E3" w16cex:dateUtc="2024-06-14T15:09:00Z"/>
  <w16cex:commentExtensible w16cex:durableId="4B953A60" w16cex:dateUtc="2024-06-18T22:32:00Z"/>
  <w16cex:commentExtensible w16cex:durableId="58F43481" w16cex:dateUtc="2024-06-14T08:29:00Z"/>
  <w16cex:commentExtensible w16cex:durableId="79CD6FFF" w16cex:dateUtc="2024-06-14T08:29:00Z"/>
  <w16cex:commentExtensible w16cex:durableId="2A16E787" w16cex:dateUtc="2024-06-14T14:00:00Z"/>
  <w16cex:commentExtensible w16cex:durableId="5C217C55" w16cex:dateUtc="2024-06-20T23:37:00Z"/>
  <w16cex:commentExtensible w16cex:durableId="49E51EF2" w16cex:dateUtc="2024-06-14T08:32:00Z"/>
  <w16cex:commentExtensible w16cex:durableId="2A16E87A" w16cex:dateUtc="2024-06-14T14:04:00Z"/>
  <w16cex:commentExtensible w16cex:durableId="0C0C3419" w16cex:dateUtc="2024-06-14T08:42:00Z"/>
  <w16cex:commentExtensible w16cex:durableId="2A16EA0C" w16cex:dateUtc="2024-06-14T14:10:00Z"/>
  <w16cex:commentExtensible w16cex:durableId="2A16EA1E" w16cex:dateUtc="2024-06-14T14:11:00Z"/>
  <w16cex:commentExtensible w16cex:durableId="50EFB0D2" w16cex:dateUtc="2024-05-31T21:36:00Z"/>
  <w16cex:commentExtensible w16cex:durableId="2A142A68" w16cex:dateUtc="2024-06-12T12:08:00Z"/>
  <w16cex:commentExtensible w16cex:durableId="3DAA7055" w16cex:dateUtc="2024-06-14T12:00:00Z"/>
  <w16cex:commentExtensible w16cex:durableId="2A1ED36D" w16cex:dateUtc="2024-06-14T08:35:00Z"/>
  <w16cex:commentExtensible w16cex:durableId="2A16EC38" w16cex:dateUtc="2024-06-14T14:20:00Z"/>
  <w16cex:commentExtensible w16cex:durableId="2A16F40C" w16cex:dateUtc="2024-06-14T14:53:00Z"/>
  <w16cex:commentExtensible w16cex:durableId="39C86660" w16cex:dateUtc="2024-06-14T12:01:00Z"/>
  <w16cex:commentExtensible w16cex:durableId="6349BDB3" w16cex:dateUtc="2024-06-14T12:06:00Z"/>
  <w16cex:commentExtensible w16cex:durableId="2A24195A" w16cex:dateUtc="2024-06-24T06:12:00Z"/>
  <w16cex:commentExtensible w16cex:durableId="29F4AC31" w16cex:dateUtc="2024-06-14T12:04:00Z"/>
  <w16cex:commentExtensible w16cex:durableId="1550B1F6" w16cex:dateUtc="2024-06-14T12:05:00Z"/>
  <w16cex:commentExtensible w16cex:durableId="67A23BB3" w16cex:dateUtc="2024-06-14T12:07:00Z"/>
  <w16cex:commentExtensible w16cex:durableId="259268A9" w16cex:dateUtc="2024-06-26T02:53:00Z"/>
  <w16cex:commentExtensible w16cex:durableId="2A5B5538" w16cex:dateUtc="2024-08-05T06:42:00Z"/>
  <w16cex:commentExtensible w16cex:durableId="49C67599" w16cex:dateUtc="2024-06-14T13:43:00Z"/>
  <w16cex:commentExtensible w16cex:durableId="74FA7721" w16cex:dateUtc="2024-05-31T22:06:00Z"/>
  <w16cex:commentExtensible w16cex:durableId="2A144F34" w16cex:dateUtc="2024-06-12T14:45:00Z"/>
  <w16cex:commentExtensible w16cex:durableId="59F98631" w16cex:dateUtc="2024-06-14T08:43:00Z"/>
  <w16cex:commentExtensible w16cex:durableId="2B0D498F" w16cex:dateUtc="2024-06-14T08:45:00Z"/>
  <w16cex:commentExtensible w16cex:durableId="2A16EC88" w16cex:dateUtc="2024-06-14T14:21:00Z"/>
  <w16cex:commentExtensible w16cex:durableId="2A26AFC9" w16cex:dateUtc="2024-06-26T05:18:00Z"/>
  <w16cex:commentExtensible w16cex:durableId="36F2D246" w16cex:dateUtc="2024-05-31T22:06:00Z"/>
  <w16cex:commentExtensible w16cex:durableId="2A144F3B" w16cex:dateUtc="2024-06-12T14:45:00Z"/>
  <w16cex:commentExtensible w16cex:durableId="2A142B9C" w16cex:dateUtc="2024-06-12T12:13:00Z"/>
  <w16cex:commentExtensible w16cex:durableId="2A22FC9C" w16cex:dateUtc="2024-06-23T17:50:00Z"/>
  <w16cex:commentExtensible w16cex:durableId="0DFC0562" w16cex:dateUtc="2024-06-26T02:54:00Z"/>
  <w16cex:commentExtensible w16cex:durableId="2A5B5575" w16cex:dateUtc="2024-08-05T06:43:00Z"/>
  <w16cex:commentExtensible w16cex:durableId="500143B9" w16cex:dateUtc="2024-06-14T13:59:00Z"/>
  <w16cex:commentExtensible w16cex:durableId="2A1F34D3" w16cex:dateUtc="2024-06-12T12:15:00Z"/>
  <w16cex:commentExtensible w16cex:durableId="2A1F29FC" w16cex:dateUtc="2024-06-14T13:59:00Z"/>
  <w16cex:commentExtensible w16cex:durableId="6CA81533" w16cex:dateUtc="2024-05-31T22:30:00Z"/>
  <w16cex:commentExtensible w16cex:durableId="2A144F46" w16cex:dateUtc="2024-06-12T14:45:00Z"/>
  <w16cex:commentExtensible w16cex:durableId="47356E09" w16cex:dateUtc="2024-06-14T13:49:00Z"/>
  <w16cex:commentExtensible w16cex:durableId="1A806972" w16cex:dateUtc="2024-06-14T14:05:00Z"/>
  <w16cex:commentExtensible w16cex:durableId="0BE4CD77" w16cex:dateUtc="2024-06-14T14:06:00Z"/>
  <w16cex:commentExtensible w16cex:durableId="1BB794BC" w16cex:dateUtc="2024-06-26T02:58:00Z"/>
  <w16cex:commentExtensible w16cex:durableId="2A142C48" w16cex:dateUtc="2024-06-12T12:16:00Z"/>
  <w16cex:commentExtensible w16cex:durableId="62F08DB3" w16cex:dateUtc="2024-05-31T21:41:00Z"/>
  <w16cex:commentExtensible w16cex:durableId="2A144FAA" w16cex:dateUtc="2024-06-12T14:47:00Z"/>
  <w16cex:commentExtensible w16cex:durableId="72A849D3" w16cex:dateUtc="2024-06-14T14:08:00Z"/>
  <w16cex:commentExtensible w16cex:durableId="641DA040" w16cex:dateUtc="2024-06-14T14:09:00Z"/>
  <w16cex:commentExtensible w16cex:durableId="2A203239" w16cex:dateUtc="2024-06-21T15:09:00Z"/>
  <w16cex:commentExtensible w16cex:durableId="2A203256" w16cex:dateUtc="2024-06-21T15:09:00Z"/>
  <w16cex:commentExtensible w16cex:durableId="2A16F8E3" w16cex:dateUtc="2024-06-14T15:14:00Z"/>
  <w16cex:commentExtensible w16cex:durableId="2A16F92F" w16cex:dateUtc="2024-06-14T15:15:00Z"/>
  <w16cex:commentExtensible w16cex:durableId="2A16F934" w16cex:dateUtc="2024-06-14T15:15:00Z"/>
  <w16cex:commentExtensible w16cex:durableId="5D3945F1" w16cex:dateUtc="2024-05-31T21:42:00Z"/>
  <w16cex:commentExtensible w16cex:durableId="2A144FC1" w16cex:dateUtc="2024-06-12T14:48:00Z"/>
  <w16cex:commentExtensible w16cex:durableId="206B04A7" w16cex:dateUtc="2024-05-31T21:44:00Z"/>
  <w16cex:commentExtensible w16cex:durableId="2A142D76" w16cex:dateUtc="2024-06-12T12:21:00Z"/>
  <w16cex:commentExtensible w16cex:durableId="2A293A20" w16cex:dateUtc="2024-06-28T03:33:00Z"/>
  <w16cex:commentExtensible w16cex:durableId="59EB95C7" w16cex:dateUtc="2024-05-31T21:49:00Z"/>
  <w16cex:commentExtensible w16cex:durableId="2A29314C" w16cex:dateUtc="2024-06-28T02:55:00Z"/>
  <w16cex:commentExtensible w16cex:durableId="2A2933B3" w16cex:dateUtc="2024-06-28T03:05:00Z"/>
  <w16cex:commentExtensible w16cex:durableId="2A38E5CF" w16cex:dateUtc="2024-06-26T03:48:00Z"/>
  <w16cex:commentExtensible w16cex:durableId="2A293534" w16cex:dateUtc="2024-06-28T03:12:00Z"/>
  <w16cex:commentExtensible w16cex:durableId="47B8EA92" w16cex:dateUtc="2024-06-14T14:11:00Z"/>
  <w16cex:commentExtensible w16cex:durableId="74A7D926" w16cex:dateUtc="2024-05-31T21:56:00Z"/>
  <w16cex:commentExtensible w16cex:durableId="697FA33E" w16cex:dateUtc="2024-05-31T22:00:00Z"/>
  <w16cex:commentExtensible w16cex:durableId="5DB21442" w16cex:dateUtc="2024-06-26T03:50:00Z"/>
  <w16cex:commentExtensible w16cex:durableId="788FCB08" w16cex:dateUtc="2024-05-31T22:03:00Z"/>
  <w16cex:commentExtensible w16cex:durableId="2A140AF7" w16cex:dateUtc="2024-06-12T09:54:00Z"/>
  <w16cex:commentExtensible w16cex:durableId="31D13C40" w16cex:dateUtc="2024-05-31T22:05:00Z"/>
  <w16cex:commentExtensible w16cex:durableId="634F5869" w16cex:dateUtc="2024-06-14T08:49:00Z"/>
  <w16cex:commentExtensible w16cex:durableId="6BD24A33" w16cex:dateUtc="2024-05-31T22:05:00Z"/>
  <w16cex:commentExtensible w16cex:durableId="2A140A86" w16cex:dateUtc="2024-06-12T09:52:00Z"/>
  <w16cex:commentExtensible w16cex:durableId="2A143409" w16cex:dateUtc="2024-06-12T12:49:00Z"/>
  <w16cex:commentExtensible w16cex:durableId="2A14333D" w16cex:dateUtc="2024-06-12T12:46:00Z"/>
  <w16cex:commentExtensible w16cex:durableId="2A14340E" w16cex:dateUtc="2024-06-12T12:49:00Z"/>
  <w16cex:commentExtensible w16cex:durableId="29C1636D" w16cex:dateUtc="2024-06-14T08:51:00Z"/>
  <w16cex:commentExtensible w16cex:durableId="2A16ED9E" w16cex:dateUtc="2024-06-14T14:26:00Z"/>
  <w16cex:commentExtensible w16cex:durableId="3459F9D0" w16cex:dateUtc="2024-05-31T22:10:00Z"/>
  <w16cex:commentExtensible w16cex:durableId="606949B9" w16cex:dateUtc="2024-06-14T08:52:00Z"/>
  <w16cex:commentExtensible w16cex:durableId="3F0248D2" w16cex:dateUtc="2024-05-31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DBF061" w16cid:durableId="1D0444F7"/>
  <w16cid:commentId w16cid:paraId="76D7F85B" w16cid:durableId="2A16D834"/>
  <w16cid:commentId w16cid:paraId="5B74DA32" w16cid:durableId="2A16DDC2"/>
  <w16cid:commentId w16cid:paraId="31CEE72F" w16cid:durableId="3C6D02A4"/>
  <w16cid:commentId w16cid:paraId="222CDB03" w16cid:durableId="2A240E75"/>
  <w16cid:commentId w16cid:paraId="44610F73" w16cid:durableId="56317E8B"/>
  <w16cid:commentId w16cid:paraId="5F38601F" w16cid:durableId="2A293A9A"/>
  <w16cid:commentId w16cid:paraId="484E13A1" w16cid:durableId="4B545E55"/>
  <w16cid:commentId w16cid:paraId="24A53FE8" w16cid:durableId="2A293AB0"/>
  <w16cid:commentId w16cid:paraId="3621292F" w16cid:durableId="2A38E5CE"/>
  <w16cid:commentId w16cid:paraId="4DF0E21A" w16cid:durableId="671D1CF9"/>
  <w16cid:commentId w16cid:paraId="1440EBB9" w16cid:durableId="2A16EFA0"/>
  <w16cid:commentId w16cid:paraId="37992D29" w16cid:durableId="2A16F0F4"/>
  <w16cid:commentId w16cid:paraId="640CD2A3" w16cid:durableId="07009321"/>
  <w16cid:commentId w16cid:paraId="18FBE32C" w16cid:durableId="08497C0F"/>
  <w16cid:commentId w16cid:paraId="7F47FAA7" w16cid:durableId="2A16D7F5"/>
  <w16cid:commentId w16cid:paraId="0830B1A7" w16cid:durableId="2A16EDCA"/>
  <w16cid:commentId w16cid:paraId="3FDD67D5" w16cid:durableId="2A16F31F"/>
  <w16cid:commentId w16cid:paraId="3E86FACA" w16cid:durableId="2A16F3E7"/>
  <w16cid:commentId w16cid:paraId="7C64D4D1" w16cid:durableId="3E06EA3A"/>
  <w16cid:commentId w16cid:paraId="094C0168" w16cid:durableId="205E25D3"/>
  <w16cid:commentId w16cid:paraId="5F04BA71" w16cid:durableId="2396F44A"/>
  <w16cid:commentId w16cid:paraId="1C280B11" w16cid:durableId="2A16DE99"/>
  <w16cid:commentId w16cid:paraId="69E2910C" w16cid:durableId="2A16E0B0"/>
  <w16cid:commentId w16cid:paraId="1D755DA5" w16cid:durableId="468839C6"/>
  <w16cid:commentId w16cid:paraId="65F3A0E3" w16cid:durableId="2A16E228"/>
  <w16cid:commentId w16cid:paraId="207C5302" w16cid:durableId="2A16E31A"/>
  <w16cid:commentId w16cid:paraId="385F249D" w16cid:durableId="5633937F"/>
  <w16cid:commentId w16cid:paraId="01FAB0AB" w16cid:durableId="3B940EC3"/>
  <w16cid:commentId w16cid:paraId="5F2813C8" w16cid:durableId="2A144EC8"/>
  <w16cid:commentId w16cid:paraId="48A2AF9D" w16cid:durableId="2A241438"/>
  <w16cid:commentId w16cid:paraId="4256D95D" w16cid:durableId="2A5B65F2"/>
  <w16cid:commentId w16cid:paraId="003D9F77" w16cid:durableId="398360B1"/>
  <w16cid:commentId w16cid:paraId="47BFD30A" w16cid:durableId="50C489A7"/>
  <w16cid:commentId w16cid:paraId="620C3F38" w16cid:durableId="2A38F54C"/>
  <w16cid:commentId w16cid:paraId="17110115" w16cid:durableId="2A241984"/>
  <w16cid:commentId w16cid:paraId="4E3EFA99" w16cid:durableId="459308ED"/>
  <w16cid:commentId w16cid:paraId="08F92229" w16cid:durableId="716B7E9D"/>
  <w16cid:commentId w16cid:paraId="0BEC1AD1" w16cid:durableId="2A16E5FD"/>
  <w16cid:commentId w16cid:paraId="4AB9303F" w16cid:durableId="109288E6"/>
  <w16cid:commentId w16cid:paraId="376C032E" w16cid:durableId="2A16F45C"/>
  <w16cid:commentId w16cid:paraId="09881146" w16cid:durableId="2A16F7E3"/>
  <w16cid:commentId w16cid:paraId="7465566F" w16cid:durableId="4B953A60"/>
  <w16cid:commentId w16cid:paraId="22D3F842" w16cid:durableId="58F43481"/>
  <w16cid:commentId w16cid:paraId="694E1622" w16cid:durableId="79CD6FFF"/>
  <w16cid:commentId w16cid:paraId="298D0815" w16cid:durableId="2A16E787"/>
  <w16cid:commentId w16cid:paraId="2CD2993F" w16cid:durableId="5C217C55"/>
  <w16cid:commentId w16cid:paraId="1D5DA09F" w16cid:durableId="49E51EF2"/>
  <w16cid:commentId w16cid:paraId="42DF8FA3" w16cid:durableId="2A16E87A"/>
  <w16cid:commentId w16cid:paraId="2913602F" w16cid:durableId="0C0C3419"/>
  <w16cid:commentId w16cid:paraId="031ACE88" w16cid:durableId="2A16EA0C"/>
  <w16cid:commentId w16cid:paraId="2675F91E" w16cid:durableId="2A16EA1E"/>
  <w16cid:commentId w16cid:paraId="3FF9C6D9" w16cid:durableId="50EFB0D2"/>
  <w16cid:commentId w16cid:paraId="3DA9215B" w16cid:durableId="2A142A68"/>
  <w16cid:commentId w16cid:paraId="0C478404" w16cid:durableId="3DAA7055"/>
  <w16cid:commentId w16cid:paraId="57C16E87" w16cid:durableId="2A1ED36D"/>
  <w16cid:commentId w16cid:paraId="1E8B0A34" w16cid:durableId="2A16EC38"/>
  <w16cid:commentId w16cid:paraId="42932369" w16cid:durableId="2A16F40C"/>
  <w16cid:commentId w16cid:paraId="640DD51A" w16cid:durableId="39C86660"/>
  <w16cid:commentId w16cid:paraId="031803FE" w16cid:durableId="6349BDB3"/>
  <w16cid:commentId w16cid:paraId="5B37BDCE" w16cid:durableId="2A24195A"/>
  <w16cid:commentId w16cid:paraId="1949F44B" w16cid:durableId="29F4AC31"/>
  <w16cid:commentId w16cid:paraId="3CB6B962" w16cid:durableId="1550B1F6"/>
  <w16cid:commentId w16cid:paraId="26D72766" w16cid:durableId="67A23BB3"/>
  <w16cid:commentId w16cid:paraId="7CCB4C4F" w16cid:durableId="259268A9"/>
  <w16cid:commentId w16cid:paraId="74070412" w16cid:durableId="2A5B5538"/>
  <w16cid:commentId w16cid:paraId="4A2D05FC" w16cid:durableId="49C67599"/>
  <w16cid:commentId w16cid:paraId="4C3CB4F7" w16cid:durableId="74FA7721"/>
  <w16cid:commentId w16cid:paraId="6EBA44F6" w16cid:durableId="2A144F34"/>
  <w16cid:commentId w16cid:paraId="58AB25C0" w16cid:durableId="59F98631"/>
  <w16cid:commentId w16cid:paraId="147EE0D8" w16cid:durableId="2B0D498F"/>
  <w16cid:commentId w16cid:paraId="1EEE9B0C" w16cid:durableId="2A16EC88"/>
  <w16cid:commentId w16cid:paraId="79C5DCFB" w16cid:durableId="2A26AFC9"/>
  <w16cid:commentId w16cid:paraId="2BE3919D" w16cid:durableId="36F2D246"/>
  <w16cid:commentId w16cid:paraId="7B92909F" w16cid:durableId="2A144F3B"/>
  <w16cid:commentId w16cid:paraId="15123EE5" w16cid:durableId="2A142B9C"/>
  <w16cid:commentId w16cid:paraId="742583DE" w16cid:durableId="2A22FC9C"/>
  <w16cid:commentId w16cid:paraId="54B01C85" w16cid:durableId="0DFC0562"/>
  <w16cid:commentId w16cid:paraId="7E60EC59" w16cid:durableId="2A5B5575"/>
  <w16cid:commentId w16cid:paraId="44D56C40" w16cid:durableId="500143B9"/>
  <w16cid:commentId w16cid:paraId="4D2F951D" w16cid:durableId="2A1F34D3"/>
  <w16cid:commentId w16cid:paraId="615154AF" w16cid:durableId="2A1F29FC"/>
  <w16cid:commentId w16cid:paraId="489F91D5" w16cid:durableId="6CA81533"/>
  <w16cid:commentId w16cid:paraId="43FAFC35" w16cid:durableId="2A144F46"/>
  <w16cid:commentId w16cid:paraId="4D44776A" w16cid:durableId="47356E09"/>
  <w16cid:commentId w16cid:paraId="23535304" w16cid:durableId="1A806972"/>
  <w16cid:commentId w16cid:paraId="03E4A17D" w16cid:durableId="0BE4CD77"/>
  <w16cid:commentId w16cid:paraId="00A9AD59" w16cid:durableId="1BB794BC"/>
  <w16cid:commentId w16cid:paraId="33463899" w16cid:durableId="2A142C48"/>
  <w16cid:commentId w16cid:paraId="7BBE9E58" w16cid:durableId="62F08DB3"/>
  <w16cid:commentId w16cid:paraId="469A04C7" w16cid:durableId="2A144FAA"/>
  <w16cid:commentId w16cid:paraId="093849F7" w16cid:durableId="72A849D3"/>
  <w16cid:commentId w16cid:paraId="1170F900" w16cid:durableId="641DA040"/>
  <w16cid:commentId w16cid:paraId="6D624A8D" w16cid:durableId="2A203239"/>
  <w16cid:commentId w16cid:paraId="10A3E7DF" w16cid:durableId="2A203256"/>
  <w16cid:commentId w16cid:paraId="4F42975C" w16cid:durableId="2A16F8E3"/>
  <w16cid:commentId w16cid:paraId="3E5B271D" w16cid:durableId="2A16F92F"/>
  <w16cid:commentId w16cid:paraId="7C9529FD" w16cid:durableId="2A16F934"/>
  <w16cid:commentId w16cid:paraId="13120930" w16cid:durableId="5D3945F1"/>
  <w16cid:commentId w16cid:paraId="32CEECC9" w16cid:durableId="2A144FC1"/>
  <w16cid:commentId w16cid:paraId="6D0CDFF7" w16cid:durableId="206B04A7"/>
  <w16cid:commentId w16cid:paraId="7F25BCAD" w16cid:durableId="2A142D76"/>
  <w16cid:commentId w16cid:paraId="64DB0FD2" w16cid:durableId="2A293A20"/>
  <w16cid:commentId w16cid:paraId="240D6976" w16cid:durableId="59EB95C7"/>
  <w16cid:commentId w16cid:paraId="65CD0F6C" w16cid:durableId="2A29314C"/>
  <w16cid:commentId w16cid:paraId="7C597904" w16cid:durableId="2A2933B3"/>
  <w16cid:commentId w16cid:paraId="3135BF46" w16cid:durableId="2A38E5CF"/>
  <w16cid:commentId w16cid:paraId="1B501910" w16cid:durableId="2A293534"/>
  <w16cid:commentId w16cid:paraId="353BEB65" w16cid:durableId="47B8EA92"/>
  <w16cid:commentId w16cid:paraId="4A58A81E" w16cid:durableId="74A7D926"/>
  <w16cid:commentId w16cid:paraId="24B25FDC" w16cid:durableId="697FA33E"/>
  <w16cid:commentId w16cid:paraId="6917656B" w16cid:durableId="5DB21442"/>
  <w16cid:commentId w16cid:paraId="7C91FBFC" w16cid:durableId="788FCB08"/>
  <w16cid:commentId w16cid:paraId="7D249DFF" w16cid:durableId="2A140AF7"/>
  <w16cid:commentId w16cid:paraId="113F7C5D" w16cid:durableId="31D13C40"/>
  <w16cid:commentId w16cid:paraId="08B3DFF6" w16cid:durableId="634F5869"/>
  <w16cid:commentId w16cid:paraId="0D08C3BD" w16cid:durableId="6BD24A33"/>
  <w16cid:commentId w16cid:paraId="55AFE027" w16cid:durableId="2A140A86"/>
  <w16cid:commentId w16cid:paraId="2AE06B8A" w16cid:durableId="2A143409"/>
  <w16cid:commentId w16cid:paraId="008B2A3C" w16cid:durableId="2A14333D"/>
  <w16cid:commentId w16cid:paraId="1D996D24" w16cid:durableId="2A14340E"/>
  <w16cid:commentId w16cid:paraId="35034659" w16cid:durableId="29C1636D"/>
  <w16cid:commentId w16cid:paraId="59AE9DB8" w16cid:durableId="2A16ED9E"/>
  <w16cid:commentId w16cid:paraId="47A0573C" w16cid:durableId="3459F9D0"/>
  <w16cid:commentId w16cid:paraId="044EE8F9" w16cid:durableId="606949B9"/>
  <w16cid:commentId w16cid:paraId="3C10E8F0" w16cid:durableId="3F024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520BD" w14:textId="77777777" w:rsidR="00E6441F" w:rsidRDefault="00E6441F" w:rsidP="00593CAA">
      <w:r>
        <w:separator/>
      </w:r>
    </w:p>
    <w:p w14:paraId="0935CDDA" w14:textId="77777777" w:rsidR="00E6441F" w:rsidRDefault="00E6441F"/>
  </w:endnote>
  <w:endnote w:type="continuationSeparator" w:id="0">
    <w:p w14:paraId="1D800F68" w14:textId="77777777" w:rsidR="00E6441F" w:rsidRDefault="00E6441F" w:rsidP="00593CAA">
      <w:r>
        <w:continuationSeparator/>
      </w:r>
    </w:p>
    <w:p w14:paraId="54DBDDD3" w14:textId="77777777" w:rsidR="00E6441F" w:rsidRDefault="00E6441F"/>
  </w:endnote>
  <w:endnote w:type="continuationNotice" w:id="1">
    <w:p w14:paraId="6ACF65B5" w14:textId="77777777" w:rsidR="00E6441F" w:rsidRDefault="00E6441F">
      <w:pPr>
        <w:spacing w:after="0" w:line="240" w:lineRule="auto"/>
      </w:pPr>
    </w:p>
    <w:p w14:paraId="317DD3BB" w14:textId="77777777" w:rsidR="00E6441F" w:rsidRDefault="00E644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0F8290" w14:textId="77777777" w:rsidR="00E6441F" w:rsidRDefault="00E6441F" w:rsidP="00593CAA">
      <w:r>
        <w:separator/>
      </w:r>
    </w:p>
    <w:p w14:paraId="7710A022" w14:textId="77777777" w:rsidR="00E6441F" w:rsidRDefault="00E6441F"/>
  </w:footnote>
  <w:footnote w:type="continuationSeparator" w:id="0">
    <w:p w14:paraId="3EB81C45" w14:textId="77777777" w:rsidR="00E6441F" w:rsidRDefault="00E6441F" w:rsidP="00593CAA">
      <w:r>
        <w:continuationSeparator/>
      </w:r>
    </w:p>
    <w:p w14:paraId="3821568A" w14:textId="77777777" w:rsidR="00E6441F" w:rsidRDefault="00E6441F"/>
  </w:footnote>
  <w:footnote w:type="continuationNotice" w:id="1">
    <w:p w14:paraId="45549E53" w14:textId="77777777" w:rsidR="00E6441F" w:rsidRDefault="00E6441F">
      <w:pPr>
        <w:spacing w:after="0" w:line="240" w:lineRule="auto"/>
      </w:pPr>
    </w:p>
    <w:p w14:paraId="5A4AAAE5" w14:textId="77777777" w:rsidR="00E6441F" w:rsidRDefault="00E6441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7"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1"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5"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5"/>
  </w:num>
  <w:num w:numId="2" w16cid:durableId="744301894">
    <w:abstractNumId w:val="7"/>
  </w:num>
  <w:num w:numId="3" w16cid:durableId="1198927472">
    <w:abstractNumId w:val="12"/>
  </w:num>
  <w:num w:numId="4" w16cid:durableId="1095712407">
    <w:abstractNumId w:val="9"/>
  </w:num>
  <w:num w:numId="5" w16cid:durableId="928007866">
    <w:abstractNumId w:val="1"/>
  </w:num>
  <w:num w:numId="6" w16cid:durableId="170217602">
    <w:abstractNumId w:val="8"/>
  </w:num>
  <w:num w:numId="7" w16cid:durableId="434249372">
    <w:abstractNumId w:val="11"/>
  </w:num>
  <w:num w:numId="8" w16cid:durableId="294331904">
    <w:abstractNumId w:val="5"/>
  </w:num>
  <w:num w:numId="9" w16cid:durableId="86925338">
    <w:abstractNumId w:val="0"/>
  </w:num>
  <w:num w:numId="10" w16cid:durableId="1112941236">
    <w:abstractNumId w:val="10"/>
  </w:num>
  <w:num w:numId="11" w16cid:durableId="2146659328">
    <w:abstractNumId w:val="6"/>
  </w:num>
  <w:num w:numId="12" w16cid:durableId="800926683">
    <w:abstractNumId w:val="3"/>
  </w:num>
  <w:num w:numId="13" w16cid:durableId="2058163114">
    <w:abstractNumId w:val="4"/>
  </w:num>
  <w:num w:numId="14" w16cid:durableId="1744640004">
    <w:abstractNumId w:val="14"/>
  </w:num>
  <w:num w:numId="15" w16cid:durableId="1061052685">
    <w:abstractNumId w:val="2"/>
  </w:num>
  <w:num w:numId="16" w16cid:durableId="190926240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Willem Alffenaar">
    <w15:presenceInfo w15:providerId="AD" w15:userId="S::johannes.alffenaar@sydney.edu.au::02f740e7-48e1-4de5-ac6a-b3751a759522"/>
  </w15:person>
  <w15:person w15:author="My Luong Vuong">
    <w15:presenceInfo w15:providerId="AD" w15:userId="S::myluong.vuong@kuleuven.be::3a095926-c094-4dc5-9520-da494b4df4d0"/>
  </w15:person>
  <w15:person w15:author="Sophie Stocker">
    <w15:presenceInfo w15:providerId="AD" w15:userId="S::sophie.stocker@sydney.edu.au::c4da9cf4-43b0-4f05-84f2-e2b1d3f8cd4d"/>
  </w15:person>
  <w15:person w15:author="Yves Debaveye">
    <w15:presenceInfo w15:providerId="AD" w15:userId="S::yves.debaveye@uzleuven.be::a24e2f1f-30a8-48a2-b782-e974ec595eda"/>
  </w15:person>
  <w15:person w15:author="IATDMCT anti-infectives committee">
    <w15:presenceInfo w15:providerId="AD" w15:userId="S::dmarriott@stvincents.com.au::1077d2ac-1c49-469c-afcc-a3b94d8c36a2"/>
  </w15:person>
  <w15:person w15:author="Jason Roberts">
    <w15:presenceInfo w15:providerId="AD" w15:userId="S::uqjrobe2@uq.edu.au::7f7aca20-af8b-4bf5-83a7-cf16f8acfa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A24FE"/>
    <w:rsid w:val="000005EE"/>
    <w:rsid w:val="00000EE0"/>
    <w:rsid w:val="00001295"/>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A05"/>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47C2"/>
    <w:rsid w:val="0002535A"/>
    <w:rsid w:val="000254A2"/>
    <w:rsid w:val="000255CF"/>
    <w:rsid w:val="00025A30"/>
    <w:rsid w:val="00025CB1"/>
    <w:rsid w:val="0002635B"/>
    <w:rsid w:val="00026643"/>
    <w:rsid w:val="00026B36"/>
    <w:rsid w:val="00026B55"/>
    <w:rsid w:val="00027325"/>
    <w:rsid w:val="00027FC0"/>
    <w:rsid w:val="00030062"/>
    <w:rsid w:val="00030735"/>
    <w:rsid w:val="00030D0F"/>
    <w:rsid w:val="000311FF"/>
    <w:rsid w:val="00031419"/>
    <w:rsid w:val="00031716"/>
    <w:rsid w:val="00031971"/>
    <w:rsid w:val="00032145"/>
    <w:rsid w:val="00032644"/>
    <w:rsid w:val="000329AF"/>
    <w:rsid w:val="00032BFA"/>
    <w:rsid w:val="0003308C"/>
    <w:rsid w:val="000334CB"/>
    <w:rsid w:val="0003366C"/>
    <w:rsid w:val="00033B3B"/>
    <w:rsid w:val="000344A3"/>
    <w:rsid w:val="00034514"/>
    <w:rsid w:val="0003455F"/>
    <w:rsid w:val="00034A3B"/>
    <w:rsid w:val="00034FD9"/>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875"/>
    <w:rsid w:val="00041D63"/>
    <w:rsid w:val="000421AB"/>
    <w:rsid w:val="000424EE"/>
    <w:rsid w:val="00042569"/>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83D"/>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24EC"/>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A91"/>
    <w:rsid w:val="00057C16"/>
    <w:rsid w:val="00057CF0"/>
    <w:rsid w:val="000606D3"/>
    <w:rsid w:val="00060879"/>
    <w:rsid w:val="00060A09"/>
    <w:rsid w:val="00061522"/>
    <w:rsid w:val="00061C8B"/>
    <w:rsid w:val="00061E3A"/>
    <w:rsid w:val="00062123"/>
    <w:rsid w:val="0006232A"/>
    <w:rsid w:val="0006243B"/>
    <w:rsid w:val="000625FD"/>
    <w:rsid w:val="000626A6"/>
    <w:rsid w:val="00062FBC"/>
    <w:rsid w:val="000633F7"/>
    <w:rsid w:val="000634D0"/>
    <w:rsid w:val="00063E85"/>
    <w:rsid w:val="000640FF"/>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E5C"/>
    <w:rsid w:val="00071E8D"/>
    <w:rsid w:val="00072BD1"/>
    <w:rsid w:val="0007305C"/>
    <w:rsid w:val="00074279"/>
    <w:rsid w:val="0007442E"/>
    <w:rsid w:val="000744EF"/>
    <w:rsid w:val="00074506"/>
    <w:rsid w:val="0007462D"/>
    <w:rsid w:val="0007476F"/>
    <w:rsid w:val="00075CAA"/>
    <w:rsid w:val="00075E0F"/>
    <w:rsid w:val="00075E44"/>
    <w:rsid w:val="00076497"/>
    <w:rsid w:val="00076498"/>
    <w:rsid w:val="00076D57"/>
    <w:rsid w:val="00076F67"/>
    <w:rsid w:val="0007719F"/>
    <w:rsid w:val="000779BD"/>
    <w:rsid w:val="00077D91"/>
    <w:rsid w:val="00077F5C"/>
    <w:rsid w:val="00080449"/>
    <w:rsid w:val="00080524"/>
    <w:rsid w:val="00080642"/>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92A"/>
    <w:rsid w:val="00085ED2"/>
    <w:rsid w:val="0008678C"/>
    <w:rsid w:val="0008755F"/>
    <w:rsid w:val="00087634"/>
    <w:rsid w:val="000878AC"/>
    <w:rsid w:val="000879F1"/>
    <w:rsid w:val="00087F50"/>
    <w:rsid w:val="00087F51"/>
    <w:rsid w:val="000902AF"/>
    <w:rsid w:val="00090502"/>
    <w:rsid w:val="00090798"/>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141"/>
    <w:rsid w:val="00096B7A"/>
    <w:rsid w:val="00096C9B"/>
    <w:rsid w:val="00096D94"/>
    <w:rsid w:val="000970AE"/>
    <w:rsid w:val="00097269"/>
    <w:rsid w:val="000972A6"/>
    <w:rsid w:val="000979C6"/>
    <w:rsid w:val="00097C69"/>
    <w:rsid w:val="000A07E1"/>
    <w:rsid w:val="000A0B13"/>
    <w:rsid w:val="000A15B7"/>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2ED9"/>
    <w:rsid w:val="000B34C7"/>
    <w:rsid w:val="000B44C0"/>
    <w:rsid w:val="000B469E"/>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1EE2"/>
    <w:rsid w:val="000C2CBF"/>
    <w:rsid w:val="000C2D91"/>
    <w:rsid w:val="000C379B"/>
    <w:rsid w:val="000C37F2"/>
    <w:rsid w:val="000C3847"/>
    <w:rsid w:val="000C3C4B"/>
    <w:rsid w:val="000C409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7CE"/>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006"/>
    <w:rsid w:val="000D62AF"/>
    <w:rsid w:val="000D63C2"/>
    <w:rsid w:val="000D6744"/>
    <w:rsid w:val="000D6BF2"/>
    <w:rsid w:val="000D6ED5"/>
    <w:rsid w:val="000D710D"/>
    <w:rsid w:val="000D76AB"/>
    <w:rsid w:val="000D7FFB"/>
    <w:rsid w:val="000E00CD"/>
    <w:rsid w:val="000E00F2"/>
    <w:rsid w:val="000E083E"/>
    <w:rsid w:val="000E09CC"/>
    <w:rsid w:val="000E15F8"/>
    <w:rsid w:val="000E18D7"/>
    <w:rsid w:val="000E1D50"/>
    <w:rsid w:val="000E1F0D"/>
    <w:rsid w:val="000E22C9"/>
    <w:rsid w:val="000E2F77"/>
    <w:rsid w:val="000E3998"/>
    <w:rsid w:val="000E3CA1"/>
    <w:rsid w:val="000E47A6"/>
    <w:rsid w:val="000E4846"/>
    <w:rsid w:val="000E4A1F"/>
    <w:rsid w:val="000E54B9"/>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126E"/>
    <w:rsid w:val="000F1BF8"/>
    <w:rsid w:val="000F2498"/>
    <w:rsid w:val="000F28F8"/>
    <w:rsid w:val="000F2E10"/>
    <w:rsid w:val="000F2F60"/>
    <w:rsid w:val="000F3F9B"/>
    <w:rsid w:val="000F41E5"/>
    <w:rsid w:val="000F456D"/>
    <w:rsid w:val="000F4A56"/>
    <w:rsid w:val="000F53CC"/>
    <w:rsid w:val="000F5D43"/>
    <w:rsid w:val="000F6320"/>
    <w:rsid w:val="000F63E1"/>
    <w:rsid w:val="000F63F4"/>
    <w:rsid w:val="000F65A4"/>
    <w:rsid w:val="000F689A"/>
    <w:rsid w:val="000F6C15"/>
    <w:rsid w:val="000F6C6F"/>
    <w:rsid w:val="000F6C7F"/>
    <w:rsid w:val="000F74BB"/>
    <w:rsid w:val="000F75BE"/>
    <w:rsid w:val="000F75F3"/>
    <w:rsid w:val="000F7A33"/>
    <w:rsid w:val="000F7C9B"/>
    <w:rsid w:val="001004F2"/>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437"/>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C0C"/>
    <w:rsid w:val="001130E1"/>
    <w:rsid w:val="001131AF"/>
    <w:rsid w:val="001133CB"/>
    <w:rsid w:val="00113778"/>
    <w:rsid w:val="00113B4B"/>
    <w:rsid w:val="00113BC1"/>
    <w:rsid w:val="00113E7A"/>
    <w:rsid w:val="001144AE"/>
    <w:rsid w:val="001165B8"/>
    <w:rsid w:val="00116703"/>
    <w:rsid w:val="001169CB"/>
    <w:rsid w:val="001169E0"/>
    <w:rsid w:val="00116AAE"/>
    <w:rsid w:val="001170B9"/>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6433"/>
    <w:rsid w:val="001265E1"/>
    <w:rsid w:val="00126B13"/>
    <w:rsid w:val="00126FE5"/>
    <w:rsid w:val="001273A1"/>
    <w:rsid w:val="001274A1"/>
    <w:rsid w:val="00127535"/>
    <w:rsid w:val="00127C42"/>
    <w:rsid w:val="00127E83"/>
    <w:rsid w:val="00130074"/>
    <w:rsid w:val="001300AC"/>
    <w:rsid w:val="00130EA5"/>
    <w:rsid w:val="0013155F"/>
    <w:rsid w:val="00131638"/>
    <w:rsid w:val="00131C35"/>
    <w:rsid w:val="00132108"/>
    <w:rsid w:val="00132C36"/>
    <w:rsid w:val="001331B6"/>
    <w:rsid w:val="00133E72"/>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0D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125"/>
    <w:rsid w:val="00146601"/>
    <w:rsid w:val="00147713"/>
    <w:rsid w:val="001478CD"/>
    <w:rsid w:val="00147C34"/>
    <w:rsid w:val="001503AB"/>
    <w:rsid w:val="001505EF"/>
    <w:rsid w:val="00150921"/>
    <w:rsid w:val="00150AD9"/>
    <w:rsid w:val="00150BF0"/>
    <w:rsid w:val="00151048"/>
    <w:rsid w:val="00151066"/>
    <w:rsid w:val="001510D2"/>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1E92"/>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5FB1"/>
    <w:rsid w:val="0016605A"/>
    <w:rsid w:val="00166575"/>
    <w:rsid w:val="001673BF"/>
    <w:rsid w:val="001675E0"/>
    <w:rsid w:val="00167CF2"/>
    <w:rsid w:val="0017013D"/>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CDF"/>
    <w:rsid w:val="00173F7F"/>
    <w:rsid w:val="001743A2"/>
    <w:rsid w:val="00174495"/>
    <w:rsid w:val="0017471B"/>
    <w:rsid w:val="00175313"/>
    <w:rsid w:val="00175844"/>
    <w:rsid w:val="00175B0B"/>
    <w:rsid w:val="00175C2C"/>
    <w:rsid w:val="00176338"/>
    <w:rsid w:val="001763B0"/>
    <w:rsid w:val="0017675F"/>
    <w:rsid w:val="00176C58"/>
    <w:rsid w:val="0017709B"/>
    <w:rsid w:val="001773D6"/>
    <w:rsid w:val="0017791D"/>
    <w:rsid w:val="00177C1B"/>
    <w:rsid w:val="00177C80"/>
    <w:rsid w:val="0018006A"/>
    <w:rsid w:val="0018026C"/>
    <w:rsid w:val="001808F9"/>
    <w:rsid w:val="00180A9C"/>
    <w:rsid w:val="00180F34"/>
    <w:rsid w:val="00180FBD"/>
    <w:rsid w:val="0018159C"/>
    <w:rsid w:val="001818AE"/>
    <w:rsid w:val="00181981"/>
    <w:rsid w:val="00181BF2"/>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6B3"/>
    <w:rsid w:val="00192BD5"/>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9BE"/>
    <w:rsid w:val="001A2B3D"/>
    <w:rsid w:val="001A2DC4"/>
    <w:rsid w:val="001A2DCE"/>
    <w:rsid w:val="001A33DD"/>
    <w:rsid w:val="001A35F5"/>
    <w:rsid w:val="001A56DC"/>
    <w:rsid w:val="001A6045"/>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CF6"/>
    <w:rsid w:val="001B1E07"/>
    <w:rsid w:val="001B1E5C"/>
    <w:rsid w:val="001B294A"/>
    <w:rsid w:val="001B2A70"/>
    <w:rsid w:val="001B2E51"/>
    <w:rsid w:val="001B2F1A"/>
    <w:rsid w:val="001B2F89"/>
    <w:rsid w:val="001B3939"/>
    <w:rsid w:val="001B3BFB"/>
    <w:rsid w:val="001B40F7"/>
    <w:rsid w:val="001B4568"/>
    <w:rsid w:val="001B497D"/>
    <w:rsid w:val="001B4997"/>
    <w:rsid w:val="001B5462"/>
    <w:rsid w:val="001B569B"/>
    <w:rsid w:val="001B6003"/>
    <w:rsid w:val="001B6E2B"/>
    <w:rsid w:val="001B6F79"/>
    <w:rsid w:val="001B732E"/>
    <w:rsid w:val="001B7553"/>
    <w:rsid w:val="001B79EF"/>
    <w:rsid w:val="001B7A91"/>
    <w:rsid w:val="001B7A9F"/>
    <w:rsid w:val="001B7CC1"/>
    <w:rsid w:val="001B7FDE"/>
    <w:rsid w:val="001C02CD"/>
    <w:rsid w:val="001C03AF"/>
    <w:rsid w:val="001C0D9F"/>
    <w:rsid w:val="001C14C6"/>
    <w:rsid w:val="001C1772"/>
    <w:rsid w:val="001C1894"/>
    <w:rsid w:val="001C2339"/>
    <w:rsid w:val="001C2352"/>
    <w:rsid w:val="001C3606"/>
    <w:rsid w:val="001C38F1"/>
    <w:rsid w:val="001C3B9F"/>
    <w:rsid w:val="001C3BFC"/>
    <w:rsid w:val="001C4009"/>
    <w:rsid w:val="001C442F"/>
    <w:rsid w:val="001C45C4"/>
    <w:rsid w:val="001C4782"/>
    <w:rsid w:val="001C49AB"/>
    <w:rsid w:val="001C4D5E"/>
    <w:rsid w:val="001C5151"/>
    <w:rsid w:val="001C5412"/>
    <w:rsid w:val="001C582D"/>
    <w:rsid w:val="001C6163"/>
    <w:rsid w:val="001C6240"/>
    <w:rsid w:val="001C6687"/>
    <w:rsid w:val="001C6F2C"/>
    <w:rsid w:val="001C7042"/>
    <w:rsid w:val="001C74F2"/>
    <w:rsid w:val="001C7CC4"/>
    <w:rsid w:val="001D00C1"/>
    <w:rsid w:val="001D0143"/>
    <w:rsid w:val="001D0393"/>
    <w:rsid w:val="001D0764"/>
    <w:rsid w:val="001D0F9F"/>
    <w:rsid w:val="001D131B"/>
    <w:rsid w:val="001D2B7D"/>
    <w:rsid w:val="001D2E6A"/>
    <w:rsid w:val="001D315F"/>
    <w:rsid w:val="001D35D4"/>
    <w:rsid w:val="001D3C4A"/>
    <w:rsid w:val="001D4038"/>
    <w:rsid w:val="001D44D9"/>
    <w:rsid w:val="001D4AEC"/>
    <w:rsid w:val="001D5190"/>
    <w:rsid w:val="001D541F"/>
    <w:rsid w:val="001D55B0"/>
    <w:rsid w:val="001D56DE"/>
    <w:rsid w:val="001D58CE"/>
    <w:rsid w:val="001D5917"/>
    <w:rsid w:val="001D6211"/>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376"/>
    <w:rsid w:val="001F2969"/>
    <w:rsid w:val="001F3050"/>
    <w:rsid w:val="001F334C"/>
    <w:rsid w:val="001F3790"/>
    <w:rsid w:val="001F3792"/>
    <w:rsid w:val="001F39CA"/>
    <w:rsid w:val="001F3C06"/>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EAD"/>
    <w:rsid w:val="001F752F"/>
    <w:rsid w:val="001F7CC7"/>
    <w:rsid w:val="002003B6"/>
    <w:rsid w:val="00200493"/>
    <w:rsid w:val="00200930"/>
    <w:rsid w:val="00201009"/>
    <w:rsid w:val="00201486"/>
    <w:rsid w:val="00201500"/>
    <w:rsid w:val="00201561"/>
    <w:rsid w:val="002017A4"/>
    <w:rsid w:val="0020197E"/>
    <w:rsid w:val="00201AF2"/>
    <w:rsid w:val="00201C3B"/>
    <w:rsid w:val="00201D9F"/>
    <w:rsid w:val="00202403"/>
    <w:rsid w:val="002024C6"/>
    <w:rsid w:val="0020274B"/>
    <w:rsid w:val="00202976"/>
    <w:rsid w:val="00202E1C"/>
    <w:rsid w:val="00203027"/>
    <w:rsid w:val="002030C4"/>
    <w:rsid w:val="00203C97"/>
    <w:rsid w:val="0020444C"/>
    <w:rsid w:val="00205626"/>
    <w:rsid w:val="00205CFE"/>
    <w:rsid w:val="00206265"/>
    <w:rsid w:val="0020637E"/>
    <w:rsid w:val="002068A4"/>
    <w:rsid w:val="002072B3"/>
    <w:rsid w:val="002073BD"/>
    <w:rsid w:val="0020750F"/>
    <w:rsid w:val="00207758"/>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DAB"/>
    <w:rsid w:val="0021501D"/>
    <w:rsid w:val="00216361"/>
    <w:rsid w:val="0021637D"/>
    <w:rsid w:val="00216385"/>
    <w:rsid w:val="002164A6"/>
    <w:rsid w:val="00216562"/>
    <w:rsid w:val="00216F6C"/>
    <w:rsid w:val="00217422"/>
    <w:rsid w:val="00217685"/>
    <w:rsid w:val="00217734"/>
    <w:rsid w:val="00217884"/>
    <w:rsid w:val="00217923"/>
    <w:rsid w:val="00217A7D"/>
    <w:rsid w:val="00217BF7"/>
    <w:rsid w:val="00217DE2"/>
    <w:rsid w:val="0022019F"/>
    <w:rsid w:val="00220BCC"/>
    <w:rsid w:val="00220CBB"/>
    <w:rsid w:val="00220D4F"/>
    <w:rsid w:val="00221238"/>
    <w:rsid w:val="002213BB"/>
    <w:rsid w:val="00221AE5"/>
    <w:rsid w:val="00221CB3"/>
    <w:rsid w:val="00221E79"/>
    <w:rsid w:val="00222286"/>
    <w:rsid w:val="002223C0"/>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80C"/>
    <w:rsid w:val="00233DE7"/>
    <w:rsid w:val="002340EC"/>
    <w:rsid w:val="002340FD"/>
    <w:rsid w:val="002341E7"/>
    <w:rsid w:val="0023474D"/>
    <w:rsid w:val="00235497"/>
    <w:rsid w:val="002359F5"/>
    <w:rsid w:val="00235D90"/>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163"/>
    <w:rsid w:val="002457E7"/>
    <w:rsid w:val="00245C82"/>
    <w:rsid w:val="002463AC"/>
    <w:rsid w:val="00246952"/>
    <w:rsid w:val="0024699D"/>
    <w:rsid w:val="00246D73"/>
    <w:rsid w:val="00247135"/>
    <w:rsid w:val="00247687"/>
    <w:rsid w:val="002479D8"/>
    <w:rsid w:val="002500E8"/>
    <w:rsid w:val="00250420"/>
    <w:rsid w:val="00250A6A"/>
    <w:rsid w:val="00252012"/>
    <w:rsid w:val="002529F7"/>
    <w:rsid w:val="00252CEB"/>
    <w:rsid w:val="00253788"/>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A1C"/>
    <w:rsid w:val="00262C56"/>
    <w:rsid w:val="00262DC2"/>
    <w:rsid w:val="00262FB6"/>
    <w:rsid w:val="0026333B"/>
    <w:rsid w:val="00263807"/>
    <w:rsid w:val="00263A44"/>
    <w:rsid w:val="00263A6E"/>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AB4"/>
    <w:rsid w:val="00275CDD"/>
    <w:rsid w:val="002762B6"/>
    <w:rsid w:val="002764DA"/>
    <w:rsid w:val="0027650D"/>
    <w:rsid w:val="00276706"/>
    <w:rsid w:val="0027686E"/>
    <w:rsid w:val="002774A0"/>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504F"/>
    <w:rsid w:val="002855D3"/>
    <w:rsid w:val="00285AA2"/>
    <w:rsid w:val="00285B62"/>
    <w:rsid w:val="00286614"/>
    <w:rsid w:val="0028672A"/>
    <w:rsid w:val="00286954"/>
    <w:rsid w:val="00287652"/>
    <w:rsid w:val="00287C66"/>
    <w:rsid w:val="00287FBA"/>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520"/>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972"/>
    <w:rsid w:val="002A2EDA"/>
    <w:rsid w:val="002A3220"/>
    <w:rsid w:val="002A3543"/>
    <w:rsid w:val="002A35B5"/>
    <w:rsid w:val="002A377B"/>
    <w:rsid w:val="002A41A5"/>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3F1C"/>
    <w:rsid w:val="002B40A4"/>
    <w:rsid w:val="002B5377"/>
    <w:rsid w:val="002B5A8F"/>
    <w:rsid w:val="002B5F77"/>
    <w:rsid w:val="002B6053"/>
    <w:rsid w:val="002B65E9"/>
    <w:rsid w:val="002B6672"/>
    <w:rsid w:val="002B6C54"/>
    <w:rsid w:val="002B709E"/>
    <w:rsid w:val="002B727A"/>
    <w:rsid w:val="002B7A75"/>
    <w:rsid w:val="002C0533"/>
    <w:rsid w:val="002C064C"/>
    <w:rsid w:val="002C0974"/>
    <w:rsid w:val="002C0D51"/>
    <w:rsid w:val="002C1317"/>
    <w:rsid w:val="002C1346"/>
    <w:rsid w:val="002C1638"/>
    <w:rsid w:val="002C1720"/>
    <w:rsid w:val="002C1A62"/>
    <w:rsid w:val="002C2252"/>
    <w:rsid w:val="002C24A8"/>
    <w:rsid w:val="002C280E"/>
    <w:rsid w:val="002C2A46"/>
    <w:rsid w:val="002C2B33"/>
    <w:rsid w:val="002C2D64"/>
    <w:rsid w:val="002C3084"/>
    <w:rsid w:val="002C33A9"/>
    <w:rsid w:val="002C379A"/>
    <w:rsid w:val="002C38AB"/>
    <w:rsid w:val="002C40EC"/>
    <w:rsid w:val="002C49EC"/>
    <w:rsid w:val="002C4E9C"/>
    <w:rsid w:val="002C5321"/>
    <w:rsid w:val="002C54E1"/>
    <w:rsid w:val="002C569F"/>
    <w:rsid w:val="002C58AC"/>
    <w:rsid w:val="002C5A86"/>
    <w:rsid w:val="002C5C6C"/>
    <w:rsid w:val="002C5D83"/>
    <w:rsid w:val="002C6462"/>
    <w:rsid w:val="002C6ACD"/>
    <w:rsid w:val="002C6F69"/>
    <w:rsid w:val="002C7A1A"/>
    <w:rsid w:val="002C7A23"/>
    <w:rsid w:val="002D015E"/>
    <w:rsid w:val="002D04DE"/>
    <w:rsid w:val="002D0580"/>
    <w:rsid w:val="002D062E"/>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804"/>
    <w:rsid w:val="002D585B"/>
    <w:rsid w:val="002D6076"/>
    <w:rsid w:val="002D61EE"/>
    <w:rsid w:val="002D66B5"/>
    <w:rsid w:val="002D67F2"/>
    <w:rsid w:val="002D6811"/>
    <w:rsid w:val="002D713F"/>
    <w:rsid w:val="002D7142"/>
    <w:rsid w:val="002D7725"/>
    <w:rsid w:val="002D791B"/>
    <w:rsid w:val="002D7923"/>
    <w:rsid w:val="002D7B04"/>
    <w:rsid w:val="002D7B53"/>
    <w:rsid w:val="002D7C7A"/>
    <w:rsid w:val="002D7EE7"/>
    <w:rsid w:val="002E01AC"/>
    <w:rsid w:val="002E040F"/>
    <w:rsid w:val="002E1126"/>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D7A"/>
    <w:rsid w:val="002E4F76"/>
    <w:rsid w:val="002E4FE0"/>
    <w:rsid w:val="002E500D"/>
    <w:rsid w:val="002E5831"/>
    <w:rsid w:val="002E58AB"/>
    <w:rsid w:val="002E5A49"/>
    <w:rsid w:val="002E6576"/>
    <w:rsid w:val="002E6C9D"/>
    <w:rsid w:val="002E6EE8"/>
    <w:rsid w:val="002E6F82"/>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23"/>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403"/>
    <w:rsid w:val="002F66FF"/>
    <w:rsid w:val="002F6C0B"/>
    <w:rsid w:val="002F6FFE"/>
    <w:rsid w:val="002F708A"/>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2D4E"/>
    <w:rsid w:val="0030311E"/>
    <w:rsid w:val="003034E2"/>
    <w:rsid w:val="003039DC"/>
    <w:rsid w:val="00303AD0"/>
    <w:rsid w:val="00303FE3"/>
    <w:rsid w:val="00304128"/>
    <w:rsid w:val="00304630"/>
    <w:rsid w:val="00304AF8"/>
    <w:rsid w:val="00304C35"/>
    <w:rsid w:val="00304C72"/>
    <w:rsid w:val="00304C78"/>
    <w:rsid w:val="003054EF"/>
    <w:rsid w:val="00305711"/>
    <w:rsid w:val="00305755"/>
    <w:rsid w:val="00305BD2"/>
    <w:rsid w:val="0030676C"/>
    <w:rsid w:val="00306CE7"/>
    <w:rsid w:val="0030799F"/>
    <w:rsid w:val="00307C35"/>
    <w:rsid w:val="0031010B"/>
    <w:rsid w:val="00310197"/>
    <w:rsid w:val="003103CE"/>
    <w:rsid w:val="00310836"/>
    <w:rsid w:val="003126D2"/>
    <w:rsid w:val="0031293D"/>
    <w:rsid w:val="00312C8B"/>
    <w:rsid w:val="003137B9"/>
    <w:rsid w:val="00313822"/>
    <w:rsid w:val="00313A65"/>
    <w:rsid w:val="00313D6E"/>
    <w:rsid w:val="00314142"/>
    <w:rsid w:val="00314441"/>
    <w:rsid w:val="00314526"/>
    <w:rsid w:val="003146BF"/>
    <w:rsid w:val="00314F4D"/>
    <w:rsid w:val="003159D3"/>
    <w:rsid w:val="00315A60"/>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16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D"/>
    <w:rsid w:val="00331760"/>
    <w:rsid w:val="00331F5E"/>
    <w:rsid w:val="0033221B"/>
    <w:rsid w:val="0033256E"/>
    <w:rsid w:val="00332EE5"/>
    <w:rsid w:val="00333005"/>
    <w:rsid w:val="003338EB"/>
    <w:rsid w:val="00333ACB"/>
    <w:rsid w:val="00333F97"/>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1CB8"/>
    <w:rsid w:val="00341EFF"/>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50032"/>
    <w:rsid w:val="00350298"/>
    <w:rsid w:val="00350452"/>
    <w:rsid w:val="00350876"/>
    <w:rsid w:val="00350CFD"/>
    <w:rsid w:val="0035102B"/>
    <w:rsid w:val="00351438"/>
    <w:rsid w:val="003517A9"/>
    <w:rsid w:val="003517DF"/>
    <w:rsid w:val="003517F1"/>
    <w:rsid w:val="00351A44"/>
    <w:rsid w:val="00351A91"/>
    <w:rsid w:val="00351B91"/>
    <w:rsid w:val="003522BD"/>
    <w:rsid w:val="003522FA"/>
    <w:rsid w:val="0035237B"/>
    <w:rsid w:val="003528DB"/>
    <w:rsid w:val="00352D6C"/>
    <w:rsid w:val="00352E8F"/>
    <w:rsid w:val="00353270"/>
    <w:rsid w:val="0035399D"/>
    <w:rsid w:val="00353A39"/>
    <w:rsid w:val="00353C3E"/>
    <w:rsid w:val="00354299"/>
    <w:rsid w:val="00354441"/>
    <w:rsid w:val="00354824"/>
    <w:rsid w:val="00354838"/>
    <w:rsid w:val="00354BF2"/>
    <w:rsid w:val="00354DBB"/>
    <w:rsid w:val="00355D77"/>
    <w:rsid w:val="00355E0F"/>
    <w:rsid w:val="00355EF2"/>
    <w:rsid w:val="00355F6D"/>
    <w:rsid w:val="003569C0"/>
    <w:rsid w:val="00356AF7"/>
    <w:rsid w:val="00356CE7"/>
    <w:rsid w:val="00357009"/>
    <w:rsid w:val="00357042"/>
    <w:rsid w:val="00357070"/>
    <w:rsid w:val="00357571"/>
    <w:rsid w:val="003577CF"/>
    <w:rsid w:val="0035789C"/>
    <w:rsid w:val="00357E67"/>
    <w:rsid w:val="003616F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690B"/>
    <w:rsid w:val="00367263"/>
    <w:rsid w:val="00367709"/>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1F"/>
    <w:rsid w:val="003771CA"/>
    <w:rsid w:val="003779D2"/>
    <w:rsid w:val="0038058A"/>
    <w:rsid w:val="003807E3"/>
    <w:rsid w:val="003808A0"/>
    <w:rsid w:val="003808F8"/>
    <w:rsid w:val="00380AF8"/>
    <w:rsid w:val="00380B7B"/>
    <w:rsid w:val="00380BD7"/>
    <w:rsid w:val="0038100E"/>
    <w:rsid w:val="003810BA"/>
    <w:rsid w:val="003817B5"/>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5A6"/>
    <w:rsid w:val="003877CA"/>
    <w:rsid w:val="00387837"/>
    <w:rsid w:val="00387D40"/>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BC0"/>
    <w:rsid w:val="00395D4A"/>
    <w:rsid w:val="00395ECB"/>
    <w:rsid w:val="0039626A"/>
    <w:rsid w:val="003963CA"/>
    <w:rsid w:val="003964ED"/>
    <w:rsid w:val="0039666F"/>
    <w:rsid w:val="00396716"/>
    <w:rsid w:val="00396EB8"/>
    <w:rsid w:val="00397168"/>
    <w:rsid w:val="003975EC"/>
    <w:rsid w:val="003977CF"/>
    <w:rsid w:val="0039793E"/>
    <w:rsid w:val="003A00A1"/>
    <w:rsid w:val="003A0615"/>
    <w:rsid w:val="003A0F31"/>
    <w:rsid w:val="003A11BA"/>
    <w:rsid w:val="003A155A"/>
    <w:rsid w:val="003A1946"/>
    <w:rsid w:val="003A223C"/>
    <w:rsid w:val="003A2327"/>
    <w:rsid w:val="003A2642"/>
    <w:rsid w:val="003A279B"/>
    <w:rsid w:val="003A28BB"/>
    <w:rsid w:val="003A292B"/>
    <w:rsid w:val="003A31CA"/>
    <w:rsid w:val="003A3465"/>
    <w:rsid w:val="003A38AE"/>
    <w:rsid w:val="003A43DA"/>
    <w:rsid w:val="003A4A84"/>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300A"/>
    <w:rsid w:val="003C482A"/>
    <w:rsid w:val="003C4C7A"/>
    <w:rsid w:val="003C5347"/>
    <w:rsid w:val="003C536C"/>
    <w:rsid w:val="003C5FE0"/>
    <w:rsid w:val="003C6122"/>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1E06"/>
    <w:rsid w:val="003D216C"/>
    <w:rsid w:val="003D24D9"/>
    <w:rsid w:val="003D27BD"/>
    <w:rsid w:val="003D28F7"/>
    <w:rsid w:val="003D2A28"/>
    <w:rsid w:val="003D3F81"/>
    <w:rsid w:val="003D44C4"/>
    <w:rsid w:val="003D48DD"/>
    <w:rsid w:val="003D4B0F"/>
    <w:rsid w:val="003D4C90"/>
    <w:rsid w:val="003D4E3F"/>
    <w:rsid w:val="003D4F7C"/>
    <w:rsid w:val="003D5AC1"/>
    <w:rsid w:val="003D5E26"/>
    <w:rsid w:val="003D5FB4"/>
    <w:rsid w:val="003D6865"/>
    <w:rsid w:val="003D68FB"/>
    <w:rsid w:val="003D69C6"/>
    <w:rsid w:val="003D6B86"/>
    <w:rsid w:val="003D7446"/>
    <w:rsid w:val="003D762A"/>
    <w:rsid w:val="003D7B16"/>
    <w:rsid w:val="003E0C8D"/>
    <w:rsid w:val="003E1406"/>
    <w:rsid w:val="003E15B1"/>
    <w:rsid w:val="003E20EF"/>
    <w:rsid w:val="003E2590"/>
    <w:rsid w:val="003E286F"/>
    <w:rsid w:val="003E290B"/>
    <w:rsid w:val="003E31FB"/>
    <w:rsid w:val="003E3831"/>
    <w:rsid w:val="003E400E"/>
    <w:rsid w:val="003E42FC"/>
    <w:rsid w:val="003E4D29"/>
    <w:rsid w:val="003E4E7D"/>
    <w:rsid w:val="003E502A"/>
    <w:rsid w:val="003E54AF"/>
    <w:rsid w:val="003E595D"/>
    <w:rsid w:val="003E6BEA"/>
    <w:rsid w:val="003E6D6E"/>
    <w:rsid w:val="003E6E4F"/>
    <w:rsid w:val="003E73B0"/>
    <w:rsid w:val="003E79D3"/>
    <w:rsid w:val="003E7A15"/>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34B"/>
    <w:rsid w:val="003F6B20"/>
    <w:rsid w:val="003F6E02"/>
    <w:rsid w:val="003F6F3E"/>
    <w:rsid w:val="003F72E1"/>
    <w:rsid w:val="003F7970"/>
    <w:rsid w:val="003F799E"/>
    <w:rsid w:val="003F7C06"/>
    <w:rsid w:val="004014F9"/>
    <w:rsid w:val="0040156E"/>
    <w:rsid w:val="00401679"/>
    <w:rsid w:val="004018AA"/>
    <w:rsid w:val="00402497"/>
    <w:rsid w:val="00402AE7"/>
    <w:rsid w:val="00402B16"/>
    <w:rsid w:val="0040363F"/>
    <w:rsid w:val="004036F4"/>
    <w:rsid w:val="004037FD"/>
    <w:rsid w:val="00403E6A"/>
    <w:rsid w:val="00404147"/>
    <w:rsid w:val="00404F7E"/>
    <w:rsid w:val="004052E0"/>
    <w:rsid w:val="00406117"/>
    <w:rsid w:val="00406D7B"/>
    <w:rsid w:val="0040757E"/>
    <w:rsid w:val="00407C5C"/>
    <w:rsid w:val="00407DBC"/>
    <w:rsid w:val="00407F24"/>
    <w:rsid w:val="004102EF"/>
    <w:rsid w:val="0041079A"/>
    <w:rsid w:val="00410881"/>
    <w:rsid w:val="0041098B"/>
    <w:rsid w:val="004109D7"/>
    <w:rsid w:val="00410B7E"/>
    <w:rsid w:val="0041147A"/>
    <w:rsid w:val="004115F5"/>
    <w:rsid w:val="00411B4F"/>
    <w:rsid w:val="00411B79"/>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9C9"/>
    <w:rsid w:val="00416A1F"/>
    <w:rsid w:val="00416AA6"/>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95"/>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5C27"/>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E01"/>
    <w:rsid w:val="00444FAF"/>
    <w:rsid w:val="00445301"/>
    <w:rsid w:val="004453B5"/>
    <w:rsid w:val="00445E50"/>
    <w:rsid w:val="00446181"/>
    <w:rsid w:val="00446258"/>
    <w:rsid w:val="00446C99"/>
    <w:rsid w:val="00446D44"/>
    <w:rsid w:val="00446DC3"/>
    <w:rsid w:val="0044775E"/>
    <w:rsid w:val="00447812"/>
    <w:rsid w:val="00447923"/>
    <w:rsid w:val="00447AEB"/>
    <w:rsid w:val="00447B40"/>
    <w:rsid w:val="00447C75"/>
    <w:rsid w:val="00447F0E"/>
    <w:rsid w:val="00450323"/>
    <w:rsid w:val="0045099C"/>
    <w:rsid w:val="00450EB7"/>
    <w:rsid w:val="00451B0C"/>
    <w:rsid w:val="00451DDE"/>
    <w:rsid w:val="00452657"/>
    <w:rsid w:val="004528DA"/>
    <w:rsid w:val="00452CD3"/>
    <w:rsid w:val="00452DC7"/>
    <w:rsid w:val="00452E75"/>
    <w:rsid w:val="00452F10"/>
    <w:rsid w:val="00452F49"/>
    <w:rsid w:val="0045367E"/>
    <w:rsid w:val="00453988"/>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DF3"/>
    <w:rsid w:val="00461004"/>
    <w:rsid w:val="00461991"/>
    <w:rsid w:val="00461A95"/>
    <w:rsid w:val="00461BEC"/>
    <w:rsid w:val="00461C04"/>
    <w:rsid w:val="00461C40"/>
    <w:rsid w:val="00461CC2"/>
    <w:rsid w:val="00461CC9"/>
    <w:rsid w:val="00461FF4"/>
    <w:rsid w:val="00462AAC"/>
    <w:rsid w:val="00463294"/>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B9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307"/>
    <w:rsid w:val="00475E0F"/>
    <w:rsid w:val="004766F3"/>
    <w:rsid w:val="004769A0"/>
    <w:rsid w:val="00477B65"/>
    <w:rsid w:val="00477EDB"/>
    <w:rsid w:val="0048055A"/>
    <w:rsid w:val="004806B6"/>
    <w:rsid w:val="00480AB9"/>
    <w:rsid w:val="00480B18"/>
    <w:rsid w:val="00480D7C"/>
    <w:rsid w:val="00480D7F"/>
    <w:rsid w:val="00480F9C"/>
    <w:rsid w:val="004811AE"/>
    <w:rsid w:val="004812FB"/>
    <w:rsid w:val="00481341"/>
    <w:rsid w:val="00481521"/>
    <w:rsid w:val="00481766"/>
    <w:rsid w:val="004818BF"/>
    <w:rsid w:val="004819EE"/>
    <w:rsid w:val="00481A4F"/>
    <w:rsid w:val="00481D3F"/>
    <w:rsid w:val="00482471"/>
    <w:rsid w:val="004825D6"/>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6B4"/>
    <w:rsid w:val="00491789"/>
    <w:rsid w:val="0049198C"/>
    <w:rsid w:val="004923E6"/>
    <w:rsid w:val="004925D4"/>
    <w:rsid w:val="00492651"/>
    <w:rsid w:val="004929AE"/>
    <w:rsid w:val="00492F72"/>
    <w:rsid w:val="00493409"/>
    <w:rsid w:val="00493716"/>
    <w:rsid w:val="00493766"/>
    <w:rsid w:val="00493E7F"/>
    <w:rsid w:val="0049426E"/>
    <w:rsid w:val="00494518"/>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016"/>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104"/>
    <w:rsid w:val="004A730C"/>
    <w:rsid w:val="004A74C6"/>
    <w:rsid w:val="004A7B2A"/>
    <w:rsid w:val="004A7C92"/>
    <w:rsid w:val="004B0235"/>
    <w:rsid w:val="004B0DC8"/>
    <w:rsid w:val="004B0E16"/>
    <w:rsid w:val="004B16DE"/>
    <w:rsid w:val="004B1B5C"/>
    <w:rsid w:val="004B1E51"/>
    <w:rsid w:val="004B1F58"/>
    <w:rsid w:val="004B1FBA"/>
    <w:rsid w:val="004B20D3"/>
    <w:rsid w:val="004B2255"/>
    <w:rsid w:val="004B27E1"/>
    <w:rsid w:val="004B2ACF"/>
    <w:rsid w:val="004B2BB3"/>
    <w:rsid w:val="004B2E39"/>
    <w:rsid w:val="004B2FAE"/>
    <w:rsid w:val="004B2FF4"/>
    <w:rsid w:val="004B3154"/>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C05"/>
    <w:rsid w:val="004B5EB8"/>
    <w:rsid w:val="004B6148"/>
    <w:rsid w:val="004B65BC"/>
    <w:rsid w:val="004B65F3"/>
    <w:rsid w:val="004B68A8"/>
    <w:rsid w:val="004B6BAF"/>
    <w:rsid w:val="004B6E8E"/>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75E"/>
    <w:rsid w:val="004C4864"/>
    <w:rsid w:val="004C4A41"/>
    <w:rsid w:val="004C4ABE"/>
    <w:rsid w:val="004C4D78"/>
    <w:rsid w:val="004C5678"/>
    <w:rsid w:val="004C57EA"/>
    <w:rsid w:val="004C5C52"/>
    <w:rsid w:val="004C5EB0"/>
    <w:rsid w:val="004C5F96"/>
    <w:rsid w:val="004C609C"/>
    <w:rsid w:val="004C6960"/>
    <w:rsid w:val="004C6F81"/>
    <w:rsid w:val="004C767F"/>
    <w:rsid w:val="004C7727"/>
    <w:rsid w:val="004C78E8"/>
    <w:rsid w:val="004D0027"/>
    <w:rsid w:val="004D038F"/>
    <w:rsid w:val="004D079D"/>
    <w:rsid w:val="004D0965"/>
    <w:rsid w:val="004D0B7F"/>
    <w:rsid w:val="004D0E0A"/>
    <w:rsid w:val="004D13D6"/>
    <w:rsid w:val="004D19C3"/>
    <w:rsid w:val="004D1AAC"/>
    <w:rsid w:val="004D1EAA"/>
    <w:rsid w:val="004D1F50"/>
    <w:rsid w:val="004D1FCF"/>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0F3"/>
    <w:rsid w:val="004D6113"/>
    <w:rsid w:val="004D6208"/>
    <w:rsid w:val="004D6354"/>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3F35"/>
    <w:rsid w:val="004E47B6"/>
    <w:rsid w:val="004E4B3C"/>
    <w:rsid w:val="004E4B98"/>
    <w:rsid w:val="004E4F8A"/>
    <w:rsid w:val="004E545A"/>
    <w:rsid w:val="004E54D1"/>
    <w:rsid w:val="004E55A9"/>
    <w:rsid w:val="004E58AA"/>
    <w:rsid w:val="004E5D0D"/>
    <w:rsid w:val="004E605C"/>
    <w:rsid w:val="004E656E"/>
    <w:rsid w:val="004E66F8"/>
    <w:rsid w:val="004E67E3"/>
    <w:rsid w:val="004E68AE"/>
    <w:rsid w:val="004E6981"/>
    <w:rsid w:val="004E724F"/>
    <w:rsid w:val="004E76CB"/>
    <w:rsid w:val="004E788E"/>
    <w:rsid w:val="004E7D33"/>
    <w:rsid w:val="004E7F98"/>
    <w:rsid w:val="004F02FE"/>
    <w:rsid w:val="004F05AB"/>
    <w:rsid w:val="004F05AE"/>
    <w:rsid w:val="004F077A"/>
    <w:rsid w:val="004F09C0"/>
    <w:rsid w:val="004F09DA"/>
    <w:rsid w:val="004F185F"/>
    <w:rsid w:val="004F1C05"/>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090"/>
    <w:rsid w:val="00503450"/>
    <w:rsid w:val="005035BB"/>
    <w:rsid w:val="00503F9F"/>
    <w:rsid w:val="005042B0"/>
    <w:rsid w:val="00504CAC"/>
    <w:rsid w:val="00504D29"/>
    <w:rsid w:val="00504E21"/>
    <w:rsid w:val="00504F6F"/>
    <w:rsid w:val="005052F1"/>
    <w:rsid w:val="00505878"/>
    <w:rsid w:val="00506540"/>
    <w:rsid w:val="00506598"/>
    <w:rsid w:val="005065CD"/>
    <w:rsid w:val="0050669C"/>
    <w:rsid w:val="00506F04"/>
    <w:rsid w:val="00507045"/>
    <w:rsid w:val="00507ABC"/>
    <w:rsid w:val="00507BEC"/>
    <w:rsid w:val="00507DA4"/>
    <w:rsid w:val="00507F58"/>
    <w:rsid w:val="005102BD"/>
    <w:rsid w:val="005105C1"/>
    <w:rsid w:val="00510EBB"/>
    <w:rsid w:val="00510FFA"/>
    <w:rsid w:val="00511307"/>
    <w:rsid w:val="0051132E"/>
    <w:rsid w:val="00511AA6"/>
    <w:rsid w:val="00511B22"/>
    <w:rsid w:val="00511D0F"/>
    <w:rsid w:val="00511DE2"/>
    <w:rsid w:val="00513061"/>
    <w:rsid w:val="00513621"/>
    <w:rsid w:val="0051372E"/>
    <w:rsid w:val="005140F7"/>
    <w:rsid w:val="00514357"/>
    <w:rsid w:val="005145D1"/>
    <w:rsid w:val="0051529B"/>
    <w:rsid w:val="0051538B"/>
    <w:rsid w:val="00515827"/>
    <w:rsid w:val="005158E4"/>
    <w:rsid w:val="00515A09"/>
    <w:rsid w:val="00515B54"/>
    <w:rsid w:val="00515E8D"/>
    <w:rsid w:val="00515F3B"/>
    <w:rsid w:val="0051600C"/>
    <w:rsid w:val="00516025"/>
    <w:rsid w:val="00516B4D"/>
    <w:rsid w:val="00516B69"/>
    <w:rsid w:val="005170F2"/>
    <w:rsid w:val="00517191"/>
    <w:rsid w:val="005173EA"/>
    <w:rsid w:val="005178B4"/>
    <w:rsid w:val="00517906"/>
    <w:rsid w:val="00517A54"/>
    <w:rsid w:val="00517A6D"/>
    <w:rsid w:val="00517C91"/>
    <w:rsid w:val="00517D98"/>
    <w:rsid w:val="00520169"/>
    <w:rsid w:val="005203B0"/>
    <w:rsid w:val="00520435"/>
    <w:rsid w:val="00520581"/>
    <w:rsid w:val="00520C78"/>
    <w:rsid w:val="005214A0"/>
    <w:rsid w:val="00521DDF"/>
    <w:rsid w:val="0052252C"/>
    <w:rsid w:val="00522739"/>
    <w:rsid w:val="00522B33"/>
    <w:rsid w:val="00522B6D"/>
    <w:rsid w:val="00522D5C"/>
    <w:rsid w:val="00523155"/>
    <w:rsid w:val="0052332C"/>
    <w:rsid w:val="0052333C"/>
    <w:rsid w:val="0052342D"/>
    <w:rsid w:val="00523439"/>
    <w:rsid w:val="00524EFA"/>
    <w:rsid w:val="00525017"/>
    <w:rsid w:val="0052533B"/>
    <w:rsid w:val="0052539F"/>
    <w:rsid w:val="005257E3"/>
    <w:rsid w:val="0052675C"/>
    <w:rsid w:val="005269D9"/>
    <w:rsid w:val="005270BF"/>
    <w:rsid w:val="0052771C"/>
    <w:rsid w:val="005308CD"/>
    <w:rsid w:val="005319A8"/>
    <w:rsid w:val="005321F0"/>
    <w:rsid w:val="00532469"/>
    <w:rsid w:val="00532F7B"/>
    <w:rsid w:val="0053304B"/>
    <w:rsid w:val="005330C2"/>
    <w:rsid w:val="0053316B"/>
    <w:rsid w:val="005331F7"/>
    <w:rsid w:val="005335FD"/>
    <w:rsid w:val="00533622"/>
    <w:rsid w:val="0053381E"/>
    <w:rsid w:val="00533C71"/>
    <w:rsid w:val="00534990"/>
    <w:rsid w:val="00534E3E"/>
    <w:rsid w:val="00535713"/>
    <w:rsid w:val="0053571D"/>
    <w:rsid w:val="0053582F"/>
    <w:rsid w:val="00535906"/>
    <w:rsid w:val="00535EFD"/>
    <w:rsid w:val="00535F1D"/>
    <w:rsid w:val="0053638F"/>
    <w:rsid w:val="0053691C"/>
    <w:rsid w:val="00536C00"/>
    <w:rsid w:val="00536DB6"/>
    <w:rsid w:val="00536F4B"/>
    <w:rsid w:val="00537809"/>
    <w:rsid w:val="00537CAF"/>
    <w:rsid w:val="0054022B"/>
    <w:rsid w:val="00540308"/>
    <w:rsid w:val="0054087F"/>
    <w:rsid w:val="00540AEF"/>
    <w:rsid w:val="00540B96"/>
    <w:rsid w:val="00540C01"/>
    <w:rsid w:val="00540D33"/>
    <w:rsid w:val="00540F0C"/>
    <w:rsid w:val="0054107B"/>
    <w:rsid w:val="0054174E"/>
    <w:rsid w:val="005425DF"/>
    <w:rsid w:val="00542A1B"/>
    <w:rsid w:val="00542BDE"/>
    <w:rsid w:val="00542CE5"/>
    <w:rsid w:val="0054305E"/>
    <w:rsid w:val="005430DE"/>
    <w:rsid w:val="005432AA"/>
    <w:rsid w:val="00543749"/>
    <w:rsid w:val="00543891"/>
    <w:rsid w:val="00543ED7"/>
    <w:rsid w:val="00543F1B"/>
    <w:rsid w:val="005443DE"/>
    <w:rsid w:val="00544F28"/>
    <w:rsid w:val="005453ED"/>
    <w:rsid w:val="0054566D"/>
    <w:rsid w:val="005457FB"/>
    <w:rsid w:val="00545D2D"/>
    <w:rsid w:val="00546059"/>
    <w:rsid w:val="005460A5"/>
    <w:rsid w:val="005460E7"/>
    <w:rsid w:val="00546125"/>
    <w:rsid w:val="00546321"/>
    <w:rsid w:val="00546673"/>
    <w:rsid w:val="00546B01"/>
    <w:rsid w:val="00546F17"/>
    <w:rsid w:val="005470DB"/>
    <w:rsid w:val="00547134"/>
    <w:rsid w:val="00547221"/>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DBC"/>
    <w:rsid w:val="00552E7C"/>
    <w:rsid w:val="00552F2F"/>
    <w:rsid w:val="00553261"/>
    <w:rsid w:val="00553986"/>
    <w:rsid w:val="00554417"/>
    <w:rsid w:val="00554C8A"/>
    <w:rsid w:val="00554DD6"/>
    <w:rsid w:val="005552D8"/>
    <w:rsid w:val="00555334"/>
    <w:rsid w:val="005558F0"/>
    <w:rsid w:val="0055598D"/>
    <w:rsid w:val="00555CEB"/>
    <w:rsid w:val="0055640E"/>
    <w:rsid w:val="005568F3"/>
    <w:rsid w:val="00557037"/>
    <w:rsid w:val="00557492"/>
    <w:rsid w:val="0056004A"/>
    <w:rsid w:val="005609FC"/>
    <w:rsid w:val="00560D15"/>
    <w:rsid w:val="00560D34"/>
    <w:rsid w:val="00561113"/>
    <w:rsid w:val="0056199E"/>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014"/>
    <w:rsid w:val="005771FA"/>
    <w:rsid w:val="00577C72"/>
    <w:rsid w:val="00580009"/>
    <w:rsid w:val="00580563"/>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6D37"/>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13D"/>
    <w:rsid w:val="005933DE"/>
    <w:rsid w:val="0059359C"/>
    <w:rsid w:val="0059399F"/>
    <w:rsid w:val="00593C78"/>
    <w:rsid w:val="00593CAA"/>
    <w:rsid w:val="00594291"/>
    <w:rsid w:val="005945BF"/>
    <w:rsid w:val="005947DE"/>
    <w:rsid w:val="00594803"/>
    <w:rsid w:val="0059488E"/>
    <w:rsid w:val="005948F0"/>
    <w:rsid w:val="00594BB6"/>
    <w:rsid w:val="00594C8C"/>
    <w:rsid w:val="00594D22"/>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62"/>
    <w:rsid w:val="005B1920"/>
    <w:rsid w:val="005B1A7B"/>
    <w:rsid w:val="005B1BB1"/>
    <w:rsid w:val="005B1FB2"/>
    <w:rsid w:val="005B207D"/>
    <w:rsid w:val="005B207F"/>
    <w:rsid w:val="005B2496"/>
    <w:rsid w:val="005B249A"/>
    <w:rsid w:val="005B27A7"/>
    <w:rsid w:val="005B2866"/>
    <w:rsid w:val="005B2AEB"/>
    <w:rsid w:val="005B2C62"/>
    <w:rsid w:val="005B2ED7"/>
    <w:rsid w:val="005B381D"/>
    <w:rsid w:val="005B3AD3"/>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B4"/>
    <w:rsid w:val="005C6DBC"/>
    <w:rsid w:val="005C6FE3"/>
    <w:rsid w:val="005C7103"/>
    <w:rsid w:val="005C7490"/>
    <w:rsid w:val="005C7AEA"/>
    <w:rsid w:val="005C7B43"/>
    <w:rsid w:val="005C7BF0"/>
    <w:rsid w:val="005C7FBE"/>
    <w:rsid w:val="005D0046"/>
    <w:rsid w:val="005D0AE0"/>
    <w:rsid w:val="005D12E7"/>
    <w:rsid w:val="005D160B"/>
    <w:rsid w:val="005D1705"/>
    <w:rsid w:val="005D19B8"/>
    <w:rsid w:val="005D1B0B"/>
    <w:rsid w:val="005D1C63"/>
    <w:rsid w:val="005D214F"/>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05C"/>
    <w:rsid w:val="005E31E6"/>
    <w:rsid w:val="005E36F3"/>
    <w:rsid w:val="005E3DB9"/>
    <w:rsid w:val="005E446A"/>
    <w:rsid w:val="005E45EB"/>
    <w:rsid w:val="005E47A8"/>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48F"/>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4C21"/>
    <w:rsid w:val="005F57EB"/>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F38"/>
    <w:rsid w:val="006020EF"/>
    <w:rsid w:val="00602549"/>
    <w:rsid w:val="006029FD"/>
    <w:rsid w:val="00602C85"/>
    <w:rsid w:val="00602D35"/>
    <w:rsid w:val="00602E2F"/>
    <w:rsid w:val="00602F23"/>
    <w:rsid w:val="00602FBC"/>
    <w:rsid w:val="00602FD7"/>
    <w:rsid w:val="00603377"/>
    <w:rsid w:val="006034C3"/>
    <w:rsid w:val="006034F2"/>
    <w:rsid w:val="00603B0B"/>
    <w:rsid w:val="00604605"/>
    <w:rsid w:val="00604EFA"/>
    <w:rsid w:val="00605017"/>
    <w:rsid w:val="0060521C"/>
    <w:rsid w:val="006052DE"/>
    <w:rsid w:val="00605AF8"/>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2A6"/>
    <w:rsid w:val="00624AAF"/>
    <w:rsid w:val="00625AF7"/>
    <w:rsid w:val="00625C88"/>
    <w:rsid w:val="00626236"/>
    <w:rsid w:val="006263CC"/>
    <w:rsid w:val="00626D02"/>
    <w:rsid w:val="00626FEF"/>
    <w:rsid w:val="006270A8"/>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37569"/>
    <w:rsid w:val="00640229"/>
    <w:rsid w:val="006407C0"/>
    <w:rsid w:val="00640858"/>
    <w:rsid w:val="00640AC8"/>
    <w:rsid w:val="00640C11"/>
    <w:rsid w:val="00640E5D"/>
    <w:rsid w:val="00641008"/>
    <w:rsid w:val="0064166E"/>
    <w:rsid w:val="00641744"/>
    <w:rsid w:val="00641A58"/>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62"/>
    <w:rsid w:val="00646FA4"/>
    <w:rsid w:val="006477F0"/>
    <w:rsid w:val="00647A01"/>
    <w:rsid w:val="00647E47"/>
    <w:rsid w:val="006502D0"/>
    <w:rsid w:val="006503FD"/>
    <w:rsid w:val="00650A79"/>
    <w:rsid w:val="00650D38"/>
    <w:rsid w:val="00650EA6"/>
    <w:rsid w:val="00651741"/>
    <w:rsid w:val="00651754"/>
    <w:rsid w:val="00651886"/>
    <w:rsid w:val="006519F0"/>
    <w:rsid w:val="0065287F"/>
    <w:rsid w:val="00652C7F"/>
    <w:rsid w:val="00652CA4"/>
    <w:rsid w:val="00653711"/>
    <w:rsid w:val="0065374F"/>
    <w:rsid w:val="00653907"/>
    <w:rsid w:val="00654056"/>
    <w:rsid w:val="006541D7"/>
    <w:rsid w:val="006544F4"/>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0F4"/>
    <w:rsid w:val="00662235"/>
    <w:rsid w:val="006623F0"/>
    <w:rsid w:val="006623F2"/>
    <w:rsid w:val="006626FF"/>
    <w:rsid w:val="00662B4C"/>
    <w:rsid w:val="00663315"/>
    <w:rsid w:val="006637AC"/>
    <w:rsid w:val="00663CDB"/>
    <w:rsid w:val="00663DA6"/>
    <w:rsid w:val="00664077"/>
    <w:rsid w:val="0066491F"/>
    <w:rsid w:val="00664C61"/>
    <w:rsid w:val="00665263"/>
    <w:rsid w:val="00665465"/>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156"/>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5ED"/>
    <w:rsid w:val="006919BE"/>
    <w:rsid w:val="0069280C"/>
    <w:rsid w:val="00692897"/>
    <w:rsid w:val="00692D9D"/>
    <w:rsid w:val="00693795"/>
    <w:rsid w:val="006938AA"/>
    <w:rsid w:val="00693B0B"/>
    <w:rsid w:val="0069444E"/>
    <w:rsid w:val="00694485"/>
    <w:rsid w:val="00694E3F"/>
    <w:rsid w:val="00695207"/>
    <w:rsid w:val="00695648"/>
    <w:rsid w:val="006956A9"/>
    <w:rsid w:val="00695FFB"/>
    <w:rsid w:val="00696321"/>
    <w:rsid w:val="0069694A"/>
    <w:rsid w:val="006977F7"/>
    <w:rsid w:val="00697827"/>
    <w:rsid w:val="00697C6E"/>
    <w:rsid w:val="00697DA6"/>
    <w:rsid w:val="006A0053"/>
    <w:rsid w:val="006A005D"/>
    <w:rsid w:val="006A06B7"/>
    <w:rsid w:val="006A0D05"/>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F0"/>
    <w:rsid w:val="006A41C6"/>
    <w:rsid w:val="006A4CE4"/>
    <w:rsid w:val="006A526C"/>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1F90"/>
    <w:rsid w:val="006B2001"/>
    <w:rsid w:val="006B2187"/>
    <w:rsid w:val="006B2782"/>
    <w:rsid w:val="006B2C6C"/>
    <w:rsid w:val="006B2D9A"/>
    <w:rsid w:val="006B33BE"/>
    <w:rsid w:val="006B3400"/>
    <w:rsid w:val="006B397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076"/>
    <w:rsid w:val="006B7442"/>
    <w:rsid w:val="006B78A2"/>
    <w:rsid w:val="006B795E"/>
    <w:rsid w:val="006B7BE6"/>
    <w:rsid w:val="006B7C8A"/>
    <w:rsid w:val="006C07FF"/>
    <w:rsid w:val="006C0C9D"/>
    <w:rsid w:val="006C1056"/>
    <w:rsid w:val="006C127E"/>
    <w:rsid w:val="006C13C9"/>
    <w:rsid w:val="006C2335"/>
    <w:rsid w:val="006C2377"/>
    <w:rsid w:val="006C23D1"/>
    <w:rsid w:val="006C2C9D"/>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AEE"/>
    <w:rsid w:val="006D5093"/>
    <w:rsid w:val="006D517D"/>
    <w:rsid w:val="006D56DF"/>
    <w:rsid w:val="006D583D"/>
    <w:rsid w:val="006D63AD"/>
    <w:rsid w:val="006D66B3"/>
    <w:rsid w:val="006D6B68"/>
    <w:rsid w:val="006D6C71"/>
    <w:rsid w:val="006D75A9"/>
    <w:rsid w:val="006D7B0B"/>
    <w:rsid w:val="006D7B3F"/>
    <w:rsid w:val="006D7F68"/>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4EE5"/>
    <w:rsid w:val="006F5057"/>
    <w:rsid w:val="006F5195"/>
    <w:rsid w:val="006F5C56"/>
    <w:rsid w:val="006F610A"/>
    <w:rsid w:val="006F6402"/>
    <w:rsid w:val="006F66B0"/>
    <w:rsid w:val="006F67E2"/>
    <w:rsid w:val="006F6C5F"/>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D2"/>
    <w:rsid w:val="00706653"/>
    <w:rsid w:val="007068AB"/>
    <w:rsid w:val="007070E0"/>
    <w:rsid w:val="007071BB"/>
    <w:rsid w:val="00707680"/>
    <w:rsid w:val="0070785F"/>
    <w:rsid w:val="00707D4B"/>
    <w:rsid w:val="0071053B"/>
    <w:rsid w:val="00710884"/>
    <w:rsid w:val="00710BF5"/>
    <w:rsid w:val="00710CEB"/>
    <w:rsid w:val="00710F81"/>
    <w:rsid w:val="00711182"/>
    <w:rsid w:val="00711227"/>
    <w:rsid w:val="00711675"/>
    <w:rsid w:val="00711EC2"/>
    <w:rsid w:val="00711F14"/>
    <w:rsid w:val="007125A2"/>
    <w:rsid w:val="007128FB"/>
    <w:rsid w:val="007132A7"/>
    <w:rsid w:val="00713366"/>
    <w:rsid w:val="00713419"/>
    <w:rsid w:val="0071403B"/>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1DC8"/>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2CBB"/>
    <w:rsid w:val="0073337C"/>
    <w:rsid w:val="007335F0"/>
    <w:rsid w:val="007337CC"/>
    <w:rsid w:val="00733BA4"/>
    <w:rsid w:val="00733BF1"/>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B80"/>
    <w:rsid w:val="00745EA2"/>
    <w:rsid w:val="007464C8"/>
    <w:rsid w:val="007469DB"/>
    <w:rsid w:val="00746A8A"/>
    <w:rsid w:val="00746D0D"/>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42C8"/>
    <w:rsid w:val="00754851"/>
    <w:rsid w:val="00755044"/>
    <w:rsid w:val="00755816"/>
    <w:rsid w:val="00755955"/>
    <w:rsid w:val="007559CA"/>
    <w:rsid w:val="00755C56"/>
    <w:rsid w:val="00755C62"/>
    <w:rsid w:val="00755D19"/>
    <w:rsid w:val="00755FCD"/>
    <w:rsid w:val="007561C7"/>
    <w:rsid w:val="00756340"/>
    <w:rsid w:val="00756421"/>
    <w:rsid w:val="00756530"/>
    <w:rsid w:val="00756CC4"/>
    <w:rsid w:val="00756E6B"/>
    <w:rsid w:val="00757179"/>
    <w:rsid w:val="0075746B"/>
    <w:rsid w:val="00757541"/>
    <w:rsid w:val="00757CE0"/>
    <w:rsid w:val="00760AE6"/>
    <w:rsid w:val="00760D58"/>
    <w:rsid w:val="00761494"/>
    <w:rsid w:val="0076151A"/>
    <w:rsid w:val="00761E00"/>
    <w:rsid w:val="00762059"/>
    <w:rsid w:val="00762255"/>
    <w:rsid w:val="007625FA"/>
    <w:rsid w:val="007626DD"/>
    <w:rsid w:val="00762A62"/>
    <w:rsid w:val="00762D75"/>
    <w:rsid w:val="00762F8B"/>
    <w:rsid w:val="0076334E"/>
    <w:rsid w:val="00763CA4"/>
    <w:rsid w:val="007644CC"/>
    <w:rsid w:val="0076457F"/>
    <w:rsid w:val="00764B21"/>
    <w:rsid w:val="00764DC0"/>
    <w:rsid w:val="0076545F"/>
    <w:rsid w:val="00765C79"/>
    <w:rsid w:val="007661E1"/>
    <w:rsid w:val="00766321"/>
    <w:rsid w:val="007664D6"/>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5CC1"/>
    <w:rsid w:val="00776192"/>
    <w:rsid w:val="007761D3"/>
    <w:rsid w:val="0077622F"/>
    <w:rsid w:val="007769BB"/>
    <w:rsid w:val="00776AEF"/>
    <w:rsid w:val="00776AF7"/>
    <w:rsid w:val="00776F41"/>
    <w:rsid w:val="00776FBA"/>
    <w:rsid w:val="00776FDA"/>
    <w:rsid w:val="007770FA"/>
    <w:rsid w:val="00777157"/>
    <w:rsid w:val="00777C6B"/>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5A39"/>
    <w:rsid w:val="00786099"/>
    <w:rsid w:val="007865EC"/>
    <w:rsid w:val="0078667C"/>
    <w:rsid w:val="007867FF"/>
    <w:rsid w:val="00787267"/>
    <w:rsid w:val="00787289"/>
    <w:rsid w:val="0078729F"/>
    <w:rsid w:val="00787820"/>
    <w:rsid w:val="007879AA"/>
    <w:rsid w:val="00787CCB"/>
    <w:rsid w:val="00790105"/>
    <w:rsid w:val="00790227"/>
    <w:rsid w:val="00790475"/>
    <w:rsid w:val="007904CD"/>
    <w:rsid w:val="00790727"/>
    <w:rsid w:val="0079098D"/>
    <w:rsid w:val="00790CD6"/>
    <w:rsid w:val="00790CF2"/>
    <w:rsid w:val="00790E52"/>
    <w:rsid w:val="00790F7B"/>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49A"/>
    <w:rsid w:val="007967A0"/>
    <w:rsid w:val="00796939"/>
    <w:rsid w:val="00797637"/>
    <w:rsid w:val="007979BD"/>
    <w:rsid w:val="007A0F74"/>
    <w:rsid w:val="007A10AC"/>
    <w:rsid w:val="007A11E5"/>
    <w:rsid w:val="007A13DA"/>
    <w:rsid w:val="007A1808"/>
    <w:rsid w:val="007A185E"/>
    <w:rsid w:val="007A1BAE"/>
    <w:rsid w:val="007A2909"/>
    <w:rsid w:val="007A2A85"/>
    <w:rsid w:val="007A3081"/>
    <w:rsid w:val="007A35ED"/>
    <w:rsid w:val="007A3987"/>
    <w:rsid w:val="007A3EB9"/>
    <w:rsid w:val="007A4008"/>
    <w:rsid w:val="007A4240"/>
    <w:rsid w:val="007A465B"/>
    <w:rsid w:val="007A4FCF"/>
    <w:rsid w:val="007A54E7"/>
    <w:rsid w:val="007A57DA"/>
    <w:rsid w:val="007A58D5"/>
    <w:rsid w:val="007A5A4A"/>
    <w:rsid w:val="007A5A68"/>
    <w:rsid w:val="007A6386"/>
    <w:rsid w:val="007A6681"/>
    <w:rsid w:val="007A6A92"/>
    <w:rsid w:val="007A6ACC"/>
    <w:rsid w:val="007A6C82"/>
    <w:rsid w:val="007A7023"/>
    <w:rsid w:val="007A718E"/>
    <w:rsid w:val="007A72ED"/>
    <w:rsid w:val="007A731B"/>
    <w:rsid w:val="007B0160"/>
    <w:rsid w:val="007B1510"/>
    <w:rsid w:val="007B172C"/>
    <w:rsid w:val="007B176B"/>
    <w:rsid w:val="007B1AAB"/>
    <w:rsid w:val="007B1B67"/>
    <w:rsid w:val="007B2456"/>
    <w:rsid w:val="007B269F"/>
    <w:rsid w:val="007B26FD"/>
    <w:rsid w:val="007B2FC8"/>
    <w:rsid w:val="007B37D9"/>
    <w:rsid w:val="007B3DE1"/>
    <w:rsid w:val="007B40FD"/>
    <w:rsid w:val="007B4492"/>
    <w:rsid w:val="007B49A6"/>
    <w:rsid w:val="007B4FE9"/>
    <w:rsid w:val="007B554C"/>
    <w:rsid w:val="007B5C7A"/>
    <w:rsid w:val="007B5EB5"/>
    <w:rsid w:val="007B6149"/>
    <w:rsid w:val="007B617B"/>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0A4"/>
    <w:rsid w:val="007C51AE"/>
    <w:rsid w:val="007C5719"/>
    <w:rsid w:val="007C62D5"/>
    <w:rsid w:val="007C671C"/>
    <w:rsid w:val="007C6C9D"/>
    <w:rsid w:val="007C6F0D"/>
    <w:rsid w:val="007C6F8A"/>
    <w:rsid w:val="007C763F"/>
    <w:rsid w:val="007C7E14"/>
    <w:rsid w:val="007D02D1"/>
    <w:rsid w:val="007D0389"/>
    <w:rsid w:val="007D087F"/>
    <w:rsid w:val="007D08E4"/>
    <w:rsid w:val="007D099A"/>
    <w:rsid w:val="007D0A54"/>
    <w:rsid w:val="007D16A1"/>
    <w:rsid w:val="007D17E4"/>
    <w:rsid w:val="007D180A"/>
    <w:rsid w:val="007D196D"/>
    <w:rsid w:val="007D222E"/>
    <w:rsid w:val="007D26C0"/>
    <w:rsid w:val="007D2C8E"/>
    <w:rsid w:val="007D32D5"/>
    <w:rsid w:val="007D391E"/>
    <w:rsid w:val="007D3C0D"/>
    <w:rsid w:val="007D3C6A"/>
    <w:rsid w:val="007D3F01"/>
    <w:rsid w:val="007D44D3"/>
    <w:rsid w:val="007D4536"/>
    <w:rsid w:val="007D4A68"/>
    <w:rsid w:val="007D4B60"/>
    <w:rsid w:val="007D4CE9"/>
    <w:rsid w:val="007D5265"/>
    <w:rsid w:val="007D57C2"/>
    <w:rsid w:val="007D5993"/>
    <w:rsid w:val="007D5BDD"/>
    <w:rsid w:val="007D5ED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15"/>
    <w:rsid w:val="007F2A42"/>
    <w:rsid w:val="007F30D0"/>
    <w:rsid w:val="007F3A40"/>
    <w:rsid w:val="007F3CBF"/>
    <w:rsid w:val="007F3FE3"/>
    <w:rsid w:val="007F47C2"/>
    <w:rsid w:val="007F49F1"/>
    <w:rsid w:val="007F4E40"/>
    <w:rsid w:val="007F4E71"/>
    <w:rsid w:val="007F5861"/>
    <w:rsid w:val="007F61A5"/>
    <w:rsid w:val="007F657A"/>
    <w:rsid w:val="007F65EE"/>
    <w:rsid w:val="007F65F5"/>
    <w:rsid w:val="007F691B"/>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421"/>
    <w:rsid w:val="0080272F"/>
    <w:rsid w:val="00802E46"/>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226"/>
    <w:rsid w:val="008135D9"/>
    <w:rsid w:val="0081362E"/>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BFE"/>
    <w:rsid w:val="00821287"/>
    <w:rsid w:val="00821785"/>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997"/>
    <w:rsid w:val="00825EDF"/>
    <w:rsid w:val="008262A1"/>
    <w:rsid w:val="00826359"/>
    <w:rsid w:val="00826491"/>
    <w:rsid w:val="008268F2"/>
    <w:rsid w:val="00826C00"/>
    <w:rsid w:val="008270EF"/>
    <w:rsid w:val="00827159"/>
    <w:rsid w:val="008275F7"/>
    <w:rsid w:val="00827944"/>
    <w:rsid w:val="008279B3"/>
    <w:rsid w:val="008301C2"/>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811"/>
    <w:rsid w:val="00844885"/>
    <w:rsid w:val="008448E5"/>
    <w:rsid w:val="00844C7E"/>
    <w:rsid w:val="00844F8A"/>
    <w:rsid w:val="00845099"/>
    <w:rsid w:val="008456D8"/>
    <w:rsid w:val="00845A11"/>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145"/>
    <w:rsid w:val="00850220"/>
    <w:rsid w:val="00850564"/>
    <w:rsid w:val="00850642"/>
    <w:rsid w:val="008506C5"/>
    <w:rsid w:val="008507A4"/>
    <w:rsid w:val="0085080E"/>
    <w:rsid w:val="00850A16"/>
    <w:rsid w:val="0085139C"/>
    <w:rsid w:val="00851815"/>
    <w:rsid w:val="00851BDA"/>
    <w:rsid w:val="00851E08"/>
    <w:rsid w:val="0085254B"/>
    <w:rsid w:val="00852E7D"/>
    <w:rsid w:val="00852EA8"/>
    <w:rsid w:val="00852FDA"/>
    <w:rsid w:val="0085309D"/>
    <w:rsid w:val="008534A4"/>
    <w:rsid w:val="00853596"/>
    <w:rsid w:val="00853C0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3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A6B"/>
    <w:rsid w:val="00874B87"/>
    <w:rsid w:val="00874FDB"/>
    <w:rsid w:val="008750E2"/>
    <w:rsid w:val="00876174"/>
    <w:rsid w:val="0087619B"/>
    <w:rsid w:val="0087630D"/>
    <w:rsid w:val="00876A9E"/>
    <w:rsid w:val="00876C28"/>
    <w:rsid w:val="00877322"/>
    <w:rsid w:val="008773D5"/>
    <w:rsid w:val="008777C9"/>
    <w:rsid w:val="008779EB"/>
    <w:rsid w:val="00877E31"/>
    <w:rsid w:val="00877F74"/>
    <w:rsid w:val="00880179"/>
    <w:rsid w:val="0088045F"/>
    <w:rsid w:val="00880746"/>
    <w:rsid w:val="0088095F"/>
    <w:rsid w:val="00880ABA"/>
    <w:rsid w:val="00880EE7"/>
    <w:rsid w:val="0088155C"/>
    <w:rsid w:val="00881BB0"/>
    <w:rsid w:val="008821C8"/>
    <w:rsid w:val="008824E2"/>
    <w:rsid w:val="0088279F"/>
    <w:rsid w:val="008827BF"/>
    <w:rsid w:val="008833B4"/>
    <w:rsid w:val="00883489"/>
    <w:rsid w:val="008834BE"/>
    <w:rsid w:val="008837BC"/>
    <w:rsid w:val="00884656"/>
    <w:rsid w:val="00884689"/>
    <w:rsid w:val="008848B4"/>
    <w:rsid w:val="00884E2D"/>
    <w:rsid w:val="008852D1"/>
    <w:rsid w:val="008856A1"/>
    <w:rsid w:val="00885AC4"/>
    <w:rsid w:val="00885EE5"/>
    <w:rsid w:val="008864EA"/>
    <w:rsid w:val="0088673C"/>
    <w:rsid w:val="00886B47"/>
    <w:rsid w:val="008875A2"/>
    <w:rsid w:val="00887786"/>
    <w:rsid w:val="008878E8"/>
    <w:rsid w:val="00887EC5"/>
    <w:rsid w:val="0089009E"/>
    <w:rsid w:val="008901ED"/>
    <w:rsid w:val="0089028F"/>
    <w:rsid w:val="008903E9"/>
    <w:rsid w:val="00890C9B"/>
    <w:rsid w:val="00891348"/>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016"/>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59"/>
    <w:rsid w:val="008A66C6"/>
    <w:rsid w:val="008A7569"/>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D95"/>
    <w:rsid w:val="008B7E8C"/>
    <w:rsid w:val="008C012D"/>
    <w:rsid w:val="008C03D3"/>
    <w:rsid w:val="008C0455"/>
    <w:rsid w:val="008C070E"/>
    <w:rsid w:val="008C08DE"/>
    <w:rsid w:val="008C0950"/>
    <w:rsid w:val="008C0A4A"/>
    <w:rsid w:val="008C0A55"/>
    <w:rsid w:val="008C0D46"/>
    <w:rsid w:val="008C0DBD"/>
    <w:rsid w:val="008C0F8B"/>
    <w:rsid w:val="008C11D7"/>
    <w:rsid w:val="008C172D"/>
    <w:rsid w:val="008C18D6"/>
    <w:rsid w:val="008C1C6F"/>
    <w:rsid w:val="008C1D65"/>
    <w:rsid w:val="008C2956"/>
    <w:rsid w:val="008C4132"/>
    <w:rsid w:val="008C4C93"/>
    <w:rsid w:val="008C553F"/>
    <w:rsid w:val="008C597E"/>
    <w:rsid w:val="008C59E8"/>
    <w:rsid w:val="008C59F6"/>
    <w:rsid w:val="008C619E"/>
    <w:rsid w:val="008C6376"/>
    <w:rsid w:val="008C6619"/>
    <w:rsid w:val="008C6892"/>
    <w:rsid w:val="008C6957"/>
    <w:rsid w:val="008C6E73"/>
    <w:rsid w:val="008C6EC0"/>
    <w:rsid w:val="008C756C"/>
    <w:rsid w:val="008C75AC"/>
    <w:rsid w:val="008C7C18"/>
    <w:rsid w:val="008D038F"/>
    <w:rsid w:val="008D03C5"/>
    <w:rsid w:val="008D07A6"/>
    <w:rsid w:val="008D0971"/>
    <w:rsid w:val="008D0AA0"/>
    <w:rsid w:val="008D0C8B"/>
    <w:rsid w:val="008D1141"/>
    <w:rsid w:val="008D1925"/>
    <w:rsid w:val="008D26C6"/>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42A"/>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6D4"/>
    <w:rsid w:val="008E673A"/>
    <w:rsid w:val="008E6C08"/>
    <w:rsid w:val="008E6D82"/>
    <w:rsid w:val="008E72EA"/>
    <w:rsid w:val="008E786B"/>
    <w:rsid w:val="008F028D"/>
    <w:rsid w:val="008F0A8D"/>
    <w:rsid w:val="008F1715"/>
    <w:rsid w:val="008F17BB"/>
    <w:rsid w:val="008F1A74"/>
    <w:rsid w:val="008F1DB7"/>
    <w:rsid w:val="008F1EEB"/>
    <w:rsid w:val="008F239B"/>
    <w:rsid w:val="008F2C4B"/>
    <w:rsid w:val="008F2D24"/>
    <w:rsid w:val="008F2DC8"/>
    <w:rsid w:val="008F31C5"/>
    <w:rsid w:val="008F33C7"/>
    <w:rsid w:val="008F35EE"/>
    <w:rsid w:val="008F421A"/>
    <w:rsid w:val="008F4288"/>
    <w:rsid w:val="008F43D3"/>
    <w:rsid w:val="008F4404"/>
    <w:rsid w:val="008F467C"/>
    <w:rsid w:val="008F49E9"/>
    <w:rsid w:val="008F4B87"/>
    <w:rsid w:val="008F4CF4"/>
    <w:rsid w:val="008F52BC"/>
    <w:rsid w:val="008F5796"/>
    <w:rsid w:val="008F5950"/>
    <w:rsid w:val="008F5D8E"/>
    <w:rsid w:val="008F5F89"/>
    <w:rsid w:val="008F6264"/>
    <w:rsid w:val="008F6644"/>
    <w:rsid w:val="008F66A6"/>
    <w:rsid w:val="008F6D72"/>
    <w:rsid w:val="008F6E1C"/>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810"/>
    <w:rsid w:val="00903FBE"/>
    <w:rsid w:val="00904042"/>
    <w:rsid w:val="0090440D"/>
    <w:rsid w:val="00904589"/>
    <w:rsid w:val="0090462C"/>
    <w:rsid w:val="0090470C"/>
    <w:rsid w:val="00904862"/>
    <w:rsid w:val="00904C30"/>
    <w:rsid w:val="0090522C"/>
    <w:rsid w:val="009052AF"/>
    <w:rsid w:val="009056D5"/>
    <w:rsid w:val="009058AA"/>
    <w:rsid w:val="009059DD"/>
    <w:rsid w:val="00905EB0"/>
    <w:rsid w:val="00906117"/>
    <w:rsid w:val="00906693"/>
    <w:rsid w:val="00906714"/>
    <w:rsid w:val="0090697A"/>
    <w:rsid w:val="009078D4"/>
    <w:rsid w:val="00910131"/>
    <w:rsid w:val="009105E1"/>
    <w:rsid w:val="009109B0"/>
    <w:rsid w:val="00910BE7"/>
    <w:rsid w:val="00910F5D"/>
    <w:rsid w:val="009115FF"/>
    <w:rsid w:val="009116D1"/>
    <w:rsid w:val="0091172B"/>
    <w:rsid w:val="00911AB6"/>
    <w:rsid w:val="00911D23"/>
    <w:rsid w:val="009120AD"/>
    <w:rsid w:val="009120FE"/>
    <w:rsid w:val="00912364"/>
    <w:rsid w:val="00912392"/>
    <w:rsid w:val="009125B7"/>
    <w:rsid w:val="0091264B"/>
    <w:rsid w:val="009127A8"/>
    <w:rsid w:val="00912CD5"/>
    <w:rsid w:val="00913103"/>
    <w:rsid w:val="00913AD9"/>
    <w:rsid w:val="00913C2E"/>
    <w:rsid w:val="00913EE7"/>
    <w:rsid w:val="009142C2"/>
    <w:rsid w:val="00914529"/>
    <w:rsid w:val="009146D8"/>
    <w:rsid w:val="00914769"/>
    <w:rsid w:val="00914DCE"/>
    <w:rsid w:val="00914E50"/>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CB9"/>
    <w:rsid w:val="00924DE2"/>
    <w:rsid w:val="00925161"/>
    <w:rsid w:val="0092520C"/>
    <w:rsid w:val="00925AB3"/>
    <w:rsid w:val="00925BD1"/>
    <w:rsid w:val="00925D7A"/>
    <w:rsid w:val="00925E91"/>
    <w:rsid w:val="00926474"/>
    <w:rsid w:val="009265AA"/>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1DFE"/>
    <w:rsid w:val="00941EDE"/>
    <w:rsid w:val="009421DA"/>
    <w:rsid w:val="00942DF2"/>
    <w:rsid w:val="009439C2"/>
    <w:rsid w:val="00943B79"/>
    <w:rsid w:val="00943C77"/>
    <w:rsid w:val="00943D92"/>
    <w:rsid w:val="00943F23"/>
    <w:rsid w:val="0094432C"/>
    <w:rsid w:val="009443AA"/>
    <w:rsid w:val="009443EE"/>
    <w:rsid w:val="00944825"/>
    <w:rsid w:val="00944895"/>
    <w:rsid w:val="00944B8E"/>
    <w:rsid w:val="00944CA1"/>
    <w:rsid w:val="0094541D"/>
    <w:rsid w:val="00945831"/>
    <w:rsid w:val="00945A73"/>
    <w:rsid w:val="00945D58"/>
    <w:rsid w:val="00946580"/>
    <w:rsid w:val="009465F0"/>
    <w:rsid w:val="0094788C"/>
    <w:rsid w:val="00950345"/>
    <w:rsid w:val="00950E76"/>
    <w:rsid w:val="0095106F"/>
    <w:rsid w:val="009510DB"/>
    <w:rsid w:val="009511C9"/>
    <w:rsid w:val="009516E3"/>
    <w:rsid w:val="00951D47"/>
    <w:rsid w:val="00951E75"/>
    <w:rsid w:val="00951F26"/>
    <w:rsid w:val="00952395"/>
    <w:rsid w:val="009523DE"/>
    <w:rsid w:val="009523F9"/>
    <w:rsid w:val="00952444"/>
    <w:rsid w:val="00952CCB"/>
    <w:rsid w:val="00952D58"/>
    <w:rsid w:val="00953128"/>
    <w:rsid w:val="0095314B"/>
    <w:rsid w:val="00953409"/>
    <w:rsid w:val="009534B9"/>
    <w:rsid w:val="009536A8"/>
    <w:rsid w:val="00953953"/>
    <w:rsid w:val="00953A4B"/>
    <w:rsid w:val="00953AA3"/>
    <w:rsid w:val="00953EDF"/>
    <w:rsid w:val="0095430E"/>
    <w:rsid w:val="0095463D"/>
    <w:rsid w:val="009548D4"/>
    <w:rsid w:val="009558EE"/>
    <w:rsid w:val="00955DC8"/>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48DB"/>
    <w:rsid w:val="009653C0"/>
    <w:rsid w:val="00965426"/>
    <w:rsid w:val="009656AC"/>
    <w:rsid w:val="00965829"/>
    <w:rsid w:val="00965B6F"/>
    <w:rsid w:val="00965C82"/>
    <w:rsid w:val="00965EAA"/>
    <w:rsid w:val="0096652D"/>
    <w:rsid w:val="00966803"/>
    <w:rsid w:val="009668A9"/>
    <w:rsid w:val="00966B10"/>
    <w:rsid w:val="00966B57"/>
    <w:rsid w:val="00966C2F"/>
    <w:rsid w:val="00966EAE"/>
    <w:rsid w:val="00967421"/>
    <w:rsid w:val="00967465"/>
    <w:rsid w:val="0096770B"/>
    <w:rsid w:val="0097002A"/>
    <w:rsid w:val="009700F6"/>
    <w:rsid w:val="00970491"/>
    <w:rsid w:val="009704FF"/>
    <w:rsid w:val="00970925"/>
    <w:rsid w:val="0097097F"/>
    <w:rsid w:val="00970C49"/>
    <w:rsid w:val="00971193"/>
    <w:rsid w:val="00971389"/>
    <w:rsid w:val="00971651"/>
    <w:rsid w:val="00971CA6"/>
    <w:rsid w:val="00971DB3"/>
    <w:rsid w:val="00971E2E"/>
    <w:rsid w:val="00971E36"/>
    <w:rsid w:val="00971EB8"/>
    <w:rsid w:val="00972767"/>
    <w:rsid w:val="009728E7"/>
    <w:rsid w:val="00972CEE"/>
    <w:rsid w:val="00972DB3"/>
    <w:rsid w:val="00972F81"/>
    <w:rsid w:val="00973322"/>
    <w:rsid w:val="00973F4B"/>
    <w:rsid w:val="00974309"/>
    <w:rsid w:val="0097444C"/>
    <w:rsid w:val="00974A06"/>
    <w:rsid w:val="00974DA7"/>
    <w:rsid w:val="00975766"/>
    <w:rsid w:val="009761B4"/>
    <w:rsid w:val="00976450"/>
    <w:rsid w:val="009768F0"/>
    <w:rsid w:val="00976BBF"/>
    <w:rsid w:val="00977A6F"/>
    <w:rsid w:val="00977E10"/>
    <w:rsid w:val="00980916"/>
    <w:rsid w:val="00980DBF"/>
    <w:rsid w:val="00981029"/>
    <w:rsid w:val="00981138"/>
    <w:rsid w:val="00981339"/>
    <w:rsid w:val="00981989"/>
    <w:rsid w:val="00982192"/>
    <w:rsid w:val="0098225B"/>
    <w:rsid w:val="00982293"/>
    <w:rsid w:val="0098261C"/>
    <w:rsid w:val="00982656"/>
    <w:rsid w:val="00982BD7"/>
    <w:rsid w:val="00982C13"/>
    <w:rsid w:val="00982E97"/>
    <w:rsid w:val="00983278"/>
    <w:rsid w:val="00983D87"/>
    <w:rsid w:val="00983D96"/>
    <w:rsid w:val="00983F99"/>
    <w:rsid w:val="0098481F"/>
    <w:rsid w:val="00984820"/>
    <w:rsid w:val="0098485D"/>
    <w:rsid w:val="00984C64"/>
    <w:rsid w:val="00984EA0"/>
    <w:rsid w:val="00985171"/>
    <w:rsid w:val="00985343"/>
    <w:rsid w:val="00985D3D"/>
    <w:rsid w:val="00985DA7"/>
    <w:rsid w:val="00986B05"/>
    <w:rsid w:val="00986B76"/>
    <w:rsid w:val="00986C1F"/>
    <w:rsid w:val="00986C44"/>
    <w:rsid w:val="00986DA9"/>
    <w:rsid w:val="00986E1A"/>
    <w:rsid w:val="0098748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C94"/>
    <w:rsid w:val="00996D48"/>
    <w:rsid w:val="00996EFA"/>
    <w:rsid w:val="0099728C"/>
    <w:rsid w:val="009975FB"/>
    <w:rsid w:val="00997855"/>
    <w:rsid w:val="009978DF"/>
    <w:rsid w:val="00997A68"/>
    <w:rsid w:val="00997C35"/>
    <w:rsid w:val="00997D3C"/>
    <w:rsid w:val="009A00D9"/>
    <w:rsid w:val="009A0989"/>
    <w:rsid w:val="009A0B30"/>
    <w:rsid w:val="009A0BB4"/>
    <w:rsid w:val="009A0CEE"/>
    <w:rsid w:val="009A0DC0"/>
    <w:rsid w:val="009A1361"/>
    <w:rsid w:val="009A14C6"/>
    <w:rsid w:val="009A1AA6"/>
    <w:rsid w:val="009A1B2C"/>
    <w:rsid w:val="009A2320"/>
    <w:rsid w:val="009A24FE"/>
    <w:rsid w:val="009A2901"/>
    <w:rsid w:val="009A2A51"/>
    <w:rsid w:val="009A2CF7"/>
    <w:rsid w:val="009A2D26"/>
    <w:rsid w:val="009A35FE"/>
    <w:rsid w:val="009A3828"/>
    <w:rsid w:val="009A42B3"/>
    <w:rsid w:val="009A42E2"/>
    <w:rsid w:val="009A42F1"/>
    <w:rsid w:val="009A45C1"/>
    <w:rsid w:val="009A4924"/>
    <w:rsid w:val="009A4B00"/>
    <w:rsid w:val="009A4F37"/>
    <w:rsid w:val="009A514F"/>
    <w:rsid w:val="009A6D06"/>
    <w:rsid w:val="009A7338"/>
    <w:rsid w:val="009A76C5"/>
    <w:rsid w:val="009A7B90"/>
    <w:rsid w:val="009A7DB9"/>
    <w:rsid w:val="009A7E11"/>
    <w:rsid w:val="009B00C3"/>
    <w:rsid w:val="009B05CD"/>
    <w:rsid w:val="009B0FC3"/>
    <w:rsid w:val="009B1376"/>
    <w:rsid w:val="009B13C9"/>
    <w:rsid w:val="009B1817"/>
    <w:rsid w:val="009B1829"/>
    <w:rsid w:val="009B1B72"/>
    <w:rsid w:val="009B1E00"/>
    <w:rsid w:val="009B24ED"/>
    <w:rsid w:val="009B2BAC"/>
    <w:rsid w:val="009B3412"/>
    <w:rsid w:val="009B344A"/>
    <w:rsid w:val="009B4329"/>
    <w:rsid w:val="009B45E6"/>
    <w:rsid w:val="009B49D6"/>
    <w:rsid w:val="009B4C13"/>
    <w:rsid w:val="009B4F42"/>
    <w:rsid w:val="009B530F"/>
    <w:rsid w:val="009B5AB9"/>
    <w:rsid w:val="009B5B7A"/>
    <w:rsid w:val="009B5FBB"/>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2B3"/>
    <w:rsid w:val="009C541D"/>
    <w:rsid w:val="009C622E"/>
    <w:rsid w:val="009C7316"/>
    <w:rsid w:val="009C7710"/>
    <w:rsid w:val="009C7A23"/>
    <w:rsid w:val="009C7A88"/>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AA7"/>
    <w:rsid w:val="009D7B2E"/>
    <w:rsid w:val="009E07CA"/>
    <w:rsid w:val="009E092A"/>
    <w:rsid w:val="009E0FB4"/>
    <w:rsid w:val="009E12F7"/>
    <w:rsid w:val="009E151C"/>
    <w:rsid w:val="009E1FE8"/>
    <w:rsid w:val="009E2167"/>
    <w:rsid w:val="009E25DE"/>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064"/>
    <w:rsid w:val="009F59AC"/>
    <w:rsid w:val="009F60A8"/>
    <w:rsid w:val="009F660D"/>
    <w:rsid w:val="009F6A54"/>
    <w:rsid w:val="009F6BA8"/>
    <w:rsid w:val="009F6C1F"/>
    <w:rsid w:val="009F6F2E"/>
    <w:rsid w:val="009F7073"/>
    <w:rsid w:val="009F7C3C"/>
    <w:rsid w:val="00A00350"/>
    <w:rsid w:val="00A0043A"/>
    <w:rsid w:val="00A0057E"/>
    <w:rsid w:val="00A00C62"/>
    <w:rsid w:val="00A0176A"/>
    <w:rsid w:val="00A01897"/>
    <w:rsid w:val="00A0195F"/>
    <w:rsid w:val="00A01E06"/>
    <w:rsid w:val="00A02502"/>
    <w:rsid w:val="00A02FC4"/>
    <w:rsid w:val="00A0339B"/>
    <w:rsid w:val="00A0340D"/>
    <w:rsid w:val="00A03EB9"/>
    <w:rsid w:val="00A043ED"/>
    <w:rsid w:val="00A0492C"/>
    <w:rsid w:val="00A04DD3"/>
    <w:rsid w:val="00A05072"/>
    <w:rsid w:val="00A055F4"/>
    <w:rsid w:val="00A056AE"/>
    <w:rsid w:val="00A0579C"/>
    <w:rsid w:val="00A059A4"/>
    <w:rsid w:val="00A065D7"/>
    <w:rsid w:val="00A06B4A"/>
    <w:rsid w:val="00A06EAC"/>
    <w:rsid w:val="00A072B8"/>
    <w:rsid w:val="00A07694"/>
    <w:rsid w:val="00A077A7"/>
    <w:rsid w:val="00A07870"/>
    <w:rsid w:val="00A07CD8"/>
    <w:rsid w:val="00A10524"/>
    <w:rsid w:val="00A10C7A"/>
    <w:rsid w:val="00A10EBE"/>
    <w:rsid w:val="00A10EDA"/>
    <w:rsid w:val="00A11338"/>
    <w:rsid w:val="00A113CE"/>
    <w:rsid w:val="00A11E84"/>
    <w:rsid w:val="00A11E9B"/>
    <w:rsid w:val="00A12057"/>
    <w:rsid w:val="00A12088"/>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785"/>
    <w:rsid w:val="00A21861"/>
    <w:rsid w:val="00A218AD"/>
    <w:rsid w:val="00A21FB9"/>
    <w:rsid w:val="00A21FE2"/>
    <w:rsid w:val="00A2233E"/>
    <w:rsid w:val="00A225C9"/>
    <w:rsid w:val="00A22696"/>
    <w:rsid w:val="00A229E6"/>
    <w:rsid w:val="00A22D8A"/>
    <w:rsid w:val="00A233D8"/>
    <w:rsid w:val="00A2400D"/>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2C77"/>
    <w:rsid w:val="00A437AA"/>
    <w:rsid w:val="00A43877"/>
    <w:rsid w:val="00A44128"/>
    <w:rsid w:val="00A44380"/>
    <w:rsid w:val="00A443BE"/>
    <w:rsid w:val="00A446ED"/>
    <w:rsid w:val="00A448C9"/>
    <w:rsid w:val="00A44B0C"/>
    <w:rsid w:val="00A44E7B"/>
    <w:rsid w:val="00A45485"/>
    <w:rsid w:val="00A45EA0"/>
    <w:rsid w:val="00A45ED4"/>
    <w:rsid w:val="00A45EEC"/>
    <w:rsid w:val="00A46617"/>
    <w:rsid w:val="00A46741"/>
    <w:rsid w:val="00A4690B"/>
    <w:rsid w:val="00A46C10"/>
    <w:rsid w:val="00A47533"/>
    <w:rsid w:val="00A50059"/>
    <w:rsid w:val="00A51795"/>
    <w:rsid w:val="00A51A5C"/>
    <w:rsid w:val="00A51CCA"/>
    <w:rsid w:val="00A52155"/>
    <w:rsid w:val="00A523C5"/>
    <w:rsid w:val="00A5257F"/>
    <w:rsid w:val="00A529F7"/>
    <w:rsid w:val="00A52BF2"/>
    <w:rsid w:val="00A52E5C"/>
    <w:rsid w:val="00A5309A"/>
    <w:rsid w:val="00A5341C"/>
    <w:rsid w:val="00A538AE"/>
    <w:rsid w:val="00A546B1"/>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69A"/>
    <w:rsid w:val="00A61938"/>
    <w:rsid w:val="00A61A44"/>
    <w:rsid w:val="00A61B46"/>
    <w:rsid w:val="00A61FDC"/>
    <w:rsid w:val="00A623BA"/>
    <w:rsid w:val="00A62A71"/>
    <w:rsid w:val="00A63052"/>
    <w:rsid w:val="00A63383"/>
    <w:rsid w:val="00A63397"/>
    <w:rsid w:val="00A635EF"/>
    <w:rsid w:val="00A63D43"/>
    <w:rsid w:val="00A63E6F"/>
    <w:rsid w:val="00A63ECD"/>
    <w:rsid w:val="00A6423E"/>
    <w:rsid w:val="00A643D8"/>
    <w:rsid w:val="00A6467E"/>
    <w:rsid w:val="00A64683"/>
    <w:rsid w:val="00A64A64"/>
    <w:rsid w:val="00A64B62"/>
    <w:rsid w:val="00A65342"/>
    <w:rsid w:val="00A654E2"/>
    <w:rsid w:val="00A65915"/>
    <w:rsid w:val="00A65B8A"/>
    <w:rsid w:val="00A66218"/>
    <w:rsid w:val="00A6688E"/>
    <w:rsid w:val="00A66909"/>
    <w:rsid w:val="00A673F6"/>
    <w:rsid w:val="00A676C5"/>
    <w:rsid w:val="00A67769"/>
    <w:rsid w:val="00A67BDD"/>
    <w:rsid w:val="00A67CB2"/>
    <w:rsid w:val="00A67F66"/>
    <w:rsid w:val="00A70102"/>
    <w:rsid w:val="00A7010E"/>
    <w:rsid w:val="00A70285"/>
    <w:rsid w:val="00A703B1"/>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E0A"/>
    <w:rsid w:val="00A75252"/>
    <w:rsid w:val="00A75542"/>
    <w:rsid w:val="00A755A1"/>
    <w:rsid w:val="00A75629"/>
    <w:rsid w:val="00A75654"/>
    <w:rsid w:val="00A762C1"/>
    <w:rsid w:val="00A765E3"/>
    <w:rsid w:val="00A76C11"/>
    <w:rsid w:val="00A76DAF"/>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444"/>
    <w:rsid w:val="00A8746C"/>
    <w:rsid w:val="00A875CF"/>
    <w:rsid w:val="00A878C2"/>
    <w:rsid w:val="00A87C39"/>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8EB"/>
    <w:rsid w:val="00A9454E"/>
    <w:rsid w:val="00A94E42"/>
    <w:rsid w:val="00A94EB7"/>
    <w:rsid w:val="00A95359"/>
    <w:rsid w:val="00A95ACC"/>
    <w:rsid w:val="00A95AD2"/>
    <w:rsid w:val="00A95DA7"/>
    <w:rsid w:val="00A96D39"/>
    <w:rsid w:val="00A97081"/>
    <w:rsid w:val="00A972F4"/>
    <w:rsid w:val="00A976C9"/>
    <w:rsid w:val="00A9797A"/>
    <w:rsid w:val="00A97994"/>
    <w:rsid w:val="00A97C4E"/>
    <w:rsid w:val="00AA024F"/>
    <w:rsid w:val="00AA0530"/>
    <w:rsid w:val="00AA099A"/>
    <w:rsid w:val="00AA0C9D"/>
    <w:rsid w:val="00AA0E2D"/>
    <w:rsid w:val="00AA18E6"/>
    <w:rsid w:val="00AA1EAE"/>
    <w:rsid w:val="00AA2566"/>
    <w:rsid w:val="00AA2598"/>
    <w:rsid w:val="00AA259F"/>
    <w:rsid w:val="00AA2629"/>
    <w:rsid w:val="00AA2741"/>
    <w:rsid w:val="00AA2B3D"/>
    <w:rsid w:val="00AA2D0E"/>
    <w:rsid w:val="00AA36C2"/>
    <w:rsid w:val="00AA3817"/>
    <w:rsid w:val="00AA4E04"/>
    <w:rsid w:val="00AA50B6"/>
    <w:rsid w:val="00AA55A5"/>
    <w:rsid w:val="00AA5940"/>
    <w:rsid w:val="00AA5B19"/>
    <w:rsid w:val="00AA6504"/>
    <w:rsid w:val="00AA666F"/>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5BB0"/>
    <w:rsid w:val="00AB643D"/>
    <w:rsid w:val="00AB6A93"/>
    <w:rsid w:val="00AB77E6"/>
    <w:rsid w:val="00AC0012"/>
    <w:rsid w:val="00AC0637"/>
    <w:rsid w:val="00AC118B"/>
    <w:rsid w:val="00AC1591"/>
    <w:rsid w:val="00AC1A97"/>
    <w:rsid w:val="00AC1C1F"/>
    <w:rsid w:val="00AC2681"/>
    <w:rsid w:val="00AC2897"/>
    <w:rsid w:val="00AC28D3"/>
    <w:rsid w:val="00AC2BFD"/>
    <w:rsid w:val="00AC2E23"/>
    <w:rsid w:val="00AC359E"/>
    <w:rsid w:val="00AC3627"/>
    <w:rsid w:val="00AC36D6"/>
    <w:rsid w:val="00AC3B41"/>
    <w:rsid w:val="00AC3BF3"/>
    <w:rsid w:val="00AC3CA3"/>
    <w:rsid w:val="00AC4292"/>
    <w:rsid w:val="00AC49AE"/>
    <w:rsid w:val="00AC4DA0"/>
    <w:rsid w:val="00AC53C1"/>
    <w:rsid w:val="00AC5B19"/>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1A0"/>
    <w:rsid w:val="00AE52D0"/>
    <w:rsid w:val="00AE5502"/>
    <w:rsid w:val="00AE5533"/>
    <w:rsid w:val="00AE5A57"/>
    <w:rsid w:val="00AE607F"/>
    <w:rsid w:val="00AE61E7"/>
    <w:rsid w:val="00AE62EB"/>
    <w:rsid w:val="00AE62F8"/>
    <w:rsid w:val="00AE64F0"/>
    <w:rsid w:val="00AE66D0"/>
    <w:rsid w:val="00AE6868"/>
    <w:rsid w:val="00AE6BAE"/>
    <w:rsid w:val="00AE7517"/>
    <w:rsid w:val="00AE752D"/>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1E37"/>
    <w:rsid w:val="00B02876"/>
    <w:rsid w:val="00B0295B"/>
    <w:rsid w:val="00B02961"/>
    <w:rsid w:val="00B02C29"/>
    <w:rsid w:val="00B037EB"/>
    <w:rsid w:val="00B03CF2"/>
    <w:rsid w:val="00B048AB"/>
    <w:rsid w:val="00B04B03"/>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76E"/>
    <w:rsid w:val="00B07827"/>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17B4E"/>
    <w:rsid w:val="00B17C74"/>
    <w:rsid w:val="00B204E1"/>
    <w:rsid w:val="00B204FF"/>
    <w:rsid w:val="00B20B2B"/>
    <w:rsid w:val="00B20E75"/>
    <w:rsid w:val="00B20E84"/>
    <w:rsid w:val="00B210ED"/>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353"/>
    <w:rsid w:val="00B3173A"/>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58B2"/>
    <w:rsid w:val="00B3659A"/>
    <w:rsid w:val="00B3672D"/>
    <w:rsid w:val="00B36773"/>
    <w:rsid w:val="00B36C56"/>
    <w:rsid w:val="00B37386"/>
    <w:rsid w:val="00B37B16"/>
    <w:rsid w:val="00B37C1B"/>
    <w:rsid w:val="00B37DE1"/>
    <w:rsid w:val="00B400BA"/>
    <w:rsid w:val="00B400CB"/>
    <w:rsid w:val="00B4010D"/>
    <w:rsid w:val="00B4022D"/>
    <w:rsid w:val="00B40422"/>
    <w:rsid w:val="00B4042E"/>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4758"/>
    <w:rsid w:val="00B54AA7"/>
    <w:rsid w:val="00B54C40"/>
    <w:rsid w:val="00B55146"/>
    <w:rsid w:val="00B55268"/>
    <w:rsid w:val="00B554FD"/>
    <w:rsid w:val="00B558D9"/>
    <w:rsid w:val="00B55B33"/>
    <w:rsid w:val="00B55D40"/>
    <w:rsid w:val="00B56055"/>
    <w:rsid w:val="00B562FF"/>
    <w:rsid w:val="00B56315"/>
    <w:rsid w:val="00B563A9"/>
    <w:rsid w:val="00B576AD"/>
    <w:rsid w:val="00B6006D"/>
    <w:rsid w:val="00B601F5"/>
    <w:rsid w:val="00B6044F"/>
    <w:rsid w:val="00B604C3"/>
    <w:rsid w:val="00B60D32"/>
    <w:rsid w:val="00B61B73"/>
    <w:rsid w:val="00B61B75"/>
    <w:rsid w:val="00B6211E"/>
    <w:rsid w:val="00B62601"/>
    <w:rsid w:val="00B62761"/>
    <w:rsid w:val="00B628BC"/>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19F"/>
    <w:rsid w:val="00B7034B"/>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1355"/>
    <w:rsid w:val="00B8193F"/>
    <w:rsid w:val="00B823D5"/>
    <w:rsid w:val="00B82C7A"/>
    <w:rsid w:val="00B82D00"/>
    <w:rsid w:val="00B82EFC"/>
    <w:rsid w:val="00B8330D"/>
    <w:rsid w:val="00B834D0"/>
    <w:rsid w:val="00B83746"/>
    <w:rsid w:val="00B837AD"/>
    <w:rsid w:val="00B83AB5"/>
    <w:rsid w:val="00B83DFB"/>
    <w:rsid w:val="00B83E1C"/>
    <w:rsid w:val="00B840B0"/>
    <w:rsid w:val="00B84465"/>
    <w:rsid w:val="00B846FD"/>
    <w:rsid w:val="00B84915"/>
    <w:rsid w:val="00B84B4C"/>
    <w:rsid w:val="00B84D10"/>
    <w:rsid w:val="00B84E5D"/>
    <w:rsid w:val="00B8502B"/>
    <w:rsid w:val="00B85031"/>
    <w:rsid w:val="00B851A9"/>
    <w:rsid w:val="00B85319"/>
    <w:rsid w:val="00B85DC0"/>
    <w:rsid w:val="00B85E56"/>
    <w:rsid w:val="00B8608A"/>
    <w:rsid w:val="00B866A1"/>
    <w:rsid w:val="00B8681C"/>
    <w:rsid w:val="00B86C6F"/>
    <w:rsid w:val="00B86D7F"/>
    <w:rsid w:val="00B86EF0"/>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5AC"/>
    <w:rsid w:val="00B939D4"/>
    <w:rsid w:val="00B9479D"/>
    <w:rsid w:val="00B94899"/>
    <w:rsid w:val="00B949A6"/>
    <w:rsid w:val="00B94EEA"/>
    <w:rsid w:val="00B94F5B"/>
    <w:rsid w:val="00B950EF"/>
    <w:rsid w:val="00B95191"/>
    <w:rsid w:val="00B95958"/>
    <w:rsid w:val="00B959FB"/>
    <w:rsid w:val="00B95CFC"/>
    <w:rsid w:val="00B95FAA"/>
    <w:rsid w:val="00B9613D"/>
    <w:rsid w:val="00B9616A"/>
    <w:rsid w:val="00B9646C"/>
    <w:rsid w:val="00B9668B"/>
    <w:rsid w:val="00B96737"/>
    <w:rsid w:val="00B96821"/>
    <w:rsid w:val="00B97366"/>
    <w:rsid w:val="00B973AA"/>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43"/>
    <w:rsid w:val="00BB06DA"/>
    <w:rsid w:val="00BB092D"/>
    <w:rsid w:val="00BB0AD2"/>
    <w:rsid w:val="00BB0D14"/>
    <w:rsid w:val="00BB1026"/>
    <w:rsid w:val="00BB1665"/>
    <w:rsid w:val="00BB1BC4"/>
    <w:rsid w:val="00BB1D41"/>
    <w:rsid w:val="00BB1EF3"/>
    <w:rsid w:val="00BB2ABE"/>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F8"/>
    <w:rsid w:val="00BB6E8F"/>
    <w:rsid w:val="00BB7096"/>
    <w:rsid w:val="00BB7930"/>
    <w:rsid w:val="00BB7B58"/>
    <w:rsid w:val="00BB7FA2"/>
    <w:rsid w:val="00BC081B"/>
    <w:rsid w:val="00BC0883"/>
    <w:rsid w:val="00BC0A08"/>
    <w:rsid w:val="00BC0CDA"/>
    <w:rsid w:val="00BC0DAD"/>
    <w:rsid w:val="00BC11E8"/>
    <w:rsid w:val="00BC1228"/>
    <w:rsid w:val="00BC196C"/>
    <w:rsid w:val="00BC1B5E"/>
    <w:rsid w:val="00BC1EF4"/>
    <w:rsid w:val="00BC2406"/>
    <w:rsid w:val="00BC24EA"/>
    <w:rsid w:val="00BC2B20"/>
    <w:rsid w:val="00BC2EC0"/>
    <w:rsid w:val="00BC315F"/>
    <w:rsid w:val="00BC3285"/>
    <w:rsid w:val="00BC32F0"/>
    <w:rsid w:val="00BC3AF0"/>
    <w:rsid w:val="00BC3E5E"/>
    <w:rsid w:val="00BC431E"/>
    <w:rsid w:val="00BC43B3"/>
    <w:rsid w:val="00BC43B7"/>
    <w:rsid w:val="00BC4515"/>
    <w:rsid w:val="00BC480B"/>
    <w:rsid w:val="00BC4976"/>
    <w:rsid w:val="00BC521B"/>
    <w:rsid w:val="00BC5474"/>
    <w:rsid w:val="00BC5DA5"/>
    <w:rsid w:val="00BC5EF8"/>
    <w:rsid w:val="00BC5F9C"/>
    <w:rsid w:val="00BC66FC"/>
    <w:rsid w:val="00BC6887"/>
    <w:rsid w:val="00BC6AEE"/>
    <w:rsid w:val="00BC76A4"/>
    <w:rsid w:val="00BC7C7B"/>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3DA9"/>
    <w:rsid w:val="00BD4457"/>
    <w:rsid w:val="00BD4901"/>
    <w:rsid w:val="00BD4926"/>
    <w:rsid w:val="00BD5703"/>
    <w:rsid w:val="00BD57E0"/>
    <w:rsid w:val="00BD5981"/>
    <w:rsid w:val="00BD5BD0"/>
    <w:rsid w:val="00BD5BFC"/>
    <w:rsid w:val="00BD6912"/>
    <w:rsid w:val="00BD6E95"/>
    <w:rsid w:val="00BD703C"/>
    <w:rsid w:val="00BD71CF"/>
    <w:rsid w:val="00BD78C3"/>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0D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A6C"/>
    <w:rsid w:val="00C11BFA"/>
    <w:rsid w:val="00C11D0C"/>
    <w:rsid w:val="00C1222A"/>
    <w:rsid w:val="00C1227A"/>
    <w:rsid w:val="00C124EB"/>
    <w:rsid w:val="00C12981"/>
    <w:rsid w:val="00C12997"/>
    <w:rsid w:val="00C12AF2"/>
    <w:rsid w:val="00C12D1C"/>
    <w:rsid w:val="00C12DF3"/>
    <w:rsid w:val="00C13209"/>
    <w:rsid w:val="00C133F0"/>
    <w:rsid w:val="00C13A51"/>
    <w:rsid w:val="00C13BF6"/>
    <w:rsid w:val="00C13F8E"/>
    <w:rsid w:val="00C1466B"/>
    <w:rsid w:val="00C14D26"/>
    <w:rsid w:val="00C154E6"/>
    <w:rsid w:val="00C1554E"/>
    <w:rsid w:val="00C15B2E"/>
    <w:rsid w:val="00C16049"/>
    <w:rsid w:val="00C168D3"/>
    <w:rsid w:val="00C16ADB"/>
    <w:rsid w:val="00C16B20"/>
    <w:rsid w:val="00C17654"/>
    <w:rsid w:val="00C1769C"/>
    <w:rsid w:val="00C176B2"/>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4BB"/>
    <w:rsid w:val="00C41643"/>
    <w:rsid w:val="00C417B2"/>
    <w:rsid w:val="00C419C2"/>
    <w:rsid w:val="00C41A21"/>
    <w:rsid w:val="00C41D31"/>
    <w:rsid w:val="00C41D5E"/>
    <w:rsid w:val="00C41F1F"/>
    <w:rsid w:val="00C4212B"/>
    <w:rsid w:val="00C42419"/>
    <w:rsid w:val="00C430DA"/>
    <w:rsid w:val="00C43796"/>
    <w:rsid w:val="00C438A5"/>
    <w:rsid w:val="00C4419A"/>
    <w:rsid w:val="00C442D7"/>
    <w:rsid w:val="00C44891"/>
    <w:rsid w:val="00C44DF2"/>
    <w:rsid w:val="00C4519C"/>
    <w:rsid w:val="00C45F0C"/>
    <w:rsid w:val="00C4629D"/>
    <w:rsid w:val="00C46408"/>
    <w:rsid w:val="00C472E4"/>
    <w:rsid w:val="00C4738A"/>
    <w:rsid w:val="00C4772E"/>
    <w:rsid w:val="00C47C47"/>
    <w:rsid w:val="00C47D23"/>
    <w:rsid w:val="00C47DAE"/>
    <w:rsid w:val="00C47E46"/>
    <w:rsid w:val="00C5011A"/>
    <w:rsid w:val="00C5078A"/>
    <w:rsid w:val="00C507E2"/>
    <w:rsid w:val="00C50FDB"/>
    <w:rsid w:val="00C51260"/>
    <w:rsid w:val="00C512FA"/>
    <w:rsid w:val="00C513C2"/>
    <w:rsid w:val="00C53676"/>
    <w:rsid w:val="00C53B7B"/>
    <w:rsid w:val="00C54022"/>
    <w:rsid w:val="00C54898"/>
    <w:rsid w:val="00C54967"/>
    <w:rsid w:val="00C54FAB"/>
    <w:rsid w:val="00C54FBC"/>
    <w:rsid w:val="00C550A3"/>
    <w:rsid w:val="00C55A08"/>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E27"/>
    <w:rsid w:val="00C60FF4"/>
    <w:rsid w:val="00C6124B"/>
    <w:rsid w:val="00C617A3"/>
    <w:rsid w:val="00C6184B"/>
    <w:rsid w:val="00C61C0C"/>
    <w:rsid w:val="00C629EF"/>
    <w:rsid w:val="00C62A54"/>
    <w:rsid w:val="00C62B02"/>
    <w:rsid w:val="00C62B3F"/>
    <w:rsid w:val="00C63574"/>
    <w:rsid w:val="00C6395E"/>
    <w:rsid w:val="00C63BE1"/>
    <w:rsid w:val="00C63FCF"/>
    <w:rsid w:val="00C64116"/>
    <w:rsid w:val="00C64654"/>
    <w:rsid w:val="00C64E25"/>
    <w:rsid w:val="00C64F63"/>
    <w:rsid w:val="00C64F71"/>
    <w:rsid w:val="00C64FE6"/>
    <w:rsid w:val="00C65952"/>
    <w:rsid w:val="00C65A82"/>
    <w:rsid w:val="00C65BD2"/>
    <w:rsid w:val="00C65E6C"/>
    <w:rsid w:val="00C6606F"/>
    <w:rsid w:val="00C660CB"/>
    <w:rsid w:val="00C66549"/>
    <w:rsid w:val="00C66D02"/>
    <w:rsid w:val="00C66D58"/>
    <w:rsid w:val="00C67051"/>
    <w:rsid w:val="00C67387"/>
    <w:rsid w:val="00C678AF"/>
    <w:rsid w:val="00C67CB9"/>
    <w:rsid w:val="00C67E04"/>
    <w:rsid w:val="00C706AD"/>
    <w:rsid w:val="00C706D3"/>
    <w:rsid w:val="00C707B5"/>
    <w:rsid w:val="00C70B0C"/>
    <w:rsid w:val="00C70F62"/>
    <w:rsid w:val="00C7138E"/>
    <w:rsid w:val="00C71AF5"/>
    <w:rsid w:val="00C71BD4"/>
    <w:rsid w:val="00C71CF6"/>
    <w:rsid w:val="00C7239E"/>
    <w:rsid w:val="00C726F8"/>
    <w:rsid w:val="00C7303B"/>
    <w:rsid w:val="00C7308D"/>
    <w:rsid w:val="00C733B9"/>
    <w:rsid w:val="00C7358F"/>
    <w:rsid w:val="00C736E4"/>
    <w:rsid w:val="00C73945"/>
    <w:rsid w:val="00C73ABD"/>
    <w:rsid w:val="00C73B92"/>
    <w:rsid w:val="00C73F93"/>
    <w:rsid w:val="00C740C8"/>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831"/>
    <w:rsid w:val="00C83A8A"/>
    <w:rsid w:val="00C83F06"/>
    <w:rsid w:val="00C8422D"/>
    <w:rsid w:val="00C847A8"/>
    <w:rsid w:val="00C84B70"/>
    <w:rsid w:val="00C8535A"/>
    <w:rsid w:val="00C85CB7"/>
    <w:rsid w:val="00C85D10"/>
    <w:rsid w:val="00C86F78"/>
    <w:rsid w:val="00C876F6"/>
    <w:rsid w:val="00C8780E"/>
    <w:rsid w:val="00C87E72"/>
    <w:rsid w:val="00C90547"/>
    <w:rsid w:val="00C905AA"/>
    <w:rsid w:val="00C9081B"/>
    <w:rsid w:val="00C90BF1"/>
    <w:rsid w:val="00C9166C"/>
    <w:rsid w:val="00C91729"/>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75A"/>
    <w:rsid w:val="00CA1CD7"/>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4D99"/>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2C36"/>
    <w:rsid w:val="00CB36BE"/>
    <w:rsid w:val="00CB42C9"/>
    <w:rsid w:val="00CB4677"/>
    <w:rsid w:val="00CB50CB"/>
    <w:rsid w:val="00CB514F"/>
    <w:rsid w:val="00CB5159"/>
    <w:rsid w:val="00CB538F"/>
    <w:rsid w:val="00CB5517"/>
    <w:rsid w:val="00CB5918"/>
    <w:rsid w:val="00CB5D94"/>
    <w:rsid w:val="00CB63CE"/>
    <w:rsid w:val="00CB674E"/>
    <w:rsid w:val="00CB689A"/>
    <w:rsid w:val="00CB7027"/>
    <w:rsid w:val="00CB7D22"/>
    <w:rsid w:val="00CC07AE"/>
    <w:rsid w:val="00CC0C2A"/>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494"/>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853"/>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F70"/>
    <w:rsid w:val="00CE109C"/>
    <w:rsid w:val="00CE123D"/>
    <w:rsid w:val="00CE12B9"/>
    <w:rsid w:val="00CE12DB"/>
    <w:rsid w:val="00CE16B7"/>
    <w:rsid w:val="00CE1C1B"/>
    <w:rsid w:val="00CE1DF2"/>
    <w:rsid w:val="00CE2789"/>
    <w:rsid w:val="00CE29DB"/>
    <w:rsid w:val="00CE3489"/>
    <w:rsid w:val="00CE35A6"/>
    <w:rsid w:val="00CE3907"/>
    <w:rsid w:val="00CE3CD5"/>
    <w:rsid w:val="00CE3E66"/>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0EDC"/>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0910"/>
    <w:rsid w:val="00D009B1"/>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41"/>
    <w:rsid w:val="00D07396"/>
    <w:rsid w:val="00D0739A"/>
    <w:rsid w:val="00D07566"/>
    <w:rsid w:val="00D07CB5"/>
    <w:rsid w:val="00D10778"/>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5E3"/>
    <w:rsid w:val="00D21822"/>
    <w:rsid w:val="00D21A27"/>
    <w:rsid w:val="00D21BF0"/>
    <w:rsid w:val="00D22188"/>
    <w:rsid w:val="00D22222"/>
    <w:rsid w:val="00D2291F"/>
    <w:rsid w:val="00D23326"/>
    <w:rsid w:val="00D233DA"/>
    <w:rsid w:val="00D23EEE"/>
    <w:rsid w:val="00D240AD"/>
    <w:rsid w:val="00D242BF"/>
    <w:rsid w:val="00D243E2"/>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BEC"/>
    <w:rsid w:val="00D27C63"/>
    <w:rsid w:val="00D27E08"/>
    <w:rsid w:val="00D302C7"/>
    <w:rsid w:val="00D30539"/>
    <w:rsid w:val="00D30FFC"/>
    <w:rsid w:val="00D312DB"/>
    <w:rsid w:val="00D3135A"/>
    <w:rsid w:val="00D313FF"/>
    <w:rsid w:val="00D31AF6"/>
    <w:rsid w:val="00D3219E"/>
    <w:rsid w:val="00D323E6"/>
    <w:rsid w:val="00D3276C"/>
    <w:rsid w:val="00D32AE8"/>
    <w:rsid w:val="00D32B2E"/>
    <w:rsid w:val="00D33187"/>
    <w:rsid w:val="00D331DC"/>
    <w:rsid w:val="00D3352A"/>
    <w:rsid w:val="00D3397C"/>
    <w:rsid w:val="00D34287"/>
    <w:rsid w:val="00D34526"/>
    <w:rsid w:val="00D34931"/>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27AE"/>
    <w:rsid w:val="00D432BA"/>
    <w:rsid w:val="00D4353C"/>
    <w:rsid w:val="00D435B4"/>
    <w:rsid w:val="00D4360C"/>
    <w:rsid w:val="00D44803"/>
    <w:rsid w:val="00D44D5C"/>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806"/>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1D4"/>
    <w:rsid w:val="00D62D5D"/>
    <w:rsid w:val="00D62DE9"/>
    <w:rsid w:val="00D632DA"/>
    <w:rsid w:val="00D637B7"/>
    <w:rsid w:val="00D63A34"/>
    <w:rsid w:val="00D63A4A"/>
    <w:rsid w:val="00D63EBA"/>
    <w:rsid w:val="00D63F62"/>
    <w:rsid w:val="00D64163"/>
    <w:rsid w:val="00D643BE"/>
    <w:rsid w:val="00D648E0"/>
    <w:rsid w:val="00D64F2B"/>
    <w:rsid w:val="00D652E3"/>
    <w:rsid w:val="00D65688"/>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2FC3"/>
    <w:rsid w:val="00D73015"/>
    <w:rsid w:val="00D73A84"/>
    <w:rsid w:val="00D73D2A"/>
    <w:rsid w:val="00D741E8"/>
    <w:rsid w:val="00D74252"/>
    <w:rsid w:val="00D74785"/>
    <w:rsid w:val="00D751A3"/>
    <w:rsid w:val="00D751E8"/>
    <w:rsid w:val="00D7564C"/>
    <w:rsid w:val="00D756D1"/>
    <w:rsid w:val="00D75BAC"/>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2FC6"/>
    <w:rsid w:val="00D83816"/>
    <w:rsid w:val="00D839DE"/>
    <w:rsid w:val="00D83A1C"/>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399"/>
    <w:rsid w:val="00D86948"/>
    <w:rsid w:val="00D869AB"/>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3CD0"/>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207"/>
    <w:rsid w:val="00DB57AB"/>
    <w:rsid w:val="00DB57E4"/>
    <w:rsid w:val="00DB5818"/>
    <w:rsid w:val="00DB59BE"/>
    <w:rsid w:val="00DB644B"/>
    <w:rsid w:val="00DB67DD"/>
    <w:rsid w:val="00DB689A"/>
    <w:rsid w:val="00DB7633"/>
    <w:rsid w:val="00DB78FC"/>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4CB"/>
    <w:rsid w:val="00DC5EE4"/>
    <w:rsid w:val="00DC5EF7"/>
    <w:rsid w:val="00DC611D"/>
    <w:rsid w:val="00DC65DE"/>
    <w:rsid w:val="00DC6633"/>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2D56"/>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67DF"/>
    <w:rsid w:val="00DD7C91"/>
    <w:rsid w:val="00DD7DBE"/>
    <w:rsid w:val="00DD7F36"/>
    <w:rsid w:val="00DD7FC4"/>
    <w:rsid w:val="00DE03A3"/>
    <w:rsid w:val="00DE0519"/>
    <w:rsid w:val="00DE06B5"/>
    <w:rsid w:val="00DE09EE"/>
    <w:rsid w:val="00DE1090"/>
    <w:rsid w:val="00DE12DE"/>
    <w:rsid w:val="00DE15A7"/>
    <w:rsid w:val="00DE1644"/>
    <w:rsid w:val="00DE22D8"/>
    <w:rsid w:val="00DE22F7"/>
    <w:rsid w:val="00DE242A"/>
    <w:rsid w:val="00DE2D22"/>
    <w:rsid w:val="00DE30E9"/>
    <w:rsid w:val="00DE3254"/>
    <w:rsid w:val="00DE376A"/>
    <w:rsid w:val="00DE3B52"/>
    <w:rsid w:val="00DE3F3C"/>
    <w:rsid w:val="00DE3F7D"/>
    <w:rsid w:val="00DE41B5"/>
    <w:rsid w:val="00DE4376"/>
    <w:rsid w:val="00DE4CBA"/>
    <w:rsid w:val="00DE5C04"/>
    <w:rsid w:val="00DE5C71"/>
    <w:rsid w:val="00DE6032"/>
    <w:rsid w:val="00DE6347"/>
    <w:rsid w:val="00DE651D"/>
    <w:rsid w:val="00DE677E"/>
    <w:rsid w:val="00DE6817"/>
    <w:rsid w:val="00DE6908"/>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EA1"/>
    <w:rsid w:val="00DF4F50"/>
    <w:rsid w:val="00DF5A22"/>
    <w:rsid w:val="00DF6466"/>
    <w:rsid w:val="00DF665D"/>
    <w:rsid w:val="00DF6D7D"/>
    <w:rsid w:val="00DF71E6"/>
    <w:rsid w:val="00DF7251"/>
    <w:rsid w:val="00DF7754"/>
    <w:rsid w:val="00E00016"/>
    <w:rsid w:val="00E00137"/>
    <w:rsid w:val="00E00189"/>
    <w:rsid w:val="00E00345"/>
    <w:rsid w:val="00E00993"/>
    <w:rsid w:val="00E00A62"/>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53F"/>
    <w:rsid w:val="00E13681"/>
    <w:rsid w:val="00E13710"/>
    <w:rsid w:val="00E13F84"/>
    <w:rsid w:val="00E140E4"/>
    <w:rsid w:val="00E14638"/>
    <w:rsid w:val="00E146CD"/>
    <w:rsid w:val="00E1478F"/>
    <w:rsid w:val="00E1479B"/>
    <w:rsid w:val="00E1480E"/>
    <w:rsid w:val="00E14AD3"/>
    <w:rsid w:val="00E15001"/>
    <w:rsid w:val="00E15092"/>
    <w:rsid w:val="00E150C6"/>
    <w:rsid w:val="00E15277"/>
    <w:rsid w:val="00E153AA"/>
    <w:rsid w:val="00E16276"/>
    <w:rsid w:val="00E1642E"/>
    <w:rsid w:val="00E164CD"/>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14B8"/>
    <w:rsid w:val="00E31544"/>
    <w:rsid w:val="00E31872"/>
    <w:rsid w:val="00E31926"/>
    <w:rsid w:val="00E31C3C"/>
    <w:rsid w:val="00E32996"/>
    <w:rsid w:val="00E32C03"/>
    <w:rsid w:val="00E332A3"/>
    <w:rsid w:val="00E335AA"/>
    <w:rsid w:val="00E33693"/>
    <w:rsid w:val="00E33794"/>
    <w:rsid w:val="00E3400C"/>
    <w:rsid w:val="00E34192"/>
    <w:rsid w:val="00E3426D"/>
    <w:rsid w:val="00E3439D"/>
    <w:rsid w:val="00E3452D"/>
    <w:rsid w:val="00E3477A"/>
    <w:rsid w:val="00E34F88"/>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7DE"/>
    <w:rsid w:val="00E46977"/>
    <w:rsid w:val="00E46A3F"/>
    <w:rsid w:val="00E46D8A"/>
    <w:rsid w:val="00E4724C"/>
    <w:rsid w:val="00E47CD8"/>
    <w:rsid w:val="00E50028"/>
    <w:rsid w:val="00E500AE"/>
    <w:rsid w:val="00E50108"/>
    <w:rsid w:val="00E507E9"/>
    <w:rsid w:val="00E50935"/>
    <w:rsid w:val="00E516EF"/>
    <w:rsid w:val="00E517B5"/>
    <w:rsid w:val="00E51B65"/>
    <w:rsid w:val="00E51EC9"/>
    <w:rsid w:val="00E51EDA"/>
    <w:rsid w:val="00E52109"/>
    <w:rsid w:val="00E5220E"/>
    <w:rsid w:val="00E52256"/>
    <w:rsid w:val="00E524AF"/>
    <w:rsid w:val="00E52C74"/>
    <w:rsid w:val="00E53419"/>
    <w:rsid w:val="00E5452C"/>
    <w:rsid w:val="00E546E6"/>
    <w:rsid w:val="00E54B01"/>
    <w:rsid w:val="00E54C78"/>
    <w:rsid w:val="00E54D3E"/>
    <w:rsid w:val="00E54DE2"/>
    <w:rsid w:val="00E54FA7"/>
    <w:rsid w:val="00E550CE"/>
    <w:rsid w:val="00E553F7"/>
    <w:rsid w:val="00E5587E"/>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441F"/>
    <w:rsid w:val="00E65251"/>
    <w:rsid w:val="00E652D7"/>
    <w:rsid w:val="00E65694"/>
    <w:rsid w:val="00E6586F"/>
    <w:rsid w:val="00E65A71"/>
    <w:rsid w:val="00E66019"/>
    <w:rsid w:val="00E6620C"/>
    <w:rsid w:val="00E6655A"/>
    <w:rsid w:val="00E67A44"/>
    <w:rsid w:val="00E67AD1"/>
    <w:rsid w:val="00E67F84"/>
    <w:rsid w:val="00E70031"/>
    <w:rsid w:val="00E703A0"/>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7C5"/>
    <w:rsid w:val="00E77983"/>
    <w:rsid w:val="00E77F93"/>
    <w:rsid w:val="00E80283"/>
    <w:rsid w:val="00E8034B"/>
    <w:rsid w:val="00E804BD"/>
    <w:rsid w:val="00E8073A"/>
    <w:rsid w:val="00E808E8"/>
    <w:rsid w:val="00E81091"/>
    <w:rsid w:val="00E810A0"/>
    <w:rsid w:val="00E813A2"/>
    <w:rsid w:val="00E815C2"/>
    <w:rsid w:val="00E81A37"/>
    <w:rsid w:val="00E81D60"/>
    <w:rsid w:val="00E82324"/>
    <w:rsid w:val="00E82564"/>
    <w:rsid w:val="00E82787"/>
    <w:rsid w:val="00E82E87"/>
    <w:rsid w:val="00E83251"/>
    <w:rsid w:val="00E833E2"/>
    <w:rsid w:val="00E8374D"/>
    <w:rsid w:val="00E84069"/>
    <w:rsid w:val="00E84556"/>
    <w:rsid w:val="00E8459E"/>
    <w:rsid w:val="00E84CED"/>
    <w:rsid w:val="00E84D7D"/>
    <w:rsid w:val="00E855C5"/>
    <w:rsid w:val="00E855ED"/>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345"/>
    <w:rsid w:val="00E957D5"/>
    <w:rsid w:val="00E95D94"/>
    <w:rsid w:val="00E961AD"/>
    <w:rsid w:val="00E963A4"/>
    <w:rsid w:val="00E9651D"/>
    <w:rsid w:val="00E965B1"/>
    <w:rsid w:val="00E966A1"/>
    <w:rsid w:val="00E969FB"/>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133"/>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1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1E0C"/>
    <w:rsid w:val="00EC247A"/>
    <w:rsid w:val="00EC2679"/>
    <w:rsid w:val="00EC2685"/>
    <w:rsid w:val="00EC2721"/>
    <w:rsid w:val="00EC2A4F"/>
    <w:rsid w:val="00EC2A71"/>
    <w:rsid w:val="00EC2BEA"/>
    <w:rsid w:val="00EC2E95"/>
    <w:rsid w:val="00EC2F7B"/>
    <w:rsid w:val="00EC311D"/>
    <w:rsid w:val="00EC32F8"/>
    <w:rsid w:val="00EC3414"/>
    <w:rsid w:val="00EC34FB"/>
    <w:rsid w:val="00EC3897"/>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F13"/>
    <w:rsid w:val="00EC7F75"/>
    <w:rsid w:val="00EC7FA5"/>
    <w:rsid w:val="00ED019B"/>
    <w:rsid w:val="00ED02CD"/>
    <w:rsid w:val="00ED035E"/>
    <w:rsid w:val="00ED05E7"/>
    <w:rsid w:val="00ED0825"/>
    <w:rsid w:val="00ED0E5D"/>
    <w:rsid w:val="00ED17EA"/>
    <w:rsid w:val="00ED1BEC"/>
    <w:rsid w:val="00ED270C"/>
    <w:rsid w:val="00ED2769"/>
    <w:rsid w:val="00ED281D"/>
    <w:rsid w:val="00ED337F"/>
    <w:rsid w:val="00ED35A8"/>
    <w:rsid w:val="00ED4140"/>
    <w:rsid w:val="00ED4210"/>
    <w:rsid w:val="00ED475F"/>
    <w:rsid w:val="00ED4B38"/>
    <w:rsid w:val="00ED5918"/>
    <w:rsid w:val="00ED5994"/>
    <w:rsid w:val="00ED5C39"/>
    <w:rsid w:val="00ED6205"/>
    <w:rsid w:val="00ED6E06"/>
    <w:rsid w:val="00ED6E36"/>
    <w:rsid w:val="00ED7231"/>
    <w:rsid w:val="00ED72C4"/>
    <w:rsid w:val="00ED7489"/>
    <w:rsid w:val="00ED75AC"/>
    <w:rsid w:val="00EE0105"/>
    <w:rsid w:val="00EE01B9"/>
    <w:rsid w:val="00EE04ED"/>
    <w:rsid w:val="00EE06B9"/>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13F"/>
    <w:rsid w:val="00EE32D7"/>
    <w:rsid w:val="00EE334B"/>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6A82"/>
    <w:rsid w:val="00EE7739"/>
    <w:rsid w:val="00EE787A"/>
    <w:rsid w:val="00EE7CA1"/>
    <w:rsid w:val="00EE7FEC"/>
    <w:rsid w:val="00EF0111"/>
    <w:rsid w:val="00EF0378"/>
    <w:rsid w:val="00EF072F"/>
    <w:rsid w:val="00EF07A7"/>
    <w:rsid w:val="00EF07F6"/>
    <w:rsid w:val="00EF084C"/>
    <w:rsid w:val="00EF0AA7"/>
    <w:rsid w:val="00EF0B7A"/>
    <w:rsid w:val="00EF0F22"/>
    <w:rsid w:val="00EF0F5A"/>
    <w:rsid w:val="00EF2827"/>
    <w:rsid w:val="00EF2A94"/>
    <w:rsid w:val="00EF3156"/>
    <w:rsid w:val="00EF3394"/>
    <w:rsid w:val="00EF33B4"/>
    <w:rsid w:val="00EF3851"/>
    <w:rsid w:val="00EF3B8C"/>
    <w:rsid w:val="00EF3C3D"/>
    <w:rsid w:val="00EF5501"/>
    <w:rsid w:val="00EF5813"/>
    <w:rsid w:val="00EF5B6C"/>
    <w:rsid w:val="00EF5D43"/>
    <w:rsid w:val="00EF6272"/>
    <w:rsid w:val="00EF64BB"/>
    <w:rsid w:val="00EF6622"/>
    <w:rsid w:val="00EF6889"/>
    <w:rsid w:val="00EF6C09"/>
    <w:rsid w:val="00EF713A"/>
    <w:rsid w:val="00EF7512"/>
    <w:rsid w:val="00EF77ED"/>
    <w:rsid w:val="00EF7847"/>
    <w:rsid w:val="00EF791D"/>
    <w:rsid w:val="00EF7A15"/>
    <w:rsid w:val="00EF7BD5"/>
    <w:rsid w:val="00EF7E82"/>
    <w:rsid w:val="00F0040A"/>
    <w:rsid w:val="00F00411"/>
    <w:rsid w:val="00F00A01"/>
    <w:rsid w:val="00F00B6D"/>
    <w:rsid w:val="00F00D55"/>
    <w:rsid w:val="00F00DF6"/>
    <w:rsid w:val="00F00EFB"/>
    <w:rsid w:val="00F01017"/>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7EE"/>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AB1"/>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BC7"/>
    <w:rsid w:val="00F20E87"/>
    <w:rsid w:val="00F20F50"/>
    <w:rsid w:val="00F21274"/>
    <w:rsid w:val="00F2131D"/>
    <w:rsid w:val="00F214F9"/>
    <w:rsid w:val="00F218FB"/>
    <w:rsid w:val="00F21F5D"/>
    <w:rsid w:val="00F22274"/>
    <w:rsid w:val="00F224C3"/>
    <w:rsid w:val="00F225A3"/>
    <w:rsid w:val="00F226A8"/>
    <w:rsid w:val="00F2280D"/>
    <w:rsid w:val="00F229CA"/>
    <w:rsid w:val="00F2308B"/>
    <w:rsid w:val="00F2334F"/>
    <w:rsid w:val="00F233B9"/>
    <w:rsid w:val="00F23884"/>
    <w:rsid w:val="00F2415E"/>
    <w:rsid w:val="00F244E2"/>
    <w:rsid w:val="00F24517"/>
    <w:rsid w:val="00F24A5C"/>
    <w:rsid w:val="00F24FE0"/>
    <w:rsid w:val="00F254AC"/>
    <w:rsid w:val="00F257AA"/>
    <w:rsid w:val="00F25A11"/>
    <w:rsid w:val="00F25AE7"/>
    <w:rsid w:val="00F26426"/>
    <w:rsid w:val="00F269C2"/>
    <w:rsid w:val="00F26D4B"/>
    <w:rsid w:val="00F26EF0"/>
    <w:rsid w:val="00F27073"/>
    <w:rsid w:val="00F27239"/>
    <w:rsid w:val="00F275DC"/>
    <w:rsid w:val="00F27854"/>
    <w:rsid w:val="00F27A2C"/>
    <w:rsid w:val="00F30139"/>
    <w:rsid w:val="00F30A3A"/>
    <w:rsid w:val="00F314F5"/>
    <w:rsid w:val="00F317AB"/>
    <w:rsid w:val="00F318FB"/>
    <w:rsid w:val="00F31F89"/>
    <w:rsid w:val="00F3283E"/>
    <w:rsid w:val="00F32D20"/>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2A"/>
    <w:rsid w:val="00F501E5"/>
    <w:rsid w:val="00F504D0"/>
    <w:rsid w:val="00F506D5"/>
    <w:rsid w:val="00F51108"/>
    <w:rsid w:val="00F513D1"/>
    <w:rsid w:val="00F516DD"/>
    <w:rsid w:val="00F51981"/>
    <w:rsid w:val="00F51D34"/>
    <w:rsid w:val="00F529B7"/>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5A1A"/>
    <w:rsid w:val="00F6679E"/>
    <w:rsid w:val="00F67073"/>
    <w:rsid w:val="00F6774E"/>
    <w:rsid w:val="00F6790C"/>
    <w:rsid w:val="00F67BC5"/>
    <w:rsid w:val="00F67EA1"/>
    <w:rsid w:val="00F67F0D"/>
    <w:rsid w:val="00F70717"/>
    <w:rsid w:val="00F709FB"/>
    <w:rsid w:val="00F70D2B"/>
    <w:rsid w:val="00F710A1"/>
    <w:rsid w:val="00F71A68"/>
    <w:rsid w:val="00F71E24"/>
    <w:rsid w:val="00F720EE"/>
    <w:rsid w:val="00F72619"/>
    <w:rsid w:val="00F726D8"/>
    <w:rsid w:val="00F72865"/>
    <w:rsid w:val="00F7294D"/>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4BC"/>
    <w:rsid w:val="00F7699D"/>
    <w:rsid w:val="00F769A9"/>
    <w:rsid w:val="00F76A0A"/>
    <w:rsid w:val="00F76D85"/>
    <w:rsid w:val="00F774F5"/>
    <w:rsid w:val="00F7758E"/>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3D32"/>
    <w:rsid w:val="00F841C2"/>
    <w:rsid w:val="00F841EB"/>
    <w:rsid w:val="00F84497"/>
    <w:rsid w:val="00F846E2"/>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19D"/>
    <w:rsid w:val="00F92BEF"/>
    <w:rsid w:val="00F92D91"/>
    <w:rsid w:val="00F92F4E"/>
    <w:rsid w:val="00F93E82"/>
    <w:rsid w:val="00F93F77"/>
    <w:rsid w:val="00F94C2C"/>
    <w:rsid w:val="00F94D69"/>
    <w:rsid w:val="00F955F9"/>
    <w:rsid w:val="00F95959"/>
    <w:rsid w:val="00F95A8B"/>
    <w:rsid w:val="00F95F0A"/>
    <w:rsid w:val="00F96047"/>
    <w:rsid w:val="00F9629E"/>
    <w:rsid w:val="00F965D8"/>
    <w:rsid w:val="00F966B8"/>
    <w:rsid w:val="00F969E1"/>
    <w:rsid w:val="00F97056"/>
    <w:rsid w:val="00F9742A"/>
    <w:rsid w:val="00F97AF1"/>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D1D"/>
    <w:rsid w:val="00FA4D85"/>
    <w:rsid w:val="00FA4FF3"/>
    <w:rsid w:val="00FA50AF"/>
    <w:rsid w:val="00FA542A"/>
    <w:rsid w:val="00FA545B"/>
    <w:rsid w:val="00FA57ED"/>
    <w:rsid w:val="00FA60B9"/>
    <w:rsid w:val="00FA61B0"/>
    <w:rsid w:val="00FA6954"/>
    <w:rsid w:val="00FA6C3F"/>
    <w:rsid w:val="00FA6C84"/>
    <w:rsid w:val="00FA6F56"/>
    <w:rsid w:val="00FA6FCA"/>
    <w:rsid w:val="00FA745F"/>
    <w:rsid w:val="00FA74D9"/>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0E98"/>
    <w:rsid w:val="00FC10FE"/>
    <w:rsid w:val="00FC12FA"/>
    <w:rsid w:val="00FC145B"/>
    <w:rsid w:val="00FC1B10"/>
    <w:rsid w:val="00FC20C3"/>
    <w:rsid w:val="00FC211F"/>
    <w:rsid w:val="00FC2661"/>
    <w:rsid w:val="00FC3327"/>
    <w:rsid w:val="00FC3A49"/>
    <w:rsid w:val="00FC43CB"/>
    <w:rsid w:val="00FC44C5"/>
    <w:rsid w:val="00FC47D1"/>
    <w:rsid w:val="00FC4877"/>
    <w:rsid w:val="00FC49DC"/>
    <w:rsid w:val="00FC54C2"/>
    <w:rsid w:val="00FC582B"/>
    <w:rsid w:val="00FC5A35"/>
    <w:rsid w:val="00FC5BE6"/>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52"/>
    <w:rsid w:val="00FD3AE8"/>
    <w:rsid w:val="00FD455A"/>
    <w:rsid w:val="00FD4D25"/>
    <w:rsid w:val="00FD4FB7"/>
    <w:rsid w:val="00FD55E0"/>
    <w:rsid w:val="00FD62C4"/>
    <w:rsid w:val="00FD67F1"/>
    <w:rsid w:val="00FD6C24"/>
    <w:rsid w:val="00FD721A"/>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E7CE9"/>
    <w:rsid w:val="00FF008C"/>
    <w:rsid w:val="00FF0A4E"/>
    <w:rsid w:val="00FF0C2E"/>
    <w:rsid w:val="00FF0F35"/>
    <w:rsid w:val="00FF1B2E"/>
    <w:rsid w:val="00FF22B8"/>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scpt.onlinelibrary.wiley.com/doi/10.1002/cpt.2489" TargetMode="External"/><Relationship Id="rId1" Type="http://schemas.openxmlformats.org/officeDocument/2006/relationships/hyperlink" Target="https://www.eucast.org/fileadmin/src/media/PDFs/EUCAST_files/Rationale_documents/Fluconazole_RD_v3.0_final_18_02.pdf"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erwin.dreesen@kuleuven.be" TargetMode="External"/><Relationship Id="rId18" Type="http://schemas.openxmlformats.org/officeDocument/2006/relationships/hyperlink" Target="http://doi.org/10.2147/ceor.S91587" TargetMode="External"/><Relationship Id="rId26" Type="http://schemas.openxmlformats.org/officeDocument/2006/relationships/hyperlink" Target="http://doi.org/10.1152/ajprenal.1984.247.4.F632" TargetMode="External"/><Relationship Id="rId39" Type="http://schemas.openxmlformats.org/officeDocument/2006/relationships/hyperlink" Target="http://doi.org/https://doi.org/10.1016/j.jclinepi.2022.08.016" TargetMode="External"/><Relationship Id="rId21" Type="http://schemas.openxmlformats.org/officeDocument/2006/relationships/hyperlink" Target="http://doi.org/10.1128/aac.01554-20" TargetMode="External"/><Relationship Id="rId34" Type="http://schemas.openxmlformats.org/officeDocument/2006/relationships/hyperlink" Target="http://doi.org/10.1371/journal.pmed.1001855" TargetMode="External"/><Relationship Id="rId42" Type="http://schemas.openxmlformats.org/officeDocument/2006/relationships/hyperlink" Target="http://doi.org/10.1002/psp4.13002" TargetMode="External"/><Relationship Id="rId47" Type="http://schemas.openxmlformats.org/officeDocument/2006/relationships/image" Target="media/image3.png"/><Relationship Id="rId50" Type="http://schemas.openxmlformats.org/officeDocument/2006/relationships/image" Target="media/image6.svg"/><Relationship Id="rId55" Type="http://schemas.openxmlformats.org/officeDocument/2006/relationships/image" Target="media/image1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07/s11739-017-1783-9" TargetMode="External"/><Relationship Id="rId29" Type="http://schemas.openxmlformats.org/officeDocument/2006/relationships/hyperlink" Target="http://doi.org/10.1038/psp.2013.24" TargetMode="External"/><Relationship Id="rId11" Type="http://schemas.microsoft.com/office/2018/08/relationships/commentsExtensible" Target="commentsExtensible.xml"/><Relationship Id="rId24" Type="http://schemas.openxmlformats.org/officeDocument/2006/relationships/hyperlink" Target="http://doi.org/10.1038/psp.2013.14" TargetMode="External"/><Relationship Id="rId32" Type="http://schemas.openxmlformats.org/officeDocument/2006/relationships/hyperlink" Target="http://doi.org/10.3390/microorganisms9102068" TargetMode="External"/><Relationship Id="rId37" Type="http://schemas.openxmlformats.org/officeDocument/2006/relationships/hyperlink" Target="http://doi.org/10.1186/s13054-022-04226-3" TargetMode="External"/><Relationship Id="rId40" Type="http://schemas.openxmlformats.org/officeDocument/2006/relationships/hyperlink" Target="http://doi.org/10.1128/aac.02019-20" TargetMode="External"/><Relationship Id="rId45" Type="http://schemas.openxmlformats.org/officeDocument/2006/relationships/image" Target="media/image1.png"/><Relationship Id="rId53" Type="http://schemas.openxmlformats.org/officeDocument/2006/relationships/image" Target="media/image9.png"/><Relationship Id="rId58" Type="http://schemas.openxmlformats.org/officeDocument/2006/relationships/image" Target="media/image14.sv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doi.org/https://doi.org/10.1016/0002-9343(94)90141-4" TargetMode="External"/><Relationship Id="rId14" Type="http://schemas.openxmlformats.org/officeDocument/2006/relationships/hyperlink" Target="http://doi.org/10.1186/s13613-020-00755-8" TargetMode="External"/><Relationship Id="rId22" Type="http://schemas.openxmlformats.org/officeDocument/2006/relationships/hyperlink" Target="http://doi.org/10.1128/aac.00984-20" TargetMode="External"/><Relationship Id="rId27" Type="http://schemas.openxmlformats.org/officeDocument/2006/relationships/hyperlink" Target="http://doi.org/10.1002/cpt.2489" TargetMode="External"/><Relationship Id="rId30" Type="http://schemas.openxmlformats.org/officeDocument/2006/relationships/hyperlink" Target="http://doi.org/10.1093/ndt/gfi284" TargetMode="External"/><Relationship Id="rId35" Type="http://schemas.openxmlformats.org/officeDocument/2006/relationships/hyperlink" Target="http://doi.org/10.1128/aac.00424-11" TargetMode="External"/><Relationship Id="rId43" Type="http://schemas.openxmlformats.org/officeDocument/2006/relationships/hyperlink" Target="http://doi.org/10.3389/fphar.2020.00786" TargetMode="External"/><Relationship Id="rId48" Type="http://schemas.openxmlformats.org/officeDocument/2006/relationships/image" Target="media/image4.svg"/><Relationship Id="rId56" Type="http://schemas.openxmlformats.org/officeDocument/2006/relationships/image" Target="media/image12.svg"/><Relationship Id="rId8" Type="http://schemas.openxmlformats.org/officeDocument/2006/relationships/comments" Target="comments.xml"/><Relationship Id="rId51" Type="http://schemas.openxmlformats.org/officeDocument/2006/relationships/image" Target="media/image7.png"/><Relationship Id="rId3" Type="http://schemas.openxmlformats.org/officeDocument/2006/relationships/styles" Target="styles.xml"/><Relationship Id="rId12" Type="http://schemas.openxmlformats.org/officeDocument/2006/relationships/hyperlink" Target="mailto:myluong.vuong@kuleuven.be" TargetMode="External"/><Relationship Id="rId17" Type="http://schemas.openxmlformats.org/officeDocument/2006/relationships/hyperlink" Target="http://doi.org/10.1093/cid/civ933" TargetMode="External"/><Relationship Id="rId25" Type="http://schemas.openxmlformats.org/officeDocument/2006/relationships/hyperlink" Target="http://doi.org/10.1023/a:1011970125687" TargetMode="External"/><Relationship Id="rId33" Type="http://schemas.openxmlformats.org/officeDocument/2006/relationships/hyperlink" Target="http://doi.org/10.1016/j.jclinepi.2020.03.026" TargetMode="External"/><Relationship Id="rId38" Type="http://schemas.openxmlformats.org/officeDocument/2006/relationships/hyperlink" Target="http://doi.org/10.1208/s12248-013-9526-y" TargetMode="External"/><Relationship Id="rId46" Type="http://schemas.openxmlformats.org/officeDocument/2006/relationships/image" Target="media/image2.svg"/><Relationship Id="rId59" Type="http://schemas.openxmlformats.org/officeDocument/2006/relationships/fontTable" Target="fontTable.xml"/><Relationship Id="rId20" Type="http://schemas.openxmlformats.org/officeDocument/2006/relationships/hyperlink" Target="http://doi.org/10.1007/s10096-021-04201-w" TargetMode="External"/><Relationship Id="rId41" Type="http://schemas.openxmlformats.org/officeDocument/2006/relationships/hyperlink" Target="http://doi.org/10.1093/qjmed/hcs060" TargetMode="External"/><Relationship Id="rId54"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054-019-2497-3" TargetMode="External"/><Relationship Id="rId23" Type="http://schemas.openxmlformats.org/officeDocument/2006/relationships/hyperlink" Target="http://doi.org/10.1128/aac.01088-16" TargetMode="External"/><Relationship Id="rId28" Type="http://schemas.openxmlformats.org/officeDocument/2006/relationships/hyperlink" Target="https://r4ds.had.co.nz/" TargetMode="External"/><Relationship Id="rId36" Type="http://schemas.openxmlformats.org/officeDocument/2006/relationships/hyperlink" Target="http://doi.org/10.1093/jac/dkac160" TargetMode="External"/><Relationship Id="rId49" Type="http://schemas.openxmlformats.org/officeDocument/2006/relationships/image" Target="media/image5.png"/><Relationship Id="rId57" Type="http://schemas.openxmlformats.org/officeDocument/2006/relationships/image" Target="media/image13.png"/><Relationship Id="rId10" Type="http://schemas.microsoft.com/office/2016/09/relationships/commentsIds" Target="commentsIds.xml"/><Relationship Id="rId31" Type="http://schemas.openxmlformats.org/officeDocument/2006/relationships/hyperlink" Target="http://doi.org/10.1007/s001340000771" TargetMode="External"/><Relationship Id="rId44" Type="http://schemas.openxmlformats.org/officeDocument/2006/relationships/footer" Target="footer1.xml"/><Relationship Id="rId52" Type="http://schemas.openxmlformats.org/officeDocument/2006/relationships/image" Target="media/image8.svg"/><Relationship Id="rId60"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15198</Words>
  <Characters>89063</Characters>
  <Application>Microsoft Office Word</Application>
  <DocSecurity>0</DocSecurity>
  <Lines>1894</Lines>
  <Paragraphs>914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103347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2</cp:revision>
  <dcterms:created xsi:type="dcterms:W3CDTF">2025-01-31T16:21:00Z</dcterms:created>
  <dcterms:modified xsi:type="dcterms:W3CDTF">2025-01-31T16:21:00Z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