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0"/>
      <w:r w:rsidR="00C60E27">
        <w:rPr>
          <w:rStyle w:val="CommentReference"/>
          <w:b w:val="0"/>
          <w:bCs w:val="0"/>
        </w:rPr>
        <w:commentReference w:id="0"/>
      </w:r>
      <w:commentRangeEnd w:id="1"/>
      <w:r w:rsidR="00CA06EE">
        <w:rPr>
          <w:rStyle w:val="CommentReference"/>
          <w:b w:val="0"/>
          <w:bCs w:val="0"/>
        </w:rPr>
        <w:commentReference w:id="1"/>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2" w:name="_Hlk152339168"/>
      <w:r w:rsidR="00CD2DBC" w:rsidRPr="00494DCF">
        <w:rPr>
          <w:sz w:val="20"/>
          <w:szCs w:val="20"/>
        </w:rPr>
        <w:t>Australia</w:t>
      </w:r>
      <w:bookmarkEnd w:id="2"/>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p>
    <w:p w14:paraId="4053A40E" w14:textId="3888327F" w:rsidR="00BC0A08" w:rsidRDefault="00C07E95" w:rsidP="00BC0A08">
      <w:pPr>
        <w:spacing w:after="0" w:line="276" w:lineRule="auto"/>
        <w:jc w:val="left"/>
        <w:rPr>
          <w:sz w:val="20"/>
          <w:szCs w:val="20"/>
        </w:rPr>
      </w:pPr>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p>
    <w:p w14:paraId="2798C0AC" w14:textId="27BA771B"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proofErr w:type="spellStart"/>
      <w:r w:rsidR="00616C02">
        <w:rPr>
          <w:sz w:val="20"/>
          <w:szCs w:val="20"/>
          <w:vertAlign w:val="superscript"/>
        </w:rPr>
        <w:t>vv</w:t>
      </w:r>
      <w:r>
        <w:rPr>
          <w:sz w:val="20"/>
          <w:szCs w:val="20"/>
          <w:vertAlign w:val="superscript"/>
        </w:rPr>
        <w:t>v</w:t>
      </w:r>
      <w:proofErr w:type="spellEnd"/>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3841C3" w:rsidP="009B5FBB">
      <w:pPr>
        <w:spacing w:after="0" w:line="276" w:lineRule="auto"/>
        <w:jc w:val="left"/>
        <w:rPr>
          <w:sz w:val="20"/>
          <w:szCs w:val="20"/>
        </w:rPr>
      </w:pPr>
      <w:r w:rsidRPr="005372BE">
        <w:rPr>
          <w:sz w:val="20"/>
          <w:szCs w:val="20"/>
          <w:vertAlign w:val="superscript"/>
        </w:rPr>
        <w:t>1</w:t>
      </w:r>
      <w:r>
        <w:rPr>
          <w:sz w:val="20"/>
          <w:szCs w:val="20"/>
        </w:rPr>
        <w:t xml:space="preserve"> </w:t>
      </w:r>
      <w:r w:rsidR="00EE5621" w:rsidRPr="00EE5621">
        <w:rPr>
          <w:sz w:val="20"/>
          <w:szCs w:val="20"/>
        </w:rPr>
        <w:t>Gilead Sciences</w:t>
      </w:r>
      <w:r w:rsidR="00EE5621">
        <w:rPr>
          <w:sz w:val="20"/>
          <w:szCs w:val="20"/>
        </w:rPr>
        <w:t>,</w:t>
      </w:r>
      <w:r w:rsidR="00EE5621" w:rsidRPr="00EE5621">
        <w:rPr>
          <w:sz w:val="20"/>
          <w:szCs w:val="20"/>
        </w:rPr>
        <w:t xml:space="preserve"> </w:t>
      </w:r>
      <w:r>
        <w:rPr>
          <w:sz w:val="20"/>
          <w:szCs w:val="20"/>
        </w:rPr>
        <w:t>Am</w:t>
      </w:r>
      <w:r w:rsidR="00441710">
        <w:rPr>
          <w:sz w:val="20"/>
          <w:szCs w:val="20"/>
        </w:rPr>
        <w:t>st</w:t>
      </w:r>
      <w:r>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rsidP="00593CAA">
      <w:r w:rsidRPr="009B5FBB">
        <w:rPr>
          <w:vertAlign w:val="superscript"/>
        </w:rPr>
        <w:lastRenderedPageBreak/>
        <w:t>†</w:t>
      </w:r>
      <w:r w:rsidRPr="00E03B11">
        <w:t xml:space="preserve">Shared co-first authorship, </w:t>
      </w:r>
      <w:r w:rsidRPr="009B5FBB">
        <w:rPr>
          <w:vertAlign w:val="superscript"/>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bCs/>
        </w:rPr>
      </w:pPr>
      <w:r w:rsidRPr="001F2443">
        <w:rPr>
          <w:rStyle w:val="Heading2Char"/>
          <w:sz w:val="22"/>
          <w:szCs w:val="22"/>
        </w:rPr>
        <w:t>ORCID numbers</w:t>
      </w:r>
      <w:r w:rsidRPr="001F2443">
        <w:rPr>
          <w:rStyle w:val="Heading2Char"/>
        </w:rPr>
        <w:t>:</w:t>
      </w:r>
      <w:r w:rsidRPr="009A3DB4">
        <w:rPr>
          <w:bCs/>
        </w:rPr>
        <w:tab/>
      </w:r>
      <w:r w:rsidR="00775CC1">
        <w:rPr>
          <w:bCs/>
        </w:rPr>
        <w:t xml:space="preserve">MLV: </w:t>
      </w:r>
      <w:r w:rsidR="00754851" w:rsidRPr="00754851">
        <w:rPr>
          <w:bCs/>
        </w:rPr>
        <w:t>0000-0001-9203-6745</w:t>
      </w:r>
    </w:p>
    <w:p w14:paraId="1451A338" w14:textId="335EBCC4" w:rsidR="000C6FDC" w:rsidRDefault="000C6FDC" w:rsidP="00944CA1">
      <w:pPr>
        <w:spacing w:after="0" w:line="480" w:lineRule="auto"/>
        <w:ind w:left="1440" w:firstLine="720"/>
        <w:rPr>
          <w:bCs/>
        </w:rPr>
      </w:pPr>
      <w:r w:rsidRPr="009A3DB4">
        <w:rPr>
          <w:bCs/>
        </w:rPr>
        <w:t>OK: 0000-0001-5708-9497</w:t>
      </w:r>
    </w:p>
    <w:p w14:paraId="4C14FCBC" w14:textId="2FEF74C9" w:rsidR="00341EFF" w:rsidRDefault="00341EFF" w:rsidP="00944CA1">
      <w:pPr>
        <w:spacing w:after="0" w:line="480" w:lineRule="auto"/>
        <w:ind w:left="1440" w:firstLine="720"/>
        <w:rPr>
          <w:bCs/>
        </w:rPr>
      </w:pPr>
      <w:r>
        <w:rPr>
          <w:bCs/>
        </w:rPr>
        <w:t xml:space="preserve">RVD: </w:t>
      </w:r>
      <w:r w:rsidR="00FD721A" w:rsidRPr="00FD721A">
        <w:rPr>
          <w:bCs/>
        </w:rPr>
        <w:t>0000-0002-8353-2103</w:t>
      </w:r>
    </w:p>
    <w:p w14:paraId="6E056030" w14:textId="0E44A1FE" w:rsidR="00041875" w:rsidRDefault="00041875" w:rsidP="00944CA1">
      <w:pPr>
        <w:spacing w:after="0" w:line="480" w:lineRule="auto"/>
        <w:ind w:left="1440" w:firstLine="720"/>
        <w:rPr>
          <w:bCs/>
        </w:rPr>
      </w:pPr>
      <w:r>
        <w:rPr>
          <w:bCs/>
        </w:rPr>
        <w:t xml:space="preserve">JWA: </w:t>
      </w:r>
      <w:r w:rsidR="00061C8B" w:rsidRPr="00061C8B">
        <w:rPr>
          <w:bCs/>
        </w:rPr>
        <w:t>0000-0001-6703-0288</w:t>
      </w:r>
    </w:p>
    <w:p w14:paraId="0F7395D5" w14:textId="58E1BB07" w:rsidR="00523439" w:rsidRDefault="00610004" w:rsidP="00944CA1">
      <w:pPr>
        <w:spacing w:after="0" w:line="480" w:lineRule="auto"/>
        <w:ind w:left="1440" w:firstLine="720"/>
        <w:rPr>
          <w:bCs/>
        </w:rPr>
      </w:pPr>
      <w:r>
        <w:rPr>
          <w:bCs/>
        </w:rPr>
        <w:t xml:space="preserve">SLS: </w:t>
      </w:r>
      <w:r w:rsidR="00271148" w:rsidRPr="00271148">
        <w:rPr>
          <w:bCs/>
        </w:rPr>
        <w:t>0000-0002-2114-587X</w:t>
      </w:r>
    </w:p>
    <w:p w14:paraId="714318E4" w14:textId="6C68220C" w:rsidR="002C6ACD" w:rsidRDefault="002C6ACD" w:rsidP="00944CA1">
      <w:pPr>
        <w:spacing w:after="0" w:line="480" w:lineRule="auto"/>
        <w:ind w:left="1440" w:firstLine="720"/>
        <w:rPr>
          <w:bCs/>
        </w:rPr>
      </w:pPr>
      <w:r>
        <w:rPr>
          <w:bCs/>
        </w:rPr>
        <w:t xml:space="preserve">JAR: </w:t>
      </w:r>
      <w:r w:rsidR="004D2FEE" w:rsidRPr="004D2FEE">
        <w:rPr>
          <w:bCs/>
        </w:rPr>
        <w:t>0000-0001-6218-435X</w:t>
      </w:r>
    </w:p>
    <w:p w14:paraId="7EB0C189" w14:textId="77777777" w:rsidR="00AA099A" w:rsidRPr="001F2443" w:rsidRDefault="00AA099A" w:rsidP="00AA099A">
      <w:pPr>
        <w:ind w:left="2160"/>
        <w:rPr>
          <w:bCs/>
          <w:lang w:val="nl-BE"/>
          <w:rPrChange w:id="3" w:author="My Luong Vuong" w:date="2024-06-22T12:26:00Z">
            <w:rPr>
              <w:bCs/>
            </w:rPr>
          </w:rPrChange>
        </w:rPr>
      </w:pPr>
      <w:r w:rsidRPr="001F2443">
        <w:rPr>
          <w:bCs/>
          <w:lang w:val="nl-BE"/>
          <w:rPrChange w:id="4" w:author="My Luong Vuong" w:date="2024-06-22T12:26:00Z">
            <w:rPr>
              <w:bCs/>
            </w:rPr>
          </w:rPrChange>
        </w:rPr>
        <w:t>YD: 0000-0003-1784-8297</w:t>
      </w:r>
    </w:p>
    <w:p w14:paraId="118C4370" w14:textId="77777777" w:rsidR="00B31353" w:rsidRPr="001F2443" w:rsidRDefault="00B31353" w:rsidP="00B31353">
      <w:pPr>
        <w:ind w:left="2160"/>
        <w:rPr>
          <w:bCs/>
          <w:lang w:val="nl-BE"/>
          <w:rPrChange w:id="5" w:author="My Luong Vuong" w:date="2024-06-22T12:26:00Z">
            <w:rPr>
              <w:bCs/>
            </w:rPr>
          </w:rPrChange>
        </w:rPr>
      </w:pPr>
      <w:r w:rsidRPr="001F2443">
        <w:rPr>
          <w:bCs/>
          <w:lang w:val="nl-BE"/>
          <w:rPrChange w:id="6" w:author="My Luong Vuong" w:date="2024-06-22T12:26:00Z">
            <w:rPr>
              <w:bCs/>
            </w:rPr>
          </w:rPrChange>
        </w:rPr>
        <w:t>JW: 0000-0002-5983-3897</w:t>
      </w:r>
    </w:p>
    <w:p w14:paraId="1AEF641A" w14:textId="77777777" w:rsidR="000C6FDC" w:rsidRPr="001F2443" w:rsidRDefault="000C6FDC" w:rsidP="000C6FDC">
      <w:pPr>
        <w:ind w:left="2160"/>
        <w:rPr>
          <w:bCs/>
          <w:lang w:val="nl-BE"/>
          <w:rPrChange w:id="7" w:author="My Luong Vuong" w:date="2024-06-22T12:26:00Z">
            <w:rPr>
              <w:bCs/>
            </w:rPr>
          </w:rPrChange>
        </w:rPr>
      </w:pPr>
      <w:r w:rsidRPr="001F2443">
        <w:rPr>
          <w:bCs/>
          <w:lang w:val="nl-BE"/>
          <w:rPrChange w:id="8" w:author="My Luong Vuong" w:date="2024-06-22T12:26:00Z">
            <w:rPr>
              <w:bCs/>
            </w:rPr>
          </w:rPrChange>
        </w:rPr>
        <w:t>BM: 0000-0002-1501-3045</w:t>
      </w:r>
    </w:p>
    <w:p w14:paraId="41013479" w14:textId="560FDDF6" w:rsidR="00E67A44" w:rsidRPr="001F2443" w:rsidRDefault="00DE1090" w:rsidP="000C6FDC">
      <w:pPr>
        <w:ind w:left="2160"/>
        <w:rPr>
          <w:bCs/>
          <w:lang w:val="nl-BE"/>
          <w:rPrChange w:id="9" w:author="My Luong Vuong" w:date="2024-06-22T12:26:00Z">
            <w:rPr>
              <w:bCs/>
            </w:rPr>
          </w:rPrChange>
        </w:rPr>
      </w:pPr>
      <w:r w:rsidRPr="001F2443">
        <w:rPr>
          <w:bCs/>
          <w:lang w:val="nl-BE"/>
          <w:rPrChange w:id="10" w:author="My Luong Vuong" w:date="2024-06-22T12:26:00Z">
            <w:rPr>
              <w:bCs/>
            </w:rPr>
          </w:rPrChange>
        </w:rPr>
        <w:t xml:space="preserve">JMB: </w:t>
      </w:r>
      <w:r w:rsidR="00F0040A" w:rsidRPr="001F2443">
        <w:rPr>
          <w:bCs/>
          <w:lang w:val="nl-BE"/>
          <w:rPrChange w:id="11" w:author="My Luong Vuong" w:date="2024-06-22T12:26:00Z">
            <w:rPr>
              <w:bCs/>
            </w:rPr>
          </w:rPrChange>
        </w:rPr>
        <w:t>0009-0006-5957-7244</w:t>
      </w:r>
    </w:p>
    <w:p w14:paraId="6F5CBE33" w14:textId="3A142A18" w:rsidR="008B31D1" w:rsidRPr="001F2443" w:rsidRDefault="008B31D1" w:rsidP="000C6FDC">
      <w:pPr>
        <w:ind w:left="2160"/>
        <w:rPr>
          <w:bCs/>
          <w:lang w:val="nl-BE"/>
          <w:rPrChange w:id="12" w:author="My Luong Vuong" w:date="2024-06-22T12:26:00Z">
            <w:rPr>
              <w:bCs/>
            </w:rPr>
          </w:rPrChange>
        </w:rPr>
      </w:pPr>
      <w:r w:rsidRPr="001F2443">
        <w:rPr>
          <w:bCs/>
          <w:lang w:val="nl-BE"/>
          <w:rPrChange w:id="13" w:author="My Luong Vuong" w:date="2024-06-22T12:26:00Z">
            <w:rPr>
              <w:bCs/>
            </w:rPr>
          </w:rPrChange>
        </w:rPr>
        <w:t xml:space="preserve">IS: </w:t>
      </w:r>
      <w:r w:rsidR="0016315C" w:rsidRPr="001F2443">
        <w:rPr>
          <w:bCs/>
          <w:lang w:val="nl-BE"/>
          <w:rPrChange w:id="14" w:author="My Luong Vuong" w:date="2024-06-22T12:26:00Z">
            <w:rPr>
              <w:bCs/>
            </w:rPr>
          </w:rPrChange>
        </w:rPr>
        <w:t>0000-0002-9457-8262</w:t>
      </w:r>
    </w:p>
    <w:p w14:paraId="06919308" w14:textId="422B155D" w:rsidR="00C438A5" w:rsidRPr="001F2443" w:rsidRDefault="00C438A5" w:rsidP="000C6FDC">
      <w:pPr>
        <w:ind w:left="2160"/>
        <w:rPr>
          <w:bCs/>
          <w:lang w:val="nl-BE"/>
          <w:rPrChange w:id="15" w:author="My Luong Vuong" w:date="2024-06-22T12:26:00Z">
            <w:rPr>
              <w:bCs/>
            </w:rPr>
          </w:rPrChange>
        </w:rPr>
      </w:pPr>
      <w:r w:rsidRPr="001F2443">
        <w:rPr>
          <w:bCs/>
          <w:lang w:val="nl-BE"/>
          <w:rPrChange w:id="16" w:author="My Luong Vuong" w:date="2024-06-22T12:26:00Z">
            <w:rPr>
              <w:bCs/>
            </w:rPr>
          </w:rPrChange>
        </w:rPr>
        <w:t xml:space="preserve">RJB: </w:t>
      </w:r>
      <w:r w:rsidR="00BD3DA9" w:rsidRPr="001F2443">
        <w:rPr>
          <w:bCs/>
          <w:lang w:val="nl-BE"/>
          <w:rPrChange w:id="17" w:author="My Luong Vuong" w:date="2024-06-22T12:26:00Z">
            <w:rPr>
              <w:bCs/>
            </w:rPr>
          </w:rPrChange>
        </w:rPr>
        <w:t>0000-0002-7618-725X</w:t>
      </w:r>
    </w:p>
    <w:p w14:paraId="4FD67694" w14:textId="10F9DA52" w:rsidR="007F3FE3" w:rsidRPr="001F2443" w:rsidRDefault="00982192" w:rsidP="000C6FDC">
      <w:pPr>
        <w:ind w:left="2160"/>
        <w:rPr>
          <w:bCs/>
          <w:lang w:val="nl-BE"/>
          <w:rPrChange w:id="18" w:author="My Luong Vuong" w:date="2024-06-22T12:26:00Z">
            <w:rPr>
              <w:bCs/>
            </w:rPr>
          </w:rPrChange>
        </w:rPr>
      </w:pPr>
      <w:r w:rsidRPr="001F2443">
        <w:rPr>
          <w:bCs/>
          <w:lang w:val="nl-BE"/>
          <w:rPrChange w:id="19" w:author="My Luong Vuong" w:date="2024-06-22T12:26:00Z">
            <w:rPr>
              <w:bCs/>
            </w:rPr>
          </w:rPrChange>
        </w:rPr>
        <w:t xml:space="preserve">JAS: </w:t>
      </w:r>
      <w:r w:rsidR="00A66909" w:rsidRPr="001F2443">
        <w:rPr>
          <w:bCs/>
          <w:lang w:val="nl-BE"/>
          <w:rPrChange w:id="20" w:author="My Luong Vuong" w:date="2024-06-22T12:26:00Z">
            <w:rPr>
              <w:bCs/>
            </w:rPr>
          </w:rPrChange>
        </w:rPr>
        <w:t>0000-0001-9118-4420</w:t>
      </w:r>
    </w:p>
    <w:p w14:paraId="7EDE4D57" w14:textId="0DF96C73" w:rsidR="00080AA2" w:rsidRDefault="00CE08ED" w:rsidP="000C6FDC">
      <w:pPr>
        <w:ind w:left="2160"/>
        <w:rPr>
          <w:bCs/>
        </w:rPr>
      </w:pPr>
      <w:r>
        <w:rPr>
          <w:bCs/>
        </w:rPr>
        <w:t xml:space="preserve">RB: </w:t>
      </w:r>
      <w:r w:rsidRPr="00CE08ED">
        <w:rPr>
          <w:bCs/>
        </w:rPr>
        <w:t>0000-0002-7965-1273</w:t>
      </w:r>
    </w:p>
    <w:p w14:paraId="578F4E3A" w14:textId="3F3F79DA" w:rsidR="002017A4" w:rsidRPr="009A3DB4" w:rsidRDefault="002017A4" w:rsidP="000C6FDC">
      <w:pPr>
        <w:ind w:left="2160"/>
        <w:rPr>
          <w:bCs/>
        </w:rPr>
      </w:pPr>
      <w:r>
        <w:rPr>
          <w:bCs/>
        </w:rPr>
        <w:t>S</w:t>
      </w:r>
      <w:r w:rsidR="00A20BFF">
        <w:rPr>
          <w:bCs/>
        </w:rPr>
        <w:t>G</w:t>
      </w:r>
      <w:r>
        <w:rPr>
          <w:bCs/>
        </w:rPr>
        <w:t xml:space="preserve">W: </w:t>
      </w:r>
      <w:r w:rsidR="0023380C" w:rsidRPr="0023380C">
        <w:rPr>
          <w:bCs/>
        </w:rPr>
        <w:t>0000-0002-8773-4845</w:t>
      </w:r>
    </w:p>
    <w:p w14:paraId="16A7D6D3" w14:textId="77777777" w:rsidR="000C6FDC" w:rsidRPr="009A3DB4" w:rsidRDefault="000C6FDC" w:rsidP="000C6FDC">
      <w:pPr>
        <w:ind w:left="2160"/>
        <w:rPr>
          <w:bCs/>
        </w:rPr>
      </w:pPr>
      <w:r w:rsidRPr="009A3DB4">
        <w:rPr>
          <w:bCs/>
        </w:rPr>
        <w:t>IS: 0000-0001-6342-0676</w:t>
      </w:r>
    </w:p>
    <w:p w14:paraId="79592FCA" w14:textId="506C8215" w:rsidR="004812FB" w:rsidRPr="009A3DB4" w:rsidRDefault="000C6FDC" w:rsidP="000C6FDC">
      <w:pPr>
        <w:ind w:left="2160"/>
        <w:rPr>
          <w:bCs/>
        </w:rPr>
      </w:pPr>
      <w:r w:rsidRPr="009A3DB4">
        <w:rPr>
          <w:bCs/>
        </w:rPr>
        <w:t>ED:</w:t>
      </w:r>
      <w:r w:rsidRPr="009A3DB4">
        <w:t xml:space="preserve"> </w:t>
      </w:r>
      <w:r w:rsidRPr="009A3DB4">
        <w:rPr>
          <w:bCs/>
        </w:rPr>
        <w:t>0000-0002-0785-2930</w:t>
      </w:r>
    </w:p>
    <w:p w14:paraId="6D83B7FB" w14:textId="77777777" w:rsidR="000C6FDC" w:rsidRPr="009A3DB4" w:rsidRDefault="000C6FDC" w:rsidP="00FD3A52">
      <w:pPr>
        <w:pStyle w:val="Heading1"/>
        <w:numPr>
          <w:ilvl w:val="0"/>
          <w:numId w:val="0"/>
        </w:numPr>
        <w:ind w:left="432" w:hanging="432"/>
      </w:pPr>
      <w:r w:rsidRPr="009A3DB4">
        <w:lastRenderedPageBreak/>
        <w:t>List of abbreviations</w:t>
      </w:r>
    </w:p>
    <w:p w14:paraId="7341354B" w14:textId="3E6FC8B2" w:rsidR="00F648D3" w:rsidRPr="00845D5D" w:rsidRDefault="00C32B5C" w:rsidP="009B5FBB">
      <w:pPr>
        <w:jc w:val="left"/>
      </w:pPr>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ins w:id="21" w:author="My Luong Vuong" w:date="2024-06-20T22:21:00Z">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55D58D19"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22"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A pop</w:t>
      </w:r>
      <w:ins w:id="23" w:author="My Luong Vuong" w:date="2024-06-22T10:56:00Z">
        <w:r w:rsidR="00F529B7">
          <w:t xml:space="preserve">ulation pharmacokinetic </w:t>
        </w:r>
      </w:ins>
      <w:del w:id="24" w:author="My Luong Vuong" w:date="2024-06-22T10:56:00Z">
        <w:r w:rsidRPr="00715016" w:rsidDel="00357E67">
          <w:delText xml:space="preserve">PK </w:delText>
        </w:r>
      </w:del>
      <w:ins w:id="25" w:author="My Luong Vuong" w:date="2024-06-22T10:56:00Z">
        <w:r w:rsidR="00357E67">
          <w:t>(</w:t>
        </w:r>
        <w:proofErr w:type="spellStart"/>
        <w:r w:rsidR="00357E67">
          <w:t>popPK</w:t>
        </w:r>
        <w:proofErr w:type="spellEnd"/>
        <w:r w:rsidR="00357E67">
          <w:t>)</w:t>
        </w:r>
        <w:r w:rsidR="00357E67" w:rsidRPr="00715016">
          <w:t xml:space="preserve"> </w:t>
        </w:r>
      </w:ins>
      <w:r w:rsidRPr="00715016">
        <w:t>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723908E1"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26"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27"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 xml:space="preserve">An optimised dosing regimen </w:t>
      </w:r>
      <w:del w:id="28" w:author="My Luong Vuong" w:date="2024-06-22T09:38:00Z">
        <w:r w:rsidR="00B33FF9" w:rsidRPr="00B33FF9" w:rsidDel="00E86B80">
          <w:delText>taking into account</w:delText>
        </w:r>
      </w:del>
      <w:ins w:id="29" w:author="My Luong Vuong" w:date="2024-06-22T09:38:00Z">
        <w:r w:rsidR="00E86B80">
          <w:t>considering</w:t>
        </w:r>
      </w:ins>
      <w:r w:rsidR="00B33FF9" w:rsidRPr="00B33FF9">
        <w:t xml:space="preserve"> the patient’s CRRT status and total body weight was proposed</w:t>
      </w:r>
      <w:r w:rsidRPr="00715016">
        <w:t>.</w:t>
      </w:r>
    </w:p>
    <w:p w14:paraId="52C8EFEB" w14:textId="3BD72507" w:rsidR="0064343D" w:rsidRDefault="00715016" w:rsidP="00967421">
      <w:r w:rsidRPr="00A72BCD">
        <w:rPr>
          <w:rStyle w:val="Heading2Char"/>
        </w:rPr>
        <w:t>Conclusion</w:t>
      </w:r>
      <w:r w:rsidR="00E56259">
        <w:t> </w:t>
      </w:r>
      <w:commentRangeStart w:id="30"/>
      <w:commentRangeStart w:id="31"/>
      <w:del w:id="32" w:author="My Luong Vuong" w:date="2024-06-21T15:26:00Z">
        <w:r w:rsidR="007132A7" w:rsidDel="00850145">
          <w:delText xml:space="preserve">We </w:delText>
        </w:r>
      </w:del>
      <w:ins w:id="33" w:author="My Luong Vuong" w:date="2024-06-21T15:26:00Z">
        <w:r w:rsidR="00D243E2" w:rsidRPr="00D243E2">
          <w:t>Awaiting external validation</w:t>
        </w:r>
      </w:ins>
      <w:ins w:id="34" w:author="My Luong Vuong" w:date="2024-06-22T09:37:00Z">
        <w:r w:rsidR="007A3987">
          <w:t>,</w:t>
        </w:r>
      </w:ins>
      <w:ins w:id="35" w:author="My Luong Vuong" w:date="2024-06-21T15:26:00Z">
        <w:r w:rsidR="00D243E2" w:rsidRPr="00D243E2">
          <w:t xml:space="preserve"> </w:t>
        </w:r>
        <w:r w:rsidR="00850145">
          <w:t xml:space="preserve">we </w:t>
        </w:r>
      </w:ins>
      <w:del w:id="36" w:author="My Luong Vuong" w:date="2024-06-21T15:26:00Z">
        <w:r w:rsidR="007132A7" w:rsidDel="00850145">
          <w:delText xml:space="preserve">have </w:delText>
        </w:r>
      </w:del>
      <w:r w:rsidR="007132A7">
        <w:t xml:space="preserve">developed a </w:t>
      </w:r>
      <w:ins w:id="37" w:author="My Luong Vuong" w:date="2024-06-14T16:39:00Z">
        <w:r w:rsidR="00EE6A82" w:rsidRPr="00EE6A82">
          <w:t>clinically practical</w:t>
        </w:r>
      </w:ins>
      <w:del w:id="38"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r w:rsidR="006D0DD0">
        <w:t xml:space="preserve"> </w:t>
      </w:r>
      <w:ins w:id="39" w:author="My Luong Vuong" w:date="2024-06-14T16:40:00Z">
        <w:r w:rsidR="005F4C21">
          <w:t>with the potential to achieve</w:t>
        </w:r>
      </w:ins>
      <w:del w:id="40" w:author="My Luong Vuong" w:date="2024-06-20T22:05:00Z">
        <w:r w:rsidR="007335F0" w:rsidDel="00870DC1">
          <w:delText>that helps achieve</w:delText>
        </w:r>
      </w:del>
      <w:r w:rsidR="007335F0">
        <w:t xml:space="preserve"> </w:t>
      </w:r>
      <w:r w:rsidR="00C826E1">
        <w:t>a</w:t>
      </w:r>
      <w:ins w:id="41" w:author="My Luong Vuong" w:date="2024-06-22T11:57:00Z">
        <w:r w:rsidR="003E20EF">
          <w:t>n adequate</w:t>
        </w:r>
      </w:ins>
      <w:r w:rsidR="00C826E1">
        <w:t xml:space="preserve"> population-wide PKPD target attainment in critically ill patients.</w:t>
      </w:r>
      <w:commentRangeEnd w:id="30"/>
      <w:r w:rsidR="00533622">
        <w:rPr>
          <w:rStyle w:val="CommentReference"/>
        </w:rPr>
        <w:commentReference w:id="30"/>
      </w:r>
      <w:commentRangeEnd w:id="31"/>
      <w:r w:rsidR="003A292B">
        <w:rPr>
          <w:rStyle w:val="CommentReference"/>
        </w:rPr>
        <w:commentReference w:id="31"/>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2C145234" w:rsidR="001F6035" w:rsidRPr="00593CAA" w:rsidRDefault="0077091E" w:rsidP="00593CAA">
      <w:bookmarkStart w:id="4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del w:id="43" w:author="My Luong Vuong" w:date="2024-06-22T11:57:00Z">
        <w:r w:rsidR="00956C10" w:rsidRPr="00593CAA" w:rsidDel="002C1638">
          <w:delText xml:space="preserve">criticall </w:delText>
        </w:r>
      </w:del>
      <w:ins w:id="44" w:author="My Luong Vuong" w:date="2024-06-22T11:57:00Z">
        <w:r w:rsidR="002C1638">
          <w:t>critical</w:t>
        </w:r>
        <w:r w:rsidR="002C1638" w:rsidRPr="00593CAA">
          <w:t xml:space="preserve"> </w:t>
        </w:r>
      </w:ins>
      <w:r w:rsidR="00956C10" w:rsidRPr="00593CAA">
        <w:t>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0FC24640"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del w:id="45" w:author="My Luong Vuong" w:date="2024-06-22T11:58:00Z">
        <w:r w:rsidRPr="00E03B11" w:rsidDel="001E3E48">
          <w:delText>low cost</w:delText>
        </w:r>
      </w:del>
      <w:ins w:id="46" w:author="My Luong Vuong" w:date="2024-06-22T11:58:00Z">
        <w:r w:rsidR="001E3E48">
          <w:t>low-cost</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23408C8"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47"/>
      <w:commentRangeStart w:id="48"/>
      <w:commentRangeStart w:id="49"/>
      <w:r w:rsidR="006A6850" w:rsidRPr="00E03B11">
        <w:t xml:space="preserve">unbound </w:t>
      </w:r>
      <w:del w:id="50" w:author="My Luong Vuong" w:date="2024-06-22T11:58:00Z">
        <w:r w:rsidR="001F6035" w:rsidRPr="00E03B11" w:rsidDel="00B539BA">
          <w:delText>concentration</w:delText>
        </w:r>
        <w:r w:rsidR="00FE6C59" w:rsidDel="00B539BA">
          <w:delText>–</w:delText>
        </w:r>
        <w:r w:rsidR="001F6035" w:rsidRPr="00E03B11" w:rsidDel="00B539BA">
          <w:delText>time</w:delText>
        </w:r>
      </w:del>
      <w:ins w:id="51"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47"/>
      <w:del w:id="52" w:author="My Luong Vuong" w:date="2024-06-20T16:12:00Z">
        <w:r w:rsidR="00B4451A">
          <w:delText>.</w:delText>
        </w:r>
      </w:del>
      <w:ins w:id="53" w:author="My Luong Vuong" w:date="2024-06-20T16:12:00Z">
        <w:r w:rsidR="005170F2">
          <w:rPr>
            <w:rStyle w:val="CommentReference"/>
          </w:rPr>
          <w:commentReference w:id="47"/>
        </w:r>
        <w:commentRangeEnd w:id="48"/>
        <w:r w:rsidR="00242B4C">
          <w:rPr>
            <w:rStyle w:val="CommentReference"/>
          </w:rPr>
          <w:commentReference w:id="48"/>
        </w:r>
        <w:commentRangeEnd w:id="49"/>
        <w:r w:rsidR="00AA6504">
          <w:rPr>
            <w:rStyle w:val="CommentReference"/>
          </w:rPr>
          <w:commentReference w:id="49"/>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54"/>
      <w:commentRangeStart w:id="55"/>
      <w:r w:rsidR="00223BD5">
        <w:t>hepato</w:t>
      </w:r>
      <w:r w:rsidR="00E41689" w:rsidRPr="00E03B11">
        <w:t>toxicity</w:t>
      </w:r>
      <w:commentRangeEnd w:id="54"/>
      <w:r w:rsidR="001F2376">
        <w:rPr>
          <w:rStyle w:val="CommentReference"/>
        </w:rPr>
        <w:commentReference w:id="54"/>
      </w:r>
      <w:commentRangeEnd w:id="55"/>
      <w:r w:rsidR="00790F7B">
        <w:rPr>
          <w:rStyle w:val="CommentReference"/>
        </w:rPr>
        <w:commentReference w:id="55"/>
      </w:r>
      <w:r w:rsidR="00332EE5">
        <w:t xml:space="preserve"> </w:t>
      </w:r>
      <w:r w:rsidR="00871C3F">
        <w:t>was documented in one case study</w:t>
      </w:r>
      <w:del w:id="56" w:author="My Luong Vuong" w:date="2024-06-14T16:51:00Z">
        <w:r w:rsidR="00871C3F">
          <w:delText xml:space="preserve">, </w:delText>
        </w:r>
      </w:del>
      <w:del w:id="57" w:author="My Luong Vuong" w:date="2024-06-20T22:05:00Z">
        <w:r w:rsidR="00871C3F" w:rsidRPr="005A2762" w:rsidDel="006623F2">
          <w:delText xml:space="preserve">wherein its occurrence was not </w:delText>
        </w:r>
        <w:r w:rsidR="00871C3F" w:rsidDel="006623F2">
          <w:delText>dependent</w:delText>
        </w:r>
        <w:r w:rsidR="00871C3F" w:rsidRPr="005A2762" w:rsidDel="006623F2">
          <w:delText xml:space="preserve"> on </w:delText>
        </w:r>
        <w:r w:rsidR="00701683" w:rsidDel="006623F2">
          <w:delText>the</w:delText>
        </w:r>
      </w:del>
      <w:ins w:id="58" w:author="My Luong Vuong" w:date="2024-06-21T09:54:00Z">
        <w:r w:rsidR="0045367E">
          <w:t xml:space="preserve"> </w:t>
        </w:r>
      </w:ins>
      <w:ins w:id="59" w:author="My Luong Vuong" w:date="2024-06-14T16:51:00Z">
        <w:r w:rsidR="003C014E">
          <w:t>with</w:t>
        </w:r>
      </w:ins>
      <w:ins w:id="60" w:author="My Luong Vuong" w:date="2024-06-14T16:52:00Z">
        <w:r w:rsidR="002457E7">
          <w:t xml:space="preserve"> an</w:t>
        </w:r>
      </w:ins>
      <w:ins w:id="61" w:author="My Luong Vuong" w:date="2024-06-14T16:51:00Z">
        <w:r w:rsidR="003C014E">
          <w:t xml:space="preserve"> unclear relation</w:t>
        </w:r>
      </w:ins>
      <w:ins w:id="62" w:author="My Luong Vuong" w:date="2024-06-14T16:52:00Z">
        <w:r w:rsidR="002457E7">
          <w:t>ship</w:t>
        </w:r>
      </w:ins>
      <w:ins w:id="63" w:author="My Luong Vuong" w:date="2024-06-14T16:51:00Z">
        <w:r w:rsidR="003C014E">
          <w:t xml:space="preserve"> to</w:t>
        </w:r>
      </w:ins>
      <w:ins w:id="64" w:author="My Luong Vuong" w:date="2024-06-20T16:12:00Z">
        <w:r w:rsidR="00871C3F" w:rsidRPr="005A2762">
          <w:t xml:space="preserve"> </w:t>
        </w:r>
        <w:r w:rsidR="00701683">
          <w:t xml:space="preserve">the </w:t>
        </w:r>
      </w:ins>
      <w:ins w:id="65"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5D97183A" w:rsidR="008A57D3" w:rsidRPr="00E03B11" w:rsidRDefault="00CE29DB" w:rsidP="00593CAA">
      <w:r w:rsidRPr="00E03B11">
        <w:rPr>
          <w:color w:val="000000"/>
        </w:rPr>
        <w:t>The</w:t>
      </w:r>
      <w:ins w:id="66" w:author="My Luong Vuong" w:date="2024-06-20T22:21:00Z">
        <w:r w:rsidRPr="00E03B11">
          <w:rPr>
            <w:color w:val="000000"/>
          </w:rPr>
          <w:t xml:space="preserve"> </w:t>
        </w:r>
      </w:ins>
      <w:ins w:id="67" w:author="Jason Roberts" w:date="2024-06-14T18:14:00Z">
        <w:r w:rsidR="005170F2">
          <w:rPr>
            <w:color w:val="000000"/>
          </w:rPr>
          <w:t>manufacturer</w:t>
        </w:r>
      </w:ins>
      <w:ins w:id="68" w:author="My Luong Vuong" w:date="2024-06-21T09:54:00Z">
        <w:r w:rsidR="0045367E">
          <w:rPr>
            <w:color w:val="000000"/>
          </w:rPr>
          <w:t xml:space="preserve"> </w:t>
        </w:r>
      </w:ins>
      <w:del w:id="69" w:author="My Luong Vuong" w:date="2024-05-31T15:13:00Z">
        <w:r w:rsidRPr="00E03B11" w:rsidDel="0059359C">
          <w:rPr>
            <w:color w:val="000000"/>
          </w:rPr>
          <w:delText>currently</w:delText>
        </w:r>
      </w:del>
      <w:ins w:id="70" w:author="Jason Roberts" w:date="2024-06-14T18:14:00Z">
        <w:del w:id="71"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72" w:author="My Luong Vuong" w:date="2024-06-22T11:59:00Z">
        <w:r w:rsidR="006D7B0B" w:rsidDel="005319A8">
          <w:delText xml:space="preserve">that </w:delText>
        </w:r>
      </w:del>
      <w:ins w:id="73"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del w:id="74"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ins w:id="75" w:author="My Luong Vuong" w:date="2024-06-14T15:27:00Z">
        <w:r w:rsidR="00F218FB">
          <w:t>.</w:t>
        </w:r>
        <w:r w:rsidR="00F218FB" w:rsidRPr="00E03B11">
          <w:t xml:space="preserve"> </w:t>
        </w:r>
      </w:ins>
      <w:del w:id="76" w:author="My Luong Vuong" w:date="2024-06-14T15:27:00Z">
        <w:r w:rsidR="0062765C" w:rsidRPr="00E03B11" w:rsidDel="00F218FB">
          <w:delText>however</w:delText>
        </w:r>
      </w:del>
      <w:ins w:id="77" w:author="My Luong Vuong" w:date="2024-06-14T15:27:00Z">
        <w:r w:rsidR="00F218FB">
          <w:t>H</w:t>
        </w:r>
        <w:r w:rsidR="00F218FB" w:rsidRPr="00E03B11">
          <w:t>owever</w:t>
        </w:r>
      </w:ins>
      <w:ins w:id="78" w:author="My Luong Vuong" w:date="2024-06-20T16:12:00Z">
        <w:r w:rsidR="001F6035" w:rsidRPr="00E03B11">
          <w:t xml:space="preserve">, </w:t>
        </w:r>
      </w:ins>
      <w:ins w:id="79" w:author="My Luong Vuong" w:date="2024-06-14T15:28:00Z">
        <w:r w:rsidR="009565D7" w:rsidRPr="009565D7">
          <w:t>these studies yielded conflicting results regarding the</w:t>
        </w:r>
      </w:ins>
      <w:ins w:id="80" w:author="My Luong Vuong" w:date="2024-06-20T22:21:00Z">
        <w:r w:rsidR="001F6035" w:rsidRPr="00E03B11">
          <w:t xml:space="preserve"> </w:t>
        </w:r>
      </w:ins>
      <w:del w:id="81" w:author="My Luong Vuong" w:date="2024-06-20T22:08:00Z">
        <w:r w:rsidR="001F6035" w:rsidRPr="00E03B11" w:rsidDel="00315A60">
          <w:delText xml:space="preserve">no </w:delText>
        </w:r>
        <w:commentRangeStart w:id="82"/>
        <w:commentRangeStart w:id="83"/>
        <w:commentRangeStart w:id="84"/>
        <w:r w:rsidR="001F6035" w:rsidRPr="00E03B11" w:rsidDel="00315A60">
          <w:delText xml:space="preserve">consensus </w:delText>
        </w:r>
      </w:del>
      <w:ins w:id="85" w:author="My Luong Vuong" w:date="2024-06-20T22:21:00Z">
        <w:del w:id="86" w:author="My Luong Vuong" w:date="2024-06-14T15:28:00Z">
          <w:r w:rsidR="0008592A">
            <w:delText>w</w:delText>
          </w:r>
          <w:r w:rsidR="001F6035" w:rsidRPr="00E03B11">
            <w:delText>as</w:delText>
          </w:r>
        </w:del>
      </w:ins>
      <w:del w:id="87" w:author="My Luong Vuong" w:date="2024-06-14T15:28:00Z">
        <w:r w:rsidR="0008592A" w:rsidDel="009565D7">
          <w:delText>w</w:delText>
        </w:r>
        <w:r w:rsidR="001F6035" w:rsidRPr="00E03B11" w:rsidDel="009565D7">
          <w:delText>as</w:delText>
        </w:r>
      </w:del>
      <w:del w:id="88" w:author="My Luong Vuong" w:date="2024-05-31T15:18:00Z">
        <w:r w:rsidR="001F6035" w:rsidRPr="00E03B11" w:rsidDel="0008592A">
          <w:delText>h</w:delText>
        </w:r>
      </w:del>
      <w:del w:id="89" w:author="My Luong Vuong" w:date="2024-06-20T17:01:00Z">
        <w:r w:rsidR="001F6035" w:rsidRPr="00E03B11">
          <w:delText xml:space="preserve">as </w:delText>
        </w:r>
      </w:del>
      <w:del w:id="90" w:author="My Luong Vuong" w:date="2024-05-31T15:18:00Z">
        <w:r w:rsidR="001F6035" w:rsidRPr="00E03B11" w:rsidDel="0008592A">
          <w:delText xml:space="preserve">been </w:delText>
        </w:r>
      </w:del>
      <w:del w:id="91" w:author="My Luong Vuong" w:date="2024-06-20T22:08:00Z">
        <w:r w:rsidR="001F6035" w:rsidRPr="00E03B11" w:rsidDel="00315A60">
          <w:delText>reached</w:delText>
        </w:r>
        <w:r w:rsidR="007019A1" w:rsidRPr="00E03B11" w:rsidDel="00315A60">
          <w:delText xml:space="preserve"> </w:delText>
        </w:r>
      </w:del>
      <w:del w:id="92"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82"/>
      <w:del w:id="93" w:author="My Luong Vuong" w:date="2024-06-20T16:12:00Z">
        <w:r w:rsidR="0026752B">
          <w:delText>.</w:delText>
        </w:r>
      </w:del>
      <w:ins w:id="94" w:author="My Luong Vuong" w:date="2024-06-20T16:12:00Z">
        <w:r w:rsidR="005170F2">
          <w:rPr>
            <w:rStyle w:val="CommentReference"/>
          </w:rPr>
          <w:commentReference w:id="82"/>
        </w:r>
        <w:commentRangeEnd w:id="83"/>
        <w:r w:rsidR="00D03279">
          <w:rPr>
            <w:rStyle w:val="CommentReference"/>
          </w:rPr>
          <w:commentReference w:id="83"/>
        </w:r>
        <w:commentRangeEnd w:id="84"/>
        <w:r w:rsidR="0057670B">
          <w:rPr>
            <w:rStyle w:val="CommentReference"/>
          </w:rPr>
          <w:commentReference w:id="84"/>
        </w:r>
        <w:r w:rsidR="0026752B">
          <w:t>.</w:t>
        </w:r>
      </w:ins>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637E30A5"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95"/>
      <w:commentRangeStart w:id="96"/>
      <w:commentRangeStart w:id="97"/>
      <w:r w:rsidR="008A57D3" w:rsidRPr="00E03B11">
        <w:t>individual patient data meta-analysis</w:t>
      </w:r>
      <w:r w:rsidR="006C5135" w:rsidRPr="00E03B11">
        <w:t xml:space="preserve"> (IPDMA)</w:t>
      </w:r>
      <w:r w:rsidRPr="00E03B11">
        <w:t xml:space="preserve"> </w:t>
      </w:r>
      <w:commentRangeEnd w:id="95"/>
      <w:r w:rsidR="005170F2">
        <w:rPr>
          <w:rStyle w:val="CommentReference"/>
        </w:rPr>
        <w:commentReference w:id="95"/>
      </w:r>
      <w:commentRangeEnd w:id="96"/>
      <w:r w:rsidR="00353C3E">
        <w:rPr>
          <w:rStyle w:val="CommentReference"/>
        </w:rPr>
        <w:commentReference w:id="96"/>
      </w:r>
      <w:commentRangeEnd w:id="97"/>
      <w:r w:rsidR="00924CB9">
        <w:rPr>
          <w:rStyle w:val="CommentReference"/>
        </w:rPr>
        <w:commentReference w:id="97"/>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del w:id="98"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99" w:author="My Luong Vuong" w:date="2024-06-22T11:59:00Z">
        <w:r w:rsidR="005319A8">
          <w:t>We aimed</w:t>
        </w:r>
      </w:ins>
      <w:r w:rsidRPr="00E03B11">
        <w:t xml:space="preserve"> to</w:t>
      </w:r>
      <w:del w:id="100"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4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E839906" w:rsidR="00914769" w:rsidRDefault="00D80552" w:rsidP="00593CAA">
      <w:bookmarkStart w:id="101"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w:t>
      </w:r>
      <w:ins w:id="102" w:author="My Luong Vuong" w:date="2024-06-22T11:59:00Z">
        <w:r w:rsidR="00552DBC">
          <w:t xml:space="preserve">the </w:t>
        </w:r>
      </w:ins>
      <w:r w:rsidR="0079540D">
        <w:t xml:space="preserve">transfer of the </w:t>
      </w:r>
      <w:del w:id="103" w:author="My Luong Vuong" w:date="2024-06-22T11:59:00Z">
        <w:r w:rsidR="0079540D" w:rsidDel="00552DBC">
          <w:delText xml:space="preserve">primary </w:delText>
        </w:r>
        <w:r w:rsidR="0079540D" w:rsidRPr="006B0FCA" w:rsidDel="00552DBC">
          <w:delText xml:space="preserve"> </w:delText>
        </w:r>
      </w:del>
      <w:ins w:id="104" w:author="My Luong Vuong" w:date="2024-06-22T11:59:00Z">
        <w:r w:rsidR="00552DBC">
          <w:t xml:space="preserve">primary </w:t>
        </w:r>
      </w:ins>
      <w:r w:rsidR="0079540D" w:rsidRPr="006B0FCA">
        <w:t>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ins w:id="105" w:author="My Luong Vuong" w:date="2024-06-22T12:00:00Z">
        <w:r w:rsidR="00552DBC">
          <w:t xml:space="preserve">the </w:t>
        </w:r>
      </w:ins>
      <w:r w:rsidR="008228EC">
        <w:t>secondary use</w:t>
      </w:r>
      <w:r w:rsidR="00BC1EF4">
        <w:t xml:space="preserve"> of data</w:t>
      </w:r>
      <w:ins w:id="106" w:author="My Luong Vuong" w:date="2024-06-20T23:13:00Z">
        <w:r w:rsidR="00586D37">
          <w:t xml:space="preserve"> of prospectively collected </w:t>
        </w:r>
      </w:ins>
      <w:del w:id="107" w:author="My Luong Vuong" w:date="2024-06-21T09:04:00Z">
        <w:r w:rsidR="00DB57AB" w:rsidRPr="00DB57AB" w:rsidDel="00562889">
          <w:delText xml:space="preserve">  </w:delText>
        </w:r>
      </w:del>
      <w:ins w:id="108"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ins w:id="109" w:author="My Luong Vuong" w:date="2024-06-22T12:00:00Z">
        <w:r w:rsidR="00552DBC">
          <w:t xml:space="preserve">the </w:t>
        </w:r>
      </w:ins>
      <w:r w:rsidR="00DB57AB" w:rsidRPr="00DB57AB">
        <w:t>approval of the (local) Ethics Committee</w:t>
      </w:r>
      <w:r w:rsidR="001538AA">
        <w:t>s</w:t>
      </w:r>
      <w:r w:rsidR="00DB57AB" w:rsidRPr="00DB57AB">
        <w:t>.</w:t>
      </w:r>
    </w:p>
    <w:bookmarkEnd w:id="101"/>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4AB457D2" w:rsidR="00B76B7D" w:rsidRPr="00E03B11" w:rsidRDefault="00AD19C4" w:rsidP="00593CAA">
      <w:bookmarkStart w:id="110"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w:t>
      </w:r>
      <w:del w:id="111" w:author="My Luong Vuong" w:date="2024-06-22T12:00:00Z">
        <w:r w:rsidRPr="00E03B11" w:rsidDel="007D087F">
          <w:delText>concentration</w:delText>
        </w:r>
        <w:r w:rsidR="00FE6C59" w:rsidDel="007D087F">
          <w:delText>–</w:delText>
        </w:r>
        <w:r w:rsidRPr="00E03B11" w:rsidDel="007D087F">
          <w:delText>time</w:delText>
        </w:r>
      </w:del>
      <w:ins w:id="112" w:author="My Luong Vuong" w:date="2024-06-22T12:00:00Z">
        <w:r w:rsidR="007D087F">
          <w:t>concentration-time</w:t>
        </w:r>
      </w:ins>
      <w:r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6148E02"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113"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114" w:author="My Luong Vuong" w:date="2024-05-31T16:58:00Z">
        <w:r w:rsidR="004E788E">
          <w:fldChar w:fldCharType="end"/>
        </w:r>
      </w:ins>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del w:id="115"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116"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r w:rsidR="00343281" w:rsidRPr="00E03B11">
        <w:lastRenderedPageBreak/>
        <w:t>derived from</w:t>
      </w:r>
      <w:r w:rsidR="00E27E63">
        <w:t xml:space="preserve"> total</w:t>
      </w:r>
      <w:r w:rsidR="00343281" w:rsidRPr="00E03B11">
        <w:t xml:space="preserve"> </w:t>
      </w:r>
      <w:r w:rsidR="00343281">
        <w:t>body weight</w:t>
      </w:r>
      <w:r w:rsidR="00343281" w:rsidRPr="00E03B11">
        <w:t xml:space="preserve"> and height using Boer’s formula</w:t>
      </w:r>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117"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110"/>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15DA4823" w:rsidR="00A91C50" w:rsidRPr="00E03B11" w:rsidRDefault="008A1FC4" w:rsidP="00593CAA">
      <w:bookmarkStart w:id="118"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119"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120"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118"/>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D0EBF95" w:rsidR="008A26BD" w:rsidRPr="00E03B11" w:rsidRDefault="008A26BD" w:rsidP="00593CAA">
      <w:bookmarkStart w:id="121"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predictive </w:t>
      </w:r>
      <w:r w:rsidRPr="00E03B11">
        <w:lastRenderedPageBreak/>
        <w:t>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121"/>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22" w:name="_Hlk136861976"/>
      <w:r w:rsidRPr="00344E1F">
        <w:rPr>
          <w:rFonts w:eastAsia="Times New Roman"/>
        </w:rPr>
        <w:t>Selecting dosing regimens for testing</w:t>
      </w:r>
    </w:p>
    <w:p w14:paraId="41370DBA" w14:textId="30481288" w:rsidR="00653711" w:rsidRDefault="00F21274" w:rsidP="00F75B5B">
      <w:bookmarkStart w:id="123" w:name="_Hlk136861998"/>
      <w:bookmarkEnd w:id="122"/>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124"/>
      <w:commentRangeStart w:id="125"/>
      <w:ins w:id="126" w:author="Jason Roberts" w:date="2024-06-14T18:25:00Z">
        <w:del w:id="127" w:author="My Luong Vuong" w:date="2024-06-22T12:01:00Z">
          <w:r w:rsidR="00EC6EC9" w:rsidDel="009465F0">
            <w:delText xml:space="preserve">manufacturer </w:delText>
          </w:r>
        </w:del>
      </w:ins>
      <w:commentRangeEnd w:id="124"/>
      <w:ins w:id="128" w:author="Jason Roberts" w:date="2024-06-14T18:26:00Z">
        <w:del w:id="129" w:author="My Luong Vuong" w:date="2024-06-22T12:01:00Z">
          <w:r w:rsidR="00EC6EC9" w:rsidDel="009465F0">
            <w:rPr>
              <w:rStyle w:val="CommentReference"/>
            </w:rPr>
            <w:commentReference w:id="124"/>
          </w:r>
        </w:del>
      </w:ins>
      <w:commentRangeEnd w:id="125"/>
      <w:del w:id="130" w:author="My Luong Vuong" w:date="2024-06-22T12:01:00Z">
        <w:r w:rsidR="004C4A41" w:rsidDel="009465F0">
          <w:rPr>
            <w:rStyle w:val="CommentReference"/>
          </w:rPr>
          <w:commentReference w:id="125"/>
        </w:r>
        <w:r w:rsidRPr="00E03B11" w:rsidDel="009465F0">
          <w:delText>recommended</w:delText>
        </w:r>
      </w:del>
      <w:ins w:id="131" w:author="My Luong Vuong" w:date="2024-06-22T12:01:00Z">
        <w:r w:rsidR="009465F0">
          <w:t>manufacturer-recommended</w:t>
        </w:r>
      </w:ins>
      <w:r w:rsidRPr="00E03B11">
        <w:t xml:space="preserve">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132"/>
      <w:commentRangeStart w:id="133"/>
      <w:r w:rsidR="00F75B5B">
        <w:t xml:space="preserve">12 mg/kg </w:t>
      </w:r>
      <w:r w:rsidR="00672E2F">
        <w:t>on day 1, followed by</w:t>
      </w:r>
      <w:r w:rsidR="00F75B5B">
        <w:t xml:space="preserve"> 6 mg/kg</w:t>
      </w:r>
      <w:r w:rsidR="00672E2F">
        <w:t xml:space="preserve"> daily</w:t>
      </w:r>
      <w:commentRangeEnd w:id="132"/>
      <w:r w:rsidR="00161E92">
        <w:rPr>
          <w:rStyle w:val="CommentReference"/>
        </w:rPr>
        <w:commentReference w:id="132"/>
      </w:r>
      <w:commentRangeEnd w:id="133"/>
      <w:r w:rsidR="002732B6">
        <w:rPr>
          <w:rStyle w:val="CommentReference"/>
        </w:rPr>
        <w:commentReference w:id="133"/>
      </w:r>
      <w:r w:rsidR="00F75B5B">
        <w:t>)</w:t>
      </w:r>
      <w:r w:rsidR="002D364A">
        <w:t>,</w:t>
      </w:r>
      <w:r w:rsidR="007C763F">
        <w:t xml:space="preserve"> which </w:t>
      </w:r>
      <w:r w:rsidR="00D86948">
        <w:t>was suggested in a previous study</w:t>
      </w:r>
      <w:del w:id="134"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0A65BA16"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35" w:name="_Hlk136862017"/>
      <w:bookmarkEnd w:id="123"/>
      <w:r w:rsidRPr="00CA5A80">
        <w:rPr>
          <w:rFonts w:eastAsia="Times New Roman"/>
        </w:rPr>
        <w:t>Criteria for evaluating dosing regimens</w:t>
      </w:r>
    </w:p>
    <w:p w14:paraId="7218710E" w14:textId="3135A8AE" w:rsidR="005E3036" w:rsidRDefault="006E430D" w:rsidP="00593CAA">
      <w:commentRangeStart w:id="136"/>
      <w:commentRangeStart w:id="137"/>
      <w:commentRangeStart w:id="138"/>
      <w:r w:rsidRPr="006E430D">
        <w:t>A dosing regimen was considered inclusive</w:t>
      </w:r>
      <w:r w:rsidR="00727D7B">
        <w:t xml:space="preserve"> </w:t>
      </w:r>
      <w:r w:rsidRPr="006E430D">
        <w:t xml:space="preserve">if it resulted in clinically acceptable </w:t>
      </w:r>
      <w:r w:rsidR="004C767F">
        <w:t xml:space="preserve">PKPD </w:t>
      </w:r>
      <w:r w:rsidR="00224ABE">
        <w:t>probability of target attainment (</w:t>
      </w:r>
      <w:r w:rsidR="00224ABE" w:rsidRPr="00E03B11">
        <w:t>PTA</w:t>
      </w:r>
      <w:r w:rsidR="00224ABE">
        <w:t>)</w:t>
      </w:r>
      <w:ins w:id="139" w:author="My Luong Vuong" w:date="2024-06-21T15:49:00Z">
        <w:r w:rsidR="00D62DE9">
          <w:t xml:space="preserve"> </w:t>
        </w:r>
      </w:ins>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136"/>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140" w:author="My Luong Vuong" w:date="2024-06-20T16:12:00Z">
        <w:r w:rsidR="00093820">
          <w:delText>.</w:delText>
        </w:r>
      </w:del>
      <w:ins w:id="141" w:author="My Luong Vuong" w:date="2024-06-20T16:12:00Z">
        <w:r w:rsidR="00EC6EC9">
          <w:rPr>
            <w:rStyle w:val="CommentReference"/>
          </w:rPr>
          <w:commentReference w:id="136"/>
        </w:r>
        <w:commentRangeEnd w:id="137"/>
        <w:r w:rsidR="00EC6EC9">
          <w:rPr>
            <w:rStyle w:val="CommentReference"/>
          </w:rPr>
          <w:commentReference w:id="137"/>
        </w:r>
        <w:commentRangeEnd w:id="138"/>
        <w:r w:rsidR="006620F4">
          <w:rPr>
            <w:rStyle w:val="CommentReference"/>
          </w:rPr>
          <w:commentReference w:id="138"/>
        </w:r>
        <w:r w:rsidR="00093820">
          <w:t>.</w:t>
        </w:r>
      </w:ins>
      <w:del w:id="142"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143" w:author="My Luong Vuong" w:date="2024-06-22T12:02:00Z">
        <w:r w:rsidR="00001CFF" w:rsidDel="007A5A68">
          <w:delText>taking into account</w:delText>
        </w:r>
      </w:del>
      <w:ins w:id="144"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w:t>
      </w:r>
      <w:r w:rsidR="00D803BD">
        <w:lastRenderedPageBreak/>
        <w:t>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4A83E327"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w:t>
      </w:r>
      <w:commentRangeStart w:id="145"/>
      <w:commentRangeStart w:id="146"/>
      <w:r w:rsidR="00EB4685" w:rsidRPr="00E03B11">
        <w:t>inclusive</w:t>
      </w:r>
      <w:ins w:id="147" w:author="My Luong Vuong" w:date="2024-06-21T16:04:00Z">
        <w:r w:rsidR="009648DB">
          <w:t xml:space="preserve"> </w:t>
        </w:r>
      </w:ins>
      <w:del w:id="148" w:author="Jason Roberts" w:date="2024-06-14T18:31:00Z">
        <w:r w:rsidR="00EB4685" w:rsidRPr="00E03B11">
          <w:delText xml:space="preserve"> </w:delText>
        </w:r>
      </w:del>
      <w:r w:rsidR="00EB4685" w:rsidRPr="00E03B11">
        <w:t>dosing</w:t>
      </w:r>
      <w:commentRangeEnd w:id="145"/>
      <w:r w:rsidR="00EC6EC9">
        <w:rPr>
          <w:rStyle w:val="CommentReference"/>
        </w:rPr>
        <w:commentReference w:id="145"/>
      </w:r>
      <w:commentRangeEnd w:id="146"/>
      <w:r w:rsidR="0013155F">
        <w:rPr>
          <w:rStyle w:val="CommentReference"/>
        </w:rPr>
        <w:commentReference w:id="146"/>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ins w:id="149" w:author="My Luong Vuong" w:date="2024-06-21T16:08:00Z">
        <w:r w:rsidR="00271041">
          <w:t xml:space="preserve">we created </w:t>
        </w:r>
      </w:ins>
      <w:r w:rsidR="00953A4B">
        <w:t>a</w:t>
      </w:r>
      <w:r w:rsidR="00953A4B" w:rsidRPr="00E03B11">
        <w:t xml:space="preserve"> </w:t>
      </w:r>
      <w:ins w:id="150" w:author="My Luong Vuong" w:date="2024-06-21T16:04:00Z">
        <w:r w:rsidR="00B17B4E">
          <w:t xml:space="preserve">virtual patient </w:t>
        </w:r>
      </w:ins>
      <w:r w:rsidR="00953A4B" w:rsidRPr="00E03B11">
        <w:t xml:space="preserve">population of </w:t>
      </w:r>
      <w:commentRangeStart w:id="151"/>
      <w:commentRangeStart w:id="152"/>
      <w:commentRangeStart w:id="153"/>
      <w:r w:rsidR="00953A4B" w:rsidRPr="00E03B11">
        <w:t xml:space="preserve">1000 </w:t>
      </w:r>
      <w:del w:id="154" w:author="My Luong Vuong" w:date="2024-06-21T16:04:00Z">
        <w:r w:rsidR="00953A4B" w:rsidRPr="00E03B11" w:rsidDel="007C126D">
          <w:delText xml:space="preserve">virtual </w:delText>
        </w:r>
      </w:del>
      <w:del w:id="155" w:author="My Luong Vuong" w:date="2024-06-21T16:08:00Z">
        <w:r w:rsidR="00953A4B" w:rsidRPr="00E03B11" w:rsidDel="00271041">
          <w:delText>patients</w:delText>
        </w:r>
      </w:del>
      <w:ins w:id="156" w:author="My Luong Vuong" w:date="2024-06-21T16:08:00Z">
        <w:r w:rsidR="009656AC">
          <w:t>patients</w:t>
        </w:r>
      </w:ins>
      <w:ins w:id="157" w:author="My Luong Vuong" w:date="2024-06-21T16:09:00Z">
        <w:r w:rsidR="001577A9">
          <w:t xml:space="preserve"> to represent the real-world </w:t>
        </w:r>
      </w:ins>
      <w:ins w:id="158" w:author="My Luong Vuong" w:date="2024-06-21T16:10:00Z">
        <w:r w:rsidR="00302D4E">
          <w:t>population in our aggregated dataset</w:t>
        </w:r>
      </w:ins>
      <w:ins w:id="159" w:author="My Luong Vuong" w:date="2024-06-21T16:08:00Z">
        <w:r w:rsidR="00544F28">
          <w:t>,</w:t>
        </w:r>
        <w:r w:rsidR="00271041">
          <w:t xml:space="preserve"> </w:t>
        </w:r>
      </w:ins>
      <w:ins w:id="160" w:author="My Luong Vuong" w:date="2024-06-21T16:09:00Z">
        <w:r w:rsidR="00544F28">
          <w:t>ensuring</w:t>
        </w:r>
      </w:ins>
      <w:del w:id="161" w:author="My Luong Vuong" w:date="2024-06-21T16:09:00Z">
        <w:r w:rsidR="00953A4B" w:rsidRPr="00E03B11" w:rsidDel="00544F28">
          <w:delText xml:space="preserve"> </w:delText>
        </w:r>
        <w:commentRangeEnd w:id="151"/>
        <w:r w:rsidR="00D77C3B" w:rsidDel="00544F28">
          <w:rPr>
            <w:rStyle w:val="CommentReference"/>
          </w:rPr>
          <w:commentReference w:id="151"/>
        </w:r>
        <w:commentRangeEnd w:id="152"/>
        <w:r w:rsidR="0085139C" w:rsidDel="00544F28">
          <w:rPr>
            <w:rStyle w:val="CommentReference"/>
          </w:rPr>
          <w:commentReference w:id="152"/>
        </w:r>
        <w:commentRangeEnd w:id="153"/>
        <w:r w:rsidR="00A8746C" w:rsidDel="00544F28">
          <w:rPr>
            <w:rStyle w:val="CommentReference"/>
          </w:rPr>
          <w:commentReference w:id="153"/>
        </w:r>
      </w:del>
      <w:ins w:id="162" w:author="My Luong Vuong" w:date="2024-06-21T16:11:00Z">
        <w:r w:rsidR="00C3705F" w:rsidRPr="00C3705F">
          <w:t xml:space="preserve"> the proportions of categorical covariates and distributions of continuous covariates matched</w:t>
        </w:r>
      </w:ins>
      <w:del w:id="163"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164"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165"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166" w:author="My Luong Vuong" w:date="2024-06-21T16:13:00Z">
        <w:r w:rsidR="00601F38">
          <w:t xml:space="preserve"> </w:t>
        </w:r>
        <w:r w:rsidR="00615A40">
          <w:t>obtained</w:t>
        </w:r>
      </w:ins>
      <w:r w:rsidR="00DD66AD" w:rsidRPr="00DD66AD" w:rsidDel="00DD66AD">
        <w:t xml:space="preserve"> </w:t>
      </w:r>
      <w:del w:id="167" w:author="My Luong Vuong" w:date="2024-06-21T16:14:00Z">
        <w:r w:rsidR="00EB4C07" w:rsidDel="0099361C">
          <w:delText xml:space="preserve">in </w:delText>
        </w:r>
      </w:del>
      <w:ins w:id="168" w:author="My Luong Vuong" w:date="2024-06-21T16:14:00Z">
        <w:r w:rsidR="0099361C">
          <w:t xml:space="preserve">from </w:t>
        </w:r>
      </w:ins>
      <w:r w:rsidR="00EB4C07">
        <w:t>the</w:t>
      </w:r>
      <w:ins w:id="169"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35"/>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E408ACA" w:rsidR="00110745" w:rsidRDefault="00412F80" w:rsidP="00593CAA">
      <w:pPr>
        <w:rPr>
          <w:b/>
          <w:bCs/>
          <w:sz w:val="28"/>
          <w:szCs w:val="28"/>
        </w:rPr>
      </w:pPr>
      <w:bookmarkStart w:id="170"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171"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w:t>
      </w:r>
      <w:del w:id="172" w:author="My Luong Vuong" w:date="2024-06-22T12:03:00Z">
        <w:r w:rsidR="00106AB2" w:rsidRPr="00E03B11" w:rsidDel="00BE1E11">
          <w:delText xml:space="preserve">packageto </w:delText>
        </w:r>
      </w:del>
      <w:ins w:id="173"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70"/>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174" w:name="_Hlk136862086"/>
      <w:ins w:id="175" w:author="My Luong Vuong" w:date="2024-06-21T09:29:00Z">
        <w:r>
          <w:t xml:space="preserve">Data from 8 studies </w:t>
        </w:r>
      </w:ins>
      <w:ins w:id="176" w:author="My Luong Vuong" w:date="2024-06-22T09:41:00Z">
        <w:r w:rsidR="00124A86">
          <w:t>included</w:t>
        </w:r>
      </w:ins>
      <w:ins w:id="177" w:author="My Luong Vuong" w:date="2024-06-21T09:29:00Z">
        <w:r>
          <w:t xml:space="preserve"> </w:t>
        </w:r>
      </w:ins>
      <w:del w:id="178"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179"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180"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81"/>
      <w:commentRangeStart w:id="182"/>
      <w:commentRangeStart w:id="183"/>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81"/>
      <w:r w:rsidR="00D77C3B">
        <w:rPr>
          <w:rStyle w:val="CommentReference"/>
        </w:rPr>
        <w:commentReference w:id="181"/>
      </w:r>
      <w:commentRangeEnd w:id="182"/>
      <w:r w:rsidR="00D51601">
        <w:rPr>
          <w:rStyle w:val="CommentReference"/>
        </w:rPr>
        <w:commentReference w:id="182"/>
      </w:r>
      <w:commentRangeEnd w:id="183"/>
      <w:r w:rsidR="00790F7B">
        <w:rPr>
          <w:rStyle w:val="CommentReference"/>
        </w:rPr>
        <w:commentReference w:id="183"/>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184" w:author="My Luong Vuong" w:date="2024-06-22T12:03:00Z">
        <w:r w:rsidR="001F4CBE" w:rsidDel="00E15092">
          <w:delText>weight</w:delText>
        </w:r>
        <w:r w:rsidR="00F02061" w:rsidDel="00E15092">
          <w:delText xml:space="preserve">was </w:delText>
        </w:r>
      </w:del>
      <w:ins w:id="185"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186" w:author="Jason Roberts" w:date="2024-06-14T18:33:00Z">
        <w:r w:rsidR="00F147E9">
          <w:delText xml:space="preserve">information </w:delText>
        </w:r>
      </w:del>
      <w:ins w:id="187" w:author="Jason Roberts" w:date="2024-06-14T18:33:00Z">
        <w:r w:rsidR="00EC6EC9">
          <w:t xml:space="preserve">status </w:t>
        </w:r>
      </w:ins>
      <w:r w:rsidR="00F147E9">
        <w:t>was available for all patients,</w:t>
      </w:r>
      <w:r w:rsidR="005A4FAE">
        <w:t xml:space="preserve"> with</w:t>
      </w:r>
      <w:r w:rsidR="00F147E9">
        <w:t xml:space="preserve"> 19.2% of </w:t>
      </w:r>
      <w:del w:id="188" w:author="Jason Roberts" w:date="2024-06-14T18:34:00Z">
        <w:r w:rsidR="004164B9">
          <w:delText xml:space="preserve">whom </w:delText>
        </w:r>
      </w:del>
      <w:ins w:id="189" w:author="Jason Roberts" w:date="2024-06-14T18:34:00Z">
        <w:r w:rsidR="00EC6EC9">
          <w:t>patients receiving</w:t>
        </w:r>
      </w:ins>
      <w:del w:id="190" w:author="Jason Roberts" w:date="2024-06-14T18:34:00Z">
        <w:r w:rsidR="004164B9">
          <w:delText>had</w:delText>
        </w:r>
      </w:del>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191" w:author="Jason Roberts" w:date="2024-06-14T18:34:00Z">
        <w:r w:rsidR="00D77C3B">
          <w:t xml:space="preserve">data </w:t>
        </w:r>
      </w:ins>
      <w:r w:rsidR="004C102C">
        <w:t xml:space="preserve">were </w:t>
      </w:r>
      <w:r w:rsidR="0075746B">
        <w:t>handled with multiple imputation at the dosing interval level</w:t>
      </w:r>
      <w:del w:id="192" w:author="My Luong Vuong" w:date="2024-06-22T12:03:00Z">
        <w:r w:rsidR="005D7FE3" w:rsidDel="00E15092">
          <w:delText>,</w:delText>
        </w:r>
      </w:del>
      <w:r w:rsidR="005D7FE3">
        <w:t xml:space="preserve"> while missing</w:t>
      </w:r>
      <w:r w:rsidR="00D03F5D">
        <w:t xml:space="preserve"> total</w:t>
      </w:r>
      <w:r w:rsidR="005D7FE3">
        <w:t xml:space="preserve"> body weight</w:t>
      </w:r>
      <w:ins w:id="193" w:author="My Luong Vuong" w:date="2024-06-20T17:01:00Z">
        <w:r w:rsidR="005D7FE3">
          <w:t xml:space="preserve"> </w:t>
        </w:r>
      </w:ins>
      <w:ins w:id="194" w:author="Jason Roberts" w:date="2024-06-14T18:34:00Z">
        <w:r w:rsidR="00D77C3B">
          <w:t>data</w:t>
        </w:r>
      </w:ins>
      <w:del w:id="195" w:author="My Luong Vuong" w:date="2024-06-20T17:01:00Z">
        <w:r w:rsidR="005D7FE3">
          <w:delText>weight</w:delText>
        </w:r>
      </w:del>
      <w:del w:id="196" w:author="My Luong Vuong" w:date="2024-05-31T14:06:00Z">
        <w:r w:rsidR="005D7FE3" w:rsidDel="00D03F5D">
          <w:delText>s</w:delText>
        </w:r>
      </w:del>
      <w:ins w:id="197"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74"/>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198"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199" w:author="My Luong Vuong" w:date="2024-06-22T12:03:00Z">
        <w:r w:rsidRPr="00E03B11" w:rsidDel="00E15092">
          <w:delText>concentration</w:delText>
        </w:r>
        <w:r w:rsidR="00FE6C59" w:rsidDel="00E15092">
          <w:delText>–</w:delText>
        </w:r>
        <w:r w:rsidRPr="00E03B11" w:rsidDel="00E15092">
          <w:delText>time</w:delText>
        </w:r>
      </w:del>
      <w:ins w:id="200"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201" w:author="My Luong Vuong" w:date="2024-06-22T12:04:00Z">
        <w:r w:rsidRPr="00536DB6" w:rsidDel="00DB5207">
          <w:delText xml:space="preserve">Inclusion </w:delText>
        </w:r>
      </w:del>
      <w:ins w:id="202" w:author="My Luong Vuong" w:date="2024-06-22T12:04:00Z">
        <w:r w:rsidR="00DB5207">
          <w:t>The inclusion</w:t>
        </w:r>
        <w:r w:rsidR="00DB5207" w:rsidRPr="00536DB6">
          <w:t xml:space="preserve"> </w:t>
        </w:r>
      </w:ins>
      <w:r w:rsidRPr="00536DB6">
        <w:t xml:space="preserve">of </w:t>
      </w:r>
      <w:ins w:id="203"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98"/>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0354D3E" w:rsidR="004B1B5C" w:rsidRDefault="00816D31" w:rsidP="00593CAA">
      <w:bookmarkStart w:id="204" w:name="_Hlk136862153"/>
      <w:r>
        <w:t>The s</w:t>
      </w:r>
      <w:r w:rsidR="004B1B5C" w:rsidRPr="004B1B5C">
        <w:t xml:space="preserve">tandard </w:t>
      </w:r>
      <w:del w:id="205" w:author="My Luong Vuong" w:date="2024-06-22T12:12:00Z">
        <w:r w:rsidR="004B1B5C" w:rsidRPr="004B1B5C" w:rsidDel="00E22FC1">
          <w:delText>dosing regimen</w:delText>
        </w:r>
      </w:del>
      <w:ins w:id="206"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del w:id="207"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ins w:id="208" w:author="My Luong Vuong" w:date="2024-06-22T12:13:00Z">
        <w:r w:rsidR="00ED019B">
          <w:t>dose</w:t>
        </w:r>
      </w:ins>
      <w:r w:rsidR="00C806E9">
        <w:t>)</w:t>
      </w:r>
      <w:r w:rsidR="00202E1C">
        <w:t xml:space="preserve"> failed </w:t>
      </w:r>
      <w:r w:rsidR="00654C5B">
        <w:t>to achieve</w:t>
      </w:r>
      <w:r w:rsidR="00770B51">
        <w:t xml:space="preserve"> </w:t>
      </w:r>
      <w:r w:rsidR="00D83C78">
        <w:t>adequate PTA</w:t>
      </w:r>
      <w:r w:rsidR="00E3646C">
        <w:t xml:space="preserve"> </w:t>
      </w:r>
      <w:r w:rsidR="00A9454E">
        <w:t xml:space="preserve">in </w:t>
      </w:r>
      <w:r w:rsidR="0033062A">
        <w:t>patients</w:t>
      </w:r>
      <w:r w:rsidR="00A9454E">
        <w:t xml:space="preserve"> with </w:t>
      </w:r>
      <w:del w:id="209" w:author="My Luong Vuong" w:date="2024-06-22T12:04:00Z">
        <w:r w:rsidR="00E3646C" w:rsidDel="00DC219C">
          <w:delText xml:space="preserve">at </w:delText>
        </w:r>
      </w:del>
      <w:r w:rsidR="0016605A">
        <w:t xml:space="preserve">a </w:t>
      </w:r>
      <w:r w:rsidR="00E3646C">
        <w:t xml:space="preserve">total body weight below 80 kg </w:t>
      </w:r>
      <w:r w:rsidR="00A9454E">
        <w:t>when not on CRRT, and below</w:t>
      </w:r>
      <w:r w:rsidR="00E3646C">
        <w:t xml:space="preserve"> </w:t>
      </w:r>
      <w:del w:id="210" w:author="My Luong Vuong" w:date="2024-06-22T12:04:00Z">
        <w:r w:rsidR="00E3646C" w:rsidDel="005D214F">
          <w:delText xml:space="preserve">and </w:delText>
        </w:r>
      </w:del>
      <w:r w:rsidR="00E3646C">
        <w:t>120 kg</w:t>
      </w:r>
      <w:r w:rsidR="00345F96">
        <w:t xml:space="preserve"> </w:t>
      </w:r>
      <w:del w:id="211" w:author="My Luong Vuong" w:date="2024-06-22T12:14:00Z">
        <w:r w:rsidR="005E36F3" w:rsidDel="00EC2721">
          <w:delText>in patient</w:delText>
        </w:r>
        <w:r w:rsidR="00AB1B25" w:rsidDel="00EC2721">
          <w:delText xml:space="preserve">s off </w:delText>
        </w:r>
      </w:del>
      <w:del w:id="212" w:author="My Luong Vuong" w:date="2024-06-22T12:05:00Z">
        <w:r w:rsidR="00AB1B25" w:rsidDel="005D214F">
          <w:delText>and</w:delText>
        </w:r>
        <w:r w:rsidR="00A9454E" w:rsidDel="005D214F">
          <w:delText>when</w:delText>
        </w:r>
        <w:r w:rsidR="00AB1B25" w:rsidDel="005D214F">
          <w:delText xml:space="preserve"> </w:delText>
        </w:r>
      </w:del>
      <w:ins w:id="213" w:author="My Luong Vuong" w:date="2024-06-22T12:05:00Z">
        <w:r w:rsidR="005D214F">
          <w:t xml:space="preserve">when </w:t>
        </w:r>
      </w:ins>
      <w:r w:rsidR="00AB1B25">
        <w:t>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1B0A95FE"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ins w:id="214" w:author="My Luong Vuong" w:date="2024-06-22T12:15:00Z">
        <w:r w:rsidR="001C5412">
          <w:t xml:space="preserve"> total</w:t>
        </w:r>
      </w:ins>
      <w:r w:rsidR="005552D8" w:rsidRPr="005552D8">
        <w:t xml:space="preserve"> body weight </w:t>
      </w:r>
      <w:del w:id="215" w:author="My Luong Vuong" w:date="2024-06-22T12:15:00Z">
        <w:r w:rsidR="007128FB" w:rsidDel="001C5412">
          <w:delText>stratum</w:delText>
        </w:r>
        <w:r w:rsidR="00625C88" w:rsidDel="001C5412">
          <w:delText xml:space="preserve"> </w:delText>
        </w:r>
      </w:del>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w:t>
      </w:r>
      <w:ins w:id="216" w:author="My Luong Vuong" w:date="2024-06-22T12:16:00Z">
        <w:r w:rsidR="00ED17EA">
          <w:t xml:space="preserve"> </w:t>
        </w:r>
      </w:ins>
      <w:del w:id="217" w:author="My Luong Vuong" w:date="2024-06-22T12:16:00Z">
        <w:r w:rsidR="004C01F1" w:rsidDel="00ED17EA">
          <w:delText xml:space="preserve">Daily </w:delText>
        </w:r>
        <w:r w:rsidR="00484325" w:rsidRPr="00484325" w:rsidDel="00ED17EA">
          <w:delText xml:space="preserve"> </w:delText>
        </w:r>
      </w:del>
      <w:ins w:id="218" w:author="My Luong Vuong" w:date="2024-06-22T12:16:00Z">
        <w:r w:rsidR="00ED17EA">
          <w:t xml:space="preserve">Daily </w:t>
        </w:r>
      </w:ins>
      <w:r w:rsidR="00484325" w:rsidRPr="00484325">
        <w:t xml:space="preserve">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420FE7CC"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del w:id="219" w:author="Jason Roberts" w:date="2024-06-14T18:39:00Z">
        <w:r w:rsidR="00240EC2" w:rsidRPr="00E03B11">
          <w:delText>resulted in clinically unacceptable</w:delText>
        </w:r>
      </w:del>
      <w:ins w:id="220"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221" w:author="My Luong Vuong" w:date="2024-06-22T12:16:00Z">
        <w:r w:rsidR="000B0976" w:rsidDel="00B75D17">
          <w:delText xml:space="preserve"> become</w:delText>
        </w:r>
        <w:r w:rsidR="000B0976" w:rsidRPr="000B0976" w:rsidDel="00B75D17">
          <w:delText xml:space="preserve"> </w:delText>
        </w:r>
      </w:del>
      <w:ins w:id="222" w:author="Jason Roberts" w:date="2024-06-14T18:40:00Z">
        <w:del w:id="223" w:author="My Luong Vuong" w:date="2024-06-22T09:43:00Z">
          <w:r w:rsidR="00D77C3B" w:rsidDel="00941DFE">
            <w:delText>for</w:delText>
          </w:r>
        </w:del>
        <w:del w:id="224" w:author="My Luong Vuong" w:date="2024-06-22T12:16:00Z">
          <w:r w:rsidR="00D77C3B" w:rsidDel="00B75D17">
            <w:delText xml:space="preserve"> </w:delText>
          </w:r>
        </w:del>
      </w:ins>
      <w:ins w:id="225" w:author="My Luong Vuong" w:date="2024-06-22T12:16:00Z">
        <w:r w:rsidR="00B75D17">
          <w:t xml:space="preserve"> </w:t>
        </w:r>
      </w:ins>
      <w:ins w:id="226" w:author="Jason Roberts" w:date="2024-06-14T18:40:00Z">
        <w:r w:rsidR="00D77C3B">
          <w:t>a PTA &gt;90%</w:t>
        </w:r>
        <w:r w:rsidR="00D77C3B" w:rsidRPr="000B0976">
          <w:t xml:space="preserve"> </w:t>
        </w:r>
      </w:ins>
      <w:del w:id="227"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228" w:author="Jason Roberts" w:date="2024-06-14T18:32:00Z">
        <w:r w:rsidR="00CA6CF6">
          <w:delText>,</w:delText>
        </w:r>
      </w:del>
      <w:r w:rsidR="00240EC2" w:rsidRPr="00E03B11">
        <w:t xml:space="preserve"> </w:t>
      </w:r>
      <w:del w:id="229" w:author="Jason Roberts" w:date="2024-06-14T18:32:00Z">
        <w:r w:rsidR="00240EC2" w:rsidRPr="00E03B11">
          <w:delText xml:space="preserve">inclusive </w:delText>
        </w:r>
      </w:del>
      <w:r w:rsidR="00240EC2" w:rsidRPr="00E03B11">
        <w:t xml:space="preserve">dosing regimen resulted in </w:t>
      </w:r>
      <w:del w:id="230" w:author="Jason Roberts" w:date="2024-06-14T18:40:00Z">
        <w:r w:rsidR="00240EC2" w:rsidRPr="00E03B11">
          <w:delText xml:space="preserve">clinically acceptable </w:delText>
        </w:r>
      </w:del>
      <w:ins w:id="231"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04"/>
    </w:p>
    <w:p w14:paraId="6F4D32B2" w14:textId="4E1BE966" w:rsidR="00A905E8" w:rsidRPr="00E03B11" w:rsidRDefault="00A905E8" w:rsidP="00593CAA">
      <w:pPr>
        <w:pStyle w:val="Heading1"/>
      </w:pPr>
      <w:r w:rsidRPr="00E03B11">
        <w:lastRenderedPageBreak/>
        <w:t>Discussion</w:t>
      </w:r>
    </w:p>
    <w:p w14:paraId="39606BFF" w14:textId="56300EC3" w:rsidR="00CB50CB" w:rsidRPr="00E03B11" w:rsidRDefault="00CB50CB" w:rsidP="00593CAA">
      <w:bookmarkStart w:id="232" w:name="_Hlk136862217"/>
      <w:del w:id="233" w:author="My Luong Vuong" w:date="2024-06-14T16:21:00Z">
        <w:r w:rsidRPr="00E03B11">
          <w:delText xml:space="preserve">Our study aimed to </w:delText>
        </w:r>
        <w:r w:rsidR="00543749" w:rsidRPr="00715016">
          <w:delText xml:space="preserve">identify factors </w:delText>
        </w:r>
        <w:r w:rsidR="00035BB0">
          <w:delText>influencing</w:delText>
        </w:r>
        <w:r w:rsidR="006C319C">
          <w:delText xml:space="preserve"> fluconazole PKPD</w:delText>
        </w:r>
        <w:r w:rsidR="00543749" w:rsidRPr="00715016">
          <w:delText xml:space="preserve"> target </w:delText>
        </w:r>
        <w:r w:rsidR="00543749">
          <w:delText xml:space="preserve">attainment and </w:delText>
        </w:r>
        <w:r w:rsidR="009271E0">
          <w:delText>propose</w:delText>
        </w:r>
        <w:r w:rsidR="00543749">
          <w:delText xml:space="preserve"> a dosing regimen </w:delText>
        </w:r>
        <w:r w:rsidR="000A5C30">
          <w:delText xml:space="preserve">that </w:delText>
        </w:r>
        <w:commentRangeStart w:id="234"/>
        <w:commentRangeStart w:id="235"/>
        <w:commentRangeStart w:id="236"/>
        <w:r w:rsidR="000A5C30">
          <w:delText>guarantees</w:delText>
        </w:r>
        <w:r w:rsidR="00543749">
          <w:delText xml:space="preserve"> </w:delText>
        </w:r>
      </w:del>
      <w:commentRangeEnd w:id="234"/>
      <w:r w:rsidR="00D77C3B">
        <w:rPr>
          <w:rStyle w:val="CommentReference"/>
        </w:rPr>
        <w:commentReference w:id="234"/>
      </w:r>
      <w:commentRangeEnd w:id="235"/>
      <w:r w:rsidR="006206B6">
        <w:rPr>
          <w:rStyle w:val="CommentReference"/>
        </w:rPr>
        <w:commentReference w:id="235"/>
      </w:r>
      <w:commentRangeEnd w:id="236"/>
      <w:r w:rsidR="00B628BC">
        <w:rPr>
          <w:rStyle w:val="CommentReference"/>
        </w:rPr>
        <w:commentReference w:id="236"/>
      </w:r>
      <w:del w:id="237" w:author="My Luong Vuong" w:date="2024-06-14T16:21:00Z">
        <w:r w:rsidR="00543749">
          <w:delText xml:space="preserve">adequate target attainment </w:delText>
        </w:r>
        <w:r w:rsidR="00543749" w:rsidRPr="00715016">
          <w:delText>in critically ill patients</w:delText>
        </w:r>
        <w:r w:rsidR="006E41A0">
          <w:delText>.</w:delText>
        </w:r>
        <w:r w:rsidRPr="00E03B11">
          <w:delText xml:space="preserve"> </w:delText>
        </w:r>
        <w:r w:rsidR="007D0A54">
          <w:delText>To</w:delText>
        </w:r>
        <w:r w:rsidR="00B235A1">
          <w:delText xml:space="preserve"> do so, w</w:delText>
        </w:r>
        <w:r w:rsidR="00B235A1" w:rsidRPr="00E03B11">
          <w:delText>e</w:delText>
        </w:r>
      </w:del>
      <w:del w:id="238" w:author="My Luong Vuong" w:date="2024-06-20T17:01:00Z">
        <w:r w:rsidR="00B235A1" w:rsidRPr="00E03B11">
          <w:delText xml:space="preserve"> </w:delText>
        </w:r>
      </w:del>
      <w:del w:id="239" w:author="My Luong Vuong" w:date="2024-05-31T10:02:00Z">
        <w:r w:rsidRPr="00E03B11" w:rsidDel="004650C8">
          <w:delText>utili</w:delText>
        </w:r>
        <w:r w:rsidR="008B2E15" w:rsidDel="004650C8">
          <w:delText>s</w:delText>
        </w:r>
        <w:r w:rsidRPr="00E03B11" w:rsidDel="004650C8">
          <w:delText xml:space="preserve">ed </w:delText>
        </w:r>
      </w:del>
      <w:ins w:id="240" w:author="My Luong Vuong" w:date="2024-05-31T10:02:00Z">
        <w:del w:id="241" w:author="My Luong Vuong" w:date="2024-06-14T16:21:00Z">
          <w:r w:rsidR="004650C8">
            <w:delText>used</w:delText>
          </w:r>
          <w:r w:rsidR="004650C8" w:rsidRPr="00E03B11">
            <w:delText xml:space="preserve"> </w:delText>
          </w:r>
        </w:del>
      </w:ins>
      <w:del w:id="242"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243" w:author="My Luong Vuong" w:date="2024-06-21T09:37:00Z">
        <w:r w:rsidR="00F8707F">
          <w:t>total body weight and CRRT status were the</w:t>
        </w:r>
      </w:ins>
      <w:ins w:id="244" w:author="My Luong Vuong" w:date="2024-06-21T09:38:00Z">
        <w:r w:rsidR="00F8707F">
          <w:t xml:space="preserve"> two </w:t>
        </w:r>
        <w:r w:rsidR="00356AF7">
          <w:t xml:space="preserve">factors that clinically impacted </w:t>
        </w:r>
      </w:ins>
      <w:del w:id="245"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246" w:author="My Luong Vuong" w:date="2024-06-21T09:39:00Z">
        <w:r w:rsidR="00E4532C">
          <w:t xml:space="preserve">the </w:t>
        </w:r>
      </w:ins>
      <w:del w:id="247"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248" w:author="My Luong Vuong" w:date="2024-06-21T09:39:00Z">
        <w:r w:rsidR="00E4532C">
          <w:t>target in</w:t>
        </w:r>
      </w:ins>
      <w:ins w:id="249" w:author="My Luong Vuong" w:date="2024-06-22T09:47:00Z">
        <w:r w:rsidR="001D6211">
          <w:t xml:space="preserve"> </w:t>
        </w:r>
      </w:ins>
      <w:del w:id="250" w:author="My Luong Vuong" w:date="2024-06-21T09:37:00Z">
        <w:r w:rsidRPr="00E03B11" w:rsidDel="00105E39">
          <w:delText xml:space="preserve">in </w:delText>
        </w:r>
        <w:r w:rsidR="008137B3" w:rsidDel="00105E39">
          <w:delText>this population</w:delText>
        </w:r>
      </w:del>
      <w:ins w:id="251" w:author="My Luong Vuong" w:date="2024-06-21T09:37:00Z">
        <w:r w:rsidR="00105E39">
          <w:t>critically ill patients</w:t>
        </w:r>
      </w:ins>
      <w:ins w:id="252" w:author="My Luong Vuong" w:date="2024-06-21T09:39:00Z">
        <w:r w:rsidR="00E4532C">
          <w:t xml:space="preserve"> </w:t>
        </w:r>
      </w:ins>
      <w:ins w:id="253" w:author="My Luong Vuong" w:date="2024-06-21T09:40:00Z">
        <w:r w:rsidR="006203B2">
          <w:t xml:space="preserve">under </w:t>
        </w:r>
      </w:ins>
      <w:ins w:id="254" w:author="My Luong Vuong" w:date="2024-06-21T09:39:00Z">
        <w:r w:rsidR="00E4532C" w:rsidRPr="00E03B11">
          <w:t>the standard</w:t>
        </w:r>
      </w:ins>
      <w:ins w:id="255" w:author="My Luong Vuong" w:date="2024-06-21T09:40:00Z">
        <w:r w:rsidR="006203B2">
          <w:t xml:space="preserve"> fluconazole</w:t>
        </w:r>
      </w:ins>
      <w:ins w:id="256" w:author="My Luong Vuong" w:date="2024-06-21T09:39:00Z">
        <w:r w:rsidR="00E4532C" w:rsidRPr="00E03B11">
          <w:t xml:space="preserve"> IV dosing regimen</w:t>
        </w:r>
      </w:ins>
      <w:r w:rsidR="008137B3">
        <w:t>.</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ins w:id="257" w:author="My Luong Vuong" w:date="2024-06-21T23:15:00Z">
        <w:r w:rsidR="00764B21">
          <w:t xml:space="preserve"> </w:t>
        </w:r>
      </w:ins>
      <w:del w:id="258" w:author="My Luong Vuong" w:date="2024-06-21T23:16:00Z">
        <w:r w:rsidR="00950E76" w:rsidDel="00764B21">
          <w:delText xml:space="preserve">, </w:delText>
        </w:r>
      </w:del>
      <w:ins w:id="259" w:author="My Luong Vuong" w:date="2024-06-21T23:16:00Z">
        <w:r w:rsidR="00764B21">
          <w:t xml:space="preserve">with the potential to achieve </w:t>
        </w:r>
      </w:ins>
      <w:del w:id="260" w:author="My Luong Vuong" w:date="2024-06-21T23:16:00Z">
        <w:r w:rsidR="00AA77CA" w:rsidDel="00764B21">
          <w:delText>achieving</w:delText>
        </w:r>
      </w:del>
      <w:r w:rsidR="00283CA5">
        <w:t>a</w:t>
      </w:r>
      <w:r w:rsidRPr="00E03B11">
        <w:t xml:space="preserve"> </w:t>
      </w:r>
      <w:r w:rsidR="00B47AFD">
        <w:t>PTA</w:t>
      </w:r>
      <w:ins w:id="261" w:author="My Luong Vuong" w:date="2024-06-21T09:40:00Z">
        <w:r w:rsidR="00D72FC3">
          <w:t xml:space="preserve"> </w:t>
        </w:r>
      </w:ins>
      <w:del w:id="262"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r>
        <w:t>W</w:t>
      </w:r>
      <w:r w:rsidR="00C71CF6" w:rsidRPr="00E03B11">
        <w:t xml:space="preserve">e </w:t>
      </w:r>
      <w:r w:rsidR="00C71CF6">
        <w:t>performed an</w:t>
      </w:r>
      <w:r w:rsidR="00C71CF6" w:rsidRPr="00E03B11">
        <w:t xml:space="preserve"> </w:t>
      </w:r>
      <w:r w:rsidR="00C71CF6" w:rsidRPr="00D92AC8">
        <w:t>IPDMA</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7E69811B"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ins w:id="263" w:author="Yves Debaveye" w:date="2024-06-14T15:55:00Z">
        <w:del w:id="264" w:author="My Luong Vuong" w:date="2024-06-22T12:17:00Z">
          <w:r w:rsidR="004E5D0D" w:rsidDel="009C7A88">
            <w:delText xml:space="preserve">of </w:delText>
          </w:r>
        </w:del>
        <w:r w:rsidR="004E5D0D">
          <w:t xml:space="preserve">800mg </w:t>
        </w:r>
        <w:del w:id="265" w:author="My Luong Vuong" w:date="2024-06-21T09:32:00Z">
          <w:r w:rsidR="004E5D0D" w:rsidDel="00965EAA">
            <w:delText>LD</w:delText>
          </w:r>
        </w:del>
      </w:ins>
      <w:ins w:id="266" w:author="My Luong Vuong" w:date="2024-06-21T09:32:00Z">
        <w:r w:rsidR="00965EAA">
          <w:t>loading dose</w:t>
        </w:r>
      </w:ins>
      <w:ins w:id="267" w:author="Yves Debaveye" w:date="2024-06-14T15:55:00Z">
        <w:r w:rsidR="004E5D0D">
          <w:t xml:space="preserve"> and 400mg </w:t>
        </w:r>
        <w:del w:id="268" w:author="My Luong Vuong" w:date="2024-06-21T09:32:00Z">
          <w:r w:rsidR="004E5D0D" w:rsidDel="00965EAA">
            <w:delText>MD</w:delText>
          </w:r>
        </w:del>
      </w:ins>
      <w:ins w:id="269" w:author="My Luong Vuong" w:date="2024-06-21T09:32:00Z">
        <w:r w:rsidR="00965EAA">
          <w:t>maintenance dose</w:t>
        </w:r>
      </w:ins>
      <w:ins w:id="270" w:author="Yves Debaveye" w:date="2024-06-14T15:55:00Z">
        <w:r w:rsidR="004E5D0D">
          <w:t>)</w:t>
        </w:r>
        <w:del w:id="271" w:author="My Luong Vuong" w:date="2024-06-21T16:29:00Z">
          <w:r w:rsidR="004E5D0D" w:rsidDel="0060021F">
            <w:delText xml:space="preserve"> </w:delText>
          </w:r>
        </w:del>
      </w:ins>
      <w:ins w:id="272" w:author="My Luong Vuong" w:date="2024-06-20T16:12:00Z">
        <w:r w:rsidR="00D5798A" w:rsidRPr="00E03B11">
          <w:t>.</w:t>
        </w:r>
      </w:ins>
      <w:del w:id="273" w:author="My Luong Vuong" w:date="2024-06-20T16:12:00Z">
        <w:r w:rsidR="00D5798A" w:rsidRPr="00E03B11">
          <w:delText>.</w:delText>
        </w:r>
      </w:del>
      <w:del w:id="274" w:author="My Luong Vuong" w:date="2024-06-20T17:01:00Z">
        <w:r w:rsidR="00D5798A" w:rsidRPr="00E03B11">
          <w:delText>.</w:delText>
        </w:r>
      </w:del>
      <w:r w:rsidR="007F49F1">
        <w:t xml:space="preserve"> Specifically, </w:t>
      </w:r>
      <w:r w:rsidR="007222E9">
        <w:t xml:space="preserve">a </w:t>
      </w:r>
      <w:r w:rsidR="003517A9">
        <w:t xml:space="preserve">higher total body weight led to </w:t>
      </w:r>
      <w:r w:rsidR="00713419">
        <w:t>a lower PTA</w:t>
      </w:r>
      <w:ins w:id="275" w:author="Yves Debaveye" w:date="2024-06-14T15:57:00Z">
        <w:r w:rsidR="004E5D0D">
          <w:t xml:space="preserve"> following the </w:t>
        </w:r>
        <w:del w:id="276" w:author="My Luong Vuong" w:date="2024-06-21T09:32:00Z">
          <w:r w:rsidR="004E5D0D" w:rsidDel="00217A7D">
            <w:delText>LD</w:delText>
          </w:r>
        </w:del>
      </w:ins>
      <w:ins w:id="277" w:author="My Luong Vuong" w:date="2024-06-21T09:32:00Z">
        <w:r w:rsidR="00217A7D">
          <w:t>lo</w:t>
        </w:r>
      </w:ins>
      <w:ins w:id="278" w:author="My Luong Vuong" w:date="2024-06-21T09:33:00Z">
        <w:r w:rsidR="00217A7D">
          <w:t>ading dose</w:t>
        </w:r>
      </w:ins>
      <w:ins w:id="279" w:author="Yves Debaveye" w:date="2024-06-14T15:57:00Z">
        <w:r w:rsidR="004E5D0D">
          <w:t xml:space="preserve"> of 800 mg</w:t>
        </w:r>
      </w:ins>
      <w:ins w:id="280" w:author="My Luong Vuong" w:date="2024-06-20T16:12:00Z">
        <w:r w:rsidR="00713419">
          <w:t>.</w:t>
        </w:r>
        <w:r w:rsidR="00D5798A" w:rsidRPr="00E03B11">
          <w:t xml:space="preserve"> </w:t>
        </w:r>
      </w:ins>
      <w:del w:id="281"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282" w:author="Jason Roberts" w:date="2024-06-14T18:45:00Z">
        <w:r w:rsidR="006206B6">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283"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284" w:author="My Luong Vuong" w:date="2024-05-31T10:38:00Z">
        <w:r w:rsidR="001B7553">
          <w:fldChar w:fldCharType="end"/>
        </w:r>
      </w:ins>
      <w:r w:rsidR="00D5798A">
        <w:t>.</w:t>
      </w:r>
      <w:r w:rsidR="004179E2">
        <w:t xml:space="preserve"> </w:t>
      </w:r>
      <w:r w:rsidR="00D5798A" w:rsidRPr="00E03B11">
        <w:t xml:space="preserve">Although </w:t>
      </w:r>
      <w:del w:id="285"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286"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287" w:author="Jason Roberts" w:date="2024-06-14T18:46:00Z">
        <w:r w:rsidR="00B554FD">
          <w:delText>guestimating</w:delText>
        </w:r>
      </w:del>
      <w:ins w:id="288" w:author="My Luong Vuong" w:date="2024-06-20T22:21:00Z">
        <w:del w:id="289" w:author="Jason Roberts" w:date="2024-06-14T18:46:00Z">
          <w:r w:rsidR="00B554FD">
            <w:delText xml:space="preserve"> </w:delText>
          </w:r>
        </w:del>
      </w:ins>
      <w:ins w:id="290" w:author="Jason Roberts" w:date="2024-06-14T18:46:00Z">
        <w:r w:rsidR="006206B6">
          <w:t xml:space="preserve">estimating </w:t>
        </w:r>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291" w:author="My Luong Vuong" w:date="2024-06-21T23:17:00Z">
        <w:r w:rsidR="00DA0C18">
          <w:t xml:space="preserve"> </w:t>
        </w:r>
        <w:r w:rsidR="00042D1B">
          <w:t xml:space="preserve">Additionally, </w:t>
        </w:r>
        <w:proofErr w:type="spellStart"/>
        <w:r w:rsidR="002F2023" w:rsidRPr="002F2023">
          <w:t>eGFR</w:t>
        </w:r>
        <w:r w:rsidR="002F2023" w:rsidRPr="002F2023">
          <w:rPr>
            <w:vertAlign w:val="subscript"/>
            <w:rPrChange w:id="292" w:author="My Luong Vuong" w:date="2024-06-21T23:17:00Z">
              <w:rPr/>
            </w:rPrChange>
          </w:rPr>
          <w:t>CKD</w:t>
        </w:r>
        <w:proofErr w:type="spellEnd"/>
        <w:r w:rsidR="002F2023" w:rsidRPr="002F2023">
          <w:rPr>
            <w:vertAlign w:val="subscript"/>
            <w:rPrChange w:id="293" w:author="My Luong Vuong" w:date="2024-06-21T23:17:00Z">
              <w:rPr/>
            </w:rPrChange>
          </w:rPr>
          <w:t>-EPI</w:t>
        </w:r>
        <w:r w:rsidR="002F2023">
          <w:t xml:space="preserve"> signi</w:t>
        </w:r>
        <w:r w:rsidR="0037711F">
          <w:t>ficantly i</w:t>
        </w:r>
      </w:ins>
      <w:ins w:id="294" w:author="My Luong Vuong" w:date="2024-06-21T23:18:00Z">
        <w:r w:rsidR="0037711F">
          <w:t xml:space="preserve">mpacted </w:t>
        </w:r>
        <w:proofErr w:type="spellStart"/>
        <w:r w:rsidR="0026067C">
          <w:t>CL</w:t>
        </w:r>
        <w:r w:rsidR="0026067C" w:rsidRPr="0026067C">
          <w:rPr>
            <w:vertAlign w:val="subscript"/>
            <w:rPrChange w:id="295" w:author="My Luong Vuong" w:date="2024-06-21T23:18:00Z">
              <w:rPr/>
            </w:rPrChange>
          </w:rPr>
          <w:t>off-crrt</w:t>
        </w:r>
        <w:proofErr w:type="spellEnd"/>
        <w:r w:rsidR="0026067C">
          <w:t xml:space="preserve"> </w:t>
        </w:r>
      </w:ins>
      <w:ins w:id="296" w:author="My Luong Vuong" w:date="2024-06-21T23:20:00Z">
        <w:r w:rsidR="003471B9">
          <w:t>in our mode</w:t>
        </w:r>
      </w:ins>
      <w:ins w:id="297" w:author="My Luong Vuong" w:date="2024-06-21T23:25:00Z">
        <w:r w:rsidR="002F0345">
          <w:t>l</w:t>
        </w:r>
      </w:ins>
      <w:ins w:id="298" w:author="My Luong Vuong" w:date="2024-06-21T23:29:00Z">
        <w:r w:rsidR="005321F0">
          <w:t xml:space="preserve"> which was expected </w:t>
        </w:r>
      </w:ins>
      <w:ins w:id="299" w:author="My Luong Vuong" w:date="2024-06-21T23:55:00Z">
        <w:r w:rsidR="00E5587E">
          <w:t>since</w:t>
        </w:r>
      </w:ins>
      <w:ins w:id="300" w:author="My Luong Vuong" w:date="2024-06-21T23:29:00Z">
        <w:r w:rsidR="005321F0">
          <w:t xml:space="preserve"> fluconazole is mainly renally</w:t>
        </w:r>
      </w:ins>
      <w:ins w:id="301" w:author="My Luong Vuong" w:date="2024-06-21T23:30:00Z">
        <w:r w:rsidR="005321F0">
          <w:t xml:space="preserve"> </w:t>
        </w:r>
      </w:ins>
      <w:ins w:id="302" w:author="My Luong Vuong" w:date="2024-06-22T12:18:00Z">
        <w:r w:rsidR="00971193">
          <w:t>excreted</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303" w:author="My Luong Vuong" w:date="2024-06-21T23:25:00Z">
        <w:r w:rsidR="002F0345">
          <w:t xml:space="preserve">. </w:t>
        </w:r>
        <w:r w:rsidR="00C7138E">
          <w:t xml:space="preserve">We chose </w:t>
        </w:r>
        <w:proofErr w:type="spellStart"/>
        <w:r w:rsidR="00030062">
          <w:t>e</w:t>
        </w:r>
      </w:ins>
      <w:ins w:id="304"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305" w:author="My Luong Vuong" w:date="2024-06-21T23:42:00Z">
        <w:r w:rsidR="00201500">
          <w:t xml:space="preserve">without race </w:t>
        </w:r>
      </w:ins>
      <w:ins w:id="306" w:author="My Luong Vuong" w:date="2024-06-21T23:52:00Z">
        <w:r w:rsidR="00411B79">
          <w:t>for</w:t>
        </w:r>
      </w:ins>
      <w:ins w:id="307" w:author="My Luong Vuong" w:date="2024-06-21T23:46:00Z">
        <w:r w:rsidR="00EC1E0C">
          <w:t xml:space="preserve"> assess</w:t>
        </w:r>
      </w:ins>
      <w:ins w:id="308" w:author="My Luong Vuong" w:date="2024-06-21T23:52:00Z">
        <w:r w:rsidR="00411B79">
          <w:t>ing</w:t>
        </w:r>
      </w:ins>
      <w:ins w:id="309" w:author="My Luong Vuong" w:date="2024-06-21T23:46:00Z">
        <w:r w:rsidR="00EC1E0C">
          <w:t xml:space="preserve"> kidney function</w:t>
        </w:r>
      </w:ins>
      <w:ins w:id="310" w:author="My Luong Vuong" w:date="2024-06-21T23:52:00Z">
        <w:r w:rsidR="00663315">
          <w:t>,</w:t>
        </w:r>
      </w:ins>
      <w:ins w:id="311" w:author="My Luong Vuong" w:date="2024-06-21T23:46:00Z">
        <w:r w:rsidR="00EC1E0C">
          <w:t xml:space="preserve"> </w:t>
        </w:r>
      </w:ins>
      <w:ins w:id="312" w:author="My Luong Vuong" w:date="2024-06-21T23:49:00Z">
        <w:r w:rsidR="0089277E">
          <w:t xml:space="preserve">as it is more inclusive </w:t>
        </w:r>
      </w:ins>
      <w:ins w:id="313" w:author="My Luong Vuong" w:date="2024-06-21T23:53:00Z">
        <w:r w:rsidR="001410DD">
          <w:t>than equations like</w:t>
        </w:r>
      </w:ins>
      <w:ins w:id="314"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315" w:author="My Luong Vuong" w:date="2024-06-21T23:49:00Z">
        <w:r w:rsidR="0089277E">
          <w:t>.</w:t>
        </w:r>
      </w:ins>
      <w:ins w:id="316" w:author="My Luong Vuong" w:date="2024-06-21T23:46:00Z">
        <w:r w:rsidR="00EC1E0C">
          <w:t xml:space="preserve"> </w:t>
        </w:r>
      </w:ins>
      <w:ins w:id="317" w:author="My Luong Vuong" w:date="2024-06-21T23:45:00Z">
        <w:r w:rsidR="00983D96">
          <w:t xml:space="preserve"> </w:t>
        </w:r>
      </w:ins>
      <w:ins w:id="318" w:author="My Luong Vuong" w:date="2024-06-21T23:22:00Z">
        <w:r w:rsidR="00327697">
          <w:t xml:space="preserve"> </w:t>
        </w:r>
      </w:ins>
      <w:ins w:id="319" w:author="My Luong Vuong" w:date="2024-06-21T23:18:00Z">
        <w:r w:rsidR="0037711F">
          <w:t xml:space="preserve"> </w:t>
        </w:r>
      </w:ins>
    </w:p>
    <w:p w14:paraId="66213A4D" w14:textId="2B248A3F" w:rsidR="00BA3DFC" w:rsidRDefault="0047500A" w:rsidP="00FA10AD">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w:t>
      </w:r>
      <w:r w:rsidR="008C0A4A">
        <w:lastRenderedPageBreak/>
        <w:t xml:space="preserve">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w:t>
      </w:r>
      <w:r w:rsidR="006E3A18">
        <w:t>minor</w:t>
      </w:r>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320" w:author="My Luong Vuong" w:date="2024-06-21T16:57:00Z">
        <w:r w:rsidR="000F5D43">
          <w:t xml:space="preserve"> </w:t>
        </w:r>
      </w:ins>
    </w:p>
    <w:p w14:paraId="7DFFBF45" w14:textId="73DC60E0" w:rsidR="00116AAE" w:rsidRDefault="00DC1929" w:rsidP="00FA10AD">
      <w:del w:id="321" w:author="My Luong Vuong" w:date="2024-06-21T17:04:00Z">
        <w:r w:rsidRPr="00A76A64" w:rsidDel="00E304BB">
          <w:delText>Our 400 mg q24h maintenance dose</w:delText>
        </w:r>
        <w:r w:rsidR="00FD28BC" w:rsidDel="00E304BB">
          <w:delText xml:space="preserve"> recommendation</w:delText>
        </w:r>
        <w:r w:rsidRPr="00A76A64" w:rsidDel="00E304BB">
          <w:delText xml:space="preserve"> for off-CRRT events</w:delText>
        </w:r>
      </w:del>
      <w:ins w:id="322" w:author="My Luong Vuong" w:date="2024-06-21T17:04:00Z">
        <w:r w:rsidR="00E304BB">
          <w:t>The lack of kidney function effect in our study</w:t>
        </w:r>
      </w:ins>
      <w:r w:rsidRPr="00A76A64">
        <w:t xml:space="preserve"> </w:t>
      </w:r>
      <w:commentRangeStart w:id="323"/>
      <w:del w:id="324"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 </w:delText>
        </w:r>
      </w:del>
      <w:commentRangeEnd w:id="323"/>
      <w:r w:rsidR="00AC1C1F">
        <w:rPr>
          <w:rStyle w:val="CommentReference"/>
        </w:rPr>
        <w:commentReference w:id="323"/>
      </w:r>
      <w:r w:rsidRPr="00A76A64">
        <w:t xml:space="preserve">contrasts with previous studies </w:t>
      </w:r>
      <w:del w:id="325" w:author="My Luong Vuong" w:date="2024-06-22T09:50:00Z">
        <w:r w:rsidRPr="00A76A64" w:rsidDel="000E75A6">
          <w:delText xml:space="preserve">that </w:delText>
        </w:r>
      </w:del>
      <w:ins w:id="326" w:author="My Luong Vuong" w:date="2024-06-22T09:50:00Z">
        <w:r w:rsidR="000E75A6">
          <w:t>which</w:t>
        </w:r>
        <w:r w:rsidR="000E75A6" w:rsidRPr="00A76A64">
          <w:t xml:space="preserve"> </w:t>
        </w:r>
      </w:ins>
      <w:r w:rsidRPr="00A76A64">
        <w:t>suggested higher doses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327" w:author="My Luong Vuong" w:date="2024-06-21T16:39:00Z">
        <w:r w:rsidR="001876E4">
          <w:t xml:space="preserve"> </w:t>
        </w:r>
      </w:ins>
      <w:r w:rsidR="000C17BA">
        <w:t>against all evidence</w:t>
      </w:r>
      <w:r w:rsidR="00035A20">
        <w:t>,</w:t>
      </w:r>
      <w:r w:rsidR="000C17BA">
        <w:t xml:space="preserve"> single imputation remains</w:t>
      </w:r>
      <w:r w:rsidR="00035A20">
        <w:t xml:space="preserve"> widely applied in pharmacometrics research. </w:t>
      </w:r>
      <w:del w:id="328" w:author="My Luong Vuong" w:date="2024-06-21T17:03:00Z">
        <w:r w:rsidR="00452E75" w:rsidDel="00EF7BD5">
          <w:delText>I</w:delText>
        </w:r>
        <w:r w:rsidR="00035A20" w:rsidDel="00EF7BD5">
          <w:delText>n our case,</w:delText>
        </w:r>
        <w:r w:rsidR="00B04D68" w:rsidDel="00EF7BD5">
          <w:delText xml:space="preserve"> </w:delText>
        </w:r>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we found that using single imputation methods like</w:delText>
        </w:r>
        <w:r w:rsidR="00A41608" w:rsidDel="00EF7BD5">
          <w:delText xml:space="preserve"> last observation carried forward </w:delText>
        </w:r>
        <w:r w:rsidR="00282A1D" w:rsidDel="00EF7BD5">
          <w:delText>would be inappropriate</w:delText>
        </w:r>
        <w:r w:rsidR="00B338A9" w:rsidDel="00EF7BD5">
          <w:delText xml:space="preserve">. </w:delText>
        </w:r>
      </w:del>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329" w:author="My Luong Vuong" w:date="2024-06-21T17:05:00Z">
        <w:r w:rsidR="00F94D69">
          <w:t xml:space="preserve"> </w:t>
        </w:r>
        <w:commentRangeStart w:id="330"/>
        <w:commentRangeStart w:id="331"/>
        <w:r w:rsidR="00F94D69" w:rsidRPr="00F94D69">
          <w:t xml:space="preserve">Although we could not identify a clinically relevant effect of </w:t>
        </w:r>
        <w:proofErr w:type="spellStart"/>
        <w:r w:rsidR="00F94D69" w:rsidRPr="00F94D69">
          <w:t>eGFR</w:t>
        </w:r>
        <w:r w:rsidR="00F94D69" w:rsidRPr="00F94D69">
          <w:rPr>
            <w:vertAlign w:val="subscript"/>
            <w:rPrChange w:id="332" w:author="My Luong Vuong" w:date="2024-06-21T17:05:00Z">
              <w:rPr/>
            </w:rPrChange>
          </w:rPr>
          <w:t>CKD</w:t>
        </w:r>
        <w:proofErr w:type="spellEnd"/>
        <w:r w:rsidR="00F94D69" w:rsidRPr="00F94D69">
          <w:rPr>
            <w:vertAlign w:val="subscript"/>
            <w:rPrChange w:id="333"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330"/>
      <w:ins w:id="334" w:author="My Luong Vuong" w:date="2024-06-21T17:09:00Z">
        <w:r w:rsidR="00A077A7">
          <w:rPr>
            <w:rStyle w:val="CommentReference"/>
          </w:rPr>
          <w:commentReference w:id="330"/>
        </w:r>
        <w:commentRangeEnd w:id="331"/>
        <w:r w:rsidR="00A077A7">
          <w:rPr>
            <w:rStyle w:val="CommentReference"/>
          </w:rPr>
          <w:commentReference w:id="331"/>
        </w:r>
      </w:ins>
      <w:ins w:id="335" w:author="My Luong Vuong" w:date="2024-06-21T17:05:00Z">
        <w:r w:rsidR="00F94D69">
          <w:t xml:space="preserve"> </w:t>
        </w:r>
      </w:ins>
      <w:del w:id="336"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r w:rsidR="008650D7">
        <w:t xml:space="preserve">Hence, </w:t>
      </w:r>
      <w:del w:id="337"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ins w:id="338" w:author="My Luong Vuong" w:date="2024-06-21T17:07:00Z">
        <w:r w:rsidR="00C740C8">
          <w:t xml:space="preserve"> is necessitated</w:t>
        </w:r>
        <w:r w:rsidR="00DD60FF">
          <w:t xml:space="preserve"> to </w:t>
        </w:r>
      </w:ins>
      <w:ins w:id="339" w:author="My Luong Vuong" w:date="2024-06-21T17:08:00Z">
        <w:r w:rsidR="00DD60FF">
          <w:t xml:space="preserve">validate our </w:t>
        </w:r>
        <w:r w:rsidR="00B17C74">
          <w:t>findings</w:t>
        </w:r>
      </w:ins>
      <w:r w:rsidR="00F01693">
        <w:t>.</w:t>
      </w:r>
      <w:r w:rsidR="009911D9">
        <w:t xml:space="preserve"> </w:t>
      </w:r>
      <w:commentRangeStart w:id="340"/>
      <w:del w:id="341" w:author="My Luong Vuong" w:date="2024-06-21T17:07:00Z">
        <w:r w:rsidR="00F10947" w:rsidDel="00090798">
          <w:delText>This clinical trial</w:delText>
        </w:r>
        <w:r w:rsidR="000B34C7" w:rsidDel="00090798">
          <w:delText xml:space="preserve"> can then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commentRangeEnd w:id="340"/>
        <w:r w:rsidR="004169C9" w:rsidDel="00090798">
          <w:rPr>
            <w:rStyle w:val="CommentReference"/>
          </w:rPr>
          <w:commentReference w:id="340"/>
        </w:r>
      </w:del>
    </w:p>
    <w:p w14:paraId="73505988" w14:textId="2F175832" w:rsidR="00A24960" w:rsidRPr="00E03B11" w:rsidRDefault="00BD3C3F" w:rsidP="00593CAA">
      <w:r>
        <w:t>Our</w:t>
      </w:r>
      <w:r w:rsidRPr="00E03B11">
        <w:t xml:space="preserve"> </w:t>
      </w:r>
      <w:r w:rsidR="0010285C">
        <w:t xml:space="preserve">proposed </w:t>
      </w:r>
      <w:r w:rsidR="00A24960" w:rsidRPr="00E03B11">
        <w:t>dosing regimen</w:t>
      </w:r>
      <w:r w:rsidR="004859F2">
        <w:t xml:space="preserve"> </w:t>
      </w:r>
      <w:commentRangeStart w:id="342"/>
      <w:del w:id="343" w:author="My Luong Vuong" w:date="2024-06-21T09:20:00Z">
        <w:r w:rsidR="005501B9" w:rsidDel="006915ED">
          <w:delText xml:space="preserve">can </w:delText>
        </w:r>
      </w:del>
      <w:commentRangeEnd w:id="342"/>
      <w:ins w:id="344" w:author="My Luong Vuong" w:date="2024-06-12T16:48:00Z">
        <w:r w:rsidR="008C6E73">
          <w:t xml:space="preserve">may </w:t>
        </w:r>
      </w:ins>
      <w:ins w:id="345" w:author="My Luong Vuong" w:date="2024-06-20T22:21:00Z">
        <w:r w:rsidR="00F67BC5">
          <w:rPr>
            <w:rStyle w:val="CommentReference"/>
          </w:rPr>
          <w:commentReference w:id="342"/>
        </w:r>
      </w:ins>
      <w:r w:rsidR="005501B9">
        <w:t>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TDM of fluconazole</w:t>
      </w:r>
      <w:r w:rsidR="0039037D">
        <w:t xml:space="preserve"> </w:t>
      </w:r>
      <w:r w:rsidR="00EC7FA5">
        <w:t>is not widely recommended nor implemented</w:t>
      </w:r>
      <w:del w:id="346"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347"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987A2A">
        <w:instrText xml:space="preserve"> ADDIN EN.CITE </w:instrText>
      </w:r>
      <w:r w:rsidR="00987A2A">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987A2A">
        <w:instrText xml:space="preserve"> ADDIN EN.CITE.DATA </w:instrText>
      </w:r>
      <w:r w:rsidR="00987A2A">
        <w:fldChar w:fldCharType="end"/>
      </w:r>
      <w:r w:rsidR="00A24960" w:rsidRPr="00E03B11">
        <w:fldChar w:fldCharType="separate"/>
      </w:r>
      <w:r w:rsidR="00987A2A">
        <w:rPr>
          <w:noProof/>
        </w:rPr>
        <w:t> [37]</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6AF0479A" w:rsidR="00CB50CB" w:rsidRDefault="00984EA0" w:rsidP="0072645E">
      <w:ins w:id="348" w:author="My Luong Vuong" w:date="2024-05-31T16:10:00Z">
        <w:r>
          <w:t>We</w:t>
        </w:r>
        <w:r w:rsidRPr="00952395">
          <w:t xml:space="preserve"> do not claim</w:t>
        </w:r>
        <w:r>
          <w:t xml:space="preserve"> </w:t>
        </w:r>
        <w:del w:id="349" w:author="Jan-Willem Alffenaar" w:date="2024-06-01T07:45:00Z">
          <w:r>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ins>
      <w:ins w:id="350" w:author="My Luong Vuong" w:date="2024-06-22T09:51:00Z">
        <w:r w:rsidR="002716C7">
          <w:t>.</w:t>
        </w:r>
      </w:ins>
      <w:del w:id="351" w:author="My Luong Vuong" w:date="2024-06-20T23:08:00Z">
        <w:r w:rsidR="00BC3285" w:rsidRPr="00952395">
          <w:delText>.</w:delText>
        </w:r>
      </w:del>
      <w:del w:id="352" w:author="My Luong Vuong" w:date="2024-06-22T09:51:00Z">
        <w:r w:rsidR="00BC3285" w:rsidRPr="00952395" w:rsidDel="002716C7">
          <w:delText>.</w:delText>
        </w:r>
      </w:del>
      <w:r w:rsidR="00BC3285" w:rsidRPr="00952395">
        <w:t xml:space="preserve">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del w:id="353" w:author="My Luong Vuong" w:date="2024-06-22T09:51:00Z">
        <w:r w:rsidR="00FC096E" w:rsidDel="002716C7">
          <w:delText>TDM</w:delText>
        </w:r>
        <w:r w:rsidR="002F5684" w:rsidDel="002716C7">
          <w:delText xml:space="preserve">may </w:delText>
        </w:r>
      </w:del>
      <w:ins w:id="354" w:author="My Luong Vuong" w:date="2024-06-22T09:51:00Z">
        <w:r w:rsidR="002716C7">
          <w:t xml:space="preserve">TDM may </w:t>
        </w:r>
      </w:ins>
      <w:r w:rsidR="002F5684">
        <w:t xml:space="preserve">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355" w:author="My Luong Vuong" w:date="2024-06-22T09:51:00Z">
        <w:r w:rsidR="007370B4" w:rsidDel="008C756C">
          <w:delText>inin</w:delText>
        </w:r>
        <w:r w:rsidR="007E5073" w:rsidRPr="007E5073" w:rsidDel="008C756C">
          <w:delText>measuring</w:delText>
        </w:r>
        <w:r w:rsidR="00897078" w:rsidDel="008C756C">
          <w:delText xml:space="preserve"> </w:delText>
        </w:r>
      </w:del>
      <w:ins w:id="356"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987A2A">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987A2A">
        <w:rPr>
          <w:noProof/>
        </w:rPr>
        <w:t> [38]</w:t>
      </w:r>
      <w:r w:rsidR="00143934" w:rsidRPr="00E03B11">
        <w:fldChar w:fldCharType="end"/>
      </w:r>
      <w:r w:rsidR="00A14F24">
        <w:t>.</w:t>
      </w:r>
    </w:p>
    <w:p w14:paraId="5429EA5E" w14:textId="7568BC98" w:rsidR="0036411B" w:rsidRDefault="00047E03" w:rsidP="00593CAA">
      <w:del w:id="357" w:author="My Luong Vuong" w:date="2024-06-22T09:52:00Z">
        <w:r w:rsidDel="00AE7517">
          <w:lastRenderedPageBreak/>
          <w:delText>The proposed regimen was also demonstrated</w:delText>
        </w:r>
      </w:del>
      <w:ins w:id="358" w:author="My Luong Vuong" w:date="2024-06-22T09:52:00Z">
        <w:r w:rsidR="00AE7517">
          <w:t>Our simulations also demonstrated the proposed regimen</w:t>
        </w:r>
      </w:ins>
      <w:r>
        <w:t xml:space="preserve"> to be</w:t>
      </w:r>
      <w:ins w:id="359" w:author="My Luong Vuong" w:date="2024-06-21T09:35:00Z">
        <w:r w:rsidR="00D57806">
          <w:t xml:space="preserve"> potentially</w:t>
        </w:r>
      </w:ins>
      <w:r>
        <w:t xml:space="preserve"> safe (</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649E402A"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987A2A">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987A2A">
        <w:rPr>
          <w:noProof/>
        </w:rPr>
        <w:t> [39]</w:t>
      </w:r>
      <w:r w:rsidR="0018159C">
        <w:fldChar w:fldCharType="end"/>
      </w:r>
      <w:r w:rsidR="00D3705B">
        <w:t>.</w:t>
      </w:r>
      <w:r w:rsidR="00640E5D">
        <w:t xml:space="preserve"> </w:t>
      </w:r>
      <w:r w:rsidR="00261E77">
        <w:t>The</w:t>
      </w:r>
      <w:r w:rsidR="005E19A4">
        <w:t xml:space="preserve"> </w:t>
      </w:r>
      <w:del w:id="360" w:author="My Luong Vuong" w:date="2024-06-22T09:53:00Z">
        <w:r w:rsidR="00821DA2" w:rsidDel="00A12088">
          <w:delText>resource intensive</w:delText>
        </w:r>
      </w:del>
      <w:ins w:id="361"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987A2A">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987A2A">
        <w:rPr>
          <w:noProof/>
        </w:rPr>
        <w:t> [39]</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del w:id="362" w:author="My Luong Vuong" w:date="2024-06-22T09:53:00Z">
        <w:r w:rsidR="00077D91" w:rsidDel="00A12088">
          <w:delText>couldnot</w:delText>
        </w:r>
        <w:r w:rsidR="00077D91" w:rsidRPr="00E03B11" w:rsidDel="00A12088">
          <w:delText xml:space="preserve"> </w:delText>
        </w:r>
      </w:del>
      <w:ins w:id="363"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87A2A">
        <w:instrText xml:space="preserve"> ADDIN EN.CITE </w:instrText>
      </w:r>
      <w:r w:rsidR="00987A2A">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87A2A">
        <w:instrText xml:space="preserve"> ADDIN EN.CITE.DATA </w:instrText>
      </w:r>
      <w:r w:rsidR="00987A2A">
        <w:fldChar w:fldCharType="end"/>
      </w:r>
      <w:r w:rsidR="00972F81" w:rsidRPr="00E03B11">
        <w:fldChar w:fldCharType="separate"/>
      </w:r>
      <w:r w:rsidR="00987A2A">
        <w:rPr>
          <w:noProof/>
        </w:rPr>
        <w:t> [40]</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we would not likely be able to pick up the effect of CRRT types due to the limited re</w:t>
      </w:r>
      <w:r w:rsidR="00461A95">
        <w:t>pres</w:t>
      </w:r>
      <w:r w:rsidR="00A538AE">
        <w:t>entation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87A2A">
        <w:instrText xml:space="preserve"> ADDIN EN.CITE </w:instrText>
      </w:r>
      <w:r w:rsidR="00987A2A">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87A2A">
        <w:instrText xml:space="preserve"> ADDIN EN.CITE.DATA </w:instrText>
      </w:r>
      <w:r w:rsidR="00987A2A">
        <w:fldChar w:fldCharType="end"/>
      </w:r>
      <w:r w:rsidR="007B40FD" w:rsidRPr="00E03B11">
        <w:fldChar w:fldCharType="separate"/>
      </w:r>
      <w:r w:rsidR="00987A2A">
        <w:rPr>
          <w:noProof/>
        </w:rPr>
        <w:t> [40]</w:t>
      </w:r>
      <w:r w:rsidR="007B40FD" w:rsidRPr="00E03B11">
        <w:fldChar w:fldCharType="end"/>
      </w:r>
      <w:r w:rsidR="009D225B">
        <w:t>.</w:t>
      </w:r>
      <w:r w:rsidR="007B40FD" w:rsidRPr="00E03B11">
        <w:t xml:space="preserve"> </w:t>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364"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365" w:author="My Luong Vuong" w:date="2024-05-31T16:22:00Z"/>
        </w:rPr>
      </w:pPr>
    </w:p>
    <w:p w14:paraId="02C01D1A" w14:textId="627C2418" w:rsidR="004B0DC8" w:rsidRDefault="00CB50CB" w:rsidP="00593CAA">
      <w:r w:rsidRPr="00E03B11">
        <w:t xml:space="preserve">In conclusion, our </w:t>
      </w:r>
      <w:proofErr w:type="spellStart"/>
      <w:r w:rsidRPr="00E03B11">
        <w:t>popPK</w:t>
      </w:r>
      <w:proofErr w:type="spellEnd"/>
      <w:r w:rsidRPr="00E03B11">
        <w:t xml:space="preserve"> analysis </w:t>
      </w:r>
      <w:del w:id="366" w:author="My Luong Vuong" w:date="2024-06-21T09:41:00Z">
        <w:r w:rsidRPr="00E03B11" w:rsidDel="00887786">
          <w:delText xml:space="preserve">supports </w:delText>
        </w:r>
      </w:del>
      <w:ins w:id="367" w:author="My Luong Vuong" w:date="2024-06-21T09:41:00Z">
        <w:r w:rsidR="00887786">
          <w:t xml:space="preserve">identified </w:t>
        </w:r>
        <w:r w:rsidR="00C2676E">
          <w:t>total body weight</w:t>
        </w:r>
      </w:ins>
      <w:ins w:id="368" w:author="My Luong Vuong" w:date="2024-06-21T09:42:00Z">
        <w:r w:rsidR="00C2676E">
          <w:t xml:space="preserve"> and CRRT status </w:t>
        </w:r>
      </w:ins>
      <w:ins w:id="369" w:author="My Luong Vuong" w:date="2024-06-21T17:16:00Z">
        <w:r w:rsidR="009F5064">
          <w:t>as</w:t>
        </w:r>
      </w:ins>
      <w:ins w:id="370" w:author="My Luong Vuong" w:date="2024-06-21T09:42:00Z">
        <w:r w:rsidR="00C2676E">
          <w:t xml:space="preserve"> clinically relevant</w:t>
        </w:r>
      </w:ins>
      <w:ins w:id="371" w:author="My Luong Vuong" w:date="2024-06-21T17:16:00Z">
        <w:r w:rsidR="009F5064">
          <w:t xml:space="preserve"> factors</w:t>
        </w:r>
      </w:ins>
      <w:ins w:id="372" w:author="My Luong Vuong" w:date="2024-06-21T09:42:00Z">
        <w:r w:rsidR="00C2676E">
          <w:t xml:space="preserve"> impact</w:t>
        </w:r>
      </w:ins>
      <w:ins w:id="373" w:author="My Luong Vuong" w:date="2024-06-21T17:16:00Z">
        <w:r w:rsidR="009F5064">
          <w:t>ing</w:t>
        </w:r>
      </w:ins>
      <w:ins w:id="374" w:author="My Luong Vuong" w:date="2024-06-21T09:42:00Z">
        <w:r w:rsidR="00C2676E">
          <w:t xml:space="preserve"> </w:t>
        </w:r>
        <w:r w:rsidR="00D07341" w:rsidRPr="00D07341">
          <w:t xml:space="preserve">fluconazole </w:t>
        </w:r>
        <w:r w:rsidR="00D07341" w:rsidRPr="00D07341">
          <w:rPr>
            <w:i/>
            <w:iCs/>
            <w:rPrChange w:id="375" w:author="My Luong Vuong" w:date="2024-06-21T09:42:00Z">
              <w:rPr/>
            </w:rPrChange>
          </w:rPr>
          <w:t>f</w:t>
        </w:r>
        <w:r w:rsidR="00D07341" w:rsidRPr="00D07341">
          <w:t>AUC</w:t>
        </w:r>
        <w:r w:rsidR="00D07341" w:rsidRPr="00D07341">
          <w:rPr>
            <w:vertAlign w:val="subscript"/>
            <w:rPrChange w:id="376" w:author="My Luong Vuong" w:date="2024-06-21T09:42:00Z">
              <w:rPr/>
            </w:rPrChange>
          </w:rPr>
          <w:t>0-24</w:t>
        </w:r>
        <w:r w:rsidR="00D07341" w:rsidRPr="00D07341">
          <w:t xml:space="preserve"> target attainment</w:t>
        </w:r>
      </w:ins>
      <w:ins w:id="377" w:author="My Luong Vuong" w:date="2024-06-21T09:44:00Z">
        <w:r w:rsidR="006D6C71">
          <w:t xml:space="preserve"> in critically ill patients</w:t>
        </w:r>
      </w:ins>
      <w:ins w:id="378" w:author="My Luong Vuong" w:date="2024-06-21T09:43:00Z">
        <w:r w:rsidR="00BE77ED">
          <w:t xml:space="preserve"> u</w:t>
        </w:r>
      </w:ins>
      <w:ins w:id="379" w:author="My Luong Vuong" w:date="2024-06-21T09:44:00Z">
        <w:r w:rsidR="00BE77ED">
          <w:t>nder the standard dosing regimen</w:t>
        </w:r>
      </w:ins>
      <w:ins w:id="380" w:author="My Luong Vuong" w:date="2024-06-21T09:42:00Z">
        <w:r w:rsidR="00EE7CA1">
          <w:t>.</w:t>
        </w:r>
        <w:r w:rsidR="00C2676E">
          <w:t xml:space="preserve"> </w:t>
        </w:r>
      </w:ins>
      <w:ins w:id="381" w:author="My Luong Vuong" w:date="2024-06-21T09:43:00Z">
        <w:r w:rsidR="00EE7CA1">
          <w:t>We proposed</w:t>
        </w:r>
      </w:ins>
      <w:ins w:id="382" w:author="My Luong Vuong" w:date="2024-06-21T09:41:00Z">
        <w:r w:rsidR="00887786" w:rsidRPr="00E03B11">
          <w:t xml:space="preserve"> </w:t>
        </w:r>
      </w:ins>
      <w:del w:id="383" w:author="My Luong Vuong" w:date="2024-06-21T09:43:00Z">
        <w:r w:rsidRPr="00E03B11" w:rsidDel="003F634B">
          <w:delText>dos</w:delText>
        </w:r>
        <w:r w:rsidR="00EC2679" w:rsidDel="003F634B">
          <w:delText>e stratification</w:delText>
        </w:r>
        <w:r w:rsidRPr="00E03B11" w:rsidDel="003F634B">
          <w:delText xml:space="preserve"> of</w:delText>
        </w:r>
      </w:del>
      <w:ins w:id="384" w:author="My Luong Vuong" w:date="2024-06-21T09:43:00Z">
        <w:r w:rsidR="003F634B">
          <w:t>a stratified</w:t>
        </w:r>
      </w:ins>
      <w:r w:rsidRPr="00E03B11">
        <w:t xml:space="preserve"> fluconazole</w:t>
      </w:r>
      <w:ins w:id="385" w:author="My Luong Vuong" w:date="2024-06-21T09:44:00Z">
        <w:r w:rsidR="006D6C71">
          <w:t xml:space="preserve"> dosing regimen </w:t>
        </w:r>
      </w:ins>
      <w:del w:id="386" w:author="My Luong Vuong" w:date="2024-06-21T09:44:00Z">
        <w:r w:rsidRPr="00E03B11" w:rsidDel="00D52D31">
          <w:delText xml:space="preserve"> in critically ill patients </w:delText>
        </w:r>
      </w:del>
      <w:r w:rsidRPr="00E03B11">
        <w:t>based on</w:t>
      </w:r>
      <w:r w:rsidR="003F31C2">
        <w:t xml:space="preserve"> </w:t>
      </w:r>
      <w:del w:id="387"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ins w:id="388" w:author="My Luong Vuong" w:date="2024-06-21T09:45:00Z">
        <w:r w:rsidR="00C9177B">
          <w:t>these tw</w:t>
        </w:r>
      </w:ins>
      <w:ins w:id="389" w:author="My Luong Vuong" w:date="2024-06-21T09:46:00Z">
        <w:r w:rsidR="00C9177B">
          <w:t>o factors</w:t>
        </w:r>
        <w:r w:rsidR="00157111">
          <w:t xml:space="preserve"> </w:t>
        </w:r>
      </w:ins>
      <w:del w:id="390" w:author="My Luong Vuong" w:date="2024-06-21T09:46:00Z">
        <w:r w:rsidRPr="00E03B11" w:rsidDel="00157111">
          <w:delText xml:space="preserve"> status</w:delText>
        </w:r>
      </w:del>
      <w:ins w:id="391" w:author="My Luong Vuong" w:date="2024-06-21T17:17:00Z">
        <w:r w:rsidR="00546F17">
          <w:t>to</w:t>
        </w:r>
      </w:ins>
      <w:ins w:id="392" w:author="My Luong Vuong" w:date="2024-06-21T09:46:00Z">
        <w:r w:rsidR="00157111">
          <w:t xml:space="preserve"> potentially ensure</w:t>
        </w:r>
      </w:ins>
      <w:ins w:id="393" w:author="My Luong Vuong" w:date="2024-06-21T09:45:00Z">
        <w:r w:rsidR="00743449" w:rsidRPr="00743449">
          <w:t xml:space="preserve"> a population-wide PKPD target attainment</w:t>
        </w:r>
        <w:r w:rsidR="00743449">
          <w:t>.</w:t>
        </w:r>
        <w:r w:rsidR="00E95D94">
          <w:t xml:space="preserve"> </w:t>
        </w:r>
      </w:ins>
      <w:del w:id="394" w:author="Jason Roberts" w:date="2024-06-14T18:49:00Z">
        <w:r w:rsidRPr="00E03B11">
          <w:delText xml:space="preserve">, </w:delText>
        </w:r>
      </w:del>
      <w:ins w:id="395" w:author="Yves Debaveye" w:date="2024-06-14T16:12:00Z">
        <w:del w:id="396" w:author="My Luong Vuong" w:date="2024-06-21T09:46:00Z">
          <w:r w:rsidR="00461A95" w:rsidDel="000633F7">
            <w:delText xml:space="preserve">potentially </w:delText>
          </w:r>
        </w:del>
      </w:ins>
      <w:del w:id="397" w:author="My Luong Vuong" w:date="2024-06-21T09:46:00Z">
        <w:r w:rsidRPr="00E03B11" w:rsidDel="000633F7">
          <w:delText xml:space="preserve">eliminating the need for </w:delText>
        </w:r>
        <w:r w:rsidR="004424F8" w:rsidRPr="00E03B11" w:rsidDel="000633F7">
          <w:delText>TDM</w:delText>
        </w:r>
        <w:r w:rsidRPr="00E03B11" w:rsidDel="000633F7">
          <w:delText xml:space="preserve">. </w:delText>
        </w:r>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 </w:delText>
        </w:r>
      </w:del>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398" w:author="My Luong Vuong" w:date="2024-06-21T17:18:00Z">
        <w:r w:rsidR="0021637D" w:rsidDel="005C1F10">
          <w:delText>should be conducted</w:delText>
        </w:r>
      </w:del>
      <w:ins w:id="399"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4E54D1" w:rsidRDefault="00DB122C" w:rsidP="00887EC5">
      <w:pPr>
        <w:pStyle w:val="Heading2"/>
        <w:numPr>
          <w:ilvl w:val="0"/>
          <w:numId w:val="0"/>
        </w:numPr>
        <w:ind w:left="576" w:hanging="576"/>
        <w:rPr>
          <w:sz w:val="22"/>
          <w:szCs w:val="22"/>
          <w:rPrChange w:id="400" w:author="My Luong Vuong" w:date="2024-06-22T12:21:00Z">
            <w:rPr/>
          </w:rPrChange>
        </w:rPr>
      </w:pPr>
      <w:r w:rsidRPr="004E54D1">
        <w:rPr>
          <w:sz w:val="22"/>
          <w:szCs w:val="22"/>
          <w:rPrChange w:id="401" w:author="My Luong Vuong" w:date="2024-06-22T12:21:00Z">
            <w:rPr/>
          </w:rPrChange>
        </w:rPr>
        <w:lastRenderedPageBreak/>
        <w:t>Acknowledgements</w:t>
      </w:r>
    </w:p>
    <w:p w14:paraId="41AC7BAC" w14:textId="57953E1B" w:rsidR="006206B6" w:rsidRPr="00B61BC3" w:rsidDel="00BD7DA0" w:rsidRDefault="00B82C7A" w:rsidP="006206B6">
      <w:pPr>
        <w:rPr>
          <w:del w:id="402"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403" w:author="Jason Roberts" w:date="2024-06-14T18:50:00Z">
        <w:r w:rsidR="006206B6">
          <w:t xml:space="preserve"> </w:t>
        </w:r>
      </w:ins>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p>
    <w:p w14:paraId="02853BD5" w14:textId="32EB2482" w:rsidR="00B37DE1" w:rsidRPr="00CE6856" w:rsidRDefault="00B37DE1" w:rsidP="00B37DE1"/>
    <w:p w14:paraId="37558E76" w14:textId="61523B51" w:rsidR="00DB122C" w:rsidRPr="00E57C5A" w:rsidRDefault="00DB122C">
      <w:pPr>
        <w:pStyle w:val="Heading2"/>
        <w:numPr>
          <w:ilvl w:val="0"/>
          <w:numId w:val="0"/>
        </w:numPr>
        <w:ind w:left="576" w:hanging="576"/>
        <w:pPrChange w:id="404" w:author="My Luong Vuong" w:date="2024-06-22T12:21:00Z">
          <w:pPr>
            <w:spacing w:after="0" w:line="480" w:lineRule="auto"/>
          </w:pPr>
        </w:pPrChange>
      </w:pPr>
      <w:r w:rsidRPr="004E54D1">
        <w:rPr>
          <w:sz w:val="22"/>
          <w:szCs w:val="22"/>
          <w:rPrChange w:id="405" w:author="My Luong Vuong" w:date="2024-06-22T12:21:00Z">
            <w:rPr/>
          </w:rPrChange>
        </w:rPr>
        <w:t xml:space="preserve">Funding </w:t>
      </w:r>
    </w:p>
    <w:p w14:paraId="536EBAF6" w14:textId="77777777" w:rsidR="009C42AF"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b w:val="0"/>
        </w:rPr>
      </w:pPr>
      <w:r w:rsidRPr="006242A6">
        <w:rPr>
          <w:sz w:val="22"/>
          <w:szCs w:val="22"/>
        </w:rPr>
        <w:t>Declaration of interest</w:t>
      </w:r>
    </w:p>
    <w:p w14:paraId="492A77E6" w14:textId="7D4FEB1B" w:rsidR="0095106F" w:rsidRDefault="004C78E8" w:rsidP="00894D50">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p>
    <w:p w14:paraId="65846339" w14:textId="2A08DA43" w:rsidR="00566B93" w:rsidRPr="00F5012A" w:rsidRDefault="003A1946" w:rsidP="006242A6">
      <w:pPr>
        <w:pStyle w:val="Heading2"/>
        <w:numPr>
          <w:ilvl w:val="0"/>
          <w:numId w:val="0"/>
        </w:numPr>
        <w:ind w:left="576" w:hanging="576"/>
      </w:pPr>
      <w:r w:rsidRPr="006242A6">
        <w:rPr>
          <w:sz w:val="22"/>
          <w:szCs w:val="22"/>
        </w:rPr>
        <w:t xml:space="preserve">Declaration of Generative AI and AI-assisted technologies in the </w:t>
      </w:r>
      <w:r w:rsidR="00703172">
        <w:rPr>
          <w:sz w:val="22"/>
          <w:szCs w:val="22"/>
        </w:rPr>
        <w:t>writing process</w:t>
      </w:r>
    </w:p>
    <w:p w14:paraId="00735A98" w14:textId="272038F4" w:rsidR="00567A9D" w:rsidRDefault="00F26D4B" w:rsidP="00894D50">
      <w:r w:rsidRPr="00F26D4B">
        <w:t>During the preparation of this work</w:t>
      </w:r>
      <w:ins w:id="406" w:author="My Luong Vuong" w:date="2024-06-22T12:30:00Z">
        <w:r w:rsidR="000852D4">
          <w:t>,</w:t>
        </w:r>
      </w:ins>
      <w:r w:rsidRPr="00F26D4B">
        <w:t xml:space="preserve"> the authors used </w:t>
      </w:r>
      <w:r w:rsidR="00243F4D">
        <w:t>ChatGPT</w:t>
      </w:r>
      <w:r w:rsidRPr="00F26D4B">
        <w:t xml:space="preserve"> </w:t>
      </w:r>
      <w:r w:rsidR="000852D4">
        <w:t>to</w:t>
      </w:r>
      <w:r w:rsidRPr="00F26D4B">
        <w:t xml:space="preserve"> </w:t>
      </w:r>
      <w:r w:rsidR="00243F4D" w:rsidRPr="00243F4D">
        <w:t>improve readability and language</w:t>
      </w:r>
      <w:r w:rsidRPr="00F26D4B">
        <w:t xml:space="preserve">. After using this tool, the authors reviewed and edited the content as needed and </w:t>
      </w:r>
      <w:r w:rsidR="000852D4">
        <w:t>took</w:t>
      </w:r>
      <w:r w:rsidR="000852D4" w:rsidRPr="00F26D4B">
        <w:t xml:space="preserve"> </w:t>
      </w:r>
      <w:r w:rsidRPr="00F26D4B">
        <w:t>full responsibility for the content of the publication.</w:t>
      </w:r>
    </w:p>
    <w:p w14:paraId="46FC3375" w14:textId="77777777" w:rsidR="0053638F" w:rsidRPr="00F5012A" w:rsidRDefault="0053638F" w:rsidP="006242A6">
      <w:pPr>
        <w:pStyle w:val="Heading2"/>
        <w:numPr>
          <w:ilvl w:val="0"/>
          <w:numId w:val="0"/>
        </w:numPr>
        <w:ind w:left="576" w:hanging="576"/>
      </w:pPr>
      <w:r w:rsidRPr="006242A6">
        <w:rPr>
          <w:sz w:val="22"/>
          <w:szCs w:val="22"/>
        </w:rPr>
        <w:t>Author contributions</w:t>
      </w:r>
    </w:p>
    <w:p w14:paraId="1253007A" w14:textId="092BE43C" w:rsidR="00B562FF" w:rsidRDefault="00B562FF" w:rsidP="006242A6">
      <w:pPr>
        <w:spacing w:line="240" w:lineRule="auto"/>
      </w:pPr>
      <w:r>
        <w:t>This follows</w:t>
      </w:r>
      <w:r w:rsidR="002C2A46">
        <w:t xml:space="preserve"> the</w:t>
      </w:r>
      <w:r>
        <w:t xml:space="preserve"> </w:t>
      </w:r>
      <w:proofErr w:type="spellStart"/>
      <w:r w:rsidRPr="00B562FF">
        <w:t>CRediT</w:t>
      </w:r>
      <w:proofErr w:type="spellEnd"/>
      <w:r w:rsidRPr="00B562FF">
        <w:t xml:space="preserve"> author statement</w:t>
      </w:r>
    </w:p>
    <w:p w14:paraId="73BA5B45" w14:textId="484C6B61" w:rsidR="002A4724" w:rsidRPr="006242A6" w:rsidRDefault="004B7BDF" w:rsidP="006242A6">
      <w:pPr>
        <w:spacing w:after="120" w:line="240" w:lineRule="auto"/>
        <w:rPr>
          <w:lang w:val="fr-FR"/>
        </w:rPr>
      </w:pPr>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p>
    <w:p w14:paraId="5BE45E28" w14:textId="461BF201" w:rsidR="003810BA" w:rsidRDefault="002F6403" w:rsidP="008507A4">
      <w:pPr>
        <w:spacing w:after="120" w:line="240" w:lineRule="auto"/>
      </w:pPr>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p>
    <w:p w14:paraId="43722720" w14:textId="58CE857B" w:rsidR="008507A4" w:rsidRPr="00F5012A" w:rsidRDefault="008506C5" w:rsidP="008507A4">
      <w:pPr>
        <w:spacing w:after="120" w:line="240" w:lineRule="auto"/>
      </w:pPr>
      <w:r w:rsidRPr="00F5012A">
        <w:t xml:space="preserve">Software: </w:t>
      </w:r>
      <w:r w:rsidR="00837376" w:rsidRPr="006242A6">
        <w:rPr>
          <w:b/>
          <w:bCs/>
        </w:rPr>
        <w:t>MLV</w:t>
      </w:r>
      <w:r w:rsidR="0027454E" w:rsidRPr="006242A6">
        <w:rPr>
          <w:b/>
          <w:bCs/>
        </w:rPr>
        <w:t>.</w:t>
      </w:r>
    </w:p>
    <w:p w14:paraId="5171836B" w14:textId="18FBC2D6" w:rsidR="007C50A4" w:rsidRPr="00F5012A" w:rsidRDefault="007C50A4" w:rsidP="008507A4">
      <w:pPr>
        <w:spacing w:after="120" w:line="240" w:lineRule="auto"/>
      </w:pPr>
      <w:r w:rsidRPr="00F5012A">
        <w:t xml:space="preserve">Formal analysis: </w:t>
      </w:r>
      <w:r w:rsidRPr="006242A6">
        <w:rPr>
          <w:b/>
          <w:bCs/>
        </w:rPr>
        <w:t>MLV</w:t>
      </w:r>
      <w:r w:rsidR="0027454E" w:rsidRPr="006242A6">
        <w:rPr>
          <w:b/>
          <w:bCs/>
        </w:rPr>
        <w:t>.</w:t>
      </w:r>
    </w:p>
    <w:p w14:paraId="2F106BC3" w14:textId="573B88E5" w:rsidR="007C50A4" w:rsidRPr="006242A6" w:rsidRDefault="0027454E" w:rsidP="008507A4">
      <w:pPr>
        <w:spacing w:after="120" w:line="240" w:lineRule="auto"/>
        <w:rPr>
          <w:b/>
          <w:bCs/>
        </w:rPr>
      </w:pPr>
      <w:commentRangeStart w:id="407"/>
      <w:commentRangeStart w:id="408"/>
      <w:commentRangeStart w:id="409"/>
      <w:r w:rsidRPr="00F5012A">
        <w:t>Inves</w:t>
      </w:r>
      <w:r w:rsidR="0096770B" w:rsidRPr="00F5012A">
        <w:t>tigation</w:t>
      </w:r>
      <w:commentRangeEnd w:id="407"/>
      <w:r w:rsidR="00A57607">
        <w:rPr>
          <w:rStyle w:val="CommentReference"/>
        </w:rPr>
        <w:commentReference w:id="407"/>
      </w:r>
      <w:r w:rsidR="0096770B" w:rsidRPr="00F5012A">
        <w:t xml:space="preserve">: </w:t>
      </w:r>
      <w:r w:rsidR="00D427AE" w:rsidRPr="000852D4">
        <w:rPr>
          <w:b/>
          <w:bCs/>
        </w:rPr>
        <w:t>MLV, OE, JWA, SWA, ED, I</w:t>
      </w:r>
      <w:r w:rsidR="00891822" w:rsidRPr="000852D4">
        <w:rPr>
          <w:b/>
          <w:bCs/>
        </w:rPr>
        <w:t>s</w:t>
      </w:r>
      <w:r w:rsidR="00D427AE" w:rsidRPr="000852D4">
        <w:rPr>
          <w:b/>
          <w:bCs/>
        </w:rPr>
        <w:t>p</w:t>
      </w:r>
      <w:r w:rsidR="00891822" w:rsidRPr="000852D4">
        <w:rPr>
          <w:b/>
          <w:bCs/>
        </w:rPr>
        <w:t>.</w:t>
      </w:r>
      <w:r w:rsidR="00D427AE" w:rsidRPr="00D427AE" w:rsidDel="00D427AE">
        <w:t xml:space="preserve"> </w:t>
      </w:r>
    </w:p>
    <w:p w14:paraId="0AE6084A" w14:textId="24562030" w:rsidR="00B8193F" w:rsidRPr="00ED270C" w:rsidRDefault="00B8193F" w:rsidP="008507A4">
      <w:pPr>
        <w:spacing w:after="120" w:line="240" w:lineRule="auto"/>
      </w:pPr>
      <w:r w:rsidRPr="00F5012A">
        <w:t>Resources</w:t>
      </w:r>
      <w:commentRangeEnd w:id="408"/>
      <w:r w:rsidR="008301C2">
        <w:rPr>
          <w:rStyle w:val="CommentReference"/>
        </w:rPr>
        <w:commentReference w:id="408"/>
      </w:r>
      <w:commentRangeEnd w:id="409"/>
      <w:r w:rsidR="00A57607">
        <w:rPr>
          <w:rStyle w:val="CommentReference"/>
        </w:rPr>
        <w:commentReference w:id="409"/>
      </w:r>
      <w:r w:rsidRPr="00F5012A">
        <w:t xml:space="preserve">: </w:t>
      </w:r>
      <w:r w:rsidR="0054107B" w:rsidRPr="000852D4">
        <w:rPr>
          <w:b/>
          <w:bCs/>
        </w:rPr>
        <w:t xml:space="preserve">MLV, </w:t>
      </w:r>
      <w:r w:rsidR="00274DB8" w:rsidRPr="000852D4">
        <w:rPr>
          <w:b/>
          <w:bCs/>
        </w:rPr>
        <w:t>O</w:t>
      </w:r>
      <w:r w:rsidR="00A55242">
        <w:rPr>
          <w:b/>
          <w:bCs/>
        </w:rPr>
        <w:t>E</w:t>
      </w:r>
      <w:r w:rsidR="00274DB8" w:rsidRPr="000852D4">
        <w:rPr>
          <w:b/>
          <w:bCs/>
        </w:rPr>
        <w:t>,</w:t>
      </w:r>
      <w:r w:rsidR="00995418" w:rsidRPr="000852D4">
        <w:rPr>
          <w:b/>
          <w:bCs/>
        </w:rPr>
        <w:t xml:space="preserve"> </w:t>
      </w:r>
      <w:r w:rsidR="006A526C" w:rsidRPr="00C67051">
        <w:rPr>
          <w:b/>
          <w:bCs/>
        </w:rPr>
        <w:t>R</w:t>
      </w:r>
      <w:r w:rsidR="006A526C" w:rsidRPr="006242A6">
        <w:rPr>
          <w:b/>
          <w:bCs/>
        </w:rPr>
        <w:t xml:space="preserve">VD, JWA, SLS, JAR, YD, JW, </w:t>
      </w:r>
      <w:r w:rsidR="001E279D">
        <w:rPr>
          <w:b/>
          <w:bCs/>
        </w:rPr>
        <w:t xml:space="preserve">BM, </w:t>
      </w:r>
      <w:r w:rsidR="006A526C" w:rsidRPr="006242A6">
        <w:rPr>
          <w:b/>
          <w:bCs/>
        </w:rPr>
        <w:t>JMB, IS,</w:t>
      </w:r>
      <w:r w:rsidR="001E279D">
        <w:rPr>
          <w:b/>
          <w:bCs/>
        </w:rPr>
        <w:t xml:space="preserve"> DJEM,</w:t>
      </w:r>
      <w:r w:rsidR="006A526C" w:rsidRPr="006242A6">
        <w:rPr>
          <w:b/>
          <w:bCs/>
        </w:rPr>
        <w:t xml:space="preserve"> RJB, JAS, RB, SB,</w:t>
      </w:r>
      <w:r w:rsidR="00F7430D">
        <w:rPr>
          <w:b/>
          <w:bCs/>
        </w:rPr>
        <w:t xml:space="preserve"> SGW,</w:t>
      </w:r>
      <w:r w:rsidR="006A526C" w:rsidRPr="006242A6">
        <w:rPr>
          <w:b/>
          <w:bCs/>
        </w:rPr>
        <w:t xml:space="preserve"> I</w:t>
      </w:r>
      <w:r w:rsidR="00444E01" w:rsidRPr="006242A6">
        <w:rPr>
          <w:b/>
          <w:bCs/>
        </w:rPr>
        <w:t>s</w:t>
      </w:r>
      <w:r w:rsidR="00000EE0" w:rsidRPr="00ED270C">
        <w:rPr>
          <w:b/>
          <w:bCs/>
        </w:rPr>
        <w:t>p</w:t>
      </w:r>
      <w:r w:rsidR="00444E01">
        <w:rPr>
          <w:b/>
          <w:bCs/>
        </w:rPr>
        <w:t>, ED</w:t>
      </w:r>
      <w:r w:rsidR="006A526C" w:rsidRPr="006242A6">
        <w:rPr>
          <w:b/>
          <w:bCs/>
        </w:rPr>
        <w:t>.</w:t>
      </w:r>
    </w:p>
    <w:p w14:paraId="4C248CB9" w14:textId="65D5EC6D" w:rsidR="008C18D6" w:rsidRPr="006242A6" w:rsidRDefault="008674B2" w:rsidP="008507A4">
      <w:pPr>
        <w:spacing w:after="120" w:line="240" w:lineRule="auto"/>
      </w:pPr>
      <w:r w:rsidRPr="006242A6">
        <w:t xml:space="preserve">Data Curation: </w:t>
      </w:r>
      <w:r w:rsidRPr="006242A6">
        <w:rPr>
          <w:b/>
          <w:bCs/>
        </w:rPr>
        <w:t>RVD</w:t>
      </w:r>
      <w:r w:rsidR="00C3120E">
        <w:rPr>
          <w:b/>
          <w:bCs/>
        </w:rPr>
        <w:t>, MLV</w:t>
      </w:r>
      <w:r w:rsidR="008848B4" w:rsidRPr="006242A6">
        <w:rPr>
          <w:b/>
          <w:bCs/>
        </w:rPr>
        <w:t>.</w:t>
      </w:r>
    </w:p>
    <w:p w14:paraId="05E3B432" w14:textId="02DCB317" w:rsidR="008848B4" w:rsidRPr="006242A6" w:rsidRDefault="00421FB0" w:rsidP="008507A4">
      <w:pPr>
        <w:spacing w:after="120" w:line="240" w:lineRule="auto"/>
      </w:pPr>
      <w:r w:rsidRPr="006242A6">
        <w:t xml:space="preserve">Writing – Original Draft: </w:t>
      </w:r>
      <w:r w:rsidR="00AC49AE" w:rsidRPr="006242A6">
        <w:rPr>
          <w:b/>
          <w:bCs/>
        </w:rPr>
        <w:t>MLV.</w:t>
      </w:r>
    </w:p>
    <w:p w14:paraId="0707A942" w14:textId="7E13B381" w:rsidR="00AC49AE" w:rsidRDefault="00AC49AE" w:rsidP="008507A4">
      <w:pPr>
        <w:spacing w:after="120" w:line="240" w:lineRule="auto"/>
      </w:pPr>
      <w:r>
        <w:t>Writing – Review &amp; Editing</w:t>
      </w:r>
      <w:r w:rsidR="00D86399">
        <w:t xml:space="preserve">: </w:t>
      </w:r>
      <w:r w:rsidR="00211C8C" w:rsidRPr="006242A6">
        <w:rPr>
          <w:b/>
          <w:bCs/>
        </w:rPr>
        <w:t>MLV, OE, RVD, JWA, SLS, JAR, YD, JW, BM, JMB, IS,</w:t>
      </w:r>
      <w:r w:rsidR="007F2A15">
        <w:rPr>
          <w:b/>
          <w:bCs/>
        </w:rPr>
        <w:t xml:space="preserve"> DJEM,</w:t>
      </w:r>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p>
    <w:p w14:paraId="25B92FFB" w14:textId="4B439556" w:rsidR="008C2956" w:rsidRPr="006242A6" w:rsidRDefault="001A29BE" w:rsidP="008507A4">
      <w:pPr>
        <w:spacing w:after="120" w:line="240" w:lineRule="auto"/>
        <w:rPr>
          <w:b/>
          <w:bCs/>
        </w:rPr>
      </w:pPr>
      <w:r>
        <w:lastRenderedPageBreak/>
        <w:t>Visuali</w:t>
      </w:r>
      <w:r w:rsidR="009D7AA7">
        <w:t>s</w:t>
      </w:r>
      <w:r>
        <w:t>ation</w:t>
      </w:r>
      <w:r w:rsidR="00813226">
        <w:t>:</w:t>
      </w:r>
      <w:r>
        <w:t xml:space="preserve"> </w:t>
      </w:r>
      <w:r w:rsidRPr="006242A6">
        <w:rPr>
          <w:b/>
          <w:bCs/>
        </w:rPr>
        <w:t>MLV.</w:t>
      </w:r>
    </w:p>
    <w:p w14:paraId="1F2F6AC5" w14:textId="6C4D6844" w:rsidR="00813226" w:rsidRDefault="00B7019F" w:rsidP="008507A4">
      <w:pPr>
        <w:spacing w:after="120" w:line="240" w:lineRule="auto"/>
      </w:pPr>
      <w:r>
        <w:t xml:space="preserve">Supervision: </w:t>
      </w:r>
      <w:proofErr w:type="spellStart"/>
      <w:r w:rsidRPr="006242A6">
        <w:rPr>
          <w:b/>
          <w:bCs/>
        </w:rPr>
        <w:t>IS</w:t>
      </w:r>
      <w:r w:rsidR="00DC6633">
        <w:rPr>
          <w:b/>
          <w:bCs/>
        </w:rPr>
        <w:t>p</w:t>
      </w:r>
      <w:proofErr w:type="spellEnd"/>
      <w:r w:rsidRPr="006242A6">
        <w:rPr>
          <w:b/>
          <w:bCs/>
        </w:rPr>
        <w:t>, ED.</w:t>
      </w:r>
    </w:p>
    <w:p w14:paraId="3F5C66B7" w14:textId="2610C35D" w:rsidR="00ED1BEC" w:rsidRDefault="00ED1BEC" w:rsidP="008507A4">
      <w:pPr>
        <w:spacing w:after="120" w:line="240" w:lineRule="auto"/>
      </w:pPr>
      <w:r>
        <w:t xml:space="preserve">Project administration: </w:t>
      </w:r>
      <w:proofErr w:type="spellStart"/>
      <w:r w:rsidRPr="006242A6">
        <w:rPr>
          <w:b/>
          <w:bCs/>
        </w:rPr>
        <w:t>IS</w:t>
      </w:r>
      <w:r w:rsidR="00E27797" w:rsidRPr="006242A6">
        <w:rPr>
          <w:b/>
          <w:bCs/>
        </w:rPr>
        <w:t>p</w:t>
      </w:r>
      <w:proofErr w:type="spellEnd"/>
      <w:r w:rsidRPr="006242A6">
        <w:rPr>
          <w:b/>
          <w:bCs/>
        </w:rPr>
        <w:t>, ED.</w:t>
      </w:r>
    </w:p>
    <w:p w14:paraId="48E379BF" w14:textId="081801A8" w:rsidR="00ED1BEC" w:rsidRDefault="00ED1BEC" w:rsidP="008507A4">
      <w:pPr>
        <w:spacing w:after="120" w:line="240" w:lineRule="auto"/>
      </w:pPr>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p>
    <w:p w14:paraId="10767AB4" w14:textId="17948A89" w:rsidR="00A55057" w:rsidRPr="00AC49AE" w:rsidRDefault="00FC211F" w:rsidP="00894D50">
      <w:r w:rsidRPr="00FC211F">
        <w:t xml:space="preserve">All authors </w:t>
      </w:r>
      <w:r w:rsidR="005B5E9C">
        <w:t>approved the</w:t>
      </w:r>
      <w:r w:rsidRPr="00FC211F">
        <w:t xml:space="preserve"> final version for submission.</w:t>
      </w:r>
      <w:r w:rsidR="00A55057" w:rsidRPr="00AC49AE">
        <w:br w:type="page"/>
      </w:r>
    </w:p>
    <w:p w14:paraId="527CE4A1" w14:textId="6143B146" w:rsidR="00A55057" w:rsidRDefault="00A55057" w:rsidP="00593CAA">
      <w:pPr>
        <w:pStyle w:val="Heading1"/>
      </w:pPr>
      <w:r>
        <w:lastRenderedPageBreak/>
        <w:t>References</w:t>
      </w:r>
    </w:p>
    <w:p w14:paraId="6F5DECAF" w14:textId="2551A044" w:rsidR="00987A2A" w:rsidRPr="00987A2A" w:rsidRDefault="00221AE5" w:rsidP="00987A2A">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987A2A" w:rsidRPr="00987A2A">
        <w:t xml:space="preserve">[1] Cornely OA, Bassetti M, Calandra T, Garbino J, Kullberg BJ, Lortholary O, et al. ESCMID* guideline for the diagnosis and management of Candida diseases 2012: non-neutropenic adult patients. Clin Microbiol Infect. 2012;18 Suppl 7:19-37. </w:t>
      </w:r>
      <w:hyperlink r:id="rId14" w:history="1">
        <w:r w:rsidR="00987A2A" w:rsidRPr="00987A2A">
          <w:rPr>
            <w:rStyle w:val="Hyperlink"/>
          </w:rPr>
          <w:t>http://doi.org/10.1111/1469-0691.12039</w:t>
        </w:r>
      </w:hyperlink>
      <w:r w:rsidR="00987A2A" w:rsidRPr="00987A2A">
        <w:t>.</w:t>
      </w:r>
    </w:p>
    <w:p w14:paraId="2B3569E8" w14:textId="259DA1C0" w:rsidR="00987A2A" w:rsidRPr="00987A2A" w:rsidRDefault="00987A2A" w:rsidP="00987A2A">
      <w:pPr>
        <w:pStyle w:val="EndNoteBibliography"/>
        <w:spacing w:after="0"/>
      </w:pPr>
      <w:r w:rsidRPr="00987A2A">
        <w:t xml:space="preserve">[2] Schroeder M, Weber T, Denker T, Winterland S, Wichmann D, Rohde H, et al. Epidemiology, clinical characteristics, and outcome of candidemia in critically ill patients in Germany: a single-center retrospective 10-year analysis. Annals of Intensive Care. 2020;10:142. </w:t>
      </w:r>
      <w:hyperlink r:id="rId15" w:history="1">
        <w:r w:rsidRPr="00987A2A">
          <w:rPr>
            <w:rStyle w:val="Hyperlink"/>
          </w:rPr>
          <w:t>http://doi.org/10.1186/s13613-020-00755-8</w:t>
        </w:r>
      </w:hyperlink>
      <w:r w:rsidRPr="00987A2A">
        <w:t>.</w:t>
      </w:r>
    </w:p>
    <w:p w14:paraId="036A699B" w14:textId="4E6ECD38" w:rsidR="00987A2A" w:rsidRPr="00987A2A" w:rsidRDefault="00987A2A" w:rsidP="00987A2A">
      <w:pPr>
        <w:pStyle w:val="EndNoteBibliography"/>
        <w:spacing w:after="0"/>
      </w:pPr>
      <w:r w:rsidRPr="00987A2A">
        <w:t xml:space="preserve">[3] Bassetti M, Giacobbe DR, Vena A, Trucchi C, Ansaldi F, Antonelli M, et al. Incidence and outcome of invasive candidiasis in intensive care units (ICUs) in Europe: results of the EUCANDICU project. Critical Care. 2019;23:219. </w:t>
      </w:r>
      <w:hyperlink r:id="rId16" w:history="1">
        <w:r w:rsidRPr="00987A2A">
          <w:rPr>
            <w:rStyle w:val="Hyperlink"/>
          </w:rPr>
          <w:t>http://doi.org/10.1186/s13054-019-2497-3</w:t>
        </w:r>
      </w:hyperlink>
      <w:r w:rsidRPr="00987A2A">
        <w:t>.</w:t>
      </w:r>
    </w:p>
    <w:p w14:paraId="33C4E4E1" w14:textId="373F0220" w:rsidR="00987A2A" w:rsidRPr="00987A2A" w:rsidRDefault="00987A2A" w:rsidP="00987A2A">
      <w:pPr>
        <w:pStyle w:val="EndNoteBibliography"/>
        <w:spacing w:after="0"/>
      </w:pPr>
      <w:r w:rsidRPr="00987A2A">
        <w:t xml:space="preserve">[4] Sbrana F, Sozio E, Bassetti M, Ripoli A, Pieralli F, Azzini AM, et al. Independent risk factors for mortality in critically ill patients with candidemia on Italian Internal Medicine Wards. Internal and Emergency Medicine. 2018;13:199-204. </w:t>
      </w:r>
      <w:hyperlink r:id="rId17" w:history="1">
        <w:r w:rsidRPr="00987A2A">
          <w:rPr>
            <w:rStyle w:val="Hyperlink"/>
          </w:rPr>
          <w:t>http://doi.org/10.1007/s11739-017-1783-9</w:t>
        </w:r>
      </w:hyperlink>
      <w:r w:rsidRPr="00987A2A">
        <w:t>.</w:t>
      </w:r>
    </w:p>
    <w:p w14:paraId="03398809" w14:textId="77777777" w:rsidR="00987A2A" w:rsidRPr="00987A2A" w:rsidRDefault="00987A2A" w:rsidP="00987A2A">
      <w:pPr>
        <w:pStyle w:val="EndNoteBibliography"/>
        <w:spacing w:after="0"/>
      </w:pPr>
      <w:r w:rsidRPr="00987A2A">
        <w:t>[5] Pfizer. Summary of Product Characteristics (SmPC) Diflucan. Summary of Product Characteristics (SmPC) Diflucan. 2012.</w:t>
      </w:r>
    </w:p>
    <w:p w14:paraId="21DD2450" w14:textId="033E0A05" w:rsidR="00987A2A" w:rsidRPr="00987A2A" w:rsidRDefault="00987A2A" w:rsidP="00987A2A">
      <w:pPr>
        <w:pStyle w:val="EndNoteBibliography"/>
        <w:spacing w:after="0"/>
      </w:pPr>
      <w:r w:rsidRPr="00987A2A">
        <w:t xml:space="preserve">[6] Pappas PG, Kauffman CA, Andes DR, Clancy CJ, Marr KA, Ostrosky-Zeichner L, et al. Clinical Practice Guideline for the Management of Candidiasis: 2016 Update by the Infectious Diseases Society of America. Clin Infect Dis. 2016;62:e1-50. </w:t>
      </w:r>
      <w:hyperlink r:id="rId18" w:history="1">
        <w:r w:rsidRPr="00987A2A">
          <w:rPr>
            <w:rStyle w:val="Hyperlink"/>
          </w:rPr>
          <w:t>http://doi.org/10.1093/cid/civ933</w:t>
        </w:r>
      </w:hyperlink>
      <w:r w:rsidRPr="00987A2A">
        <w:t>.</w:t>
      </w:r>
    </w:p>
    <w:p w14:paraId="79E575D8" w14:textId="52D9A542" w:rsidR="00987A2A" w:rsidRPr="00987A2A" w:rsidRDefault="00987A2A" w:rsidP="00987A2A">
      <w:pPr>
        <w:pStyle w:val="EndNoteBibliography"/>
        <w:spacing w:after="0"/>
      </w:pPr>
      <w:r w:rsidRPr="00987A2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987A2A">
          <w:rPr>
            <w:rStyle w:val="Hyperlink"/>
          </w:rPr>
          <w:t>http://doi.org/10.2147/ceor.S91587</w:t>
        </w:r>
      </w:hyperlink>
      <w:r w:rsidRPr="00987A2A">
        <w:t>.</w:t>
      </w:r>
    </w:p>
    <w:p w14:paraId="1B3FBC57" w14:textId="77777777" w:rsidR="00987A2A" w:rsidRPr="00987A2A" w:rsidRDefault="00987A2A" w:rsidP="00987A2A">
      <w:pPr>
        <w:pStyle w:val="EndNoteBibliography"/>
        <w:spacing w:after="0"/>
      </w:pPr>
      <w:r w:rsidRPr="00987A2A">
        <w:t>[8] European Committee on Antimicrobial Susceptibility Testing. Fluconazole: Rationale for the clinical breakpoints, version 3.0. 2020.</w:t>
      </w:r>
    </w:p>
    <w:p w14:paraId="0F0A79E7" w14:textId="688F0940" w:rsidR="00987A2A" w:rsidRPr="00987A2A" w:rsidRDefault="00987A2A" w:rsidP="00987A2A">
      <w:pPr>
        <w:pStyle w:val="EndNoteBibliography"/>
        <w:spacing w:after="0"/>
      </w:pPr>
      <w:r w:rsidRPr="00987A2A">
        <w:t xml:space="preserve">[9] Jacobson MA, Hanks DK, Ferrell LD. Fatal acute hepatic necrosis due to fluconazole. The American Journal of Medicine. 1994;96:188-90. </w:t>
      </w:r>
      <w:hyperlink r:id="rId20" w:history="1">
        <w:r w:rsidRPr="00987A2A">
          <w:rPr>
            <w:rStyle w:val="Hyperlink"/>
          </w:rPr>
          <w:t>http://doi.org/https://doi.org/10.1016/0002-9343(94)90141-4</w:t>
        </w:r>
      </w:hyperlink>
      <w:r w:rsidRPr="00987A2A">
        <w:t>.</w:t>
      </w:r>
    </w:p>
    <w:p w14:paraId="247480E4" w14:textId="77777777" w:rsidR="00987A2A" w:rsidRPr="00987A2A" w:rsidRDefault="00987A2A" w:rsidP="00987A2A">
      <w:pPr>
        <w:pStyle w:val="EndNoteBibliography"/>
        <w:spacing w:after="0"/>
      </w:pPr>
      <w:r w:rsidRPr="00987A2A">
        <w:t>[10] Matsumoto K, Ueno K, Yoshimura H, Morii M, Takada M, Sawai T, et al. Fluconazole-Induced Convulsions at Serum Trough Concentrations of Approximately 80 μg/mL. Therapeutic Drug Monitoring. 2000;22:635-6.</w:t>
      </w:r>
    </w:p>
    <w:p w14:paraId="3C9AE273" w14:textId="77777777" w:rsidR="00987A2A" w:rsidRPr="00987A2A" w:rsidRDefault="00987A2A" w:rsidP="00987A2A">
      <w:pPr>
        <w:pStyle w:val="EndNoteBibliography"/>
        <w:spacing w:after="0"/>
      </w:pPr>
      <w:r w:rsidRPr="00987A2A">
        <w:t>[11] Lewis R, Brüggemann R, Padoin C, Maertens J, Marchetti O, Groll A, et al. Triazole antifungal therapeutic drug monitoring.  Sixth European Conference on Infections in Leukaemia Meeting, Sophia Antipolis, France2015.</w:t>
      </w:r>
    </w:p>
    <w:p w14:paraId="6B543685" w14:textId="51746199" w:rsidR="00987A2A" w:rsidRPr="00987A2A" w:rsidRDefault="00987A2A" w:rsidP="00987A2A">
      <w:pPr>
        <w:pStyle w:val="EndNoteBibliography"/>
        <w:spacing w:after="0"/>
      </w:pPr>
      <w:r w:rsidRPr="00987A2A">
        <w:t xml:space="preserve">[12] Sandaradura I, Marriott DJE, Day RO, Norris RLG, Pang E, Stocker SL, et al. Current fluconazole treatment regimens result in under-dosing of critically ill adults during early therapy. Eur J Clin Microbiol Infect Dis. 2021;40:1521-8. </w:t>
      </w:r>
      <w:hyperlink r:id="rId21" w:history="1">
        <w:r w:rsidRPr="00987A2A">
          <w:rPr>
            <w:rStyle w:val="Hyperlink"/>
          </w:rPr>
          <w:t>http://doi.org/10.1007/s10096-021-04201-w</w:t>
        </w:r>
      </w:hyperlink>
      <w:r w:rsidRPr="00987A2A">
        <w:t>.</w:t>
      </w:r>
    </w:p>
    <w:p w14:paraId="19BC61F9" w14:textId="15C0C795" w:rsidR="00987A2A" w:rsidRPr="00987A2A" w:rsidRDefault="00987A2A" w:rsidP="00987A2A">
      <w:pPr>
        <w:pStyle w:val="EndNoteBibliography"/>
        <w:spacing w:after="0"/>
      </w:pPr>
      <w:r w:rsidRPr="00987A2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987A2A">
          <w:rPr>
            <w:rStyle w:val="Hyperlink"/>
          </w:rPr>
          <w:t>http://doi.org/10.1128/aac.01554-20</w:t>
        </w:r>
      </w:hyperlink>
      <w:r w:rsidRPr="00987A2A">
        <w:t>.</w:t>
      </w:r>
    </w:p>
    <w:p w14:paraId="17BB6D90" w14:textId="70BF516E" w:rsidR="00987A2A" w:rsidRPr="00987A2A" w:rsidRDefault="00987A2A" w:rsidP="00987A2A">
      <w:pPr>
        <w:pStyle w:val="EndNoteBibliography"/>
        <w:spacing w:after="0"/>
      </w:pPr>
      <w:r w:rsidRPr="00987A2A">
        <w:t xml:space="preserve">[14] Muilwijk EW, de Lange DW, Schouten JA, Wasmann RE, Ter Heine R, Burger DM, et al. Suboptimal Dosing of Fluconazole in Critically Ill Patients: Time To Rethink Dosing. Antimicrob Agents Chemother. 2020;64. </w:t>
      </w:r>
      <w:hyperlink r:id="rId23" w:history="1">
        <w:r w:rsidRPr="00987A2A">
          <w:rPr>
            <w:rStyle w:val="Hyperlink"/>
          </w:rPr>
          <w:t>http://doi.org/10.1128/aac.00984-20</w:t>
        </w:r>
      </w:hyperlink>
      <w:r w:rsidRPr="00987A2A">
        <w:t>.</w:t>
      </w:r>
    </w:p>
    <w:p w14:paraId="2F654A95" w14:textId="71F356D5" w:rsidR="00987A2A" w:rsidRPr="00987A2A" w:rsidRDefault="00987A2A" w:rsidP="00987A2A">
      <w:pPr>
        <w:pStyle w:val="EndNoteBibliography"/>
        <w:spacing w:after="0"/>
      </w:pPr>
      <w:r w:rsidRPr="00987A2A">
        <w:t xml:space="preserve">[15] Alobaid AS, Wallis SC, Jarrett P, Starr T, Stuart J, Lassig-Smith M, et al. Effect of Obesity on the Population Pharmacokinetics of Fluconazole in Critically Ill Patients. Antimicrob Agents Chemother. 2016;60:6550-7. </w:t>
      </w:r>
      <w:hyperlink r:id="rId24" w:history="1">
        <w:r w:rsidRPr="00987A2A">
          <w:rPr>
            <w:rStyle w:val="Hyperlink"/>
          </w:rPr>
          <w:t>http://doi.org/10.1128/aac.01088-16</w:t>
        </w:r>
      </w:hyperlink>
      <w:r w:rsidRPr="00987A2A">
        <w:t>.</w:t>
      </w:r>
    </w:p>
    <w:p w14:paraId="17036B19" w14:textId="3C39B96B" w:rsidR="00987A2A" w:rsidRPr="00987A2A" w:rsidRDefault="00987A2A" w:rsidP="00987A2A">
      <w:pPr>
        <w:pStyle w:val="EndNoteBibliography"/>
        <w:spacing w:after="0"/>
      </w:pPr>
      <w:r w:rsidRPr="00987A2A">
        <w:t xml:space="preserve">[16] Mould DR, Upton RN. Basic concepts in population modeling, simulation, and model-based drug development-part 2: introduction to pharmacokinetic modeling methods. CPT Pharmacometrics Syst Pharmacol. 2013;2:e38. </w:t>
      </w:r>
      <w:hyperlink r:id="rId25" w:history="1">
        <w:r w:rsidRPr="00987A2A">
          <w:rPr>
            <w:rStyle w:val="Hyperlink"/>
          </w:rPr>
          <w:t>http://doi.org/10.1038/psp.2013.14</w:t>
        </w:r>
      </w:hyperlink>
      <w:r w:rsidRPr="00987A2A">
        <w:t>.</w:t>
      </w:r>
    </w:p>
    <w:p w14:paraId="750C3AAD" w14:textId="107C63D5" w:rsidR="00987A2A" w:rsidRPr="00987A2A" w:rsidRDefault="00987A2A" w:rsidP="00987A2A">
      <w:pPr>
        <w:pStyle w:val="EndNoteBibliography"/>
        <w:spacing w:after="0"/>
      </w:pPr>
      <w:r w:rsidRPr="00987A2A">
        <w:lastRenderedPageBreak/>
        <w:t xml:space="preserve">[17] Jonsson EN, Karlsson MO. Automated covariate model building within NONMEM. Pharm Res. 1998;15:1463-8. </w:t>
      </w:r>
      <w:hyperlink r:id="rId26" w:history="1">
        <w:r w:rsidRPr="00987A2A">
          <w:rPr>
            <w:rStyle w:val="Hyperlink"/>
          </w:rPr>
          <w:t>http://doi.org/10.1023/a:1011970125687</w:t>
        </w:r>
      </w:hyperlink>
      <w:r w:rsidRPr="00987A2A">
        <w:t>.</w:t>
      </w:r>
    </w:p>
    <w:p w14:paraId="72620C54" w14:textId="32C2A7A1" w:rsidR="00987A2A" w:rsidRPr="00987A2A" w:rsidRDefault="00987A2A" w:rsidP="00987A2A">
      <w:pPr>
        <w:pStyle w:val="EndNoteBibliography"/>
        <w:spacing w:after="0"/>
      </w:pPr>
      <w:r w:rsidRPr="00987A2A">
        <w:t xml:space="preserve">[18] Boer P. Estimated lean body mass as an index for normalization of body fluid volumes in humans. Am J Physiol. 1984;247:F632-6. </w:t>
      </w:r>
      <w:hyperlink r:id="rId27" w:history="1">
        <w:r w:rsidRPr="00987A2A">
          <w:rPr>
            <w:rStyle w:val="Hyperlink"/>
          </w:rPr>
          <w:t>http://doi.org/10.1152/ajprenal.1984.247.4.F632</w:t>
        </w:r>
      </w:hyperlink>
      <w:r w:rsidRPr="00987A2A">
        <w:t>.</w:t>
      </w:r>
    </w:p>
    <w:p w14:paraId="17288CD4" w14:textId="1DDDBC4E" w:rsidR="00987A2A" w:rsidRPr="00987A2A" w:rsidRDefault="00987A2A" w:rsidP="00987A2A">
      <w:pPr>
        <w:pStyle w:val="EndNoteBibliography"/>
        <w:spacing w:after="0"/>
      </w:pPr>
      <w:r w:rsidRPr="00987A2A">
        <w:t xml:space="preserve">[19] Sharma A, Sahasrabudhe V, Musib L, Zhang S, Younis I, Kanodia J. Time to Rethink the Current Paradigm for Assessing Kidney Function in Drug Development and Beyond. Clin Pharmacol Ther. 2022;112:946-58. </w:t>
      </w:r>
      <w:hyperlink r:id="rId28" w:history="1">
        <w:r w:rsidRPr="00987A2A">
          <w:rPr>
            <w:rStyle w:val="Hyperlink"/>
          </w:rPr>
          <w:t>http://doi.org/10.1002/cpt.2489</w:t>
        </w:r>
      </w:hyperlink>
      <w:r w:rsidRPr="00987A2A">
        <w:t>.</w:t>
      </w:r>
    </w:p>
    <w:p w14:paraId="3655B8E7" w14:textId="77777777" w:rsidR="00987A2A" w:rsidRPr="00987A2A" w:rsidRDefault="00987A2A" w:rsidP="00987A2A">
      <w:pPr>
        <w:pStyle w:val="EndNoteBibliography"/>
        <w:spacing w:after="0"/>
      </w:pPr>
      <w:r w:rsidRPr="00987A2A">
        <w:t>[20] Buuren Sv. Flexible Imputation of Missing Data, Second Edition: Taylor &amp; Francis Group; 2018.</w:t>
      </w:r>
    </w:p>
    <w:p w14:paraId="405A411B" w14:textId="77777777" w:rsidR="00987A2A" w:rsidRPr="00987A2A" w:rsidRDefault="00987A2A" w:rsidP="00987A2A">
      <w:pPr>
        <w:pStyle w:val="EndNoteBibliography"/>
        <w:spacing w:after="0"/>
      </w:pPr>
      <w:r w:rsidRPr="00987A2A">
        <w:t>[21] Hosmer DW, Lemeshow S, May S. Applied Survival Analysis: Regression Modeling of Time-to-Event Data, Second Edition: John Wiley &amp; Sons, Inc.; 2008.</w:t>
      </w:r>
    </w:p>
    <w:p w14:paraId="469EB2AB" w14:textId="77777777" w:rsidR="00987A2A" w:rsidRPr="00987A2A" w:rsidRDefault="00987A2A" w:rsidP="00987A2A">
      <w:pPr>
        <w:pStyle w:val="EndNoteBibliography"/>
        <w:spacing w:after="0"/>
      </w:pPr>
      <w:r w:rsidRPr="00987A2A">
        <w:t>[22] Committee for Medicinal Products for Human Use (CHMP) EMA. Guideline on the use of pharmacokinetics and pharmacodynamics in the development of antimicrobial medicinal products. United Kingdom: European Medicines Agency; 2016.</w:t>
      </w:r>
    </w:p>
    <w:p w14:paraId="113B933E" w14:textId="77777777" w:rsidR="00987A2A" w:rsidRPr="00987A2A" w:rsidRDefault="00987A2A" w:rsidP="00987A2A">
      <w:pPr>
        <w:pStyle w:val="EndNoteBibliography"/>
        <w:spacing w:after="0"/>
      </w:pPr>
      <w:r w:rsidRPr="00987A2A">
        <w:t>[23] Ramachandran KM, Tsokos CP. Chapter 5 - Statistical estimation. In: Ramachandran KM, Tsokos CP, editors. Mathematical Statistics with Applications in R (Third Edition): Academic Press; 2021. p. 179-251.</w:t>
      </w:r>
    </w:p>
    <w:p w14:paraId="69F0F5CB" w14:textId="06CFBF8E" w:rsidR="00987A2A" w:rsidRPr="00987A2A" w:rsidRDefault="00987A2A" w:rsidP="00987A2A">
      <w:pPr>
        <w:pStyle w:val="EndNoteBibliography"/>
        <w:spacing w:after="0"/>
      </w:pPr>
      <w:r w:rsidRPr="00987A2A">
        <w:t xml:space="preserve">[24] Wickham H, Grolemund G. R for Data Science2017. </w:t>
      </w:r>
      <w:hyperlink r:id="rId29" w:history="1">
        <w:r w:rsidRPr="00987A2A">
          <w:rPr>
            <w:rStyle w:val="Hyperlink"/>
          </w:rPr>
          <w:t>https://r4ds.had.co.nz/</w:t>
        </w:r>
      </w:hyperlink>
      <w:r w:rsidRPr="00987A2A">
        <w:t>.</w:t>
      </w:r>
    </w:p>
    <w:p w14:paraId="7099B0BD" w14:textId="57319AAA" w:rsidR="00987A2A" w:rsidRPr="00987A2A" w:rsidRDefault="00987A2A" w:rsidP="00987A2A">
      <w:pPr>
        <w:pStyle w:val="EndNoteBibliography"/>
        <w:spacing w:after="0"/>
      </w:pPr>
      <w:r w:rsidRPr="00987A2A">
        <w:t xml:space="preserve">[25] Keizer RJ, Karlsson MO, Hooker A. Modeling and Simulation Workbench for NONMEM: Tutorial on Pirana, PsN, and Xpose. CPT Pharmacometrics Syst Pharmacol. 2013;2:e50. </w:t>
      </w:r>
      <w:hyperlink r:id="rId30" w:history="1">
        <w:r w:rsidRPr="00987A2A">
          <w:rPr>
            <w:rStyle w:val="Hyperlink"/>
          </w:rPr>
          <w:t>http://doi.org/10.1038/psp.2013.24</w:t>
        </w:r>
      </w:hyperlink>
      <w:r w:rsidRPr="00987A2A">
        <w:t>.</w:t>
      </w:r>
    </w:p>
    <w:p w14:paraId="4FE1BA98" w14:textId="2CA79510" w:rsidR="00987A2A" w:rsidRPr="00987A2A" w:rsidRDefault="00987A2A" w:rsidP="00987A2A">
      <w:pPr>
        <w:pStyle w:val="EndNoteBibliography"/>
        <w:spacing w:after="0"/>
      </w:pPr>
      <w:r w:rsidRPr="00987A2A">
        <w:t xml:space="preserve">[26] Bergner R, Hoffmann M, Riedel KD, Mikus G, Henrich DM, Haefeli WE, et al. Fluconazole dosing in continuous veno-venous haemofiltration (CVVHF): need for a high daily dose of 800 mg. Nephrol Dial Transplant. 2006;21:1019-23. </w:t>
      </w:r>
      <w:hyperlink r:id="rId31" w:history="1">
        <w:r w:rsidRPr="00987A2A">
          <w:rPr>
            <w:rStyle w:val="Hyperlink"/>
          </w:rPr>
          <w:t>http://doi.org/10.1093/ndt/gfi284</w:t>
        </w:r>
      </w:hyperlink>
      <w:r w:rsidRPr="00987A2A">
        <w:t>.</w:t>
      </w:r>
    </w:p>
    <w:p w14:paraId="38523456" w14:textId="47FE55D8" w:rsidR="00987A2A" w:rsidRPr="00987A2A" w:rsidRDefault="00987A2A" w:rsidP="00987A2A">
      <w:pPr>
        <w:pStyle w:val="EndNoteBibliography"/>
        <w:spacing w:after="0"/>
      </w:pPr>
      <w:r w:rsidRPr="00987A2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2" w:history="1">
        <w:r w:rsidRPr="00987A2A">
          <w:rPr>
            <w:rStyle w:val="Hyperlink"/>
          </w:rPr>
          <w:t>http://doi.org/10.1007/s001340000771</w:t>
        </w:r>
      </w:hyperlink>
      <w:r w:rsidRPr="00987A2A">
        <w:t>.</w:t>
      </w:r>
    </w:p>
    <w:p w14:paraId="1BA82CD5" w14:textId="77777777" w:rsidR="00987A2A" w:rsidRPr="00987A2A" w:rsidRDefault="00987A2A" w:rsidP="00987A2A">
      <w:pPr>
        <w:pStyle w:val="EndNoteBibliography"/>
        <w:spacing w:after="0"/>
      </w:pPr>
      <w:r w:rsidRPr="00987A2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592042AF" w14:textId="0D6FC285" w:rsidR="00987A2A" w:rsidRPr="00987A2A" w:rsidRDefault="00987A2A" w:rsidP="00987A2A">
      <w:pPr>
        <w:pStyle w:val="EndNoteBibliography"/>
        <w:spacing w:after="0"/>
      </w:pPr>
      <w:r w:rsidRPr="00987A2A">
        <w:t xml:space="preserve">[29] Van Daele R, Wauters J, Lagrou K, Denooz R, Hayette MP, Gijsen M, et al. Pharmacokinetic Variability and Target Attainment of Fluconazole in Critically Ill Patients. Microorganisms. 2021;9. </w:t>
      </w:r>
      <w:hyperlink r:id="rId33" w:history="1">
        <w:r w:rsidRPr="00987A2A">
          <w:rPr>
            <w:rStyle w:val="Hyperlink"/>
          </w:rPr>
          <w:t>http://doi.org/10.3390/microorganisms9102068</w:t>
        </w:r>
      </w:hyperlink>
      <w:r w:rsidRPr="00987A2A">
        <w:t>.</w:t>
      </w:r>
    </w:p>
    <w:p w14:paraId="5C206E5A" w14:textId="46399FF3" w:rsidR="00987A2A" w:rsidRPr="00987A2A" w:rsidRDefault="00987A2A" w:rsidP="00987A2A">
      <w:pPr>
        <w:pStyle w:val="EndNoteBibliography"/>
        <w:spacing w:after="0"/>
      </w:pPr>
      <w:r w:rsidRPr="00987A2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987A2A">
          <w:rPr>
            <w:rStyle w:val="Hyperlink"/>
          </w:rPr>
          <w:t>http://doi.org/10.1016/j.jclinepi.2020.03.026</w:t>
        </w:r>
      </w:hyperlink>
      <w:r w:rsidRPr="00987A2A">
        <w:t>.</w:t>
      </w:r>
    </w:p>
    <w:p w14:paraId="229220A8" w14:textId="4034ACF8" w:rsidR="00987A2A" w:rsidRPr="00987A2A" w:rsidRDefault="00987A2A" w:rsidP="00987A2A">
      <w:pPr>
        <w:pStyle w:val="EndNoteBibliography"/>
        <w:spacing w:after="0"/>
      </w:pPr>
      <w:r w:rsidRPr="00987A2A">
        <w:t xml:space="preserve">[31] Tierney JF, Vale C, Riley R, Smith CT, Stewart L, Clarke M, et al. Individual Participant Data (IPD) Meta-analyses of Randomised Controlled Trials: Guidance on Their Use. PLoS Med. 2015;12:e1001855. </w:t>
      </w:r>
      <w:hyperlink r:id="rId35" w:history="1">
        <w:r w:rsidRPr="00987A2A">
          <w:rPr>
            <w:rStyle w:val="Hyperlink"/>
          </w:rPr>
          <w:t>http://doi.org/10.1371/journal.pmed.1001855</w:t>
        </w:r>
      </w:hyperlink>
      <w:r w:rsidRPr="00987A2A">
        <w:t>.</w:t>
      </w:r>
    </w:p>
    <w:p w14:paraId="2ED173EB" w14:textId="19C97525" w:rsidR="00987A2A" w:rsidRPr="00987A2A" w:rsidRDefault="00987A2A" w:rsidP="00987A2A">
      <w:pPr>
        <w:pStyle w:val="EndNoteBibliography"/>
        <w:spacing w:after="0"/>
      </w:pPr>
      <w:r w:rsidRPr="00987A2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987A2A">
          <w:rPr>
            <w:rStyle w:val="Hyperlink"/>
          </w:rPr>
          <w:t>http://doi.org/10.1128/aac.00424-11</w:t>
        </w:r>
      </w:hyperlink>
      <w:r w:rsidRPr="00987A2A">
        <w:t>.</w:t>
      </w:r>
    </w:p>
    <w:p w14:paraId="635D0C3F" w14:textId="63A5F89D" w:rsidR="00987A2A" w:rsidRPr="00987A2A" w:rsidRDefault="00987A2A" w:rsidP="00987A2A">
      <w:pPr>
        <w:pStyle w:val="EndNoteBibliography"/>
        <w:spacing w:after="0"/>
      </w:pPr>
      <w:r w:rsidRPr="00987A2A">
        <w:t xml:space="preserve">[33] Aoyama T, Hirata K, Hirata R, Yamazaki H, Yamamoto Y, Hayashi H, et al. Population pharmacokinetics of fluconazole after administration of fosfluconazole and fluconazole in critically ill patients. J Clin Pharm Ther. 2012;37:356-63. </w:t>
      </w:r>
      <w:hyperlink r:id="rId37" w:history="1">
        <w:r w:rsidRPr="00987A2A">
          <w:rPr>
            <w:rStyle w:val="Hyperlink"/>
          </w:rPr>
          <w:t>http://doi.org/10.1111/j.1365-2710.2011.01297.x</w:t>
        </w:r>
      </w:hyperlink>
      <w:r w:rsidRPr="00987A2A">
        <w:t>.</w:t>
      </w:r>
    </w:p>
    <w:p w14:paraId="34E2C22D" w14:textId="5651090E" w:rsidR="00987A2A" w:rsidRPr="00987A2A" w:rsidRDefault="00987A2A" w:rsidP="00987A2A">
      <w:pPr>
        <w:pStyle w:val="EndNoteBibliography"/>
        <w:spacing w:after="0"/>
      </w:pPr>
      <w:r w:rsidRPr="00987A2A">
        <w:t xml:space="preserve">[34] Chen L, van Rhee KP, Wasmann RE, Krekels EHJ, Wiezer MJ, van Dongen EPA, et al. Total bodyweight and sex both drive pharmacokinetic variability of fluconazole in obese adults. J Antimicrob Chemother. 2022;77:2217-26. </w:t>
      </w:r>
      <w:hyperlink r:id="rId38" w:history="1">
        <w:r w:rsidRPr="00987A2A">
          <w:rPr>
            <w:rStyle w:val="Hyperlink"/>
          </w:rPr>
          <w:t>http://doi.org/10.1093/jac/dkac160</w:t>
        </w:r>
      </w:hyperlink>
      <w:r w:rsidRPr="00987A2A">
        <w:t>.</w:t>
      </w:r>
    </w:p>
    <w:p w14:paraId="06E9CE68" w14:textId="4A677804" w:rsidR="00987A2A" w:rsidRPr="00987A2A" w:rsidRDefault="00987A2A" w:rsidP="00987A2A">
      <w:pPr>
        <w:pStyle w:val="EndNoteBibliography"/>
        <w:spacing w:after="0"/>
      </w:pPr>
      <w:r w:rsidRPr="00987A2A">
        <w:lastRenderedPageBreak/>
        <w:t xml:space="preserve">[35] Huang C-Y, Güiza F, De Vlieger G, Meyfroidt G. Daily fluctuations in kidney function in critically ill adults. Critical Care. 2022;26:347. </w:t>
      </w:r>
      <w:hyperlink r:id="rId39" w:history="1">
        <w:r w:rsidRPr="00987A2A">
          <w:rPr>
            <w:rStyle w:val="Hyperlink"/>
          </w:rPr>
          <w:t>http://doi.org/10.1186/s13054-022-04226-3</w:t>
        </w:r>
      </w:hyperlink>
      <w:r w:rsidRPr="00987A2A">
        <w:t>.</w:t>
      </w:r>
    </w:p>
    <w:p w14:paraId="51AC0E32" w14:textId="665734BD" w:rsidR="00987A2A" w:rsidRPr="00987A2A" w:rsidRDefault="00987A2A" w:rsidP="00987A2A">
      <w:pPr>
        <w:pStyle w:val="EndNoteBibliography"/>
        <w:spacing w:after="0"/>
      </w:pPr>
      <w:r w:rsidRPr="00987A2A">
        <w:t xml:space="preserve">[36] Johansson Å M, Karlsson MO. Comparison of methods for handling missing covariate data. Aaps j. 2013;15:1232-41. </w:t>
      </w:r>
      <w:hyperlink r:id="rId40" w:history="1">
        <w:r w:rsidRPr="00987A2A">
          <w:rPr>
            <w:rStyle w:val="Hyperlink"/>
          </w:rPr>
          <w:t>http://doi.org/10.1208/s12248-013-9526-y</w:t>
        </w:r>
      </w:hyperlink>
      <w:r w:rsidRPr="00987A2A">
        <w:t>.</w:t>
      </w:r>
    </w:p>
    <w:p w14:paraId="0031BA1E" w14:textId="1C3FFB92" w:rsidR="00987A2A" w:rsidRPr="00987A2A" w:rsidRDefault="00987A2A" w:rsidP="00987A2A">
      <w:pPr>
        <w:pStyle w:val="EndNoteBibliography"/>
        <w:spacing w:after="0"/>
      </w:pPr>
      <w:r w:rsidRPr="00987A2A">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1" w:history="1">
        <w:r w:rsidRPr="00987A2A">
          <w:rPr>
            <w:rStyle w:val="Hyperlink"/>
          </w:rPr>
          <w:t>http://doi.org/10.1128/aac.02019-20</w:t>
        </w:r>
      </w:hyperlink>
      <w:r w:rsidRPr="00987A2A">
        <w:t>.</w:t>
      </w:r>
    </w:p>
    <w:p w14:paraId="66ACE4D4" w14:textId="63B4BCEF" w:rsidR="00987A2A" w:rsidRPr="00987A2A" w:rsidRDefault="00987A2A" w:rsidP="00987A2A">
      <w:pPr>
        <w:pStyle w:val="EndNoteBibliography"/>
        <w:spacing w:after="0"/>
      </w:pPr>
      <w:r w:rsidRPr="00987A2A">
        <w:t xml:space="preserve">[38] Darnis S, Fareau N, Corallo CE, Poole S, Dooley MJ, Cheng AC. Estimation of body weight in hospitalized patients. QJM: An International Journal of Medicine. 2012;105:769-74. </w:t>
      </w:r>
      <w:hyperlink r:id="rId42" w:history="1">
        <w:r w:rsidRPr="00987A2A">
          <w:rPr>
            <w:rStyle w:val="Hyperlink"/>
          </w:rPr>
          <w:t>http://doi.org/10.1093/qjmed/hcs060</w:t>
        </w:r>
      </w:hyperlink>
      <w:r w:rsidRPr="00987A2A">
        <w:t>.</w:t>
      </w:r>
    </w:p>
    <w:p w14:paraId="688DF565" w14:textId="60CB3206" w:rsidR="00987A2A" w:rsidRPr="00987A2A" w:rsidRDefault="00987A2A" w:rsidP="00987A2A">
      <w:pPr>
        <w:pStyle w:val="EndNoteBibliography"/>
        <w:spacing w:after="0"/>
      </w:pPr>
      <w:r w:rsidRPr="00987A2A">
        <w:t xml:space="preserve">[39] van Wijk RC, Imperial MZ, Savic RM, Solans BP. Pharmacokinetic analysis across studies to drive knowledge-integration: A tutorial on individual patient data meta-analysis (IPDMA). CPT Pharmacometrics Syst Pharmacol. 2023;12:1187-200. </w:t>
      </w:r>
      <w:hyperlink r:id="rId43" w:history="1">
        <w:r w:rsidRPr="00987A2A">
          <w:rPr>
            <w:rStyle w:val="Hyperlink"/>
          </w:rPr>
          <w:t>http://doi.org/10.1002/psp4.13002</w:t>
        </w:r>
      </w:hyperlink>
      <w:r w:rsidRPr="00987A2A">
        <w:t>.</w:t>
      </w:r>
    </w:p>
    <w:p w14:paraId="48727B51" w14:textId="032A53AB" w:rsidR="00987A2A" w:rsidRPr="00987A2A" w:rsidDel="00987A2A" w:rsidRDefault="00987A2A" w:rsidP="00987A2A">
      <w:pPr>
        <w:pStyle w:val="EndNoteBibliography"/>
        <w:rPr>
          <w:del w:id="410" w:author="My Luong Vuong" w:date="2024-06-22T12:31:00Z"/>
        </w:rPr>
      </w:pPr>
      <w:r w:rsidRPr="00987A2A">
        <w:t xml:space="preserve">[40] Li L, Li X, Xia Y, Chu Y, Zhong H, Li J, et al. Recommendation of Antimicrobial Dosing Optimization During Continuous Renal Replacement Therapy. Front Pharmacol. 2020;11:786. </w:t>
      </w:r>
      <w:hyperlink r:id="rId44" w:history="1">
        <w:r w:rsidRPr="00987A2A">
          <w:rPr>
            <w:rStyle w:val="Hyperlink"/>
          </w:rPr>
          <w:t>http://doi.org/10.3389/fphar.2020.00786</w:t>
        </w:r>
      </w:hyperlink>
      <w:r w:rsidRPr="00987A2A">
        <w:t>.</w:t>
      </w:r>
    </w:p>
    <w:p w14:paraId="218B9AF3" w14:textId="4D68CC4D" w:rsidR="00A55057" w:rsidRPr="00845D5D" w:rsidDel="00416AA6" w:rsidRDefault="00221AE5">
      <w:pPr>
        <w:pStyle w:val="EndNoteBibliography"/>
        <w:rPr>
          <w:del w:id="411" w:author="My Luong Vuong" w:date="2024-06-20T21:33:00Z"/>
        </w:rPr>
        <w:pPrChange w:id="412" w:author="My Luong Vuong" w:date="2024-06-22T09:35:00Z">
          <w:pPr/>
        </w:pPrChange>
      </w:pPr>
      <w:r w:rsidRPr="00E03B11">
        <w:fldChar w:fldCharType="end"/>
      </w:r>
      <w:del w:id="413" w:author="My Luong Vuong" w:date="2024-06-20T21:33:00Z">
        <w:r w:rsidDel="00416AA6">
          <w:delText xml:space="preserve"> </w:delText>
        </w:r>
      </w:del>
    </w:p>
    <w:p w14:paraId="15B0E83B" w14:textId="395DE918" w:rsidR="00DB122C" w:rsidRPr="00E03B11" w:rsidDel="00416AA6" w:rsidRDefault="00DB122C">
      <w:pPr>
        <w:pStyle w:val="EndNoteBibliography"/>
        <w:rPr>
          <w:del w:id="414" w:author="My Luong Vuong" w:date="2024-06-20T21:33:00Z"/>
        </w:rPr>
        <w:pPrChange w:id="415" w:author="My Luong Vuong" w:date="2024-06-22T09:35:00Z">
          <w:pPr/>
        </w:pPrChange>
      </w:pPr>
    </w:p>
    <w:bookmarkEnd w:id="232"/>
    <w:p w14:paraId="1CAA5F78" w14:textId="4F1D4194" w:rsidR="00EE5777" w:rsidRPr="00E03B11" w:rsidRDefault="00EE5777">
      <w:pPr>
        <w:pStyle w:val="EndNoteBibliography"/>
        <w:pPrChange w:id="416" w:author="My Luong Vuong" w:date="2024-06-22T09:35:00Z">
          <w:pPr/>
        </w:pPrChange>
      </w:pPr>
    </w:p>
    <w:p w14:paraId="2AFC7A25" w14:textId="77777777" w:rsidR="00FF47EE" w:rsidRPr="00E03B11" w:rsidRDefault="00FF47EE" w:rsidP="00593CAA">
      <w:pPr>
        <w:sectPr w:rsidR="00FF47EE" w:rsidRPr="00E03B11" w:rsidSect="009B5FBB">
          <w:footerReference w:type="default" r:id="rId45"/>
          <w:type w:val="continuous"/>
          <w:pgSz w:w="11906" w:h="16838" w:code="9"/>
          <w:pgMar w:top="1440" w:right="1440" w:bottom="1440" w:left="1440" w:header="720" w:footer="720" w:gutter="0"/>
          <w:lnNumType w:countBy="1" w:restart="continuous"/>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146125"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417"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418">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419"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420" w:author="My Luong Vuong" w:date="2024-05-31T16:43:00Z">
              <w:r w:rsidRPr="00E13681" w:rsidDel="00966C2F">
                <w:rPr>
                  <w:sz w:val="18"/>
                  <w:szCs w:val="18"/>
                </w:rPr>
                <w:delText xml:space="preserve">Body </w:delText>
              </w:r>
            </w:del>
            <w:ins w:id="421"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422"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423"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424"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425"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426"/>
            <w:commentRangeStart w:id="427"/>
            <w:ins w:id="428" w:author="My Luong Vuong" w:date="2024-06-22T09:57:00Z">
              <w:r w:rsidRPr="00E13681">
                <w:rPr>
                  <w:sz w:val="18"/>
                  <w:szCs w:val="18"/>
                </w:rPr>
                <w:t>1600 mg q24h</w:t>
              </w:r>
              <w:commentRangeEnd w:id="426"/>
              <w:r>
                <w:rPr>
                  <w:rStyle w:val="CommentReference"/>
                </w:rPr>
                <w:commentReference w:id="426"/>
              </w:r>
              <w:commentRangeEnd w:id="427"/>
              <w:r>
                <w:rPr>
                  <w:rStyle w:val="CommentReference"/>
                </w:rPr>
                <w:commentReference w:id="427"/>
              </w:r>
            </w:ins>
            <w:del w:id="429"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430"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1"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30"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31"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47"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48"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49"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54"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55"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82"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83"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84"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95"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96"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97"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124"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125"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132"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133"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136"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37"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38"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145"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46"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151"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52"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153"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181"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182"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183"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234"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235"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236"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323"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330"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331"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340"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342" w:author="My Luong Vuong" w:date="2024-06-12T14:17:00Z" w:initials="MLV">
    <w:p w14:paraId="0E32D7D3" w14:textId="095CD2D7" w:rsidR="00F67BC5" w:rsidRDefault="00F67BC5" w:rsidP="00FD7DAC">
      <w:pPr>
        <w:pStyle w:val="CommentText"/>
        <w:jc w:val="left"/>
      </w:pPr>
      <w:r>
        <w:rPr>
          <w:rStyle w:val="CommentReference"/>
        </w:rPr>
        <w:annotationRef/>
      </w:r>
      <w:r>
        <w:rPr>
          <w:lang w:val="en-US"/>
        </w:rPr>
        <w:t>may</w:t>
      </w:r>
    </w:p>
  </w:comment>
  <w:comment w:id="407"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408"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409"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 w:id="426"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427"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D7F85B" w15:done="0"/>
  <w15:commentEx w15:paraId="5B74DA32" w15:paraIdParent="76D7F85B" w15:done="0"/>
  <w15:commentEx w15:paraId="1440EBB9" w15:done="0"/>
  <w15:commentEx w15:paraId="37992D29" w15:paraIdParent="1440EBB9"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08F92229" w15:done="0"/>
  <w15:commentEx w15:paraId="0BEC1AD1" w15:paraIdParent="08F92229" w15:done="0"/>
  <w15:commentEx w15:paraId="376C032E" w15:done="0"/>
  <w15:commentEx w15:paraId="09881146" w15:paraIdParent="376C032E" w15:done="0"/>
  <w15:commentEx w15:paraId="22D3F842" w15:done="0"/>
  <w15:commentEx w15:paraId="694E1622" w15:paraIdParent="22D3F842" w15:done="0"/>
  <w15:commentEx w15:paraId="298D0815" w15:paraIdParent="22D3F842"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57C16E87" w15:done="0"/>
  <w15:commentEx w15:paraId="1E8B0A34" w15:paraIdParent="57C16E87" w15:done="0"/>
  <w15:commentEx w15:paraId="42932369" w15:paraIdParent="57C16E87" w15:done="0"/>
  <w15:commentEx w15:paraId="58AB25C0" w15:done="0"/>
  <w15:commentEx w15:paraId="147EE0D8" w15:paraIdParent="58AB25C0" w15:done="0"/>
  <w15:commentEx w15:paraId="1EEE9B0C" w15:paraIdParent="58AB25C0" w15:done="0"/>
  <w15:commentEx w15:paraId="33463899" w15:done="1"/>
  <w15:commentEx w15:paraId="6D624A8D" w15:done="0"/>
  <w15:commentEx w15:paraId="10A3E7DF" w15:paraIdParent="6D624A8D" w15:done="0"/>
  <w15:commentEx w15:paraId="4F42975C" w15:done="1"/>
  <w15:commentEx w15:paraId="0E32D7D3" w15:done="1"/>
  <w15:commentEx w15:paraId="2AE06B8A" w15:done="1"/>
  <w15:commentEx w15:paraId="008B2A3C" w15:done="1"/>
  <w15:commentEx w15:paraId="1D996D24" w15:paraIdParent="008B2A3C" w15:done="1"/>
  <w15:commentEx w15:paraId="35034659" w15:done="0"/>
  <w15:commentEx w15:paraId="59AE9DB8" w15:paraIdParent="350346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16D834" w16cex:dateUtc="2024-06-14T12:54:00Z"/>
  <w16cex:commentExtensible w16cex:durableId="2A16DDC2" w16cex:dateUtc="2024-06-14T13:18: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16E787" w16cex:dateUtc="2024-06-14T14:00: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2A1ED36D" w16cex:dateUtc="2024-06-14T08:35:00Z"/>
  <w16cex:commentExtensible w16cex:durableId="2A16EC38" w16cex:dateUtc="2024-06-14T14:20:00Z"/>
  <w16cex:commentExtensible w16cex:durableId="2A16F40C" w16cex:dateUtc="2024-06-14T14:53:00Z"/>
  <w16cex:commentExtensible w16cex:durableId="59F98631" w16cex:dateUtc="2024-06-14T08:43:00Z"/>
  <w16cex:commentExtensible w16cex:durableId="2B0D498F" w16cex:dateUtc="2024-06-14T08:45:00Z"/>
  <w16cex:commentExtensible w16cex:durableId="2A16EC88" w16cex:dateUtc="2024-06-14T14:21:00Z"/>
  <w16cex:commentExtensible w16cex:durableId="2A142C48" w16cex:dateUtc="2024-06-12T12:16:00Z"/>
  <w16cex:commentExtensible w16cex:durableId="2A203239" w16cex:dateUtc="2024-06-21T15:09:00Z"/>
  <w16cex:commentExtensible w16cex:durableId="2A203256" w16cex:dateUtc="2024-06-21T15:09:00Z"/>
  <w16cex:commentExtensible w16cex:durableId="2A16F8E3" w16cex:dateUtc="2024-06-14T15:14:00Z"/>
  <w16cex:commentExtensible w16cex:durableId="2A142C61" w16cex:dateUtc="2024-06-12T12:17:00Z"/>
  <w16cex:commentExtensible w16cex:durableId="2A143409" w16cex:dateUtc="2024-06-12T12:49:00Z"/>
  <w16cex:commentExtensible w16cex:durableId="2A14333D" w16cex:dateUtc="2024-06-12T12:46:00Z"/>
  <w16cex:commentExtensible w16cex:durableId="2A14340E" w16cex:dateUtc="2024-06-12T12:49:00Z"/>
  <w16cex:commentExtensible w16cex:durableId="29C1636D" w16cex:dateUtc="2024-06-14T08:51:00Z"/>
  <w16cex:commentExtensible w16cex:durableId="2A16ED9E" w16cex:dateUtc="2024-06-14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D7F85B" w16cid:durableId="2A16D834"/>
  <w16cid:commentId w16cid:paraId="5B74DA32" w16cid:durableId="2A16DDC2"/>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298D0815" w16cid:durableId="2A16E787"/>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57C16E87" w16cid:durableId="2A1ED36D"/>
  <w16cid:commentId w16cid:paraId="1E8B0A34" w16cid:durableId="2A16EC38"/>
  <w16cid:commentId w16cid:paraId="42932369" w16cid:durableId="2A16F40C"/>
  <w16cid:commentId w16cid:paraId="58AB25C0" w16cid:durableId="59F98631"/>
  <w16cid:commentId w16cid:paraId="147EE0D8" w16cid:durableId="2B0D498F"/>
  <w16cid:commentId w16cid:paraId="1EEE9B0C" w16cid:durableId="2A16EC88"/>
  <w16cid:commentId w16cid:paraId="33463899" w16cid:durableId="2A142C48"/>
  <w16cid:commentId w16cid:paraId="6D624A8D" w16cid:durableId="2A203239"/>
  <w16cid:commentId w16cid:paraId="10A3E7DF" w16cid:durableId="2A203256"/>
  <w16cid:commentId w16cid:paraId="4F42975C" w16cid:durableId="2A16F8E3"/>
  <w16cid:commentId w16cid:paraId="0E32D7D3" w16cid:durableId="2A142C61"/>
  <w16cid:commentId w16cid:paraId="2AE06B8A" w16cid:durableId="2A143409"/>
  <w16cid:commentId w16cid:paraId="008B2A3C" w16cid:durableId="2A14333D"/>
  <w16cid:commentId w16cid:paraId="1D996D24" w16cid:durableId="2A14340E"/>
  <w16cid:commentId w16cid:paraId="35034659" w16cid:durableId="29C1636D"/>
  <w16cid:commentId w16cid:paraId="59AE9DB8" w16cid:durableId="2A16E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32C87" w14:textId="77777777" w:rsidR="00703D6B" w:rsidRDefault="00703D6B" w:rsidP="00593CAA">
      <w:r>
        <w:separator/>
      </w:r>
    </w:p>
    <w:p w14:paraId="7F502C27" w14:textId="77777777" w:rsidR="00703D6B" w:rsidRDefault="00703D6B"/>
  </w:endnote>
  <w:endnote w:type="continuationSeparator" w:id="0">
    <w:p w14:paraId="36E81878" w14:textId="77777777" w:rsidR="00703D6B" w:rsidRDefault="00703D6B" w:rsidP="00593CAA">
      <w:r>
        <w:continuationSeparator/>
      </w:r>
    </w:p>
    <w:p w14:paraId="00FF7396" w14:textId="77777777" w:rsidR="00703D6B" w:rsidRDefault="00703D6B"/>
  </w:endnote>
  <w:endnote w:type="continuationNotice" w:id="1">
    <w:p w14:paraId="5DD1D7BF" w14:textId="77777777" w:rsidR="00703D6B" w:rsidRDefault="00703D6B">
      <w:pPr>
        <w:spacing w:after="0" w:line="240" w:lineRule="auto"/>
      </w:pPr>
    </w:p>
    <w:p w14:paraId="564EAC47" w14:textId="77777777" w:rsidR="00703D6B" w:rsidRDefault="00703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7B618" w14:textId="77777777" w:rsidR="00703D6B" w:rsidRDefault="00703D6B" w:rsidP="00593CAA">
      <w:r>
        <w:separator/>
      </w:r>
    </w:p>
    <w:p w14:paraId="47519F52" w14:textId="77777777" w:rsidR="00703D6B" w:rsidRDefault="00703D6B"/>
  </w:footnote>
  <w:footnote w:type="continuationSeparator" w:id="0">
    <w:p w14:paraId="0E791C9D" w14:textId="77777777" w:rsidR="00703D6B" w:rsidRDefault="00703D6B" w:rsidP="00593CAA">
      <w:r>
        <w:continuationSeparator/>
      </w:r>
    </w:p>
    <w:p w14:paraId="574B7E56" w14:textId="77777777" w:rsidR="00703D6B" w:rsidRDefault="00703D6B"/>
  </w:footnote>
  <w:footnote w:type="continuationNotice" w:id="1">
    <w:p w14:paraId="10EB49F7" w14:textId="77777777" w:rsidR="00703D6B" w:rsidRDefault="00703D6B">
      <w:pPr>
        <w:spacing w:after="0" w:line="240" w:lineRule="auto"/>
      </w:pPr>
    </w:p>
    <w:p w14:paraId="2D8134A4" w14:textId="77777777" w:rsidR="00703D6B" w:rsidRDefault="00703D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rson w15:author="Jason Roberts">
    <w15:presenceInfo w15:providerId="AD" w15:userId="S::uqjrobe2@uq.edu.au::7f7aca20-af8b-4bf5-83a7-cf16f8acfaa1"/>
  </w15:person>
  <w15:person w15:author="Yves Debaveye">
    <w15:presenceInfo w15:providerId="AD" w15:userId="S::yves.debaveye@uzleuven.be::a24e2f1f-30a8-48a2-b782-e974ec595eda"/>
  </w15:person>
  <w15:person w15:author="Jan-Willem Alffenaar">
    <w15:presenceInfo w15:providerId="AD" w15:userId="S::johannes.alffenaar@sydney.edu.au::02f740e7-48e1-4de5-ac6a-b3751a759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record-ids&gt;&lt;/item&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522"/>
    <w:rsid w:val="00061C8B"/>
    <w:rsid w:val="00061E3A"/>
    <w:rsid w:val="00062123"/>
    <w:rsid w:val="0006232A"/>
    <w:rsid w:val="0006243B"/>
    <w:rsid w:val="000625FD"/>
    <w:rsid w:val="00062FBC"/>
    <w:rsid w:val="000633F7"/>
    <w:rsid w:val="000634D0"/>
    <w:rsid w:val="00063E85"/>
    <w:rsid w:val="000640FF"/>
    <w:rsid w:val="0006511A"/>
    <w:rsid w:val="000651A0"/>
    <w:rsid w:val="000657F0"/>
    <w:rsid w:val="00066020"/>
    <w:rsid w:val="00066555"/>
    <w:rsid w:val="00066A79"/>
    <w:rsid w:val="00066B6E"/>
    <w:rsid w:val="00066E5F"/>
    <w:rsid w:val="00066F25"/>
    <w:rsid w:val="000673C3"/>
    <w:rsid w:val="0006799D"/>
    <w:rsid w:val="00067A26"/>
    <w:rsid w:val="00067D63"/>
    <w:rsid w:val="00067FAE"/>
    <w:rsid w:val="00070081"/>
    <w:rsid w:val="00070472"/>
    <w:rsid w:val="00070854"/>
    <w:rsid w:val="00070C01"/>
    <w:rsid w:val="000715BB"/>
    <w:rsid w:val="00071E5C"/>
    <w:rsid w:val="00071E8D"/>
    <w:rsid w:val="00074279"/>
    <w:rsid w:val="000744EF"/>
    <w:rsid w:val="00074506"/>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2D4"/>
    <w:rsid w:val="0008592A"/>
    <w:rsid w:val="00085ED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5E9E"/>
    <w:rsid w:val="00126433"/>
    <w:rsid w:val="001265E1"/>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605A"/>
    <w:rsid w:val="00166575"/>
    <w:rsid w:val="001673BF"/>
    <w:rsid w:val="001675E0"/>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94"/>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69B"/>
    <w:rsid w:val="001B6003"/>
    <w:rsid w:val="001B6E2B"/>
    <w:rsid w:val="001B6F79"/>
    <w:rsid w:val="001B732E"/>
    <w:rsid w:val="001B7553"/>
    <w:rsid w:val="001B767E"/>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412"/>
    <w:rsid w:val="001C582D"/>
    <w:rsid w:val="001C6163"/>
    <w:rsid w:val="001C6240"/>
    <w:rsid w:val="001C6687"/>
    <w:rsid w:val="001C6F2C"/>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06C"/>
    <w:rsid w:val="001E01E1"/>
    <w:rsid w:val="001E0968"/>
    <w:rsid w:val="001E0DFB"/>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443"/>
    <w:rsid w:val="001F2969"/>
    <w:rsid w:val="001F3050"/>
    <w:rsid w:val="001F334C"/>
    <w:rsid w:val="001F3790"/>
    <w:rsid w:val="001F3792"/>
    <w:rsid w:val="001F39CA"/>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00"/>
    <w:rsid w:val="00201561"/>
    <w:rsid w:val="002017A4"/>
    <w:rsid w:val="0020197E"/>
    <w:rsid w:val="00201AF2"/>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6"/>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6FFF"/>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7A9"/>
    <w:rsid w:val="003517DF"/>
    <w:rsid w:val="003517F1"/>
    <w:rsid w:val="00351A44"/>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DA6"/>
    <w:rsid w:val="00394E23"/>
    <w:rsid w:val="003954E1"/>
    <w:rsid w:val="00395A2C"/>
    <w:rsid w:val="00395BC0"/>
    <w:rsid w:val="00395D4A"/>
    <w:rsid w:val="0039626A"/>
    <w:rsid w:val="003963CA"/>
    <w:rsid w:val="003964ED"/>
    <w:rsid w:val="0039666F"/>
    <w:rsid w:val="00396716"/>
    <w:rsid w:val="00396EB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8AE"/>
    <w:rsid w:val="003A43DA"/>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2A28"/>
    <w:rsid w:val="003D3F81"/>
    <w:rsid w:val="003D44C4"/>
    <w:rsid w:val="003D4B0F"/>
    <w:rsid w:val="003D4C90"/>
    <w:rsid w:val="003D4E3F"/>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31FB"/>
    <w:rsid w:val="003E3831"/>
    <w:rsid w:val="003E400E"/>
    <w:rsid w:val="003E42FC"/>
    <w:rsid w:val="003E4D29"/>
    <w:rsid w:val="003E4E7D"/>
    <w:rsid w:val="003E502A"/>
    <w:rsid w:val="003E54AF"/>
    <w:rsid w:val="003E595D"/>
    <w:rsid w:val="003E6BEA"/>
    <w:rsid w:val="003E6D6E"/>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C5C"/>
    <w:rsid w:val="00407DBC"/>
    <w:rsid w:val="00407F24"/>
    <w:rsid w:val="004102EF"/>
    <w:rsid w:val="0041079A"/>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71"/>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2E39"/>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0CD4"/>
    <w:rsid w:val="004D13D6"/>
    <w:rsid w:val="004D19C3"/>
    <w:rsid w:val="004D1AAC"/>
    <w:rsid w:val="004D1EAA"/>
    <w:rsid w:val="004D1F50"/>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8E4"/>
    <w:rsid w:val="00515A09"/>
    <w:rsid w:val="00515B54"/>
    <w:rsid w:val="00515E8D"/>
    <w:rsid w:val="00515F3B"/>
    <w:rsid w:val="00516025"/>
    <w:rsid w:val="00516B4D"/>
    <w:rsid w:val="00516B69"/>
    <w:rsid w:val="005170F2"/>
    <w:rsid w:val="00517191"/>
    <w:rsid w:val="005178B4"/>
    <w:rsid w:val="00517906"/>
    <w:rsid w:val="00517A54"/>
    <w:rsid w:val="00517A6D"/>
    <w:rsid w:val="00517C91"/>
    <w:rsid w:val="00517D98"/>
    <w:rsid w:val="00520169"/>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675C"/>
    <w:rsid w:val="005269D9"/>
    <w:rsid w:val="005270BF"/>
    <w:rsid w:val="0052771C"/>
    <w:rsid w:val="005319A8"/>
    <w:rsid w:val="005321F0"/>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1FA"/>
    <w:rsid w:val="00577C72"/>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7A7"/>
    <w:rsid w:val="005B2866"/>
    <w:rsid w:val="005B2AEB"/>
    <w:rsid w:val="005B2C62"/>
    <w:rsid w:val="005B2ED7"/>
    <w:rsid w:val="005B381D"/>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B41"/>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280C"/>
    <w:rsid w:val="00692897"/>
    <w:rsid w:val="00692D9D"/>
    <w:rsid w:val="00693795"/>
    <w:rsid w:val="006938AA"/>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056"/>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D6B"/>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1F14"/>
    <w:rsid w:val="007128FB"/>
    <w:rsid w:val="007132A7"/>
    <w:rsid w:val="00713366"/>
    <w:rsid w:val="00713419"/>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851"/>
    <w:rsid w:val="00755044"/>
    <w:rsid w:val="00755816"/>
    <w:rsid w:val="00755955"/>
    <w:rsid w:val="007559CA"/>
    <w:rsid w:val="00755C62"/>
    <w:rsid w:val="00755D19"/>
    <w:rsid w:val="00755FCD"/>
    <w:rsid w:val="007561C7"/>
    <w:rsid w:val="00756340"/>
    <w:rsid w:val="00756421"/>
    <w:rsid w:val="00756530"/>
    <w:rsid w:val="00756CC4"/>
    <w:rsid w:val="00757179"/>
    <w:rsid w:val="0075746B"/>
    <w:rsid w:val="00757541"/>
    <w:rsid w:val="00757CE0"/>
    <w:rsid w:val="00760D58"/>
    <w:rsid w:val="00761494"/>
    <w:rsid w:val="0076151A"/>
    <w:rsid w:val="00761E00"/>
    <w:rsid w:val="00762059"/>
    <w:rsid w:val="00762255"/>
    <w:rsid w:val="007625FA"/>
    <w:rsid w:val="007626DD"/>
    <w:rsid w:val="00762A62"/>
    <w:rsid w:val="00762D75"/>
    <w:rsid w:val="00762F8B"/>
    <w:rsid w:val="0076334E"/>
    <w:rsid w:val="007644CC"/>
    <w:rsid w:val="0076457F"/>
    <w:rsid w:val="00764B21"/>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AEF"/>
    <w:rsid w:val="00776AF7"/>
    <w:rsid w:val="00776F41"/>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2DC7"/>
    <w:rsid w:val="00784094"/>
    <w:rsid w:val="007844A0"/>
    <w:rsid w:val="007846B1"/>
    <w:rsid w:val="007851F3"/>
    <w:rsid w:val="00785326"/>
    <w:rsid w:val="00785566"/>
    <w:rsid w:val="0078562A"/>
    <w:rsid w:val="0078577B"/>
    <w:rsid w:val="00786099"/>
    <w:rsid w:val="007865EC"/>
    <w:rsid w:val="0078667C"/>
    <w:rsid w:val="007867FF"/>
    <w:rsid w:val="00787267"/>
    <w:rsid w:val="00787289"/>
    <w:rsid w:val="0078729F"/>
    <w:rsid w:val="00787820"/>
    <w:rsid w:val="007879AA"/>
    <w:rsid w:val="00787CCB"/>
    <w:rsid w:val="00790105"/>
    <w:rsid w:val="007904CD"/>
    <w:rsid w:val="00790727"/>
    <w:rsid w:val="0079098D"/>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897"/>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642"/>
    <w:rsid w:val="008506C5"/>
    <w:rsid w:val="008507A4"/>
    <w:rsid w:val="0085080E"/>
    <w:rsid w:val="0085139C"/>
    <w:rsid w:val="00851815"/>
    <w:rsid w:val="00851BDA"/>
    <w:rsid w:val="0085254B"/>
    <w:rsid w:val="00852EA8"/>
    <w:rsid w:val="00852FDA"/>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E63"/>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B87"/>
    <w:rsid w:val="008F4CF4"/>
    <w:rsid w:val="008F52BC"/>
    <w:rsid w:val="008F5796"/>
    <w:rsid w:val="008F5950"/>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20"/>
    <w:rsid w:val="0098485D"/>
    <w:rsid w:val="00984C64"/>
    <w:rsid w:val="00984EA0"/>
    <w:rsid w:val="00985343"/>
    <w:rsid w:val="00985D3D"/>
    <w:rsid w:val="00985DA7"/>
    <w:rsid w:val="00986B05"/>
    <w:rsid w:val="00986B76"/>
    <w:rsid w:val="00986C1F"/>
    <w:rsid w:val="00986C44"/>
    <w:rsid w:val="00986DA9"/>
    <w:rsid w:val="00986E1A"/>
    <w:rsid w:val="0098748A"/>
    <w:rsid w:val="00987A2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EFA"/>
    <w:rsid w:val="009975FB"/>
    <w:rsid w:val="00997855"/>
    <w:rsid w:val="009978DF"/>
    <w:rsid w:val="00997A68"/>
    <w:rsid w:val="00997C35"/>
    <w:rsid w:val="00997D3C"/>
    <w:rsid w:val="009A0989"/>
    <w:rsid w:val="009A0B30"/>
    <w:rsid w:val="009A0BB4"/>
    <w:rsid w:val="009A0CEE"/>
    <w:rsid w:val="009A0DC0"/>
    <w:rsid w:val="009A14C6"/>
    <w:rsid w:val="009A1AA6"/>
    <w:rsid w:val="009A1B2C"/>
    <w:rsid w:val="009A2320"/>
    <w:rsid w:val="009A24FE"/>
    <w:rsid w:val="009A2901"/>
    <w:rsid w:val="009A2A51"/>
    <w:rsid w:val="009A2CF7"/>
    <w:rsid w:val="009A2D26"/>
    <w:rsid w:val="009A35FE"/>
    <w:rsid w:val="009A3828"/>
    <w:rsid w:val="009A42B3"/>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8FB"/>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E5C"/>
    <w:rsid w:val="00A5309A"/>
    <w:rsid w:val="00A5341C"/>
    <w:rsid w:val="00A538AE"/>
    <w:rsid w:val="00A546B1"/>
    <w:rsid w:val="00A54E02"/>
    <w:rsid w:val="00A54E66"/>
    <w:rsid w:val="00A55057"/>
    <w:rsid w:val="00A55242"/>
    <w:rsid w:val="00A55698"/>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938"/>
    <w:rsid w:val="00A61B46"/>
    <w:rsid w:val="00A61FDC"/>
    <w:rsid w:val="00A623BA"/>
    <w:rsid w:val="00A62A71"/>
    <w:rsid w:val="00A63052"/>
    <w:rsid w:val="00A63383"/>
    <w:rsid w:val="00A63397"/>
    <w:rsid w:val="00A635EF"/>
    <w:rsid w:val="00A63D43"/>
    <w:rsid w:val="00A63ECD"/>
    <w:rsid w:val="00A643D8"/>
    <w:rsid w:val="00A6467E"/>
    <w:rsid w:val="00A64683"/>
    <w:rsid w:val="00A64A64"/>
    <w:rsid w:val="00A64B62"/>
    <w:rsid w:val="00A6534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8A6"/>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B58"/>
    <w:rsid w:val="00BB7FA2"/>
    <w:rsid w:val="00BC081B"/>
    <w:rsid w:val="00BC0883"/>
    <w:rsid w:val="00BC0A08"/>
    <w:rsid w:val="00BC0CDA"/>
    <w:rsid w:val="00BC0DAD"/>
    <w:rsid w:val="00BC11E8"/>
    <w:rsid w:val="00BC1228"/>
    <w:rsid w:val="00BC196C"/>
    <w:rsid w:val="00BC1B5E"/>
    <w:rsid w:val="00BC1EF4"/>
    <w:rsid w:val="00BC2406"/>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E95"/>
    <w:rsid w:val="00BD703C"/>
    <w:rsid w:val="00BD71CF"/>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643"/>
    <w:rsid w:val="00C417B2"/>
    <w:rsid w:val="00C419C2"/>
    <w:rsid w:val="00C41A21"/>
    <w:rsid w:val="00C41D31"/>
    <w:rsid w:val="00C41D5E"/>
    <w:rsid w:val="00C41F1F"/>
    <w:rsid w:val="00C4212B"/>
    <w:rsid w:val="00C430DA"/>
    <w:rsid w:val="00C43796"/>
    <w:rsid w:val="00C438A5"/>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819"/>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36BE"/>
    <w:rsid w:val="00CB42C9"/>
    <w:rsid w:val="00CB4677"/>
    <w:rsid w:val="00CB50CB"/>
    <w:rsid w:val="00CB514F"/>
    <w:rsid w:val="00CB5159"/>
    <w:rsid w:val="00CB538F"/>
    <w:rsid w:val="00CB5517"/>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02F"/>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566"/>
    <w:rsid w:val="00D07CB5"/>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9A3"/>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AC8"/>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57C5A"/>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44"/>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5D94"/>
    <w:rsid w:val="00E961AD"/>
    <w:rsid w:val="00E963A4"/>
    <w:rsid w:val="00E9651D"/>
    <w:rsid w:val="00E966A1"/>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BD5"/>
    <w:rsid w:val="00EF7E82"/>
    <w:rsid w:val="00F0040A"/>
    <w:rsid w:val="00F00411"/>
    <w:rsid w:val="00F00A01"/>
    <w:rsid w:val="00F00B6D"/>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8FB"/>
    <w:rsid w:val="00F21F5D"/>
    <w:rsid w:val="00F22274"/>
    <w:rsid w:val="00F224C3"/>
    <w:rsid w:val="00F225A3"/>
    <w:rsid w:val="00F226A8"/>
    <w:rsid w:val="00F2280D"/>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11F"/>
    <w:rsid w:val="00FC2661"/>
    <w:rsid w:val="00FC3327"/>
    <w:rsid w:val="00FC3A49"/>
    <w:rsid w:val="00FC43CB"/>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1093/cid/civ933" TargetMode="External"/><Relationship Id="rId26" Type="http://schemas.openxmlformats.org/officeDocument/2006/relationships/hyperlink" Target="http://doi.org/10.1023/a:1011970125687"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1093/qjmed/hcs060" TargetMode="External"/><Relationship Id="rId47" Type="http://schemas.openxmlformats.org/officeDocument/2006/relationships/image" Target="media/image2.svg"/><Relationship Id="rId50" Type="http://schemas.openxmlformats.org/officeDocument/2006/relationships/image" Target="media/image5.png"/><Relationship Id="rId55" Type="http://schemas.openxmlformats.org/officeDocument/2006/relationships/image" Target="media/image10.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186/s13054-019-2497-3"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111/j.1365-2710.2011.01297.x" TargetMode="External"/><Relationship Id="rId40" Type="http://schemas.openxmlformats.org/officeDocument/2006/relationships/hyperlink" Target="http://doi.org/10.1208/s12248-013-9526-y" TargetMode="External"/><Relationship Id="rId45" Type="http://schemas.openxmlformats.org/officeDocument/2006/relationships/footer" Target="footer1.xml"/><Relationship Id="rId53" Type="http://schemas.openxmlformats.org/officeDocument/2006/relationships/image" Target="media/image8.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doi.org/10.2147/ceor.S91587"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11/1469-0691.12039" TargetMode="External"/><Relationship Id="rId22" Type="http://schemas.openxmlformats.org/officeDocument/2006/relationships/hyperlink" Target="http://doi.org/10.1128/aac.01554-20" TargetMode="External"/><Relationship Id="rId27" Type="http://schemas.openxmlformats.org/officeDocument/2006/relationships/hyperlink" Target="http://doi.org/10.1152/ajprenal.1984.247.4.F632"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hyperlink" Target="http://doi.org/10.1002/psp4.13002" TargetMode="External"/><Relationship Id="rId48" Type="http://schemas.openxmlformats.org/officeDocument/2006/relationships/image" Target="media/image3.png"/><Relationship Id="rId56" Type="http://schemas.openxmlformats.org/officeDocument/2006/relationships/image" Target="media/image11.png"/><Relationship Id="rId8" Type="http://schemas.openxmlformats.org/officeDocument/2006/relationships/comments" Target="comments.xml"/><Relationship Id="rId51" Type="http://schemas.openxmlformats.org/officeDocument/2006/relationships/image" Target="media/image6.sv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07/s11739-017-1783-9" TargetMode="External"/><Relationship Id="rId25" Type="http://schemas.openxmlformats.org/officeDocument/2006/relationships/hyperlink" Target="http://doi.org/10.1038/psp.2013.14"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093/jac/dkac160" TargetMode="External"/><Relationship Id="rId46" Type="http://schemas.openxmlformats.org/officeDocument/2006/relationships/image" Target="media/image1.png"/><Relationship Id="rId59" Type="http://schemas.microsoft.com/office/2011/relationships/people" Target="people.xml"/><Relationship Id="rId20" Type="http://schemas.openxmlformats.org/officeDocument/2006/relationships/hyperlink" Target="http://doi.org/https://doi.org/10.1016/0002-9343(94)90141-4" TargetMode="External"/><Relationship Id="rId41" Type="http://schemas.openxmlformats.org/officeDocument/2006/relationships/hyperlink" Target="http://doi.org/10.1128/aac.02019-20" TargetMode="Externa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613-020-00755-8" TargetMode="External"/><Relationship Id="rId23" Type="http://schemas.openxmlformats.org/officeDocument/2006/relationships/hyperlink" Target="http://doi.org/10.1128/aac.00984-20" TargetMode="External"/><Relationship Id="rId28" Type="http://schemas.openxmlformats.org/officeDocument/2006/relationships/hyperlink" Target="http://doi.org/10.1002/cpt.2489" TargetMode="External"/><Relationship Id="rId36" Type="http://schemas.openxmlformats.org/officeDocument/2006/relationships/hyperlink" Target="http://doi.org/10.1128/aac.00424-11" TargetMode="External"/><Relationship Id="rId49" Type="http://schemas.openxmlformats.org/officeDocument/2006/relationships/image" Target="media/image4.svg"/><Relationship Id="rId57" Type="http://schemas.openxmlformats.org/officeDocument/2006/relationships/image" Target="media/image12.svg"/><Relationship Id="rId10" Type="http://schemas.microsoft.com/office/2016/09/relationships/commentsIds" Target="commentsIds.xml"/><Relationship Id="rId31" Type="http://schemas.openxmlformats.org/officeDocument/2006/relationships/hyperlink" Target="http://doi.org/10.1093/ndt/gfi284" TargetMode="External"/><Relationship Id="rId44" Type="http://schemas.openxmlformats.org/officeDocument/2006/relationships/hyperlink" Target="http://doi.org/10.3389/fphar.2020.00786" TargetMode="External"/><Relationship Id="rId52" Type="http://schemas.openxmlformats.org/officeDocument/2006/relationships/image" Target="media/image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19586</Words>
  <Characters>80307</Characters>
  <Application>Microsoft Office Word</Application>
  <DocSecurity>0</DocSecurity>
  <Lines>13384</Lines>
  <Paragraphs>11099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88794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21</cp:revision>
  <dcterms:created xsi:type="dcterms:W3CDTF">2024-06-22T10:23:00Z</dcterms:created>
  <dcterms:modified xsi:type="dcterms:W3CDTF">2024-08-02T08:58:00Z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