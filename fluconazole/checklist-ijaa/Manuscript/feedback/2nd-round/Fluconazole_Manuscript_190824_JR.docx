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A594CFB" w:rsidR="00596EC9" w:rsidRPr="00593CAA" w:rsidRDefault="00596EC9" w:rsidP="004E58AA">
      <w:pPr>
        <w:pStyle w:val="Title"/>
      </w:pPr>
      <w:commentRangeStart w:id="0"/>
      <w:commentRangeStart w:id="1"/>
      <w:del w:id="2" w:author="My Luong Vuong" w:date="2024-08-19T14:44:00Z">
        <w:r w:rsidRPr="00593CAA" w:rsidDel="00AC6D6C">
          <w:delText>Model</w:delText>
        </w:r>
        <w:r w:rsidR="00D63A4A" w:rsidRPr="00593CAA" w:rsidDel="00AC6D6C">
          <w:delText>-</w:delText>
        </w:r>
        <w:r w:rsidR="004E58AA" w:rsidDel="00AC6D6C">
          <w:delText>i</w:delText>
        </w:r>
        <w:r w:rsidR="00D63A4A" w:rsidRPr="00593CAA" w:rsidDel="00AC6D6C">
          <w:delText xml:space="preserve">nformed </w:delText>
        </w:r>
        <w:r w:rsidR="004E58AA" w:rsidDel="00AC6D6C">
          <w:delText>i</w:delText>
        </w:r>
        <w:r w:rsidR="00D63A4A" w:rsidRPr="00593CAA" w:rsidDel="00AC6D6C">
          <w:delText xml:space="preserve">dentification </w:delText>
        </w:r>
        <w:r w:rsidR="00D63A4A" w:rsidRPr="005006F4" w:rsidDel="00AC6D6C">
          <w:delText>o</w:delText>
        </w:r>
        <w:r w:rsidR="00D63A4A" w:rsidRPr="00593CAA" w:rsidDel="00AC6D6C">
          <w:delText>f a</w:delText>
        </w:r>
        <w:r w:rsidR="00C678AF" w:rsidDel="00AC6D6C">
          <w:delText>n</w:delText>
        </w:r>
        <w:r w:rsidR="00D63A4A" w:rsidRPr="00593CAA" w:rsidDel="00AC6D6C">
          <w:delText xml:space="preserve"> </w:delText>
        </w:r>
        <w:r w:rsidR="00C678AF" w:rsidDel="00AC6D6C">
          <w:delText>optimised</w:delText>
        </w:r>
        <w:r w:rsidR="00D63A4A" w:rsidRPr="00593CAA" w:rsidDel="00AC6D6C">
          <w:delText xml:space="preserve"> </w:delText>
        </w:r>
        <w:r w:rsidR="004E58AA" w:rsidDel="00AC6D6C">
          <w:delText>f</w:delText>
        </w:r>
        <w:r w:rsidR="00D63A4A" w:rsidRPr="00593CAA" w:rsidDel="00AC6D6C">
          <w:delText xml:space="preserve">luconazole </w:delText>
        </w:r>
        <w:r w:rsidR="004E58AA" w:rsidDel="00AC6D6C">
          <w:delText>d</w:delText>
        </w:r>
        <w:r w:rsidR="00D63A4A" w:rsidRPr="00593CAA" w:rsidDel="00AC6D6C">
          <w:delText xml:space="preserve">osing </w:delText>
        </w:r>
        <w:r w:rsidR="004E58AA" w:rsidDel="00AC6D6C">
          <w:delText>s</w:delText>
        </w:r>
        <w:r w:rsidR="00D63A4A" w:rsidRPr="00593CAA" w:rsidDel="00AC6D6C">
          <w:delText>trategy</w:delText>
        </w:r>
      </w:del>
      <w:ins w:id="3" w:author="My Luong Vuong" w:date="2024-08-19T14:44:00Z">
        <w:r w:rsidR="00AC6D6C">
          <w:t>A fluconazole population pharmacokinetics study</w:t>
        </w:r>
      </w:ins>
      <w:ins w:id="4" w:author="My Luong Vuong" w:date="2024-08-19T14:45:00Z">
        <w:r w:rsidR="00AC6D6C">
          <w:t xml:space="preserve"> to improve </w:t>
        </w:r>
      </w:ins>
      <w:del w:id="5" w:author="My Luong Vuong" w:date="2024-08-19T14:45:00Z">
        <w:r w:rsidR="00D63A4A" w:rsidRPr="00593CAA" w:rsidDel="00AC6D6C">
          <w:delText xml:space="preserve"> </w:delText>
        </w:r>
        <w:r w:rsidR="004E58AA" w:rsidDel="00AC6D6C">
          <w:delText>f</w:delText>
        </w:r>
        <w:r w:rsidR="00D63A4A" w:rsidRPr="00593CAA" w:rsidDel="00AC6D6C">
          <w:delText xml:space="preserve">or </w:delText>
        </w:r>
        <w:r w:rsidR="004E58AA" w:rsidDel="00AC6D6C">
          <w:delText>i</w:delText>
        </w:r>
        <w:r w:rsidR="00D63A4A" w:rsidRPr="00593CAA" w:rsidDel="00AC6D6C">
          <w:delText xml:space="preserve">mproved </w:delText>
        </w:r>
      </w:del>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0"/>
      <w:r w:rsidR="00C60E27">
        <w:rPr>
          <w:rStyle w:val="CommentReference"/>
          <w:b w:val="0"/>
          <w:bCs w:val="0"/>
        </w:rPr>
        <w:commentReference w:id="0"/>
      </w:r>
      <w:commentRangeEnd w:id="1"/>
      <w:r w:rsidR="00A959E0">
        <w:rPr>
          <w:rStyle w:val="CommentReference"/>
          <w:b w:val="0"/>
          <w:bCs w:val="0"/>
        </w:rPr>
        <w:commentReference w:id="1"/>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ins w:id="6" w:author="My Luong Vuong" w:date="2024-07-10T10:30:00Z">
        <w:r w:rsidR="00616C02" w:rsidRPr="00494DCF">
          <w:rPr>
            <w:vertAlign w:val="superscript"/>
          </w:rPr>
          <w:t>,</w:t>
        </w:r>
      </w:ins>
      <w:r w:rsidR="009523F9">
        <w:rPr>
          <w:vertAlign w:val="superscript"/>
        </w:rPr>
        <w:t>e</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ECA044E"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7" w:name="_Hlk152339168"/>
      <w:r w:rsidR="00CD2DBC" w:rsidRPr="00494DCF">
        <w:rPr>
          <w:sz w:val="20"/>
          <w:szCs w:val="20"/>
        </w:rPr>
        <w:t>Australia</w:t>
      </w:r>
      <w:bookmarkEnd w:id="7"/>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p>
    <w:p w14:paraId="4053A40E" w14:textId="3888327F" w:rsidR="00BC0A08" w:rsidRDefault="00C07E95" w:rsidP="00BC0A08">
      <w:pPr>
        <w:spacing w:after="0" w:line="276" w:lineRule="auto"/>
        <w:jc w:val="left"/>
        <w:rPr>
          <w:sz w:val="20"/>
          <w:szCs w:val="20"/>
        </w:rPr>
      </w:pPr>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p>
    <w:p w14:paraId="2798C0AC" w14:textId="27142F41"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r w:rsidR="00616C02">
        <w:rPr>
          <w:sz w:val="20"/>
          <w:szCs w:val="20"/>
          <w:vertAlign w:val="superscript"/>
        </w:rPr>
        <w:t>v</w:t>
      </w:r>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4C65A176" w:rsidR="003841C3" w:rsidRDefault="003841C3" w:rsidP="009B5FBB">
      <w:pPr>
        <w:spacing w:after="0" w:line="276" w:lineRule="auto"/>
        <w:jc w:val="left"/>
        <w:rPr>
          <w:sz w:val="20"/>
          <w:szCs w:val="20"/>
        </w:rPr>
      </w:pPr>
      <w:r w:rsidRPr="005372BE">
        <w:rPr>
          <w:sz w:val="20"/>
          <w:szCs w:val="20"/>
          <w:vertAlign w:val="superscript"/>
        </w:rPr>
        <w:t>1</w:t>
      </w:r>
      <w:r>
        <w:rPr>
          <w:sz w:val="20"/>
          <w:szCs w:val="20"/>
        </w:rPr>
        <w:t xml:space="preserve"> </w:t>
      </w:r>
      <w:r w:rsidR="00EE5621" w:rsidRPr="00EE5621">
        <w:rPr>
          <w:sz w:val="20"/>
          <w:szCs w:val="20"/>
        </w:rPr>
        <w:t>Gilead Sciences</w:t>
      </w:r>
      <w:r w:rsidR="00EE5621">
        <w:rPr>
          <w:sz w:val="20"/>
          <w:szCs w:val="20"/>
        </w:rPr>
        <w:t>,</w:t>
      </w:r>
      <w:r w:rsidR="00EE5621" w:rsidRPr="00EE5621">
        <w:rPr>
          <w:sz w:val="20"/>
          <w:szCs w:val="20"/>
        </w:rPr>
        <w:t xml:space="preserve"> </w:t>
      </w:r>
      <w:r>
        <w:rPr>
          <w:sz w:val="20"/>
          <w:szCs w:val="20"/>
        </w:rPr>
        <w:t>Am</w:t>
      </w:r>
      <w:r w:rsidR="00441710">
        <w:rPr>
          <w:sz w:val="20"/>
          <w:szCs w:val="20"/>
        </w:rPr>
        <w:t>st</w:t>
      </w:r>
      <w:r>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rsidP="00B256D9">
      <w:r w:rsidRPr="00B256D9">
        <w:rPr>
          <w:vertAlign w:val="superscript"/>
        </w:rPr>
        <w:lastRenderedPageBreak/>
        <w:t>†</w:t>
      </w:r>
      <w:r w:rsidRPr="00E03B11">
        <w:t xml:space="preserve">Shared co-first authorship, </w:t>
      </w:r>
      <w:r w:rsidRPr="00B256D9">
        <w:rPr>
          <w:vertAlign w:val="superscript"/>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bCs/>
        </w:rPr>
      </w:pPr>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p>
    <w:p w14:paraId="1451A338" w14:textId="335EBCC4" w:rsidR="000C6FDC" w:rsidRDefault="000C6FDC" w:rsidP="00944CA1">
      <w:pPr>
        <w:spacing w:after="0" w:line="480" w:lineRule="auto"/>
        <w:ind w:left="1440" w:firstLine="720"/>
        <w:rPr>
          <w:bCs/>
        </w:rPr>
      </w:pPr>
      <w:r w:rsidRPr="009A3DB4">
        <w:rPr>
          <w:bCs/>
        </w:rPr>
        <w:t>OK: 0000-0001-5708-9497</w:t>
      </w:r>
    </w:p>
    <w:p w14:paraId="4C14FCBC" w14:textId="2FEF74C9" w:rsidR="00341EFF" w:rsidRDefault="00341EFF" w:rsidP="00944CA1">
      <w:pPr>
        <w:spacing w:after="0" w:line="480" w:lineRule="auto"/>
        <w:ind w:left="1440" w:firstLine="720"/>
        <w:rPr>
          <w:bCs/>
        </w:rPr>
      </w:pPr>
      <w:r>
        <w:rPr>
          <w:bCs/>
        </w:rPr>
        <w:t xml:space="preserve">RVD: </w:t>
      </w:r>
      <w:r w:rsidR="00FD721A" w:rsidRPr="00FD721A">
        <w:rPr>
          <w:bCs/>
        </w:rPr>
        <w:t>0000-0002-8353-2103</w:t>
      </w:r>
    </w:p>
    <w:p w14:paraId="6E056030" w14:textId="0E44A1FE" w:rsidR="00041875" w:rsidRDefault="00041875" w:rsidP="00944CA1">
      <w:pPr>
        <w:spacing w:after="0" w:line="480" w:lineRule="auto"/>
        <w:ind w:left="1440" w:firstLine="720"/>
        <w:rPr>
          <w:bCs/>
        </w:rPr>
      </w:pPr>
      <w:r>
        <w:rPr>
          <w:bCs/>
        </w:rPr>
        <w:t xml:space="preserve">JWA: </w:t>
      </w:r>
      <w:r w:rsidR="00061C8B" w:rsidRPr="00061C8B">
        <w:rPr>
          <w:bCs/>
        </w:rPr>
        <w:t>0000-0001-6703-0288</w:t>
      </w:r>
    </w:p>
    <w:p w14:paraId="0F7395D5" w14:textId="58E1BB07" w:rsidR="00523439" w:rsidRDefault="00610004" w:rsidP="00944CA1">
      <w:pPr>
        <w:spacing w:after="0" w:line="480" w:lineRule="auto"/>
        <w:ind w:left="1440" w:firstLine="720"/>
        <w:rPr>
          <w:bCs/>
        </w:rPr>
      </w:pPr>
      <w:r>
        <w:rPr>
          <w:bCs/>
        </w:rPr>
        <w:t xml:space="preserve">SLS: </w:t>
      </w:r>
      <w:r w:rsidR="00271148" w:rsidRPr="00271148">
        <w:rPr>
          <w:bCs/>
        </w:rPr>
        <w:t>0000-0002-2114-587X</w:t>
      </w:r>
    </w:p>
    <w:p w14:paraId="714318E4" w14:textId="6C68220C" w:rsidR="002C6ACD" w:rsidRDefault="002C6ACD" w:rsidP="00944CA1">
      <w:pPr>
        <w:spacing w:after="0" w:line="480" w:lineRule="auto"/>
        <w:ind w:left="1440" w:firstLine="720"/>
        <w:rPr>
          <w:bCs/>
        </w:rPr>
      </w:pPr>
      <w:r>
        <w:rPr>
          <w:bCs/>
        </w:rPr>
        <w:t xml:space="preserve">JAR: </w:t>
      </w:r>
      <w:r w:rsidR="004D2FEE" w:rsidRPr="004D2FEE">
        <w:rPr>
          <w:bCs/>
        </w:rPr>
        <w:t>0000-0001-6218-435X</w:t>
      </w:r>
    </w:p>
    <w:p w14:paraId="7EB0C189" w14:textId="77777777" w:rsidR="00AA099A" w:rsidRPr="002E6576" w:rsidRDefault="00AA099A" w:rsidP="00AA099A">
      <w:pPr>
        <w:ind w:left="2160"/>
        <w:rPr>
          <w:bCs/>
          <w:lang w:val="nl-BE"/>
        </w:rPr>
      </w:pPr>
      <w:r w:rsidRPr="002E6576">
        <w:rPr>
          <w:bCs/>
          <w:lang w:val="nl-BE"/>
        </w:rPr>
        <w:t>YD: 0000-0003-1784-8297</w:t>
      </w:r>
    </w:p>
    <w:p w14:paraId="118C4370" w14:textId="77777777" w:rsidR="00B31353" w:rsidRPr="002E6576" w:rsidRDefault="00B31353" w:rsidP="00B31353">
      <w:pPr>
        <w:ind w:left="2160"/>
        <w:rPr>
          <w:bCs/>
          <w:lang w:val="nl-BE"/>
        </w:rPr>
      </w:pPr>
      <w:r w:rsidRPr="002E6576">
        <w:rPr>
          <w:bCs/>
          <w:lang w:val="nl-BE"/>
        </w:rPr>
        <w:t>JW: 0000-0002-5983-3897</w:t>
      </w:r>
    </w:p>
    <w:p w14:paraId="1AEF641A" w14:textId="77777777" w:rsidR="000C6FDC" w:rsidRPr="002E6576" w:rsidRDefault="000C6FDC" w:rsidP="000C6FDC">
      <w:pPr>
        <w:ind w:left="2160"/>
        <w:rPr>
          <w:bCs/>
          <w:lang w:val="nl-BE"/>
        </w:rPr>
      </w:pPr>
      <w:r w:rsidRPr="002E6576">
        <w:rPr>
          <w:bCs/>
          <w:lang w:val="nl-BE"/>
        </w:rPr>
        <w:t>BM: 0000-0002-1501-3045</w:t>
      </w:r>
    </w:p>
    <w:p w14:paraId="41013479" w14:textId="560FDDF6" w:rsidR="00E67A44" w:rsidRPr="002E6576" w:rsidRDefault="00DE1090" w:rsidP="000C6FDC">
      <w:pPr>
        <w:ind w:left="2160"/>
        <w:rPr>
          <w:bCs/>
          <w:lang w:val="nl-BE"/>
        </w:rPr>
      </w:pPr>
      <w:r w:rsidRPr="002E6576">
        <w:rPr>
          <w:bCs/>
          <w:lang w:val="nl-BE"/>
        </w:rPr>
        <w:t xml:space="preserve">JMB: </w:t>
      </w:r>
      <w:r w:rsidR="00F0040A" w:rsidRPr="002E6576">
        <w:rPr>
          <w:bCs/>
          <w:lang w:val="nl-BE"/>
        </w:rPr>
        <w:t>0009-0006-5957-7244</w:t>
      </w:r>
    </w:p>
    <w:p w14:paraId="6F5CBE33" w14:textId="3A142A18" w:rsidR="008B31D1" w:rsidRPr="002E6576" w:rsidRDefault="008B31D1" w:rsidP="000C6FDC">
      <w:pPr>
        <w:ind w:left="2160"/>
        <w:rPr>
          <w:bCs/>
          <w:lang w:val="nl-BE"/>
        </w:rPr>
      </w:pPr>
      <w:r w:rsidRPr="002E6576">
        <w:rPr>
          <w:bCs/>
          <w:lang w:val="nl-BE"/>
        </w:rPr>
        <w:t xml:space="preserve">IS: </w:t>
      </w:r>
      <w:r w:rsidR="0016315C" w:rsidRPr="002E6576">
        <w:rPr>
          <w:bCs/>
          <w:lang w:val="nl-BE"/>
        </w:rPr>
        <w:t>0000-0002-9457-8262</w:t>
      </w:r>
    </w:p>
    <w:p w14:paraId="06919308" w14:textId="422B155D" w:rsidR="00C438A5" w:rsidRPr="002E6576" w:rsidRDefault="00C438A5" w:rsidP="000C6FDC">
      <w:pPr>
        <w:ind w:left="2160"/>
        <w:rPr>
          <w:bCs/>
          <w:lang w:val="nl-BE"/>
        </w:rPr>
      </w:pPr>
      <w:r w:rsidRPr="002E6576">
        <w:rPr>
          <w:bCs/>
          <w:lang w:val="nl-BE"/>
        </w:rPr>
        <w:t xml:space="preserve">RJB: </w:t>
      </w:r>
      <w:r w:rsidR="00BD3DA9" w:rsidRPr="002E6576">
        <w:rPr>
          <w:bCs/>
          <w:lang w:val="nl-BE"/>
        </w:rPr>
        <w:t>0000-0002-7618-725X</w:t>
      </w:r>
    </w:p>
    <w:p w14:paraId="4FD67694" w14:textId="10F9DA52" w:rsidR="007F3FE3" w:rsidRPr="002E6576" w:rsidRDefault="00982192" w:rsidP="000C6FDC">
      <w:pPr>
        <w:ind w:left="2160"/>
        <w:rPr>
          <w:bCs/>
          <w:lang w:val="nl-BE"/>
        </w:rPr>
      </w:pPr>
      <w:r w:rsidRPr="002E6576">
        <w:rPr>
          <w:bCs/>
          <w:lang w:val="nl-BE"/>
        </w:rPr>
        <w:t xml:space="preserve">JAS: </w:t>
      </w:r>
      <w:r w:rsidR="00A66909" w:rsidRPr="002E6576">
        <w:rPr>
          <w:bCs/>
          <w:lang w:val="nl-BE"/>
        </w:rPr>
        <w:t>0000-0001-9118-4420</w:t>
      </w:r>
    </w:p>
    <w:p w14:paraId="7EDE4D57" w14:textId="0DF96C73" w:rsidR="00080AA2" w:rsidRDefault="00CE08ED" w:rsidP="000C6FDC">
      <w:pPr>
        <w:ind w:left="2160"/>
        <w:rPr>
          <w:bCs/>
        </w:rPr>
      </w:pPr>
      <w:r>
        <w:rPr>
          <w:bCs/>
        </w:rPr>
        <w:t xml:space="preserve">RB: </w:t>
      </w:r>
      <w:r w:rsidRPr="00CE08ED">
        <w:rPr>
          <w:bCs/>
        </w:rPr>
        <w:t>0000-0002-7965-1273</w:t>
      </w:r>
    </w:p>
    <w:p w14:paraId="578F4E3A" w14:textId="3F3F79DA" w:rsidR="002017A4" w:rsidRPr="009A3DB4" w:rsidRDefault="002017A4" w:rsidP="000C6FDC">
      <w:pPr>
        <w:ind w:left="2160"/>
        <w:rPr>
          <w:bCs/>
        </w:rPr>
      </w:pPr>
      <w:r>
        <w:rPr>
          <w:bCs/>
        </w:rPr>
        <w:t>S</w:t>
      </w:r>
      <w:r w:rsidR="00A20BFF">
        <w:rPr>
          <w:bCs/>
        </w:rPr>
        <w:t>G</w:t>
      </w:r>
      <w:r>
        <w:rPr>
          <w:bCs/>
        </w:rPr>
        <w:t xml:space="preserve">W: </w:t>
      </w:r>
      <w:r w:rsidR="0023380C" w:rsidRPr="0023380C">
        <w:rPr>
          <w:bCs/>
        </w:rPr>
        <w:t>0000-0002-8773-4845</w:t>
      </w:r>
    </w:p>
    <w:p w14:paraId="16A7D6D3" w14:textId="492ADDD4" w:rsidR="000C6FDC" w:rsidRPr="009A3DB4" w:rsidRDefault="000C6FDC" w:rsidP="000C6FDC">
      <w:pPr>
        <w:ind w:left="2160"/>
        <w:rPr>
          <w:bCs/>
        </w:rPr>
      </w:pPr>
      <w:proofErr w:type="spellStart"/>
      <w:r w:rsidRPr="009A3DB4">
        <w:rPr>
          <w:bCs/>
        </w:rPr>
        <w:t>IS</w:t>
      </w:r>
      <w:r w:rsidR="00777C6B">
        <w:rPr>
          <w:bCs/>
        </w:rPr>
        <w:t>p</w:t>
      </w:r>
      <w:proofErr w:type="spellEnd"/>
      <w:r w:rsidRPr="009A3DB4">
        <w:rPr>
          <w:bCs/>
        </w:rPr>
        <w:t>: 0000-0001-6342-0676</w:t>
      </w:r>
    </w:p>
    <w:p w14:paraId="79592FCA" w14:textId="506C8215" w:rsidR="004812FB" w:rsidRPr="009A3DB4" w:rsidRDefault="000C6FDC" w:rsidP="000C6FDC">
      <w:pPr>
        <w:ind w:left="2160"/>
        <w:rPr>
          <w:bCs/>
        </w:rPr>
      </w:pPr>
      <w:r w:rsidRPr="009A3DB4">
        <w:rPr>
          <w:bCs/>
        </w:rPr>
        <w:t>ED:</w:t>
      </w:r>
      <w:r w:rsidRPr="009A3DB4">
        <w:t xml:space="preserve"> </w:t>
      </w:r>
      <w:r w:rsidRPr="009A3DB4">
        <w:rPr>
          <w:bCs/>
        </w:rPr>
        <w:t>0000-0002-0785-2930</w:t>
      </w:r>
    </w:p>
    <w:p w14:paraId="6D83B7FB" w14:textId="77777777" w:rsidR="000C6FDC" w:rsidRPr="009A3DB4" w:rsidRDefault="000C6FDC" w:rsidP="00FD3A52">
      <w:pPr>
        <w:pStyle w:val="Heading1"/>
        <w:numPr>
          <w:ilvl w:val="0"/>
          <w:numId w:val="0"/>
        </w:numPr>
        <w:ind w:left="432" w:hanging="432"/>
      </w:pPr>
      <w:r w:rsidRPr="009A3DB4">
        <w:lastRenderedPageBreak/>
        <w:t>List of abbreviations</w:t>
      </w:r>
    </w:p>
    <w:p w14:paraId="7341354B" w14:textId="3E6FC8B2" w:rsidR="00F648D3" w:rsidRPr="00845D5D" w:rsidRDefault="00C32B5C" w:rsidP="00B256D9">
      <w:pPr>
        <w:jc w:val="left"/>
      </w:pPr>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ins w:id="8" w:author="My Luong Vuong" w:date="2024-07-10T10:30:00Z">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CF025EB"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w:t>
      </w:r>
      <w:r w:rsidR="009523F9">
        <w:t xml:space="preserve">which </w:t>
      </w:r>
      <w:r w:rsidR="00DC5EF7">
        <w:t>ensur</w:t>
      </w:r>
      <w:r w:rsidR="009523F9">
        <w:t>es</w:t>
      </w:r>
      <w:r w:rsidR="00DC5EF7">
        <w:t xml:space="preserve">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5B129CEB"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published studies. </w:t>
      </w:r>
      <w:r w:rsidR="00851E08">
        <w:t>We developed a</w:t>
      </w:r>
      <w:r w:rsidR="00851E08" w:rsidRPr="00715016">
        <w:t xml:space="preserve"> </w:t>
      </w:r>
      <w:r w:rsidRPr="00715016">
        <w:t>pop</w:t>
      </w:r>
      <w:r w:rsidR="00F529B7">
        <w:t xml:space="preserve">ulation pharmacokinetic </w:t>
      </w:r>
      <w:r w:rsidR="00357E67">
        <w:t>(</w:t>
      </w:r>
      <w:proofErr w:type="spellStart"/>
      <w:r w:rsidR="00357E67">
        <w:t>popPK</w:t>
      </w:r>
      <w:proofErr w:type="spellEnd"/>
      <w:r w:rsidR="00357E67">
        <w:t>)</w:t>
      </w:r>
      <w:r w:rsidR="00357E67" w:rsidRPr="00715016">
        <w:t xml:space="preserve"> </w:t>
      </w:r>
      <w:r w:rsidRPr="00715016">
        <w:t>model</w:t>
      </w:r>
      <w:r w:rsidR="00AF21AB">
        <w:t xml:space="preserve">, </w:t>
      </w:r>
      <w:r w:rsidR="00851E08">
        <w:t>and</w:t>
      </w:r>
      <w:r w:rsidR="00851E08" w:rsidRPr="00715016">
        <w:t xml:space="preserve"> used</w:t>
      </w:r>
      <w:r w:rsidR="00851E08" w:rsidDel="00851E08">
        <w:t xml:space="preserve"> </w:t>
      </w:r>
      <w:r w:rsidR="00AF21AB">
        <w:t>m</w:t>
      </w:r>
      <w:r w:rsidRPr="00715016">
        <w:t>ultiple imputation to handle missing</w:t>
      </w:r>
      <w:r w:rsidR="00AF21AB">
        <w:t xml:space="preserve"> covariate</w:t>
      </w:r>
      <w:r w:rsidRPr="00715016">
        <w:t xml:space="preserve"> data. </w:t>
      </w:r>
      <w:r w:rsidR="00BB1665">
        <w:t>We performed M</w:t>
      </w:r>
      <w:r w:rsidR="00BB1665" w:rsidRPr="00715016">
        <w:t xml:space="preserve">onte </w:t>
      </w:r>
      <w:r w:rsidRPr="00715016">
        <w:t xml:space="preserve">Carlo simulations </w:t>
      </w:r>
      <w:r w:rsidR="009523F9">
        <w:t>to identify</w:t>
      </w:r>
      <w:r w:rsidR="00910F5D">
        <w:t xml:space="preserve"> </w:t>
      </w:r>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54B3100B"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patients not on CRRT</w:t>
      </w:r>
      <w:r w:rsidR="00DF2895">
        <w:t xml:space="preserve"> </w:t>
      </w:r>
      <w:r w:rsidR="00B83E1C">
        <w:t>weighing more</w:t>
      </w:r>
      <w:r w:rsidR="00E969FB">
        <w:t xml:space="preserve"> than 60kg</w:t>
      </w:r>
      <w:r w:rsidR="00C35CA8" w:rsidRPr="00715016">
        <w:t>.</w:t>
      </w:r>
      <w:r w:rsidRPr="00715016">
        <w:t xml:space="preserve"> </w:t>
      </w:r>
      <w:r w:rsidR="00B33FF9" w:rsidRPr="00B33FF9">
        <w:t xml:space="preserve">An optimised dosing regimen </w:t>
      </w:r>
      <w:r w:rsidR="00E86B80">
        <w:t>considering</w:t>
      </w:r>
      <w:r w:rsidR="00B33FF9" w:rsidRPr="00B33FF9">
        <w:t xml:space="preserve"> the patient’s CRRT status and total body weight </w:t>
      </w:r>
      <w:r w:rsidR="00294520">
        <w:t>is</w:t>
      </w:r>
      <w:r w:rsidR="00294520" w:rsidRPr="00B33FF9">
        <w:t xml:space="preserve"> </w:t>
      </w:r>
      <w:r w:rsidR="00B33FF9" w:rsidRPr="00B33FF9">
        <w:t>proposed</w:t>
      </w:r>
      <w:r w:rsidRPr="00715016">
        <w:t>.</w:t>
      </w:r>
    </w:p>
    <w:p w14:paraId="52C8EFEB" w14:textId="48CC4CA5" w:rsidR="0064343D" w:rsidRDefault="00715016" w:rsidP="00967421">
      <w:r w:rsidRPr="00A72BCD">
        <w:rPr>
          <w:rStyle w:val="Heading2Char"/>
        </w:rPr>
        <w:t>Conclusion</w:t>
      </w:r>
      <w:r w:rsidR="00E56259">
        <w:t> </w:t>
      </w:r>
      <w:commentRangeStart w:id="9"/>
      <w:commentRangeStart w:id="10"/>
      <w:del w:id="11" w:author="My Luong Vuong" w:date="2024-06-21T15:26:00Z">
        <w:r w:rsidR="007132A7" w:rsidDel="00850145">
          <w:delText xml:space="preserve">We </w:delText>
        </w:r>
      </w:del>
      <w:ins w:id="12" w:author="My Luong Vuong" w:date="2024-06-21T15:26:00Z">
        <w:r w:rsidR="00D243E2" w:rsidRPr="00D243E2">
          <w:t>Awaiting external validation</w:t>
        </w:r>
      </w:ins>
      <w:ins w:id="13" w:author="My Luong Vuong" w:date="2024-06-22T09:37:00Z">
        <w:r w:rsidR="007A3987">
          <w:t>,</w:t>
        </w:r>
      </w:ins>
      <w:ins w:id="14" w:author="My Luong Vuong" w:date="2024-06-21T15:26:00Z">
        <w:r w:rsidR="00D243E2" w:rsidRPr="00D243E2">
          <w:t xml:space="preserve"> </w:t>
        </w:r>
        <w:r w:rsidR="00850145">
          <w:t xml:space="preserve">we </w:t>
        </w:r>
      </w:ins>
      <w:del w:id="15" w:author="My Luong Vuong" w:date="2024-06-21T15:26:00Z">
        <w:r w:rsidR="007132A7" w:rsidDel="00850145">
          <w:delText xml:space="preserve">have </w:delText>
        </w:r>
      </w:del>
      <w:r w:rsidR="007132A7">
        <w:t xml:space="preserve">developed a </w:t>
      </w:r>
      <w:ins w:id="16" w:author="My Luong Vuong" w:date="2024-06-14T16:39:00Z">
        <w:r w:rsidR="00EE6A82" w:rsidRPr="00EE6A82">
          <w:t>clinically practical</w:t>
        </w:r>
      </w:ins>
      <w:del w:id="17"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ins w:id="18" w:author="My Luong Vuong" w:date="2024-07-10T10:30:00Z">
        <w:r w:rsidR="006D0DD0">
          <w:t xml:space="preserve"> </w:t>
        </w:r>
      </w:ins>
      <w:ins w:id="19" w:author="My Luong Vuong" w:date="2024-06-14T16:40:00Z">
        <w:r w:rsidR="005F4C21">
          <w:t>with the potential to achieve</w:t>
        </w:r>
      </w:ins>
      <w:del w:id="20" w:author="My Luong Vuong" w:date="2024-06-20T22:05:00Z">
        <w:r w:rsidR="007335F0" w:rsidDel="00870DC1">
          <w:delText>that helps achieve</w:delText>
        </w:r>
      </w:del>
      <w:r w:rsidR="007335F0">
        <w:t xml:space="preserve"> </w:t>
      </w:r>
      <w:r w:rsidR="00C826E1">
        <w:t>a</w:t>
      </w:r>
      <w:ins w:id="21" w:author="My Luong Vuong" w:date="2024-06-22T11:57:00Z">
        <w:r w:rsidR="003E20EF">
          <w:t>n adequate</w:t>
        </w:r>
      </w:ins>
      <w:r w:rsidR="00C826E1">
        <w:t xml:space="preserve"> population-wide PKPD target attainment in critically ill patients.</w:t>
      </w:r>
      <w:commentRangeEnd w:id="9"/>
      <w:r w:rsidR="00533622">
        <w:rPr>
          <w:rStyle w:val="CommentReference"/>
        </w:rPr>
        <w:commentReference w:id="9"/>
      </w:r>
      <w:commentRangeEnd w:id="10"/>
      <w:r w:rsidR="003A292B">
        <w:rPr>
          <w:rStyle w:val="CommentReference"/>
        </w:rPr>
        <w:commentReference w:id="10"/>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0359AD57" w:rsidR="001F6035" w:rsidRPr="00593CAA" w:rsidRDefault="0077091E" w:rsidP="00593CAA">
      <w:bookmarkStart w:id="2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5E305C">
        <w:t xml:space="preserve">immune </w:t>
      </w:r>
      <w:r w:rsidR="00294520">
        <w:t>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 with </w:t>
      </w:r>
      <w:r w:rsidR="00B155AE">
        <w:t xml:space="preserve">a crude mortality rate from 42% </w:t>
      </w:r>
      <w:r w:rsidR="00294520">
        <w:t>-</w:t>
      </w:r>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2E4B4576"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294520">
        <w:t>the</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43DCE4D4"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23"/>
      <w:commentRangeStart w:id="24"/>
      <w:commentRangeStart w:id="25"/>
      <w:r w:rsidR="006A6850" w:rsidRPr="00E03B11">
        <w:t xml:space="preserve">unbound </w:t>
      </w:r>
      <w:r w:rsidR="00B539BA">
        <w:t>concentration-time</w:t>
      </w:r>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23"/>
      <w:r w:rsidR="005170F2">
        <w:rPr>
          <w:rStyle w:val="CommentReference"/>
        </w:rPr>
        <w:commentReference w:id="23"/>
      </w:r>
      <w:commentRangeEnd w:id="24"/>
      <w:r w:rsidR="00242B4C">
        <w:rPr>
          <w:rStyle w:val="CommentReference"/>
        </w:rPr>
        <w:commentReference w:id="24"/>
      </w:r>
      <w:commentRangeEnd w:id="25"/>
      <w:r w:rsidR="00AA6504">
        <w:rPr>
          <w:rStyle w:val="CommentReference"/>
        </w:rPr>
        <w:commentReference w:id="25"/>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26"/>
      <w:commentRangeStart w:id="27"/>
      <w:r w:rsidR="00223BD5">
        <w:t>hepato</w:t>
      </w:r>
      <w:r w:rsidR="00E41689" w:rsidRPr="00E03B11">
        <w:t>toxicity</w:t>
      </w:r>
      <w:commentRangeEnd w:id="26"/>
      <w:r w:rsidR="001F2376">
        <w:rPr>
          <w:rStyle w:val="CommentReference"/>
        </w:rPr>
        <w:commentReference w:id="26"/>
      </w:r>
      <w:commentRangeEnd w:id="27"/>
      <w:r w:rsidR="00790F7B">
        <w:rPr>
          <w:rStyle w:val="CommentReference"/>
        </w:rPr>
        <w:commentReference w:id="27"/>
      </w:r>
      <w:r w:rsidR="00332EE5">
        <w:t xml:space="preserve"> </w:t>
      </w:r>
      <w:r w:rsidR="00871C3F">
        <w:t xml:space="preserve">was documented in one case </w:t>
      </w:r>
      <w:del w:id="28" w:author="My Luong Vuong" w:date="2024-07-10T11:34:00Z">
        <w:r w:rsidR="00871C3F" w:rsidDel="004D1FCF">
          <w:delText>study</w:delText>
        </w:r>
      </w:del>
      <w:del w:id="29" w:author="My Luong Vuong" w:date="2024-07-10T11:31:00Z">
        <w:r w:rsidR="000B2ED9" w:rsidDel="00D44D5C">
          <w:delText>; however,</w:delText>
        </w:r>
      </w:del>
      <w:del w:id="30" w:author="My Luong Vuong" w:date="2024-06-14T16:51:00Z">
        <w:r w:rsidR="00871C3F">
          <w:delText xml:space="preserve">, </w:delText>
        </w:r>
      </w:del>
      <w:del w:id="31" w:author="My Luong Vuong" w:date="2024-06-20T22:05:00Z">
        <w:r w:rsidR="00871C3F" w:rsidRPr="005A2762" w:rsidDel="006623F2">
          <w:delText>wherein its</w:delText>
        </w:r>
      </w:del>
      <w:del w:id="32" w:author="My Luong Vuong" w:date="2024-07-10T11:31:00Z">
        <w:r w:rsidR="000B2ED9" w:rsidDel="00D44D5C">
          <w:delText xml:space="preserve">the development of hepatotoxicity </w:delText>
        </w:r>
      </w:del>
      <w:del w:id="33" w:author="My Luong Vuong" w:date="2024-06-20T22:05:00Z">
        <w:r w:rsidR="00871C3F" w:rsidRPr="005A2762" w:rsidDel="006623F2">
          <w:delText xml:space="preserve"> occurrence was not </w:delText>
        </w:r>
        <w:r w:rsidR="00871C3F" w:rsidDel="006623F2">
          <w:delText>dependent</w:delText>
        </w:r>
        <w:r w:rsidR="00871C3F" w:rsidRPr="005A2762" w:rsidDel="006623F2">
          <w:delText xml:space="preserve"> on </w:delText>
        </w:r>
        <w:r w:rsidR="00701683" w:rsidDel="006623F2">
          <w:delText>the</w:delText>
        </w:r>
      </w:del>
      <w:del w:id="34" w:author="My Luong Vuong" w:date="2024-07-10T11:31:00Z">
        <w:r w:rsidR="000B2ED9" w:rsidDel="00D44D5C">
          <w:delText>fluconazole</w:delText>
        </w:r>
      </w:del>
      <w:ins w:id="35" w:author="My Luong Vuong" w:date="2024-07-10T11:34:00Z">
        <w:r w:rsidR="004D1FCF">
          <w:t>study with</w:t>
        </w:r>
      </w:ins>
      <w:ins w:id="36" w:author="My Luong Vuong" w:date="2024-06-14T16:52:00Z">
        <w:r w:rsidR="002457E7">
          <w:t xml:space="preserve"> an</w:t>
        </w:r>
      </w:ins>
      <w:ins w:id="37" w:author="My Luong Vuong" w:date="2024-06-14T16:51:00Z">
        <w:r w:rsidR="003C014E">
          <w:t xml:space="preserve"> unclear relation</w:t>
        </w:r>
      </w:ins>
      <w:ins w:id="38" w:author="My Luong Vuong" w:date="2024-06-14T16:52:00Z">
        <w:r w:rsidR="002457E7">
          <w:t>ship</w:t>
        </w:r>
      </w:ins>
      <w:ins w:id="39" w:author="My Luong Vuong" w:date="2024-06-14T16:51:00Z">
        <w:r w:rsidR="003C014E">
          <w:t xml:space="preserve"> to</w:t>
        </w:r>
      </w:ins>
      <w:ins w:id="40" w:author="My Luong Vuong" w:date="2024-06-20T16:12:00Z">
        <w:r w:rsidR="00871C3F" w:rsidRPr="005A2762">
          <w:t xml:space="preserve"> </w:t>
        </w:r>
        <w:r w:rsidR="00701683">
          <w:t xml:space="preserve">the </w:t>
        </w:r>
      </w:ins>
      <w:ins w:id="41"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3781B6CC" w:rsidR="008A57D3" w:rsidRPr="00E03B11" w:rsidRDefault="00CE29DB" w:rsidP="00593CAA">
      <w:r w:rsidRPr="00E03B11">
        <w:rPr>
          <w:color w:val="000000"/>
        </w:rPr>
        <w:t>The</w:t>
      </w:r>
      <w:ins w:id="42" w:author="My Luong Vuong" w:date="2024-06-20T22:21:00Z">
        <w:r w:rsidRPr="00E03B11">
          <w:rPr>
            <w:color w:val="000000"/>
          </w:rPr>
          <w:t xml:space="preserve"> </w:t>
        </w:r>
      </w:ins>
      <w:ins w:id="43" w:author="Jason Roberts" w:date="2024-06-14T18:14:00Z">
        <w:r w:rsidR="005170F2">
          <w:rPr>
            <w:color w:val="000000"/>
          </w:rPr>
          <w:t>manufacturer</w:t>
        </w:r>
      </w:ins>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ins w:id="44" w:author="My Luong Vuong" w:date="2024-07-10T11:49:00Z">
        <w:r w:rsidR="00EF084C">
          <w:t xml:space="preserve">Furthermore, </w:t>
        </w:r>
      </w:ins>
      <w:del w:id="45" w:author="My Luong Vuong" w:date="2024-07-10T11:49:00Z">
        <w:r w:rsidR="00DC4719" w:rsidDel="00EF084C">
          <w:delText>Several</w:delText>
        </w:r>
      </w:del>
      <w:ins w:id="46" w:author="My Luong Vuong" w:date="2024-07-10T11:49:00Z">
        <w:r w:rsidR="00EF084C">
          <w:t>several</w:t>
        </w:r>
      </w:ins>
      <w:r w:rsidR="001F6035" w:rsidRPr="00E03B11">
        <w:t xml:space="preserve"> </w:t>
      </w:r>
      <w:del w:id="47" w:author="My Luong Vuong" w:date="2024-07-10T11:44:00Z">
        <w:r w:rsidR="00E6077E" w:rsidDel="00CA175A">
          <w:delText>single-centr</w:delText>
        </w:r>
        <w:r w:rsidR="00D249C2" w:rsidDel="00CA175A">
          <w:delText>e</w:delText>
        </w:r>
        <w:r w:rsidR="00E6077E" w:rsidDel="00CA175A">
          <w:delText xml:space="preserve"> </w:delText>
        </w:r>
        <w:r w:rsidR="0062765C" w:rsidRPr="00E03B11" w:rsidDel="00CA175A">
          <w:delText>p</w:delText>
        </w:r>
      </w:del>
      <w:ins w:id="48" w:author="My Luong Vuong" w:date="2024-07-10T11:44:00Z">
        <w:r w:rsidR="00CA175A">
          <w:t>p</w:t>
        </w:r>
      </w:ins>
      <w:r w:rsidR="0062765C" w:rsidRPr="00E03B11">
        <w:t>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49" w:author="My Luong Vuong" w:date="2024-07-10T11:45:00Z">
        <w:r w:rsidR="001673BF" w:rsidDel="00F20BC7">
          <w:delText>were</w:delText>
        </w:r>
        <w:r w:rsidR="001F6035" w:rsidRPr="00E03B11" w:rsidDel="00F20BC7">
          <w:delText xml:space="preserve"> </w:delText>
        </w:r>
      </w:del>
      <w:r w:rsidR="001F6035" w:rsidRPr="00E03B11">
        <w:t>performed</w:t>
      </w:r>
      <w:r w:rsidR="00CA2876" w:rsidRPr="00E03B11">
        <w:t xml:space="preserve"> in this</w:t>
      </w:r>
      <w:r w:rsidR="00721BBE">
        <w:t xml:space="preserve"> vulnerable</w:t>
      </w:r>
      <w:r w:rsidR="00CA2876" w:rsidRPr="00E03B11">
        <w:t xml:space="preserve"> patient population</w:t>
      </w:r>
      <w:ins w:id="50" w:author="My Luong Vuong" w:date="2024-07-10T11:46:00Z">
        <w:r w:rsidR="00F20BC7">
          <w:t xml:space="preserve"> </w:t>
        </w:r>
      </w:ins>
      <w:del w:id="51" w:author="My Luong Vuong" w:date="2024-07-10T11:46:00Z">
        <w:r w:rsidR="000B2ED9" w:rsidDel="00F20BC7">
          <w:delText>;</w:delText>
        </w:r>
      </w:del>
      <w:del w:id="52"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del w:id="53" w:author="My Luong Vuong" w:date="2024-06-14T15:27:00Z">
        <w:r w:rsidR="0062765C" w:rsidRPr="00E03B11" w:rsidDel="00F218FB">
          <w:delText>however</w:delText>
        </w:r>
      </w:del>
      <w:ins w:id="54" w:author="My Luong Vuong" w:date="2024-07-10T11:46:00Z">
        <w:r w:rsidR="00F20BC7">
          <w:t>showed</w:t>
        </w:r>
      </w:ins>
      <w:ins w:id="55" w:author="My Luong Vuong" w:date="2024-06-14T15:28:00Z">
        <w:r w:rsidR="009565D7" w:rsidRPr="009565D7">
          <w:t xml:space="preserve"> conflicting results regarding the</w:t>
        </w:r>
      </w:ins>
      <w:ins w:id="56" w:author="My Luong Vuong" w:date="2024-06-20T22:21:00Z">
        <w:r w:rsidR="001F6035" w:rsidRPr="00E03B11">
          <w:t xml:space="preserve"> </w:t>
        </w:r>
      </w:ins>
      <w:del w:id="57" w:author="My Luong Vuong" w:date="2024-06-20T22:08:00Z">
        <w:r w:rsidR="001F6035" w:rsidRPr="00E03B11" w:rsidDel="00315A60">
          <w:delText xml:space="preserve">no </w:delText>
        </w:r>
        <w:commentRangeStart w:id="58"/>
        <w:commentRangeStart w:id="59"/>
        <w:commentRangeStart w:id="60"/>
        <w:r w:rsidR="001F6035" w:rsidRPr="00E03B11" w:rsidDel="00315A60">
          <w:delText xml:space="preserve">consensus </w:delText>
        </w:r>
      </w:del>
      <w:ins w:id="61" w:author="My Luong Vuong" w:date="2024-06-20T22:21:00Z">
        <w:del w:id="62" w:author="My Luong Vuong" w:date="2024-06-14T15:28:00Z">
          <w:r w:rsidR="0008592A">
            <w:delText>w</w:delText>
          </w:r>
          <w:r w:rsidR="001F6035" w:rsidRPr="00E03B11">
            <w:delText>as</w:delText>
          </w:r>
        </w:del>
      </w:ins>
      <w:del w:id="63" w:author="My Luong Vuong" w:date="2024-06-14T15:28:00Z">
        <w:r w:rsidR="0008592A" w:rsidDel="009565D7">
          <w:delText>w</w:delText>
        </w:r>
        <w:r w:rsidR="001F6035" w:rsidRPr="00E03B11" w:rsidDel="009565D7">
          <w:delText>as</w:delText>
        </w:r>
      </w:del>
      <w:del w:id="64" w:author="My Luong Vuong" w:date="2024-05-31T15:18:00Z">
        <w:r w:rsidR="001F6035" w:rsidRPr="00E03B11" w:rsidDel="0008592A">
          <w:delText>h</w:delText>
        </w:r>
      </w:del>
      <w:del w:id="65" w:author="My Luong Vuong" w:date="2024-06-20T17:01:00Z">
        <w:r w:rsidR="001F6035" w:rsidRPr="00E03B11">
          <w:delText xml:space="preserve">as </w:delText>
        </w:r>
      </w:del>
      <w:del w:id="66" w:author="My Luong Vuong" w:date="2024-05-31T15:18:00Z">
        <w:r w:rsidR="001F6035" w:rsidRPr="00E03B11" w:rsidDel="0008592A">
          <w:delText xml:space="preserve">been </w:delText>
        </w:r>
      </w:del>
      <w:del w:id="67" w:author="My Luong Vuong" w:date="2024-06-20T22:08:00Z">
        <w:r w:rsidR="001F6035" w:rsidRPr="00E03B11" w:rsidDel="00315A60">
          <w:delText>reached</w:delText>
        </w:r>
        <w:r w:rsidR="007019A1" w:rsidRPr="00E03B11" w:rsidDel="00315A60">
          <w:delText xml:space="preserve"> </w:delText>
        </w:r>
      </w:del>
      <w:del w:id="68"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58"/>
      <w:del w:id="69" w:author="My Luong Vuong" w:date="2024-06-20T16:12:00Z">
        <w:r w:rsidR="0026752B">
          <w:delText>.</w:delText>
        </w:r>
      </w:del>
      <w:ins w:id="70" w:author="My Luong Vuong" w:date="2024-06-20T16:12:00Z">
        <w:r w:rsidR="005170F2">
          <w:rPr>
            <w:rStyle w:val="CommentReference"/>
          </w:rPr>
          <w:commentReference w:id="58"/>
        </w:r>
        <w:commentRangeEnd w:id="59"/>
        <w:r w:rsidR="00D03279">
          <w:rPr>
            <w:rStyle w:val="CommentReference"/>
          </w:rPr>
          <w:commentReference w:id="59"/>
        </w:r>
        <w:commentRangeEnd w:id="60"/>
        <w:r w:rsidR="0057670B">
          <w:rPr>
            <w:rStyle w:val="CommentReference"/>
          </w:rPr>
          <w:commentReference w:id="60"/>
        </w:r>
        <w:r w:rsidR="0026752B">
          <w:t>.</w:t>
        </w:r>
      </w:ins>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0C37962A" w:rsidR="00D55C90" w:rsidRPr="00E03B11" w:rsidRDefault="001F6035" w:rsidP="00593CAA">
      <w:pPr>
        <w:rPr>
          <w:b/>
          <w:bCs/>
          <w:sz w:val="28"/>
          <w:szCs w:val="28"/>
        </w:rPr>
      </w:pPr>
      <w:r w:rsidRPr="00E03B11">
        <w:t xml:space="preserve">Therefore, </w:t>
      </w:r>
      <w:r w:rsidR="005E58A2">
        <w:t>we performed a</w:t>
      </w:r>
      <w:ins w:id="71" w:author="My Luong Vuong" w:date="2024-08-19T14:54:00Z">
        <w:r w:rsidR="007740A6">
          <w:t xml:space="preserve"> </w:t>
        </w:r>
      </w:ins>
      <w:del w:id="72" w:author="My Luong Vuong" w:date="2024-08-19T14:54:00Z">
        <w:r w:rsidR="005E58A2" w:rsidDel="007740A6">
          <w:delText>n</w:delText>
        </w:r>
        <w:r w:rsidR="005E58A2" w:rsidRPr="00E03B11" w:rsidDel="007740A6">
          <w:delText xml:space="preserve"> </w:delText>
        </w:r>
        <w:commentRangeStart w:id="73"/>
        <w:commentRangeStart w:id="74"/>
        <w:commentRangeStart w:id="75"/>
        <w:r w:rsidR="008A57D3" w:rsidRPr="00E03B11" w:rsidDel="007740A6">
          <w:delText>individual patient data meta-analysis</w:delText>
        </w:r>
        <w:r w:rsidR="006C5135" w:rsidRPr="00E03B11" w:rsidDel="007740A6">
          <w:delText xml:space="preserve"> (IPDMA)</w:delText>
        </w:r>
      </w:del>
      <w:ins w:id="76" w:author="My Luong Vuong" w:date="2024-08-19T14:54:00Z">
        <w:r w:rsidR="007740A6">
          <w:t xml:space="preserve">population pharmacokinetics </w:t>
        </w:r>
      </w:ins>
      <w:ins w:id="77" w:author="My Luong Vuong" w:date="2024-08-19T14:56:00Z">
        <w:r w:rsidR="001F1EB5">
          <w:t>analysis</w:t>
        </w:r>
      </w:ins>
      <w:r w:rsidRPr="00E03B11">
        <w:t xml:space="preserve"> </w:t>
      </w:r>
      <w:commentRangeEnd w:id="73"/>
      <w:r w:rsidR="005170F2">
        <w:rPr>
          <w:rStyle w:val="CommentReference"/>
        </w:rPr>
        <w:commentReference w:id="73"/>
      </w:r>
      <w:commentRangeEnd w:id="74"/>
      <w:r w:rsidR="00353C3E">
        <w:rPr>
          <w:rStyle w:val="CommentReference"/>
        </w:rPr>
        <w:commentReference w:id="74"/>
      </w:r>
      <w:commentRangeEnd w:id="75"/>
      <w:r w:rsidR="001F1EB5">
        <w:rPr>
          <w:rStyle w:val="CommentReference"/>
        </w:rPr>
        <w:commentReference w:id="75"/>
      </w:r>
      <w:r w:rsidR="007A54E7">
        <w:t>using</w:t>
      </w:r>
      <w:r w:rsidR="00235497">
        <w:t xml:space="preserve"> </w:t>
      </w:r>
      <w:r w:rsidR="001E0F8D" w:rsidRPr="00E03B11">
        <w:t xml:space="preserve">data </w:t>
      </w:r>
      <w:r w:rsidR="00943F23" w:rsidRPr="00E03B11">
        <w:t xml:space="preserve">from eight published </w:t>
      </w:r>
      <w:del w:id="78" w:author="My Luong Vuong" w:date="2024-07-10T11:53:00Z">
        <w:r w:rsidR="00943F23" w:rsidRPr="00E03B11" w:rsidDel="00402AE7">
          <w:delText>studies</w:delText>
        </w:r>
      </w:del>
      <w:del w:id="79" w:author="My Luong Vuong" w:date="2024-07-10T11:50:00Z">
        <w:r w:rsidR="00943F23" w:rsidDel="00397168">
          <w:delText xml:space="preserve"> </w:delText>
        </w:r>
        <w:r w:rsidR="001E0F8D" w:rsidRPr="00E03B11" w:rsidDel="00397168">
          <w:delText xml:space="preserve"> </w:delText>
        </w:r>
      </w:del>
      <w:del w:id="80" w:author="My Luong Vuong" w:date="2024-07-10T11:53:00Z">
        <w:r w:rsidR="001E0F8D" w:rsidRPr="00E03B11" w:rsidDel="00402AE7">
          <w:delText>collected</w:delText>
        </w:r>
      </w:del>
      <w:ins w:id="81" w:author="My Luong Vuong" w:date="2024-07-10T11:53:00Z">
        <w:r w:rsidR="00402AE7">
          <w:t>studies collected</w:t>
        </w:r>
      </w:ins>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2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DAE3FFC" w:rsidR="00914769" w:rsidRDefault="008A7569" w:rsidP="00593CAA">
      <w:bookmarkStart w:id="82" w:name="_Hlk136852279"/>
      <w:r>
        <w:t>We</w:t>
      </w:r>
      <w:r w:rsidRPr="006B0FCA">
        <w:t xml:space="preserve"> identified</w:t>
      </w:r>
      <w:r>
        <w:t xml:space="preserve"> studies</w:t>
      </w:r>
      <w:r w:rsidR="00493E7F">
        <w:t xml:space="preserve"> reporting</w:t>
      </w:r>
      <w:r>
        <w:t xml:space="preserve"> </w:t>
      </w:r>
      <w:del w:id="83" w:author="My Luong Vuong" w:date="2024-08-19T16:20:00Z">
        <w:r w:rsidR="006B0FCA" w:rsidRPr="006B0FCA" w:rsidDel="006D47AF">
          <w:delText xml:space="preserve"> </w:delText>
        </w:r>
      </w:del>
      <w:r w:rsidR="006B0FCA" w:rsidRPr="006B0FCA">
        <w:t xml:space="preserve">on </w:t>
      </w:r>
      <w:r w:rsidR="00763CA4">
        <w:t>the</w:t>
      </w:r>
      <w:r w:rsidR="006B0FCA" w:rsidRPr="006B0FCA">
        <w:t xml:space="preserve"> plasma concentration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ins w:id="84" w:author="My Luong Vuong" w:date="2024-08-19T16:20:00Z">
        <w:r w:rsidR="006D47AF">
          <w:t xml:space="preserve">the </w:t>
        </w:r>
      </w:ins>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9540D">
        <w:t xml:space="preserve">transfer of the </w:t>
      </w:r>
      <w:r w:rsidR="00763CA4">
        <w:t xml:space="preserve">individual concentration-time data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of data</w:t>
      </w:r>
      <w:r w:rsidR="00586D37">
        <w:t xml:space="preserve"> 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82"/>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EAED963" w:rsidR="00B76B7D" w:rsidRPr="00E03B11" w:rsidRDefault="00B935AC" w:rsidP="00593CAA">
      <w:bookmarkStart w:id="85" w:name="_Hlk136861913"/>
      <w:r>
        <w:t>We</w:t>
      </w:r>
      <w:r w:rsidRPr="00E03B11">
        <w:t xml:space="preserve"> </w:t>
      </w:r>
      <w:r>
        <w:t>developed a</w:t>
      </w:r>
      <w:r w:rsidRPr="00E03B11">
        <w:t xml:space="preserve"> </w:t>
      </w:r>
      <w:proofErr w:type="spellStart"/>
      <w:r w:rsidR="00AD19C4" w:rsidRPr="00E03B11">
        <w:t>popPK</w:t>
      </w:r>
      <w:proofErr w:type="spellEnd"/>
      <w:r w:rsidR="00AD19C4" w:rsidRPr="00E03B11">
        <w:t xml:space="preserve">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7D087F">
        <w:t>concentration-time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271BEC98"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r w:rsidR="004E788E">
        <w:fldChar w:fldCharType="end"/>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pharmacokinetics</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w:t>
      </w:r>
      <w:r w:rsidR="005B3AD3">
        <w:t xml:space="preserve"> </w:t>
      </w:r>
      <w:r w:rsidR="00343281" w:rsidRPr="00E03B11">
        <w:lastRenderedPageBreak/>
        <w:t>derived from</w:t>
      </w:r>
      <w:r w:rsidR="00E27E63">
        <w:t xml:space="preserve"> total</w:t>
      </w:r>
      <w:r w:rsidR="00343281" w:rsidRPr="00E03B11">
        <w:t xml:space="preserve"> </w:t>
      </w:r>
      <w:r w:rsidR="00343281">
        <w:t>body weight</w:t>
      </w:r>
      <w:r w:rsidR="00343281" w:rsidRPr="00E03B11">
        <w:t xml:space="preserve"> and height</w:t>
      </w:r>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6968B406"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r w:rsidR="00943F23">
        <w:t xml:space="preserve">the </w:t>
      </w:r>
      <w:r w:rsidR="00FE2EB7" w:rsidRPr="0003308C">
        <w:t>patient normalised to the population median value of 80 kg.</w:t>
      </w:r>
    </w:p>
    <w:bookmarkEnd w:id="85"/>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5C7E5994" w:rsidR="00A91C50" w:rsidRPr="00E03B11" w:rsidRDefault="008A1FC4" w:rsidP="00593CAA">
      <w:bookmarkStart w:id="86"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r w:rsidR="00673156">
        <w:t>We replaced n</w:t>
      </w:r>
      <w:r w:rsidR="00673156" w:rsidRPr="008A1FC4">
        <w:t>egative</w:t>
      </w:r>
      <w:r w:rsidR="00673156">
        <w:t xml:space="preserve"> </w:t>
      </w:r>
      <w:r w:rsidR="00BA7487">
        <w:t>imputed values</w:t>
      </w:r>
      <w:r w:rsidR="00A95AD2">
        <w:t xml:space="preserve"> of a variable</w:t>
      </w:r>
      <w:r w:rsidR="00BA7487">
        <w:t xml:space="preserve">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8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76DBED21" w:rsidR="008A26BD" w:rsidRPr="00E03B11" w:rsidRDefault="000D6006" w:rsidP="00593CAA">
      <w:bookmarkStart w:id="87"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r w:rsidR="0007462D">
        <w:t>We</w:t>
      </w:r>
      <w:r w:rsidR="00274553" w:rsidRPr="00E03B11">
        <w:t xml:space="preserve"> </w:t>
      </w:r>
      <w:r w:rsidR="004134AF" w:rsidRPr="00E03B11">
        <w:t>used</w:t>
      </w:r>
      <w:r w:rsidR="0007462D">
        <w:t xml:space="preserve"> </w:t>
      </w:r>
      <w:r w:rsidR="0007462D">
        <w:lastRenderedPageBreak/>
        <w:t>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87"/>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88" w:name="_Hlk136861976"/>
      <w:r w:rsidRPr="00344E1F">
        <w:rPr>
          <w:rFonts w:eastAsia="Times New Roman"/>
        </w:rPr>
        <w:t>Selecting dosing regimens for testing</w:t>
      </w:r>
    </w:p>
    <w:p w14:paraId="41370DBA" w14:textId="46605BCC" w:rsidR="00653711" w:rsidRDefault="00F21274" w:rsidP="00F75B5B">
      <w:bookmarkStart w:id="89" w:name="_Hlk136861998"/>
      <w:bookmarkEnd w:id="88"/>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ins w:id="90" w:author="My Luong Vuong" w:date="2024-08-05T15:27:00Z">
        <w:r w:rsidR="00126B13" w:rsidRPr="00126B13">
          <w:t>These regimens were selected based on the manufacturer's recommended standard loading and maintenance doses (800 mg on day one, then 400 mg daily) as a reference for comparison</w:t>
        </w:r>
      </w:ins>
      <w:del w:id="91" w:author="My Luong Vuong" w:date="2024-08-05T15:27:00Z">
        <w:r w:rsidRPr="00E03B11" w:rsidDel="00126B13">
          <w:delText xml:space="preserve">These regimens were selected </w:delText>
        </w:r>
        <w:r w:rsidR="00010229" w:rsidDel="00126B13">
          <w:delText>considering</w:delText>
        </w:r>
        <w:r w:rsidRPr="00E03B11" w:rsidDel="00126B13">
          <w:delText xml:space="preserve"> the </w:delText>
        </w:r>
      </w:del>
      <w:commentRangeStart w:id="92"/>
      <w:commentRangeStart w:id="93"/>
      <w:ins w:id="94" w:author="Jason Roberts" w:date="2024-06-14T18:25:00Z">
        <w:del w:id="95" w:author="My Luong Vuong" w:date="2024-06-22T12:01:00Z">
          <w:r w:rsidR="00EC6EC9" w:rsidDel="009465F0">
            <w:delText xml:space="preserve">manufacturer </w:delText>
          </w:r>
        </w:del>
      </w:ins>
      <w:commentRangeEnd w:id="92"/>
      <w:ins w:id="96" w:author="Jason Roberts" w:date="2024-06-14T18:26:00Z">
        <w:del w:id="97" w:author="My Luong Vuong" w:date="2024-06-22T12:01:00Z">
          <w:r w:rsidR="00EC6EC9" w:rsidDel="009465F0">
            <w:rPr>
              <w:rStyle w:val="CommentReference"/>
            </w:rPr>
            <w:commentReference w:id="92"/>
          </w:r>
        </w:del>
      </w:ins>
      <w:commentRangeEnd w:id="93"/>
      <w:del w:id="98" w:author="My Luong Vuong" w:date="2024-06-22T12:01:00Z">
        <w:r w:rsidR="004C4A41" w:rsidDel="009465F0">
          <w:rPr>
            <w:rStyle w:val="CommentReference"/>
          </w:rPr>
          <w:commentReference w:id="93"/>
        </w:r>
        <w:r w:rsidRPr="00E03B11" w:rsidDel="009465F0">
          <w:delText>recommended</w:delText>
        </w:r>
      </w:del>
      <w:del w:id="99" w:author="My Luong Vuong" w:date="2024-08-05T15:27:00Z">
        <w:r w:rsidRPr="00E03B11" w:rsidDel="00126B13">
          <w:delText xml:space="preserve"> standard loading and maintenance doses</w:delText>
        </w:r>
        <w:r w:rsidR="006B7C8A" w:rsidRPr="00E03B11" w:rsidDel="00126B13">
          <w:delText xml:space="preserve"> (</w:delText>
        </w:r>
        <w:r w:rsidR="00C02A77" w:rsidRPr="00E03B11" w:rsidDel="00126B13">
          <w:delText>800</w:delText>
        </w:r>
        <w:r w:rsidR="00C02A77" w:rsidDel="00126B13">
          <w:delText> </w:delText>
        </w:r>
        <w:r w:rsidR="006B7C8A" w:rsidRPr="00E03B11" w:rsidDel="00126B13">
          <w:delText>mg</w:delText>
        </w:r>
        <w:r w:rsidR="00F04AA4" w:rsidRPr="00E03B11" w:rsidDel="00126B13">
          <w:delText xml:space="preserve"> </w:delText>
        </w:r>
        <w:r w:rsidR="00C02A77" w:rsidDel="00126B13">
          <w:delText xml:space="preserve">on day one followed by </w:delText>
        </w:r>
        <w:r w:rsidR="00C02A77" w:rsidRPr="00E03B11" w:rsidDel="00126B13">
          <w:delText>400</w:delText>
        </w:r>
        <w:r w:rsidR="00C02A77" w:rsidDel="00126B13">
          <w:delText> </w:delText>
        </w:r>
        <w:r w:rsidR="006B7C8A" w:rsidRPr="00E03B11" w:rsidDel="00126B13">
          <w:delText>mg</w:delText>
        </w:r>
        <w:r w:rsidR="00F04AA4" w:rsidRPr="00E03B11" w:rsidDel="00126B13">
          <w:delText xml:space="preserve"> </w:delText>
        </w:r>
        <w:r w:rsidR="00C02A77" w:rsidDel="00126B13">
          <w:delText>daily</w:delText>
        </w:r>
        <w:r w:rsidR="00C02A77" w:rsidRPr="00E03B11" w:rsidDel="00126B13">
          <w:delText xml:space="preserve"> </w:delText>
        </w:r>
        <w:r w:rsidR="00C02A77" w:rsidDel="00126B13">
          <w:delText xml:space="preserve">from day </w:delText>
        </w:r>
      </w:del>
      <w:del w:id="100" w:author="My Luong Vuong" w:date="2024-07-10T11:57:00Z">
        <w:r w:rsidR="00C02A77" w:rsidDel="00FA74D9">
          <w:delText>2</w:delText>
        </w:r>
      </w:del>
      <w:del w:id="101" w:author="My Luong Vuong" w:date="2024-08-05T15:27:00Z">
        <w:r w:rsidR="006B7C8A" w:rsidRPr="00E03B11" w:rsidDel="00126B13">
          <w:delText>)</w:delText>
        </w:r>
        <w:r w:rsidR="00827944" w:rsidRPr="00827944" w:rsidDel="00126B13">
          <w:delText xml:space="preserve"> </w:delText>
        </w:r>
        <w:r w:rsidR="00C73B92" w:rsidDel="00126B13">
          <w:delText xml:space="preserve">as </w:delText>
        </w:r>
        <w:r w:rsidR="00827944" w:rsidRPr="00827944" w:rsidDel="00126B13">
          <w:delText>a reference to which other regimens were compared</w:delText>
        </w:r>
      </w:del>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102"/>
      <w:commentRangeStart w:id="103"/>
      <w:r w:rsidR="00F75B5B">
        <w:t xml:space="preserve">12 mg/kg </w:t>
      </w:r>
      <w:r w:rsidR="00672E2F">
        <w:t>on day 1, followed by</w:t>
      </w:r>
      <w:r w:rsidR="00F75B5B">
        <w:t xml:space="preserve"> 6 mg/kg</w:t>
      </w:r>
      <w:r w:rsidR="00672E2F">
        <w:t xml:space="preserve"> daily</w:t>
      </w:r>
      <w:commentRangeEnd w:id="102"/>
      <w:r w:rsidR="00161E92">
        <w:rPr>
          <w:rStyle w:val="CommentReference"/>
        </w:rPr>
        <w:commentReference w:id="102"/>
      </w:r>
      <w:commentRangeEnd w:id="103"/>
      <w:r w:rsidR="002732B6">
        <w:rPr>
          <w:rStyle w:val="CommentReference"/>
        </w:rPr>
        <w:commentReference w:id="103"/>
      </w:r>
      <w:r w:rsidR="00F75B5B">
        <w:t>)</w:t>
      </w:r>
      <w:r w:rsidR="002D364A">
        <w:t>,</w:t>
      </w:r>
      <w:r w:rsidR="007C763F">
        <w:t xml:space="preserve"> </w:t>
      </w:r>
      <w:r w:rsidR="00D86948">
        <w:t>as suggested previous</w:t>
      </w:r>
      <w:r w:rsidR="00996C94">
        <w:t>l</w:t>
      </w:r>
      <w:r w:rsidR="00D86948">
        <w:t>y</w:t>
      </w:r>
      <w:del w:id="104"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E3FB899"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05" w:name="_Hlk136862017"/>
      <w:bookmarkEnd w:id="89"/>
      <w:r w:rsidRPr="00CA5A80">
        <w:rPr>
          <w:rFonts w:eastAsia="Times New Roman"/>
        </w:rPr>
        <w:t>Criteria for evaluating dosing regimens</w:t>
      </w:r>
    </w:p>
    <w:p w14:paraId="7218710E" w14:textId="76E30B52" w:rsidR="005E3036" w:rsidRDefault="006E430D" w:rsidP="00593CAA">
      <w:commentRangeStart w:id="106"/>
      <w:commentRangeStart w:id="107"/>
      <w:commentRangeStart w:id="108"/>
      <w:r w:rsidRPr="006E430D">
        <w:t xml:space="preserve">A dosing regimen was considered </w:t>
      </w:r>
      <w:del w:id="109" w:author="My Luong Vuong" w:date="2024-08-19T15:04:00Z">
        <w:r w:rsidRPr="006E430D" w:rsidDel="00337182">
          <w:delText>inclusive</w:delText>
        </w:r>
        <w:r w:rsidR="00727D7B" w:rsidDel="00337182">
          <w:delText xml:space="preserve"> </w:delText>
        </w:r>
      </w:del>
      <w:ins w:id="110" w:author="My Luong Vuong" w:date="2024-08-19T15:04:00Z">
        <w:r w:rsidR="00337182">
          <w:t xml:space="preserve">acceptable </w:t>
        </w:r>
      </w:ins>
      <w:r w:rsidRPr="006E430D">
        <w:t xml:space="preserve">if it </w:t>
      </w:r>
      <w:ins w:id="111" w:author="My Luong Vuong" w:date="2024-08-19T15:05:00Z">
        <w:r w:rsidR="002A023E" w:rsidRPr="002A023E">
          <w:t>achieved a 90% probability of target attainment (PTA) across the population</w:t>
        </w:r>
      </w:ins>
      <w:del w:id="112" w:author="My Luong Vuong" w:date="2024-08-19T15:05:00Z">
        <w:r w:rsidRPr="006E430D" w:rsidDel="002A023E">
          <w:delText xml:space="preserve">resulted in </w:delText>
        </w:r>
        <w:r w:rsidR="00674F0A" w:rsidDel="002A023E">
          <w:delText>a</w:delText>
        </w:r>
        <w:r w:rsidRPr="006E430D" w:rsidDel="002A023E">
          <w:delText xml:space="preserve"> clinically acceptable </w:delText>
        </w:r>
        <w:r w:rsidR="004C767F" w:rsidDel="002A023E">
          <w:delText xml:space="preserve">PKPD </w:delText>
        </w:r>
        <w:r w:rsidR="00224ABE" w:rsidDel="002A023E">
          <w:delText>probability of target attainment (</w:delText>
        </w:r>
        <w:r w:rsidR="00224ABE" w:rsidRPr="00E03B11" w:rsidDel="002A023E">
          <w:delText>PTA</w:delText>
        </w:r>
        <w:r w:rsidR="00224ABE" w:rsidDel="002A023E">
          <w:delText>)</w:delText>
        </w:r>
        <w:r w:rsidR="00742C88" w:rsidDel="002A023E">
          <w:delText>for every virtual patient</w:delText>
        </w:r>
      </w:del>
      <w:del w:id="113" w:author="My Luong Vuong" w:date="2024-07-10T12:00:00Z">
        <w:r w:rsidR="00742C88" w:rsidDel="00D73015">
          <w:delText xml:space="preserve">, irrespective of their </w:delText>
        </w:r>
        <w:r w:rsidR="00547597" w:rsidDel="00D73015">
          <w:delText>place in the population distribution of covariate</w:delText>
        </w:r>
      </w:del>
      <w:del w:id="114" w:author="My Luong Vuong" w:date="2024-08-19T15:06:00Z">
        <w:r w:rsidRPr="006E430D" w:rsidDel="00AA15CD">
          <w:delText>.</w:delText>
        </w:r>
        <w:r w:rsidR="00766900" w:rsidDel="00AA15CD">
          <w:delText xml:space="preserve"> </w:delText>
        </w:r>
        <w:r w:rsidR="00093820" w:rsidRPr="00E03B11" w:rsidDel="00AA15CD">
          <w:delText xml:space="preserve">A </w:delText>
        </w:r>
        <w:r w:rsidR="00BB7FA2" w:rsidDel="00AA15CD">
          <w:delText>PTA</w:delText>
        </w:r>
        <w:r w:rsidR="00093820" w:rsidRPr="00E03B11" w:rsidDel="00AA15CD">
          <w:delText xml:space="preserve"> of ≥90% was considered clinically acceptable, as suggested by the European Medicines Agency</w:delText>
        </w:r>
      </w:del>
      <w:r w:rsidR="00093820" w:rsidRPr="00B06240">
        <w:fldChar w:fldCharType="begin"/>
      </w:r>
      <w:commentRangeEnd w:id="106"/>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115" w:author="My Luong Vuong" w:date="2024-06-20T16:12:00Z">
        <w:r w:rsidR="00093820">
          <w:delText>.</w:delText>
        </w:r>
      </w:del>
      <w:ins w:id="116" w:author="My Luong Vuong" w:date="2024-06-20T16:12:00Z">
        <w:r w:rsidR="00EC6EC9">
          <w:rPr>
            <w:rStyle w:val="CommentReference"/>
          </w:rPr>
          <w:commentReference w:id="106"/>
        </w:r>
        <w:commentRangeEnd w:id="107"/>
        <w:r w:rsidR="00EC6EC9">
          <w:rPr>
            <w:rStyle w:val="CommentReference"/>
          </w:rPr>
          <w:commentReference w:id="107"/>
        </w:r>
      </w:ins>
      <w:commentRangeEnd w:id="108"/>
      <w:ins w:id="117" w:author="My Luong Vuong" w:date="2024-08-19T15:06:00Z">
        <w:r w:rsidR="006618EA">
          <w:rPr>
            <w:rStyle w:val="CommentReference"/>
          </w:rPr>
          <w:commentReference w:id="108"/>
        </w:r>
      </w:ins>
      <w:ins w:id="118" w:author="My Luong Vuong" w:date="2024-06-20T16:12:00Z">
        <w:r w:rsidR="00093820">
          <w:t>.</w:t>
        </w:r>
      </w:ins>
      <w:del w:id="119"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680D2104"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lastRenderedPageBreak/>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0C300C53" w:rsidR="00D11A0F" w:rsidRDefault="0000186A" w:rsidP="00D11A0F">
      <w:r>
        <w:t>T</w:t>
      </w:r>
      <w:r w:rsidR="00EB4685" w:rsidRPr="00E03B11">
        <w:t>he</w:t>
      </w:r>
      <w:r w:rsidR="00B429DC">
        <w:t xml:space="preserve"> 14-day</w:t>
      </w:r>
      <w:r w:rsidR="00EB4685" w:rsidRPr="00E03B11">
        <w:t xml:space="preserve"> standard and </w:t>
      </w:r>
      <w:del w:id="120" w:author="My Luong Vuong" w:date="2024-08-05T13:36:00Z">
        <w:r w:rsidDel="00A02502">
          <w:delText xml:space="preserve">identified </w:delText>
        </w:r>
      </w:del>
      <w:r w:rsidR="00EB4685" w:rsidRPr="00E03B11">
        <w:t>optimised</w:t>
      </w:r>
      <w:del w:id="121" w:author="My Luong Vuong" w:date="2024-08-05T13:36:00Z">
        <w:r w:rsidR="00EB4685" w:rsidRPr="00E03B11" w:rsidDel="00B62761">
          <w:delText xml:space="preserve"> </w:delText>
        </w:r>
        <w:commentRangeStart w:id="122"/>
        <w:commentRangeStart w:id="123"/>
        <w:r w:rsidR="00EB4685" w:rsidRPr="00E03B11" w:rsidDel="00B62761">
          <w:delText>inclusive</w:delText>
        </w:r>
      </w:del>
      <w:ins w:id="124" w:author="My Luong Vuong" w:date="2024-06-21T16:04:00Z">
        <w:r w:rsidR="009648DB">
          <w:t xml:space="preserve"> </w:t>
        </w:r>
      </w:ins>
      <w:del w:id="125" w:author="Jason Roberts" w:date="2024-06-14T18:31:00Z">
        <w:r w:rsidR="00EB4685" w:rsidRPr="00E03B11">
          <w:delText xml:space="preserve"> </w:delText>
        </w:r>
      </w:del>
      <w:r w:rsidR="00EB4685" w:rsidRPr="00E03B11">
        <w:t>dosing</w:t>
      </w:r>
      <w:commentRangeEnd w:id="122"/>
      <w:r w:rsidR="00EC6EC9">
        <w:rPr>
          <w:rStyle w:val="CommentReference"/>
        </w:rPr>
        <w:commentReference w:id="122"/>
      </w:r>
      <w:commentRangeEnd w:id="123"/>
      <w:r w:rsidR="00AE4398">
        <w:rPr>
          <w:rStyle w:val="CommentReference"/>
        </w:rPr>
        <w:commentReference w:id="123"/>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del w:id="126" w:author="My Luong Vuong" w:date="2024-07-10T10:30:00Z">
        <w:r w:rsidR="00953A4B">
          <w:delText>a</w:delText>
        </w:r>
      </w:del>
      <w:ins w:id="127" w:author="My Luong Vuong" w:date="2024-06-21T16:08:00Z">
        <w:r w:rsidR="00271041">
          <w:t xml:space="preserve">we created </w:t>
        </w:r>
      </w:ins>
      <w:ins w:id="128" w:author="My Luong Vuong" w:date="2024-07-10T10:30:00Z">
        <w:r w:rsidR="00953A4B">
          <w:t>a</w:t>
        </w:r>
        <w:r w:rsidR="00953A4B" w:rsidRPr="00E03B11">
          <w:t xml:space="preserve"> </w:t>
        </w:r>
      </w:ins>
      <w:ins w:id="129" w:author="My Luong Vuong" w:date="2024-06-21T16:04:00Z">
        <w:r w:rsidR="00B17B4E">
          <w:t xml:space="preserve">virtual patient </w:t>
        </w:r>
      </w:ins>
      <w:r w:rsidR="00953A4B" w:rsidRPr="00E03B11">
        <w:t xml:space="preserve">population of </w:t>
      </w:r>
      <w:commentRangeStart w:id="130"/>
      <w:commentRangeStart w:id="131"/>
      <w:commentRangeStart w:id="132"/>
      <w:r w:rsidR="00953A4B" w:rsidRPr="00E03B11">
        <w:t xml:space="preserve">1000 </w:t>
      </w:r>
      <w:del w:id="133" w:author="My Luong Vuong" w:date="2024-06-21T16:04:00Z">
        <w:r w:rsidR="00953A4B" w:rsidRPr="00E03B11" w:rsidDel="007C126D">
          <w:delText xml:space="preserve">virtual </w:delText>
        </w:r>
      </w:del>
      <w:del w:id="134" w:author="My Luong Vuong" w:date="2024-06-21T16:08:00Z">
        <w:r w:rsidR="00953A4B" w:rsidRPr="00E03B11" w:rsidDel="00271041">
          <w:delText>patients</w:delText>
        </w:r>
      </w:del>
      <w:ins w:id="135" w:author="My Luong Vuong" w:date="2024-06-21T16:08:00Z">
        <w:r w:rsidR="009656AC">
          <w:t>patients</w:t>
        </w:r>
      </w:ins>
      <w:ins w:id="136" w:author="My Luong Vuong" w:date="2024-06-21T16:09:00Z">
        <w:r w:rsidR="001577A9">
          <w:t xml:space="preserve"> to represent the real-world </w:t>
        </w:r>
      </w:ins>
      <w:ins w:id="137" w:author="My Luong Vuong" w:date="2024-06-21T16:10:00Z">
        <w:r w:rsidR="00302D4E">
          <w:t>population in our aggregated dataset</w:t>
        </w:r>
      </w:ins>
      <w:ins w:id="138" w:author="My Luong Vuong" w:date="2024-06-21T16:08:00Z">
        <w:r w:rsidR="00544F28">
          <w:t>,</w:t>
        </w:r>
        <w:r w:rsidR="00271041">
          <w:t xml:space="preserve"> </w:t>
        </w:r>
      </w:ins>
      <w:ins w:id="139" w:author="My Luong Vuong" w:date="2024-06-21T16:09:00Z">
        <w:r w:rsidR="00544F28">
          <w:t>ensuring</w:t>
        </w:r>
      </w:ins>
      <w:del w:id="140" w:author="My Luong Vuong" w:date="2024-06-21T16:09:00Z">
        <w:r w:rsidR="00953A4B" w:rsidRPr="00E03B11" w:rsidDel="00544F28">
          <w:delText xml:space="preserve"> </w:delText>
        </w:r>
        <w:commentRangeEnd w:id="130"/>
        <w:r w:rsidR="00D77C3B" w:rsidDel="00544F28">
          <w:rPr>
            <w:rStyle w:val="CommentReference"/>
          </w:rPr>
          <w:commentReference w:id="130"/>
        </w:r>
        <w:commentRangeEnd w:id="131"/>
        <w:r w:rsidR="0085139C" w:rsidDel="00544F28">
          <w:rPr>
            <w:rStyle w:val="CommentReference"/>
          </w:rPr>
          <w:commentReference w:id="131"/>
        </w:r>
        <w:commentRangeEnd w:id="132"/>
        <w:r w:rsidR="00A8746C" w:rsidDel="00544F28">
          <w:rPr>
            <w:rStyle w:val="CommentReference"/>
          </w:rPr>
          <w:commentReference w:id="132"/>
        </w:r>
      </w:del>
      <w:ins w:id="141" w:author="My Luong Vuong" w:date="2024-06-21T16:11:00Z">
        <w:r w:rsidR="00C3705F" w:rsidRPr="00C3705F">
          <w:t xml:space="preserve"> the proportions of categorical covariates and distributions of continuous covariates matched</w:t>
        </w:r>
      </w:ins>
      <w:del w:id="142"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05"/>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5236358E" w:rsidR="00110745" w:rsidRDefault="00412F80" w:rsidP="00593CAA">
      <w:pPr>
        <w:rPr>
          <w:b/>
          <w:bCs/>
          <w:sz w:val="28"/>
          <w:szCs w:val="28"/>
        </w:rPr>
      </w:pPr>
      <w:bookmarkStart w:id="143"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43"/>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559BB751" w:rsidR="00BF6CF3" w:rsidRPr="00E05CF4" w:rsidRDefault="00C41D31" w:rsidP="00593CAA">
      <w:bookmarkStart w:id="144" w:name="_Hlk136862086"/>
      <w:r>
        <w:t xml:space="preserve">Data from 8 studies </w:t>
      </w:r>
      <w:r w:rsidR="00124A86">
        <w:t>included</w:t>
      </w:r>
      <w:r>
        <w:t xml:space="preserve"> </w:t>
      </w:r>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45"/>
      <w:commentRangeStart w:id="146"/>
      <w:commentRangeStart w:id="147"/>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45"/>
      <w:r w:rsidR="00D77C3B">
        <w:rPr>
          <w:rStyle w:val="CommentReference"/>
        </w:rPr>
        <w:commentReference w:id="145"/>
      </w:r>
      <w:commentRangeEnd w:id="146"/>
      <w:r w:rsidR="00D51601">
        <w:rPr>
          <w:rStyle w:val="CommentReference"/>
        </w:rPr>
        <w:commentReference w:id="146"/>
      </w:r>
      <w:commentRangeEnd w:id="147"/>
      <w:r w:rsidR="00790F7B">
        <w:rPr>
          <w:rStyle w:val="CommentReference"/>
        </w:rPr>
        <w:commentReference w:id="147"/>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with</w:t>
      </w:r>
      <w:r w:rsidR="00F147E9">
        <w:t xml:space="preserve"> 19.2% </w:t>
      </w:r>
      <w:r w:rsidR="00EC6EC9">
        <w:t>patients receiving</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44"/>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5762A61A" w:rsidR="001169E0" w:rsidRPr="00E03B11" w:rsidRDefault="00BF6CF3" w:rsidP="00593CAA">
      <w:bookmarkStart w:id="148"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r w:rsidR="00E15092">
        <w:t>concentration-time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593CAA">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w:t>
      </w:r>
      <w:proofErr w:type="spellStart"/>
      <w:r w:rsidR="001169E0">
        <w:t>popPK</w:t>
      </w:r>
      <w:proofErr w:type="spellEnd"/>
      <w:r w:rsidR="001169E0">
        <w:t xml:space="preserve">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48"/>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3C2E2CC2" w:rsidR="004B1B5C" w:rsidRDefault="00816D31" w:rsidP="00593CAA">
      <w:bookmarkStart w:id="149"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3F861897"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48195B01"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49"/>
    </w:p>
    <w:p w14:paraId="6F4D32B2" w14:textId="4E1BE966" w:rsidR="00A905E8" w:rsidRPr="00E03B11" w:rsidRDefault="00A905E8" w:rsidP="00593CAA">
      <w:pPr>
        <w:pStyle w:val="Heading1"/>
      </w:pPr>
      <w:r w:rsidRPr="00E03B11">
        <w:lastRenderedPageBreak/>
        <w:t>Discussion</w:t>
      </w:r>
    </w:p>
    <w:p w14:paraId="39606BFF" w14:textId="70741C76" w:rsidR="00CB50CB" w:rsidRPr="00E03B11" w:rsidRDefault="00CB50CB" w:rsidP="00593CAA">
      <w:bookmarkStart w:id="150" w:name="_Hlk136862217"/>
      <w:del w:id="151" w:author="My Luong Vuong" w:date="2024-06-14T16:21:00Z">
        <w:r w:rsidRPr="00E03B11">
          <w:delText xml:space="preserve">Our study aimed to </w:delText>
        </w:r>
        <w:r w:rsidR="00543749" w:rsidRPr="00715016">
          <w:delText xml:space="preserve">identify factors </w:delText>
        </w:r>
        <w:r w:rsidR="00035BB0">
          <w:delText>influencing</w:delText>
        </w:r>
        <w:r w:rsidR="006C319C">
          <w:delText xml:space="preserve"> fluconazole PKPD</w:delText>
        </w:r>
        <w:r w:rsidR="00543749" w:rsidRPr="00715016">
          <w:delText xml:space="preserve"> target </w:delText>
        </w:r>
        <w:r w:rsidR="00543749">
          <w:delText xml:space="preserve">attainment and </w:delText>
        </w:r>
        <w:r w:rsidR="009271E0">
          <w:delText>propose</w:delText>
        </w:r>
        <w:r w:rsidR="00543749">
          <w:delText xml:space="preserve"> a dosing regimen </w:delText>
        </w:r>
        <w:r w:rsidR="000A5C30">
          <w:delText xml:space="preserve">that </w:delText>
        </w:r>
        <w:commentRangeStart w:id="152"/>
        <w:commentRangeStart w:id="153"/>
        <w:commentRangeStart w:id="154"/>
        <w:r w:rsidR="000A5C30">
          <w:delText>guarantees</w:delText>
        </w:r>
        <w:r w:rsidR="00543749">
          <w:delText xml:space="preserve"> </w:delText>
        </w:r>
      </w:del>
      <w:commentRangeEnd w:id="152"/>
      <w:r w:rsidR="00D77C3B">
        <w:rPr>
          <w:rStyle w:val="CommentReference"/>
        </w:rPr>
        <w:commentReference w:id="152"/>
      </w:r>
      <w:commentRangeEnd w:id="153"/>
      <w:r w:rsidR="006206B6">
        <w:rPr>
          <w:rStyle w:val="CommentReference"/>
        </w:rPr>
        <w:commentReference w:id="153"/>
      </w:r>
      <w:commentRangeEnd w:id="154"/>
      <w:r w:rsidR="00B628BC">
        <w:rPr>
          <w:rStyle w:val="CommentReference"/>
        </w:rPr>
        <w:commentReference w:id="154"/>
      </w:r>
      <w:del w:id="155" w:author="My Luong Vuong" w:date="2024-06-14T16:21:00Z">
        <w:r w:rsidR="00543749">
          <w:delText xml:space="preserve">adequate target attainment </w:delText>
        </w:r>
        <w:r w:rsidR="00543749" w:rsidRPr="00715016">
          <w:delText>in critically ill patients</w:delText>
        </w:r>
        <w:r w:rsidR="006E41A0">
          <w:delText>.</w:delText>
        </w:r>
        <w:r w:rsidRPr="00E03B11">
          <w:delText xml:space="preserve"> </w:delText>
        </w:r>
        <w:r w:rsidR="007D0A54">
          <w:delText>To</w:delText>
        </w:r>
        <w:r w:rsidR="00B235A1">
          <w:delText xml:space="preserve"> do so, w</w:delText>
        </w:r>
        <w:r w:rsidR="00B235A1" w:rsidRPr="00E03B11">
          <w:delText>e</w:delText>
        </w:r>
      </w:del>
      <w:del w:id="156" w:author="My Luong Vuong" w:date="2024-06-20T17:01:00Z">
        <w:r w:rsidR="00B235A1" w:rsidRPr="00E03B11">
          <w:delText xml:space="preserve"> </w:delText>
        </w:r>
      </w:del>
      <w:del w:id="157" w:author="My Luong Vuong" w:date="2024-05-31T10:02:00Z">
        <w:r w:rsidRPr="00E03B11" w:rsidDel="004650C8">
          <w:delText>utili</w:delText>
        </w:r>
        <w:r w:rsidR="008B2E15" w:rsidDel="004650C8">
          <w:delText>s</w:delText>
        </w:r>
        <w:r w:rsidRPr="00E03B11" w:rsidDel="004650C8">
          <w:delText xml:space="preserve">ed </w:delText>
        </w:r>
      </w:del>
      <w:ins w:id="158" w:author="My Luong Vuong" w:date="2024-05-31T10:02:00Z">
        <w:del w:id="159" w:author="My Luong Vuong" w:date="2024-06-14T16:21:00Z">
          <w:r w:rsidR="004650C8">
            <w:delText>used</w:delText>
          </w:r>
          <w:r w:rsidR="004650C8" w:rsidRPr="00E03B11">
            <w:delText xml:space="preserve"> </w:delText>
          </w:r>
        </w:del>
      </w:ins>
      <w:del w:id="160"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161" w:author="My Luong Vuong" w:date="2024-06-21T09:37:00Z">
        <w:r w:rsidR="00F8707F">
          <w:t>total body weight and CRRT status were the</w:t>
        </w:r>
      </w:ins>
      <w:ins w:id="162" w:author="My Luong Vuong" w:date="2024-06-21T09:38:00Z">
        <w:r w:rsidR="00F8707F">
          <w:t xml:space="preserve"> two </w:t>
        </w:r>
        <w:r w:rsidR="00356AF7">
          <w:t xml:space="preserve">factors that clinically impacted </w:t>
        </w:r>
      </w:ins>
      <w:del w:id="163"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164" w:author="My Luong Vuong" w:date="2024-06-21T09:39:00Z">
        <w:r w:rsidR="00E4532C">
          <w:t xml:space="preserve">the </w:t>
        </w:r>
      </w:ins>
      <w:del w:id="165"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764B21">
        <w:t xml:space="preserve"> with the potential to achieve </w:t>
      </w:r>
      <w:r w:rsidR="00283CA5">
        <w:t>a</w:t>
      </w:r>
      <w:r w:rsidRPr="00E03B11">
        <w:t xml:space="preserve"> </w:t>
      </w:r>
      <w:r w:rsidR="00B47AFD">
        <w:t>PTA</w:t>
      </w:r>
      <w:r w:rsidR="00D72FC3">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1E4D2EEB" w:rsidR="00C71CF6" w:rsidRPr="00E03B11" w:rsidRDefault="006C319C" w:rsidP="00C71CF6">
      <w:r>
        <w:t>W</w:t>
      </w:r>
      <w:r w:rsidR="00C71CF6" w:rsidRPr="00E03B11">
        <w:t xml:space="preserve">e </w:t>
      </w:r>
      <w:r w:rsidR="00C71CF6">
        <w:t>performed an</w:t>
      </w:r>
      <w:r w:rsidR="00C71CF6" w:rsidRPr="00E03B11">
        <w:t xml:space="preserve"> </w:t>
      </w:r>
      <w:r w:rsidR="005F449C">
        <w:t>individual data meta-analysis (</w:t>
      </w:r>
      <w:r w:rsidR="00C71CF6" w:rsidRPr="009F6A54">
        <w:t>IPDMA</w:t>
      </w:r>
      <w:r w:rsidR="005F449C">
        <w:t>)</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29ADF023"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(800mg </w:t>
      </w:r>
      <w:r w:rsidR="00965EAA">
        <w:t>loading dose</w:t>
      </w:r>
      <w:r w:rsidR="004E5D0D">
        <w:t xml:space="preserve"> and 400mg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led to </w:t>
      </w:r>
      <w:r w:rsidR="00713419">
        <w:t>a lower PTA</w:t>
      </w:r>
      <w:r w:rsidR="004E5D0D">
        <w:t xml:space="preserve"> following the </w:t>
      </w:r>
      <w:r w:rsidR="00217A7D">
        <w:t>loading dose</w:t>
      </w:r>
      <w:r w:rsidR="004E5D0D">
        <w:t xml:space="preserve"> of 800 mg</w:t>
      </w:r>
      <w:r w:rsidR="00713419">
        <w:t>.</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r w:rsidR="001B7553">
        <w:fldChar w:fldCharType="end"/>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513621">
        <w:t xml:space="preserve">best </w:t>
      </w:r>
      <w:r w:rsidR="000779BD">
        <w:t>improved the model fit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513621">
        <w:t>with</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166" w:author="My Luong Vuong" w:date="2024-06-21T23:17:00Z">
        <w:r w:rsidR="00DA0C18">
          <w:t xml:space="preserve"> </w:t>
        </w:r>
      </w:ins>
      <w:ins w:id="167" w:author="My Luong Vuong" w:date="2024-08-05T16:26:00Z">
        <w:r w:rsidR="00891348" w:rsidRPr="00891348">
          <w:t xml:space="preserve">Additionally, </w:t>
        </w:r>
        <w:proofErr w:type="spellStart"/>
        <w:r w:rsidR="00891348" w:rsidRPr="00891348">
          <w:t>eGFR</w:t>
        </w:r>
        <w:r w:rsidR="00891348" w:rsidRPr="00850564">
          <w:rPr>
            <w:vertAlign w:val="subscript"/>
            <w:rPrChange w:id="168" w:author="My Luong Vuong" w:date="2024-08-05T16:26:00Z">
              <w:rPr/>
            </w:rPrChange>
          </w:rPr>
          <w:t>CKD</w:t>
        </w:r>
        <w:proofErr w:type="spellEnd"/>
        <w:r w:rsidR="00891348" w:rsidRPr="00850564">
          <w:rPr>
            <w:vertAlign w:val="subscript"/>
            <w:rPrChange w:id="169" w:author="My Luong Vuong" w:date="2024-08-05T16:26:00Z">
              <w:rPr/>
            </w:rPrChange>
          </w:rPr>
          <w:t>-EPI</w:t>
        </w:r>
        <w:r w:rsidR="00891348" w:rsidRPr="00891348">
          <w:t xml:space="preserve"> significantly impacted </w:t>
        </w:r>
        <w:proofErr w:type="spellStart"/>
        <w:r w:rsidR="00891348" w:rsidRPr="00891348">
          <w:t>CL</w:t>
        </w:r>
        <w:r w:rsidR="00891348" w:rsidRPr="00322162">
          <w:rPr>
            <w:vertAlign w:val="subscript"/>
            <w:rPrChange w:id="170" w:author="My Luong Vuong" w:date="2024-08-05T16:26:00Z">
              <w:rPr/>
            </w:rPrChange>
          </w:rPr>
          <w:t>off</w:t>
        </w:r>
        <w:proofErr w:type="spellEnd"/>
        <w:r w:rsidR="00891348" w:rsidRPr="00322162">
          <w:rPr>
            <w:vertAlign w:val="subscript"/>
            <w:rPrChange w:id="171" w:author="My Luong Vuong" w:date="2024-08-05T16:26:00Z">
              <w:rPr/>
            </w:rPrChange>
          </w:rPr>
          <w:t>-CRRT</w:t>
        </w:r>
        <w:r w:rsidR="00891348" w:rsidRPr="00891348">
          <w:t xml:space="preserve"> in our model, which aligns with fluconazole's primary renal clearance</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172" w:author="My Luong Vuong" w:date="2024-06-21T23:25:00Z">
        <w:r w:rsidR="002F0345">
          <w:t xml:space="preserve">. </w:t>
        </w:r>
        <w:r w:rsidR="00C7138E">
          <w:t xml:space="preserve">We chose </w:t>
        </w:r>
        <w:proofErr w:type="spellStart"/>
        <w:r w:rsidR="00030062">
          <w:t>e</w:t>
        </w:r>
      </w:ins>
      <w:ins w:id="173"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174" w:author="My Luong Vuong" w:date="2024-06-21T23:42:00Z">
        <w:r w:rsidR="00201500">
          <w:t xml:space="preserve">without race </w:t>
        </w:r>
      </w:ins>
      <w:ins w:id="175" w:author="My Luong Vuong" w:date="2024-06-21T23:52:00Z">
        <w:r w:rsidR="00411B79">
          <w:t>for</w:t>
        </w:r>
      </w:ins>
      <w:ins w:id="176" w:author="My Luong Vuong" w:date="2024-06-21T23:46:00Z">
        <w:r w:rsidR="00EC1E0C">
          <w:t xml:space="preserve"> assess</w:t>
        </w:r>
      </w:ins>
      <w:ins w:id="177" w:author="My Luong Vuong" w:date="2024-06-21T23:52:00Z">
        <w:r w:rsidR="00411B79">
          <w:t>ing</w:t>
        </w:r>
      </w:ins>
      <w:ins w:id="178" w:author="My Luong Vuong" w:date="2024-06-21T23:46:00Z">
        <w:r w:rsidR="00EC1E0C">
          <w:t xml:space="preserve"> kidney function </w:t>
        </w:r>
      </w:ins>
      <w:ins w:id="179" w:author="My Luong Vuong" w:date="2024-06-21T23:49:00Z">
        <w:r w:rsidR="0089277E">
          <w:t xml:space="preserve">as it is more inclusive </w:t>
        </w:r>
      </w:ins>
      <w:ins w:id="180" w:author="My Luong Vuong" w:date="2024-06-21T23:53:00Z">
        <w:r w:rsidR="001410DD">
          <w:t>than equations like</w:t>
        </w:r>
      </w:ins>
      <w:ins w:id="181"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182" w:author="My Luong Vuong" w:date="2024-06-21T23:49:00Z">
        <w:r w:rsidR="0089277E">
          <w:t>.</w:t>
        </w:r>
      </w:ins>
      <w:ins w:id="183" w:author="My Luong Vuong" w:date="2024-06-21T23:46:00Z">
        <w:r w:rsidR="00EC1E0C">
          <w:t xml:space="preserve"> </w:t>
        </w:r>
      </w:ins>
      <w:ins w:id="184" w:author="My Luong Vuong" w:date="2024-06-21T23:45:00Z">
        <w:r w:rsidR="00983D96">
          <w:t xml:space="preserve"> </w:t>
        </w:r>
      </w:ins>
      <w:ins w:id="185" w:author="My Luong Vuong" w:date="2024-06-21T23:22:00Z">
        <w:r w:rsidR="00327697">
          <w:t xml:space="preserve"> </w:t>
        </w:r>
      </w:ins>
      <w:ins w:id="186" w:author="My Luong Vuong" w:date="2024-06-21T23:18:00Z">
        <w:r w:rsidR="0037711F">
          <w:t xml:space="preserve"> </w:t>
        </w:r>
      </w:ins>
    </w:p>
    <w:p w14:paraId="66213A4D" w14:textId="55A75D6F" w:rsidR="00BA3DFC" w:rsidRDefault="0047500A" w:rsidP="00FA10AD">
      <w:r>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 xml:space="preserve">Our recommended maintenance dose </w:t>
      </w:r>
      <w:r w:rsidR="00766321" w:rsidRPr="00766321">
        <w:lastRenderedPageBreak/>
        <w:t xml:space="preserve">for patients not undergoing CRRT was 400 mg q24h, aligning with the current standard. Although our simulation showed a slight decrease below the 90% PTA 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 mL/min/1.73 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 mL/min/1.73 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r w:rsidR="000F5D43">
        <w:t xml:space="preserve"> </w:t>
      </w:r>
    </w:p>
    <w:p w14:paraId="7DFFBF45" w14:textId="10E22FFB" w:rsidR="00116AAE" w:rsidRDefault="003C482A" w:rsidP="00FA10AD">
      <w:r w:rsidRPr="003C482A">
        <w:t>Our study’s finding of no effect from kidney function contrasts with previous research, which suggested that increased doses are needed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del w:id="187" w:author="My Luong Vuong" w:date="2024-07-10T10:30:00Z">
        <w:r w:rsidR="00DF7754">
          <w:delText>.</w:delText>
        </w:r>
      </w:del>
      <w:ins w:id="188" w:author="My Luong Vuong" w:date="2024-07-10T10:30:00Z">
        <w:r w:rsidR="00DF7754">
          <w:t>.</w:t>
        </w:r>
      </w:ins>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189" w:author="My Luong Vuong" w:date="2024-06-21T17:05:00Z">
        <w:r w:rsidR="00F94D69">
          <w:t xml:space="preserve"> </w:t>
        </w:r>
        <w:commentRangeStart w:id="190"/>
        <w:commentRangeStart w:id="191"/>
        <w:r w:rsidR="00F94D69" w:rsidRPr="00F94D69">
          <w:t xml:space="preserve">Although we could not identify a clinically relevant effect of </w:t>
        </w:r>
        <w:proofErr w:type="spellStart"/>
        <w:r w:rsidR="00F94D69" w:rsidRPr="00F94D69">
          <w:t>eGFR</w:t>
        </w:r>
        <w:r w:rsidR="00F94D69" w:rsidRPr="00F94D69">
          <w:rPr>
            <w:vertAlign w:val="subscript"/>
            <w:rPrChange w:id="192" w:author="My Luong Vuong" w:date="2024-06-21T17:05:00Z">
              <w:rPr/>
            </w:rPrChange>
          </w:rPr>
          <w:t>CKD</w:t>
        </w:r>
        <w:proofErr w:type="spellEnd"/>
        <w:r w:rsidR="00F94D69" w:rsidRPr="00F94D69">
          <w:rPr>
            <w:vertAlign w:val="subscript"/>
            <w:rPrChange w:id="193"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190"/>
      <w:ins w:id="194" w:author="My Luong Vuong" w:date="2024-06-21T17:09:00Z">
        <w:r w:rsidR="00A077A7">
          <w:rPr>
            <w:rStyle w:val="CommentReference"/>
          </w:rPr>
          <w:commentReference w:id="190"/>
        </w:r>
        <w:commentRangeEnd w:id="191"/>
        <w:r w:rsidR="00A077A7">
          <w:rPr>
            <w:rStyle w:val="CommentReference"/>
          </w:rPr>
          <w:commentReference w:id="191"/>
        </w:r>
      </w:ins>
      <w:ins w:id="195" w:author="My Luong Vuong" w:date="2024-06-21T17:05:00Z">
        <w:r w:rsidR="00F94D69">
          <w:t xml:space="preserve"> </w:t>
        </w:r>
      </w:ins>
      <w:del w:id="196"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r w:rsidR="00FD4D25">
        <w:t>Therefore</w:t>
      </w:r>
      <w:r w:rsidR="008650D7">
        <w:t xml:space="preserve">, </w:t>
      </w:r>
      <w:del w:id="197"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w:delText>
        </w:r>
      </w:del>
      <w:del w:id="198" w:author="My Luong Vuong" w:date="2024-08-05T16:38:00Z">
        <w:r w:rsidR="00FD4D25" w:rsidDel="004D60F3">
          <w:delText xml:space="preserve">significant amount  </w:delText>
        </w:r>
      </w:del>
      <w:del w:id="199" w:author="My Luong Vuong" w:date="2024-06-21T17:06:00Z">
        <w:r w:rsidR="00D61134" w:rsidDel="00600DCB">
          <w:delText xml:space="preserve">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del w:id="200" w:author="My Luong Vuong" w:date="2024-07-10T10:30:00Z">
        <w:r w:rsidR="00F01693">
          <w:delText>.</w:delText>
        </w:r>
      </w:del>
      <w:ins w:id="201" w:author="My Luong Vuong" w:date="2024-06-21T17:07:00Z">
        <w:r w:rsidR="00C740C8">
          <w:t xml:space="preserve"> is necessitated</w:t>
        </w:r>
        <w:r w:rsidR="00DD60FF">
          <w:t xml:space="preserve"> to </w:t>
        </w:r>
      </w:ins>
      <w:ins w:id="202" w:author="My Luong Vuong" w:date="2024-06-21T17:08:00Z">
        <w:r w:rsidR="00DD60FF">
          <w:t xml:space="preserve">validate our </w:t>
        </w:r>
        <w:r w:rsidR="00B17C74">
          <w:t>findings</w:t>
        </w:r>
      </w:ins>
      <w:ins w:id="203" w:author="My Luong Vuong" w:date="2024-07-10T10:30:00Z">
        <w:r w:rsidR="00F01693">
          <w:t>.</w:t>
        </w:r>
      </w:ins>
      <w:del w:id="204" w:author="My Luong Vuong" w:date="2024-06-21T17:07:00Z">
        <w:r w:rsidR="00F10947" w:rsidDel="00090798">
          <w:delText>This clinical trial</w:delText>
        </w:r>
        <w:r w:rsidR="000B34C7" w:rsidDel="00090798">
          <w:delText xml:space="preserve"> can then</w:delText>
        </w:r>
      </w:del>
      <w:del w:id="205" w:author="My Luong Vuong" w:date="2024-08-05T16:38:00Z">
        <w:r w:rsidR="00FD4D25" w:rsidDel="00CA1CD7">
          <w:delText>could</w:delText>
        </w:r>
      </w:del>
      <w:del w:id="206" w:author="My Luong Vuong" w:date="2024-06-21T17:07:00Z">
        <w:r w:rsidR="000B34C7" w:rsidDel="00090798">
          <w:delText xml:space="preserve">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del>
    </w:p>
    <w:p w14:paraId="73505988" w14:textId="2FF61F02" w:rsidR="00A24960" w:rsidRPr="00E03B11" w:rsidRDefault="00BD3C3F" w:rsidP="00593CAA">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6B3970">
        <w:t xml:space="preserve">the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 </w:instrText>
      </w:r>
      <w:r w:rsidR="00B973AA">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EN.CITE.DATA </w:instrText>
      </w:r>
      <w:r w:rsidR="00B973AA">
        <w:fldChar w:fldCharType="end"/>
      </w:r>
      <w:r w:rsidR="00A24960" w:rsidRPr="00E03B11">
        <w:fldChar w:fldCharType="separate"/>
      </w:r>
      <w:r w:rsidR="00B973AA">
        <w:rPr>
          <w:noProof/>
        </w:rPr>
        <w:t> [38]</w:t>
      </w:r>
      <w:r w:rsidR="00A24960" w:rsidRPr="00E03B11">
        <w:fldChar w:fldCharType="end"/>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B01E37">
        <w:t xml:space="preserve">has the potential to deliver </w:t>
      </w:r>
      <w:r w:rsidR="004A7C92">
        <w:t>personalised dosing of fluconazole</w:t>
      </w:r>
      <w:r w:rsidR="00B01E37">
        <w:t xml:space="preserve"> whilst simultaneously simplifying workflow</w:t>
      </w:r>
      <w:r w:rsidR="004B2FAE">
        <w:t xml:space="preserve"> Nevertheless, </w:t>
      </w:r>
      <w:r w:rsidR="00B84B4C">
        <w:t>i</w:t>
      </w:r>
      <w:r w:rsidR="004B2FAE" w:rsidRPr="004B2FAE">
        <w:t>n clinical centres where neither drug cost nor integration of automated dose calculation in prescribing software tools are of concern, other dosing strategies and the availability of TDM may be considered.</w:t>
      </w:r>
    </w:p>
    <w:p w14:paraId="1D29AC9B" w14:textId="6F5F896B" w:rsidR="00CB50CB" w:rsidRDefault="007E5073" w:rsidP="0072645E">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measuring </w:t>
      </w:r>
      <w:r w:rsidR="00897078">
        <w:t>accurately</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B973AA">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B973AA">
        <w:rPr>
          <w:noProof/>
        </w:rPr>
        <w:t> [39]</w:t>
      </w:r>
      <w:r w:rsidR="00143934" w:rsidRPr="00E03B11">
        <w:fldChar w:fldCharType="end"/>
      </w:r>
      <w:r w:rsidR="00A14F24">
        <w:t>.</w:t>
      </w:r>
    </w:p>
    <w:p w14:paraId="5429EA5E" w14:textId="1677CDFE" w:rsidR="0036411B" w:rsidRDefault="00AE7517" w:rsidP="00593CAA">
      <w:r>
        <w:lastRenderedPageBreak/>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 xml:space="preserve">risk of </w:t>
      </w:r>
      <w:proofErr w:type="spellStart"/>
      <w:r w:rsidR="00047E03">
        <w:t>C</w:t>
      </w:r>
      <w:r w:rsidR="00047E03" w:rsidRPr="00E12082">
        <w:rPr>
          <w:vertAlign w:val="subscript"/>
        </w:rPr>
        <w:t>trough</w:t>
      </w:r>
      <w:proofErr w:type="spellEnd"/>
      <w:r w:rsidR="00047E03">
        <w:t xml:space="preserve"> ≥80</w:t>
      </w:r>
      <w:r w:rsidR="00603377">
        <w:t> </w:t>
      </w:r>
      <w:r w:rsidR="00047E03">
        <w:t>mg/L).</w:t>
      </w:r>
      <w:r w:rsidR="00D65688">
        <w:t xml:space="preserve"> </w:t>
      </w:r>
      <w:r w:rsidR="00543891">
        <w:t>As such, it</w:t>
      </w:r>
      <w:r w:rsidR="000B0321">
        <w:t xml:space="preserve"> is </w:t>
      </w:r>
      <w:r w:rsidR="00543891">
        <w:t xml:space="preserve">appropriate for introduction </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3F128D47"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B973AA">
        <w:rPr>
          <w:noProof/>
        </w:rPr>
        <w:t> [40]</w:t>
      </w:r>
      <w:r w:rsidR="0018159C">
        <w:fldChar w:fldCharType="end"/>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B973AA">
        <w:rPr>
          <w:noProof/>
        </w:rPr>
        <w:t> [40]</w:t>
      </w:r>
      <w:r w:rsidR="00C35CF2">
        <w:fldChar w:fldCharType="end"/>
      </w:r>
      <w:r w:rsidR="008B32AE">
        <w:t xml:space="preserve">. </w:t>
      </w:r>
      <w:r w:rsidR="00E31926">
        <w:t>However</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 </w:instrText>
      </w:r>
      <w:r w:rsidR="00B973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EN.CITE.DATA </w:instrText>
      </w:r>
      <w:r w:rsidR="00B973AA">
        <w:fldChar w:fldCharType="end"/>
      </w:r>
      <w:r w:rsidR="00972F81" w:rsidRPr="00E03B11">
        <w:fldChar w:fldCharType="separate"/>
      </w:r>
      <w:r w:rsidR="00B973AA">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r w:rsidR="00790CD6">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 xml:space="preserve">of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44567F8B" w:rsidR="004B0DC8" w:rsidRDefault="00CB50CB" w:rsidP="00593CAA">
      <w:r w:rsidRPr="00E03B11">
        <w:t xml:space="preserve">In conclusion, our </w:t>
      </w:r>
      <w:proofErr w:type="spellStart"/>
      <w:r w:rsidRPr="00E03B11">
        <w:t>popPK</w:t>
      </w:r>
      <w:proofErr w:type="spellEnd"/>
      <w:r w:rsidRPr="00E03B11">
        <w:t xml:space="preserve">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E95D94">
        <w:t xml:space="preserve"> </w:t>
      </w:r>
      <w:del w:id="207" w:author="My Luong Vuong" w:date="2024-06-21T09:46:00Z">
        <w:r w:rsidRPr="00E03B11" w:rsidDel="000633F7">
          <w:delText xml:space="preserve"> </w:delText>
        </w:r>
        <w:commentRangeStart w:id="208"/>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del>
      <w:commentRangeEnd w:id="208"/>
      <w:r w:rsidR="00B3543E">
        <w:rPr>
          <w:rStyle w:val="CommentReference"/>
        </w:rPr>
        <w:commentReference w:id="208"/>
      </w:r>
      <w:del w:id="209" w:author="My Luong Vuong" w:date="2024-06-21T09:46:00Z">
        <w:r w:rsidRPr="00E03B11" w:rsidDel="00F905D6">
          <w:delText xml:space="preserve">. </w:delText>
        </w:r>
      </w:del>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3312B0" w:rsidRDefault="00DB122C" w:rsidP="003312B0">
      <w:pPr>
        <w:pStyle w:val="Heading2"/>
        <w:numPr>
          <w:ilvl w:val="0"/>
          <w:numId w:val="0"/>
        </w:numPr>
        <w:ind w:left="576" w:hanging="576"/>
        <w:rPr>
          <w:b w:val="0"/>
        </w:rPr>
      </w:pPr>
      <w:r w:rsidRPr="003312B0">
        <w:rPr>
          <w:sz w:val="22"/>
        </w:rPr>
        <w:lastRenderedPageBreak/>
        <w:t>Acknowledgements</w:t>
      </w:r>
    </w:p>
    <w:p w14:paraId="02853BD5" w14:textId="487D82EC"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The resources and services used in this work were provided by the VSC (Flemish Supercomputer Center), funded by the Research Foundation - Flanders (FWO) and the Flemish Government.</w:t>
      </w:r>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p>
    <w:p w14:paraId="37558E76" w14:textId="12148116" w:rsidR="00DB122C" w:rsidRPr="0017013D" w:rsidRDefault="00DB122C" w:rsidP="003312B0">
      <w:pPr>
        <w:pStyle w:val="Heading2"/>
        <w:numPr>
          <w:ilvl w:val="0"/>
          <w:numId w:val="0"/>
        </w:numPr>
        <w:ind w:left="576" w:hanging="576"/>
      </w:pPr>
      <w:r w:rsidRPr="003312B0">
        <w:rPr>
          <w:sz w:val="22"/>
        </w:rPr>
        <w:t xml:space="preserve">Funding </w:t>
      </w:r>
    </w:p>
    <w:p w14:paraId="536EBAF6" w14:textId="77777777" w:rsidR="009C42AF"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b w:val="0"/>
        </w:rPr>
      </w:pPr>
      <w:r w:rsidRPr="006242A6">
        <w:rPr>
          <w:sz w:val="22"/>
          <w:szCs w:val="22"/>
        </w:rPr>
        <w:t>Declaration of interest</w:t>
      </w:r>
    </w:p>
    <w:p w14:paraId="492A77E6" w14:textId="7D4FEB1B" w:rsidR="0095106F" w:rsidRDefault="004C78E8" w:rsidP="00894D50">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p>
    <w:p w14:paraId="46FC3375" w14:textId="77777777" w:rsidR="0053638F" w:rsidRPr="00F5012A" w:rsidRDefault="0053638F" w:rsidP="006242A6">
      <w:pPr>
        <w:pStyle w:val="Heading2"/>
        <w:numPr>
          <w:ilvl w:val="0"/>
          <w:numId w:val="0"/>
        </w:numPr>
        <w:ind w:left="576" w:hanging="576"/>
      </w:pPr>
      <w:r w:rsidRPr="006242A6">
        <w:rPr>
          <w:sz w:val="22"/>
          <w:szCs w:val="22"/>
        </w:rPr>
        <w:t>Author contributions</w:t>
      </w:r>
    </w:p>
    <w:p w14:paraId="1253007A" w14:textId="092BE43C" w:rsidR="00B562FF" w:rsidRDefault="00B562FF" w:rsidP="006242A6">
      <w:pPr>
        <w:spacing w:line="240" w:lineRule="auto"/>
      </w:pPr>
      <w:r>
        <w:t>This follows</w:t>
      </w:r>
      <w:r w:rsidR="002C2A46">
        <w:t xml:space="preserve"> the</w:t>
      </w:r>
      <w:r>
        <w:t xml:space="preserve"> </w:t>
      </w:r>
      <w:proofErr w:type="spellStart"/>
      <w:r w:rsidRPr="00B562FF">
        <w:t>CRediT</w:t>
      </w:r>
      <w:proofErr w:type="spellEnd"/>
      <w:r w:rsidRPr="00B562FF">
        <w:t xml:space="preserve"> author statement</w:t>
      </w:r>
    </w:p>
    <w:p w14:paraId="73BA5B45" w14:textId="484C6B61" w:rsidR="002A4724" w:rsidRPr="006242A6" w:rsidRDefault="004B7BDF" w:rsidP="006242A6">
      <w:pPr>
        <w:spacing w:after="120" w:line="240" w:lineRule="auto"/>
        <w:rPr>
          <w:lang w:val="fr-FR"/>
        </w:rPr>
      </w:pPr>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p>
    <w:p w14:paraId="5BE45E28" w14:textId="461BF201" w:rsidR="003810BA" w:rsidRDefault="002F6403" w:rsidP="008507A4">
      <w:pPr>
        <w:spacing w:after="120" w:line="240" w:lineRule="auto"/>
      </w:pPr>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p>
    <w:p w14:paraId="43722720" w14:textId="58CE857B" w:rsidR="008507A4" w:rsidRPr="00F5012A" w:rsidRDefault="008506C5" w:rsidP="008507A4">
      <w:pPr>
        <w:spacing w:after="120" w:line="240" w:lineRule="auto"/>
      </w:pPr>
      <w:r w:rsidRPr="00F5012A">
        <w:t xml:space="preserve">Software: </w:t>
      </w:r>
      <w:r w:rsidR="00837376" w:rsidRPr="006242A6">
        <w:rPr>
          <w:b/>
          <w:bCs/>
        </w:rPr>
        <w:t>MLV</w:t>
      </w:r>
      <w:r w:rsidR="0027454E" w:rsidRPr="006242A6">
        <w:rPr>
          <w:b/>
          <w:bCs/>
        </w:rPr>
        <w:t>.</w:t>
      </w:r>
    </w:p>
    <w:p w14:paraId="5171836B" w14:textId="18FBC2D6" w:rsidR="007C50A4" w:rsidRPr="00F5012A" w:rsidRDefault="007C50A4" w:rsidP="008507A4">
      <w:pPr>
        <w:spacing w:after="120" w:line="240" w:lineRule="auto"/>
      </w:pPr>
      <w:r w:rsidRPr="00F5012A">
        <w:t xml:space="preserve">Formal analysis: </w:t>
      </w:r>
      <w:r w:rsidRPr="006242A6">
        <w:rPr>
          <w:b/>
          <w:bCs/>
        </w:rPr>
        <w:t>MLV</w:t>
      </w:r>
      <w:r w:rsidR="0027454E" w:rsidRPr="006242A6">
        <w:rPr>
          <w:b/>
          <w:bCs/>
        </w:rPr>
        <w:t>.</w:t>
      </w:r>
    </w:p>
    <w:p w14:paraId="2F106BC3" w14:textId="373FEF93" w:rsidR="007C50A4" w:rsidRPr="006242A6" w:rsidRDefault="0027454E" w:rsidP="008507A4">
      <w:pPr>
        <w:spacing w:after="120" w:line="240" w:lineRule="auto"/>
        <w:rPr>
          <w:b/>
          <w:bCs/>
        </w:rPr>
      </w:pPr>
      <w:r w:rsidRPr="00F5012A">
        <w:t>Inves</w:t>
      </w:r>
      <w:r w:rsidR="0096770B" w:rsidRPr="00F5012A">
        <w:t xml:space="preserve">tigation: </w:t>
      </w:r>
      <w:r w:rsidR="00D427AE" w:rsidRPr="003312B0">
        <w:rPr>
          <w:b/>
          <w:bCs/>
        </w:rPr>
        <w:t>MLV, OE, JWA, SWA, ED, I</w:t>
      </w:r>
      <w:r w:rsidR="00891822" w:rsidRPr="003312B0">
        <w:rPr>
          <w:b/>
          <w:bCs/>
        </w:rPr>
        <w:t>s</w:t>
      </w:r>
      <w:r w:rsidR="00D427AE" w:rsidRPr="003312B0">
        <w:rPr>
          <w:b/>
          <w:bCs/>
        </w:rPr>
        <w:t>p</w:t>
      </w:r>
      <w:r w:rsidR="00891822" w:rsidRPr="003312B0">
        <w:rPr>
          <w:b/>
          <w:bCs/>
        </w:rPr>
        <w:t>.</w:t>
      </w:r>
      <w:r w:rsidR="00D427AE" w:rsidRPr="00D427AE" w:rsidDel="00D427AE">
        <w:t xml:space="preserve"> </w:t>
      </w:r>
    </w:p>
    <w:p w14:paraId="0AE6084A" w14:textId="24562030" w:rsidR="00B8193F" w:rsidRPr="00ED270C" w:rsidRDefault="00B8193F" w:rsidP="008507A4">
      <w:pPr>
        <w:spacing w:after="120" w:line="240" w:lineRule="auto"/>
      </w:pPr>
      <w:r w:rsidRPr="00F5012A">
        <w:t xml:space="preserve">Resources: </w:t>
      </w:r>
      <w:r w:rsidR="0054107B" w:rsidRPr="003312B0">
        <w:rPr>
          <w:b/>
          <w:bCs/>
        </w:rPr>
        <w:t xml:space="preserve">MLV, </w:t>
      </w:r>
      <w:r w:rsidR="00274DB8" w:rsidRPr="003312B0">
        <w:rPr>
          <w:b/>
          <w:bCs/>
        </w:rPr>
        <w:t>O</w:t>
      </w:r>
      <w:r w:rsidR="00A55242">
        <w:rPr>
          <w:b/>
          <w:bCs/>
        </w:rPr>
        <w:t>E</w:t>
      </w:r>
      <w:r w:rsidR="00274DB8" w:rsidRPr="003312B0">
        <w:rPr>
          <w:b/>
          <w:bCs/>
        </w:rPr>
        <w:t>,</w:t>
      </w:r>
      <w:r w:rsidR="00995418" w:rsidRPr="003312B0">
        <w:rPr>
          <w:b/>
          <w:bCs/>
        </w:rPr>
        <w:t xml:space="preserve"> </w:t>
      </w:r>
      <w:r w:rsidR="006A526C" w:rsidRPr="00C67051">
        <w:rPr>
          <w:b/>
          <w:bCs/>
        </w:rPr>
        <w:t>R</w:t>
      </w:r>
      <w:r w:rsidR="006A526C" w:rsidRPr="006242A6">
        <w:rPr>
          <w:b/>
          <w:bCs/>
        </w:rPr>
        <w:t xml:space="preserve">VD, JWA, SLS, JAR, YD, JW, </w:t>
      </w:r>
      <w:r w:rsidR="001E279D">
        <w:rPr>
          <w:b/>
          <w:bCs/>
        </w:rPr>
        <w:t xml:space="preserve">BM, </w:t>
      </w:r>
      <w:r w:rsidR="006A526C" w:rsidRPr="006242A6">
        <w:rPr>
          <w:b/>
          <w:bCs/>
        </w:rPr>
        <w:t>JMB, IS,</w:t>
      </w:r>
      <w:r w:rsidR="001E279D">
        <w:rPr>
          <w:b/>
          <w:bCs/>
        </w:rPr>
        <w:t xml:space="preserve"> DJEM,</w:t>
      </w:r>
      <w:r w:rsidR="006A526C" w:rsidRPr="006242A6">
        <w:rPr>
          <w:b/>
          <w:bCs/>
        </w:rPr>
        <w:t xml:space="preserve"> RJB, JAS, RB, SB,</w:t>
      </w:r>
      <w:r w:rsidR="00F7430D">
        <w:rPr>
          <w:b/>
          <w:bCs/>
        </w:rPr>
        <w:t xml:space="preserve"> SGW,</w:t>
      </w:r>
      <w:r w:rsidR="006A526C" w:rsidRPr="006242A6">
        <w:rPr>
          <w:b/>
          <w:bCs/>
        </w:rPr>
        <w:t xml:space="preserve"> I</w:t>
      </w:r>
      <w:r w:rsidR="00444E01" w:rsidRPr="006242A6">
        <w:rPr>
          <w:b/>
          <w:bCs/>
        </w:rPr>
        <w:t>s</w:t>
      </w:r>
      <w:r w:rsidR="00000EE0" w:rsidRPr="00ED270C">
        <w:rPr>
          <w:b/>
          <w:bCs/>
        </w:rPr>
        <w:t>p</w:t>
      </w:r>
      <w:r w:rsidR="00444E01">
        <w:rPr>
          <w:b/>
          <w:bCs/>
        </w:rPr>
        <w:t>, ED</w:t>
      </w:r>
      <w:r w:rsidR="006A526C" w:rsidRPr="006242A6">
        <w:rPr>
          <w:b/>
          <w:bCs/>
        </w:rPr>
        <w:t>.</w:t>
      </w:r>
    </w:p>
    <w:p w14:paraId="4C248CB9" w14:textId="65D5EC6D" w:rsidR="008C18D6" w:rsidRPr="006242A6" w:rsidRDefault="008674B2" w:rsidP="008507A4">
      <w:pPr>
        <w:spacing w:after="120" w:line="240" w:lineRule="auto"/>
      </w:pPr>
      <w:r w:rsidRPr="006242A6">
        <w:t xml:space="preserve">Data Curation: </w:t>
      </w:r>
      <w:r w:rsidRPr="006242A6">
        <w:rPr>
          <w:b/>
          <w:bCs/>
        </w:rPr>
        <w:t>RVD</w:t>
      </w:r>
      <w:r w:rsidR="00C3120E">
        <w:rPr>
          <w:b/>
          <w:bCs/>
        </w:rPr>
        <w:t>, MLV</w:t>
      </w:r>
      <w:r w:rsidR="008848B4" w:rsidRPr="006242A6">
        <w:rPr>
          <w:b/>
          <w:bCs/>
        </w:rPr>
        <w:t>.</w:t>
      </w:r>
    </w:p>
    <w:p w14:paraId="05E3B432" w14:textId="02DCB317" w:rsidR="008848B4" w:rsidRPr="006242A6" w:rsidRDefault="00421FB0" w:rsidP="008507A4">
      <w:pPr>
        <w:spacing w:after="120" w:line="240" w:lineRule="auto"/>
      </w:pPr>
      <w:r w:rsidRPr="006242A6">
        <w:t xml:space="preserve">Writing – Original Draft: </w:t>
      </w:r>
      <w:r w:rsidR="00AC49AE" w:rsidRPr="006242A6">
        <w:rPr>
          <w:b/>
          <w:bCs/>
        </w:rPr>
        <w:t>MLV.</w:t>
      </w:r>
    </w:p>
    <w:p w14:paraId="0707A942" w14:textId="7E13B381" w:rsidR="00AC49AE" w:rsidRDefault="00AC49AE" w:rsidP="008507A4">
      <w:pPr>
        <w:spacing w:after="120" w:line="240" w:lineRule="auto"/>
      </w:pPr>
      <w:r>
        <w:t>Writing – Review &amp; Editing</w:t>
      </w:r>
      <w:r w:rsidR="00D86399">
        <w:t xml:space="preserve">: </w:t>
      </w:r>
      <w:r w:rsidR="00211C8C" w:rsidRPr="006242A6">
        <w:rPr>
          <w:b/>
          <w:bCs/>
        </w:rPr>
        <w:t>MLV, OE, RVD, JWA, SLS, JAR, YD, JW, BM, JMB, IS,</w:t>
      </w:r>
      <w:r w:rsidR="007F2A15">
        <w:rPr>
          <w:b/>
          <w:bCs/>
        </w:rPr>
        <w:t xml:space="preserve"> DJEM,</w:t>
      </w:r>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p>
    <w:p w14:paraId="25B92FFB" w14:textId="4B439556" w:rsidR="008C2956" w:rsidRPr="006242A6" w:rsidRDefault="001A29BE" w:rsidP="008507A4">
      <w:pPr>
        <w:spacing w:after="120" w:line="240" w:lineRule="auto"/>
        <w:rPr>
          <w:b/>
          <w:bCs/>
        </w:rPr>
      </w:pPr>
      <w:r>
        <w:t>Visuali</w:t>
      </w:r>
      <w:r w:rsidR="009D7AA7">
        <w:t>s</w:t>
      </w:r>
      <w:r>
        <w:t>ation</w:t>
      </w:r>
      <w:r w:rsidR="00813226">
        <w:t>:</w:t>
      </w:r>
      <w:r>
        <w:t xml:space="preserve"> </w:t>
      </w:r>
      <w:r w:rsidRPr="006242A6">
        <w:rPr>
          <w:b/>
          <w:bCs/>
        </w:rPr>
        <w:t>MLV.</w:t>
      </w:r>
    </w:p>
    <w:p w14:paraId="1F2F6AC5" w14:textId="6C4D6844" w:rsidR="00813226" w:rsidRDefault="00B7019F" w:rsidP="008507A4">
      <w:pPr>
        <w:spacing w:after="120" w:line="240" w:lineRule="auto"/>
      </w:pPr>
      <w:r>
        <w:t xml:space="preserve">Supervision: </w:t>
      </w:r>
      <w:proofErr w:type="spellStart"/>
      <w:r w:rsidRPr="006242A6">
        <w:rPr>
          <w:b/>
          <w:bCs/>
        </w:rPr>
        <w:t>IS</w:t>
      </w:r>
      <w:r w:rsidR="00DC6633">
        <w:rPr>
          <w:b/>
          <w:bCs/>
        </w:rPr>
        <w:t>p</w:t>
      </w:r>
      <w:proofErr w:type="spellEnd"/>
      <w:r w:rsidRPr="006242A6">
        <w:rPr>
          <w:b/>
          <w:bCs/>
        </w:rPr>
        <w:t>, ED.</w:t>
      </w:r>
    </w:p>
    <w:p w14:paraId="3F5C66B7" w14:textId="2610C35D" w:rsidR="00ED1BEC" w:rsidRDefault="00ED1BEC" w:rsidP="008507A4">
      <w:pPr>
        <w:spacing w:after="120" w:line="240" w:lineRule="auto"/>
      </w:pPr>
      <w:r>
        <w:t xml:space="preserve">Project administration: </w:t>
      </w:r>
      <w:proofErr w:type="spellStart"/>
      <w:r w:rsidRPr="006242A6">
        <w:rPr>
          <w:b/>
          <w:bCs/>
        </w:rPr>
        <w:t>IS</w:t>
      </w:r>
      <w:r w:rsidR="00E27797" w:rsidRPr="006242A6">
        <w:rPr>
          <w:b/>
          <w:bCs/>
        </w:rPr>
        <w:t>p</w:t>
      </w:r>
      <w:proofErr w:type="spellEnd"/>
      <w:r w:rsidRPr="006242A6">
        <w:rPr>
          <w:b/>
          <w:bCs/>
        </w:rPr>
        <w:t>, ED.</w:t>
      </w:r>
    </w:p>
    <w:p w14:paraId="48E379BF" w14:textId="081801A8" w:rsidR="00ED1BEC" w:rsidRDefault="00ED1BEC" w:rsidP="008507A4">
      <w:pPr>
        <w:spacing w:after="120" w:line="240" w:lineRule="auto"/>
      </w:pPr>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p>
    <w:p w14:paraId="10767AB4" w14:textId="6ED467DC" w:rsidR="00A55057" w:rsidRPr="00AC49AE" w:rsidRDefault="00FC211F" w:rsidP="00894D50">
      <w:r w:rsidRPr="00FC211F">
        <w:t xml:space="preserve">All authors </w:t>
      </w:r>
      <w:r w:rsidR="005B5E9C">
        <w:t>approved the</w:t>
      </w:r>
      <w:r w:rsidRPr="00FC211F">
        <w:t xml:space="preserve"> final version for submission.</w:t>
      </w:r>
      <w:r w:rsidR="00A55057" w:rsidRPr="00AC49AE">
        <w:br w:type="page"/>
      </w:r>
    </w:p>
    <w:p w14:paraId="527CE4A1" w14:textId="6143B146" w:rsidR="00A55057" w:rsidRDefault="00A55057" w:rsidP="00593CAA">
      <w:pPr>
        <w:pStyle w:val="Heading1"/>
      </w:pPr>
      <w:r>
        <w:lastRenderedPageBreak/>
        <w:t>References</w:t>
      </w:r>
    </w:p>
    <w:p w14:paraId="28261216" w14:textId="2594D007" w:rsidR="00B973AA" w:rsidRPr="002755C5" w:rsidRDefault="00221AE5" w:rsidP="00B973AA">
      <w:pPr>
        <w:pStyle w:val="EndNoteBibliography"/>
        <w:spacing w:after="0"/>
        <w:rPr>
          <w:lang w:val="de-D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973AA" w:rsidRPr="00B973AA">
        <w:t xml:space="preserve">[1] Cornely OA, Bassetti M, Calandra T, Garbino J, Kullberg BJ, Lortholary O, et al. ESCMID* guideline for the diagnosis and management of Candida diseases 2012: non-neutropenic adult patients. </w:t>
      </w:r>
      <w:r w:rsidR="00B973AA" w:rsidRPr="002755C5">
        <w:rPr>
          <w:lang w:val="de-DE"/>
        </w:rPr>
        <w:t xml:space="preserve">Clin Microbiol Infect. 2012;18 Suppl 7:19-37. </w:t>
      </w:r>
      <w:r w:rsidR="006D47AF">
        <w:fldChar w:fldCharType="begin"/>
      </w:r>
      <w:r w:rsidR="006D47AF" w:rsidRPr="0063531F">
        <w:rPr>
          <w:lang w:val="de-DE"/>
          <w:rPrChange w:id="210" w:author="My Luong Vuong" w:date="2024-08-19T16:19:00Z">
            <w:rPr/>
          </w:rPrChange>
        </w:rPr>
        <w:instrText>HYPERLINK "http://doi.org/10.1111/1469-0691.12039"</w:instrText>
      </w:r>
      <w:r w:rsidR="006D47AF">
        <w:fldChar w:fldCharType="separate"/>
      </w:r>
      <w:r w:rsidR="00B973AA" w:rsidRPr="002755C5">
        <w:rPr>
          <w:rStyle w:val="Hyperlink"/>
          <w:lang w:val="de-DE"/>
        </w:rPr>
        <w:t>http://doi.org/10.1111/1469-0691.12039</w:t>
      </w:r>
      <w:r w:rsidR="006D47AF">
        <w:rPr>
          <w:rStyle w:val="Hyperlink"/>
          <w:lang w:val="de-DE"/>
        </w:rPr>
        <w:fldChar w:fldCharType="end"/>
      </w:r>
      <w:r w:rsidR="00B973AA" w:rsidRPr="002755C5">
        <w:rPr>
          <w:lang w:val="de-DE"/>
        </w:rPr>
        <w:t>.</w:t>
      </w:r>
    </w:p>
    <w:p w14:paraId="70A1F23F" w14:textId="7BA53D83" w:rsidR="00B973AA" w:rsidRPr="00B973AA" w:rsidRDefault="00B973AA" w:rsidP="00B973AA">
      <w:pPr>
        <w:pStyle w:val="EndNoteBibliography"/>
        <w:spacing w:after="0"/>
      </w:pPr>
      <w:r w:rsidRPr="002755C5">
        <w:rPr>
          <w:lang w:val="de-DE"/>
        </w:rPr>
        <w:t xml:space="preserve">[2] Schroeder M, Weber T, Denker T, Winterland S, Wichmann D, Rohde H, et al. </w:t>
      </w:r>
      <w:r w:rsidRPr="00B973AA">
        <w:t xml:space="preserve">Epidemiology, clinical characteristics, and outcome of candidemia in critically ill patients in Germany: a single-center retrospective 10-year analysis. Annals of Intensive Care. 2020;10:142. </w:t>
      </w:r>
      <w:hyperlink r:id="rId14" w:history="1">
        <w:r w:rsidRPr="00B973AA">
          <w:rPr>
            <w:rStyle w:val="Hyperlink"/>
          </w:rPr>
          <w:t>http://doi.org/10.1186/s13613-020-00755-8</w:t>
        </w:r>
      </w:hyperlink>
      <w:r w:rsidRPr="00B973AA">
        <w:t>.</w:t>
      </w:r>
    </w:p>
    <w:p w14:paraId="62E10673" w14:textId="42A7A4F9" w:rsidR="00B973AA" w:rsidRPr="00B973AA" w:rsidRDefault="00B973AA" w:rsidP="00B973AA">
      <w:pPr>
        <w:pStyle w:val="EndNoteBibliography"/>
        <w:spacing w:after="0"/>
      </w:pPr>
      <w:r w:rsidRPr="00B973AA">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B973AA">
          <w:rPr>
            <w:rStyle w:val="Hyperlink"/>
          </w:rPr>
          <w:t>http://doi.org/10.1186/s13054-019-2497-3</w:t>
        </w:r>
      </w:hyperlink>
      <w:r w:rsidRPr="00B973AA">
        <w:t>.</w:t>
      </w:r>
    </w:p>
    <w:p w14:paraId="76CB4557" w14:textId="0E402A1F" w:rsidR="00B973AA" w:rsidRPr="00B973AA" w:rsidRDefault="00B973AA" w:rsidP="00B973AA">
      <w:pPr>
        <w:pStyle w:val="EndNoteBibliography"/>
        <w:spacing w:after="0"/>
      </w:pPr>
      <w:r w:rsidRPr="00B973AA">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B973AA">
          <w:rPr>
            <w:rStyle w:val="Hyperlink"/>
          </w:rPr>
          <w:t>http://doi.org/10.1007/s11739-017-1783-9</w:t>
        </w:r>
      </w:hyperlink>
      <w:r w:rsidRPr="00B973AA">
        <w:t>.</w:t>
      </w:r>
    </w:p>
    <w:p w14:paraId="1FB8949B" w14:textId="77777777" w:rsidR="00B973AA" w:rsidRPr="00B973AA" w:rsidRDefault="00B973AA" w:rsidP="00B973AA">
      <w:pPr>
        <w:pStyle w:val="EndNoteBibliography"/>
        <w:spacing w:after="0"/>
      </w:pPr>
      <w:r w:rsidRPr="00B973AA">
        <w:t>[5] Pfizer. Summary of Product Characteristics (SmPC) Diflucan. Summary of Product Characteristics (SmPC) Diflucan. 2012.</w:t>
      </w:r>
    </w:p>
    <w:p w14:paraId="2A36B61D" w14:textId="05C124D9" w:rsidR="00B973AA" w:rsidRPr="00B973AA" w:rsidRDefault="00B973AA" w:rsidP="00B973AA">
      <w:pPr>
        <w:pStyle w:val="EndNoteBibliography"/>
        <w:spacing w:after="0"/>
      </w:pPr>
      <w:r w:rsidRPr="00B973AA">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B973AA">
          <w:rPr>
            <w:rStyle w:val="Hyperlink"/>
          </w:rPr>
          <w:t>http://doi.org/10.1093/cid/civ933</w:t>
        </w:r>
      </w:hyperlink>
      <w:r w:rsidRPr="00B973AA">
        <w:t>.</w:t>
      </w:r>
    </w:p>
    <w:p w14:paraId="53CAE0BD" w14:textId="132B8EE7" w:rsidR="00B973AA" w:rsidRPr="00B973AA" w:rsidRDefault="00B973AA" w:rsidP="00B973AA">
      <w:pPr>
        <w:pStyle w:val="EndNoteBibliography"/>
        <w:spacing w:after="0"/>
      </w:pPr>
      <w:r w:rsidRPr="00B973A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B973AA">
          <w:rPr>
            <w:rStyle w:val="Hyperlink"/>
          </w:rPr>
          <w:t>http://doi.org/10.2147/ceor.S91587</w:t>
        </w:r>
      </w:hyperlink>
      <w:r w:rsidRPr="00B973AA">
        <w:t>.</w:t>
      </w:r>
    </w:p>
    <w:p w14:paraId="4A351A6B" w14:textId="77777777" w:rsidR="00B973AA" w:rsidRPr="00B973AA" w:rsidRDefault="00B973AA" w:rsidP="00B973AA">
      <w:pPr>
        <w:pStyle w:val="EndNoteBibliography"/>
        <w:spacing w:after="0"/>
      </w:pPr>
      <w:r w:rsidRPr="00B973AA">
        <w:t>[8] European Committee on Antimicrobial Susceptibility Testing. Fluconazole: Rationale for the clinical breakpoints, version 3.0. 2020.</w:t>
      </w:r>
    </w:p>
    <w:p w14:paraId="3F261695" w14:textId="12C437BC" w:rsidR="00B973AA" w:rsidRPr="00B973AA" w:rsidRDefault="00B973AA" w:rsidP="00B973AA">
      <w:pPr>
        <w:pStyle w:val="EndNoteBibliography"/>
        <w:spacing w:after="0"/>
      </w:pPr>
      <w:r w:rsidRPr="00B973AA">
        <w:t xml:space="preserve">[9] Jacobson MA, Hanks DK, Ferrell LD. Fatal acute hepatic necrosis due to fluconazole. The American Journal of Medicine. 1994;96:188-90. </w:t>
      </w:r>
      <w:hyperlink r:id="rId19" w:history="1">
        <w:r w:rsidRPr="00B973AA">
          <w:rPr>
            <w:rStyle w:val="Hyperlink"/>
          </w:rPr>
          <w:t>http://doi.org/https://doi.org/10.1016/0002-9343(94)90141-4</w:t>
        </w:r>
      </w:hyperlink>
      <w:r w:rsidRPr="00B973AA">
        <w:t>.</w:t>
      </w:r>
    </w:p>
    <w:p w14:paraId="52EAD10A" w14:textId="77777777" w:rsidR="00B973AA" w:rsidRPr="00B973AA" w:rsidRDefault="00B973AA" w:rsidP="00B973AA">
      <w:pPr>
        <w:pStyle w:val="EndNoteBibliography"/>
        <w:spacing w:after="0"/>
      </w:pPr>
      <w:r w:rsidRPr="00B973AA">
        <w:t>[10] Matsumoto K, Ueno K, Yoshimura H, Morii M, Takada M, Sawai T, et al. Fluconazole-Induced Convulsions at Serum Trough Concentrations of Approximately 80 μg/mL. Therapeutic Drug Monitoring. 2000;22:635-6.</w:t>
      </w:r>
    </w:p>
    <w:p w14:paraId="3124EA18" w14:textId="77777777" w:rsidR="00B973AA" w:rsidRPr="00B973AA" w:rsidRDefault="00B973AA" w:rsidP="00B973AA">
      <w:pPr>
        <w:pStyle w:val="EndNoteBibliography"/>
        <w:spacing w:after="0"/>
      </w:pPr>
      <w:r w:rsidRPr="00B973AA">
        <w:t>[11] Lewis R, Brüggemann R, Padoin C, Maertens J, Marchetti O, Groll A, et al. Triazole antifungal therapeutic drug monitoring.  Sixth European Conference on Infections in Leukaemia Meeting, Sophia Antipolis, France2015.</w:t>
      </w:r>
    </w:p>
    <w:p w14:paraId="383F393E" w14:textId="536F5B02" w:rsidR="00B973AA" w:rsidRPr="00B973AA" w:rsidRDefault="00B973AA" w:rsidP="00B973AA">
      <w:pPr>
        <w:pStyle w:val="EndNoteBibliography"/>
        <w:spacing w:after="0"/>
      </w:pPr>
      <w:r w:rsidRPr="00B973AA">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B973AA">
          <w:rPr>
            <w:rStyle w:val="Hyperlink"/>
          </w:rPr>
          <w:t>http://doi.org/10.1007/s10096-021-04201-w</w:t>
        </w:r>
      </w:hyperlink>
      <w:r w:rsidRPr="00B973AA">
        <w:t>.</w:t>
      </w:r>
    </w:p>
    <w:p w14:paraId="7A6BD340" w14:textId="33735E1D" w:rsidR="00B973AA" w:rsidRPr="00B973AA" w:rsidRDefault="00B973AA" w:rsidP="00B973AA">
      <w:pPr>
        <w:pStyle w:val="EndNoteBibliography"/>
        <w:spacing w:after="0"/>
      </w:pPr>
      <w:r w:rsidRPr="00B973A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B973AA">
          <w:rPr>
            <w:rStyle w:val="Hyperlink"/>
          </w:rPr>
          <w:t>http://doi.org/10.1128/aac.01554-20</w:t>
        </w:r>
      </w:hyperlink>
      <w:r w:rsidRPr="00B973AA">
        <w:t>.</w:t>
      </w:r>
    </w:p>
    <w:p w14:paraId="1457AD36" w14:textId="467EE4C3" w:rsidR="00B973AA" w:rsidRPr="00B973AA" w:rsidRDefault="00B973AA" w:rsidP="00B973AA">
      <w:pPr>
        <w:pStyle w:val="EndNoteBibliography"/>
        <w:spacing w:after="0"/>
      </w:pPr>
      <w:r w:rsidRPr="00B973AA">
        <w:t xml:space="preserve">[14] Muilwijk EW, de Lange DW, Schouten JA, Wasmann RE, Ter Heine R, Burger DM, et al. Suboptimal Dosing of Fluconazole in Critically Ill Patients: Time To Rethink Dosing. Antimicrob Agents Chemother. 2020;64. </w:t>
      </w:r>
      <w:hyperlink r:id="rId22" w:history="1">
        <w:r w:rsidRPr="00B973AA">
          <w:rPr>
            <w:rStyle w:val="Hyperlink"/>
          </w:rPr>
          <w:t>http://doi.org/10.1128/aac.00984-20</w:t>
        </w:r>
      </w:hyperlink>
      <w:r w:rsidRPr="00B973AA">
        <w:t>.</w:t>
      </w:r>
    </w:p>
    <w:p w14:paraId="24956ACB" w14:textId="5CC9EBFE" w:rsidR="00B973AA" w:rsidRPr="00B973AA" w:rsidRDefault="00B973AA" w:rsidP="00B973AA">
      <w:pPr>
        <w:pStyle w:val="EndNoteBibliography"/>
        <w:spacing w:after="0"/>
      </w:pPr>
      <w:r w:rsidRPr="00B973AA">
        <w:t xml:space="preserve">[15] Alobaid AS, Wallis SC, Jarrett P, Starr T, Stuart J, Lassig-Smith M, et al. Effect of Obesity on the Population Pharmacokinetics of Fluconazole in Critically Ill Patients. Antimicrob Agents Chemother. 2016;60:6550-7. </w:t>
      </w:r>
      <w:hyperlink r:id="rId23" w:history="1">
        <w:r w:rsidRPr="00B973AA">
          <w:rPr>
            <w:rStyle w:val="Hyperlink"/>
          </w:rPr>
          <w:t>http://doi.org/10.1128/aac.01088-16</w:t>
        </w:r>
      </w:hyperlink>
      <w:r w:rsidRPr="00B973AA">
        <w:t>.</w:t>
      </w:r>
    </w:p>
    <w:p w14:paraId="2AB61254" w14:textId="4DB8A474" w:rsidR="00B973AA" w:rsidRPr="00B973AA" w:rsidRDefault="00B973AA" w:rsidP="00B973AA">
      <w:pPr>
        <w:pStyle w:val="EndNoteBibliography"/>
        <w:spacing w:after="0"/>
      </w:pPr>
      <w:r w:rsidRPr="00B973AA">
        <w:t xml:space="preserve">[16] Mould DR, Upton RN. Basic concepts in population modeling, simulation, and model-based drug development-part 2: introduction to pharmacokinetic modeling methods. CPT Pharmacometrics Syst Pharmacol. 2013;2:e38. </w:t>
      </w:r>
      <w:hyperlink r:id="rId24" w:history="1">
        <w:r w:rsidRPr="00B973AA">
          <w:rPr>
            <w:rStyle w:val="Hyperlink"/>
          </w:rPr>
          <w:t>http://doi.org/10.1038/psp.2013.14</w:t>
        </w:r>
      </w:hyperlink>
      <w:r w:rsidRPr="00B973AA">
        <w:t>.</w:t>
      </w:r>
    </w:p>
    <w:p w14:paraId="3A2B95FF" w14:textId="5A76239D" w:rsidR="00B973AA" w:rsidRPr="00B973AA" w:rsidRDefault="00B973AA" w:rsidP="00B973AA">
      <w:pPr>
        <w:pStyle w:val="EndNoteBibliography"/>
        <w:spacing w:after="0"/>
      </w:pPr>
      <w:r w:rsidRPr="00B973AA">
        <w:lastRenderedPageBreak/>
        <w:t xml:space="preserve">[17] Jonsson EN, Karlsson MO. Automated covariate model building within NONMEM. Pharm Res. 1998;15:1463-8. </w:t>
      </w:r>
      <w:hyperlink r:id="rId25" w:history="1">
        <w:r w:rsidRPr="00B973AA">
          <w:rPr>
            <w:rStyle w:val="Hyperlink"/>
          </w:rPr>
          <w:t>http://doi.org/10.1023/a:1011970125687</w:t>
        </w:r>
      </w:hyperlink>
      <w:r w:rsidRPr="00B973AA">
        <w:t>.</w:t>
      </w:r>
    </w:p>
    <w:p w14:paraId="16F133BA" w14:textId="5B2B0FB0" w:rsidR="00B973AA" w:rsidRPr="00B973AA" w:rsidRDefault="00B973AA" w:rsidP="00B973AA">
      <w:pPr>
        <w:pStyle w:val="EndNoteBibliography"/>
        <w:spacing w:after="0"/>
      </w:pPr>
      <w:r w:rsidRPr="00B973AA">
        <w:t xml:space="preserve">[18] Boer P. Estimated lean body mass as an index for normalization of body fluid volumes in humans. Am J Physiol. 1984;247:F632-6. </w:t>
      </w:r>
      <w:hyperlink r:id="rId26" w:history="1">
        <w:r w:rsidRPr="00B973AA">
          <w:rPr>
            <w:rStyle w:val="Hyperlink"/>
          </w:rPr>
          <w:t>http://doi.org/10.1152/ajprenal.1984.247.4.F632</w:t>
        </w:r>
      </w:hyperlink>
      <w:r w:rsidRPr="00B973AA">
        <w:t>.</w:t>
      </w:r>
    </w:p>
    <w:p w14:paraId="1A482348" w14:textId="0DDDDBF4" w:rsidR="00B973AA" w:rsidRPr="00B973AA" w:rsidRDefault="00B973AA" w:rsidP="00B973AA">
      <w:pPr>
        <w:pStyle w:val="EndNoteBibliography"/>
        <w:spacing w:after="0"/>
      </w:pPr>
      <w:r w:rsidRPr="00B973AA">
        <w:t xml:space="preserve">[19] Sharma A, Sahasrabudhe V, Musib L, Zhang S, Younis I, Kanodia J. Time to Rethink the Current Paradigm for Assessing Kidney Function in Drug Development and Beyond. Clin Pharmacol Ther. 2022;112:946-58. </w:t>
      </w:r>
      <w:hyperlink r:id="rId27" w:history="1">
        <w:r w:rsidRPr="00B973AA">
          <w:rPr>
            <w:rStyle w:val="Hyperlink"/>
          </w:rPr>
          <w:t>http://doi.org/10.1002/cpt.2489</w:t>
        </w:r>
      </w:hyperlink>
      <w:r w:rsidRPr="00B973AA">
        <w:t>.</w:t>
      </w:r>
    </w:p>
    <w:p w14:paraId="767687F4" w14:textId="77777777" w:rsidR="00B973AA" w:rsidRPr="00B973AA" w:rsidRDefault="00B973AA" w:rsidP="00B973AA">
      <w:pPr>
        <w:pStyle w:val="EndNoteBibliography"/>
        <w:spacing w:after="0"/>
      </w:pPr>
      <w:r w:rsidRPr="00B973AA">
        <w:t>[20] Buuren Sv. Flexible Imputation of Missing Data, Second Edition: Taylor &amp; Francis Group; 2018.</w:t>
      </w:r>
    </w:p>
    <w:p w14:paraId="13D3D008" w14:textId="77777777" w:rsidR="00B973AA" w:rsidRPr="00B973AA" w:rsidRDefault="00B973AA" w:rsidP="00B973AA">
      <w:pPr>
        <w:pStyle w:val="EndNoteBibliography"/>
        <w:spacing w:after="0"/>
      </w:pPr>
      <w:r w:rsidRPr="00B973AA">
        <w:t>[21] Hosmer DW, Lemeshow S, May S. Applied Survival Analysis: Regression Modeling of Time-to-Event Data, Second Edition: John Wiley &amp; Sons, Inc.; 2008.</w:t>
      </w:r>
    </w:p>
    <w:p w14:paraId="2A906447" w14:textId="77777777" w:rsidR="00B973AA" w:rsidRPr="00B973AA" w:rsidRDefault="00B973AA" w:rsidP="00B973AA">
      <w:pPr>
        <w:pStyle w:val="EndNoteBibliography"/>
        <w:spacing w:after="0"/>
      </w:pPr>
      <w:r w:rsidRPr="00B973AA">
        <w:t>[22] Committee for Medicinal Products for Human Use (CHMP) EMA. Guideline on the use of pharmacokinetics and pharmacodynamics in the development of antimicrobial medicinal products. United Kingdom: European Medicines Agency; 2016.</w:t>
      </w:r>
    </w:p>
    <w:p w14:paraId="33458E47" w14:textId="77777777" w:rsidR="00B973AA" w:rsidRPr="00B973AA" w:rsidRDefault="00B973AA" w:rsidP="00B973AA">
      <w:pPr>
        <w:pStyle w:val="EndNoteBibliography"/>
        <w:spacing w:after="0"/>
      </w:pPr>
      <w:r w:rsidRPr="00B973AA">
        <w:t>[23] Ramachandran KM, Tsokos CP. Chapter 5 - Statistical estimation. In: Ramachandran KM, Tsokos CP, editors. Mathematical Statistics with Applications in R (Third Edition): Academic Press; 2021. p. 179-251.</w:t>
      </w:r>
    </w:p>
    <w:p w14:paraId="7C434855" w14:textId="6732C44C" w:rsidR="00B973AA" w:rsidRPr="00B973AA" w:rsidRDefault="00B973AA" w:rsidP="00B973AA">
      <w:pPr>
        <w:pStyle w:val="EndNoteBibliography"/>
        <w:spacing w:after="0"/>
      </w:pPr>
      <w:r w:rsidRPr="00B973AA">
        <w:t xml:space="preserve">[24] Wickham H, Grolemund G. R for Data Science2017. </w:t>
      </w:r>
      <w:hyperlink r:id="rId28" w:history="1">
        <w:r w:rsidRPr="00B973AA">
          <w:rPr>
            <w:rStyle w:val="Hyperlink"/>
          </w:rPr>
          <w:t>https://r4ds.had.co.nz/</w:t>
        </w:r>
      </w:hyperlink>
      <w:r w:rsidRPr="00B973AA">
        <w:t>.</w:t>
      </w:r>
    </w:p>
    <w:p w14:paraId="71552236" w14:textId="40F8C1AB" w:rsidR="00B973AA" w:rsidRPr="00B973AA" w:rsidRDefault="00B973AA" w:rsidP="00B973AA">
      <w:pPr>
        <w:pStyle w:val="EndNoteBibliography"/>
        <w:spacing w:after="0"/>
      </w:pPr>
      <w:r w:rsidRPr="00B973AA">
        <w:t xml:space="preserve">[25] Keizer RJ, Karlsson MO, Hooker A. Modeling and Simulation Workbench for NONMEM: Tutorial on Pirana, PsN, and Xpose. CPT Pharmacometrics Syst Pharmacol. 2013;2:e50. </w:t>
      </w:r>
      <w:hyperlink r:id="rId29" w:history="1">
        <w:r w:rsidRPr="00B973AA">
          <w:rPr>
            <w:rStyle w:val="Hyperlink"/>
          </w:rPr>
          <w:t>http://doi.org/10.1038/psp.2013.24</w:t>
        </w:r>
      </w:hyperlink>
      <w:r w:rsidRPr="00B973AA">
        <w:t>.</w:t>
      </w:r>
    </w:p>
    <w:p w14:paraId="68E18EDE" w14:textId="13AD8962" w:rsidR="00B973AA" w:rsidRPr="00B973AA" w:rsidRDefault="00B973AA" w:rsidP="00B973AA">
      <w:pPr>
        <w:pStyle w:val="EndNoteBibliography"/>
        <w:spacing w:after="0"/>
      </w:pPr>
      <w:r w:rsidRPr="00B973AA">
        <w:t xml:space="preserve">[26] Bergner R, Hoffmann M, Riedel KD, Mikus G, Henrich DM, Haefeli WE, et al. Fluconazole dosing in continuous veno-venous haemofiltration (CVVHF): need for a high daily dose of 800 mg. Nephrol Dial Transplant. 2006;21:1019-23. </w:t>
      </w:r>
      <w:hyperlink r:id="rId30" w:history="1">
        <w:r w:rsidRPr="00B973AA">
          <w:rPr>
            <w:rStyle w:val="Hyperlink"/>
          </w:rPr>
          <w:t>http://doi.org/10.1093/ndt/gfi284</w:t>
        </w:r>
      </w:hyperlink>
      <w:r w:rsidRPr="00B973AA">
        <w:t>.</w:t>
      </w:r>
    </w:p>
    <w:p w14:paraId="7DCFAA3D" w14:textId="45189472" w:rsidR="00B973AA" w:rsidRPr="00B973AA" w:rsidRDefault="00B973AA" w:rsidP="00B973AA">
      <w:pPr>
        <w:pStyle w:val="EndNoteBibliography"/>
        <w:spacing w:after="0"/>
      </w:pPr>
      <w:r w:rsidRPr="00B973A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B973AA">
          <w:rPr>
            <w:rStyle w:val="Hyperlink"/>
          </w:rPr>
          <w:t>http://doi.org/10.1007/s001340000771</w:t>
        </w:r>
      </w:hyperlink>
      <w:r w:rsidRPr="00B973AA">
        <w:t>.</w:t>
      </w:r>
    </w:p>
    <w:p w14:paraId="65209FB2" w14:textId="77777777" w:rsidR="00B973AA" w:rsidRPr="00B973AA" w:rsidRDefault="00B973AA" w:rsidP="00B973AA">
      <w:pPr>
        <w:pStyle w:val="EndNoteBibliography"/>
        <w:spacing w:after="0"/>
      </w:pPr>
      <w:r w:rsidRPr="00B973A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D24D76C" w14:textId="6F351A74" w:rsidR="00B973AA" w:rsidRPr="00B973AA" w:rsidRDefault="00B973AA" w:rsidP="00B973AA">
      <w:pPr>
        <w:pStyle w:val="EndNoteBibliography"/>
        <w:spacing w:after="0"/>
      </w:pPr>
      <w:r w:rsidRPr="00B973AA">
        <w:t xml:space="preserve">[29] Van Daele R, Wauters J, Lagrou K, Denooz R, Hayette MP, Gijsen M, et al. Pharmacokinetic Variability and Target Attainment of Fluconazole in Critically Ill Patients. Microorganisms. 2021;9. </w:t>
      </w:r>
      <w:hyperlink r:id="rId32" w:history="1">
        <w:r w:rsidRPr="00B973AA">
          <w:rPr>
            <w:rStyle w:val="Hyperlink"/>
          </w:rPr>
          <w:t>http://doi.org/10.3390/microorganisms9102068</w:t>
        </w:r>
      </w:hyperlink>
      <w:r w:rsidRPr="00B973AA">
        <w:t>.</w:t>
      </w:r>
    </w:p>
    <w:p w14:paraId="1F53F9BF" w14:textId="24E0A947" w:rsidR="00B973AA" w:rsidRPr="00B973AA" w:rsidRDefault="00B973AA" w:rsidP="00B973AA">
      <w:pPr>
        <w:pStyle w:val="EndNoteBibliography"/>
        <w:spacing w:after="0"/>
      </w:pPr>
      <w:r w:rsidRPr="00B973A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B973AA">
          <w:rPr>
            <w:rStyle w:val="Hyperlink"/>
          </w:rPr>
          <w:t>http://doi.org/10.1016/j.jclinepi.2020.03.026</w:t>
        </w:r>
      </w:hyperlink>
      <w:r w:rsidRPr="00B973AA">
        <w:t>.</w:t>
      </w:r>
    </w:p>
    <w:p w14:paraId="0A11A4AF" w14:textId="253DE400" w:rsidR="00B973AA" w:rsidRPr="00B973AA" w:rsidRDefault="00B973AA" w:rsidP="00B973AA">
      <w:pPr>
        <w:pStyle w:val="EndNoteBibliography"/>
        <w:spacing w:after="0"/>
      </w:pPr>
      <w:r w:rsidRPr="00B973AA">
        <w:t xml:space="preserve">[31] Tierney JF, Vale C, Riley R, Smith CT, Stewart L, Clarke M, et al. Individual Participant Data (IPD) Meta-analyses of Randomised Controlled Trials: Guidance on Their Use. PLoS Med. 2015;12:e1001855. </w:t>
      </w:r>
      <w:hyperlink r:id="rId34" w:history="1">
        <w:r w:rsidRPr="00B973AA">
          <w:rPr>
            <w:rStyle w:val="Hyperlink"/>
          </w:rPr>
          <w:t>http://doi.org/10.1371/journal.pmed.1001855</w:t>
        </w:r>
      </w:hyperlink>
      <w:r w:rsidRPr="00B973AA">
        <w:t>.</w:t>
      </w:r>
    </w:p>
    <w:p w14:paraId="302E0956" w14:textId="5F44473E" w:rsidR="00B973AA" w:rsidRPr="00B973AA" w:rsidRDefault="00B973AA" w:rsidP="00B973AA">
      <w:pPr>
        <w:pStyle w:val="EndNoteBibliography"/>
        <w:spacing w:after="0"/>
      </w:pPr>
      <w:r w:rsidRPr="00B973A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B973AA">
          <w:rPr>
            <w:rStyle w:val="Hyperlink"/>
          </w:rPr>
          <w:t>http://doi.org/10.1128/aac.00424-11</w:t>
        </w:r>
      </w:hyperlink>
      <w:r w:rsidRPr="00B973AA">
        <w:t>.</w:t>
      </w:r>
    </w:p>
    <w:p w14:paraId="77B928A0" w14:textId="69869F8E" w:rsidR="00B973AA" w:rsidRPr="002755C5" w:rsidRDefault="00B973AA" w:rsidP="00B973AA">
      <w:pPr>
        <w:pStyle w:val="EndNoteBibliography"/>
        <w:spacing w:after="0"/>
        <w:rPr>
          <w:lang w:val="nl-BE"/>
        </w:rPr>
      </w:pPr>
      <w:r w:rsidRPr="00B973AA">
        <w:t xml:space="preserve">[33] Aoyama T, Hirata K, Hirata R, Yamazaki H, Yamamoto Y, Hayashi H, et al. Population pharmacokinetics of fluconazole after administration of fosfluconazole and fluconazole in critically ill patients. </w:t>
      </w:r>
      <w:r w:rsidRPr="002755C5">
        <w:rPr>
          <w:lang w:val="nl-BE"/>
        </w:rPr>
        <w:t xml:space="preserve">J Clin Pharm Ther. 2012;37:356-63. </w:t>
      </w:r>
      <w:r w:rsidR="006D47AF">
        <w:fldChar w:fldCharType="begin"/>
      </w:r>
      <w:r w:rsidR="006D47AF" w:rsidRPr="0063531F">
        <w:rPr>
          <w:lang w:val="nl-BE"/>
          <w:rPrChange w:id="211" w:author="My Luong Vuong" w:date="2024-08-19T16:19:00Z">
            <w:rPr/>
          </w:rPrChange>
        </w:rPr>
        <w:instrText>HYPERLINK "http://doi.org/10.1111/j.1365-2710.2011.01297.x"</w:instrText>
      </w:r>
      <w:r w:rsidR="006D47AF">
        <w:fldChar w:fldCharType="separate"/>
      </w:r>
      <w:r w:rsidRPr="002755C5">
        <w:rPr>
          <w:rStyle w:val="Hyperlink"/>
          <w:lang w:val="nl-BE"/>
        </w:rPr>
        <w:t>http://doi.org/10.1111/j.1365-2710.2011.01297.x</w:t>
      </w:r>
      <w:r w:rsidR="006D47AF">
        <w:rPr>
          <w:rStyle w:val="Hyperlink"/>
          <w:lang w:val="nl-BE"/>
        </w:rPr>
        <w:fldChar w:fldCharType="end"/>
      </w:r>
      <w:r w:rsidRPr="002755C5">
        <w:rPr>
          <w:lang w:val="nl-BE"/>
        </w:rPr>
        <w:t>.</w:t>
      </w:r>
    </w:p>
    <w:p w14:paraId="5D5DCBB9" w14:textId="403667EE" w:rsidR="00B973AA" w:rsidRPr="00B973AA" w:rsidRDefault="00B973AA" w:rsidP="00B973AA">
      <w:pPr>
        <w:pStyle w:val="EndNoteBibliography"/>
        <w:spacing w:after="0"/>
      </w:pPr>
      <w:r w:rsidRPr="002755C5">
        <w:rPr>
          <w:lang w:val="nl-BE"/>
        </w:rPr>
        <w:t xml:space="preserve">[34] Chen L, van Rhee KP, Wasmann RE, Krekels EHJ, Wiezer MJ, van Dongen EPA, et al. </w:t>
      </w:r>
      <w:r w:rsidRPr="00B973AA">
        <w:t xml:space="preserve">Total bodyweight and sex both drive pharmacokinetic variability of fluconazole in obese adults. J Antimicrob Chemother. 2022;77:2217-26. </w:t>
      </w:r>
      <w:hyperlink r:id="rId36" w:history="1">
        <w:r w:rsidRPr="00B973AA">
          <w:rPr>
            <w:rStyle w:val="Hyperlink"/>
          </w:rPr>
          <w:t>http://doi.org/10.1093/jac/dkac160</w:t>
        </w:r>
      </w:hyperlink>
      <w:r w:rsidRPr="00B973AA">
        <w:t>.</w:t>
      </w:r>
    </w:p>
    <w:p w14:paraId="00806F47" w14:textId="0C94D66E" w:rsidR="00B973AA" w:rsidRPr="00B973AA" w:rsidRDefault="00B973AA" w:rsidP="00B973AA">
      <w:pPr>
        <w:pStyle w:val="EndNoteBibliography"/>
        <w:spacing w:after="0"/>
      </w:pPr>
      <w:r w:rsidRPr="00B973AA">
        <w:lastRenderedPageBreak/>
        <w:t xml:space="preserve">[35] Huang C-Y, Güiza F, De Vlieger G, Meyfroidt G. Daily fluctuations in kidney function in critically ill adults. Critical Care. 2022;26:347. </w:t>
      </w:r>
      <w:hyperlink r:id="rId37" w:history="1">
        <w:r w:rsidRPr="00B973AA">
          <w:rPr>
            <w:rStyle w:val="Hyperlink"/>
          </w:rPr>
          <w:t>http://doi.org/10.1186/s13054-022-04226-3</w:t>
        </w:r>
      </w:hyperlink>
      <w:r w:rsidRPr="00B973AA">
        <w:t>.</w:t>
      </w:r>
    </w:p>
    <w:p w14:paraId="5B64E113" w14:textId="5D108055" w:rsidR="00B973AA" w:rsidRPr="00B973AA" w:rsidRDefault="00B973AA" w:rsidP="00B973AA">
      <w:pPr>
        <w:pStyle w:val="EndNoteBibliography"/>
        <w:spacing w:after="0"/>
      </w:pPr>
      <w:r w:rsidRPr="00B973AA">
        <w:t xml:space="preserve">[36] Johansson Å M, Karlsson MO. Comparison of methods for handling missing covariate data. Aaps j. 2013;15:1232-41. </w:t>
      </w:r>
      <w:hyperlink r:id="rId38" w:history="1">
        <w:r w:rsidRPr="00B973AA">
          <w:rPr>
            <w:rStyle w:val="Hyperlink"/>
          </w:rPr>
          <w:t>http://doi.org/10.1208/s12248-013-9526-y</w:t>
        </w:r>
      </w:hyperlink>
      <w:r w:rsidRPr="00B973AA">
        <w:t>.</w:t>
      </w:r>
    </w:p>
    <w:p w14:paraId="74711150" w14:textId="7CFEC3A1" w:rsidR="00B973AA" w:rsidRPr="00B973AA" w:rsidRDefault="00B973AA" w:rsidP="00B973AA">
      <w:pPr>
        <w:pStyle w:val="EndNoteBibliography"/>
        <w:spacing w:after="0"/>
      </w:pPr>
      <w:r w:rsidRPr="00B973AA">
        <w:t xml:space="preserve">[37] Heymans MW, Twisk JWR. Handling missing data in clinical research. Journal of Clinical Epidemiology. 2022;151:185-8. </w:t>
      </w:r>
      <w:hyperlink r:id="rId39" w:history="1">
        <w:r w:rsidRPr="00B973AA">
          <w:rPr>
            <w:rStyle w:val="Hyperlink"/>
          </w:rPr>
          <w:t>http://doi.org/https://doi.org/10.1016/j.jclinepi.2022.08.016</w:t>
        </w:r>
      </w:hyperlink>
      <w:r w:rsidRPr="00B973AA">
        <w:t>.</w:t>
      </w:r>
    </w:p>
    <w:p w14:paraId="629D0674" w14:textId="2EC64E9B" w:rsidR="00B973AA" w:rsidRPr="00B973AA" w:rsidRDefault="00B973AA" w:rsidP="00B973AA">
      <w:pPr>
        <w:pStyle w:val="EndNoteBibliography"/>
        <w:spacing w:after="0"/>
      </w:pPr>
      <w:r w:rsidRPr="00B973AA">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B973AA">
          <w:rPr>
            <w:rStyle w:val="Hyperlink"/>
          </w:rPr>
          <w:t>http://doi.org/10.1128/aac.02019-20</w:t>
        </w:r>
      </w:hyperlink>
      <w:r w:rsidRPr="00B973AA">
        <w:t>.</w:t>
      </w:r>
    </w:p>
    <w:p w14:paraId="2B5683ED" w14:textId="14B32A47" w:rsidR="00B973AA" w:rsidRPr="00B973AA" w:rsidRDefault="00B973AA" w:rsidP="00B973AA">
      <w:pPr>
        <w:pStyle w:val="EndNoteBibliography"/>
        <w:spacing w:after="0"/>
      </w:pPr>
      <w:r w:rsidRPr="00B973AA">
        <w:t xml:space="preserve">[39] Darnis S, Fareau N, Corallo CE, Poole S, Dooley MJ, Cheng AC. Estimation of body weight in hospitalized patients. QJM: An International Journal of Medicine. 2012;105:769-74. </w:t>
      </w:r>
      <w:hyperlink r:id="rId41" w:history="1">
        <w:r w:rsidRPr="00B973AA">
          <w:rPr>
            <w:rStyle w:val="Hyperlink"/>
          </w:rPr>
          <w:t>http://doi.org/10.1093/qjmed/hcs060</w:t>
        </w:r>
      </w:hyperlink>
      <w:r w:rsidRPr="00B973AA">
        <w:t>.</w:t>
      </w:r>
    </w:p>
    <w:p w14:paraId="4F479A1C" w14:textId="4284597D" w:rsidR="00B973AA" w:rsidRPr="00B973AA" w:rsidRDefault="00B973AA" w:rsidP="00B973AA">
      <w:pPr>
        <w:pStyle w:val="EndNoteBibliography"/>
        <w:spacing w:after="0"/>
      </w:pPr>
      <w:r w:rsidRPr="00B973AA">
        <w:t xml:space="preserve">[40] van Wijk RC, Imperial MZ, Savic RM, Solans BP. Pharmacokinetic analysis across studies to drive knowledge-integration: A tutorial on individual patient data meta-analysis (IPDMA). CPT Pharmacometrics Syst Pharmacol. 2023;12:1187-200. </w:t>
      </w:r>
      <w:hyperlink r:id="rId42" w:history="1">
        <w:r w:rsidRPr="00B973AA">
          <w:rPr>
            <w:rStyle w:val="Hyperlink"/>
          </w:rPr>
          <w:t>http://doi.org/10.1002/psp4.13002</w:t>
        </w:r>
      </w:hyperlink>
      <w:r w:rsidRPr="00B973AA">
        <w:t>.</w:t>
      </w:r>
    </w:p>
    <w:p w14:paraId="1CAA5F78" w14:textId="2D89E66A" w:rsidR="00EE5777" w:rsidRPr="00E03B11" w:rsidRDefault="00B973AA" w:rsidP="002755C5">
      <w:pPr>
        <w:pStyle w:val="EndNoteBibliography"/>
      </w:pPr>
      <w:r w:rsidRPr="00B973AA">
        <w:t xml:space="preserve">[41] Li L, Li X, Xia Y, Chu Y, Zhong H, Li J, et al. Recommendation of Antimicrobial Dosing Optimization During Continuous Renal Replacement Therapy. Front Pharmacol. 2020;11:786. </w:t>
      </w:r>
      <w:hyperlink r:id="rId43" w:history="1">
        <w:r w:rsidRPr="00B973AA">
          <w:rPr>
            <w:rStyle w:val="Hyperlink"/>
          </w:rPr>
          <w:t>http://doi.org/10.3389/fphar.2020.00786</w:t>
        </w:r>
      </w:hyperlink>
      <w:r w:rsidRPr="00B973AA">
        <w:t>.</w:t>
      </w:r>
      <w:r w:rsidR="00221AE5" w:rsidRPr="00E03B11">
        <w:fldChar w:fldCharType="end"/>
      </w:r>
      <w:bookmarkEnd w:id="150"/>
    </w:p>
    <w:p w14:paraId="2AFC7A25" w14:textId="77777777" w:rsidR="00FF47EE" w:rsidRPr="00E03B11" w:rsidRDefault="00FF47EE" w:rsidP="00593CAA">
      <w:pPr>
        <w:sectPr w:rsidR="00FF47EE" w:rsidRPr="00E03B11" w:rsidSect="00B61627">
          <w:footerReference w:type="default" r:id="rId44"/>
          <w:type w:val="continuous"/>
          <w:pgSz w:w="11906" w:h="16838" w:code="9"/>
          <w:pgMar w:top="1440" w:right="1440" w:bottom="1440" w:left="1440" w:header="720" w:footer="720" w:gutter="0"/>
          <w:lnNumType w:countBy="1" w:restart="continuous"/>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63531F"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2755C5">
        <w:tc>
          <w:tcPr>
            <w:tcW w:w="2263" w:type="dxa"/>
            <w:vMerge w:val="restart"/>
            <w:tcBorders>
              <w:left w:val="nil"/>
              <w:right w:val="nil"/>
            </w:tcBorders>
            <w:vAlign w:val="center"/>
          </w:tcPr>
          <w:p w14:paraId="24FC66C3" w14:textId="7655F093"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tcBorders>
              <w:left w:val="nil"/>
              <w:bottom w:val="nil"/>
              <w:right w:val="nil"/>
            </w:tcBorders>
            <w:vAlign w:val="center"/>
          </w:tcPr>
          <w:p w14:paraId="01FF081B" w14:textId="2F96BFE2" w:rsidR="00B257DD" w:rsidRPr="00E13681" w:rsidRDefault="0035102B" w:rsidP="002755C5">
            <w:pPr>
              <w:spacing w:after="0"/>
              <w:ind w:left="170"/>
              <w:jc w:val="center"/>
              <w:rPr>
                <w:sz w:val="18"/>
                <w:szCs w:val="18"/>
              </w:rPr>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
          <w:p w14:paraId="2FE6AF4E" w14:textId="4D3A7040" w:rsidR="00B257DD" w:rsidRPr="00E13681" w:rsidRDefault="00ED270C" w:rsidP="002755C5">
            <w:pPr>
              <w:spacing w:after="0"/>
              <w:ind w:left="170"/>
              <w:jc w:val="center"/>
              <w:rPr>
                <w:sz w:val="18"/>
                <w:szCs w:val="18"/>
              </w:rPr>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59FB3F65" w:rsidR="00B257DD" w:rsidRPr="00E13681" w:rsidRDefault="002A2972" w:rsidP="005B2ED7">
            <w:pPr>
              <w:spacing w:after="0"/>
              <w:ind w:left="170"/>
              <w:jc w:val="center"/>
              <w:rPr>
                <w:sz w:val="18"/>
                <w:szCs w:val="18"/>
              </w:rPr>
            </w:pPr>
            <w:commentRangeStart w:id="212"/>
            <w:commentRangeStart w:id="213"/>
            <w:r w:rsidRPr="00E13681">
              <w:rPr>
                <w:sz w:val="18"/>
                <w:szCs w:val="18"/>
              </w:rPr>
              <w:t>1600 mg q24h</w:t>
            </w:r>
            <w:commentRangeEnd w:id="212"/>
            <w:r>
              <w:rPr>
                <w:rStyle w:val="CommentReference"/>
              </w:rPr>
              <w:commentReference w:id="212"/>
            </w:r>
            <w:commentRangeEnd w:id="213"/>
            <w:r>
              <w:rPr>
                <w:rStyle w:val="CommentReference"/>
              </w:rPr>
              <w:commentReference w:id="213"/>
            </w:r>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2FDAA105" w:rsidR="00F76D85" w:rsidRPr="00E03B11" w:rsidRDefault="00632A7E" w:rsidP="007723C0">
      <w:r>
        <w:rPr>
          <w:noProof/>
        </w:rPr>
        <w:lastRenderedPageBreak/>
        <w:drawing>
          <wp:inline distT="0" distB="0" distL="0" distR="0" wp14:anchorId="1083E491" wp14:editId="470B644D">
            <wp:extent cx="6534000" cy="653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E813A2" w:rsidRPr="00E813A2">
        <w:t>Fluconazole total concentration over time at the population level for standard and optimi</w:t>
      </w:r>
      <w:r w:rsidR="00E813A2">
        <w:t>s</w:t>
      </w:r>
      <w:r w:rsidR="00E813A2" w:rsidRPr="00E813A2">
        <w:t>ed dosing regimens. The concentration is represented by the median line, with dashed lines showing the range between the 5th and 95th percentiles of the population.</w:t>
      </w:r>
      <w:r w:rsidR="00142CAE" w:rsidRPr="00142CA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1" w:author="My Luong Vuong" w:date="2024-08-19T14:45:00Z" w:initials="MLV">
    <w:p w14:paraId="506824D9" w14:textId="77777777" w:rsidR="00A959E0" w:rsidRDefault="00A959E0" w:rsidP="00A959E0">
      <w:pPr>
        <w:pStyle w:val="CommentText"/>
        <w:jc w:val="left"/>
      </w:pPr>
      <w:r>
        <w:rPr>
          <w:rStyle w:val="CommentReference"/>
        </w:rPr>
        <w:annotationRef/>
      </w:r>
      <w:r>
        <w:rPr>
          <w:lang w:val="en-US"/>
        </w:rPr>
        <w:t>We have adapted our title based on your input.</w:t>
      </w:r>
    </w:p>
  </w:comment>
  <w:comment w:id="9"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0"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23"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24"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25"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26"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27"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58"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59"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60"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73"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74"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75" w:author="My Luong Vuong" w:date="2024-08-19T14:55:00Z" w:initials="MLV">
    <w:p w14:paraId="34B1F378" w14:textId="77777777" w:rsidR="001F1EB5" w:rsidRDefault="001F1EB5" w:rsidP="001F1EB5">
      <w:pPr>
        <w:pStyle w:val="CommentText"/>
        <w:jc w:val="left"/>
      </w:pPr>
      <w:r>
        <w:rPr>
          <w:rStyle w:val="CommentReference"/>
        </w:rPr>
        <w:annotationRef/>
      </w:r>
      <w:r>
        <w:rPr>
          <w:lang w:val="en-US"/>
        </w:rPr>
        <w:t>We have changed the wording based on your suggestion.</w:t>
      </w:r>
    </w:p>
  </w:comment>
  <w:comment w:id="92"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93"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102"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103"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106"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07"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08" w:author="My Luong Vuong" w:date="2024-08-19T15:06:00Z" w:initials="MLV">
    <w:p w14:paraId="6EB930AD" w14:textId="77777777" w:rsidR="006618EA" w:rsidRDefault="006618EA" w:rsidP="006618EA">
      <w:pPr>
        <w:pStyle w:val="CommentText"/>
        <w:jc w:val="left"/>
      </w:pPr>
      <w:r>
        <w:rPr>
          <w:rStyle w:val="CommentReference"/>
        </w:rPr>
        <w:annotationRef/>
      </w:r>
      <w:r>
        <w:rPr>
          <w:lang w:val="en-US"/>
        </w:rPr>
        <w:t>We have rephrased it based on your suggestion.</w:t>
      </w:r>
    </w:p>
  </w:comment>
  <w:comment w:id="122"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23" w:author="My Luong Vuong" w:date="2024-08-19T15:07:00Z" w:initials="MLV">
    <w:p w14:paraId="27100522" w14:textId="77777777" w:rsidR="00AE4398" w:rsidRDefault="00AE4398" w:rsidP="00AE4398">
      <w:pPr>
        <w:pStyle w:val="CommentText"/>
        <w:jc w:val="left"/>
      </w:pPr>
      <w:r>
        <w:rPr>
          <w:rStyle w:val="CommentReference"/>
        </w:rPr>
        <w:annotationRef/>
      </w:r>
      <w:r>
        <w:rPr>
          <w:lang w:val="en-US"/>
        </w:rPr>
        <w:t>We removed ‘inclusive’ as you suggested.</w:t>
      </w:r>
    </w:p>
  </w:comment>
  <w:comment w:id="130" w:author="Jason Roberts" w:date="2024-06-14T18:42:00Z" w:initials="JR">
    <w:p w14:paraId="2913602F" w14:textId="368D01F0"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31"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132"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145"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146"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147"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152"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153"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154"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190"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191"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208" w:author="My Luong Vuong" w:date="2024-08-19T15:14:00Z" w:initials="MLV">
    <w:p w14:paraId="284066C9" w14:textId="77777777" w:rsidR="00B3543E" w:rsidRDefault="00B3543E" w:rsidP="00B3543E">
      <w:pPr>
        <w:pStyle w:val="CommentText"/>
        <w:jc w:val="left"/>
      </w:pPr>
      <w:r>
        <w:rPr>
          <w:rStyle w:val="CommentReference"/>
        </w:rPr>
        <w:annotationRef/>
      </w:r>
      <w:r>
        <w:rPr>
          <w:lang w:val="en-US"/>
        </w:rPr>
        <w:t>We removed this sentence based on your suggestion.</w:t>
      </w:r>
    </w:p>
  </w:comment>
  <w:comment w:id="212"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213"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D7F85B" w15:done="0"/>
  <w15:commentEx w15:paraId="506824D9" w15:paraIdParent="76D7F85B" w15:done="0"/>
  <w15:commentEx w15:paraId="1440EBB9" w15:done="0"/>
  <w15:commentEx w15:paraId="37992D29" w15:paraIdParent="1440EBB9"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34B1F378" w15:paraIdParent="1D755DA5" w15:done="0"/>
  <w15:commentEx w15:paraId="08F92229" w15:done="0"/>
  <w15:commentEx w15:paraId="0BEC1AD1" w15:paraIdParent="08F92229" w15:done="0"/>
  <w15:commentEx w15:paraId="376C032E" w15:done="0"/>
  <w15:commentEx w15:paraId="09881146" w15:paraIdParent="376C032E" w15:done="0"/>
  <w15:commentEx w15:paraId="22D3F842" w15:done="0"/>
  <w15:commentEx w15:paraId="694E1622" w15:paraIdParent="22D3F842" w15:done="0"/>
  <w15:commentEx w15:paraId="6EB930AD" w15:paraIdParent="22D3F842" w15:done="0"/>
  <w15:commentEx w15:paraId="1D5DA09F" w15:done="0"/>
  <w15:commentEx w15:paraId="27100522" w15:paraIdParent="1D5DA09F" w15:done="0"/>
  <w15:commentEx w15:paraId="2913602F" w15:done="0"/>
  <w15:commentEx w15:paraId="031ACE88" w15:paraIdParent="2913602F" w15:done="0"/>
  <w15:commentEx w15:paraId="2675F91E" w15:paraIdParent="2913602F" w15:done="0"/>
  <w15:commentEx w15:paraId="57C16E87" w15:done="0"/>
  <w15:commentEx w15:paraId="1E8B0A34" w15:paraIdParent="57C16E87" w15:done="0"/>
  <w15:commentEx w15:paraId="42932369" w15:paraIdParent="57C16E87" w15:done="0"/>
  <w15:commentEx w15:paraId="58AB25C0" w15:done="0"/>
  <w15:commentEx w15:paraId="147EE0D8" w15:paraIdParent="58AB25C0" w15:done="0"/>
  <w15:commentEx w15:paraId="1EEE9B0C" w15:paraIdParent="58AB25C0" w15:done="0"/>
  <w15:commentEx w15:paraId="6D624A8D" w15:done="0"/>
  <w15:commentEx w15:paraId="10A3E7DF" w15:paraIdParent="6D624A8D" w15:done="0"/>
  <w15:commentEx w15:paraId="284066C9" w15:done="0"/>
  <w15:commentEx w15:paraId="35034659" w15:done="0"/>
  <w15:commentEx w15:paraId="59AE9DB8" w15:paraIdParent="350346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16D834" w16cex:dateUtc="2024-06-14T12:54:00Z"/>
  <w16cex:commentExtensible w16cex:durableId="2A6DD971" w16cex:dateUtc="2024-08-19T07:45: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6DDB7B" w16cex:dateUtc="2024-08-19T07:55: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6DDE0B" w16cex:dateUtc="2024-08-19T08:06:00Z"/>
  <w16cex:commentExtensible w16cex:durableId="49E51EF2" w16cex:dateUtc="2024-06-14T08:32:00Z"/>
  <w16cex:commentExtensible w16cex:durableId="2A6DDE4D" w16cex:dateUtc="2024-08-19T08:07:00Z"/>
  <w16cex:commentExtensible w16cex:durableId="0C0C3419" w16cex:dateUtc="2024-06-14T08:42:00Z"/>
  <w16cex:commentExtensible w16cex:durableId="2A16EA0C" w16cex:dateUtc="2024-06-14T14:10:00Z"/>
  <w16cex:commentExtensible w16cex:durableId="2A16EA1E" w16cex:dateUtc="2024-06-14T14:11:00Z"/>
  <w16cex:commentExtensible w16cex:durableId="2A1ED36D" w16cex:dateUtc="2024-06-14T08:35:00Z"/>
  <w16cex:commentExtensible w16cex:durableId="2A16EC38" w16cex:dateUtc="2024-06-14T14:20:00Z"/>
  <w16cex:commentExtensible w16cex:durableId="2A16F40C" w16cex:dateUtc="2024-06-14T14:53:00Z"/>
  <w16cex:commentExtensible w16cex:durableId="59F98631" w16cex:dateUtc="2024-06-14T08:43:00Z"/>
  <w16cex:commentExtensible w16cex:durableId="2B0D498F" w16cex:dateUtc="2024-06-14T08:45:00Z"/>
  <w16cex:commentExtensible w16cex:durableId="2A16EC88" w16cex:dateUtc="2024-06-14T14:21:00Z"/>
  <w16cex:commentExtensible w16cex:durableId="2A203239" w16cex:dateUtc="2024-06-21T15:09:00Z"/>
  <w16cex:commentExtensible w16cex:durableId="2A203256" w16cex:dateUtc="2024-06-21T15:09:00Z"/>
  <w16cex:commentExtensible w16cex:durableId="2A6DDFF1" w16cex:dateUtc="2024-08-19T08:14:00Z"/>
  <w16cex:commentExtensible w16cex:durableId="29C1636D" w16cex:dateUtc="2024-06-14T08:51:00Z"/>
  <w16cex:commentExtensible w16cex:durableId="2A16ED9E" w16cex:dateUtc="2024-06-14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D7F85B" w16cid:durableId="2A16D834"/>
  <w16cid:commentId w16cid:paraId="506824D9" w16cid:durableId="2A6DD971"/>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34B1F378" w16cid:durableId="2A6DDB7B"/>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6EB930AD" w16cid:durableId="2A6DDE0B"/>
  <w16cid:commentId w16cid:paraId="1D5DA09F" w16cid:durableId="49E51EF2"/>
  <w16cid:commentId w16cid:paraId="27100522" w16cid:durableId="2A6DDE4D"/>
  <w16cid:commentId w16cid:paraId="2913602F" w16cid:durableId="0C0C3419"/>
  <w16cid:commentId w16cid:paraId="031ACE88" w16cid:durableId="2A16EA0C"/>
  <w16cid:commentId w16cid:paraId="2675F91E" w16cid:durableId="2A16EA1E"/>
  <w16cid:commentId w16cid:paraId="57C16E87" w16cid:durableId="2A1ED36D"/>
  <w16cid:commentId w16cid:paraId="1E8B0A34" w16cid:durableId="2A16EC38"/>
  <w16cid:commentId w16cid:paraId="42932369" w16cid:durableId="2A16F40C"/>
  <w16cid:commentId w16cid:paraId="58AB25C0" w16cid:durableId="59F98631"/>
  <w16cid:commentId w16cid:paraId="147EE0D8" w16cid:durableId="2B0D498F"/>
  <w16cid:commentId w16cid:paraId="1EEE9B0C" w16cid:durableId="2A16EC88"/>
  <w16cid:commentId w16cid:paraId="6D624A8D" w16cid:durableId="2A203239"/>
  <w16cid:commentId w16cid:paraId="10A3E7DF" w16cid:durableId="2A203256"/>
  <w16cid:commentId w16cid:paraId="284066C9" w16cid:durableId="2A6DDFF1"/>
  <w16cid:commentId w16cid:paraId="35034659" w16cid:durableId="29C1636D"/>
  <w16cid:commentId w16cid:paraId="59AE9DB8" w16cid:durableId="2A16E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45B71" w14:textId="77777777" w:rsidR="00F00C78" w:rsidRDefault="00F00C78" w:rsidP="00593CAA">
      <w:r>
        <w:separator/>
      </w:r>
    </w:p>
    <w:p w14:paraId="6DF4B5CC" w14:textId="77777777" w:rsidR="00F00C78" w:rsidRDefault="00F00C78"/>
  </w:endnote>
  <w:endnote w:type="continuationSeparator" w:id="0">
    <w:p w14:paraId="766B2EB6" w14:textId="77777777" w:rsidR="00F00C78" w:rsidRDefault="00F00C78" w:rsidP="00593CAA">
      <w:r>
        <w:continuationSeparator/>
      </w:r>
    </w:p>
    <w:p w14:paraId="08EBE6AB" w14:textId="77777777" w:rsidR="00F00C78" w:rsidRDefault="00F00C78"/>
  </w:endnote>
  <w:endnote w:type="continuationNotice" w:id="1">
    <w:p w14:paraId="6E1C6898" w14:textId="77777777" w:rsidR="00F00C78" w:rsidRDefault="00F00C78">
      <w:pPr>
        <w:spacing w:after="0" w:line="240" w:lineRule="auto"/>
      </w:pPr>
    </w:p>
    <w:p w14:paraId="52E58262" w14:textId="77777777" w:rsidR="00F00C78" w:rsidRDefault="00F00C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4689A" w14:textId="77777777" w:rsidR="00F00C78" w:rsidRDefault="00F00C78" w:rsidP="00593CAA">
      <w:r>
        <w:separator/>
      </w:r>
    </w:p>
    <w:p w14:paraId="6E3D96E9" w14:textId="77777777" w:rsidR="00F00C78" w:rsidRDefault="00F00C78"/>
  </w:footnote>
  <w:footnote w:type="continuationSeparator" w:id="0">
    <w:p w14:paraId="082241E4" w14:textId="77777777" w:rsidR="00F00C78" w:rsidRDefault="00F00C78" w:rsidP="00593CAA">
      <w:r>
        <w:continuationSeparator/>
      </w:r>
    </w:p>
    <w:p w14:paraId="25467CBB" w14:textId="77777777" w:rsidR="00F00C78" w:rsidRDefault="00F00C78"/>
  </w:footnote>
  <w:footnote w:type="continuationNotice" w:id="1">
    <w:p w14:paraId="579FCF0A" w14:textId="77777777" w:rsidR="00F00C78" w:rsidRDefault="00F00C78">
      <w:pPr>
        <w:spacing w:after="0" w:line="240" w:lineRule="auto"/>
      </w:pPr>
    </w:p>
    <w:p w14:paraId="28D687FA" w14:textId="77777777" w:rsidR="00F00C78" w:rsidRDefault="00F00C7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305C"/>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4B"/>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B13"/>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7013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F2C"/>
    <w:rsid w:val="001C7042"/>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1EB5"/>
    <w:rsid w:val="001F204B"/>
    <w:rsid w:val="001F2376"/>
    <w:rsid w:val="001F2969"/>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2CD1"/>
    <w:rsid w:val="002332FA"/>
    <w:rsid w:val="00233740"/>
    <w:rsid w:val="00233772"/>
    <w:rsid w:val="0023380C"/>
    <w:rsid w:val="00233DE7"/>
    <w:rsid w:val="002340EC"/>
    <w:rsid w:val="002340FD"/>
    <w:rsid w:val="002341E7"/>
    <w:rsid w:val="0023474D"/>
    <w:rsid w:val="00235497"/>
    <w:rsid w:val="002359F5"/>
    <w:rsid w:val="00235D90"/>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652"/>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80E"/>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93F"/>
    <w:rsid w:val="003414CA"/>
    <w:rsid w:val="00341725"/>
    <w:rsid w:val="00341805"/>
    <w:rsid w:val="0034198D"/>
    <w:rsid w:val="00341BE0"/>
    <w:rsid w:val="00341CB8"/>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82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679"/>
    <w:rsid w:val="004018AA"/>
    <w:rsid w:val="00402497"/>
    <w:rsid w:val="00402AE7"/>
    <w:rsid w:val="00402B16"/>
    <w:rsid w:val="0040363F"/>
    <w:rsid w:val="004036F4"/>
    <w:rsid w:val="004037FD"/>
    <w:rsid w:val="00403E6A"/>
    <w:rsid w:val="00404147"/>
    <w:rsid w:val="00404F7E"/>
    <w:rsid w:val="004052E0"/>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090"/>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7E3"/>
    <w:rsid w:val="0052675C"/>
    <w:rsid w:val="005269D9"/>
    <w:rsid w:val="005270BF"/>
    <w:rsid w:val="0052771C"/>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DD7"/>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49C"/>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31F"/>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6B0"/>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680"/>
    <w:rsid w:val="0070785F"/>
    <w:rsid w:val="00707D4B"/>
    <w:rsid w:val="0071053B"/>
    <w:rsid w:val="00710884"/>
    <w:rsid w:val="00710BF5"/>
    <w:rsid w:val="00710CEB"/>
    <w:rsid w:val="00710F81"/>
    <w:rsid w:val="00711182"/>
    <w:rsid w:val="00711227"/>
    <w:rsid w:val="00711675"/>
    <w:rsid w:val="00711EC2"/>
    <w:rsid w:val="00711F14"/>
    <w:rsid w:val="007125A2"/>
    <w:rsid w:val="007128FB"/>
    <w:rsid w:val="007132A7"/>
    <w:rsid w:val="00713366"/>
    <w:rsid w:val="0071341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FB"/>
    <w:rsid w:val="007343E6"/>
    <w:rsid w:val="00734A9A"/>
    <w:rsid w:val="00734AEC"/>
    <w:rsid w:val="00734C9F"/>
    <w:rsid w:val="00734FDA"/>
    <w:rsid w:val="0073563E"/>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C79"/>
    <w:rsid w:val="007661E1"/>
    <w:rsid w:val="0076632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0A6"/>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492"/>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421"/>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62E"/>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A16"/>
    <w:rsid w:val="0085139C"/>
    <w:rsid w:val="00851815"/>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6B8"/>
    <w:rsid w:val="00880746"/>
    <w:rsid w:val="0088095F"/>
    <w:rsid w:val="00880ABA"/>
    <w:rsid w:val="00880EE7"/>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BBC"/>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C30"/>
    <w:rsid w:val="0090522C"/>
    <w:rsid w:val="009052AF"/>
    <w:rsid w:val="009056D5"/>
    <w:rsid w:val="009058AA"/>
    <w:rsid w:val="009059DD"/>
    <w:rsid w:val="00905EB0"/>
    <w:rsid w:val="00906117"/>
    <w:rsid w:val="0090653D"/>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16"/>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4ED"/>
    <w:rsid w:val="009B2BAC"/>
    <w:rsid w:val="009B3412"/>
    <w:rsid w:val="009B344A"/>
    <w:rsid w:val="009B4329"/>
    <w:rsid w:val="009B45E6"/>
    <w:rsid w:val="009B49D6"/>
    <w:rsid w:val="009B4C13"/>
    <w:rsid w:val="009B4F42"/>
    <w:rsid w:val="009B530F"/>
    <w:rsid w:val="009B5AB9"/>
    <w:rsid w:val="009B5B7A"/>
    <w:rsid w:val="009B5FBB"/>
    <w:rsid w:val="009B61D6"/>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06"/>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AF8"/>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42"/>
    <w:rsid w:val="00A94EB7"/>
    <w:rsid w:val="00A95359"/>
    <w:rsid w:val="00A959E0"/>
    <w:rsid w:val="00A95ACC"/>
    <w:rsid w:val="00A95AD2"/>
    <w:rsid w:val="00A95DA7"/>
    <w:rsid w:val="00A96D39"/>
    <w:rsid w:val="00A97081"/>
    <w:rsid w:val="00A972F4"/>
    <w:rsid w:val="00A976C9"/>
    <w:rsid w:val="00A9797A"/>
    <w:rsid w:val="00A97994"/>
    <w:rsid w:val="00A97C4E"/>
    <w:rsid w:val="00AA024F"/>
    <w:rsid w:val="00AA0530"/>
    <w:rsid w:val="00AA099A"/>
    <w:rsid w:val="00AA0C9D"/>
    <w:rsid w:val="00AA0E2D"/>
    <w:rsid w:val="00AA15C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CCC"/>
    <w:rsid w:val="00AB546C"/>
    <w:rsid w:val="00AB5481"/>
    <w:rsid w:val="00AB5491"/>
    <w:rsid w:val="00AB5BB0"/>
    <w:rsid w:val="00AB643D"/>
    <w:rsid w:val="00AB6A93"/>
    <w:rsid w:val="00AB6BA2"/>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6D6C"/>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98"/>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73A"/>
    <w:rsid w:val="00B31E42"/>
    <w:rsid w:val="00B31E4F"/>
    <w:rsid w:val="00B32302"/>
    <w:rsid w:val="00B32B31"/>
    <w:rsid w:val="00B32C96"/>
    <w:rsid w:val="00B32CB8"/>
    <w:rsid w:val="00B32D54"/>
    <w:rsid w:val="00B32EEE"/>
    <w:rsid w:val="00B32F9D"/>
    <w:rsid w:val="00B335FA"/>
    <w:rsid w:val="00B338A9"/>
    <w:rsid w:val="00B3391B"/>
    <w:rsid w:val="00B33EC3"/>
    <w:rsid w:val="00B33FF9"/>
    <w:rsid w:val="00B34020"/>
    <w:rsid w:val="00B34667"/>
    <w:rsid w:val="00B3543E"/>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627"/>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BE6"/>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967"/>
    <w:rsid w:val="00C54FAB"/>
    <w:rsid w:val="00C54FBC"/>
    <w:rsid w:val="00C550A3"/>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42C9"/>
    <w:rsid w:val="00CB4677"/>
    <w:rsid w:val="00CB50CB"/>
    <w:rsid w:val="00CB514F"/>
    <w:rsid w:val="00CB5159"/>
    <w:rsid w:val="00CB538F"/>
    <w:rsid w:val="00CB5517"/>
    <w:rsid w:val="00CB5918"/>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907"/>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2E9E"/>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441F"/>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35A8"/>
    <w:rsid w:val="00ED4140"/>
    <w:rsid w:val="00ED421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3B4"/>
    <w:rsid w:val="00EF3851"/>
    <w:rsid w:val="00EF3B8C"/>
    <w:rsid w:val="00EF3C3D"/>
    <w:rsid w:val="00EF5501"/>
    <w:rsid w:val="00EF5813"/>
    <w:rsid w:val="00EF5B6C"/>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C78"/>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8FB"/>
    <w:rsid w:val="00F21F5D"/>
    <w:rsid w:val="00F22274"/>
    <w:rsid w:val="00F224C3"/>
    <w:rsid w:val="00F225A3"/>
    <w:rsid w:val="00F226A8"/>
    <w:rsid w:val="00F2280D"/>
    <w:rsid w:val="00F229CA"/>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3D32"/>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B10"/>
    <w:rsid w:val="00FC20C3"/>
    <w:rsid w:val="00FC211F"/>
    <w:rsid w:val="00FC2661"/>
    <w:rsid w:val="00FC3327"/>
    <w:rsid w:val="00FC3A49"/>
    <w:rsid w:val="00FC43CB"/>
    <w:rsid w:val="00FC44C5"/>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38/psp.2013.14"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doi.org/https://doi.org/10.1016/0002-9343(94)90141-4"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theme" Target="theme/theme1.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093/jac/dkac160" TargetMode="External"/><Relationship Id="rId49" Type="http://schemas.openxmlformats.org/officeDocument/2006/relationships/image" Target="media/image5.png"/><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14216</Words>
  <Characters>84591</Characters>
  <Application>Microsoft Office Word</Application>
  <DocSecurity>0</DocSecurity>
  <Lines>1799</Lines>
  <Paragraphs>851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40</cp:revision>
  <dcterms:created xsi:type="dcterms:W3CDTF">2024-08-19T04:57:00Z</dcterms:created>
  <dcterms:modified xsi:type="dcterms:W3CDTF">2025-03-12T10:24:00Z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