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commentRangeStart w:id="0"/>
      <w:r w:rsidRPr="00593CAA">
        <w:t>Model</w:t>
      </w:r>
      <w:r w:rsidR="00D63A4A" w:rsidRPr="00593CAA">
        <w:t>-</w:t>
      </w:r>
      <w:r w:rsidR="004E58AA">
        <w:t>i</w:t>
      </w:r>
      <w:r w:rsidR="00D63A4A" w:rsidRPr="00593CAA">
        <w:t xml:space="preserve">nformed </w:t>
      </w:r>
      <w:commentRangeEnd w:id="0"/>
      <w:r w:rsidR="00903810">
        <w:rPr>
          <w:rStyle w:val="CommentReference"/>
          <w:b w:val="0"/>
          <w:bCs w:val="0"/>
        </w:rPr>
        <w:commentReference w:id="0"/>
      </w:r>
      <w:r w:rsidR="004E58AA">
        <w:t>i</w:t>
      </w:r>
      <w:r w:rsidR="00D63A4A" w:rsidRPr="00593CAA">
        <w:t xml:space="preserve">dentification </w:t>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p>
    <w:p w14:paraId="690D07F0" w14:textId="36B6FAB2" w:rsidR="003D0E51" w:rsidRPr="00494DCF" w:rsidRDefault="00AB21BB" w:rsidP="00593CAA">
      <w:r w:rsidRPr="00A51508">
        <w:t>My-Luong Vuong</w:t>
      </w:r>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xml:space="preserve">, Jasper M. </w:t>
      </w:r>
      <w:proofErr w:type="spellStart"/>
      <w:r w:rsidR="00E31872" w:rsidRPr="00494DCF">
        <w:t>Boonstra</w:t>
      </w:r>
      <w:r w:rsidR="00387837">
        <w:rPr>
          <w:vertAlign w:val="superscript"/>
        </w:rPr>
        <w:t>o</w:t>
      </w:r>
      <w:proofErr w:type="spellEnd"/>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A83774" w:rsidRPr="00494DCF">
        <w:t xml:space="preserve"> Roger J. </w:t>
      </w:r>
      <w:proofErr w:type="spellStart"/>
      <w:r w:rsidR="00A83774" w:rsidRPr="00494DCF">
        <w:t>Brüggemann</w:t>
      </w:r>
      <w:r w:rsidR="003D158C">
        <w:rPr>
          <w:vertAlign w:val="superscript"/>
        </w:rPr>
        <w:t>s</w:t>
      </w:r>
      <w:r w:rsidR="00480D7F" w:rsidRPr="00494DCF">
        <w:rPr>
          <w:vertAlign w:val="superscript"/>
        </w:rPr>
        <w:t>,</w:t>
      </w:r>
      <w:r w:rsidR="003D158C">
        <w:rPr>
          <w:vertAlign w:val="superscript"/>
        </w:rPr>
        <w:t>t</w:t>
      </w:r>
      <w:proofErr w:type="spellEnd"/>
      <w:r w:rsidR="00A83774" w:rsidRPr="00494DCF">
        <w:t>,</w:t>
      </w:r>
      <w:r w:rsidR="00FB5201" w:rsidRPr="00494DCF">
        <w:t xml:space="preserve"> Jeroen A. </w:t>
      </w:r>
      <w:proofErr w:type="spellStart"/>
      <w:r w:rsidR="00FB5201" w:rsidRPr="00494DCF">
        <w:t>Schouten</w:t>
      </w:r>
      <w:r w:rsidR="006F5057">
        <w:rPr>
          <w:vertAlign w:val="superscript"/>
        </w:rPr>
        <w:t>u</w:t>
      </w:r>
      <w:proofErr w:type="spellEnd"/>
      <w:r w:rsidR="00FB5201" w:rsidRPr="00494DCF">
        <w:t xml:space="preserve">, </w:t>
      </w:r>
      <w:r w:rsidR="00E31872" w:rsidRPr="00494DCF">
        <w:t>Raoul</w:t>
      </w:r>
      <w:r w:rsidR="00F76D85" w:rsidRPr="00494DCF">
        <w:t xml:space="preserve"> </w:t>
      </w:r>
      <w:proofErr w:type="spellStart"/>
      <w:r w:rsidR="00E31872" w:rsidRPr="00494DCF">
        <w:t>Bergner</w:t>
      </w:r>
      <w:r w:rsidR="006F5057">
        <w:rPr>
          <w:vertAlign w:val="superscript"/>
        </w:rPr>
        <w:t>v</w:t>
      </w:r>
      <w:proofErr w:type="spellEnd"/>
      <w:r w:rsidR="00E31872" w:rsidRPr="00494DCF">
        <w:t xml:space="preserve">, Steven </w:t>
      </w:r>
      <w:proofErr w:type="spellStart"/>
      <w:r w:rsidR="00E31872" w:rsidRPr="00494DCF">
        <w:t>Buijk</w:t>
      </w:r>
      <w:r w:rsidR="008715AE">
        <w:rPr>
          <w:vertAlign w:val="superscript"/>
        </w:rPr>
        <w:t>w</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4750B5" w:rsidRPr="00494DCF">
        <w:t>Wicha</w:t>
      </w:r>
      <w:r w:rsidR="008715AE">
        <w:rPr>
          <w:vertAlign w:val="superscript"/>
        </w:rPr>
        <w:t>x</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p>
    <w:p w14:paraId="2798C0AC" w14:textId="31E9BC53" w:rsidR="00F648D3" w:rsidRDefault="00796939" w:rsidP="00C07E95">
      <w:pPr>
        <w:spacing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proofErr w:type="spellStart"/>
      <w:r w:rsidR="008D292E" w:rsidRPr="00494DCF">
        <w:rPr>
          <w:sz w:val="20"/>
          <w:szCs w:val="20"/>
        </w:rPr>
        <w:t>Westmead</w:t>
      </w:r>
      <w:proofErr w:type="spellEnd"/>
      <w:r w:rsidR="008D292E" w:rsidRPr="00494DCF">
        <w:rPr>
          <w:sz w:val="20"/>
          <w:szCs w:val="20"/>
        </w:rPr>
        <w:t xml:space="preserve">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1" w:name="_Hlk152339168"/>
      <w:r w:rsidR="00CD2DBC" w:rsidRPr="00494DCF">
        <w:rPr>
          <w:sz w:val="20"/>
          <w:szCs w:val="20"/>
        </w:rPr>
        <w:t>Australia</w:t>
      </w:r>
      <w:bookmarkEnd w:id="1"/>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C96464" w:rsidRPr="00494DCF">
        <w:rPr>
          <w:sz w:val="20"/>
          <w:szCs w:val="20"/>
        </w:rPr>
        <w:t>Radboud university medical centre, Radboud Institute for Medical Innovations, Department of Pharmacy, Nijmegen, The Netherlands</w:t>
      </w:r>
      <w:r w:rsidR="00A10EDA" w:rsidRPr="00494DCF">
        <w:rPr>
          <w:sz w:val="20"/>
          <w:szCs w:val="20"/>
          <w:vertAlign w:val="superscript"/>
        </w:rPr>
        <w:br/>
      </w:r>
      <w:r w:rsidR="00C07E95">
        <w:rPr>
          <w:sz w:val="20"/>
          <w:szCs w:val="20"/>
          <w:vertAlign w:val="superscript"/>
        </w:rPr>
        <w:t>t</w:t>
      </w:r>
      <w:r w:rsidR="00740FC2" w:rsidRPr="00494DCF">
        <w:rPr>
          <w:sz w:val="20"/>
          <w:szCs w:val="20"/>
        </w:rPr>
        <w:t xml:space="preserve"> </w:t>
      </w:r>
      <w:proofErr w:type="spellStart"/>
      <w:r w:rsidR="005F35EF" w:rsidRPr="00494DCF">
        <w:rPr>
          <w:sz w:val="20"/>
          <w:szCs w:val="20"/>
        </w:rPr>
        <w:t>Radboudumc</w:t>
      </w:r>
      <w:proofErr w:type="spellEnd"/>
      <w:r w:rsidR="005F35EF" w:rsidRPr="00494DCF">
        <w:rPr>
          <w:sz w:val="20"/>
          <w:szCs w:val="20"/>
        </w:rPr>
        <w:t>/CWZ Centre of Expertise in Mycology, Nijmegen, The Netherlands</w:t>
      </w:r>
      <w:r w:rsidR="00A10EDA" w:rsidRPr="00494DCF">
        <w:rPr>
          <w:sz w:val="20"/>
          <w:szCs w:val="20"/>
          <w:vertAlign w:val="superscript"/>
        </w:rPr>
        <w:br/>
      </w:r>
      <w:r w:rsidR="00C07E95">
        <w:rPr>
          <w:sz w:val="20"/>
          <w:szCs w:val="20"/>
          <w:vertAlign w:val="superscript"/>
        </w:rPr>
        <w:t>u</w:t>
      </w:r>
      <w:r w:rsidR="00C5367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C07E95">
        <w:rPr>
          <w:sz w:val="20"/>
          <w:szCs w:val="20"/>
          <w:vertAlign w:val="superscript"/>
        </w:rPr>
        <w:t>v</w:t>
      </w:r>
      <w:r w:rsidR="00A27093" w:rsidRPr="00494DCF">
        <w:rPr>
          <w:sz w:val="20"/>
          <w:szCs w:val="20"/>
        </w:rPr>
        <w:t xml:space="preserve"> </w:t>
      </w:r>
      <w:r w:rsidR="005B0EB5" w:rsidRPr="00494DCF">
        <w:rPr>
          <w:sz w:val="20"/>
          <w:szCs w:val="20"/>
        </w:rPr>
        <w:t xml:space="preserve">Division of Rheumatology,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C07E95">
        <w:rPr>
          <w:sz w:val="20"/>
          <w:szCs w:val="20"/>
          <w:vertAlign w:val="superscript"/>
        </w:rPr>
        <w:t>w</w:t>
      </w:r>
      <w:r w:rsidR="00CE52D2"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C07E95">
        <w:rPr>
          <w:sz w:val="20"/>
          <w:szCs w:val="20"/>
          <w:vertAlign w:val="superscript"/>
        </w:rPr>
        <w:t>x</w:t>
      </w:r>
      <w:r w:rsidR="00CE52D2" w:rsidRPr="00494DCF">
        <w:rPr>
          <w:sz w:val="20"/>
          <w:szCs w:val="20"/>
        </w:rPr>
        <w:t xml:space="preserve"> </w:t>
      </w:r>
      <w:r w:rsidR="0054174E" w:rsidRPr="00494DCF">
        <w:rPr>
          <w:sz w:val="20"/>
          <w:szCs w:val="20"/>
        </w:rPr>
        <w:t>Institute of Pharmacy, University of Hamburg, Hamburg, Germany</w:t>
      </w:r>
    </w:p>
    <w:p w14:paraId="147873E7" w14:textId="7200346E" w:rsidR="003841C3" w:rsidRPr="005372BE" w:rsidRDefault="003841C3" w:rsidP="003841C3">
      <w:pPr>
        <w:spacing w:line="276" w:lineRule="auto"/>
        <w:jc w:val="left"/>
        <w:rPr>
          <w:sz w:val="20"/>
          <w:szCs w:val="20"/>
        </w:rPr>
      </w:pPr>
      <w:r w:rsidRPr="005372BE">
        <w:rPr>
          <w:sz w:val="20"/>
          <w:szCs w:val="20"/>
          <w:vertAlign w:val="superscript"/>
        </w:rPr>
        <w:t>1</w:t>
      </w:r>
      <w:r>
        <w:rPr>
          <w:sz w:val="20"/>
          <w:szCs w:val="20"/>
        </w:rPr>
        <w:t xml:space="preserve"> Am</w:t>
      </w:r>
      <w:r w:rsidR="00441710">
        <w:rPr>
          <w:sz w:val="20"/>
          <w:szCs w:val="20"/>
        </w:rPr>
        <w:t>st</w:t>
      </w:r>
      <w:r>
        <w:rPr>
          <w:sz w:val="20"/>
          <w:szCs w:val="20"/>
        </w:rPr>
        <w:t>erdam, The Netherlands</w:t>
      </w:r>
    </w:p>
    <w:p w14:paraId="26E3DAF8" w14:textId="77777777" w:rsidR="00D97E1B" w:rsidRPr="00E03B11" w:rsidRDefault="00D97E1B" w:rsidP="00593CAA">
      <w:r w:rsidRPr="00E03B11">
        <w:t>†Shared co-first authorship, ‡Shared co-senior authorship</w:t>
      </w:r>
    </w:p>
    <w:p w14:paraId="6335736E" w14:textId="41AFBE0C" w:rsidR="00D97E1B" w:rsidRDefault="00D97E1B" w:rsidP="00857110">
      <w:pPr>
        <w:jc w:val="left"/>
      </w:pPr>
      <w:r w:rsidRPr="00E03B11">
        <w:lastRenderedPageBreak/>
        <w:t xml:space="preserve">*Corresponding author. E-mail: </w:t>
      </w:r>
      <w:hyperlink r:id="rId12" w:history="1">
        <w:r w:rsidR="006D297B" w:rsidRPr="00F56FF8">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538165B7" w:rsidR="00715016" w:rsidRPr="00715016" w:rsidRDefault="001F7CC7" w:rsidP="00593CAA">
      <w:r w:rsidRPr="00A72BCD">
        <w:rPr>
          <w:rStyle w:val="Heading2Char"/>
        </w:rPr>
        <w:t>Objectives</w:t>
      </w:r>
      <w:r>
        <w:t> </w:t>
      </w:r>
      <w:r w:rsidRPr="00715016">
        <w:t>This study aimed to</w:t>
      </w:r>
      <w:r w:rsidR="00A1469E">
        <w:t xml:space="preserve"> </w:t>
      </w:r>
      <w:r w:rsidR="00715016" w:rsidRPr="00715016">
        <w:t>identify factors that impact</w:t>
      </w:r>
      <w:r w:rsidR="005009E8">
        <w:t xml:space="preserve"> fluconazole</w:t>
      </w:r>
      <w:r w:rsidR="00715016" w:rsidRPr="00715016">
        <w:t xml:space="preserve"> target </w:t>
      </w:r>
      <w:r w:rsidR="00DC5EF7">
        <w:t xml:space="preserve">attainment and provide a dosing regimen ensuring </w:t>
      </w:r>
      <w:r w:rsidR="001A0B76">
        <w:t>adequate</w:t>
      </w:r>
      <w:r w:rsidR="005E1FFD">
        <w:t xml:space="preserve"> </w:t>
      </w:r>
      <w:r w:rsidR="005C35FF" w:rsidRPr="005C35FF">
        <w:t>pharmacokinetic-pharmacodynamic</w:t>
      </w:r>
      <w:r w:rsidR="00453C63">
        <w:t xml:space="preserve"> (PKPD)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2DC40733" w:rsidR="00600A21" w:rsidRPr="00715016" w:rsidRDefault="00715016" w:rsidP="00600A21">
      <w:r w:rsidRPr="00A72BCD">
        <w:rPr>
          <w:rStyle w:val="Heading2Char"/>
        </w:rPr>
        <w:t>Patients and Methods</w:t>
      </w:r>
      <w:r w:rsidR="00E56259">
        <w:t> </w:t>
      </w:r>
      <w:r w:rsidRPr="00715016">
        <w:t>An individual patient data meta-analysis</w:t>
      </w:r>
      <w:r w:rsidR="00A57A28">
        <w:t xml:space="preserve"> (IPDMA)</w:t>
      </w:r>
      <w:r w:rsidRPr="00715016">
        <w:t xml:space="preserve"> was conducted, </w:t>
      </w:r>
      <w:r w:rsidR="00AD73E0">
        <w:t>combining</w:t>
      </w:r>
      <w:r w:rsidRPr="00715016">
        <w:t xml:space="preserve"> </w:t>
      </w:r>
      <w:r w:rsidR="00C04202">
        <w:t>fluconazole concentration</w:t>
      </w:r>
      <w:r w:rsidRPr="00715016">
        <w:t xml:space="preserve"> data from eight published studies. A </w:t>
      </w:r>
      <w:proofErr w:type="spellStart"/>
      <w:r w:rsidRPr="00715016">
        <w:t>popPK</w:t>
      </w:r>
      <w:proofErr w:type="spellEnd"/>
      <w:r w:rsidRPr="00715016">
        <w:t xml:space="preserve">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Monte Carlo simulations were conducted</w:t>
      </w:r>
      <w:r w:rsidR="00537CAF">
        <w:t xml:space="preserve"> </w:t>
      </w:r>
      <w:r w:rsidR="004C2EC2">
        <w:t xml:space="preserve">in search </w:t>
      </w:r>
      <w:r w:rsidR="00F158D4">
        <w:t>of</w:t>
      </w:r>
      <w:r w:rsidR="004C2EC2">
        <w:t xml:space="preserve"> 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(PTA)</w:t>
      </w:r>
      <w:r w:rsidR="00FF1B2E">
        <w:t xml:space="preserve">  in every patient</w:t>
      </w:r>
      <w:r w:rsidR="00E50108">
        <w:t>.</w:t>
      </w:r>
    </w:p>
    <w:p w14:paraId="59953139" w14:textId="587871D7"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 (CKD-EPI)</w:t>
      </w:r>
      <w:r w:rsidR="00BB5D48">
        <w:t xml:space="preserve"> 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r w:rsidR="0099144A">
        <w:t xml:space="preserve">under standard dosing, </w:t>
      </w:r>
      <w:r w:rsidR="00C35CA8">
        <w:t xml:space="preserve">only CRRT status and </w:t>
      </w:r>
      <w:r w:rsidR="003F31C2">
        <w:t>total body weight</w:t>
      </w:r>
      <w:r w:rsidR="00C35CA8">
        <w:t xml:space="preserve"> </w:t>
      </w:r>
      <w:r w:rsidR="00BA5227">
        <w:t>were clinically relevant</w:t>
      </w:r>
      <w:r w:rsidR="0054566D">
        <w:t xml:space="preserve"> </w:t>
      </w:r>
      <w:r w:rsidR="00641744">
        <w:t>as</w:t>
      </w:r>
      <w:r w:rsidR="0054566D">
        <w:t xml:space="preserve"> PTA dropped below 90%</w:t>
      </w:r>
      <w:r w:rsidR="006225A8">
        <w:t xml:space="preserve"> </w:t>
      </w:r>
      <w:r w:rsidR="003938C1">
        <w:t xml:space="preserve">for patients on CRRT and </w:t>
      </w:r>
      <w:r w:rsidR="00DF2895">
        <w:t>patients with</w:t>
      </w:r>
      <w:r w:rsidR="003863D9">
        <w:t xml:space="preserve"> higher</w:t>
      </w:r>
      <w:r w:rsidR="00DF2895">
        <w:t xml:space="preserve"> </w:t>
      </w:r>
      <w:r w:rsidR="00F470B3">
        <w:t xml:space="preserve">total </w:t>
      </w:r>
      <w:r w:rsidR="003938C1">
        <w:t>body weight</w:t>
      </w:r>
      <w:r w:rsidR="00C35CA8" w:rsidRPr="00715016">
        <w:t>.</w:t>
      </w:r>
      <w:r w:rsidRPr="00715016">
        <w:t xml:space="preserve"> </w:t>
      </w:r>
      <w:r w:rsidR="00B33FF9" w:rsidRPr="00B33FF9">
        <w:t>An optimised dosing regimen taking into account the patient’s CRRT status and total body weight was proposed</w:t>
      </w:r>
      <w:r w:rsidRPr="00715016">
        <w:t>.</w:t>
      </w:r>
    </w:p>
    <w:p w14:paraId="52C8EFEB" w14:textId="5EB64C2D" w:rsidR="0064343D" w:rsidRDefault="00715016" w:rsidP="00967421">
      <w:r w:rsidRPr="00A72BCD">
        <w:rPr>
          <w:rStyle w:val="Heading2Char"/>
        </w:rPr>
        <w:t>Conclusion</w:t>
      </w:r>
      <w:r w:rsidR="00E56259">
        <w:t> </w:t>
      </w:r>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156DD4DC" w:rsidR="001F6035" w:rsidRPr="00593CAA" w:rsidRDefault="0077091E" w:rsidP="00593CAA">
      <w:bookmarkStart w:id="2"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proofErr w:type="spellStart"/>
      <w:r w:rsidR="00956C10" w:rsidRPr="00593CAA">
        <w:t>criticall</w:t>
      </w:r>
      <w:proofErr w:type="spellEnd"/>
      <w:r w:rsidR="00956C10" w:rsidRPr="00593CAA">
        <w:t xml:space="preserve">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 xml:space="preserve">In critically ill patients admitted to the intensive care unit (ICU), </w:t>
      </w:r>
      <w:proofErr w:type="spellStart"/>
      <w:r w:rsidR="005A3E3A">
        <w:t>candid</w:t>
      </w:r>
      <w:r w:rsidR="001111A9">
        <w:t>a</w:t>
      </w:r>
      <w:r w:rsidR="005A3E3A">
        <w:t>emia</w:t>
      </w:r>
      <w:proofErr w:type="spellEnd"/>
      <w:r w:rsidR="005A3E3A">
        <w:t xml:space="preserve"> </w:t>
      </w:r>
      <w:r w:rsidR="001111A9">
        <w:t xml:space="preserve">associates with </w:t>
      </w:r>
      <w:r w:rsidR="00B155AE">
        <w:t>a crude mortality rate from 42% to up to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6E2C190F"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is frequently used</w:t>
      </w:r>
      <w:r w:rsidR="000B0E5F" w:rsidRPr="00E03B11">
        <w:t xml:space="preserve"> </w:t>
      </w:r>
      <w:r w:rsidR="00D632DA">
        <w:t>because of</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r w:rsidR="005C48AA">
        <w:t>adequate</w:t>
      </w:r>
      <w:r w:rsidR="000B0E5F" w:rsidRPr="00E03B11">
        <w:t xml:space="preserve"> tissue penetration</w:t>
      </w:r>
      <w:r w:rsidR="00EF5D43">
        <w:t>,</w:t>
      </w:r>
      <w:r w:rsidR="000B0E5F" w:rsidRPr="00E03B11">
        <w:t xml:space="preserve"> and </w:t>
      </w:r>
      <w:r w:rsidRPr="00E03B11">
        <w:t>low cost</w:t>
      </w:r>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2CCA394E" w:rsidR="001B294A" w:rsidRPr="00623840" w:rsidRDefault="001253F4" w:rsidP="00593CAA">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 xml:space="preserve">was documented in one case study, </w:t>
      </w:r>
      <w:r w:rsidR="00871C3F" w:rsidRPr="005A2762">
        <w:t xml:space="preserve">wherein its occurrence was not </w:t>
      </w:r>
      <w:r w:rsidR="00871C3F">
        <w:t>dependent</w:t>
      </w:r>
      <w:r w:rsidR="00871C3F" w:rsidRPr="005A2762">
        <w:t xml:space="preserve"> on </w:t>
      </w:r>
      <w:r w:rsidR="00701683">
        <w:t xml:space="preserve">the </w:t>
      </w:r>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r w:rsidR="00EE2C09">
        <w:t>Nevertheless</w:t>
      </w:r>
      <w:r w:rsidR="008779EB">
        <w:t xml:space="preserve">, </w:t>
      </w:r>
      <w:r w:rsidR="00E2444D">
        <w:t>concentration-dependent toxicity</w:t>
      </w:r>
      <w:r w:rsidR="0092480F">
        <w:t xml:space="preserve"> related to fluconazole</w:t>
      </w:r>
      <w:r w:rsidR="000A4196">
        <w:t xml:space="preserve"> </w:t>
      </w:r>
      <w:r w:rsidR="00D87259">
        <w:t>w</w:t>
      </w:r>
      <w:r w:rsidR="00843DC9">
        <w:t>as</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p>
    <w:p w14:paraId="02E83417" w14:textId="539CF3E2" w:rsidR="008A57D3" w:rsidRPr="00E03B11" w:rsidRDefault="00CE29DB" w:rsidP="00593CAA">
      <w:r w:rsidRPr="00E03B11">
        <w:rPr>
          <w:color w:val="000000"/>
        </w:rPr>
        <w:t xml:space="preserve">The </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r w:rsidR="006D7B0B">
        <w:t>that 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r w:rsidR="00DC4719">
        <w:t>Several</w:t>
      </w:r>
      <w:r w:rsidR="001F6035" w:rsidRPr="00E03B11">
        <w:t xml:space="preserve"> </w:t>
      </w:r>
      <w:r w:rsidR="00E6077E">
        <w:t>single-centr</w:t>
      </w:r>
      <w:r w:rsidR="00D249C2">
        <w:t>e</w:t>
      </w:r>
      <w:r w:rsidR="00E6077E">
        <w:t xml:space="preserve"> </w:t>
      </w:r>
      <w:r w:rsidR="0062765C" w:rsidRPr="00E03B11">
        <w:t>population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r w:rsidR="001673BF">
        <w:t>were</w:t>
      </w:r>
      <w:r w:rsidR="001F6035" w:rsidRPr="00E03B11">
        <w:t xml:space="preserve">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no consensus </w:t>
      </w:r>
      <w:r w:rsidR="0008592A">
        <w:t>w</w:t>
      </w:r>
      <w:r w:rsidR="001F6035" w:rsidRPr="00E03B11">
        <w:t>as reached</w:t>
      </w:r>
      <w:r w:rsidR="007019A1" w:rsidRPr="00E03B11">
        <w:t xml:space="preserve"> on an 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r w:rsidR="0026752B">
        <w:t>.</w:t>
      </w:r>
      <w:r w:rsidR="001F6035" w:rsidRPr="00E03B11">
        <w:t xml:space="preserve"> </w:t>
      </w:r>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r w:rsidR="001824BA">
        <w:t xml:space="preserve"> </w:t>
      </w:r>
    </w:p>
    <w:p w14:paraId="04DDA19B" w14:textId="245385B3"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r w:rsidR="001E0F8D" w:rsidRPr="00E03B11">
        <w:t xml:space="preserve">data 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r w:rsidR="00D57E3D">
        <w:rPr>
          <w:color w:val="000000"/>
        </w:rPr>
        <w:t>ICU</w:t>
      </w:r>
      <w:r w:rsidR="00D57E3D" w:rsidRPr="00D57E3D">
        <w:rPr>
          <w:color w:val="000000"/>
        </w:rPr>
        <w:t>-wide target attainment</w:t>
      </w:r>
      <w:r w:rsidR="0078287A" w:rsidRPr="00E03B11">
        <w:rPr>
          <w:rFonts w:eastAsia="Lato-Regular"/>
        </w:rPr>
        <w:t>.</w:t>
      </w:r>
      <w:bookmarkEnd w:id="2"/>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5B69D576" w:rsidR="00914769" w:rsidRDefault="00D80552" w:rsidP="00593CAA">
      <w:bookmarkStart w:id="3"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transfer of the primary </w:t>
      </w:r>
      <w:r w:rsidR="0079540D" w:rsidRPr="006B0FCA">
        <w:t xml:space="preserve"> data</w:t>
      </w:r>
      <w:r w:rsidR="0079540D">
        <w:t xml:space="preserve">set </w:t>
      </w:r>
      <w:r w:rsidR="006B0FCA" w:rsidRPr="006B0FCA">
        <w:t>upon</w:t>
      </w:r>
      <w:r w:rsidR="00A84E7E">
        <w:t xml:space="preserve"> contractual</w:t>
      </w:r>
      <w:r w:rsidR="006B0FCA" w:rsidRPr="006B0FCA">
        <w:t xml:space="preserve"> agreement</w:t>
      </w:r>
      <w:r w:rsidR="00DD09E7">
        <w:t>.</w:t>
      </w:r>
      <w:r w:rsidR="005D2DC1">
        <w:t xml:space="preserve"> </w:t>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commentRangeStart w:id="4"/>
      <w:commentRangeStart w:id="5"/>
      <w:del w:id="6" w:author="Jan-Willem Alffenaar" w:date="2024-06-01T07:28:00Z">
        <w:r w:rsidR="00DB57AB" w:rsidDel="00AF4D2A">
          <w:delText>Written</w:delText>
        </w:r>
        <w:r w:rsidR="00DB57AB" w:rsidRPr="00DB57AB" w:rsidDel="00AF4D2A">
          <w:delText xml:space="preserve"> informed consent</w:delText>
        </w:r>
        <w:r w:rsidR="008228EC" w:rsidDel="00AF4D2A">
          <w:delText xml:space="preserve"> for secondary use</w:delText>
        </w:r>
        <w:r w:rsidR="00BC1EF4" w:rsidDel="00AF4D2A">
          <w:delText xml:space="preserve"> of data</w:delText>
        </w:r>
      </w:del>
      <w:r w:rsidR="001D44D9">
        <w:t xml:space="preserve"> of prospectively collected data</w:t>
      </w:r>
      <w:del w:id="7" w:author="Jan-Willem Alffenaar" w:date="2024-06-01T07:28:00Z">
        <w:r w:rsidR="00DB57AB" w:rsidRPr="00DB57AB" w:rsidDel="00AF4D2A">
          <w:delText xml:space="preserve"> </w:delText>
        </w:r>
        <w:r w:rsidR="00DB57AB" w:rsidDel="00AF4D2A">
          <w:delText>was obtained</w:delText>
        </w:r>
        <w:r w:rsidR="00091057" w:rsidDel="00AF4D2A">
          <w:delText xml:space="preserve"> from</w:delText>
        </w:r>
        <w:r w:rsidR="00DB57AB" w:rsidDel="00AF4D2A">
          <w:delText xml:space="preserve"> </w:delText>
        </w:r>
        <w:r w:rsidR="006E41D5" w:rsidDel="00AF4D2A">
          <w:delText>participants of</w:delText>
        </w:r>
        <w:r w:rsidR="00DB57AB" w:rsidRPr="00DB57AB" w:rsidDel="00AF4D2A">
          <w:delText xml:space="preserve"> the</w:delText>
        </w:r>
        <w:r w:rsidR="001300AC" w:rsidDel="00AF4D2A">
          <w:delText xml:space="preserve"> original</w:delText>
        </w:r>
        <w:r w:rsidR="00DB57AB" w:rsidRPr="00DB57AB" w:rsidDel="00AF4D2A">
          <w:delText xml:space="preserve"> stud</w:delText>
        </w:r>
        <w:r w:rsidR="00DB57AB" w:rsidDel="00AF4D2A">
          <w:delText>ies</w:delText>
        </w:r>
        <w:commentRangeEnd w:id="4"/>
        <w:r w:rsidR="00CE5DAE" w:rsidDel="00AF4D2A">
          <w:rPr>
            <w:rStyle w:val="CommentReference"/>
          </w:rPr>
          <w:commentReference w:id="4"/>
        </w:r>
      </w:del>
      <w:commentRangeEnd w:id="5"/>
      <w:r w:rsidR="008E66D4">
        <w:rPr>
          <w:rStyle w:val="CommentReference"/>
        </w:rPr>
        <w:commentReference w:id="5"/>
      </w:r>
      <w:del w:id="8" w:author="Jan-Willem Alffenaar" w:date="2024-06-01T07:28:00Z">
        <w:r w:rsidR="00DB57AB" w:rsidRPr="00DB57AB" w:rsidDel="00AF4D2A">
          <w:delText xml:space="preserve"> in compliance </w:delText>
        </w:r>
        <w:r w:rsidR="001300AC" w:rsidDel="00AF4D2A">
          <w:delText xml:space="preserve">with </w:delText>
        </w:r>
        <w:r w:rsidR="00DB57AB" w:rsidRPr="00DB57AB" w:rsidDel="00AF4D2A">
          <w:delText>approval of the (local) Ethics Committee</w:delText>
        </w:r>
        <w:r w:rsidR="001538AA" w:rsidDel="00AF4D2A">
          <w:delText>s</w:delText>
        </w:r>
        <w:r w:rsidR="00DB57AB" w:rsidRPr="00DB57AB" w:rsidDel="00AF4D2A">
          <w:delText>.</w:delText>
        </w:r>
      </w:del>
    </w:p>
    <w:bookmarkEnd w:id="3"/>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1E9B8768" w:rsidR="00B76B7D" w:rsidRPr="00E03B11" w:rsidRDefault="00AD19C4" w:rsidP="00593CAA">
      <w:bookmarkStart w:id="9" w:name="_Hlk136861913"/>
      <w:r w:rsidRPr="00E03B11">
        <w:t xml:space="preserve">A </w:t>
      </w:r>
      <w:proofErr w:type="spellStart"/>
      <w:r w:rsidRPr="00E03B11">
        <w:t>popPK</w:t>
      </w:r>
      <w:proofErr w:type="spellEnd"/>
      <w:r w:rsidRPr="00E03B11">
        <w:t xml:space="preserve"> model was </w:t>
      </w:r>
      <w:r w:rsidR="009B3412">
        <w:t>developed</w:t>
      </w:r>
      <w:r w:rsidR="00EB06B2">
        <w:t xml:space="preserve"> from the aggre</w:t>
      </w:r>
      <w:r w:rsidR="00DF3FE7">
        <w:t>gated dataset</w:t>
      </w:r>
      <w:r w:rsidR="009B3412">
        <w:t xml:space="preserve"> to describe</w:t>
      </w:r>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B83746"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3A27E59C"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4E788E">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4E7D33">
        <w:instrText xml:space="preserve"> ADDIN EN.CITE </w:instrText>
      </w:r>
      <w:r w:rsidR="004E7D33">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4E7D33">
        <w:instrText xml:space="preserve"> ADDIN EN.CITE.DATA </w:instrText>
      </w:r>
      <w:r w:rsidR="004E7D33">
        <w:fldChar w:fldCharType="end"/>
      </w:r>
      <w:r w:rsidR="004E788E">
        <w:fldChar w:fldCharType="separate"/>
      </w:r>
      <w:r w:rsidR="004E7D33">
        <w:rPr>
          <w:noProof/>
        </w:rPr>
        <w:t> [16, 17]</w:t>
      </w:r>
      <w:r w:rsidR="004E788E">
        <w:fldChar w:fldCharType="end"/>
      </w:r>
      <w:r w:rsidR="003126D2">
        <w:t>.</w:t>
      </w:r>
      <w:r w:rsidRPr="00E03B11">
        <w:t xml:space="preserve"> </w:t>
      </w:r>
      <w:r w:rsidR="00EA7488">
        <w:t>The covariates</w:t>
      </w:r>
      <w:r w:rsidR="000F53CC">
        <w:t xml:space="preserve"> that are physiologically relevant</w:t>
      </w:r>
      <w:r w:rsidR="005335FD">
        <w:t xml:space="preserve"> to fluconazole pharmacokinetics were</w:t>
      </w:r>
      <w:r w:rsidR="00EA7488">
        <w:t xml:space="preserve"> assessed</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r w:rsidR="00D61DCC" w:rsidRPr="00E03B11">
        <w:t>FFM</w:t>
      </w:r>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weight </w:t>
      </w:r>
      <w:r w:rsidR="00343281" w:rsidRPr="00E03B11">
        <w:lastRenderedPageBreak/>
        <w:t>using Boer’s formula</w:t>
      </w:r>
      <w:r w:rsidR="00054377">
        <w:t xml:space="preserve"> </w:t>
      </w:r>
      <w:r w:rsidR="00051CEA">
        <w:t>with</w:t>
      </w:r>
      <w:r w:rsidR="00054377" w:rsidRPr="00E03B11">
        <w:t xml:space="preserve"> </w:t>
      </w:r>
      <w:r w:rsidR="00054377">
        <w:t>body weight</w:t>
      </w:r>
      <w:r w:rsidR="00054377" w:rsidRPr="00E03B11">
        <w:t xml:space="preserve"> and height</w:t>
      </w:r>
      <w:r w:rsidR="00343281" w:rsidRPr="00E03B11">
        <w:fldChar w:fldCharType="begin"/>
      </w:r>
      <w:r w:rsidR="004E7D33">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4E7D33">
        <w:rPr>
          <w:noProof/>
        </w:rPr>
        <w:t> [18]</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24430C" w:rsidRPr="00E03B11">
        <w:fldChar w:fldCharType="begin"/>
      </w:r>
      <w:r w:rsidR="004E7D33">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4E7D33">
        <w:rPr>
          <w:noProof/>
        </w:rPr>
        <w:t> [19]</w:t>
      </w:r>
      <w:r w:rsidR="0024430C" w:rsidRPr="00E03B11">
        <w:fldChar w:fldCharType="end"/>
      </w:r>
      <w:r w:rsidR="00560D15">
        <w:t>.</w:t>
      </w:r>
    </w:p>
    <w:p w14:paraId="66F7F3EF" w14:textId="42449BF7" w:rsidR="00A7137D" w:rsidRDefault="00E32996">
      <w:r w:rsidRPr="0012059F">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4E7D33">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4E7D33">
        <w:rPr>
          <w:noProof/>
        </w:rPr>
        <w:t> [16]</w:t>
      </w:r>
      <w:r w:rsidRPr="0012059F">
        <w:fldChar w:fldCharType="end"/>
      </w:r>
      <w:r w:rsidR="00A7137D">
        <w:t>, exemplified as follows:</w:t>
      </w:r>
    </w:p>
    <w:p w14:paraId="283FF6F2" w14:textId="2730A7DD" w:rsidR="00A7137D" w:rsidRPr="00A7137D" w:rsidRDefault="00B83746"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336D1F4B"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594FC0">
        <w:rPr>
          <w:i/>
          <w:iCs/>
          <w:vertAlign w:val="subscript"/>
        </w:rPr>
        <w:t>i</w:t>
      </w:r>
      <w:proofErr w:type="spellEnd"/>
      <w:r w:rsidR="007A6ACC" w:rsidRPr="0003308C">
        <w:t xml:space="preserve"> </w:t>
      </w:r>
      <w:r w:rsidR="00FE2EB7" w:rsidRPr="0003308C">
        <w:t xml:space="preserve">and the </w:t>
      </w:r>
      <w:r w:rsidR="00E1642E">
        <w:t xml:space="preserve">total </w:t>
      </w:r>
      <w:r w:rsidR="00FE2EB7" w:rsidRPr="0003308C">
        <w:t xml:space="preserve">body weight of patient </w:t>
      </w:r>
      <w:proofErr w:type="spellStart"/>
      <w:r w:rsidR="00FE2EB7" w:rsidRPr="0076151A">
        <w:t>i</w:t>
      </w:r>
      <w:proofErr w:type="spellEnd"/>
      <w:r w:rsidR="00FE2EB7" w:rsidRPr="0003308C">
        <w:t xml:space="preserve"> normalised to the population median value of 80 kg.</w:t>
      </w:r>
    </w:p>
    <w:bookmarkEnd w:id="9"/>
    <w:p w14:paraId="55F7C8D5" w14:textId="77777777" w:rsidR="00E855C5" w:rsidRPr="00E03B11" w:rsidRDefault="00E855C5" w:rsidP="00E855C5">
      <w:pPr>
        <w:pStyle w:val="Heading2"/>
        <w:rPr>
          <w:rFonts w:eastAsia="Times New Roman"/>
        </w:rPr>
      </w:pPr>
      <w:r>
        <w:rPr>
          <w:rFonts w:eastAsia="Times New Roman"/>
        </w:rPr>
        <w:t>Missing data handling</w:t>
      </w:r>
    </w:p>
    <w:p w14:paraId="218432AA" w14:textId="258114D4" w:rsidR="00A91C50" w:rsidRPr="00E03B11" w:rsidRDefault="008A1FC4" w:rsidP="00593CAA">
      <w:bookmarkStart w:id="10"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analysis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 and </w:t>
      </w:r>
      <w:r w:rsidRPr="0076151A">
        <w:t>the</w:t>
      </w:r>
      <w:r w:rsidR="00285B62" w:rsidRPr="008A1FC4">
        <w:t xml:space="preserve"> predictive mean matching method </w:t>
      </w:r>
      <w:r w:rsidRPr="0076151A">
        <w:t>when missingness was &gt;5% and ≤5%, respectively</w:t>
      </w:r>
      <w:r w:rsidR="00285B62" w:rsidRPr="008A1FC4">
        <w:fldChar w:fldCharType="begin"/>
      </w:r>
      <w:r w:rsidR="004E7D33">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85B62" w:rsidRPr="008A1FC4">
        <w:fldChar w:fldCharType="separate"/>
      </w:r>
      <w:r w:rsidR="004E7D33">
        <w:rPr>
          <w:noProof/>
        </w:rPr>
        <w:t> [20]</w:t>
      </w:r>
      <w:r w:rsidR="00285B62" w:rsidRPr="008A1FC4">
        <w:fldChar w:fldCharType="end"/>
      </w:r>
      <w:r w:rsidR="001E590A" w:rsidRPr="008A1FC4">
        <w:t>.</w:t>
      </w:r>
      <w:r w:rsidR="00A95AD2" w:rsidRPr="008A1FC4">
        <w:t xml:space="preserve"> Negative</w:t>
      </w:r>
      <w:r w:rsidR="00BA7487">
        <w:t xml:space="preserve"> imputed values</w:t>
      </w:r>
      <w:r w:rsidR="00A95AD2">
        <w:t xml:space="preserve"> of a variable</w:t>
      </w:r>
      <w:r w:rsidR="00BA7487">
        <w:t xml:space="preserve"> were replaced 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4E7D33">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4E7D33">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4E7D33">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4E7D33">
        <w:rPr>
          <w:noProof/>
        </w:rPr>
        <w:t> [20]</w:t>
      </w:r>
      <w:r w:rsidR="006B4DB7">
        <w:fldChar w:fldCharType="end"/>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4E7D33">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4E7D33">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4E7D33">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4E7D33">
        <w:rPr>
          <w:noProof/>
        </w:rPr>
        <w:t> [20]</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4E7D33">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4E7D33">
        <w:rPr>
          <w:noProof/>
        </w:rPr>
        <w:t> [20]</w:t>
      </w:r>
      <w:r w:rsidR="00013EF8" w:rsidRPr="00E03B11">
        <w:fldChar w:fldCharType="end"/>
      </w:r>
      <w:r w:rsidR="00AF0DD2">
        <w:t>.</w:t>
      </w:r>
    </w:p>
    <w:bookmarkEnd w:id="10"/>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7E3303D4" w:rsidR="008A26BD" w:rsidRPr="00E03B11" w:rsidRDefault="008A26BD" w:rsidP="00593CAA">
      <w:bookmarkStart w:id="11"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a 5% significance level (delta objective function value ≥3.84 points, 1 degree of freedom), </w:t>
      </w:r>
      <w:r w:rsidR="006116CB">
        <w:t xml:space="preserve">parameter </w:t>
      </w:r>
      <w:r w:rsidRPr="00E03B11">
        <w:t xml:space="preserve">precision (95% </w:t>
      </w:r>
      <w:r w:rsidR="00A6688E">
        <w:t>confidence interval</w:t>
      </w:r>
      <w:r w:rsidRPr="00E03B11">
        <w:t>)</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 xml:space="preserve">prediction-corrected visual predictive </w:t>
      </w:r>
      <w:r w:rsidRPr="00E03B11">
        <w:lastRenderedPageBreak/>
        <w:t>check (</w:t>
      </w:r>
      <w:proofErr w:type="spellStart"/>
      <w:r w:rsidRPr="00E03B11">
        <w:t>pcVPC</w:t>
      </w:r>
      <w:proofErr w:type="spellEnd"/>
      <w:r w:rsidRPr="00E03B11">
        <w:t>) plots (n</w:t>
      </w:r>
      <w:r w:rsidR="00FD3AE8">
        <w:t> </w:t>
      </w:r>
      <w:r w:rsidRPr="00E03B11">
        <w:t>=</w:t>
      </w:r>
      <w:r w:rsidR="00FD3AE8">
        <w:t> </w:t>
      </w:r>
      <w:r w:rsidRPr="00E03B11">
        <w:t>1000 simulations) were used</w:t>
      </w:r>
      <w:r w:rsidR="004F5934" w:rsidRPr="00E03B11">
        <w:fldChar w:fldCharType="begin"/>
      </w:r>
      <w:r w:rsidR="004E7D33">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4E7D33">
        <w:rPr>
          <w:noProof/>
        </w:rPr>
        <w:t> [16]</w:t>
      </w:r>
      <w:r w:rsidR="004F5934" w:rsidRPr="00E03B11">
        <w:fldChar w:fldCharType="end"/>
      </w:r>
      <w:r w:rsidR="00E02FD8">
        <w:t>.</w:t>
      </w:r>
      <w:r w:rsidRPr="00E03B11">
        <w:t xml:space="preserve"> </w:t>
      </w:r>
      <w:r w:rsidR="00274553" w:rsidRPr="00E03B11">
        <w:t xml:space="preserve">Bootstrapping was </w:t>
      </w:r>
      <w:r w:rsidR="004134AF" w:rsidRPr="00E03B11">
        <w:t xml:space="preserve">used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4E7D33">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4E7D33">
        <w:rPr>
          <w:noProof/>
        </w:rPr>
        <w:t> [16]</w:t>
      </w:r>
      <w:r w:rsidR="00FA6FCA" w:rsidRPr="00E03B11">
        <w:fldChar w:fldCharType="end"/>
      </w:r>
      <w:r w:rsidR="00EA472F">
        <w:t>.</w:t>
      </w:r>
    </w:p>
    <w:bookmarkEnd w:id="11"/>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12" w:name="_Hlk136861976"/>
      <w:r w:rsidRPr="00344E1F">
        <w:rPr>
          <w:rFonts w:eastAsia="Times New Roman"/>
        </w:rPr>
        <w:t>Selecting dosing regimens for testing</w:t>
      </w:r>
    </w:p>
    <w:p w14:paraId="41370DBA" w14:textId="41E800E5" w:rsidR="00653711" w:rsidRDefault="00F21274" w:rsidP="00F75B5B">
      <w:bookmarkStart w:id="13" w:name="_Hlk136861998"/>
      <w:bookmarkEnd w:id="12"/>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w:t>
      </w:r>
      <w:r w:rsidR="006B7C8A" w:rsidRPr="00E03B11">
        <w:t>)</w:t>
      </w:r>
      <w:r w:rsidR="00827944" w:rsidRPr="00827944">
        <w:t xml:space="preserve"> </w:t>
      </w:r>
      <w:r w:rsidR="00C73B92">
        <w:t xml:space="preserve">as </w:t>
      </w:r>
      <w:r w:rsidR="00827944" w:rsidRPr="00827944">
        <w:t>a reference to which other regimens were compared</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 xml:space="preserve">weight-based dosing (12 mg/kg </w:t>
      </w:r>
      <w:r w:rsidR="00672E2F">
        <w:t>on day 1, followed by</w:t>
      </w:r>
      <w:r w:rsidR="00F75B5B">
        <w:t xml:space="preserve"> 6 mg/kg</w:t>
      </w:r>
      <w:r w:rsidR="00672E2F">
        <w:t xml:space="preserve"> daily</w:t>
      </w:r>
      <w:r w:rsidR="00F75B5B">
        <w:t>)</w:t>
      </w:r>
      <w:r w:rsidR="002D364A">
        <w:t>,</w:t>
      </w:r>
      <w:r w:rsidR="007C763F">
        <w:t xml:space="preserve"> which </w:t>
      </w:r>
      <w:r w:rsidR="00D86948">
        <w:t>was suggested in a previous study</w:t>
      </w:r>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272EA3E8" w:rsidR="004E3110" w:rsidRDefault="00DA5903" w:rsidP="00593CAA">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r w:rsidR="00D80923">
        <w:t xml:space="preserve">original </w:t>
      </w:r>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14" w:name="_Hlk136862017"/>
      <w:bookmarkEnd w:id="13"/>
      <w:r w:rsidRPr="00CA5A80">
        <w:rPr>
          <w:rFonts w:eastAsia="Times New Roman"/>
        </w:rPr>
        <w:t>Criteria for evaluating dosing regimens</w:t>
      </w:r>
    </w:p>
    <w:p w14:paraId="7218710E" w14:textId="551C152A" w:rsidR="005E3036" w:rsidRDefault="006E430D" w:rsidP="00593CAA">
      <w:r w:rsidRPr="006E430D">
        <w:t>A dosing regimen was considered inclusive</w:t>
      </w:r>
      <w:r w:rsidR="00727D7B">
        <w:t xml:space="preserve"> </w:t>
      </w:r>
      <w:r w:rsidRPr="006E430D">
        <w:t>if it resulted in</w:t>
      </w:r>
      <w:r w:rsidR="00674F0A">
        <w:t xml:space="preserve"> a</w:t>
      </w:r>
      <w:r w:rsidRPr="006E430D">
        <w:t xml:space="preserve"> clinically acceptable </w:t>
      </w:r>
      <w:r w:rsidR="004C767F">
        <w:t xml:space="preserve">PKPD </w:t>
      </w:r>
      <w:r w:rsidR="00224ABE">
        <w:t>probability of target attainment (</w:t>
      </w:r>
      <w:r w:rsidR="00224ABE" w:rsidRPr="00E03B11">
        <w:t>PTA</w:t>
      </w:r>
      <w:r w:rsidR="00224ABE">
        <w:t>)</w:t>
      </w:r>
      <w:r w:rsidR="005E7CB5">
        <w:t xml:space="preserve"> </w:t>
      </w:r>
      <w:r w:rsidR="00742C88">
        <w:t xml:space="preserve">for every virtual patient, irrespective of their </w:t>
      </w:r>
      <w:r w:rsidR="00547597">
        <w:t>place in the population distribution of covariate</w:t>
      </w:r>
      <w:r w:rsidRPr="006E430D">
        <w:t>.</w:t>
      </w:r>
      <w:r w:rsidR="00766900">
        <w:t xml:space="preserve"> </w:t>
      </w:r>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r w:rsidR="004E7D33">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4E7D33">
        <w:rPr>
          <w:noProof/>
        </w:rPr>
        <w:t> [22]</w:t>
      </w:r>
      <w:r w:rsidR="00093820" w:rsidRPr="00B06240">
        <w:fldChar w:fldCharType="end"/>
      </w:r>
      <w:r w:rsidR="00093820">
        <w:t>.</w:t>
      </w:r>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58FACB7B"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taking into account the non-species specific susceptibility breakpoint </w:t>
      </w:r>
      <w:r w:rsidR="00610131">
        <w:t>of</w:t>
      </w:r>
      <w:r w:rsidR="00001CFF">
        <w:t xml:space="preserve"> </w:t>
      </w:r>
      <w:r w:rsidR="00001CFF">
        <w:lastRenderedPageBreak/>
        <w:t>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56CD883A" w:rsidR="00D11A0F" w:rsidRDefault="0000186A" w:rsidP="00D11A0F">
      <w:r>
        <w:t>T</w:t>
      </w:r>
      <w:r w:rsidR="00EB4685" w:rsidRPr="00E03B11">
        <w:t>he</w:t>
      </w:r>
      <w:r w:rsidR="00B429DC">
        <w:t xml:space="preserve"> 14-day</w:t>
      </w:r>
      <w:r w:rsidR="00EB4685" w:rsidRPr="00E03B11">
        <w:t xml:space="preserve"> standard and </w:t>
      </w:r>
      <w:r>
        <w:t xml:space="preserve">identified </w:t>
      </w:r>
      <w:r w:rsidR="00EB4685" w:rsidRPr="00E03B11">
        <w:t xml:space="preserve">optimised inclusive dosing regimens were compared </w:t>
      </w:r>
      <w:r w:rsidR="0057161A">
        <w:t>for</w:t>
      </w:r>
      <w:r w:rsidR="00EB4685" w:rsidRPr="00E03B11">
        <w:t xml:space="preserve"> population-level PTA</w:t>
      </w:r>
      <w:r w:rsidR="002755AD">
        <w:t xml:space="preserve"> and drug</w:t>
      </w:r>
      <w:r w:rsidR="00EB4685" w:rsidRPr="00E03B11">
        <w:t xml:space="preserve"> exposure. </w:t>
      </w:r>
      <w:r w:rsidR="00953A4B">
        <w:t>Therefore, a</w:t>
      </w:r>
      <w:r w:rsidR="00953A4B" w:rsidRPr="00E03B11">
        <w:t xml:space="preserve"> population of 1000 virtual patients was created</w:t>
      </w:r>
      <w:r w:rsidR="00953A4B">
        <w:t xml:space="preserve"> considering</w:t>
      </w:r>
      <w:r w:rsidR="00953A4B" w:rsidRPr="00E03B11">
        <w:t xml:space="preserve"> </w:t>
      </w:r>
      <w:r w:rsidR="002912AC">
        <w:t xml:space="preserve">the </w:t>
      </w:r>
      <w:r w:rsidR="00953A4B" w:rsidRPr="00E03B11">
        <w:t>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w:t>
      </w:r>
      <w:r w:rsidR="00364903">
        <w:t>aggregated</w:t>
      </w:r>
      <w:r w:rsidR="00953A4B" w:rsidRPr="00E03B11" w:rsidDel="00A75629">
        <w:t xml:space="preserve"> </w:t>
      </w:r>
      <w:r w:rsidR="00953A4B" w:rsidRPr="00E03B11">
        <w:t>dataset.</w:t>
      </w:r>
      <w:r w:rsidR="00EF6C09" w:rsidRPr="00E03B11">
        <w:t xml:space="preserve"> </w:t>
      </w:r>
      <w:r w:rsidR="00BA3D50">
        <w:t xml:space="preserve">Specifically, </w:t>
      </w:r>
      <w:r w:rsidR="006E1F6C">
        <w:t>c</w:t>
      </w:r>
      <w:r w:rsidR="00BA3D50" w:rsidRPr="00E03B11">
        <w:t xml:space="preserve">ontinuous </w:t>
      </w:r>
      <w:r w:rsidR="006E5B06" w:rsidRPr="00E03B11">
        <w:t xml:space="preserve">covariate values were randomly </w:t>
      </w:r>
      <w:r w:rsidR="005A38A2">
        <w:t>sampled</w:t>
      </w:r>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r w:rsidR="00DD66AD" w:rsidRPr="00DD66AD" w:rsidDel="00DD66AD">
        <w:t xml:space="preserve"> </w:t>
      </w:r>
      <w:r w:rsidR="00EB4C07">
        <w:t>in the dataset</w:t>
      </w:r>
      <w:r w:rsidR="00886B47" w:rsidRPr="00E03B11">
        <w:fldChar w:fldCharType="begin"/>
      </w:r>
      <w:r w:rsidR="004E7D33">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4E7D33">
        <w:rPr>
          <w:noProof/>
        </w:rPr>
        <w:t> [23]</w:t>
      </w:r>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14"/>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4085EC05" w:rsidR="00110745" w:rsidRDefault="00412F80" w:rsidP="00593CAA">
      <w:pPr>
        <w:rPr>
          <w:b/>
          <w:bCs/>
          <w:sz w:val="28"/>
          <w:szCs w:val="28"/>
        </w:rPr>
      </w:pPr>
      <w:bookmarkStart w:id="15"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r w:rsidR="00106AB2" w:rsidRPr="00E03B11">
        <w:t xml:space="preserve">, while </w:t>
      </w:r>
      <w:r w:rsidR="008F43D3">
        <w:t xml:space="preserve">using </w:t>
      </w:r>
      <w:r w:rsidR="005460A5" w:rsidRPr="00E03B11">
        <w:t xml:space="preserve">the </w:t>
      </w:r>
      <w:r w:rsidR="00106AB2" w:rsidRPr="00E03B11">
        <w:rPr>
          <w:i/>
          <w:iCs/>
        </w:rPr>
        <w:t>mice</w:t>
      </w:r>
      <w:r w:rsidR="00106AB2" w:rsidRPr="00E03B11">
        <w:t xml:space="preserve"> package to perform multiple imputation</w:t>
      </w:r>
      <w:r w:rsidR="004A6898" w:rsidRPr="00E03B11">
        <w:fldChar w:fldCharType="begin"/>
      </w:r>
      <w:r w:rsidR="004E7D33">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4E7D33">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4E7D33">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4E7D33">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15"/>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204B1068" w:rsidR="00BF6CF3" w:rsidRPr="00E05CF4" w:rsidRDefault="00BF6CF3" w:rsidP="00593CAA">
      <w:bookmarkStart w:id="16" w:name="_Hlk136862086"/>
      <w:commentRangeStart w:id="17"/>
      <w:commentRangeStart w:id="18"/>
      <w:r w:rsidRPr="00E03B11">
        <w:t xml:space="preserve">Eight clinical centres </w:t>
      </w:r>
      <w:r w:rsidR="0085514F">
        <w:t xml:space="preserve">from </w:t>
      </w:r>
      <w:r w:rsidR="00226097">
        <w:t>4</w:t>
      </w:r>
      <w:r w:rsidR="0085514F">
        <w:t xml:space="preserve"> countries</w:t>
      </w:r>
      <w:r w:rsidR="0085514F" w:rsidRPr="00E03B11">
        <w:t xml:space="preserve"> </w:t>
      </w:r>
      <w:commentRangeEnd w:id="17"/>
      <w:r w:rsidR="00DF3FF7">
        <w:rPr>
          <w:rStyle w:val="CommentReference"/>
        </w:rPr>
        <w:commentReference w:id="17"/>
      </w:r>
      <w:commentRangeEnd w:id="18"/>
      <w:r w:rsidR="00CD2853">
        <w:rPr>
          <w:rStyle w:val="CommentReference"/>
        </w:rPr>
        <w:commentReference w:id="18"/>
      </w:r>
      <w:r w:rsidRPr="00E03B11">
        <w:t xml:space="preserve">shared data from a total of 177 </w:t>
      </w:r>
      <w:r w:rsidR="0085514F">
        <w:t xml:space="preserve">ICU </w:t>
      </w:r>
      <w:r w:rsidRPr="00E03B11">
        <w:t xml:space="preserve">patients </w:t>
      </w:r>
      <w:r w:rsidR="0052675C">
        <w:t>treated with</w:t>
      </w:r>
      <w:r w:rsidR="009248EC">
        <w:t xml:space="preserve"> IV fluconazole</w:t>
      </w:r>
      <w:r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4E7D33">
        <w:instrText xml:space="preserve"> ADDIN EN.CITE </w:instrText>
      </w:r>
      <w:r w:rsidR="004E7D33">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4E7D33">
        <w:instrText xml:space="preserve"> ADDIN EN.CITE.DATA </w:instrText>
      </w:r>
      <w:r w:rsidR="004E7D33">
        <w:fldChar w:fldCharType="end"/>
      </w:r>
      <w:r w:rsidRPr="00E03B11">
        <w:fldChar w:fldCharType="separate"/>
      </w:r>
      <w:r w:rsidR="004E7D33">
        <w:rPr>
          <w:noProof/>
        </w:rPr>
        <w:t> [12-15, 26-29]</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r w:rsidRPr="00E03B11">
        <w:t>.</w:t>
      </w:r>
      <w:r w:rsidR="000673C3">
        <w:t xml:space="preserve"> None of the concentrations were below the lower limit of quantification.</w:t>
      </w:r>
      <w:r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r w:rsidR="00682AD7">
        <w:t xml:space="preserve">when </w:t>
      </w:r>
      <w:r w:rsidR="006A169D">
        <w:t>off</w:t>
      </w:r>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r w:rsidR="001F4CBE">
        <w:t xml:space="preserve">weight </w:t>
      </w:r>
      <w:r w:rsidR="00F02061">
        <w:t xml:space="preserve">was </w:t>
      </w:r>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r w:rsidR="00F147E9">
        <w:t>information was available for all patients,</w:t>
      </w:r>
      <w:r w:rsidR="005A4FAE">
        <w:t xml:space="preserve"> with</w:t>
      </w:r>
      <w:r w:rsidR="00F147E9">
        <w:t xml:space="preserve"> 19.2% of </w:t>
      </w:r>
      <w:r w:rsidR="004164B9">
        <w:t>whom had CRRT</w:t>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w:t>
      </w:r>
      <w:r w:rsidR="00D03F5D">
        <w:t xml:space="preserve"> total</w:t>
      </w:r>
      <w:r w:rsidR="005D7FE3">
        <w:t xml:space="preserve"> body weight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16"/>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367C64EA" w:rsidR="001169E0" w:rsidRPr="00E03B11" w:rsidRDefault="00BF6CF3" w:rsidP="00593CAA">
      <w:bookmarkStart w:id="19"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5D382AC4" w:rsidR="00BF6CF3" w:rsidRDefault="00536DB6" w:rsidP="00593CAA">
      <w:r w:rsidRPr="00536DB6">
        <w:t>Inclusion of effects of</w:t>
      </w:r>
      <w:r w:rsidR="001169E0">
        <w:t xml:space="preserve"> baseline</w:t>
      </w:r>
      <w:r w:rsidR="00ED2769">
        <w:t xml:space="preserve"> total</w:t>
      </w:r>
      <w:r w:rsidRPr="00536DB6">
        <w:t xml:space="preserve"> </w:t>
      </w:r>
      <w:r w:rsidR="001169E0">
        <w:t>body weight</w:t>
      </w:r>
      <w:r w:rsidR="001169E0" w:rsidRPr="00536DB6">
        <w:t xml:space="preserve"> </w:t>
      </w:r>
      <w:r w:rsidRPr="00536DB6">
        <w:t xml:space="preserve">on </w:t>
      </w:r>
      <w:proofErr w:type="spellStart"/>
      <w:r w:rsidR="001169E0">
        <w:t>Vc</w:t>
      </w:r>
      <w:proofErr w:type="spellEnd"/>
      <w:r w:rsidRPr="00536DB6">
        <w:t xml:space="preserve"> and</w:t>
      </w:r>
      <w:r w:rsidR="00DC723C">
        <w:t xml:space="preserve"> time-varying</w:t>
      </w:r>
      <w:r w:rsidRPr="00536DB6">
        <w:t xml:space="preserve">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show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B83746"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B83746"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19"/>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2325371E" w:rsidR="004B1B5C" w:rsidRDefault="00816D31" w:rsidP="00593CAA">
      <w:bookmarkStart w:id="20" w:name="_Hlk136862153"/>
      <w:r>
        <w:t>The s</w:t>
      </w:r>
      <w:r w:rsidR="004B1B5C" w:rsidRPr="004B1B5C">
        <w:t xml:space="preserve">tandard dosing regimen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w:t>
      </w:r>
      <w:commentRangeStart w:id="21"/>
      <w:commentRangeStart w:id="22"/>
      <w:r w:rsidR="004A06E3">
        <w:t>regimen</w:t>
      </w:r>
      <w:r w:rsidR="00770B51">
        <w:t xml:space="preserve"> (12 mg/kg</w:t>
      </w:r>
      <w:r w:rsidR="005B2496">
        <w:t xml:space="preserve"> </w:t>
      </w:r>
      <w:r w:rsidR="00394553" w:rsidRPr="00394553">
        <w:t xml:space="preserve">loading </w:t>
      </w:r>
      <w:r w:rsidR="00C806E9">
        <w:t xml:space="preserve">followed </w:t>
      </w:r>
      <w:r w:rsidR="00450EB7">
        <w:t>b</w:t>
      </w:r>
      <w:r w:rsidR="00C806E9">
        <w:t xml:space="preserve">y 6 mg/kg </w:t>
      </w:r>
      <w:r w:rsidR="00A339D6" w:rsidRPr="00A339D6">
        <w:t>maintenance</w:t>
      </w:r>
      <w:r w:rsidR="00C806E9">
        <w:t>)</w:t>
      </w:r>
      <w:commentRangeEnd w:id="21"/>
      <w:r w:rsidR="00C876F6">
        <w:rPr>
          <w:rStyle w:val="CommentReference"/>
        </w:rPr>
        <w:commentReference w:id="21"/>
      </w:r>
      <w:commentRangeEnd w:id="22"/>
      <w:r w:rsidR="006D08BF">
        <w:rPr>
          <w:rStyle w:val="CommentReference"/>
        </w:rPr>
        <w:commentReference w:id="22"/>
      </w:r>
      <w:r w:rsidR="00202E1C">
        <w:t xml:space="preserve"> failed </w:t>
      </w:r>
      <w:r w:rsidR="00654C5B">
        <w:t>to achieve</w:t>
      </w:r>
      <w:r w:rsidR="00770B51">
        <w:t xml:space="preserve"> </w:t>
      </w:r>
      <w:r w:rsidR="00D83C78">
        <w:t>adequate PTA</w:t>
      </w:r>
      <w:r w:rsidR="00E3646C">
        <w:t xml:space="preserve"> at </w:t>
      </w:r>
      <w:r w:rsidR="0016605A">
        <w:t xml:space="preserve">a </w:t>
      </w:r>
      <w:r w:rsidR="00E3646C">
        <w:t>total body weight below 80 kg and 120 kg</w:t>
      </w:r>
      <w:r w:rsidR="00345F96">
        <w:t xml:space="preserve"> </w:t>
      </w:r>
      <w:r w:rsidR="005E36F3">
        <w:t>in patient</w:t>
      </w:r>
      <w:r w:rsidR="00AB1B25">
        <w:t>s off and 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r w:rsidR="0030799F">
        <w:t xml:space="preserve">loading </w:t>
      </w:r>
      <w:r w:rsidR="00A61679">
        <w:t xml:space="preserve">dosing </w:t>
      </w:r>
      <w:r w:rsidR="0030799F">
        <w:t>doses</w:t>
      </w:r>
      <w:r w:rsidR="00A61679">
        <w:t xml:space="preserve"> 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w:t>
      </w:r>
      <w:r w:rsidR="00D12B9F">
        <w:t xml:space="preserve">from </w:t>
      </w:r>
      <w:r w:rsidR="00A61679">
        <w:t>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In addition, u</w:t>
      </w:r>
      <w:r w:rsidR="00E5452C">
        <w:t xml:space="preserve">nder 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0B69DC">
        <w:t xml:space="preserve">The plots </w:t>
      </w:r>
      <w:r w:rsidR="005F66E1">
        <w:t>showing</w:t>
      </w:r>
      <w:r w:rsidR="000B69DC">
        <w:t xml:space="preserve"> </w:t>
      </w:r>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w:t>
      </w:r>
      <w:proofErr w:type="spellStart"/>
      <w:r w:rsidR="00310197" w:rsidRPr="00310197">
        <w:rPr>
          <w:color w:val="auto"/>
        </w:rPr>
        <w:t>mg</w:t>
      </w:r>
      <w:r w:rsidR="00244A5D" w:rsidRPr="00C47D23">
        <w:rPr>
          <w:color w:val="auto"/>
        </w:rPr>
        <w:t>×</w:t>
      </w:r>
      <w:r w:rsidR="00310197" w:rsidRPr="00310197">
        <w:rPr>
          <w:color w:val="auto"/>
        </w:rPr>
        <w:t>h</w:t>
      </w:r>
      <w:proofErr w:type="spellEnd"/>
      <w:r w:rsidR="00310197" w:rsidRPr="00310197">
        <w:rPr>
          <w:color w:val="auto"/>
        </w:rPr>
        <w:t>/L 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r w:rsidR="001A35F5">
        <w:rPr>
          <w:color w:val="auto"/>
        </w:rPr>
        <w:t>are available</w:t>
      </w:r>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p>
    <w:p w14:paraId="52351FEB" w14:textId="18E72A0F"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7128FB">
        <w:t>by the</w:t>
      </w:r>
      <w:r w:rsidR="005552D8" w:rsidRPr="005552D8">
        <w:t xml:space="preserve"> body weight </w:t>
      </w:r>
      <w:r w:rsidR="007128FB">
        <w:t>stratum</w:t>
      </w:r>
      <w:r w:rsidR="00625C88">
        <w:t xml:space="preserve"> </w:t>
      </w:r>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w:t>
      </w:r>
      <w:r w:rsidR="00240EC2" w:rsidRPr="00E03B11">
        <w:t xml:space="preserve">. </w:t>
      </w:r>
      <w:r w:rsidR="004C01F1">
        <w:t xml:space="preserve">Daily </w:t>
      </w:r>
      <w:r w:rsidR="00484325" w:rsidRPr="00484325">
        <w:t xml:space="preserve"> maintenance doses </w:t>
      </w:r>
      <w:r w:rsidR="004C01F1">
        <w:t>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r w:rsidR="004B7663">
        <w:t xml:space="preserve">along the </w:t>
      </w:r>
      <w:r w:rsidR="0005797E">
        <w:t xml:space="preserve">studied </w:t>
      </w:r>
      <w:r w:rsidR="00DE6817">
        <w:t xml:space="preserve">total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13F010F6"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r w:rsidR="00240EC2" w:rsidRPr="00E03B11">
        <w:t>resulted in clinically unacceptable PTA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w:t>
      </w:r>
      <w:r w:rsidR="00A30B69">
        <w:t>ir</w:t>
      </w:r>
      <w:r w:rsidR="00A30B69" w:rsidRPr="00A30B69">
        <w:t xml:space="preserve"> two-week treatment period.</w:t>
      </w:r>
      <w:r w:rsidR="00B26A53">
        <w:t xml:space="preserve"> </w:t>
      </w:r>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20"/>
    </w:p>
    <w:p w14:paraId="6F4D32B2" w14:textId="4E1BE966" w:rsidR="00A905E8" w:rsidRPr="00E03B11" w:rsidRDefault="00A905E8" w:rsidP="00593CAA">
      <w:pPr>
        <w:pStyle w:val="Heading1"/>
      </w:pPr>
      <w:r w:rsidRPr="00E03B11">
        <w:lastRenderedPageBreak/>
        <w:t>Discussion</w:t>
      </w:r>
    </w:p>
    <w:p w14:paraId="39606BFF" w14:textId="1D7FED6D" w:rsidR="00CB50CB" w:rsidRPr="00E03B11" w:rsidRDefault="00CB50CB" w:rsidP="00593CAA">
      <w:bookmarkStart w:id="23" w:name="_Hlk136862217"/>
      <w:commentRangeStart w:id="24"/>
      <w:r w:rsidRPr="00E03B11">
        <w:t xml:space="preserve">Our </w:t>
      </w:r>
      <w:commentRangeStart w:id="25"/>
      <w:commentRangeStart w:id="26"/>
      <w:r w:rsidRPr="00E03B11">
        <w:t xml:space="preserve">study aimed to </w:t>
      </w:r>
      <w:r w:rsidR="00543749" w:rsidRPr="00715016">
        <w:t xml:space="preserve">identify factors </w:t>
      </w:r>
      <w:r w:rsidR="00035BB0">
        <w:t>influencing</w:t>
      </w:r>
      <w:r w:rsidR="006C319C">
        <w:t xml:space="preserve"> fluconazole PKPD</w:t>
      </w:r>
      <w:r w:rsidR="00543749" w:rsidRPr="00715016">
        <w:t xml:space="preserve"> target </w:t>
      </w:r>
      <w:r w:rsidR="00543749">
        <w:t xml:space="preserve">attainment </w:t>
      </w:r>
      <w:commentRangeEnd w:id="25"/>
      <w:r w:rsidR="00AA18E6">
        <w:rPr>
          <w:rStyle w:val="CommentReference"/>
        </w:rPr>
        <w:commentReference w:id="25"/>
      </w:r>
      <w:commentRangeEnd w:id="26"/>
      <w:r w:rsidR="008B4586">
        <w:rPr>
          <w:rStyle w:val="CommentReference"/>
        </w:rPr>
        <w:commentReference w:id="26"/>
      </w:r>
      <w:r w:rsidR="00543749">
        <w:t xml:space="preserve">and </w:t>
      </w:r>
      <w:r w:rsidR="009271E0">
        <w:t>propose</w:t>
      </w:r>
      <w:r w:rsidR="00543749">
        <w:t xml:space="preserve"> a </w:t>
      </w:r>
      <w:commentRangeStart w:id="27"/>
      <w:commentRangeStart w:id="28"/>
      <w:r w:rsidR="00543749">
        <w:t xml:space="preserve">dosing regimen </w:t>
      </w:r>
      <w:r w:rsidR="000A5C30">
        <w:t>that guarantees</w:t>
      </w:r>
      <w:r w:rsidR="00543749">
        <w:t xml:space="preserve"> adequate target attainment </w:t>
      </w:r>
      <w:r w:rsidR="00543749" w:rsidRPr="00715016">
        <w:t>in critically ill patients</w:t>
      </w:r>
      <w:commentRangeEnd w:id="27"/>
      <w:r w:rsidR="00F2131D">
        <w:rPr>
          <w:rStyle w:val="CommentReference"/>
        </w:rPr>
        <w:commentReference w:id="27"/>
      </w:r>
      <w:commentRangeEnd w:id="28"/>
      <w:r w:rsidR="008B4586">
        <w:rPr>
          <w:rStyle w:val="CommentReference"/>
        </w:rPr>
        <w:commentReference w:id="28"/>
      </w:r>
      <w:r w:rsidR="006E41A0">
        <w:t>.</w:t>
      </w:r>
      <w:r w:rsidRPr="00E03B11">
        <w:t xml:space="preserve"> </w:t>
      </w:r>
      <w:r w:rsidR="007D0A54">
        <w:t>To</w:t>
      </w:r>
      <w:r w:rsidR="00B235A1">
        <w:t xml:space="preserve"> do so, w</w:t>
      </w:r>
      <w:r w:rsidR="00B235A1" w:rsidRPr="00E03B11">
        <w:t xml:space="preserve">e </w:t>
      </w:r>
      <w:r w:rsidR="004650C8">
        <w:t>used</w:t>
      </w:r>
      <w:r w:rsidR="004650C8" w:rsidRPr="00E03B11">
        <w:t xml:space="preserve"> </w:t>
      </w:r>
      <w:r w:rsidRPr="00E03B11">
        <w:t xml:space="preserve">data from </w:t>
      </w:r>
      <w:r w:rsidR="0090470C">
        <w:t>eight studies</w:t>
      </w:r>
      <w:r w:rsidRPr="00E03B11">
        <w:t xml:space="preserve"> to </w:t>
      </w:r>
      <w:r w:rsidR="00591A84">
        <w:t>build</w:t>
      </w:r>
      <w:r w:rsidR="00591A84" w:rsidRPr="00E03B11">
        <w:t xml:space="preserve"> </w:t>
      </w:r>
      <w:r w:rsidRPr="00E03B11">
        <w:t xml:space="preserve">a </w:t>
      </w:r>
      <w:proofErr w:type="spellStart"/>
      <w:r w:rsidRPr="00E03B11">
        <w:t>popPK</w:t>
      </w:r>
      <w:proofErr w:type="spellEnd"/>
      <w:r w:rsidRPr="00E03B11">
        <w:t xml:space="preserve"> model</w:t>
      </w:r>
      <w:r w:rsidR="008137B3">
        <w:t>.</w:t>
      </w:r>
      <w:commentRangeEnd w:id="24"/>
      <w:r w:rsidR="00A6467E">
        <w:rPr>
          <w:rStyle w:val="CommentReference"/>
        </w:rPr>
        <w:commentReference w:id="24"/>
      </w:r>
      <w:r w:rsidRPr="00E03B11">
        <w:t xml:space="preserve"> Our </w:t>
      </w:r>
      <w:r w:rsidR="008B2E15">
        <w:t>modelling</w:t>
      </w:r>
      <w:r w:rsidR="008B2E15" w:rsidRPr="00E03B11">
        <w:t xml:space="preserve"> </w:t>
      </w:r>
      <w:r w:rsidRPr="00E03B11">
        <w:t>and simulation results revealed that the standard IV dosing regimen resulted in</w:t>
      </w:r>
      <w:r w:rsidR="00577C72">
        <w:t xml:space="preserve"> an</w:t>
      </w:r>
      <w:r w:rsidRPr="00E03B11">
        <w:t xml:space="preserve"> inadequate </w:t>
      </w:r>
      <w:r w:rsidR="00B446CE" w:rsidRPr="00E03B11">
        <w:t>target</w:t>
      </w:r>
      <w:r w:rsidRPr="00E03B11">
        <w:t xml:space="preserve"> 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r w:rsidRPr="00E03B11">
        <w:t xml:space="preserve">in </w:t>
      </w:r>
      <w:r w:rsidR="008137B3">
        <w:t>this population.</w:t>
      </w:r>
      <w:r w:rsidRPr="00E03B11">
        <w:t xml:space="preserve"> </w:t>
      </w:r>
      <w:r w:rsidR="00EE32D7">
        <w:t>Theref</w:t>
      </w:r>
      <w:r w:rsidR="000022EB">
        <w:t>o</w:t>
      </w:r>
      <w:r w:rsidR="00EE32D7">
        <w:t>re</w:t>
      </w:r>
      <w:r w:rsidRPr="00E03B11">
        <w:t>, we proposed a pragmatic</w:t>
      </w:r>
      <w:r w:rsidR="00607DA2">
        <w:t>,</w:t>
      </w:r>
      <w:r w:rsidR="00BD5981">
        <w:t xml:space="preserve"> </w:t>
      </w:r>
      <w:r w:rsidRPr="00E03B11">
        <w:t>optimi</w:t>
      </w:r>
      <w:r w:rsidR="00B445D6" w:rsidRPr="00E03B11">
        <w:t>s</w:t>
      </w:r>
      <w:r w:rsidRPr="00E03B11">
        <w:t>ed dosing regimen</w:t>
      </w:r>
      <w:r w:rsidR="00283CA5">
        <w:t xml:space="preserve"> </w:t>
      </w:r>
      <w:r w:rsidR="00DF212F">
        <w:t xml:space="preserve">based </w:t>
      </w:r>
      <w:r w:rsidR="007F1836">
        <w:t xml:space="preserve">on </w:t>
      </w:r>
      <w:r w:rsidR="00DF212F">
        <w:t>our simulations</w:t>
      </w:r>
      <w:r w:rsidR="00950E76">
        <w:t xml:space="preserve">, </w:t>
      </w:r>
      <w:r w:rsidR="00AA77CA">
        <w:t>achieving</w:t>
      </w:r>
      <w:r w:rsidR="00283CA5">
        <w:t xml:space="preserve"> a</w:t>
      </w:r>
      <w:r w:rsidRPr="00E03B11">
        <w:t xml:space="preserve"> </w:t>
      </w:r>
      <w:r w:rsidR="00B47AFD">
        <w:t>PTA</w:t>
      </w:r>
      <w:r w:rsidRPr="00E03B11">
        <w:t xml:space="preserve"> </w:t>
      </w:r>
      <w:r w:rsidR="00EE32D7">
        <w:t>of</w:t>
      </w:r>
      <w:r w:rsidR="00EE32D7" w:rsidRPr="00E03B11">
        <w:t xml:space="preserve"> </w:t>
      </w:r>
      <w:r w:rsidR="00EE32D7">
        <w:t xml:space="preserve">at least </w:t>
      </w:r>
      <w:r w:rsidRPr="00E03B11">
        <w:t xml:space="preserve">90% </w:t>
      </w:r>
      <w:r w:rsidR="009F2B64">
        <w:t>over the entire</w:t>
      </w:r>
      <w:r w:rsidRPr="00E03B11">
        <w:t xml:space="preserve"> two-week</w:t>
      </w:r>
      <w:r w:rsidR="009F2B64">
        <w:t xml:space="preserve"> treatment</w:t>
      </w:r>
      <w:r w:rsidRPr="00E03B11">
        <w:t xml:space="preserve"> course.</w:t>
      </w:r>
    </w:p>
    <w:p w14:paraId="17AB23FB" w14:textId="4FC42478" w:rsidR="00C71CF6" w:rsidRPr="00E03B11" w:rsidRDefault="006C319C" w:rsidP="00C71CF6">
      <w:r>
        <w:t>W</w:t>
      </w:r>
      <w:r w:rsidR="00C71CF6" w:rsidRPr="00E03B11">
        <w:t xml:space="preserve">e </w:t>
      </w:r>
      <w:r w:rsidR="00C71CF6">
        <w:t>performed an</w:t>
      </w:r>
      <w:r w:rsidR="00C71CF6" w:rsidRPr="00E03B11">
        <w:t xml:space="preserve"> IPDMA, which involves merging datasets from multiple studies </w:t>
      </w:r>
      <w:r w:rsidR="00F63D8B">
        <w:t>sharing</w:t>
      </w:r>
      <w:r w:rsidR="00C71CF6" w:rsidRPr="00E03B11">
        <w:t xml:space="preserve"> subject populations and similar variables</w:t>
      </w:r>
      <w:r w:rsidR="00C71CF6" w:rsidRPr="00E03B11">
        <w:fldChar w:fldCharType="begin"/>
      </w:r>
      <w:r w:rsidR="004E7D33">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4E7D33">
        <w:rPr>
          <w:noProof/>
        </w:rPr>
        <w:t> [30]</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4E7D33">
        <w:instrText xml:space="preserve"> ADDIN EN.CITE </w:instrText>
      </w:r>
      <w:r w:rsidR="004E7D33">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4E7D33">
        <w:instrText xml:space="preserve"> ADDIN EN.CITE.DATA </w:instrText>
      </w:r>
      <w:r w:rsidR="004E7D33">
        <w:fldChar w:fldCharType="end"/>
      </w:r>
      <w:r w:rsidR="00C71CF6" w:rsidRPr="00E03B11">
        <w:fldChar w:fldCharType="separate"/>
      </w:r>
      <w:r w:rsidR="004E7D33">
        <w:rPr>
          <w:noProof/>
        </w:rPr>
        <w:t> [31]</w:t>
      </w:r>
      <w:r w:rsidR="00C71CF6" w:rsidRPr="00E03B11">
        <w:fldChar w:fldCharType="end"/>
      </w:r>
      <w:r w:rsidR="00C71CF6">
        <w:t>.</w:t>
      </w:r>
    </w:p>
    <w:p w14:paraId="5D36F38E" w14:textId="04CCF057"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4E7D33">
        <w:instrText xml:space="preserve"> ADDIN EN.CITE </w:instrText>
      </w:r>
      <w:r w:rsidR="004E7D33">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4E7D33">
        <w:instrText xml:space="preserve"> ADDIN EN.CITE.DATA </w:instrText>
      </w:r>
      <w:r w:rsidR="004E7D33">
        <w:fldChar w:fldCharType="end"/>
      </w:r>
      <w:r w:rsidR="00C2334D" w:rsidRPr="00E03B11">
        <w:fldChar w:fldCharType="separate"/>
      </w:r>
      <w:r w:rsidR="004E7D33">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4E7D33">
        <w:instrText xml:space="preserve"> ADDIN EN.CITE </w:instrText>
      </w:r>
      <w:r w:rsidR="004E7D33">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4E7D33">
        <w:instrText xml:space="preserve"> ADDIN EN.CITE.DATA </w:instrText>
      </w:r>
      <w:r w:rsidR="004E7D33">
        <w:fldChar w:fldCharType="end"/>
      </w:r>
      <w:r w:rsidR="0029658F" w:rsidRPr="00E03B11">
        <w:fldChar w:fldCharType="separate"/>
      </w:r>
      <w:r w:rsidR="004E7D33">
        <w:rPr>
          <w:noProof/>
        </w:rPr>
        <w:t> [12, 13, 33]</w:t>
      </w:r>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r w:rsidR="00D5798A" w:rsidRPr="00E03B11">
        <w:t>.</w:t>
      </w:r>
      <w:r w:rsidR="007F49F1">
        <w:t xml:space="preserve"> Specifically, </w:t>
      </w:r>
      <w:commentRangeStart w:id="29"/>
      <w:commentRangeStart w:id="30"/>
      <w:commentRangeStart w:id="31"/>
      <w:r w:rsidR="007222E9">
        <w:t xml:space="preserve">a </w:t>
      </w:r>
      <w:r w:rsidR="003517A9">
        <w:t xml:space="preserve">higher total body weight led to </w:t>
      </w:r>
      <w:r w:rsidR="00713419">
        <w:t>a lower PTA</w:t>
      </w:r>
      <w:commentRangeEnd w:id="29"/>
      <w:r w:rsidR="004916B4">
        <w:rPr>
          <w:rStyle w:val="CommentReference"/>
        </w:rPr>
        <w:commentReference w:id="29"/>
      </w:r>
      <w:r w:rsidR="00713419">
        <w:t>.</w:t>
      </w:r>
      <w:r w:rsidR="00D5798A" w:rsidRPr="00E03B11">
        <w:t xml:space="preserve"> </w:t>
      </w:r>
      <w:commentRangeEnd w:id="30"/>
      <w:r w:rsidR="00242B08">
        <w:rPr>
          <w:rStyle w:val="CommentReference"/>
        </w:rPr>
        <w:commentReference w:id="30"/>
      </w:r>
      <w:commentRangeEnd w:id="31"/>
      <w:r w:rsidR="008B4586">
        <w:rPr>
          <w:rStyle w:val="CommentReference"/>
        </w:rPr>
        <w:commentReference w:id="31"/>
      </w:r>
      <w:r w:rsidR="00D5798A" w:rsidRPr="00E03B11">
        <w:t xml:space="preserve">This finding aligns with previous </w:t>
      </w:r>
      <w:proofErr w:type="spellStart"/>
      <w:r w:rsidR="00C96B95">
        <w:t>popPK</w:t>
      </w:r>
      <w:proofErr w:type="spellEnd"/>
      <w:r w:rsidR="00C96B95">
        <w:t xml:space="preserve"> </w:t>
      </w:r>
      <w:r w:rsidR="00695FFB">
        <w:t xml:space="preserve">studies </w:t>
      </w:r>
      <w:r w:rsidR="00DF4C72">
        <w:t>showing that overweight</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r w:rsidR="001B7553">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4E7D33">
        <w:instrText xml:space="preserve"> ADDIN EN.CITE </w:instrText>
      </w:r>
      <w:r w:rsidR="004E7D33">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4E7D33">
        <w:instrText xml:space="preserve"> ADDIN EN.CITE.DATA </w:instrText>
      </w:r>
      <w:r w:rsidR="004E7D33">
        <w:fldChar w:fldCharType="end"/>
      </w:r>
      <w:r w:rsidR="001B7553">
        <w:fldChar w:fldCharType="separate"/>
      </w:r>
      <w:r w:rsidR="004E7D33">
        <w:rPr>
          <w:noProof/>
        </w:rPr>
        <w:t> [12, 15, 34]</w:t>
      </w:r>
      <w:r w:rsidR="001B7553">
        <w:fldChar w:fldCharType="end"/>
      </w:r>
      <w:r w:rsidR="00D5798A">
        <w:t>.</w:t>
      </w:r>
      <w:r w:rsidR="004179E2">
        <w:t xml:space="preserve"> </w:t>
      </w:r>
      <w:r w:rsidR="00D5798A" w:rsidRPr="00E03B11">
        <w:t xml:space="preserve">Although LBW </w:t>
      </w:r>
      <w:r w:rsidR="00483EE0">
        <w:t>and</w:t>
      </w:r>
      <w:r w:rsidR="00483EE0" w:rsidRPr="00E03B11">
        <w:t xml:space="preserve"> </w:t>
      </w:r>
      <w:r w:rsidR="00A66218">
        <w:t>FFM</w:t>
      </w:r>
      <w:r w:rsidR="00D5798A" w:rsidRPr="00E03B11">
        <w:t xml:space="preserve"> may be 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proofErr w:type="spellStart"/>
      <w:r w:rsidR="00B554FD">
        <w:t>guestimating</w:t>
      </w:r>
      <w:proofErr w:type="spellEnd"/>
      <w:r w:rsidR="00B554FD">
        <w:t xml:space="preserve"> the patient’s</w:t>
      </w:r>
      <w:r w:rsidR="00D5798A" w:rsidRPr="00E03B11">
        <w:t xml:space="preserve"> height</w:t>
      </w:r>
      <w:r w:rsidR="00D5798A" w:rsidRPr="00E03B11">
        <w:fldChar w:fldCharType="begin"/>
      </w:r>
      <w:r w:rsidR="004E7D33">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4E7D33">
        <w:rPr>
          <w:noProof/>
        </w:rPr>
        <w:t> [18]</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compared </w:t>
      </w:r>
      <w:r w:rsidR="00F02428">
        <w:t xml:space="preserve">to </w:t>
      </w:r>
      <w:r w:rsidR="00DA6C55">
        <w:t>when</w:t>
      </w:r>
      <w:r w:rsidR="00056240">
        <w:t xml:space="preserve"> they were</w:t>
      </w:r>
      <w:r w:rsidR="00DA6C55">
        <w:t xml:space="preserve">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4E7D33">
        <w:instrText xml:space="preserve"> ADDIN EN.CITE </w:instrText>
      </w:r>
      <w:r w:rsidR="004E7D33">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4E7D33">
        <w:instrText xml:space="preserve"> ADDIN EN.CITE.DATA </w:instrText>
      </w:r>
      <w:r w:rsidR="004E7D33">
        <w:fldChar w:fldCharType="end"/>
      </w:r>
      <w:r w:rsidR="00053E2C">
        <w:fldChar w:fldCharType="separate"/>
      </w:r>
      <w:r w:rsidR="004E7D33">
        <w:rPr>
          <w:noProof/>
        </w:rPr>
        <w:t> [32]</w:t>
      </w:r>
      <w:r w:rsidR="00053E2C">
        <w:fldChar w:fldCharType="end"/>
      </w:r>
      <w:r w:rsidR="00C82FEC">
        <w:t>.</w:t>
      </w:r>
    </w:p>
    <w:p w14:paraId="66213A4D" w14:textId="45126153" w:rsidR="00BA3DFC" w:rsidRDefault="0047500A" w:rsidP="00FA10AD">
      <w:r>
        <w:t xml:space="preserve">We found 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 xml:space="preserve">our dosing recommendation </w:t>
      </w:r>
      <w:r w:rsidR="00391E35">
        <w:t>did</w:t>
      </w:r>
      <w:r w:rsidR="00A34F61">
        <w:t xml:space="preserve"> </w:t>
      </w:r>
      <w:r w:rsidR="006240D3">
        <w:t>not adjust for</w:t>
      </w:r>
      <w:r w:rsidR="00A34F61">
        <w:t xml:space="preserve"> </w:t>
      </w:r>
      <w:r w:rsidR="002539C5">
        <w:t xml:space="preserve">the </w:t>
      </w:r>
      <w:r w:rsidR="00A34F61">
        <w:t>kidney function</w:t>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r w:rsidR="00B647C7">
        <w:t>regimen</w:t>
      </w:r>
      <w:r w:rsidR="00854C04">
        <w:t>.</w:t>
      </w:r>
      <w:r w:rsidR="00404147">
        <w:t xml:space="preserve"> </w:t>
      </w:r>
      <w:r w:rsidR="00572697">
        <w:t xml:space="preserve">Our </w:t>
      </w:r>
      <w:r w:rsidR="00A21FB9">
        <w:t xml:space="preserve">recommended </w:t>
      </w:r>
      <w:r w:rsidR="0050114B" w:rsidRPr="0050114B">
        <w:t>maintenance dose</w:t>
      </w:r>
      <w:r w:rsidR="006F05B7">
        <w:t xml:space="preserve"> for patients when they were off CRRT</w:t>
      </w:r>
      <w:r w:rsidR="0050114B" w:rsidRPr="0050114B" w:rsidDel="0050114B">
        <w:t xml:space="preserve"> </w:t>
      </w:r>
      <w:r w:rsidR="006D583D">
        <w:t xml:space="preserve">was in </w:t>
      </w:r>
      <w:r w:rsidR="0052533B">
        <w:t>line with</w:t>
      </w:r>
      <w:r w:rsidR="006D583D">
        <w:t xml:space="preserve"> the </w:t>
      </w:r>
      <w:r w:rsidR="001407A0">
        <w:t xml:space="preserve">current standard </w:t>
      </w:r>
      <w:r w:rsidR="00090502" w:rsidRPr="00090502">
        <w:t>maintenance dose</w:t>
      </w:r>
      <w:r w:rsidR="00090502" w:rsidRPr="00090502" w:rsidDel="00090502">
        <w:t xml:space="preserve"> </w:t>
      </w:r>
      <w:r w:rsidR="001407A0">
        <w:t>of 400 mg q24h.</w:t>
      </w:r>
      <w:r w:rsidR="00E03C7D">
        <w:t xml:space="preserve"> </w:t>
      </w:r>
      <w:r w:rsidR="009F6C1F">
        <w:t>Al</w:t>
      </w:r>
      <w:r w:rsidR="008852D1">
        <w:t>t</w:t>
      </w:r>
      <w:r w:rsidR="0029252F">
        <w:t xml:space="preserve">hough </w:t>
      </w:r>
      <w:r w:rsidR="00E03C7D">
        <w:t xml:space="preserve">our simulation showed a slight decrease below </w:t>
      </w:r>
      <w:r w:rsidR="004855E3">
        <w:t>the 90% PTA</w:t>
      </w:r>
      <w:r w:rsidR="00F841EB">
        <w:t xml:space="preserve"> with this </w:t>
      </w:r>
      <w:r w:rsidR="00A24319" w:rsidRPr="00A24319">
        <w:t xml:space="preserve">maintenance </w:t>
      </w:r>
      <w:r w:rsidR="00A24319" w:rsidRPr="00A24319">
        <w:lastRenderedPageBreak/>
        <w:t>dose</w:t>
      </w:r>
      <w:r w:rsidR="00A24319" w:rsidRPr="00A24319" w:rsidDel="00A24319">
        <w:t xml:space="preserve"> </w:t>
      </w:r>
      <w:r w:rsidR="00F841EB">
        <w:t xml:space="preserve">in 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r w:rsidR="006F1FC2">
        <w:t>, we did not</w:t>
      </w:r>
      <w:r w:rsidR="001B2F1A">
        <w:t xml:space="preserve"> </w:t>
      </w:r>
      <w:r w:rsidR="00B64359">
        <w:t xml:space="preserve">recommend </w:t>
      </w:r>
      <w:r w:rsidR="007C11F7">
        <w:t>increasing</w:t>
      </w:r>
      <w:r w:rsidR="00B64359">
        <w:t xml:space="preserve"> the dose</w:t>
      </w:r>
      <w:r w:rsidR="007C11F7">
        <w:t xml:space="preserve"> in this case. </w:t>
      </w:r>
      <w:r w:rsidR="00FD7ACE">
        <w:t xml:space="preserve">It was because this </w:t>
      </w:r>
      <w:del w:id="32" w:author="Jan-Willem Alffenaar" w:date="2024-06-01T07:39:00Z">
        <w:r w:rsidR="00FD7ACE" w:rsidDel="006E3A18">
          <w:delText>slight</w:delText>
        </w:r>
      </w:del>
      <w:ins w:id="33" w:author="Jan-Willem Alffenaar" w:date="2024-06-01T07:39:00Z">
        <w:r w:rsidR="006E3A18">
          <w:t>minor</w:t>
        </w:r>
      </w:ins>
      <w:r w:rsidR="00FD7ACE">
        <w:t xml:space="preserve"> reduction was based on the assumption that </w:t>
      </w:r>
      <w:proofErr w:type="spellStart"/>
      <w:r w:rsidR="00FD7ACE">
        <w:t>eGFR</w:t>
      </w:r>
      <w:r w:rsidR="00FD7ACE" w:rsidRPr="00A72BCD">
        <w:rPr>
          <w:vertAlign w:val="subscript"/>
        </w:rPr>
        <w:t>CKD</w:t>
      </w:r>
      <w:proofErr w:type="spellEnd"/>
      <w:r w:rsidR="00FD7ACE">
        <w:rPr>
          <w:vertAlign w:val="subscript"/>
        </w:rPr>
        <w:t>-</w:t>
      </w:r>
      <w:r w:rsidR="00FD7ACE" w:rsidRPr="00A72BCD">
        <w:rPr>
          <w:vertAlign w:val="subscript"/>
        </w:rPr>
        <w:t>EPI</w:t>
      </w:r>
      <w:r w:rsidR="00FD7ACE">
        <w:t xml:space="preserve"> would remain at least 195 mL/min/1.73 m</w:t>
      </w:r>
      <w:r w:rsidR="00FD7ACE" w:rsidRPr="00092B52">
        <w:rPr>
          <w:vertAlign w:val="superscript"/>
        </w:rPr>
        <w:t>2</w:t>
      </w:r>
      <w:r w:rsidR="00FD7ACE">
        <w:t xml:space="preserve"> consecutively for 14 days, which is unrealistic. Huang </w:t>
      </w:r>
      <w:r w:rsidR="00FD7ACE" w:rsidRPr="00200930">
        <w:rPr>
          <w:i/>
          <w:iCs/>
        </w:rPr>
        <w:t>et al</w:t>
      </w:r>
      <w:r w:rsidR="00FD7ACE">
        <w:t>. recently showed that kidney function is highly unstable in ICU patients</w:t>
      </w:r>
      <w:r w:rsidR="004F05AB">
        <w:fldChar w:fldCharType="begin"/>
      </w:r>
      <w:r w:rsidR="004E7D33">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4E7D33">
        <w:rPr>
          <w:noProof/>
        </w:rPr>
        <w:t> [35]</w:t>
      </w:r>
      <w:r w:rsidR="004F05AB">
        <w:fldChar w:fldCharType="end"/>
      </w:r>
      <w:r w:rsidR="00C75BE1">
        <w:t>.</w:t>
      </w:r>
    </w:p>
    <w:p w14:paraId="7DFFBF45" w14:textId="150A38C9" w:rsidR="00116AAE" w:rsidRDefault="00DC1929" w:rsidP="00FA10AD">
      <w:r w:rsidRPr="00A76A64">
        <w:t xml:space="preserve">Our 400 mg q24h maintenance </w:t>
      </w:r>
      <w:commentRangeStart w:id="34"/>
      <w:commentRangeStart w:id="35"/>
      <w:r w:rsidRPr="00A76A64">
        <w:t>dose</w:t>
      </w:r>
      <w:r w:rsidR="00FD28BC">
        <w:t xml:space="preserve"> recommendation</w:t>
      </w:r>
      <w:r w:rsidRPr="00A76A64">
        <w:t xml:space="preserve"> for off-CRRT events </w:t>
      </w:r>
      <w:commentRangeStart w:id="36"/>
      <w:del w:id="37" w:author="My Luong Vuong" w:date="2024-06-12T16:48:00Z">
        <w:r w:rsidRPr="00A76A64" w:rsidDel="00BB669D">
          <w:delText xml:space="preserve">is </w:delText>
        </w:r>
        <w:r w:rsidDel="00BB669D">
          <w:delText>seemingly striking</w:delText>
        </w:r>
        <w:r w:rsidRPr="00A76A64" w:rsidDel="00BB669D">
          <w:delText xml:space="preserve"> </w:delText>
        </w:r>
        <w:r w:rsidDel="00BB669D">
          <w:delText>as</w:delText>
        </w:r>
        <w:r w:rsidRPr="00A76A64" w:rsidDel="00BB669D">
          <w:delText xml:space="preserve"> it </w:delText>
        </w:r>
      </w:del>
      <w:commentRangeEnd w:id="36"/>
      <w:r w:rsidR="00AC1C1F">
        <w:rPr>
          <w:rStyle w:val="CommentReference"/>
        </w:rPr>
        <w:commentReference w:id="36"/>
      </w:r>
      <w:r w:rsidRPr="00A76A64">
        <w:t>contrasts with previous studies that suggested higher doses for patients with augmented renal clearance</w:t>
      </w:r>
      <w:commentRangeEnd w:id="34"/>
      <w:r w:rsidR="00504F6F">
        <w:rPr>
          <w:rStyle w:val="CommentReference"/>
        </w:rPr>
        <w:commentReference w:id="34"/>
      </w:r>
      <w:commentRangeEnd w:id="35"/>
      <w:r w:rsidR="008C6E73">
        <w:rPr>
          <w:rStyle w:val="CommentReference"/>
        </w:rPr>
        <w:commentReference w:id="35"/>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314142">
        <w:t xml:space="preserve"> (MAR)</w:t>
      </w:r>
      <w:r w:rsidR="00BF2EC5">
        <w:fldChar w:fldCharType="begin"/>
      </w:r>
      <w:r w:rsidR="004E7D33">
        <w:instrText xml:space="preserve"> ADDIN EN.CITE &lt;EndNote&gt;&lt;Cite&gt;&lt;Author&gt;Johansson Å&lt;/Author&gt;&lt;Year&gt;2013&lt;/Year&gt;&lt;RecNum&gt;63&lt;/RecNum&gt;&lt;DisplayText&gt; [36]&lt;/DisplayText&gt;&lt;record&gt;&lt;rec-number&gt;63&lt;/rec-number&gt;&lt;foreign-keys&gt;&lt;key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4E7D33">
        <w:rPr>
          <w:noProof/>
        </w:rPr>
        <w:t> [36]</w:t>
      </w:r>
      <w:r w:rsidR="00BF2EC5">
        <w:fldChar w:fldCharType="end"/>
      </w:r>
      <w:r w:rsidR="0017061F">
        <w:t>.</w:t>
      </w:r>
      <w:r w:rsidR="000C17BA">
        <w:t xml:space="preserve"> Unfortunately, against all evidence</w:t>
      </w:r>
      <w:r w:rsidR="00035A20">
        <w:t>,</w:t>
      </w:r>
      <w:r w:rsidR="000C17BA">
        <w:t xml:space="preserve"> single imputation remains</w:t>
      </w:r>
      <w:r w:rsidR="00035A20">
        <w:t xml:space="preserve"> widely applied in pharmacometrics research. </w:t>
      </w:r>
      <w:r w:rsidR="00452E75">
        <w:t>I</w:t>
      </w:r>
      <w:r w:rsidR="00035A20">
        <w:t>n our case,</w:t>
      </w:r>
      <w:r w:rsidR="00B04D68">
        <w:t xml:space="preserve"> </w:t>
      </w:r>
      <w:r w:rsidR="0027650D" w:rsidRPr="0027650D">
        <w:t xml:space="preserve">when we explored the </w:t>
      </w:r>
      <w:proofErr w:type="spellStart"/>
      <w:r w:rsidR="00D032DD">
        <w:t>eGFR</w:t>
      </w:r>
      <w:r w:rsidR="00D032DD" w:rsidRPr="00A72BCD">
        <w:rPr>
          <w:vertAlign w:val="subscript"/>
        </w:rPr>
        <w:t>CKD</w:t>
      </w:r>
      <w:proofErr w:type="spellEnd"/>
      <w:r w:rsidR="00D032DD">
        <w:rPr>
          <w:vertAlign w:val="subscript"/>
        </w:rPr>
        <w:t>-</w:t>
      </w:r>
      <w:r w:rsidR="00D032DD" w:rsidRPr="00A72BCD">
        <w:rPr>
          <w:vertAlign w:val="subscript"/>
        </w:rPr>
        <w:t>EPI</w:t>
      </w:r>
      <w:r w:rsidR="0027650D" w:rsidRPr="0027650D">
        <w:t xml:space="preserve"> data in our </w:t>
      </w:r>
      <w:r w:rsidR="00A12839">
        <w:t>pooled</w:t>
      </w:r>
      <w:r w:rsidR="0027650D" w:rsidRPr="0027650D">
        <w:t xml:space="preserve"> dataset, we found that using single imputation methods like</w:t>
      </w:r>
      <w:r w:rsidR="00A41608">
        <w:t xml:space="preserve"> last observation carried forward </w:t>
      </w:r>
      <w:r w:rsidR="00282A1D">
        <w:t>would be inappropriate</w:t>
      </w:r>
      <w:r w:rsidR="00B338A9">
        <w:t xml:space="preserve">. </w:t>
      </w:r>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372158">
        <w:fldChar w:fldCharType="begin"/>
      </w:r>
      <w:r w:rsidR="004E7D33">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4E7D33">
        <w:rPr>
          <w:noProof/>
        </w:rPr>
        <w:t> [35]</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4E7D33">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4E7D33">
        <w:rPr>
          <w:noProof/>
        </w:rPr>
        <w:t> [20]</w:t>
      </w:r>
      <w:r w:rsidR="00461C40">
        <w:fldChar w:fldCharType="end"/>
      </w:r>
      <w:r w:rsidR="007E4428">
        <w:t>.</w:t>
      </w:r>
      <w:r w:rsidR="00850642">
        <w:t xml:space="preserve"> Nevertheless, </w:t>
      </w:r>
      <w:r w:rsidR="00C67CB9">
        <w:t xml:space="preserve">the best </w:t>
      </w:r>
      <w:r w:rsidR="00606189">
        <w:t xml:space="preserve">missing </w:t>
      </w:r>
      <w:r w:rsidR="00781614">
        <w:t xml:space="preserve">data handling </w:t>
      </w:r>
      <w:r w:rsidR="004D22DD">
        <w:t>method is not having</w:t>
      </w:r>
      <w:r w:rsidR="00900A1C">
        <w:t xml:space="preserve"> any data missing</w:t>
      </w:r>
      <w:r w:rsidR="000715BB">
        <w:fldChar w:fldCharType="begin"/>
      </w:r>
      <w:r w:rsidR="004E7D33">
        <w:instrText xml:space="preserve"> ADDIN EN.CITE &lt;EndNote&gt;&lt;Cite&gt;&lt;Author&gt;Heymans&lt;/Author&gt;&lt;Year&gt;2022&lt;/Year&gt;&lt;RecNum&gt;83&lt;/RecNum&gt;&lt;DisplayText&gt; [37]&lt;/DisplayText&gt;&lt;record&gt;&lt;rec-number&gt;83&lt;/rec-number&gt;&lt;foreign-keys&gt;&lt;key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r w:rsidR="000715BB">
        <w:fldChar w:fldCharType="separate"/>
      </w:r>
      <w:r w:rsidR="004E7D33">
        <w:rPr>
          <w:noProof/>
        </w:rPr>
        <w:t> [37]</w:t>
      </w:r>
      <w:r w:rsidR="000715BB">
        <w:fldChar w:fldCharType="end"/>
      </w:r>
      <w:r w:rsidR="004D22DD">
        <w:t>.</w:t>
      </w:r>
      <w:r w:rsidR="00522739">
        <w:t xml:space="preserve"> </w:t>
      </w:r>
      <w:r w:rsidR="008650D7">
        <w:t>Hence, o</w:t>
      </w:r>
      <w:r w:rsidR="00D61134">
        <w:t xml:space="preserve">ur </w:t>
      </w:r>
      <w:r w:rsidR="00D9314D">
        <w:t>profound</w:t>
      </w:r>
      <w:r w:rsidR="00D61134">
        <w:t xml:space="preserve"> degree of </w:t>
      </w:r>
      <w:r w:rsidR="000715BB">
        <w:t>missing data</w:t>
      </w:r>
      <w:r w:rsidR="00D61134">
        <w:t xml:space="preserve"> </w:t>
      </w:r>
      <w:r w:rsidR="003F0FE9">
        <w:t>necessitates</w:t>
      </w:r>
      <w:r w:rsidR="009911D9">
        <w:t xml:space="preserve"> 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r w:rsidR="00F01693">
        <w:t>.</w:t>
      </w:r>
      <w:r w:rsidR="009911D9">
        <w:t xml:space="preserve"> </w:t>
      </w:r>
      <w:r w:rsidR="00F10947">
        <w:t>This clinical trial</w:t>
      </w:r>
      <w:r w:rsidR="000B34C7">
        <w:t xml:space="preserve"> can then help </w:t>
      </w:r>
      <w:r w:rsidR="009911D9">
        <w:t xml:space="preserve">confirm or refute the clinical relevance of </w:t>
      </w:r>
      <w:r w:rsidR="00BE7E50">
        <w:t xml:space="preserve">the </w:t>
      </w:r>
      <w:r w:rsidR="003963CA">
        <w:t xml:space="preserve">kidney </w:t>
      </w:r>
      <w:r w:rsidR="00BE7E50">
        <w:t>function on PKPD target attainment</w:t>
      </w:r>
      <w:r w:rsidR="00E20B55">
        <w:t xml:space="preserve"> of fluconazole</w:t>
      </w:r>
      <w:r w:rsidR="00BE7E50">
        <w:t xml:space="preserve"> </w:t>
      </w:r>
      <w:r w:rsidR="00697DA6">
        <w:t>under our dosing recommendation</w:t>
      </w:r>
      <w:r w:rsidR="005C013B">
        <w:t>.</w:t>
      </w:r>
    </w:p>
    <w:p w14:paraId="73505988" w14:textId="28485268" w:rsidR="00A24960" w:rsidRPr="00E03B11" w:rsidRDefault="00BD3C3F" w:rsidP="00593CAA">
      <w:commentRangeStart w:id="38"/>
      <w:commentRangeStart w:id="39"/>
      <w:r>
        <w:t>Our</w:t>
      </w:r>
      <w:r w:rsidRPr="00E03B11">
        <w:t xml:space="preserve"> </w:t>
      </w:r>
      <w:r w:rsidR="0010285C">
        <w:t xml:space="preserve">proposed </w:t>
      </w:r>
      <w:r w:rsidR="00A24960" w:rsidRPr="00E03B11">
        <w:t>dosing regimen</w:t>
      </w:r>
      <w:r w:rsidR="004859F2">
        <w:t xml:space="preserve"> </w:t>
      </w:r>
      <w:commentRangeStart w:id="40"/>
      <w:del w:id="41" w:author="My Luong Vuong" w:date="2024-06-12T16:48:00Z">
        <w:r w:rsidR="005501B9" w:rsidDel="008C6E73">
          <w:delText xml:space="preserve">can </w:delText>
        </w:r>
      </w:del>
      <w:commentRangeEnd w:id="40"/>
      <w:ins w:id="42" w:author="My Luong Vuong" w:date="2024-06-12T16:48:00Z">
        <w:r w:rsidR="008C6E73">
          <w:t xml:space="preserve">may </w:t>
        </w:r>
      </w:ins>
      <w:r w:rsidR="00F67BC5">
        <w:rPr>
          <w:rStyle w:val="CommentReference"/>
        </w:rPr>
        <w:commentReference w:id="40"/>
      </w:r>
      <w:r w:rsidR="005501B9">
        <w:t>make</w:t>
      </w:r>
      <w:r w:rsidR="00A24960" w:rsidRPr="00E03B11">
        <w:t xml:space="preserve"> the use of TDM no longer necessary</w:t>
      </w:r>
      <w:r w:rsidR="00BC6AEE">
        <w:t xml:space="preserve"> after being successfully confirm</w:t>
      </w:r>
      <w:r w:rsidR="0081108D">
        <w:t xml:space="preserve">ed </w:t>
      </w:r>
      <w:r w:rsidR="00BA3DFC">
        <w:t>in</w:t>
      </w:r>
      <w:r w:rsidR="003F52E2">
        <w:t xml:space="preserve"> </w:t>
      </w:r>
      <w:r w:rsidR="00BA3DFC">
        <w:t xml:space="preserve">a </w:t>
      </w:r>
      <w:r w:rsidR="003F52E2">
        <w:t xml:space="preserve">future </w:t>
      </w:r>
      <w:r w:rsidR="00BA3DFC">
        <w:t>trial</w:t>
      </w:r>
      <w:r w:rsidR="00A24960" w:rsidRPr="00E03B11">
        <w:t xml:space="preserve">. </w:t>
      </w:r>
      <w:commentRangeEnd w:id="38"/>
      <w:r w:rsidR="002E3831">
        <w:rPr>
          <w:rStyle w:val="CommentReference"/>
        </w:rPr>
        <w:commentReference w:id="38"/>
      </w:r>
      <w:commentRangeEnd w:id="39"/>
      <w:r w:rsidR="008C6E73">
        <w:rPr>
          <w:rStyle w:val="CommentReference"/>
        </w:rPr>
        <w:commentReference w:id="39"/>
      </w:r>
      <w:r w:rsidR="00A24960" w:rsidRPr="00E03B11">
        <w:t>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w:t>
      </w:r>
      <w:commentRangeStart w:id="43"/>
      <w:commentRangeStart w:id="44"/>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00A24960" w:rsidRPr="00E03B11">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4E7D33">
        <w:instrText xml:space="preserve"> ADDIN EN.CITE </w:instrText>
      </w:r>
      <w:r w:rsidR="004E7D33">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4E7D33">
        <w:instrText xml:space="preserve"> ADDIN EN.CITE.DATA </w:instrText>
      </w:r>
      <w:r w:rsidR="004E7D33">
        <w:fldChar w:fldCharType="end"/>
      </w:r>
      <w:r w:rsidR="00A24960" w:rsidRPr="00E03B11">
        <w:fldChar w:fldCharType="separate"/>
      </w:r>
      <w:r w:rsidR="004E7D33">
        <w:rPr>
          <w:noProof/>
        </w:rPr>
        <w:t> [38]</w:t>
      </w:r>
      <w:r w:rsidR="00A24960" w:rsidRPr="00E03B11">
        <w:fldChar w:fldCharType="end"/>
      </w:r>
      <w:commentRangeEnd w:id="43"/>
      <w:r w:rsidR="00ED0825">
        <w:rPr>
          <w:rStyle w:val="CommentReference"/>
        </w:rPr>
        <w:commentReference w:id="43"/>
      </w:r>
      <w:commentRangeEnd w:id="44"/>
      <w:r w:rsidR="00D117ED">
        <w:rPr>
          <w:rStyle w:val="CommentReference"/>
        </w:rPr>
        <w:commentReference w:id="44"/>
      </w:r>
      <w:r w:rsidR="004D7B5E">
        <w:t>.</w:t>
      </w:r>
      <w:r w:rsidR="00A24960" w:rsidRPr="00E03B11">
        <w:t xml:space="preserve"> Therefore, </w:t>
      </w:r>
      <w:r w:rsidR="002F2E73">
        <w:t>the implementation potential of</w:t>
      </w:r>
      <w:r w:rsidR="002F2E73" w:rsidRPr="00E03B11">
        <w:t xml:space="preserve"> </w:t>
      </w:r>
      <w:r w:rsidR="00C20A52">
        <w:t xml:space="preserve">our </w:t>
      </w:r>
      <w:r w:rsidR="00E77983">
        <w:t>recommendation</w:t>
      </w:r>
      <w:r w:rsidR="00C73945">
        <w:t xml:space="preserve"> based on </w:t>
      </w:r>
      <w:r w:rsidR="003F31C2">
        <w:t>total body weight</w:t>
      </w:r>
      <w:r w:rsidR="00C73945">
        <w:t xml:space="preserve"> and CRRT status</w:t>
      </w:r>
      <w:r w:rsidR="00A24960" w:rsidRPr="00E03B11">
        <w:t xml:space="preserve"> </w:t>
      </w:r>
      <w:r w:rsidR="002F2E73">
        <w:t>exceeds that of</w:t>
      </w:r>
      <w:r w:rsidR="00A24960" w:rsidRPr="00E03B11">
        <w:t xml:space="preserve"> TDM</w:t>
      </w:r>
      <w:r w:rsidR="0064166E">
        <w:t>.</w:t>
      </w:r>
    </w:p>
    <w:p w14:paraId="1D29AC9B" w14:textId="6A826579" w:rsidR="00CB50CB" w:rsidRDefault="00984EA0" w:rsidP="0072645E">
      <w:r>
        <w:t>We</w:t>
      </w:r>
      <w:r w:rsidRPr="00952395">
        <w:t xml:space="preserve"> do </w:t>
      </w:r>
      <w:commentRangeStart w:id="45"/>
      <w:commentRangeStart w:id="46"/>
      <w:r w:rsidRPr="00952395">
        <w:t>not claim</w:t>
      </w:r>
      <w:r>
        <w:t xml:space="preserve"> </w:t>
      </w:r>
      <w:del w:id="47" w:author="Jan-Willem Alffenaar" w:date="2024-06-01T07:45:00Z">
        <w:r w:rsidDel="00B67AFF">
          <w:delText xml:space="preserve">our </w:delText>
        </w:r>
      </w:del>
      <w:r>
        <w:t xml:space="preserve">our optimised </w:t>
      </w:r>
      <w:r w:rsidRPr="00E03B11">
        <w:t>dosing</w:t>
      </w:r>
      <w:r>
        <w:t xml:space="preserve"> regimen based on total body weight and CRRT status</w:t>
      </w:r>
      <w:r w:rsidRPr="00952395">
        <w:t xml:space="preserve"> to </w:t>
      </w:r>
      <w:r>
        <w:t>be</w:t>
      </w:r>
      <w:r w:rsidRPr="00952395">
        <w:t xml:space="preserve"> the sole dosing solution</w:t>
      </w:r>
      <w:commentRangeEnd w:id="45"/>
      <w:r w:rsidR="00B73599">
        <w:rPr>
          <w:rStyle w:val="CommentReference"/>
        </w:rPr>
        <w:commentReference w:id="45"/>
      </w:r>
      <w:commentRangeEnd w:id="46"/>
      <w:r w:rsidR="00926474">
        <w:rPr>
          <w:rStyle w:val="CommentReference"/>
        </w:rPr>
        <w:commentReference w:id="46"/>
      </w:r>
      <w:r w:rsidR="00BC3285" w:rsidRPr="00952395">
        <w:t>. In</w:t>
      </w:r>
      <w:r w:rsidR="005B207F" w:rsidRPr="00952395">
        <w:t xml:space="preserve"> clinical centr</w:t>
      </w:r>
      <w:r w:rsidR="009946B5">
        <w:t>e</w:t>
      </w:r>
      <w:r w:rsidR="005B207F" w:rsidRPr="00952395">
        <w:t xml:space="preserve">s where </w:t>
      </w:r>
      <w:r w:rsidR="00A16692">
        <w:t xml:space="preserve">neither </w:t>
      </w:r>
      <w:r w:rsidR="005B207F" w:rsidRPr="00952395">
        <w:t xml:space="preserve">drug cost </w:t>
      </w:r>
      <w:r w:rsidR="0063202B" w:rsidRPr="00952395">
        <w:t>nor integration of automated dose calculation</w:t>
      </w:r>
      <w:r w:rsidR="0072645E" w:rsidRPr="00952395">
        <w:t xml:space="preserve"> in prescribing software tools </w:t>
      </w:r>
      <w:r w:rsidR="007E5073" w:rsidRPr="00952395">
        <w:t>is not a concern</w:t>
      </w:r>
      <w:r w:rsidR="00B866A1">
        <w:t>,</w:t>
      </w:r>
      <w:r w:rsidR="007E5073" w:rsidRPr="00952395">
        <w:t xml:space="preserve"> </w:t>
      </w:r>
      <w:r w:rsidR="0072645E" w:rsidRPr="00952395">
        <w:t xml:space="preserve">other </w:t>
      </w:r>
      <w:r w:rsidR="007E5073" w:rsidRPr="00952395">
        <w:t xml:space="preserve">dosing strategies </w:t>
      </w:r>
      <w:r w:rsidR="0072645E" w:rsidRPr="00952395">
        <w:t xml:space="preserve">may </w:t>
      </w:r>
      <w:r w:rsidR="007E5073" w:rsidRPr="00952395">
        <w:t>be considered</w:t>
      </w:r>
      <w:r w:rsidR="000B12EF">
        <w:t xml:space="preserve"> and t</w:t>
      </w:r>
      <w:r w:rsidR="00A0176A">
        <w:t xml:space="preserve">he </w:t>
      </w:r>
      <w:r w:rsidR="00F02842">
        <w:t xml:space="preserve">availability </w:t>
      </w:r>
      <w:r w:rsidR="00A0176A">
        <w:t xml:space="preserve">of </w:t>
      </w:r>
      <w:r w:rsidR="00FC096E">
        <w:t xml:space="preserve">TDM </w:t>
      </w:r>
      <w:r w:rsidR="002F5684">
        <w:t xml:space="preserve">may be </w:t>
      </w:r>
      <w:r w:rsidR="005A006F">
        <w:t>used</w:t>
      </w:r>
      <w:r w:rsidR="007E5073" w:rsidRPr="007E5073">
        <w:t>. It is worth noting that our</w:t>
      </w:r>
      <w:r w:rsidR="00507ABC">
        <w:t xml:space="preserve"> recommended</w:t>
      </w:r>
      <w:r w:rsidR="007E5073" w:rsidRPr="007E5073">
        <w:t xml:space="preserve"> </w:t>
      </w:r>
      <w:r w:rsidR="00CE12DB" w:rsidRPr="00CE12DB">
        <w:t>loading dose</w:t>
      </w:r>
      <w:r w:rsidR="00CE12DB" w:rsidRPr="00CE12DB" w:rsidDel="00CE12DB">
        <w:t xml:space="preserve"> </w:t>
      </w:r>
      <w:r w:rsidR="007E5073" w:rsidRPr="007E5073">
        <w:t xml:space="preserve">is not the </w:t>
      </w:r>
      <w:r w:rsidR="00507ABC">
        <w:t>lowest</w:t>
      </w:r>
      <w:r w:rsidR="00507ABC" w:rsidRPr="007E5073">
        <w:t xml:space="preserve"> </w:t>
      </w:r>
      <w:r w:rsidR="007E5073" w:rsidRPr="007E5073">
        <w:t xml:space="preserve">effective dose. </w:t>
      </w:r>
      <w:r w:rsidR="00BE22FE">
        <w:t>Specifically, since there</w:t>
      </w:r>
      <w:r w:rsidR="00BE22FE" w:rsidRPr="007E5073">
        <w:t xml:space="preserve"> </w:t>
      </w:r>
      <w:r w:rsidR="00BE22FE">
        <w:t>are</w:t>
      </w:r>
      <w:r w:rsidR="00BE22FE" w:rsidRPr="007E5073">
        <w:t xml:space="preserve"> </w:t>
      </w:r>
      <w:r w:rsidR="007E5073" w:rsidRPr="007E5073">
        <w:t xml:space="preserve">challenges </w:t>
      </w:r>
      <w:r w:rsidR="007370B4">
        <w:t>in</w:t>
      </w:r>
      <w:r w:rsidR="007E5073" w:rsidRPr="007E5073">
        <w:t xml:space="preserve"> measuring</w:t>
      </w:r>
      <w:r w:rsidR="00897078">
        <w:t xml:space="preserve"> accurately</w:t>
      </w:r>
      <w:r w:rsidR="005866D3">
        <w:t xml:space="preserve"> </w:t>
      </w:r>
      <w:r w:rsidR="000E1F0D">
        <w:t xml:space="preserve">the </w:t>
      </w:r>
      <w:r w:rsidR="005866D3">
        <w:t>total</w:t>
      </w:r>
      <w:r w:rsidR="007E5073" w:rsidRPr="007E5073">
        <w:t xml:space="preserve"> body weight </w:t>
      </w:r>
      <w:r w:rsidR="00623061">
        <w:t>of patients confined to their bed</w:t>
      </w:r>
      <w:r w:rsidR="006F6402">
        <w:t>s</w:t>
      </w:r>
      <w:r w:rsidR="009B1E00">
        <w:t xml:space="preserve"> in the ICU setting</w:t>
      </w:r>
      <w:r w:rsidR="007E5073"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4E7D33">
        <w:instrText xml:space="preserve"> ADDIN EN.CITE &lt;EndNote&gt;&lt;Cite&gt;&lt;Author&gt;Darnis&lt;/Author&gt;&lt;Year&gt;2012&lt;/Year&gt;&lt;RecNum&gt;64&lt;/RecNum&gt;&lt;DisplayText&gt; [39]&lt;/DisplayText&gt;&lt;record&gt;&lt;rec-number&gt;64&lt;/rec-number&gt;&lt;foreign-keys&gt;&lt;key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4E7D33">
        <w:rPr>
          <w:noProof/>
        </w:rPr>
        <w:t> [39]</w:t>
      </w:r>
      <w:r w:rsidR="00143934" w:rsidRPr="00E03B11">
        <w:fldChar w:fldCharType="end"/>
      </w:r>
      <w:r w:rsidR="00A14F24">
        <w:t>.</w:t>
      </w:r>
    </w:p>
    <w:p w14:paraId="5429EA5E" w14:textId="5E7298C7" w:rsidR="0036411B" w:rsidRDefault="00047E03" w:rsidP="00593CAA">
      <w:r>
        <w:lastRenderedPageBreak/>
        <w:t xml:space="preserve">The proposed regimen was </w:t>
      </w:r>
      <w:commentRangeStart w:id="48"/>
      <w:r>
        <w:t xml:space="preserve">also demonstrated to be safe </w:t>
      </w:r>
      <w:commentRangeEnd w:id="48"/>
      <w:r w:rsidR="00027325">
        <w:rPr>
          <w:rStyle w:val="CommentReference"/>
        </w:rPr>
        <w:commentReference w:id="48"/>
      </w:r>
      <w:r>
        <w:t>(</w:t>
      </w:r>
      <w:r w:rsidR="00603377">
        <w:t>&lt;</w:t>
      </w:r>
      <w:r w:rsidR="0019156E">
        <w:t>1</w:t>
      </w:r>
      <w:r w:rsidR="00603377">
        <w:t>.</w:t>
      </w:r>
      <w:r w:rsidR="0019156E">
        <w:t>2</w:t>
      </w:r>
      <w:r w:rsidR="00603377">
        <w:t xml:space="preserve">% </w:t>
      </w:r>
      <w:r>
        <w:t xml:space="preserve">risk of having </w:t>
      </w:r>
      <w:proofErr w:type="spellStart"/>
      <w:r>
        <w:t>C</w:t>
      </w:r>
      <w:r w:rsidRPr="00E12082">
        <w:rPr>
          <w:vertAlign w:val="subscript"/>
        </w:rPr>
        <w:t>trough</w:t>
      </w:r>
      <w:proofErr w:type="spellEnd"/>
      <w:r>
        <w:t xml:space="preserve"> ≥80</w:t>
      </w:r>
      <w:r w:rsidR="00603377">
        <w:t> </w:t>
      </w:r>
      <w:r>
        <w:t xml:space="preserve">mg/L). </w:t>
      </w:r>
      <w:r w:rsidR="00734C9F">
        <w:t>By being both safe and effective, our regimen</w:t>
      </w:r>
      <w:r w:rsidR="000B0321">
        <w:t xml:space="preserve"> is suitable</w:t>
      </w:r>
      <w:r w:rsidR="00F02842">
        <w:t xml:space="preserv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w:t>
      </w:r>
      <w:r w:rsidR="00B61B75">
        <w:t xml:space="preserve">a </w:t>
      </w:r>
      <w:r w:rsidR="007719B2" w:rsidRPr="007719B2">
        <w:t xml:space="preserve">poor target attainment, </w:t>
      </w:r>
      <w:r w:rsidR="00E8374D">
        <w:t>necessitating</w:t>
      </w:r>
      <w:r w:rsidR="00B60D32" w:rsidRPr="007719B2">
        <w:t xml:space="preserve"> </w:t>
      </w:r>
      <w:r w:rsidR="007719B2" w:rsidRPr="007719B2">
        <w:t>a</w:t>
      </w:r>
      <w:r w:rsidR="00750B30">
        <w:t xml:space="preserve"> much</w:t>
      </w:r>
      <w:r w:rsidR="007719B2" w:rsidRPr="007719B2">
        <w:t xml:space="preserve"> higher dose.</w:t>
      </w:r>
      <w:r w:rsidR="001E18A5">
        <w:t xml:space="preserve"> 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p>
    <w:p w14:paraId="3E59E88F" w14:textId="3D39DF43" w:rsidR="008E0107" w:rsidRPr="00E03B11" w:rsidRDefault="00CB50CB" w:rsidP="008E0107">
      <w:r w:rsidRPr="00E03B11">
        <w:t xml:space="preserve">We acknowledge several limitations in our study. First, </w:t>
      </w:r>
      <w:r w:rsidR="00AC4292">
        <w:t xml:space="preserve">we did not conduct a </w:t>
      </w:r>
      <w:commentRangeStart w:id="49"/>
      <w:r w:rsidR="00AC4292">
        <w:t xml:space="preserve">systematic search </w:t>
      </w:r>
      <w:commentRangeEnd w:id="49"/>
      <w:r w:rsidR="00BE242E">
        <w:rPr>
          <w:rStyle w:val="CommentReference"/>
        </w:rPr>
        <w:commentReference w:id="49"/>
      </w:r>
      <w:r w:rsidR="00AC4292">
        <w:t xml:space="preserve">to </w:t>
      </w:r>
      <w:r w:rsidR="001E1408">
        <w:t xml:space="preserve">identify </w:t>
      </w:r>
      <w:r w:rsidR="004D6F26">
        <w:t xml:space="preserve">eligible studies in the literature, </w:t>
      </w:r>
      <w:r w:rsidR="004F3659">
        <w:t xml:space="preserve">thus we </w:t>
      </w:r>
      <w:r w:rsidR="00DB305F">
        <w:t>might have not included</w:t>
      </w:r>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4E7D33">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4E7D33">
        <w:rPr>
          <w:noProof/>
        </w:rPr>
        <w:t> [40]</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4E7D33">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4E7D33">
        <w:rPr>
          <w:noProof/>
        </w:rPr>
        <w:t> [40]</w:t>
      </w:r>
      <w:r w:rsidR="00C35CF2">
        <w:fldChar w:fldCharType="end"/>
      </w:r>
      <w:r w:rsidR="008B32AE">
        <w:t xml:space="preserve">. </w:t>
      </w:r>
      <w:commentRangeStart w:id="50"/>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commentRangeEnd w:id="50"/>
      <w:r w:rsidR="008B5CD0">
        <w:rPr>
          <w:rStyle w:val="CommentReference"/>
        </w:rPr>
        <w:commentReference w:id="50"/>
      </w:r>
      <w:r w:rsidR="009603AC">
        <w:t>.</w:t>
      </w:r>
      <w:r w:rsidR="009946B5">
        <w:t xml:space="preserve"> </w:t>
      </w:r>
      <w:r w:rsidR="001077C9">
        <w:t xml:space="preserve">Second, </w:t>
      </w:r>
      <w:r w:rsidRPr="00E03B11">
        <w:t xml:space="preserve">we </w:t>
      </w:r>
      <w:r w:rsidR="00077D91">
        <w:t>could</w:t>
      </w:r>
      <w:r w:rsidRPr="00E03B11">
        <w:t xml:space="preserve"> </w:t>
      </w:r>
      <w:r w:rsidR="00077D91">
        <w:t>not</w:t>
      </w:r>
      <w:r w:rsidR="00077D91" w:rsidRPr="00E03B11">
        <w:t xml:space="preserve"> </w:t>
      </w:r>
      <w:r w:rsidRPr="00E03B11">
        <w:t>differentiate between types</w:t>
      </w:r>
      <w:r w:rsidR="007C08DA">
        <w:t xml:space="preserve"> of</w:t>
      </w:r>
      <w:r w:rsidRPr="00E03B11">
        <w:t xml:space="preserve"> CRRT </w:t>
      </w:r>
      <w:r w:rsidR="000A4B10">
        <w:t>as this information was not fully recorded in our dataset</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4E7D33">
        <w:instrText xml:space="preserve"> ADDIN EN.CITE </w:instrText>
      </w:r>
      <w:r w:rsidR="004E7D33">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4E7D33">
        <w:instrText xml:space="preserve"> ADDIN EN.CITE.DATA </w:instrText>
      </w:r>
      <w:r w:rsidR="004E7D33">
        <w:fldChar w:fldCharType="end"/>
      </w:r>
      <w:r w:rsidR="00972F81" w:rsidRPr="00E03B11">
        <w:fldChar w:fldCharType="separate"/>
      </w:r>
      <w:r w:rsidR="004E7D33">
        <w:rPr>
          <w:noProof/>
        </w:rPr>
        <w:t> [41]</w:t>
      </w:r>
      <w:r w:rsidR="00972F81" w:rsidRPr="00E03B11">
        <w:fldChar w:fldCharType="end"/>
      </w:r>
      <w:r w:rsidR="00C53B7B">
        <w:t>.</w:t>
      </w:r>
      <w:r w:rsidR="007B40FD" w:rsidRPr="00E03B11">
        <w:t xml:space="preserve"> </w:t>
      </w:r>
      <w:r w:rsidR="001E4ECF">
        <w:t>Nevertheless</w:t>
      </w:r>
      <w:r w:rsidR="00102674" w:rsidRPr="00E03B11">
        <w:t>,</w:t>
      </w:r>
      <w:r w:rsidR="00A538AE" w:rsidRPr="00A538AE">
        <w:t xml:space="preserve"> </w:t>
      </w:r>
      <w:r w:rsidR="00A538AE">
        <w:t xml:space="preserve">we would not likely be able to pick up the effect of CRRT types due to the limited </w:t>
      </w:r>
      <w:proofErr w:type="spellStart"/>
      <w:r w:rsidR="00A538AE">
        <w:t>repsentation</w:t>
      </w:r>
      <w:proofErr w:type="spellEnd"/>
      <w:r w:rsidR="00A538AE">
        <w:t xml:space="preserve"> of CRRT in our dataset</w:t>
      </w:r>
      <w:r w:rsidR="008F17BB">
        <w:t>,</w:t>
      </w:r>
      <w:r w:rsidR="00A538AE" w:rsidRPr="00E03B11">
        <w:t xml:space="preserve"> </w:t>
      </w:r>
      <w:r w:rsidR="008F17BB">
        <w:t xml:space="preserve">as only </w:t>
      </w:r>
      <w:r w:rsidR="00A538AE" w:rsidRPr="00E03B11">
        <w:t>1</w:t>
      </w:r>
      <w:r w:rsidR="00A538AE">
        <w:t>9.2</w:t>
      </w:r>
      <w:r w:rsidR="00A538AE" w:rsidRPr="00E03B11">
        <w:t>%</w:t>
      </w:r>
      <w:r w:rsidR="00A538AE">
        <w:t xml:space="preserve"> of patients </w:t>
      </w:r>
      <w:r w:rsidR="00A13FD4">
        <w:t>had at least one CRRT session</w:t>
      </w:r>
      <w:r w:rsidR="004B7F0D" w:rsidRPr="00E03B11">
        <w:t>.</w:t>
      </w:r>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4E7D33">
        <w:instrText xml:space="preserve"> ADDIN EN.CITE </w:instrText>
      </w:r>
      <w:r w:rsidR="004E7D33">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4E7D33">
        <w:instrText xml:space="preserve"> ADDIN EN.CITE.DATA </w:instrText>
      </w:r>
      <w:r w:rsidR="004E7D33">
        <w:fldChar w:fldCharType="end"/>
      </w:r>
      <w:r w:rsidR="007B40FD" w:rsidRPr="00E03B11">
        <w:fldChar w:fldCharType="separate"/>
      </w:r>
      <w:r w:rsidR="004E7D33">
        <w:rPr>
          <w:noProof/>
        </w:rPr>
        <w:t> [41]</w:t>
      </w:r>
      <w:r w:rsidR="007B40FD" w:rsidRPr="00E03B11">
        <w:fldChar w:fldCharType="end"/>
      </w:r>
      <w:r w:rsidR="009D225B">
        <w:t>.</w:t>
      </w:r>
      <w:r w:rsidR="007B40FD" w:rsidRPr="00E03B11">
        <w:t xml:space="preserve"> </w:t>
      </w:r>
      <w:r w:rsidR="00C84B70">
        <w:t>Such</w:t>
      </w:r>
      <w:r w:rsidR="007B40FD" w:rsidRPr="00E03B11">
        <w:t xml:space="preserve"> information </w:t>
      </w:r>
      <w:r w:rsidR="009946B5">
        <w:t>was</w:t>
      </w:r>
      <w:r w:rsidR="009946B5" w:rsidRPr="00E03B11">
        <w:t xml:space="preserve"> </w:t>
      </w:r>
      <w:r w:rsidR="007B40FD" w:rsidRPr="00E03B11">
        <w:t xml:space="preserve">completely missing in our </w:t>
      </w:r>
      <w:r w:rsidR="009946B5">
        <w:t>dataset</w:t>
      </w:r>
      <w:r w:rsidRPr="00E03B11">
        <w:t xml:space="preserve">. </w:t>
      </w:r>
      <w:r w:rsidR="00F709FB">
        <w:t>Finally</w:t>
      </w:r>
      <w:r w:rsidRPr="00E03B11">
        <w:t xml:space="preserve">, </w:t>
      </w:r>
      <w:r w:rsidR="002D0580">
        <w:t xml:space="preserve">our </w:t>
      </w:r>
      <w:r w:rsidR="008045BE">
        <w:t>studied</w:t>
      </w:r>
      <w:r w:rsidR="002D0580">
        <w:t xml:space="preserve"> population may not be representative </w:t>
      </w:r>
      <w:r w:rsidR="0031010B">
        <w:t>of</w:t>
      </w:r>
      <w:r w:rsidR="00756421">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r w:rsidR="00D54252">
        <w:t>,</w:t>
      </w:r>
      <w:r w:rsidR="008E0107">
        <w:t xml:space="preserve"> and we encourage other data owners to externally evaluate our model with their populations. </w:t>
      </w:r>
    </w:p>
    <w:p w14:paraId="02C01D1A" w14:textId="248B3C44" w:rsidR="004B0DC8" w:rsidRDefault="00CB50CB" w:rsidP="00593CAA">
      <w:r w:rsidRPr="00E03B11">
        <w:t xml:space="preserve">In conclusion, our </w:t>
      </w:r>
      <w:proofErr w:type="spellStart"/>
      <w:r w:rsidRPr="00E03B11">
        <w:t>popPK</w:t>
      </w:r>
      <w:proofErr w:type="spellEnd"/>
      <w:r w:rsidRPr="00E03B11">
        <w:t xml:space="preserve"> analysis supports dos</w:t>
      </w:r>
      <w:r w:rsidR="00EC2679">
        <w:t>e stratification</w:t>
      </w:r>
      <w:r w:rsidRPr="00E03B11">
        <w:t xml:space="preserve"> of fluconazole in critically ill patients based on</w:t>
      </w:r>
      <w:r w:rsidR="003F31C2">
        <w:t xml:space="preserve"> total</w:t>
      </w:r>
      <w:r w:rsidRPr="00E03B11">
        <w:t xml:space="preserve"> </w:t>
      </w:r>
      <w:r w:rsidR="00EC2679">
        <w:t>body weight</w:t>
      </w:r>
      <w:r w:rsidR="00EC2679" w:rsidRPr="00E03B11">
        <w:t xml:space="preserve"> </w:t>
      </w:r>
      <w:r w:rsidRPr="00E03B11">
        <w:t xml:space="preserve">and CRRT status, </w:t>
      </w:r>
      <w:commentRangeStart w:id="51"/>
      <w:commentRangeStart w:id="52"/>
      <w:r w:rsidRPr="00E03B11">
        <w:t xml:space="preserve">eliminating the need for </w:t>
      </w:r>
      <w:r w:rsidR="004424F8" w:rsidRPr="00E03B11">
        <w:t>TDM</w:t>
      </w:r>
      <w:commentRangeEnd w:id="51"/>
      <w:r w:rsidR="00196755">
        <w:rPr>
          <w:rStyle w:val="CommentReference"/>
        </w:rPr>
        <w:commentReference w:id="51"/>
      </w:r>
      <w:commentRangeEnd w:id="52"/>
      <w:r w:rsidR="00CB514F">
        <w:rPr>
          <w:rStyle w:val="CommentReference"/>
        </w:rPr>
        <w:commentReference w:id="52"/>
      </w:r>
      <w:r w:rsidRPr="00E03B11">
        <w:t xml:space="preserve">. </w:t>
      </w:r>
      <w:commentRangeStart w:id="53"/>
      <w:r w:rsidRPr="00E03B11">
        <w:t xml:space="preserve">We </w:t>
      </w:r>
      <w:r w:rsidR="00DC3F2B" w:rsidRPr="00E03B11">
        <w:t>emphasi</w:t>
      </w:r>
      <w:r w:rsidR="00DC3F2B">
        <w:t>s</w:t>
      </w:r>
      <w:r w:rsidR="00DC3F2B" w:rsidRPr="00E03B11">
        <w:t xml:space="preserve">e </w:t>
      </w:r>
      <w:r w:rsidRPr="00E03B11">
        <w:t xml:space="preserve">the importance of </w:t>
      </w:r>
      <w:r w:rsidR="00EC2679" w:rsidRPr="00E03B11">
        <w:t xml:space="preserve">appropriately </w:t>
      </w:r>
      <w:r w:rsidRPr="00E03B11">
        <w:t>handling missing data in pharmacometric</w:t>
      </w:r>
      <w:r w:rsidR="00EC2679">
        <w:t>s</w:t>
      </w:r>
      <w:r w:rsidRPr="00E03B11">
        <w:t xml:space="preserve"> studies</w:t>
      </w:r>
      <w:commentRangeEnd w:id="53"/>
      <w:r w:rsidR="00DC5EE4">
        <w:rPr>
          <w:rStyle w:val="CommentReference"/>
        </w:rPr>
        <w:commentReference w:id="53"/>
      </w:r>
      <w:r w:rsidRPr="00E03B11">
        <w:t xml:space="preserve">. </w:t>
      </w:r>
      <w:commentRangeStart w:id="54"/>
      <w:commentRangeStart w:id="55"/>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commentRangeEnd w:id="54"/>
      <w:r w:rsidR="004C4864">
        <w:rPr>
          <w:rStyle w:val="CommentReference"/>
        </w:rPr>
        <w:commentReference w:id="54"/>
      </w:r>
      <w:commentRangeEnd w:id="55"/>
      <w:r w:rsidR="00F91B22">
        <w:rPr>
          <w:rStyle w:val="CommentReference"/>
        </w:rPr>
        <w:commentReference w:id="55"/>
      </w:r>
    </w:p>
    <w:p w14:paraId="229594BA" w14:textId="2A322B2C" w:rsidR="00EE5777" w:rsidRDefault="00DB122C" w:rsidP="00494DCF">
      <w:pPr>
        <w:spacing w:after="0" w:line="480" w:lineRule="auto"/>
        <w:rPr>
          <w:b/>
          <w:bCs/>
        </w:rPr>
      </w:pPr>
      <w:r w:rsidRPr="00494DCF">
        <w:rPr>
          <w:b/>
          <w:bCs/>
        </w:rPr>
        <w:lastRenderedPageBreak/>
        <w:t>Acknowledgements</w:t>
      </w:r>
    </w:p>
    <w:p w14:paraId="02853BD5" w14:textId="32EB2482" w:rsidR="00B37DE1" w:rsidRPr="00CE6856" w:rsidRDefault="00B82C7A" w:rsidP="00B37DE1">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70DCB2FA" w14:textId="61F221A5" w:rsidR="00B56315" w:rsidRPr="00594FC0" w:rsidRDefault="00221AE5" w:rsidP="00B56315">
      <w:pPr>
        <w:pStyle w:val="EndNoteBibliography"/>
        <w:spacing w:after="0"/>
        <w:rPr>
          <w:lang w:val="de-DE"/>
          <w:rPrChange w:id="56" w:author="My Luong Vuong" w:date="2024-06-12T16:46:00Z">
            <w:rPr/>
          </w:rPrChange>
        </w:rPr>
      </w:pPr>
      <w:r w:rsidRPr="00E03B11">
        <w:rPr>
          <w:noProof w:val="0"/>
        </w:rPr>
        <w:fldChar w:fldCharType="begin"/>
      </w:r>
      <w:r w:rsidRPr="00790105">
        <w:rPr>
          <w:noProof w:val="0"/>
        </w:rPr>
        <w:instrText xml:space="preserve"> ADDIN EN.REFLIST </w:instrText>
      </w:r>
      <w:r w:rsidRPr="00E03B11">
        <w:rPr>
          <w:noProof w:val="0"/>
        </w:rPr>
        <w:fldChar w:fldCharType="separate"/>
      </w:r>
      <w:r w:rsidR="00B56315" w:rsidRPr="00B56315">
        <w:t xml:space="preserve">[1] Cornely OA, Bassetti M, Calandra T, Garbino J, Kullberg BJ, Lortholary O, et al. ESCMID* guideline for the diagnosis and management of Candida diseases 2012: non-neutropenic adult patients. </w:t>
      </w:r>
      <w:r w:rsidR="00B56315" w:rsidRPr="00594FC0">
        <w:rPr>
          <w:lang w:val="de-DE"/>
          <w:rPrChange w:id="57" w:author="My Luong Vuong" w:date="2024-06-12T16:46:00Z">
            <w:rPr/>
          </w:rPrChange>
        </w:rPr>
        <w:t xml:space="preserve">Clin Microbiol Infect. 2012;18 Suppl 7:19-37. </w:t>
      </w:r>
      <w:r w:rsidR="00B56315">
        <w:fldChar w:fldCharType="begin"/>
      </w:r>
      <w:r w:rsidR="00B56315" w:rsidRPr="00594FC0">
        <w:rPr>
          <w:lang w:val="de-DE"/>
          <w:rPrChange w:id="58" w:author="My Luong Vuong" w:date="2024-06-12T16:46:00Z">
            <w:rPr/>
          </w:rPrChange>
        </w:rPr>
        <w:instrText>HYPERLINK "http://doi.org/10.1111/1469-0691.12039"</w:instrText>
      </w:r>
      <w:r w:rsidR="00B56315">
        <w:fldChar w:fldCharType="separate"/>
      </w:r>
      <w:r w:rsidR="00B56315" w:rsidRPr="00594FC0">
        <w:rPr>
          <w:rStyle w:val="Hyperlink"/>
          <w:lang w:val="de-DE"/>
          <w:rPrChange w:id="59" w:author="My Luong Vuong" w:date="2024-06-12T16:46:00Z">
            <w:rPr>
              <w:rStyle w:val="Hyperlink"/>
            </w:rPr>
          </w:rPrChange>
        </w:rPr>
        <w:t>http://doi.org/10.1111/1469-0691.12039</w:t>
      </w:r>
      <w:r w:rsidR="00B56315">
        <w:fldChar w:fldCharType="end"/>
      </w:r>
      <w:r w:rsidR="00B56315" w:rsidRPr="00594FC0">
        <w:rPr>
          <w:lang w:val="de-DE"/>
          <w:rPrChange w:id="60" w:author="My Luong Vuong" w:date="2024-06-12T16:46:00Z">
            <w:rPr/>
          </w:rPrChange>
        </w:rPr>
        <w:t>.</w:t>
      </w:r>
    </w:p>
    <w:p w14:paraId="01D3AE21" w14:textId="49F38999" w:rsidR="00B56315" w:rsidRPr="00B56315" w:rsidRDefault="00B56315" w:rsidP="00B56315">
      <w:pPr>
        <w:pStyle w:val="EndNoteBibliography"/>
        <w:spacing w:after="0"/>
      </w:pPr>
      <w:r w:rsidRPr="00594FC0">
        <w:rPr>
          <w:lang w:val="de-DE"/>
          <w:rPrChange w:id="61" w:author="My Luong Vuong" w:date="2024-06-12T16:46:00Z">
            <w:rPr/>
          </w:rPrChange>
        </w:rPr>
        <w:t xml:space="preserve">[2] Schroeder M, Weber T, Denker T, Winterland S, Wichmann D, Rohde H, et al. </w:t>
      </w:r>
      <w:r w:rsidRPr="00B56315">
        <w:t xml:space="preserve">Epidemiology, clinical characteristics, and outcome of candidemia in critically ill patients in Germany: a single-center retrospective 10-year analysis. Annals of Intensive Care. 2020;10:142. </w:t>
      </w:r>
      <w:hyperlink r:id="rId13" w:history="1">
        <w:r w:rsidRPr="00B56315">
          <w:rPr>
            <w:rStyle w:val="Hyperlink"/>
          </w:rPr>
          <w:t>http://doi.org/10.1186/s13613-020-00755-8</w:t>
        </w:r>
      </w:hyperlink>
      <w:r w:rsidRPr="00B56315">
        <w:t>.</w:t>
      </w:r>
    </w:p>
    <w:p w14:paraId="19F54F49" w14:textId="6E782326" w:rsidR="00B56315" w:rsidRPr="00B56315" w:rsidRDefault="00B56315" w:rsidP="00B56315">
      <w:pPr>
        <w:pStyle w:val="EndNoteBibliography"/>
        <w:spacing w:after="0"/>
      </w:pPr>
      <w:r w:rsidRPr="00B56315">
        <w:t xml:space="preserve">[3] Bassetti M, Giacobbe DR, Vena A, Trucchi C, Ansaldi F, Antonelli M, et al. Incidence and outcome of invasive candidiasis in intensive care units (ICUs) in Europe: results of the EUCANDICU project. Critical Care. 2019;23:219. </w:t>
      </w:r>
      <w:hyperlink r:id="rId14" w:history="1">
        <w:r w:rsidRPr="00B56315">
          <w:rPr>
            <w:rStyle w:val="Hyperlink"/>
          </w:rPr>
          <w:t>http://doi.org/10.1186/s13054-019-2497-3</w:t>
        </w:r>
      </w:hyperlink>
      <w:r w:rsidRPr="00B56315">
        <w:t>.</w:t>
      </w:r>
    </w:p>
    <w:p w14:paraId="31987422" w14:textId="3DBD4350" w:rsidR="00B56315" w:rsidRPr="00B56315" w:rsidRDefault="00B56315" w:rsidP="00B56315">
      <w:pPr>
        <w:pStyle w:val="EndNoteBibliography"/>
        <w:spacing w:after="0"/>
      </w:pPr>
      <w:r w:rsidRPr="00B56315">
        <w:t xml:space="preserve">[4] Sbrana F, Sozio E, Bassetti M, Ripoli A, Pieralli F, Azzini AM, et al. Independent risk factors for mortality in critically ill patients with candidemia on Italian Internal Medicine Wards. Internal and Emergency Medicine. 2018;13:199-204. </w:t>
      </w:r>
      <w:hyperlink r:id="rId15" w:history="1">
        <w:r w:rsidRPr="00B56315">
          <w:rPr>
            <w:rStyle w:val="Hyperlink"/>
          </w:rPr>
          <w:t>http://doi.org/10.1007/s11739-017-1783-9</w:t>
        </w:r>
      </w:hyperlink>
      <w:r w:rsidRPr="00B56315">
        <w:t>.</w:t>
      </w:r>
    </w:p>
    <w:p w14:paraId="214170FD" w14:textId="77777777" w:rsidR="00B56315" w:rsidRPr="00B56315" w:rsidRDefault="00B56315" w:rsidP="00B56315">
      <w:pPr>
        <w:pStyle w:val="EndNoteBibliography"/>
        <w:spacing w:after="0"/>
      </w:pPr>
      <w:r w:rsidRPr="00B56315">
        <w:t>[5] Pfizer. Summary of Product Characteristics (SmPC) Diflucan. Summary of Product Characteristics (SmPC) Diflucan. 2012.</w:t>
      </w:r>
    </w:p>
    <w:p w14:paraId="5B0C978D" w14:textId="653D6AC0" w:rsidR="00B56315" w:rsidRPr="00B56315" w:rsidRDefault="00B56315" w:rsidP="00B56315">
      <w:pPr>
        <w:pStyle w:val="EndNoteBibliography"/>
        <w:spacing w:after="0"/>
      </w:pPr>
      <w:r w:rsidRPr="00B56315">
        <w:t xml:space="preserve">[6] Pappas PG, Kauffman CA, Andes DR, Clancy CJ, Marr KA, Ostrosky-Zeichner L, et al. Clinical Practice Guideline for the Management of Candidiasis: 2016 Update by the Infectious Diseases Society of America. Clin Infect Dis. 2016;62:e1-50. </w:t>
      </w:r>
      <w:hyperlink r:id="rId16" w:history="1">
        <w:r w:rsidRPr="00B56315">
          <w:rPr>
            <w:rStyle w:val="Hyperlink"/>
          </w:rPr>
          <w:t>http://doi.org/10.1093/cid/civ933</w:t>
        </w:r>
      </w:hyperlink>
      <w:r w:rsidRPr="00B56315">
        <w:t>.</w:t>
      </w:r>
    </w:p>
    <w:p w14:paraId="6D238C8A" w14:textId="66944B8D" w:rsidR="00B56315" w:rsidRPr="00B56315" w:rsidRDefault="00B56315" w:rsidP="00B56315">
      <w:pPr>
        <w:pStyle w:val="EndNoteBibliography"/>
        <w:spacing w:after="0"/>
      </w:pPr>
      <w:r w:rsidRPr="00B56315">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7" w:history="1">
        <w:r w:rsidRPr="00B56315">
          <w:rPr>
            <w:rStyle w:val="Hyperlink"/>
          </w:rPr>
          <w:t>http://doi.org/10.2147/ceor.S91587</w:t>
        </w:r>
      </w:hyperlink>
      <w:r w:rsidRPr="00B56315">
        <w:t>.</w:t>
      </w:r>
    </w:p>
    <w:p w14:paraId="59CAD2D9" w14:textId="77777777" w:rsidR="00B56315" w:rsidRPr="00B56315" w:rsidRDefault="00B56315" w:rsidP="00B56315">
      <w:pPr>
        <w:pStyle w:val="EndNoteBibliography"/>
        <w:spacing w:after="0"/>
      </w:pPr>
      <w:r w:rsidRPr="00B56315">
        <w:t>[8] European Committee on Antimicrobial Susceptibility Testing. Fluconazole: Rationale for the clinical breakpoints, version 3.0. 2020.</w:t>
      </w:r>
    </w:p>
    <w:p w14:paraId="7DD814EA" w14:textId="71C66BA7" w:rsidR="00B56315" w:rsidRPr="00B56315" w:rsidRDefault="00B56315" w:rsidP="00B56315">
      <w:pPr>
        <w:pStyle w:val="EndNoteBibliography"/>
        <w:spacing w:after="0"/>
      </w:pPr>
      <w:r w:rsidRPr="00B56315">
        <w:t xml:space="preserve">[9] Jacobson MA, Hanks DK, Ferrell LD. Fatal acute hepatic necrosis due to fluconazole. The American Journal of Medicine. 1994;96:188-90. </w:t>
      </w:r>
      <w:hyperlink r:id="rId18" w:history="1">
        <w:r w:rsidRPr="00B56315">
          <w:rPr>
            <w:rStyle w:val="Hyperlink"/>
          </w:rPr>
          <w:t>http://doi.org/https://doi.org/10.1016/0002-9343(94)90141-4</w:t>
        </w:r>
      </w:hyperlink>
      <w:r w:rsidRPr="00B56315">
        <w:t>.</w:t>
      </w:r>
    </w:p>
    <w:p w14:paraId="14084E07" w14:textId="77777777" w:rsidR="00B56315" w:rsidRPr="00B56315" w:rsidRDefault="00B56315" w:rsidP="00B56315">
      <w:pPr>
        <w:pStyle w:val="EndNoteBibliography"/>
        <w:spacing w:after="0"/>
      </w:pPr>
      <w:r w:rsidRPr="00B56315">
        <w:t>[10] Matsumoto K, Ueno K, Yoshimura H, Morii M, Takada M, Sawai T, et al. Fluconazole-Induced Convulsions at Serum Trough Concentrations of Approximately 80 μg/mL. Therapeutic Drug Monitoring. 2000;22:635-6.</w:t>
      </w:r>
    </w:p>
    <w:p w14:paraId="0CAE6E28" w14:textId="77777777" w:rsidR="00B56315" w:rsidRPr="00B56315" w:rsidRDefault="00B56315" w:rsidP="00B56315">
      <w:pPr>
        <w:pStyle w:val="EndNoteBibliography"/>
        <w:spacing w:after="0"/>
      </w:pPr>
      <w:r w:rsidRPr="00B56315">
        <w:t>[11] Lewis R, Brüggemann R, Padoin C, Maertens J, Marchetti O, Groll A, et al. Triazole antifungal therapeutic drug monitoring.  Sixth European Conference on Infections in Leukaemia Meeting, Sophia Antipolis, France2015.</w:t>
      </w:r>
    </w:p>
    <w:p w14:paraId="03C7C31D" w14:textId="31304A42" w:rsidR="00B56315" w:rsidRPr="00B56315" w:rsidRDefault="00B56315" w:rsidP="00B56315">
      <w:pPr>
        <w:pStyle w:val="EndNoteBibliography"/>
        <w:spacing w:after="0"/>
      </w:pPr>
      <w:r w:rsidRPr="00B56315">
        <w:t xml:space="preserve">[12] Sandaradura I, Marriott DJE, Day RO, Norris RLG, Pang E, Stocker SL, et al. Current fluconazole treatment regimens result in under-dosing of critically ill adults during early therapy. Eur J Clin Microbiol Infect Dis. 2021;40:1521-8. </w:t>
      </w:r>
      <w:hyperlink r:id="rId19" w:history="1">
        <w:r w:rsidRPr="00B56315">
          <w:rPr>
            <w:rStyle w:val="Hyperlink"/>
          </w:rPr>
          <w:t>http://doi.org/10.1007/s10096-021-04201-w</w:t>
        </w:r>
      </w:hyperlink>
      <w:r w:rsidRPr="00B56315">
        <w:t>.</w:t>
      </w:r>
    </w:p>
    <w:p w14:paraId="541BADDC" w14:textId="0005E5E3" w:rsidR="00B56315" w:rsidRPr="00B56315" w:rsidRDefault="00B56315" w:rsidP="00B56315">
      <w:pPr>
        <w:pStyle w:val="EndNoteBibliography"/>
        <w:spacing w:after="0"/>
      </w:pPr>
      <w:r w:rsidRPr="00B56315">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0" w:history="1">
        <w:r w:rsidRPr="00B56315">
          <w:rPr>
            <w:rStyle w:val="Hyperlink"/>
          </w:rPr>
          <w:t>http://doi.org/10.1128/aac.01554-20</w:t>
        </w:r>
      </w:hyperlink>
      <w:r w:rsidRPr="00B56315">
        <w:t>.</w:t>
      </w:r>
    </w:p>
    <w:p w14:paraId="75316039" w14:textId="732102AF" w:rsidR="00B56315" w:rsidRPr="00B56315" w:rsidRDefault="00B56315" w:rsidP="00B56315">
      <w:pPr>
        <w:pStyle w:val="EndNoteBibliography"/>
        <w:spacing w:after="0"/>
      </w:pPr>
      <w:r w:rsidRPr="00B56315">
        <w:t xml:space="preserve">[14] Muilwijk EW, de Lange DW, Schouten JA, Wasmann RE, Ter Heine R, Burger DM, et al. Suboptimal Dosing of Fluconazole in Critically Ill Patients: Time To Rethink Dosing. Antimicrob Agents Chemother. 2020;64. </w:t>
      </w:r>
      <w:hyperlink r:id="rId21" w:history="1">
        <w:r w:rsidRPr="00B56315">
          <w:rPr>
            <w:rStyle w:val="Hyperlink"/>
          </w:rPr>
          <w:t>http://doi.org/10.1128/aac.00984-20</w:t>
        </w:r>
      </w:hyperlink>
      <w:r w:rsidRPr="00B56315">
        <w:t>.</w:t>
      </w:r>
    </w:p>
    <w:p w14:paraId="37B1DBCD" w14:textId="71C13AC9" w:rsidR="00B56315" w:rsidRPr="00B56315" w:rsidRDefault="00B56315" w:rsidP="00B56315">
      <w:pPr>
        <w:pStyle w:val="EndNoteBibliography"/>
        <w:spacing w:after="0"/>
      </w:pPr>
      <w:r w:rsidRPr="00B56315">
        <w:t xml:space="preserve">[15] Alobaid AS, Wallis SC, Jarrett P, Starr T, Stuart J, Lassig-Smith M, et al. Effect of Obesity on the Population Pharmacokinetics of Fluconazole in Critically Ill Patients. Antimicrob Agents Chemother. 2016;60:6550-7. </w:t>
      </w:r>
      <w:hyperlink r:id="rId22" w:history="1">
        <w:r w:rsidRPr="00B56315">
          <w:rPr>
            <w:rStyle w:val="Hyperlink"/>
          </w:rPr>
          <w:t>http://doi.org/10.1128/aac.01088-16</w:t>
        </w:r>
      </w:hyperlink>
      <w:r w:rsidRPr="00B56315">
        <w:t>.</w:t>
      </w:r>
    </w:p>
    <w:p w14:paraId="346099B2" w14:textId="704C97CB" w:rsidR="00B56315" w:rsidRPr="00B56315" w:rsidRDefault="00B56315" w:rsidP="00B56315">
      <w:pPr>
        <w:pStyle w:val="EndNoteBibliography"/>
        <w:spacing w:after="0"/>
      </w:pPr>
      <w:r w:rsidRPr="00B56315">
        <w:t xml:space="preserve">[16] Mould DR, Upton RN. Basic concepts in population modeling, simulation, and model-based drug development-part 2: introduction to pharmacokinetic modeling methods. CPT Pharmacometrics Syst Pharmacol. 2013;2:e38. </w:t>
      </w:r>
      <w:hyperlink r:id="rId23" w:history="1">
        <w:r w:rsidRPr="00B56315">
          <w:rPr>
            <w:rStyle w:val="Hyperlink"/>
          </w:rPr>
          <w:t>http://doi.org/10.1038/psp.2013.14</w:t>
        </w:r>
      </w:hyperlink>
      <w:r w:rsidRPr="00B56315">
        <w:t>.</w:t>
      </w:r>
    </w:p>
    <w:p w14:paraId="2528FE2E" w14:textId="7EEDFACF" w:rsidR="00B56315" w:rsidRPr="00B56315" w:rsidRDefault="00B56315" w:rsidP="00B56315">
      <w:pPr>
        <w:pStyle w:val="EndNoteBibliography"/>
        <w:spacing w:after="0"/>
      </w:pPr>
      <w:r w:rsidRPr="00B56315">
        <w:lastRenderedPageBreak/>
        <w:t xml:space="preserve">[17] Jonsson EN, Karlsson MO. Automated covariate model building within NONMEM. Pharm Res. 1998;15:1463-8. </w:t>
      </w:r>
      <w:hyperlink r:id="rId24" w:history="1">
        <w:r w:rsidRPr="00B56315">
          <w:rPr>
            <w:rStyle w:val="Hyperlink"/>
          </w:rPr>
          <w:t>http://doi.org/10.1023/a:1011970125687</w:t>
        </w:r>
      </w:hyperlink>
      <w:r w:rsidRPr="00B56315">
        <w:t>.</w:t>
      </w:r>
    </w:p>
    <w:p w14:paraId="4D2CC0F6" w14:textId="35B2B475" w:rsidR="00B56315" w:rsidRPr="00B56315" w:rsidRDefault="00B56315" w:rsidP="00B56315">
      <w:pPr>
        <w:pStyle w:val="EndNoteBibliography"/>
        <w:spacing w:after="0"/>
      </w:pPr>
      <w:r w:rsidRPr="00B56315">
        <w:t xml:space="preserve">[18] Boer P. Estimated lean body mass as an index for normalization of body fluid volumes in humans. Am J Physiol. 1984;247:F632-6. </w:t>
      </w:r>
      <w:hyperlink r:id="rId25" w:history="1">
        <w:r w:rsidRPr="00B56315">
          <w:rPr>
            <w:rStyle w:val="Hyperlink"/>
          </w:rPr>
          <w:t>http://doi.org/10.1152/ajprenal.1984.247.4.F632</w:t>
        </w:r>
      </w:hyperlink>
      <w:r w:rsidRPr="00B56315">
        <w:t>.</w:t>
      </w:r>
    </w:p>
    <w:p w14:paraId="029F0423" w14:textId="32410011" w:rsidR="00B56315" w:rsidRPr="00B56315" w:rsidRDefault="00B56315" w:rsidP="00B56315">
      <w:pPr>
        <w:pStyle w:val="EndNoteBibliography"/>
        <w:spacing w:after="0"/>
      </w:pPr>
      <w:r w:rsidRPr="00B56315">
        <w:t xml:space="preserve">[19] Sharma A, Sahasrabudhe V, Musib L, Zhang S, Younis I, Kanodia J. Time to Rethink the Current Paradigm for Assessing Kidney Function in Drug Development and Beyond. Clin Pharmacol Ther. 2022;112:946-58. </w:t>
      </w:r>
      <w:hyperlink r:id="rId26" w:history="1">
        <w:r w:rsidRPr="00B56315">
          <w:rPr>
            <w:rStyle w:val="Hyperlink"/>
          </w:rPr>
          <w:t>http://doi.org/10.1002/cpt.2489</w:t>
        </w:r>
      </w:hyperlink>
      <w:r w:rsidRPr="00B56315">
        <w:t>.</w:t>
      </w:r>
    </w:p>
    <w:p w14:paraId="2275DC81" w14:textId="77777777" w:rsidR="00B56315" w:rsidRPr="00B56315" w:rsidRDefault="00B56315" w:rsidP="00B56315">
      <w:pPr>
        <w:pStyle w:val="EndNoteBibliography"/>
        <w:spacing w:after="0"/>
      </w:pPr>
      <w:r w:rsidRPr="00B56315">
        <w:t>[20] Buuren Sv. Flexible Imputation of Missing Data, Second Edition: Taylor &amp; Francis Group; 2018.</w:t>
      </w:r>
    </w:p>
    <w:p w14:paraId="6F8EA07F" w14:textId="77777777" w:rsidR="00B56315" w:rsidRPr="00B56315" w:rsidRDefault="00B56315" w:rsidP="00B56315">
      <w:pPr>
        <w:pStyle w:val="EndNoteBibliography"/>
        <w:spacing w:after="0"/>
      </w:pPr>
      <w:r w:rsidRPr="00B56315">
        <w:t>[21] Hosmer DW, Lemeshow S, May S. Applied Survival Analysis: Regression Modeling of Time-to-Event Data, Second Edition: John Wiley &amp; Sons, Inc.; 2008.</w:t>
      </w:r>
    </w:p>
    <w:p w14:paraId="2D6DE46B" w14:textId="77777777" w:rsidR="00B56315" w:rsidRPr="00B56315" w:rsidRDefault="00B56315" w:rsidP="00B56315">
      <w:pPr>
        <w:pStyle w:val="EndNoteBibliography"/>
        <w:spacing w:after="0"/>
      </w:pPr>
      <w:r w:rsidRPr="00B56315">
        <w:t>[22] Committee for Medicinal Products for Human Use (CHMP) EMA. Guideline on the use of pharmacokinetics and pharmacodynamics in the development of antimicrobial medicinal products. United Kingdom: European Medicines Agency; 2016.</w:t>
      </w:r>
    </w:p>
    <w:p w14:paraId="5623808A" w14:textId="77777777" w:rsidR="00B56315" w:rsidRPr="00B56315" w:rsidRDefault="00B56315" w:rsidP="00B56315">
      <w:pPr>
        <w:pStyle w:val="EndNoteBibliography"/>
        <w:spacing w:after="0"/>
      </w:pPr>
      <w:r w:rsidRPr="00B56315">
        <w:t>[23] Ramachandran KM, Tsokos CP. Chapter 5 - Statistical estimation. In: Ramachandran KM, Tsokos CP, editors. Mathematical Statistics with Applications in R (Third Edition): Academic Press; 2021. p. 179-251.</w:t>
      </w:r>
    </w:p>
    <w:p w14:paraId="4B19A6FA" w14:textId="4A8D45B1" w:rsidR="00B56315" w:rsidRPr="00B56315" w:rsidRDefault="00B56315" w:rsidP="00B56315">
      <w:pPr>
        <w:pStyle w:val="EndNoteBibliography"/>
        <w:spacing w:after="0"/>
      </w:pPr>
      <w:r w:rsidRPr="00B56315">
        <w:t xml:space="preserve">[24] Wickham H, Grolemund G. R for Data Science2017. </w:t>
      </w:r>
      <w:hyperlink r:id="rId27" w:history="1">
        <w:r w:rsidRPr="00B56315">
          <w:rPr>
            <w:rStyle w:val="Hyperlink"/>
          </w:rPr>
          <w:t>https://r4ds.had.co.nz/</w:t>
        </w:r>
      </w:hyperlink>
      <w:r w:rsidRPr="00B56315">
        <w:t>.</w:t>
      </w:r>
    </w:p>
    <w:p w14:paraId="0C3F2DD7" w14:textId="0AFED598" w:rsidR="00B56315" w:rsidRPr="00B56315" w:rsidRDefault="00B56315" w:rsidP="00B56315">
      <w:pPr>
        <w:pStyle w:val="EndNoteBibliography"/>
        <w:spacing w:after="0"/>
      </w:pPr>
      <w:r w:rsidRPr="00B56315">
        <w:t xml:space="preserve">[25] Keizer RJ, Karlsson MO, Hooker A. Modeling and Simulation Workbench for NONMEM: Tutorial on Pirana, PsN, and Xpose. CPT Pharmacometrics Syst Pharmacol. 2013;2:e50. </w:t>
      </w:r>
      <w:hyperlink r:id="rId28" w:history="1">
        <w:r w:rsidRPr="00B56315">
          <w:rPr>
            <w:rStyle w:val="Hyperlink"/>
          </w:rPr>
          <w:t>http://doi.org/10.1038/psp.2013.24</w:t>
        </w:r>
      </w:hyperlink>
      <w:r w:rsidRPr="00B56315">
        <w:t>.</w:t>
      </w:r>
    </w:p>
    <w:p w14:paraId="6989F025" w14:textId="6307C93B" w:rsidR="00B56315" w:rsidRPr="00B56315" w:rsidRDefault="00B56315" w:rsidP="00B56315">
      <w:pPr>
        <w:pStyle w:val="EndNoteBibliography"/>
        <w:spacing w:after="0"/>
      </w:pPr>
      <w:r w:rsidRPr="00B56315">
        <w:t xml:space="preserve">[26] Bergner R, Hoffmann M, Riedel KD, Mikus G, Henrich DM, Haefeli WE, et al. Fluconazole dosing in continuous veno-venous haemofiltration (CVVHF): need for a high daily dose of 800 mg. Nephrol Dial Transplant. 2006;21:1019-23. </w:t>
      </w:r>
      <w:hyperlink r:id="rId29" w:history="1">
        <w:r w:rsidRPr="00B56315">
          <w:rPr>
            <w:rStyle w:val="Hyperlink"/>
          </w:rPr>
          <w:t>http://doi.org/10.1093/ndt/gfi284</w:t>
        </w:r>
      </w:hyperlink>
      <w:r w:rsidRPr="00B56315">
        <w:t>.</w:t>
      </w:r>
    </w:p>
    <w:p w14:paraId="0460E5D2" w14:textId="37390368" w:rsidR="00B56315" w:rsidRPr="00B56315" w:rsidRDefault="00B56315" w:rsidP="00B56315">
      <w:pPr>
        <w:pStyle w:val="EndNoteBibliography"/>
        <w:spacing w:after="0"/>
      </w:pPr>
      <w:r w:rsidRPr="00B56315">
        <w: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0" w:history="1">
        <w:r w:rsidRPr="00B56315">
          <w:rPr>
            <w:rStyle w:val="Hyperlink"/>
          </w:rPr>
          <w:t>http://doi.org/10.1007/s001340000771</w:t>
        </w:r>
      </w:hyperlink>
      <w:r w:rsidRPr="00B56315">
        <w:t>.</w:t>
      </w:r>
    </w:p>
    <w:p w14:paraId="167C4F1E" w14:textId="77777777" w:rsidR="00B56315" w:rsidRPr="00B56315" w:rsidRDefault="00B56315" w:rsidP="00B56315">
      <w:pPr>
        <w:pStyle w:val="EndNoteBibliography"/>
        <w:spacing w:after="0"/>
      </w:pPr>
      <w:r w:rsidRPr="00B56315">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04687293" w14:textId="7D09F8BD" w:rsidR="00B56315" w:rsidRPr="00B56315" w:rsidRDefault="00B56315" w:rsidP="00B56315">
      <w:pPr>
        <w:pStyle w:val="EndNoteBibliography"/>
        <w:spacing w:after="0"/>
      </w:pPr>
      <w:r w:rsidRPr="00B56315">
        <w:t xml:space="preserve">[29] Van Daele R, Wauters J, Lagrou K, Denooz R, Hayette MP, Gijsen M, et al. Pharmacokinetic Variability and Target Attainment of Fluconazole in Critically Ill Patients. Microorganisms. 2021;9. </w:t>
      </w:r>
      <w:hyperlink r:id="rId31" w:history="1">
        <w:r w:rsidRPr="00B56315">
          <w:rPr>
            <w:rStyle w:val="Hyperlink"/>
          </w:rPr>
          <w:t>http://doi.org/10.3390/microorganisms9102068</w:t>
        </w:r>
      </w:hyperlink>
      <w:r w:rsidRPr="00B56315">
        <w:t>.</w:t>
      </w:r>
    </w:p>
    <w:p w14:paraId="6951940D" w14:textId="196869C7" w:rsidR="00B56315" w:rsidRPr="00B56315" w:rsidRDefault="00B56315" w:rsidP="00B56315">
      <w:pPr>
        <w:pStyle w:val="EndNoteBibliography"/>
        <w:spacing w:after="0"/>
      </w:pPr>
      <w:r w:rsidRPr="00B56315">
        <w: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2" w:history="1">
        <w:r w:rsidRPr="00B56315">
          <w:rPr>
            <w:rStyle w:val="Hyperlink"/>
          </w:rPr>
          <w:t>http://doi.org/10.1016/j.jclinepi.2020.03.026</w:t>
        </w:r>
      </w:hyperlink>
      <w:r w:rsidRPr="00B56315">
        <w:t>.</w:t>
      </w:r>
    </w:p>
    <w:p w14:paraId="40E20C78" w14:textId="6CAAD986" w:rsidR="00B56315" w:rsidRPr="00B56315" w:rsidRDefault="00B56315" w:rsidP="00B56315">
      <w:pPr>
        <w:pStyle w:val="EndNoteBibliography"/>
        <w:spacing w:after="0"/>
      </w:pPr>
      <w:r w:rsidRPr="00B56315">
        <w:t xml:space="preserve">[31] Tierney JF, Vale C, Riley R, Smith CT, Stewart L, Clarke M, et al. Individual Participant Data (IPD) Meta-analyses of Randomised Controlled Trials: Guidance on Their Use. PLoS Med. 2015;12:e1001855. </w:t>
      </w:r>
      <w:hyperlink r:id="rId33" w:history="1">
        <w:r w:rsidRPr="00B56315">
          <w:rPr>
            <w:rStyle w:val="Hyperlink"/>
          </w:rPr>
          <w:t>http://doi.org/10.1371/journal.pmed.1001855</w:t>
        </w:r>
      </w:hyperlink>
      <w:r w:rsidRPr="00B56315">
        <w:t>.</w:t>
      </w:r>
    </w:p>
    <w:p w14:paraId="69A00587" w14:textId="2F67E736" w:rsidR="00B56315" w:rsidRPr="00B56315" w:rsidRDefault="00B56315" w:rsidP="00B56315">
      <w:pPr>
        <w:pStyle w:val="EndNoteBibliography"/>
        <w:spacing w:after="0"/>
      </w:pPr>
      <w:r w:rsidRPr="00B56315">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4" w:history="1">
        <w:r w:rsidRPr="00B56315">
          <w:rPr>
            <w:rStyle w:val="Hyperlink"/>
          </w:rPr>
          <w:t>http://doi.org/10.1128/aac.00424-11</w:t>
        </w:r>
      </w:hyperlink>
      <w:r w:rsidRPr="00B56315">
        <w:t>.</w:t>
      </w:r>
    </w:p>
    <w:p w14:paraId="71F21AE9" w14:textId="3A1A716A" w:rsidR="00B56315" w:rsidRPr="00594FC0" w:rsidRDefault="00B56315" w:rsidP="00B56315">
      <w:pPr>
        <w:pStyle w:val="EndNoteBibliography"/>
        <w:spacing w:after="0"/>
        <w:rPr>
          <w:lang w:val="nl-BE"/>
          <w:rPrChange w:id="62" w:author="My Luong Vuong" w:date="2024-06-12T16:46:00Z">
            <w:rPr/>
          </w:rPrChange>
        </w:rPr>
      </w:pPr>
      <w:r w:rsidRPr="00B56315">
        <w:t xml:space="preserve">[33] Aoyama T, Hirata K, Hirata R, Yamazaki H, Yamamoto Y, Hayashi H, et al. Population pharmacokinetics of fluconazole after administration of fosfluconazole and fluconazole in critically ill patients. </w:t>
      </w:r>
      <w:r w:rsidRPr="00594FC0">
        <w:rPr>
          <w:lang w:val="nl-BE"/>
          <w:rPrChange w:id="63" w:author="My Luong Vuong" w:date="2024-06-12T16:46:00Z">
            <w:rPr/>
          </w:rPrChange>
        </w:rPr>
        <w:t xml:space="preserve">J Clin Pharm Ther. 2012;37:356-63. </w:t>
      </w:r>
      <w:r>
        <w:fldChar w:fldCharType="begin"/>
      </w:r>
      <w:r w:rsidRPr="00594FC0">
        <w:rPr>
          <w:lang w:val="nl-BE"/>
          <w:rPrChange w:id="64" w:author="My Luong Vuong" w:date="2024-06-12T16:46:00Z">
            <w:rPr/>
          </w:rPrChange>
        </w:rPr>
        <w:instrText>HYPERLINK "http://doi.org/10.1111/j.1365-2710.2011.01297.x"</w:instrText>
      </w:r>
      <w:r>
        <w:fldChar w:fldCharType="separate"/>
      </w:r>
      <w:r w:rsidRPr="00594FC0">
        <w:rPr>
          <w:rStyle w:val="Hyperlink"/>
          <w:lang w:val="nl-BE"/>
          <w:rPrChange w:id="65" w:author="My Luong Vuong" w:date="2024-06-12T16:46:00Z">
            <w:rPr>
              <w:rStyle w:val="Hyperlink"/>
            </w:rPr>
          </w:rPrChange>
        </w:rPr>
        <w:t>http://doi.org/10.1111/j.1365-2710.2011.01297.x</w:t>
      </w:r>
      <w:r>
        <w:fldChar w:fldCharType="end"/>
      </w:r>
      <w:r w:rsidRPr="00594FC0">
        <w:rPr>
          <w:lang w:val="nl-BE"/>
          <w:rPrChange w:id="66" w:author="My Luong Vuong" w:date="2024-06-12T16:46:00Z">
            <w:rPr/>
          </w:rPrChange>
        </w:rPr>
        <w:t>.</w:t>
      </w:r>
    </w:p>
    <w:p w14:paraId="71730D96" w14:textId="366C1C27" w:rsidR="00B56315" w:rsidRPr="00B56315" w:rsidRDefault="00B56315" w:rsidP="00B56315">
      <w:pPr>
        <w:pStyle w:val="EndNoteBibliography"/>
        <w:spacing w:after="0"/>
      </w:pPr>
      <w:r w:rsidRPr="00594FC0">
        <w:rPr>
          <w:lang w:val="nl-BE"/>
          <w:rPrChange w:id="67" w:author="My Luong Vuong" w:date="2024-06-12T16:46:00Z">
            <w:rPr/>
          </w:rPrChange>
        </w:rPr>
        <w:t xml:space="preserve">[34] Chen L, van Rhee KP, Wasmann RE, Krekels EHJ, Wiezer MJ, van Dongen EPA, et al. </w:t>
      </w:r>
      <w:r w:rsidRPr="00B56315">
        <w:t xml:space="preserve">Total bodyweight and sex both drive pharmacokinetic variability of fluconazole in obese adults. J Antimicrob Chemother. 2022;77:2217-26. </w:t>
      </w:r>
      <w:hyperlink r:id="rId35" w:history="1">
        <w:r w:rsidRPr="00B56315">
          <w:rPr>
            <w:rStyle w:val="Hyperlink"/>
          </w:rPr>
          <w:t>http://doi.org/10.1093/jac/dkac160</w:t>
        </w:r>
      </w:hyperlink>
      <w:r w:rsidRPr="00B56315">
        <w:t>.</w:t>
      </w:r>
    </w:p>
    <w:p w14:paraId="715A2DE4" w14:textId="44C3C968" w:rsidR="00B56315" w:rsidRPr="00B56315" w:rsidRDefault="00B56315" w:rsidP="00B56315">
      <w:pPr>
        <w:pStyle w:val="EndNoteBibliography"/>
        <w:spacing w:after="0"/>
      </w:pPr>
      <w:r w:rsidRPr="00B56315">
        <w:lastRenderedPageBreak/>
        <w:t xml:space="preserve">[35] Huang C-Y, Güiza F, De Vlieger G, Meyfroidt G. Daily fluctuations in kidney function in critically ill adults. Critical Care. 2022;26:347. </w:t>
      </w:r>
      <w:hyperlink r:id="rId36" w:history="1">
        <w:r w:rsidRPr="00B56315">
          <w:rPr>
            <w:rStyle w:val="Hyperlink"/>
          </w:rPr>
          <w:t>http://doi.org/10.1186/s13054-022-04226-3</w:t>
        </w:r>
      </w:hyperlink>
      <w:r w:rsidRPr="00B56315">
        <w:t>.</w:t>
      </w:r>
    </w:p>
    <w:p w14:paraId="20BFD22F" w14:textId="76F96209" w:rsidR="00B56315" w:rsidRPr="00B56315" w:rsidRDefault="00B56315" w:rsidP="00B56315">
      <w:pPr>
        <w:pStyle w:val="EndNoteBibliography"/>
        <w:spacing w:after="0"/>
      </w:pPr>
      <w:r w:rsidRPr="00B56315">
        <w:t xml:space="preserve">[36] Johansson Å M, Karlsson MO. Comparison of methods for handling missing covariate data. Aaps j. 2013;15:1232-41. </w:t>
      </w:r>
      <w:hyperlink r:id="rId37" w:history="1">
        <w:r w:rsidRPr="00B56315">
          <w:rPr>
            <w:rStyle w:val="Hyperlink"/>
          </w:rPr>
          <w:t>http://doi.org/10.1208/s12248-013-9526-y</w:t>
        </w:r>
      </w:hyperlink>
      <w:r w:rsidRPr="00B56315">
        <w:t>.</w:t>
      </w:r>
    </w:p>
    <w:p w14:paraId="4779A00D" w14:textId="014A05A2" w:rsidR="00B56315" w:rsidRPr="00B56315" w:rsidRDefault="00B56315" w:rsidP="00B56315">
      <w:pPr>
        <w:pStyle w:val="EndNoteBibliography"/>
        <w:spacing w:after="0"/>
      </w:pPr>
      <w:r w:rsidRPr="00B56315">
        <w:t xml:space="preserve">[37] Heymans MW, Twisk JWR. Handling missing data in clinical research. Journal of Clinical Epidemiology. 2022;151:185-8. </w:t>
      </w:r>
      <w:hyperlink r:id="rId38" w:history="1">
        <w:r w:rsidRPr="00B56315">
          <w:rPr>
            <w:rStyle w:val="Hyperlink"/>
          </w:rPr>
          <w:t>http://doi.org/https://doi.org/10.1016/j.jclinepi.2022.08.016</w:t>
        </w:r>
      </w:hyperlink>
      <w:r w:rsidRPr="00B56315">
        <w:t>.</w:t>
      </w:r>
    </w:p>
    <w:p w14:paraId="75ECCE3D" w14:textId="540C3DA4" w:rsidR="00B56315" w:rsidRPr="00B56315" w:rsidRDefault="00B56315" w:rsidP="00B56315">
      <w:pPr>
        <w:pStyle w:val="EndNoteBibliography"/>
        <w:spacing w:after="0"/>
      </w:pPr>
      <w:r w:rsidRPr="00B56315">
        <w:t xml:space="preserve">[38]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39" w:history="1">
        <w:r w:rsidRPr="00B56315">
          <w:rPr>
            <w:rStyle w:val="Hyperlink"/>
          </w:rPr>
          <w:t>http://doi.org/10.1128/aac.02019-20</w:t>
        </w:r>
      </w:hyperlink>
      <w:r w:rsidRPr="00B56315">
        <w:t>.</w:t>
      </w:r>
    </w:p>
    <w:p w14:paraId="44EC0134" w14:textId="02595005" w:rsidR="00B56315" w:rsidRPr="00B56315" w:rsidRDefault="00B56315" w:rsidP="00B56315">
      <w:pPr>
        <w:pStyle w:val="EndNoteBibliography"/>
        <w:spacing w:after="0"/>
      </w:pPr>
      <w:r w:rsidRPr="00B56315">
        <w:t xml:space="preserve">[39] Darnis S, Fareau N, Corallo CE, Poole S, Dooley MJ, Cheng AC. Estimation of body weight in hospitalized patients. QJM: An International Journal of Medicine. 2012;105:769-74. </w:t>
      </w:r>
      <w:hyperlink r:id="rId40" w:history="1">
        <w:r w:rsidRPr="00B56315">
          <w:rPr>
            <w:rStyle w:val="Hyperlink"/>
          </w:rPr>
          <w:t>http://doi.org/10.1093/qjmed/hcs060</w:t>
        </w:r>
      </w:hyperlink>
      <w:r w:rsidRPr="00B56315">
        <w:t>.</w:t>
      </w:r>
    </w:p>
    <w:p w14:paraId="5E4DD4D8" w14:textId="5CC5DD41" w:rsidR="00B56315" w:rsidRPr="00B56315" w:rsidRDefault="00B56315" w:rsidP="00B56315">
      <w:pPr>
        <w:pStyle w:val="EndNoteBibliography"/>
        <w:spacing w:after="0"/>
      </w:pPr>
      <w:r w:rsidRPr="00B56315">
        <w:t xml:space="preserve">[40] van Wijk RC, Imperial MZ, Savic RM, Solans BP. Pharmacokinetic analysis across studies to drive knowledge-integration: A tutorial on individual patient data meta-analysis (IPDMA). CPT Pharmacometrics Syst Pharmacol. 2023;12:1187-200. </w:t>
      </w:r>
      <w:hyperlink r:id="rId41" w:history="1">
        <w:r w:rsidRPr="00B56315">
          <w:rPr>
            <w:rStyle w:val="Hyperlink"/>
          </w:rPr>
          <w:t>http://doi.org/10.1002/psp4.13002</w:t>
        </w:r>
      </w:hyperlink>
      <w:r w:rsidRPr="00B56315">
        <w:t>.</w:t>
      </w:r>
    </w:p>
    <w:p w14:paraId="7F87C6B7" w14:textId="14883BE8" w:rsidR="00B56315" w:rsidRPr="00B56315" w:rsidRDefault="00B56315" w:rsidP="00B56315">
      <w:pPr>
        <w:pStyle w:val="EndNoteBibliography"/>
      </w:pPr>
      <w:r w:rsidRPr="00B56315">
        <w:t xml:space="preserve">[41] Li L, Li X, Xia Y, Chu Y, Zhong H, Li J, et al. Recommendation of Antimicrobial Dosing Optimization During Continuous Renal Replacement Therapy. Front Pharmacol. 2020;11:786. </w:t>
      </w:r>
      <w:hyperlink r:id="rId42" w:history="1">
        <w:r w:rsidRPr="00B56315">
          <w:rPr>
            <w:rStyle w:val="Hyperlink"/>
          </w:rPr>
          <w:t>http://doi.org/10.3389/fphar.2020.00786</w:t>
        </w:r>
      </w:hyperlink>
      <w:r w:rsidRPr="00B56315">
        <w:t>.</w:t>
      </w:r>
    </w:p>
    <w:p w14:paraId="218B9AF3" w14:textId="600D767F"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23"/>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43"/>
          <w:type w:val="continuous"/>
          <w:pgSz w:w="11906" w:h="16838" w:code="9"/>
          <w:pgMar w:top="1440" w:right="1440" w:bottom="1440" w:left="1440" w:header="720" w:footer="720" w:gutter="0"/>
          <w:cols w:space="720"/>
          <w:titlePg/>
          <w:docGrid w:linePitch="360"/>
        </w:sectPr>
      </w:pPr>
    </w:p>
    <w:p w14:paraId="4D922171" w14:textId="26D8D3EE" w:rsidR="00AB1B25" w:rsidRDefault="00AB1B25" w:rsidP="00CE12B9">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5BC4037D"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4E7D33" w:rsidRPr="00594FC0">
              <w:rPr>
                <w:b/>
                <w:bCs/>
                <w:sz w:val="18"/>
                <w:szCs w:val="18"/>
                <w:lang w:val="nl-BE"/>
              </w:rPr>
              <w:instrText xml:space="preserve"> ADDIN EN.CITE </w:instrText>
            </w:r>
            <w:r w:rsidR="004E7D33">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4E7D33" w:rsidRPr="00594FC0">
              <w:rPr>
                <w:b/>
                <w:bCs/>
                <w:sz w:val="18"/>
                <w:szCs w:val="18"/>
                <w:lang w:val="nl-BE"/>
              </w:rPr>
              <w:instrText xml:space="preserve"> ADDIN EN.CITE.DATA </w:instrText>
            </w:r>
            <w:r w:rsidR="004E7D33">
              <w:rPr>
                <w:b/>
                <w:bCs/>
                <w:sz w:val="18"/>
                <w:szCs w:val="18"/>
              </w:rPr>
            </w:r>
            <w:r w:rsidR="004E7D33">
              <w:rPr>
                <w:b/>
                <w:bCs/>
                <w:sz w:val="18"/>
                <w:szCs w:val="18"/>
              </w:rPr>
              <w:fldChar w:fldCharType="end"/>
            </w:r>
            <w:r w:rsidR="0012034A" w:rsidRPr="002E01AC">
              <w:rPr>
                <w:b/>
                <w:bCs/>
                <w:sz w:val="18"/>
                <w:szCs w:val="18"/>
              </w:rPr>
            </w:r>
            <w:r w:rsidR="0012034A" w:rsidRPr="002E01AC">
              <w:rPr>
                <w:b/>
                <w:bCs/>
                <w:sz w:val="18"/>
                <w:szCs w:val="18"/>
              </w:rPr>
              <w:fldChar w:fldCharType="separate"/>
            </w:r>
            <w:r w:rsidR="004E7D33" w:rsidRPr="004E7D33">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293455BC"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4E7D33">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4E7D33">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4880B045"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4E7D33">
              <w:rPr>
                <w:b/>
                <w:bCs/>
                <w:sz w:val="18"/>
                <w:szCs w:val="18"/>
              </w:rPr>
              <w:instrText xml:space="preserve"> ADDIN EN.CITE </w:instrText>
            </w:r>
            <w:r w:rsidR="004E7D33">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4E7D33">
              <w:rPr>
                <w:b/>
                <w:bCs/>
                <w:sz w:val="18"/>
                <w:szCs w:val="18"/>
              </w:rPr>
              <w:instrText xml:space="preserve"> ADDIN EN.CITE.DATA </w:instrText>
            </w:r>
            <w:r w:rsidR="004E7D33">
              <w:rPr>
                <w:b/>
                <w:bCs/>
                <w:sz w:val="18"/>
                <w:szCs w:val="18"/>
              </w:rPr>
            </w:r>
            <w:r w:rsidR="004E7D33">
              <w:rPr>
                <w:b/>
                <w:bCs/>
                <w:sz w:val="18"/>
                <w:szCs w:val="18"/>
              </w:rPr>
              <w:fldChar w:fldCharType="end"/>
            </w:r>
            <w:r w:rsidR="00427372" w:rsidRPr="002E01AC">
              <w:rPr>
                <w:b/>
                <w:bCs/>
                <w:sz w:val="18"/>
                <w:szCs w:val="18"/>
              </w:rPr>
            </w:r>
            <w:r w:rsidR="00427372" w:rsidRPr="002E01AC">
              <w:rPr>
                <w:b/>
                <w:bCs/>
                <w:sz w:val="18"/>
                <w:szCs w:val="18"/>
              </w:rPr>
              <w:fldChar w:fldCharType="separate"/>
            </w:r>
            <w:r w:rsidR="004E7D33">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6217BA04"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4E7D33">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4E7D33">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r w:rsidR="007464C8" w:rsidRPr="00E03B11">
        <w:t>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8777C9"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63651769" w:rsidR="00B257DD" w:rsidRPr="00E13681" w:rsidRDefault="00966C2F" w:rsidP="007911FE">
            <w:pPr>
              <w:spacing w:after="0"/>
              <w:ind w:left="170"/>
              <w:rPr>
                <w:sz w:val="18"/>
                <w:szCs w:val="18"/>
              </w:rPr>
            </w:pPr>
            <w:r>
              <w:rPr>
                <w:sz w:val="18"/>
                <w:szCs w:val="18"/>
              </w:rPr>
              <w:t>Total b</w:t>
            </w:r>
            <w:r w:rsidRPr="00E13681">
              <w:rPr>
                <w:sz w:val="18"/>
                <w:szCs w:val="18"/>
              </w:rPr>
              <w:t xml:space="preserve">ody </w:t>
            </w:r>
            <w:r w:rsidR="00B257DD" w:rsidRPr="00E13681">
              <w:rPr>
                <w:sz w:val="18"/>
                <w:szCs w:val="18"/>
              </w:rPr>
              <w:t xml:space="preserve">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228AEA72" w:rsidR="00B257DD" w:rsidRPr="00E13681" w:rsidRDefault="00B257DD" w:rsidP="007911FE">
            <w:pPr>
              <w:spacing w:after="0"/>
              <w:ind w:left="170"/>
              <w:rPr>
                <w:sz w:val="18"/>
                <w:szCs w:val="18"/>
              </w:rPr>
            </w:pPr>
            <w:commentRangeStart w:id="68"/>
            <w:commentRangeStart w:id="69"/>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commentRangeEnd w:id="68"/>
            <w:r w:rsidR="00B111F4">
              <w:rPr>
                <w:rStyle w:val="CommentReference"/>
              </w:rPr>
              <w:commentReference w:id="68"/>
            </w:r>
            <w:commentRangeEnd w:id="69"/>
            <w:r w:rsidR="005E47A8">
              <w:rPr>
                <w:rStyle w:val="CommentReference"/>
              </w:rPr>
              <w:commentReference w:id="69"/>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5632462D">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06EA2BB5" w14:textId="561A3003" w:rsidR="0034198D" w:rsidRDefault="00DB7DE0" w:rsidP="0034198D">
      <w:r>
        <w:rPr>
          <w:noProof/>
        </w:rPr>
        <w:lastRenderedPageBreak/>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w:t>
      </w:r>
      <w:commentRangeStart w:id="70"/>
      <w:r w:rsidRPr="001B3939">
        <w:t xml:space="preserve">Probability </w:t>
      </w:r>
      <w:commentRangeEnd w:id="70"/>
      <w:r w:rsidR="00F27854">
        <w:rPr>
          <w:rStyle w:val="CommentReference"/>
        </w:rPr>
        <w:commentReference w:id="70"/>
      </w:r>
      <w:r w:rsidRPr="001B3939">
        <w:t xml:space="preserve">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159EC008" w:rsidR="00F76D85" w:rsidRPr="00E03B11" w:rsidRDefault="00632A7E" w:rsidP="007723C0">
      <w:r>
        <w:rPr>
          <w:noProof/>
        </w:rPr>
        <w:lastRenderedPageBreak/>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commentRangeStart w:id="71"/>
      <w:r w:rsidR="00FB6B5C">
        <w:t xml:space="preserve">Fluconazole total concentration </w:t>
      </w:r>
      <w:commentRangeEnd w:id="71"/>
      <w:r w:rsidR="00B8502B">
        <w:rPr>
          <w:rStyle w:val="CommentReference"/>
        </w:rPr>
        <w:commentReference w:id="71"/>
      </w:r>
      <w:r w:rsidR="00FB6B5C">
        <w:t xml:space="preserve">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n-Willem Alffenaar" w:date="2024-06-01T08:12:00Z" w:initials="JA">
    <w:p w14:paraId="25DBF061" w14:textId="77777777" w:rsidR="00903810" w:rsidRDefault="00903810" w:rsidP="00903810">
      <w:pPr>
        <w:pStyle w:val="CommentText"/>
        <w:jc w:val="left"/>
      </w:pPr>
      <w:r>
        <w:rPr>
          <w:rStyle w:val="CommentReference"/>
        </w:rPr>
        <w:annotationRef/>
      </w:r>
      <w:r>
        <w:t>Need to add line numbers.</w:t>
      </w:r>
    </w:p>
  </w:comment>
  <w:comment w:id="4" w:author="Jan-Willem Alffenaar" w:date="2024-06-01T07:28:00Z" w:initials="JA">
    <w:p w14:paraId="01FAB0AB" w14:textId="569CCEFF" w:rsidR="00CE5DAE" w:rsidRDefault="00CE5DAE" w:rsidP="00CE5DAE">
      <w:pPr>
        <w:pStyle w:val="CommentText"/>
        <w:jc w:val="left"/>
      </w:pPr>
      <w:r>
        <w:rPr>
          <w:rStyle w:val="CommentReference"/>
        </w:rPr>
        <w:annotationRef/>
      </w:r>
      <w:r>
        <w:t>I don’t this is correct wording as it suggest we contacted all participants and asked them if it was ok to re-use the data. This is also not a requirement for sharing anonymous data of already published data.</w:t>
      </w:r>
    </w:p>
  </w:comment>
  <w:comment w:id="5" w:author="My Luong Vuong" w:date="2024-06-12T16:43:00Z" w:initials="MLV">
    <w:p w14:paraId="5F2813C8" w14:textId="77777777" w:rsidR="008E66D4" w:rsidRDefault="008E66D4" w:rsidP="00352F25">
      <w:pPr>
        <w:pStyle w:val="CommentText"/>
        <w:jc w:val="left"/>
      </w:pPr>
      <w:r>
        <w:rPr>
          <w:rStyle w:val="CommentReference"/>
        </w:rPr>
        <w:annotationRef/>
      </w:r>
      <w:r>
        <w:rPr>
          <w:lang w:val="en-US"/>
        </w:rPr>
        <w:t>@Isabel: We added "of prospectively collected data" to make it clearer, what do you think?</w:t>
      </w:r>
    </w:p>
  </w:comment>
  <w:comment w:id="17" w:author="Jan-Willem Alffenaar" w:date="2024-06-01T07:36:00Z" w:initials="JA">
    <w:p w14:paraId="3FF9C6D9" w14:textId="062D1B66" w:rsidR="00DF3FF7" w:rsidRDefault="00DF3FF7" w:rsidP="00DF3FF7">
      <w:pPr>
        <w:pStyle w:val="CommentText"/>
        <w:jc w:val="left"/>
      </w:pPr>
      <w:r>
        <w:rPr>
          <w:rStyle w:val="CommentReference"/>
        </w:rPr>
        <w:annotationRef/>
      </w:r>
      <w:r>
        <w:t>I would change this to data form 8 studies as those are the once you found in PubMed, the countries and centres is secondary.</w:t>
      </w:r>
    </w:p>
  </w:comment>
  <w:comment w:id="18" w:author="My Luong Vuong" w:date="2024-06-12T14:08:00Z" w:initials="MLV">
    <w:p w14:paraId="3DA9215B" w14:textId="77777777" w:rsidR="00CD2853" w:rsidRDefault="00CD2853" w:rsidP="00971F7B">
      <w:pPr>
        <w:pStyle w:val="CommentText"/>
        <w:jc w:val="left"/>
      </w:pPr>
      <w:r>
        <w:rPr>
          <w:rStyle w:val="CommentReference"/>
        </w:rPr>
        <w:annotationRef/>
      </w:r>
      <w:r>
        <w:rPr>
          <w:lang w:val="en-US"/>
        </w:rPr>
        <w:t>ok</w:t>
      </w:r>
    </w:p>
  </w:comment>
  <w:comment w:id="21" w:author="Jan-Willem Alffenaar" w:date="2024-06-01T08:24:00Z" w:initials="JA">
    <w:p w14:paraId="3A2B271D" w14:textId="6949816C" w:rsidR="00C876F6" w:rsidRDefault="00C876F6" w:rsidP="00C876F6">
      <w:pPr>
        <w:pStyle w:val="CommentText"/>
        <w:jc w:val="left"/>
      </w:pPr>
      <w:r>
        <w:rPr>
          <w:rStyle w:val="CommentReference"/>
        </w:rPr>
        <w:annotationRef/>
      </w:r>
      <w:r>
        <w:t>Did you cap at certain absolute values? I feel that is happening in “real life”.</w:t>
      </w:r>
    </w:p>
  </w:comment>
  <w:comment w:id="22" w:author="My Luong Vuong" w:date="2024-06-12T14:09:00Z" w:initials="MLV">
    <w:p w14:paraId="3AEED805" w14:textId="77777777" w:rsidR="008B4586" w:rsidRDefault="006D08BF" w:rsidP="00D94E12">
      <w:pPr>
        <w:pStyle w:val="CommentText"/>
        <w:jc w:val="left"/>
      </w:pPr>
      <w:r>
        <w:rPr>
          <w:rStyle w:val="CommentReference"/>
        </w:rPr>
        <w:annotationRef/>
      </w:r>
      <w:r w:rsidR="008B4586">
        <w:rPr>
          <w:color w:val="000000"/>
        </w:rPr>
        <w:t xml:space="preserve">Wait for Jason Robert's response to see if he has any opinion on capping, as this dosing regimen was suggested by him. </w:t>
      </w:r>
    </w:p>
  </w:comment>
  <w:comment w:id="25" w:author="Jan-Willem Alffenaar" w:date="2024-06-01T08:06:00Z" w:initials="JA">
    <w:p w14:paraId="4C3CB4F7" w14:textId="1AC8BA8C" w:rsidR="00AA18E6" w:rsidRDefault="00AA18E6" w:rsidP="00AA18E6">
      <w:pPr>
        <w:pStyle w:val="CommentText"/>
        <w:jc w:val="left"/>
      </w:pPr>
      <w:r>
        <w:rPr>
          <w:rStyle w:val="CommentReference"/>
        </w:rPr>
        <w:annotationRef/>
      </w:r>
      <w:r>
        <w:t>Can’t find anything of this in your conclusion</w:t>
      </w:r>
    </w:p>
  </w:comment>
  <w:comment w:id="26" w:author="My Luong Vuong" w:date="2024-06-12T16:45:00Z" w:initials="MLV">
    <w:p w14:paraId="6EBA44F6" w14:textId="77777777" w:rsidR="008B4586" w:rsidRDefault="008B4586" w:rsidP="00A97CF0">
      <w:pPr>
        <w:pStyle w:val="CommentText"/>
        <w:jc w:val="left"/>
      </w:pPr>
      <w:r>
        <w:rPr>
          <w:rStyle w:val="CommentReference"/>
        </w:rPr>
        <w:annotationRef/>
      </w:r>
      <w:r>
        <w:rPr>
          <w:lang w:val="en-US"/>
        </w:rPr>
        <w:t>agreed</w:t>
      </w:r>
    </w:p>
  </w:comment>
  <w:comment w:id="27" w:author="Jan-Willem Alffenaar" w:date="2024-06-01T08:06:00Z" w:initials="JA">
    <w:p w14:paraId="2BE3919D" w14:textId="0D14DDA5" w:rsidR="00F2131D" w:rsidRDefault="00F2131D" w:rsidP="00F2131D">
      <w:pPr>
        <w:pStyle w:val="CommentText"/>
        <w:jc w:val="left"/>
      </w:pPr>
      <w:r>
        <w:rPr>
          <w:rStyle w:val="CommentReference"/>
        </w:rPr>
        <w:annotationRef/>
      </w:r>
      <w:r>
        <w:t>Would be great to see this in your conclusion</w:t>
      </w:r>
    </w:p>
  </w:comment>
  <w:comment w:id="28" w:author="My Luong Vuong" w:date="2024-06-12T16:45:00Z" w:initials="MLV">
    <w:p w14:paraId="7B92909F" w14:textId="77777777" w:rsidR="008B4586" w:rsidRDefault="008B4586" w:rsidP="009362D0">
      <w:pPr>
        <w:pStyle w:val="CommentText"/>
        <w:jc w:val="left"/>
      </w:pPr>
      <w:r>
        <w:rPr>
          <w:rStyle w:val="CommentReference"/>
        </w:rPr>
        <w:annotationRef/>
      </w:r>
      <w:r>
        <w:rPr>
          <w:lang w:val="en-US"/>
        </w:rPr>
        <w:t>agreed</w:t>
      </w:r>
    </w:p>
  </w:comment>
  <w:comment w:id="24" w:author="My Luong Vuong" w:date="2024-06-12T14:13:00Z" w:initials="MLV">
    <w:p w14:paraId="15123EE5" w14:textId="39E181AC" w:rsidR="00A6467E" w:rsidRDefault="00A6467E" w:rsidP="00B36273">
      <w:pPr>
        <w:pStyle w:val="CommentText"/>
        <w:jc w:val="left"/>
      </w:pPr>
      <w:r>
        <w:rPr>
          <w:rStyle w:val="CommentReference"/>
        </w:rPr>
        <w:annotationRef/>
      </w:r>
      <w:r>
        <w:rPr>
          <w:lang w:val="en-US"/>
        </w:rPr>
        <w:t>Removing these 2 sentences</w:t>
      </w:r>
    </w:p>
  </w:comment>
  <w:comment w:id="29" w:author="My Luong Vuong" w:date="2024-06-12T14:15:00Z" w:initials="MLV">
    <w:p w14:paraId="65403E7E" w14:textId="77777777" w:rsidR="004916B4" w:rsidRDefault="004916B4" w:rsidP="00E10D85">
      <w:pPr>
        <w:pStyle w:val="CommentText"/>
        <w:jc w:val="left"/>
      </w:pPr>
      <w:r>
        <w:rPr>
          <w:rStyle w:val="CommentReference"/>
        </w:rPr>
        <w:annotationRef/>
      </w:r>
      <w:r>
        <w:rPr>
          <w:lang w:val="en-US"/>
        </w:rPr>
        <w:t>Add fixed dosing here to make it clearer</w:t>
      </w:r>
    </w:p>
  </w:comment>
  <w:comment w:id="30" w:author="Jan-Willem Alffenaar" w:date="2024-06-01T08:30:00Z" w:initials="JA">
    <w:p w14:paraId="489F91D5" w14:textId="56517B63" w:rsidR="00242B08" w:rsidRDefault="00242B08" w:rsidP="00242B08">
      <w:pPr>
        <w:pStyle w:val="CommentText"/>
        <w:jc w:val="left"/>
      </w:pPr>
      <w:r>
        <w:rPr>
          <w:rStyle w:val="CommentReference"/>
        </w:rPr>
        <w:annotationRef/>
      </w:r>
      <w:r>
        <w:t>This is not what I see in the figures with the 12 and 6 mg/kg.</w:t>
      </w:r>
    </w:p>
  </w:comment>
  <w:comment w:id="31" w:author="My Luong Vuong" w:date="2024-06-12T16:45:00Z" w:initials="MLV">
    <w:p w14:paraId="43FAFC35" w14:textId="77777777" w:rsidR="008B4586" w:rsidRDefault="008B4586" w:rsidP="00B912D6">
      <w:pPr>
        <w:pStyle w:val="CommentText"/>
        <w:jc w:val="left"/>
      </w:pPr>
      <w:r>
        <w:rPr>
          <w:rStyle w:val="CommentReference"/>
        </w:rPr>
        <w:annotationRef/>
      </w:r>
      <w:r>
        <w:rPr>
          <w:lang w:val="en-US"/>
        </w:rPr>
        <w:t>agreed</w:t>
      </w:r>
    </w:p>
  </w:comment>
  <w:comment w:id="36" w:author="My Luong Vuong" w:date="2024-06-12T14:16:00Z" w:initials="MLV">
    <w:p w14:paraId="33463899" w14:textId="7988A3F2" w:rsidR="00AC1C1F" w:rsidRDefault="00AC1C1F" w:rsidP="003B213E">
      <w:pPr>
        <w:pStyle w:val="CommentText"/>
        <w:jc w:val="left"/>
      </w:pPr>
      <w:r>
        <w:rPr>
          <w:rStyle w:val="CommentReference"/>
        </w:rPr>
        <w:annotationRef/>
      </w:r>
      <w:r>
        <w:rPr>
          <w:lang w:val="en-US"/>
        </w:rPr>
        <w:t>Remove this</w:t>
      </w:r>
    </w:p>
  </w:comment>
  <w:comment w:id="34" w:author="Jan-Willem Alffenaar" w:date="2024-06-01T07:41:00Z" w:initials="JA">
    <w:p w14:paraId="7BBE9E58" w14:textId="69707C97" w:rsidR="00504F6F" w:rsidRDefault="00504F6F" w:rsidP="00504F6F">
      <w:pPr>
        <w:pStyle w:val="CommentText"/>
        <w:jc w:val="left"/>
      </w:pPr>
      <w:r>
        <w:rPr>
          <w:rStyle w:val="CommentReference"/>
        </w:rPr>
        <w:annotationRef/>
      </w:r>
      <w:r>
        <w:t>Perhaps tune this down a bit to more in line with the end of this section</w:t>
      </w:r>
    </w:p>
  </w:comment>
  <w:comment w:id="35" w:author="My Luong Vuong" w:date="2024-06-12T16:47:00Z" w:initials="MLV">
    <w:p w14:paraId="469A04C7" w14:textId="77777777" w:rsidR="008C6E73" w:rsidRDefault="008C6E73" w:rsidP="00033EA0">
      <w:pPr>
        <w:pStyle w:val="CommentText"/>
        <w:jc w:val="left"/>
      </w:pPr>
      <w:r>
        <w:rPr>
          <w:rStyle w:val="CommentReference"/>
        </w:rPr>
        <w:annotationRef/>
      </w:r>
      <w:r>
        <w:rPr>
          <w:lang w:val="en-US"/>
        </w:rPr>
        <w:t>ok</w:t>
      </w:r>
    </w:p>
  </w:comment>
  <w:comment w:id="40" w:author="My Luong Vuong" w:date="2024-06-12T14:17:00Z" w:initials="MLV">
    <w:p w14:paraId="0E32D7D3" w14:textId="095CD2D7" w:rsidR="00F67BC5" w:rsidRDefault="00F67BC5" w:rsidP="00FD7DAC">
      <w:pPr>
        <w:pStyle w:val="CommentText"/>
        <w:jc w:val="left"/>
      </w:pPr>
      <w:r>
        <w:rPr>
          <w:rStyle w:val="CommentReference"/>
        </w:rPr>
        <w:annotationRef/>
      </w:r>
      <w:r>
        <w:rPr>
          <w:lang w:val="en-US"/>
        </w:rPr>
        <w:t>may</w:t>
      </w:r>
    </w:p>
  </w:comment>
  <w:comment w:id="38" w:author="Jan-Willem Alffenaar" w:date="2024-06-01T07:42:00Z" w:initials="JA">
    <w:p w14:paraId="13120930" w14:textId="1311D7B0" w:rsidR="002E3831" w:rsidRDefault="002E3831" w:rsidP="002E3831">
      <w:pPr>
        <w:pStyle w:val="CommentText"/>
        <w:jc w:val="left"/>
      </w:pPr>
      <w:r>
        <w:rPr>
          <w:rStyle w:val="CommentReference"/>
        </w:rPr>
        <w:annotationRef/>
      </w:r>
      <w:r>
        <w:t>This is speculating. Would not do that...</w:t>
      </w:r>
    </w:p>
  </w:comment>
  <w:comment w:id="39" w:author="My Luong Vuong" w:date="2024-06-12T16:48:00Z" w:initials="MLV">
    <w:p w14:paraId="32CEECC9" w14:textId="77777777" w:rsidR="008C6E73" w:rsidRDefault="008C6E73" w:rsidP="000C38F9">
      <w:pPr>
        <w:pStyle w:val="CommentText"/>
        <w:jc w:val="left"/>
      </w:pPr>
      <w:r>
        <w:rPr>
          <w:rStyle w:val="CommentReference"/>
        </w:rPr>
        <w:annotationRef/>
      </w:r>
      <w:r>
        <w:rPr>
          <w:lang w:val="en-US"/>
        </w:rPr>
        <w:t>agreed</w:t>
      </w:r>
    </w:p>
  </w:comment>
  <w:comment w:id="43" w:author="Jan-Willem Alffenaar" w:date="2024-06-01T07:44:00Z" w:initials="JA">
    <w:p w14:paraId="6D0CDFF7" w14:textId="417BA13D" w:rsidR="00C706D3" w:rsidRDefault="00ED0825" w:rsidP="00C706D3">
      <w:pPr>
        <w:pStyle w:val="CommentText"/>
        <w:jc w:val="left"/>
      </w:pPr>
      <w:r>
        <w:rPr>
          <w:rStyle w:val="CommentReference"/>
        </w:rPr>
        <w:annotationRef/>
      </w:r>
      <w:r w:rsidR="00C706D3">
        <w:rPr>
          <w:color w:val="000000"/>
        </w:rPr>
        <w:t>I disagree with this as centres not having access to fluconazole TDM will not likely perform TDM for the reasons mentioned earlier (not widely recommended). So you are creating a problem that is not a real life problem.</w:t>
      </w:r>
    </w:p>
  </w:comment>
  <w:comment w:id="44" w:author="My Luong Vuong" w:date="2024-06-12T14:21:00Z" w:initials="MLV">
    <w:p w14:paraId="7F25BCAD" w14:textId="77777777" w:rsidR="00451DDE" w:rsidRDefault="00D117ED" w:rsidP="00061D8C">
      <w:pPr>
        <w:pStyle w:val="CommentText"/>
        <w:jc w:val="left"/>
      </w:pPr>
      <w:r>
        <w:rPr>
          <w:rStyle w:val="CommentReference"/>
        </w:rPr>
        <w:annotationRef/>
      </w:r>
      <w:r w:rsidR="00451DDE">
        <w:rPr>
          <w:color w:val="000000"/>
        </w:rPr>
        <w:t>@Isabel: We don't really get what he meant with this comment. What are your thoughts?</w:t>
      </w:r>
    </w:p>
  </w:comment>
  <w:comment w:id="45" w:author="Jan-Willem Alffenaar" w:date="2024-06-01T07:47:00Z" w:initials="JA">
    <w:p w14:paraId="3F511DEA" w14:textId="718521E7" w:rsidR="00B73599" w:rsidRDefault="00B73599" w:rsidP="00B73599">
      <w:pPr>
        <w:pStyle w:val="CommentText"/>
        <w:jc w:val="left"/>
      </w:pPr>
      <w:r>
        <w:rPr>
          <w:rStyle w:val="CommentReference"/>
        </w:rPr>
        <w:annotationRef/>
      </w:r>
      <w:r>
        <w:t>Upfront dose optimization is always better than TDM as there is less time wasted. “TDM is not the solution for a suboptimal dosing but modelling and simulation is to determine a better dose”</w:t>
      </w:r>
    </w:p>
  </w:comment>
  <w:comment w:id="46" w:author="My Luong Vuong" w:date="2024-06-12T16:50:00Z" w:initials="MLV">
    <w:p w14:paraId="11D3F040" w14:textId="77777777" w:rsidR="00926474" w:rsidRDefault="00926474" w:rsidP="006E5616">
      <w:pPr>
        <w:pStyle w:val="CommentText"/>
        <w:jc w:val="left"/>
      </w:pPr>
      <w:r>
        <w:rPr>
          <w:rStyle w:val="CommentReference"/>
        </w:rPr>
        <w:annotationRef/>
      </w:r>
      <w:r>
        <w:rPr>
          <w:lang w:val="en-US"/>
        </w:rPr>
        <w:t>ignored</w:t>
      </w:r>
    </w:p>
  </w:comment>
  <w:comment w:id="48" w:author="Jan-Willem Alffenaar" w:date="2024-06-01T07:49:00Z" w:initials="JA">
    <w:p w14:paraId="240D6976" w14:textId="374B4F50" w:rsidR="00027325" w:rsidRDefault="00027325" w:rsidP="00027325">
      <w:pPr>
        <w:pStyle w:val="CommentText"/>
        <w:jc w:val="left"/>
      </w:pPr>
      <w:r>
        <w:rPr>
          <w:rStyle w:val="CommentReference"/>
        </w:rPr>
        <w:annotationRef/>
      </w:r>
      <w:r>
        <w:t>Be careful with wording like this. It is only simulation and not a prospective study. I would reword it and suggest to link to the prospective confirmation as you did earlier.</w:t>
      </w:r>
    </w:p>
  </w:comment>
  <w:comment w:id="49" w:author="Jan-Willem Alffenaar" w:date="2024-06-01T07:56:00Z" w:initials="JA">
    <w:p w14:paraId="2B110833" w14:textId="77777777" w:rsidR="00972CEE" w:rsidRDefault="00BE242E" w:rsidP="00972CEE">
      <w:pPr>
        <w:pStyle w:val="CommentText"/>
        <w:jc w:val="left"/>
      </w:pPr>
      <w:r>
        <w:rPr>
          <w:rStyle w:val="CommentReference"/>
        </w:rPr>
        <w:annotationRef/>
      </w:r>
      <w:r w:rsidR="00972CEE">
        <w:rPr>
          <w:color w:val="000000"/>
        </w:rPr>
        <w:t>From your methods: “Studies with data on plasma concentrations of IV fluconazole obtained in patients admitted to the ICU were identified through a literature search (PubMed) from inception to October 2022.”  This is not too bad because you are looking for “clinical studies” and most will be included in PubMed. I really wonder if you would have missed much from other database. My problem is that you have not stated how many studies you identified from PubMed in relation to the 8 studies included.</w:t>
      </w:r>
    </w:p>
    <w:p w14:paraId="4774465F" w14:textId="77777777" w:rsidR="00972CEE" w:rsidRDefault="00972CEE" w:rsidP="00972CEE">
      <w:pPr>
        <w:pStyle w:val="CommentText"/>
        <w:jc w:val="left"/>
      </w:pPr>
    </w:p>
    <w:p w14:paraId="4A58A81E" w14:textId="77777777" w:rsidR="00972CEE" w:rsidRDefault="00972CEE" w:rsidP="00972CEE">
      <w:pPr>
        <w:pStyle w:val="CommentText"/>
        <w:jc w:val="left"/>
      </w:pPr>
      <w:r>
        <w:rPr>
          <w:color w:val="000000"/>
        </w:rPr>
        <w:t xml:space="preserve">Moreover finding studies with a systematic search does not equal inclusion in your IDPMA as people may decide not to share their data. </w:t>
      </w:r>
    </w:p>
  </w:comment>
  <w:comment w:id="50" w:author="Jan-Willem Alffenaar" w:date="2024-06-01T08:00:00Z" w:initials="JA">
    <w:p w14:paraId="24B25FDC" w14:textId="77777777" w:rsidR="008B5CD0" w:rsidRDefault="008B5CD0" w:rsidP="008B5CD0">
      <w:pPr>
        <w:pStyle w:val="CommentText"/>
        <w:jc w:val="left"/>
      </w:pPr>
      <w:r>
        <w:rPr>
          <w:rStyle w:val="CommentReference"/>
        </w:rPr>
        <w:annotationRef/>
      </w:r>
      <w:r>
        <w:t>Is this intended to “fix the methodological issues” you described? If so, it does not. Would suggest to remove it.</w:t>
      </w:r>
    </w:p>
  </w:comment>
  <w:comment w:id="51" w:author="Jan-Willem Alffenaar" w:date="2024-06-01T08:03:00Z" w:initials="JA">
    <w:p w14:paraId="7C91FBFC" w14:textId="77777777" w:rsidR="00196755" w:rsidRDefault="00196755" w:rsidP="00196755">
      <w:pPr>
        <w:pStyle w:val="CommentText"/>
        <w:jc w:val="left"/>
      </w:pPr>
      <w:r>
        <w:rPr>
          <w:rStyle w:val="CommentReference"/>
        </w:rPr>
        <w:annotationRef/>
      </w:r>
      <w:r>
        <w:t xml:space="preserve">This is very strong wording would reword. Just state what you have done develop a dosing strategy with high PTA%. </w:t>
      </w:r>
    </w:p>
  </w:comment>
  <w:comment w:id="52" w:author="My Luong Vuong" w:date="2024-06-12T11:54:00Z" w:initials="MLV">
    <w:p w14:paraId="7D249DFF" w14:textId="77777777" w:rsidR="00CB514F" w:rsidRDefault="00CB514F" w:rsidP="00B64587">
      <w:pPr>
        <w:pStyle w:val="CommentText"/>
        <w:jc w:val="left"/>
      </w:pPr>
      <w:r>
        <w:rPr>
          <w:rStyle w:val="CommentReference"/>
        </w:rPr>
        <w:annotationRef/>
      </w:r>
      <w:r>
        <w:rPr>
          <w:lang w:val="en-US"/>
        </w:rPr>
        <w:t>Boonstra Jasper has the same comment: "but the conclusion on elimination of the option for TDM might be a bit too strong. If your dosing regimen is validated in a prospective study and proved to be superior, I would fully agree."</w:t>
      </w:r>
    </w:p>
  </w:comment>
  <w:comment w:id="53" w:author="Jan-Willem Alffenaar" w:date="2024-06-01T08:05:00Z" w:initials="JA">
    <w:p w14:paraId="113F7C5D" w14:textId="1DB0D2A6" w:rsidR="00DC5EE4" w:rsidRDefault="00DC5EE4" w:rsidP="00DC5EE4">
      <w:pPr>
        <w:pStyle w:val="CommentText"/>
        <w:jc w:val="left"/>
      </w:pPr>
      <w:r>
        <w:rPr>
          <w:rStyle w:val="CommentReference"/>
        </w:rPr>
        <w:annotationRef/>
      </w:r>
      <w:r>
        <w:t>Why is this in your conclusion?</w:t>
      </w:r>
    </w:p>
  </w:comment>
  <w:comment w:id="54" w:author="Jan-Willem Alffenaar" w:date="2024-06-01T08:05:00Z" w:initials="JA">
    <w:p w14:paraId="0D08C3BD" w14:textId="33CE9594" w:rsidR="004C4864" w:rsidRDefault="004C4864" w:rsidP="004C4864">
      <w:pPr>
        <w:pStyle w:val="CommentText"/>
        <w:jc w:val="left"/>
      </w:pPr>
      <w:r>
        <w:rPr>
          <w:rStyle w:val="CommentReference"/>
        </w:rPr>
        <w:annotationRef/>
      </w:r>
      <w:r>
        <w:t>This sentence should be in the future perspective section. Ideally between limitations and conclusion</w:t>
      </w:r>
    </w:p>
  </w:comment>
  <w:comment w:id="55" w:author="My Luong Vuong" w:date="2024-06-12T11:52:00Z" w:initials="MLV">
    <w:p w14:paraId="55AFE027" w14:textId="77777777" w:rsidR="00F91B22" w:rsidRDefault="00F91B22" w:rsidP="00467A9B">
      <w:pPr>
        <w:pStyle w:val="CommentText"/>
        <w:jc w:val="left"/>
      </w:pPr>
      <w:r>
        <w:rPr>
          <w:rStyle w:val="CommentReference"/>
        </w:rPr>
        <w:annotationRef/>
      </w:r>
      <w:r>
        <w:rPr>
          <w:lang w:val="en-US"/>
        </w:rPr>
        <w:t>Cf. Stuart spencer's lecture. Future persepctives are appropriate for the final paragraph of the discussion.</w:t>
      </w:r>
    </w:p>
  </w:comment>
  <w:comment w:id="68" w:author="Jan-Willem Alffenaar" w:date="2024-06-01T08:21:00Z" w:initials="JA">
    <w:p w14:paraId="7B4E614C" w14:textId="21EB2FF4" w:rsidR="005C2A56" w:rsidRDefault="00B111F4" w:rsidP="005C2A56">
      <w:pPr>
        <w:pStyle w:val="CommentText"/>
        <w:jc w:val="left"/>
      </w:pPr>
      <w:r>
        <w:rPr>
          <w:rStyle w:val="CommentReference"/>
        </w:rPr>
        <w:annotationRef/>
      </w:r>
      <w:r w:rsidR="005C2A56">
        <w:rPr>
          <w:color w:val="000000"/>
        </w:rPr>
        <w:t>How much actual PK data do we have in this category? Especially toward the lower end?</w:t>
      </w:r>
    </w:p>
  </w:comment>
  <w:comment w:id="69" w:author="My Luong Vuong" w:date="2024-06-12T16:58:00Z" w:initials="MLV">
    <w:p w14:paraId="2516D481" w14:textId="77777777" w:rsidR="005E47A8" w:rsidRDefault="005E47A8" w:rsidP="0017027B">
      <w:pPr>
        <w:pStyle w:val="CommentText"/>
        <w:jc w:val="left"/>
      </w:pPr>
      <w:r>
        <w:rPr>
          <w:rStyle w:val="CommentReference"/>
        </w:rPr>
        <w:annotationRef/>
      </w:r>
      <w:r>
        <w:rPr>
          <w:lang w:val="en-US"/>
        </w:rPr>
        <w:t>@Isabel: We are not gonna include this info in our paper since it would be too much. Do you think think it's a good idea to schedule a short call with him so that we can explain things better?</w:t>
      </w:r>
    </w:p>
  </w:comment>
  <w:comment w:id="70" w:author="Jan-Willem Alffenaar" w:date="2024-06-01T08:10:00Z" w:initials="JA">
    <w:p w14:paraId="47A0573C" w14:textId="64572765" w:rsidR="00F27854" w:rsidRDefault="00F27854" w:rsidP="00F27854">
      <w:pPr>
        <w:pStyle w:val="CommentText"/>
        <w:jc w:val="left"/>
      </w:pPr>
      <w:r>
        <w:rPr>
          <w:rStyle w:val="CommentReference"/>
        </w:rPr>
        <w:annotationRef/>
      </w:r>
      <w:r>
        <w:t>Very puzzled by this graph. Flat dose across such a wide range of renal function suggest limited effect of renal clearance?</w:t>
      </w:r>
    </w:p>
  </w:comment>
  <w:comment w:id="71" w:author="Jan-Willem Alffenaar" w:date="2024-06-01T08:17:00Z" w:initials="JA">
    <w:p w14:paraId="3C10E8F0" w14:textId="77777777" w:rsidR="00B8502B" w:rsidRDefault="00B8502B" w:rsidP="00B8502B">
      <w:pPr>
        <w:pStyle w:val="CommentText"/>
        <w:jc w:val="left"/>
      </w:pPr>
      <w:r>
        <w:rPr>
          <w:rStyle w:val="CommentReference"/>
        </w:rPr>
        <w:annotationRef/>
      </w:r>
      <w:r>
        <w:t>Can you improve the figure to better highlight the difference between both (90% range). For the median it is somewhat clear due to higher concentration after the first dose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DBF061" w15:done="0"/>
  <w15:commentEx w15:paraId="01FAB0AB" w15:done="0"/>
  <w15:commentEx w15:paraId="5F2813C8" w15:paraIdParent="01FAB0AB" w15:done="0"/>
  <w15:commentEx w15:paraId="3FF9C6D9" w15:done="0"/>
  <w15:commentEx w15:paraId="3DA9215B" w15:paraIdParent="3FF9C6D9" w15:done="0"/>
  <w15:commentEx w15:paraId="3A2B271D" w15:done="0"/>
  <w15:commentEx w15:paraId="3AEED805" w15:paraIdParent="3A2B271D" w15:done="0"/>
  <w15:commentEx w15:paraId="4C3CB4F7" w15:done="0"/>
  <w15:commentEx w15:paraId="6EBA44F6" w15:paraIdParent="4C3CB4F7" w15:done="0"/>
  <w15:commentEx w15:paraId="2BE3919D" w15:done="0"/>
  <w15:commentEx w15:paraId="7B92909F" w15:paraIdParent="2BE3919D" w15:done="0"/>
  <w15:commentEx w15:paraId="15123EE5" w15:done="0"/>
  <w15:commentEx w15:paraId="65403E7E" w15:done="0"/>
  <w15:commentEx w15:paraId="489F91D5" w15:done="0"/>
  <w15:commentEx w15:paraId="43FAFC35" w15:paraIdParent="489F91D5" w15:done="0"/>
  <w15:commentEx w15:paraId="33463899" w15:done="0"/>
  <w15:commentEx w15:paraId="7BBE9E58" w15:done="0"/>
  <w15:commentEx w15:paraId="469A04C7" w15:paraIdParent="7BBE9E58" w15:done="0"/>
  <w15:commentEx w15:paraId="0E32D7D3" w15:done="0"/>
  <w15:commentEx w15:paraId="13120930" w15:done="0"/>
  <w15:commentEx w15:paraId="32CEECC9" w15:paraIdParent="13120930" w15:done="0"/>
  <w15:commentEx w15:paraId="6D0CDFF7" w15:done="0"/>
  <w15:commentEx w15:paraId="7F25BCAD" w15:paraIdParent="6D0CDFF7" w15:done="0"/>
  <w15:commentEx w15:paraId="3F511DEA" w15:done="0"/>
  <w15:commentEx w15:paraId="11D3F040" w15:paraIdParent="3F511DEA" w15:done="0"/>
  <w15:commentEx w15:paraId="240D6976" w15:done="0"/>
  <w15:commentEx w15:paraId="4A58A81E" w15:done="0"/>
  <w15:commentEx w15:paraId="24B25FDC" w15:done="0"/>
  <w15:commentEx w15:paraId="7C91FBFC" w15:done="0"/>
  <w15:commentEx w15:paraId="7D249DFF" w15:paraIdParent="7C91FBFC" w15:done="0"/>
  <w15:commentEx w15:paraId="113F7C5D" w15:done="0"/>
  <w15:commentEx w15:paraId="0D08C3BD" w15:done="0"/>
  <w15:commentEx w15:paraId="55AFE027" w15:paraIdParent="0D08C3BD" w15:done="0"/>
  <w15:commentEx w15:paraId="7B4E614C" w15:done="0"/>
  <w15:commentEx w15:paraId="2516D481" w15:paraIdParent="7B4E614C" w15:done="0"/>
  <w15:commentEx w15:paraId="47A0573C" w15:done="0"/>
  <w15:commentEx w15:paraId="3C10E8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D0444F7" w16cex:dateUtc="2024-05-31T22:12:00Z"/>
  <w16cex:commentExtensible w16cex:durableId="3B940EC3" w16cex:dateUtc="2024-05-31T21:28:00Z"/>
  <w16cex:commentExtensible w16cex:durableId="2A144EC8" w16cex:dateUtc="2024-06-12T14:43:00Z"/>
  <w16cex:commentExtensible w16cex:durableId="50EFB0D2" w16cex:dateUtc="2024-05-31T21:36:00Z"/>
  <w16cex:commentExtensible w16cex:durableId="2A142A68" w16cex:dateUtc="2024-06-12T12:08:00Z"/>
  <w16cex:commentExtensible w16cex:durableId="40E2455A" w16cex:dateUtc="2024-05-31T22:24:00Z"/>
  <w16cex:commentExtensible w16cex:durableId="2A142AB7" w16cex:dateUtc="2024-06-12T12:09:00Z"/>
  <w16cex:commentExtensible w16cex:durableId="74FA7721" w16cex:dateUtc="2024-05-31T22:06:00Z"/>
  <w16cex:commentExtensible w16cex:durableId="2A144F34" w16cex:dateUtc="2024-06-12T14:45:00Z"/>
  <w16cex:commentExtensible w16cex:durableId="36F2D246" w16cex:dateUtc="2024-05-31T22:06:00Z"/>
  <w16cex:commentExtensible w16cex:durableId="2A144F3B" w16cex:dateUtc="2024-06-12T14:45:00Z"/>
  <w16cex:commentExtensible w16cex:durableId="2A142B9C" w16cex:dateUtc="2024-06-12T12:13:00Z"/>
  <w16cex:commentExtensible w16cex:durableId="2A142BE7" w16cex:dateUtc="2024-06-12T12:15:00Z"/>
  <w16cex:commentExtensible w16cex:durableId="6CA81533" w16cex:dateUtc="2024-05-31T22:30:00Z"/>
  <w16cex:commentExtensible w16cex:durableId="2A144F46" w16cex:dateUtc="2024-06-12T14:45:00Z"/>
  <w16cex:commentExtensible w16cex:durableId="2A142C48" w16cex:dateUtc="2024-06-12T12:16:00Z"/>
  <w16cex:commentExtensible w16cex:durableId="62F08DB3" w16cex:dateUtc="2024-05-31T21:41:00Z"/>
  <w16cex:commentExtensible w16cex:durableId="2A144FAA" w16cex:dateUtc="2024-06-12T14:47:00Z"/>
  <w16cex:commentExtensible w16cex:durableId="2A142C61" w16cex:dateUtc="2024-06-12T12:17:00Z"/>
  <w16cex:commentExtensible w16cex:durableId="5D3945F1" w16cex:dateUtc="2024-05-31T21:42:00Z"/>
  <w16cex:commentExtensible w16cex:durableId="2A144FC1" w16cex:dateUtc="2024-06-12T14:48:00Z"/>
  <w16cex:commentExtensible w16cex:durableId="206B04A7" w16cex:dateUtc="2024-05-31T21:44:00Z"/>
  <w16cex:commentExtensible w16cex:durableId="2A142D76" w16cex:dateUtc="2024-06-12T12:21:00Z"/>
  <w16cex:commentExtensible w16cex:durableId="21761B81" w16cex:dateUtc="2024-05-31T21:47:00Z"/>
  <w16cex:commentExtensible w16cex:durableId="2A145040" w16cex:dateUtc="2024-06-12T14:50:00Z"/>
  <w16cex:commentExtensible w16cex:durableId="59EB95C7" w16cex:dateUtc="2024-05-31T21:49:00Z"/>
  <w16cex:commentExtensible w16cex:durableId="74A7D926" w16cex:dateUtc="2024-05-31T21:56:00Z"/>
  <w16cex:commentExtensible w16cex:durableId="697FA33E" w16cex:dateUtc="2024-05-31T22:00:00Z"/>
  <w16cex:commentExtensible w16cex:durableId="788FCB08" w16cex:dateUtc="2024-05-31T22:03:00Z"/>
  <w16cex:commentExtensible w16cex:durableId="2A140AF7" w16cex:dateUtc="2024-06-12T09:54:00Z"/>
  <w16cex:commentExtensible w16cex:durableId="31D13C40" w16cex:dateUtc="2024-05-31T22:05:00Z"/>
  <w16cex:commentExtensible w16cex:durableId="6BD24A33" w16cex:dateUtc="2024-05-31T22:05:00Z"/>
  <w16cex:commentExtensible w16cex:durableId="2A140A86" w16cex:dateUtc="2024-06-12T09:52:00Z"/>
  <w16cex:commentExtensible w16cex:durableId="56546C40" w16cex:dateUtc="2024-05-31T22:21:00Z"/>
  <w16cex:commentExtensible w16cex:durableId="2A145218" w16cex:dateUtc="2024-06-12T14:58:00Z"/>
  <w16cex:commentExtensible w16cex:durableId="3459F9D0" w16cex:dateUtc="2024-05-31T22:10:00Z"/>
  <w16cex:commentExtensible w16cex:durableId="3F0248D2" w16cex:dateUtc="2024-05-31T2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DBF061" w16cid:durableId="1D0444F7"/>
  <w16cid:commentId w16cid:paraId="01FAB0AB" w16cid:durableId="3B940EC3"/>
  <w16cid:commentId w16cid:paraId="5F2813C8" w16cid:durableId="2A144EC8"/>
  <w16cid:commentId w16cid:paraId="3FF9C6D9" w16cid:durableId="50EFB0D2"/>
  <w16cid:commentId w16cid:paraId="3DA9215B" w16cid:durableId="2A142A68"/>
  <w16cid:commentId w16cid:paraId="3A2B271D" w16cid:durableId="40E2455A"/>
  <w16cid:commentId w16cid:paraId="3AEED805" w16cid:durableId="2A142AB7"/>
  <w16cid:commentId w16cid:paraId="4C3CB4F7" w16cid:durableId="74FA7721"/>
  <w16cid:commentId w16cid:paraId="6EBA44F6" w16cid:durableId="2A144F34"/>
  <w16cid:commentId w16cid:paraId="2BE3919D" w16cid:durableId="36F2D246"/>
  <w16cid:commentId w16cid:paraId="7B92909F" w16cid:durableId="2A144F3B"/>
  <w16cid:commentId w16cid:paraId="15123EE5" w16cid:durableId="2A142B9C"/>
  <w16cid:commentId w16cid:paraId="65403E7E" w16cid:durableId="2A142BE7"/>
  <w16cid:commentId w16cid:paraId="489F91D5" w16cid:durableId="6CA81533"/>
  <w16cid:commentId w16cid:paraId="43FAFC35" w16cid:durableId="2A144F46"/>
  <w16cid:commentId w16cid:paraId="33463899" w16cid:durableId="2A142C48"/>
  <w16cid:commentId w16cid:paraId="7BBE9E58" w16cid:durableId="62F08DB3"/>
  <w16cid:commentId w16cid:paraId="469A04C7" w16cid:durableId="2A144FAA"/>
  <w16cid:commentId w16cid:paraId="0E32D7D3" w16cid:durableId="2A142C61"/>
  <w16cid:commentId w16cid:paraId="13120930" w16cid:durableId="5D3945F1"/>
  <w16cid:commentId w16cid:paraId="32CEECC9" w16cid:durableId="2A144FC1"/>
  <w16cid:commentId w16cid:paraId="6D0CDFF7" w16cid:durableId="206B04A7"/>
  <w16cid:commentId w16cid:paraId="7F25BCAD" w16cid:durableId="2A142D76"/>
  <w16cid:commentId w16cid:paraId="3F511DEA" w16cid:durableId="21761B81"/>
  <w16cid:commentId w16cid:paraId="11D3F040" w16cid:durableId="2A145040"/>
  <w16cid:commentId w16cid:paraId="240D6976" w16cid:durableId="59EB95C7"/>
  <w16cid:commentId w16cid:paraId="4A58A81E" w16cid:durableId="74A7D926"/>
  <w16cid:commentId w16cid:paraId="24B25FDC" w16cid:durableId="697FA33E"/>
  <w16cid:commentId w16cid:paraId="7C91FBFC" w16cid:durableId="788FCB08"/>
  <w16cid:commentId w16cid:paraId="7D249DFF" w16cid:durableId="2A140AF7"/>
  <w16cid:commentId w16cid:paraId="113F7C5D" w16cid:durableId="31D13C40"/>
  <w16cid:commentId w16cid:paraId="0D08C3BD" w16cid:durableId="6BD24A33"/>
  <w16cid:commentId w16cid:paraId="55AFE027" w16cid:durableId="2A140A86"/>
  <w16cid:commentId w16cid:paraId="7B4E614C" w16cid:durableId="56546C40"/>
  <w16cid:commentId w16cid:paraId="2516D481" w16cid:durableId="2A145218"/>
  <w16cid:commentId w16cid:paraId="47A0573C" w16cid:durableId="3459F9D0"/>
  <w16cid:commentId w16cid:paraId="3C10E8F0" w16cid:durableId="3F0248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CB256" w14:textId="77777777" w:rsidR="005425DF" w:rsidRDefault="005425DF" w:rsidP="00593CAA">
      <w:r>
        <w:separator/>
      </w:r>
    </w:p>
  </w:endnote>
  <w:endnote w:type="continuationSeparator" w:id="0">
    <w:p w14:paraId="41582D7B" w14:textId="77777777" w:rsidR="005425DF" w:rsidRDefault="005425DF" w:rsidP="00593CAA">
      <w:r>
        <w:continuationSeparator/>
      </w:r>
    </w:p>
  </w:endnote>
  <w:endnote w:type="continuationNotice" w:id="1">
    <w:p w14:paraId="12DF17A9" w14:textId="77777777" w:rsidR="005425DF" w:rsidRDefault="005425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66132" w14:textId="77777777" w:rsidR="005425DF" w:rsidRDefault="005425DF" w:rsidP="00593CAA">
      <w:r>
        <w:separator/>
      </w:r>
    </w:p>
  </w:footnote>
  <w:footnote w:type="continuationSeparator" w:id="0">
    <w:p w14:paraId="0B99E312" w14:textId="77777777" w:rsidR="005425DF" w:rsidRDefault="005425DF" w:rsidP="00593CAA">
      <w:r>
        <w:continuationSeparator/>
      </w:r>
    </w:p>
  </w:footnote>
  <w:footnote w:type="continuationNotice" w:id="1">
    <w:p w14:paraId="4DA11AB8" w14:textId="77777777" w:rsidR="005425DF" w:rsidRDefault="005425D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n-Willem Alffenaar">
    <w15:presenceInfo w15:providerId="AD" w15:userId="S::johannes.alffenaar@sydney.edu.au::02f740e7-48e1-4de5-ac6a-b3751a759522"/>
  </w15:person>
  <w15:person w15:author="My Luong Vuong">
    <w15:presenceInfo w15:providerId="AD" w15:userId="S::myluong.vuong@kuleuven.be::3a095926-c094-4dc5-9520-da494b4df4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48&lt;/item&gt;&lt;item&gt;49&lt;/item&gt;&lt;item&gt;51&lt;/item&gt;&lt;item&gt;54&lt;/item&gt;&lt;item&gt;55&lt;/item&gt;&lt;item&gt;63&lt;/item&gt;&lt;item&gt;64&lt;/item&gt;&lt;item&gt;68&lt;/item&gt;&lt;item&gt;72&lt;/item&gt;&lt;item&gt;73&lt;/item&gt;&lt;item&gt;75&lt;/item&gt;&lt;item&gt;77&lt;/item&gt;&lt;item&gt;79&lt;/item&gt;&lt;item&gt;80&lt;/item&gt;&lt;item&gt;81&lt;/item&gt;&lt;item&gt;83&lt;/item&gt;&lt;/record-ids&gt;&lt;/item&gt;&lt;/Libraries&gt;"/>
  </w:docVars>
  <w:rsids>
    <w:rsidRoot w:val="009A24FE"/>
    <w:rsid w:val="000005EE"/>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1221"/>
    <w:rsid w:val="0002165B"/>
    <w:rsid w:val="0002169B"/>
    <w:rsid w:val="000217AB"/>
    <w:rsid w:val="00021944"/>
    <w:rsid w:val="00021E38"/>
    <w:rsid w:val="0002249B"/>
    <w:rsid w:val="0002259C"/>
    <w:rsid w:val="000228F7"/>
    <w:rsid w:val="00022E85"/>
    <w:rsid w:val="000237B6"/>
    <w:rsid w:val="00023AB8"/>
    <w:rsid w:val="00023EAD"/>
    <w:rsid w:val="000240B2"/>
    <w:rsid w:val="000243E5"/>
    <w:rsid w:val="000244F3"/>
    <w:rsid w:val="00024729"/>
    <w:rsid w:val="0002472B"/>
    <w:rsid w:val="0002535A"/>
    <w:rsid w:val="000254A2"/>
    <w:rsid w:val="000255CF"/>
    <w:rsid w:val="00025A30"/>
    <w:rsid w:val="00025CB1"/>
    <w:rsid w:val="0002635B"/>
    <w:rsid w:val="00026643"/>
    <w:rsid w:val="00026B36"/>
    <w:rsid w:val="00026B55"/>
    <w:rsid w:val="0002732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4A3B"/>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D63"/>
    <w:rsid w:val="000421AB"/>
    <w:rsid w:val="000424EE"/>
    <w:rsid w:val="0004268F"/>
    <w:rsid w:val="00042840"/>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C16"/>
    <w:rsid w:val="00057CF0"/>
    <w:rsid w:val="000606D3"/>
    <w:rsid w:val="00060879"/>
    <w:rsid w:val="00060A09"/>
    <w:rsid w:val="00061E3A"/>
    <w:rsid w:val="00062123"/>
    <w:rsid w:val="0006232A"/>
    <w:rsid w:val="0006243B"/>
    <w:rsid w:val="000625FD"/>
    <w:rsid w:val="00062FBC"/>
    <w:rsid w:val="000634D0"/>
    <w:rsid w:val="00063E85"/>
    <w:rsid w:val="000640FF"/>
    <w:rsid w:val="0006511A"/>
    <w:rsid w:val="000651A0"/>
    <w:rsid w:val="000657F0"/>
    <w:rsid w:val="00066020"/>
    <w:rsid w:val="00066555"/>
    <w:rsid w:val="00066A79"/>
    <w:rsid w:val="00066B6E"/>
    <w:rsid w:val="00066E5F"/>
    <w:rsid w:val="00066F25"/>
    <w:rsid w:val="000673C3"/>
    <w:rsid w:val="00067A26"/>
    <w:rsid w:val="00067D63"/>
    <w:rsid w:val="00067FAE"/>
    <w:rsid w:val="00070081"/>
    <w:rsid w:val="00070472"/>
    <w:rsid w:val="00070854"/>
    <w:rsid w:val="00070C01"/>
    <w:rsid w:val="000715BB"/>
    <w:rsid w:val="00071E5C"/>
    <w:rsid w:val="00071E8D"/>
    <w:rsid w:val="000744EF"/>
    <w:rsid w:val="00074506"/>
    <w:rsid w:val="0007476F"/>
    <w:rsid w:val="00075CAA"/>
    <w:rsid w:val="00075E0F"/>
    <w:rsid w:val="00075E44"/>
    <w:rsid w:val="00076497"/>
    <w:rsid w:val="00076498"/>
    <w:rsid w:val="00076F67"/>
    <w:rsid w:val="0007719F"/>
    <w:rsid w:val="000779BD"/>
    <w:rsid w:val="00077D91"/>
    <w:rsid w:val="00077F5C"/>
    <w:rsid w:val="00080449"/>
    <w:rsid w:val="00080524"/>
    <w:rsid w:val="0008076C"/>
    <w:rsid w:val="000808E4"/>
    <w:rsid w:val="00080F35"/>
    <w:rsid w:val="00081F03"/>
    <w:rsid w:val="00082D86"/>
    <w:rsid w:val="000830E7"/>
    <w:rsid w:val="0008378B"/>
    <w:rsid w:val="00083BC1"/>
    <w:rsid w:val="00083C79"/>
    <w:rsid w:val="00083CAF"/>
    <w:rsid w:val="00083F71"/>
    <w:rsid w:val="0008414D"/>
    <w:rsid w:val="000842C2"/>
    <w:rsid w:val="0008452E"/>
    <w:rsid w:val="00084DAF"/>
    <w:rsid w:val="00084E05"/>
    <w:rsid w:val="000852B3"/>
    <w:rsid w:val="0008592A"/>
    <w:rsid w:val="00085ED2"/>
    <w:rsid w:val="0008755F"/>
    <w:rsid w:val="000878AC"/>
    <w:rsid w:val="00087F50"/>
    <w:rsid w:val="00087F51"/>
    <w:rsid w:val="000902AF"/>
    <w:rsid w:val="00090502"/>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B7A"/>
    <w:rsid w:val="00096C9B"/>
    <w:rsid w:val="00096D94"/>
    <w:rsid w:val="000970AE"/>
    <w:rsid w:val="00097269"/>
    <w:rsid w:val="000972A6"/>
    <w:rsid w:val="000979C6"/>
    <w:rsid w:val="00097C69"/>
    <w:rsid w:val="000A07E1"/>
    <w:rsid w:val="000A0B13"/>
    <w:rsid w:val="000A1607"/>
    <w:rsid w:val="000A2447"/>
    <w:rsid w:val="000A2C96"/>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34C7"/>
    <w:rsid w:val="000B44C0"/>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95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E00CD"/>
    <w:rsid w:val="000E00F2"/>
    <w:rsid w:val="000E083E"/>
    <w:rsid w:val="000E09CC"/>
    <w:rsid w:val="000E15F8"/>
    <w:rsid w:val="000E18D7"/>
    <w:rsid w:val="000E1D50"/>
    <w:rsid w:val="000E1F0D"/>
    <w:rsid w:val="000E22C9"/>
    <w:rsid w:val="000E3998"/>
    <w:rsid w:val="000E3CA1"/>
    <w:rsid w:val="000E47A6"/>
    <w:rsid w:val="000E4846"/>
    <w:rsid w:val="000E4A1F"/>
    <w:rsid w:val="000E54B9"/>
    <w:rsid w:val="000E5E32"/>
    <w:rsid w:val="000E5EEA"/>
    <w:rsid w:val="000E604D"/>
    <w:rsid w:val="000E671B"/>
    <w:rsid w:val="000E756A"/>
    <w:rsid w:val="000E78F0"/>
    <w:rsid w:val="000E79DB"/>
    <w:rsid w:val="000E7B66"/>
    <w:rsid w:val="000E7C17"/>
    <w:rsid w:val="000E7CC4"/>
    <w:rsid w:val="000E7E3F"/>
    <w:rsid w:val="000F012D"/>
    <w:rsid w:val="000F01CC"/>
    <w:rsid w:val="000F0336"/>
    <w:rsid w:val="000F126E"/>
    <w:rsid w:val="000F1BF8"/>
    <w:rsid w:val="000F28F8"/>
    <w:rsid w:val="000F2E10"/>
    <w:rsid w:val="000F2F60"/>
    <w:rsid w:val="000F3F9B"/>
    <w:rsid w:val="000F41E5"/>
    <w:rsid w:val="000F456D"/>
    <w:rsid w:val="000F4A56"/>
    <w:rsid w:val="000F53CC"/>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3583"/>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613"/>
    <w:rsid w:val="001127B0"/>
    <w:rsid w:val="00112C0C"/>
    <w:rsid w:val="001130E1"/>
    <w:rsid w:val="001131AF"/>
    <w:rsid w:val="001133CB"/>
    <w:rsid w:val="00113778"/>
    <w:rsid w:val="00113BC1"/>
    <w:rsid w:val="001144AE"/>
    <w:rsid w:val="001165B8"/>
    <w:rsid w:val="00116703"/>
    <w:rsid w:val="001169CB"/>
    <w:rsid w:val="001169E0"/>
    <w:rsid w:val="00116AAE"/>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638"/>
    <w:rsid w:val="00131C35"/>
    <w:rsid w:val="00132108"/>
    <w:rsid w:val="00132C36"/>
    <w:rsid w:val="001331B6"/>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601"/>
    <w:rsid w:val="00147713"/>
    <w:rsid w:val="001478CD"/>
    <w:rsid w:val="00147C34"/>
    <w:rsid w:val="001505EF"/>
    <w:rsid w:val="00150921"/>
    <w:rsid w:val="00150AD9"/>
    <w:rsid w:val="00150BF0"/>
    <w:rsid w:val="00151048"/>
    <w:rsid w:val="00151066"/>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2D5F"/>
    <w:rsid w:val="00163580"/>
    <w:rsid w:val="0016391A"/>
    <w:rsid w:val="00163A01"/>
    <w:rsid w:val="00163B36"/>
    <w:rsid w:val="00163FA6"/>
    <w:rsid w:val="00163FE8"/>
    <w:rsid w:val="00164079"/>
    <w:rsid w:val="001645F0"/>
    <w:rsid w:val="00164C4E"/>
    <w:rsid w:val="00165148"/>
    <w:rsid w:val="00165488"/>
    <w:rsid w:val="00165516"/>
    <w:rsid w:val="00165F41"/>
    <w:rsid w:val="0016605A"/>
    <w:rsid w:val="00166575"/>
    <w:rsid w:val="001673BF"/>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06A"/>
    <w:rsid w:val="0018026C"/>
    <w:rsid w:val="00180F34"/>
    <w:rsid w:val="0018159C"/>
    <w:rsid w:val="00181981"/>
    <w:rsid w:val="00181BF2"/>
    <w:rsid w:val="0018223B"/>
    <w:rsid w:val="0018243B"/>
    <w:rsid w:val="001824BA"/>
    <w:rsid w:val="0018252C"/>
    <w:rsid w:val="0018261D"/>
    <w:rsid w:val="001826C3"/>
    <w:rsid w:val="00182834"/>
    <w:rsid w:val="0018291C"/>
    <w:rsid w:val="0018296F"/>
    <w:rsid w:val="00182E91"/>
    <w:rsid w:val="00183725"/>
    <w:rsid w:val="00183953"/>
    <w:rsid w:val="0018402E"/>
    <w:rsid w:val="00184089"/>
    <w:rsid w:val="0018433E"/>
    <w:rsid w:val="00184492"/>
    <w:rsid w:val="001846ED"/>
    <w:rsid w:val="00184887"/>
    <w:rsid w:val="00184DCD"/>
    <w:rsid w:val="00184EA5"/>
    <w:rsid w:val="00184EF6"/>
    <w:rsid w:val="00185538"/>
    <w:rsid w:val="00185C4C"/>
    <w:rsid w:val="001864CE"/>
    <w:rsid w:val="0018666F"/>
    <w:rsid w:val="001872F5"/>
    <w:rsid w:val="00187AC3"/>
    <w:rsid w:val="00187B27"/>
    <w:rsid w:val="00187BAF"/>
    <w:rsid w:val="00187F5D"/>
    <w:rsid w:val="001908EC"/>
    <w:rsid w:val="00190FB2"/>
    <w:rsid w:val="0019155F"/>
    <w:rsid w:val="0019156E"/>
    <w:rsid w:val="00191AED"/>
    <w:rsid w:val="0019219A"/>
    <w:rsid w:val="001923A3"/>
    <w:rsid w:val="0019303B"/>
    <w:rsid w:val="001935BD"/>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DC4"/>
    <w:rsid w:val="001A2DCE"/>
    <w:rsid w:val="001A33DD"/>
    <w:rsid w:val="001A35F5"/>
    <w:rsid w:val="001A56DC"/>
    <w:rsid w:val="001A675D"/>
    <w:rsid w:val="001A6B0E"/>
    <w:rsid w:val="001A6D2C"/>
    <w:rsid w:val="001A6EE3"/>
    <w:rsid w:val="001A74D0"/>
    <w:rsid w:val="001A7D62"/>
    <w:rsid w:val="001A7EB9"/>
    <w:rsid w:val="001A7ECE"/>
    <w:rsid w:val="001B08F1"/>
    <w:rsid w:val="001B09A3"/>
    <w:rsid w:val="001B111A"/>
    <w:rsid w:val="001B14C5"/>
    <w:rsid w:val="001B14F4"/>
    <w:rsid w:val="001B1CF6"/>
    <w:rsid w:val="001B1E07"/>
    <w:rsid w:val="001B1E5C"/>
    <w:rsid w:val="001B294A"/>
    <w:rsid w:val="001B2F1A"/>
    <w:rsid w:val="001B2F89"/>
    <w:rsid w:val="001B3939"/>
    <w:rsid w:val="001B3BFB"/>
    <w:rsid w:val="001B40F7"/>
    <w:rsid w:val="001B4568"/>
    <w:rsid w:val="001B497D"/>
    <w:rsid w:val="001B4997"/>
    <w:rsid w:val="001B569B"/>
    <w:rsid w:val="001B6E2B"/>
    <w:rsid w:val="001B6F79"/>
    <w:rsid w:val="001B7553"/>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009"/>
    <w:rsid w:val="001C442F"/>
    <w:rsid w:val="001C4782"/>
    <w:rsid w:val="001C49AB"/>
    <w:rsid w:val="001C4D5E"/>
    <w:rsid w:val="001C5151"/>
    <w:rsid w:val="001C582D"/>
    <w:rsid w:val="001C6163"/>
    <w:rsid w:val="001C6240"/>
    <w:rsid w:val="001C6687"/>
    <w:rsid w:val="001C6F2C"/>
    <w:rsid w:val="001C7CC4"/>
    <w:rsid w:val="001D00C1"/>
    <w:rsid w:val="001D0143"/>
    <w:rsid w:val="001D0393"/>
    <w:rsid w:val="001D0764"/>
    <w:rsid w:val="001D0F9F"/>
    <w:rsid w:val="001D131B"/>
    <w:rsid w:val="001D2B7D"/>
    <w:rsid w:val="001D2E6A"/>
    <w:rsid w:val="001D315F"/>
    <w:rsid w:val="001D35D4"/>
    <w:rsid w:val="001D3C4A"/>
    <w:rsid w:val="001D4038"/>
    <w:rsid w:val="001D44D9"/>
    <w:rsid w:val="001D4AEC"/>
    <w:rsid w:val="001D5190"/>
    <w:rsid w:val="001D541F"/>
    <w:rsid w:val="001D56DE"/>
    <w:rsid w:val="001D58CE"/>
    <w:rsid w:val="001D5917"/>
    <w:rsid w:val="001D6740"/>
    <w:rsid w:val="001D6AED"/>
    <w:rsid w:val="001D6C7E"/>
    <w:rsid w:val="001D6C9C"/>
    <w:rsid w:val="001D7188"/>
    <w:rsid w:val="001D71F2"/>
    <w:rsid w:val="001D741B"/>
    <w:rsid w:val="001D74F2"/>
    <w:rsid w:val="001D76C7"/>
    <w:rsid w:val="001D7BFA"/>
    <w:rsid w:val="001E01E1"/>
    <w:rsid w:val="001E0968"/>
    <w:rsid w:val="001E0F8D"/>
    <w:rsid w:val="001E0FDF"/>
    <w:rsid w:val="001E1408"/>
    <w:rsid w:val="001E18A5"/>
    <w:rsid w:val="001E1CA6"/>
    <w:rsid w:val="001E1D69"/>
    <w:rsid w:val="001E244C"/>
    <w:rsid w:val="001E2F80"/>
    <w:rsid w:val="001E2FD9"/>
    <w:rsid w:val="001E330E"/>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204B"/>
    <w:rsid w:val="001F2969"/>
    <w:rsid w:val="001F3050"/>
    <w:rsid w:val="001F334C"/>
    <w:rsid w:val="001F3790"/>
    <w:rsid w:val="001F3792"/>
    <w:rsid w:val="001F39CA"/>
    <w:rsid w:val="001F3F57"/>
    <w:rsid w:val="001F3F63"/>
    <w:rsid w:val="001F45A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0930"/>
    <w:rsid w:val="00201009"/>
    <w:rsid w:val="00201486"/>
    <w:rsid w:val="00201561"/>
    <w:rsid w:val="0020197E"/>
    <w:rsid w:val="00201AF2"/>
    <w:rsid w:val="00201D9F"/>
    <w:rsid w:val="00202403"/>
    <w:rsid w:val="002024C6"/>
    <w:rsid w:val="0020274B"/>
    <w:rsid w:val="00202976"/>
    <w:rsid w:val="00202E1C"/>
    <w:rsid w:val="00203027"/>
    <w:rsid w:val="00203C97"/>
    <w:rsid w:val="0020444C"/>
    <w:rsid w:val="00205626"/>
    <w:rsid w:val="00205CFE"/>
    <w:rsid w:val="00206265"/>
    <w:rsid w:val="0020637E"/>
    <w:rsid w:val="002068A4"/>
    <w:rsid w:val="002073BD"/>
    <w:rsid w:val="0020750F"/>
    <w:rsid w:val="00207758"/>
    <w:rsid w:val="00207BBF"/>
    <w:rsid w:val="0021014C"/>
    <w:rsid w:val="00210776"/>
    <w:rsid w:val="0021111B"/>
    <w:rsid w:val="002120D9"/>
    <w:rsid w:val="0021227E"/>
    <w:rsid w:val="00212C40"/>
    <w:rsid w:val="00212F43"/>
    <w:rsid w:val="00213190"/>
    <w:rsid w:val="0021336A"/>
    <w:rsid w:val="00213443"/>
    <w:rsid w:val="002135FC"/>
    <w:rsid w:val="0021375E"/>
    <w:rsid w:val="0021385D"/>
    <w:rsid w:val="00213888"/>
    <w:rsid w:val="00213909"/>
    <w:rsid w:val="00214DAB"/>
    <w:rsid w:val="0021501D"/>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BCC"/>
    <w:rsid w:val="00220CBB"/>
    <w:rsid w:val="00220D4F"/>
    <w:rsid w:val="00221238"/>
    <w:rsid w:val="002213BB"/>
    <w:rsid w:val="00221AE5"/>
    <w:rsid w:val="00221CB3"/>
    <w:rsid w:val="00221E79"/>
    <w:rsid w:val="00222286"/>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FC4"/>
    <w:rsid w:val="002432F7"/>
    <w:rsid w:val="0024361E"/>
    <w:rsid w:val="0024399C"/>
    <w:rsid w:val="00243C32"/>
    <w:rsid w:val="00244206"/>
    <w:rsid w:val="0024430C"/>
    <w:rsid w:val="00244451"/>
    <w:rsid w:val="00244653"/>
    <w:rsid w:val="002446ED"/>
    <w:rsid w:val="00244A5D"/>
    <w:rsid w:val="00244CA1"/>
    <w:rsid w:val="00245117"/>
    <w:rsid w:val="00245C82"/>
    <w:rsid w:val="002463AC"/>
    <w:rsid w:val="00246952"/>
    <w:rsid w:val="0024699D"/>
    <w:rsid w:val="00246D73"/>
    <w:rsid w:val="00247135"/>
    <w:rsid w:val="002479D8"/>
    <w:rsid w:val="002500E8"/>
    <w:rsid w:val="00250420"/>
    <w:rsid w:val="00250A6A"/>
    <w:rsid w:val="00252012"/>
    <w:rsid w:val="00252CEB"/>
    <w:rsid w:val="002539AB"/>
    <w:rsid w:val="002539C5"/>
    <w:rsid w:val="00253BE1"/>
    <w:rsid w:val="00253EBE"/>
    <w:rsid w:val="002546DE"/>
    <w:rsid w:val="002547AC"/>
    <w:rsid w:val="0025542E"/>
    <w:rsid w:val="002557EA"/>
    <w:rsid w:val="00255C59"/>
    <w:rsid w:val="00255F6B"/>
    <w:rsid w:val="002564ED"/>
    <w:rsid w:val="002566FB"/>
    <w:rsid w:val="00256865"/>
    <w:rsid w:val="00256952"/>
    <w:rsid w:val="00256ADD"/>
    <w:rsid w:val="00256FFF"/>
    <w:rsid w:val="00257613"/>
    <w:rsid w:val="0025785E"/>
    <w:rsid w:val="00257977"/>
    <w:rsid w:val="00260028"/>
    <w:rsid w:val="00261E77"/>
    <w:rsid w:val="00262355"/>
    <w:rsid w:val="00262661"/>
    <w:rsid w:val="00262A1C"/>
    <w:rsid w:val="00262C56"/>
    <w:rsid w:val="00262FB6"/>
    <w:rsid w:val="00263807"/>
    <w:rsid w:val="00263A44"/>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4B4"/>
    <w:rsid w:val="002720AC"/>
    <w:rsid w:val="00272E56"/>
    <w:rsid w:val="00273C01"/>
    <w:rsid w:val="00273CCB"/>
    <w:rsid w:val="00274161"/>
    <w:rsid w:val="0027451E"/>
    <w:rsid w:val="00274553"/>
    <w:rsid w:val="002745D9"/>
    <w:rsid w:val="00274604"/>
    <w:rsid w:val="002748C4"/>
    <w:rsid w:val="00274AAB"/>
    <w:rsid w:val="00274BCA"/>
    <w:rsid w:val="00274D12"/>
    <w:rsid w:val="0027550A"/>
    <w:rsid w:val="002755AD"/>
    <w:rsid w:val="00275AB4"/>
    <w:rsid w:val="00275CDD"/>
    <w:rsid w:val="002762B6"/>
    <w:rsid w:val="002764DA"/>
    <w:rsid w:val="0027650D"/>
    <w:rsid w:val="00276706"/>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4D8"/>
    <w:rsid w:val="0028490E"/>
    <w:rsid w:val="00284B70"/>
    <w:rsid w:val="0028504F"/>
    <w:rsid w:val="002855D3"/>
    <w:rsid w:val="00285AA2"/>
    <w:rsid w:val="00285B62"/>
    <w:rsid w:val="00286614"/>
    <w:rsid w:val="0028672A"/>
    <w:rsid w:val="00286954"/>
    <w:rsid w:val="00287C66"/>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EDA"/>
    <w:rsid w:val="002A3220"/>
    <w:rsid w:val="002A3543"/>
    <w:rsid w:val="002A35B5"/>
    <w:rsid w:val="002A377B"/>
    <w:rsid w:val="002A41A5"/>
    <w:rsid w:val="002A492E"/>
    <w:rsid w:val="002A4ACC"/>
    <w:rsid w:val="002A4B31"/>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17"/>
    <w:rsid w:val="002C1346"/>
    <w:rsid w:val="002C1720"/>
    <w:rsid w:val="002C1A62"/>
    <w:rsid w:val="002C2252"/>
    <w:rsid w:val="002C24A8"/>
    <w:rsid w:val="002C2B33"/>
    <w:rsid w:val="002C2D64"/>
    <w:rsid w:val="002C3084"/>
    <w:rsid w:val="002C33A9"/>
    <w:rsid w:val="002C379A"/>
    <w:rsid w:val="002C40EC"/>
    <w:rsid w:val="002C49EC"/>
    <w:rsid w:val="002C4E9C"/>
    <w:rsid w:val="002C5321"/>
    <w:rsid w:val="002C54E1"/>
    <w:rsid w:val="002C569F"/>
    <w:rsid w:val="002C58AC"/>
    <w:rsid w:val="002C5A86"/>
    <w:rsid w:val="002C5C6C"/>
    <w:rsid w:val="002C5D83"/>
    <w:rsid w:val="002C6462"/>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804"/>
    <w:rsid w:val="002D585B"/>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831"/>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B6E"/>
    <w:rsid w:val="002F0EDE"/>
    <w:rsid w:val="002F1296"/>
    <w:rsid w:val="002F12D2"/>
    <w:rsid w:val="002F1382"/>
    <w:rsid w:val="002F139B"/>
    <w:rsid w:val="002F1656"/>
    <w:rsid w:val="002F1914"/>
    <w:rsid w:val="002F1C3F"/>
    <w:rsid w:val="002F2006"/>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6FF"/>
    <w:rsid w:val="002F6C0B"/>
    <w:rsid w:val="002F6FFE"/>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311E"/>
    <w:rsid w:val="003034E2"/>
    <w:rsid w:val="003039DC"/>
    <w:rsid w:val="00303AD0"/>
    <w:rsid w:val="00303FE3"/>
    <w:rsid w:val="00304128"/>
    <w:rsid w:val="00304630"/>
    <w:rsid w:val="00304AF8"/>
    <w:rsid w:val="00304C72"/>
    <w:rsid w:val="00304C78"/>
    <w:rsid w:val="003054EF"/>
    <w:rsid w:val="00305711"/>
    <w:rsid w:val="00305755"/>
    <w:rsid w:val="0030676C"/>
    <w:rsid w:val="00306CE7"/>
    <w:rsid w:val="0030799F"/>
    <w:rsid w:val="00307C35"/>
    <w:rsid w:val="0031010B"/>
    <w:rsid w:val="00310197"/>
    <w:rsid w:val="003103CE"/>
    <w:rsid w:val="003126D2"/>
    <w:rsid w:val="0031293D"/>
    <w:rsid w:val="003137B9"/>
    <w:rsid w:val="00313822"/>
    <w:rsid w:val="00313A65"/>
    <w:rsid w:val="00313D6E"/>
    <w:rsid w:val="00314142"/>
    <w:rsid w:val="00314441"/>
    <w:rsid w:val="00314526"/>
    <w:rsid w:val="00314F4D"/>
    <w:rsid w:val="003159D3"/>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978"/>
    <w:rsid w:val="003279B6"/>
    <w:rsid w:val="00327ED8"/>
    <w:rsid w:val="00330378"/>
    <w:rsid w:val="0033040E"/>
    <w:rsid w:val="003307F5"/>
    <w:rsid w:val="00330E8C"/>
    <w:rsid w:val="00330EF4"/>
    <w:rsid w:val="003311C5"/>
    <w:rsid w:val="003312BD"/>
    <w:rsid w:val="00331760"/>
    <w:rsid w:val="00331F5E"/>
    <w:rsid w:val="0033221B"/>
    <w:rsid w:val="0033256E"/>
    <w:rsid w:val="00332EE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55E"/>
    <w:rsid w:val="00350032"/>
    <w:rsid w:val="00350298"/>
    <w:rsid w:val="00350452"/>
    <w:rsid w:val="00350876"/>
    <w:rsid w:val="00350CFD"/>
    <w:rsid w:val="003517A9"/>
    <w:rsid w:val="003517DF"/>
    <w:rsid w:val="003517F1"/>
    <w:rsid w:val="00351A44"/>
    <w:rsid w:val="00351B91"/>
    <w:rsid w:val="003522BD"/>
    <w:rsid w:val="003522FA"/>
    <w:rsid w:val="0035237B"/>
    <w:rsid w:val="003528DB"/>
    <w:rsid w:val="00352D6C"/>
    <w:rsid w:val="00353270"/>
    <w:rsid w:val="0035399D"/>
    <w:rsid w:val="00353A39"/>
    <w:rsid w:val="00354299"/>
    <w:rsid w:val="00354441"/>
    <w:rsid w:val="00354824"/>
    <w:rsid w:val="00354838"/>
    <w:rsid w:val="00354BF2"/>
    <w:rsid w:val="00354DBB"/>
    <w:rsid w:val="00355D77"/>
    <w:rsid w:val="00355E0F"/>
    <w:rsid w:val="00355EF2"/>
    <w:rsid w:val="00355F6D"/>
    <w:rsid w:val="003569C0"/>
    <w:rsid w:val="00356CE7"/>
    <w:rsid w:val="00357009"/>
    <w:rsid w:val="00357042"/>
    <w:rsid w:val="00357070"/>
    <w:rsid w:val="00357571"/>
    <w:rsid w:val="003577CF"/>
    <w:rsid w:val="0035789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7263"/>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CA"/>
    <w:rsid w:val="003779D2"/>
    <w:rsid w:val="0038058A"/>
    <w:rsid w:val="003807E3"/>
    <w:rsid w:val="003808A0"/>
    <w:rsid w:val="003808F8"/>
    <w:rsid w:val="00380AF8"/>
    <w:rsid w:val="00380B7B"/>
    <w:rsid w:val="0038100E"/>
    <w:rsid w:val="003817B5"/>
    <w:rsid w:val="00382269"/>
    <w:rsid w:val="003822C2"/>
    <w:rsid w:val="0038243B"/>
    <w:rsid w:val="0038244B"/>
    <w:rsid w:val="00383586"/>
    <w:rsid w:val="00383D26"/>
    <w:rsid w:val="00383D3E"/>
    <w:rsid w:val="00383DDF"/>
    <w:rsid w:val="003841C3"/>
    <w:rsid w:val="00384819"/>
    <w:rsid w:val="00384D0A"/>
    <w:rsid w:val="00385DB5"/>
    <w:rsid w:val="003861A4"/>
    <w:rsid w:val="003863D9"/>
    <w:rsid w:val="00386528"/>
    <w:rsid w:val="00386733"/>
    <w:rsid w:val="00386895"/>
    <w:rsid w:val="0038739A"/>
    <w:rsid w:val="003877CA"/>
    <w:rsid w:val="00387837"/>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D4A"/>
    <w:rsid w:val="0039626A"/>
    <w:rsid w:val="003963CA"/>
    <w:rsid w:val="003964ED"/>
    <w:rsid w:val="0039666F"/>
    <w:rsid w:val="00396716"/>
    <w:rsid w:val="003975EC"/>
    <w:rsid w:val="003977CF"/>
    <w:rsid w:val="003A00A1"/>
    <w:rsid w:val="003A0615"/>
    <w:rsid w:val="003A0F31"/>
    <w:rsid w:val="003A11BA"/>
    <w:rsid w:val="003A155A"/>
    <w:rsid w:val="003A223C"/>
    <w:rsid w:val="003A2327"/>
    <w:rsid w:val="003A2642"/>
    <w:rsid w:val="003A279B"/>
    <w:rsid w:val="003A28BB"/>
    <w:rsid w:val="003A31CA"/>
    <w:rsid w:val="003A38AE"/>
    <w:rsid w:val="003A43DA"/>
    <w:rsid w:val="003A4C44"/>
    <w:rsid w:val="003A4C79"/>
    <w:rsid w:val="003A56B0"/>
    <w:rsid w:val="003A5877"/>
    <w:rsid w:val="003A5D66"/>
    <w:rsid w:val="003A5F10"/>
    <w:rsid w:val="003A62DF"/>
    <w:rsid w:val="003A6708"/>
    <w:rsid w:val="003A735F"/>
    <w:rsid w:val="003A7DB8"/>
    <w:rsid w:val="003A7ECD"/>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341"/>
    <w:rsid w:val="003C0692"/>
    <w:rsid w:val="003C0EBD"/>
    <w:rsid w:val="003C1455"/>
    <w:rsid w:val="003C1536"/>
    <w:rsid w:val="003C1554"/>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D7B16"/>
    <w:rsid w:val="003E0C8D"/>
    <w:rsid w:val="003E1406"/>
    <w:rsid w:val="003E2590"/>
    <w:rsid w:val="003E286F"/>
    <w:rsid w:val="003E3831"/>
    <w:rsid w:val="003E400E"/>
    <w:rsid w:val="003E42FC"/>
    <w:rsid w:val="003E4D29"/>
    <w:rsid w:val="003E4E7D"/>
    <w:rsid w:val="003E502A"/>
    <w:rsid w:val="003E54AF"/>
    <w:rsid w:val="003E595D"/>
    <w:rsid w:val="003E6BEA"/>
    <w:rsid w:val="003E6D6E"/>
    <w:rsid w:val="003E73B0"/>
    <w:rsid w:val="003E7A15"/>
    <w:rsid w:val="003E7E81"/>
    <w:rsid w:val="003E7EE5"/>
    <w:rsid w:val="003F0240"/>
    <w:rsid w:val="003F03B0"/>
    <w:rsid w:val="003F06A7"/>
    <w:rsid w:val="003F0719"/>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57E"/>
    <w:rsid w:val="00407DBC"/>
    <w:rsid w:val="004102EF"/>
    <w:rsid w:val="0041079A"/>
    <w:rsid w:val="0041098B"/>
    <w:rsid w:val="004109D7"/>
    <w:rsid w:val="00410B7E"/>
    <w:rsid w:val="0041147A"/>
    <w:rsid w:val="004115F5"/>
    <w:rsid w:val="00411B4F"/>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F24"/>
    <w:rsid w:val="00415FA7"/>
    <w:rsid w:val="004164B9"/>
    <w:rsid w:val="004166D3"/>
    <w:rsid w:val="00416873"/>
    <w:rsid w:val="00416A1F"/>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210E"/>
    <w:rsid w:val="00422C2C"/>
    <w:rsid w:val="00422E95"/>
    <w:rsid w:val="0042308B"/>
    <w:rsid w:val="004234E7"/>
    <w:rsid w:val="004235B6"/>
    <w:rsid w:val="004244EE"/>
    <w:rsid w:val="00425088"/>
    <w:rsid w:val="00425155"/>
    <w:rsid w:val="00425204"/>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1DDE"/>
    <w:rsid w:val="00452657"/>
    <w:rsid w:val="004528DA"/>
    <w:rsid w:val="00452CD3"/>
    <w:rsid w:val="00452DC7"/>
    <w:rsid w:val="00452E75"/>
    <w:rsid w:val="00452F10"/>
    <w:rsid w:val="00452F49"/>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16"/>
    <w:rsid w:val="004577DF"/>
    <w:rsid w:val="00457D1E"/>
    <w:rsid w:val="0046039E"/>
    <w:rsid w:val="004604DF"/>
    <w:rsid w:val="00460734"/>
    <w:rsid w:val="00460DF3"/>
    <w:rsid w:val="00461004"/>
    <w:rsid w:val="00461991"/>
    <w:rsid w:val="00461C04"/>
    <w:rsid w:val="00461C40"/>
    <w:rsid w:val="00461CC2"/>
    <w:rsid w:val="00461CC9"/>
    <w:rsid w:val="00461FF4"/>
    <w:rsid w:val="00462AAC"/>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E0F"/>
    <w:rsid w:val="004766F3"/>
    <w:rsid w:val="004769A0"/>
    <w:rsid w:val="00477B65"/>
    <w:rsid w:val="00477EDB"/>
    <w:rsid w:val="0048055A"/>
    <w:rsid w:val="00480AB9"/>
    <w:rsid w:val="00480B18"/>
    <w:rsid w:val="00480D7C"/>
    <w:rsid w:val="00480D7F"/>
    <w:rsid w:val="00480F9C"/>
    <w:rsid w:val="004811AE"/>
    <w:rsid w:val="00481341"/>
    <w:rsid w:val="00481521"/>
    <w:rsid w:val="00481766"/>
    <w:rsid w:val="004818BF"/>
    <w:rsid w:val="004819EE"/>
    <w:rsid w:val="00481A4F"/>
    <w:rsid w:val="00481D3F"/>
    <w:rsid w:val="00482471"/>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6EF"/>
    <w:rsid w:val="00486D6C"/>
    <w:rsid w:val="00486D97"/>
    <w:rsid w:val="00486E2B"/>
    <w:rsid w:val="00486EAA"/>
    <w:rsid w:val="00486FBF"/>
    <w:rsid w:val="0048743C"/>
    <w:rsid w:val="00487BCD"/>
    <w:rsid w:val="00487CCF"/>
    <w:rsid w:val="00487D25"/>
    <w:rsid w:val="00490183"/>
    <w:rsid w:val="0049045E"/>
    <w:rsid w:val="00490802"/>
    <w:rsid w:val="00491286"/>
    <w:rsid w:val="0049134C"/>
    <w:rsid w:val="004916B4"/>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020"/>
    <w:rsid w:val="004B7307"/>
    <w:rsid w:val="004B7663"/>
    <w:rsid w:val="004B7C38"/>
    <w:rsid w:val="004B7CB3"/>
    <w:rsid w:val="004B7F0D"/>
    <w:rsid w:val="004C01F1"/>
    <w:rsid w:val="004C04F6"/>
    <w:rsid w:val="004C102C"/>
    <w:rsid w:val="004C172A"/>
    <w:rsid w:val="004C1AAB"/>
    <w:rsid w:val="004C224C"/>
    <w:rsid w:val="004C2265"/>
    <w:rsid w:val="004C2799"/>
    <w:rsid w:val="004C2A4D"/>
    <w:rsid w:val="004C2D19"/>
    <w:rsid w:val="004C2DC7"/>
    <w:rsid w:val="004C2EC2"/>
    <w:rsid w:val="004C2ECE"/>
    <w:rsid w:val="004C2F56"/>
    <w:rsid w:val="004C3451"/>
    <w:rsid w:val="004C36B8"/>
    <w:rsid w:val="004C387A"/>
    <w:rsid w:val="004C3ADA"/>
    <w:rsid w:val="004C3B1E"/>
    <w:rsid w:val="004C3C67"/>
    <w:rsid w:val="004C41FD"/>
    <w:rsid w:val="004C4864"/>
    <w:rsid w:val="004C4ABE"/>
    <w:rsid w:val="004C4D78"/>
    <w:rsid w:val="004C5678"/>
    <w:rsid w:val="004C57EA"/>
    <w:rsid w:val="004C5C52"/>
    <w:rsid w:val="004C5EB0"/>
    <w:rsid w:val="004C5F96"/>
    <w:rsid w:val="004C609C"/>
    <w:rsid w:val="004C6960"/>
    <w:rsid w:val="004C6F81"/>
    <w:rsid w:val="004C767F"/>
    <w:rsid w:val="004C7727"/>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6981"/>
    <w:rsid w:val="004E724F"/>
    <w:rsid w:val="004E76CB"/>
    <w:rsid w:val="004E788E"/>
    <w:rsid w:val="004E7D33"/>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2D7"/>
    <w:rsid w:val="004F4509"/>
    <w:rsid w:val="004F457B"/>
    <w:rsid w:val="004F48A9"/>
    <w:rsid w:val="004F4B70"/>
    <w:rsid w:val="004F541D"/>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450"/>
    <w:rsid w:val="005035BB"/>
    <w:rsid w:val="00503F9F"/>
    <w:rsid w:val="005042B0"/>
    <w:rsid w:val="00504D29"/>
    <w:rsid w:val="00504E21"/>
    <w:rsid w:val="00504F6F"/>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372E"/>
    <w:rsid w:val="005140F7"/>
    <w:rsid w:val="00514357"/>
    <w:rsid w:val="005145D1"/>
    <w:rsid w:val="0051529B"/>
    <w:rsid w:val="0051538B"/>
    <w:rsid w:val="00515A09"/>
    <w:rsid w:val="00515B54"/>
    <w:rsid w:val="00515E8D"/>
    <w:rsid w:val="00515F3B"/>
    <w:rsid w:val="00516025"/>
    <w:rsid w:val="00516B4D"/>
    <w:rsid w:val="00516B69"/>
    <w:rsid w:val="005178B4"/>
    <w:rsid w:val="00517906"/>
    <w:rsid w:val="00517A54"/>
    <w:rsid w:val="00517A6D"/>
    <w:rsid w:val="00517C91"/>
    <w:rsid w:val="00517D98"/>
    <w:rsid w:val="005203B0"/>
    <w:rsid w:val="00520435"/>
    <w:rsid w:val="00520581"/>
    <w:rsid w:val="00520C78"/>
    <w:rsid w:val="00521DDF"/>
    <w:rsid w:val="0052252C"/>
    <w:rsid w:val="00522739"/>
    <w:rsid w:val="00522B33"/>
    <w:rsid w:val="00522B6D"/>
    <w:rsid w:val="00522D5C"/>
    <w:rsid w:val="00523155"/>
    <w:rsid w:val="0052332C"/>
    <w:rsid w:val="0052333C"/>
    <w:rsid w:val="0052342D"/>
    <w:rsid w:val="00524EFA"/>
    <w:rsid w:val="00525017"/>
    <w:rsid w:val="0052533B"/>
    <w:rsid w:val="0052539F"/>
    <w:rsid w:val="0052675C"/>
    <w:rsid w:val="005269D9"/>
    <w:rsid w:val="005270BF"/>
    <w:rsid w:val="0052771C"/>
    <w:rsid w:val="00532F7B"/>
    <w:rsid w:val="0053304B"/>
    <w:rsid w:val="005330C2"/>
    <w:rsid w:val="0053316B"/>
    <w:rsid w:val="005331F7"/>
    <w:rsid w:val="005335FD"/>
    <w:rsid w:val="0053381E"/>
    <w:rsid w:val="00533C71"/>
    <w:rsid w:val="00534990"/>
    <w:rsid w:val="00534E3E"/>
    <w:rsid w:val="00535713"/>
    <w:rsid w:val="0053571D"/>
    <w:rsid w:val="0053582F"/>
    <w:rsid w:val="00535906"/>
    <w:rsid w:val="00535EFD"/>
    <w:rsid w:val="00535F1D"/>
    <w:rsid w:val="0053691C"/>
    <w:rsid w:val="00536C00"/>
    <w:rsid w:val="00536DB6"/>
    <w:rsid w:val="00536F4B"/>
    <w:rsid w:val="00537809"/>
    <w:rsid w:val="00537CAF"/>
    <w:rsid w:val="0054022B"/>
    <w:rsid w:val="00540308"/>
    <w:rsid w:val="0054087F"/>
    <w:rsid w:val="00540AEF"/>
    <w:rsid w:val="00540B96"/>
    <w:rsid w:val="00540C01"/>
    <w:rsid w:val="00540D33"/>
    <w:rsid w:val="0054174E"/>
    <w:rsid w:val="005425DF"/>
    <w:rsid w:val="00542A1B"/>
    <w:rsid w:val="00542BDE"/>
    <w:rsid w:val="00542CE5"/>
    <w:rsid w:val="0054305E"/>
    <w:rsid w:val="005430DE"/>
    <w:rsid w:val="005432AA"/>
    <w:rsid w:val="00543749"/>
    <w:rsid w:val="00543ED7"/>
    <w:rsid w:val="00543F1B"/>
    <w:rsid w:val="005443DE"/>
    <w:rsid w:val="005453ED"/>
    <w:rsid w:val="0054566D"/>
    <w:rsid w:val="005457FB"/>
    <w:rsid w:val="00546059"/>
    <w:rsid w:val="005460A5"/>
    <w:rsid w:val="005460E7"/>
    <w:rsid w:val="00546125"/>
    <w:rsid w:val="00546321"/>
    <w:rsid w:val="00546673"/>
    <w:rsid w:val="00547134"/>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E7C"/>
    <w:rsid w:val="00552F2F"/>
    <w:rsid w:val="00553261"/>
    <w:rsid w:val="00554417"/>
    <w:rsid w:val="00554C8A"/>
    <w:rsid w:val="00554DD6"/>
    <w:rsid w:val="005552D8"/>
    <w:rsid w:val="00555334"/>
    <w:rsid w:val="005558F0"/>
    <w:rsid w:val="0055598D"/>
    <w:rsid w:val="00555CEB"/>
    <w:rsid w:val="005568F3"/>
    <w:rsid w:val="00557037"/>
    <w:rsid w:val="00557492"/>
    <w:rsid w:val="0056004A"/>
    <w:rsid w:val="005609FC"/>
    <w:rsid w:val="00560D15"/>
    <w:rsid w:val="00560D34"/>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CA6"/>
    <w:rsid w:val="00566F02"/>
    <w:rsid w:val="00567521"/>
    <w:rsid w:val="00567781"/>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8CB"/>
    <w:rsid w:val="005771FA"/>
    <w:rsid w:val="00577C72"/>
    <w:rsid w:val="005809DA"/>
    <w:rsid w:val="00580BC8"/>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3DE"/>
    <w:rsid w:val="0059359C"/>
    <w:rsid w:val="0059399F"/>
    <w:rsid w:val="00593C78"/>
    <w:rsid w:val="00593CAA"/>
    <w:rsid w:val="00594291"/>
    <w:rsid w:val="005945BF"/>
    <w:rsid w:val="00594803"/>
    <w:rsid w:val="0059488E"/>
    <w:rsid w:val="005948F0"/>
    <w:rsid w:val="00594BB6"/>
    <w:rsid w:val="00594C8C"/>
    <w:rsid w:val="00594D70"/>
    <w:rsid w:val="00594FC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662"/>
    <w:rsid w:val="005B1BB1"/>
    <w:rsid w:val="005B1FB2"/>
    <w:rsid w:val="005B207D"/>
    <w:rsid w:val="005B207F"/>
    <w:rsid w:val="005B2496"/>
    <w:rsid w:val="005B27A7"/>
    <w:rsid w:val="005B2866"/>
    <w:rsid w:val="005B2AEB"/>
    <w:rsid w:val="005B2C62"/>
    <w:rsid w:val="005B381D"/>
    <w:rsid w:val="005B3E69"/>
    <w:rsid w:val="005B428F"/>
    <w:rsid w:val="005B4698"/>
    <w:rsid w:val="005B510E"/>
    <w:rsid w:val="005B5642"/>
    <w:rsid w:val="005B5755"/>
    <w:rsid w:val="005B5E12"/>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216D"/>
    <w:rsid w:val="005C23F9"/>
    <w:rsid w:val="005C2A56"/>
    <w:rsid w:val="005C34B2"/>
    <w:rsid w:val="005C35FF"/>
    <w:rsid w:val="005C3678"/>
    <w:rsid w:val="005C3C70"/>
    <w:rsid w:val="005C3CAC"/>
    <w:rsid w:val="005C3DB1"/>
    <w:rsid w:val="005C4328"/>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60B"/>
    <w:rsid w:val="005D1705"/>
    <w:rsid w:val="005D19B8"/>
    <w:rsid w:val="005D1B0B"/>
    <w:rsid w:val="005D1C63"/>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6F3"/>
    <w:rsid w:val="005E3DB9"/>
    <w:rsid w:val="005E446A"/>
    <w:rsid w:val="005E45EB"/>
    <w:rsid w:val="005E47A8"/>
    <w:rsid w:val="005E49D5"/>
    <w:rsid w:val="005E4FE6"/>
    <w:rsid w:val="005E567F"/>
    <w:rsid w:val="005E58A2"/>
    <w:rsid w:val="005E5C59"/>
    <w:rsid w:val="005E5D57"/>
    <w:rsid w:val="005E61F6"/>
    <w:rsid w:val="005E6782"/>
    <w:rsid w:val="005E67EF"/>
    <w:rsid w:val="005E6C50"/>
    <w:rsid w:val="005E7312"/>
    <w:rsid w:val="005E741E"/>
    <w:rsid w:val="005E745F"/>
    <w:rsid w:val="005E768B"/>
    <w:rsid w:val="005E77DE"/>
    <w:rsid w:val="005E7AD1"/>
    <w:rsid w:val="005E7CB5"/>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6E1"/>
    <w:rsid w:val="005F682E"/>
    <w:rsid w:val="005F6938"/>
    <w:rsid w:val="005F69F7"/>
    <w:rsid w:val="005F6C0C"/>
    <w:rsid w:val="005F7604"/>
    <w:rsid w:val="005F7B5F"/>
    <w:rsid w:val="005F7BB6"/>
    <w:rsid w:val="005F7FD1"/>
    <w:rsid w:val="00600361"/>
    <w:rsid w:val="00600552"/>
    <w:rsid w:val="00600A21"/>
    <w:rsid w:val="00600AC0"/>
    <w:rsid w:val="00600C54"/>
    <w:rsid w:val="00601028"/>
    <w:rsid w:val="006014A0"/>
    <w:rsid w:val="0060173C"/>
    <w:rsid w:val="006020EF"/>
    <w:rsid w:val="00602549"/>
    <w:rsid w:val="006029FD"/>
    <w:rsid w:val="00602D35"/>
    <w:rsid w:val="00602E2F"/>
    <w:rsid w:val="00602F23"/>
    <w:rsid w:val="00602FBC"/>
    <w:rsid w:val="00602FD7"/>
    <w:rsid w:val="00603377"/>
    <w:rsid w:val="006034C3"/>
    <w:rsid w:val="006034F2"/>
    <w:rsid w:val="00603B0B"/>
    <w:rsid w:val="00604605"/>
    <w:rsid w:val="00604EFA"/>
    <w:rsid w:val="00605017"/>
    <w:rsid w:val="0060521C"/>
    <w:rsid w:val="00605AF8"/>
    <w:rsid w:val="00605F1B"/>
    <w:rsid w:val="00606189"/>
    <w:rsid w:val="0060711C"/>
    <w:rsid w:val="00607218"/>
    <w:rsid w:val="006077A5"/>
    <w:rsid w:val="00607DA2"/>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7405"/>
    <w:rsid w:val="00617A2A"/>
    <w:rsid w:val="00617B25"/>
    <w:rsid w:val="00617DD4"/>
    <w:rsid w:val="00617F50"/>
    <w:rsid w:val="006200CD"/>
    <w:rsid w:val="00620230"/>
    <w:rsid w:val="00620315"/>
    <w:rsid w:val="00620420"/>
    <w:rsid w:val="00620432"/>
    <w:rsid w:val="006210A6"/>
    <w:rsid w:val="006213E7"/>
    <w:rsid w:val="00621765"/>
    <w:rsid w:val="00621979"/>
    <w:rsid w:val="00621A14"/>
    <w:rsid w:val="00621D1B"/>
    <w:rsid w:val="006225A8"/>
    <w:rsid w:val="00622C1F"/>
    <w:rsid w:val="00623061"/>
    <w:rsid w:val="006233BE"/>
    <w:rsid w:val="006233D7"/>
    <w:rsid w:val="00623840"/>
    <w:rsid w:val="00623F7F"/>
    <w:rsid w:val="0062404C"/>
    <w:rsid w:val="006240A5"/>
    <w:rsid w:val="006240D3"/>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40229"/>
    <w:rsid w:val="006407C0"/>
    <w:rsid w:val="00640858"/>
    <w:rsid w:val="00640C11"/>
    <w:rsid w:val="00640E5D"/>
    <w:rsid w:val="00641008"/>
    <w:rsid w:val="0064166E"/>
    <w:rsid w:val="00641744"/>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A4"/>
    <w:rsid w:val="006477F0"/>
    <w:rsid w:val="00647A01"/>
    <w:rsid w:val="00647E47"/>
    <w:rsid w:val="006502D0"/>
    <w:rsid w:val="006503FD"/>
    <w:rsid w:val="00650A79"/>
    <w:rsid w:val="00650D38"/>
    <w:rsid w:val="00650EA6"/>
    <w:rsid w:val="00651741"/>
    <w:rsid w:val="006519F0"/>
    <w:rsid w:val="0065287F"/>
    <w:rsid w:val="00652C7F"/>
    <w:rsid w:val="00652CA4"/>
    <w:rsid w:val="00653711"/>
    <w:rsid w:val="0065374F"/>
    <w:rsid w:val="00653907"/>
    <w:rsid w:val="00654056"/>
    <w:rsid w:val="006541D7"/>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3F0"/>
    <w:rsid w:val="006626FF"/>
    <w:rsid w:val="00662B4C"/>
    <w:rsid w:val="006637AC"/>
    <w:rsid w:val="00663CDB"/>
    <w:rsid w:val="00663DA6"/>
    <w:rsid w:val="00664077"/>
    <w:rsid w:val="0066491F"/>
    <w:rsid w:val="00664C61"/>
    <w:rsid w:val="00665263"/>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6259"/>
    <w:rsid w:val="00686678"/>
    <w:rsid w:val="00686A21"/>
    <w:rsid w:val="00686D68"/>
    <w:rsid w:val="00687A39"/>
    <w:rsid w:val="00687D15"/>
    <w:rsid w:val="006902F8"/>
    <w:rsid w:val="00690695"/>
    <w:rsid w:val="00690A66"/>
    <w:rsid w:val="00690B60"/>
    <w:rsid w:val="00690EAB"/>
    <w:rsid w:val="00690FB0"/>
    <w:rsid w:val="0069280C"/>
    <w:rsid w:val="00692897"/>
    <w:rsid w:val="00692D9D"/>
    <w:rsid w:val="006938AA"/>
    <w:rsid w:val="0069444E"/>
    <w:rsid w:val="00694485"/>
    <w:rsid w:val="00694E3F"/>
    <w:rsid w:val="00695207"/>
    <w:rsid w:val="00695648"/>
    <w:rsid w:val="006956A9"/>
    <w:rsid w:val="00695FFB"/>
    <w:rsid w:val="00696321"/>
    <w:rsid w:val="0069694A"/>
    <w:rsid w:val="00697827"/>
    <w:rsid w:val="00697C6E"/>
    <w:rsid w:val="00697DA6"/>
    <w:rsid w:val="006A0053"/>
    <w:rsid w:val="006A005D"/>
    <w:rsid w:val="006A06B7"/>
    <w:rsid w:val="006A0D05"/>
    <w:rsid w:val="006A0F68"/>
    <w:rsid w:val="006A165A"/>
    <w:rsid w:val="006A169D"/>
    <w:rsid w:val="006A1AE8"/>
    <w:rsid w:val="006A226C"/>
    <w:rsid w:val="006A262D"/>
    <w:rsid w:val="006A286B"/>
    <w:rsid w:val="006A2F2F"/>
    <w:rsid w:val="006A2F75"/>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3BE"/>
    <w:rsid w:val="006B340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442"/>
    <w:rsid w:val="006B78A2"/>
    <w:rsid w:val="006B795E"/>
    <w:rsid w:val="006B7BE6"/>
    <w:rsid w:val="006B7C8A"/>
    <w:rsid w:val="006C07FF"/>
    <w:rsid w:val="006C0C9D"/>
    <w:rsid w:val="006C127E"/>
    <w:rsid w:val="006C13C9"/>
    <w:rsid w:val="006C2335"/>
    <w:rsid w:val="006C2377"/>
    <w:rsid w:val="006C23D1"/>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8BF"/>
    <w:rsid w:val="006D0DD0"/>
    <w:rsid w:val="006D1239"/>
    <w:rsid w:val="006D1B3C"/>
    <w:rsid w:val="006D2188"/>
    <w:rsid w:val="006D2352"/>
    <w:rsid w:val="006D2411"/>
    <w:rsid w:val="006D2759"/>
    <w:rsid w:val="006D297B"/>
    <w:rsid w:val="006D33F2"/>
    <w:rsid w:val="006D3B84"/>
    <w:rsid w:val="006D3F04"/>
    <w:rsid w:val="006D3F93"/>
    <w:rsid w:val="006D4090"/>
    <w:rsid w:val="006D4104"/>
    <w:rsid w:val="006D4AEE"/>
    <w:rsid w:val="006D5093"/>
    <w:rsid w:val="006D517D"/>
    <w:rsid w:val="006D56DF"/>
    <w:rsid w:val="006D583D"/>
    <w:rsid w:val="006D63AD"/>
    <w:rsid w:val="006D66B3"/>
    <w:rsid w:val="006D6B68"/>
    <w:rsid w:val="006D75A9"/>
    <w:rsid w:val="006D7B0B"/>
    <w:rsid w:val="006D7B3F"/>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A18"/>
    <w:rsid w:val="006E3D15"/>
    <w:rsid w:val="006E3EBD"/>
    <w:rsid w:val="006E4092"/>
    <w:rsid w:val="006E41A0"/>
    <w:rsid w:val="006E41D5"/>
    <w:rsid w:val="006E430D"/>
    <w:rsid w:val="006E43A7"/>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6FDE"/>
    <w:rsid w:val="006F705C"/>
    <w:rsid w:val="006F73FD"/>
    <w:rsid w:val="006F7ACA"/>
    <w:rsid w:val="006F7B09"/>
    <w:rsid w:val="006F7D5E"/>
    <w:rsid w:val="007006E7"/>
    <w:rsid w:val="007007DB"/>
    <w:rsid w:val="0070092E"/>
    <w:rsid w:val="007011E9"/>
    <w:rsid w:val="00701683"/>
    <w:rsid w:val="007019A1"/>
    <w:rsid w:val="00701B12"/>
    <w:rsid w:val="00701D7B"/>
    <w:rsid w:val="007025BD"/>
    <w:rsid w:val="0070267F"/>
    <w:rsid w:val="00702CF9"/>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53B"/>
    <w:rsid w:val="00710884"/>
    <w:rsid w:val="00710BF5"/>
    <w:rsid w:val="00710CEB"/>
    <w:rsid w:val="00710F81"/>
    <w:rsid w:val="00711182"/>
    <w:rsid w:val="00711227"/>
    <w:rsid w:val="00711675"/>
    <w:rsid w:val="00711EC2"/>
    <w:rsid w:val="007128FB"/>
    <w:rsid w:val="007132A7"/>
    <w:rsid w:val="00713366"/>
    <w:rsid w:val="00713419"/>
    <w:rsid w:val="00714187"/>
    <w:rsid w:val="007146AA"/>
    <w:rsid w:val="00714841"/>
    <w:rsid w:val="00714ADD"/>
    <w:rsid w:val="00714DCE"/>
    <w:rsid w:val="00715016"/>
    <w:rsid w:val="0071515A"/>
    <w:rsid w:val="00715C50"/>
    <w:rsid w:val="00715E36"/>
    <w:rsid w:val="007160B6"/>
    <w:rsid w:val="0071636D"/>
    <w:rsid w:val="007165A8"/>
    <w:rsid w:val="0071671B"/>
    <w:rsid w:val="00716828"/>
    <w:rsid w:val="00716B5D"/>
    <w:rsid w:val="007176BE"/>
    <w:rsid w:val="00717BAB"/>
    <w:rsid w:val="00717DD0"/>
    <w:rsid w:val="00717F95"/>
    <w:rsid w:val="007200BD"/>
    <w:rsid w:val="00720959"/>
    <w:rsid w:val="00720B63"/>
    <w:rsid w:val="00720FD8"/>
    <w:rsid w:val="007216A1"/>
    <w:rsid w:val="007218F7"/>
    <w:rsid w:val="00721BBE"/>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AEC"/>
    <w:rsid w:val="00734C9F"/>
    <w:rsid w:val="00734FDA"/>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FA5"/>
    <w:rsid w:val="00740FC2"/>
    <w:rsid w:val="00741224"/>
    <w:rsid w:val="00741301"/>
    <w:rsid w:val="00741535"/>
    <w:rsid w:val="0074168D"/>
    <w:rsid w:val="00741B96"/>
    <w:rsid w:val="0074272F"/>
    <w:rsid w:val="007427B0"/>
    <w:rsid w:val="00742C88"/>
    <w:rsid w:val="00742FEE"/>
    <w:rsid w:val="007435B4"/>
    <w:rsid w:val="007436E6"/>
    <w:rsid w:val="007452AC"/>
    <w:rsid w:val="00745486"/>
    <w:rsid w:val="007457CF"/>
    <w:rsid w:val="007458F3"/>
    <w:rsid w:val="00745B80"/>
    <w:rsid w:val="00745EA2"/>
    <w:rsid w:val="007464C8"/>
    <w:rsid w:val="007469DB"/>
    <w:rsid w:val="00746A8A"/>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5044"/>
    <w:rsid w:val="00755816"/>
    <w:rsid w:val="00755955"/>
    <w:rsid w:val="007559CA"/>
    <w:rsid w:val="00755C62"/>
    <w:rsid w:val="00755D19"/>
    <w:rsid w:val="00755FCD"/>
    <w:rsid w:val="007561C7"/>
    <w:rsid w:val="00756340"/>
    <w:rsid w:val="00756421"/>
    <w:rsid w:val="00756530"/>
    <w:rsid w:val="00756CC4"/>
    <w:rsid w:val="00757179"/>
    <w:rsid w:val="0075746B"/>
    <w:rsid w:val="00757541"/>
    <w:rsid w:val="00757CE0"/>
    <w:rsid w:val="00760D58"/>
    <w:rsid w:val="00761494"/>
    <w:rsid w:val="0076151A"/>
    <w:rsid w:val="00762059"/>
    <w:rsid w:val="00762255"/>
    <w:rsid w:val="007625FA"/>
    <w:rsid w:val="007626DD"/>
    <w:rsid w:val="00762A62"/>
    <w:rsid w:val="00762D75"/>
    <w:rsid w:val="00762F8B"/>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67C"/>
    <w:rsid w:val="007867FF"/>
    <w:rsid w:val="00787267"/>
    <w:rsid w:val="00787289"/>
    <w:rsid w:val="0078729F"/>
    <w:rsid w:val="00787820"/>
    <w:rsid w:val="00787CCB"/>
    <w:rsid w:val="00790105"/>
    <w:rsid w:val="007904CD"/>
    <w:rsid w:val="00790727"/>
    <w:rsid w:val="0079098D"/>
    <w:rsid w:val="00790CF2"/>
    <w:rsid w:val="00790E52"/>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7A0"/>
    <w:rsid w:val="00796939"/>
    <w:rsid w:val="00797637"/>
    <w:rsid w:val="007979BD"/>
    <w:rsid w:val="007A0F74"/>
    <w:rsid w:val="007A10AC"/>
    <w:rsid w:val="007A11E5"/>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023"/>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9A6"/>
    <w:rsid w:val="007B4FE9"/>
    <w:rsid w:val="007B554C"/>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1AE"/>
    <w:rsid w:val="007C5719"/>
    <w:rsid w:val="007C62D5"/>
    <w:rsid w:val="007C671C"/>
    <w:rsid w:val="007C6C9D"/>
    <w:rsid w:val="007C6F0D"/>
    <w:rsid w:val="007C6F8A"/>
    <w:rsid w:val="007C763F"/>
    <w:rsid w:val="007C7E14"/>
    <w:rsid w:val="007D02D1"/>
    <w:rsid w:val="007D0389"/>
    <w:rsid w:val="007D08E4"/>
    <w:rsid w:val="007D099A"/>
    <w:rsid w:val="007D0A54"/>
    <w:rsid w:val="007D16A1"/>
    <w:rsid w:val="007D17E4"/>
    <w:rsid w:val="007D180A"/>
    <w:rsid w:val="007D222E"/>
    <w:rsid w:val="007D26C0"/>
    <w:rsid w:val="007D2C8E"/>
    <w:rsid w:val="007D32D5"/>
    <w:rsid w:val="007D391E"/>
    <w:rsid w:val="007D3C0D"/>
    <w:rsid w:val="007D3F01"/>
    <w:rsid w:val="007D44D3"/>
    <w:rsid w:val="007D4536"/>
    <w:rsid w:val="007D4A68"/>
    <w:rsid w:val="007D4B60"/>
    <w:rsid w:val="007D5265"/>
    <w:rsid w:val="007D57C2"/>
    <w:rsid w:val="007D5993"/>
    <w:rsid w:val="007D5BDD"/>
    <w:rsid w:val="007D5ED5"/>
    <w:rsid w:val="007D60FF"/>
    <w:rsid w:val="007D6114"/>
    <w:rsid w:val="007D6B59"/>
    <w:rsid w:val="007D702D"/>
    <w:rsid w:val="007D70D5"/>
    <w:rsid w:val="007D7927"/>
    <w:rsid w:val="007D7962"/>
    <w:rsid w:val="007D7A36"/>
    <w:rsid w:val="007D7B37"/>
    <w:rsid w:val="007E0D99"/>
    <w:rsid w:val="007E1A20"/>
    <w:rsid w:val="007E1F23"/>
    <w:rsid w:val="007E2319"/>
    <w:rsid w:val="007E26BC"/>
    <w:rsid w:val="007E2CF2"/>
    <w:rsid w:val="007E2DB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42"/>
    <w:rsid w:val="007F30D0"/>
    <w:rsid w:val="007F3A40"/>
    <w:rsid w:val="007F3CBF"/>
    <w:rsid w:val="007F47C2"/>
    <w:rsid w:val="007F49F1"/>
    <w:rsid w:val="007F4E40"/>
    <w:rsid w:val="007F4E71"/>
    <w:rsid w:val="007F5861"/>
    <w:rsid w:val="007F61A5"/>
    <w:rsid w:val="007F657A"/>
    <w:rsid w:val="007F65EE"/>
    <w:rsid w:val="007F65F5"/>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5D9"/>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6C00"/>
    <w:rsid w:val="008270EF"/>
    <w:rsid w:val="00827159"/>
    <w:rsid w:val="008275F7"/>
    <w:rsid w:val="00827944"/>
    <w:rsid w:val="008279B3"/>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36B"/>
    <w:rsid w:val="008446FE"/>
    <w:rsid w:val="00844811"/>
    <w:rsid w:val="00844885"/>
    <w:rsid w:val="008448E5"/>
    <w:rsid w:val="00844C7E"/>
    <w:rsid w:val="00844F8A"/>
    <w:rsid w:val="00845099"/>
    <w:rsid w:val="008456D8"/>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220"/>
    <w:rsid w:val="00850642"/>
    <w:rsid w:val="0085080E"/>
    <w:rsid w:val="00851815"/>
    <w:rsid w:val="00851BDA"/>
    <w:rsid w:val="0085254B"/>
    <w:rsid w:val="00852EA8"/>
    <w:rsid w:val="00852FDA"/>
    <w:rsid w:val="00853596"/>
    <w:rsid w:val="00853C0C"/>
    <w:rsid w:val="00853F73"/>
    <w:rsid w:val="00854053"/>
    <w:rsid w:val="00854210"/>
    <w:rsid w:val="00854491"/>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70B"/>
    <w:rsid w:val="00867CCC"/>
    <w:rsid w:val="00867ECF"/>
    <w:rsid w:val="00870310"/>
    <w:rsid w:val="00870735"/>
    <w:rsid w:val="00870BC4"/>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4101"/>
    <w:rsid w:val="00874658"/>
    <w:rsid w:val="00874B87"/>
    <w:rsid w:val="008750E2"/>
    <w:rsid w:val="00876174"/>
    <w:rsid w:val="0087619B"/>
    <w:rsid w:val="0087630D"/>
    <w:rsid w:val="00876A9E"/>
    <w:rsid w:val="00877322"/>
    <w:rsid w:val="008773D5"/>
    <w:rsid w:val="008777C9"/>
    <w:rsid w:val="008779EB"/>
    <w:rsid w:val="00877E31"/>
    <w:rsid w:val="00877F74"/>
    <w:rsid w:val="00880179"/>
    <w:rsid w:val="0088045F"/>
    <w:rsid w:val="00880746"/>
    <w:rsid w:val="0088095F"/>
    <w:rsid w:val="00880ABA"/>
    <w:rsid w:val="00880EE7"/>
    <w:rsid w:val="0088155C"/>
    <w:rsid w:val="008821C8"/>
    <w:rsid w:val="008824E2"/>
    <w:rsid w:val="008833B4"/>
    <w:rsid w:val="00883489"/>
    <w:rsid w:val="008834BE"/>
    <w:rsid w:val="008837BC"/>
    <w:rsid w:val="00884656"/>
    <w:rsid w:val="00884689"/>
    <w:rsid w:val="00884E2D"/>
    <w:rsid w:val="008852D1"/>
    <w:rsid w:val="008856A1"/>
    <w:rsid w:val="00885AC4"/>
    <w:rsid w:val="00885EE5"/>
    <w:rsid w:val="008864EA"/>
    <w:rsid w:val="0088673C"/>
    <w:rsid w:val="00886B47"/>
    <w:rsid w:val="008875A2"/>
    <w:rsid w:val="008878E8"/>
    <w:rsid w:val="0089009E"/>
    <w:rsid w:val="008901ED"/>
    <w:rsid w:val="0089028F"/>
    <w:rsid w:val="008903E9"/>
    <w:rsid w:val="00890C9B"/>
    <w:rsid w:val="00891C83"/>
    <w:rsid w:val="00891E7D"/>
    <w:rsid w:val="00891F69"/>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6ECE"/>
    <w:rsid w:val="00897078"/>
    <w:rsid w:val="0089723F"/>
    <w:rsid w:val="008A0099"/>
    <w:rsid w:val="008A02C7"/>
    <w:rsid w:val="008A0363"/>
    <w:rsid w:val="008A0651"/>
    <w:rsid w:val="008A0AC2"/>
    <w:rsid w:val="008A0B8D"/>
    <w:rsid w:val="008A0FB9"/>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C6"/>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2AE"/>
    <w:rsid w:val="008B32BA"/>
    <w:rsid w:val="008B3704"/>
    <w:rsid w:val="008B3759"/>
    <w:rsid w:val="008B425A"/>
    <w:rsid w:val="008B4586"/>
    <w:rsid w:val="008B45FB"/>
    <w:rsid w:val="008B51B6"/>
    <w:rsid w:val="008B5274"/>
    <w:rsid w:val="008B5AC4"/>
    <w:rsid w:val="008B5CD0"/>
    <w:rsid w:val="008B6390"/>
    <w:rsid w:val="008B63F0"/>
    <w:rsid w:val="008B66F5"/>
    <w:rsid w:val="008B6720"/>
    <w:rsid w:val="008B6D14"/>
    <w:rsid w:val="008B6DFB"/>
    <w:rsid w:val="008B7263"/>
    <w:rsid w:val="008B754B"/>
    <w:rsid w:val="008B7E8C"/>
    <w:rsid w:val="008C012D"/>
    <w:rsid w:val="008C03D3"/>
    <w:rsid w:val="008C0455"/>
    <w:rsid w:val="008C070E"/>
    <w:rsid w:val="008C08DE"/>
    <w:rsid w:val="008C0950"/>
    <w:rsid w:val="008C0A4A"/>
    <w:rsid w:val="008C0A55"/>
    <w:rsid w:val="008C0D46"/>
    <w:rsid w:val="008C0DBD"/>
    <w:rsid w:val="008C172D"/>
    <w:rsid w:val="008C1C6F"/>
    <w:rsid w:val="008C1D65"/>
    <w:rsid w:val="008C4132"/>
    <w:rsid w:val="008C4C93"/>
    <w:rsid w:val="008C553F"/>
    <w:rsid w:val="008C59E8"/>
    <w:rsid w:val="008C59F6"/>
    <w:rsid w:val="008C619E"/>
    <w:rsid w:val="008C6376"/>
    <w:rsid w:val="008C6619"/>
    <w:rsid w:val="008C6892"/>
    <w:rsid w:val="008C6957"/>
    <w:rsid w:val="008C6E73"/>
    <w:rsid w:val="008C6EC0"/>
    <w:rsid w:val="008C75AC"/>
    <w:rsid w:val="008C7C18"/>
    <w:rsid w:val="008D038F"/>
    <w:rsid w:val="008D03C5"/>
    <w:rsid w:val="008D07A6"/>
    <w:rsid w:val="008D0971"/>
    <w:rsid w:val="008D0AA0"/>
    <w:rsid w:val="008D0C8B"/>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6D4"/>
    <w:rsid w:val="008E6C08"/>
    <w:rsid w:val="008E6D82"/>
    <w:rsid w:val="008E72EA"/>
    <w:rsid w:val="008E786B"/>
    <w:rsid w:val="008F028D"/>
    <w:rsid w:val="008F17BB"/>
    <w:rsid w:val="008F1A74"/>
    <w:rsid w:val="008F1DB7"/>
    <w:rsid w:val="008F1EEB"/>
    <w:rsid w:val="008F239B"/>
    <w:rsid w:val="008F2C4B"/>
    <w:rsid w:val="008F2D24"/>
    <w:rsid w:val="008F2DC8"/>
    <w:rsid w:val="008F31C5"/>
    <w:rsid w:val="008F33C7"/>
    <w:rsid w:val="008F421A"/>
    <w:rsid w:val="008F4288"/>
    <w:rsid w:val="008F43D3"/>
    <w:rsid w:val="008F4404"/>
    <w:rsid w:val="008F467C"/>
    <w:rsid w:val="008F4B87"/>
    <w:rsid w:val="008F4CF4"/>
    <w:rsid w:val="008F52BC"/>
    <w:rsid w:val="008F5950"/>
    <w:rsid w:val="008F5F89"/>
    <w:rsid w:val="008F6264"/>
    <w:rsid w:val="008F6644"/>
    <w:rsid w:val="008F6D72"/>
    <w:rsid w:val="008F6E1C"/>
    <w:rsid w:val="008F6F41"/>
    <w:rsid w:val="008F7172"/>
    <w:rsid w:val="008F7196"/>
    <w:rsid w:val="008F7814"/>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3452"/>
    <w:rsid w:val="009034D7"/>
    <w:rsid w:val="00903810"/>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AB6"/>
    <w:rsid w:val="00911D23"/>
    <w:rsid w:val="009120AD"/>
    <w:rsid w:val="009120FE"/>
    <w:rsid w:val="00912364"/>
    <w:rsid w:val="00912392"/>
    <w:rsid w:val="009125B7"/>
    <w:rsid w:val="0091264B"/>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DE2"/>
    <w:rsid w:val="00925161"/>
    <w:rsid w:val="0092520C"/>
    <w:rsid w:val="00925AB3"/>
    <w:rsid w:val="00925BD1"/>
    <w:rsid w:val="00925D7A"/>
    <w:rsid w:val="00925E91"/>
    <w:rsid w:val="00926474"/>
    <w:rsid w:val="00926608"/>
    <w:rsid w:val="00926D88"/>
    <w:rsid w:val="00926FBC"/>
    <w:rsid w:val="009271E0"/>
    <w:rsid w:val="0092729D"/>
    <w:rsid w:val="00927B58"/>
    <w:rsid w:val="00927CB1"/>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21DA"/>
    <w:rsid w:val="00942DF2"/>
    <w:rsid w:val="009439C2"/>
    <w:rsid w:val="00943B79"/>
    <w:rsid w:val="00943C77"/>
    <w:rsid w:val="00943D92"/>
    <w:rsid w:val="0094432C"/>
    <w:rsid w:val="009443AA"/>
    <w:rsid w:val="009443EE"/>
    <w:rsid w:val="00944825"/>
    <w:rsid w:val="00944895"/>
    <w:rsid w:val="00944B8E"/>
    <w:rsid w:val="0094541D"/>
    <w:rsid w:val="00945831"/>
    <w:rsid w:val="00945A73"/>
    <w:rsid w:val="00945D58"/>
    <w:rsid w:val="00946580"/>
    <w:rsid w:val="0094788C"/>
    <w:rsid w:val="00950345"/>
    <w:rsid w:val="00950E76"/>
    <w:rsid w:val="009510DB"/>
    <w:rsid w:val="009511C9"/>
    <w:rsid w:val="009516E3"/>
    <w:rsid w:val="00951D47"/>
    <w:rsid w:val="00951E75"/>
    <w:rsid w:val="00951F26"/>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53C0"/>
    <w:rsid w:val="00965426"/>
    <w:rsid w:val="00965829"/>
    <w:rsid w:val="00965B6F"/>
    <w:rsid w:val="00965C82"/>
    <w:rsid w:val="0096652D"/>
    <w:rsid w:val="00966803"/>
    <w:rsid w:val="009668A9"/>
    <w:rsid w:val="00966B10"/>
    <w:rsid w:val="00966C2F"/>
    <w:rsid w:val="00966EAE"/>
    <w:rsid w:val="00967421"/>
    <w:rsid w:val="00967465"/>
    <w:rsid w:val="0097002A"/>
    <w:rsid w:val="009700F6"/>
    <w:rsid w:val="00970491"/>
    <w:rsid w:val="00970925"/>
    <w:rsid w:val="0097097F"/>
    <w:rsid w:val="00970C49"/>
    <w:rsid w:val="00971389"/>
    <w:rsid w:val="00971651"/>
    <w:rsid w:val="00971CA6"/>
    <w:rsid w:val="00971DB3"/>
    <w:rsid w:val="00971E2E"/>
    <w:rsid w:val="00971EB8"/>
    <w:rsid w:val="00972767"/>
    <w:rsid w:val="009728E7"/>
    <w:rsid w:val="00972CEE"/>
    <w:rsid w:val="00972DB3"/>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2E97"/>
    <w:rsid w:val="00983278"/>
    <w:rsid w:val="00983D87"/>
    <w:rsid w:val="00983F99"/>
    <w:rsid w:val="00984820"/>
    <w:rsid w:val="0098485D"/>
    <w:rsid w:val="00984C64"/>
    <w:rsid w:val="00984EA0"/>
    <w:rsid w:val="00985343"/>
    <w:rsid w:val="00985DA7"/>
    <w:rsid w:val="00986B05"/>
    <w:rsid w:val="00986B76"/>
    <w:rsid w:val="00986C1F"/>
    <w:rsid w:val="00986C44"/>
    <w:rsid w:val="00986DA9"/>
    <w:rsid w:val="00986E1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BC"/>
    <w:rsid w:val="00993769"/>
    <w:rsid w:val="009938F1"/>
    <w:rsid w:val="00993975"/>
    <w:rsid w:val="00994273"/>
    <w:rsid w:val="009946B5"/>
    <w:rsid w:val="00994AB2"/>
    <w:rsid w:val="00995036"/>
    <w:rsid w:val="009952E1"/>
    <w:rsid w:val="0099572E"/>
    <w:rsid w:val="00995DD1"/>
    <w:rsid w:val="009969F2"/>
    <w:rsid w:val="00996EFA"/>
    <w:rsid w:val="009975FB"/>
    <w:rsid w:val="00997855"/>
    <w:rsid w:val="009978DF"/>
    <w:rsid w:val="00997A68"/>
    <w:rsid w:val="00997C35"/>
    <w:rsid w:val="00997D3C"/>
    <w:rsid w:val="009A0989"/>
    <w:rsid w:val="009A0B30"/>
    <w:rsid w:val="009A0CEE"/>
    <w:rsid w:val="009A0DC0"/>
    <w:rsid w:val="009A14C6"/>
    <w:rsid w:val="009A1AA6"/>
    <w:rsid w:val="009A2320"/>
    <w:rsid w:val="009A24FE"/>
    <w:rsid w:val="009A2901"/>
    <w:rsid w:val="009A2A51"/>
    <w:rsid w:val="009A2CF7"/>
    <w:rsid w:val="009A2D26"/>
    <w:rsid w:val="009A35FE"/>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588"/>
    <w:rsid w:val="009C07C6"/>
    <w:rsid w:val="009C082D"/>
    <w:rsid w:val="009C0B51"/>
    <w:rsid w:val="009C0DD5"/>
    <w:rsid w:val="009C1836"/>
    <w:rsid w:val="009C18C1"/>
    <w:rsid w:val="009C1940"/>
    <w:rsid w:val="009C1E4A"/>
    <w:rsid w:val="009C1E7B"/>
    <w:rsid w:val="009C1F4B"/>
    <w:rsid w:val="009C1FA9"/>
    <w:rsid w:val="009C2728"/>
    <w:rsid w:val="009C36C6"/>
    <w:rsid w:val="009C39AF"/>
    <w:rsid w:val="009C3E67"/>
    <w:rsid w:val="009C3F6D"/>
    <w:rsid w:val="009C46BC"/>
    <w:rsid w:val="009C470E"/>
    <w:rsid w:val="009C480C"/>
    <w:rsid w:val="009C4BC3"/>
    <w:rsid w:val="009C50AC"/>
    <w:rsid w:val="009C5255"/>
    <w:rsid w:val="009C541D"/>
    <w:rsid w:val="009C622E"/>
    <w:rsid w:val="009C7316"/>
    <w:rsid w:val="009C7710"/>
    <w:rsid w:val="009C7A23"/>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B2E"/>
    <w:rsid w:val="009E07CA"/>
    <w:rsid w:val="009E092A"/>
    <w:rsid w:val="009E0FB4"/>
    <w:rsid w:val="009E12F7"/>
    <w:rsid w:val="009E151C"/>
    <w:rsid w:val="009E1FE8"/>
    <w:rsid w:val="009E2167"/>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9AC"/>
    <w:rsid w:val="009F60A8"/>
    <w:rsid w:val="009F660D"/>
    <w:rsid w:val="009F6BA8"/>
    <w:rsid w:val="009F6C1F"/>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3EB9"/>
    <w:rsid w:val="00A043ED"/>
    <w:rsid w:val="00A0492C"/>
    <w:rsid w:val="00A05072"/>
    <w:rsid w:val="00A056AE"/>
    <w:rsid w:val="00A0579C"/>
    <w:rsid w:val="00A059A4"/>
    <w:rsid w:val="00A065D7"/>
    <w:rsid w:val="00A06B4A"/>
    <w:rsid w:val="00A06EAC"/>
    <w:rsid w:val="00A072B8"/>
    <w:rsid w:val="00A07694"/>
    <w:rsid w:val="00A07870"/>
    <w:rsid w:val="00A07CD8"/>
    <w:rsid w:val="00A10524"/>
    <w:rsid w:val="00A10C7A"/>
    <w:rsid w:val="00A10EBE"/>
    <w:rsid w:val="00A10EDA"/>
    <w:rsid w:val="00A11338"/>
    <w:rsid w:val="00A113CE"/>
    <w:rsid w:val="00A11E84"/>
    <w:rsid w:val="00A11E9B"/>
    <w:rsid w:val="00A12057"/>
    <w:rsid w:val="00A120F3"/>
    <w:rsid w:val="00A12133"/>
    <w:rsid w:val="00A1219C"/>
    <w:rsid w:val="00A12568"/>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161E"/>
    <w:rsid w:val="00A21785"/>
    <w:rsid w:val="00A21861"/>
    <w:rsid w:val="00A218AD"/>
    <w:rsid w:val="00A21FB9"/>
    <w:rsid w:val="00A21FE2"/>
    <w:rsid w:val="00A2233E"/>
    <w:rsid w:val="00A225C9"/>
    <w:rsid w:val="00A22696"/>
    <w:rsid w:val="00A229E6"/>
    <w:rsid w:val="00A22D8A"/>
    <w:rsid w:val="00A233D8"/>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B0C"/>
    <w:rsid w:val="00A44E7B"/>
    <w:rsid w:val="00A45485"/>
    <w:rsid w:val="00A45EA0"/>
    <w:rsid w:val="00A45ED4"/>
    <w:rsid w:val="00A45EEC"/>
    <w:rsid w:val="00A46617"/>
    <w:rsid w:val="00A46741"/>
    <w:rsid w:val="00A4690B"/>
    <w:rsid w:val="00A47533"/>
    <w:rsid w:val="00A51795"/>
    <w:rsid w:val="00A51A5C"/>
    <w:rsid w:val="00A51CCA"/>
    <w:rsid w:val="00A523C5"/>
    <w:rsid w:val="00A5257F"/>
    <w:rsid w:val="00A529F7"/>
    <w:rsid w:val="00A52E5C"/>
    <w:rsid w:val="00A5309A"/>
    <w:rsid w:val="00A5341C"/>
    <w:rsid w:val="00A538AE"/>
    <w:rsid w:val="00A546B1"/>
    <w:rsid w:val="00A54E02"/>
    <w:rsid w:val="00A54E66"/>
    <w:rsid w:val="00A55057"/>
    <w:rsid w:val="00A557D4"/>
    <w:rsid w:val="00A55CFF"/>
    <w:rsid w:val="00A55D00"/>
    <w:rsid w:val="00A55D6C"/>
    <w:rsid w:val="00A55E46"/>
    <w:rsid w:val="00A55F14"/>
    <w:rsid w:val="00A56768"/>
    <w:rsid w:val="00A56C84"/>
    <w:rsid w:val="00A56CF0"/>
    <w:rsid w:val="00A57828"/>
    <w:rsid w:val="00A57A28"/>
    <w:rsid w:val="00A6012A"/>
    <w:rsid w:val="00A60A2C"/>
    <w:rsid w:val="00A61401"/>
    <w:rsid w:val="00A61679"/>
    <w:rsid w:val="00A61938"/>
    <w:rsid w:val="00A61B46"/>
    <w:rsid w:val="00A61FDC"/>
    <w:rsid w:val="00A623BA"/>
    <w:rsid w:val="00A62A71"/>
    <w:rsid w:val="00A63052"/>
    <w:rsid w:val="00A63383"/>
    <w:rsid w:val="00A63397"/>
    <w:rsid w:val="00A635EF"/>
    <w:rsid w:val="00A63D43"/>
    <w:rsid w:val="00A63ECD"/>
    <w:rsid w:val="00A643D8"/>
    <w:rsid w:val="00A6467E"/>
    <w:rsid w:val="00A64683"/>
    <w:rsid w:val="00A64B62"/>
    <w:rsid w:val="00A65342"/>
    <w:rsid w:val="00A65915"/>
    <w:rsid w:val="00A65B8A"/>
    <w:rsid w:val="00A66218"/>
    <w:rsid w:val="00A6688E"/>
    <w:rsid w:val="00A673F6"/>
    <w:rsid w:val="00A676C5"/>
    <w:rsid w:val="00A67769"/>
    <w:rsid w:val="00A67BDD"/>
    <w:rsid w:val="00A67CB2"/>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3FD"/>
    <w:rsid w:val="00A74B82"/>
    <w:rsid w:val="00A75252"/>
    <w:rsid w:val="00A75542"/>
    <w:rsid w:val="00A755A1"/>
    <w:rsid w:val="00A75629"/>
    <w:rsid w:val="00A75654"/>
    <w:rsid w:val="00A762C1"/>
    <w:rsid w:val="00A765E3"/>
    <w:rsid w:val="00A76C11"/>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444"/>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EB7"/>
    <w:rsid w:val="00A95359"/>
    <w:rsid w:val="00A95ACC"/>
    <w:rsid w:val="00A95AD2"/>
    <w:rsid w:val="00A95DA7"/>
    <w:rsid w:val="00A96D39"/>
    <w:rsid w:val="00A97081"/>
    <w:rsid w:val="00A972F4"/>
    <w:rsid w:val="00A976C9"/>
    <w:rsid w:val="00A9797A"/>
    <w:rsid w:val="00A97994"/>
    <w:rsid w:val="00AA024F"/>
    <w:rsid w:val="00AA0530"/>
    <w:rsid w:val="00AA0C9D"/>
    <w:rsid w:val="00AA18E6"/>
    <w:rsid w:val="00AA1EAE"/>
    <w:rsid w:val="00AA2566"/>
    <w:rsid w:val="00AA2598"/>
    <w:rsid w:val="00AA2629"/>
    <w:rsid w:val="00AA2741"/>
    <w:rsid w:val="00AA2B3D"/>
    <w:rsid w:val="00AA2D0E"/>
    <w:rsid w:val="00AA36C2"/>
    <w:rsid w:val="00AA3817"/>
    <w:rsid w:val="00AA4E04"/>
    <w:rsid w:val="00AA50B6"/>
    <w:rsid w:val="00AA55A5"/>
    <w:rsid w:val="00AA5940"/>
    <w:rsid w:val="00AA5B19"/>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1C1F"/>
    <w:rsid w:val="00AC2681"/>
    <w:rsid w:val="00AC28D3"/>
    <w:rsid w:val="00AC2BFD"/>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4D2A"/>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827"/>
    <w:rsid w:val="00B101F0"/>
    <w:rsid w:val="00B10629"/>
    <w:rsid w:val="00B10986"/>
    <w:rsid w:val="00B10E38"/>
    <w:rsid w:val="00B111CA"/>
    <w:rsid w:val="00B111F4"/>
    <w:rsid w:val="00B1129B"/>
    <w:rsid w:val="00B112D7"/>
    <w:rsid w:val="00B112EB"/>
    <w:rsid w:val="00B11699"/>
    <w:rsid w:val="00B11C25"/>
    <w:rsid w:val="00B1211F"/>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204E1"/>
    <w:rsid w:val="00B204FF"/>
    <w:rsid w:val="00B20B2B"/>
    <w:rsid w:val="00B20E75"/>
    <w:rsid w:val="00B214C2"/>
    <w:rsid w:val="00B21C5B"/>
    <w:rsid w:val="00B21D46"/>
    <w:rsid w:val="00B2204B"/>
    <w:rsid w:val="00B221AE"/>
    <w:rsid w:val="00B2284D"/>
    <w:rsid w:val="00B22B56"/>
    <w:rsid w:val="00B2327D"/>
    <w:rsid w:val="00B2352F"/>
    <w:rsid w:val="00B235A1"/>
    <w:rsid w:val="00B23794"/>
    <w:rsid w:val="00B23A24"/>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E42"/>
    <w:rsid w:val="00B31E4F"/>
    <w:rsid w:val="00B32B31"/>
    <w:rsid w:val="00B32C96"/>
    <w:rsid w:val="00B32CB8"/>
    <w:rsid w:val="00B32D54"/>
    <w:rsid w:val="00B32EEE"/>
    <w:rsid w:val="00B32F9D"/>
    <w:rsid w:val="00B335FA"/>
    <w:rsid w:val="00B338A9"/>
    <w:rsid w:val="00B3391B"/>
    <w:rsid w:val="00B33EC3"/>
    <w:rsid w:val="00B33FF9"/>
    <w:rsid w:val="00B34020"/>
    <w:rsid w:val="00B34667"/>
    <w:rsid w:val="00B35628"/>
    <w:rsid w:val="00B35658"/>
    <w:rsid w:val="00B356BE"/>
    <w:rsid w:val="00B3659A"/>
    <w:rsid w:val="00B3672D"/>
    <w:rsid w:val="00B36773"/>
    <w:rsid w:val="00B36C56"/>
    <w:rsid w:val="00B3738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3A45"/>
    <w:rsid w:val="00B54758"/>
    <w:rsid w:val="00B54AA7"/>
    <w:rsid w:val="00B54C40"/>
    <w:rsid w:val="00B55146"/>
    <w:rsid w:val="00B55268"/>
    <w:rsid w:val="00B554FD"/>
    <w:rsid w:val="00B558D9"/>
    <w:rsid w:val="00B55B33"/>
    <w:rsid w:val="00B55D40"/>
    <w:rsid w:val="00B56055"/>
    <w:rsid w:val="00B56315"/>
    <w:rsid w:val="00B563A9"/>
    <w:rsid w:val="00B576AD"/>
    <w:rsid w:val="00B6006D"/>
    <w:rsid w:val="00B601F5"/>
    <w:rsid w:val="00B6044F"/>
    <w:rsid w:val="00B604C3"/>
    <w:rsid w:val="00B60D32"/>
    <w:rsid w:val="00B61B73"/>
    <w:rsid w:val="00B61B75"/>
    <w:rsid w:val="00B6211E"/>
    <w:rsid w:val="00B62601"/>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AFF"/>
    <w:rsid w:val="00B67D96"/>
    <w:rsid w:val="00B7014B"/>
    <w:rsid w:val="00B7034B"/>
    <w:rsid w:val="00B70D93"/>
    <w:rsid w:val="00B71E7A"/>
    <w:rsid w:val="00B722BB"/>
    <w:rsid w:val="00B725AF"/>
    <w:rsid w:val="00B72705"/>
    <w:rsid w:val="00B730E7"/>
    <w:rsid w:val="00B73599"/>
    <w:rsid w:val="00B7382E"/>
    <w:rsid w:val="00B742D8"/>
    <w:rsid w:val="00B747EA"/>
    <w:rsid w:val="00B74F00"/>
    <w:rsid w:val="00B750A4"/>
    <w:rsid w:val="00B75203"/>
    <w:rsid w:val="00B7543B"/>
    <w:rsid w:val="00B75528"/>
    <w:rsid w:val="00B755B8"/>
    <w:rsid w:val="00B75A9D"/>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23D5"/>
    <w:rsid w:val="00B82C7A"/>
    <w:rsid w:val="00B82D00"/>
    <w:rsid w:val="00B82EFC"/>
    <w:rsid w:val="00B8330D"/>
    <w:rsid w:val="00B834D0"/>
    <w:rsid w:val="00B837AD"/>
    <w:rsid w:val="00B83AB5"/>
    <w:rsid w:val="00B83DFB"/>
    <w:rsid w:val="00B840B0"/>
    <w:rsid w:val="00B84465"/>
    <w:rsid w:val="00B846FD"/>
    <w:rsid w:val="00B84915"/>
    <w:rsid w:val="00B84D10"/>
    <w:rsid w:val="00B84E5D"/>
    <w:rsid w:val="00B8502B"/>
    <w:rsid w:val="00B85031"/>
    <w:rsid w:val="00B851A9"/>
    <w:rsid w:val="00B85319"/>
    <w:rsid w:val="00B85DC0"/>
    <w:rsid w:val="00B85E56"/>
    <w:rsid w:val="00B8608A"/>
    <w:rsid w:val="00B866A1"/>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DA"/>
    <w:rsid w:val="00BB092D"/>
    <w:rsid w:val="00BB0AD2"/>
    <w:rsid w:val="00BB0D14"/>
    <w:rsid w:val="00BB1026"/>
    <w:rsid w:val="00BB1BC4"/>
    <w:rsid w:val="00BB1D41"/>
    <w:rsid w:val="00BB1EF3"/>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69D"/>
    <w:rsid w:val="00BB68F8"/>
    <w:rsid w:val="00BB6E8F"/>
    <w:rsid w:val="00BB7096"/>
    <w:rsid w:val="00BB7B58"/>
    <w:rsid w:val="00BB7FA2"/>
    <w:rsid w:val="00BC081B"/>
    <w:rsid w:val="00BC0CDA"/>
    <w:rsid w:val="00BC0DAD"/>
    <w:rsid w:val="00BC11E8"/>
    <w:rsid w:val="00BC1228"/>
    <w:rsid w:val="00BC196C"/>
    <w:rsid w:val="00BC1B5E"/>
    <w:rsid w:val="00BC1EF4"/>
    <w:rsid w:val="00BC2406"/>
    <w:rsid w:val="00BC2B20"/>
    <w:rsid w:val="00BC3285"/>
    <w:rsid w:val="00BC32F0"/>
    <w:rsid w:val="00BC3E5E"/>
    <w:rsid w:val="00BC431E"/>
    <w:rsid w:val="00BC43B3"/>
    <w:rsid w:val="00BC43B7"/>
    <w:rsid w:val="00BC4515"/>
    <w:rsid w:val="00BC521B"/>
    <w:rsid w:val="00BC5474"/>
    <w:rsid w:val="00BC5DA5"/>
    <w:rsid w:val="00BC5F9C"/>
    <w:rsid w:val="00BC66FC"/>
    <w:rsid w:val="00BC6887"/>
    <w:rsid w:val="00BC6AEE"/>
    <w:rsid w:val="00BC76A4"/>
    <w:rsid w:val="00BC7C7B"/>
    <w:rsid w:val="00BC7FC1"/>
    <w:rsid w:val="00BD01C0"/>
    <w:rsid w:val="00BD03B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C2B"/>
    <w:rsid w:val="00BD3C3F"/>
    <w:rsid w:val="00BD4457"/>
    <w:rsid w:val="00BD4901"/>
    <w:rsid w:val="00BD4926"/>
    <w:rsid w:val="00BD5703"/>
    <w:rsid w:val="00BD57E0"/>
    <w:rsid w:val="00BD5981"/>
    <w:rsid w:val="00BD5BD0"/>
    <w:rsid w:val="00BD5BFC"/>
    <w:rsid w:val="00BD6E95"/>
    <w:rsid w:val="00BD703C"/>
    <w:rsid w:val="00BD71CF"/>
    <w:rsid w:val="00BD7D0B"/>
    <w:rsid w:val="00BE00D0"/>
    <w:rsid w:val="00BE0336"/>
    <w:rsid w:val="00BE04F0"/>
    <w:rsid w:val="00BE05BD"/>
    <w:rsid w:val="00BE063A"/>
    <w:rsid w:val="00BE0814"/>
    <w:rsid w:val="00BE09DD"/>
    <w:rsid w:val="00BE1487"/>
    <w:rsid w:val="00BE2059"/>
    <w:rsid w:val="00BE22FE"/>
    <w:rsid w:val="00BE237F"/>
    <w:rsid w:val="00BE242E"/>
    <w:rsid w:val="00BE2D1F"/>
    <w:rsid w:val="00BE2E27"/>
    <w:rsid w:val="00BE3729"/>
    <w:rsid w:val="00BE3D9C"/>
    <w:rsid w:val="00BE3F30"/>
    <w:rsid w:val="00BE4636"/>
    <w:rsid w:val="00BE4812"/>
    <w:rsid w:val="00BE497E"/>
    <w:rsid w:val="00BE52B4"/>
    <w:rsid w:val="00BE587A"/>
    <w:rsid w:val="00BE66F1"/>
    <w:rsid w:val="00BE6E8E"/>
    <w:rsid w:val="00BE796F"/>
    <w:rsid w:val="00BE7E50"/>
    <w:rsid w:val="00BF019E"/>
    <w:rsid w:val="00BF0711"/>
    <w:rsid w:val="00BF0744"/>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176B2"/>
    <w:rsid w:val="00C20A52"/>
    <w:rsid w:val="00C20E72"/>
    <w:rsid w:val="00C2109E"/>
    <w:rsid w:val="00C21376"/>
    <w:rsid w:val="00C2181B"/>
    <w:rsid w:val="00C2197D"/>
    <w:rsid w:val="00C21DBC"/>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89E"/>
    <w:rsid w:val="00C2694C"/>
    <w:rsid w:val="00C26E94"/>
    <w:rsid w:val="00C27585"/>
    <w:rsid w:val="00C276F8"/>
    <w:rsid w:val="00C2794A"/>
    <w:rsid w:val="00C279B0"/>
    <w:rsid w:val="00C30162"/>
    <w:rsid w:val="00C30E54"/>
    <w:rsid w:val="00C316F4"/>
    <w:rsid w:val="00C31CCB"/>
    <w:rsid w:val="00C320D8"/>
    <w:rsid w:val="00C3223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401F8"/>
    <w:rsid w:val="00C404E6"/>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FF4"/>
    <w:rsid w:val="00C6124B"/>
    <w:rsid w:val="00C617A3"/>
    <w:rsid w:val="00C6184B"/>
    <w:rsid w:val="00C61C0C"/>
    <w:rsid w:val="00C629EF"/>
    <w:rsid w:val="00C62B02"/>
    <w:rsid w:val="00C62B3F"/>
    <w:rsid w:val="00C63574"/>
    <w:rsid w:val="00C6395E"/>
    <w:rsid w:val="00C63BE1"/>
    <w:rsid w:val="00C63FCF"/>
    <w:rsid w:val="00C64116"/>
    <w:rsid w:val="00C64654"/>
    <w:rsid w:val="00C64F63"/>
    <w:rsid w:val="00C64F71"/>
    <w:rsid w:val="00C64FE6"/>
    <w:rsid w:val="00C65952"/>
    <w:rsid w:val="00C65A82"/>
    <w:rsid w:val="00C65BD2"/>
    <w:rsid w:val="00C65E6C"/>
    <w:rsid w:val="00C6606F"/>
    <w:rsid w:val="00C660CB"/>
    <w:rsid w:val="00C66549"/>
    <w:rsid w:val="00C66D02"/>
    <w:rsid w:val="00C66D58"/>
    <w:rsid w:val="00C678AF"/>
    <w:rsid w:val="00C67CB9"/>
    <w:rsid w:val="00C67E04"/>
    <w:rsid w:val="00C706AD"/>
    <w:rsid w:val="00C706D3"/>
    <w:rsid w:val="00C707B5"/>
    <w:rsid w:val="00C70B0C"/>
    <w:rsid w:val="00C70F62"/>
    <w:rsid w:val="00C71AF5"/>
    <w:rsid w:val="00C71BD4"/>
    <w:rsid w:val="00C71CF6"/>
    <w:rsid w:val="00C7239E"/>
    <w:rsid w:val="00C726F8"/>
    <w:rsid w:val="00C7303B"/>
    <w:rsid w:val="00C7308D"/>
    <w:rsid w:val="00C7358F"/>
    <w:rsid w:val="00C736E4"/>
    <w:rsid w:val="00C73945"/>
    <w:rsid w:val="00C73ABD"/>
    <w:rsid w:val="00C73B92"/>
    <w:rsid w:val="00C73F93"/>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A8A"/>
    <w:rsid w:val="00C83F06"/>
    <w:rsid w:val="00C847A8"/>
    <w:rsid w:val="00C84B70"/>
    <w:rsid w:val="00C8535A"/>
    <w:rsid w:val="00C85CB7"/>
    <w:rsid w:val="00C85D10"/>
    <w:rsid w:val="00C86F78"/>
    <w:rsid w:val="00C876F6"/>
    <w:rsid w:val="00C8780E"/>
    <w:rsid w:val="00C87E72"/>
    <w:rsid w:val="00C90547"/>
    <w:rsid w:val="00C905AA"/>
    <w:rsid w:val="00C9081B"/>
    <w:rsid w:val="00C90BF1"/>
    <w:rsid w:val="00C9166C"/>
    <w:rsid w:val="00C91729"/>
    <w:rsid w:val="00C92362"/>
    <w:rsid w:val="00C92655"/>
    <w:rsid w:val="00C92866"/>
    <w:rsid w:val="00C933BA"/>
    <w:rsid w:val="00C93AA9"/>
    <w:rsid w:val="00C93E26"/>
    <w:rsid w:val="00C94015"/>
    <w:rsid w:val="00C94163"/>
    <w:rsid w:val="00C94193"/>
    <w:rsid w:val="00C94B60"/>
    <w:rsid w:val="00C94BC1"/>
    <w:rsid w:val="00C9574D"/>
    <w:rsid w:val="00C95976"/>
    <w:rsid w:val="00C95EDC"/>
    <w:rsid w:val="00C96464"/>
    <w:rsid w:val="00C96686"/>
    <w:rsid w:val="00C966BD"/>
    <w:rsid w:val="00C9679F"/>
    <w:rsid w:val="00C96B95"/>
    <w:rsid w:val="00C96CB5"/>
    <w:rsid w:val="00C970D3"/>
    <w:rsid w:val="00C97423"/>
    <w:rsid w:val="00CA0219"/>
    <w:rsid w:val="00CA046E"/>
    <w:rsid w:val="00CA05C0"/>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1B9"/>
    <w:rsid w:val="00CB01E8"/>
    <w:rsid w:val="00CB08F9"/>
    <w:rsid w:val="00CB0A87"/>
    <w:rsid w:val="00CB0E6E"/>
    <w:rsid w:val="00CB0F3C"/>
    <w:rsid w:val="00CB0FEA"/>
    <w:rsid w:val="00CB1832"/>
    <w:rsid w:val="00CB1D6B"/>
    <w:rsid w:val="00CB214F"/>
    <w:rsid w:val="00CB264C"/>
    <w:rsid w:val="00CB2C01"/>
    <w:rsid w:val="00CB36BE"/>
    <w:rsid w:val="00CB42C9"/>
    <w:rsid w:val="00CB4677"/>
    <w:rsid w:val="00CB50CB"/>
    <w:rsid w:val="00CB514F"/>
    <w:rsid w:val="00CB5159"/>
    <w:rsid w:val="00CB538F"/>
    <w:rsid w:val="00CB5517"/>
    <w:rsid w:val="00CB63CE"/>
    <w:rsid w:val="00CB689A"/>
    <w:rsid w:val="00CB7D22"/>
    <w:rsid w:val="00CC07AE"/>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62C"/>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853"/>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F70"/>
    <w:rsid w:val="00CE123D"/>
    <w:rsid w:val="00CE12B9"/>
    <w:rsid w:val="00CE12DB"/>
    <w:rsid w:val="00CE16B7"/>
    <w:rsid w:val="00CE1C1B"/>
    <w:rsid w:val="00CE1DF2"/>
    <w:rsid w:val="00CE2789"/>
    <w:rsid w:val="00CE29DB"/>
    <w:rsid w:val="00CE3489"/>
    <w:rsid w:val="00CE35A6"/>
    <w:rsid w:val="00CE3907"/>
    <w:rsid w:val="00CE3E66"/>
    <w:rsid w:val="00CE4209"/>
    <w:rsid w:val="00CE4841"/>
    <w:rsid w:val="00CE4997"/>
    <w:rsid w:val="00CE52D2"/>
    <w:rsid w:val="00CE5DAE"/>
    <w:rsid w:val="00CE5DBC"/>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96"/>
    <w:rsid w:val="00D07566"/>
    <w:rsid w:val="00D07CB5"/>
    <w:rsid w:val="00D10BA9"/>
    <w:rsid w:val="00D10E4A"/>
    <w:rsid w:val="00D10E7D"/>
    <w:rsid w:val="00D10F12"/>
    <w:rsid w:val="00D111F3"/>
    <w:rsid w:val="00D11260"/>
    <w:rsid w:val="00D114E9"/>
    <w:rsid w:val="00D11523"/>
    <w:rsid w:val="00D117ED"/>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822"/>
    <w:rsid w:val="00D21A27"/>
    <w:rsid w:val="00D21BF0"/>
    <w:rsid w:val="00D22188"/>
    <w:rsid w:val="00D22222"/>
    <w:rsid w:val="00D2291F"/>
    <w:rsid w:val="00D23326"/>
    <w:rsid w:val="00D233DA"/>
    <w:rsid w:val="00D242BF"/>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1DC"/>
    <w:rsid w:val="00D3352A"/>
    <w:rsid w:val="00D3397C"/>
    <w:rsid w:val="00D34287"/>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0EC"/>
    <w:rsid w:val="00D458B7"/>
    <w:rsid w:val="00D45EB9"/>
    <w:rsid w:val="00D46083"/>
    <w:rsid w:val="00D46183"/>
    <w:rsid w:val="00D4638D"/>
    <w:rsid w:val="00D4677C"/>
    <w:rsid w:val="00D46860"/>
    <w:rsid w:val="00D46CD6"/>
    <w:rsid w:val="00D47329"/>
    <w:rsid w:val="00D477FC"/>
    <w:rsid w:val="00D47A87"/>
    <w:rsid w:val="00D47F6F"/>
    <w:rsid w:val="00D50B22"/>
    <w:rsid w:val="00D510F5"/>
    <w:rsid w:val="00D5157C"/>
    <w:rsid w:val="00D5171A"/>
    <w:rsid w:val="00D51797"/>
    <w:rsid w:val="00D51BC1"/>
    <w:rsid w:val="00D51BF6"/>
    <w:rsid w:val="00D51EA4"/>
    <w:rsid w:val="00D527A9"/>
    <w:rsid w:val="00D529E6"/>
    <w:rsid w:val="00D52CAB"/>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A"/>
    <w:rsid w:val="00D61CA7"/>
    <w:rsid w:val="00D61D18"/>
    <w:rsid w:val="00D61DCC"/>
    <w:rsid w:val="00D61F57"/>
    <w:rsid w:val="00D621D4"/>
    <w:rsid w:val="00D62D5D"/>
    <w:rsid w:val="00D632DA"/>
    <w:rsid w:val="00D637B7"/>
    <w:rsid w:val="00D63A34"/>
    <w:rsid w:val="00D63A4A"/>
    <w:rsid w:val="00D63EBA"/>
    <w:rsid w:val="00D63F62"/>
    <w:rsid w:val="00D64163"/>
    <w:rsid w:val="00D643BE"/>
    <w:rsid w:val="00D648E0"/>
    <w:rsid w:val="00D652E3"/>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3A84"/>
    <w:rsid w:val="00D73D2A"/>
    <w:rsid w:val="00D741E8"/>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552"/>
    <w:rsid w:val="00D8083E"/>
    <w:rsid w:val="00D80923"/>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948"/>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CD4"/>
    <w:rsid w:val="00D97D7E"/>
    <w:rsid w:val="00D97E1B"/>
    <w:rsid w:val="00D97FB7"/>
    <w:rsid w:val="00DA0170"/>
    <w:rsid w:val="00DA0782"/>
    <w:rsid w:val="00DA0B19"/>
    <w:rsid w:val="00DA0BA4"/>
    <w:rsid w:val="00DA0C0A"/>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7AB"/>
    <w:rsid w:val="00DB57E4"/>
    <w:rsid w:val="00DB5818"/>
    <w:rsid w:val="00DB59BE"/>
    <w:rsid w:val="00DB644B"/>
    <w:rsid w:val="00DB67DD"/>
    <w:rsid w:val="00DB689A"/>
    <w:rsid w:val="00DB7633"/>
    <w:rsid w:val="00DB7DE0"/>
    <w:rsid w:val="00DC062B"/>
    <w:rsid w:val="00DC0AC8"/>
    <w:rsid w:val="00DC0C00"/>
    <w:rsid w:val="00DC0D84"/>
    <w:rsid w:val="00DC1929"/>
    <w:rsid w:val="00DC1D6C"/>
    <w:rsid w:val="00DC1E87"/>
    <w:rsid w:val="00DC1F1D"/>
    <w:rsid w:val="00DC209F"/>
    <w:rsid w:val="00DC2288"/>
    <w:rsid w:val="00DC3F2B"/>
    <w:rsid w:val="00DC4293"/>
    <w:rsid w:val="00DC4719"/>
    <w:rsid w:val="00DC4D4F"/>
    <w:rsid w:val="00DC54CB"/>
    <w:rsid w:val="00DC5EE4"/>
    <w:rsid w:val="00DC5EF7"/>
    <w:rsid w:val="00DC611D"/>
    <w:rsid w:val="00DC65DE"/>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6AD"/>
    <w:rsid w:val="00DD6772"/>
    <w:rsid w:val="00DD7C91"/>
    <w:rsid w:val="00DD7DBE"/>
    <w:rsid w:val="00DD7F36"/>
    <w:rsid w:val="00DD7FC4"/>
    <w:rsid w:val="00DE03A3"/>
    <w:rsid w:val="00DE0519"/>
    <w:rsid w:val="00DE09EE"/>
    <w:rsid w:val="00DE12DE"/>
    <w:rsid w:val="00DE15A7"/>
    <w:rsid w:val="00DE1644"/>
    <w:rsid w:val="00DE22D8"/>
    <w:rsid w:val="00DE22F7"/>
    <w:rsid w:val="00DE242A"/>
    <w:rsid w:val="00DE2D22"/>
    <w:rsid w:val="00DE30E9"/>
    <w:rsid w:val="00DE3254"/>
    <w:rsid w:val="00DE376A"/>
    <w:rsid w:val="00DE3F3C"/>
    <w:rsid w:val="00DE3F7D"/>
    <w:rsid w:val="00DE41B5"/>
    <w:rsid w:val="00DE4376"/>
    <w:rsid w:val="00DE4CBA"/>
    <w:rsid w:val="00DE5C04"/>
    <w:rsid w:val="00DE5C71"/>
    <w:rsid w:val="00DE6347"/>
    <w:rsid w:val="00DE651D"/>
    <w:rsid w:val="00DE677E"/>
    <w:rsid w:val="00DE6817"/>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C72"/>
    <w:rsid w:val="00DF4F50"/>
    <w:rsid w:val="00DF5A22"/>
    <w:rsid w:val="00DF6466"/>
    <w:rsid w:val="00DF665D"/>
    <w:rsid w:val="00DF6D7D"/>
    <w:rsid w:val="00DF71E6"/>
    <w:rsid w:val="00DF7251"/>
    <w:rsid w:val="00DF7754"/>
    <w:rsid w:val="00E00016"/>
    <w:rsid w:val="00E00189"/>
    <w:rsid w:val="00E00345"/>
    <w:rsid w:val="00E00993"/>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642E"/>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3D87"/>
    <w:rsid w:val="00E23F5E"/>
    <w:rsid w:val="00E24018"/>
    <w:rsid w:val="00E240A5"/>
    <w:rsid w:val="00E241F6"/>
    <w:rsid w:val="00E2444D"/>
    <w:rsid w:val="00E244BB"/>
    <w:rsid w:val="00E24CC9"/>
    <w:rsid w:val="00E24D7A"/>
    <w:rsid w:val="00E25009"/>
    <w:rsid w:val="00E25E94"/>
    <w:rsid w:val="00E26000"/>
    <w:rsid w:val="00E2638B"/>
    <w:rsid w:val="00E271DB"/>
    <w:rsid w:val="00E27D91"/>
    <w:rsid w:val="00E27F43"/>
    <w:rsid w:val="00E305CF"/>
    <w:rsid w:val="00E30C04"/>
    <w:rsid w:val="00E314B8"/>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440"/>
    <w:rsid w:val="00E454C7"/>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4AF"/>
    <w:rsid w:val="00E52C74"/>
    <w:rsid w:val="00E53419"/>
    <w:rsid w:val="00E5452C"/>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D1"/>
    <w:rsid w:val="00E67F84"/>
    <w:rsid w:val="00E70031"/>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983"/>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374D"/>
    <w:rsid w:val="00E84069"/>
    <w:rsid w:val="00E84556"/>
    <w:rsid w:val="00E8459E"/>
    <w:rsid w:val="00E84D7D"/>
    <w:rsid w:val="00E855C5"/>
    <w:rsid w:val="00E855ED"/>
    <w:rsid w:val="00E8628F"/>
    <w:rsid w:val="00E8634A"/>
    <w:rsid w:val="00E8634D"/>
    <w:rsid w:val="00E86810"/>
    <w:rsid w:val="00E86957"/>
    <w:rsid w:val="00E86979"/>
    <w:rsid w:val="00E86A3C"/>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7D5"/>
    <w:rsid w:val="00E961AD"/>
    <w:rsid w:val="00E963A4"/>
    <w:rsid w:val="00E9651D"/>
    <w:rsid w:val="00E966A1"/>
    <w:rsid w:val="00E96A74"/>
    <w:rsid w:val="00E96F2F"/>
    <w:rsid w:val="00E97899"/>
    <w:rsid w:val="00E97AA1"/>
    <w:rsid w:val="00EA00D5"/>
    <w:rsid w:val="00EA0985"/>
    <w:rsid w:val="00EA0FA7"/>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BEA"/>
    <w:rsid w:val="00EC2E95"/>
    <w:rsid w:val="00EC2F7B"/>
    <w:rsid w:val="00EC311D"/>
    <w:rsid w:val="00EC32F8"/>
    <w:rsid w:val="00EC3414"/>
    <w:rsid w:val="00EC3897"/>
    <w:rsid w:val="00EC3EFC"/>
    <w:rsid w:val="00EC40A0"/>
    <w:rsid w:val="00EC4271"/>
    <w:rsid w:val="00EC4EE8"/>
    <w:rsid w:val="00EC4F25"/>
    <w:rsid w:val="00EC512B"/>
    <w:rsid w:val="00EC60DD"/>
    <w:rsid w:val="00EC632A"/>
    <w:rsid w:val="00EC640E"/>
    <w:rsid w:val="00EC67DA"/>
    <w:rsid w:val="00EC6A02"/>
    <w:rsid w:val="00EC6F4E"/>
    <w:rsid w:val="00EC6FD0"/>
    <w:rsid w:val="00EC7057"/>
    <w:rsid w:val="00EC706F"/>
    <w:rsid w:val="00EC78B8"/>
    <w:rsid w:val="00EC7AC0"/>
    <w:rsid w:val="00EC7F13"/>
    <w:rsid w:val="00EC7F75"/>
    <w:rsid w:val="00EC7FA5"/>
    <w:rsid w:val="00ED02CD"/>
    <w:rsid w:val="00ED035E"/>
    <w:rsid w:val="00ED05E7"/>
    <w:rsid w:val="00ED0825"/>
    <w:rsid w:val="00ED0E5D"/>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B9"/>
    <w:rsid w:val="00EE04ED"/>
    <w:rsid w:val="00EE06B9"/>
    <w:rsid w:val="00EE0AC4"/>
    <w:rsid w:val="00EE100E"/>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50A"/>
    <w:rsid w:val="00EE5777"/>
    <w:rsid w:val="00EE5876"/>
    <w:rsid w:val="00EE597D"/>
    <w:rsid w:val="00EE6178"/>
    <w:rsid w:val="00EE63C1"/>
    <w:rsid w:val="00EE6484"/>
    <w:rsid w:val="00EE69CC"/>
    <w:rsid w:val="00EE7739"/>
    <w:rsid w:val="00EE787A"/>
    <w:rsid w:val="00EE7FEC"/>
    <w:rsid w:val="00EF0111"/>
    <w:rsid w:val="00EF0378"/>
    <w:rsid w:val="00EF072F"/>
    <w:rsid w:val="00EF07F6"/>
    <w:rsid w:val="00EF0AA7"/>
    <w:rsid w:val="00EF0B7A"/>
    <w:rsid w:val="00EF0F22"/>
    <w:rsid w:val="00EF0F5A"/>
    <w:rsid w:val="00EF2827"/>
    <w:rsid w:val="00EF2A94"/>
    <w:rsid w:val="00EF3156"/>
    <w:rsid w:val="00EF3394"/>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E82"/>
    <w:rsid w:val="00F00411"/>
    <w:rsid w:val="00F00A01"/>
    <w:rsid w:val="00F00D55"/>
    <w:rsid w:val="00F00DF6"/>
    <w:rsid w:val="00F00EFB"/>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8C3"/>
    <w:rsid w:val="00F059B5"/>
    <w:rsid w:val="00F05C1E"/>
    <w:rsid w:val="00F0640F"/>
    <w:rsid w:val="00F06AAE"/>
    <w:rsid w:val="00F06DDA"/>
    <w:rsid w:val="00F06F6D"/>
    <w:rsid w:val="00F07094"/>
    <w:rsid w:val="00F070AA"/>
    <w:rsid w:val="00F07723"/>
    <w:rsid w:val="00F0794B"/>
    <w:rsid w:val="00F10947"/>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E87"/>
    <w:rsid w:val="00F20F50"/>
    <w:rsid w:val="00F21274"/>
    <w:rsid w:val="00F2131D"/>
    <w:rsid w:val="00F214F9"/>
    <w:rsid w:val="00F21F5D"/>
    <w:rsid w:val="00F22274"/>
    <w:rsid w:val="00F224C3"/>
    <w:rsid w:val="00F225A3"/>
    <w:rsid w:val="00F226A8"/>
    <w:rsid w:val="00F2280D"/>
    <w:rsid w:val="00F2308B"/>
    <w:rsid w:val="00F2334F"/>
    <w:rsid w:val="00F233B9"/>
    <w:rsid w:val="00F2415E"/>
    <w:rsid w:val="00F244E2"/>
    <w:rsid w:val="00F24517"/>
    <w:rsid w:val="00F24A5C"/>
    <w:rsid w:val="00F24FE0"/>
    <w:rsid w:val="00F254AC"/>
    <w:rsid w:val="00F257AA"/>
    <w:rsid w:val="00F25A11"/>
    <w:rsid w:val="00F25AE7"/>
    <w:rsid w:val="00F26426"/>
    <w:rsid w:val="00F269C2"/>
    <w:rsid w:val="00F26EF0"/>
    <w:rsid w:val="00F27073"/>
    <w:rsid w:val="00F27239"/>
    <w:rsid w:val="00F275DC"/>
    <w:rsid w:val="00F27854"/>
    <w:rsid w:val="00F27A2C"/>
    <w:rsid w:val="00F30A3A"/>
    <w:rsid w:val="00F314F5"/>
    <w:rsid w:val="00F317AB"/>
    <w:rsid w:val="00F318FB"/>
    <w:rsid w:val="00F31F89"/>
    <w:rsid w:val="00F3283E"/>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E5"/>
    <w:rsid w:val="00F504D0"/>
    <w:rsid w:val="00F506D5"/>
    <w:rsid w:val="00F513D1"/>
    <w:rsid w:val="00F516DD"/>
    <w:rsid w:val="00F51981"/>
    <w:rsid w:val="00F51D34"/>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888"/>
    <w:rsid w:val="00F61B66"/>
    <w:rsid w:val="00F62CBB"/>
    <w:rsid w:val="00F63620"/>
    <w:rsid w:val="00F63A97"/>
    <w:rsid w:val="00F63D8B"/>
    <w:rsid w:val="00F64161"/>
    <w:rsid w:val="00F646AD"/>
    <w:rsid w:val="00F64726"/>
    <w:rsid w:val="00F6481B"/>
    <w:rsid w:val="00F648D3"/>
    <w:rsid w:val="00F64DAC"/>
    <w:rsid w:val="00F64DB8"/>
    <w:rsid w:val="00F6523D"/>
    <w:rsid w:val="00F6584C"/>
    <w:rsid w:val="00F6679E"/>
    <w:rsid w:val="00F6774E"/>
    <w:rsid w:val="00F6790C"/>
    <w:rsid w:val="00F67BC5"/>
    <w:rsid w:val="00F67EA1"/>
    <w:rsid w:val="00F67F0D"/>
    <w:rsid w:val="00F70717"/>
    <w:rsid w:val="00F709FB"/>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211"/>
    <w:rsid w:val="00F74343"/>
    <w:rsid w:val="00F7490D"/>
    <w:rsid w:val="00F74989"/>
    <w:rsid w:val="00F74A6C"/>
    <w:rsid w:val="00F7533F"/>
    <w:rsid w:val="00F7569F"/>
    <w:rsid w:val="00F75B5B"/>
    <w:rsid w:val="00F75D13"/>
    <w:rsid w:val="00F7699D"/>
    <w:rsid w:val="00F769A9"/>
    <w:rsid w:val="00F76A0A"/>
    <w:rsid w:val="00F76D85"/>
    <w:rsid w:val="00F774F5"/>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728"/>
    <w:rsid w:val="00F9074F"/>
    <w:rsid w:val="00F90804"/>
    <w:rsid w:val="00F90D67"/>
    <w:rsid w:val="00F91436"/>
    <w:rsid w:val="00F91736"/>
    <w:rsid w:val="00F91B22"/>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4D85"/>
    <w:rsid w:val="00FA4FF3"/>
    <w:rsid w:val="00FA542A"/>
    <w:rsid w:val="00FA545B"/>
    <w:rsid w:val="00FA60B9"/>
    <w:rsid w:val="00FA61B0"/>
    <w:rsid w:val="00FA6954"/>
    <w:rsid w:val="00FA6C3F"/>
    <w:rsid w:val="00FA6C84"/>
    <w:rsid w:val="00FA6F56"/>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45B"/>
    <w:rsid w:val="00FC1B10"/>
    <w:rsid w:val="00FC20C3"/>
    <w:rsid w:val="00FC2661"/>
    <w:rsid w:val="00FC3327"/>
    <w:rsid w:val="00FC43CB"/>
    <w:rsid w:val="00FC47D1"/>
    <w:rsid w:val="00FC4877"/>
    <w:rsid w:val="00FC49DC"/>
    <w:rsid w:val="00FC54C2"/>
    <w:rsid w:val="00FC582B"/>
    <w:rsid w:val="00FC5A35"/>
    <w:rsid w:val="00FC5BE6"/>
    <w:rsid w:val="00FC6339"/>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E8"/>
    <w:rsid w:val="00FD455A"/>
    <w:rsid w:val="00FD4FB7"/>
    <w:rsid w:val="00FD55E0"/>
    <w:rsid w:val="00FD62C4"/>
    <w:rsid w:val="00FD67F1"/>
    <w:rsid w:val="00FD6C24"/>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i.org/10.1186/s13613-020-00755-8" TargetMode="External"/><Relationship Id="rId18" Type="http://schemas.openxmlformats.org/officeDocument/2006/relationships/hyperlink" Target="http://doi.org/https://doi.org/10.1016/0002-9343(94)90141-4" TargetMode="External"/><Relationship Id="rId26" Type="http://schemas.openxmlformats.org/officeDocument/2006/relationships/hyperlink" Target="http://doi.org/10.1002/cpt.2489" TargetMode="External"/><Relationship Id="rId39" Type="http://schemas.openxmlformats.org/officeDocument/2006/relationships/hyperlink" Target="http://doi.org/10.1128/aac.02019-20" TargetMode="External"/><Relationship Id="rId21" Type="http://schemas.openxmlformats.org/officeDocument/2006/relationships/hyperlink" Target="http://doi.org/10.1128/aac.00984-20" TargetMode="External"/><Relationship Id="rId34" Type="http://schemas.openxmlformats.org/officeDocument/2006/relationships/hyperlink" Target="http://doi.org/10.1128/aac.00424-11" TargetMode="External"/><Relationship Id="rId42" Type="http://schemas.openxmlformats.org/officeDocument/2006/relationships/hyperlink" Target="http://doi.org/10.3389/fphar.2020.00786" TargetMode="External"/><Relationship Id="rId47" Type="http://schemas.openxmlformats.org/officeDocument/2006/relationships/image" Target="media/image4.svg"/><Relationship Id="rId50" Type="http://schemas.openxmlformats.org/officeDocument/2006/relationships/image" Target="media/image7.png"/><Relationship Id="rId55" Type="http://schemas.openxmlformats.org/officeDocument/2006/relationships/image" Target="media/image12.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093/cid/civ933" TargetMode="External"/><Relationship Id="rId29" Type="http://schemas.openxmlformats.org/officeDocument/2006/relationships/hyperlink" Target="http://doi.org/10.1093/ndt/gfi284" TargetMode="External"/><Relationship Id="rId11" Type="http://schemas.microsoft.com/office/2018/08/relationships/commentsExtensible" Target="commentsExtensible.xml"/><Relationship Id="rId24" Type="http://schemas.openxmlformats.org/officeDocument/2006/relationships/hyperlink" Target="http://doi.org/10.1023/a:1011970125687" TargetMode="External"/><Relationship Id="rId32" Type="http://schemas.openxmlformats.org/officeDocument/2006/relationships/hyperlink" Target="http://doi.org/10.1016/j.jclinepi.2020.03.026" TargetMode="External"/><Relationship Id="rId37" Type="http://schemas.openxmlformats.org/officeDocument/2006/relationships/hyperlink" Target="http://doi.org/10.1208/s12248-013-9526-y" TargetMode="External"/><Relationship Id="rId40" Type="http://schemas.openxmlformats.org/officeDocument/2006/relationships/hyperlink" Target="http://doi.org/10.1093/qjmed/hcs060" TargetMode="External"/><Relationship Id="rId45" Type="http://schemas.openxmlformats.org/officeDocument/2006/relationships/image" Target="media/image2.svg"/><Relationship Id="rId53" Type="http://schemas.openxmlformats.org/officeDocument/2006/relationships/image" Target="media/image10.sv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doi.org/10.1007/s10096-021-04201-w"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oi.org/10.1186/s13054-019-2497-3" TargetMode="External"/><Relationship Id="rId22" Type="http://schemas.openxmlformats.org/officeDocument/2006/relationships/hyperlink" Target="http://doi.org/10.1128/aac.01088-16" TargetMode="External"/><Relationship Id="rId27" Type="http://schemas.openxmlformats.org/officeDocument/2006/relationships/hyperlink" Target="https://r4ds.had.co.nz/" TargetMode="External"/><Relationship Id="rId30" Type="http://schemas.openxmlformats.org/officeDocument/2006/relationships/hyperlink" Target="http://doi.org/10.1007/s001340000771" TargetMode="External"/><Relationship Id="rId35" Type="http://schemas.openxmlformats.org/officeDocument/2006/relationships/hyperlink" Target="http://doi.org/10.1093/jac/dkac160" TargetMode="External"/><Relationship Id="rId43" Type="http://schemas.openxmlformats.org/officeDocument/2006/relationships/footer" Target="footer1.xml"/><Relationship Id="rId48" Type="http://schemas.openxmlformats.org/officeDocument/2006/relationships/image" Target="media/image5.png"/><Relationship Id="rId56"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image" Target="media/image8.svg"/><Relationship Id="rId3" Type="http://schemas.openxmlformats.org/officeDocument/2006/relationships/styles" Target="styles.xml"/><Relationship Id="rId12" Type="http://schemas.openxmlformats.org/officeDocument/2006/relationships/hyperlink" Target="mailto:erwin.dreesen@kuleuven.be" TargetMode="External"/><Relationship Id="rId17" Type="http://schemas.openxmlformats.org/officeDocument/2006/relationships/hyperlink" Target="http://doi.org/10.2147/ceor.S91587" TargetMode="External"/><Relationship Id="rId25" Type="http://schemas.openxmlformats.org/officeDocument/2006/relationships/hyperlink" Target="http://doi.org/10.1152/ajprenal.1984.247.4.F632" TargetMode="External"/><Relationship Id="rId33" Type="http://schemas.openxmlformats.org/officeDocument/2006/relationships/hyperlink" Target="http://doi.org/10.1371/journal.pmed.1001855" TargetMode="External"/><Relationship Id="rId38" Type="http://schemas.openxmlformats.org/officeDocument/2006/relationships/hyperlink" Target="http://doi.org/https://doi.org/10.1016/j.jclinepi.2022.08.016" TargetMode="External"/><Relationship Id="rId46" Type="http://schemas.openxmlformats.org/officeDocument/2006/relationships/image" Target="media/image3.png"/><Relationship Id="rId20" Type="http://schemas.openxmlformats.org/officeDocument/2006/relationships/hyperlink" Target="http://doi.org/10.1128/aac.01554-20" TargetMode="External"/><Relationship Id="rId41" Type="http://schemas.openxmlformats.org/officeDocument/2006/relationships/hyperlink" Target="http://doi.org/10.1002/psp4.13002" TargetMode="External"/><Relationship Id="rId54"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007/s11739-017-1783-9" TargetMode="External"/><Relationship Id="rId23" Type="http://schemas.openxmlformats.org/officeDocument/2006/relationships/hyperlink" Target="http://doi.org/10.1038/psp.2013.14" TargetMode="External"/><Relationship Id="rId28" Type="http://schemas.openxmlformats.org/officeDocument/2006/relationships/hyperlink" Target="http://doi.org/10.1038/psp.2013.24" TargetMode="External"/><Relationship Id="rId36" Type="http://schemas.openxmlformats.org/officeDocument/2006/relationships/hyperlink" Target="http://doi.org/10.1186/s13054-022-04226-3" TargetMode="External"/><Relationship Id="rId49" Type="http://schemas.openxmlformats.org/officeDocument/2006/relationships/image" Target="media/image6.svg"/><Relationship Id="rId57" Type="http://schemas.microsoft.com/office/2011/relationships/people" Target="people.xml"/><Relationship Id="rId10" Type="http://schemas.microsoft.com/office/2016/09/relationships/commentsIds" Target="commentsIds.xml"/><Relationship Id="rId31" Type="http://schemas.openxmlformats.org/officeDocument/2006/relationships/hyperlink" Target="http://doi.org/10.3390/microorganisms9102068" TargetMode="External"/><Relationship Id="rId44" Type="http://schemas.openxmlformats.org/officeDocument/2006/relationships/image" Target="media/image1.png"/><Relationship Id="rId5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27</Pages>
  <Words>6917</Words>
  <Characters>40663</Characters>
  <Application>Microsoft Office Word</Application>
  <DocSecurity>0</DocSecurity>
  <Lines>851</Lines>
  <Paragraphs>357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47154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31</cp:revision>
  <dcterms:created xsi:type="dcterms:W3CDTF">2024-05-31T22:30:00Z</dcterms:created>
  <dcterms:modified xsi:type="dcterms:W3CDTF">2024-06-20T20:14:00Z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