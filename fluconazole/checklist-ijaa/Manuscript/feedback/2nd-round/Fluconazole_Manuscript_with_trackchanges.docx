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0E80E5A0" w:rsidR="00596EC9" w:rsidRPr="00593CAA" w:rsidRDefault="00596EC9" w:rsidP="004E58AA">
      <w:pPr>
        <w:pStyle w:val="Title"/>
      </w:pPr>
      <w:commentRangeStart w:id="0"/>
      <w:commentRangeStart w:id="1"/>
      <w:r w:rsidRPr="00593CAA">
        <w:t>Model</w:t>
      </w:r>
      <w:r w:rsidR="00D63A4A" w:rsidRPr="00593CAA">
        <w:t>-</w:t>
      </w:r>
      <w:r w:rsidR="004E58AA">
        <w:t>i</w:t>
      </w:r>
      <w:r w:rsidR="00D63A4A" w:rsidRPr="00593CAA">
        <w:t xml:space="preserve">nformed </w:t>
      </w:r>
      <w:r w:rsidR="004E58AA">
        <w:t>i</w:t>
      </w:r>
      <w:r w:rsidR="00D63A4A" w:rsidRPr="00593CAA">
        <w:t xml:space="preserve">dentification </w:t>
      </w:r>
      <w:commentRangeEnd w:id="0"/>
      <w:r w:rsidR="000C514A">
        <w:rPr>
          <w:rStyle w:val="CommentReference"/>
          <w:b w:val="0"/>
          <w:bCs w:val="0"/>
        </w:rPr>
        <w:commentReference w:id="0"/>
      </w:r>
      <w:r w:rsidR="00D63A4A" w:rsidRPr="005006F4">
        <w:t>o</w:t>
      </w:r>
      <w:r w:rsidR="00D63A4A" w:rsidRPr="00593CAA">
        <w:t>f a</w:t>
      </w:r>
      <w:ins w:id="2" w:author="My Luong Vuong" w:date="2024-03-20T15:17:00Z">
        <w:r w:rsidR="00C678AF">
          <w:t>n</w:t>
        </w:r>
      </w:ins>
      <w:r w:rsidR="00D63A4A" w:rsidRPr="00593CAA">
        <w:t xml:space="preserve"> </w:t>
      </w:r>
      <w:del w:id="3" w:author="My Luong Vuong" w:date="2024-03-20T15:17:00Z">
        <w:r w:rsidR="004E58AA" w:rsidDel="00C678AF">
          <w:delText>w</w:delText>
        </w:r>
        <w:r w:rsidR="00D63A4A" w:rsidRPr="00593CAA" w:rsidDel="00C678AF">
          <w:delText>eight-</w:delText>
        </w:r>
        <w:r w:rsidR="004E58AA" w:rsidDel="00C678AF">
          <w:delText>b</w:delText>
        </w:r>
        <w:r w:rsidR="00D63A4A" w:rsidRPr="00593CAA" w:rsidDel="00C678AF">
          <w:delText>ased</w:delText>
        </w:r>
      </w:del>
      <w:ins w:id="4" w:author="My Luong Vuong" w:date="2024-03-20T15:17:00Z">
        <w:r w:rsidR="00C678AF">
          <w:t>optimised</w:t>
        </w:r>
      </w:ins>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F224C3">
        <w:rPr>
          <w:rStyle w:val="CommentReference"/>
          <w:b w:val="0"/>
          <w:bCs w:val="0"/>
        </w:rPr>
        <w:commentReference w:id="1"/>
      </w:r>
    </w:p>
    <w:p w14:paraId="690D07F0" w14:textId="05E6CC5A" w:rsidR="003D0E51" w:rsidRPr="00494DCF" w:rsidRDefault="00AB21BB" w:rsidP="00593CAA">
      <w:ins w:id="5" w:author="My Luong Vuong" w:date="2024-03-19T10:30:00Z">
        <w:r w:rsidRPr="00A51508">
          <w:t>My-</w:t>
        </w:r>
        <w:commentRangeStart w:id="6"/>
        <w:r w:rsidRPr="00A51508">
          <w:t>Luong</w:t>
        </w:r>
        <w:commentRangeEnd w:id="6"/>
        <w:r w:rsidRPr="00F40B7B">
          <w:commentReference w:id="6"/>
        </w:r>
        <w:r w:rsidRPr="00A51508">
          <w:t xml:space="preserve"> Vuong</w:t>
        </w:r>
      </w:ins>
      <w:commentRangeStart w:id="7"/>
      <w:del w:id="8" w:author="My Luong Vuong" w:date="2024-03-19T10:30:00Z">
        <w:r w:rsidR="00E31872" w:rsidRPr="00494DCF" w:rsidDel="00AB21BB">
          <w:delText>My</w:delText>
        </w:r>
        <w:r w:rsidR="0002535A" w:rsidRPr="00494DCF" w:rsidDel="00AB21BB">
          <w:delText>-</w:delText>
        </w:r>
        <w:r w:rsidR="00E31872" w:rsidRPr="00494DCF" w:rsidDel="00AB21BB">
          <w:delText>Luong Vuong</w:delText>
        </w:r>
      </w:del>
      <w:r w:rsidR="002135FC" w:rsidRPr="00494DCF">
        <w:t xml:space="preserve"> (</w:t>
      </w:r>
      <w:r w:rsidR="00E27D91" w:rsidRPr="00494DCF">
        <w:t>Mỹ-Lượng Vương</w:t>
      </w:r>
      <w:r w:rsidR="00262C56" w:rsidRPr="00494DCF">
        <w:t>)</w:t>
      </w:r>
      <w:r w:rsidR="0082034B" w:rsidRPr="00494DCF">
        <w:rPr>
          <w:vertAlign w:val="superscript"/>
        </w:rPr>
        <w:t>a</w:t>
      </w:r>
      <w:r w:rsidR="00FD197B" w:rsidRPr="00494DCF">
        <w:rPr>
          <w:vertAlign w:val="superscript"/>
        </w:rPr>
        <w:t>†</w:t>
      </w:r>
      <w:r w:rsidR="00E31872" w:rsidRPr="00494DCF">
        <w:t>, Omar Elkayal</w:t>
      </w:r>
      <w:r w:rsidR="00FE4B6A" w:rsidRPr="00494DCF">
        <w:rPr>
          <w:vertAlign w:val="superscript"/>
        </w:rPr>
        <w:t>a,</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r w:rsidR="00E72332" w:rsidRPr="00494DCF">
        <w:t>,</w:t>
      </w:r>
      <w:r w:rsidR="002073BD" w:rsidRPr="00494DCF">
        <w:t xml:space="preserve"> Sophie L. 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r w:rsidR="002073BD" w:rsidRPr="00494DCF">
        <w:t>,</w:t>
      </w:r>
      <w:r w:rsidR="0041079A" w:rsidRPr="00494DCF">
        <w:t xml:space="preserve"> Jason A. 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r w:rsidR="0041079A" w:rsidRPr="00494DCF">
        <w:t>,</w:t>
      </w:r>
      <w:r w:rsidR="00E31872" w:rsidRPr="00494DCF">
        <w:t xml:space="preserve"> Yves Debaveye</w:t>
      </w:r>
      <w:r w:rsidR="00F34BBA">
        <w:rPr>
          <w:vertAlign w:val="superscript"/>
        </w:rPr>
        <w:t>k</w:t>
      </w:r>
      <w:r w:rsidR="00E31872" w:rsidRPr="00494DCF">
        <w:rPr>
          <w:vertAlign w:val="superscript"/>
        </w:rPr>
        <w:t>,</w:t>
      </w:r>
      <w:r w:rsidR="00F34BBA">
        <w:rPr>
          <w:vertAlign w:val="superscript"/>
        </w:rPr>
        <w:t>l</w:t>
      </w:r>
      <w:r w:rsidR="00E31872" w:rsidRPr="00494DCF">
        <w:t>, Joost</w:t>
      </w:r>
      <w:r w:rsidR="00F76D85" w:rsidRPr="00494DCF">
        <w:t xml:space="preserve"> </w:t>
      </w:r>
      <w:r w:rsidR="00E31872" w:rsidRPr="00494DCF">
        <w:t>Wauters</w:t>
      </w:r>
      <w:r w:rsidR="009D687A">
        <w:rPr>
          <w:vertAlign w:val="superscript"/>
        </w:rPr>
        <w:t>m</w:t>
      </w:r>
      <w:r w:rsidR="00B82EFC" w:rsidRPr="00494DCF">
        <w:rPr>
          <w:vertAlign w:val="superscript"/>
        </w:rPr>
        <w:t>,</w:t>
      </w:r>
      <w:r w:rsidR="009D687A">
        <w:rPr>
          <w:vertAlign w:val="superscript"/>
        </w:rPr>
        <w:t>n</w:t>
      </w:r>
      <w:r w:rsidR="00E31872" w:rsidRPr="00494DCF">
        <w:t>, Beatrijs Mertens</w:t>
      </w:r>
      <w:r w:rsidR="00934F7F" w:rsidRPr="00494DCF">
        <w:rPr>
          <w:vertAlign w:val="superscript"/>
        </w:rPr>
        <w:t>a</w:t>
      </w:r>
      <w:r w:rsidR="00E31872" w:rsidRPr="00494DCF">
        <w:rPr>
          <w:vertAlign w:val="superscript"/>
        </w:rPr>
        <w:t>,</w:t>
      </w:r>
      <w:r w:rsidR="00B55146">
        <w:rPr>
          <w:vertAlign w:val="superscript"/>
        </w:rPr>
        <w:t>b</w:t>
      </w:r>
      <w:r w:rsidR="00E31872" w:rsidRPr="00494DCF">
        <w:t>, Jasper M. Boonstra</w:t>
      </w:r>
      <w:r w:rsidR="00387837">
        <w:rPr>
          <w:vertAlign w:val="superscript"/>
        </w:rPr>
        <w:t>o</w:t>
      </w:r>
      <w:r w:rsidR="00E31872" w:rsidRPr="00494DCF">
        <w:t>,</w:t>
      </w:r>
      <w:r w:rsidR="00F020C1" w:rsidRPr="00494DCF">
        <w:t xml:space="preserve"> Indy 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r w:rsidR="00F020C1" w:rsidRPr="00494DCF">
        <w:t>,</w:t>
      </w:r>
      <w:r w:rsidR="00A83774" w:rsidRPr="00494DCF">
        <w:t xml:space="preserve"> Roger J. Brüggemann</w:t>
      </w:r>
      <w:r w:rsidR="003D158C">
        <w:rPr>
          <w:vertAlign w:val="superscript"/>
        </w:rPr>
        <w:t>s</w:t>
      </w:r>
      <w:r w:rsidR="00480D7F" w:rsidRPr="00494DCF">
        <w:rPr>
          <w:vertAlign w:val="superscript"/>
        </w:rPr>
        <w:t>,</w:t>
      </w:r>
      <w:r w:rsidR="003D158C">
        <w:rPr>
          <w:vertAlign w:val="superscript"/>
        </w:rPr>
        <w:t>t</w:t>
      </w:r>
      <w:r w:rsidR="00A83774" w:rsidRPr="00494DCF">
        <w:t>,</w:t>
      </w:r>
      <w:r w:rsidR="00FB5201" w:rsidRPr="00494DCF">
        <w:t xml:space="preserve"> Jeroen A. Schouten</w:t>
      </w:r>
      <w:r w:rsidR="006F5057">
        <w:rPr>
          <w:vertAlign w:val="superscript"/>
        </w:rPr>
        <w:t>u</w:t>
      </w:r>
      <w:r w:rsidR="00FB5201" w:rsidRPr="00494DCF">
        <w:t xml:space="preserve">, </w:t>
      </w:r>
      <w:r w:rsidR="00E31872" w:rsidRPr="00494DCF">
        <w:t>Raoul</w:t>
      </w:r>
      <w:r w:rsidR="00F76D85" w:rsidRPr="00494DCF">
        <w:t xml:space="preserve"> </w:t>
      </w:r>
      <w:r w:rsidR="00E31872" w:rsidRPr="00494DCF">
        <w:t>Bergner</w:t>
      </w:r>
      <w:r w:rsidR="006F5057">
        <w:rPr>
          <w:vertAlign w:val="superscript"/>
        </w:rPr>
        <w:t>v</w:t>
      </w:r>
      <w:r w:rsidR="00E31872" w:rsidRPr="00494DCF">
        <w:t>, Steven Buijk</w:t>
      </w:r>
      <w:r w:rsidR="008715AE">
        <w:rPr>
          <w:vertAlign w:val="superscript"/>
        </w:rPr>
        <w:t>w</w:t>
      </w:r>
      <w:r w:rsidR="00E31872" w:rsidRPr="00494DCF">
        <w:t>,</w:t>
      </w:r>
      <w:r w:rsidR="00E56CA4" w:rsidRPr="00494DCF">
        <w:t xml:space="preserve"> </w:t>
      </w:r>
      <w:r w:rsidR="004750B5" w:rsidRPr="00494DCF">
        <w:t>Sebastian</w:t>
      </w:r>
      <w:r w:rsidR="00720FD8" w:rsidRPr="00494DCF">
        <w:t xml:space="preserve"> G.</w:t>
      </w:r>
      <w:r w:rsidR="004750B5" w:rsidRPr="00494DCF">
        <w:t xml:space="preserve"> Wicha</w:t>
      </w:r>
      <w:r w:rsidR="008715AE">
        <w:rPr>
          <w:vertAlign w:val="superscript"/>
        </w:rPr>
        <w:t>x</w:t>
      </w:r>
      <w:r w:rsidR="004750B5" w:rsidRPr="00494DCF">
        <w:t>,</w:t>
      </w:r>
      <w:r w:rsidR="00E31872" w:rsidRPr="00494DCF">
        <w:t xml:space="preserve"> Isabel Spriet</w:t>
      </w:r>
      <w:r w:rsidR="000A5800" w:rsidRPr="00494DCF">
        <w:rPr>
          <w:vertAlign w:val="superscript"/>
        </w:rPr>
        <w:t>a,</w:t>
      </w:r>
      <w:r w:rsidR="008715AE">
        <w:rPr>
          <w:vertAlign w:val="superscript"/>
        </w:rPr>
        <w:t>b</w:t>
      </w:r>
      <w:r w:rsidR="003F0D07" w:rsidRPr="00494DCF">
        <w:rPr>
          <w:vertAlign w:val="superscript"/>
        </w:rPr>
        <w:t>,</w:t>
      </w:r>
      <w:r w:rsidR="00EA5ADA" w:rsidRPr="00494DCF">
        <w:rPr>
          <w:vertAlign w:val="superscript"/>
        </w:rPr>
        <w:t>‡</w:t>
      </w:r>
      <w:r w:rsidR="00E31872" w:rsidRPr="00494DCF">
        <w:t>, Erwin Dreesen</w:t>
      </w:r>
      <w:r w:rsidR="00516025" w:rsidRPr="00494DCF">
        <w:rPr>
          <w:vertAlign w:val="superscript"/>
        </w:rPr>
        <w:t>a,</w:t>
      </w:r>
      <w:r w:rsidR="00EA5ADA" w:rsidRPr="00494DCF">
        <w:rPr>
          <w:vertAlign w:val="superscript"/>
        </w:rPr>
        <w:t>‡</w:t>
      </w:r>
      <w:r w:rsidR="00516025" w:rsidRPr="00494DCF">
        <w:rPr>
          <w:vertAlign w:val="superscript"/>
        </w:rPr>
        <w:t>,</w:t>
      </w:r>
      <w:r w:rsidR="00EA5ADA" w:rsidRPr="00494DCF">
        <w:rPr>
          <w:vertAlign w:val="superscript"/>
        </w:rPr>
        <w:t>*</w:t>
      </w:r>
      <w:commentRangeEnd w:id="7"/>
      <w:r w:rsidR="00F224C3">
        <w:rPr>
          <w:rStyle w:val="CommentReference"/>
        </w:rPr>
        <w:commentReference w:id="7"/>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r w:rsidR="008D292E" w:rsidRPr="00494DCF">
        <w:rPr>
          <w:sz w:val="20"/>
          <w:szCs w:val="20"/>
        </w:rPr>
        <w:t>Westmead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r w:rsidR="00CA4CC3">
        <w:rPr>
          <w:sz w:val="20"/>
          <w:szCs w:val="20"/>
          <w:vertAlign w:val="superscript"/>
        </w:rPr>
        <w:t>i</w:t>
      </w:r>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Division of Anaesthesiology Critical Care Emergency and Pain Medicine, Nîmes University Hospital, University of Montpellier, Nîmes,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Centre for Infectious Diseases and Microbiology, Westmead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Faculty of Medicine and Health, Westmead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Westmead Hospital, Sydney, </w:t>
      </w:r>
      <w:bookmarkStart w:id="9" w:name="_Hlk152339168"/>
      <w:r w:rsidR="00CD2DBC" w:rsidRPr="00494DCF">
        <w:rPr>
          <w:sz w:val="20"/>
          <w:szCs w:val="20"/>
        </w:rPr>
        <w:t>Australia</w:t>
      </w:r>
      <w:bookmarkEnd w:id="9"/>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r w:rsidR="005F35EF" w:rsidRPr="00494DCF">
        <w:rPr>
          <w:sz w:val="20"/>
          <w:szCs w:val="20"/>
        </w:rPr>
        <w:t>Radboudumc/CWZ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IJsseland Hospital, Capelle aan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 Leuven, ON2 Herestraat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15B1CA46" w:rsidR="00715016" w:rsidRPr="00715016" w:rsidRDefault="00715016" w:rsidP="00593CAA">
      <w:r w:rsidRPr="00A72BCD">
        <w:rPr>
          <w:rStyle w:val="Heading2Char"/>
        </w:rPr>
        <w:t>Background</w:t>
      </w:r>
      <w:r w:rsidR="004F09DA">
        <w:t> </w:t>
      </w:r>
      <w:r w:rsidRPr="00715016">
        <w:t xml:space="preserve">Invasive candidiasis, particularly candidaemia, is a </w:t>
      </w:r>
      <w:r w:rsidR="009D0960">
        <w:t>life-threatening</w:t>
      </w:r>
      <w:r w:rsidR="009D0960" w:rsidRPr="00715016">
        <w:t xml:space="preserve"> </w:t>
      </w:r>
      <w:r w:rsidRPr="00715016">
        <w:t xml:space="preserve">complication in </w:t>
      </w:r>
      <w:r w:rsidR="007A72ED">
        <w:t>cr</w:t>
      </w:r>
      <w:r w:rsidR="000D5942">
        <w:t>iti</w:t>
      </w:r>
      <w:r w:rsidR="007A72ED">
        <w:t>cally ill patients</w:t>
      </w:r>
      <w:commentRangeStart w:id="10"/>
      <w:commentRangeStart w:id="11"/>
      <w:del w:id="12" w:author="My Luong Vuong" w:date="2024-05-31T13:27:00Z">
        <w:r w:rsidR="007A72ED" w:rsidDel="007C354C">
          <w:delText xml:space="preserve">, </w:delText>
        </w:r>
      </w:del>
      <w:ins w:id="13" w:author="My Luong Vuong" w:date="2024-05-31T13:27:00Z">
        <w:r w:rsidR="007C354C">
          <w:t xml:space="preserve">. </w:t>
        </w:r>
      </w:ins>
      <w:del w:id="14" w:author="My Luong Vuong" w:date="2024-05-31T13:27:00Z">
        <w:r w:rsidR="007A72ED" w:rsidDel="00F61732">
          <w:delText>in which f</w:delText>
        </w:r>
      </w:del>
      <w:ins w:id="15" w:author="My Luong Vuong" w:date="2024-05-31T13:27:00Z">
        <w:r w:rsidR="00F61732">
          <w:t>F</w:t>
        </w:r>
      </w:ins>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del w:id="16" w:author="Microsoft Office User" w:date="2024-02-19T00:15:00Z">
        <w:r w:rsidR="009034D7" w:rsidRPr="009034D7" w:rsidDel="000C514A">
          <w:delText xml:space="preserve">to </w:delText>
        </w:r>
      </w:del>
      <w:ins w:id="17" w:author="Microsoft Office User" w:date="2024-02-19T00:15:00Z">
        <w:r w:rsidR="000C514A">
          <w:t>from</w:t>
        </w:r>
        <w:r w:rsidR="000C514A" w:rsidRPr="009034D7">
          <w:t xml:space="preserve"> </w:t>
        </w:r>
      </w:ins>
      <w:commentRangeStart w:id="18"/>
      <w:r w:rsidR="009034D7" w:rsidRPr="009034D7">
        <w:t>echinocandins</w:t>
      </w:r>
      <w:commentRangeEnd w:id="18"/>
      <w:r w:rsidR="00C17654">
        <w:rPr>
          <w:rStyle w:val="CommentReference"/>
        </w:rPr>
        <w:commentReference w:id="18"/>
      </w:r>
      <w:ins w:id="19" w:author="Jan-Willem Alffenaar" w:date="2024-02-19T07:26:00Z">
        <w:r w:rsidR="009058AA">
          <w:t xml:space="preserve"> for fluconazole-susceptible </w:t>
        </w:r>
        <w:r w:rsidR="009058AA" w:rsidRPr="00125C72">
          <w:rPr>
            <w:i/>
            <w:iCs/>
            <w:rPrChange w:id="20" w:author="My Luong Vuong" w:date="2024-05-30T14:48:00Z">
              <w:rPr/>
            </w:rPrChange>
          </w:rPr>
          <w:t>Candida</w:t>
        </w:r>
        <w:r w:rsidR="009058AA">
          <w:t xml:space="preserve"> spp</w:t>
        </w:r>
      </w:ins>
      <w:commentRangeEnd w:id="10"/>
      <w:r w:rsidR="00F224C3">
        <w:rPr>
          <w:rStyle w:val="CommentReference"/>
        </w:rPr>
        <w:commentReference w:id="10"/>
      </w:r>
      <w:commentRangeEnd w:id="11"/>
      <w:r w:rsidR="004B0FD3">
        <w:rPr>
          <w:rStyle w:val="CommentReference"/>
        </w:rPr>
        <w:commentReference w:id="11"/>
      </w:r>
      <w:r w:rsidRPr="00715016">
        <w:t xml:space="preserve">. </w:t>
      </w:r>
      <w:r w:rsidR="002C54E1">
        <w:t xml:space="preserve">However, </w:t>
      </w:r>
      <w:commentRangeStart w:id="21"/>
      <w:commentRangeStart w:id="22"/>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del w:id="23" w:author="My Luong Vuong" w:date="2024-03-20T15:19:00Z">
        <w:r w:rsidR="008B0A79" w:rsidDel="001B7A9F">
          <w:delText xml:space="preserve"> with </w:delText>
        </w:r>
        <w:commentRangeStart w:id="24"/>
        <w:commentRangeStart w:id="25"/>
        <w:r w:rsidR="008B0A79" w:rsidDel="001B7A9F">
          <w:delText>continuous renal replacement therapy</w:delText>
        </w:r>
        <w:r w:rsidR="005430DE" w:rsidDel="001B7A9F">
          <w:delText xml:space="preserve"> (CRRT)</w:delText>
        </w:r>
        <w:commentRangeEnd w:id="21"/>
        <w:r w:rsidR="00F224C3" w:rsidDel="001B7A9F">
          <w:rPr>
            <w:rStyle w:val="CommentReference"/>
          </w:rPr>
          <w:commentReference w:id="21"/>
        </w:r>
      </w:del>
      <w:commentRangeEnd w:id="22"/>
      <w:r w:rsidR="000A4BC2">
        <w:rPr>
          <w:rStyle w:val="CommentReference"/>
        </w:rPr>
        <w:commentReference w:id="22"/>
      </w:r>
      <w:del w:id="26" w:author="My Luong Vuong" w:date="2024-03-20T15:19:00Z">
        <w:r w:rsidR="008B0A79" w:rsidDel="001B7A9F">
          <w:delText xml:space="preserve"> and </w:delText>
        </w:r>
        <w:r w:rsidR="00753653" w:rsidDel="001B7A9F">
          <w:delText>obesity</w:delText>
        </w:r>
        <w:commentRangeEnd w:id="24"/>
        <w:r w:rsidR="000C514A" w:rsidDel="001B7A9F">
          <w:rPr>
            <w:rStyle w:val="CommentReference"/>
          </w:rPr>
          <w:commentReference w:id="24"/>
        </w:r>
        <w:commentRangeEnd w:id="25"/>
        <w:r w:rsidR="00D46860" w:rsidDel="001B7A9F">
          <w:rPr>
            <w:rStyle w:val="CommentReference"/>
          </w:rPr>
          <w:commentReference w:id="25"/>
        </w:r>
      </w:del>
      <w:r w:rsidRPr="00715016">
        <w:t>.</w:t>
      </w:r>
    </w:p>
    <w:p w14:paraId="77C467FA" w14:textId="5BB65849" w:rsidR="00715016" w:rsidRPr="00715016" w:rsidRDefault="001F7CC7" w:rsidP="00593CAA">
      <w:r w:rsidRPr="00A72BCD">
        <w:rPr>
          <w:rStyle w:val="Heading2Char"/>
        </w:rPr>
        <w:t>Objectives</w:t>
      </w:r>
      <w:r>
        <w:t> </w:t>
      </w:r>
      <w:commentRangeStart w:id="27"/>
      <w:r w:rsidRPr="00715016">
        <w:t>This study aimed</w:t>
      </w:r>
      <w:commentRangeEnd w:id="27"/>
      <w:r>
        <w:rPr>
          <w:rStyle w:val="CommentReference"/>
        </w:rPr>
        <w:commentReference w:id="27"/>
      </w:r>
      <w:r w:rsidRPr="00715016">
        <w:t xml:space="preserve"> to</w:t>
      </w:r>
      <w:r w:rsidR="00A1469E">
        <w:t xml:space="preserve"> </w:t>
      </w:r>
      <w:del w:id="28" w:author="My Luong Vuong" w:date="2024-03-20T15:19:00Z">
        <w:r w:rsidR="00715016" w:rsidRPr="00715016" w:rsidDel="00141472">
          <w:delText>develop a population pharmacokinetic</w:delText>
        </w:r>
        <w:r w:rsidR="006E4C9F" w:rsidDel="00141472">
          <w:delText>s</w:delText>
        </w:r>
        <w:r w:rsidR="00715016" w:rsidRPr="00715016" w:rsidDel="00141472">
          <w:delText xml:space="preserve"> (popPK) model of fluconazole</w:delText>
        </w:r>
        <w:r w:rsidR="00DC5EF7" w:rsidDel="00141472">
          <w:delText>,</w:delText>
        </w:r>
        <w:r w:rsidR="00715016" w:rsidRPr="00715016" w:rsidDel="00141472">
          <w:delText xml:space="preserve"> </w:delText>
        </w:r>
      </w:del>
      <w:commentRangeStart w:id="29"/>
      <w:r w:rsidR="00715016" w:rsidRPr="00715016">
        <w:t>identify factors that impact</w:t>
      </w:r>
      <w:ins w:id="30" w:author="My Luong Vuong" w:date="2024-05-30T14:49:00Z">
        <w:r w:rsidR="004F0EC0">
          <w:t xml:space="preserve"> fluconazole</w:t>
        </w:r>
      </w:ins>
      <w:r w:rsidR="00715016" w:rsidRPr="00715016">
        <w:t xml:space="preserve"> target </w:t>
      </w:r>
      <w:r w:rsidR="00DC5EF7">
        <w:t>attainment</w:t>
      </w:r>
      <w:commentRangeEnd w:id="29"/>
      <w:r w:rsidR="00F224C3">
        <w:rPr>
          <w:rStyle w:val="CommentReference"/>
        </w:rPr>
        <w:commentReference w:id="29"/>
      </w:r>
      <w:del w:id="31" w:author="My Luong Vuong" w:date="2024-05-12T15:56:00Z">
        <w:r w:rsidR="00DC5EF7" w:rsidDel="0072422B">
          <w:delText>,</w:delText>
        </w:r>
      </w:del>
      <w:r w:rsidR="00DC5EF7">
        <w:t xml:space="preserve"> and provide a dosing regimen ensuring </w:t>
      </w:r>
      <w:commentRangeStart w:id="32"/>
      <w:r w:rsidR="001A0B76">
        <w:t>adequate</w:t>
      </w:r>
      <w:r w:rsidR="005E1FFD">
        <w:t xml:space="preserve"> </w:t>
      </w:r>
      <w:r w:rsidR="005C35FF" w:rsidRPr="005C35FF">
        <w:t>pharmacokinetic-pharmacodynamic</w:t>
      </w:r>
      <w:r w:rsidR="00453C63">
        <w:t xml:space="preserve"> </w:t>
      </w:r>
      <w:commentRangeEnd w:id="32"/>
      <w:r w:rsidR="00F224C3">
        <w:rPr>
          <w:rStyle w:val="CommentReference"/>
        </w:rPr>
        <w:commentReference w:id="32"/>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6A8ACB57" w:rsidR="00600A21" w:rsidRPr="00715016" w:rsidRDefault="00715016" w:rsidP="00600A21">
      <w:r w:rsidRPr="00A72BCD">
        <w:rPr>
          <w:rStyle w:val="Heading2Char"/>
        </w:rPr>
        <w:t>Patients and Methods</w:t>
      </w:r>
      <w:r w:rsidR="00E56259">
        <w:t> </w:t>
      </w:r>
      <w:commentRangeStart w:id="33"/>
      <w:r w:rsidRPr="00715016">
        <w:t xml:space="preserve">An </w:t>
      </w:r>
      <w:commentRangeStart w:id="34"/>
      <w:r w:rsidRPr="00715016">
        <w:t>individual patient data meta-analysis</w:t>
      </w:r>
      <w:r w:rsidR="00A57A28">
        <w:t xml:space="preserve"> </w:t>
      </w:r>
      <w:commentRangeEnd w:id="34"/>
      <w:r w:rsidR="0055152B">
        <w:rPr>
          <w:rStyle w:val="CommentReference"/>
        </w:rPr>
        <w:commentReference w:id="34"/>
      </w:r>
      <w:r w:rsidR="00A57A28">
        <w:t>(IPDMA)</w:t>
      </w:r>
      <w:r w:rsidRPr="00715016">
        <w:t xml:space="preserve"> </w:t>
      </w:r>
      <w:commentRangeEnd w:id="33"/>
      <w:r w:rsidR="00F224C3">
        <w:rPr>
          <w:rStyle w:val="CommentReference"/>
        </w:rPr>
        <w:commentReference w:id="33"/>
      </w:r>
      <w:r w:rsidRPr="00715016">
        <w:t xml:space="preserve">was conducted, </w:t>
      </w:r>
      <w:ins w:id="35" w:author="My Luong Vuong" w:date="2024-03-19T10:49:00Z">
        <w:r w:rsidR="00AD73E0">
          <w:t>combining</w:t>
        </w:r>
      </w:ins>
      <w:del w:id="36" w:author="My Luong Vuong" w:date="2024-03-19T10:49:00Z">
        <w:r w:rsidRPr="00715016" w:rsidDel="00AD73E0">
          <w:delText>collecting</w:delText>
        </w:r>
      </w:del>
      <w:r w:rsidRPr="00715016">
        <w:t xml:space="preserve"> </w:t>
      </w:r>
      <w:commentRangeStart w:id="37"/>
      <w:commentRangeStart w:id="38"/>
      <w:del w:id="39" w:author="My Luong Vuong" w:date="2024-03-20T22:53:00Z">
        <w:r w:rsidRPr="00715016" w:rsidDel="00C04202">
          <w:delText>therapeutic drug monitoring</w:delText>
        </w:r>
      </w:del>
      <w:ins w:id="40" w:author="My Luong Vuong" w:date="2024-03-20T22:53:00Z">
        <w:r w:rsidR="00C04202">
          <w:t>fluconazole concentration</w:t>
        </w:r>
      </w:ins>
      <w:r w:rsidRPr="00715016">
        <w:t xml:space="preserve"> </w:t>
      </w:r>
      <w:commentRangeEnd w:id="37"/>
      <w:r w:rsidR="000C514A">
        <w:rPr>
          <w:rStyle w:val="CommentReference"/>
        </w:rPr>
        <w:commentReference w:id="37"/>
      </w:r>
      <w:commentRangeEnd w:id="38"/>
      <w:r w:rsidR="00D02834">
        <w:rPr>
          <w:rStyle w:val="CommentReference"/>
        </w:rPr>
        <w:commentReference w:id="38"/>
      </w:r>
      <w:r w:rsidRPr="00715016">
        <w:t>data from eight published studies. A popPK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41"/>
      <w:commentRangeStart w:id="42"/>
      <w:r w:rsidRPr="00715016">
        <w:t>Monte Carlo simulations were conducted</w:t>
      </w:r>
      <w:r w:rsidR="00537CAF">
        <w:t xml:space="preserve"> </w:t>
      </w:r>
      <w:r w:rsidR="004C2EC2">
        <w:t xml:space="preserve">in search </w:t>
      </w:r>
      <w:r w:rsidR="00F158D4">
        <w:t>of</w:t>
      </w:r>
      <w:r w:rsidR="004C2EC2">
        <w:t xml:space="preserve"> a dosing strategy </w:t>
      </w:r>
      <w:commentRangeEnd w:id="41"/>
      <w:r w:rsidR="00F224C3">
        <w:rPr>
          <w:rStyle w:val="CommentReference"/>
        </w:rPr>
        <w:commentReference w:id="41"/>
      </w:r>
      <w:commentRangeEnd w:id="42"/>
      <w:r w:rsidR="006C211F">
        <w:rPr>
          <w:rStyle w:val="CommentReference"/>
        </w:rPr>
        <w:commentReference w:id="42"/>
      </w:r>
      <w:r w:rsidR="004C2EC2">
        <w:t>with</w:t>
      </w:r>
      <w:r w:rsidR="00F158D4">
        <w:t xml:space="preserve"> at least 90%</w:t>
      </w:r>
      <w:r w:rsidR="00A55E46">
        <w:t xml:space="preserve"> </w:t>
      </w:r>
      <w:r w:rsidR="00537CAF">
        <w:t>probability of</w:t>
      </w:r>
      <w:r w:rsidR="00AE08BD">
        <w:t xml:space="preserve"> </w:t>
      </w:r>
      <w:commentRangeStart w:id="43"/>
      <w:r w:rsidR="00537CAF">
        <w:t>P</w:t>
      </w:r>
      <w:commentRangeStart w:id="44"/>
      <w:commentRangeStart w:id="45"/>
      <w:commentRangeStart w:id="46"/>
      <w:r w:rsidR="00537CAF">
        <w:t xml:space="preserve">KPD target </w:t>
      </w:r>
      <w:commentRangeEnd w:id="43"/>
      <w:r w:rsidR="00F224C3">
        <w:rPr>
          <w:rStyle w:val="CommentReference"/>
        </w:rPr>
        <w:commentReference w:id="43"/>
      </w:r>
      <w:r w:rsidR="00F158D4">
        <w:t>attainment</w:t>
      </w:r>
      <w:r w:rsidR="00773318">
        <w:t xml:space="preserve"> (PTA)</w:t>
      </w:r>
      <w:commentRangeEnd w:id="44"/>
      <w:ins w:id="47" w:author="My Luong Vuong" w:date="2024-03-20T15:57:00Z">
        <w:r w:rsidR="00FF1B2E">
          <w:t xml:space="preserve">  in every patien</w:t>
        </w:r>
      </w:ins>
      <w:del w:id="48" w:author="My Luong Vuong" w:date="2024-05-30T14:53:00Z">
        <w:r w:rsidR="000C514A" w:rsidDel="00D00710">
          <w:rPr>
            <w:rStyle w:val="CommentReference"/>
          </w:rPr>
          <w:commentReference w:id="44"/>
        </w:r>
        <w:commentRangeEnd w:id="45"/>
        <w:r w:rsidR="00D432BA" w:rsidDel="00D00710">
          <w:rPr>
            <w:rStyle w:val="CommentReference"/>
          </w:rPr>
          <w:commentReference w:id="45"/>
        </w:r>
      </w:del>
      <w:commentRangeEnd w:id="46"/>
      <w:r w:rsidR="006C211F">
        <w:rPr>
          <w:rStyle w:val="CommentReference"/>
        </w:rPr>
        <w:commentReference w:id="46"/>
      </w:r>
      <w:del w:id="49" w:author="My Luong Vuong" w:date="2024-05-30T14:53:00Z">
        <w:r w:rsidR="00E50108" w:rsidDel="00D00710">
          <w:delText>.</w:delText>
        </w:r>
        <w:r w:rsidR="007A2909" w:rsidDel="00D00710">
          <w:delText xml:space="preserve"> </w:delText>
        </w:r>
      </w:del>
      <w:commentRangeStart w:id="50"/>
      <w:commentRangeStart w:id="51"/>
      <w:del w:id="52" w:author="My Luong Vuong" w:date="2024-03-20T15:28:00Z">
        <w:r w:rsidR="005B0BE9" w:rsidDel="008E1C77">
          <w:delText xml:space="preserve">Covariates </w:delText>
        </w:r>
      </w:del>
      <w:del w:id="53" w:author="My Luong Vuong" w:date="2024-05-30T14:50:00Z">
        <w:r w:rsidR="005B0BE9" w:rsidDel="00EF04E0">
          <w:delText xml:space="preserve">with </w:delText>
        </w:r>
        <w:r w:rsidR="00BC32F0" w:rsidDel="00EF04E0">
          <w:delText xml:space="preserve">an impact on </w:delText>
        </w:r>
        <w:r w:rsidR="002E2BC8" w:rsidDel="00EF04E0">
          <w:delText>achi</w:delText>
        </w:r>
        <w:r w:rsidR="00630A90" w:rsidDel="00EF04E0">
          <w:delText>e</w:delText>
        </w:r>
        <w:r w:rsidR="002E2BC8" w:rsidDel="00EF04E0">
          <w:delText xml:space="preserve">ving </w:delText>
        </w:r>
        <w:r w:rsidR="00773318" w:rsidDel="00EF04E0">
          <w:delText>90% PTA</w:delText>
        </w:r>
        <w:r w:rsidR="002E2BC8" w:rsidDel="00EF04E0">
          <w:delText xml:space="preserve"> </w:delText>
        </w:r>
        <w:r w:rsidR="002844D8" w:rsidDel="00EF04E0">
          <w:delText>were</w:delText>
        </w:r>
        <w:r w:rsidR="00A529F7" w:rsidDel="00EF04E0">
          <w:delText xml:space="preserve"> considered </w:delText>
        </w:r>
        <w:r w:rsidR="00374A63" w:rsidDel="00EF04E0">
          <w:delText xml:space="preserve">to be </w:delText>
        </w:r>
        <w:r w:rsidR="00A529F7" w:rsidDel="00EF04E0">
          <w:delText>clinically relevan</w:delText>
        </w:r>
      </w:del>
      <w:r w:rsidR="00A529F7">
        <w:t>t</w:t>
      </w:r>
      <w:commentRangeEnd w:id="50"/>
      <w:ins w:id="54" w:author="My Luong Vuong" w:date="2024-05-30T14:53:00Z">
        <w:r w:rsidR="003F5BB5">
          <w:t>.</w:t>
        </w:r>
      </w:ins>
      <w:r w:rsidR="000C514A">
        <w:rPr>
          <w:rStyle w:val="CommentReference"/>
        </w:rPr>
        <w:commentReference w:id="50"/>
      </w:r>
      <w:commentRangeEnd w:id="51"/>
      <w:r w:rsidR="00AF7567">
        <w:rPr>
          <w:rStyle w:val="CommentReference"/>
        </w:rPr>
        <w:commentReference w:id="51"/>
      </w:r>
      <w:del w:id="55" w:author="My Luong Vuong" w:date="2024-05-30T14:53:00Z">
        <w:r w:rsidR="00A529F7" w:rsidDel="00F164BA">
          <w:delText>.</w:delText>
        </w:r>
      </w:del>
    </w:p>
    <w:p w14:paraId="59953139" w14:textId="69E6766D" w:rsidR="00715016" w:rsidRPr="00715016" w:rsidRDefault="00715016" w:rsidP="00593CAA">
      <w:r w:rsidRPr="00A72BCD">
        <w:rPr>
          <w:rStyle w:val="Heading2Char"/>
        </w:rPr>
        <w:t>Results</w:t>
      </w:r>
      <w:r w:rsidR="004F09DA">
        <w:t> </w:t>
      </w:r>
      <w:r w:rsidRPr="00715016">
        <w:t>Data from 177 critically ill patients were included</w:t>
      </w:r>
      <w:del w:id="56" w:author="My Luong Vuong" w:date="2024-03-19T10:51:00Z">
        <w:r w:rsidRPr="00715016" w:rsidDel="001C3BFC">
          <w:delText xml:space="preserve"> in the </w:delText>
        </w:r>
        <w:r w:rsidR="00A57A28" w:rsidDel="001C3BFC">
          <w:delText>IPDMA</w:delText>
        </w:r>
      </w:del>
      <w:r w:rsidRPr="00715016">
        <w:t>.</w:t>
      </w:r>
      <w:del w:id="57" w:author="My Luong Vuong" w:date="2024-05-30T14:55:00Z">
        <w:r w:rsidR="00E943A6" w:rsidDel="007D7A94">
          <w:delText xml:space="preserve"> </w:delText>
        </w:r>
      </w:del>
      <w:commentRangeStart w:id="58"/>
      <w:del w:id="59" w:author="My Luong Vuong" w:date="2024-05-30T14:54:00Z">
        <w:r w:rsidR="00C60336" w:rsidDel="00BA356E">
          <w:delText>E</w:delText>
        </w:r>
        <w:r w:rsidR="00CF6D5C" w:rsidRPr="00CF6D5C" w:rsidDel="00BA356E">
          <w:delText xml:space="preserve">stimated glomerular filtration </w:delText>
        </w:r>
      </w:del>
      <w:commentRangeStart w:id="60"/>
      <w:commentRangeEnd w:id="60"/>
      <w:r w:rsidR="008C1D65">
        <w:rPr>
          <w:rStyle w:val="CommentReference"/>
        </w:rPr>
        <w:commentReference w:id="60"/>
      </w:r>
      <w:del w:id="61" w:author="My Luong Vuong" w:date="2024-03-19T10:52:00Z">
        <w:r w:rsidR="00CF6D5C" w:rsidRPr="00CF6D5C" w:rsidDel="008C1D65">
          <w:delText xml:space="preserve">rate </w:delText>
        </w:r>
      </w:del>
      <w:del w:id="62" w:author="My Luong Vuong" w:date="2024-03-19T10:50:00Z">
        <w:r w:rsidR="002C0D51" w:rsidDel="00273CCB">
          <w:delText>is</w:delText>
        </w:r>
      </w:del>
      <w:r w:rsidR="002C0D51">
        <w:t xml:space="preserve"> </w:t>
      </w:r>
      <w:del w:id="63" w:author="My Luong Vuong" w:date="2024-05-30T14:54:00Z">
        <w:r w:rsidR="002C0D51" w:rsidDel="007028FA">
          <w:delText xml:space="preserve">missing </w:delText>
        </w:r>
        <w:r w:rsidR="00F54569" w:rsidDel="007028FA">
          <w:delText>in</w:delText>
        </w:r>
        <w:r w:rsidR="002C0D51" w:rsidDel="007028FA">
          <w:delText xml:space="preserve"> 59.3% of the total dosing intervals</w:delText>
        </w:r>
        <w:r w:rsidR="00420229" w:rsidDel="007028FA">
          <w:delText>.</w:delText>
        </w:r>
      </w:del>
      <w:del w:id="64" w:author="My Luong Vuong" w:date="2024-05-30T14:55:00Z">
        <w:r w:rsidRPr="00715016" w:rsidDel="007D7A94">
          <w:delText xml:space="preserve"> </w:delText>
        </w:r>
      </w:del>
      <w:commentRangeEnd w:id="58"/>
      <w:r w:rsidR="00F224C3">
        <w:rPr>
          <w:rStyle w:val="CommentReference"/>
        </w:rPr>
        <w:commentReference w:id="58"/>
      </w:r>
      <w:r w:rsidR="00A57A28">
        <w:t>A</w:t>
      </w:r>
      <w:r w:rsidRPr="00715016">
        <w:t xml:space="preserve"> two-compartment </w:t>
      </w:r>
      <w:r w:rsidR="00A57A28">
        <w:t xml:space="preserve">popPK </w:t>
      </w:r>
      <w:r w:rsidRPr="00715016">
        <w:t>model with linear elimination</w:t>
      </w:r>
      <w:r w:rsidR="000D2F6A">
        <w:t xml:space="preserve"> described the data</w:t>
      </w:r>
      <w:ins w:id="65" w:author="My Luong Vuong" w:date="2024-05-30T14:55:00Z">
        <w:r w:rsidR="00A8296F">
          <w:t xml:space="preserve"> best</w:t>
        </w:r>
      </w:ins>
      <w:del w:id="66" w:author="My Luong Vuong" w:date="2024-03-19T10:53:00Z">
        <w:r w:rsidR="000D2F6A" w:rsidDel="00EF0F5A">
          <w:delText xml:space="preserve"> best</w:delText>
        </w:r>
      </w:del>
      <w:r w:rsidR="000D2F6A">
        <w:t>.</w:t>
      </w:r>
      <w:ins w:id="67" w:author="My Luong Vuong" w:date="2024-05-30T14:56:00Z">
        <w:r w:rsidR="00D03AED">
          <w:t xml:space="preserve"> Continuous renal replacement therapy</w:t>
        </w:r>
      </w:ins>
      <w:r w:rsidR="000D2F6A">
        <w:t xml:space="preserve"> </w:t>
      </w:r>
      <w:ins w:id="68" w:author="My Luong Vuong" w:date="2024-05-30T14:56:00Z">
        <w:r w:rsidR="00D03AED">
          <w:t>(</w:t>
        </w:r>
      </w:ins>
      <w:commentRangeStart w:id="69"/>
      <w:ins w:id="70" w:author="My Luong Vuong" w:date="2024-03-19T10:54:00Z">
        <w:r w:rsidR="00463C15">
          <w:t>CRRT</w:t>
        </w:r>
      </w:ins>
      <w:commentRangeEnd w:id="69"/>
      <w:ins w:id="71" w:author="My Luong Vuong" w:date="2024-05-30T14:56:00Z">
        <w:r w:rsidR="00D03AED">
          <w:t>)</w:t>
        </w:r>
      </w:ins>
      <w:ins w:id="72" w:author="My Luong Vuong" w:date="2024-03-19T10:54:00Z">
        <w:r w:rsidR="00463C15">
          <w:rPr>
            <w:rStyle w:val="CommentReference"/>
          </w:rPr>
          <w:commentReference w:id="69"/>
        </w:r>
        <w:r w:rsidR="00463C15" w:rsidRPr="00715016">
          <w:t xml:space="preserve"> status</w:t>
        </w:r>
      </w:ins>
      <w:del w:id="73" w:author="My Luong Vuong" w:date="2024-03-19T10:54:00Z">
        <w:r w:rsidR="005430DE" w:rsidDel="00463C15">
          <w:delText>CRRT</w:delText>
        </w:r>
        <w:r w:rsidRPr="00715016" w:rsidDel="00463C15">
          <w:delText xml:space="preserve"> status</w:delText>
        </w:r>
      </w:del>
      <w:r w:rsidR="000A1607">
        <w:t>,</w:t>
      </w:r>
      <w:r w:rsidR="00465320">
        <w:t xml:space="preserve"> </w:t>
      </w:r>
      <w:commentRangeStart w:id="74"/>
      <w:del w:id="75" w:author="My Luong Vuong" w:date="2024-03-19T10:53:00Z">
        <w:r w:rsidR="0005039A" w:rsidDel="00AE5502">
          <w:delText xml:space="preserve">the </w:delText>
        </w:r>
      </w:del>
      <w:r w:rsidR="006832B1">
        <w:t>estimated glomerular filtration rate</w:t>
      </w:r>
      <w:commentRangeEnd w:id="74"/>
      <w:ins w:id="76" w:author="My Luong Vuong" w:date="2024-05-30T14:56:00Z">
        <w:r w:rsidR="00202F8E">
          <w:t xml:space="preserve"> </w:t>
        </w:r>
      </w:ins>
      <w:r w:rsidR="00F224C3">
        <w:rPr>
          <w:rStyle w:val="CommentReference"/>
        </w:rPr>
        <w:commentReference w:id="74"/>
      </w:r>
      <w:ins w:id="77" w:author="My Luong Vuong" w:date="2024-05-30T14:56:00Z">
        <w:r w:rsidR="00202F8E" w:rsidRPr="00202F8E">
          <w:t xml:space="preserve"> </w:t>
        </w:r>
        <w:r w:rsidR="00202F8E">
          <w:t xml:space="preserve">using the </w:t>
        </w:r>
        <w:r w:rsidR="00202F8E" w:rsidRPr="00CD0ACC">
          <w:t>Chronic Kidney Disease Epidemiology Collaboration (CKD-EPI)</w:t>
        </w:r>
        <w:r w:rsidR="00202F8E">
          <w:t xml:space="preserve"> creatinine equation</w:t>
        </w:r>
      </w:ins>
      <w:r w:rsidR="00A178AD">
        <w:t>,</w:t>
      </w:r>
      <w:r w:rsidR="007C1B11">
        <w:t xml:space="preserve"> </w:t>
      </w:r>
      <w:r w:rsidR="00465320">
        <w:t>and</w:t>
      </w:r>
      <w:ins w:id="78" w:author="My Luong Vuong" w:date="2024-05-30T14:56:00Z">
        <w:r w:rsidR="00102934">
          <w:t xml:space="preserve"> total</w:t>
        </w:r>
      </w:ins>
      <w:r w:rsidRPr="00715016">
        <w:t xml:space="preserve"> 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ins w:id="79" w:author="My Luong Vuong" w:date="2024-05-30T14:56:00Z">
        <w:r w:rsidR="0012109B">
          <w:t>.</w:t>
        </w:r>
      </w:ins>
      <w:ins w:id="80" w:author="My Luong Vuong" w:date="2024-03-19T10:55:00Z">
        <w:r w:rsidR="00C35CA8">
          <w:t xml:space="preserve"> </w:t>
        </w:r>
      </w:ins>
      <w:ins w:id="81" w:author="My Luong Vuong" w:date="2024-05-30T14:56:00Z">
        <w:r w:rsidR="0012109B">
          <w:t>H</w:t>
        </w:r>
      </w:ins>
      <w:ins w:id="82" w:author="My Luong Vuong" w:date="2024-03-19T10:56:00Z">
        <w:r w:rsidR="00C35CA8">
          <w:t xml:space="preserve">owever, </w:t>
        </w:r>
      </w:ins>
      <w:ins w:id="83" w:author="My Luong Vuong" w:date="2024-05-30T14:57:00Z">
        <w:r w:rsidR="00A5682F">
          <w:t xml:space="preserve">under standard dosing, </w:t>
        </w:r>
      </w:ins>
      <w:ins w:id="84" w:author="My Luong Vuong" w:date="2024-03-19T10:56:00Z">
        <w:r w:rsidR="00C35CA8">
          <w:t xml:space="preserve">only CRRT status and </w:t>
        </w:r>
      </w:ins>
      <w:ins w:id="85" w:author="My Luong Vuong" w:date="2024-05-30T14:57:00Z">
        <w:r w:rsidR="00AF7226">
          <w:t xml:space="preserve">total </w:t>
        </w:r>
      </w:ins>
      <w:ins w:id="86" w:author="My Luong Vuong" w:date="2024-03-19T10:56:00Z">
        <w:r w:rsidR="00C35CA8">
          <w:t xml:space="preserve">body weight </w:t>
        </w:r>
      </w:ins>
      <w:ins w:id="87" w:author="My Luong Vuong" w:date="2024-05-30T15:00:00Z">
        <w:r w:rsidR="007C208C">
          <w:t>were clinically relevant as PTA dropped below 90% for patients on CRRT and patients with higher total body weight</w:t>
        </w:r>
      </w:ins>
      <w:del w:id="88" w:author="My Luong Vuong" w:date="2024-03-19T10:56:00Z">
        <w:r w:rsidRPr="00715016" w:rsidDel="00C35CA8">
          <w:delText xml:space="preserve">. </w:delText>
        </w:r>
        <w:r w:rsidR="004D36D2" w:rsidDel="00C35CA8">
          <w:delText>The e</w:delText>
        </w:r>
        <w:r w:rsidR="006832B1" w:rsidRPr="006832B1" w:rsidDel="00C35CA8">
          <w:delText>stimated glomerular filtration rate</w:delText>
        </w:r>
        <w:r w:rsidR="00552F2F" w:rsidDel="00C35CA8">
          <w:delText xml:space="preserve"> </w:delText>
        </w:r>
        <w:r w:rsidR="004F3185" w:rsidDel="00C35CA8">
          <w:delText xml:space="preserve">did not </w:delText>
        </w:r>
        <w:r w:rsidR="00552F2F" w:rsidDel="00C35CA8">
          <w:delText>ha</w:delText>
        </w:r>
        <w:r w:rsidR="004F3185" w:rsidDel="00C35CA8">
          <w:delText>ve</w:delText>
        </w:r>
        <w:r w:rsidR="00552F2F" w:rsidDel="00C35CA8">
          <w:delText xml:space="preserve"> </w:delText>
        </w:r>
        <w:r w:rsidR="000E671B" w:rsidDel="00C35CA8">
          <w:delText>a</w:delText>
        </w:r>
        <w:r w:rsidR="00422E95" w:rsidDel="00C35CA8">
          <w:delText xml:space="preserve"> clinically</w:delText>
        </w:r>
        <w:r w:rsidR="007C1B11" w:rsidDel="00C35CA8">
          <w:delText xml:space="preserve"> </w:delText>
        </w:r>
        <w:r w:rsidR="00422E95" w:rsidDel="00C35CA8">
          <w:delText xml:space="preserve">relevant </w:delText>
        </w:r>
        <w:r w:rsidR="00552F2F" w:rsidDel="00C35CA8">
          <w:delText>impact on target attainment</w:delText>
        </w:r>
      </w:del>
      <w:r w:rsidRPr="00715016">
        <w:t>. An optimised dosing regimen</w:t>
      </w:r>
      <w:r w:rsidR="00317BE0">
        <w:t xml:space="preserve"> </w:t>
      </w:r>
      <w:ins w:id="89" w:author="My Luong Vuong" w:date="2024-05-30T15:01:00Z">
        <w:r w:rsidR="00FF4908" w:rsidRPr="00B33FF9">
          <w:t>taking into account the patient’s CRRT status and total body weight was proposed</w:t>
        </w:r>
      </w:ins>
      <w:del w:id="90" w:author="My Luong Vuong" w:date="2024-05-30T15:01:00Z">
        <w:r w:rsidR="00317BE0" w:rsidRPr="00715016" w:rsidDel="00FF4908">
          <w:delText>stratified</w:delText>
        </w:r>
        <w:r w:rsidR="00317BE0" w:rsidDel="00FF4908">
          <w:delText xml:space="preserve"> based on </w:delText>
        </w:r>
        <w:r w:rsidR="004B3703" w:rsidDel="00FF4908">
          <w:delText>continuous renal replacement therapy status and body weight</w:delText>
        </w:r>
        <w:r w:rsidRPr="00715016" w:rsidDel="00FF4908">
          <w:delText xml:space="preserve"> was proposed</w:delText>
        </w:r>
      </w:del>
      <w:r w:rsidRPr="00715016">
        <w:t>.</w:t>
      </w:r>
    </w:p>
    <w:p w14:paraId="52C8EFEB" w14:textId="5EB64C2D" w:rsidR="0064343D" w:rsidRDefault="00715016" w:rsidP="00967421">
      <w:r w:rsidRPr="00A72BCD">
        <w:rPr>
          <w:rStyle w:val="Heading2Char"/>
        </w:rPr>
        <w:t>Conclusion</w:t>
      </w:r>
      <w:r w:rsidR="00E56259">
        <w:t> </w:t>
      </w:r>
      <w:commentRangeStart w:id="91"/>
      <w:commentRangeStart w:id="92"/>
      <w:commentRangeStart w:id="93"/>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91"/>
      <w:r w:rsidR="0055152B">
        <w:rPr>
          <w:rStyle w:val="CommentReference"/>
        </w:rPr>
        <w:commentReference w:id="91"/>
      </w:r>
      <w:commentRangeEnd w:id="92"/>
      <w:r w:rsidR="003E4D29">
        <w:rPr>
          <w:rStyle w:val="CommentReference"/>
        </w:rPr>
        <w:commentReference w:id="92"/>
      </w:r>
      <w:r w:rsidR="00C826E1">
        <w:t>.</w:t>
      </w:r>
      <w:commentRangeEnd w:id="93"/>
      <w:r w:rsidR="00F224C3">
        <w:rPr>
          <w:rStyle w:val="CommentReference"/>
        </w:rPr>
        <w:commentReference w:id="93"/>
      </w:r>
    </w:p>
    <w:p w14:paraId="2E2FAB81" w14:textId="55DAD5D8" w:rsidR="00534990" w:rsidRPr="00B06240" w:rsidDel="004A2336" w:rsidRDefault="00164C4E" w:rsidP="002763AA">
      <w:pPr>
        <w:spacing w:after="0" w:line="240" w:lineRule="auto"/>
        <w:rPr>
          <w:del w:id="94" w:author="My Luong Vuong" w:date="2024-05-30T15:02:00Z"/>
        </w:rPr>
      </w:pPr>
      <w:commentRangeStart w:id="95"/>
      <w:r w:rsidRPr="00494DCF">
        <w:rPr>
          <w:i/>
          <w:iCs/>
        </w:rPr>
        <w:lastRenderedPageBreak/>
        <w:t>Keywords</w:t>
      </w:r>
      <w:r>
        <w:t>:</w:t>
      </w:r>
      <w:commentRangeEnd w:id="95"/>
      <w:r w:rsidR="00F224C3">
        <w:rPr>
          <w:rStyle w:val="CommentReference"/>
        </w:rPr>
        <w:commentReference w:id="95"/>
      </w:r>
      <w:r>
        <w:t xml:space="preserve"> </w:t>
      </w:r>
      <w:del w:id="96" w:author="My Luong Vuong" w:date="2024-05-30T15:02:00Z">
        <w:r w:rsidR="00C70F62" w:rsidRPr="00B06240" w:rsidDel="004A2336">
          <w:delText>Fluconazole</w:delText>
        </w:r>
        <w:r w:rsidR="00E420BF" w:rsidRPr="00B06240" w:rsidDel="004A2336">
          <w:delText xml:space="preserve"> </w:delText>
        </w:r>
      </w:del>
    </w:p>
    <w:p w14:paraId="476728AE" w14:textId="474A98DC" w:rsidR="004B2255" w:rsidDel="00967421" w:rsidRDefault="004B2255" w:rsidP="004A2336">
      <w:pPr>
        <w:spacing w:after="0" w:line="240" w:lineRule="auto"/>
      </w:pPr>
      <w:del w:id="97" w:author="My Luong Vuong" w:date="2024-05-30T15:02:00Z">
        <w:r w:rsidDel="004A2336">
          <w:delText>Critically ill patients</w:delText>
        </w:r>
      </w:del>
    </w:p>
    <w:p w14:paraId="2FB4A8C9" w14:textId="271D024E" w:rsidR="00534990" w:rsidRPr="00355EF2" w:rsidRDefault="00162D5F" w:rsidP="0070092E">
      <w:pPr>
        <w:spacing w:after="0" w:line="240" w:lineRule="auto"/>
      </w:pPr>
      <w:r w:rsidRPr="00355EF2">
        <w:t xml:space="preserve">Population pharmacokinetics </w:t>
      </w:r>
    </w:p>
    <w:p w14:paraId="0AE44896" w14:textId="46DAE3A7"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7347588C" w14:textId="50665B75" w:rsidR="00150BF0" w:rsidDel="008B5498" w:rsidRDefault="008B5498" w:rsidP="0070092E">
      <w:pPr>
        <w:spacing w:after="0" w:line="240" w:lineRule="auto"/>
        <w:rPr>
          <w:del w:id="98" w:author="My Luong Vuong" w:date="2024-05-30T15:03:00Z"/>
        </w:rPr>
      </w:pPr>
      <w:ins w:id="99" w:author="My Luong Vuong" w:date="2024-05-30T15:03:00Z">
        <w:r>
          <w:t>Individual patient data meta-analysis</w:t>
        </w:r>
        <w:r w:rsidDel="008B5498">
          <w:t xml:space="preserve"> </w:t>
        </w:r>
      </w:ins>
      <w:del w:id="100" w:author="My Luong Vuong" w:date="2024-05-30T15:03:00Z">
        <w:r w:rsidR="00150BF0" w:rsidDel="008B5498">
          <w:delText>Covariate missingness</w:delText>
        </w:r>
      </w:del>
    </w:p>
    <w:p w14:paraId="33115127" w14:textId="12EE590B" w:rsidR="00D55C90" w:rsidRPr="00E03B11" w:rsidRDefault="00163A01" w:rsidP="00967421">
      <w:del w:id="101" w:author="My Luong Vuong" w:date="2024-05-30T15:03:00Z">
        <w:r w:rsidDel="008B5498">
          <w:delText>Multiple imputation</w:delText>
        </w:r>
      </w:del>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4619E9A5" w:rsidR="001F6035" w:rsidRPr="00593CAA" w:rsidRDefault="0077091E" w:rsidP="00593CAA">
      <w:bookmarkStart w:id="102" w:name="_Hlk136852117"/>
      <w:r w:rsidRPr="00593CAA">
        <w:t>Invasive</w:t>
      </w:r>
      <w:r w:rsidRPr="00F47C81">
        <w:t xml:space="preserve"> </w:t>
      </w:r>
      <w:r w:rsidRPr="00593CAA">
        <w:t>candidiasis</w:t>
      </w:r>
      <w:r w:rsidR="00B52BCD" w:rsidRPr="00593CAA">
        <w:t xml:space="preserve">, including </w:t>
      </w:r>
      <w:r w:rsidR="00D17D9D" w:rsidRPr="00593CAA">
        <w:t>candid</w:t>
      </w:r>
      <w:r w:rsidR="0093234B" w:rsidRPr="00593CAA">
        <w:t>a</w:t>
      </w:r>
      <w:r w:rsidR="00D17D9D" w:rsidRPr="00593CAA">
        <w:t>emia</w:t>
      </w:r>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criticall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del w:id="103" w:author="My Luong Vuong" w:date="2024-03-20T13:43:00Z">
        <w:r w:rsidR="00B52BCD" w:rsidRPr="00593CAA" w:rsidDel="005A3E3A">
          <w:delText>Candid</w:delText>
        </w:r>
        <w:r w:rsidR="009D6045" w:rsidRPr="00593CAA" w:rsidDel="005A3E3A">
          <w:delText>a</w:delText>
        </w:r>
        <w:r w:rsidR="00B52BCD" w:rsidRPr="00593CAA" w:rsidDel="005A3E3A">
          <w:delText xml:space="preserve">emia </w:delText>
        </w:r>
      </w:del>
      <w:del w:id="104" w:author="My Luong Vuong" w:date="2024-03-19T11:03:00Z">
        <w:r w:rsidR="00B52BCD" w:rsidRPr="00593CAA" w:rsidDel="00A92623">
          <w:delText xml:space="preserve">is linked to </w:delText>
        </w:r>
      </w:del>
      <w:del w:id="105" w:author="My Luong Vuong" w:date="2024-03-20T13:43:00Z">
        <w:r w:rsidR="00B52BCD" w:rsidRPr="00593CAA" w:rsidDel="005A3E3A">
          <w:delText>a crude mortality rate of 28% and an attributable mortality rate of 11%</w:delText>
        </w:r>
        <w:r w:rsidR="009A2901" w:rsidRPr="00593CAA" w:rsidDel="005A3E3A">
          <w:fldChar w:fldCharType="begin"/>
        </w:r>
        <w:r w:rsidR="00F20F50" w:rsidDel="005A3E3A">
          <w:delInstrText xml:space="preserve"> ADDIN EN.CITE &lt;EndNote&gt;&lt;Cite&gt;&lt;Author&gt;Chen&lt;/Author&gt;&lt;Year&gt;2006&lt;/Year&gt;&lt;RecNum&gt;2&lt;/RecNum&gt;&lt;DisplayText&gt; [2]&lt;/DisplayText&gt;&lt;record&gt;&lt;rec-number&gt;2&lt;/rec-number&gt;&lt;foreign-keys&gt;&lt;key app="EN" db-id="xred9e5sg009pcetsepxtfs0dwxsa5rzvawx" timestamp="1682585399"&gt;2&lt;/key&gt;&lt;/foreign-keys&gt;&lt;ref-type name="Journal Article"&gt;17&lt;/ref-type&gt;&lt;contributors&gt;&lt;authors&gt;&lt;author&gt;Chen, S.&lt;/author&gt;&lt;author&gt;Slavin, M.&lt;/author&gt;&lt;author&gt;Nguyen, Q.&lt;/author&gt;&lt;author&gt;Marriott, D.&lt;/author&gt;&lt;author&gt;Playford, E. G.&lt;/author&gt;&lt;author&gt;Ellis, D.&lt;/author&gt;&lt;author&gt;Sorrell, T.&lt;/author&gt;&lt;/authors&gt;&lt;/contributors&gt;&lt;auth-address&gt;Westmead Hospital, Westmead, New South Wales, Australia. sharonc@icpmr.wsahs.nsw.gov.au&lt;/auth-address&gt;&lt;titles&gt;&lt;title&gt;Active surveillance for candidemia, Australia&lt;/title&gt;&lt;secondary-title&gt;Emerg Infect Dis&lt;/secondary-title&gt;&lt;/titles&gt;&lt;periodical&gt;&lt;full-title&gt;Emerg Infect Dis&lt;/full-title&gt;&lt;/periodical&gt;&lt;pages&gt;1508-16&lt;/pages&gt;&lt;volume&gt;12&lt;/volume&gt;&lt;number&gt;10&lt;/number&gt;&lt;keywords&gt;&lt;keyword&gt;Adolescent&lt;/keyword&gt;&lt;keyword&gt;Adult&lt;/keyword&gt;&lt;keyword&gt;Aged&lt;/keyword&gt;&lt;keyword&gt;Australia/epidemiology&lt;/keyword&gt;&lt;keyword&gt;Candidiasis/*epidemiology/mortality/therapy&lt;/keyword&gt;&lt;keyword&gt;Child&lt;/keyword&gt;&lt;keyword&gt;Child, Preschool&lt;/keyword&gt;&lt;keyword&gt;Cross Infection/*epidemiology/microbiology&lt;/keyword&gt;&lt;keyword&gt;Fungemia/*epidemiology/*microbiology/mortality/therapy&lt;/keyword&gt;&lt;keyword&gt;Humans&lt;/keyword&gt;&lt;keyword&gt;Incidence&lt;/keyword&gt;&lt;keyword&gt;Infant&lt;/keyword&gt;&lt;keyword&gt;Infant, Newborn&lt;/keyword&gt;&lt;keyword&gt;Middle Aged&lt;/keyword&gt;&lt;keyword&gt;Retrospective Studies&lt;/keyword&gt;&lt;keyword&gt;Risk Factors&lt;/keyword&gt;&lt;/keywords&gt;&lt;dates&gt;&lt;year&gt;2006&lt;/year&gt;&lt;pub-dates&gt;&lt;date&gt;Oct&lt;/date&gt;&lt;/pub-dates&gt;&lt;/dates&gt;&lt;isbn&gt;1080-6040 (Print)&amp;#xD;1080-6040&lt;/isbn&gt;&lt;accession-num&gt;17176564&lt;/accession-num&gt;&lt;urls&gt;&lt;/urls&gt;&lt;custom2&gt;PMC3290948&lt;/custom2&gt;&lt;electronic-resource-num&gt;10.3201/eid1210.060389&lt;/electronic-resource-num&gt;&lt;remote-database-provider&gt;NLM&lt;/remote-database-provider&gt;&lt;language&gt;eng&lt;/language&gt;&lt;/record&gt;&lt;/Cite&gt;&lt;/EndNote&gt;</w:delInstrText>
        </w:r>
        <w:r w:rsidR="009A2901" w:rsidRPr="00593CAA" w:rsidDel="005A3E3A">
          <w:fldChar w:fldCharType="separate"/>
        </w:r>
        <w:r w:rsidR="00F20F50" w:rsidDel="005A3E3A">
          <w:rPr>
            <w:noProof/>
          </w:rPr>
          <w:delText> [2]</w:delText>
        </w:r>
        <w:r w:rsidR="009A2901" w:rsidRPr="00593CAA" w:rsidDel="005A3E3A">
          <w:fldChar w:fldCharType="end"/>
        </w:r>
        <w:r w:rsidR="00CD47B2" w:rsidRPr="00593CAA" w:rsidDel="005A3E3A">
          <w:delText>.</w:delText>
        </w:r>
        <w:r w:rsidR="00B52BCD" w:rsidRPr="00593CAA" w:rsidDel="005A3E3A">
          <w:delText xml:space="preserve"> </w:delText>
        </w:r>
        <w:r w:rsidR="008007DC" w:rsidRPr="00593CAA" w:rsidDel="005A3E3A">
          <w:delText xml:space="preserve">However, in </w:delText>
        </w:r>
        <w:r w:rsidR="00384D0A" w:rsidRPr="00593CAA" w:rsidDel="005A3E3A">
          <w:delText xml:space="preserve">patients admitted </w:delText>
        </w:r>
        <w:r w:rsidR="006D7B3F" w:rsidRPr="00593CAA" w:rsidDel="005A3E3A">
          <w:delText xml:space="preserve">to </w:delText>
        </w:r>
        <w:r w:rsidR="00384D0A" w:rsidRPr="00593CAA" w:rsidDel="005A3E3A">
          <w:delText>the intensive care unit (ICU)</w:delText>
        </w:r>
        <w:r w:rsidR="008007DC" w:rsidRPr="00593CAA" w:rsidDel="005A3E3A">
          <w:delText xml:space="preserve">, these rates increase </w:delText>
        </w:r>
      </w:del>
      <w:del w:id="106" w:author="My Luong Vuong" w:date="2024-03-19T11:04:00Z">
        <w:r w:rsidR="008007DC" w:rsidRPr="00593CAA" w:rsidDel="00A92623">
          <w:delText xml:space="preserve">sharply </w:delText>
        </w:r>
      </w:del>
      <w:del w:id="107" w:author="My Luong Vuong" w:date="2024-03-20T13:43:00Z">
        <w:r w:rsidR="008007DC" w:rsidRPr="00593CAA" w:rsidDel="005A3E3A">
          <w:delText xml:space="preserve">to 60% and 40%, </w:delText>
        </w:r>
        <w:commentRangeStart w:id="108"/>
        <w:commentRangeStart w:id="109"/>
        <w:commentRangeStart w:id="110"/>
        <w:r w:rsidR="008007DC" w:rsidRPr="00593CAA" w:rsidDel="005A3E3A">
          <w:delText>respectively</w:delText>
        </w:r>
        <w:r w:rsidR="004818BF" w:rsidRPr="00593CAA" w:rsidDel="005A3E3A">
          <w:fldChar w:fldCharType="begin"/>
        </w:r>
        <w:r w:rsidR="00F20F50" w:rsidDel="005A3E3A">
          <w:delInstrText xml:space="preserve"> ADDIN EN.CITE &lt;EndNote&gt;&lt;Cite&gt;&lt;Author&gt;Eggimann&lt;/Author&gt;&lt;Year&gt;2003&lt;/Year&gt;&lt;RecNum&gt;3&lt;/RecNum&gt;&lt;DisplayText&gt; [3]&lt;/DisplayText&gt;&lt;record&gt;&lt;rec-number&gt;3&lt;/rec-number&gt;&lt;foreign-keys&gt;&lt;key app="EN" db-id="xred9e5sg009pcetsepxtfs0dwxsa5rzvawx" timestamp="1682585460"&gt;3&lt;/key&gt;&lt;/foreign-keys&gt;&lt;ref-type name="Journal Article"&gt;17&lt;/ref-type&gt;&lt;contributors&gt;&lt;authors&gt;&lt;author&gt;Eggimann, P.&lt;/author&gt;&lt;author&gt;Garbino, J.&lt;/author&gt;&lt;author&gt;Pittet, D.&lt;/author&gt;&lt;/authors&gt;&lt;/contributors&gt;&lt;auth-address&gt;Medical Clinic II, the Medical Intensive Care Unit and the Infection Control Programme, Department of Internal Medicine, University of Geneva Hospitals, Geneva, Switzerland.&lt;/auth-address&gt;&lt;titles&gt;&lt;title&gt;Epidemiology of Candida species infections in critically ill non-immunosuppressed patients&lt;/title&gt;&lt;secondary-title&gt;Lancet Infect Dis&lt;/secondary-title&gt;&lt;/titles&gt;&lt;periodical&gt;&lt;full-title&gt;Lancet Infect Dis&lt;/full-title&gt;&lt;/periodical&gt;&lt;pages&gt;685-702&lt;/pages&gt;&lt;volume&gt;3&lt;/volume&gt;&lt;number&gt;11&lt;/number&gt;&lt;keywords&gt;&lt;keyword&gt;Antifungal Agents/*therapeutic use&lt;/keyword&gt;&lt;keyword&gt;Candida/*drug effects/isolation &amp;amp; purification&lt;/keyword&gt;&lt;keyword&gt;Candidiasis/drug therapy/*epidemiology/physiopathology&lt;/keyword&gt;&lt;keyword&gt;Cross Infection/drug therapy/*epidemiology/physiopathology&lt;/keyword&gt;&lt;keyword&gt;Global Health&lt;/keyword&gt;&lt;keyword&gt;Humans&lt;/keyword&gt;&lt;keyword&gt;Incidence&lt;/keyword&gt;&lt;keyword&gt;Intensive Care Units&lt;/keyword&gt;&lt;keyword&gt;Microbial Sensitivity Tests&lt;/keyword&gt;&lt;keyword&gt;*Population Surveillance&lt;/keyword&gt;&lt;keyword&gt;Risk Factors&lt;/keyword&gt;&lt;keyword&gt;Species Specificity&lt;/keyword&gt;&lt;/keywords&gt;&lt;dates&gt;&lt;year&gt;2003&lt;/year&gt;&lt;pub-dates&gt;&lt;date&gt;Nov&lt;/date&gt;&lt;/pub-dates&gt;&lt;/dates&gt;&lt;isbn&gt;1473-3099 (Print)&amp;#xD;1473-3099&lt;/isbn&gt;&lt;accession-num&gt;14592598&lt;/accession-num&gt;&lt;urls&gt;&lt;/urls&gt;&lt;electronic-resource-num&gt;10.1016/s1473-3099(03)00801-6&lt;/electronic-resource-num&gt;&lt;remote-database-provider&gt;NLM&lt;/remote-database-provider&gt;&lt;language&gt;eng&lt;/language&gt;&lt;/record&gt;&lt;/Cite&gt;&lt;/EndNote&gt;</w:delInstrText>
        </w:r>
        <w:r w:rsidR="004818BF" w:rsidRPr="00593CAA" w:rsidDel="005A3E3A">
          <w:fldChar w:fldCharType="separate"/>
        </w:r>
        <w:r w:rsidR="00F20F50" w:rsidDel="005A3E3A">
          <w:rPr>
            <w:noProof/>
          </w:rPr>
          <w:delText> [3]</w:delText>
        </w:r>
        <w:r w:rsidR="004818BF" w:rsidRPr="00593CAA" w:rsidDel="005A3E3A">
          <w:fldChar w:fldCharType="end"/>
        </w:r>
      </w:del>
      <w:commentRangeEnd w:id="108"/>
      <w:ins w:id="111" w:author="My Luong Vuong" w:date="2024-03-20T13:43:00Z">
        <w:r w:rsidR="005A3E3A">
          <w:t>In critically ill patients admitted to the intensive care unit (ICU), candid</w:t>
        </w:r>
      </w:ins>
      <w:ins w:id="112" w:author="My Luong Vuong" w:date="2024-03-20T13:45:00Z">
        <w:r w:rsidR="001111A9">
          <w:t>a</w:t>
        </w:r>
      </w:ins>
      <w:ins w:id="113" w:author="My Luong Vuong" w:date="2024-03-20T13:43:00Z">
        <w:r w:rsidR="005A3E3A">
          <w:t xml:space="preserve">emia </w:t>
        </w:r>
      </w:ins>
      <w:ins w:id="114" w:author="My Luong Vuong" w:date="2024-03-20T13:45:00Z">
        <w:r w:rsidR="001111A9">
          <w:t xml:space="preserve">associates with </w:t>
        </w:r>
        <w:r w:rsidR="00B155AE">
          <w:t>a</w:t>
        </w:r>
      </w:ins>
      <w:ins w:id="115" w:author="My Luong Vuong" w:date="2024-03-20T13:46:00Z">
        <w:r w:rsidR="00B155AE">
          <w:t xml:space="preserve"> crude mortality rate from 42% to up to 47%</w:t>
        </w:r>
      </w:ins>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DB2DBA">
        <w:instrText xml:space="preserve"> ADDIN EN.CITE </w:instrText>
      </w:r>
      <w:r w:rsidR="00DB2DBA">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DB2DBA">
        <w:instrText xml:space="preserve"> ADDIN EN.CITE.DATA </w:instrText>
      </w:r>
      <w:r w:rsidR="00DB2DBA">
        <w:fldChar w:fldCharType="end"/>
      </w:r>
      <w:r w:rsidR="00F16D2E">
        <w:fldChar w:fldCharType="separate"/>
      </w:r>
      <w:r w:rsidR="00DB2DBA">
        <w:rPr>
          <w:noProof/>
        </w:rPr>
        <w:t> [2-4]</w:t>
      </w:r>
      <w:r w:rsidR="00F16D2E">
        <w:fldChar w:fldCharType="end"/>
      </w:r>
      <w:ins w:id="116" w:author="My Luong Vuong" w:date="2024-03-20T13:46:00Z">
        <w:r w:rsidR="00B155AE">
          <w:t xml:space="preserve">. </w:t>
        </w:r>
      </w:ins>
      <w:r w:rsidR="0055152B">
        <w:rPr>
          <w:rStyle w:val="CommentReference"/>
        </w:rPr>
        <w:commentReference w:id="108"/>
      </w:r>
      <w:commentRangeEnd w:id="109"/>
      <w:r w:rsidR="00963129">
        <w:rPr>
          <w:rStyle w:val="CommentReference"/>
        </w:rPr>
        <w:commentReference w:id="109"/>
      </w:r>
      <w:commentRangeEnd w:id="110"/>
      <w:r w:rsidR="00DA35AF">
        <w:rPr>
          <w:rStyle w:val="CommentReference"/>
        </w:rPr>
        <w:commentReference w:id="110"/>
      </w:r>
      <w:del w:id="117" w:author="My Luong Vuong" w:date="2024-03-20T13:47:00Z">
        <w:r w:rsidR="003F37EB" w:rsidRPr="00593CAA" w:rsidDel="00F16D2E">
          <w:delText>.</w:delText>
        </w:r>
      </w:del>
    </w:p>
    <w:p w14:paraId="501C77A0" w14:textId="1ED14676" w:rsidR="00EA4F12" w:rsidRPr="00E03B11" w:rsidRDefault="001F6035" w:rsidP="00593CAA">
      <w:r w:rsidRPr="00E03B11">
        <w:t>Fluconazole is a</w:t>
      </w:r>
      <w:del w:id="118" w:author="Microsoft Office User" w:date="2024-02-19T00:20:00Z">
        <w:r w:rsidR="00956C10" w:rsidDel="0055152B">
          <w:delText>n</w:delText>
        </w:r>
      </w:del>
      <w:r w:rsidR="00956C10">
        <w:t xml:space="preserve"> </w:t>
      </w:r>
      <w:del w:id="119" w:author="Microsoft Office User" w:date="2024-02-19T00:20:00Z">
        <w:r w:rsidR="00956C10" w:rsidDel="0055152B">
          <w:delText>old</w:delText>
        </w:r>
        <w:r w:rsidR="004C2F56" w:rsidDel="0055152B">
          <w:delText xml:space="preserve"> </w:delText>
        </w:r>
      </w:del>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candidaemia</w:t>
      </w:r>
      <w:r w:rsidR="00A8503A">
        <w:fldChar w:fldCharType="begin"/>
      </w:r>
      <w:r w:rsidR="00DB2DBA">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A8503A">
        <w:fldChar w:fldCharType="separate"/>
      </w:r>
      <w:r w:rsidR="00DB2DBA">
        <w:rPr>
          <w:noProof/>
        </w:rPr>
        <w:t> [5]</w:t>
      </w:r>
      <w:r w:rsidR="00A8503A">
        <w:fldChar w:fldCharType="end"/>
      </w:r>
      <w:commentRangeStart w:id="120"/>
      <w:r w:rsidR="00475E0F">
        <w:t>.</w:t>
      </w:r>
      <w:r w:rsidRPr="00E03B11">
        <w:t xml:space="preserve"> It is recommended as a </w:t>
      </w:r>
      <w:r w:rsidR="00D10E7D">
        <w:t>step-down therapy</w:t>
      </w:r>
      <w:r w:rsidRPr="00E03B11">
        <w:t xml:space="preserve"> </w:t>
      </w:r>
      <w:del w:id="121" w:author="Microsoft Office User" w:date="2024-02-19T00:21:00Z">
        <w:r w:rsidR="009D1844" w:rsidDel="0055152B">
          <w:delText xml:space="preserve">to </w:delText>
        </w:r>
      </w:del>
      <w:ins w:id="122" w:author="Microsoft Office User" w:date="2024-02-19T00:21:00Z">
        <w:r w:rsidR="0055152B">
          <w:t xml:space="preserve">from </w:t>
        </w:r>
      </w:ins>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A8503A">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DB2DBA">
        <w:instrText xml:space="preserve"> ADDIN EN.CITE </w:instrText>
      </w:r>
      <w:r w:rsidR="00DB2DBA">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DB2DBA">
        <w:instrText xml:space="preserve"> ADDIN EN.CITE.DATA </w:instrText>
      </w:r>
      <w:r w:rsidR="00DB2DBA">
        <w:fldChar w:fldCharType="end"/>
      </w:r>
      <w:r w:rsidR="00A8503A">
        <w:fldChar w:fldCharType="separate"/>
      </w:r>
      <w:r w:rsidR="00DB2DBA">
        <w:rPr>
          <w:noProof/>
        </w:rPr>
        <w:t> [6]</w:t>
      </w:r>
      <w:r w:rsidR="00A8503A">
        <w:fldChar w:fldCharType="end"/>
      </w:r>
      <w:del w:id="123" w:author="My Luong Vuong" w:date="2024-05-30T15:14:00Z">
        <w:r w:rsidRPr="00E03B11" w:rsidDel="001C2168">
          <w:delText xml:space="preserve">, </w:delText>
        </w:r>
        <w:r w:rsidR="00717F95" w:rsidDel="001C2168">
          <w:delText>and a drug of choice for</w:delText>
        </w:r>
        <w:r w:rsidRPr="00E03B11" w:rsidDel="001C2168">
          <w:delText xml:space="preserve"> </w:delText>
        </w:r>
        <w:r w:rsidRPr="00E03B11" w:rsidDel="001C2168">
          <w:rPr>
            <w:i/>
          </w:rPr>
          <w:delText>Candida parapsilosis</w:delText>
        </w:r>
      </w:del>
      <w:r w:rsidR="00566CA6">
        <w:t>.</w:t>
      </w:r>
      <w:r w:rsidRPr="00E03B11">
        <w:t xml:space="preserve"> </w:t>
      </w:r>
      <w:commentRangeEnd w:id="120"/>
      <w:r w:rsidR="00DA35AF">
        <w:rPr>
          <w:rStyle w:val="CommentReference"/>
        </w:rPr>
        <w:commentReference w:id="120"/>
      </w:r>
      <w:del w:id="124" w:author="My Luong Vuong" w:date="2024-03-20T15:41:00Z">
        <w:r w:rsidRPr="00E03B11" w:rsidDel="00434858">
          <w:delText xml:space="preserve">It </w:delText>
        </w:r>
      </w:del>
      <w:ins w:id="125" w:author="My Luong Vuong" w:date="2024-05-30T15:17:00Z">
        <w:r w:rsidR="001F6EFD">
          <w:t>In clinical practice, fluconazole</w:t>
        </w:r>
        <w:r w:rsidR="001F6EFD" w:rsidRPr="00E03B11">
          <w:t xml:space="preserve"> is frequently used </w:t>
        </w:r>
        <w:r w:rsidR="001F6EFD">
          <w:t>because of</w:t>
        </w:r>
        <w:r w:rsidR="001F6EFD" w:rsidRPr="00E03B11" w:rsidDel="001F6EFD">
          <w:t xml:space="preserve"> </w:t>
        </w:r>
      </w:ins>
      <w:del w:id="126" w:author="My Luong Vuong" w:date="2024-05-30T15:17:00Z">
        <w:r w:rsidRPr="00E03B11" w:rsidDel="001F6EFD">
          <w:delText>is frequently used</w:delText>
        </w:r>
        <w:r w:rsidR="000B0E5F" w:rsidRPr="00E03B11" w:rsidDel="001F6EFD">
          <w:delText xml:space="preserve"> </w:delText>
        </w:r>
        <w:r w:rsidR="00461C04" w:rsidDel="001F6EFD">
          <w:delText xml:space="preserve">thanks </w:delText>
        </w:r>
      </w:del>
      <w:ins w:id="127" w:author="Microsoft Office User" w:date="2024-02-19T00:21:00Z">
        <w:del w:id="128" w:author="My Luong Vuong" w:date="2024-05-30T15:17:00Z">
          <w:r w:rsidR="0055152B" w:rsidDel="001F6EFD">
            <w:delText xml:space="preserve">due </w:delText>
          </w:r>
        </w:del>
      </w:ins>
      <w:del w:id="129" w:author="My Luong Vuong" w:date="2024-05-30T15:17:00Z">
        <w:r w:rsidR="00461C04" w:rsidDel="001F6EFD">
          <w:delText>to</w:delText>
        </w:r>
        <w:r w:rsidR="000B0E5F" w:rsidRPr="00E03B11" w:rsidDel="00C14762">
          <w:delText xml:space="preserve"> </w:delText>
        </w:r>
      </w:del>
      <w:r w:rsidR="000B0E5F" w:rsidRPr="00E03B11">
        <w:t>its</w:t>
      </w:r>
      <w:r w:rsidR="00461C04">
        <w:t xml:space="preserve"> </w:t>
      </w:r>
      <w:ins w:id="130" w:author="My Luong Vuong" w:date="2024-03-19T11:04:00Z">
        <w:r w:rsidR="00EC1216">
          <w:t>preferable</w:t>
        </w:r>
      </w:ins>
      <w:del w:id="131" w:author="My Luong Vuong" w:date="2024-03-19T11:04:00Z">
        <w:r w:rsidR="00461C04" w:rsidDel="00EC1216">
          <w:delText>good</w:delText>
        </w:r>
      </w:del>
      <w:r w:rsidR="000B0E5F" w:rsidRPr="00E03B11">
        <w:t xml:space="preserve"> safety</w:t>
      </w:r>
      <w:r w:rsidR="00461C04">
        <w:t xml:space="preserve"> profile</w:t>
      </w:r>
      <w:r w:rsidR="000B0E5F" w:rsidRPr="00E03B11">
        <w:t xml:space="preserve">, </w:t>
      </w:r>
      <w:commentRangeStart w:id="132"/>
      <w:ins w:id="133" w:author="My Luong Vuong" w:date="2024-03-19T11:05:00Z">
        <w:r w:rsidR="005C48AA">
          <w:t>adequate</w:t>
        </w:r>
        <w:commentRangeEnd w:id="132"/>
        <w:r w:rsidR="005C48AA">
          <w:rPr>
            <w:rStyle w:val="CommentReference"/>
          </w:rPr>
          <w:commentReference w:id="132"/>
        </w:r>
      </w:ins>
      <w:del w:id="134" w:author="My Luong Vuong" w:date="2024-03-19T11:05:00Z">
        <w:r w:rsidR="000B0E5F" w:rsidRPr="00E03B11" w:rsidDel="005C48AA">
          <w:delText>good</w:delText>
        </w:r>
      </w:del>
      <w:r w:rsidR="000B0E5F" w:rsidRPr="00E03B11">
        <w:t xml:space="preserve"> tissue penetration</w:t>
      </w:r>
      <w:r w:rsidR="00EF5D43">
        <w:t>,</w:t>
      </w:r>
      <w:r w:rsidR="000B0E5F" w:rsidRPr="00E03B11">
        <w:t xml:space="preserve"> and </w:t>
      </w:r>
      <w:r w:rsidRPr="00E03B11">
        <w:t xml:space="preserve">low </w:t>
      </w:r>
      <w:commentRangeStart w:id="135"/>
      <w:r w:rsidRPr="00E03B11">
        <w:t xml:space="preserve">cost </w:t>
      </w:r>
      <w:del w:id="136" w:author="My Luong Vuong" w:date="2024-03-20T15:41:00Z">
        <w:r w:rsidRPr="00E03B11" w:rsidDel="00434858">
          <w:delText>compared to echinocandins</w:delText>
        </w:r>
      </w:del>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DB2DBA">
        <w:instrText xml:space="preserve"> ADDIN EN.CITE </w:instrText>
      </w:r>
      <w:r w:rsidR="00DB2DBA">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DB2DBA">
        <w:instrText xml:space="preserve"> ADDIN EN.CITE.DATA </w:instrText>
      </w:r>
      <w:r w:rsidR="00DB2DBA">
        <w:fldChar w:fldCharType="end"/>
      </w:r>
      <w:r w:rsidR="00CB214F" w:rsidRPr="00E03B11">
        <w:fldChar w:fldCharType="separate"/>
      </w:r>
      <w:r w:rsidR="00DB2DBA">
        <w:rPr>
          <w:noProof/>
        </w:rPr>
        <w:t> [6, 7]</w:t>
      </w:r>
      <w:r w:rsidR="00CB214F" w:rsidRPr="00E03B11">
        <w:fldChar w:fldCharType="end"/>
      </w:r>
      <w:commentRangeEnd w:id="135"/>
      <w:r w:rsidR="00DA35AF">
        <w:rPr>
          <w:rStyle w:val="CommentReference"/>
        </w:rPr>
        <w:commentReference w:id="135"/>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ins w:id="137" w:author="My Luong Vuong" w:date="2024-03-19T11:06:00Z">
        <w:r w:rsidR="0090697A" w:rsidRPr="00E03B11">
          <w:t>)</w:t>
        </w:r>
        <w:commentRangeStart w:id="138"/>
        <w:commentRangeStart w:id="139"/>
        <w:r w:rsidR="0090697A" w:rsidRPr="00E03B11">
          <w:t>, undergoing glomerular filtration and</w:t>
        </w:r>
        <w:r w:rsidR="0090697A">
          <w:t xml:space="preserve"> active </w:t>
        </w:r>
        <w:r w:rsidR="0090697A" w:rsidRPr="00E03B11">
          <w:t>tubular reabsorption</w:t>
        </w:r>
        <w:commentRangeEnd w:id="138"/>
        <w:r w:rsidR="0090697A">
          <w:rPr>
            <w:rStyle w:val="CommentReference"/>
          </w:rPr>
          <w:commentReference w:id="138"/>
        </w:r>
      </w:ins>
      <w:commentRangeEnd w:id="139"/>
      <w:ins w:id="140" w:author="My Luong Vuong" w:date="2024-05-30T15:25:00Z">
        <w:r w:rsidR="00885651">
          <w:rPr>
            <w:rStyle w:val="CommentReference"/>
          </w:rPr>
          <w:commentReference w:id="139"/>
        </w:r>
      </w:ins>
      <w:r w:rsidR="0090697A">
        <w:fldChar w:fldCharType="begin"/>
      </w:r>
      <w:r w:rsidR="00DB2DBA">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DB2DBA">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7E2101">
        <w:fldChar w:fldCharType="begin"/>
      </w:r>
      <w:r w:rsidR="00DB2DBA">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7E2101">
        <w:fldChar w:fldCharType="separate"/>
      </w:r>
      <w:r w:rsidR="00DB2DBA">
        <w:rPr>
          <w:noProof/>
        </w:rPr>
        <w:t> [5]</w:t>
      </w:r>
      <w:r w:rsidR="007E2101">
        <w:fldChar w:fldCharType="end"/>
      </w:r>
      <w:del w:id="141" w:author="My Luong Vuong" w:date="2024-05-30T15:16:00Z">
        <w:r w:rsidR="00E00016" w:rsidDel="008B10DF">
          <w:rPr>
            <w:noProof/>
          </w:rPr>
          <w:delText> </w:delText>
        </w:r>
        <w:r w:rsidR="003D7446" w:rsidDel="008B10DF">
          <w:rPr>
            <w:noProof/>
          </w:rPr>
          <w:delText>[7]</w:delText>
        </w:r>
      </w:del>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DB2DBA">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DB2DBA">
        <w:rPr>
          <w:noProof/>
        </w:rPr>
        <w:t> [5]</w:t>
      </w:r>
      <w:r w:rsidR="00EB5474" w:rsidRPr="00E03B11">
        <w:fldChar w:fldCharType="end"/>
      </w:r>
      <w:r w:rsidR="00D90F07">
        <w:t>.</w:t>
      </w:r>
    </w:p>
    <w:p w14:paraId="20091C43" w14:textId="73799DD0" w:rsidR="001B294A" w:rsidRPr="00623840" w:rsidRDefault="001253F4" w:rsidP="00593CAA">
      <w:commentRangeStart w:id="142"/>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DB2DBA">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DB2DBA">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r w:rsidR="000369E5" w:rsidRPr="00E03B11">
        <w:t>mg×h/L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ins w:id="143" w:author="My Luong Vuong" w:date="2024-05-30T15:18:00Z">
        <w:r w:rsidR="00DB6CD3" w:rsidRPr="00E03B11">
          <w:t xml:space="preserve">which is </w:t>
        </w:r>
        <w:r w:rsidR="00DB6CD3">
          <w:t>the</w:t>
        </w:r>
        <w:r w:rsidR="00DB6CD3" w:rsidRPr="00E03B11">
          <w:t xml:space="preserve"> </w:t>
        </w:r>
        <w:r w:rsidR="00DB6CD3">
          <w:t xml:space="preserve">non-species-related susceptibility </w:t>
        </w:r>
        <w:r w:rsidR="00DB6CD3" w:rsidRPr="00E03B11">
          <w:t xml:space="preserve">breakpoint for </w:t>
        </w:r>
        <w:r w:rsidR="00DB6CD3" w:rsidRPr="00BF5F81">
          <w:rPr>
            <w:i/>
            <w:iCs/>
          </w:rPr>
          <w:t>Candida</w:t>
        </w:r>
      </w:ins>
      <w:del w:id="144" w:author="My Luong Vuong" w:date="2024-05-30T15:18:00Z">
        <w:r w:rsidR="00AC2E23" w:rsidRPr="00E03B11" w:rsidDel="00DB6CD3">
          <w:delText xml:space="preserve">which is </w:delText>
        </w:r>
        <w:r w:rsidR="00A252B9" w:rsidDel="00DB6CD3">
          <w:delText>the</w:delText>
        </w:r>
        <w:r w:rsidR="00AC2E23" w:rsidRPr="00E03B11" w:rsidDel="00DB6CD3">
          <w:delText xml:space="preserve"> </w:delText>
        </w:r>
        <w:commentRangeStart w:id="145"/>
        <w:r w:rsidR="00956C10" w:rsidRPr="00E03B11" w:rsidDel="00DB6CD3">
          <w:delText>suscepti</w:delText>
        </w:r>
        <w:r w:rsidR="00956C10" w:rsidDel="00DB6CD3">
          <w:delText>bility</w:delText>
        </w:r>
        <w:r w:rsidR="00956C10" w:rsidRPr="00E03B11" w:rsidDel="00DB6CD3">
          <w:delText xml:space="preserve"> </w:delText>
        </w:r>
        <w:r w:rsidR="00AC2E23" w:rsidRPr="00E03B11" w:rsidDel="00DB6CD3">
          <w:delText xml:space="preserve">breakpoint for </w:delText>
        </w:r>
        <w:r w:rsidR="00E25009" w:rsidRPr="00BF5F81" w:rsidDel="00DB6CD3">
          <w:rPr>
            <w:i/>
            <w:iCs/>
          </w:rPr>
          <w:delText>Candida</w:delText>
        </w:r>
        <w:r w:rsidR="00677035" w:rsidRPr="00E03B11" w:rsidDel="00DB6CD3">
          <w:delText xml:space="preserve"> species most frequently associated with human infection</w:delText>
        </w:r>
      </w:del>
      <w:r w:rsidR="00CF34D7" w:rsidRPr="007B1510">
        <w:fldChar w:fldCharType="begin"/>
      </w:r>
      <w:r w:rsidR="00DB2DBA">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DB2DBA">
        <w:rPr>
          <w:noProof/>
        </w:rPr>
        <w:t> [8]</w:t>
      </w:r>
      <w:r w:rsidR="00CF34D7" w:rsidRPr="007B1510">
        <w:fldChar w:fldCharType="end"/>
      </w:r>
      <w:commentRangeEnd w:id="145"/>
      <w:r w:rsidR="0055152B">
        <w:rPr>
          <w:rStyle w:val="CommentReference"/>
        </w:rPr>
        <w:commentReference w:id="145"/>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 xml:space="preserve">toxicity </w:t>
      </w:r>
      <w:del w:id="146" w:author="My Luong Vuong" w:date="2024-03-20T14:20:00Z">
        <w:r w:rsidR="0003626F" w:rsidDel="00871C3F">
          <w:delText xml:space="preserve">is </w:delText>
        </w:r>
      </w:del>
      <w:ins w:id="147" w:author="My Luong Vuong" w:date="2024-03-20T14:20:00Z">
        <w:r w:rsidR="00871C3F">
          <w:t xml:space="preserve">was documented in one case study, </w:t>
        </w:r>
        <w:r w:rsidR="00871C3F" w:rsidRPr="005A2762">
          <w:t xml:space="preserve">wherein its occurrence was not </w:t>
        </w:r>
        <w:r w:rsidR="00871C3F">
          <w:t>dependent</w:t>
        </w:r>
        <w:r w:rsidR="00871C3F" w:rsidRPr="005A2762">
          <w:t xml:space="preserve"> on </w:t>
        </w:r>
      </w:ins>
      <w:ins w:id="148" w:author="My Luong Vuong" w:date="2024-05-31T13:45:00Z">
        <w:r w:rsidR="005C093F">
          <w:t xml:space="preserve">the </w:t>
        </w:r>
      </w:ins>
      <w:ins w:id="149" w:author="My Luong Vuong" w:date="2024-03-20T14:20:00Z">
        <w:r w:rsidR="00871C3F" w:rsidRPr="005A2762">
          <w:t>concentration</w:t>
        </w:r>
      </w:ins>
      <w:commentRangeStart w:id="150"/>
      <w:commentRangeEnd w:id="150"/>
      <w:ins w:id="151" w:author="My Luong Vuong" w:date="2024-03-19T11:08:00Z">
        <w:r w:rsidR="000C1092">
          <w:rPr>
            <w:rStyle w:val="CommentReference"/>
          </w:rPr>
          <w:commentReference w:id="150"/>
        </w:r>
      </w:ins>
      <w:del w:id="152" w:author="My Luong Vuong" w:date="2024-03-19T11:08:00Z">
        <w:r w:rsidR="0003626F" w:rsidDel="000C1092">
          <w:delText>estimated to be very low and non-dose-dependent</w:delText>
        </w:r>
      </w:del>
      <w:r w:rsidR="00066A79">
        <w:fldChar w:fldCharType="begin"/>
      </w:r>
      <w:r w:rsidR="00DB2DBA">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DB2DBA">
        <w:rPr>
          <w:noProof/>
        </w:rPr>
        <w:t> [9]</w:t>
      </w:r>
      <w:r w:rsidR="00066A79">
        <w:fldChar w:fldCharType="end"/>
      </w:r>
      <w:r w:rsidR="00E305CF">
        <w:t>.</w:t>
      </w:r>
      <w:r w:rsidR="0003626F">
        <w:t xml:space="preserve"> </w:t>
      </w:r>
      <w:r w:rsidR="00EE2C09">
        <w:t>Nevertheless</w:t>
      </w:r>
      <w:r w:rsidR="008779EB">
        <w:t xml:space="preserve">, </w:t>
      </w:r>
      <w:ins w:id="153" w:author="My Luong Vuong" w:date="2024-03-19T11:14:00Z">
        <w:r w:rsidR="00E2444D">
          <w:t xml:space="preserve">concentration-dependent </w:t>
        </w:r>
        <w:commentRangeStart w:id="154"/>
        <w:r w:rsidR="00E2444D">
          <w:t>toxicity</w:t>
        </w:r>
        <w:commentRangeEnd w:id="154"/>
        <w:r w:rsidR="00E2444D">
          <w:rPr>
            <w:rStyle w:val="CommentReference"/>
          </w:rPr>
          <w:commentReference w:id="154"/>
        </w:r>
      </w:ins>
      <w:r w:rsidR="0092480F">
        <w:t xml:space="preserve"> related to fluconazole</w:t>
      </w:r>
      <w:r w:rsidR="000A4196">
        <w:t xml:space="preserve"> </w:t>
      </w:r>
      <w:del w:id="155" w:author="My Luong Vuong" w:date="2024-05-30T15:19:00Z">
        <w:r w:rsidR="004A2530" w:rsidDel="006B02B1">
          <w:delText xml:space="preserve">has </w:delText>
        </w:r>
      </w:del>
      <w:ins w:id="156" w:author="My Luong Vuong" w:date="2024-05-30T15:19:00Z">
        <w:r w:rsidR="006B02B1">
          <w:t xml:space="preserve">was </w:t>
        </w:r>
      </w:ins>
      <w:del w:id="157" w:author="My Luong Vuong" w:date="2024-05-30T15:19:00Z">
        <w:r w:rsidR="004A2530" w:rsidDel="00D13CA1">
          <w:delText>been</w:delText>
        </w:r>
        <w:r w:rsidR="004A2530" w:rsidRPr="00E03B11" w:rsidDel="00D13CA1">
          <w:delText xml:space="preserve"> </w:delText>
        </w:r>
      </w:del>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clonic convulsions</w:t>
      </w:r>
      <w:r w:rsidR="00DC1D6C" w:rsidRPr="00E03B11">
        <w:t xml:space="preserve"> at </w:t>
      </w:r>
      <w:r w:rsidR="00D861E0">
        <w:t>a</w:t>
      </w:r>
      <w:r w:rsidR="006146C9">
        <w:t xml:space="preserve"> trough concentration</w:t>
      </w:r>
      <w:r w:rsidR="00D861E0">
        <w:t xml:space="preserve"> </w:t>
      </w:r>
      <w:r w:rsidR="006146C9">
        <w:t>(</w:t>
      </w:r>
      <w:r w:rsidR="00DC7B8C" w:rsidRPr="00E03B11">
        <w:t>C</w:t>
      </w:r>
      <w:r w:rsidR="006146C9">
        <w:rPr>
          <w:vertAlign w:val="subscript"/>
        </w:rPr>
        <w:t>trough</w:t>
      </w:r>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DB2DBA">
        <w:instrText xml:space="preserve"> ADDIN EN.CITE </w:instrText>
      </w:r>
      <w:r w:rsidR="00DB2DBA">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DB2DBA">
        <w:instrText xml:space="preserve"> ADDIN EN.CITE.DATA </w:instrText>
      </w:r>
      <w:r w:rsidR="00DB2DBA">
        <w:fldChar w:fldCharType="end"/>
      </w:r>
      <w:r w:rsidR="0034755E" w:rsidRPr="00E03B11">
        <w:fldChar w:fldCharType="separate"/>
      </w:r>
      <w:r w:rsidR="00DB2DBA">
        <w:rPr>
          <w:noProof/>
        </w:rPr>
        <w:t> [10, 11]</w:t>
      </w:r>
      <w:r w:rsidR="0034755E" w:rsidRPr="00E03B11">
        <w:fldChar w:fldCharType="end"/>
      </w:r>
      <w:r w:rsidR="00182E91">
        <w:t>.</w:t>
      </w:r>
      <w:commentRangeEnd w:id="142"/>
      <w:r w:rsidR="00DA35AF">
        <w:rPr>
          <w:rStyle w:val="CommentReference"/>
        </w:rPr>
        <w:commentReference w:id="142"/>
      </w:r>
    </w:p>
    <w:p w14:paraId="02E83417" w14:textId="76DA154B" w:rsidR="008A57D3" w:rsidRPr="00E03B11" w:rsidRDefault="00CE29DB" w:rsidP="00593CAA">
      <w:r w:rsidRPr="00E03B11">
        <w:rPr>
          <w:color w:val="000000"/>
        </w:rPr>
        <w:t xml:space="preserve">The </w:t>
      </w:r>
      <w:del w:id="158" w:author="My Luong Vuong" w:date="2024-05-31T15:12:00Z">
        <w:r w:rsidRPr="00E03B11" w:rsidDel="0089769E">
          <w:rPr>
            <w:color w:val="000000"/>
          </w:rPr>
          <w:delText>currentl</w:delText>
        </w:r>
      </w:del>
      <w:del w:id="159" w:author="My Luong Vuong" w:date="2024-03-19T11:09:00Z">
        <w:r w:rsidRPr="00E03B11" w:rsidDel="00C176B2">
          <w:rPr>
            <w:color w:val="000000"/>
          </w:rPr>
          <w:delText>y</w:delText>
        </w:r>
      </w:del>
      <w:del w:id="160" w:author="My Luong Vuong" w:date="2024-05-31T15:12:00Z">
        <w:r w:rsidRPr="00E03B11" w:rsidDel="0089769E">
          <w:rPr>
            <w:color w:val="000000"/>
          </w:rPr>
          <w:delText xml:space="preserve"> </w:delText>
        </w:r>
      </w:del>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del w:id="161" w:author="My Luong Vuong" w:date="2024-05-31T15:14:00Z">
        <w:r w:rsidR="00CD3129" w:rsidRPr="00E03B11" w:rsidDel="00EB208D">
          <w:delText>a</w:delText>
        </w:r>
        <w:r w:rsidR="009146D8" w:rsidDel="00EB208D">
          <w:delText xml:space="preserve"> single</w:delText>
        </w:r>
      </w:del>
      <w:ins w:id="162" w:author="My Luong Vuong" w:date="2024-05-31T15:14:00Z">
        <w:r w:rsidR="00EB208D">
          <w:t>an</w:t>
        </w:r>
      </w:ins>
      <w:r w:rsidR="00CD3129" w:rsidRPr="00E03B11">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followed by</w:t>
      </w:r>
      <w:ins w:id="163" w:author="My Luong Vuong" w:date="2024-05-31T13:47:00Z">
        <w:r w:rsidR="00035F84">
          <w:t xml:space="preserve"> a</w:t>
        </w:r>
      </w:ins>
      <w:r w:rsidR="00CD3129" w:rsidRPr="00E03B11">
        <w:t xml:space="preserve"> 400</w:t>
      </w:r>
      <w:r w:rsidR="009146D8">
        <w:t> </w:t>
      </w:r>
      <w:r w:rsidR="00CD3129" w:rsidRPr="00E03B11">
        <w:t xml:space="preserve">mg </w:t>
      </w:r>
      <w:del w:id="164" w:author="My Luong Vuong" w:date="2024-05-31T15:14:00Z">
        <w:r w:rsidR="00131638" w:rsidDel="006D4632">
          <w:delText xml:space="preserve">once </w:delText>
        </w:r>
      </w:del>
      <w:r w:rsidR="00131638">
        <w:t>daily</w:t>
      </w:r>
      <w:ins w:id="165" w:author="My Luong Vuong" w:date="2024-05-30T15:21:00Z">
        <w:r w:rsidR="005056FF">
          <w:t xml:space="preserve"> maintenance dose</w:t>
        </w:r>
      </w:ins>
      <w:r w:rsidR="00EE2C09">
        <w:t xml:space="preserve"> </w:t>
      </w:r>
      <w:del w:id="166" w:author="My Luong Vuong" w:date="2024-05-30T15:22:00Z">
        <w:r w:rsidR="00EE2C09" w:rsidDel="003A5DA2">
          <w:delText>dosing</w:delText>
        </w:r>
        <w:r w:rsidR="00131638" w:rsidDel="003A5DA2">
          <w:delText xml:space="preserve"> </w:delText>
        </w:r>
      </w:del>
      <w:r w:rsidR="00131638">
        <w:t>from day</w:t>
      </w:r>
      <w:del w:id="167" w:author="My Luong Vuong" w:date="2024-05-31T15:15:00Z">
        <w:r w:rsidR="00131638" w:rsidDel="00771FD9">
          <w:delText> 2</w:delText>
        </w:r>
      </w:del>
      <w:r w:rsidR="00131638">
        <w:t xml:space="preserve"> </w:t>
      </w:r>
      <w:commentRangeStart w:id="168"/>
      <w:del w:id="169" w:author="My Luong Vuong" w:date="2024-05-31T15:15:00Z">
        <w:r w:rsidR="00131638" w:rsidDel="00771FD9">
          <w:delText>o</w:delText>
        </w:r>
      </w:del>
      <w:ins w:id="170" w:author="My Luong Vuong" w:date="2024-05-31T15:15:00Z">
        <w:r w:rsidR="00771FD9">
          <w:t>2</w:t>
        </w:r>
      </w:ins>
      <w:del w:id="171" w:author="My Luong Vuong" w:date="2024-05-31T15:15:00Z">
        <w:r w:rsidR="00131638" w:rsidDel="00771FD9">
          <w:delText>nwards</w:delText>
        </w:r>
      </w:del>
      <w:commentRangeEnd w:id="168"/>
      <w:r w:rsidR="0055152B">
        <w:rPr>
          <w:rStyle w:val="CommentReference"/>
        </w:rPr>
        <w:commentReference w:id="168"/>
      </w:r>
      <w:r w:rsidR="00021796">
        <w:fldChar w:fldCharType="begin"/>
      </w:r>
      <w:r w:rsidR="00DB2DBA">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021796">
        <w:fldChar w:fldCharType="separate"/>
      </w:r>
      <w:r w:rsidR="00DB2DBA">
        <w:rPr>
          <w:noProof/>
        </w:rPr>
        <w:t> [5]</w:t>
      </w:r>
      <w:r w:rsidR="00021796">
        <w:fldChar w:fldCharType="end"/>
      </w:r>
      <w:r w:rsidR="00131638">
        <w:t>.</w:t>
      </w:r>
      <w:r w:rsidR="000B032C" w:rsidRPr="000B032C">
        <w:t xml:space="preserve"> </w:t>
      </w:r>
      <w:ins w:id="172" w:author="My Luong Vuong" w:date="2024-03-19T11:12:00Z">
        <w:r w:rsidR="00776AF7">
          <w:t>Attainment of</w:t>
        </w:r>
      </w:ins>
      <w:ins w:id="173" w:author="My Luong Vuong" w:date="2024-05-30T15:22:00Z">
        <w:r w:rsidR="00440223">
          <w:t xml:space="preserve"> the</w:t>
        </w:r>
      </w:ins>
      <w:ins w:id="174" w:author="My Luong Vuong" w:date="2024-03-19T11:12:00Z">
        <w:r w:rsidR="00776AF7">
          <w:t xml:space="preserve"> PKPD targets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ins>
      <w:del w:id="175" w:author="My Luong Vuong" w:date="2024-03-19T11:12:00Z">
        <w:r w:rsidR="001130E1" w:rsidDel="00776AF7">
          <w:delText>PKPD target attainment</w:delText>
        </w:r>
        <w:r w:rsidR="00B2352F" w:rsidRPr="00E03B11" w:rsidDel="00776AF7">
          <w:rPr>
            <w:color w:val="000000"/>
          </w:rPr>
          <w:delText xml:space="preserve"> </w:delText>
        </w:r>
        <w:r w:rsidR="0070474C" w:rsidRPr="00E03B11" w:rsidDel="00776AF7">
          <w:delText xml:space="preserve">in </w:delText>
        </w:r>
        <w:r w:rsidR="0070474C" w:rsidDel="00776AF7">
          <w:delText>ICU</w:delText>
        </w:r>
        <w:r w:rsidR="0070474C" w:rsidRPr="00E03B11" w:rsidDel="00776AF7">
          <w:delText xml:space="preserve"> patients</w:delText>
        </w:r>
        <w:r w:rsidR="0070474C" w:rsidRPr="00E03B11" w:rsidDel="00776AF7">
          <w:rPr>
            <w:color w:val="000000"/>
          </w:rPr>
          <w:delText xml:space="preserve"> </w:delText>
        </w:r>
        <w:r w:rsidR="00F61207" w:rsidRPr="00E03B11" w:rsidDel="00776AF7">
          <w:rPr>
            <w:color w:val="000000"/>
          </w:rPr>
          <w:delText xml:space="preserve">has been shown </w:delText>
        </w:r>
        <w:r w:rsidR="00F61207" w:rsidRPr="00E03B11" w:rsidDel="00776AF7">
          <w:delText>to</w:delText>
        </w:r>
        <w:r w:rsidR="00997C35" w:rsidDel="00776AF7">
          <w:delText xml:space="preserve"> be</w:delText>
        </w:r>
        <w:r w:rsidR="00F61207" w:rsidRPr="00E03B11" w:rsidDel="00776AF7">
          <w:delText xml:space="preserve"> </w:delText>
        </w:r>
        <w:r w:rsidR="001130E1" w:rsidDel="00776AF7">
          <w:delText>slow and</w:delText>
        </w:r>
        <w:r w:rsidR="0039087D" w:rsidRPr="00E03B11" w:rsidDel="00776AF7">
          <w:delText xml:space="preserve"> </w:delText>
        </w:r>
        <w:r w:rsidR="0070474C" w:rsidDel="00776AF7">
          <w:delText>in</w:delText>
        </w:r>
        <w:r w:rsidR="0062765C" w:rsidRPr="00E03B11" w:rsidDel="00776AF7">
          <w:delText>adequate</w:delText>
        </w:r>
      </w:del>
      <w:r w:rsidR="0039087D" w:rsidRPr="00E03B11">
        <w:t xml:space="preserve">, particularly </w:t>
      </w:r>
      <w:r w:rsidR="00153138" w:rsidRPr="00E03B11">
        <w:t xml:space="preserve">in </w:t>
      </w:r>
      <w:commentRangeStart w:id="176"/>
      <w:ins w:id="177" w:author="My Luong Vuong" w:date="2024-03-19T11:15:00Z">
        <w:r w:rsidR="00807C8A" w:rsidRPr="00E03B11">
          <w:t xml:space="preserve">those </w:t>
        </w:r>
      </w:ins>
      <w:ins w:id="178" w:author="My Luong Vuong" w:date="2024-05-30T15:22:00Z">
        <w:r w:rsidR="00AB6D20">
          <w:t>that are overweight</w:t>
        </w:r>
      </w:ins>
      <w:commentRangeEnd w:id="176"/>
      <w:ins w:id="179" w:author="My Luong Vuong" w:date="2024-03-19T11:15:00Z">
        <w:r w:rsidR="00807C8A">
          <w:rPr>
            <w:rStyle w:val="CommentReference"/>
          </w:rPr>
          <w:commentReference w:id="176"/>
        </w:r>
      </w:ins>
      <w:ins w:id="180" w:author="My Luong Vuong" w:date="2024-05-30T15:22:00Z">
        <w:r w:rsidR="00A60508" w:rsidDel="00A60508">
          <w:t xml:space="preserve"> </w:t>
        </w:r>
      </w:ins>
      <w:del w:id="181" w:author="My Luong Vuong" w:date="2024-05-30T15:22:00Z">
        <w:r w:rsidR="00807C8A" w:rsidDel="00A60508">
          <w:delText>a</w:delText>
        </w:r>
        <w:commentRangeStart w:id="182"/>
        <w:r w:rsidR="0070474C" w:rsidDel="00A60508">
          <w:delText>nd</w:delText>
        </w:r>
      </w:del>
      <w:ins w:id="183" w:author="My Luong Vuong" w:date="2024-03-19T11:16:00Z">
        <w:r w:rsidR="008D74A8">
          <w:t>or</w:t>
        </w:r>
      </w:ins>
      <w:r w:rsidR="0070474C" w:rsidRPr="00E03B11">
        <w:t xml:space="preserve"> </w:t>
      </w:r>
      <w:r w:rsidR="00153138" w:rsidRPr="00E03B11">
        <w:t xml:space="preserve">undergoing </w:t>
      </w:r>
      <w:r w:rsidR="00A73E01" w:rsidRPr="00E03B11">
        <w:t xml:space="preserve">continuous renal replacement therapy </w:t>
      </w:r>
      <w:commentRangeEnd w:id="182"/>
      <w:r w:rsidR="00DA35AF">
        <w:rPr>
          <w:rStyle w:val="CommentReference"/>
        </w:rPr>
        <w:commentReference w:id="182"/>
      </w:r>
      <w:r w:rsidR="00A73E01" w:rsidRPr="00E03B11">
        <w:t>(</w:t>
      </w:r>
      <w:commentRangeStart w:id="184"/>
      <w:r w:rsidR="00153138" w:rsidRPr="00E03B11">
        <w:t>CRRT</w:t>
      </w:r>
      <w:commentRangeEnd w:id="184"/>
      <w:r w:rsidR="0055152B">
        <w:rPr>
          <w:rStyle w:val="CommentReference"/>
        </w:rPr>
        <w:commentReference w:id="184"/>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DB2DBA">
        <w:instrText xml:space="preserve"> ADDIN EN.CITE </w:instrText>
      </w:r>
      <w:r w:rsidR="00DB2DB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DB2DBA">
        <w:instrText xml:space="preserve"> ADDIN EN.CITE.DATA </w:instrText>
      </w:r>
      <w:r w:rsidR="00DB2DBA">
        <w:fldChar w:fldCharType="end"/>
      </w:r>
      <w:r w:rsidR="00F3479A">
        <w:fldChar w:fldCharType="separate"/>
      </w:r>
      <w:r w:rsidR="00DB2DBA">
        <w:rPr>
          <w:noProof/>
        </w:rPr>
        <w:t> [12-14]</w:t>
      </w:r>
      <w:r w:rsidR="00F3479A">
        <w:fldChar w:fldCharType="end"/>
      </w:r>
      <w:r w:rsidR="00F91436">
        <w:t>.</w:t>
      </w:r>
      <w:r w:rsidR="00A73E01" w:rsidRPr="00E03B11">
        <w:t xml:space="preserve"> </w:t>
      </w:r>
      <w:commentRangeStart w:id="185"/>
      <w:commentRangeStart w:id="186"/>
      <w:r w:rsidR="00DC4719">
        <w:t>Several</w:t>
      </w:r>
      <w:r w:rsidR="001F6035" w:rsidRPr="00E03B11">
        <w:t xml:space="preserve"> </w:t>
      </w:r>
      <w:ins w:id="187" w:author="My Luong Vuong" w:date="2024-05-30T15:23:00Z">
        <w:r w:rsidR="00CE3E63">
          <w:t xml:space="preserve">single-centre </w:t>
        </w:r>
      </w:ins>
      <w:r w:rsidR="0062765C" w:rsidRPr="00E03B11">
        <w:t>population pharmacokinetic</w:t>
      </w:r>
      <w:del w:id="188" w:author="Indy Sandaradura" w:date="2024-02-02T08:24:00Z">
        <w:r w:rsidR="0062765C" w:rsidRPr="00E03B11" w:rsidDel="006C3836">
          <w:delText>s</w:delText>
        </w:r>
      </w:del>
      <w:r w:rsidR="0062765C" w:rsidRPr="00E03B11">
        <w:t xml:space="preserve"> (popPK)</w:t>
      </w:r>
      <w:r w:rsidR="00F354F8" w:rsidRPr="00E03B11">
        <w:t xml:space="preserve"> </w:t>
      </w:r>
      <w:del w:id="189" w:author="My Luong Vuong" w:date="2024-05-30T15:23:00Z">
        <w:r w:rsidR="001F6035" w:rsidRPr="00E03B11" w:rsidDel="00693DA9">
          <w:delText>dose</w:delText>
        </w:r>
        <w:r w:rsidR="007C6F8A" w:rsidDel="00693DA9">
          <w:delText>-</w:delText>
        </w:r>
        <w:r w:rsidR="001F6035" w:rsidRPr="00E03B11" w:rsidDel="00693DA9">
          <w:delText xml:space="preserve">finding </w:delText>
        </w:r>
      </w:del>
      <w:r w:rsidR="0062765C" w:rsidRPr="00E03B11">
        <w:t xml:space="preserve">studies </w:t>
      </w:r>
      <w:del w:id="190" w:author="My Luong Vuong" w:date="2024-05-31T15:17:00Z">
        <w:r w:rsidR="001F6035" w:rsidRPr="00E03B11" w:rsidDel="008A2A9E">
          <w:delText>have been</w:delText>
        </w:r>
      </w:del>
      <w:ins w:id="191" w:author="My Luong Vuong" w:date="2024-05-31T15:17:00Z">
        <w:r w:rsidR="008A2A9E">
          <w:t>were</w:t>
        </w:r>
      </w:ins>
      <w:r w:rsidR="001F6035" w:rsidRPr="00E03B11">
        <w:t xml:space="preserve">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192"/>
      <w:commentRangeStart w:id="193"/>
      <w:commentRangeStart w:id="194"/>
      <w:r w:rsidR="001F6035" w:rsidRPr="00E03B11">
        <w:t xml:space="preserve">no consensus </w:t>
      </w:r>
      <w:commentRangeEnd w:id="192"/>
      <w:r w:rsidR="0055152B">
        <w:rPr>
          <w:rStyle w:val="CommentReference"/>
        </w:rPr>
        <w:commentReference w:id="192"/>
      </w:r>
      <w:commentRangeEnd w:id="193"/>
      <w:r w:rsidR="00F53D04">
        <w:rPr>
          <w:rStyle w:val="CommentReference"/>
        </w:rPr>
        <w:commentReference w:id="193"/>
      </w:r>
      <w:commentRangeEnd w:id="194"/>
      <w:r w:rsidR="005145D1">
        <w:rPr>
          <w:rStyle w:val="CommentReference"/>
        </w:rPr>
        <w:commentReference w:id="194"/>
      </w:r>
      <w:ins w:id="195" w:author="My Luong Vuong" w:date="2024-05-31T15:17:00Z">
        <w:r w:rsidR="00890AC1">
          <w:t>w</w:t>
        </w:r>
      </w:ins>
      <w:del w:id="196" w:author="My Luong Vuong" w:date="2024-05-31T15:17:00Z">
        <w:r w:rsidR="001F6035" w:rsidRPr="00E03B11" w:rsidDel="00890AC1">
          <w:delText>h</w:delText>
        </w:r>
      </w:del>
      <w:r w:rsidR="001F6035" w:rsidRPr="00E03B11">
        <w:t xml:space="preserve">as </w:t>
      </w:r>
      <w:del w:id="197" w:author="My Luong Vuong" w:date="2024-05-31T15:17:00Z">
        <w:r w:rsidR="001F6035" w:rsidRPr="00E03B11" w:rsidDel="00890AC1">
          <w:delText xml:space="preserve">been </w:delText>
        </w:r>
      </w:del>
      <w:r w:rsidR="001F6035" w:rsidRPr="00E03B11">
        <w:t>reached</w:t>
      </w:r>
      <w:r w:rsidR="007019A1" w:rsidRPr="00E03B11">
        <w:t xml:space="preserve"> on an optimised </w:t>
      </w:r>
      <w:r w:rsidR="007019A1" w:rsidRPr="00E03B11">
        <w:lastRenderedPageBreak/>
        <w:t xml:space="preserve">fluconazole dosing </w:t>
      </w:r>
      <w:commentRangeEnd w:id="185"/>
      <w:r w:rsidR="00DA35AF">
        <w:rPr>
          <w:rStyle w:val="CommentReference"/>
        </w:rPr>
        <w:commentReference w:id="185"/>
      </w:r>
      <w:commentRangeEnd w:id="186"/>
      <w:r w:rsidR="000F3E55">
        <w:rPr>
          <w:rStyle w:val="CommentReference"/>
        </w:rPr>
        <w:commentReference w:id="186"/>
      </w:r>
      <w:r w:rsidR="007019A1" w:rsidRPr="00E03B11">
        <w:t>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DB2DBA">
        <w:instrText xml:space="preserve"> ADDIN EN.CITE </w:instrText>
      </w:r>
      <w:r w:rsidR="00DB2DBA">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DB2DBA">
        <w:instrText xml:space="preserve"> ADDIN EN.CITE.DATA </w:instrText>
      </w:r>
      <w:r w:rsidR="00DB2DBA">
        <w:fldChar w:fldCharType="end"/>
      </w:r>
      <w:r w:rsidR="0062765C" w:rsidRPr="00E03B11">
        <w:fldChar w:fldCharType="separate"/>
      </w:r>
      <w:r w:rsidR="00DB2DBA">
        <w:rPr>
          <w:noProof/>
        </w:rPr>
        <w:t> [12-15]</w:t>
      </w:r>
      <w:r w:rsidR="0062765C" w:rsidRPr="00E03B11">
        <w:fldChar w:fldCharType="end"/>
      </w:r>
      <w:r w:rsidR="0026752B">
        <w:t>.</w:t>
      </w:r>
      <w:r w:rsidR="001F6035" w:rsidRPr="00E03B11">
        <w:t xml:space="preserve"> </w:t>
      </w:r>
      <w:commentRangeStart w:id="198"/>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commentRangeEnd w:id="198"/>
      <w:r w:rsidR="006C3836">
        <w:rPr>
          <w:rStyle w:val="CommentReference"/>
        </w:rPr>
        <w:commentReference w:id="198"/>
      </w:r>
    </w:p>
    <w:p w14:paraId="04DDA19B" w14:textId="73C0543C"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del w:id="199" w:author="My Luong Vuong" w:date="2024-05-30T15:24:00Z">
        <w:r w:rsidR="007C62D5" w:rsidDel="00EC1EF4">
          <w:delText>therapeutic drug monitoring (</w:delText>
        </w:r>
        <w:r w:rsidR="001E0F8D" w:rsidDel="00EC1EF4">
          <w:delText>TDM</w:delText>
        </w:r>
        <w:r w:rsidR="007C62D5" w:rsidDel="00EC1EF4">
          <w:delText>)</w:delText>
        </w:r>
        <w:r w:rsidR="001E0F8D" w:rsidRPr="00E03B11" w:rsidDel="00EC1EF4">
          <w:delText xml:space="preserve"> </w:delText>
        </w:r>
      </w:del>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(i)</w:t>
      </w:r>
      <w:r w:rsidRPr="00E03B11">
        <w:t xml:space="preserve"> </w:t>
      </w:r>
      <w:del w:id="200" w:author="My Luong Vuong" w:date="2024-05-30T15:24:00Z">
        <w:r w:rsidR="0078287A" w:rsidRPr="00E03B11" w:rsidDel="001E61AC">
          <w:delText>develop a</w:delText>
        </w:r>
        <w:r w:rsidR="00AE66D0" w:rsidDel="001E61AC">
          <w:delText xml:space="preserve"> </w:delText>
        </w:r>
        <w:r w:rsidR="0078287A" w:rsidRPr="00E03B11" w:rsidDel="001E61AC">
          <w:delText xml:space="preserve">popPK model of fluconazole in </w:delText>
        </w:r>
        <w:r w:rsidR="00384D0A" w:rsidDel="001E61AC">
          <w:delText>patients</w:delText>
        </w:r>
        <w:r w:rsidR="00C76402" w:rsidDel="001E61AC">
          <w:delText xml:space="preserve"> admitted to the</w:delText>
        </w:r>
        <w:r w:rsidR="00C76402" w:rsidRPr="00C76402" w:rsidDel="001E61AC">
          <w:delText xml:space="preserve"> </w:delText>
        </w:r>
        <w:r w:rsidR="00C76402" w:rsidDel="001E61AC">
          <w:delText>ICU</w:delText>
        </w:r>
        <w:r w:rsidR="0078287A" w:rsidRPr="00E03B11" w:rsidDel="001E61AC">
          <w:delText xml:space="preserve">, (ii) </w:delText>
        </w:r>
      </w:del>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w:t>
      </w:r>
      <w:del w:id="201" w:author="My Luong Vuong" w:date="2024-05-30T15:24:00Z">
        <w:r w:rsidR="0078287A" w:rsidRPr="00E03B11" w:rsidDel="00030DF7">
          <w:rPr>
            <w:color w:val="000000"/>
          </w:rPr>
          <w:delText>i</w:delText>
        </w:r>
      </w:del>
      <w:r w:rsidR="0078287A" w:rsidRPr="00E03B11">
        <w:rPr>
          <w:color w:val="000000"/>
        </w:rPr>
        <w:t xml:space="preserve">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202"/>
      <w:commentRangeStart w:id="203"/>
      <w:r w:rsidR="00D57E3D">
        <w:rPr>
          <w:color w:val="000000"/>
        </w:rPr>
        <w:t>ICU</w:t>
      </w:r>
      <w:r w:rsidR="00D57E3D" w:rsidRPr="00D57E3D">
        <w:rPr>
          <w:color w:val="000000"/>
        </w:rPr>
        <w:t xml:space="preserve">-wide </w:t>
      </w:r>
      <w:commentRangeEnd w:id="202"/>
      <w:r w:rsidR="00F53D04">
        <w:rPr>
          <w:rStyle w:val="CommentReference"/>
        </w:rPr>
        <w:commentReference w:id="202"/>
      </w:r>
      <w:commentRangeEnd w:id="203"/>
      <w:r w:rsidR="00EA3EDF">
        <w:rPr>
          <w:rStyle w:val="CommentReference"/>
        </w:rPr>
        <w:commentReference w:id="203"/>
      </w:r>
      <w:r w:rsidR="00D57E3D" w:rsidRPr="00D57E3D">
        <w:rPr>
          <w:color w:val="000000"/>
        </w:rPr>
        <w:t>target attainment</w:t>
      </w:r>
      <w:r w:rsidR="0078287A" w:rsidRPr="00E03B11">
        <w:rPr>
          <w:rFonts w:eastAsia="Lato-Regular"/>
        </w:rPr>
        <w:t>.</w:t>
      </w:r>
      <w:bookmarkEnd w:id="10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12801E98" w:rsidR="00914769" w:rsidRDefault="00D80552" w:rsidP="00593CAA">
      <w:pPr>
        <w:rPr>
          <w:ins w:id="204" w:author="My Luong Vuong" w:date="2024-03-20T16:01:00Z"/>
        </w:rPr>
      </w:pPr>
      <w:bookmarkStart w:id="205" w:name="_Hlk136852279"/>
      <w:ins w:id="206" w:author="My Luong Vuong" w:date="2024-03-19T11:22:00Z">
        <w:r>
          <w:t>Studies with</w:t>
        </w:r>
      </w:ins>
      <w:del w:id="207" w:author="My Luong Vuong" w:date="2024-03-19T11:22:00Z">
        <w:r w:rsidR="006B0FCA" w:rsidRPr="006B0FCA" w:rsidDel="00D80552">
          <w:delText>Medical centres that had published</w:delText>
        </w:r>
      </w:del>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del w:id="208" w:author="My Luong Vuong" w:date="2024-03-19T11:23:00Z">
        <w:r w:rsidR="006B0FCA" w:rsidRPr="006B0FCA" w:rsidDel="00D80552">
          <w:delText>have been</w:delText>
        </w:r>
      </w:del>
      <w:ins w:id="209" w:author="My Luong Vuong" w:date="2024-03-19T11:23:00Z">
        <w:r>
          <w:t>were</w:t>
        </w:r>
      </w:ins>
      <w:r w:rsidR="006B0FCA" w:rsidRPr="006B0FCA">
        <w:t xml:space="preserve"> identified</w:t>
      </w:r>
      <w:r w:rsidR="00860916">
        <w:t xml:space="preserve"> through a</w:t>
      </w:r>
      <w:r w:rsidR="006B0FCA" w:rsidRPr="006B0FCA">
        <w:t xml:space="preserve"> </w:t>
      </w:r>
      <w:ins w:id="210" w:author="My Luong Vuong" w:date="2024-03-19T11:23:00Z">
        <w:r w:rsidR="008A3BA8">
          <w:t>literature search</w:t>
        </w:r>
        <w:r w:rsidR="008A3BA8" w:rsidRPr="006B0FCA">
          <w:t xml:space="preserve"> </w:t>
        </w:r>
        <w:r w:rsidR="008A3BA8">
          <w:t>(PubMed)</w:t>
        </w:r>
      </w:ins>
      <w:del w:id="211" w:author="My Luong Vuong" w:date="2024-03-19T11:23:00Z">
        <w:r w:rsidR="006B0FCA" w:rsidRPr="006B0FCA" w:rsidDel="008A3BA8">
          <w:delText>PubMed</w:delText>
        </w:r>
        <w:r w:rsidR="00860916" w:rsidDel="008A3BA8">
          <w:delText xml:space="preserve"> search</w:delText>
        </w:r>
      </w:del>
      <w:r w:rsidR="006B0FCA" w:rsidRPr="006B0FCA">
        <w:t xml:space="preserve"> from inception to </w:t>
      </w:r>
      <w:r w:rsidR="00AD7C11">
        <w:t>October </w:t>
      </w:r>
      <w:r w:rsidR="00AD7C11" w:rsidRPr="006B0FCA">
        <w:t>202</w:t>
      </w:r>
      <w:r w:rsidR="00AD7C11">
        <w:t>2</w:t>
      </w:r>
      <w:r w:rsidR="006B0FCA" w:rsidRPr="006B0FCA">
        <w:t xml:space="preserve">. </w:t>
      </w:r>
      <w:ins w:id="212" w:author="My Luong Vuong" w:date="2024-03-19T11:25:00Z">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ins>
      <w:del w:id="213" w:author="My Luong Vuong" w:date="2024-03-19T11:25:00Z">
        <w:r w:rsidR="00EA00D5" w:rsidDel="0079540D">
          <w:delText>Authors</w:delText>
        </w:r>
        <w:r w:rsidR="006B0FCA" w:rsidRPr="006B0FCA" w:rsidDel="0079540D">
          <w:delText xml:space="preserve"> were contacted to </w:delText>
        </w:r>
        <w:r w:rsidR="00A84E7E" w:rsidDel="0079540D">
          <w:delText>start a</w:delText>
        </w:r>
        <w:r w:rsidR="006B0FCA" w:rsidRPr="006B0FCA" w:rsidDel="0079540D">
          <w:delText xml:space="preserve"> data</w:delText>
        </w:r>
        <w:r w:rsidR="00A84E7E" w:rsidDel="0079540D">
          <w:delText xml:space="preserve"> sharing collaboration</w:delText>
        </w:r>
        <w:r w:rsidR="006B0FCA" w:rsidRPr="006B0FCA" w:rsidDel="0079540D">
          <w:delText xml:space="preserve">, and </w:delText>
        </w:r>
      </w:del>
      <w:r w:rsidR="006B0FCA" w:rsidRPr="006B0FCA">
        <w:t>upon</w:t>
      </w:r>
      <w:r w:rsidR="00A84E7E">
        <w:t xml:space="preserve"> contractual</w:t>
      </w:r>
      <w:r w:rsidR="006B0FCA" w:rsidRPr="006B0FCA">
        <w:t xml:space="preserve"> agreement</w:t>
      </w:r>
      <w:ins w:id="214" w:author="My Luong Vuong" w:date="2024-03-19T11:37:00Z">
        <w:r w:rsidR="00DD09E7">
          <w:t>.</w:t>
        </w:r>
        <w:r w:rsidR="00DD09E7" w:rsidRPr="006B0FCA">
          <w:t xml:space="preserve"> </w:t>
        </w:r>
        <w:r w:rsidR="00DD09E7">
          <w:t>D</w:t>
        </w:r>
        <w:r w:rsidR="00DD09E7" w:rsidRPr="006B0FCA">
          <w:t xml:space="preserve">atasets were </w:t>
        </w:r>
        <w:r w:rsidR="00DD09E7">
          <w:t>subsequently</w:t>
        </w:r>
      </w:ins>
      <w:del w:id="215" w:author="My Luong Vuong" w:date="2024-03-19T11:37:00Z">
        <w:r w:rsidR="006B0FCA" w:rsidRPr="006B0FCA" w:rsidDel="00DD09E7">
          <w:delText xml:space="preserve"> datasets were </w:delText>
        </w:r>
        <w:r w:rsidR="00A84E7E" w:rsidDel="00DD09E7">
          <w:delText>transferred and</w:delText>
        </w:r>
      </w:del>
      <w:r w:rsidR="00A84E7E" w:rsidRPr="006B0FCA">
        <w:t xml:space="preserve"> </w:t>
      </w:r>
      <w:r w:rsidR="006B0FCA" w:rsidRPr="006B0FCA">
        <w:t xml:space="preserve">aggregated for </w:t>
      </w:r>
      <w:del w:id="216" w:author="My Luong Vuong" w:date="2024-03-19T11:38:00Z">
        <w:r w:rsidR="006B0FCA" w:rsidRPr="006B0FCA" w:rsidDel="00C70B0C">
          <w:delText xml:space="preserve">subsequent </w:delText>
        </w:r>
      </w:del>
      <w:r w:rsidR="006B0FCA" w:rsidRPr="006B0FCA">
        <w:t>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ins w:id="217" w:author="My Luong Vuong" w:date="2024-03-19T11:38:00Z">
        <w:r w:rsidR="00BC1EF4">
          <w:t xml:space="preserve"> of data</w:t>
        </w:r>
      </w:ins>
      <w:r w:rsidR="00DB57AB" w:rsidRPr="00DB57AB">
        <w:t xml:space="preserve"> </w:t>
      </w:r>
      <w:r w:rsidR="00DB57AB">
        <w:t>was obtained</w:t>
      </w:r>
      <w:ins w:id="218" w:author="My Luong Vuong" w:date="2024-05-31T13:48:00Z">
        <w:r w:rsidR="00D03F68">
          <w:t xml:space="preserve"> from</w:t>
        </w:r>
      </w:ins>
      <w:r w:rsidR="00DB57AB">
        <w:t xml:space="preserve"> </w:t>
      </w:r>
      <w:ins w:id="219" w:author="My Luong Vuong" w:date="2024-03-19T11:39:00Z">
        <w:r w:rsidR="006E41D5">
          <w:t>participants of</w:t>
        </w:r>
      </w:ins>
      <w:del w:id="220" w:author="My Luong Vuong" w:date="2024-03-19T11:39:00Z">
        <w:r w:rsidR="00DB57AB" w:rsidDel="006E41D5">
          <w:delText>from all</w:delText>
        </w:r>
        <w:r w:rsidR="00DB57AB" w:rsidRPr="00DB57AB" w:rsidDel="006E41D5">
          <w:delText xml:space="preserve"> patients </w:delText>
        </w:r>
        <w:r w:rsidR="00DB57AB" w:rsidDel="006E41D5">
          <w:delText>before</w:delText>
        </w:r>
        <w:r w:rsidR="00DB57AB" w:rsidRPr="00DB57AB" w:rsidDel="006E41D5">
          <w:delText xml:space="preserve"> </w:delText>
        </w:r>
        <w:commentRangeStart w:id="221"/>
        <w:commentRangeStart w:id="222"/>
        <w:r w:rsidR="00DB57AB" w:rsidRPr="00DB57AB" w:rsidDel="006E41D5">
          <w:delText xml:space="preserve">participation </w:delText>
        </w:r>
        <w:commentRangeEnd w:id="221"/>
        <w:r w:rsidR="00145497" w:rsidDel="006E41D5">
          <w:rPr>
            <w:rStyle w:val="CommentReference"/>
          </w:rPr>
          <w:commentReference w:id="221"/>
        </w:r>
        <w:commentRangeEnd w:id="222"/>
        <w:r w:rsidR="0097002A" w:rsidDel="006E41D5">
          <w:rPr>
            <w:rStyle w:val="CommentReference"/>
          </w:rPr>
          <w:commentReference w:id="222"/>
        </w:r>
        <w:r w:rsidR="00DB57AB" w:rsidRPr="00DB57AB" w:rsidDel="006E41D5">
          <w:delText>in</w:delText>
        </w:r>
      </w:del>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223"/>
      <w:commentRangeStart w:id="224"/>
      <w:r w:rsidR="00DB57AB" w:rsidRPr="00DB57AB">
        <w:t>Committee</w:t>
      </w:r>
      <w:r w:rsidR="001538AA">
        <w:t>s</w:t>
      </w:r>
      <w:commentRangeEnd w:id="223"/>
      <w:r w:rsidR="00F53D04">
        <w:rPr>
          <w:rStyle w:val="CommentReference"/>
        </w:rPr>
        <w:commentReference w:id="223"/>
      </w:r>
      <w:commentRangeEnd w:id="224"/>
      <w:r w:rsidR="00345AD6">
        <w:rPr>
          <w:rStyle w:val="CommentReference"/>
        </w:rPr>
        <w:commentReference w:id="224"/>
      </w:r>
      <w:r w:rsidR="00DB57AB" w:rsidRPr="00DB57AB">
        <w:t>.</w:t>
      </w:r>
    </w:p>
    <w:p w14:paraId="4E7B226F" w14:textId="16428364" w:rsidR="00FB2084" w:rsidRPr="00E03B11" w:rsidDel="00C1439C" w:rsidRDefault="00FB2084" w:rsidP="00593CAA">
      <w:pPr>
        <w:rPr>
          <w:del w:id="225" w:author="My Luong Vuong" w:date="2024-05-30T15:39:00Z"/>
        </w:rPr>
      </w:pPr>
    </w:p>
    <w:bookmarkEnd w:id="205"/>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6B97D60C" w:rsidR="00B76B7D" w:rsidRPr="00E03B11" w:rsidRDefault="00AD19C4" w:rsidP="00593CAA">
      <w:bookmarkStart w:id="226" w:name="_Hlk136861913"/>
      <w:r w:rsidRPr="00E03B11">
        <w:t xml:space="preserve">A popPK model was </w:t>
      </w:r>
      <w:ins w:id="227" w:author="My Luong Vuong" w:date="2024-03-19T11:40:00Z">
        <w:r w:rsidR="009B3412">
          <w:t>developed</w:t>
        </w:r>
      </w:ins>
      <w:ins w:id="228" w:author="My Luong Vuong" w:date="2024-05-30T15:41:00Z">
        <w:r w:rsidR="00376B38">
          <w:t xml:space="preserve"> from the aggregated dataset</w:t>
        </w:r>
      </w:ins>
      <w:ins w:id="229" w:author="My Luong Vuong" w:date="2024-03-19T11:40:00Z">
        <w:r w:rsidR="009B3412">
          <w:t xml:space="preserve"> to describe</w:t>
        </w:r>
      </w:ins>
      <w:del w:id="230" w:author="My Luong Vuong" w:date="2024-03-19T11:40:00Z">
        <w:r w:rsidRPr="00E03B11" w:rsidDel="009B3412">
          <w:delText>fit to</w:delText>
        </w:r>
      </w:del>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ins w:id="231" w:author="My Luong Vuong" w:date="2024-03-19T11:41:00Z">
        <w:r w:rsidR="005A06F8">
          <w:t xml:space="preserve"> </w:t>
        </w:r>
      </w:ins>
      <w:ins w:id="232" w:author="My Luong Vuong" w:date="2024-03-19T11:42:00Z">
        <w:r w:rsidR="007C3905">
          <w:t xml:space="preserve">(i.e. </w:t>
        </w:r>
        <w:r w:rsidR="007C3905" w:rsidRPr="00E03B11">
          <w:t>interindividual variability</w:t>
        </w:r>
        <w:r w:rsidR="007C3905">
          <w:t xml:space="preserve">) </w:t>
        </w:r>
      </w:ins>
      <w:del w:id="233" w:author="My Luong Vuong" w:date="2024-03-19T11:42:00Z">
        <w:r w:rsidR="00993975" w:rsidRPr="00E03B11" w:rsidDel="007C3905">
          <w:delText>, which is referred to as interindividual variability</w:delText>
        </w:r>
        <w:r w:rsidR="00384D0A" w:rsidDel="007C3905">
          <w:delText xml:space="preserve"> was estimated; </w:delText>
        </w:r>
      </w:del>
      <w:r w:rsidR="000C73B4">
        <w:t>a</w:t>
      </w:r>
      <w:del w:id="234" w:author="My Luong Vuong" w:date="2024-05-31T15:22:00Z">
        <w:r w:rsidR="000C73B4" w:rsidDel="00837B0E">
          <w:delText>s well as</w:delText>
        </w:r>
      </w:del>
      <w:ins w:id="235" w:author="My Luong Vuong" w:date="2024-05-31T15:22:00Z">
        <w:r w:rsidR="00837B0E">
          <w:t>nd</w:t>
        </w:r>
      </w:ins>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ins w:id="236" w:author="My Luong Vuong" w:date="2024-03-19T11:43:00Z">
        <w:r w:rsidR="00F4677E">
          <w:t xml:space="preserve"> (i.e. </w:t>
        </w:r>
        <w:r w:rsidR="00F4677E" w:rsidRPr="00E03B11">
          <w:t>residual variability</w:t>
        </w:r>
        <w:r w:rsidR="00F4677E">
          <w:t>)</w:t>
        </w:r>
        <w:r w:rsidR="00F4677E" w:rsidRPr="00FC26C8">
          <w:t xml:space="preserve"> </w:t>
        </w:r>
        <w:r w:rsidR="00F4677E">
          <w:t>was estimated</w:t>
        </w:r>
      </w:ins>
      <w:del w:id="237" w:author="My Luong Vuong" w:date="2024-03-19T11:43:00Z">
        <w:r w:rsidR="00993975" w:rsidRPr="00E03B11" w:rsidDel="00F4677E">
          <w:delText>, which is referred to as residual variability</w:delText>
        </w:r>
      </w:del>
      <w:r w:rsidR="00993975" w:rsidRPr="00E03B11">
        <w:t xml:space="preserve">. </w:t>
      </w:r>
      <w:ins w:id="238" w:author="My Luong Vuong" w:date="2024-05-30T15:42:00Z">
        <w:r w:rsidR="00203646">
          <w:t xml:space="preserve">The </w:t>
        </w:r>
        <w:r w:rsidR="00203646" w:rsidRPr="00F6774E">
          <w:t>variability between occasions within the same individual (interoccasion variability</w:t>
        </w:r>
        <w:r w:rsidR="00203646">
          <w:t>)</w:t>
        </w:r>
        <w:r w:rsidR="00203646" w:rsidRPr="00E03B11">
          <w:t xml:space="preserve"> was tested </w:t>
        </w:r>
        <w:r w:rsidR="00203646">
          <w:t xml:space="preserve">with two occasions defined as </w:t>
        </w:r>
        <w:r w:rsidR="00203646" w:rsidRPr="00E03B11">
          <w:t>≤day</w:t>
        </w:r>
        <w:r w:rsidR="00203646">
          <w:t> </w:t>
        </w:r>
        <w:r w:rsidR="00203646" w:rsidRPr="00E03B11">
          <w:t xml:space="preserve">7 </w:t>
        </w:r>
        <w:r w:rsidR="00203646">
          <w:t>and</w:t>
        </w:r>
        <w:r w:rsidR="00203646" w:rsidRPr="00E03B11">
          <w:t xml:space="preserve"> &gt;day</w:t>
        </w:r>
        <w:r w:rsidR="00203646">
          <w:t> </w:t>
        </w:r>
        <w:r w:rsidR="00203646" w:rsidRPr="00E03B11">
          <w:t>7</w:t>
        </w:r>
      </w:ins>
      <w:del w:id="239" w:author="My Luong Vuong" w:date="2024-05-30T15:42:00Z">
        <w:r w:rsidR="00993975" w:rsidRPr="00E03B11" w:rsidDel="00203646">
          <w:delText xml:space="preserve">The </w:delText>
        </w:r>
        <w:r w:rsidR="00110745" w:rsidDel="00203646">
          <w:delText>PK</w:delText>
        </w:r>
        <w:r w:rsidR="00110745" w:rsidRPr="00E03B11" w:rsidDel="00203646">
          <w:delText xml:space="preserve"> </w:delText>
        </w:r>
        <w:r w:rsidR="00993975" w:rsidRPr="00E03B11" w:rsidDel="00203646">
          <w:delText xml:space="preserve">variability between observation periods (e.g., </w:delText>
        </w:r>
        <w:r w:rsidR="00A240A9" w:rsidRPr="00E03B11" w:rsidDel="00203646">
          <w:delText>≤</w:delText>
        </w:r>
        <w:r w:rsidR="00A70285" w:rsidRPr="00E03B11" w:rsidDel="00203646">
          <w:delText>day</w:delText>
        </w:r>
        <w:r w:rsidR="00A70285" w:rsidDel="00203646">
          <w:delText> </w:delText>
        </w:r>
        <w:r w:rsidR="00A240A9" w:rsidRPr="00E03B11" w:rsidDel="00203646">
          <w:delText>7 vs &gt;</w:delText>
        </w:r>
        <w:r w:rsidR="00A70285" w:rsidRPr="00E03B11" w:rsidDel="00203646">
          <w:delText>day</w:delText>
        </w:r>
        <w:r w:rsidR="00A70285" w:rsidDel="00203646">
          <w:delText> </w:delText>
        </w:r>
        <w:r w:rsidR="00A240A9" w:rsidRPr="00E03B11" w:rsidDel="00203646">
          <w:delText>7</w:delText>
        </w:r>
        <w:r w:rsidR="00993975" w:rsidRPr="00E03B11" w:rsidDel="00203646">
          <w:delText>) was</w:delText>
        </w:r>
      </w:del>
      <w:r w:rsidR="00993975" w:rsidRPr="00E03B11">
        <w:t xml:space="preserve"> </w:t>
      </w:r>
      <w:commentRangeStart w:id="240"/>
      <w:del w:id="241" w:author="My Luong Vuong" w:date="2024-05-30T15:42:00Z">
        <w:r w:rsidR="00993975" w:rsidRPr="00E03B11" w:rsidDel="00096B08">
          <w:delText>tested by introducing interoccasion variability</w:delText>
        </w:r>
      </w:del>
      <w:commentRangeEnd w:id="240"/>
      <w:r w:rsidR="00AC118B">
        <w:rPr>
          <w:rStyle w:val="CommentReference"/>
        </w:rPr>
        <w:commentReference w:id="240"/>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w:t>
      </w:r>
      <w:commentRangeStart w:id="242"/>
      <w:commentRangeStart w:id="243"/>
      <w:r w:rsidR="00457216">
        <w:t xml:space="preserve">different </w:t>
      </w:r>
      <w:commentRangeStart w:id="244"/>
      <w:ins w:id="245" w:author="My Luong Vuong" w:date="2024-03-19T12:35:00Z">
        <w:r w:rsidR="008A0099">
          <w:t>error models for each assay</w:t>
        </w:r>
        <w:commentRangeEnd w:id="244"/>
        <w:r w:rsidR="008A0099">
          <w:rPr>
            <w:rStyle w:val="CommentReference"/>
          </w:rPr>
          <w:commentReference w:id="244"/>
        </w:r>
        <w:r w:rsidR="008A0099">
          <w:t>.</w:t>
        </w:r>
      </w:ins>
      <w:del w:id="246" w:author="My Luong Vuong" w:date="2024-03-19T12:35:00Z">
        <w:r w:rsidR="00457216" w:rsidDel="008A0099">
          <w:delText>error models</w:delText>
        </w:r>
        <w:r w:rsidR="00B851A9" w:rsidDel="008A0099">
          <w:delText xml:space="preserve"> for each assay</w:delText>
        </w:r>
        <w:commentRangeEnd w:id="242"/>
        <w:r w:rsidR="00AC118B" w:rsidDel="008A0099">
          <w:rPr>
            <w:rStyle w:val="CommentReference"/>
          </w:rPr>
          <w:commentReference w:id="242"/>
        </w:r>
      </w:del>
      <w:commentRangeEnd w:id="243"/>
      <w:r w:rsidR="002C5C18">
        <w:rPr>
          <w:rStyle w:val="CommentReference"/>
        </w:rPr>
        <w:commentReference w:id="243"/>
      </w:r>
      <w:ins w:id="247" w:author="Brüggemann, Roger" w:date="2024-02-23T09:30:00Z">
        <w:del w:id="248" w:author="My Luong Vuong" w:date="2024-03-19T12:35:00Z">
          <w:r w:rsidR="00AC118B" w:rsidDel="008A0099">
            <w:delText>who</w:delText>
          </w:r>
        </w:del>
      </w:ins>
      <w:del w:id="249" w:author="My Luong Vuong" w:date="2024-03-19T12:35:00Z">
        <w:r w:rsidR="00B851A9" w:rsidDel="008A0099">
          <w:delText>.</w:delText>
        </w:r>
      </w:del>
      <w:r w:rsidR="00F62CBB" w:rsidRPr="00E03B11">
        <w:t xml:space="preserve"> </w:t>
      </w:r>
      <w:r w:rsidR="00B76B7D" w:rsidRPr="00E03B11">
        <w:rPr>
          <w:rFonts w:cs="Times New Roman"/>
        </w:rPr>
        <w:t>Individual PK parameters were assumed to be log-normally distributed, which was achieved 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r w:rsidR="00B76B7D" w:rsidRPr="00E03B11">
        <w:rPr>
          <w:i/>
          <w:iCs/>
        </w:rPr>
        <w:t>i</w:t>
      </w:r>
      <w:r w:rsidR="00B76B7D" w:rsidRPr="00E03B11">
        <w:t xml:space="preserve"> (</w:t>
      </w:r>
      <w:r w:rsidR="00366783">
        <w:t>Vc</w:t>
      </w:r>
      <w:r w:rsidR="00366783" w:rsidRPr="00E03B11">
        <w:rPr>
          <w:i/>
          <w:iCs/>
          <w:vertAlign w:val="subscript"/>
        </w:rPr>
        <w:t>i</w:t>
      </w:r>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28339321" w:rsidR="00896A6B" w:rsidRPr="00E03B11" w:rsidRDefault="00B76B7D" w:rsidP="00593CAA">
      <w:r w:rsidRPr="00E03B11">
        <w:lastRenderedPageBreak/>
        <w:t>with</w:t>
      </w:r>
      <w:r w:rsidR="00D91540">
        <w:t xml:space="preserve"> Vc</w:t>
      </w:r>
      <w:r w:rsidR="00D91540" w:rsidRPr="007D02D1">
        <w:rPr>
          <w:i/>
          <w:iCs/>
          <w:vertAlign w:val="subscript"/>
        </w:rPr>
        <w:t>pop</w:t>
      </w:r>
      <w:r w:rsidR="00D91540">
        <w:t xml:space="preserve"> </w:t>
      </w:r>
      <w:r w:rsidRPr="00E03B11">
        <w:t xml:space="preserve">the typical population value of </w:t>
      </w:r>
      <w:r w:rsidR="007469DB">
        <w:t>Vc</w:t>
      </w:r>
      <w:r w:rsidRPr="00E03B11">
        <w:t xml:space="preserve">, </w:t>
      </w:r>
      <w:ins w:id="250" w:author="My Luong Vuong" w:date="2024-03-19T12:37:00Z">
        <w:r w:rsidR="00841FBF" w:rsidRPr="00E03B11">
          <w:rPr>
            <w:i/>
            <w:iCs/>
          </w:rPr>
          <w:t>η</w:t>
        </w:r>
        <w:r w:rsidR="00841FBF" w:rsidRPr="00E03B11">
          <w:rPr>
            <w:i/>
            <w:iCs/>
            <w:vertAlign w:val="subscript"/>
          </w:rPr>
          <w:t>i</w:t>
        </w:r>
        <w:r w:rsidR="00841FBF" w:rsidRPr="00E03B11">
          <w:t xml:space="preserve"> </w:t>
        </w:r>
      </w:ins>
      <w:ins w:id="251" w:author="My Luong Vuong" w:date="2024-03-19T15:14:00Z">
        <w:r w:rsidR="00717DD0" w:rsidRPr="00717DD0">
          <w:t xml:space="preserve">the deviation of the individual from the </w:t>
        </w:r>
      </w:ins>
      <w:ins w:id="252" w:author="My Luong Vuong" w:date="2024-05-30T15:43:00Z">
        <w:r w:rsidR="00395E09">
          <w:t xml:space="preserve">typical </w:t>
        </w:r>
        <w:r w:rsidR="00395E09" w:rsidRPr="00717DD0">
          <w:t xml:space="preserve">population </w:t>
        </w:r>
        <w:r w:rsidR="00395E09">
          <w:t>value</w:t>
        </w:r>
      </w:ins>
      <w:ins w:id="253" w:author="My Luong Vuong" w:date="2024-03-19T15:14:00Z">
        <w:r w:rsidR="00717DD0" w:rsidRPr="00717DD0">
          <w:t xml:space="preserve"> assuming a log-normal distribution</w:t>
        </w:r>
      </w:ins>
      <w:del w:id="254" w:author="My Luong Vuong" w:date="2024-03-19T12:37:00Z">
        <w:r w:rsidRPr="00E03B11" w:rsidDel="00841FBF">
          <w:rPr>
            <w:i/>
            <w:iCs/>
          </w:rPr>
          <w:delText>η</w:delText>
        </w:r>
        <w:r w:rsidRPr="00E03B11" w:rsidDel="00841FBF">
          <w:rPr>
            <w:i/>
            <w:iCs/>
            <w:vertAlign w:val="subscript"/>
          </w:rPr>
          <w:delText>i</w:delText>
        </w:r>
        <w:r w:rsidRPr="00E03B11" w:rsidDel="00841FBF">
          <w:delText xml:space="preserve"> the </w:delText>
        </w:r>
        <w:r w:rsidR="006A6850" w:rsidRPr="00E03B11" w:rsidDel="00841FBF">
          <w:delText>difference between the population and individual estimate</w:delText>
        </w:r>
      </w:del>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r w:rsidR="006A6850" w:rsidRPr="00E03B11">
        <w:rPr>
          <w:i/>
          <w:iCs/>
        </w:rPr>
        <w:t>η</w:t>
      </w:r>
      <w:r w:rsidR="006A6850" w:rsidRPr="00E03B11">
        <w:rPr>
          <w:i/>
          <w:iCs/>
          <w:vertAlign w:val="subscript"/>
        </w:rPr>
        <w:t>i</w:t>
      </w:r>
      <w:r w:rsidRPr="00E03B11">
        <w:t>.</w:t>
      </w:r>
    </w:p>
    <w:p w14:paraId="57C57EF1" w14:textId="1EF1AC78" w:rsidR="00E00993" w:rsidRDefault="00FC5BE6" w:rsidP="00E00993">
      <w:r w:rsidRPr="00E03B11">
        <w:t xml:space="preserve">A final model including </w:t>
      </w:r>
      <w:commentRangeStart w:id="255"/>
      <w:commentRangeStart w:id="256"/>
      <w:commentRangeStart w:id="257"/>
      <w:commentRangeStart w:id="258"/>
      <w:r w:rsidRPr="00E03B11">
        <w:t xml:space="preserve">covariate </w:t>
      </w:r>
      <w:commentRangeEnd w:id="255"/>
      <w:r w:rsidR="00F53D04">
        <w:rPr>
          <w:rStyle w:val="CommentReference"/>
        </w:rPr>
        <w:commentReference w:id="255"/>
      </w:r>
      <w:commentRangeEnd w:id="256"/>
      <w:r w:rsidR="005D21F9">
        <w:rPr>
          <w:rStyle w:val="CommentReference"/>
        </w:rPr>
        <w:commentReference w:id="256"/>
      </w:r>
      <w:commentRangeEnd w:id="257"/>
      <w:commentRangeEnd w:id="258"/>
      <w:r w:rsidR="007F376F">
        <w:rPr>
          <w:rStyle w:val="CommentReference"/>
        </w:rPr>
        <w:commentReference w:id="257"/>
      </w:r>
      <w:r w:rsidR="007538AD">
        <w:rPr>
          <w:rStyle w:val="CommentReference"/>
        </w:rPr>
        <w:commentReference w:id="258"/>
      </w:r>
      <w:r w:rsidRPr="00E03B11">
        <w:t xml:space="preserve">effects </w:t>
      </w:r>
      <w:commentRangeStart w:id="259"/>
      <w:commentRangeStart w:id="260"/>
      <w:r w:rsidRPr="00E03B11">
        <w:t xml:space="preserve">was </w:t>
      </w:r>
      <w:commentRangeEnd w:id="259"/>
      <w:r w:rsidR="007538AD">
        <w:rPr>
          <w:rStyle w:val="CommentReference"/>
        </w:rPr>
        <w:commentReference w:id="259"/>
      </w:r>
      <w:commentRangeEnd w:id="260"/>
      <w:r w:rsidR="00F314CE">
        <w:rPr>
          <w:rStyle w:val="CommentReference"/>
        </w:rPr>
        <w:commentReference w:id="260"/>
      </w:r>
      <w:ins w:id="261" w:author="Brüggemann, Roger" w:date="2024-02-23T09:39:00Z">
        <w:del w:id="262" w:author="My Luong Vuong" w:date="2024-03-18T21:26:00Z">
          <w:r w:rsidR="007538AD" w:rsidDel="00201AF2">
            <w:delText>sI</w:delText>
          </w:r>
        </w:del>
      </w:ins>
      <w:r w:rsidRPr="00E03B11">
        <w:t xml:space="preserve">built through </w:t>
      </w:r>
      <w:commentRangeStart w:id="263"/>
      <w:commentRangeEnd w:id="263"/>
      <w:r w:rsidR="00724157">
        <w:rPr>
          <w:rStyle w:val="CommentReference"/>
        </w:rPr>
        <w:commentReference w:id="263"/>
      </w:r>
      <w:del w:id="264" w:author="My Luong Vuong" w:date="2024-03-19T12:38:00Z">
        <w:r w:rsidRPr="00E03B11" w:rsidDel="00724157">
          <w:delText xml:space="preserve">two-way </w:delText>
        </w:r>
      </w:del>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A842CB">
        <w:fldChar w:fldCharType="begin"/>
      </w:r>
      <w:r w:rsidR="00DB2DBA">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A842CB">
        <w:fldChar w:fldCharType="separate"/>
      </w:r>
      <w:r w:rsidR="00DB2DBA">
        <w:rPr>
          <w:noProof/>
        </w:rPr>
        <w:t> [16]</w:t>
      </w:r>
      <w:r w:rsidR="00A842CB">
        <w:fldChar w:fldCharType="end"/>
      </w:r>
      <w:r w:rsidR="003126D2">
        <w:t>.</w:t>
      </w:r>
      <w:r w:rsidRPr="00E03B11">
        <w:t xml:space="preserve"> </w:t>
      </w:r>
      <w:ins w:id="265" w:author="My Luong Vuong" w:date="2024-03-19T11:44:00Z">
        <w:r w:rsidR="00EA7488">
          <w:t>The covariates</w:t>
        </w:r>
      </w:ins>
      <w:ins w:id="266" w:author="My Luong Vuong" w:date="2024-05-30T15:44:00Z">
        <w:r w:rsidR="009E5260">
          <w:t xml:space="preserve"> that are physiologically relevant to fluconazole pharmacokinetics were</w:t>
        </w:r>
      </w:ins>
      <w:ins w:id="267" w:author="My Luong Vuong" w:date="2024-03-19T11:44:00Z">
        <w:r w:rsidR="00EA7488">
          <w:t xml:space="preserve"> assessed</w:t>
        </w:r>
      </w:ins>
      <w:ins w:id="268" w:author="My Luong Vuong" w:date="2024-05-30T15:44:00Z">
        <w:r w:rsidR="00992FD3">
          <w:t>. These included</w:t>
        </w:r>
      </w:ins>
      <w:del w:id="269" w:author="My Luong Vuong" w:date="2024-03-19T11:44:00Z">
        <w:r w:rsidR="00EA2D7C" w:rsidDel="00EA7488">
          <w:delText>The five</w:delText>
        </w:r>
        <w:r w:rsidR="00E00993" w:rsidDel="00EA7488">
          <w:delText xml:space="preserve"> tested</w:delText>
        </w:r>
        <w:r w:rsidR="00EA2D7C" w:rsidDel="00EA7488">
          <w:delText xml:space="preserve"> </w:delText>
        </w:r>
        <w:r w:rsidR="003D762A" w:rsidDel="00EA7488">
          <w:delText>covariates</w:delText>
        </w:r>
      </w:del>
      <w:r w:rsidR="003D762A">
        <w:t xml:space="preserve"> </w:t>
      </w:r>
      <w:del w:id="270" w:author="My Luong Vuong" w:date="2024-05-30T15:44:00Z">
        <w:r w:rsidR="003D762A" w:rsidDel="00992FD3">
          <w:delText>were</w:delText>
        </w:r>
        <w:r w:rsidR="008D03C5" w:rsidDel="00992FD3">
          <w:delText xml:space="preserve"> </w:delText>
        </w:r>
      </w:del>
      <w:ins w:id="271" w:author="My Luong Vuong" w:date="2024-05-30T15:44:00Z">
        <w:r w:rsidR="00992FD3">
          <w:t xml:space="preserve">total </w:t>
        </w:r>
      </w:ins>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ins w:id="272" w:author="My Luong Vuong" w:date="2024-03-19T11:45:00Z">
        <w:r w:rsidR="00D61DCC" w:rsidRPr="00E03B11">
          <w:t>FFM</w:t>
        </w:r>
      </w:ins>
      <w:ins w:id="273" w:author="My Luong Vuong" w:date="2024-05-30T15:45:00Z">
        <w:r w:rsidR="005A52E4">
          <w:t>) at baseline (day of ICU admission)</w:t>
        </w:r>
      </w:ins>
      <w:ins w:id="274" w:author="My Luong Vuong" w:date="2024-05-31T15:23:00Z">
        <w:r w:rsidR="00CD7835">
          <w:t>,</w:t>
        </w:r>
      </w:ins>
      <w:ins w:id="275" w:author="My Luong Vuong" w:date="2024-05-30T15:46:00Z">
        <w:r w:rsidR="004D3075">
          <w:t xml:space="preserve"> and time-varying </w:t>
        </w:r>
        <w:r w:rsidR="004D3075" w:rsidRPr="004C172A">
          <w:t>CRRT (yes</w:t>
        </w:r>
        <w:r w:rsidR="004D3075">
          <w:t>/</w:t>
        </w:r>
        <w:r w:rsidR="004D3075" w:rsidRPr="004C172A">
          <w:t>no)</w:t>
        </w:r>
        <w:r w:rsidR="004D3075">
          <w:t xml:space="preserve"> and</w:t>
        </w:r>
        <w:r w:rsidR="004D3075" w:rsidRPr="004C172A">
          <w:t xml:space="preserve"> </w:t>
        </w:r>
        <w:r w:rsidR="004D3075" w:rsidRPr="00E03B11">
          <w:t>estimated glomerular filtration rate</w:t>
        </w:r>
        <w:r w:rsidR="002601DE">
          <w:t xml:space="preserve"> (</w:t>
        </w:r>
        <w:r w:rsidR="002601DE" w:rsidRPr="00E03B11">
          <w:t>eGFR</w:t>
        </w:r>
        <w:r w:rsidR="002601DE">
          <w:t>).</w:t>
        </w:r>
        <w:commentRangeStart w:id="276"/>
        <w:commentRangeEnd w:id="276"/>
        <w:r w:rsidR="002601DE">
          <w:rPr>
            <w:rStyle w:val="CommentReference"/>
          </w:rPr>
          <w:commentReference w:id="276"/>
        </w:r>
        <w:r w:rsidR="002601DE">
          <w:t xml:space="preserve"> </w:t>
        </w:r>
        <w:r w:rsidR="00AB2540">
          <w:t xml:space="preserve">Among these covariates, </w:t>
        </w:r>
        <w:r w:rsidR="00693E43">
          <w:t>FFM wa</w:t>
        </w:r>
      </w:ins>
      <w:ins w:id="277" w:author="My Luong Vuong" w:date="2024-05-30T15:47:00Z">
        <w:r w:rsidR="00693E43">
          <w:t>s</w:t>
        </w:r>
      </w:ins>
      <w:commentRangeStart w:id="278"/>
      <w:ins w:id="279" w:author="My Luong Vuong" w:date="2024-03-19T11:45:00Z">
        <w:r w:rsidR="00D61DCC" w:rsidRPr="00E03B11">
          <w:t xml:space="preserve"> approximated by lean body weight using Boer’s formula</w:t>
        </w:r>
      </w:ins>
      <w:ins w:id="280" w:author="My Luong Vuong" w:date="2024-05-31T15:25:00Z">
        <w:r w:rsidR="0041363D">
          <w:t xml:space="preserve"> with</w:t>
        </w:r>
      </w:ins>
      <w:ins w:id="281" w:author="My Luong Vuong" w:date="2024-05-31T15:24:00Z">
        <w:r w:rsidR="00431D68">
          <w:t xml:space="preserve"> </w:t>
        </w:r>
      </w:ins>
      <w:ins w:id="282" w:author="My Luong Vuong" w:date="2024-05-31T15:25:00Z">
        <w:r w:rsidR="00431D68">
          <w:t>body weight</w:t>
        </w:r>
        <w:r w:rsidR="00431D68" w:rsidRPr="00E03B11">
          <w:t xml:space="preserve"> and height</w:t>
        </w:r>
      </w:ins>
      <w:ins w:id="283" w:author="My Luong Vuong" w:date="2024-03-19T11:45:00Z">
        <w:r w:rsidR="00D61DCC" w:rsidRPr="00E03B11">
          <w:fldChar w:fldCharType="begin"/>
        </w:r>
      </w:ins>
      <w:r w:rsidR="00DB2DBA">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id="284" w:author="My Luong Vuong" w:date="2024-03-19T11:45:00Z">
        <w:r w:rsidR="00D61DCC" w:rsidRPr="00E03B11">
          <w:fldChar w:fldCharType="separate"/>
        </w:r>
      </w:ins>
      <w:r w:rsidR="00DB2DBA">
        <w:rPr>
          <w:noProof/>
        </w:rPr>
        <w:t> [17]</w:t>
      </w:r>
      <w:ins w:id="285" w:author="My Luong Vuong" w:date="2024-03-19T11:45:00Z">
        <w:r w:rsidR="00D61DCC" w:rsidRPr="00E03B11">
          <w:fldChar w:fldCharType="end"/>
        </w:r>
        <w:commentRangeEnd w:id="278"/>
        <w:r w:rsidR="00D61DCC">
          <w:rPr>
            <w:rStyle w:val="CommentReference"/>
          </w:rPr>
          <w:commentReference w:id="278"/>
        </w:r>
      </w:ins>
      <w:ins w:id="286" w:author="My Luong Vuong" w:date="2024-05-30T15:47:00Z">
        <w:r w:rsidR="00203B1A">
          <w:t>,</w:t>
        </w:r>
        <w:r w:rsidR="00084963">
          <w:t xml:space="preserve"> while </w:t>
        </w:r>
        <w:r w:rsidR="00084963" w:rsidRPr="00E03B11">
          <w:t>eGFR</w:t>
        </w:r>
        <w:r w:rsidR="00084963">
          <w:rPr>
            <w:vertAlign w:val="subscript"/>
          </w:rPr>
          <w:t xml:space="preserve"> </w:t>
        </w:r>
        <w:r w:rsidR="00084963">
          <w:t>was c</w:t>
        </w:r>
        <w:r w:rsidR="00084963" w:rsidRPr="00E03B11">
          <w:t>alculated</w:t>
        </w:r>
      </w:ins>
      <w:r w:rsidR="00925AB3">
        <w:t xml:space="preserve"> </w:t>
      </w:r>
      <w:del w:id="287" w:author="My Luong Vuong" w:date="2024-05-30T15:47:00Z">
        <w:r w:rsidR="00925AB3" w:rsidDel="00203B1A">
          <w:delText>at baseline (</w:delText>
        </w:r>
        <w:r w:rsidR="00500B92" w:rsidDel="00203B1A">
          <w:delText>day of ICU admission</w:delText>
        </w:r>
        <w:r w:rsidR="00925AB3" w:rsidDel="00203B1A">
          <w:delText>)</w:delText>
        </w:r>
        <w:r w:rsidR="008D03C5" w:rsidDel="00203B1A">
          <w:delText>,</w:delText>
        </w:r>
        <w:r w:rsidR="008D03C5" w:rsidRPr="00E03B11" w:rsidDel="00203B1A">
          <w:delText xml:space="preserve"> </w:delText>
        </w:r>
      </w:del>
      <w:del w:id="288" w:author="My Luong Vuong" w:date="2024-05-30T15:46:00Z">
        <w:r w:rsidR="008D03C5" w:rsidDel="00213DD9">
          <w:delText>and</w:delText>
        </w:r>
        <w:r w:rsidR="003D762A" w:rsidDel="00213DD9">
          <w:delText xml:space="preserve"> </w:delText>
        </w:r>
        <w:r w:rsidR="00E00993" w:rsidDel="00213DD9">
          <w:delText xml:space="preserve">time-varying </w:delText>
        </w:r>
        <w:r w:rsidR="004C172A" w:rsidRPr="004C172A" w:rsidDel="00213DD9">
          <w:delText>CRRT (yes</w:delText>
        </w:r>
        <w:r w:rsidR="00055265" w:rsidDel="00213DD9">
          <w:delText>/</w:delText>
        </w:r>
        <w:r w:rsidR="004C172A" w:rsidRPr="004C172A" w:rsidDel="00213DD9">
          <w:delText>no)</w:delText>
        </w:r>
        <w:r w:rsidR="008D03C5" w:rsidDel="00213DD9">
          <w:delText xml:space="preserve"> and</w:delText>
        </w:r>
        <w:r w:rsidR="004C172A" w:rsidRPr="004C172A" w:rsidDel="00213DD9">
          <w:delText xml:space="preserve"> </w:delText>
        </w:r>
        <w:r w:rsidR="008D03C5" w:rsidRPr="00E03B11" w:rsidDel="00213DD9">
          <w:delText xml:space="preserve">estimated glomerular filtration rate </w:delText>
        </w:r>
      </w:del>
      <w:del w:id="289" w:author="My Luong Vuong" w:date="2024-05-30T15:47:00Z">
        <w:r w:rsidR="008D03C5" w:rsidRPr="00E03B11" w:rsidDel="00203B1A">
          <w:delText>(</w:delText>
        </w:r>
      </w:del>
      <w:commentRangeStart w:id="290"/>
      <w:ins w:id="291" w:author="My Luong Vuong" w:date="2024-03-19T11:46:00Z">
        <w:r w:rsidR="009421DA" w:rsidRPr="00E03B11">
          <w:t>using the Chronic Kidney Disease Epidemiology Collaboration</w:t>
        </w:r>
      </w:ins>
      <w:ins w:id="292" w:author="My Luong Vuong" w:date="2024-05-30T15:48:00Z">
        <w:r w:rsidR="00E4346F">
          <w:t xml:space="preserve"> (CKD-EPI)</w:t>
        </w:r>
      </w:ins>
      <w:ins w:id="293" w:author="My Luong Vuong" w:date="2024-03-19T11:46:00Z">
        <w:r w:rsidR="009421DA" w:rsidRPr="00E03B11">
          <w:t xml:space="preserve"> equation</w:t>
        </w:r>
        <w:r w:rsidR="009421DA" w:rsidRPr="00E03B11">
          <w:fldChar w:fldCharType="begin"/>
        </w:r>
      </w:ins>
      <w:r w:rsidR="00DB2DBA">
        <w: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ins w:id="294" w:author="My Luong Vuong" w:date="2024-03-19T11:46:00Z">
        <w:r w:rsidR="009421DA" w:rsidRPr="00E03B11">
          <w:fldChar w:fldCharType="separate"/>
        </w:r>
      </w:ins>
      <w:r w:rsidR="00DB2DBA">
        <w:rPr>
          <w:noProof/>
        </w:rPr>
        <w:t> [18]</w:t>
      </w:r>
      <w:ins w:id="295" w:author="My Luong Vuong" w:date="2024-03-19T11:46:00Z">
        <w:r w:rsidR="009421DA" w:rsidRPr="00E03B11">
          <w:fldChar w:fldCharType="end"/>
        </w:r>
        <w:commentRangeEnd w:id="290"/>
        <w:r w:rsidR="009421DA">
          <w:rPr>
            <w:rStyle w:val="CommentReference"/>
          </w:rPr>
          <w:commentReference w:id="290"/>
        </w:r>
        <w:r w:rsidR="009421DA">
          <w:t>.</w:t>
        </w:r>
      </w:ins>
    </w:p>
    <w:p w14:paraId="66F7F3EF" w14:textId="26A6FB85" w:rsidR="00A7137D" w:rsidRDefault="00E32996">
      <w:r w:rsidRPr="0012059F">
        <w:t xml:space="preserve">Continuous </w:t>
      </w:r>
      <w:commentRangeStart w:id="296"/>
      <w:commentRangeStart w:id="297"/>
      <w:r w:rsidRPr="00E00993">
        <w:t>covariates</w:t>
      </w:r>
      <w:r w:rsidR="00876174">
        <w:t xml:space="preserve"> </w:t>
      </w:r>
      <w:commentRangeEnd w:id="296"/>
      <w:r w:rsidR="00A13B28">
        <w:rPr>
          <w:rStyle w:val="CommentReference"/>
        </w:rPr>
        <w:commentReference w:id="296"/>
      </w:r>
      <w:commentRangeEnd w:id="297"/>
      <w:r w:rsidR="00A416FA">
        <w:rPr>
          <w:rStyle w:val="CommentReference"/>
        </w:rPr>
        <w:commentReference w:id="297"/>
      </w:r>
      <w:r w:rsidR="00876174">
        <w:t>(</w:t>
      </w:r>
      <w:ins w:id="298" w:author="My Luong Vuong" w:date="2024-05-30T15:48:00Z">
        <w:r w:rsidR="008F48BE">
          <w:t xml:space="preserve">total </w:t>
        </w:r>
      </w:ins>
      <w:r w:rsidR="00876174">
        <w:t xml:space="preserve">body weight, BMI, FFM, and </w:t>
      </w:r>
      <w:r w:rsidR="00876174" w:rsidRPr="00E03B11">
        <w:t>eGFR</w:t>
      </w:r>
      <w:r w:rsidR="00876174" w:rsidRPr="00E03B11">
        <w:rPr>
          <w:vertAlign w:val="subscript"/>
        </w:rPr>
        <w:t>CKD-EPI</w:t>
      </w:r>
      <w:r w:rsidR="00876174">
        <w:t>)</w:t>
      </w:r>
      <w:r w:rsidRPr="0012059F">
        <w:t xml:space="preserve"> were normalised to the median value in the population and introduced into the </w:t>
      </w:r>
      <w:r w:rsidR="0016057F">
        <w:t>popPK</w:t>
      </w:r>
      <w:r w:rsidR="0016057F" w:rsidRPr="0012059F">
        <w:t xml:space="preserve"> </w:t>
      </w:r>
      <w:r w:rsidRPr="0012059F">
        <w:t>model using a power function</w:t>
      </w:r>
      <w:r w:rsidRPr="0012059F">
        <w:fldChar w:fldCharType="begin"/>
      </w:r>
      <w:r w:rsidR="00DB2DBA">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DB2DBA">
        <w:rPr>
          <w:noProof/>
        </w:rPr>
        <w:t> [16]</w:t>
      </w:r>
      <w:r w:rsidRPr="0012059F">
        <w:fldChar w:fldCharType="end"/>
      </w:r>
      <w:r w:rsidR="00A7137D">
        <w:t>, exemplified as follows:</w:t>
      </w:r>
    </w:p>
    <w:commentRangeStart w:id="299"/>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299"/>
      <w:r w:rsidR="00614B29">
        <w:rPr>
          <w:rStyle w:val="CommentReference"/>
        </w:rPr>
        <w:commentReference w:id="299"/>
      </w:r>
    </w:p>
    <w:p w14:paraId="2D956125" w14:textId="74DA818D" w:rsidR="00E32996" w:rsidRPr="0003308C" w:rsidRDefault="00E32996" w:rsidP="00593CAA">
      <w:pPr>
        <w:pStyle w:val="Body"/>
        <w:rPr>
          <w:lang w:val="en-GB"/>
        </w:rPr>
      </w:pPr>
      <w:r w:rsidRPr="0003308C">
        <w:rPr>
          <w:lang w:val="en-GB"/>
        </w:rPr>
        <w:t>wit</w:t>
      </w:r>
      <w:r w:rsidR="0016057F" w:rsidRPr="0003308C">
        <w:rPr>
          <w:lang w:val="en-GB"/>
        </w:rPr>
        <w:t xml:space="preserve">h </w:t>
      </w:r>
      <w:r w:rsidR="0016057F" w:rsidRPr="0003308C">
        <w:rPr>
          <w:i/>
          <w:iCs/>
          <w:lang w:val="en-GB"/>
        </w:rPr>
        <w:t>BW_EFF</w:t>
      </w:r>
      <w:r w:rsidRPr="0003308C">
        <w:rPr>
          <w:lang w:val="en-GB"/>
        </w:rPr>
        <w:t xml:space="preserve"> the effect of </w:t>
      </w:r>
      <w:r w:rsidR="0016057F" w:rsidRPr="0003308C">
        <w:rPr>
          <w:lang w:val="en-GB"/>
        </w:rPr>
        <w:t xml:space="preserve">body weight </w:t>
      </w:r>
      <w:r w:rsidRPr="0003308C">
        <w:rPr>
          <w:lang w:val="en-GB"/>
        </w:rPr>
        <w:t xml:space="preserve">on </w:t>
      </w:r>
      <w:r w:rsidR="009F7C3C" w:rsidRPr="0003308C">
        <w:rPr>
          <w:lang w:val="en-GB"/>
        </w:rPr>
        <w:t>Vc</w:t>
      </w:r>
      <w:r w:rsidRPr="0003308C">
        <w:rPr>
          <w:i/>
          <w:iCs/>
          <w:vertAlign w:val="subscript"/>
          <w:lang w:val="en-GB"/>
        </w:rPr>
        <w:t>i</w:t>
      </w:r>
      <w:r w:rsidR="007A6ACC" w:rsidRPr="0003308C">
        <w:rPr>
          <w:lang w:val="en-GB"/>
        </w:rPr>
        <w:t xml:space="preserve"> </w:t>
      </w:r>
      <w:r w:rsidR="00FE2EB7" w:rsidRPr="0003308C">
        <w:rPr>
          <w:lang w:val="en-GB"/>
        </w:rPr>
        <w:t xml:space="preserve">and the </w:t>
      </w:r>
      <w:ins w:id="300" w:author="My Luong Vuong" w:date="2024-05-31T15:26:00Z">
        <w:r w:rsidR="008477DF">
          <w:rPr>
            <w:lang w:val="en-GB"/>
          </w:rPr>
          <w:t xml:space="preserve">total </w:t>
        </w:r>
      </w:ins>
      <w:r w:rsidR="00FE2EB7" w:rsidRPr="0003308C">
        <w:rPr>
          <w:lang w:val="en-GB"/>
        </w:rPr>
        <w:t xml:space="preserve">body weight of patient </w:t>
      </w:r>
      <w:r w:rsidR="00FE2EB7" w:rsidRPr="0003308C">
        <w:rPr>
          <w:i/>
          <w:iCs/>
          <w:lang w:val="en-GB"/>
        </w:rPr>
        <w:t>i</w:t>
      </w:r>
      <w:r w:rsidR="00FE2EB7" w:rsidRPr="0003308C">
        <w:rPr>
          <w:lang w:val="en-GB"/>
        </w:rPr>
        <w:t xml:space="preserve"> normalised to the population median value of 80 kg.</w:t>
      </w:r>
    </w:p>
    <w:bookmarkEnd w:id="226"/>
    <w:p w14:paraId="55F7C8D5" w14:textId="77777777" w:rsidR="00E855C5" w:rsidRPr="00E03B11" w:rsidRDefault="00E855C5" w:rsidP="00E855C5">
      <w:pPr>
        <w:pStyle w:val="Heading2"/>
        <w:rPr>
          <w:ins w:id="301" w:author="My Luong Vuong" w:date="2024-03-19T12:38:00Z"/>
          <w:rFonts w:eastAsia="Times New Roman"/>
        </w:rPr>
      </w:pPr>
      <w:commentRangeStart w:id="302"/>
      <w:commentRangeStart w:id="303"/>
      <w:ins w:id="304" w:author="My Luong Vuong" w:date="2024-03-19T12:38:00Z">
        <w:r>
          <w:rPr>
            <w:rFonts w:eastAsia="Times New Roman"/>
          </w:rPr>
          <w:t>Missing data handling</w:t>
        </w:r>
        <w:commentRangeEnd w:id="302"/>
        <w:r>
          <w:rPr>
            <w:rStyle w:val="CommentReference"/>
            <w:rFonts w:eastAsia="Times New Roman" w:cstheme="minorHAnsi"/>
            <w:b w:val="0"/>
          </w:rPr>
          <w:commentReference w:id="302"/>
        </w:r>
      </w:ins>
      <w:commentRangeEnd w:id="303"/>
      <w:ins w:id="305" w:author="My Luong Vuong" w:date="2024-05-30T16:43:00Z">
        <w:r w:rsidR="000039B3">
          <w:rPr>
            <w:rStyle w:val="CommentReference"/>
            <w:rFonts w:eastAsia="Times New Roman" w:cstheme="minorHAnsi"/>
            <w:b w:val="0"/>
          </w:rPr>
          <w:commentReference w:id="303"/>
        </w:r>
      </w:ins>
    </w:p>
    <w:p w14:paraId="218432AA" w14:textId="0287EC9E" w:rsidR="00A91C50" w:rsidRPr="00E03B11" w:rsidRDefault="003052D4" w:rsidP="00593CAA">
      <w:bookmarkStart w:id="306" w:name="_Hlk136861940"/>
      <w:ins w:id="307" w:author="My Luong Vuong" w:date="2024-05-30T15:52:00Z">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ins>
      <w:del w:id="308" w:author="My Luong Vuong" w:date="2024-05-30T15:52:00Z">
        <w:r w:rsidR="00096005" w:rsidDel="003052D4">
          <w:delText>Mean</w:delText>
        </w:r>
        <w:r w:rsidR="00BC43B7" w:rsidDel="003052D4">
          <w:delText xml:space="preserve"> imputation </w:delText>
        </w:r>
        <w:r w:rsidR="00B101F0" w:rsidDel="003052D4">
          <w:delText xml:space="preserve">and </w:delText>
        </w:r>
        <w:commentRangeStart w:id="309"/>
        <w:r w:rsidR="00B101F0" w:rsidDel="003052D4">
          <w:delText>m</w:delText>
        </w:r>
        <w:r w:rsidR="00B101F0" w:rsidRPr="00E03B11" w:rsidDel="003052D4">
          <w:delText xml:space="preserve">ultiple </w:delText>
        </w:r>
        <w:r w:rsidR="00900418" w:rsidRPr="00E03B11" w:rsidDel="003052D4">
          <w:delText>imputation</w:delText>
        </w:r>
        <w:r w:rsidR="002446ED" w:rsidRPr="00E03B11" w:rsidDel="003052D4">
          <w:delText xml:space="preserve"> </w:delText>
        </w:r>
        <w:r w:rsidR="006F3E9E" w:rsidDel="003052D4">
          <w:delText>were</w:delText>
        </w:r>
        <w:r w:rsidR="006F3E9E" w:rsidRPr="00E03B11" w:rsidDel="003052D4">
          <w:delText xml:space="preserve"> </w:delText>
        </w:r>
        <w:r w:rsidR="00900418" w:rsidRPr="00E03B11" w:rsidDel="003052D4">
          <w:delText>used for handling missing data</w:delText>
        </w:r>
        <w:commentRangeEnd w:id="309"/>
        <w:r w:rsidR="00315E02" w:rsidDel="003052D4">
          <w:rPr>
            <w:rStyle w:val="CommentReference"/>
          </w:rPr>
          <w:commentReference w:id="309"/>
        </w:r>
      </w:del>
      <w:r w:rsidR="00900418" w:rsidRPr="00E03B11">
        <w:t>.</w:t>
      </w:r>
      <w:ins w:id="310" w:author="My Luong Vuong" w:date="2024-05-30T15:57:00Z">
        <w:r w:rsidR="006F2477">
          <w:t xml:space="preserve"> </w:t>
        </w:r>
      </w:ins>
      <w:ins w:id="311" w:author="My Luong Vuong" w:date="2024-05-30T16:04:00Z">
        <w:r w:rsidR="00B32FC2" w:rsidRPr="008A1FC4">
          <w:t xml:space="preserve">Specifically, we built a multiple imputation model including variables that were in the analysis </w:t>
        </w:r>
        <w:r w:rsidR="00B32FC2" w:rsidRPr="0076151A">
          <w:t>dataset</w:t>
        </w:r>
      </w:ins>
      <w:moveToRangeStart w:id="312" w:author="My Luong Vuong" w:date="2024-05-30T15:57:00Z" w:name="move167977067"/>
      <w:moveTo w:id="313" w:author="My Luong Vuong" w:date="2024-05-30T15:57:00Z">
        <w:del w:id="314" w:author="My Luong Vuong" w:date="2024-05-30T16:04:00Z">
          <w:r w:rsidR="006F2477" w:rsidRPr="00E03B11" w:rsidDel="00B32FC2">
            <w:delText>All variables</w:delText>
          </w:r>
          <w:r w:rsidR="006F2477" w:rsidDel="00B32FC2">
            <w:delText xml:space="preserve"> in the final popPK model</w:delText>
          </w:r>
          <w:r w:rsidR="006F2477" w:rsidRPr="00E03B11" w:rsidDel="00B32FC2">
            <w:delText xml:space="preserve"> were included</w:delText>
          </w:r>
          <w:r w:rsidR="006F2477" w:rsidDel="00B32FC2">
            <w:delText xml:space="preserve"> </w:delText>
          </w:r>
          <w:r w:rsidR="006F2477" w:rsidRPr="00E03B11" w:rsidDel="00B32FC2">
            <w:delText xml:space="preserve">in </w:delText>
          </w:r>
          <w:r w:rsidR="006F2477" w:rsidDel="00B32FC2">
            <w:delText>the</w:delText>
          </w:r>
          <w:r w:rsidR="006F2477" w:rsidRPr="00E03B11" w:rsidDel="00B32FC2">
            <w:delText xml:space="preserve"> imputation model</w:delText>
          </w:r>
        </w:del>
        <w:r w:rsidR="006F2477">
          <w:t>.</w:t>
        </w:r>
      </w:moveTo>
      <w:moveToRangeEnd w:id="312"/>
      <w:r w:rsidR="00900418" w:rsidRPr="00E03B11">
        <w:t xml:space="preserve"> </w:t>
      </w:r>
      <w:ins w:id="315" w:author="My Luong Vuong" w:date="2024-05-30T16:05:00Z">
        <w:r w:rsidR="00DB5900" w:rsidRPr="008A1FC4">
          <w:t xml:space="preserve">We used two multiple imputation techniques, </w:t>
        </w:r>
        <w:r w:rsidR="00DB5900" w:rsidRPr="0076151A">
          <w:t>the</w:t>
        </w:r>
        <w:r w:rsidR="00DB5900" w:rsidRPr="008A1FC4">
          <w:t xml:space="preserve"> two-level method using a linear mixed model and </w:t>
        </w:r>
        <w:r w:rsidR="00DB5900" w:rsidRPr="0076151A">
          <w:t>the</w:t>
        </w:r>
        <w:r w:rsidR="00DB5900" w:rsidRPr="008A1FC4">
          <w:t xml:space="preserve"> predictive mean matching method </w:t>
        </w:r>
        <w:r w:rsidR="00DB5900" w:rsidRPr="0076151A">
          <w:t>when missingness was &gt;5% and ≤5%, respectively</w:t>
        </w:r>
      </w:ins>
      <w:del w:id="316" w:author="My Luong Vuong" w:date="2024-05-30T16:05:00Z">
        <w:r w:rsidR="00980916" w:rsidDel="00DB5900">
          <w:delText>Multiple i</w:delText>
        </w:r>
        <w:r w:rsidR="00980916" w:rsidRPr="00E03B11" w:rsidDel="00DB5900">
          <w:delText xml:space="preserve">mputation </w:delText>
        </w:r>
        <w:r w:rsidR="00C07FA3" w:rsidRPr="00E03B11" w:rsidDel="00DB5900">
          <w:delText>was conducted using</w:delText>
        </w:r>
        <w:r w:rsidR="00CD070D" w:rsidDel="00DB5900">
          <w:delText xml:space="preserve"> </w:delText>
        </w:r>
        <w:r w:rsidR="00453E28" w:rsidDel="00DB5900">
          <w:delText>a</w:delText>
        </w:r>
        <w:r w:rsidR="00BB4AB6" w:rsidDel="00DB5900">
          <w:delText xml:space="preserve"> </w:delText>
        </w:r>
        <w:r w:rsidR="009C622E" w:rsidDel="00DB5900">
          <w:delText>two-level</w:delText>
        </w:r>
        <w:r w:rsidR="00BB4AB6" w:rsidRPr="00BB4AB6" w:rsidDel="00DB5900">
          <w:delText xml:space="preserve"> method</w:delText>
        </w:r>
        <w:r w:rsidR="006A0D05" w:rsidDel="00DB5900">
          <w:delText xml:space="preserve"> </w:delText>
        </w:r>
        <w:r w:rsidR="005474CA" w:rsidDel="00DB5900">
          <w:delText>utilising</w:delText>
        </w:r>
        <w:r w:rsidR="003908E9" w:rsidDel="00DB5900">
          <w:delText xml:space="preserve"> a</w:delText>
        </w:r>
        <w:r w:rsidR="00BB4AB6" w:rsidRPr="00BB4AB6" w:rsidDel="00DB5900">
          <w:delText xml:space="preserve"> linear mixed model</w:delText>
        </w:r>
        <w:r w:rsidR="00815681" w:rsidDel="00DB5900">
          <w:delText>, and predictive mean matching method</w:delText>
        </w:r>
        <w:r w:rsidR="003877CA" w:rsidDel="00DB5900">
          <w:delText xml:space="preserve"> </w:delText>
        </w:r>
        <w:r w:rsidR="00BB4AB6" w:rsidRPr="00BB4AB6" w:rsidDel="00DB5900">
          <w:delText>to draw imputations</w:delText>
        </w:r>
      </w:del>
      <w:r w:rsidR="003F7970">
        <w:fldChar w:fldCharType="begin"/>
      </w:r>
      <w:r w:rsidR="00DB2DBA">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DB2DBA">
        <w:rPr>
          <w:noProof/>
        </w:rPr>
        <w:t> [19]</w:t>
      </w:r>
      <w:r w:rsidR="003F7970">
        <w:fldChar w:fldCharType="end"/>
      </w:r>
      <w:r w:rsidR="00EB2800">
        <w:t>.</w:t>
      </w:r>
      <w:r w:rsidR="00066B6E">
        <w:t xml:space="preserve"> </w:t>
      </w:r>
      <w:moveFromRangeStart w:id="317" w:author="My Luong Vuong" w:date="2024-05-30T15:57:00Z" w:name="move167977067"/>
      <w:moveFrom w:id="318" w:author="My Luong Vuong" w:date="2024-05-30T15:57:00Z">
        <w:r w:rsidR="00C07FA3" w:rsidRPr="00E03B11" w:rsidDel="006F2477">
          <w:t>All variables</w:t>
        </w:r>
        <w:r w:rsidR="001D58CE" w:rsidDel="006F2477">
          <w:t xml:space="preserve"> in the final </w:t>
        </w:r>
        <w:r w:rsidR="004A5778" w:rsidDel="006F2477">
          <w:t>popPK model</w:t>
        </w:r>
        <w:r w:rsidR="00C07FA3" w:rsidRPr="00E03B11" w:rsidDel="006F2477">
          <w:t xml:space="preserve"> were included</w:t>
        </w:r>
        <w:r w:rsidR="00A74B82" w:rsidDel="006F2477">
          <w:t xml:space="preserve"> </w:t>
        </w:r>
        <w:r w:rsidR="00C07FA3" w:rsidRPr="00E03B11" w:rsidDel="006F2477">
          <w:t xml:space="preserve">in </w:t>
        </w:r>
        <w:r w:rsidR="0040156E" w:rsidDel="006F2477">
          <w:t>the</w:t>
        </w:r>
        <w:r w:rsidR="00C07FA3" w:rsidRPr="00E03B11" w:rsidDel="006F2477">
          <w:t xml:space="preserve"> imputation model</w:t>
        </w:r>
        <w:r w:rsidR="00FA0E43" w:rsidRPr="00E03B11" w:rsidDel="006F2477">
          <w:fldChar w:fldCharType="begin"/>
        </w:r>
      </w:moveFrom>
      <w:r w:rsidR="00DB2DBA">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moveFrom w:id="319" w:author="My Luong Vuong" w:date="2024-05-30T15:57:00Z">
        <w:r w:rsidR="00FA0E43" w:rsidRPr="00E03B11" w:rsidDel="006F2477">
          <w:fldChar w:fldCharType="separate"/>
        </w:r>
      </w:moveFrom>
      <w:r w:rsidR="00DB2DBA">
        <w:rPr>
          <w:noProof/>
        </w:rPr>
        <w:t> [21]</w:t>
      </w:r>
      <w:moveFrom w:id="320" w:author="My Luong Vuong" w:date="2024-05-30T15:57:00Z">
        <w:r w:rsidR="00FA0E43" w:rsidRPr="00E03B11" w:rsidDel="006F2477">
          <w:fldChar w:fldCharType="end"/>
        </w:r>
        <w:r w:rsidR="00CE5DBC" w:rsidDel="006F2477">
          <w:t>.</w:t>
        </w:r>
        <w:r w:rsidR="006F47DA" w:rsidRPr="00E03B11" w:rsidDel="006F2477">
          <w:t xml:space="preserve"> </w:t>
        </w:r>
      </w:moveFrom>
      <w:moveFromRangeEnd w:id="317"/>
      <w:del w:id="321" w:author="My Luong Vuong" w:date="2024-05-30T16:05:00Z">
        <w:r w:rsidR="00442F98" w:rsidRPr="00E03B11" w:rsidDel="00135433">
          <w:delText xml:space="preserve">In addition, </w:delText>
        </w:r>
        <w:r w:rsidR="003517F1" w:rsidDel="00135433">
          <w:delText xml:space="preserve">the </w:delText>
        </w:r>
        <w:r w:rsidR="00F965D8" w:rsidDel="00135433">
          <w:delText>dosing occasion</w:delText>
        </w:r>
        <w:r w:rsidR="004A1F8E" w:rsidRPr="00E03B11" w:rsidDel="00135433">
          <w:delText xml:space="preserve"> </w:delText>
        </w:r>
        <w:r w:rsidR="00F965D8" w:rsidDel="00135433">
          <w:delText>(</w:delText>
        </w:r>
        <w:r w:rsidR="00E808E8" w:rsidDel="00135433">
          <w:delText>defined as</w:delText>
        </w:r>
        <w:r w:rsidR="00A60A2C" w:rsidDel="00135433">
          <w:delText xml:space="preserve"> the </w:delText>
        </w:r>
        <w:r w:rsidR="000E4846" w:rsidDel="00135433">
          <w:delText>order of dosing events</w:delText>
        </w:r>
        <w:r w:rsidR="00F965D8" w:rsidDel="00135433">
          <w:delText>)</w:delText>
        </w:r>
        <w:r w:rsidR="003E42FC" w:rsidDel="00135433">
          <w:delText>,</w:delText>
        </w:r>
        <w:r w:rsidR="000A6E01" w:rsidDel="00135433">
          <w:delText xml:space="preserve"> </w:delText>
        </w:r>
        <w:r w:rsidR="003517F1" w:rsidDel="00135433">
          <w:delText xml:space="preserve">the </w:delText>
        </w:r>
        <w:r w:rsidR="00F1531F" w:rsidDel="00135433">
          <w:delText>study site</w:delText>
        </w:r>
        <w:r w:rsidR="00A01E06" w:rsidDel="00135433">
          <w:delText xml:space="preserve"> and the patient identifier </w:delText>
        </w:r>
        <w:r w:rsidR="00757CE0" w:rsidDel="00135433">
          <w:delText xml:space="preserve">(PID) </w:delText>
        </w:r>
        <w:r w:rsidR="00442F98" w:rsidRPr="00E03B11" w:rsidDel="00135433">
          <w:delText xml:space="preserve">were </w:delText>
        </w:r>
        <w:r w:rsidR="00AE64F0" w:rsidDel="00135433">
          <w:delText>three</w:delText>
        </w:r>
        <w:r w:rsidR="00442F98" w:rsidRPr="00E03B11" w:rsidDel="00135433">
          <w:delText xml:space="preserve"> auxiliary variables in the </w:delText>
        </w:r>
        <w:r w:rsidR="00F1531F" w:rsidDel="00135433">
          <w:delText xml:space="preserve">imputation </w:delText>
        </w:r>
        <w:r w:rsidR="00442F98" w:rsidRPr="00E03B11" w:rsidDel="00135433">
          <w:delText>model</w:delText>
        </w:r>
        <w:r w:rsidR="004C04F6" w:rsidDel="00135433">
          <w:delText>s</w:delText>
        </w:r>
        <w:r w:rsidR="001A1334" w:rsidRPr="00E03B11" w:rsidDel="00135433">
          <w:delText>.</w:delText>
        </w:r>
        <w:r w:rsidR="00241F3A" w:rsidDel="00135433">
          <w:delText xml:space="preserve"> </w:delText>
        </w:r>
        <w:r w:rsidR="00A350FF" w:rsidDel="00135433">
          <w:lastRenderedPageBreak/>
          <w:delText>The mix</w:delText>
        </w:r>
        <w:r w:rsidR="00217422" w:rsidDel="00135433">
          <w:delText>ed</w:delText>
        </w:r>
        <w:r w:rsidR="00A350FF" w:rsidDel="00135433">
          <w:delText>-effects</w:delText>
        </w:r>
        <w:r w:rsidR="00112613" w:rsidDel="00135433">
          <w:delText xml:space="preserve"> imputation</w:delText>
        </w:r>
        <w:r w:rsidR="00A350FF" w:rsidDel="00135433">
          <w:delText xml:space="preserve"> </w:delText>
        </w:r>
        <w:r w:rsidR="00112613" w:rsidDel="00135433">
          <w:delText>model</w:delText>
        </w:r>
        <w:r w:rsidR="0017791D" w:rsidDel="00135433">
          <w:delText xml:space="preserve"> has random intercept </w:delText>
        </w:r>
        <w:r w:rsidR="005F6496" w:rsidDel="00135433">
          <w:delText xml:space="preserve">introduced by </w:delText>
        </w:r>
        <w:r w:rsidR="00EE04ED" w:rsidDel="00135433">
          <w:delText>PID, and fix</w:delText>
        </w:r>
        <w:r w:rsidR="00217422" w:rsidDel="00135433">
          <w:delText>ed</w:delText>
        </w:r>
        <w:r w:rsidR="00EE04ED" w:rsidDel="00135433">
          <w:delText xml:space="preserve"> effect</w:delText>
        </w:r>
        <w:r w:rsidR="006D3F93" w:rsidDel="00135433">
          <w:delText xml:space="preserve">s </w:delText>
        </w:r>
        <w:r w:rsidR="00437EEB" w:rsidDel="00135433">
          <w:delText>with the remaining variables</w:delText>
        </w:r>
        <w:r w:rsidR="00F74A6C" w:rsidDel="00135433">
          <w:fldChar w:fldCharType="begin"/>
        </w:r>
      </w:del>
      <w:r w:rsidR="00DB2DBA">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322" w:author="My Luong Vuong" w:date="2024-05-30T16:05:00Z">
        <w:r w:rsidR="00F74A6C" w:rsidDel="00135433">
          <w:fldChar w:fldCharType="separate"/>
        </w:r>
      </w:del>
      <w:r w:rsidR="00DB2DBA">
        <w:rPr>
          <w:noProof/>
        </w:rPr>
        <w:t> [21]</w:t>
      </w:r>
      <w:del w:id="323" w:author="My Luong Vuong" w:date="2024-05-30T16:05:00Z">
        <w:r w:rsidR="00F74A6C" w:rsidDel="00135433">
          <w:fldChar w:fldCharType="end"/>
        </w:r>
        <w:r w:rsidR="002332FA" w:rsidDel="00135433">
          <w:delText>.</w:delText>
        </w:r>
        <w:r w:rsidR="00757CE0" w:rsidDel="00135433">
          <w:delText xml:space="preserve"> </w:delText>
        </w:r>
        <w:r w:rsidR="00715E36" w:rsidDel="00135433">
          <w:delText>The</w:delText>
        </w:r>
        <w:r w:rsidR="00715E36" w:rsidRPr="00E03B11" w:rsidDel="00135433">
          <w:delText xml:space="preserve"> imputation was performed separately for patients who had CRRT at least once</w:delText>
        </w:r>
        <w:r w:rsidR="00715E36" w:rsidDel="00135433">
          <w:delText>,</w:delText>
        </w:r>
        <w:r w:rsidR="00715E36" w:rsidRPr="00E03B11" w:rsidDel="00135433">
          <w:delText xml:space="preserve"> and patients who did not have CRRT.</w:delText>
        </w:r>
        <w:r w:rsidR="00A95AD2" w:rsidDel="00135433">
          <w:delText xml:space="preserve"> </w:delText>
        </w:r>
      </w:del>
      <w:r w:rsidR="00A95AD2">
        <w:t>Negative</w:t>
      </w:r>
      <w:r w:rsidR="00BA7487">
        <w:t xml:space="preserve"> imputed values</w:t>
      </w:r>
      <w:r w:rsidR="00A95AD2">
        <w:t xml:space="preserve"> of a variable</w:t>
      </w:r>
      <w:r w:rsidR="00BA7487">
        <w:t xml:space="preserve"> were replaced by the minim</w:t>
      </w:r>
      <w:r w:rsidR="00A904DD">
        <w:t>um</w:t>
      </w:r>
      <w:r w:rsidR="00BA7487">
        <w:t xml:space="preserve">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r w:rsidR="006A6850" w:rsidRPr="00E03B11">
        <w:t xml:space="preserve">popPK </w:t>
      </w:r>
      <w:r w:rsidR="00F84FC1" w:rsidRPr="00E03B11">
        <w:t>analys</w:t>
      </w:r>
      <w:r w:rsidR="00690EAB">
        <w:t>e</w:t>
      </w:r>
      <w:r w:rsidR="00F84FC1" w:rsidRPr="00E03B11">
        <w:t>s</w:t>
      </w:r>
      <w:r w:rsidR="00690EAB">
        <w:t xml:space="preserve"> were conducted</w:t>
      </w:r>
      <w:r w:rsidR="0049591C" w:rsidRPr="00E03B11">
        <w:t xml:space="preserve"> for each </w:t>
      </w:r>
      <w:del w:id="324" w:author="My Luong Vuong" w:date="2024-05-30T16:06:00Z">
        <w:r w:rsidR="0049591C" w:rsidRPr="00E03B11" w:rsidDel="006317AF">
          <w:delText xml:space="preserve">of the </w:delText>
        </w:r>
      </w:del>
      <w:r w:rsidR="0049591C" w:rsidRPr="00E03B11">
        <w:t>dataset</w:t>
      </w:r>
      <w:del w:id="325" w:author="My Luong Vuong" w:date="2024-05-30T16:06:00Z">
        <w:r w:rsidR="00D779EC" w:rsidRPr="00E03B11" w:rsidDel="006317AF">
          <w:delText>s</w:delText>
        </w:r>
      </w:del>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DB2DBA">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DB2DBA">
        <w:rPr>
          <w:noProof/>
        </w:rPr>
        <w:t> [19]</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DB2DBA">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DB2DBA">
        <w:rPr>
          <w:noProof/>
        </w:rPr>
        <w:t> [19]</w:t>
      </w:r>
      <w:r w:rsidR="006B4DB7">
        <w:fldChar w:fldCharType="end"/>
      </w:r>
      <w:r w:rsidR="00C47E46">
        <w:t>.</w:t>
      </w:r>
      <w:r w:rsidR="00791ACD" w:rsidRPr="00E03B11">
        <w:t xml:space="preserve"> </w:t>
      </w:r>
      <w:r w:rsidR="006A6850" w:rsidRPr="00E03B11">
        <w:t>The d</w:t>
      </w:r>
      <w:r w:rsidR="00151998" w:rsidRPr="00E03B11">
        <w:t>elta method was u</w:t>
      </w:r>
      <w:del w:id="326" w:author="My Luong Vuong" w:date="2024-05-31T10:10:00Z">
        <w:r w:rsidR="00151998" w:rsidRPr="00E03B11" w:rsidDel="00B07C68">
          <w:delText>tili</w:delText>
        </w:r>
      </w:del>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DB2DBA">
        <w:instrText xml:space="preserve"> ADDIN EN.CITE &lt;EndNote&gt;&lt;Cite&gt;&lt;Author&gt;Hosmer&lt;/Author&gt;&lt;Year&gt;2008&lt;/Year&gt;&lt;RecNum&gt;29&lt;/RecNum&gt;&lt;DisplayText&gt; [20]&lt;/DisplayText&gt;&lt;record&gt;&lt;rec-number&gt;29&lt;/rec-number&gt;&lt;foreign-keys&gt;&lt;key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DB2DBA">
        <w:rPr>
          <w:noProof/>
        </w:rPr>
        <w:t> [20]</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DB2DBA">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DB2DBA">
        <w:rPr>
          <w:noProof/>
        </w:rPr>
        <w:t> [19]</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DB2DBA">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DB2DBA">
        <w:rPr>
          <w:noProof/>
        </w:rPr>
        <w:t> [19]</w:t>
      </w:r>
      <w:r w:rsidR="00013EF8" w:rsidRPr="00E03B11">
        <w:fldChar w:fldCharType="end"/>
      </w:r>
      <w:r w:rsidR="00AF0DD2">
        <w:t>.</w:t>
      </w:r>
    </w:p>
    <w:bookmarkEnd w:id="306"/>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1DCECA5F" w:rsidR="008A26BD" w:rsidRPr="00E03B11" w:rsidRDefault="008A26BD" w:rsidP="00593CAA">
      <w:bookmarkStart w:id="327" w:name="_Hlk136861958"/>
      <w:r w:rsidRPr="00E03B11">
        <w:t xml:space="preserve">The most </w:t>
      </w:r>
      <w:r w:rsidR="00E44025" w:rsidRPr="00E03B11">
        <w:t xml:space="preserve">parsimonious </w:t>
      </w:r>
      <w:r w:rsidRPr="00E03B11">
        <w:t xml:space="preserve">popPK model was selected based on a likelihood ratio test at </w:t>
      </w:r>
      <w:commentRangeStart w:id="328"/>
      <w:commentRangeStart w:id="329"/>
      <w:r w:rsidRPr="00E03B11">
        <w:t>a 5% significance level (delta objective function value ≥3.84 points, 1 degree of freedom)</w:t>
      </w:r>
      <w:commentRangeEnd w:id="328"/>
      <w:r w:rsidR="00F53D04">
        <w:rPr>
          <w:rStyle w:val="CommentReference"/>
        </w:rPr>
        <w:commentReference w:id="328"/>
      </w:r>
      <w:commentRangeEnd w:id="329"/>
      <w:r w:rsidR="00431CAB">
        <w:rPr>
          <w:rStyle w:val="CommentReference"/>
        </w:rPr>
        <w:commentReference w:id="329"/>
      </w:r>
      <w:r w:rsidRPr="00E03B11">
        <w:t xml:space="preserve">, </w:t>
      </w:r>
      <w:r w:rsidR="006116CB">
        <w:t xml:space="preserve">parameter </w:t>
      </w:r>
      <w:r w:rsidRPr="00E03B11">
        <w:t xml:space="preserve">precision (95% </w:t>
      </w:r>
      <w:del w:id="330" w:author="My Luong Vuong" w:date="2024-05-31T15:29:00Z">
        <w:r w:rsidRPr="00E03B11" w:rsidDel="0084046B">
          <w:delText>CI</w:delText>
        </w:r>
      </w:del>
      <w:ins w:id="331" w:author="My Luong Vuong" w:date="2024-05-31T15:29:00Z">
        <w:r w:rsidR="0084046B">
          <w:t>confidence interval</w:t>
        </w:r>
      </w:ins>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(pcVPC) plots (n</w:t>
      </w:r>
      <w:r w:rsidR="00FD3AE8">
        <w:t> </w:t>
      </w:r>
      <w:r w:rsidRPr="00E03B11">
        <w:t>=</w:t>
      </w:r>
      <w:r w:rsidR="00FD3AE8">
        <w:t> </w:t>
      </w:r>
      <w:r w:rsidRPr="00E03B11">
        <w:t>1000 simulations) were used</w:t>
      </w:r>
      <w:r w:rsidR="004F5934" w:rsidRPr="00E03B11">
        <w:fldChar w:fldCharType="begin"/>
      </w:r>
      <w:r w:rsidR="00DB2DBA">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DB2DBA">
        <w:rPr>
          <w:noProof/>
        </w:rPr>
        <w:t> [16]</w:t>
      </w:r>
      <w:r w:rsidR="004F5934" w:rsidRPr="00E03B11">
        <w:fldChar w:fldCharType="end"/>
      </w:r>
      <w:r w:rsidR="00E02FD8">
        <w:t>.</w:t>
      </w:r>
      <w:r w:rsidRPr="00E03B11">
        <w:t xml:space="preserve"> </w:t>
      </w:r>
      <w:r w:rsidR="00274553" w:rsidRPr="00E03B11">
        <w:t>Bootstrapping was u</w:t>
      </w:r>
      <w:del w:id="332" w:author="My Luong Vuong" w:date="2024-05-31T10:10:00Z">
        <w:r w:rsidR="00274553" w:rsidRPr="00E03B11" w:rsidDel="002C0F2D">
          <w:delText>tili</w:delText>
        </w:r>
      </w:del>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DB2DBA">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DB2DBA">
        <w:rPr>
          <w:noProof/>
        </w:rPr>
        <w:t> [16]</w:t>
      </w:r>
      <w:r w:rsidR="00FA6FCA" w:rsidRPr="00E03B11">
        <w:fldChar w:fldCharType="end"/>
      </w:r>
      <w:r w:rsidR="00EA472F">
        <w:t>.</w:t>
      </w:r>
    </w:p>
    <w:bookmarkEnd w:id="327"/>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33" w:name="_Hlk136861976"/>
      <w:r w:rsidRPr="00344E1F">
        <w:rPr>
          <w:rFonts w:eastAsia="Times New Roman"/>
        </w:rPr>
        <w:t>Selecting dosing regimens for testing</w:t>
      </w:r>
    </w:p>
    <w:p w14:paraId="39F113F3" w14:textId="045FEEB9" w:rsidR="004645F2" w:rsidRDefault="00F21274" w:rsidP="004645F2">
      <w:pPr>
        <w:rPr>
          <w:ins w:id="334" w:author="My Luong Vuong" w:date="2024-05-30T16:09:00Z"/>
        </w:rPr>
      </w:pPr>
      <w:bookmarkStart w:id="335" w:name="_Hlk136861998"/>
      <w:bookmarkEnd w:id="333"/>
      <w:r w:rsidRPr="00E03B11">
        <w:t xml:space="preserve">We conducted Monte Carlo simulations using the final popPK model to evaluate various </w:t>
      </w:r>
      <w:r w:rsidR="00BA1161" w:rsidRPr="00E03B11">
        <w:t xml:space="preserve">fluconazole </w:t>
      </w:r>
      <w:r w:rsidRPr="00E03B11">
        <w:t xml:space="preserve">dosing regimens. </w:t>
      </w:r>
      <w:commentRangeStart w:id="336"/>
      <w:commentRangeStart w:id="337"/>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del w:id="338" w:author="My Luong Vuong" w:date="2024-05-31T15:31:00Z">
        <w:r w:rsidR="00C02A77" w:rsidDel="00DD204E">
          <w:delText xml:space="preserve"> onwards</w:delText>
        </w:r>
      </w:del>
      <w:r w:rsidR="006B7C8A" w:rsidRPr="00E03B11">
        <w:t>)</w:t>
      </w:r>
      <w:r w:rsidR="00827944" w:rsidRPr="00827944">
        <w:t xml:space="preserve"> </w:t>
      </w:r>
      <w:r w:rsidR="00C73B92">
        <w:t xml:space="preserve">as </w:t>
      </w:r>
      <w:r w:rsidR="00827944" w:rsidRPr="00827944">
        <w:t>a reference to which other regimens were compared</w:t>
      </w:r>
      <w:commentRangeEnd w:id="336"/>
      <w:r w:rsidR="00F53D04">
        <w:rPr>
          <w:rStyle w:val="CommentReference"/>
        </w:rPr>
        <w:commentReference w:id="336"/>
      </w:r>
      <w:commentRangeEnd w:id="337"/>
      <w:r w:rsidR="00D60C5B">
        <w:rPr>
          <w:rStyle w:val="CommentReference"/>
        </w:rPr>
        <w:commentReference w:id="337"/>
      </w:r>
      <w:del w:id="339" w:author="My Luong Vuong" w:date="2024-03-19T11:51:00Z">
        <w:r w:rsidR="00EC60DD" w:rsidDel="00EF7A15">
          <w:delText>.</w:delText>
        </w:r>
      </w:del>
      <w:ins w:id="340" w:author="My Luong Vuong" w:date="2024-03-19T11:51:00Z">
        <w:r w:rsidR="00EF7A15">
          <w:t xml:space="preserve">. </w:t>
        </w:r>
        <w:commentRangeStart w:id="341"/>
        <w:r w:rsidR="00EF7A15">
          <w:t xml:space="preserve">Dose </w:t>
        </w:r>
      </w:ins>
      <w:ins w:id="342" w:author="My Luong Vuong" w:date="2024-05-31T15:31:00Z">
        <w:r w:rsidR="00304900">
          <w:t>increments</w:t>
        </w:r>
      </w:ins>
      <w:ins w:id="343" w:author="My Luong Vuong" w:date="2024-03-19T11:51:00Z">
        <w:r w:rsidR="00EF7A15">
          <w:t xml:space="preserve"> </w:t>
        </w:r>
        <w:commentRangeEnd w:id="341"/>
        <w:r w:rsidR="00EF7A15">
          <w:rPr>
            <w:rStyle w:val="CommentReference"/>
          </w:rPr>
          <w:commentReference w:id="341"/>
        </w:r>
      </w:ins>
      <w:del w:id="344" w:author="My Luong Vuong" w:date="2024-05-31T15:32:00Z">
        <w:r w:rsidR="00EF7A15" w:rsidDel="00EB4782">
          <w:delText>w</w:delText>
        </w:r>
        <w:r w:rsidR="00BA23DC" w:rsidDel="00EB4782">
          <w:delText xml:space="preserve">as </w:delText>
        </w:r>
      </w:del>
      <w:ins w:id="345" w:author="My Luong Vuong" w:date="2024-05-31T15:32:00Z">
        <w:r w:rsidR="00EB4782">
          <w:t xml:space="preserve">were </w:t>
        </w:r>
      </w:ins>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DB2DBA">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DB2DBA">
        <w:rPr>
          <w:noProof/>
        </w:rPr>
        <w:t> [5]</w:t>
      </w:r>
      <w:r w:rsidR="00E14AD3">
        <w:fldChar w:fldCharType="end"/>
      </w:r>
      <w:r w:rsidR="00CE0F70">
        <w:t>.</w:t>
      </w:r>
      <w:r w:rsidRPr="00E03B11">
        <w:t xml:space="preserve"> </w:t>
      </w:r>
      <w:r w:rsidR="005B428F">
        <w:t xml:space="preserve">Considering a 200 mg </w:t>
      </w:r>
      <w:ins w:id="346" w:author="My Luong Vuong" w:date="2024-05-30T16:07:00Z">
        <w:r w:rsidR="008D3043">
          <w:t>increment in doses</w:t>
        </w:r>
        <w:commentRangeStart w:id="347"/>
        <w:commentRangeEnd w:id="347"/>
        <w:r w:rsidR="008D3043">
          <w:rPr>
            <w:rStyle w:val="CommentReference"/>
          </w:rPr>
          <w:commentReference w:id="347"/>
        </w:r>
      </w:ins>
      <w:commentRangeStart w:id="348"/>
      <w:commentRangeEnd w:id="348"/>
      <w:ins w:id="349" w:author="My Luong Vuong" w:date="2024-03-19T11:53:00Z">
        <w:r w:rsidR="004C4ABE">
          <w:rPr>
            <w:rStyle w:val="CommentReference"/>
          </w:rPr>
          <w:commentReference w:id="348"/>
        </w:r>
      </w:ins>
      <w:r w:rsidRPr="00E03B11">
        <w:t xml:space="preserve">, we </w:t>
      </w:r>
      <w:r w:rsidR="005B428F">
        <w:t>evaluated</w:t>
      </w:r>
      <w:r w:rsidR="005B428F" w:rsidRPr="00E03B11">
        <w:t xml:space="preserve"> </w:t>
      </w:r>
      <w:r w:rsidRPr="00E03B11">
        <w:t xml:space="preserve">six </w:t>
      </w:r>
      <w:del w:id="350" w:author="My Luong Vuong" w:date="2024-05-30T16:08:00Z">
        <w:r w:rsidRPr="00E03B11" w:rsidDel="00F0490A">
          <w:delText xml:space="preserve">fixed </w:delText>
        </w:r>
      </w:del>
      <w:r w:rsidRPr="00E03B11">
        <w:t xml:space="preserve">loading doses ranging from </w:t>
      </w:r>
      <w:commentRangeStart w:id="351"/>
      <w:commentRangeStart w:id="352"/>
      <w:r w:rsidRPr="00E03B11">
        <w:t>800</w:t>
      </w:r>
      <w:r w:rsidR="005B428F">
        <w:t> </w:t>
      </w:r>
      <w:r w:rsidRPr="00E03B11">
        <w:t>mg to 1800</w:t>
      </w:r>
      <w:r w:rsidR="005B428F">
        <w:t> </w:t>
      </w:r>
      <w:r w:rsidRPr="00E03B11">
        <w:t>mg</w:t>
      </w:r>
      <w:r w:rsidR="004A5C49" w:rsidRPr="00E03B11">
        <w:t xml:space="preserve"> </w:t>
      </w:r>
      <w:ins w:id="353" w:author="My Luong Vuong" w:date="2024-05-30T16:08:00Z">
        <w:r w:rsidR="00F50916">
          <w:t>on day 1</w:t>
        </w:r>
      </w:ins>
      <w:del w:id="354" w:author="My Luong Vuong" w:date="2024-05-30T16:08:00Z">
        <w:r w:rsidR="00A22696" w:rsidRPr="00E03B11" w:rsidDel="00F50916">
          <w:delText>daily</w:delText>
        </w:r>
      </w:del>
      <w:r w:rsidRPr="00E03B11">
        <w:t xml:space="preserve"> and three </w:t>
      </w:r>
      <w:del w:id="355" w:author="My Luong Vuong" w:date="2024-05-30T16:08:00Z">
        <w:r w:rsidRPr="00E03B11" w:rsidDel="00DF593E">
          <w:delText xml:space="preserve">fixed </w:delText>
        </w:r>
      </w:del>
      <w:r w:rsidRPr="00E03B11">
        <w:t>maintenance doses ranging from 400</w:t>
      </w:r>
      <w:r w:rsidR="005B428F">
        <w:t> </w:t>
      </w:r>
      <w:r w:rsidRPr="00E03B11">
        <w:t>mg to 800</w:t>
      </w:r>
      <w:r w:rsidR="005B428F">
        <w:t> </w:t>
      </w:r>
      <w:r w:rsidRPr="00E03B11">
        <w:t>mg</w:t>
      </w:r>
      <w:r w:rsidR="00FE0AB5" w:rsidRPr="00E03B11">
        <w:t xml:space="preserve"> daily</w:t>
      </w:r>
      <w:commentRangeEnd w:id="351"/>
      <w:r w:rsidR="00F53D04">
        <w:rPr>
          <w:rStyle w:val="CommentReference"/>
        </w:rPr>
        <w:commentReference w:id="351"/>
      </w:r>
      <w:commentRangeEnd w:id="352"/>
      <w:r w:rsidR="00794055">
        <w:rPr>
          <w:rStyle w:val="CommentReference"/>
        </w:rPr>
        <w:commentReference w:id="352"/>
      </w:r>
      <w:r w:rsidRPr="00E03B11">
        <w:t>.</w:t>
      </w:r>
      <w:ins w:id="356" w:author="My Luong Vuong" w:date="2024-05-30T16:09:00Z">
        <w:r w:rsidR="00EE6AA2">
          <w:t xml:space="preserve"> </w:t>
        </w:r>
        <w:r w:rsidR="004645F2">
          <w:t>We also tested total body weight-based dosing (12 mg/kg on day 1, followed by 6 mg/kg daily), which was suggested in a previous study</w:t>
        </w:r>
        <w:r w:rsidR="004645F2">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ins>
      <w:r w:rsidR="00DB2DBA">
        <w:instrText xml:space="preserve"> ADDIN EN.CITE </w:instrText>
      </w:r>
      <w:r w:rsidR="00DB2DBA">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DB2DBA">
        <w:instrText xml:space="preserve"> ADDIN EN.CITE.DATA </w:instrText>
      </w:r>
      <w:r w:rsidR="00DB2DBA">
        <w:fldChar w:fldCharType="end"/>
      </w:r>
      <w:ins w:id="357" w:author="My Luong Vuong" w:date="2024-05-30T16:09:00Z">
        <w:r w:rsidR="004645F2">
          <w:fldChar w:fldCharType="separate"/>
        </w:r>
      </w:ins>
      <w:r w:rsidR="00DB2DBA">
        <w:rPr>
          <w:noProof/>
        </w:rPr>
        <w:t> [15]</w:t>
      </w:r>
      <w:ins w:id="358" w:author="My Luong Vuong" w:date="2024-05-30T16:09:00Z">
        <w:r w:rsidR="004645F2">
          <w:fldChar w:fldCharType="end"/>
        </w:r>
        <w:r w:rsidR="004645F2">
          <w:t>.</w:t>
        </w:r>
      </w:ins>
    </w:p>
    <w:p w14:paraId="41370DBA" w14:textId="5B0525F3" w:rsidR="00653711" w:rsidDel="004645F2" w:rsidRDefault="00653711" w:rsidP="00593CAA">
      <w:pPr>
        <w:rPr>
          <w:del w:id="359" w:author="My Luong Vuong" w:date="2024-05-30T16:09:00Z"/>
        </w:rPr>
      </w:pPr>
    </w:p>
    <w:p w14:paraId="37A44674" w14:textId="365F632E" w:rsidR="00B15FE6" w:rsidRPr="00CA5A80" w:rsidRDefault="00B15FE6" w:rsidP="00593CAA">
      <w:pPr>
        <w:pStyle w:val="Heading4"/>
        <w:rPr>
          <w:rFonts w:eastAsia="Times New Roman"/>
        </w:rPr>
      </w:pPr>
      <w:commentRangeStart w:id="360"/>
      <w:r w:rsidRPr="00CA5A80">
        <w:rPr>
          <w:rFonts w:eastAsia="Times New Roman"/>
        </w:rPr>
        <w:t>Creating virtual patient datasets</w:t>
      </w:r>
      <w:commentRangeEnd w:id="360"/>
      <w:r w:rsidR="005F607D">
        <w:rPr>
          <w:rStyle w:val="CommentReference"/>
          <w:rFonts w:eastAsia="Times New Roman" w:cstheme="minorHAnsi"/>
          <w:b w:val="0"/>
          <w:iCs w:val="0"/>
        </w:rPr>
        <w:commentReference w:id="360"/>
      </w:r>
      <w:ins w:id="361" w:author="Brüggemann, Roger" w:date="2024-02-23T09:41:00Z">
        <w:r w:rsidR="009D1578">
          <w:rPr>
            <w:rFonts w:eastAsia="Times New Roman"/>
          </w:rPr>
          <w:t xml:space="preserve"> </w:t>
        </w:r>
      </w:ins>
    </w:p>
    <w:p w14:paraId="342FB4C5" w14:textId="007D3F86" w:rsidR="00B15FE6" w:rsidRPr="00E03B11" w:rsidRDefault="0054022B" w:rsidP="00593CAA">
      <w:commentRangeStart w:id="362"/>
      <w:commentRangeStart w:id="363"/>
      <w:commentRangeStart w:id="364"/>
      <w:ins w:id="365" w:author="My Luong Vuong" w:date="2024-03-19T11:58:00Z">
        <w:r>
          <w:t>V</w:t>
        </w:r>
        <w:r w:rsidRPr="00E03B11">
          <w:t xml:space="preserve">irtual </w:t>
        </w:r>
        <w:r>
          <w:t>patients</w:t>
        </w:r>
        <w:commentRangeEnd w:id="362"/>
        <w:r>
          <w:rPr>
            <w:rStyle w:val="CommentReference"/>
          </w:rPr>
          <w:commentReference w:id="362"/>
        </w:r>
        <w:commentRangeEnd w:id="363"/>
        <w:r>
          <w:rPr>
            <w:rStyle w:val="CommentReference"/>
          </w:rPr>
          <w:commentReference w:id="363"/>
        </w:r>
      </w:ins>
      <w:commentRangeEnd w:id="364"/>
      <w:ins w:id="366" w:author="My Luong Vuong" w:date="2024-05-30T16:53:00Z">
        <w:r w:rsidR="008A4769">
          <w:rPr>
            <w:rStyle w:val="CommentReference"/>
          </w:rPr>
          <w:commentReference w:id="364"/>
        </w:r>
      </w:ins>
      <w:ins w:id="367" w:author="Brüggemann, Roger" w:date="2024-02-23T09:41:00Z">
        <w:del w:id="368" w:author="My Luong Vuong" w:date="2024-03-19T11:58:00Z">
          <w:r w:rsidR="009D1578" w:rsidDel="0054022B">
            <w:delText>I</w:delText>
          </w:r>
        </w:del>
      </w:ins>
      <w:del w:id="369" w:author="My Luong Vuong" w:date="2024-03-19T11:58:00Z">
        <w:r w:rsidR="00827159" w:rsidDel="0054022B">
          <w:delText>V</w:delText>
        </w:r>
        <w:r w:rsidR="00B15FE6" w:rsidRPr="00E03B11" w:rsidDel="0054022B">
          <w:delText xml:space="preserve">irtual </w:delText>
        </w:r>
        <w:r w:rsidR="00B15FE6" w:rsidDel="0054022B">
          <w:delText>patient</w:delText>
        </w:r>
        <w:r w:rsidR="008929D8" w:rsidDel="0054022B">
          <w:delText>s</w:delText>
        </w:r>
      </w:del>
      <w:r w:rsidR="00B15FE6">
        <w:t xml:space="preserve"> </w:t>
      </w:r>
      <w:r w:rsidR="00B15FE6" w:rsidRPr="00E03B11">
        <w:t xml:space="preserve">were </w:t>
      </w:r>
      <w:r w:rsidR="00827159">
        <w:t xml:space="preserve">defined </w:t>
      </w:r>
      <w:r w:rsidR="00EC4271">
        <w:t xml:space="preserve">exclusively by </w:t>
      </w:r>
      <w:del w:id="370" w:author="My Luong Vuong" w:date="2024-05-31T13:50:00Z">
        <w:r w:rsidR="008929D8" w:rsidDel="00EE7915">
          <w:delText>a set of</w:delText>
        </w:r>
      </w:del>
      <w:ins w:id="371" w:author="My Luong Vuong" w:date="2024-05-31T13:50:00Z">
        <w:r w:rsidR="00EE7915">
          <w:t>the</w:t>
        </w:r>
      </w:ins>
      <w:r w:rsidR="00EC4271">
        <w:t xml:space="preserve"> covariates retained in the final popPK model</w:t>
      </w:r>
      <w:ins w:id="372" w:author="My Luong Vuong" w:date="2024-05-30T16:10:00Z">
        <w:r w:rsidR="00264430">
          <w:t xml:space="preserve"> (</w:t>
        </w:r>
        <w:r w:rsidR="00264430" w:rsidRPr="0076151A">
          <w:rPr>
            <w:b/>
            <w:bCs/>
          </w:rPr>
          <w:t>Supplementary Table</w:t>
        </w:r>
        <w:r w:rsidR="00264430">
          <w:t>)</w:t>
        </w:r>
      </w:ins>
      <w:del w:id="373" w:author="My Luong Vuong" w:date="2024-05-30T16:10:00Z">
        <w:r w:rsidR="00EC4271" w:rsidDel="00375C59">
          <w:delText>.</w:delText>
        </w:r>
        <w:r w:rsidR="00EC4271" w:rsidDel="00265A44">
          <w:delText xml:space="preserve"> </w:delText>
        </w:r>
        <w:commentRangeStart w:id="374"/>
        <w:commentRangeStart w:id="375"/>
        <w:r w:rsidR="00EC4271" w:rsidDel="00375C59">
          <w:delText xml:space="preserve">A </w:delText>
        </w:r>
        <w:commentRangeStart w:id="376"/>
        <w:commentRangeStart w:id="377"/>
        <w:r w:rsidR="00EC4271" w:rsidDel="00375C59">
          <w:delText xml:space="preserve">virtual patient </w:delText>
        </w:r>
        <w:r w:rsidR="00444FAF" w:rsidDel="00375C59">
          <w:delText xml:space="preserve">population </w:delText>
        </w:r>
        <w:r w:rsidR="00EC4271" w:rsidDel="00375C59">
          <w:delText xml:space="preserve">was created </w:delText>
        </w:r>
        <w:r w:rsidR="009236E9" w:rsidDel="00375C59">
          <w:delText>considering reasonable stepsizes for the continuous covariates</w:delText>
        </w:r>
        <w:r w:rsidR="00884689" w:rsidDel="00375C59">
          <w:delText>,</w:delText>
        </w:r>
        <w:r w:rsidR="00B15FE6" w:rsidRPr="00E03B11" w:rsidDel="00375C59">
          <w:delText xml:space="preserve"> spanning the range of values observed in the meta-analysis dataset</w:delText>
        </w:r>
        <w:commentRangeEnd w:id="376"/>
        <w:r w:rsidR="00E34FF1" w:rsidDel="00375C59">
          <w:rPr>
            <w:rStyle w:val="CommentReference"/>
          </w:rPr>
          <w:commentReference w:id="376"/>
        </w:r>
      </w:del>
      <w:commentRangeEnd w:id="377"/>
      <w:r w:rsidR="00C55CE3">
        <w:rPr>
          <w:rStyle w:val="CommentReference"/>
        </w:rPr>
        <w:commentReference w:id="377"/>
      </w:r>
      <w:ins w:id="378" w:author="Brüggemann, Roger" w:date="2024-02-23T09:40:00Z">
        <w:del w:id="379" w:author="My Luong Vuong" w:date="2024-05-30T16:10:00Z">
          <w:r w:rsidR="00E34FF1" w:rsidDel="00375C59">
            <w:delText>HA</w:delText>
          </w:r>
        </w:del>
      </w:ins>
      <w:r w:rsidR="00B15FE6" w:rsidRPr="00E03B11">
        <w:t>.</w:t>
      </w:r>
      <w:r w:rsidR="00B15FE6">
        <w:t xml:space="preserve"> </w:t>
      </w:r>
      <w:commentRangeEnd w:id="374"/>
      <w:r w:rsidR="006C3836">
        <w:rPr>
          <w:rStyle w:val="CommentReference"/>
        </w:rPr>
        <w:commentReference w:id="374"/>
      </w:r>
      <w:commentRangeEnd w:id="375"/>
      <w:r w:rsidR="00B7034B">
        <w:rPr>
          <w:rStyle w:val="CommentReference"/>
        </w:rPr>
        <w:commentReference w:id="375"/>
      </w:r>
      <w:r w:rsidR="00B15FE6" w:rsidRPr="00A17C61">
        <w:t xml:space="preserve">Correlation between </w:t>
      </w:r>
      <w:ins w:id="380" w:author="My Luong Vuong" w:date="2024-05-30T16:11:00Z">
        <w:r w:rsidR="00D53566">
          <w:t xml:space="preserve">the </w:t>
        </w:r>
      </w:ins>
      <w:r w:rsidR="00B15FE6" w:rsidRPr="00A17C61">
        <w:t xml:space="preserve">covariates </w:t>
      </w:r>
      <w:r w:rsidR="00032644">
        <w:t>was</w:t>
      </w:r>
      <w:r w:rsidR="00032644" w:rsidRPr="00A17C61">
        <w:t xml:space="preserve"> </w:t>
      </w:r>
      <w:ins w:id="381" w:author="My Luong Vuong" w:date="2024-05-30T16:13:00Z">
        <w:r w:rsidR="0087298A" w:rsidRPr="00DA5903">
          <w:t>maintained similar</w:t>
        </w:r>
        <w:r w:rsidR="0087298A">
          <w:t>ly</w:t>
        </w:r>
        <w:r w:rsidR="0087298A" w:rsidRPr="00DA5903">
          <w:t xml:space="preserve"> </w:t>
        </w:r>
        <w:r w:rsidR="0087298A">
          <w:t>to that</w:t>
        </w:r>
        <w:r w:rsidR="0087298A" w:rsidRPr="00DA5903">
          <w:t xml:space="preserve"> in the </w:t>
        </w:r>
        <w:r w:rsidR="0087298A">
          <w:t xml:space="preserve">aggregated original </w:t>
        </w:r>
        <w:r w:rsidR="0087298A" w:rsidRPr="00DA5903">
          <w:t>dataset</w:t>
        </w:r>
      </w:ins>
      <w:del w:id="382" w:author="My Luong Vuong" w:date="2024-05-30T16:13:00Z">
        <w:r w:rsidR="00CD1186" w:rsidRPr="00A17C61" w:rsidDel="0087298A">
          <w:delText>considered</w:delText>
        </w:r>
        <w:r w:rsidR="00B15FE6" w:rsidRPr="00A17C61" w:rsidDel="0087298A">
          <w:delText xml:space="preserve"> </w:delText>
        </w:r>
        <w:r w:rsidR="00EA4BB6" w:rsidDel="0087298A">
          <w:delText>in creating these datasets</w:delText>
        </w:r>
      </w:del>
      <w:r w:rsidR="00B15FE6" w:rsidRPr="00A17C61">
        <w:t xml:space="preserve">. </w:t>
      </w:r>
      <w:r w:rsidR="00B15FE6" w:rsidRPr="00E03B11">
        <w:t>A total of 1000 simulations were performed per virtual patient.</w:t>
      </w:r>
    </w:p>
    <w:p w14:paraId="69A9B794" w14:textId="5D6AD1A4" w:rsidR="00F74989" w:rsidRPr="00CA5A80" w:rsidRDefault="00F74989" w:rsidP="00593CAA">
      <w:pPr>
        <w:pStyle w:val="Heading4"/>
        <w:rPr>
          <w:rFonts w:eastAsia="Times New Roman"/>
        </w:rPr>
      </w:pPr>
      <w:bookmarkStart w:id="383" w:name="_Hlk136862017"/>
      <w:bookmarkEnd w:id="335"/>
      <w:r w:rsidRPr="00CA5A80">
        <w:rPr>
          <w:rFonts w:eastAsia="Times New Roman"/>
        </w:rPr>
        <w:t>Criteria for evaluating dosing regimens</w:t>
      </w:r>
    </w:p>
    <w:p w14:paraId="7218710E" w14:textId="53F5CFFF" w:rsidR="005E3036" w:rsidRDefault="006E430D" w:rsidP="00593CAA">
      <w:del w:id="384" w:author="My Luong Vuong" w:date="2024-05-30T16:13:00Z">
        <w:r w:rsidRPr="006E430D" w:rsidDel="00014245">
          <w:delText>Simulations were performed to identify an optimised</w:delText>
        </w:r>
        <w:r w:rsidR="009F6BA8" w:rsidDel="00014245">
          <w:delText>,</w:delText>
        </w:r>
        <w:r w:rsidRPr="006E430D" w:rsidDel="00014245">
          <w:delText xml:space="preserve"> inclusive dosing regimen. </w:delText>
        </w:r>
      </w:del>
      <w:r w:rsidRPr="006E430D">
        <w:t xml:space="preserve">A dosing regimen was considered inclusive if it </w:t>
      </w:r>
      <w:commentRangeStart w:id="385"/>
      <w:commentRangeStart w:id="386"/>
      <w:commentRangeStart w:id="387"/>
      <w:r w:rsidRPr="006E430D">
        <w:t>resulted in</w:t>
      </w:r>
      <w:ins w:id="388" w:author="My Luong Vuong" w:date="2024-05-31T15:33:00Z">
        <w:r w:rsidR="002412EA">
          <w:t xml:space="preserve"> a</w:t>
        </w:r>
      </w:ins>
      <w:r w:rsidRPr="006E430D">
        <w:t xml:space="preserve"> clinically acceptable </w:t>
      </w:r>
      <w:r w:rsidR="004C767F">
        <w:t>PKPD</w:t>
      </w:r>
      <w:ins w:id="389" w:author="My Luong Vuong" w:date="2024-05-30T16:14:00Z">
        <w:r w:rsidR="0036790D">
          <w:t xml:space="preserve"> probability of</w:t>
        </w:r>
      </w:ins>
      <w:r w:rsidR="004C767F">
        <w:t xml:space="preserve"> </w:t>
      </w:r>
      <w:r w:rsidRPr="006E430D">
        <w:t>target attainment</w:t>
      </w:r>
      <w:ins w:id="390" w:author="My Luong Vuong" w:date="2024-05-30T16:14:00Z">
        <w:r w:rsidR="005E0969">
          <w:t xml:space="preserve"> (PTA)</w:t>
        </w:r>
      </w:ins>
      <w:r w:rsidR="00742C88">
        <w:t xml:space="preserve"> </w:t>
      </w:r>
      <w:del w:id="391" w:author="My Luong Vuong" w:date="2024-03-19T16:36:00Z">
        <w:r w:rsidR="00742C88" w:rsidDel="0060711C">
          <w:delText xml:space="preserve">for every virtual </w:delText>
        </w:r>
        <w:commentRangeEnd w:id="385"/>
        <w:r w:rsidR="0085514F" w:rsidDel="0060711C">
          <w:rPr>
            <w:rStyle w:val="CommentReference"/>
          </w:rPr>
          <w:commentReference w:id="385"/>
        </w:r>
      </w:del>
      <w:commentRangeEnd w:id="386"/>
      <w:r w:rsidR="000F7178">
        <w:rPr>
          <w:rStyle w:val="CommentReference"/>
        </w:rPr>
        <w:commentReference w:id="386"/>
      </w:r>
      <w:commentRangeEnd w:id="387"/>
      <w:r w:rsidR="00E9044B">
        <w:rPr>
          <w:rStyle w:val="CommentReference"/>
        </w:rPr>
        <w:commentReference w:id="387"/>
      </w:r>
      <w:del w:id="392" w:author="My Luong Vuong" w:date="2024-03-19T16:36:00Z">
        <w:r w:rsidR="00742C88" w:rsidDel="0060711C">
          <w:delText xml:space="preserve">patient, irrespective of their </w:delText>
        </w:r>
        <w:r w:rsidR="00547597" w:rsidDel="0060711C">
          <w:delText>place in the population distribution of covariates</w:delText>
        </w:r>
      </w:del>
      <w:ins w:id="393" w:author="My Luong Vuong" w:date="2024-05-30T16:15:00Z">
        <w:r w:rsidR="00943628">
          <w:t xml:space="preserve">for every virtual </w:t>
        </w:r>
        <w:commentRangeStart w:id="394"/>
        <w:commentRangeEnd w:id="394"/>
        <w:r w:rsidR="00943628">
          <w:rPr>
            <w:rStyle w:val="CommentReference"/>
          </w:rPr>
          <w:commentReference w:id="394"/>
        </w:r>
        <w:r w:rsidR="00943628">
          <w:t>patient, irrespective of their place in the population distribution of covariate</w:t>
        </w:r>
      </w:ins>
      <w:r w:rsidRPr="006E430D">
        <w:t>.</w:t>
      </w:r>
      <w:r w:rsidR="00766900">
        <w:t xml:space="preserve"> </w:t>
      </w:r>
      <w:commentRangeStart w:id="395"/>
      <w:commentRangeStart w:id="396"/>
      <w:commentRangeStart w:id="397"/>
      <w:r w:rsidR="00093820" w:rsidRPr="00E03B11">
        <w:t xml:space="preserve">A </w:t>
      </w:r>
      <w:del w:id="398" w:author="My Luong Vuong" w:date="2024-05-30T16:15:00Z">
        <w:r w:rsidR="00093820" w:rsidDel="00496D24">
          <w:delText>probability of target attainment (</w:delText>
        </w:r>
      </w:del>
      <w:r w:rsidR="00093820" w:rsidRPr="00E03B11">
        <w:t>PTA</w:t>
      </w:r>
      <w:del w:id="399" w:author="My Luong Vuong" w:date="2024-05-30T16:15:00Z">
        <w:r w:rsidR="00093820" w:rsidDel="00496D24">
          <w:delText>)</w:delText>
        </w:r>
      </w:del>
      <w:r w:rsidR="00093820" w:rsidRPr="00E03B11">
        <w:t xml:space="preserve"> of ≥90% was considered clinically acceptable, as suggested by the European Medicines Agency</w:t>
      </w:r>
      <w:r w:rsidR="00093820" w:rsidRPr="00B06240">
        <w:fldChar w:fldCharType="begin"/>
      </w:r>
      <w:r w:rsidR="00DB2DBA">
        <w:instrText xml:space="preserve"> ADDIN EN.CITE &lt;EndNote&gt;&lt;Cite&gt;&lt;Author&gt;Committee for Medicinal Products for Human Use (CHMP)&lt;/Author&gt;&lt;Year&gt;2016&lt;/Year&gt;&lt;RecNum&gt;32&lt;/RecNum&gt;&lt;DisplayText&gt; [21]&lt;/DisplayText&gt;&lt;record&gt;&lt;rec-number&gt;32&lt;/rec-number&gt;&lt;foreign-keys&gt;&lt;key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DB2DBA">
        <w:rPr>
          <w:noProof/>
        </w:rPr>
        <w:t> [21]</w:t>
      </w:r>
      <w:r w:rsidR="00093820" w:rsidRPr="00B06240">
        <w:fldChar w:fldCharType="end"/>
      </w:r>
      <w:r w:rsidR="00093820">
        <w:t>.</w:t>
      </w:r>
      <w:r w:rsidR="000B0EF4">
        <w:t xml:space="preserve"> </w:t>
      </w:r>
      <w:commentRangeEnd w:id="395"/>
      <w:r w:rsidR="00CF6500">
        <w:rPr>
          <w:rStyle w:val="CommentReference"/>
        </w:rPr>
        <w:commentReference w:id="395"/>
      </w:r>
      <w:commentRangeEnd w:id="396"/>
      <w:r w:rsidR="0018402E">
        <w:rPr>
          <w:rStyle w:val="CommentReference"/>
        </w:rPr>
        <w:commentReference w:id="396"/>
      </w:r>
      <w:commentRangeEnd w:id="397"/>
      <w:r w:rsidR="006A6B4D">
        <w:rPr>
          <w:rStyle w:val="CommentReference"/>
        </w:rPr>
        <w:commentReference w:id="397"/>
      </w:r>
      <w:ins w:id="400" w:author="My Luong Vuong" w:date="2024-05-30T16:16:00Z">
        <w:r w:rsidR="00FD6301" w:rsidRPr="00FD6301">
          <w:t xml:space="preserve"> </w:t>
        </w:r>
        <w:r w:rsidR="00FD6301">
          <w:t xml:space="preserve">The </w:t>
        </w:r>
        <w:commentRangeStart w:id="401"/>
        <w:commentRangeEnd w:id="401"/>
        <w:r w:rsidR="00FD6301">
          <w:rPr>
            <w:rStyle w:val="CommentReference"/>
          </w:rPr>
          <w:commentReference w:id="401"/>
        </w:r>
        <w:commentRangeStart w:id="402"/>
        <w:commentRangeEnd w:id="402"/>
        <w:r w:rsidR="00FD6301">
          <w:rPr>
            <w:rStyle w:val="CommentReference"/>
          </w:rPr>
          <w:commentReference w:id="402"/>
        </w:r>
        <w:commentRangeStart w:id="403"/>
        <w:commentRangeEnd w:id="403"/>
        <w:r w:rsidR="00FD6301">
          <w:rPr>
            <w:rStyle w:val="CommentReference"/>
          </w:rPr>
          <w:commentReference w:id="403"/>
        </w:r>
        <w:r w:rsidR="00FD6301">
          <w:t xml:space="preserve">adequacy of the </w:t>
        </w:r>
        <w:r w:rsidR="00FD6301" w:rsidRPr="004156A5">
          <w:t>loading dose</w:t>
        </w:r>
        <w:r w:rsidR="00FD6301" w:rsidRPr="004156A5" w:rsidDel="004156A5">
          <w:t xml:space="preserve"> </w:t>
        </w:r>
        <w:r w:rsidR="00FD6301">
          <w:t xml:space="preserve">was evaluated via the PTA 24 hours after its administration (day 1). </w:t>
        </w:r>
      </w:ins>
      <w:del w:id="404" w:author="My Luong Vuong" w:date="2024-05-30T16:16:00Z">
        <w:r w:rsidR="000B0EF4" w:rsidDel="00FD6301">
          <w:delText>The</w:delText>
        </w:r>
        <w:r w:rsidR="00766900" w:rsidRPr="00766900" w:rsidDel="00FD6301">
          <w:delText xml:space="preserve"> PTA </w:delText>
        </w:r>
        <w:r w:rsidR="00986C44" w:rsidDel="00FD6301">
          <w:delText xml:space="preserve">of the loading dose </w:delText>
        </w:r>
        <w:r w:rsidR="002702BD" w:rsidDel="00FD6301">
          <w:delText xml:space="preserve">was evaluated </w:delText>
        </w:r>
        <w:r w:rsidR="00ED7489" w:rsidDel="00FD6301">
          <w:delText>24 hours</w:delText>
        </w:r>
        <w:r w:rsidR="005E3036" w:rsidDel="00FD6301">
          <w:delText xml:space="preserve"> (day 1)</w:delText>
        </w:r>
        <w:r w:rsidR="005E3036" w:rsidDel="00991A6C">
          <w:delText xml:space="preserve"> </w:delText>
        </w:r>
      </w:del>
      <w:ins w:id="405" w:author="My Luong Vuong" w:date="2024-05-30T16:16:00Z">
        <w:r w:rsidR="00991A6C">
          <w:t>Similarly, the a</w:t>
        </w:r>
        <w:r w:rsidR="00991A6C" w:rsidRPr="00766900">
          <w:t xml:space="preserve">dequacy of the </w:t>
        </w:r>
        <w:r w:rsidR="00991A6C" w:rsidRPr="00EF3394">
          <w:t>maintenance dose</w:t>
        </w:r>
        <w:r w:rsidR="00991A6C" w:rsidRPr="00EF3394" w:rsidDel="00EF3394">
          <w:t xml:space="preserve"> </w:t>
        </w:r>
        <w:r w:rsidR="00991A6C" w:rsidRPr="00766900">
          <w:t xml:space="preserve">was </w:t>
        </w:r>
        <w:r w:rsidR="00991A6C">
          <w:t>evaluated via the PTA</w:t>
        </w:r>
        <w:r w:rsidR="00991A6C" w:rsidRPr="00766900">
          <w:t xml:space="preserve"> </w:t>
        </w:r>
        <w:r w:rsidR="00991A6C">
          <w:t>on day </w:t>
        </w:r>
        <w:r w:rsidR="00991A6C" w:rsidRPr="00766900">
          <w:t>14</w:t>
        </w:r>
      </w:ins>
      <w:del w:id="406" w:author="My Luong Vuong" w:date="2024-05-30T16:16:00Z">
        <w:r w:rsidR="005E3036" w:rsidDel="00991A6C">
          <w:delText>and 48 hours (day 2)</w:delText>
        </w:r>
        <w:r w:rsidR="00ED7489" w:rsidDel="00991A6C">
          <w:delText xml:space="preserve"> after</w:delText>
        </w:r>
        <w:r w:rsidR="002702BD" w:rsidDel="00991A6C">
          <w:delText xml:space="preserve"> its</w:delText>
        </w:r>
        <w:r w:rsidR="00ED7489" w:rsidDel="00991A6C">
          <w:delText xml:space="preserve"> administration</w:delText>
        </w:r>
      </w:del>
      <w:del w:id="407" w:author="My Luong Vuong" w:date="2024-05-30T16:17:00Z">
        <w:r w:rsidR="00766900" w:rsidRPr="00766900" w:rsidDel="00A21C6E">
          <w:delText xml:space="preserve">. Adequacy of the maintenance dose was </w:delText>
        </w:r>
        <w:r w:rsidR="002702BD" w:rsidDel="00A21C6E">
          <w:delText>evaluated</w:delText>
        </w:r>
        <w:r w:rsidR="00766900" w:rsidRPr="00766900" w:rsidDel="00A21C6E">
          <w:delText xml:space="preserve"> at day</w:delText>
        </w:r>
        <w:r w:rsidR="005E3036" w:rsidDel="00A21C6E">
          <w:delText> </w:delText>
        </w:r>
        <w:r w:rsidR="002F6FFE" w:rsidDel="00A21C6E">
          <w:delText>7 and</w:delText>
        </w:r>
        <w:r w:rsidR="00766900" w:rsidRPr="00766900" w:rsidDel="00A21C6E">
          <w:delText xml:space="preserve"> </w:delText>
        </w:r>
        <w:r w:rsidR="005E3036" w:rsidDel="00A21C6E">
          <w:delText>day </w:delText>
        </w:r>
        <w:r w:rsidR="00766900" w:rsidRPr="00766900" w:rsidDel="00A21C6E">
          <w:delText>14</w:delText>
        </w:r>
      </w:del>
      <w:r w:rsidR="005E3036">
        <w:t> </w:t>
      </w:r>
      <w:r w:rsidR="00766900" w:rsidRPr="00766900">
        <w:t>[9].</w:t>
      </w:r>
      <w:ins w:id="408" w:author="My Luong Vuong" w:date="2024-05-30T16:17:00Z">
        <w:r w:rsidR="003C6EB2">
          <w:t xml:space="preserve"> </w:t>
        </w:r>
        <w:r w:rsidR="009F1AA8">
          <w:t>The sufficiency of the resulting dosing regimen throughout the entire 2-week treatment period was then confirmed via its PTA on days 2 and 7.</w:t>
        </w:r>
      </w:ins>
    </w:p>
    <w:p w14:paraId="69454632" w14:textId="04E8F709" w:rsidR="007E3AB8" w:rsidRDefault="00EB4685" w:rsidP="007E3AB8">
      <w:commentRangeStart w:id="409"/>
      <w:r w:rsidRPr="00E03B11">
        <w:t xml:space="preserve">The </w:t>
      </w:r>
      <w:r w:rsidR="00D47329">
        <w:t xml:space="preserve">fluconazole </w:t>
      </w:r>
      <w:r w:rsidR="004B596A" w:rsidRPr="00E03B11">
        <w:t>AUC</w:t>
      </w:r>
      <w:r w:rsidR="004B596A" w:rsidRPr="00E03B11">
        <w:rPr>
          <w:vertAlign w:val="subscript"/>
        </w:rPr>
        <w:t>0-24</w:t>
      </w:r>
      <w:r w:rsidR="007B172C" w:rsidRPr="00E03B11">
        <w:rPr>
          <w:vertAlign w:val="subscript"/>
        </w:rPr>
        <w:t xml:space="preserve"> </w:t>
      </w:r>
      <w:r w:rsidR="00D47329">
        <w:t>was</w:t>
      </w:r>
      <w:r w:rsidR="004B596A" w:rsidRPr="00E03B11">
        <w:t xml:space="preserve"> calculated</w:t>
      </w:r>
      <w:ins w:id="410" w:author="My Luong Vuong" w:date="2024-05-31T13:54:00Z">
        <w:r w:rsidR="00D84C5E">
          <w:t xml:space="preserve"> daily</w:t>
        </w:r>
      </w:ins>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w:t>
      </w:r>
      <w:ins w:id="411" w:author="My Luong Vuong" w:date="2024-05-30T16:18:00Z">
        <w:r w:rsidR="001A0FBC" w:rsidRPr="00E03B11">
          <w:t xml:space="preserve">over </w:t>
        </w:r>
        <w:r w:rsidR="001A0FBC">
          <w:t>the dosing interval</w:t>
        </w:r>
        <w:r w:rsidR="001A0FBC" w:rsidRPr="00E03B11" w:rsidDel="001A0FBC">
          <w:t xml:space="preserve"> </w:t>
        </w:r>
      </w:ins>
      <w:del w:id="412" w:author="My Luong Vuong" w:date="2024-05-30T16:18:00Z">
        <w:r w:rsidR="004B596A" w:rsidRPr="00E03B11" w:rsidDel="001A0FBC">
          <w:delText>over time</w:delText>
        </w:r>
        <w:r w:rsidR="00D47329" w:rsidDel="001A0FBC">
          <w:delText xml:space="preserve"> </w:delText>
        </w:r>
      </w:del>
      <w:r w:rsidR="00D47329">
        <w:t>using the popPK model</w:t>
      </w:r>
      <w:r w:rsidR="004B596A" w:rsidRPr="00E03B11">
        <w:t>.</w:t>
      </w:r>
      <w:r w:rsidR="00785566">
        <w:t xml:space="preserve"> </w:t>
      </w:r>
      <w:commentRangeEnd w:id="409"/>
      <w:r w:rsidR="00CD39F8">
        <w:rPr>
          <w:rStyle w:val="CommentReference"/>
        </w:rPr>
        <w:commentReference w:id="409"/>
      </w:r>
      <w:ins w:id="413" w:author="Brüggemann, Roger" w:date="2024-02-23T09:52:00Z">
        <w:del w:id="414" w:author="My Luong Vuong" w:date="2024-05-30T16:18:00Z">
          <w:r w:rsidR="00CD39F8" w:rsidDel="00293F6F">
            <w:delText>o</w:delText>
          </w:r>
        </w:del>
      </w:ins>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DB2DBA">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DB2DBA">
        <w:rPr>
          <w:noProof/>
        </w:rPr>
        <w:t> [5]</w:t>
      </w:r>
      <w:r w:rsidR="00610131" w:rsidRPr="00E03B11">
        <w:fldChar w:fldCharType="end"/>
      </w:r>
      <w:r w:rsidR="00610131">
        <w:t xml:space="preserve">. </w:t>
      </w:r>
      <w:commentRangeStart w:id="415"/>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r w:rsidR="004F6CBB" w:rsidRPr="00E03B11">
        <w:t>mg</w:t>
      </w:r>
      <w:r w:rsidR="00D313FF">
        <w:t>×</w:t>
      </w:r>
      <w:r w:rsidR="004F6CBB" w:rsidRPr="00E03B11">
        <w:t xml:space="preserve">h/L was </w:t>
      </w:r>
      <w:r w:rsidR="00610131">
        <w:t>set</w:t>
      </w:r>
      <w:r w:rsidR="00610131" w:rsidRPr="00E03B11">
        <w:t xml:space="preserve"> </w:t>
      </w:r>
      <w:r w:rsidR="004F6CBB" w:rsidRPr="00E03B11">
        <w:t>as the optimal PKPD target</w:t>
      </w:r>
      <w:r w:rsidR="00001CFF">
        <w:t xml:space="preserve">, taking into account the </w:t>
      </w:r>
      <w:commentRangeStart w:id="416"/>
      <w:r w:rsidR="00001CFF">
        <w:t xml:space="preserve">non-species specific susceptibility breakpoint </w:t>
      </w:r>
      <w:r w:rsidR="00610131">
        <w:t>of</w:t>
      </w:r>
      <w:r w:rsidR="00001CFF">
        <w:t xml:space="preserve"> 2</w:t>
      </w:r>
      <w:r w:rsidR="00610131">
        <w:t> </w:t>
      </w:r>
      <w:r w:rsidR="00001CFF">
        <w:t>mg/L</w:t>
      </w:r>
      <w:r w:rsidR="00C36D63">
        <w:fldChar w:fldCharType="begin"/>
      </w:r>
      <w:r w:rsidR="00DB2DBA">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DB2DBA">
        <w:rPr>
          <w:noProof/>
        </w:rPr>
        <w:t> [8]</w:t>
      </w:r>
      <w:r w:rsidR="00C36D63">
        <w:fldChar w:fldCharType="end"/>
      </w:r>
      <w:commentRangeEnd w:id="416"/>
      <w:r w:rsidR="0085514F">
        <w:rPr>
          <w:rStyle w:val="CommentReference"/>
        </w:rPr>
        <w:commentReference w:id="416"/>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r w:rsidR="00D803BD" w:rsidRPr="00E03B11">
        <w:t>mg</w:t>
      </w:r>
      <w:r w:rsidR="00493409">
        <w:t>×</w:t>
      </w:r>
      <w:r w:rsidR="00D803BD" w:rsidRPr="00E03B11">
        <w:t>h/L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DB2DBA">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DB2DBA">
        <w:rPr>
          <w:noProof/>
        </w:rPr>
        <w:t> [8]</w:t>
      </w:r>
      <w:r w:rsidR="00880179">
        <w:fldChar w:fldCharType="end"/>
      </w:r>
      <w:r w:rsidR="00880179">
        <w:t>.</w:t>
      </w:r>
      <w:r w:rsidR="000C7DB8">
        <w:t xml:space="preserve"> </w:t>
      </w:r>
      <w:r w:rsidR="00610131">
        <w:t>A</w:t>
      </w:r>
      <w:r w:rsidR="004F6CBB" w:rsidRPr="00E03B11">
        <w:t xml:space="preserve"> C</w:t>
      </w:r>
      <w:r w:rsidR="00610131">
        <w:rPr>
          <w:vertAlign w:val="subscript"/>
        </w:rPr>
        <w:t>trough</w:t>
      </w:r>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417"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DB2DBA">
        <w:instrText xml:space="preserve"> ADDIN EN.CITE </w:instrText>
      </w:r>
      <w:r w:rsidR="00DB2DBA">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DB2DBA">
        <w:instrText xml:space="preserve"> ADDIN EN.CITE.DATA </w:instrText>
      </w:r>
      <w:r w:rsidR="00DB2DBA">
        <w:fldChar w:fldCharType="end"/>
      </w:r>
      <w:r w:rsidR="004F6CBB" w:rsidRPr="00E03B11">
        <w:fldChar w:fldCharType="separate"/>
      </w:r>
      <w:r w:rsidR="00DB2DBA">
        <w:rPr>
          <w:noProof/>
        </w:rPr>
        <w:t> [10, 11]</w:t>
      </w:r>
      <w:r w:rsidR="004F6CBB" w:rsidRPr="00E03B11">
        <w:fldChar w:fldCharType="end"/>
      </w:r>
      <w:r w:rsidR="00710CEB">
        <w:t>.</w:t>
      </w:r>
      <w:commentRangeEnd w:id="415"/>
      <w:r w:rsidR="00776FBA">
        <w:rPr>
          <w:rStyle w:val="CommentReference"/>
        </w:rPr>
        <w:commentReference w:id="415"/>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41F40F9B" w14:textId="624D9AA7" w:rsidR="00EB4685" w:rsidRPr="00E03B11" w:rsidRDefault="0000186A" w:rsidP="00593CAA">
      <w:r>
        <w:t>T</w:t>
      </w:r>
      <w:r w:rsidR="00EB4685" w:rsidRPr="00E03B11">
        <w:t>he</w:t>
      </w:r>
      <w:r w:rsidR="00B429DC">
        <w:t xml:space="preserve"> 14-day</w:t>
      </w:r>
      <w:r w:rsidR="00EB4685" w:rsidRPr="00E03B11">
        <w:t xml:space="preserve"> standard and </w:t>
      </w:r>
      <w:r>
        <w:t xml:space="preserve">identified </w:t>
      </w:r>
      <w:commentRangeStart w:id="418"/>
      <w:commentRangeStart w:id="419"/>
      <w:commentRangeStart w:id="420"/>
      <w:r w:rsidR="00EB4685" w:rsidRPr="00E03B11">
        <w:t xml:space="preserve">optimised inclusive dosing </w:t>
      </w:r>
      <w:commentRangeEnd w:id="418"/>
      <w:r w:rsidR="0085514F">
        <w:rPr>
          <w:rStyle w:val="CommentReference"/>
        </w:rPr>
        <w:commentReference w:id="418"/>
      </w:r>
      <w:commentRangeEnd w:id="419"/>
      <w:r w:rsidR="00FD78FC">
        <w:rPr>
          <w:rStyle w:val="CommentReference"/>
        </w:rPr>
        <w:commentReference w:id="419"/>
      </w:r>
      <w:commentRangeEnd w:id="420"/>
      <w:r w:rsidR="00610F5E">
        <w:rPr>
          <w:rStyle w:val="CommentReference"/>
        </w:rPr>
        <w:commentReference w:id="420"/>
      </w:r>
      <w:r w:rsidR="00EB4685" w:rsidRPr="00E03B11">
        <w:t xml:space="preserve">regimens were compared </w:t>
      </w:r>
      <w:del w:id="421" w:author="My Luong Vuong" w:date="2024-05-31T15:38:00Z">
        <w:r w:rsidR="00EB4685" w:rsidRPr="00E03B11" w:rsidDel="00486864">
          <w:delText>in terms of</w:delText>
        </w:r>
      </w:del>
      <w:ins w:id="422" w:author="My Luong Vuong" w:date="2024-05-31T15:38:00Z">
        <w:r w:rsidR="00486864">
          <w:t>for</w:t>
        </w:r>
      </w:ins>
      <w:r w:rsidR="00EB4685" w:rsidRPr="00E03B11">
        <w:t xml:space="preserve"> population-level PTA</w:t>
      </w:r>
      <w:ins w:id="423" w:author="My Luong Vuong" w:date="2024-05-30T16:19:00Z">
        <w:r w:rsidR="0087525C">
          <w:t xml:space="preserve"> </w:t>
        </w:r>
      </w:ins>
      <w:del w:id="424" w:author="My Luong Vuong" w:date="2024-05-30T16:19:00Z">
        <w:r w:rsidR="002755AD" w:rsidDel="0087525C">
          <w:delText>,</w:delText>
        </w:r>
        <w:r w:rsidR="006C5ECA" w:rsidRPr="00E03B11" w:rsidDel="0087525C">
          <w:delText xml:space="preserve"> </w:delText>
        </w:r>
        <w:r w:rsidR="00833DBC" w:rsidRPr="00E03B11" w:rsidDel="0087525C">
          <w:delText>drug</w:delText>
        </w:r>
        <w:r w:rsidR="002755AD" w:rsidDel="0087525C">
          <w:delText xml:space="preserve"> consumption, </w:delText>
        </w:r>
      </w:del>
      <w:r w:rsidR="002755AD">
        <w:t>and drug</w:t>
      </w:r>
      <w:r w:rsidR="00EB4685" w:rsidRPr="00E03B11">
        <w:t xml:space="preserve"> exposure. </w:t>
      </w:r>
      <w:commentRangeStart w:id="425"/>
      <w:commentRangeStart w:id="426"/>
      <w:ins w:id="427" w:author="My Luong Vuong" w:date="2024-03-19T12:39:00Z">
        <w:r w:rsidR="00953A4B">
          <w:t>Therefore, a</w:t>
        </w:r>
        <w:r w:rsidR="00953A4B" w:rsidRPr="00E03B11">
          <w:t xml:space="preserve"> population of 1000 virtual </w:t>
        </w:r>
        <w:r w:rsidR="00953A4B" w:rsidRPr="00E03B11">
          <w:lastRenderedPageBreak/>
          <w:t>patients was created</w:t>
        </w:r>
        <w:r w:rsidR="00953A4B">
          <w:t xml:space="preserve"> considering</w:t>
        </w:r>
      </w:ins>
      <w:ins w:id="428" w:author="My Luong Vuong" w:date="2024-05-31T13:57:00Z">
        <w:r w:rsidR="000A2023">
          <w:t xml:space="preserve"> the</w:t>
        </w:r>
      </w:ins>
      <w:ins w:id="429" w:author="My Luong Vuong" w:date="2024-03-19T12:39:00Z">
        <w:r w:rsidR="00953A4B" w:rsidRPr="00E03B11">
          <w:t xml:space="preserve"> 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ins>
      <w:ins w:id="430" w:author="My Luong Vuong" w:date="2024-05-30T16:20:00Z">
        <w:r w:rsidR="00D92AFD">
          <w:t>aggregated</w:t>
        </w:r>
      </w:ins>
      <w:ins w:id="431" w:author="My Luong Vuong" w:date="2024-03-19T12:39:00Z">
        <w:r w:rsidR="00953A4B" w:rsidRPr="00E03B11" w:rsidDel="00A75629">
          <w:t xml:space="preserve"> </w:t>
        </w:r>
        <w:r w:rsidR="00953A4B" w:rsidRPr="00E03B11">
          <w:t>dataset</w:t>
        </w:r>
        <w:commentRangeEnd w:id="425"/>
        <w:r w:rsidR="00953A4B">
          <w:rPr>
            <w:rStyle w:val="CommentReference"/>
          </w:rPr>
          <w:commentReference w:id="425"/>
        </w:r>
      </w:ins>
      <w:commentRangeEnd w:id="426"/>
      <w:ins w:id="432" w:author="My Luong Vuong" w:date="2024-05-30T16:57:00Z">
        <w:r w:rsidR="003E223F">
          <w:rPr>
            <w:rStyle w:val="CommentReference"/>
          </w:rPr>
          <w:commentReference w:id="426"/>
        </w:r>
      </w:ins>
      <w:ins w:id="433" w:author="My Luong Vuong" w:date="2024-03-19T12:39:00Z">
        <w:r w:rsidR="00953A4B" w:rsidRPr="00E03B11">
          <w:t>.</w:t>
        </w:r>
      </w:ins>
      <w:r w:rsidR="00EF6C09" w:rsidRPr="00E03B11">
        <w:t xml:space="preserve"> </w:t>
      </w:r>
      <w:ins w:id="434" w:author="My Luong Vuong" w:date="2024-05-30T16:20:00Z">
        <w:r w:rsidR="00A442DB">
          <w:t>Specifically, c</w:t>
        </w:r>
      </w:ins>
      <w:commentRangeStart w:id="435"/>
      <w:del w:id="436" w:author="My Luong Vuong" w:date="2024-05-30T16:20:00Z">
        <w:r w:rsidR="00926608" w:rsidDel="00A442DB">
          <w:delText>C</w:delText>
        </w:r>
      </w:del>
      <w:r w:rsidR="006E5B06" w:rsidRPr="00E03B11">
        <w:t xml:space="preserve">ontinuous covariate values were randomly </w:t>
      </w:r>
      <w:del w:id="437" w:author="My Luong Vuong" w:date="2024-05-30T16:21:00Z">
        <w:r w:rsidR="006E5B06" w:rsidRPr="00E03B11" w:rsidDel="008F03AC">
          <w:delText xml:space="preserve">generated </w:delText>
        </w:r>
      </w:del>
      <w:ins w:id="438" w:author="My Luong Vuong" w:date="2024-05-30T16:21:00Z">
        <w:r w:rsidR="008F03AC">
          <w:t>sampled</w:t>
        </w:r>
        <w:r w:rsidR="008F03AC" w:rsidRPr="00E03B11">
          <w:t xml:space="preserve"> </w:t>
        </w:r>
      </w:ins>
      <w:r w:rsidR="006E5B06" w:rsidRPr="00E03B11">
        <w:t>from the</w:t>
      </w:r>
      <w:ins w:id="439" w:author="My Luong Vuong" w:date="2024-05-30T16:21:00Z">
        <w:r w:rsidR="008F03AC">
          <w:t>ir</w:t>
        </w:r>
      </w:ins>
      <w:r w:rsidR="006E5B06" w:rsidRPr="00E03B11">
        <w:t xml:space="preserve"> empirical cumulative distribution </w:t>
      </w:r>
      <w:ins w:id="440" w:author="My Luong Vuong" w:date="2024-05-30T16:21:00Z">
        <w:r w:rsidR="00E02B28" w:rsidRPr="00DD66AD">
          <w:t>functions</w:t>
        </w:r>
        <w:r w:rsidR="00E02B28" w:rsidRPr="00DD66AD" w:rsidDel="00DD66AD">
          <w:t xml:space="preserve"> </w:t>
        </w:r>
        <w:r w:rsidR="00E02B28">
          <w:t>in the dataset</w:t>
        </w:r>
      </w:ins>
      <w:del w:id="441" w:author="My Luong Vuong" w:date="2024-05-30T16:21:00Z">
        <w:r w:rsidR="006E5B06" w:rsidRPr="00E03B11" w:rsidDel="00E02B28">
          <w:delText>of the observed valu</w:delText>
        </w:r>
        <w:r w:rsidR="00EB4685" w:rsidRPr="00E03B11" w:rsidDel="00E02B28">
          <w:delText>e</w:delText>
        </w:r>
        <w:r w:rsidR="001413C2" w:rsidRPr="00E03B11" w:rsidDel="00E02B28">
          <w:delText>s</w:delText>
        </w:r>
      </w:del>
      <w:r w:rsidR="00886B47" w:rsidRPr="00E03B11">
        <w:fldChar w:fldCharType="begin"/>
      </w:r>
      <w:r w:rsidR="00DB2DBA">
        <w:instrText xml:space="preserve"> ADDIN EN.CITE &lt;EndNote&gt;&lt;Cite&gt;&lt;Author&gt;Ramachandran&lt;/Author&gt;&lt;Year&gt;2021&lt;/Year&gt;&lt;RecNum&gt;47&lt;/RecNum&gt;&lt;DisplayText&gt; [22]&lt;/DisplayText&gt;&lt;record&gt;&lt;rec-number&gt;47&lt;/rec-number&gt;&lt;foreign-keys&gt;&lt;key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DB2DBA">
        <w:rPr>
          <w:noProof/>
        </w:rPr>
        <w:t> [22]</w:t>
      </w:r>
      <w:r w:rsidR="00886B47" w:rsidRPr="00E03B11">
        <w:fldChar w:fldCharType="end"/>
      </w:r>
      <w:commentRangeEnd w:id="435"/>
      <w:r w:rsidR="00FB135B">
        <w:rPr>
          <w:rStyle w:val="CommentReference"/>
        </w:rPr>
        <w:commentReference w:id="435"/>
      </w:r>
      <w:ins w:id="442" w:author="Brüggemann, Roger" w:date="2024-02-23T09:44:00Z">
        <w:del w:id="443" w:author="My Luong Vuong" w:date="2024-05-30T16:21:00Z">
          <w:r w:rsidR="00FB135B" w:rsidDel="00E02B28">
            <w:delText>a</w:delText>
          </w:r>
        </w:del>
      </w:ins>
      <w:r w:rsidR="00540D33">
        <w:t>.</w:t>
      </w:r>
      <w:del w:id="444" w:author="My Luong Vuong" w:date="2024-05-30T16:22:00Z">
        <w:r w:rsidR="006F1685" w:rsidRPr="00E03B11" w:rsidDel="00A50FD6">
          <w:delText xml:space="preserve"> </w:delText>
        </w:r>
      </w:del>
      <w:ins w:id="445" w:author="My Luong Vuong" w:date="2024-05-30T16:22:00Z">
        <w:r w:rsidR="0002185A">
          <w:t xml:space="preserve"> </w:t>
        </w:r>
        <w:r w:rsidR="00AA4F7B" w:rsidRPr="004F73E3">
          <w:t xml:space="preserve">1000 simulations were </w:t>
        </w:r>
        <w:r w:rsidR="00AA4F7B">
          <w:t xml:space="preserve">also </w:t>
        </w:r>
        <w:r w:rsidR="00AA4F7B" w:rsidRPr="004F73E3">
          <w:t>performed per virtual patient</w:t>
        </w:r>
      </w:ins>
      <w:del w:id="446" w:author="My Luong Vuong" w:date="2024-05-30T16:22:00Z">
        <w:r w:rsidR="00524EFA" w:rsidDel="00A50FD6">
          <w:delText>The population s</w:delText>
        </w:r>
        <w:r w:rsidR="00804DC9" w:rsidDel="00A50FD6">
          <w:delText>imulation</w:delText>
        </w:r>
        <w:r w:rsidR="00804DC9" w:rsidRPr="00E03B11" w:rsidDel="00A50FD6">
          <w:delText xml:space="preserve"> </w:delText>
        </w:r>
        <w:r w:rsidR="00524EFA" w:rsidDel="00A50FD6">
          <w:delText xml:space="preserve">was repeated </w:delText>
        </w:r>
        <w:r w:rsidR="006519F0" w:rsidRPr="00E03B11" w:rsidDel="00A50FD6">
          <w:delText>10</w:delText>
        </w:r>
        <w:r w:rsidR="00C25332" w:rsidDel="00A50FD6">
          <w:delText>00</w:delText>
        </w:r>
        <w:r w:rsidR="006519F0" w:rsidRPr="00E03B11" w:rsidDel="00A50FD6">
          <w:delText xml:space="preserve"> times. </w:delText>
        </w:r>
        <w:r w:rsidR="00EB4685" w:rsidRPr="00E03B11" w:rsidDel="00A50FD6">
          <w:delText>Receiver operating characteristics (ROC) analysis was employed to confirm the absence of clinically relevant covariate effects of the optimised inclusive dosing regimen</w:delText>
        </w:r>
      </w:del>
      <w:r w:rsidR="00EB4685" w:rsidRPr="00E03B11">
        <w:t>.</w:t>
      </w:r>
    </w:p>
    <w:bookmarkEnd w:id="383"/>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688A9BCC" w:rsidR="00110745" w:rsidRDefault="00412F80" w:rsidP="00593CAA">
      <w:pPr>
        <w:rPr>
          <w:b/>
          <w:bCs/>
          <w:sz w:val="28"/>
          <w:szCs w:val="28"/>
        </w:rPr>
      </w:pPr>
      <w:bookmarkStart w:id="447"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del w:id="448" w:author="My Luong Vuong" w:date="2024-05-31T13:58:00Z">
        <w:r w:rsidR="009248EC" w:rsidDel="009F5B47">
          <w:delText>T</w:delText>
        </w:r>
        <w:r w:rsidR="005460A5" w:rsidRPr="00E03B11" w:rsidDel="009F5B47">
          <w:delText xml:space="preserve">he </w:delText>
        </w:r>
      </w:del>
      <w:ins w:id="449" w:author="My Luong Vuong" w:date="2024-05-31T13:58:00Z">
        <w:r w:rsidR="009F5B47">
          <w:t>We used t</w:t>
        </w:r>
        <w:r w:rsidR="009F5B47" w:rsidRPr="00E03B11">
          <w:t xml:space="preserve">he </w:t>
        </w:r>
      </w:ins>
      <w:r w:rsidR="00612626" w:rsidRPr="00E03B11">
        <w:rPr>
          <w:i/>
          <w:iCs/>
        </w:rPr>
        <w:t>tidyverse</w:t>
      </w:r>
      <w:r w:rsidR="00612626" w:rsidRPr="00E03B11">
        <w:t xml:space="preserve"> collection of packages</w:t>
      </w:r>
      <w:r w:rsidR="00106AB2" w:rsidRPr="00E03B11">
        <w:t xml:space="preserve"> </w:t>
      </w:r>
      <w:del w:id="450" w:author="My Luong Vuong" w:date="2024-05-31T13:58:00Z">
        <w:r w:rsidR="00686259" w:rsidDel="009F5B47">
          <w:delText>was</w:delText>
        </w:r>
        <w:r w:rsidR="00686259" w:rsidRPr="00E03B11" w:rsidDel="009F5B47">
          <w:delText xml:space="preserve"> </w:delText>
        </w:r>
        <w:r w:rsidR="00913EE7" w:rsidRPr="00E03B11" w:rsidDel="009F5B47">
          <w:delText xml:space="preserve">used </w:delText>
        </w:r>
      </w:del>
      <w:r w:rsidR="00913EE7" w:rsidRPr="00E03B11">
        <w:t>for this purpose</w:t>
      </w:r>
      <w:r w:rsidR="00106AB2" w:rsidRPr="00E03B11">
        <w:t>, while</w:t>
      </w:r>
      <w:ins w:id="451" w:author="My Luong Vuong" w:date="2024-05-31T13:58:00Z">
        <w:r w:rsidR="009635F0">
          <w:t xml:space="preserve"> using</w:t>
        </w:r>
      </w:ins>
      <w:r w:rsidR="00106AB2" w:rsidRPr="00E03B11">
        <w:t xml:space="preserve"> </w:t>
      </w:r>
      <w:r w:rsidR="005460A5" w:rsidRPr="00E03B11">
        <w:t xml:space="preserve">the </w:t>
      </w:r>
      <w:r w:rsidR="00106AB2" w:rsidRPr="00E03B11">
        <w:rPr>
          <w:i/>
          <w:iCs/>
        </w:rPr>
        <w:t>mice</w:t>
      </w:r>
      <w:r w:rsidR="00106AB2" w:rsidRPr="00E03B11">
        <w:t xml:space="preserve"> package </w:t>
      </w:r>
      <w:del w:id="452" w:author="My Luong Vuong" w:date="2024-05-31T13:58:00Z">
        <w:r w:rsidR="00106AB2" w:rsidRPr="00E03B11" w:rsidDel="009635F0">
          <w:delText xml:space="preserve">was used </w:delText>
        </w:r>
      </w:del>
      <w:r w:rsidR="00106AB2" w:rsidRPr="00E03B11">
        <w:t>to perform multiple imputation</w:t>
      </w:r>
      <w:r w:rsidR="004A6898" w:rsidRPr="00E03B11">
        <w:fldChar w:fldCharType="begin"/>
      </w:r>
      <w:r w:rsidR="00DB2DBA">
        <w:instrText xml:space="preserve"> ADDIN EN.CITE &lt;EndNote&gt;&lt;Cite&gt;&lt;Author&gt;Buuren&lt;/Author&gt;&lt;Year&gt;2018&lt;/Year&gt;&lt;RecNum&gt;26&lt;/RecNum&gt;&lt;DisplayText&gt; [19, 23]&lt;/DisplayText&gt;&lt;record&gt;&lt;rec-number&gt;26&lt;/rec-number&gt;&lt;foreign-keys&gt;&lt;key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DB2DBA">
        <w:rPr>
          <w:noProof/>
        </w:rPr>
        <w:t> [19, 23]</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(PsN; v</w:t>
      </w:r>
      <w:r w:rsidR="005D6F0D" w:rsidRPr="00E03B11">
        <w:t>5</w:t>
      </w:r>
      <w:r w:rsidR="00612626" w:rsidRPr="00E03B11">
        <w:t>.</w:t>
      </w:r>
      <w:r w:rsidR="005D6F0D" w:rsidRPr="00E03B11">
        <w:t>3</w:t>
      </w:r>
      <w:r w:rsidR="00612626" w:rsidRPr="00E03B11">
        <w:t>.0) toolkit on the Pirana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DB2DBA">
        <w:instrText xml:space="preserve"> ADDIN EN.CITE &lt;EndNote&gt;&lt;Cite&gt;&lt;Author&gt;Keizer&lt;/Author&gt;&lt;Year&gt;2013&lt;/Year&gt;&lt;RecNum&gt;35&lt;/RecNum&gt;&lt;DisplayText&gt; [24]&lt;/DisplayText&gt;&lt;record&gt;&lt;rec-number&gt;35&lt;/rec-number&gt;&lt;foreign-keys&gt;&lt;key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DB2DBA">
        <w:rPr>
          <w:noProof/>
        </w:rPr>
        <w:t> [24]</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A95ACC" w:rsidRPr="00E03B11">
        <w:t xml:space="preserve"> </w:t>
      </w:r>
      <w:r w:rsidR="008C0950">
        <w:t>is</w:t>
      </w:r>
      <w:r w:rsidR="00612626" w:rsidRPr="00E03B11">
        <w:t xml:space="preserve"> available in </w:t>
      </w:r>
      <w:ins w:id="453" w:author="My Luong Vuong" w:date="2024-03-19T12:41:00Z">
        <w:r w:rsidR="00CF068A" w:rsidRPr="00E03B11">
          <w:t xml:space="preserve">the </w:t>
        </w:r>
        <w:commentRangeStart w:id="454"/>
        <w:commentRangeStart w:id="455"/>
        <w:r w:rsidR="00CF068A" w:rsidRPr="00A72BCD">
          <w:rPr>
            <w:b/>
            <w:bCs/>
          </w:rPr>
          <w:t>Supplementary Code</w:t>
        </w:r>
        <w:r w:rsidR="00CF068A" w:rsidRPr="00E03B11">
          <w:t>.</w:t>
        </w:r>
        <w:commentRangeEnd w:id="454"/>
        <w:r w:rsidR="00CF068A">
          <w:rPr>
            <w:rStyle w:val="CommentReference"/>
          </w:rPr>
          <w:commentReference w:id="454"/>
        </w:r>
      </w:ins>
      <w:bookmarkEnd w:id="447"/>
      <w:commentRangeEnd w:id="455"/>
      <w:ins w:id="456" w:author="My Luong Vuong" w:date="2024-05-30T16:57:00Z">
        <w:r w:rsidR="00FE27B0">
          <w:rPr>
            <w:rStyle w:val="CommentReference"/>
          </w:rPr>
          <w:commentReference w:id="455"/>
        </w:r>
      </w:ins>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7400E04" w:rsidR="00BF6CF3" w:rsidRPr="00E05CF4" w:rsidRDefault="00BF6CF3" w:rsidP="00593CAA">
      <w:bookmarkStart w:id="457" w:name="_Hlk136862086"/>
      <w:r w:rsidRPr="00E03B11">
        <w:t xml:space="preserve">Eight clinical centres </w:t>
      </w:r>
      <w:del w:id="458" w:author="Microsoft Office User" w:date="2024-02-19T00:45:00Z">
        <w:r w:rsidRPr="00E03B11" w:rsidDel="0085514F">
          <w:delText xml:space="preserve">worldwide </w:delText>
        </w:r>
      </w:del>
      <w:ins w:id="459" w:author="Microsoft Office User" w:date="2024-02-19T00:45:00Z">
        <w:r w:rsidR="0085514F">
          <w:t xml:space="preserve">from </w:t>
        </w:r>
      </w:ins>
      <w:ins w:id="460" w:author="My Luong Vuong" w:date="2024-05-30T16:58:00Z">
        <w:r w:rsidR="004D22CD">
          <w:t>4</w:t>
        </w:r>
      </w:ins>
      <w:ins w:id="461" w:author="Microsoft Office User" w:date="2024-02-19T00:45:00Z">
        <w:del w:id="462" w:author="My Luong Vuong" w:date="2024-05-30T16:58:00Z">
          <w:r w:rsidR="0085514F" w:rsidRPr="004D22CD" w:rsidDel="004D22CD">
            <w:delText>x</w:delText>
          </w:r>
        </w:del>
        <w:r w:rsidR="0085514F">
          <w:t xml:space="preserve"> countries</w:t>
        </w:r>
        <w:r w:rsidR="0085514F" w:rsidRPr="00E03B11">
          <w:t xml:space="preserve"> </w:t>
        </w:r>
      </w:ins>
      <w:r w:rsidRPr="00E03B11">
        <w:t xml:space="preserve">shared data from a total of 177 </w:t>
      </w:r>
      <w:ins w:id="463" w:author="Microsoft Office User" w:date="2024-02-19T00:45:00Z">
        <w:r w:rsidR="0085514F">
          <w:t xml:space="preserve">ICU </w:t>
        </w:r>
      </w:ins>
      <w:r w:rsidRPr="00E03B11">
        <w:t xml:space="preserve">patients </w:t>
      </w:r>
      <w:r w:rsidR="0052675C">
        <w:t>treated with</w:t>
      </w:r>
      <w:r w:rsidR="009248EC">
        <w:t xml:space="preserve"> IV fluconazole</w:t>
      </w:r>
      <w:del w:id="464"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UmVjTnVtPjE5PC9SZWNOdW0+PERpc3BsYXlUZXh0PsKgWzEyLTE1LCAyNS0yOF08L0Rpc3BsYXlU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DB2DBA">
        <w:instrText xml:space="preserve"> ADDIN EN.CITE </w:instrText>
      </w:r>
      <w:r w:rsidR="00DB2DBA">
        <w:fldChar w:fldCharType="begin">
          <w:fldData xml:space="preserve">PEVuZE5vdGU+PENpdGU+PEF1dGhvcj5BbG9iYWlkPC9BdXRob3I+PFllYXI+MjAxNjwvWWVhcj48
UmVjTnVtPjE5PC9SZWNOdW0+PERpc3BsYXlUZXh0PsKgWzEyLTE1LCAyNS0yOF08L0Rpc3BsYXlU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DB2DBA">
        <w:instrText xml:space="preserve"> ADDIN EN.CITE.DATA </w:instrText>
      </w:r>
      <w:r w:rsidR="00DB2DBA">
        <w:fldChar w:fldCharType="end"/>
      </w:r>
      <w:r w:rsidRPr="00E03B11">
        <w:fldChar w:fldCharType="separate"/>
      </w:r>
      <w:r w:rsidR="00DB2DBA">
        <w:rPr>
          <w:noProof/>
        </w:rPr>
        <w:t> [12-15, 25-28]</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ins w:id="465" w:author="My Luong Vuong" w:date="2024-05-30T16:59:00Z">
        <w:r w:rsidR="004E5FD1">
          <w:t>with a median of 7 concentrations per patien</w:t>
        </w:r>
      </w:ins>
      <w:ins w:id="466" w:author="My Luong Vuong" w:date="2024-05-30T17:00:00Z">
        <w:r w:rsidR="001D4014">
          <w:t>t</w:t>
        </w:r>
      </w:ins>
      <w:ins w:id="467" w:author="My Luong Vuong" w:date="2024-05-30T17:01:00Z">
        <w:r w:rsidR="00DB04CB">
          <w:t>.</w:t>
        </w:r>
      </w:ins>
      <w:commentRangeStart w:id="468"/>
      <w:del w:id="469" w:author="My Luong Vuong" w:date="2024-05-30T16:59:00Z">
        <w:r w:rsidRPr="00E03B11" w:rsidDel="004E5FD1">
          <w:delText>of which</w:delText>
        </w:r>
      </w:del>
      <w:del w:id="470" w:author="My Luong Vuong" w:date="2024-05-30T17:00:00Z">
        <w:r w:rsidRPr="00E03B11" w:rsidDel="001D4014">
          <w:delText xml:space="preserve"> </w:delText>
        </w:r>
        <w:commentRangeStart w:id="471"/>
        <w:r w:rsidRPr="00E03B11" w:rsidDel="00A16E3A">
          <w:delText>395</w:delText>
        </w:r>
      </w:del>
      <w:r w:rsidRPr="00E03B11">
        <w:t xml:space="preserve"> </w:t>
      </w:r>
      <w:del w:id="472" w:author="My Luong Vuong" w:date="2024-05-30T17:00:00Z">
        <w:r w:rsidRPr="00E03B11" w:rsidDel="00A16E3A">
          <w:delText xml:space="preserve">(24.4%) were </w:delText>
        </w:r>
        <w:r w:rsidR="009248EC" w:rsidDel="00A16E3A">
          <w:delText xml:space="preserve">obtained at </w:delText>
        </w:r>
        <w:r w:rsidRPr="00E03B11" w:rsidDel="00A16E3A">
          <w:delText>trough</w:delText>
        </w:r>
      </w:del>
      <w:commentRangeEnd w:id="471"/>
      <w:r w:rsidR="0085514F">
        <w:rPr>
          <w:rStyle w:val="CommentReference"/>
        </w:rPr>
        <w:commentReference w:id="471"/>
      </w:r>
      <w:commentRangeEnd w:id="468"/>
      <w:r w:rsidR="00B10E38">
        <w:rPr>
          <w:rStyle w:val="CommentReference"/>
        </w:rPr>
        <w:commentReference w:id="468"/>
      </w:r>
      <w:ins w:id="473" w:author="Brüggemann, Roger" w:date="2024-02-23T09:45:00Z">
        <w:del w:id="474" w:author="My Luong Vuong" w:date="2024-05-30T17:00:00Z">
          <w:r w:rsidR="00B10E38" w:rsidDel="00A16E3A">
            <w:delText>h</w:delText>
          </w:r>
        </w:del>
      </w:ins>
      <w:del w:id="475" w:author="My Luong Vuong" w:date="2024-05-30T17:01:00Z">
        <w:r w:rsidRPr="00E03B11" w:rsidDel="00DB04CB">
          <w:delText>.</w:delText>
        </w:r>
        <w:r w:rsidRPr="00E03B11" w:rsidDel="00D10EAC">
          <w:delText xml:space="preserve"> </w:delText>
        </w:r>
      </w:del>
      <w:ins w:id="476" w:author="My Luong Vuong" w:date="2024-05-30T17:02:00Z">
        <w:r w:rsidR="00D15569">
          <w:t>None of the concentrations were below the lower limit of quantification</w:t>
        </w:r>
        <w:r w:rsidR="00C418CA">
          <w:t>.</w:t>
        </w:r>
        <w:r w:rsidR="00D15569" w:rsidDel="00D15569">
          <w:t xml:space="preserve"> </w:t>
        </w:r>
      </w:ins>
      <w:ins w:id="477" w:author="My Luong Vuong" w:date="2024-05-30T17:03:00Z">
        <w:r w:rsidR="007D2D80">
          <w:t>Total b</w:t>
        </w:r>
      </w:ins>
      <w:del w:id="478" w:author="My Luong Vuong" w:date="2024-05-30T17:02:00Z">
        <w:r w:rsidR="00C01CA6" w:rsidDel="00D15569">
          <w:delText>B</w:delText>
        </w:r>
      </w:del>
      <w:r w:rsidR="00C01CA6">
        <w:t xml:space="preserve">ody </w:t>
      </w:r>
      <w:r w:rsidR="00C01CA6" w:rsidRPr="007B176B">
        <w:t>weight</w:t>
      </w:r>
      <w:del w:id="479" w:author="My Luong Vuong" w:date="2024-05-30T17:06:00Z">
        <w:r w:rsidR="00C26E94" w:rsidDel="00353BCA">
          <w:delText>s</w:delText>
        </w:r>
      </w:del>
      <w:r w:rsidR="00C26E94">
        <w:t xml:space="preserve"> at ICU admission</w:t>
      </w:r>
      <w:r w:rsidR="00FA0048" w:rsidRPr="007B176B">
        <w:t xml:space="preserve"> range</w:t>
      </w:r>
      <w:r w:rsidR="00C26E94">
        <w:t>d</w:t>
      </w:r>
      <w:r w:rsidR="00FA0048" w:rsidRPr="007B176B">
        <w:t xml:space="preserve"> </w:t>
      </w:r>
      <w:commentRangeStart w:id="480"/>
      <w:r w:rsidR="00FA0048" w:rsidRPr="007B176B">
        <w:t>from 34</w:t>
      </w:r>
      <w:r w:rsidR="00C26E94">
        <w:t> kg</w:t>
      </w:r>
      <w:r w:rsidR="00FA0048" w:rsidRPr="007B176B">
        <w:t xml:space="preserve"> </w:t>
      </w:r>
      <w:commentRangeEnd w:id="480"/>
      <w:r w:rsidR="009C36C6">
        <w:rPr>
          <w:rStyle w:val="CommentReference"/>
        </w:rPr>
        <w:commentReference w:id="480"/>
      </w:r>
      <w:r w:rsidR="00FA0048" w:rsidRPr="007B176B">
        <w:t>to 142</w:t>
      </w:r>
      <w:r w:rsidR="00C26E94">
        <w:t> </w:t>
      </w:r>
      <w:r w:rsidR="00FA0048" w:rsidRPr="007B176B">
        <w:t>kg</w:t>
      </w:r>
      <w:r w:rsidR="00C26E94">
        <w:t>,</w:t>
      </w:r>
      <w:r w:rsidR="00FA0048" w:rsidRPr="007B176B">
        <w:t xml:space="preserve"> while eGFR</w:t>
      </w:r>
      <w:r w:rsidR="00FA0048" w:rsidRPr="007B176B">
        <w:rPr>
          <w:vertAlign w:val="subscript"/>
        </w:rPr>
        <w:t>CKD</w:t>
      </w:r>
      <w:r w:rsidR="00C26E94">
        <w:rPr>
          <w:vertAlign w:val="subscript"/>
        </w:rPr>
        <w:t>-</w:t>
      </w:r>
      <w:r w:rsidR="00FA0048" w:rsidRPr="007B176B">
        <w:rPr>
          <w:vertAlign w:val="subscript"/>
        </w:rPr>
        <w:t>EPI</w:t>
      </w:r>
      <w:r w:rsidR="00FA0048" w:rsidRPr="007B176B">
        <w:t xml:space="preserve"> </w:t>
      </w:r>
      <w:r w:rsidR="00682AD7">
        <w:t xml:space="preserve">when </w:t>
      </w:r>
      <w:ins w:id="481" w:author="My Luong Vuong" w:date="2024-05-31T15:39:00Z">
        <w:r w:rsidR="00804CB1">
          <w:t>off</w:t>
        </w:r>
      </w:ins>
      <w:ins w:id="482" w:author="My Luong Vuong" w:date="2024-03-19T12:02:00Z">
        <w:r w:rsidR="000B60B6" w:rsidDel="000B60B6">
          <w:t xml:space="preserve"> </w:t>
        </w:r>
      </w:ins>
      <w:del w:id="483" w:author="My Luong Vuong" w:date="2024-03-19T12:02:00Z">
        <w:r w:rsidR="00682AD7" w:rsidDel="000B60B6">
          <w:delText>off</w:delText>
        </w:r>
        <w:r w:rsidR="007452AC" w:rsidDel="000B60B6">
          <w:delText xml:space="preserve"> </w:delText>
        </w:r>
      </w:del>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 m</w:t>
      </w:r>
      <w:r w:rsidR="00026643" w:rsidRPr="00CA5A80">
        <w:rPr>
          <w:vertAlign w:val="superscript"/>
        </w:rPr>
        <w:t>2</w:t>
      </w:r>
      <w:r w:rsidR="00026643">
        <w:t>.</w:t>
      </w:r>
      <w:r w:rsidR="00E05CF4" w:rsidRPr="00762255">
        <w:t xml:space="preserve"> </w:t>
      </w:r>
      <w:del w:id="484" w:author="My Luong Vuong" w:date="2024-05-31T14:05:00Z">
        <w:r w:rsidR="001F4CBE" w:rsidDel="000621A4">
          <w:delText xml:space="preserve">Body </w:delText>
        </w:r>
      </w:del>
      <w:ins w:id="485" w:author="My Luong Vuong" w:date="2024-05-31T14:05:00Z">
        <w:r w:rsidR="000621A4">
          <w:t xml:space="preserve">Total body </w:t>
        </w:r>
      </w:ins>
      <w:r w:rsidR="001F4CBE">
        <w:t>weight</w:t>
      </w:r>
      <w:del w:id="486" w:author="My Luong Vuong" w:date="2024-05-31T14:05:00Z">
        <w:r w:rsidR="001F4CBE" w:rsidDel="000621A4">
          <w:delText>s</w:delText>
        </w:r>
      </w:del>
      <w:r w:rsidR="001F4CBE">
        <w:t xml:space="preserve"> </w:t>
      </w:r>
      <w:del w:id="487" w:author="My Luong Vuong" w:date="2024-05-31T14:05:00Z">
        <w:r w:rsidR="001F4CBE" w:rsidDel="000621A4">
          <w:delText xml:space="preserve">were </w:delText>
        </w:r>
      </w:del>
      <w:ins w:id="488" w:author="My Luong Vuong" w:date="2024-05-31T14:05:00Z">
        <w:r w:rsidR="000621A4">
          <w:t xml:space="preserve">was </w:t>
        </w:r>
      </w:ins>
      <w:r w:rsidR="001F4CBE">
        <w:t>missing</w:t>
      </w:r>
      <w:r w:rsidR="00DB4CD8">
        <w:t xml:space="preserve"> in </w:t>
      </w:r>
      <w:del w:id="489" w:author="My Luong Vuong" w:date="2024-03-21T13:39:00Z">
        <w:r w:rsidR="004739AE" w:rsidDel="00C77259">
          <w:delText>5</w:delText>
        </w:r>
      </w:del>
      <w:ins w:id="490" w:author="My Luong Vuong" w:date="2024-03-21T13:39:00Z">
        <w:r w:rsidR="00C77259">
          <w:t>2</w:t>
        </w:r>
      </w:ins>
      <w:r w:rsidR="004739AE">
        <w:t>.</w:t>
      </w:r>
      <w:del w:id="491" w:author="My Luong Vuong" w:date="2024-03-21T13:39:00Z">
        <w:r w:rsidR="004739AE" w:rsidDel="00C77259">
          <w:delText>5</w:delText>
        </w:r>
      </w:del>
      <w:ins w:id="492" w:author="My Luong Vuong" w:date="2024-03-21T13:39:00Z">
        <w:r w:rsidR="00C77259">
          <w:t>8</w:t>
        </w:r>
      </w:ins>
      <w:r w:rsidR="004739AE">
        <w:t xml:space="preserve">% </w:t>
      </w:r>
      <w:r w:rsidR="00F846E2">
        <w:t>of</w:t>
      </w:r>
      <w:ins w:id="493" w:author="My Luong Vuong" w:date="2024-03-19T12:03:00Z">
        <w:r w:rsidR="00EC0656">
          <w:t xml:space="preserve"> </w:t>
        </w:r>
        <w:commentRangeStart w:id="494"/>
        <w:commentRangeStart w:id="495"/>
        <w:r w:rsidR="00EC0656">
          <w:t xml:space="preserve">the </w:t>
        </w:r>
      </w:ins>
      <w:ins w:id="496" w:author="My Luong Vuong" w:date="2024-03-21T13:40:00Z">
        <w:r w:rsidR="00857F2D">
          <w:t>cohor</w:t>
        </w:r>
      </w:ins>
      <w:ins w:id="497" w:author="My Luong Vuong" w:date="2024-03-19T12:03:00Z">
        <w:r w:rsidR="00EC0656">
          <w:t>t</w:t>
        </w:r>
        <w:commentRangeEnd w:id="494"/>
        <w:r w:rsidR="00EC0656">
          <w:rPr>
            <w:rStyle w:val="CommentReference"/>
          </w:rPr>
          <w:commentReference w:id="494"/>
        </w:r>
        <w:commentRangeEnd w:id="495"/>
        <w:r w:rsidR="00EC0656">
          <w:rPr>
            <w:rStyle w:val="CommentReference"/>
          </w:rPr>
          <w:commentReference w:id="495"/>
        </w:r>
      </w:ins>
      <w:r w:rsidR="00EC0656">
        <w:t>.</w:t>
      </w:r>
      <w:del w:id="498" w:author="My Luong Vuong" w:date="2024-05-31T09:41:00Z">
        <w:r w:rsidR="00EC0656" w:rsidDel="002A2EB2">
          <w:delText xml:space="preserve"> </w:delText>
        </w:r>
      </w:del>
      <w:r w:rsidR="00201009">
        <w:t xml:space="preserve"> </w:t>
      </w:r>
      <w:ins w:id="499" w:author="My Luong Vuong" w:date="2024-05-30T17:06:00Z">
        <w:r w:rsidR="00C11A6C">
          <w:t>CRRT information was available for all patients,</w:t>
        </w:r>
      </w:ins>
      <w:ins w:id="500" w:author="My Luong Vuong" w:date="2024-05-30T17:07:00Z">
        <w:r w:rsidR="00354F12">
          <w:t xml:space="preserve"> </w:t>
        </w:r>
        <w:r w:rsidR="003A2781">
          <w:t xml:space="preserve">with </w:t>
        </w:r>
        <w:commentRangeStart w:id="501"/>
        <w:commentRangeEnd w:id="501"/>
        <w:r w:rsidR="003A2781">
          <w:rPr>
            <w:rStyle w:val="CommentReference"/>
          </w:rPr>
          <w:commentReference w:id="501"/>
        </w:r>
        <w:r w:rsidR="003A2781">
          <w:t>19.2% of whom had</w:t>
        </w:r>
        <w:r w:rsidR="003A2781" w:rsidDel="003A2781">
          <w:t xml:space="preserve"> </w:t>
        </w:r>
      </w:ins>
      <w:commentRangeStart w:id="502"/>
      <w:commentRangeStart w:id="503"/>
      <w:del w:id="504" w:author="My Luong Vuong" w:date="2024-05-30T17:07:00Z">
        <w:r w:rsidR="00AA674D" w:rsidDel="003A2781">
          <w:delText>19</w:delText>
        </w:r>
        <w:r w:rsidR="006E7BDC" w:rsidDel="003A2781">
          <w:delText>.</w:delText>
        </w:r>
        <w:r w:rsidR="00AA674D" w:rsidDel="003A2781">
          <w:delText>2</w:delText>
        </w:r>
        <w:r w:rsidR="006E7BDC" w:rsidDel="003A2781">
          <w:delText xml:space="preserve">% of </w:delText>
        </w:r>
        <w:r w:rsidR="00EE279B" w:rsidDel="003A2781">
          <w:delText xml:space="preserve">the </w:delText>
        </w:r>
        <w:r w:rsidR="006E7BDC" w:rsidDel="003A2781">
          <w:delText>patients were on</w:delText>
        </w:r>
      </w:del>
      <w:r w:rsidR="006E7BDC">
        <w:t xml:space="preserve"> </w:t>
      </w:r>
      <w:ins w:id="505" w:author="My Luong Vuong" w:date="2024-03-19T12:42:00Z">
        <w:r w:rsidR="00353270">
          <w:t xml:space="preserve">CRRT </w:t>
        </w:r>
      </w:ins>
      <w:r w:rsidR="006E7BDC">
        <w:t>at least once during their treatment period.</w:t>
      </w:r>
      <w:r w:rsidR="00CF5A9A">
        <w:t xml:space="preserve"> </w:t>
      </w:r>
      <w:commentRangeEnd w:id="502"/>
      <w:r w:rsidR="006D2188">
        <w:rPr>
          <w:rStyle w:val="CommentReference"/>
        </w:rPr>
        <w:commentReference w:id="502"/>
      </w:r>
      <w:commentRangeEnd w:id="503"/>
      <w:r w:rsidR="000E7EC7">
        <w:rPr>
          <w:rStyle w:val="CommentReference"/>
        </w:rPr>
        <w:commentReference w:id="503"/>
      </w:r>
      <w:commentRangeStart w:id="506"/>
      <w:commentRangeStart w:id="507"/>
      <w:r w:rsidR="00066555">
        <w:t>An</w:t>
      </w:r>
      <w:r w:rsidR="00C26E94">
        <w:t xml:space="preserve"> </w:t>
      </w:r>
      <w:r w:rsidR="00B8330D" w:rsidRPr="00B8330D">
        <w:t>eGFR</w:t>
      </w:r>
      <w:r w:rsidR="00B8330D" w:rsidRPr="00A72BCD">
        <w:rPr>
          <w:vertAlign w:val="subscript"/>
        </w:rPr>
        <w:t>CKD</w:t>
      </w:r>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508"/>
      <w:ins w:id="509" w:author="My Luong Vuong" w:date="2024-03-19T12:43:00Z">
        <w:r w:rsidR="00B725AF">
          <w:t>only in 40.7</w:t>
        </w:r>
        <w:commentRangeEnd w:id="508"/>
        <w:r w:rsidR="00B725AF">
          <w:rPr>
            <w:rStyle w:val="CommentReference"/>
          </w:rPr>
          <w:commentReference w:id="508"/>
        </w:r>
      </w:ins>
      <w:del w:id="510" w:author="My Luong Vuong" w:date="2024-03-19T12:43:00Z">
        <w:r w:rsidR="00066555" w:rsidDel="00B725AF">
          <w:delText>only in</w:delText>
        </w:r>
        <w:r w:rsidR="00FF2DEB" w:rsidDel="00B725AF">
          <w:delText xml:space="preserve"> </w:delText>
        </w:r>
        <w:commentRangeStart w:id="511"/>
        <w:commentRangeStart w:id="512"/>
        <w:commentRangeStart w:id="513"/>
        <w:r w:rsidR="009D5622" w:rsidDel="00B725AF">
          <w:delText>40.7</w:delText>
        </w:r>
      </w:del>
      <w:r w:rsidR="00CF5A9A">
        <w:t xml:space="preserve">% of the dosing </w:t>
      </w:r>
      <w:commentRangeStart w:id="514"/>
      <w:commentRangeStart w:id="515"/>
      <w:r w:rsidR="00CF5A9A">
        <w:t>intervals</w:t>
      </w:r>
      <w:commentRangeEnd w:id="511"/>
      <w:r w:rsidR="0085514F">
        <w:rPr>
          <w:rStyle w:val="CommentReference"/>
        </w:rPr>
        <w:commentReference w:id="511"/>
      </w:r>
      <w:commentRangeEnd w:id="512"/>
      <w:r w:rsidR="00D47F6F">
        <w:rPr>
          <w:rStyle w:val="CommentReference"/>
        </w:rPr>
        <w:commentReference w:id="512"/>
      </w:r>
      <w:commentRangeEnd w:id="506"/>
      <w:commentRangeEnd w:id="507"/>
      <w:commentRangeEnd w:id="513"/>
      <w:r w:rsidR="003E17EC">
        <w:rPr>
          <w:rStyle w:val="CommentReference"/>
        </w:rPr>
        <w:commentReference w:id="513"/>
      </w:r>
      <w:r w:rsidR="00D26E82">
        <w:rPr>
          <w:rStyle w:val="CommentReference"/>
        </w:rPr>
        <w:commentReference w:id="506"/>
      </w:r>
      <w:commentRangeEnd w:id="514"/>
      <w:commentRangeEnd w:id="515"/>
      <w:r w:rsidR="003E17EC">
        <w:rPr>
          <w:rStyle w:val="CommentReference"/>
        </w:rPr>
        <w:commentReference w:id="507"/>
      </w:r>
      <w:r w:rsidR="004F05AE">
        <w:rPr>
          <w:rStyle w:val="CommentReference"/>
        </w:rPr>
        <w:commentReference w:id="514"/>
      </w:r>
      <w:r w:rsidR="00501EDC">
        <w:rPr>
          <w:rStyle w:val="CommentReference"/>
        </w:rPr>
        <w:commentReference w:id="515"/>
      </w:r>
      <w:r w:rsidR="00066555">
        <w:t xml:space="preserve">. </w:t>
      </w:r>
      <w:r w:rsidR="0075746B">
        <w:t xml:space="preserve">Missing </w:t>
      </w:r>
      <w:r w:rsidR="0075746B" w:rsidRPr="007B176B">
        <w:t>eGFR</w:t>
      </w:r>
      <w:r w:rsidR="0075746B" w:rsidRPr="007B176B">
        <w:rPr>
          <w:vertAlign w:val="subscript"/>
        </w:rPr>
        <w:t>CKD</w:t>
      </w:r>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w:t>
      </w:r>
      <w:ins w:id="516" w:author="My Luong Vuong" w:date="2024-05-31T14:06:00Z">
        <w:r w:rsidR="007E1A68">
          <w:t xml:space="preserve"> total</w:t>
        </w:r>
      </w:ins>
      <w:r w:rsidR="005D7FE3">
        <w:t xml:space="preserve"> body weight</w:t>
      </w:r>
      <w:del w:id="517" w:author="My Luong Vuong" w:date="2024-05-31T14:06:00Z">
        <w:r w:rsidR="005D7FE3" w:rsidDel="006F3383">
          <w:delText>s</w:delText>
        </w:r>
      </w:del>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del w:id="518" w:author="My Luong Vuong" w:date="2024-05-30T17:07:00Z">
        <w:r w:rsidR="0075746B" w:rsidDel="00826E89">
          <w:delText>multipl</w:delText>
        </w:r>
        <w:r w:rsidR="002C1A62" w:rsidDel="00826E89">
          <w:delText>e</w:delText>
        </w:r>
        <w:r w:rsidR="0075746B" w:rsidDel="00826E89">
          <w:delText xml:space="preserve"> </w:delText>
        </w:r>
      </w:del>
      <w:ins w:id="519" w:author="My Luong Vuong" w:date="2024-05-30T17:07:00Z">
        <w:r w:rsidR="00826E89">
          <w:t xml:space="preserve">multiply </w:t>
        </w:r>
      </w:ins>
      <w:r w:rsidR="0075746B">
        <w:t>imputed datasets)</w:t>
      </w:r>
      <w:r w:rsidR="0075746B" w:rsidRPr="00E03B11">
        <w:t>.</w:t>
      </w:r>
      <w:ins w:id="520" w:author="My Luong Vuong" w:date="2024-05-30T17:08:00Z">
        <w:r w:rsidR="00415574">
          <w:t xml:space="preserve"> Multiple imputation performance is shown in </w:t>
        </w:r>
        <w:r w:rsidR="00415574" w:rsidRPr="00A72BCD">
          <w:rPr>
            <w:b/>
            <w:bCs/>
          </w:rPr>
          <w:t>Fig.</w:t>
        </w:r>
        <w:r w:rsidR="00415574">
          <w:rPr>
            <w:b/>
            <w:bCs/>
          </w:rPr>
          <w:t> </w:t>
        </w:r>
        <w:r w:rsidR="00415574" w:rsidRPr="00A72BCD">
          <w:rPr>
            <w:b/>
            <w:bCs/>
          </w:rPr>
          <w:t>S1</w:t>
        </w:r>
        <w:r w:rsidR="00415574">
          <w:t>-</w:t>
        </w:r>
        <w:r w:rsidR="00415574" w:rsidRPr="00A72BCD">
          <w:rPr>
            <w:b/>
            <w:bCs/>
          </w:rPr>
          <w:t>S2</w:t>
        </w:r>
        <w:r w:rsidR="00415574">
          <w:t>.</w:t>
        </w:r>
      </w:ins>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ins w:id="521" w:author="My Luong Vuong" w:date="2024-05-31T14:07:00Z">
        <w:r w:rsidR="005704CB">
          <w:t xml:space="preserve">the </w:t>
        </w:r>
      </w:ins>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ins w:id="522" w:author="My Luong Vuong" w:date="2024-05-30T17:09:00Z">
        <w:r w:rsidR="0079468C" w:rsidRPr="00A72BCD">
          <w:rPr>
            <w:b/>
            <w:bCs/>
          </w:rPr>
          <w:t>S</w:t>
        </w:r>
        <w:r w:rsidR="0079468C">
          <w:rPr>
            <w:b/>
            <w:bCs/>
          </w:rPr>
          <w:t>3</w:t>
        </w:r>
        <w:r w:rsidR="0079468C">
          <w:t>-</w:t>
        </w:r>
        <w:r w:rsidR="0079468C" w:rsidRPr="00A72BCD">
          <w:rPr>
            <w:b/>
            <w:bCs/>
          </w:rPr>
          <w:t>S</w:t>
        </w:r>
        <w:r w:rsidR="0079468C">
          <w:rPr>
            <w:b/>
            <w:bCs/>
          </w:rPr>
          <w:t>4</w:t>
        </w:r>
        <w:r w:rsidR="0079468C">
          <w:t>.</w:t>
        </w:r>
      </w:ins>
      <w:del w:id="523" w:author="My Luong Vuong" w:date="2024-05-30T17:09:00Z">
        <w:r w:rsidR="00D751E8" w:rsidRPr="00A72BCD" w:rsidDel="0079468C">
          <w:rPr>
            <w:b/>
            <w:bCs/>
          </w:rPr>
          <w:delText>S1</w:delText>
        </w:r>
        <w:r w:rsidR="00D751E8" w:rsidDel="0079468C">
          <w:delText xml:space="preserve"> and </w:delText>
        </w:r>
        <w:r w:rsidR="00D751E8" w:rsidRPr="00A72BCD" w:rsidDel="0079468C">
          <w:rPr>
            <w:b/>
            <w:bCs/>
          </w:rPr>
          <w:delText>Fig.</w:delText>
        </w:r>
        <w:r w:rsidR="00E7513D" w:rsidDel="0079468C">
          <w:rPr>
            <w:b/>
            <w:bCs/>
          </w:rPr>
          <w:delText> </w:delText>
        </w:r>
        <w:r w:rsidR="00D751E8" w:rsidRPr="00A72BCD" w:rsidDel="0079468C">
          <w:rPr>
            <w:b/>
            <w:bCs/>
          </w:rPr>
          <w:delText>S2</w:delText>
        </w:r>
        <w:r w:rsidR="00D751E8" w:rsidDel="0079468C">
          <w:delText>.</w:delText>
        </w:r>
      </w:del>
    </w:p>
    <w:bookmarkEnd w:id="457"/>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595FC87D" w:rsidR="001169E0" w:rsidRPr="00E03B11" w:rsidRDefault="00BF6CF3" w:rsidP="00593CAA">
      <w:bookmarkStart w:id="524" w:name="_Hlk136862119"/>
      <w:r w:rsidRPr="00E03B11">
        <w:t>A two-compartment</w:t>
      </w:r>
      <w:r w:rsidR="00DE41B5">
        <w:t xml:space="preserve"> </w:t>
      </w:r>
      <w:r w:rsidRPr="00E03B11">
        <w:t>popPK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ins w:id="525" w:author="My Luong Vuong" w:date="2024-03-19T12:04:00Z">
        <w:r w:rsidR="00AE3FC1">
          <w:t>Fluconazole c</w:t>
        </w:r>
      </w:ins>
      <w:del w:id="526" w:author="My Luong Vuong" w:date="2024-03-19T12:04:00Z">
        <w:r w:rsidR="00547134" w:rsidDel="00AE3FC1">
          <w:delText>C</w:delText>
        </w:r>
      </w:del>
      <w:r w:rsidR="00EF64BB">
        <w:t>learance</w:t>
      </w:r>
      <w:r w:rsidR="00547134">
        <w:t xml:space="preserve"> was estimated separately</w:t>
      </w:r>
      <w:r w:rsidR="00EF64BB">
        <w:t xml:space="preserve"> when a patient was on CRRT </w:t>
      </w:r>
      <w:r w:rsidR="007D70D5" w:rsidRPr="007D70D5">
        <w:t>(</w:t>
      </w:r>
      <w:r w:rsidR="00EF64BB">
        <w:t>C</w:t>
      </w:r>
      <w:r w:rsidR="003D4E3F">
        <w:t>L</w:t>
      </w:r>
      <w:r w:rsidR="003D4E3F" w:rsidRPr="00B808F3">
        <w:rPr>
          <w:vertAlign w:val="subscript"/>
        </w:rPr>
        <w:t>on-</w:t>
      </w:r>
      <w:r w:rsidR="00F63620" w:rsidRPr="00A72BCD">
        <w:rPr>
          <w:vertAlign w:val="subscript"/>
        </w:rPr>
        <w:t>CRRT</w:t>
      </w:r>
      <w:r w:rsidR="00F63620">
        <w:t xml:space="preserve">; </w:t>
      </w:r>
      <w:r w:rsidR="007D70D5" w:rsidRPr="007D70D5">
        <w:t>1.</w:t>
      </w:r>
      <w:del w:id="527" w:author="My Luong Vuong" w:date="2024-05-30T17:13:00Z">
        <w:r w:rsidR="00634471" w:rsidDel="00E72621">
          <w:delText>70</w:delText>
        </w:r>
        <w:r w:rsidR="003D4E3F" w:rsidDel="00E72621">
          <w:delText> </w:delText>
        </w:r>
      </w:del>
      <w:ins w:id="528" w:author="My Luong Vuong" w:date="2024-05-30T17:13:00Z">
        <w:r w:rsidR="00E72621">
          <w:t>56 </w:t>
        </w:r>
      </w:ins>
      <w:r w:rsidR="007D70D5" w:rsidRPr="007D70D5">
        <w:t>L/h</w:t>
      </w:r>
      <w:r w:rsidR="003D4E3F">
        <w:t xml:space="preserve"> [</w:t>
      </w:r>
      <w:del w:id="529" w:author="My Luong Vuong" w:date="2024-05-30T17:13:00Z">
        <w:r w:rsidR="008F6D72" w:rsidDel="00BC1751">
          <w:delText>8</w:delText>
        </w:r>
      </w:del>
      <w:ins w:id="530" w:author="My Luong Vuong" w:date="2024-05-30T17:13:00Z">
        <w:r w:rsidR="00BC1751">
          <w:t>10</w:t>
        </w:r>
      </w:ins>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(CL</w:t>
      </w:r>
      <w:r w:rsidR="003F0719" w:rsidRPr="00A72BCD">
        <w:rPr>
          <w:vertAlign w:val="subscript"/>
        </w:rPr>
        <w:t>o</w:t>
      </w:r>
      <w:r w:rsidR="003D4E3F">
        <w:rPr>
          <w:vertAlign w:val="subscript"/>
        </w:rPr>
        <w:t>ff-</w:t>
      </w:r>
      <w:r w:rsidR="00826491" w:rsidRPr="00A72BCD">
        <w:rPr>
          <w:vertAlign w:val="subscript"/>
        </w:rPr>
        <w:t>CRRT</w:t>
      </w:r>
      <w:r w:rsidR="00826491" w:rsidRPr="00826491">
        <w:t xml:space="preserve">; </w:t>
      </w:r>
      <w:r w:rsidR="00C419C2">
        <w:t>0</w:t>
      </w:r>
      <w:r w:rsidR="00826491" w:rsidRPr="00826491">
        <w:t>.</w:t>
      </w:r>
      <w:del w:id="531" w:author="My Luong Vuong" w:date="2024-05-30T17:14:00Z">
        <w:r w:rsidR="00826491" w:rsidRPr="00826491" w:rsidDel="009F323A">
          <w:delText>6</w:delText>
        </w:r>
        <w:r w:rsidR="00C419C2" w:rsidDel="009F323A">
          <w:delText>3</w:delText>
        </w:r>
        <w:r w:rsidR="009E4224" w:rsidDel="009F323A">
          <w:delText>8</w:delText>
        </w:r>
        <w:r w:rsidR="00AE6868" w:rsidDel="009F323A">
          <w:delText> </w:delText>
        </w:r>
      </w:del>
      <w:ins w:id="532" w:author="My Luong Vuong" w:date="2024-05-30T17:14:00Z">
        <w:r w:rsidR="009F323A" w:rsidRPr="00826491">
          <w:t>6</w:t>
        </w:r>
        <w:r w:rsidR="009F323A">
          <w:t>33 </w:t>
        </w:r>
      </w:ins>
      <w:r w:rsidR="00826491" w:rsidRPr="00826491">
        <w:t>L/h</w:t>
      </w:r>
      <w:r w:rsidR="00AE6868">
        <w:t xml:space="preserve"> [</w:t>
      </w:r>
      <w:r w:rsidR="00003024">
        <w:t>5.</w:t>
      </w:r>
      <w:del w:id="533" w:author="My Luong Vuong" w:date="2024-05-30T17:14:00Z">
        <w:r w:rsidR="00003024" w:rsidDel="001C1027">
          <w:delText>3</w:delText>
        </w:r>
      </w:del>
      <w:ins w:id="534" w:author="My Luong Vuong" w:date="2024-05-30T17:14:00Z">
        <w:r w:rsidR="001C1027">
          <w:t>4</w:t>
        </w:r>
      </w:ins>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r w:rsidR="007D70D5" w:rsidRPr="007D70D5">
        <w:t>CL</w:t>
      </w:r>
      <w:r w:rsidR="00A52E5C">
        <w:rPr>
          <w:vertAlign w:val="subscript"/>
        </w:rPr>
        <w:t>on-C</w:t>
      </w:r>
      <w:r w:rsidR="007D70D5" w:rsidRPr="00A72BCD">
        <w:rPr>
          <w:vertAlign w:val="subscript"/>
        </w:rPr>
        <w:t>RRT</w:t>
      </w:r>
      <w:r w:rsidR="007D70D5" w:rsidRPr="007D70D5">
        <w:t>, CL</w:t>
      </w:r>
      <w:r w:rsidR="007D70D5" w:rsidRPr="00A72BCD">
        <w:rPr>
          <w:vertAlign w:val="subscript"/>
        </w:rPr>
        <w:t>o</w:t>
      </w:r>
      <w:r w:rsidR="00A52E5C">
        <w:rPr>
          <w:vertAlign w:val="subscript"/>
        </w:rPr>
        <w:t>ff</w:t>
      </w:r>
      <w:r w:rsidR="00973322" w:rsidRPr="00A72BCD">
        <w:rPr>
          <w:vertAlign w:val="subscript"/>
        </w:rPr>
        <w:t>-</w:t>
      </w:r>
      <w:r w:rsidR="007D70D5" w:rsidRPr="00A72BCD">
        <w:rPr>
          <w:vertAlign w:val="subscript"/>
        </w:rPr>
        <w:t>CRRT</w:t>
      </w:r>
      <w:r w:rsidR="007D70D5" w:rsidRPr="007D70D5">
        <w:t>, and V</w:t>
      </w:r>
      <w:r w:rsidR="007D70D5" w:rsidRPr="00BD228F">
        <w:t>c</w:t>
      </w:r>
      <w:r w:rsidR="007D70D5" w:rsidRPr="007D70D5">
        <w:t>, with a covariance relationship between CL</w:t>
      </w:r>
      <w:r w:rsidR="007D70D5" w:rsidRPr="00A72BCD">
        <w:rPr>
          <w:vertAlign w:val="subscript"/>
        </w:rPr>
        <w:t>o</w:t>
      </w:r>
      <w:r w:rsidR="00A52E5C">
        <w:rPr>
          <w:vertAlign w:val="subscript"/>
        </w:rPr>
        <w:t>ff</w:t>
      </w:r>
      <w:r w:rsidR="008268F2" w:rsidRPr="00A72BCD">
        <w:rPr>
          <w:vertAlign w:val="subscript"/>
        </w:rPr>
        <w:t>-</w:t>
      </w:r>
      <w:r w:rsidR="007D70D5" w:rsidRPr="00A72BCD">
        <w:rPr>
          <w:vertAlign w:val="subscript"/>
        </w:rPr>
        <w:t>CRRT</w:t>
      </w:r>
      <w:r w:rsidR="007D70D5" w:rsidRPr="007D70D5">
        <w:t xml:space="preserve"> and V</w:t>
      </w:r>
      <w:r w:rsidR="007D70D5" w:rsidRPr="00BD228F">
        <w:t>c</w:t>
      </w:r>
      <w:ins w:id="535" w:author="My Luong Vuong" w:date="2024-03-19T12:44:00Z">
        <w:r w:rsidR="008438F7">
          <w:t xml:space="preserve"> of </w:t>
        </w:r>
      </w:ins>
      <w:ins w:id="536" w:author="My Luong Vuong" w:date="2024-05-30T17:13:00Z">
        <w:r w:rsidR="00146291">
          <w:t>33.9</w:t>
        </w:r>
      </w:ins>
      <w:ins w:id="537" w:author="My Luong Vuong" w:date="2024-03-19T12:44:00Z">
        <w:r w:rsidR="008438F7">
          <w:t>%</w:t>
        </w:r>
        <w:r w:rsidR="008438F7" w:rsidRPr="007D70D5">
          <w:t>.</w:t>
        </w:r>
      </w:ins>
      <w:del w:id="538" w:author="My Luong Vuong" w:date="2024-03-19T12:44:00Z">
        <w:r w:rsidR="007D70D5" w:rsidRPr="007D70D5" w:rsidDel="008438F7">
          <w:delText>.</w:delText>
        </w:r>
      </w:del>
      <w:r w:rsidR="0052675C" w:rsidRPr="00B808F3">
        <w:t xml:space="preserve"> </w:t>
      </w:r>
      <w:commentRangeStart w:id="539"/>
      <w:r w:rsidRPr="00E03B11">
        <w:t xml:space="preserve">A proportional error model best described the </w:t>
      </w:r>
      <w:r w:rsidR="00EB103B">
        <w:t xml:space="preserve">residual </w:t>
      </w:r>
      <w:commentRangeEnd w:id="539"/>
      <w:r w:rsidR="004F05AE">
        <w:rPr>
          <w:rStyle w:val="CommentReference"/>
        </w:rPr>
        <w:commentReference w:id="539"/>
      </w:r>
      <w:r w:rsidR="00EB103B">
        <w:t>variability</w:t>
      </w:r>
      <w:r w:rsidRPr="00E03B11">
        <w:t>.</w:t>
      </w:r>
      <w:ins w:id="540" w:author="My Luong Vuong" w:date="2024-05-30T17:10:00Z">
        <w:r w:rsidR="0050248E">
          <w:t xml:space="preserve"> </w:t>
        </w:r>
        <w:r w:rsidR="0050248E" w:rsidRPr="00453F43">
          <w:t>Different analytical assay</w:t>
        </w:r>
        <w:r w:rsidR="0050248E">
          <w:t>s</w:t>
        </w:r>
        <w:r w:rsidR="0050248E" w:rsidRPr="00453F43">
          <w:t xml:space="preserve"> did not significant</w:t>
        </w:r>
        <w:r w:rsidR="0050248E">
          <w:t>ly</w:t>
        </w:r>
        <w:r w:rsidR="0050248E" w:rsidRPr="00453F43">
          <w:t xml:space="preserve"> impact the error model.</w:t>
        </w:r>
      </w:ins>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ins w:id="541" w:author="My Luong Vuong" w:date="2024-05-30T17:13:00Z">
        <w:r w:rsidR="00A136C2" w:rsidRPr="00E03B11">
          <w:rPr>
            <w:b/>
            <w:bCs/>
          </w:rPr>
          <w:t>Fig</w:t>
        </w:r>
        <w:r w:rsidR="00A136C2">
          <w:rPr>
            <w:b/>
            <w:bCs/>
          </w:rPr>
          <w:t>. </w:t>
        </w:r>
        <w:r w:rsidR="00A136C2" w:rsidRPr="00E03B11">
          <w:rPr>
            <w:b/>
            <w:bCs/>
          </w:rPr>
          <w:t>S</w:t>
        </w:r>
        <w:r w:rsidR="00A136C2">
          <w:rPr>
            <w:b/>
            <w:bCs/>
          </w:rPr>
          <w:t>5-S9</w:t>
        </w:r>
      </w:ins>
      <w:del w:id="542" w:author="My Luong Vuong" w:date="2024-05-30T17:13:00Z">
        <w:r w:rsidRPr="00E03B11" w:rsidDel="00A136C2">
          <w:rPr>
            <w:b/>
            <w:bCs/>
          </w:rPr>
          <w:delText>Fig</w:delText>
        </w:r>
        <w:r w:rsidR="00986E1A" w:rsidDel="00A136C2">
          <w:rPr>
            <w:b/>
            <w:bCs/>
          </w:rPr>
          <w:delText>. </w:delText>
        </w:r>
        <w:r w:rsidR="00F56D12" w:rsidRPr="00E03B11" w:rsidDel="00A136C2">
          <w:rPr>
            <w:b/>
            <w:bCs/>
          </w:rPr>
          <w:delText>S</w:delText>
        </w:r>
        <w:r w:rsidR="00F56D12" w:rsidDel="00A136C2">
          <w:rPr>
            <w:b/>
            <w:bCs/>
          </w:rPr>
          <w:delText>3</w:delText>
        </w:r>
        <w:r w:rsidR="00986E1A" w:rsidDel="00A136C2">
          <w:rPr>
            <w:b/>
            <w:bCs/>
          </w:rPr>
          <w:delText xml:space="preserve"> </w:delText>
        </w:r>
        <w:r w:rsidR="00986E1A" w:rsidRPr="00B808F3" w:rsidDel="00A136C2">
          <w:delText>to</w:delText>
        </w:r>
        <w:r w:rsidR="00986E1A" w:rsidDel="00A136C2">
          <w:rPr>
            <w:b/>
            <w:bCs/>
          </w:rPr>
          <w:delText xml:space="preserve"> Fig.</w:delText>
        </w:r>
        <w:r w:rsidR="001169E0" w:rsidDel="00A136C2">
          <w:rPr>
            <w:b/>
            <w:bCs/>
          </w:rPr>
          <w:delText> </w:delText>
        </w:r>
        <w:r w:rsidR="00F56D12" w:rsidDel="00A136C2">
          <w:rPr>
            <w:b/>
            <w:bCs/>
          </w:rPr>
          <w:delText>S7</w:delText>
        </w:r>
      </w:del>
      <w:r w:rsidRPr="00E03B11">
        <w:t>.</w:t>
      </w:r>
    </w:p>
    <w:p w14:paraId="47059E0D" w14:textId="77B174E0" w:rsidR="00BF6CF3" w:rsidRDefault="00536DB6" w:rsidP="00593CAA">
      <w:r w:rsidRPr="00536DB6">
        <w:t>Inclusion of effects of</w:t>
      </w:r>
      <w:r w:rsidR="001169E0">
        <w:t xml:space="preserve"> baseline</w:t>
      </w:r>
      <w:ins w:id="543" w:author="My Luong Vuong" w:date="2024-05-30T17:14:00Z">
        <w:r w:rsidR="00382EEE">
          <w:t xml:space="preserve"> total</w:t>
        </w:r>
      </w:ins>
      <w:r w:rsidRPr="00536DB6">
        <w:t xml:space="preserve"> </w:t>
      </w:r>
      <w:commentRangeStart w:id="544"/>
      <w:r w:rsidR="001169E0">
        <w:t>body weight</w:t>
      </w:r>
      <w:r w:rsidR="001169E0" w:rsidRPr="00536DB6">
        <w:t xml:space="preserve"> </w:t>
      </w:r>
      <w:commentRangeEnd w:id="544"/>
      <w:r w:rsidR="00D47F6F">
        <w:rPr>
          <w:rStyle w:val="CommentReference"/>
        </w:rPr>
        <w:commentReference w:id="544"/>
      </w:r>
      <w:r w:rsidRPr="00536DB6">
        <w:t xml:space="preserve">on </w:t>
      </w:r>
      <w:r w:rsidR="001169E0">
        <w:t>Vc</w:t>
      </w:r>
      <w:r w:rsidRPr="00536DB6">
        <w:t xml:space="preserve"> and </w:t>
      </w:r>
      <w:ins w:id="545" w:author="My Luong Vuong" w:date="2024-05-31T15:41:00Z">
        <w:r w:rsidR="001068A0">
          <w:t xml:space="preserve">time-varying </w:t>
        </w:r>
      </w:ins>
      <w:r w:rsidRPr="00536DB6">
        <w:t>eGFR</w:t>
      </w:r>
      <w:r w:rsidRPr="00A72BCD">
        <w:rPr>
          <w:vertAlign w:val="subscript"/>
        </w:rPr>
        <w:t>CKD-EPI</w:t>
      </w:r>
      <w:r w:rsidRPr="00536DB6">
        <w:t xml:space="preserve"> on CL</w:t>
      </w:r>
      <w:r w:rsidRPr="00A72BCD">
        <w:rPr>
          <w:vertAlign w:val="subscript"/>
        </w:rPr>
        <w:t>o</w:t>
      </w:r>
      <w:r w:rsidR="001169E0">
        <w:rPr>
          <w:vertAlign w:val="subscript"/>
        </w:rPr>
        <w:t>ff</w:t>
      </w:r>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popPK model</w:t>
      </w:r>
      <w:r w:rsidRPr="00536DB6">
        <w:t>.</w:t>
      </w:r>
      <w:r w:rsidR="00BF6CF3" w:rsidRPr="00E03B11">
        <w:t xml:space="preserve"> </w:t>
      </w:r>
      <w:commentRangeStart w:id="546"/>
      <w:r w:rsidR="00BF6CF3" w:rsidRPr="00E03B11">
        <w:t xml:space="preserve">The pooled </w:t>
      </w:r>
      <w:r w:rsidR="00F17B40">
        <w:t xml:space="preserve">parameter </w:t>
      </w:r>
      <w:r w:rsidR="00BF6CF3" w:rsidRPr="00E03B11">
        <w:t>estimates</w:t>
      </w:r>
      <w:r w:rsidR="00F17B40">
        <w:t xml:space="preserve"> of </w:t>
      </w:r>
      <w:r w:rsidR="00D2464E">
        <w:t>the 70</w:t>
      </w:r>
      <w:ins w:id="547" w:author="My Luong Vuong" w:date="2024-05-30T17:14:00Z">
        <w:r w:rsidR="00790114">
          <w:t xml:space="preserve"> multiply</w:t>
        </w:r>
      </w:ins>
      <w:r w:rsidR="00D2464E">
        <w:t xml:space="preserve"> </w:t>
      </w:r>
      <w:ins w:id="548" w:author="My Luong Vuong" w:date="2024-05-30T17:14:00Z">
        <w:r w:rsidR="00867919">
          <w:t xml:space="preserve">imputed </w:t>
        </w:r>
      </w:ins>
      <w:r w:rsidR="00D2464E">
        <w:t>models</w:t>
      </w:r>
      <w:r w:rsidR="00BF6CF3" w:rsidRPr="00E03B11">
        <w:t xml:space="preserve"> </w:t>
      </w:r>
      <w:del w:id="549" w:author="My Luong Vuong" w:date="2024-05-31T15:41:00Z">
        <w:r w:rsidR="00BF6CF3" w:rsidRPr="00E03B11" w:rsidDel="00984CC2">
          <w:delText>as well as</w:delText>
        </w:r>
      </w:del>
      <w:ins w:id="550" w:author="My Luong Vuong" w:date="2024-05-31T15:41:00Z">
        <w:r w:rsidR="00984CC2">
          <w:t>and</w:t>
        </w:r>
      </w:ins>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546"/>
      <w:r w:rsidR="00383D26">
        <w:rPr>
          <w:rStyle w:val="CommentReference"/>
        </w:rPr>
        <w:commentReference w:id="546"/>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DD3AAE">
        <w:t> </w:t>
      </w:r>
      <w:r w:rsidR="004F077A">
        <w:t>3</w:t>
      </w:r>
      <w:r w:rsidR="00BD14F8">
        <w:t xml:space="preserve"> and 4</w:t>
      </w:r>
      <w:r w:rsidR="00BF6CF3" w:rsidRPr="00E03B11">
        <w:t xml:space="preserve"> show</w:t>
      </w:r>
      <w:del w:id="551" w:author="My Luong Vuong" w:date="2024-05-30T17:15:00Z">
        <w:r w:rsidR="00BF6CF3" w:rsidRPr="00E03B11" w:rsidDel="002103CB">
          <w:delText>s</w:delText>
        </w:r>
      </w:del>
      <w:r w:rsidR="00BF6CF3" w:rsidRPr="00E03B11">
        <w:t xml:space="preserve"> how fluconazole V</w:t>
      </w:r>
      <w:r w:rsidR="00BF6CF3" w:rsidRPr="007006E7">
        <w:t>c</w:t>
      </w:r>
      <w:r w:rsidR="00BD14F8">
        <w:rPr>
          <w:vertAlign w:val="subscript"/>
        </w:rPr>
        <w:t xml:space="preserve"> </w:t>
      </w:r>
      <w:r w:rsidR="00BD14F8">
        <w:t xml:space="preserve">and </w:t>
      </w:r>
      <w:commentRangeStart w:id="552"/>
      <w:commentRangeStart w:id="553"/>
      <w:r w:rsidR="00294434" w:rsidRPr="00536DB6">
        <w:t>CL</w:t>
      </w:r>
      <w:r w:rsidR="00294434" w:rsidRPr="00BA7DD3">
        <w:rPr>
          <w:vertAlign w:val="subscript"/>
        </w:rPr>
        <w:t>o</w:t>
      </w:r>
      <w:r w:rsidR="00DD3AAE">
        <w:rPr>
          <w:vertAlign w:val="subscript"/>
        </w:rPr>
        <w:t>ff</w:t>
      </w:r>
      <w:r w:rsidR="00294434" w:rsidRPr="00BA7DD3">
        <w:rPr>
          <w:vertAlign w:val="subscript"/>
        </w:rPr>
        <w:t>-CRRT</w:t>
      </w:r>
      <w:r w:rsidR="00BF6CF3" w:rsidRPr="00E03B11">
        <w:t xml:space="preserve"> of patient </w:t>
      </w:r>
      <w:r w:rsidR="00BF6CF3" w:rsidRPr="00CA5A80">
        <w:rPr>
          <w:i/>
          <w:iCs/>
        </w:rPr>
        <w:t>i</w:t>
      </w:r>
      <w:r w:rsidR="00BF6CF3" w:rsidRPr="00E03B11">
        <w:t xml:space="preserve"> increase with </w:t>
      </w:r>
      <w:ins w:id="554" w:author="My Luong Vuong" w:date="2024-05-30T17:15:00Z">
        <w:r w:rsidR="00D420A4">
          <w:t xml:space="preserve">total </w:t>
        </w:r>
      </w:ins>
      <w:r w:rsidR="004F077A">
        <w:t>body weight</w:t>
      </w:r>
      <w:r w:rsidR="00294434">
        <w:t xml:space="preserve"> </w:t>
      </w:r>
      <w:commentRangeEnd w:id="552"/>
      <w:r w:rsidR="009C18C1">
        <w:rPr>
          <w:rStyle w:val="CommentReference"/>
        </w:rPr>
        <w:commentReference w:id="552"/>
      </w:r>
      <w:commentRangeEnd w:id="553"/>
      <w:r w:rsidR="00445206">
        <w:rPr>
          <w:rStyle w:val="CommentReference"/>
        </w:rPr>
        <w:commentReference w:id="553"/>
      </w:r>
      <w:r w:rsidR="00294434">
        <w:t xml:space="preserve">and </w:t>
      </w:r>
      <w:r w:rsidR="00B906E5" w:rsidRPr="00B906E5">
        <w:t>eGFR</w:t>
      </w:r>
      <w:r w:rsidR="00B906E5" w:rsidRPr="00A72BCD">
        <w:rPr>
          <w:vertAlign w:val="subscript"/>
        </w:rPr>
        <w:t>CKD-EPI</w:t>
      </w:r>
      <w:r w:rsidR="00DD3AAE">
        <w:t>, respectively</w:t>
      </w:r>
      <w:r w:rsidR="00BF6CF3" w:rsidRPr="00E03B11">
        <w:t>:</w:t>
      </w:r>
    </w:p>
    <w:p w14:paraId="4B016952" w14:textId="75BA4618"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m:t>
        </m:r>
        <m:r>
          <w:del w:id="555" w:author="My Luong Vuong" w:date="2024-05-30T17:16:00Z">
            <m:rPr>
              <m:nor/>
            </m:rPr>
            <m:t>8</m:t>
          </w:del>
        </m:r>
        <m:r>
          <w:ins w:id="556" w:author="My Luong Vuong" w:date="2024-05-30T17:16:00Z">
            <m:rPr>
              <m:nor/>
            </m:rPr>
            <w:rPr>
              <w:rPrChange w:id="557" w:author="My Luong Vuong" w:date="2024-05-30T17:16:00Z">
                <w:rPr>
                  <w:rFonts w:ascii="Cambria Math"/>
                </w:rPr>
              </w:rPrChange>
            </w:rPr>
            <m:t>9</m:t>
          </w:ins>
        </m:r>
        <m:r>
          <m:rPr>
            <m:nor/>
          </m:rPr>
          <m:t>.</m:t>
        </m:r>
        <m:r>
          <w:del w:id="558" w:author="My Luong Vuong" w:date="2024-05-30T17:16:00Z">
            <m:rPr>
              <m:nor/>
            </m:rPr>
            <m:t>5</m:t>
          </w:del>
        </m:r>
        <m:r>
          <w:ins w:id="559" w:author="My Luong Vuong" w:date="2024-05-30T17:16:00Z">
            <m:rPr>
              <m:nor/>
            </m:rPr>
            <m:t>4</m:t>
          </w:ins>
        </m:r>
        <m:r>
          <m:rPr>
            <m:nor/>
          </m:rPr>
          <m:t xml:space="preserve">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w:del w:id="560" w:author="My Luong Vuong" w:date="2024-05-30T17:17:00Z">
                <m:rPr>
                  <m:nor/>
                </m:rPr>
                <m:t>1</m:t>
              </w:del>
            </m:r>
            <m:r>
              <w:ins w:id="561" w:author="My Luong Vuong" w:date="2024-05-30T17:17:00Z">
                <m:rPr>
                  <m:nor/>
                </m:rPr>
                <w:rPr>
                  <w:rPrChange w:id="562" w:author="My Luong Vuong" w:date="2024-05-30T17:17:00Z">
                    <w:rPr>
                      <w:rFonts w:ascii="Cambria Math"/>
                    </w:rPr>
                  </w:rPrChange>
                </w:rPr>
                <m:t>0</m:t>
              </w:ins>
            </m:r>
            <m:r>
              <m:rPr>
                <m:nor/>
              </m:rPr>
              <m:t>.</m:t>
            </m:r>
            <m:r>
              <w:del w:id="563" w:author="My Luong Vuong" w:date="2024-05-30T17:17:00Z">
                <m:rPr>
                  <m:nor/>
                </m:rPr>
                <m:t>03</m:t>
              </w:del>
            </m:r>
            <m:r>
              <w:ins w:id="564" w:author="My Luong Vuong" w:date="2024-05-30T17:17:00Z">
                <m:rPr>
                  <m:nor/>
                </m:rPr>
                <m:t>908</m:t>
              </w:ins>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m:t>
            </m:r>
            <m:r>
              <w:del w:id="565" w:author="My Luong Vuong" w:date="2024-05-30T17:15:00Z">
                <m:rPr>
                  <m:nor/>
                </m:rPr>
                <w:rPr>
                  <w:rFonts w:eastAsiaTheme="minorEastAsia"/>
                </w:rPr>
                <m:t>28</m:t>
              </w:del>
            </m:r>
            <m:r>
              <w:ins w:id="566" w:author="My Luong Vuong" w:date="2024-05-30T17:15:00Z">
                <m:rPr>
                  <m:nor/>
                </m:rPr>
                <w:rPr>
                  <w:rFonts w:eastAsiaTheme="minorEastAsia"/>
                  <w:rPrChange w:id="567" w:author="My Luong Vuong" w:date="2024-05-30T17:16:00Z">
                    <w:rPr>
                      <w:rFonts w:ascii="Cambria Math" w:eastAsiaTheme="minorEastAsia"/>
                    </w:rPr>
                  </w:rPrChange>
                </w:rPr>
                <m:t>31</m:t>
              </w:ins>
            </m:r>
            <m:r>
              <w:del w:id="568" w:author="My Luong Vuong" w:date="2024-05-30T17:15:00Z">
                <m:rPr>
                  <m:nor/>
                </m:rPr>
                <w:rPr>
                  <w:rFonts w:eastAsiaTheme="minorEastAsia"/>
                </w:rPr>
                <m:t>9</m:t>
              </w:del>
            </m:r>
            <m:r>
              <w:ins w:id="569" w:author="My Luong Vuong" w:date="2024-05-30T17:15:00Z">
                <m:rPr>
                  <m:nor/>
                </m:rPr>
                <w:rPr>
                  <w:rFonts w:eastAsiaTheme="minorEastAsia"/>
                </w:rPr>
                <m:t>2</m:t>
              </w:ins>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3E06CFBD"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m:t>
        </m:r>
        <m:r>
          <w:del w:id="570" w:author="My Luong Vuong" w:date="2024-05-30T17:17:00Z">
            <m:rPr>
              <m:nor/>
            </m:rPr>
            <m:t>3</m:t>
          </w:del>
        </m:r>
        <m:r>
          <w:ins w:id="571" w:author="My Luong Vuong" w:date="2024-05-30T17:17:00Z">
            <m:rPr>
              <m:nor/>
            </m:rPr>
            <w:rPr>
              <w:rPrChange w:id="572" w:author="My Luong Vuong" w:date="2024-05-30T17:17:00Z">
                <w:rPr>
                  <w:rFonts w:ascii="Cambria Math"/>
                </w:rPr>
              </w:rPrChange>
            </w:rPr>
            <m:t>1</m:t>
          </w:ins>
        </m:r>
        <m:r>
          <m:rPr>
            <m:nor/>
          </m:rPr>
          <m:t>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m:t>
            </m:r>
            <m:r>
              <w:del w:id="573" w:author="My Luong Vuong" w:date="2024-05-30T17:17:00Z">
                <m:rPr>
                  <m:nor/>
                </m:rPr>
                <m:t>48</m:t>
              </w:del>
            </m:r>
            <m:r>
              <w:ins w:id="574" w:author="My Luong Vuong" w:date="2024-05-30T17:17:00Z">
                <m:rPr>
                  <m:nor/>
                </m:rPr>
                <w:rPr>
                  <w:rPrChange w:id="575" w:author="My Luong Vuong" w:date="2024-05-30T17:18:00Z">
                    <w:rPr>
                      <w:rFonts w:ascii="Cambria Math"/>
                    </w:rPr>
                  </w:rPrChange>
                </w:rPr>
                <m:t>532</m:t>
              </w:ins>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m:t>
            </m:r>
            <m:r>
              <w:del w:id="576" w:author="My Luong Vuong" w:date="2024-05-30T17:18:00Z">
                <m:rPr>
                  <m:nor/>
                </m:rPr>
                <w:rPr>
                  <w:rFonts w:eastAsiaTheme="minorEastAsia"/>
                </w:rPr>
                <m:t>21</m:t>
              </w:del>
            </m:r>
            <m:r>
              <w:ins w:id="577" w:author="My Luong Vuong" w:date="2024-05-30T17:18:00Z">
                <m:rPr>
                  <m:nor/>
                </m:rPr>
                <w:rPr>
                  <w:rFonts w:eastAsiaTheme="minorEastAsia"/>
                  <w:rPrChange w:id="578" w:author="My Luong Vuong" w:date="2024-05-30T17:18:00Z">
                    <w:rPr>
                      <w:rFonts w:ascii="Cambria Math" w:eastAsiaTheme="minorEastAsia"/>
                    </w:rPr>
                  </w:rPrChange>
                </w:rPr>
                <m:t>17</m:t>
              </w:ins>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140CE786" w:rsidR="00A9147B" w:rsidRPr="00E03B11" w:rsidRDefault="00CF6F6D" w:rsidP="00593CAA">
      <w:r>
        <w:t>Body weight</w:t>
      </w:r>
      <w:r w:rsidR="00E3741E">
        <w:t xml:space="preserve"> and </w:t>
      </w:r>
      <w:r w:rsidR="00853F73" w:rsidRPr="00B906E5">
        <w:t>eGFR</w:t>
      </w:r>
      <w:r w:rsidR="00853F73" w:rsidRPr="00BA7DD3">
        <w:rPr>
          <w:vertAlign w:val="subscript"/>
        </w:rPr>
        <w:t>CKD-EPI</w:t>
      </w:r>
      <w:r w:rsidRPr="00E03B11">
        <w:t xml:space="preserve"> </w:t>
      </w:r>
      <w:r w:rsidR="00A9147B" w:rsidRPr="00E03B11">
        <w:t xml:space="preserve">explained </w:t>
      </w:r>
      <w:del w:id="579" w:author="My Luong Vuong" w:date="2024-05-30T17:19:00Z">
        <w:r w:rsidR="00031716" w:rsidDel="00B12086">
          <w:delText>8</w:delText>
        </w:r>
      </w:del>
      <w:ins w:id="580" w:author="My Luong Vuong" w:date="2024-05-30T17:19:00Z">
        <w:r w:rsidR="00B12086">
          <w:t>7</w:t>
        </w:r>
      </w:ins>
      <w:r w:rsidR="00A9147B" w:rsidRPr="00E03B11">
        <w:t>.</w:t>
      </w:r>
      <w:del w:id="581" w:author="My Luong Vuong" w:date="2024-05-30T17:19:00Z">
        <w:r w:rsidR="00031716" w:rsidDel="00B12086">
          <w:delText>7</w:delText>
        </w:r>
      </w:del>
      <w:ins w:id="582" w:author="My Luong Vuong" w:date="2024-05-30T17:19:00Z">
        <w:r w:rsidR="00B12086">
          <w:t>1</w:t>
        </w:r>
      </w:ins>
      <w:r w:rsidR="00A9147B" w:rsidRPr="00E03B11">
        <w:t>%</w:t>
      </w:r>
      <w:r w:rsidR="00853F73">
        <w:t xml:space="preserve"> and </w:t>
      </w:r>
      <w:del w:id="583" w:author="My Luong Vuong" w:date="2024-05-30T17:19:00Z">
        <w:r w:rsidR="00853F73" w:rsidDel="00B12086">
          <w:delText>7</w:delText>
        </w:r>
      </w:del>
      <w:ins w:id="584" w:author="My Luong Vuong" w:date="2024-05-30T17:19:00Z">
        <w:r w:rsidR="00B12086">
          <w:t>8</w:t>
        </w:r>
      </w:ins>
      <w:r w:rsidR="00853F73">
        <w:t>.</w:t>
      </w:r>
      <w:del w:id="585" w:author="My Luong Vuong" w:date="2024-05-30T17:19:00Z">
        <w:r w:rsidR="00853F73" w:rsidDel="00B12086">
          <w:delText>8</w:delText>
        </w:r>
      </w:del>
      <w:ins w:id="586" w:author="My Luong Vuong" w:date="2024-05-30T17:19:00Z">
        <w:r w:rsidR="00B12086">
          <w:t>1</w:t>
        </w:r>
      </w:ins>
      <w:r w:rsidR="006C7D61">
        <w:t>%</w:t>
      </w:r>
      <w:r w:rsidR="00A9147B" w:rsidRPr="00E03B11">
        <w:t xml:space="preserve"> of the </w:t>
      </w:r>
      <w:r w:rsidR="00724684">
        <w:t>interindividual variability</w:t>
      </w:r>
      <w:r w:rsidR="00724684" w:rsidRPr="00E03B11">
        <w:t xml:space="preserve"> </w:t>
      </w:r>
      <w:r w:rsidR="00A9147B" w:rsidRPr="00E03B11">
        <w:t xml:space="preserve">in </w:t>
      </w:r>
      <w:r w:rsidR="00017584" w:rsidRPr="00E03B11">
        <w:t>V</w:t>
      </w:r>
      <w:r w:rsidR="00D27C63" w:rsidRPr="00FD4FB7">
        <w:t>c</w:t>
      </w:r>
      <w:r w:rsidR="006C7D61" w:rsidRPr="00FD4FB7">
        <w:t xml:space="preserve"> </w:t>
      </w:r>
      <w:r w:rsidR="006C7D61">
        <w:t>and CL</w:t>
      </w:r>
      <w:r w:rsidR="006C7D61" w:rsidRPr="00A72BCD">
        <w:rPr>
          <w:vertAlign w:val="subscript"/>
        </w:rPr>
        <w:t>o</w:t>
      </w:r>
      <w:r w:rsidR="00D27C63">
        <w:rPr>
          <w:vertAlign w:val="subscript"/>
        </w:rPr>
        <w:t>ff</w:t>
      </w:r>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587"/>
      <w:commentRangeStart w:id="588"/>
      <w:ins w:id="589" w:author="My Luong Vuong" w:date="2024-05-30T17:18:00Z">
        <w:r w:rsidR="00236FA1" w:rsidRPr="00E03B11">
          <w:t xml:space="preserve">. The unexplained </w:t>
        </w:r>
        <w:r w:rsidR="00236FA1">
          <w:t>interindividual variability</w:t>
        </w:r>
        <w:r w:rsidR="00236FA1" w:rsidRPr="00E03B11">
          <w:t xml:space="preserve"> in V</w:t>
        </w:r>
        <w:r w:rsidR="00236FA1" w:rsidRPr="006F031D">
          <w:t>c</w:t>
        </w:r>
        <w:r w:rsidR="00236FA1" w:rsidRPr="00E03B11">
          <w:t xml:space="preserve"> </w:t>
        </w:r>
        <w:r w:rsidR="00236FA1">
          <w:t>and CL</w:t>
        </w:r>
        <w:r w:rsidR="00236FA1">
          <w:rPr>
            <w:vertAlign w:val="subscript"/>
          </w:rPr>
          <w:t>off</w:t>
        </w:r>
        <w:r w:rsidR="00236FA1" w:rsidRPr="00BA7DD3">
          <w:rPr>
            <w:vertAlign w:val="subscript"/>
          </w:rPr>
          <w:t>-CRRT</w:t>
        </w:r>
        <w:r w:rsidR="00236FA1">
          <w:t xml:space="preserve"> </w:t>
        </w:r>
        <w:r w:rsidR="00236FA1" w:rsidRPr="00E03B11">
          <w:t>remained high</w:t>
        </w:r>
        <w:r w:rsidR="00236FA1">
          <w:t>, i.e., 60</w:t>
        </w:r>
        <w:r w:rsidR="00236FA1" w:rsidRPr="00E03B11">
          <w:t>.</w:t>
        </w:r>
        <w:r w:rsidR="00236FA1">
          <w:t>5</w:t>
        </w:r>
        <w:r w:rsidR="00236FA1" w:rsidRPr="00E03B11">
          <w:t>%</w:t>
        </w:r>
        <w:r w:rsidR="00236FA1">
          <w:t xml:space="preserve"> and 49.3%, respectively</w:t>
        </w:r>
        <w:commentRangeEnd w:id="587"/>
        <w:r w:rsidR="00236FA1">
          <w:rPr>
            <w:rStyle w:val="CommentReference"/>
          </w:rPr>
          <w:commentReference w:id="587"/>
        </w:r>
        <w:commentRangeEnd w:id="588"/>
        <w:r w:rsidR="00236FA1">
          <w:rPr>
            <w:rStyle w:val="CommentReference"/>
          </w:rPr>
          <w:commentReference w:id="588"/>
        </w:r>
        <w:r w:rsidR="00236FA1" w:rsidRPr="00E03B11">
          <w:t>.</w:t>
        </w:r>
      </w:ins>
      <w:commentRangeStart w:id="590"/>
      <w:del w:id="591" w:author="My Luong Vuong" w:date="2024-05-30T17:18:00Z">
        <w:r w:rsidR="00A9147B" w:rsidRPr="00E03B11" w:rsidDel="00236FA1">
          <w:delText xml:space="preserve">. The unexplained </w:delText>
        </w:r>
        <w:r w:rsidR="00724684" w:rsidDel="00236FA1">
          <w:delText>interindividual variability</w:delText>
        </w:r>
        <w:r w:rsidR="00724684" w:rsidRPr="00E03B11" w:rsidDel="00236FA1">
          <w:delText xml:space="preserve"> </w:delText>
        </w:r>
        <w:r w:rsidR="00A9147B" w:rsidRPr="00E03B11" w:rsidDel="00236FA1">
          <w:delText>in</w:delText>
        </w:r>
        <w:r w:rsidR="00017584" w:rsidRPr="00E03B11" w:rsidDel="00236FA1">
          <w:delText xml:space="preserve"> </w:delText>
        </w:r>
        <w:r w:rsidR="006F06AB" w:rsidRPr="00E03B11" w:rsidDel="00236FA1">
          <w:delText>V</w:delText>
        </w:r>
        <w:r w:rsidR="006F06AB" w:rsidRPr="006F031D" w:rsidDel="00236FA1">
          <w:delText>c</w:delText>
        </w:r>
        <w:r w:rsidR="00A9147B" w:rsidRPr="00E03B11" w:rsidDel="00236FA1">
          <w:delText xml:space="preserve"> </w:delText>
        </w:r>
        <w:r w:rsidR="00564107" w:rsidDel="00236FA1">
          <w:delText>and CL</w:delText>
        </w:r>
        <w:r w:rsidR="00263A44" w:rsidDel="00236FA1">
          <w:rPr>
            <w:vertAlign w:val="subscript"/>
          </w:rPr>
          <w:delText>off</w:delText>
        </w:r>
        <w:r w:rsidR="00564107" w:rsidRPr="00BA7DD3" w:rsidDel="00236FA1">
          <w:rPr>
            <w:vertAlign w:val="subscript"/>
          </w:rPr>
          <w:delText>-CRRT</w:delText>
        </w:r>
        <w:r w:rsidR="00564107" w:rsidDel="00236FA1">
          <w:delText xml:space="preserve"> </w:delText>
        </w:r>
        <w:r w:rsidR="00A9147B" w:rsidRPr="00E03B11" w:rsidDel="00236FA1">
          <w:delText>remained high</w:delText>
        </w:r>
        <w:r w:rsidR="00DB1077" w:rsidDel="00236FA1">
          <w:delText>, i.e.</w:delText>
        </w:r>
        <w:r w:rsidR="003A2327" w:rsidDel="00236FA1">
          <w:delText>,</w:delText>
        </w:r>
        <w:r w:rsidR="00DB1077" w:rsidDel="00236FA1">
          <w:delText xml:space="preserve"> </w:delText>
        </w:r>
        <w:r w:rsidR="00D97799" w:rsidRPr="00E03B11" w:rsidDel="00236FA1">
          <w:delText>5</w:delText>
        </w:r>
        <w:r w:rsidR="00D97799" w:rsidDel="00236FA1">
          <w:delText>7</w:delText>
        </w:r>
        <w:r w:rsidR="00A9147B" w:rsidRPr="00E03B11" w:rsidDel="00236FA1">
          <w:delText>.</w:delText>
        </w:r>
        <w:r w:rsidR="00D97799" w:rsidDel="00236FA1">
          <w:delText>9</w:delText>
        </w:r>
        <w:r w:rsidR="00A9147B" w:rsidRPr="00E03B11" w:rsidDel="00236FA1">
          <w:delText>%</w:delText>
        </w:r>
        <w:r w:rsidR="00EE6484" w:rsidDel="00236FA1">
          <w:delText xml:space="preserve"> and </w:delText>
        </w:r>
        <w:r w:rsidR="00C706AD" w:rsidDel="00236FA1">
          <w:delText>49.7%, respectively</w:delText>
        </w:r>
        <w:commentRangeEnd w:id="590"/>
        <w:r w:rsidR="00383D26" w:rsidDel="00236FA1">
          <w:rPr>
            <w:rStyle w:val="CommentReference"/>
          </w:rPr>
          <w:commentReference w:id="590"/>
        </w:r>
        <w:r w:rsidR="00A9147B" w:rsidRPr="00E03B11" w:rsidDel="00236FA1">
          <w:delText>.</w:delText>
        </w:r>
      </w:del>
    </w:p>
    <w:p w14:paraId="08D97122" w14:textId="6F3C4773" w:rsidR="00044CFA" w:rsidRPr="00E03B11" w:rsidRDefault="00241A56" w:rsidP="00593CAA">
      <w:commentRangeStart w:id="592"/>
      <w:r w:rsidRPr="00E03B11">
        <w:t xml:space="preserve">The </w:t>
      </w:r>
      <w:r w:rsidR="00D27C63">
        <w:t xml:space="preserve">per-centre and </w:t>
      </w:r>
      <w:r w:rsidR="006321BE" w:rsidRPr="00E03B11">
        <w:t>pooled</w:t>
      </w:r>
      <w:r w:rsidR="006155E8">
        <w:t xml:space="preserve"> data</w:t>
      </w:r>
      <w:r w:rsidR="006321BE" w:rsidRPr="00E03B11">
        <w:t xml:space="preserve"> </w:t>
      </w:r>
      <w:r w:rsidR="006155E8" w:rsidRPr="00E03B11">
        <w:t xml:space="preserve">pcVPC plots </w:t>
      </w:r>
      <w:r w:rsidRPr="00E03B11">
        <w:t>show a good agreement between model simulations and observed data</w:t>
      </w:r>
      <w:r w:rsidR="00B91D00" w:rsidRPr="00E03B11">
        <w:t xml:space="preserve"> </w:t>
      </w:r>
      <w:commentRangeEnd w:id="592"/>
      <w:r w:rsidR="00D47F6F">
        <w:rPr>
          <w:rStyle w:val="CommentReference"/>
        </w:rPr>
        <w:commentReference w:id="592"/>
      </w:r>
      <w:r w:rsidR="00B91D00" w:rsidRPr="00E03B11">
        <w:t>(</w:t>
      </w:r>
      <w:r w:rsidR="00394C8E" w:rsidRPr="00FD4FB7">
        <w:rPr>
          <w:b/>
          <w:bCs/>
        </w:rPr>
        <w:t>Fig</w:t>
      </w:r>
      <w:r w:rsidR="00A46741" w:rsidRPr="00FD4FB7">
        <w:rPr>
          <w:b/>
          <w:bCs/>
        </w:rPr>
        <w:t>.</w:t>
      </w:r>
      <w:r w:rsidR="00D27C63" w:rsidRPr="00FD4FB7">
        <w:rPr>
          <w:b/>
          <w:bCs/>
        </w:rPr>
        <w:t> </w:t>
      </w:r>
      <w:del w:id="593" w:author="My Luong Vuong" w:date="2024-05-30T17:19:00Z">
        <w:r w:rsidR="00F97056" w:rsidRPr="00FD4FB7" w:rsidDel="00FD5CE3">
          <w:rPr>
            <w:b/>
            <w:bCs/>
          </w:rPr>
          <w:delText>S8</w:delText>
        </w:r>
        <w:r w:rsidR="00EC7F13" w:rsidDel="00FD5CE3">
          <w:delText xml:space="preserve"> and </w:delText>
        </w:r>
        <w:r w:rsidR="00EC7F13" w:rsidDel="00FD5CE3">
          <w:rPr>
            <w:b/>
            <w:bCs/>
          </w:rPr>
          <w:delText>Fig. 9</w:delText>
        </w:r>
      </w:del>
      <w:ins w:id="594" w:author="My Luong Vuong" w:date="2024-05-30T17:19:00Z">
        <w:r w:rsidR="00FD5CE3">
          <w:rPr>
            <w:b/>
            <w:bCs/>
          </w:rPr>
          <w:t>S10-S11</w:t>
        </w:r>
      </w:ins>
      <w:r w:rsidR="00B91D00" w:rsidRPr="00E03B11">
        <w:t>)</w:t>
      </w:r>
      <w:r w:rsidR="00D4353C" w:rsidRPr="00E03B11">
        <w:t xml:space="preserve">. </w:t>
      </w:r>
      <w:r w:rsidR="00DC70E9">
        <w:t xml:space="preserve">The pcVPC stratified by CRRT status is available in </w:t>
      </w:r>
      <w:r w:rsidR="00DC70E9" w:rsidRPr="00A72BCD">
        <w:rPr>
          <w:b/>
          <w:bCs/>
        </w:rPr>
        <w:t>Fig</w:t>
      </w:r>
      <w:r w:rsidR="00DC70E9">
        <w:rPr>
          <w:b/>
          <w:bCs/>
        </w:rPr>
        <w:t>. </w:t>
      </w:r>
      <w:del w:id="595" w:author="My Luong Vuong" w:date="2024-05-30T17:19:00Z">
        <w:r w:rsidR="00DC70E9" w:rsidRPr="00A72BCD" w:rsidDel="009A5997">
          <w:rPr>
            <w:b/>
            <w:bCs/>
          </w:rPr>
          <w:delText>S10</w:delText>
        </w:r>
      </w:del>
      <w:ins w:id="596" w:author="My Luong Vuong" w:date="2024-05-30T17:19:00Z">
        <w:r w:rsidR="009A5997" w:rsidRPr="00A72BCD">
          <w:rPr>
            <w:b/>
            <w:bCs/>
          </w:rPr>
          <w:t>S1</w:t>
        </w:r>
        <w:r w:rsidR="009A5997">
          <w:rPr>
            <w:b/>
            <w:bCs/>
          </w:rPr>
          <w:t>2</w:t>
        </w:r>
      </w:ins>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524"/>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59D3B384" w:rsidR="004B1B5C" w:rsidRDefault="00C17690" w:rsidP="00593CAA">
      <w:bookmarkStart w:id="597" w:name="_Hlk136862153"/>
      <w:ins w:id="598" w:author="My Luong Vuong" w:date="2024-05-30T17:20:00Z">
        <w:r>
          <w:t>The s</w:t>
        </w:r>
        <w:r w:rsidRPr="004B1B5C">
          <w:t xml:space="preserve">tandard dosing regimen </w:t>
        </w:r>
        <w:r>
          <w:t>did not result</w:t>
        </w:r>
        <w:r w:rsidRPr="004B1B5C">
          <w:t xml:space="preserve"> in clinically acceptable PTA</w:t>
        </w:r>
        <w:r>
          <w:t xml:space="preserve"> of ≥90% when</w:t>
        </w:r>
        <w:r w:rsidRPr="004B1B5C">
          <w:t xml:space="preserve"> </w:t>
        </w:r>
        <w:r>
          <w:t xml:space="preserve">total </w:t>
        </w:r>
        <w:r w:rsidRPr="004B1B5C">
          <w:t>body</w:t>
        </w:r>
        <w:r>
          <w:t xml:space="preserve"> </w:t>
        </w:r>
        <w:r w:rsidRPr="004B1B5C">
          <w:t>weight</w:t>
        </w:r>
        <w:r>
          <w:t xml:space="preserve"> exceeded 65 kg and 30 kg, in</w:t>
        </w:r>
        <w:r w:rsidRPr="004B1B5C">
          <w:t xml:space="preserve"> </w:t>
        </w:r>
        <w:r>
          <w:t xml:space="preserve">patients off and on CRRT, respectively. Similarly, the weight-based regimen (12 mg/kg </w:t>
        </w:r>
        <w:r w:rsidRPr="00394553">
          <w:t xml:space="preserve">loading </w:t>
        </w:r>
        <w:r>
          <w:t xml:space="preserve">followed by 6 mg/kg </w:t>
        </w:r>
        <w:r w:rsidRPr="00A339D6">
          <w:t>maintenance</w:t>
        </w:r>
        <w:r>
          <w:t>) failed to achieve adequate PTA at a total body weight below 80 kg and 120 kg in patients off and on CRRT, respectively (</w:t>
        </w:r>
        <w:r w:rsidRPr="00092B52">
          <w:rPr>
            <w:b/>
            <w:bCs/>
          </w:rPr>
          <w:t>Fig. </w:t>
        </w:r>
        <w:r>
          <w:rPr>
            <w:b/>
            <w:bCs/>
          </w:rPr>
          <w:t>1</w:t>
        </w:r>
        <w:r w:rsidRPr="001D2D6B">
          <w:rPr>
            <w:b/>
            <w:bCs/>
          </w:rPr>
          <w:t>-2</w:t>
        </w:r>
        <w:r>
          <w:t>)</w:t>
        </w:r>
        <w:r w:rsidR="00521967">
          <w:t xml:space="preserve">. </w:t>
        </w:r>
      </w:ins>
      <w:r w:rsidR="006A7564">
        <w:t>The</w:t>
      </w:r>
      <w:r w:rsidR="00FA0D97">
        <w:t xml:space="preserve"> statistically significant effect of</w:t>
      </w:r>
      <w:r w:rsidR="006A7564">
        <w:t xml:space="preserve"> </w:t>
      </w:r>
      <w:r w:rsidR="008E1D7B">
        <w:t>eGFR</w:t>
      </w:r>
      <w:r w:rsidR="008E1D7B" w:rsidRPr="00A72BCD">
        <w:rPr>
          <w:vertAlign w:val="subscript"/>
        </w:rPr>
        <w:t>CKD</w:t>
      </w:r>
      <w:r w:rsidR="00E46977">
        <w:rPr>
          <w:vertAlign w:val="subscript"/>
        </w:rPr>
        <w:t>-</w:t>
      </w:r>
      <w:r w:rsidR="008E1D7B" w:rsidRPr="00A72BCD">
        <w:rPr>
          <w:vertAlign w:val="subscript"/>
        </w:rPr>
        <w:t>EPI</w:t>
      </w:r>
      <w:r w:rsidR="008E1D7B" w:rsidRPr="00092B52">
        <w:t xml:space="preserve"> </w:t>
      </w:r>
      <w:r w:rsidR="00FA0D97">
        <w:t>on CL</w:t>
      </w:r>
      <w:r w:rsidR="00FA0D97" w:rsidRPr="00092B52">
        <w:rPr>
          <w:vertAlign w:val="subscript"/>
        </w:rPr>
        <w:t>off-CRRT</w:t>
      </w:r>
      <w:r w:rsidR="00FA0D97">
        <w:t xml:space="preserve"> </w:t>
      </w:r>
      <w:r w:rsidR="003B41E8">
        <w:t xml:space="preserve">did not </w:t>
      </w:r>
      <w:r w:rsidR="00FA0D97">
        <w:t xml:space="preserve">translate into </w:t>
      </w:r>
      <w:r w:rsidR="003F6314">
        <w:t>a</w:t>
      </w:r>
      <w:r w:rsidR="00FA0D97">
        <w:t xml:space="preserve"> clinically relevant</w:t>
      </w:r>
      <w:r w:rsidR="003F6314">
        <w:t xml:space="preserve"> impact on </w:t>
      </w:r>
      <w:r w:rsidR="00992848">
        <w:t>fluconazole</w:t>
      </w:r>
      <w:r w:rsidR="00E11CFE">
        <w:t xml:space="preserve"> </w:t>
      </w:r>
      <w:r w:rsidR="00E11CFE" w:rsidRPr="00C47D23">
        <w:rPr>
          <w:i/>
          <w:iCs/>
          <w:color w:val="auto"/>
        </w:rPr>
        <w:t>f</w:t>
      </w:r>
      <w:r w:rsidR="00E11CFE" w:rsidRPr="00C47D23">
        <w:rPr>
          <w:color w:val="auto"/>
        </w:rPr>
        <w:t>AUC</w:t>
      </w:r>
      <w:r w:rsidR="00E11CFE" w:rsidRPr="00C47D23">
        <w:rPr>
          <w:color w:val="auto"/>
          <w:vertAlign w:val="subscript"/>
        </w:rPr>
        <w:t>0-24</w:t>
      </w:r>
      <w:r w:rsidR="00E11CFE" w:rsidRPr="00C47D23">
        <w:rPr>
          <w:color w:val="auto"/>
        </w:rPr>
        <w:t xml:space="preserve"> </w:t>
      </w:r>
      <w:r w:rsidR="00E11CFE">
        <w:rPr>
          <w:color w:val="auto"/>
        </w:rPr>
        <w:t>2</w:t>
      </w:r>
      <w:r w:rsidR="00E11CFE" w:rsidRPr="00C47D23">
        <w:rPr>
          <w:color w:val="auto"/>
        </w:rPr>
        <w:t>00 mg×h/L</w:t>
      </w:r>
      <w:r w:rsidR="00992848">
        <w:t xml:space="preserve"> </w:t>
      </w:r>
      <w:r w:rsidR="003F6314">
        <w:t>PTA</w:t>
      </w:r>
      <w:r w:rsidR="00E11CFE">
        <w:t xml:space="preserve"> </w:t>
      </w:r>
      <w:ins w:id="599" w:author="My Luong Vuong" w:date="2024-05-30T17:21:00Z">
        <w:r w:rsidR="00A164BB">
          <w:t>under simulated loading dosing doses across the</w:t>
        </w:r>
        <w:r w:rsidR="00A164BB" w:rsidRPr="00F058C3">
          <w:t xml:space="preserve"> </w:t>
        </w:r>
        <w:r w:rsidR="00A164BB">
          <w:t>eGFR</w:t>
        </w:r>
        <w:r w:rsidR="00A164BB" w:rsidRPr="00A72BCD">
          <w:rPr>
            <w:vertAlign w:val="subscript"/>
          </w:rPr>
          <w:t>CKD</w:t>
        </w:r>
        <w:r w:rsidR="00A164BB">
          <w:rPr>
            <w:vertAlign w:val="subscript"/>
          </w:rPr>
          <w:t>-</w:t>
        </w:r>
        <w:r w:rsidR="00A164BB" w:rsidRPr="00A72BCD">
          <w:rPr>
            <w:vertAlign w:val="subscript"/>
          </w:rPr>
          <w:t>EPI</w:t>
        </w:r>
        <w:r w:rsidR="00A164BB">
          <w:t xml:space="preserve"> range </w:t>
        </w:r>
      </w:ins>
      <w:ins w:id="600" w:author="My Luong Vuong" w:date="2024-05-31T15:45:00Z">
        <w:r w:rsidR="0019246B">
          <w:t>from</w:t>
        </w:r>
      </w:ins>
      <w:ins w:id="601" w:author="My Luong Vuong" w:date="2024-05-30T17:21:00Z">
        <w:r w:rsidR="00A164BB">
          <w:t xml:space="preserve"> 5 mL/min/1.73 m</w:t>
        </w:r>
        <w:r w:rsidR="00A164BB" w:rsidRPr="00410A03">
          <w:rPr>
            <w:vertAlign w:val="superscript"/>
          </w:rPr>
          <w:t>2</w:t>
        </w:r>
        <w:r w:rsidR="00A164BB">
          <w:t xml:space="preserve"> to 215 mL/min/1.73 m</w:t>
        </w:r>
        <w:r w:rsidR="00A164BB" w:rsidRPr="00092B52">
          <w:rPr>
            <w:vertAlign w:val="superscript"/>
          </w:rPr>
          <w:t>2</w:t>
        </w:r>
      </w:ins>
      <w:del w:id="602" w:author="My Luong Vuong" w:date="2024-05-30T17:21:00Z">
        <w:r w:rsidR="00F83870" w:rsidDel="00A164BB">
          <w:delText>under simulated dosing regimens</w:delText>
        </w:r>
        <w:r w:rsidR="003F6314" w:rsidDel="00A164BB">
          <w:delText xml:space="preserve"> </w:delText>
        </w:r>
        <w:r w:rsidR="00EF5813" w:rsidDel="00A164BB">
          <w:delText xml:space="preserve">across </w:delText>
        </w:r>
        <w:r w:rsidR="00992848" w:rsidDel="00A164BB">
          <w:delText>the</w:delText>
        </w:r>
        <w:r w:rsidR="00F058C3" w:rsidRPr="00F058C3" w:rsidDel="00A164BB">
          <w:delText xml:space="preserve"> </w:delText>
        </w:r>
        <w:r w:rsidR="00F058C3" w:rsidDel="00A164BB">
          <w:delText>eGFR</w:delText>
        </w:r>
        <w:r w:rsidR="00F058C3" w:rsidRPr="00A72BCD" w:rsidDel="00A164BB">
          <w:rPr>
            <w:vertAlign w:val="subscript"/>
          </w:rPr>
          <w:delText>CKD</w:delText>
        </w:r>
        <w:r w:rsidR="00F058C3" w:rsidDel="00A164BB">
          <w:rPr>
            <w:vertAlign w:val="subscript"/>
          </w:rPr>
          <w:delText>-</w:delText>
        </w:r>
        <w:r w:rsidR="00F058C3" w:rsidRPr="00A72BCD" w:rsidDel="00A164BB">
          <w:rPr>
            <w:vertAlign w:val="subscript"/>
          </w:rPr>
          <w:delText>EPI</w:delText>
        </w:r>
        <w:r w:rsidR="00EF5813" w:rsidDel="00A164BB">
          <w:delText xml:space="preserve"> range </w:delText>
        </w:r>
        <w:r w:rsidR="00992848" w:rsidDel="00A164BB">
          <w:delText xml:space="preserve">of </w:delText>
        </w:r>
        <w:r w:rsidR="00EF5813" w:rsidDel="00A164BB">
          <w:delText>5</w:delText>
        </w:r>
        <w:r w:rsidR="0061073B" w:rsidDel="00A164BB">
          <w:delText> mL/min/1.73 m</w:delText>
        </w:r>
        <w:r w:rsidR="0061073B" w:rsidRPr="00410A03" w:rsidDel="00A164BB">
          <w:rPr>
            <w:vertAlign w:val="superscript"/>
          </w:rPr>
          <w:delText>2</w:delText>
        </w:r>
        <w:r w:rsidR="00992848" w:rsidDel="00A164BB">
          <w:delText xml:space="preserve"> </w:delText>
        </w:r>
        <w:r w:rsidR="00F058C3" w:rsidDel="00A164BB">
          <w:delText>to</w:delText>
        </w:r>
        <w:r w:rsidR="00992848" w:rsidDel="00A164BB">
          <w:delText xml:space="preserve"> </w:delText>
        </w:r>
        <w:r w:rsidR="00EF5813" w:rsidDel="00A164BB">
          <w:delText>215</w:delText>
        </w:r>
        <w:r w:rsidR="00992848" w:rsidDel="00A164BB">
          <w:delText> </w:delText>
        </w:r>
        <w:r w:rsidR="00EF5813" w:rsidDel="00A164BB">
          <w:delText>m</w:delText>
        </w:r>
        <w:r w:rsidR="00992848" w:rsidDel="00A164BB">
          <w:delText>L</w:delText>
        </w:r>
        <w:r w:rsidR="00EF5813" w:rsidDel="00A164BB">
          <w:delText>/min/1.73</w:delText>
        </w:r>
        <w:r w:rsidR="0061073B" w:rsidDel="00A164BB">
          <w:delText> </w:delText>
        </w:r>
        <w:r w:rsidR="00EF5813" w:rsidDel="00A164BB">
          <w:delText>m</w:delText>
        </w:r>
        <w:r w:rsidR="00EF5813" w:rsidRPr="00092B52" w:rsidDel="00A164BB">
          <w:rPr>
            <w:vertAlign w:val="superscript"/>
          </w:rPr>
          <w:delText>2</w:delText>
        </w:r>
        <w:r w:rsidR="00D5718F" w:rsidDel="00A164BB">
          <w:delText xml:space="preserve"> (</w:delText>
        </w:r>
        <w:r w:rsidR="00D5718F" w:rsidRPr="00092B52" w:rsidDel="00A164BB">
          <w:rPr>
            <w:b/>
            <w:bCs/>
          </w:rPr>
          <w:delText>Fig.</w:delText>
        </w:r>
        <w:r w:rsidR="00992848" w:rsidRPr="00092B52" w:rsidDel="00A164BB">
          <w:rPr>
            <w:b/>
            <w:bCs/>
          </w:rPr>
          <w:delText> </w:delText>
        </w:r>
        <w:r w:rsidR="00281B53" w:rsidRPr="00092B52" w:rsidDel="00A164BB">
          <w:rPr>
            <w:b/>
            <w:bCs/>
          </w:rPr>
          <w:delText>1</w:delText>
        </w:r>
        <w:r w:rsidR="00D5718F" w:rsidDel="00A164BB">
          <w:delText>)</w:delText>
        </w:r>
      </w:del>
      <w:r w:rsidR="00EF5813">
        <w:t>.</w:t>
      </w:r>
      <w:ins w:id="603" w:author="My Luong Vuong" w:date="2024-05-30T17:22:00Z">
        <w:r w:rsidR="003C6780">
          <w:t xml:space="preserve"> In addition, under the standard </w:t>
        </w:r>
        <w:r w:rsidR="003C6780" w:rsidRPr="00B772ED">
          <w:t>maintenance dose</w:t>
        </w:r>
        <w:r w:rsidR="003C6780" w:rsidRPr="00B772ED" w:rsidDel="00B772ED">
          <w:t xml:space="preserve"> </w:t>
        </w:r>
        <w:r w:rsidR="003C6780">
          <w:t>of 400 mg, the PTA only fell slightly below 90% with eGFR</w:t>
        </w:r>
        <w:r w:rsidR="003C6780" w:rsidRPr="00A72BCD">
          <w:rPr>
            <w:vertAlign w:val="subscript"/>
          </w:rPr>
          <w:t>CKD</w:t>
        </w:r>
        <w:r w:rsidR="003C6780">
          <w:rPr>
            <w:vertAlign w:val="subscript"/>
          </w:rPr>
          <w:t>-</w:t>
        </w:r>
        <w:r w:rsidR="003C6780" w:rsidRPr="00A72BCD">
          <w:rPr>
            <w:vertAlign w:val="subscript"/>
          </w:rPr>
          <w:t>EPI</w:t>
        </w:r>
        <w:r w:rsidR="003C6780">
          <w:rPr>
            <w:vertAlign w:val="subscript"/>
          </w:rPr>
          <w:t xml:space="preserve"> </w:t>
        </w:r>
        <w:r w:rsidR="003C6780">
          <w:t>exceeding 195 mL/min/1.73 m</w:t>
        </w:r>
        <w:r w:rsidR="003C6780" w:rsidRPr="00092B52">
          <w:rPr>
            <w:vertAlign w:val="superscript"/>
          </w:rPr>
          <w:t>2</w:t>
        </w:r>
        <w:r w:rsidR="003C6780">
          <w:t xml:space="preserve"> </w:t>
        </w:r>
        <w:r w:rsidR="003C6780" w:rsidRPr="001A247B">
          <w:rPr>
            <w:b/>
            <w:bCs/>
          </w:rPr>
          <w:t>(Fig. 3)</w:t>
        </w:r>
        <w:r w:rsidR="003C6780">
          <w:t>.</w:t>
        </w:r>
      </w:ins>
      <w:r w:rsidR="00774D1E">
        <w:t xml:space="preserve"> </w:t>
      </w:r>
      <w:del w:id="604" w:author="My Luong Vuong" w:date="2024-05-30T17:20:00Z">
        <w:r w:rsidR="00816D31" w:rsidDel="00521967">
          <w:delText>The s</w:delText>
        </w:r>
        <w:r w:rsidR="004B1B5C" w:rsidRPr="004B1B5C" w:rsidDel="00521967">
          <w:delText xml:space="preserve">tandard dosing regimen </w:delText>
        </w:r>
        <w:r w:rsidR="00613AD8" w:rsidDel="00521967">
          <w:delText>did not result</w:delText>
        </w:r>
        <w:r w:rsidR="004B1B5C" w:rsidRPr="004B1B5C" w:rsidDel="00521967">
          <w:delText xml:space="preserve"> in clinically acceptable PTA</w:delText>
        </w:r>
        <w:r w:rsidR="002D791B" w:rsidDel="00521967">
          <w:delText xml:space="preserve"> </w:delText>
        </w:r>
        <w:r w:rsidR="0023663A" w:rsidDel="00521967">
          <w:delText>when</w:delText>
        </w:r>
        <w:r w:rsidR="00F058C3" w:rsidRPr="004B1B5C" w:rsidDel="00521967">
          <w:delText xml:space="preserve"> </w:delText>
        </w:r>
        <w:r w:rsidR="004B1B5C" w:rsidRPr="004B1B5C" w:rsidDel="00521967">
          <w:delText>body</w:delText>
        </w:r>
        <w:r w:rsidR="00613AD8" w:rsidDel="00521967">
          <w:delText xml:space="preserve"> </w:delText>
        </w:r>
        <w:r w:rsidR="004B1B5C" w:rsidRPr="004B1B5C" w:rsidDel="00521967">
          <w:delText>weight</w:delText>
        </w:r>
        <w:r w:rsidR="0023663A" w:rsidDel="00521967">
          <w:delText xml:space="preserve"> exceeds</w:delText>
        </w:r>
        <w:r w:rsidR="00E86957" w:rsidDel="00521967">
          <w:delText xml:space="preserve"> </w:delText>
        </w:r>
        <w:r w:rsidR="00202403" w:rsidDel="00521967">
          <w:delText>65</w:delText>
        </w:r>
        <w:r w:rsidR="00E86957" w:rsidDel="00521967">
          <w:delText xml:space="preserve"> kg and </w:delText>
        </w:r>
        <w:r w:rsidR="00EB4C7E" w:rsidDel="00521967">
          <w:delText>40</w:delText>
        </w:r>
        <w:r w:rsidR="00E86957" w:rsidDel="00521967">
          <w:delText xml:space="preserve"> kg</w:delText>
        </w:r>
        <w:r w:rsidR="003906CB" w:rsidDel="00521967">
          <w:delText xml:space="preserve">, </w:delText>
        </w:r>
        <w:r w:rsidR="00E86957" w:rsidDel="00521967">
          <w:delText>in</w:delText>
        </w:r>
        <w:r w:rsidR="004B1B5C" w:rsidRPr="004B1B5C" w:rsidDel="00521967">
          <w:delText xml:space="preserve"> </w:delText>
        </w:r>
        <w:r w:rsidR="00522D5C" w:rsidDel="00521967">
          <w:delText>patients</w:delText>
        </w:r>
        <w:r w:rsidR="00AD4851" w:rsidDel="00521967">
          <w:delText xml:space="preserve"> </w:delText>
        </w:r>
        <w:r w:rsidR="0019155F" w:rsidDel="00521967">
          <w:delText xml:space="preserve">who </w:delText>
        </w:r>
        <w:r w:rsidR="00AD4851" w:rsidDel="00521967">
          <w:delText>were</w:delText>
        </w:r>
        <w:r w:rsidR="00522D5C" w:rsidDel="00521967">
          <w:delText xml:space="preserve"> </w:delText>
        </w:r>
        <w:r w:rsidR="00184EF6" w:rsidDel="00521967">
          <w:delText>off</w:delText>
        </w:r>
        <w:r w:rsidR="003906CB" w:rsidDel="00521967">
          <w:delText xml:space="preserve"> </w:delText>
        </w:r>
        <w:r w:rsidR="0019155F" w:rsidDel="00521967">
          <w:delText>and</w:delText>
        </w:r>
        <w:r w:rsidR="003906CB" w:rsidDel="00521967">
          <w:delText xml:space="preserve"> o</w:delText>
        </w:r>
        <w:r w:rsidR="00184EF6" w:rsidDel="00521967">
          <w:delText>n</w:delText>
        </w:r>
        <w:r w:rsidR="00522D5C" w:rsidDel="00521967">
          <w:delText xml:space="preserve"> CRRT</w:delText>
        </w:r>
        <w:r w:rsidR="0045099C" w:rsidDel="00521967">
          <w:delText>, respectively</w:delText>
        </w:r>
        <w:r w:rsidR="00522D5C" w:rsidDel="00521967">
          <w:delText xml:space="preserve"> (</w:delText>
        </w:r>
        <w:r w:rsidR="00346B89" w:rsidRPr="00092B52" w:rsidDel="00521967">
          <w:rPr>
            <w:b/>
            <w:bCs/>
          </w:rPr>
          <w:delText>Fig.</w:delText>
        </w:r>
        <w:r w:rsidR="003906CB" w:rsidRPr="00092B52" w:rsidDel="00521967">
          <w:rPr>
            <w:b/>
            <w:bCs/>
          </w:rPr>
          <w:delText> </w:delText>
        </w:r>
        <w:r w:rsidR="00646067" w:rsidRPr="00092B52" w:rsidDel="00521967">
          <w:rPr>
            <w:b/>
            <w:bCs/>
          </w:rPr>
          <w:delText>2</w:delText>
        </w:r>
        <w:r w:rsidR="00BC0CDA" w:rsidDel="00521967">
          <w:delText xml:space="preserve">, </w:delText>
        </w:r>
        <w:r w:rsidR="003906CB" w:rsidRPr="00092B52" w:rsidDel="00521967">
          <w:rPr>
            <w:b/>
            <w:bCs/>
          </w:rPr>
          <w:delText>Fig. 3</w:delText>
        </w:r>
        <w:r w:rsidR="00346B89" w:rsidDel="00521967">
          <w:delText>)</w:delText>
        </w:r>
        <w:r w:rsidR="0028490E" w:rsidDel="00521967">
          <w:delText>.</w:delText>
        </w:r>
        <w:r w:rsidR="00AA5B19" w:rsidDel="00521967">
          <w:delText xml:space="preserve"> </w:delText>
        </w:r>
      </w:del>
      <w:ins w:id="605" w:author="My Luong Vuong" w:date="2024-05-30T17:22:00Z">
        <w:r w:rsidR="0013640C">
          <w:t xml:space="preserve">The plots showing </w:t>
        </w:r>
        <w:r w:rsidR="0013640C">
          <w:rPr>
            <w:color w:val="auto"/>
          </w:rPr>
          <w:t xml:space="preserve">the probability of attaining </w:t>
        </w:r>
        <w:r w:rsidR="0013640C" w:rsidRPr="00B06240">
          <w:rPr>
            <w:i/>
            <w:iCs/>
            <w:color w:val="auto"/>
          </w:rPr>
          <w:t>f</w:t>
        </w:r>
        <w:r w:rsidR="0013640C" w:rsidRPr="00310197">
          <w:rPr>
            <w:color w:val="auto"/>
          </w:rPr>
          <w:t>AUC</w:t>
        </w:r>
        <w:r w:rsidR="0013640C" w:rsidRPr="00B06240">
          <w:rPr>
            <w:color w:val="auto"/>
            <w:vertAlign w:val="subscript"/>
          </w:rPr>
          <w:t>0-24</w:t>
        </w:r>
        <w:r w:rsidR="0013640C" w:rsidRPr="00310197">
          <w:rPr>
            <w:color w:val="auto"/>
          </w:rPr>
          <w:t xml:space="preserve"> 400 mg</w:t>
        </w:r>
        <w:r w:rsidR="0013640C" w:rsidRPr="00C47D23">
          <w:rPr>
            <w:color w:val="auto"/>
          </w:rPr>
          <w:t>×</w:t>
        </w:r>
        <w:r w:rsidR="0013640C" w:rsidRPr="00310197">
          <w:rPr>
            <w:color w:val="auto"/>
          </w:rPr>
          <w:t>h/L PKPD target</w:t>
        </w:r>
        <w:r w:rsidR="0013640C" w:rsidRPr="00310197" w:rsidDel="005C12C9">
          <w:rPr>
            <w:color w:val="auto"/>
          </w:rPr>
          <w:t xml:space="preserve"> </w:t>
        </w:r>
        <w:r w:rsidR="0013640C" w:rsidRPr="00C47D23">
          <w:rPr>
            <w:color w:val="auto"/>
          </w:rPr>
          <w:t xml:space="preserve">versus body weight of the simulated dosing regimens </w:t>
        </w:r>
      </w:ins>
      <w:ins w:id="606" w:author="My Luong Vuong" w:date="2024-05-31T15:46:00Z">
        <w:r w:rsidR="00B91F55">
          <w:rPr>
            <w:color w:val="auto"/>
          </w:rPr>
          <w:t>are available</w:t>
        </w:r>
      </w:ins>
      <w:ins w:id="607" w:author="My Luong Vuong" w:date="2024-05-30T17:22:00Z">
        <w:r w:rsidR="0013640C" w:rsidRPr="00C47D23">
          <w:rPr>
            <w:color w:val="auto"/>
          </w:rPr>
          <w:t xml:space="preserve"> in </w:t>
        </w:r>
        <w:r w:rsidR="0013640C" w:rsidRPr="00C47D23">
          <w:rPr>
            <w:b/>
            <w:bCs/>
            <w:color w:val="auto"/>
          </w:rPr>
          <w:t>Fig</w:t>
        </w:r>
        <w:r w:rsidR="0013640C">
          <w:rPr>
            <w:b/>
            <w:bCs/>
            <w:color w:val="auto"/>
          </w:rPr>
          <w:t>.</w:t>
        </w:r>
        <w:r w:rsidR="0013640C" w:rsidRPr="00C47D23">
          <w:rPr>
            <w:b/>
            <w:bCs/>
            <w:color w:val="auto"/>
          </w:rPr>
          <w:t xml:space="preserve"> </w:t>
        </w:r>
        <w:r w:rsidR="0013640C">
          <w:rPr>
            <w:b/>
            <w:bCs/>
            <w:color w:val="auto"/>
          </w:rPr>
          <w:t>4</w:t>
        </w:r>
        <w:r w:rsidR="0013640C" w:rsidRPr="00C47D23">
          <w:rPr>
            <w:b/>
            <w:bCs/>
            <w:color w:val="auto"/>
          </w:rPr>
          <w:t>-</w:t>
        </w:r>
        <w:r w:rsidR="0013640C">
          <w:rPr>
            <w:b/>
            <w:bCs/>
            <w:color w:val="auto"/>
          </w:rPr>
          <w:t>5</w:t>
        </w:r>
      </w:ins>
      <w:commentRangeStart w:id="608"/>
      <w:commentRangeStart w:id="609"/>
      <w:del w:id="610" w:author="My Luong Vuong" w:date="2024-05-30T17:22:00Z">
        <w:r w:rsidR="00310197" w:rsidRPr="00310197" w:rsidDel="0013640C">
          <w:rPr>
            <w:color w:val="auto"/>
          </w:rPr>
          <w:delText xml:space="preserve">PTA of a 400 mgh/L </w:delText>
        </w:r>
        <w:r w:rsidR="00310197" w:rsidRPr="00B06240" w:rsidDel="0013640C">
          <w:rPr>
            <w:i/>
            <w:iCs/>
            <w:color w:val="auto"/>
          </w:rPr>
          <w:delText>f</w:delText>
        </w:r>
        <w:r w:rsidR="00310197" w:rsidRPr="00310197" w:rsidDel="0013640C">
          <w:rPr>
            <w:color w:val="auto"/>
          </w:rPr>
          <w:delText>AUC</w:delText>
        </w:r>
        <w:r w:rsidR="00310197" w:rsidRPr="00B06240" w:rsidDel="0013640C">
          <w:rPr>
            <w:color w:val="auto"/>
            <w:vertAlign w:val="subscript"/>
          </w:rPr>
          <w:delText>0-24</w:delText>
        </w:r>
        <w:r w:rsidR="00310197" w:rsidDel="0013640C">
          <w:rPr>
            <w:color w:val="auto"/>
          </w:rPr>
          <w:delText xml:space="preserve"> </w:delText>
        </w:r>
        <w:r w:rsidR="00310197" w:rsidRPr="00310197" w:rsidDel="0013640C">
          <w:rPr>
            <w:color w:val="auto"/>
          </w:rPr>
          <w:delText xml:space="preserve">PKPD target </w:delText>
        </w:r>
        <w:r w:rsidR="003F72E1" w:rsidRPr="00C47D23" w:rsidDel="0013640C">
          <w:rPr>
            <w:color w:val="auto"/>
          </w:rPr>
          <w:delText xml:space="preserve">versus </w:delText>
        </w:r>
        <w:r w:rsidR="00AA5B19" w:rsidRPr="00C47D23" w:rsidDel="0013640C">
          <w:rPr>
            <w:color w:val="auto"/>
          </w:rPr>
          <w:delText xml:space="preserve">body weight plots of the </w:delText>
        </w:r>
        <w:r w:rsidR="00983278" w:rsidRPr="00C47D23" w:rsidDel="0013640C">
          <w:rPr>
            <w:color w:val="auto"/>
          </w:rPr>
          <w:delText>simulated dosing regimens</w:delText>
        </w:r>
        <w:r w:rsidR="00B037EB" w:rsidRPr="00C47D23" w:rsidDel="0013640C">
          <w:rPr>
            <w:color w:val="auto"/>
          </w:rPr>
          <w:delText xml:space="preserve"> </w:delText>
        </w:r>
        <w:r w:rsidR="002E763C" w:rsidRPr="00C47D23" w:rsidDel="0013640C">
          <w:rPr>
            <w:color w:val="auto"/>
          </w:rPr>
          <w:delText>can be found</w:delText>
        </w:r>
        <w:r w:rsidR="00B037EB" w:rsidRPr="00C47D23" w:rsidDel="0013640C">
          <w:rPr>
            <w:color w:val="auto"/>
          </w:rPr>
          <w:delText xml:space="preserve"> in </w:delText>
        </w:r>
        <w:r w:rsidR="00B037EB" w:rsidRPr="00C47D23" w:rsidDel="0013640C">
          <w:rPr>
            <w:b/>
            <w:bCs/>
            <w:color w:val="auto"/>
          </w:rPr>
          <w:delText xml:space="preserve">Fig </w:delText>
        </w:r>
        <w:r w:rsidR="00736B21" w:rsidRPr="00C47D23" w:rsidDel="0013640C">
          <w:rPr>
            <w:b/>
            <w:bCs/>
            <w:color w:val="auto"/>
          </w:rPr>
          <w:delText>S11-S12</w:delText>
        </w:r>
      </w:del>
      <w:r w:rsidR="00736B21" w:rsidRPr="00C47D23">
        <w:rPr>
          <w:b/>
          <w:bCs/>
          <w:color w:val="auto"/>
        </w:rPr>
        <w:t>.</w:t>
      </w:r>
      <w:r w:rsidR="00DA660A" w:rsidRPr="00C47D23">
        <w:rPr>
          <w:b/>
          <w:bCs/>
          <w:color w:val="auto"/>
        </w:rPr>
        <w:t xml:space="preserve"> </w:t>
      </w:r>
      <w:commentRangeEnd w:id="608"/>
      <w:r w:rsidR="00CF6500">
        <w:rPr>
          <w:rStyle w:val="CommentReference"/>
        </w:rPr>
        <w:commentReference w:id="608"/>
      </w:r>
      <w:commentRangeEnd w:id="609"/>
      <w:r w:rsidR="00982656">
        <w:rPr>
          <w:rStyle w:val="CommentReference"/>
        </w:rPr>
        <w:commentReference w:id="609"/>
      </w:r>
    </w:p>
    <w:p w14:paraId="52351FEB" w14:textId="57634FBA"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loading dose was determined </w:t>
      </w:r>
      <w:r w:rsidR="007128FB">
        <w:t>by the</w:t>
      </w:r>
      <w:r w:rsidR="005552D8" w:rsidRPr="005552D8">
        <w:t xml:space="preserve"> body weight </w:t>
      </w:r>
      <w:r w:rsidR="007128FB">
        <w:t>stratum</w:t>
      </w:r>
      <w:r w:rsidR="00625C88">
        <w:t xml:space="preserve"> </w:t>
      </w:r>
      <w:ins w:id="611" w:author="My Luong Vuong" w:date="2024-03-19T12:04:00Z">
        <w:r w:rsidR="00B767E1">
          <w:t>of the patient</w:t>
        </w:r>
      </w:ins>
      <w:del w:id="612" w:author="My Luong Vuong" w:date="2024-03-19T12:04:00Z">
        <w:r w:rsidR="00625C88" w:rsidDel="00B767E1">
          <w:delText>a patient is in</w:delText>
        </w:r>
      </w:del>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del w:id="613" w:author="My Luong Vuong" w:date="2024-05-31T15:48:00Z">
        <w:r w:rsidR="00055E26" w:rsidDel="0084271E">
          <w:delText xml:space="preserve"> of the loading dose</w:delText>
        </w:r>
      </w:del>
      <w:r w:rsidR="00240EC2" w:rsidRPr="00E03B11">
        <w:t xml:space="preserve">. </w:t>
      </w:r>
      <w:r w:rsidR="004C01F1">
        <w:t>Daily m</w:t>
      </w:r>
      <w:r w:rsidR="00240EC2" w:rsidRPr="00E03B11">
        <w:t>aintenance doses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ins w:id="614" w:author="My Luong Vuong" w:date="2024-05-30T17:23:00Z">
        <w:r w:rsidR="00BA7D8B">
          <w:t>along the studied total body weight range</w:t>
        </w:r>
        <w:r w:rsidR="00BA7D8B" w:rsidRPr="00E03B11">
          <w:t xml:space="preserve"> </w:t>
        </w:r>
        <w:r w:rsidR="00BA7D8B">
          <w:t>when off and on</w:t>
        </w:r>
        <w:r w:rsidR="00BA7D8B" w:rsidRPr="00E03B11">
          <w:t xml:space="preserve"> CRRT, respectively (</w:t>
        </w:r>
        <w:r w:rsidR="00BA7D8B" w:rsidRPr="00092B52">
          <w:rPr>
            <w:b/>
            <w:bCs/>
          </w:rPr>
          <w:t>Fig. </w:t>
        </w:r>
        <w:r w:rsidR="00BA7D8B">
          <w:rPr>
            <w:b/>
            <w:bCs/>
          </w:rPr>
          <w:t>1-2, Fig. S13-S14</w:t>
        </w:r>
        <w:r w:rsidR="00BA7D8B" w:rsidRPr="00E03B11">
          <w:t>).</w:t>
        </w:r>
      </w:ins>
      <w:del w:id="615" w:author="My Luong Vuong" w:date="2024-05-30T17:23:00Z">
        <w:r w:rsidR="00240EC2" w:rsidRPr="00E03B11" w:rsidDel="00BA7D8B">
          <w:delText>on day</w:delText>
        </w:r>
        <w:r w:rsidR="001557AB" w:rsidDel="00BA7D8B">
          <w:delText>s 7 and</w:delText>
        </w:r>
        <w:r w:rsidR="00240EC2" w:rsidRPr="00E03B11" w:rsidDel="00BA7D8B">
          <w:delText xml:space="preserve"> </w:delText>
        </w:r>
        <w:r w:rsidR="00A20793" w:rsidDel="00BA7D8B">
          <w:delText>1</w:delText>
        </w:r>
        <w:r w:rsidR="001B14C5" w:rsidDel="00BA7D8B">
          <w:delText>4</w:delText>
        </w:r>
        <w:r w:rsidR="004B7663" w:rsidDel="00BA7D8B">
          <w:delText xml:space="preserve"> along the </w:delText>
        </w:r>
        <w:r w:rsidR="0005797E" w:rsidDel="00BA7D8B">
          <w:delText xml:space="preserve">studied </w:delText>
        </w:r>
        <w:r w:rsidR="008E6C08" w:rsidDel="00BA7D8B">
          <w:delText xml:space="preserve">body </w:delText>
        </w:r>
        <w:r w:rsidR="004B7663" w:rsidDel="00BA7D8B">
          <w:delText>weight range</w:delText>
        </w:r>
        <w:r w:rsidR="00240EC2" w:rsidRPr="00E03B11" w:rsidDel="00BA7D8B">
          <w:delText xml:space="preserve"> </w:delText>
        </w:r>
        <w:r w:rsidR="0087630D" w:rsidDel="00BA7D8B">
          <w:delText>when o</w:delText>
        </w:r>
        <w:r w:rsidR="00F869B6" w:rsidDel="00BA7D8B">
          <w:delText>ff</w:delText>
        </w:r>
        <w:r w:rsidR="0087630D" w:rsidDel="00BA7D8B">
          <w:delText xml:space="preserve"> and o</w:delText>
        </w:r>
        <w:r w:rsidR="00F869B6" w:rsidDel="00BA7D8B">
          <w:delText>n</w:delText>
        </w:r>
        <w:r w:rsidR="0087630D" w:rsidRPr="00E03B11" w:rsidDel="00BA7D8B">
          <w:delText xml:space="preserve"> </w:delText>
        </w:r>
        <w:r w:rsidR="00240EC2" w:rsidRPr="00E03B11" w:rsidDel="00BA7D8B">
          <w:delText xml:space="preserve">CRRT, respectively </w:delText>
        </w:r>
        <w:r w:rsidR="00240EC2" w:rsidRPr="00E03B11" w:rsidDel="00BA7D8B">
          <w:lastRenderedPageBreak/>
          <w:delText>(</w:delText>
        </w:r>
        <w:r w:rsidR="000F012D" w:rsidRPr="00092B52" w:rsidDel="00BA7D8B">
          <w:rPr>
            <w:b/>
            <w:bCs/>
          </w:rPr>
          <w:delText>Fig.</w:delText>
        </w:r>
        <w:r w:rsidR="004E25A6" w:rsidRPr="00092B52" w:rsidDel="00BA7D8B">
          <w:rPr>
            <w:b/>
            <w:bCs/>
          </w:rPr>
          <w:delText> </w:delText>
        </w:r>
        <w:r w:rsidR="00C227EB" w:rsidRPr="00092B52" w:rsidDel="00BA7D8B">
          <w:rPr>
            <w:b/>
            <w:bCs/>
          </w:rPr>
          <w:delText>2</w:delText>
        </w:r>
        <w:r w:rsidR="004E25A6" w:rsidDel="00BA7D8B">
          <w:delText xml:space="preserve">, </w:delText>
        </w:r>
        <w:r w:rsidR="004E25A6" w:rsidRPr="00092B52" w:rsidDel="00BA7D8B">
          <w:rPr>
            <w:b/>
            <w:bCs/>
          </w:rPr>
          <w:delText>Fig. </w:delText>
        </w:r>
        <w:r w:rsidR="00C227EB" w:rsidRPr="00092B52" w:rsidDel="00BA7D8B">
          <w:rPr>
            <w:b/>
            <w:bCs/>
          </w:rPr>
          <w:delText>3</w:delText>
        </w:r>
        <w:r w:rsidR="00240EC2" w:rsidRPr="00E03B11" w:rsidDel="00BA7D8B">
          <w:delText>).</w:delText>
        </w:r>
        <w:r w:rsidR="00E86A3C" w:rsidRPr="00E86A3C" w:rsidDel="00BA7D8B">
          <w:delText xml:space="preserve"> </w:delText>
        </w:r>
        <w:r w:rsidR="00E86A3C" w:rsidRPr="00E03B11" w:rsidDel="00BA7D8B">
          <w:delText xml:space="preserve">The percentage of patients with fluconazole </w:delText>
        </w:r>
        <w:r w:rsidR="00E86A3C" w:rsidDel="00BA7D8B">
          <w:delText>C</w:delText>
        </w:r>
        <w:r w:rsidR="00E86A3C" w:rsidRPr="00AF5993" w:rsidDel="00BA7D8B">
          <w:rPr>
            <w:vertAlign w:val="subscript"/>
          </w:rPr>
          <w:delText>trough</w:delText>
        </w:r>
        <w:r w:rsidR="00E86A3C" w:rsidRPr="00E03B11" w:rsidDel="00BA7D8B">
          <w:delText xml:space="preserve"> </w:delText>
        </w:r>
        <w:r w:rsidR="00E86A3C" w:rsidDel="00BA7D8B">
          <w:delText xml:space="preserve">of </w:delText>
        </w:r>
        <w:r w:rsidR="00E86A3C" w:rsidRPr="00E03B11" w:rsidDel="00BA7D8B">
          <w:delText>80</w:delText>
        </w:r>
        <w:r w:rsidR="00E86A3C" w:rsidDel="00BA7D8B">
          <w:delText> </w:delText>
        </w:r>
        <w:r w:rsidR="00E86A3C" w:rsidRPr="00E03B11" w:rsidDel="00BA7D8B">
          <w:delText>mg/L</w:delText>
        </w:r>
        <w:r w:rsidR="00E86A3C" w:rsidDel="00BA7D8B">
          <w:delText xml:space="preserve"> or higher</w:delText>
        </w:r>
        <w:r w:rsidR="00E86A3C" w:rsidRPr="00E03B11" w:rsidDel="00BA7D8B">
          <w:delText xml:space="preserve"> </w:delText>
        </w:r>
        <w:r w:rsidR="00E86A3C" w:rsidDel="00BA7D8B">
          <w:delText>were minimal under proposed optimised doses (&lt;0.5% when off CRRT and &lt;0.1% when on CRRT)</w:delText>
        </w:r>
        <w:r w:rsidR="00E86A3C" w:rsidRPr="00E03B11" w:rsidDel="00BA7D8B">
          <w:delText>.</w:delText>
        </w:r>
      </w:del>
    </w:p>
    <w:p w14:paraId="54692E3A" w14:textId="2A8A1A6B" w:rsidR="00CA6CF6" w:rsidDel="00B73DC6" w:rsidRDefault="00D6713F" w:rsidP="00593CAA">
      <w:pPr>
        <w:rPr>
          <w:del w:id="616" w:author="My Luong Vuong" w:date="2024-05-30T17:25:00Z"/>
        </w:rPr>
      </w:pPr>
      <w:r>
        <w:t>Real-world population</w:t>
      </w:r>
      <w:r w:rsidR="00240EC2" w:rsidRPr="00E03B11">
        <w:t xml:space="preserve"> simulations confirmed that the </w:t>
      </w:r>
      <w:commentRangeStart w:id="617"/>
      <w:r w:rsidR="00240EC2" w:rsidRPr="00E03B11">
        <w:t>standard dosing regimen</w:t>
      </w:r>
      <w:ins w:id="618" w:author="My Luong Vuong" w:date="2024-03-19T18:21:00Z">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ins>
      <w:ins w:id="619" w:author="My Luong Vuong" w:date="2024-03-19T18:22:00Z">
        <w:r w:rsidR="00FA745F">
          <w:t xml:space="preserve"> </w:t>
        </w:r>
      </w:ins>
      <w:del w:id="620" w:author="My Luong Vuong" w:date="2024-03-19T18:22:00Z">
        <w:r w:rsidR="00240EC2" w:rsidRPr="00E03B11" w:rsidDel="00FA745F">
          <w:delText xml:space="preserve"> </w:delText>
        </w:r>
        <w:commentRangeEnd w:id="617"/>
        <w:r w:rsidR="00C93E26" w:rsidDel="00FA745F">
          <w:rPr>
            <w:rStyle w:val="CommentReference"/>
          </w:rPr>
          <w:commentReference w:id="617"/>
        </w:r>
      </w:del>
      <w:r w:rsidR="00240EC2" w:rsidRPr="00E03B11">
        <w:t xml:space="preserve">resulted in </w:t>
      </w:r>
      <w:commentRangeStart w:id="621"/>
      <w:r w:rsidR="00240EC2" w:rsidRPr="00E03B11">
        <w:t>clinically unacceptable PTA</w:t>
      </w:r>
      <w:commentRangeEnd w:id="621"/>
      <w:r w:rsidR="00D47F6F">
        <w:rPr>
          <w:rStyle w:val="CommentReference"/>
        </w:rPr>
        <w:commentReference w:id="621"/>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del w:id="622" w:author="My Luong Vuong" w:date="2024-05-31T15:49:00Z">
        <w:r w:rsidR="00A643D8" w:rsidRPr="00CD770F" w:rsidDel="00653FE7">
          <w:rPr>
            <w:b/>
            <w:bCs/>
          </w:rPr>
          <w:delText>S12</w:delText>
        </w:r>
      </w:del>
      <w:ins w:id="623" w:author="My Luong Vuong" w:date="2024-05-31T15:49:00Z">
        <w:r w:rsidR="00653FE7" w:rsidRPr="00CD770F">
          <w:rPr>
            <w:b/>
            <w:bCs/>
          </w:rPr>
          <w:t>S1</w:t>
        </w:r>
        <w:r w:rsidR="00653FE7">
          <w:rPr>
            <w:b/>
            <w:bCs/>
          </w:rPr>
          <w:t>5</w:t>
        </w:r>
      </w:ins>
      <w:r w:rsidR="00A643D8" w:rsidRPr="00E03B11">
        <w:t>)</w:t>
      </w:r>
      <w:r w:rsidR="00240EC2" w:rsidRPr="00E03B11">
        <w:t>. Simulati</w:t>
      </w:r>
      <w:r>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del w:id="624" w:author="My Luong Vuong" w:date="2024-05-30T17:24:00Z">
        <w:r w:rsidR="00FB633A" w:rsidRPr="00FB633A" w:rsidDel="00E3040B">
          <w:rPr>
            <w:b/>
            <w:bCs/>
          </w:rPr>
          <w:delText>4</w:delText>
        </w:r>
      </w:del>
      <w:ins w:id="625" w:author="My Luong Vuong" w:date="2024-05-30T17:24:00Z">
        <w:r w:rsidR="00E3040B">
          <w:rPr>
            <w:b/>
            <w:bCs/>
          </w:rPr>
          <w:t>6</w:t>
        </w:r>
      </w:ins>
      <w:r w:rsidR="00FB633A">
        <w:t xml:space="preserve">, </w:t>
      </w:r>
      <w:r w:rsidR="00F6481B" w:rsidRPr="00CD770F">
        <w:rPr>
          <w:b/>
          <w:bCs/>
        </w:rPr>
        <w:t>Fig</w:t>
      </w:r>
      <w:r w:rsidR="009C7710" w:rsidRPr="00CD770F">
        <w:rPr>
          <w:b/>
          <w:bCs/>
        </w:rPr>
        <w:t>.</w:t>
      </w:r>
      <w:r w:rsidR="004E25A6" w:rsidRPr="00CD770F">
        <w:rPr>
          <w:b/>
          <w:bCs/>
        </w:rPr>
        <w:t> </w:t>
      </w:r>
      <w:del w:id="626" w:author="My Luong Vuong" w:date="2024-05-30T17:24:00Z">
        <w:r w:rsidR="00F6481B" w:rsidRPr="00CD770F" w:rsidDel="00E3040B">
          <w:rPr>
            <w:b/>
            <w:bCs/>
          </w:rPr>
          <w:delText>S</w:delText>
        </w:r>
        <w:r w:rsidR="00CA569D" w:rsidRPr="00CD770F" w:rsidDel="00E3040B">
          <w:rPr>
            <w:b/>
            <w:bCs/>
          </w:rPr>
          <w:delText>1</w:delText>
        </w:r>
        <w:r w:rsidR="00EF2827" w:rsidRPr="00CD770F" w:rsidDel="00E3040B">
          <w:rPr>
            <w:b/>
            <w:bCs/>
          </w:rPr>
          <w:delText>2</w:delText>
        </w:r>
      </w:del>
      <w:ins w:id="627" w:author="My Luong Vuong" w:date="2024-05-30T17:24:00Z">
        <w:r w:rsidR="00E3040B" w:rsidRPr="00CD770F">
          <w:rPr>
            <w:b/>
            <w:bCs/>
          </w:rPr>
          <w:t>S1</w:t>
        </w:r>
        <w:r w:rsidR="00E3040B">
          <w:rPr>
            <w:b/>
            <w:bCs/>
          </w:rPr>
          <w:t>5</w:t>
        </w:r>
      </w:ins>
      <w:r w:rsidR="00240EC2" w:rsidRPr="00E03B11">
        <w:t>).</w:t>
      </w:r>
      <w:r w:rsidR="00E81A37">
        <w:t xml:space="preserve"> </w:t>
      </w:r>
      <w:ins w:id="628" w:author="My Luong Vuong" w:date="2024-05-30T17:24:00Z">
        <w:r w:rsidR="003E61DD">
          <w:t>Less than 1.2%</w:t>
        </w:r>
        <w:r w:rsidR="003E61DD" w:rsidRPr="00E03B11">
          <w:t xml:space="preserve"> of patients </w:t>
        </w:r>
        <w:r w:rsidR="003E61DD">
          <w:t>had</w:t>
        </w:r>
        <w:r w:rsidR="003E61DD" w:rsidRPr="00E03B11">
          <w:t xml:space="preserve"> fluconazole </w:t>
        </w:r>
        <w:r w:rsidR="003E61DD">
          <w:t>C</w:t>
        </w:r>
        <w:r w:rsidR="003E61DD" w:rsidRPr="00AF5993">
          <w:rPr>
            <w:vertAlign w:val="subscript"/>
          </w:rPr>
          <w:t>trough</w:t>
        </w:r>
        <w:r w:rsidR="003E61DD" w:rsidRPr="00E03B11">
          <w:t xml:space="preserve"> </w:t>
        </w:r>
        <w:r w:rsidR="003E61DD">
          <w:t xml:space="preserve">of </w:t>
        </w:r>
        <w:r w:rsidR="003E61DD" w:rsidRPr="00E03B11">
          <w:t>80</w:t>
        </w:r>
        <w:r w:rsidR="003E61DD">
          <w:t> </w:t>
        </w:r>
        <w:r w:rsidR="003E61DD" w:rsidRPr="00E03B11">
          <w:t>mg/L</w:t>
        </w:r>
        <w:r w:rsidR="003E61DD">
          <w:t xml:space="preserve"> or higher </w:t>
        </w:r>
        <w:r w:rsidR="003E61DD" w:rsidRPr="00A30B69">
          <w:t>across the</w:t>
        </w:r>
        <w:r w:rsidR="003E61DD">
          <w:t>ir</w:t>
        </w:r>
        <w:r w:rsidR="003E61DD" w:rsidRPr="00A30B69">
          <w:t xml:space="preserve"> two-week treatment period.</w:t>
        </w:r>
        <w:r w:rsidR="003E61DD">
          <w:t xml:space="preserve"> </w:t>
        </w:r>
        <w:r w:rsidR="003E61DD" w:rsidRPr="00B26A53">
          <w:t xml:space="preserve">The characteristics of the </w:t>
        </w:r>
        <w:r w:rsidR="003E61DD">
          <w:t>real-world virtual</w:t>
        </w:r>
        <w:r w:rsidR="003E61DD" w:rsidRPr="00B26A53">
          <w:t xml:space="preserve"> population</w:t>
        </w:r>
        <w:r w:rsidR="003E61DD">
          <w:t xml:space="preserve"> </w:t>
        </w:r>
        <w:r w:rsidR="003E61DD" w:rsidRPr="00B26A53">
          <w:t xml:space="preserve">are shown in </w:t>
        </w:r>
        <w:r w:rsidR="003E61DD" w:rsidRPr="0076151A">
          <w:rPr>
            <w:b/>
            <w:bCs/>
          </w:rPr>
          <w:t>Fig S1</w:t>
        </w:r>
        <w:r w:rsidR="003E61DD">
          <w:rPr>
            <w:b/>
            <w:bCs/>
          </w:rPr>
          <w:t>6</w:t>
        </w:r>
        <w:r w:rsidR="003E61DD" w:rsidRPr="0076151A">
          <w:rPr>
            <w:b/>
            <w:bCs/>
          </w:rPr>
          <w:t>-S1</w:t>
        </w:r>
        <w:r w:rsidR="003E61DD">
          <w:rPr>
            <w:b/>
            <w:bCs/>
          </w:rPr>
          <w:t>7</w:t>
        </w:r>
        <w:r w:rsidR="003E61DD">
          <w:t xml:space="preserve">. The R code and dataset used to generate this population are in the </w:t>
        </w:r>
        <w:r w:rsidR="003E61DD" w:rsidRPr="0076151A">
          <w:rPr>
            <w:b/>
            <w:bCs/>
          </w:rPr>
          <w:t>Supplementary Code</w:t>
        </w:r>
        <w:r w:rsidR="003E61DD">
          <w:rPr>
            <w:b/>
            <w:bCs/>
          </w:rPr>
          <w:t xml:space="preserve"> </w:t>
        </w:r>
        <w:r w:rsidR="003E61DD" w:rsidRPr="0076151A">
          <w:t>and</w:t>
        </w:r>
        <w:r w:rsidR="003E61DD">
          <w:rPr>
            <w:b/>
            <w:bCs/>
          </w:rPr>
          <w:t xml:space="preserve"> Supplementary Dataset</w:t>
        </w:r>
      </w:ins>
      <w:del w:id="629" w:author="My Luong Vuong" w:date="2024-05-30T17:24:00Z">
        <w:r w:rsidR="00A4690B" w:rsidDel="003E61DD">
          <w:delText xml:space="preserve">Furthermore, </w:delText>
        </w:r>
        <w:r w:rsidR="00AC68AD" w:rsidDel="003E61DD">
          <w:delText>on average,</w:delText>
        </w:r>
        <w:r w:rsidR="00F35C82" w:rsidDel="003E61DD">
          <w:delText xml:space="preserve"> </w:delText>
        </w:r>
        <w:commentRangeStart w:id="630"/>
        <w:r w:rsidR="000406A6" w:rsidDel="003E61DD">
          <w:delText xml:space="preserve">the optimised dosing </w:delText>
        </w:r>
        <w:r w:rsidR="00095DF6" w:rsidDel="003E61DD">
          <w:delText>regimen results in a</w:delText>
        </w:r>
        <w:r w:rsidR="00EC2685" w:rsidDel="003E61DD">
          <w:delText>n additional</w:delText>
        </w:r>
        <w:r w:rsidR="00EE395A" w:rsidDel="003E61DD">
          <w:delText xml:space="preserve"> fluconazole</w:delText>
        </w:r>
        <w:r w:rsidR="00EC2685" w:rsidDel="003E61DD">
          <w:delText xml:space="preserve"> consumption of </w:delText>
        </w:r>
        <w:r w:rsidR="00572A12" w:rsidDel="003E61DD">
          <w:delText>74828.6</w:delText>
        </w:r>
        <w:r w:rsidR="00EE395A" w:rsidDel="003E61DD">
          <w:delText xml:space="preserve"> mg/1</w:delText>
        </w:r>
        <w:r w:rsidR="0009541D" w:rsidDel="003E61DD">
          <w:delText xml:space="preserve">000 </w:delText>
        </w:r>
        <w:r w:rsidR="006C53BE" w:rsidDel="003E61DD">
          <w:delText xml:space="preserve">patient days, or approximately </w:delText>
        </w:r>
        <w:r w:rsidR="00274D12" w:rsidDel="003E61DD">
          <w:delText>374 defined daily dose (DDD)</w:delText>
        </w:r>
        <w:r w:rsidR="00B475DA" w:rsidDel="003E61DD">
          <w:fldChar w:fldCharType="begin"/>
        </w:r>
      </w:del>
      <w:r w:rsidR="00DB2DBA">
        <w:instrText xml:space="preserve"> ADDIN EN.CITE &lt;EndNote&gt;&lt;Cite&gt;&lt;Author&gt;Methodology&lt;/Author&gt;&lt;Year&gt;2023&lt;/Year&gt;&lt;RecNum&gt;74&lt;/RecNum&gt;&lt;DisplayText&gt; [31]&lt;/DisplayText&gt;&lt;record&gt;&lt;rec-number&gt;74&lt;/rec-number&gt;&lt;foreign-keys&gt;&lt;key app="EN" db-id="xred9e5sg009pcetsepxtfs0dwxsa5rzvawx" timestamp="1701871367"&gt;74&lt;/key&gt;&lt;/foreign-keys&gt;&lt;ref-type name="Web Page"&gt;12&lt;/ref-type&gt;&lt;contributors&gt;&lt;authors&gt;&lt;author&gt;WHO Collaborating Centre for Drug Statistics Methodology&lt;/author&gt;&lt;/authors&gt;&lt;/contributors&gt;&lt;titles&gt;&lt;title&gt;Fluconazole ATC/DDD Index&lt;/title&gt;&lt;/titles&gt;&lt;dates&gt;&lt;year&gt;2023&lt;/year&gt;&lt;/dates&gt;&lt;urls&gt;&lt;related-urls&gt;&lt;url&gt;https://www.whocc.no/atc_ddd_index/?code=J02AC01&lt;/url&gt;&lt;/related-urls&gt;&lt;/urls&gt;&lt;/record&gt;&lt;/Cite&gt;&lt;/EndNote&gt;</w:instrText>
      </w:r>
      <w:del w:id="631" w:author="My Luong Vuong" w:date="2024-05-30T17:24:00Z">
        <w:r w:rsidR="00B475DA" w:rsidDel="003E61DD">
          <w:fldChar w:fldCharType="separate"/>
        </w:r>
      </w:del>
      <w:r w:rsidR="00DB2DBA">
        <w:rPr>
          <w:noProof/>
        </w:rPr>
        <w:t> [31]</w:t>
      </w:r>
      <w:del w:id="632" w:author="My Luong Vuong" w:date="2024-05-30T17:24:00Z">
        <w:r w:rsidR="00B475DA" w:rsidDel="003E61DD">
          <w:fldChar w:fldCharType="end"/>
        </w:r>
        <w:r w:rsidR="000D5473" w:rsidDel="003E61DD">
          <w:delText>/1000 patient days</w:delText>
        </w:r>
        <w:r w:rsidR="00DD7FC4" w:rsidDel="003E61DD">
          <w:delText>,</w:delText>
        </w:r>
        <w:r w:rsidR="00A73710" w:rsidDel="003E61DD">
          <w:delText xml:space="preserve"> </w:delText>
        </w:r>
        <w:r w:rsidR="00D811E0" w:rsidDel="003E61DD">
          <w:delText>compared to the standard dosing regimen</w:delText>
        </w:r>
      </w:del>
      <w:r w:rsidR="00EE395A">
        <w:t>.</w:t>
      </w:r>
      <w:commentRangeEnd w:id="630"/>
      <w:r w:rsidR="00432B4D">
        <w:rPr>
          <w:rStyle w:val="CommentReference"/>
        </w:rPr>
        <w:commentReference w:id="630"/>
      </w:r>
    </w:p>
    <w:p w14:paraId="1FD5D263" w14:textId="005D65B7" w:rsidR="009248EC" w:rsidRDefault="00E86A3C" w:rsidP="00593CAA">
      <w:del w:id="633" w:author="My Luong Vuong" w:date="2024-05-30T17:25:00Z">
        <w:r w:rsidDel="00B73DC6">
          <w:delText xml:space="preserve">The </w:delText>
        </w:r>
        <w:r w:rsidR="00240EC2" w:rsidRPr="00E03B11" w:rsidDel="00B73DC6">
          <w:delText>ROC analysis confirmed</w:delText>
        </w:r>
        <w:r w:rsidR="00354441" w:rsidDel="00B73DC6">
          <w:delText xml:space="preserve"> the </w:delText>
        </w:r>
        <w:r w:rsidR="00B16D4F" w:rsidDel="00B73DC6">
          <w:delText xml:space="preserve">absence of a </w:delText>
        </w:r>
        <w:r w:rsidR="00354441" w:rsidDel="00B73DC6">
          <w:delText>clinical</w:delText>
        </w:r>
        <w:r w:rsidR="00B16D4F" w:rsidDel="00B73DC6">
          <w:delText>ly</w:delText>
        </w:r>
        <w:r w:rsidR="00354441" w:rsidDel="00B73DC6">
          <w:delText xml:space="preserve"> relevan</w:delText>
        </w:r>
        <w:r w:rsidR="00B16D4F" w:rsidDel="00B73DC6">
          <w:delText>t impact</w:delText>
        </w:r>
        <w:r w:rsidR="00354441" w:rsidDel="00B73DC6">
          <w:delText xml:space="preserve"> </w:delText>
        </w:r>
        <w:r w:rsidR="00D05D62" w:rsidDel="00B73DC6">
          <w:delText xml:space="preserve">of </w:delText>
        </w:r>
        <w:r w:rsidR="001D71F2" w:rsidDel="00B73DC6">
          <w:delText>eGFR</w:delText>
        </w:r>
        <w:r w:rsidR="001D71F2" w:rsidRPr="00BA7DD3" w:rsidDel="00B73DC6">
          <w:rPr>
            <w:vertAlign w:val="subscript"/>
          </w:rPr>
          <w:delText>CKD</w:delText>
        </w:r>
        <w:r w:rsidR="00E46977" w:rsidDel="00B73DC6">
          <w:rPr>
            <w:vertAlign w:val="subscript"/>
          </w:rPr>
          <w:delText>-</w:delText>
        </w:r>
        <w:r w:rsidR="001D71F2" w:rsidRPr="00BA7DD3" w:rsidDel="00B73DC6">
          <w:rPr>
            <w:vertAlign w:val="subscript"/>
          </w:rPr>
          <w:delText>EPI</w:delText>
        </w:r>
        <w:r w:rsidR="00240EC2" w:rsidRPr="00E03B11" w:rsidDel="00B73DC6">
          <w:delText xml:space="preserve"> </w:delText>
        </w:r>
        <w:r w:rsidR="00B16D4F" w:rsidDel="00B73DC6">
          <w:delText xml:space="preserve">on </w:delText>
        </w:r>
        <w:r w:rsidR="003C267E" w:rsidDel="00B73DC6">
          <w:delText xml:space="preserve">achieving a 90% PTA </w:delText>
        </w:r>
        <w:r w:rsidR="001D71F2" w:rsidDel="00B73DC6">
          <w:delText>under</w:delText>
        </w:r>
        <w:r w:rsidDel="00B73DC6">
          <w:delText xml:space="preserve"> both</w:delText>
        </w:r>
        <w:r w:rsidR="001D71F2" w:rsidDel="00B73DC6">
          <w:delText xml:space="preserve"> standard and optimised dosing regimen</w:delText>
        </w:r>
        <w:r w:rsidDel="00B73DC6">
          <w:delText>s</w:delText>
        </w:r>
        <w:r w:rsidR="00672EA5" w:rsidDel="00B73DC6">
          <w:delText xml:space="preserve"> </w:delText>
        </w:r>
        <w:r w:rsidDel="00B73DC6">
          <w:delText>(</w:delText>
        </w:r>
        <w:r w:rsidR="00672EA5" w:rsidDel="00B73DC6">
          <w:delText>area under the ROC</w:delText>
        </w:r>
        <w:r w:rsidR="00EE40E5" w:rsidDel="00B73DC6">
          <w:delText xml:space="preserve"> </w:delText>
        </w:r>
        <w:r w:rsidDel="00B73DC6">
          <w:delText>[</w:delText>
        </w:r>
        <w:r w:rsidR="002D7C7A" w:rsidDel="00B73DC6">
          <w:delText>AUROC</w:delText>
        </w:r>
        <w:r w:rsidDel="00B73DC6">
          <w:delText>] curve</w:delText>
        </w:r>
        <w:r w:rsidR="00F2308B" w:rsidDel="00B73DC6">
          <w:delText xml:space="preserve"> </w:delText>
        </w:r>
        <w:r w:rsidDel="00B73DC6">
          <w:delText xml:space="preserve">not different from </w:delText>
        </w:r>
        <w:r w:rsidR="00672EA5" w:rsidDel="00B73DC6">
          <w:delText xml:space="preserve">0.5 from day 1 to day 14 </w:delText>
        </w:r>
        <w:r w:rsidR="001E5203" w:rsidDel="00B73DC6">
          <w:delText>(</w:delText>
        </w:r>
        <w:r w:rsidR="001E5203" w:rsidRPr="00CD770F" w:rsidDel="00B73DC6">
          <w:rPr>
            <w:b/>
            <w:bCs/>
          </w:rPr>
          <w:delText>Fig.</w:delText>
        </w:r>
        <w:r w:rsidRPr="00CD770F" w:rsidDel="00B73DC6">
          <w:rPr>
            <w:b/>
            <w:bCs/>
          </w:rPr>
          <w:delText> </w:delText>
        </w:r>
        <w:r w:rsidR="001E5203" w:rsidRPr="00CD770F" w:rsidDel="00B73DC6">
          <w:rPr>
            <w:b/>
            <w:bCs/>
          </w:rPr>
          <w:delText>S</w:delText>
        </w:r>
        <w:r w:rsidR="00FA2470" w:rsidRPr="00CD770F" w:rsidDel="00B73DC6">
          <w:rPr>
            <w:b/>
            <w:bCs/>
          </w:rPr>
          <w:delText>1</w:delText>
        </w:r>
        <w:r w:rsidR="00861BE5" w:rsidRPr="00CD770F" w:rsidDel="00B73DC6">
          <w:rPr>
            <w:b/>
            <w:bCs/>
          </w:rPr>
          <w:delText>3</w:delText>
        </w:r>
        <w:r w:rsidR="00E20270" w:rsidDel="00B73DC6">
          <w:delText>)</w:delText>
        </w:r>
        <w:r w:rsidR="001D71F2" w:rsidDel="00B73DC6">
          <w:delText xml:space="preserve">. </w:delText>
        </w:r>
        <w:commentRangeStart w:id="634"/>
        <w:r w:rsidDel="00B73DC6">
          <w:delText>B</w:delText>
        </w:r>
        <w:r w:rsidR="00F2308B" w:rsidDel="00B73DC6">
          <w:delText>ody</w:delText>
        </w:r>
        <w:r w:rsidR="00CA6CF6" w:rsidDel="00B73DC6">
          <w:delText xml:space="preserve"> weight</w:delText>
        </w:r>
        <w:r w:rsidR="00CA6CF6" w:rsidRPr="00E03B11" w:rsidDel="00B73DC6">
          <w:delText xml:space="preserve"> </w:delText>
        </w:r>
        <w:commentRangeEnd w:id="634"/>
        <w:r w:rsidR="00BB06DA" w:rsidDel="00B73DC6">
          <w:rPr>
            <w:rStyle w:val="CommentReference"/>
          </w:rPr>
          <w:commentReference w:id="634"/>
        </w:r>
        <w:r w:rsidR="00CA6CF6" w:rsidDel="00B73DC6">
          <w:delText>w</w:delText>
        </w:r>
        <w:r w:rsidR="00240EC2" w:rsidRPr="00E03B11" w:rsidDel="00B73DC6">
          <w:delText xml:space="preserve">as </w:delText>
        </w:r>
        <w:r w:rsidDel="00B73DC6">
          <w:delText>confirmed to be a</w:delText>
        </w:r>
        <w:r w:rsidR="00240EC2" w:rsidRPr="00E03B11" w:rsidDel="00B73DC6">
          <w:delText xml:space="preserve"> clinically relevant predictor for target attainment on day</w:delText>
        </w:r>
        <w:r w:rsidDel="00B73DC6">
          <w:delText> </w:delText>
        </w:r>
        <w:r w:rsidR="00240EC2" w:rsidRPr="00E03B11" w:rsidDel="00B73DC6">
          <w:delText>1</w:delText>
        </w:r>
        <w:r w:rsidR="00CA6CF6" w:rsidDel="00B73DC6">
          <w:delText xml:space="preserve"> (AUROC 0.68</w:delText>
        </w:r>
        <w:r w:rsidR="008F1A74" w:rsidDel="00B73DC6">
          <w:delText>7</w:delText>
        </w:r>
        <w:r w:rsidR="00CA6CF6" w:rsidDel="00B73DC6">
          <w:delText xml:space="preserve"> [95% CI 0.</w:delText>
        </w:r>
        <w:r w:rsidR="009E7D91" w:rsidDel="00B73DC6">
          <w:delText>686</w:delText>
        </w:r>
        <w:r w:rsidDel="00B73DC6">
          <w:delText>–</w:delText>
        </w:r>
        <w:r w:rsidR="00CA6CF6" w:rsidDel="00B73DC6">
          <w:delText>0.</w:delText>
        </w:r>
        <w:r w:rsidR="009E7D91" w:rsidDel="00B73DC6">
          <w:delText>688</w:delText>
        </w:r>
        <w:r w:rsidR="00CA6CF6" w:rsidDel="00B73DC6">
          <w:delText>])</w:delText>
        </w:r>
        <w:r w:rsidR="00240EC2" w:rsidRPr="00E03B11" w:rsidDel="00B73DC6">
          <w:delText xml:space="preserve"> and </w:delText>
        </w:r>
        <w:r w:rsidDel="00B73DC6">
          <w:delText>day </w:delText>
        </w:r>
        <w:r w:rsidR="00240EC2" w:rsidRPr="00E03B11" w:rsidDel="00B73DC6">
          <w:delText>2</w:delText>
        </w:r>
        <w:r w:rsidR="00CA6CF6" w:rsidDel="00B73DC6">
          <w:delText xml:space="preserve"> (AUROC 0.</w:delText>
        </w:r>
        <w:r w:rsidR="00047461" w:rsidDel="00B73DC6">
          <w:delText xml:space="preserve">633 </w:delText>
        </w:r>
        <w:r w:rsidR="00CA6CF6" w:rsidDel="00B73DC6">
          <w:delText>[0.6</w:delText>
        </w:r>
        <w:r w:rsidR="00047461" w:rsidDel="00B73DC6">
          <w:delText>3</w:delText>
        </w:r>
        <w:r w:rsidR="00CA6CF6" w:rsidDel="00B73DC6">
          <w:delText>1</w:delText>
        </w:r>
        <w:r w:rsidDel="00B73DC6">
          <w:delText>–</w:delText>
        </w:r>
        <w:r w:rsidR="00CA6CF6" w:rsidDel="00B73DC6">
          <w:delText>0.6</w:delText>
        </w:r>
        <w:r w:rsidR="00047461" w:rsidDel="00B73DC6">
          <w:delText>3</w:delText>
        </w:r>
        <w:r w:rsidR="00CA6CF6" w:rsidDel="00B73DC6">
          <w:delText>4])</w:delText>
        </w:r>
        <w:r w:rsidR="00240EC2" w:rsidRPr="00E03B11" w:rsidDel="00B73DC6">
          <w:delText xml:space="preserve"> </w:delText>
        </w:r>
        <w:r w:rsidR="000F41E5" w:rsidDel="00B73DC6">
          <w:delText>on</w:delText>
        </w:r>
        <w:r w:rsidR="00240EC2" w:rsidRPr="00E03B11" w:rsidDel="00B73DC6">
          <w:delText xml:space="preserve"> </w:delText>
        </w:r>
        <w:r w:rsidR="0060521C" w:rsidDel="00B73DC6">
          <w:delText xml:space="preserve">the </w:delText>
        </w:r>
        <w:r w:rsidR="00240EC2" w:rsidRPr="00E03B11" w:rsidDel="00B73DC6">
          <w:delText>standard dosing</w:delText>
        </w:r>
        <w:r w:rsidR="001F3F63" w:rsidDel="00B73DC6">
          <w:delText xml:space="preserve"> regimen</w:delText>
        </w:r>
        <w:r w:rsidR="00240EC2" w:rsidRPr="00E03B11" w:rsidDel="00B73DC6">
          <w:delText xml:space="preserve"> (</w:delText>
        </w:r>
        <w:r w:rsidR="001E4F00" w:rsidRPr="00CD770F" w:rsidDel="00B73DC6">
          <w:rPr>
            <w:b/>
            <w:bCs/>
          </w:rPr>
          <w:delText>Fig.</w:delText>
        </w:r>
        <w:r w:rsidRPr="00CD770F" w:rsidDel="00B73DC6">
          <w:rPr>
            <w:b/>
            <w:bCs/>
          </w:rPr>
          <w:delText> </w:delText>
        </w:r>
        <w:r w:rsidR="001E4F00" w:rsidRPr="00CD770F" w:rsidDel="00B73DC6">
          <w:rPr>
            <w:b/>
            <w:bCs/>
          </w:rPr>
          <w:delText>S</w:delText>
        </w:r>
        <w:r w:rsidR="00574151" w:rsidRPr="00CD770F" w:rsidDel="00B73DC6">
          <w:rPr>
            <w:b/>
            <w:bCs/>
          </w:rPr>
          <w:delText>1</w:delText>
        </w:r>
        <w:r w:rsidR="009B1B72" w:rsidRPr="00CD770F" w:rsidDel="00B73DC6">
          <w:rPr>
            <w:b/>
            <w:bCs/>
          </w:rPr>
          <w:delText>4</w:delText>
        </w:r>
        <w:r w:rsidR="00240EC2" w:rsidRPr="00E03B11" w:rsidDel="00B73DC6">
          <w:delText>)</w:delText>
        </w:r>
        <w:r w:rsidR="000F41E5" w:rsidDel="00B73DC6">
          <w:delText>, but</w:delText>
        </w:r>
        <w:r w:rsidR="00240EC2" w:rsidRPr="00E03B11" w:rsidDel="00B73DC6">
          <w:delText xml:space="preserve"> </w:delText>
        </w:r>
        <w:r w:rsidR="000F41E5" w:rsidDel="00B73DC6">
          <w:delText>became</w:delText>
        </w:r>
        <w:r w:rsidR="000F41E5" w:rsidRPr="00E03B11" w:rsidDel="00B73DC6">
          <w:delText xml:space="preserve"> </w:delText>
        </w:r>
        <w:r w:rsidR="00240EC2" w:rsidRPr="00E03B11" w:rsidDel="00B73DC6">
          <w:delText xml:space="preserve">clinically </w:delText>
        </w:r>
        <w:r w:rsidR="000E15F8" w:rsidDel="00B73DC6">
          <w:delText xml:space="preserve">less </w:delText>
        </w:r>
        <w:r w:rsidR="000E15F8" w:rsidRPr="00E03B11" w:rsidDel="00B73DC6">
          <w:delText xml:space="preserve">relevant </w:delText>
        </w:r>
        <w:r w:rsidR="00240EC2" w:rsidRPr="00E03B11" w:rsidDel="00B73DC6">
          <w:delText xml:space="preserve">when </w:delText>
        </w:r>
        <w:r w:rsidR="000F41E5" w:rsidDel="00B73DC6">
          <w:delText>the</w:delText>
        </w:r>
        <w:r w:rsidR="000F41E5" w:rsidRPr="00E03B11" w:rsidDel="00B73DC6">
          <w:delText xml:space="preserve"> </w:delText>
        </w:r>
        <w:r w:rsidR="00240EC2" w:rsidRPr="00E03B11" w:rsidDel="00B73DC6">
          <w:delText xml:space="preserve">optimised dosing regimen was utilised </w:delText>
        </w:r>
        <w:r w:rsidR="009D3E94" w:rsidDel="00B73DC6">
          <w:delText>(</w:delText>
        </w:r>
        <w:r w:rsidR="00240EC2" w:rsidRPr="00E03B11" w:rsidDel="00B73DC6">
          <w:delText>AUROC 0.</w:delText>
        </w:r>
        <w:r w:rsidR="00A43877" w:rsidDel="00B73DC6">
          <w:delText>462</w:delText>
        </w:r>
        <w:r w:rsidR="00A43877" w:rsidRPr="00E03B11" w:rsidDel="00B73DC6">
          <w:delText xml:space="preserve"> </w:delText>
        </w:r>
        <w:r w:rsidR="009D3E94" w:rsidDel="00B73DC6">
          <w:delText>[</w:delText>
        </w:r>
        <w:r w:rsidR="00240EC2" w:rsidRPr="00E03B11" w:rsidDel="00B73DC6">
          <w:delText>0.</w:delText>
        </w:r>
        <w:r w:rsidR="002D32C6" w:rsidDel="00B73DC6">
          <w:delText>459</w:delText>
        </w:r>
        <w:r w:rsidR="000F41E5" w:rsidDel="00B73DC6">
          <w:delText>–</w:delText>
        </w:r>
        <w:r w:rsidR="00240EC2" w:rsidRPr="00E03B11" w:rsidDel="00B73DC6">
          <w:delText>0.</w:delText>
        </w:r>
        <w:r w:rsidR="00F75D13" w:rsidDel="00B73DC6">
          <w:delText>464</w:delText>
        </w:r>
        <w:r w:rsidR="009D3E94" w:rsidDel="00B73DC6">
          <w:delText>]</w:delText>
        </w:r>
        <w:r w:rsidR="00240EC2" w:rsidRPr="00E03B11" w:rsidDel="00B73DC6">
          <w:delText xml:space="preserve"> and 0.53</w:delText>
        </w:r>
        <w:r w:rsidR="00CA3954" w:rsidDel="00B73DC6">
          <w:delText>9</w:delText>
        </w:r>
        <w:r w:rsidR="001165B8" w:rsidDel="00B73DC6">
          <w:delText xml:space="preserve"> </w:delText>
        </w:r>
        <w:r w:rsidR="009D3E94" w:rsidDel="00B73DC6">
          <w:delText>[</w:delText>
        </w:r>
        <w:r w:rsidR="00240EC2" w:rsidRPr="00E03B11" w:rsidDel="00B73DC6">
          <w:delText>0.</w:delText>
        </w:r>
        <w:r w:rsidR="00892A57" w:rsidDel="00B73DC6">
          <w:delText>535</w:delText>
        </w:r>
        <w:r w:rsidR="000F41E5" w:rsidDel="00B73DC6">
          <w:delText>–</w:delText>
        </w:r>
        <w:r w:rsidR="00240EC2" w:rsidRPr="00E03B11" w:rsidDel="00B73DC6">
          <w:delText>0.</w:delText>
        </w:r>
        <w:r w:rsidR="009142C2" w:rsidRPr="00E03B11" w:rsidDel="00B73DC6">
          <w:delText>5</w:delText>
        </w:r>
        <w:r w:rsidR="009142C2" w:rsidDel="00B73DC6">
          <w:delText>42</w:delText>
        </w:r>
        <w:r w:rsidR="009D3E94" w:rsidDel="00B73DC6">
          <w:delText>]</w:delText>
        </w:r>
        <w:r w:rsidR="007220D2" w:rsidDel="00B73DC6">
          <w:delText>, respectively</w:delText>
        </w:r>
        <w:r w:rsidR="009D3E94" w:rsidDel="00B73DC6">
          <w:delText>)</w:delText>
        </w:r>
        <w:r w:rsidR="00240EC2" w:rsidRPr="00E03B11" w:rsidDel="00B73DC6">
          <w:delText>.</w:delText>
        </w:r>
        <w:bookmarkEnd w:id="597"/>
        <w:r w:rsidR="003F137A" w:rsidDel="00B73DC6">
          <w:delText xml:space="preserve"> CRRT status</w:delText>
        </w:r>
        <w:r w:rsidR="003F137A" w:rsidRPr="00E03B11" w:rsidDel="00B73DC6">
          <w:delText xml:space="preserve"> </w:delText>
        </w:r>
        <w:r w:rsidR="003F137A" w:rsidDel="00B73DC6">
          <w:delText>w</w:delText>
        </w:r>
        <w:r w:rsidR="003F137A" w:rsidRPr="00E03B11" w:rsidDel="00B73DC6">
          <w:delText xml:space="preserve">as </w:delText>
        </w:r>
        <w:r w:rsidR="003F137A" w:rsidDel="00B73DC6">
          <w:delText>confirmed to be a</w:delText>
        </w:r>
        <w:r w:rsidR="003F137A" w:rsidRPr="00E03B11" w:rsidDel="00B73DC6">
          <w:delText xml:space="preserve"> clinically relevant predictor for target attainment on day</w:delText>
        </w:r>
        <w:r w:rsidR="003F137A" w:rsidDel="00B73DC6">
          <w:delText> </w:delText>
        </w:r>
        <w:r w:rsidR="00477EDB" w:rsidRPr="00B06240" w:rsidDel="00B73DC6">
          <w:rPr>
            <w:color w:val="auto"/>
          </w:rPr>
          <w:delText>1</w:delText>
        </w:r>
        <w:r w:rsidR="003F137A" w:rsidRPr="00B06240" w:rsidDel="00B73DC6">
          <w:rPr>
            <w:color w:val="auto"/>
          </w:rPr>
          <w:delText xml:space="preserve"> (AUROC </w:delText>
        </w:r>
        <w:r w:rsidR="000D30DB" w:rsidDel="00B73DC6">
          <w:rPr>
            <w:color w:val="auto"/>
          </w:rPr>
          <w:delText>0.460</w:delText>
        </w:r>
        <w:r w:rsidR="003F137A" w:rsidRPr="00B06240" w:rsidDel="00B73DC6">
          <w:rPr>
            <w:color w:val="auto"/>
          </w:rPr>
          <w:delText xml:space="preserve"> [</w:delText>
        </w:r>
        <w:r w:rsidR="005A6A6A" w:rsidDel="00B73DC6">
          <w:rPr>
            <w:color w:val="auto"/>
          </w:rPr>
          <w:delText>0.458</w:delText>
        </w:r>
        <w:r w:rsidR="003F137A" w:rsidRPr="00B06240" w:rsidDel="00B73DC6">
          <w:rPr>
            <w:color w:val="auto"/>
          </w:rPr>
          <w:delText>–</w:delText>
        </w:r>
        <w:r w:rsidR="005A6A6A" w:rsidDel="00B73DC6">
          <w:rPr>
            <w:color w:val="auto"/>
          </w:rPr>
          <w:delText>0.460</w:delText>
        </w:r>
        <w:r w:rsidR="003F137A" w:rsidRPr="00B06240" w:rsidDel="00B73DC6">
          <w:rPr>
            <w:color w:val="auto"/>
          </w:rPr>
          <w:delText>])</w:delText>
        </w:r>
        <w:r w:rsidR="0085254B" w:rsidRPr="00B06240" w:rsidDel="00B73DC6">
          <w:rPr>
            <w:color w:val="auto"/>
          </w:rPr>
          <w:delText xml:space="preserve">, </w:delText>
        </w:r>
        <w:r w:rsidR="003F137A" w:rsidRPr="00B06240" w:rsidDel="00B73DC6">
          <w:rPr>
            <w:color w:val="auto"/>
          </w:rPr>
          <w:delText>day </w:delText>
        </w:r>
        <w:r w:rsidR="00477EDB" w:rsidRPr="00B06240" w:rsidDel="00B73DC6">
          <w:rPr>
            <w:color w:val="auto"/>
          </w:rPr>
          <w:delText>2</w:delText>
        </w:r>
        <w:r w:rsidR="003F137A" w:rsidRPr="00B06240" w:rsidDel="00B73DC6">
          <w:rPr>
            <w:color w:val="auto"/>
          </w:rPr>
          <w:delText xml:space="preserve"> (AUROC </w:delText>
        </w:r>
        <w:r w:rsidR="00EB3B72" w:rsidDel="00B73DC6">
          <w:rPr>
            <w:color w:val="auto"/>
          </w:rPr>
          <w:delText>0.342</w:delText>
        </w:r>
        <w:r w:rsidR="003F137A" w:rsidRPr="00B06240" w:rsidDel="00B73DC6">
          <w:rPr>
            <w:color w:val="auto"/>
          </w:rPr>
          <w:delText xml:space="preserve"> [</w:delText>
        </w:r>
        <w:r w:rsidR="00EB3B72" w:rsidDel="00B73DC6">
          <w:rPr>
            <w:color w:val="auto"/>
          </w:rPr>
          <w:delText>0.340</w:delText>
        </w:r>
        <w:r w:rsidR="003F137A" w:rsidRPr="00B06240" w:rsidDel="00B73DC6">
          <w:rPr>
            <w:color w:val="auto"/>
          </w:rPr>
          <w:delText>–</w:delText>
        </w:r>
        <w:r w:rsidR="00EB3B72" w:rsidDel="00B73DC6">
          <w:rPr>
            <w:color w:val="auto"/>
          </w:rPr>
          <w:delText>0.343</w:delText>
        </w:r>
        <w:r w:rsidR="003F137A" w:rsidRPr="00B06240" w:rsidDel="00B73DC6">
          <w:rPr>
            <w:color w:val="auto"/>
          </w:rPr>
          <w:delText>])</w:delText>
        </w:r>
        <w:r w:rsidR="0085254B" w:rsidRPr="00B06240" w:rsidDel="00B73DC6">
          <w:rPr>
            <w:color w:val="auto"/>
          </w:rPr>
          <w:delText>, day 7</w:delText>
        </w:r>
        <w:r w:rsidR="00773A34" w:rsidRPr="00B06240" w:rsidDel="00B73DC6">
          <w:rPr>
            <w:color w:val="auto"/>
          </w:rPr>
          <w:delText xml:space="preserve"> (AUROC </w:delText>
        </w:r>
        <w:r w:rsidR="00A269F6" w:rsidDel="00B73DC6">
          <w:rPr>
            <w:color w:val="auto"/>
          </w:rPr>
          <w:delText>0.792</w:delText>
        </w:r>
        <w:r w:rsidR="00773A34" w:rsidRPr="00B06240" w:rsidDel="00B73DC6">
          <w:rPr>
            <w:color w:val="auto"/>
          </w:rPr>
          <w:delText xml:space="preserve"> [</w:delText>
        </w:r>
        <w:r w:rsidR="00A269F6" w:rsidDel="00B73DC6">
          <w:rPr>
            <w:color w:val="auto"/>
          </w:rPr>
          <w:delText>0.789</w:delText>
        </w:r>
        <w:r w:rsidR="00773A34" w:rsidRPr="00B06240" w:rsidDel="00B73DC6">
          <w:rPr>
            <w:color w:val="auto"/>
          </w:rPr>
          <w:delText>–</w:delText>
        </w:r>
        <w:r w:rsidR="00A269F6" w:rsidDel="00B73DC6">
          <w:rPr>
            <w:color w:val="auto"/>
          </w:rPr>
          <w:delText>0.793</w:delText>
        </w:r>
        <w:r w:rsidR="00773A34" w:rsidRPr="00B06240" w:rsidDel="00B73DC6">
          <w:rPr>
            <w:color w:val="auto"/>
          </w:rPr>
          <w:delText>])</w:delText>
        </w:r>
        <w:r w:rsidR="0062747F" w:rsidRPr="00B06240" w:rsidDel="00B73DC6">
          <w:rPr>
            <w:color w:val="auto"/>
          </w:rPr>
          <w:delText>,</w:delText>
        </w:r>
        <w:r w:rsidR="0085254B" w:rsidRPr="00B06240" w:rsidDel="00B73DC6">
          <w:rPr>
            <w:color w:val="auto"/>
          </w:rPr>
          <w:delText xml:space="preserve"> and day 14</w:delText>
        </w:r>
        <w:r w:rsidR="00C44891" w:rsidRPr="00B06240" w:rsidDel="00B73DC6">
          <w:rPr>
            <w:color w:val="auto"/>
          </w:rPr>
          <w:delText xml:space="preserve"> (AUROC </w:delText>
        </w:r>
        <w:r w:rsidR="00AB0912" w:rsidDel="00B73DC6">
          <w:rPr>
            <w:color w:val="auto"/>
          </w:rPr>
          <w:delText>0.841</w:delText>
        </w:r>
        <w:r w:rsidR="00C44891" w:rsidRPr="00B06240" w:rsidDel="00B73DC6">
          <w:rPr>
            <w:color w:val="auto"/>
          </w:rPr>
          <w:delText xml:space="preserve"> [</w:delText>
        </w:r>
        <w:r w:rsidR="00AB0912" w:rsidDel="00B73DC6">
          <w:rPr>
            <w:color w:val="auto"/>
          </w:rPr>
          <w:delText>0.839</w:delText>
        </w:r>
        <w:r w:rsidR="00C44891" w:rsidRPr="00B06240" w:rsidDel="00B73DC6">
          <w:rPr>
            <w:color w:val="auto"/>
          </w:rPr>
          <w:delText>–</w:delText>
        </w:r>
        <w:r w:rsidR="00D67CB6" w:rsidDel="00B73DC6">
          <w:rPr>
            <w:color w:val="auto"/>
          </w:rPr>
          <w:delText>0.843</w:delText>
        </w:r>
        <w:r w:rsidR="00C44891" w:rsidRPr="00B06240" w:rsidDel="00B73DC6">
          <w:rPr>
            <w:color w:val="auto"/>
          </w:rPr>
          <w:delText>])</w:delText>
        </w:r>
        <w:r w:rsidR="003F137A" w:rsidRPr="00B06240" w:rsidDel="00B73DC6">
          <w:rPr>
            <w:color w:val="auto"/>
          </w:rPr>
          <w:delText xml:space="preserve"> on</w:delText>
        </w:r>
        <w:r w:rsidR="00EE20A8" w:rsidDel="00B73DC6">
          <w:rPr>
            <w:color w:val="auto"/>
          </w:rPr>
          <w:delText xml:space="preserve"> the</w:delText>
        </w:r>
        <w:r w:rsidR="003F137A" w:rsidRPr="00B06240" w:rsidDel="00B73DC6">
          <w:rPr>
            <w:color w:val="auto"/>
          </w:rPr>
          <w:delText xml:space="preserve"> standard dosing</w:delText>
        </w:r>
        <w:r w:rsidR="003E6BEA" w:rsidDel="00B73DC6">
          <w:rPr>
            <w:color w:val="auto"/>
          </w:rPr>
          <w:delText xml:space="preserve"> regimen</w:delText>
        </w:r>
        <w:r w:rsidR="003F137A" w:rsidRPr="00B06240" w:rsidDel="00B73DC6">
          <w:rPr>
            <w:color w:val="auto"/>
          </w:rPr>
          <w:delText xml:space="preserve"> (</w:delText>
        </w:r>
        <w:r w:rsidR="003F137A" w:rsidRPr="00B06240" w:rsidDel="00B73DC6">
          <w:rPr>
            <w:b/>
            <w:bCs/>
            <w:color w:val="auto"/>
          </w:rPr>
          <w:delText>Fig. S</w:delText>
        </w:r>
        <w:r w:rsidR="00C44891" w:rsidRPr="00B06240" w:rsidDel="00B73DC6">
          <w:rPr>
            <w:b/>
            <w:bCs/>
            <w:color w:val="auto"/>
          </w:rPr>
          <w:delText>15</w:delText>
        </w:r>
        <w:r w:rsidR="003F137A" w:rsidRPr="00E03B11" w:rsidDel="00B73DC6">
          <w:delText>)</w:delText>
        </w:r>
        <w:r w:rsidR="002370A9" w:rsidDel="00B73DC6">
          <w:delText>.</w:delText>
        </w:r>
        <w:r w:rsidR="00612D7F" w:rsidDel="00B73DC6">
          <w:delText xml:space="preserve"> </w:delText>
        </w:r>
        <w:r w:rsidR="00CD7943" w:rsidRPr="00CD7943" w:rsidDel="00B73DC6">
          <w:delText xml:space="preserve">This became clinically </w:delText>
        </w:r>
        <w:r w:rsidR="0086770B" w:rsidDel="00B73DC6">
          <w:delText xml:space="preserve">less </w:delText>
        </w:r>
        <w:r w:rsidR="00CD7943" w:rsidRPr="00CD7943" w:rsidDel="00B73DC6">
          <w:delText xml:space="preserve">relevant </w:delText>
        </w:r>
        <w:r w:rsidR="00B51912" w:rsidDel="00B73DC6">
          <w:delText xml:space="preserve">across the treatment period on </w:delText>
        </w:r>
        <w:r w:rsidR="007057EA" w:rsidDel="00B73DC6">
          <w:delText>the optimised dosing</w:delText>
        </w:r>
        <w:r w:rsidR="000D13B2" w:rsidDel="00B73DC6">
          <w:delText xml:space="preserve"> regimen</w:delText>
        </w:r>
        <w:r w:rsidR="003C0095" w:rsidDel="00B73DC6">
          <w:delText>.</w:delText>
        </w:r>
        <w:r w:rsidR="003F137A" w:rsidRPr="00E03B11" w:rsidDel="00B73DC6">
          <w:delText xml:space="preserve"> </w:delText>
        </w:r>
        <w:r w:rsidR="001D0393" w:rsidDel="00B73DC6">
          <w:delText>The respective</w:delText>
        </w:r>
        <w:r w:rsidR="00657A86" w:rsidDel="00B73DC6">
          <w:delText xml:space="preserve"> </w:delText>
        </w:r>
        <w:r w:rsidR="00A0339B" w:rsidRPr="00A0339B" w:rsidDel="00B73DC6">
          <w:delText>AUROC [95% CI]</w:delText>
        </w:r>
        <w:r w:rsidR="00070854" w:rsidDel="00B73DC6">
          <w:delText xml:space="preserve"> </w:delText>
        </w:r>
        <w:r w:rsidR="001D0393" w:rsidDel="00B73DC6">
          <w:delText xml:space="preserve">are </w:delText>
        </w:r>
        <w:r w:rsidR="003E6D6E" w:rsidDel="00B73DC6">
          <w:rPr>
            <w:color w:val="auto"/>
          </w:rPr>
          <w:delText>0.</w:delText>
        </w:r>
        <w:r w:rsidR="00CA6E85" w:rsidDel="00B73DC6">
          <w:rPr>
            <w:color w:val="auto"/>
          </w:rPr>
          <w:delText>505</w:delText>
        </w:r>
        <w:r w:rsidR="003E6D6E" w:rsidRPr="00D651B5" w:rsidDel="00B73DC6">
          <w:rPr>
            <w:color w:val="auto"/>
          </w:rPr>
          <w:delText xml:space="preserve"> [</w:delText>
        </w:r>
        <w:r w:rsidR="003E6D6E" w:rsidDel="00B73DC6">
          <w:rPr>
            <w:color w:val="auto"/>
          </w:rPr>
          <w:delText>0.</w:delText>
        </w:r>
        <w:r w:rsidR="005F496D" w:rsidDel="00B73DC6">
          <w:rPr>
            <w:color w:val="auto"/>
          </w:rPr>
          <w:delText>503</w:delText>
        </w:r>
        <w:r w:rsidR="003E6D6E" w:rsidRPr="00D651B5" w:rsidDel="00B73DC6">
          <w:rPr>
            <w:color w:val="auto"/>
          </w:rPr>
          <w:delText>–</w:delText>
        </w:r>
        <w:r w:rsidR="003E6D6E" w:rsidDel="00B73DC6">
          <w:rPr>
            <w:color w:val="auto"/>
          </w:rPr>
          <w:delText>0.</w:delText>
        </w:r>
        <w:r w:rsidR="00BB5BF5" w:rsidDel="00B73DC6">
          <w:rPr>
            <w:color w:val="auto"/>
          </w:rPr>
          <w:delText>506</w:delText>
        </w:r>
        <w:r w:rsidR="003E6D6E" w:rsidRPr="00D651B5" w:rsidDel="00B73DC6">
          <w:rPr>
            <w:color w:val="auto"/>
          </w:rPr>
          <w:delText>]</w:delText>
        </w:r>
        <w:r w:rsidR="003E6D6E" w:rsidDel="00B73DC6">
          <w:rPr>
            <w:color w:val="auto"/>
          </w:rPr>
          <w:delText>, 0.</w:delText>
        </w:r>
        <w:r w:rsidR="00ED02CD" w:rsidDel="00B73DC6">
          <w:rPr>
            <w:color w:val="auto"/>
          </w:rPr>
          <w:delText>508</w:delText>
        </w:r>
        <w:r w:rsidR="003E6D6E" w:rsidRPr="00D651B5" w:rsidDel="00B73DC6">
          <w:rPr>
            <w:color w:val="auto"/>
          </w:rPr>
          <w:delText xml:space="preserve"> [</w:delText>
        </w:r>
        <w:r w:rsidR="003E6D6E" w:rsidDel="00B73DC6">
          <w:rPr>
            <w:color w:val="auto"/>
          </w:rPr>
          <w:delText>0.</w:delText>
        </w:r>
        <w:r w:rsidR="00A16D37" w:rsidDel="00B73DC6">
          <w:rPr>
            <w:color w:val="auto"/>
          </w:rPr>
          <w:delText>506</w:delText>
        </w:r>
        <w:r w:rsidR="003E6D6E" w:rsidRPr="00D651B5" w:rsidDel="00B73DC6">
          <w:rPr>
            <w:color w:val="auto"/>
          </w:rPr>
          <w:delText>–</w:delText>
        </w:r>
        <w:r w:rsidR="003E6D6E" w:rsidDel="00B73DC6">
          <w:rPr>
            <w:color w:val="auto"/>
          </w:rPr>
          <w:delText>0.</w:delText>
        </w:r>
        <w:r w:rsidR="003725B7" w:rsidDel="00B73DC6">
          <w:rPr>
            <w:color w:val="auto"/>
          </w:rPr>
          <w:delText>510</w:delText>
        </w:r>
        <w:r w:rsidR="003E6D6E" w:rsidRPr="00D651B5" w:rsidDel="00B73DC6">
          <w:rPr>
            <w:color w:val="auto"/>
          </w:rPr>
          <w:delText>]</w:delText>
        </w:r>
        <w:r w:rsidR="003E6D6E" w:rsidDel="00B73DC6">
          <w:rPr>
            <w:color w:val="auto"/>
          </w:rPr>
          <w:delText>, 0.</w:delText>
        </w:r>
        <w:r w:rsidR="00631F15" w:rsidDel="00B73DC6">
          <w:rPr>
            <w:color w:val="auto"/>
          </w:rPr>
          <w:delText>446</w:delText>
        </w:r>
        <w:r w:rsidR="003E6D6E" w:rsidRPr="00D651B5" w:rsidDel="00B73DC6">
          <w:rPr>
            <w:color w:val="auto"/>
          </w:rPr>
          <w:delText xml:space="preserve"> [</w:delText>
        </w:r>
        <w:r w:rsidR="003E6D6E" w:rsidDel="00B73DC6">
          <w:rPr>
            <w:color w:val="auto"/>
          </w:rPr>
          <w:delText>0.</w:delText>
        </w:r>
        <w:r w:rsidR="00E810A0" w:rsidDel="00B73DC6">
          <w:rPr>
            <w:color w:val="auto"/>
          </w:rPr>
          <w:delText>4</w:delText>
        </w:r>
        <w:r w:rsidR="00FD2F1F" w:rsidDel="00B73DC6">
          <w:rPr>
            <w:color w:val="auto"/>
          </w:rPr>
          <w:delText>43</w:delText>
        </w:r>
        <w:r w:rsidR="003E6D6E" w:rsidRPr="00D651B5" w:rsidDel="00B73DC6">
          <w:rPr>
            <w:color w:val="auto"/>
          </w:rPr>
          <w:delText>–</w:delText>
        </w:r>
        <w:r w:rsidR="003E6D6E" w:rsidDel="00B73DC6">
          <w:rPr>
            <w:color w:val="auto"/>
          </w:rPr>
          <w:delText>0.</w:delText>
        </w:r>
        <w:r w:rsidR="0087223B" w:rsidDel="00B73DC6">
          <w:rPr>
            <w:color w:val="auto"/>
          </w:rPr>
          <w:delText>448</w:delText>
        </w:r>
        <w:r w:rsidR="003E6D6E" w:rsidRPr="00D651B5" w:rsidDel="00B73DC6">
          <w:rPr>
            <w:color w:val="auto"/>
          </w:rPr>
          <w:delText>]</w:delText>
        </w:r>
        <w:r w:rsidR="003E6D6E" w:rsidDel="00B73DC6">
          <w:rPr>
            <w:color w:val="auto"/>
          </w:rPr>
          <w:delText>, and 0.</w:delText>
        </w:r>
        <w:r w:rsidR="001F204B" w:rsidDel="00B73DC6">
          <w:rPr>
            <w:color w:val="auto"/>
          </w:rPr>
          <w:delText>434</w:delText>
        </w:r>
        <w:r w:rsidR="003E6D6E" w:rsidRPr="00D651B5" w:rsidDel="00B73DC6">
          <w:rPr>
            <w:color w:val="auto"/>
          </w:rPr>
          <w:delText xml:space="preserve"> [</w:delText>
        </w:r>
        <w:r w:rsidR="003E6D6E" w:rsidDel="00B73DC6">
          <w:rPr>
            <w:color w:val="auto"/>
          </w:rPr>
          <w:delText>0.</w:delText>
        </w:r>
        <w:r w:rsidR="00D21023" w:rsidDel="00B73DC6">
          <w:rPr>
            <w:color w:val="auto"/>
          </w:rPr>
          <w:delText>430</w:delText>
        </w:r>
        <w:r w:rsidR="003E6D6E" w:rsidRPr="00D651B5" w:rsidDel="00B73DC6">
          <w:rPr>
            <w:color w:val="auto"/>
          </w:rPr>
          <w:delText>–</w:delText>
        </w:r>
        <w:r w:rsidR="003E6D6E" w:rsidDel="00B73DC6">
          <w:rPr>
            <w:color w:val="auto"/>
          </w:rPr>
          <w:delText>0.</w:delText>
        </w:r>
        <w:r w:rsidR="00863E5F" w:rsidDel="00B73DC6">
          <w:rPr>
            <w:color w:val="auto"/>
          </w:rPr>
          <w:delText>437</w:delText>
        </w:r>
        <w:r w:rsidR="003E6D6E" w:rsidRPr="00D651B5" w:rsidDel="00B73DC6">
          <w:rPr>
            <w:color w:val="auto"/>
          </w:rPr>
          <w:delText>]</w:delText>
        </w:r>
        <w:r w:rsidR="003F137A" w:rsidRPr="00E03B11" w:rsidDel="00B73DC6">
          <w:delText>.</w:delText>
        </w:r>
        <w:r w:rsidR="009248EC" w:rsidDel="00B73DC6">
          <w:br w:type="page"/>
        </w:r>
      </w:del>
    </w:p>
    <w:p w14:paraId="6F4D32B2" w14:textId="4E1BE966" w:rsidR="00A905E8" w:rsidRPr="00E03B11" w:rsidRDefault="00A905E8" w:rsidP="00593CAA">
      <w:pPr>
        <w:pStyle w:val="Heading1"/>
      </w:pPr>
      <w:r w:rsidRPr="00E03B11">
        <w:lastRenderedPageBreak/>
        <w:t>Discussion</w:t>
      </w:r>
    </w:p>
    <w:p w14:paraId="39606BFF" w14:textId="50755151" w:rsidR="00CB50CB" w:rsidRPr="00E03B11" w:rsidRDefault="00CB50CB" w:rsidP="00593CAA">
      <w:bookmarkStart w:id="635" w:name="_Hlk136862217"/>
      <w:commentRangeStart w:id="636"/>
      <w:commentRangeStart w:id="637"/>
      <w:r w:rsidRPr="00E03B11">
        <w:t xml:space="preserve">Our study aimed to </w:t>
      </w:r>
      <w:commentRangeStart w:id="638"/>
      <w:ins w:id="639" w:author="My Luong Vuong" w:date="2024-05-31T10:00:00Z">
        <w:r w:rsidR="00D52263" w:rsidRPr="00715016">
          <w:t xml:space="preserve">identify factors </w:t>
        </w:r>
        <w:r w:rsidR="00D52263">
          <w:t>influencing fluconazole PKPD</w:t>
        </w:r>
        <w:r w:rsidR="00D52263" w:rsidRPr="00715016">
          <w:t xml:space="preserve"> target </w:t>
        </w:r>
        <w:r w:rsidR="00D52263">
          <w:t>attainment</w:t>
        </w:r>
      </w:ins>
      <w:commentRangeEnd w:id="638"/>
      <w:ins w:id="640" w:author="My Luong Vuong" w:date="2024-05-31T10:01:00Z">
        <w:r w:rsidR="00F51C2B">
          <w:t xml:space="preserve"> </w:t>
        </w:r>
      </w:ins>
      <w:ins w:id="641" w:author="My Luong Vuong" w:date="2024-05-31T10:00:00Z">
        <w:r w:rsidR="00D52263">
          <w:rPr>
            <w:rStyle w:val="CommentReference"/>
          </w:rPr>
          <w:commentReference w:id="638"/>
        </w:r>
      </w:ins>
      <w:ins w:id="642" w:author="My Luong Vuong" w:date="2024-05-31T10:01:00Z">
        <w:r w:rsidR="00F51C2B">
          <w:t xml:space="preserve">and propose a dosing regimen that guarantees adequate target attainment </w:t>
        </w:r>
        <w:r w:rsidR="00F51C2B" w:rsidRPr="00715016">
          <w:t>in critically ill patients</w:t>
        </w:r>
      </w:ins>
      <w:del w:id="643" w:author="My Luong Vuong" w:date="2024-05-31T10:00:00Z">
        <w:r w:rsidRPr="00E03B11" w:rsidDel="00D52263">
          <w:delText xml:space="preserve">investigate the popPK of IV fluconazole dosing </w:delText>
        </w:r>
        <w:r w:rsidR="008137B3" w:rsidDel="00D52263">
          <w:delText>ICU</w:delText>
        </w:r>
        <w:r w:rsidRPr="00E03B11" w:rsidDel="00D52263">
          <w:delText xml:space="preserve"> patients</w:delText>
        </w:r>
      </w:del>
      <w:commentRangeEnd w:id="636"/>
      <w:r w:rsidR="00D47F6F">
        <w:rPr>
          <w:rStyle w:val="CommentReference"/>
        </w:rPr>
        <w:commentReference w:id="636"/>
      </w:r>
      <w:commentRangeEnd w:id="637"/>
      <w:r w:rsidR="009610A3">
        <w:rPr>
          <w:rStyle w:val="CommentReference"/>
        </w:rPr>
        <w:commentReference w:id="637"/>
      </w:r>
      <w:r w:rsidR="006E41A0">
        <w:t>.</w:t>
      </w:r>
      <w:r w:rsidRPr="00E03B11">
        <w:t xml:space="preserve"> </w:t>
      </w:r>
      <w:ins w:id="644" w:author="My Luong Vuong" w:date="2024-05-31T10:11:00Z">
        <w:r w:rsidR="008B02E5">
          <w:t>To do so, w</w:t>
        </w:r>
        <w:r w:rsidR="008B02E5" w:rsidRPr="00E03B11">
          <w:t xml:space="preserve">e </w:t>
        </w:r>
        <w:r w:rsidR="008B02E5">
          <w:t>used</w:t>
        </w:r>
      </w:ins>
      <w:del w:id="645" w:author="My Luong Vuong" w:date="2024-05-31T10:11:00Z">
        <w:r w:rsidRPr="00E03B11" w:rsidDel="008B02E5">
          <w:delText>We utili</w:delText>
        </w:r>
        <w:r w:rsidR="008B2E15" w:rsidDel="008B02E5">
          <w:delText>s</w:delText>
        </w:r>
        <w:r w:rsidRPr="00E03B11" w:rsidDel="008B02E5">
          <w:delText xml:space="preserve">ed </w:delText>
        </w:r>
      </w:del>
      <w:ins w:id="646" w:author="My Luong Vuong" w:date="2024-05-31T10:11:00Z">
        <w:r w:rsidR="008B02E5">
          <w:t xml:space="preserve"> </w:t>
        </w:r>
      </w:ins>
      <w:r w:rsidRPr="00E03B11">
        <w:t xml:space="preserve">data from eight </w:t>
      </w:r>
      <w:del w:id="647" w:author="My Luong Vuong" w:date="2024-05-31T10:12:00Z">
        <w:r w:rsidRPr="00E03B11" w:rsidDel="00F70D36">
          <w:delText>clinical centr</w:delText>
        </w:r>
        <w:r w:rsidR="008B2E15" w:rsidDel="00F70D36">
          <w:delText>e</w:delText>
        </w:r>
        <w:r w:rsidRPr="00E03B11" w:rsidDel="00F70D36">
          <w:delText>s</w:delText>
        </w:r>
      </w:del>
      <w:ins w:id="648" w:author="My Luong Vuong" w:date="2024-05-31T10:12:00Z">
        <w:r w:rsidR="00F70D36">
          <w:t>studies</w:t>
        </w:r>
      </w:ins>
      <w:r w:rsidRPr="00E03B11">
        <w:t xml:space="preserve"> to </w:t>
      </w:r>
      <w:del w:id="649" w:author="My Luong Vuong" w:date="2024-05-31T10:11:00Z">
        <w:r w:rsidRPr="00E03B11" w:rsidDel="001B0DEB">
          <w:delText xml:space="preserve">develop </w:delText>
        </w:r>
      </w:del>
      <w:ins w:id="650" w:author="My Luong Vuong" w:date="2024-05-31T10:11:00Z">
        <w:r w:rsidR="001B0DEB">
          <w:t>build</w:t>
        </w:r>
        <w:r w:rsidR="001B0DEB" w:rsidRPr="00E03B11">
          <w:t xml:space="preserve"> </w:t>
        </w:r>
      </w:ins>
      <w:r w:rsidRPr="00E03B11">
        <w:t>a popPK model</w:t>
      </w:r>
      <w:del w:id="651" w:author="My Luong Vuong" w:date="2024-05-31T10:11:00Z">
        <w:r w:rsidRPr="00E03B11" w:rsidDel="005A3783">
          <w:delText xml:space="preserve"> </w:delText>
        </w:r>
        <w:r w:rsidR="008137B3" w:rsidDel="005A3783">
          <w:delText>allowing</w:delText>
        </w:r>
        <w:r w:rsidRPr="00E03B11" w:rsidDel="005A3783">
          <w:delText xml:space="preserve"> to explore the impact of patient factors on fluconazole </w:delText>
        </w:r>
        <w:r w:rsidR="008B2E15" w:rsidDel="005A3783">
          <w:delText>PK</w:delText>
        </w:r>
        <w:r w:rsidRPr="00E03B11" w:rsidDel="005A3783">
          <w:delText>, exposure</w:delText>
        </w:r>
        <w:r w:rsidR="00EE32D7" w:rsidDel="005A3783">
          <w:delText>,</w:delText>
        </w:r>
        <w:r w:rsidRPr="00E03B11" w:rsidDel="005A3783">
          <w:delText xml:space="preserve"> and </w:delText>
        </w:r>
        <w:r w:rsidR="00EE32D7" w:rsidDel="005A3783">
          <w:delText xml:space="preserve">PKPD </w:delText>
        </w:r>
        <w:r w:rsidRPr="00E03B11" w:rsidDel="005A3783">
          <w:delText>target attainment</w:delText>
        </w:r>
      </w:del>
      <w:r w:rsidR="008137B3">
        <w:t>.</w:t>
      </w:r>
      <w:r w:rsidRPr="00E03B11">
        <w:t xml:space="preserve"> Our </w:t>
      </w:r>
      <w:r w:rsidR="008B2E15">
        <w:t>modelling</w:t>
      </w:r>
      <w:r w:rsidR="008B2E15" w:rsidRPr="00E03B11">
        <w:t xml:space="preserve"> </w:t>
      </w:r>
      <w:r w:rsidRPr="00E03B11">
        <w:t>and simulation results revealed that the standard IV dosing regimen resulted in</w:t>
      </w:r>
      <w:ins w:id="652" w:author="My Luong Vuong" w:date="2024-05-31T10:13:00Z">
        <w:r w:rsidR="00FF006B">
          <w:t xml:space="preserve"> an</w:t>
        </w:r>
      </w:ins>
      <w:r w:rsidRPr="00E03B11">
        <w:t xml:space="preserve"> inadequate </w:t>
      </w:r>
      <w:commentRangeStart w:id="653"/>
      <w:ins w:id="654" w:author="My Luong Vuong" w:date="2024-03-19T12:06:00Z">
        <w:r w:rsidR="00B446CE" w:rsidRPr="00E03B11">
          <w:t>target</w:t>
        </w:r>
        <w:commentRangeEnd w:id="653"/>
        <w:r w:rsidR="00B446CE">
          <w:rPr>
            <w:rStyle w:val="CommentReference"/>
          </w:rPr>
          <w:commentReference w:id="653"/>
        </w:r>
      </w:ins>
      <w:r w:rsidRPr="00E03B11">
        <w:t xml:space="preserve"> attainment of the </w:t>
      </w:r>
      <w:r w:rsidRPr="00CA5A80">
        <w:rPr>
          <w:i/>
          <w:iCs/>
        </w:rPr>
        <w:t>f</w:t>
      </w:r>
      <w:r w:rsidRPr="00E03B11">
        <w:t>AUC</w:t>
      </w:r>
      <w:r w:rsidRPr="00E03B11">
        <w:rPr>
          <w:vertAlign w:val="subscript"/>
        </w:rPr>
        <w:t>0-24</w:t>
      </w:r>
      <w:r w:rsidRPr="00E03B11">
        <w:t xml:space="preserve"> </w:t>
      </w:r>
      <w:r w:rsidR="00CC1798">
        <w:t>200 mg</w:t>
      </w:r>
      <w:r w:rsidR="001251A5">
        <w:t>×</w:t>
      </w:r>
      <w:r w:rsidR="00CC1798">
        <w:t xml:space="preserve">h/L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ins w:id="655" w:author="My Luong Vuong" w:date="2024-05-31T10:15:00Z">
        <w:r w:rsidR="0081577D">
          <w:t>,</w:t>
        </w:r>
      </w:ins>
      <w:r w:rsidRPr="00E03B11">
        <w:t xml:space="preserve"> </w:t>
      </w:r>
      <w:del w:id="656" w:author="Jan-Willem Alffenaar" w:date="2024-02-19T10:05:00Z">
        <w:r w:rsidRPr="00E03B11" w:rsidDel="00E36065">
          <w:delText xml:space="preserve">and </w:delText>
        </w:r>
        <w:commentRangeStart w:id="657"/>
        <w:commentRangeStart w:id="658"/>
        <w:r w:rsidRPr="00E03B11" w:rsidDel="00E36065">
          <w:delText xml:space="preserve">easy-to-implement </w:delText>
        </w:r>
        <w:commentRangeEnd w:id="657"/>
        <w:r w:rsidR="00D47F6F" w:rsidDel="00E36065">
          <w:rPr>
            <w:rStyle w:val="CommentReference"/>
          </w:rPr>
          <w:commentReference w:id="657"/>
        </w:r>
        <w:commentRangeEnd w:id="658"/>
        <w:r w:rsidR="00B90DC4" w:rsidDel="00E36065">
          <w:rPr>
            <w:rStyle w:val="CommentReference"/>
          </w:rPr>
          <w:commentReference w:id="658"/>
        </w:r>
      </w:del>
      <w:r w:rsidRPr="00E03B11">
        <w:t>optimi</w:t>
      </w:r>
      <w:r w:rsidR="00B445D6" w:rsidRPr="00E03B11">
        <w:t>s</w:t>
      </w:r>
      <w:r w:rsidRPr="00E03B11">
        <w:t>ed dosing regimen</w:t>
      </w:r>
      <w:ins w:id="659" w:author="Jan-Willem Alffenaar" w:date="2024-02-19T10:06:00Z">
        <w:r w:rsidR="00283CA5">
          <w:t xml:space="preserve"> </w:t>
        </w:r>
      </w:ins>
      <w:ins w:id="660" w:author="Jan-Willem Alffenaar" w:date="2024-02-19T10:07:00Z">
        <w:del w:id="661" w:author="My Luong Vuong" w:date="2024-05-31T10:16:00Z">
          <w:r w:rsidR="00DF212F" w:rsidDel="00626FE9">
            <w:delText xml:space="preserve">which was </w:delText>
          </w:r>
        </w:del>
        <w:r w:rsidR="00DF212F">
          <w:t>based</w:t>
        </w:r>
      </w:ins>
      <w:ins w:id="662" w:author="My Luong Vuong" w:date="2024-05-31T10:14:00Z">
        <w:r w:rsidR="002A6096">
          <w:t xml:space="preserve"> on</w:t>
        </w:r>
      </w:ins>
      <w:ins w:id="663" w:author="Jan-Willem Alffenaar" w:date="2024-02-19T10:07:00Z">
        <w:r w:rsidR="00DF212F">
          <w:t xml:space="preserve"> our simulations</w:t>
        </w:r>
      </w:ins>
      <w:ins w:id="664" w:author="My Luong Vuong" w:date="2024-05-31T10:17:00Z">
        <w:r w:rsidR="00D300CF">
          <w:t>,</w:t>
        </w:r>
      </w:ins>
      <w:ins w:id="665" w:author="Jan-Willem Alffenaar" w:date="2024-02-19T10:07:00Z">
        <w:r w:rsidR="00DF212F">
          <w:t xml:space="preserve"> </w:t>
        </w:r>
      </w:ins>
      <w:ins w:id="666" w:author="My Luong Vuong" w:date="2024-05-31T15:54:00Z">
        <w:r w:rsidR="007B790C">
          <w:t>achieving</w:t>
        </w:r>
      </w:ins>
      <w:ins w:id="667" w:author="Jan-Willem Alffenaar" w:date="2024-02-19T10:07:00Z">
        <w:del w:id="668" w:author="My Luong Vuong" w:date="2024-05-31T10:17:00Z">
          <w:r w:rsidR="00DF212F" w:rsidDel="00D300CF">
            <w:delText>resulting</w:delText>
          </w:r>
        </w:del>
        <w:del w:id="669" w:author="My Luong Vuong" w:date="2024-05-31T15:54:00Z">
          <w:r w:rsidR="00517906" w:rsidDel="007B790C">
            <w:delText xml:space="preserve"> in</w:delText>
          </w:r>
        </w:del>
      </w:ins>
      <w:ins w:id="670" w:author="Jan-Willem Alffenaar" w:date="2024-02-19T10:06:00Z">
        <w:r w:rsidR="00283CA5">
          <w:t xml:space="preserve"> a</w:t>
        </w:r>
      </w:ins>
      <w:r w:rsidRPr="00E03B11">
        <w:t xml:space="preserve"> </w:t>
      </w:r>
      <w:del w:id="671" w:author="Jan-Willem Alffenaar" w:date="2024-02-19T10:06:00Z">
        <w:r w:rsidRPr="00E03B11" w:rsidDel="00283CA5">
          <w:delText xml:space="preserve">that </w:delText>
        </w:r>
        <w:r w:rsidR="0010321E" w:rsidDel="00283CA5">
          <w:delText xml:space="preserve">was </w:delText>
        </w:r>
        <w:commentRangeStart w:id="672"/>
        <w:commentRangeStart w:id="673"/>
        <w:r w:rsidR="008B2E15" w:rsidDel="00283CA5">
          <w:delText>predicted to guarantee</w:delText>
        </w:r>
        <w:r w:rsidR="008B2E15" w:rsidRPr="00E03B11" w:rsidDel="00283CA5">
          <w:delText xml:space="preserve"> </w:delText>
        </w:r>
      </w:del>
      <w:del w:id="674" w:author="My Luong Vuong" w:date="2024-05-31T15:52:00Z">
        <w:r w:rsidRPr="00E03B11" w:rsidDel="00D44655">
          <w:delText>target attainment</w:delText>
        </w:r>
      </w:del>
      <w:ins w:id="675" w:author="My Luong Vuong" w:date="2024-05-31T15:52:00Z">
        <w:r w:rsidR="00D44655">
          <w:t>PTA</w:t>
        </w:r>
      </w:ins>
      <w:r w:rsidRPr="00E03B11">
        <w:t xml:space="preserve"> </w:t>
      </w:r>
      <w:commentRangeEnd w:id="672"/>
      <w:r w:rsidR="00D47F6F">
        <w:rPr>
          <w:rStyle w:val="CommentReference"/>
        </w:rPr>
        <w:commentReference w:id="672"/>
      </w:r>
      <w:commentRangeEnd w:id="673"/>
      <w:r w:rsidR="00283CA5">
        <w:rPr>
          <w:rStyle w:val="CommentReference"/>
        </w:rPr>
        <w:commentReference w:id="673"/>
      </w:r>
      <w:r w:rsidR="00EE32D7">
        <w:t>of</w:t>
      </w:r>
      <w:r w:rsidR="00EE32D7" w:rsidRPr="00E03B11">
        <w:t xml:space="preserve"> </w:t>
      </w:r>
      <w:r w:rsidR="00EE32D7">
        <w:t xml:space="preserve">at least </w:t>
      </w:r>
      <w:r w:rsidRPr="00E03B11">
        <w:t xml:space="preserve">90% </w:t>
      </w:r>
      <w:del w:id="676" w:author="My Luong Vuong" w:date="2024-05-31T15:53:00Z">
        <w:r w:rsidRPr="00E03B11" w:rsidDel="005A768A">
          <w:delText>from the first day of treatment throughout</w:delText>
        </w:r>
      </w:del>
      <w:ins w:id="677" w:author="My Luong Vuong" w:date="2024-05-31T15:54:00Z">
        <w:r w:rsidR="00F42802">
          <w:t>over</w:t>
        </w:r>
      </w:ins>
      <w:r w:rsidRPr="00E03B11">
        <w:t xml:space="preserve"> </w:t>
      </w:r>
      <w:del w:id="678" w:author="My Luong Vuong" w:date="2024-05-31T15:53:00Z">
        <w:r w:rsidRPr="00E03B11" w:rsidDel="005A768A">
          <w:delText xml:space="preserve">a </w:delText>
        </w:r>
      </w:del>
      <w:ins w:id="679" w:author="My Luong Vuong" w:date="2024-05-31T15:53:00Z">
        <w:r w:rsidR="005A768A">
          <w:t xml:space="preserve">the </w:t>
        </w:r>
      </w:ins>
      <w:ins w:id="680" w:author="My Luong Vuong" w:date="2024-05-31T15:54:00Z">
        <w:r w:rsidR="00F42802">
          <w:t>entire</w:t>
        </w:r>
      </w:ins>
      <w:ins w:id="681" w:author="My Luong Vuong" w:date="2024-05-31T15:53:00Z">
        <w:r w:rsidR="005A768A" w:rsidRPr="00E03B11">
          <w:t xml:space="preserve"> </w:t>
        </w:r>
      </w:ins>
      <w:r w:rsidRPr="00E03B11">
        <w:t xml:space="preserve">two-week </w:t>
      </w:r>
      <w:del w:id="682" w:author="My Luong Vuong" w:date="2024-05-31T15:53:00Z">
        <w:r w:rsidRPr="00E03B11" w:rsidDel="007C66C1">
          <w:delText>course</w:delText>
        </w:r>
      </w:del>
      <w:ins w:id="683" w:author="My Luong Vuong" w:date="2024-05-31T15:53:00Z">
        <w:r w:rsidR="007C66C1">
          <w:t>treatment course</w:t>
        </w:r>
      </w:ins>
      <w:r w:rsidRPr="00E03B11">
        <w:t>.</w:t>
      </w:r>
    </w:p>
    <w:p w14:paraId="17AB23FB" w14:textId="6EAC36E3" w:rsidR="00C71CF6" w:rsidRPr="00E03B11" w:rsidRDefault="00A612B9" w:rsidP="00C71CF6">
      <w:pPr>
        <w:rPr>
          <w:ins w:id="684" w:author="My Luong Vuong" w:date="2024-03-19T12:07:00Z"/>
        </w:rPr>
      </w:pPr>
      <w:ins w:id="685" w:author="My Luong Vuong" w:date="2024-05-31T10:18:00Z">
        <w:r>
          <w:t>W</w:t>
        </w:r>
      </w:ins>
      <w:commentRangeStart w:id="686"/>
      <w:ins w:id="687" w:author="My Luong Vuong" w:date="2024-03-19T12:07:00Z">
        <w:r w:rsidR="00C71CF6" w:rsidRPr="00E03B11">
          <w:t xml:space="preserve">e </w:t>
        </w:r>
        <w:r w:rsidR="00C71CF6">
          <w:t>performed an</w:t>
        </w:r>
        <w:r w:rsidR="00C71CF6" w:rsidRPr="00E03B11">
          <w:t xml:space="preserve"> IPDMA, which involves merging datasets from multiple studies </w:t>
        </w:r>
      </w:ins>
      <w:ins w:id="688" w:author="My Luong Vuong" w:date="2024-05-31T15:55:00Z">
        <w:r w:rsidR="00647CA2">
          <w:t>sharing</w:t>
        </w:r>
      </w:ins>
      <w:ins w:id="689" w:author="My Luong Vuong" w:date="2024-03-19T12:07:00Z">
        <w:r w:rsidR="00C71CF6" w:rsidRPr="00E03B11">
          <w:t xml:space="preserve"> subject populations and similar variables</w:t>
        </w:r>
        <w:r w:rsidR="00C71CF6" w:rsidRPr="00E03B11">
          <w:fldChar w:fldCharType="begin"/>
        </w:r>
      </w:ins>
      <w:r w:rsidR="00DB2DBA">
        <w:instrText xml:space="preserve"> ADDIN EN.CITE &lt;EndNote&gt;&lt;Cite&gt;&lt;Author&gt;Azar&lt;/Author&gt;&lt;Year&gt;2020&lt;/Year&gt;&lt;RecNum&gt;48&lt;/RecNum&gt;&lt;DisplayText&gt; [29]&lt;/DisplayText&gt;&lt;record&gt;&lt;rec-number&gt;48&lt;/rec-number&gt;&lt;foreign-keys&gt;&lt;key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id="690" w:author="My Luong Vuong" w:date="2024-03-19T12:07:00Z">
        <w:r w:rsidR="00C71CF6" w:rsidRPr="00E03B11">
          <w:fldChar w:fldCharType="separate"/>
        </w:r>
      </w:ins>
      <w:r w:rsidR="00DB2DBA">
        <w:rPr>
          <w:noProof/>
        </w:rPr>
        <w:t> [29]</w:t>
      </w:r>
      <w:ins w:id="691" w:author="My Luong Vuong" w:date="2024-03-19T12:07:00Z">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UmVjTnVtPjQ5PC9SZWNOdW0+PERpc3BsYXlUZXh0PsKgWzMwXTwvRGlzcGxheVRleHQ+PHJlY29y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r w:rsidR="00DB2DBA">
        <w:instrText xml:space="preserve"> ADDIN EN.CITE </w:instrText>
      </w:r>
      <w:r w:rsidR="00DB2DBA">
        <w:fldChar w:fldCharType="begin">
          <w:fldData xml:space="preserve">PEVuZE5vdGU+PENpdGU+PEF1dGhvcj5UaWVybmV5PC9BdXRob3I+PFllYXI+MjAxNTwvWWVhcj48
UmVjTnVtPjQ5PC9SZWNOdW0+PERpc3BsYXlUZXh0PsKgWzMwXTwvRGlzcGxheVRleHQ+PHJlY29y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DB2DBA">
        <w:instrText xml:space="preserve"> ADDIN EN.CITE.DATA </w:instrText>
      </w:r>
      <w:r w:rsidR="00DB2DBA">
        <w:fldChar w:fldCharType="end"/>
      </w:r>
      <w:ins w:id="692" w:author="My Luong Vuong" w:date="2024-03-19T12:07:00Z">
        <w:r w:rsidR="00C71CF6" w:rsidRPr="00E03B11">
          <w:fldChar w:fldCharType="separate"/>
        </w:r>
      </w:ins>
      <w:r w:rsidR="00DB2DBA">
        <w:rPr>
          <w:noProof/>
        </w:rPr>
        <w:t> [30]</w:t>
      </w:r>
      <w:ins w:id="693" w:author="My Luong Vuong" w:date="2024-03-19T12:07:00Z">
        <w:r w:rsidR="00C71CF6" w:rsidRPr="00E03B11">
          <w:fldChar w:fldCharType="end"/>
        </w:r>
        <w:r w:rsidR="00C71CF6">
          <w:t>.</w:t>
        </w:r>
        <w:commentRangeEnd w:id="686"/>
        <w:r w:rsidR="00C71CF6">
          <w:rPr>
            <w:rStyle w:val="CommentReference"/>
          </w:rPr>
          <w:commentReference w:id="686"/>
        </w:r>
      </w:ins>
    </w:p>
    <w:p w14:paraId="1FD3631C" w14:textId="66CF92C7" w:rsidR="00CB50CB" w:rsidRPr="00E03B11" w:rsidDel="00C71CF6" w:rsidRDefault="00CB50CB" w:rsidP="00593CAA">
      <w:pPr>
        <w:rPr>
          <w:del w:id="694" w:author="My Luong Vuong" w:date="2024-03-19T12:07:00Z"/>
        </w:rPr>
      </w:pPr>
      <w:del w:id="695" w:author="My Luong Vuong" w:date="2024-03-19T12:07:00Z">
        <w:r w:rsidRPr="00E03B11" w:rsidDel="00C71CF6">
          <w:delText xml:space="preserve">In our study, we </w:delText>
        </w:r>
        <w:r w:rsidR="00E11179" w:rsidDel="00C71CF6">
          <w:delText>performed an</w:delText>
        </w:r>
        <w:r w:rsidRPr="00E03B11" w:rsidDel="00C71CF6">
          <w:delText xml:space="preserve"> IPDMA, which involves merging datasets from multiple studies that share subject populations and similar variables</w:delText>
        </w:r>
        <w:r w:rsidR="001D76C7" w:rsidRPr="00E03B11" w:rsidDel="00C71CF6">
          <w:fldChar w:fldCharType="begin"/>
        </w:r>
      </w:del>
      <w:r w:rsidR="00DB2DBA">
        <w:instrText xml:space="preserve"> ADDIN EN.CITE &lt;EndNote&gt;&lt;Cite&gt;&lt;Author&gt;Azar&lt;/Author&gt;&lt;Year&gt;2020&lt;/Year&gt;&lt;RecNum&gt;48&lt;/RecNum&gt;&lt;DisplayText&gt; [32]&lt;/DisplayText&gt;&lt;record&gt;&lt;rec-number&gt;48&lt;/rec-number&gt;&lt;foreign-keys&gt;&lt;key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del w:id="696" w:author="My Luong Vuong" w:date="2024-03-19T12:07:00Z">
        <w:r w:rsidR="001D76C7" w:rsidRPr="00E03B11" w:rsidDel="00C71CF6">
          <w:fldChar w:fldCharType="separate"/>
        </w:r>
      </w:del>
      <w:r w:rsidR="00DB2DBA">
        <w:rPr>
          <w:noProof/>
        </w:rPr>
        <w:t> [32]</w:t>
      </w:r>
      <w:del w:id="697" w:author="My Luong Vuong" w:date="2024-03-19T12:07:00Z">
        <w:r w:rsidR="001D76C7" w:rsidRPr="00E03B11" w:rsidDel="00C71CF6">
          <w:fldChar w:fldCharType="end"/>
        </w:r>
        <w:r w:rsidR="00A20AD6" w:rsidDel="00C71CF6">
          <w:delText>.</w:delText>
        </w:r>
        <w:r w:rsidRPr="00E03B11" w:rsidDel="00C71CF6">
          <w:delText xml:space="preserve"> </w:delText>
        </w:r>
        <w:r w:rsidR="003A6708" w:rsidDel="00C71CF6">
          <w:delText xml:space="preserve">An </w:delText>
        </w:r>
        <w:r w:rsidRPr="00E03B11" w:rsidDel="00C71CF6">
          <w:delText xml:space="preserve">IPDMA offers several advantages, </w:delText>
        </w:r>
        <w:r w:rsidR="00426272" w:rsidDel="00C71CF6">
          <w:delText>includ</w:delText>
        </w:r>
        <w:r w:rsidR="00DF5A22" w:rsidDel="00C71CF6">
          <w:delText>ing</w:delText>
        </w:r>
        <w:r w:rsidR="00426272" w:rsidDel="00C71CF6">
          <w:delText xml:space="preserve"> </w:delText>
        </w:r>
        <w:r w:rsidR="00CD5E7C" w:rsidDel="00C71CF6">
          <w:delText>more</w:delText>
        </w:r>
        <w:r w:rsidR="00DF5A22" w:rsidDel="00C71CF6">
          <w:delText xml:space="preserve"> complete information per study</w:delText>
        </w:r>
        <w:r w:rsidR="001E0968" w:rsidDel="00C71CF6">
          <w:delText>,</w:delText>
        </w:r>
        <w:r w:rsidR="00AB0920" w:rsidDel="00C71CF6">
          <w:delText xml:space="preserve"> </w:delText>
        </w:r>
        <w:r w:rsidR="00E54FA7" w:rsidDel="00C71CF6">
          <w:delText>a consistent analysis method for each study</w:delText>
        </w:r>
        <w:r w:rsidR="00A72D32" w:rsidDel="00C71CF6">
          <w:delText>, the ability of conducting more complex analysis</w:delText>
        </w:r>
        <w:r w:rsidR="00A33B88" w:rsidDel="00C71CF6">
          <w:delText>,</w:delText>
        </w:r>
        <w:r w:rsidR="00A72D32" w:rsidDel="00C71CF6">
          <w:delText xml:space="preserve"> and achiving greater</w:delText>
        </w:r>
        <w:r w:rsidR="00B879DE" w:rsidDel="00C71CF6">
          <w:delText xml:space="preserve"> statistical</w:delText>
        </w:r>
        <w:r w:rsidR="00A72D32" w:rsidDel="00C71CF6">
          <w:delText xml:space="preserve"> power</w:delText>
        </w:r>
        <w:r w:rsidR="009969F2" w:rsidRPr="00E03B11" w:rsidDel="00C71CF6">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del>
      <w:r w:rsidR="00DB2DBA">
        <w:instrText xml:space="preserve"> ADDIN EN.CITE </w:instrText>
      </w:r>
      <w:r w:rsidR="00DB2DBA">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DB2DBA">
        <w:instrText xml:space="preserve"> ADDIN EN.CITE.DATA </w:instrText>
      </w:r>
      <w:r w:rsidR="00DB2DBA">
        <w:fldChar w:fldCharType="end"/>
      </w:r>
      <w:del w:id="698" w:author="My Luong Vuong" w:date="2024-03-19T12:07:00Z">
        <w:r w:rsidR="009969F2" w:rsidRPr="00E03B11" w:rsidDel="00C71CF6">
          <w:fldChar w:fldCharType="separate"/>
        </w:r>
      </w:del>
      <w:r w:rsidR="00DB2DBA">
        <w:rPr>
          <w:noProof/>
        </w:rPr>
        <w:t> [33]</w:t>
      </w:r>
      <w:del w:id="699" w:author="My Luong Vuong" w:date="2024-03-19T12:07:00Z">
        <w:r w:rsidR="009969F2" w:rsidRPr="00E03B11" w:rsidDel="00C71CF6">
          <w:fldChar w:fldCharType="end"/>
        </w:r>
        <w:r w:rsidR="00DB06E2" w:rsidDel="00C71CF6">
          <w:delText>.</w:delText>
        </w:r>
      </w:del>
    </w:p>
    <w:p w14:paraId="5D36F38E" w14:textId="7F8EE966"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del w:id="700" w:author="My Luong Vuong" w:date="2024-05-31T10:19:00Z">
        <w:r w:rsidRPr="00E03B11" w:rsidDel="00063370">
          <w:delText>utili</w:delText>
        </w:r>
        <w:r w:rsidR="00A12DE6" w:rsidRPr="00E03B11" w:rsidDel="00063370">
          <w:delText>s</w:delText>
        </w:r>
        <w:r w:rsidRPr="00E03B11" w:rsidDel="00063370">
          <w:delText xml:space="preserve">ed </w:delText>
        </w:r>
      </w:del>
      <w:ins w:id="701" w:author="My Luong Vuong" w:date="2024-05-31T10:19:00Z">
        <w:r w:rsidR="0090326B">
          <w:t>employed a</w:t>
        </w:r>
        <w:r w:rsidR="00063370" w:rsidRPr="00E03B11">
          <w:t xml:space="preserve"> </w:t>
        </w:r>
      </w:ins>
      <w:r w:rsidRPr="00E03B11">
        <w:t>rich-sampling technique</w:t>
      </w:r>
      <w:r w:rsidR="00C2334D" w:rsidRPr="00E03B11">
        <w:fldChar w:fldCharType="begin">
          <w:fldData xml:space="preserve">PEVuZE5vdGU+PENpdGU+PEF1dGhvcj5BbG9iYWlkPC9BdXRob3I+PFllYXI+MjAxNjwvWWVhcj48
UmVjTnVtPjE5PC9SZWNOdW0+PERpc3BsYXlUZXh0PsKgWzE0LCAxNSwgMzFdPC9EaXNwbGF5VGV4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DB2DBA">
        <w:instrText xml:space="preserve"> ADDIN EN.CITE </w:instrText>
      </w:r>
      <w:r w:rsidR="00DB2DBA">
        <w:fldChar w:fldCharType="begin">
          <w:fldData xml:space="preserve">PEVuZE5vdGU+PENpdGU+PEF1dGhvcj5BbG9iYWlkPC9BdXRob3I+PFllYXI+MjAxNjwvWWVhcj48
UmVjTnVtPjE5PC9SZWNOdW0+PERpc3BsYXlUZXh0PsKgWzE0LCAxNSwgMzFdPC9EaXNwbGF5VGV4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DB2DBA">
        <w:instrText xml:space="preserve"> ADDIN EN.CITE.DATA </w:instrText>
      </w:r>
      <w:r w:rsidR="00DB2DBA">
        <w:fldChar w:fldCharType="end"/>
      </w:r>
      <w:r w:rsidR="00C2334D" w:rsidRPr="00E03B11">
        <w:fldChar w:fldCharType="separate"/>
      </w:r>
      <w:r w:rsidR="00DB2DBA">
        <w:rPr>
          <w:noProof/>
        </w:rPr>
        <w:t> [14, 15, 31]</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ZWNOdW0+NTU8L1JlY051bT48RGlzcGxheVRleHQ+wqBbMTIsIDEzLCAzMl08L0Rpc3BsYXlUZXh0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DB2DBA">
        <w:instrText xml:space="preserve"> ADDIN EN.CITE </w:instrText>
      </w:r>
      <w:r w:rsidR="00DB2DBA">
        <w:fldChar w:fldCharType="begin">
          <w:fldData xml:space="preserve">PEVuZE5vdGU+PENpdGU+PEF1dGhvcj5Bb3lhbWE8L0F1dGhvcj48WWVhcj4yMDEyPC9ZZWFyPjxS
ZWNOdW0+NTU8L1JlY051bT48RGlzcGxheVRleHQ+wqBbMTIsIDEzLCAzMl08L0Rpc3BsYXlUZXh0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DB2DBA">
        <w:instrText xml:space="preserve"> ADDIN EN.CITE.DATA </w:instrText>
      </w:r>
      <w:r w:rsidR="00DB2DBA">
        <w:fldChar w:fldCharType="end"/>
      </w:r>
      <w:r w:rsidR="0029658F" w:rsidRPr="00E03B11">
        <w:fldChar w:fldCharType="separate"/>
      </w:r>
      <w:r w:rsidR="00DB2DBA">
        <w:rPr>
          <w:noProof/>
        </w:rPr>
        <w:t> [12, 13, 32]</w:t>
      </w:r>
      <w:r w:rsidR="0029658F" w:rsidRPr="00E03B11">
        <w:fldChar w:fldCharType="end"/>
      </w:r>
      <w:r w:rsidR="00AA50B6">
        <w:t>.</w:t>
      </w:r>
      <w:r w:rsidRPr="00E03B11">
        <w:t xml:space="preserve"> This disparity can be attributed to the sparse sampling in clinical practice, which limits the </w:t>
      </w:r>
      <w:commentRangeStart w:id="702"/>
      <w:del w:id="703" w:author="My Luong Vuong" w:date="2024-05-31T10:20:00Z">
        <w:r w:rsidRPr="00E03B11" w:rsidDel="00FE278E">
          <w:delText>c</w:delText>
        </w:r>
      </w:del>
      <w:r w:rsidRPr="00E03B11">
        <w:t>a</w:t>
      </w:r>
      <w:del w:id="704" w:author="My Luong Vuong" w:date="2024-05-31T10:20:00Z">
        <w:r w:rsidRPr="00E03B11" w:rsidDel="00FE278E">
          <w:delText>pture of</w:delText>
        </w:r>
      </w:del>
      <w:ins w:id="705" w:author="My Luong Vuong" w:date="2024-05-31T10:20:00Z">
        <w:r w:rsidR="00FE278E">
          <w:t>bility to fit</w:t>
        </w:r>
      </w:ins>
      <w:r w:rsidRPr="00E03B11">
        <w:t xml:space="preserve"> </w:t>
      </w:r>
      <w:commentRangeEnd w:id="702"/>
      <w:r w:rsidR="00CF6500">
        <w:rPr>
          <w:rStyle w:val="CommentReference"/>
        </w:rPr>
        <w:commentReference w:id="702"/>
      </w:r>
      <w:r w:rsidRPr="00E03B11">
        <w:t>a two-compartment model.</w:t>
      </w:r>
      <w:r w:rsidR="002A14CB">
        <w:t xml:space="preserve"> </w:t>
      </w:r>
      <w:ins w:id="706" w:author="My Luong Vuong" w:date="2024-05-31T10:20:00Z">
        <w:r w:rsidR="00814067">
          <w:t xml:space="preserve">Total </w:t>
        </w:r>
      </w:ins>
      <w:del w:id="707" w:author="My Luong Vuong" w:date="2024-05-31T10:20:00Z">
        <w:r w:rsidR="00D5798A" w:rsidRPr="00E03B11" w:rsidDel="00814067">
          <w:delText xml:space="preserve">Body </w:delText>
        </w:r>
      </w:del>
      <w:ins w:id="708" w:author="My Luong Vuong" w:date="2024-05-31T10:20:00Z">
        <w:r w:rsidR="00814067">
          <w:t>b</w:t>
        </w:r>
        <w:r w:rsidR="00814067" w:rsidRPr="00E03B11">
          <w:t xml:space="preserve">ody </w:t>
        </w:r>
      </w:ins>
      <w:r w:rsidR="00D5798A" w:rsidRPr="00E03B11">
        <w:t xml:space="preserve">weight </w:t>
      </w:r>
      <w:r w:rsidR="00483EE0">
        <w:t xml:space="preserve">not only </w:t>
      </w:r>
      <w:r w:rsidR="00483EE0" w:rsidRPr="00E03B11">
        <w:t>significantly influenced V</w:t>
      </w:r>
      <w:r w:rsidR="00483EE0">
        <w:t xml:space="preserve">c, </w:t>
      </w:r>
      <w:ins w:id="709" w:author="My Luong Vuong" w:date="2024-05-31T10:20:00Z">
        <w:r w:rsidR="0093070D">
          <w:t xml:space="preserve">but </w:t>
        </w:r>
      </w:ins>
      <w:r w:rsidR="00483EE0">
        <w:t>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710"/>
      <w:ins w:id="711" w:author="My Luong Vuong" w:date="2024-03-19T12:08:00Z">
        <w:r w:rsidR="00EE3AF7">
          <w:t>attainment</w:t>
        </w:r>
      </w:ins>
      <w:commentRangeEnd w:id="710"/>
      <w:ins w:id="712" w:author="My Luong Vuong" w:date="2024-05-31T10:21:00Z">
        <w:r w:rsidR="009A5BD4">
          <w:t xml:space="preserve"> under </w:t>
        </w:r>
        <w:r w:rsidR="00A81D65">
          <w:t xml:space="preserve">the </w:t>
        </w:r>
        <w:r w:rsidR="009A5BD4">
          <w:t xml:space="preserve">stand </w:t>
        </w:r>
        <w:r w:rsidR="00C0074E">
          <w:t>dosing</w:t>
        </w:r>
        <w:r w:rsidR="00A81D65">
          <w:t xml:space="preserve"> regimen</w:t>
        </w:r>
      </w:ins>
      <w:ins w:id="713" w:author="My Luong Vuong" w:date="2024-03-19T12:08:00Z">
        <w:r w:rsidR="00EE3AF7">
          <w:rPr>
            <w:rStyle w:val="CommentReference"/>
          </w:rPr>
          <w:commentReference w:id="710"/>
        </w:r>
      </w:ins>
      <w:r w:rsidR="00D5798A" w:rsidRPr="00E03B11">
        <w:t xml:space="preserve">. </w:t>
      </w:r>
      <w:ins w:id="714" w:author="My Luong Vuong" w:date="2024-05-31T10:22:00Z">
        <w:r w:rsidR="00262CFA">
          <w:t>Specifically, a higher total body weight led to a lower PTA</w:t>
        </w:r>
        <w:r w:rsidR="004515BE">
          <w:t>.</w:t>
        </w:r>
        <w:r w:rsidR="00262CFA" w:rsidRPr="00E03B11">
          <w:t xml:space="preserve"> </w:t>
        </w:r>
      </w:ins>
      <w:r w:rsidR="00D5798A" w:rsidRPr="00E03B11">
        <w:t xml:space="preserve">This finding aligns with </w:t>
      </w:r>
      <w:del w:id="715" w:author="My Luong Vuong" w:date="2024-05-31T10:22:00Z">
        <w:r w:rsidR="00D5798A" w:rsidRPr="00E03B11" w:rsidDel="00EF3142">
          <w:delText xml:space="preserve">a </w:delText>
        </w:r>
      </w:del>
      <w:r w:rsidR="00D5798A" w:rsidRPr="00E03B11">
        <w:t xml:space="preserve">previous </w:t>
      </w:r>
      <w:r w:rsidR="00C96B95">
        <w:t xml:space="preserve">popPK </w:t>
      </w:r>
      <w:del w:id="716" w:author="My Luong Vuong" w:date="2024-05-31T10:22:00Z">
        <w:r w:rsidR="00D5798A" w:rsidRPr="00E03B11" w:rsidDel="00FE7B3B">
          <w:delText>study</w:delText>
        </w:r>
        <w:r w:rsidR="00FC12FA" w:rsidDel="00FE7B3B">
          <w:delText xml:space="preserve"> </w:delText>
        </w:r>
      </w:del>
      <w:ins w:id="717" w:author="My Luong Vuong" w:date="2024-05-31T10:22:00Z">
        <w:r w:rsidR="00FE7B3B" w:rsidRPr="00E03B11">
          <w:t>stud</w:t>
        </w:r>
        <w:r w:rsidR="00FE7B3B">
          <w:t xml:space="preserve">ies </w:t>
        </w:r>
      </w:ins>
      <w:ins w:id="718" w:author="My Luong Vuong" w:date="2024-05-31T10:42:00Z">
        <w:r w:rsidR="00D46154">
          <w:t>showing that overweight is a risk factor for suboptimal exposure to fluconazole</w:t>
        </w:r>
      </w:ins>
      <w:del w:id="719" w:author="My Luong Vuong" w:date="2024-05-31T10:42:00Z">
        <w:r w:rsidR="00FC12FA" w:rsidDel="00D46154">
          <w:delText>conduct</w:delText>
        </w:r>
        <w:r w:rsidR="00483EE0" w:rsidDel="00D46154">
          <w:delText>ed</w:delText>
        </w:r>
        <w:r w:rsidR="00FC12FA" w:rsidDel="00D46154">
          <w:delText xml:space="preserve"> in ICU patients</w:delText>
        </w:r>
      </w:del>
      <w:r w:rsidR="00D5798A" w:rsidRPr="00E03B11">
        <w:fldChar w:fldCharType="begin">
          <w:fldData xml:space="preserve">PEVuZE5vdGU+PENpdGU+PEF1dGhvcj5TYW5kYXJhZHVyYTwvQXV0aG9yPjxZZWFyPjIwMjE8L1ll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</w:fldData>
        </w:fldChar>
      </w:r>
      <w:r w:rsidR="00DB2DBA">
        <w:instrText xml:space="preserve"> ADDIN EN.CITE </w:instrText>
      </w:r>
      <w:r w:rsidR="00DB2DBA">
        <w:fldChar w:fldCharType="begin">
          <w:fldData xml:space="preserve">PEVuZE5vdGU+PENpdGU+PEF1dGhvcj5TYW5kYXJhZHVyYTwvQXV0aG9yPjxZZWFyPjIwMjE8L1ll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</w:fldData>
        </w:fldChar>
      </w:r>
      <w:r w:rsidR="00DB2DBA">
        <w:instrText xml:space="preserve"> ADDIN EN.CITE.DATA </w:instrText>
      </w:r>
      <w:r w:rsidR="00DB2DBA">
        <w:fldChar w:fldCharType="end"/>
      </w:r>
      <w:r w:rsidR="00D5798A" w:rsidRPr="00E03B11">
        <w:fldChar w:fldCharType="separate"/>
      </w:r>
      <w:r w:rsidR="00DB2DBA">
        <w:rPr>
          <w:noProof/>
        </w:rPr>
        <w:t> [12, 15, 33]</w:t>
      </w:r>
      <w:r w:rsidR="00D5798A" w:rsidRPr="00E03B11">
        <w:fldChar w:fldCharType="end"/>
      </w:r>
      <w:r w:rsidR="00D5798A">
        <w:t>.</w:t>
      </w:r>
      <w:r w:rsidR="004179E2">
        <w:t xml:space="preserve"> </w:t>
      </w:r>
      <w:del w:id="720" w:author="My Luong Vuong" w:date="2024-05-31T10:43:00Z">
        <w:r w:rsidR="00D242BF" w:rsidDel="001A1541">
          <w:delText xml:space="preserve">It also makes sense physiologically as </w:delText>
        </w:r>
        <w:r w:rsidR="00FA6954" w:rsidDel="001A1541">
          <w:delText xml:space="preserve">body weight is shown to be one of the main drivers of fluconazole </w:delText>
        </w:r>
        <w:r w:rsidR="00483EE0" w:rsidDel="001A1541">
          <w:delText xml:space="preserve">PK </w:delText>
        </w:r>
        <w:r w:rsidR="001567E4" w:rsidDel="001A1541">
          <w:delText>in adults patients</w:delText>
        </w:r>
        <w:r w:rsidR="00B32EEE" w:rsidDel="001A1541">
          <w:fldChar w:fldCharType="begin">
            <w:fldData xml:space="preserve">PEVuZE5vdGU+PENpdGU+PEF1dGhvcj5DaGVuPC9BdXRob3I+PFllYXI+MjAyMjwvWWVhcj48UmVj
TnVtPjc1PC9SZWNOdW0+PERpc3BsYXlUZXh0PsKgWzE3LCAzNl08L0Rpc3BsYXlUZXh0PjxyZWNv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del>
      <w:r w:rsidR="00DB2DBA">
        <w:instrText xml:space="preserve"> ADDIN EN.CITE </w:instrText>
      </w:r>
      <w:r w:rsidR="00DB2DBA">
        <w:fldChar w:fldCharType="begin">
          <w:fldData xml:space="preserve">PEVuZE5vdGU+PENpdGU+PEF1dGhvcj5DaGVuPC9BdXRob3I+PFllYXI+MjAyMjwvWWVhcj48UmVj
TnVtPjc1PC9SZWNOdW0+PERpc3BsYXlUZXh0PsKgWzE3LCAzNl08L0Rpc3BsYXlUZXh0PjxyZWNv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DB2DBA">
        <w:instrText xml:space="preserve"> ADDIN EN.CITE.DATA </w:instrText>
      </w:r>
      <w:r w:rsidR="00DB2DBA">
        <w:fldChar w:fldCharType="end"/>
      </w:r>
      <w:del w:id="721" w:author="My Luong Vuong" w:date="2024-05-31T10:43:00Z">
        <w:r w:rsidR="00B32EEE" w:rsidDel="001A1541">
          <w:fldChar w:fldCharType="separate"/>
        </w:r>
      </w:del>
      <w:r w:rsidR="00DB2DBA">
        <w:rPr>
          <w:noProof/>
        </w:rPr>
        <w:t> [17, 36]</w:t>
      </w:r>
      <w:del w:id="722" w:author="My Luong Vuong" w:date="2024-05-31T10:43:00Z">
        <w:r w:rsidR="00B32EEE" w:rsidDel="001A1541">
          <w:fldChar w:fldCharType="end"/>
        </w:r>
        <w:r w:rsidR="001567E4" w:rsidDel="001A1541">
          <w:delText>.</w:delText>
        </w:r>
        <w:r w:rsidR="00D5798A" w:rsidRPr="00E03B11" w:rsidDel="001A1541">
          <w:delText xml:space="preserve"> </w:delText>
        </w:r>
      </w:del>
      <w:r w:rsidR="00D5798A" w:rsidRPr="00E03B11">
        <w:t xml:space="preserve">Although LBW </w:t>
      </w:r>
      <w:r w:rsidR="00483EE0">
        <w:t>and</w:t>
      </w:r>
      <w:r w:rsidR="00483EE0" w:rsidRPr="00E03B11">
        <w:t xml:space="preserve"> </w:t>
      </w:r>
      <w:r w:rsidR="00A66218">
        <w:t>FFM</w:t>
      </w:r>
      <w:r w:rsidR="00D5798A" w:rsidRPr="00E03B11">
        <w:t xml:space="preserve"> may be better surrogates for V</w:t>
      </w:r>
      <w:r w:rsidR="00BA25E1" w:rsidRPr="00BA25E1">
        <w:t>c</w:t>
      </w:r>
      <w:r w:rsidR="00805FB0">
        <w:t xml:space="preserve"> </w:t>
      </w:r>
      <w:r w:rsidR="00483EE0">
        <w:t xml:space="preserve">of </w:t>
      </w:r>
      <w:r w:rsidR="00D5798A">
        <w:t xml:space="preserve">fluconazole, </w:t>
      </w:r>
      <w:r w:rsidR="00D5798A" w:rsidRPr="00E03B11">
        <w:t>we found that</w:t>
      </w:r>
      <w:r w:rsidR="009B1E00">
        <w:t xml:space="preserve"> </w:t>
      </w:r>
      <w:del w:id="723" w:author="My Luong Vuong" w:date="2024-05-31T15:57:00Z">
        <w:r w:rsidR="009B1E00" w:rsidDel="00D8786B">
          <w:delText>actual</w:delText>
        </w:r>
      </w:del>
      <w:ins w:id="724" w:author="My Luong Vuong" w:date="2024-05-31T10:44:00Z">
        <w:r w:rsidR="004011EE">
          <w:t>total</w:t>
        </w:r>
      </w:ins>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 xml:space="preserve">, </w:t>
      </w:r>
      <w:ins w:id="725" w:author="My Luong Vuong" w:date="2024-05-31T10:44:00Z">
        <w:r w:rsidR="00F65296">
          <w:t xml:space="preserve">total </w:t>
        </w:r>
      </w:ins>
      <w:commentRangeStart w:id="726"/>
      <w:ins w:id="727" w:author="My Luong Vuong" w:date="2024-03-19T12:09:00Z">
        <w:r w:rsidR="006E1FF3">
          <w:t>b</w:t>
        </w:r>
        <w:r w:rsidR="006E1FF3" w:rsidRPr="00E03B11">
          <w:t xml:space="preserve">ody weight </w:t>
        </w:r>
      </w:ins>
      <w:r w:rsidR="006E1FF3" w:rsidRPr="00E03B11">
        <w:t>is</w:t>
      </w:r>
      <w:commentRangeEnd w:id="726"/>
      <w:r w:rsidR="006E1FF3">
        <w:rPr>
          <w:rStyle w:val="CommentReference"/>
        </w:rPr>
        <w:commentReference w:id="726"/>
      </w:r>
      <w:r w:rsidR="00D5798A" w:rsidRPr="00E03B11">
        <w:t xml:space="preserve"> preferred</w:t>
      </w:r>
      <w:r w:rsidR="000779BD">
        <w:t xml:space="preserve"> over </w:t>
      </w:r>
      <w:r w:rsidR="00B554FD">
        <w:t>BMI and FFM</w:t>
      </w:r>
      <w:r w:rsidR="00D5798A" w:rsidRPr="00E03B11">
        <w:t xml:space="preserve"> in clinical practice </w:t>
      </w:r>
      <w:r w:rsidR="00B554FD">
        <w:t>as it does not require guestimating the patient’s</w:t>
      </w:r>
      <w:r w:rsidR="00D5798A" w:rsidRPr="00E03B11">
        <w:t xml:space="preserve"> height</w:t>
      </w:r>
      <w:r w:rsidR="00D5798A" w:rsidRPr="00E03B11">
        <w:fldChar w:fldCharType="begin"/>
      </w:r>
      <w:r w:rsidR="00DB2DBA">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DB2DBA">
        <w:rPr>
          <w:noProof/>
        </w:rPr>
        <w:t> [17]</w:t>
      </w:r>
      <w:r w:rsidR="00D5798A" w:rsidRPr="00E03B11">
        <w:fldChar w:fldCharType="end"/>
      </w:r>
      <w:r w:rsidR="00D92B2B">
        <w:t>.</w:t>
      </w:r>
      <w:r w:rsidR="002A14CB">
        <w:t xml:space="preserve"> </w:t>
      </w:r>
      <w:r w:rsidR="00F02428">
        <w:lastRenderedPageBreak/>
        <w:t>F</w:t>
      </w:r>
      <w:r w:rsidR="00EC2A71">
        <w:t>luco</w:t>
      </w:r>
      <w:r w:rsidR="0007476F">
        <w:t xml:space="preserve">nazole </w:t>
      </w:r>
      <w:r w:rsidR="00690FB0">
        <w:t>clearance</w:t>
      </w:r>
      <w:r w:rsidR="00F02428">
        <w:t xml:space="preserve"> was</w:t>
      </w:r>
      <w:r w:rsidR="00690FB0">
        <w:t xml:space="preserve"> </w:t>
      </w:r>
      <w:ins w:id="728" w:author="My Luong Vuong" w:date="2024-05-31T10:48:00Z">
        <w:r w:rsidR="00E05FF8">
          <w:t>nearly three times higher</w:t>
        </w:r>
      </w:ins>
      <w:del w:id="729" w:author="My Luong Vuong" w:date="2024-05-31T10:48:00Z">
        <w:r w:rsidR="001846ED" w:rsidDel="00E05FF8">
          <w:delText>almost 3</w:delText>
        </w:r>
        <w:r w:rsidR="00F02428" w:rsidDel="00E05FF8">
          <w:delText>-</w:delText>
        </w:r>
        <w:r w:rsidR="001846ED" w:rsidDel="00E05FF8">
          <w:delText xml:space="preserve">fold </w:delText>
        </w:r>
        <w:r w:rsidR="00F02428" w:rsidDel="00E05FF8">
          <w:delText>higher</w:delText>
        </w:r>
      </w:del>
      <w:r w:rsidR="00F02428">
        <w:t xml:space="preserve"> </w:t>
      </w:r>
      <w:r w:rsidR="001846ED">
        <w:t xml:space="preserve">when patients were on CRRT </w:t>
      </w:r>
      <w:del w:id="730" w:author="My Luong Vuong" w:date="2024-05-31T10:48:00Z">
        <w:r w:rsidR="00F02428" w:rsidDel="00AA04DA">
          <w:delText xml:space="preserve">as </w:delText>
        </w:r>
      </w:del>
      <w:r w:rsidR="001846ED">
        <w:t xml:space="preserve">compared </w:t>
      </w:r>
      <w:r w:rsidR="00F02428">
        <w:t xml:space="preserve">to </w:t>
      </w:r>
      <w:r w:rsidR="00DA6C55">
        <w:t>when</w:t>
      </w:r>
      <w:ins w:id="731" w:author="My Luong Vuong" w:date="2024-05-31T10:48:00Z">
        <w:r w:rsidR="00715E95">
          <w:t xml:space="preserve"> they were</w:t>
        </w:r>
      </w:ins>
      <w:r w:rsidR="00DA6C55">
        <w:t xml:space="preserve">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Y051bT41NDwvUmVjTnVtPjxEaXNwbGF5VGV4dD7CoFszMV08L0Rpc3BsYXlUZXh0PjxyZWNvcmQ+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DB2DBA">
        <w:instrText xml:space="preserve"> ADDIN EN.CITE </w:instrText>
      </w:r>
      <w:r w:rsidR="00DB2DBA">
        <w:fldChar w:fldCharType="begin">
          <w:fldData xml:space="preserve">PEVuZE5vdGU+PENpdGU+PEF1dGhvcj5QYXRlbDwvQXV0aG9yPjxZZWFyPjIwMTE8L1llYXI+PFJl
Y051bT41NDwvUmVjTnVtPjxEaXNwbGF5VGV4dD7CoFszMV08L0Rpc3BsYXlUZXh0PjxyZWNvcmQ+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DB2DBA">
        <w:instrText xml:space="preserve"> ADDIN EN.CITE.DATA </w:instrText>
      </w:r>
      <w:r w:rsidR="00DB2DBA">
        <w:fldChar w:fldCharType="end"/>
      </w:r>
      <w:r w:rsidR="00053E2C">
        <w:fldChar w:fldCharType="separate"/>
      </w:r>
      <w:r w:rsidR="00DB2DBA">
        <w:rPr>
          <w:noProof/>
        </w:rPr>
        <w:t> [31]</w:t>
      </w:r>
      <w:r w:rsidR="00053E2C">
        <w:fldChar w:fldCharType="end"/>
      </w:r>
      <w:r w:rsidR="00C82FEC">
        <w:t>.</w:t>
      </w:r>
    </w:p>
    <w:p w14:paraId="55A2FE6F" w14:textId="6A16F994" w:rsidR="00A6005D" w:rsidRDefault="000C68F3" w:rsidP="00A6005D">
      <w:pPr>
        <w:rPr>
          <w:ins w:id="732" w:author="My Luong Vuong" w:date="2024-05-31T10:54:00Z"/>
        </w:rPr>
      </w:pPr>
      <w:ins w:id="733" w:author="My Luong Vuong" w:date="2024-05-31T10:48:00Z">
        <w:r>
          <w:t xml:space="preserve">We found that </w:t>
        </w:r>
      </w:ins>
      <w:commentRangeStart w:id="734"/>
      <w:commentRangeStart w:id="735"/>
      <w:r w:rsidR="00B730E7">
        <w:t>eGFR</w:t>
      </w:r>
      <w:r w:rsidR="00B730E7" w:rsidRPr="00A72BCD">
        <w:rPr>
          <w:vertAlign w:val="subscript"/>
        </w:rPr>
        <w:t>CKD</w:t>
      </w:r>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ins w:id="736" w:author="My Luong Vuong" w:date="2024-05-31T10:49:00Z">
        <w:r w:rsidR="00B5395D">
          <w:t xml:space="preserve"> under the proposed optimised dosing regimen</w:t>
        </w:r>
      </w:ins>
      <w:r w:rsidR="00664077">
        <w:t>, thus</w:t>
      </w:r>
      <w:r w:rsidR="008F1EEB">
        <w:t xml:space="preserve"> </w:t>
      </w:r>
      <w:ins w:id="737" w:author="My Luong Vuong" w:date="2024-05-31T10:50:00Z">
        <w:r w:rsidR="00456139">
          <w:t>our dosing recommendation did not adjust for the kidney function</w:t>
        </w:r>
      </w:ins>
      <w:del w:id="738" w:author="My Luong Vuong" w:date="2024-05-31T10:50:00Z">
        <w:r w:rsidR="0017709B" w:rsidDel="00456139">
          <w:delText xml:space="preserve">fluconazole </w:delText>
        </w:r>
        <w:r w:rsidR="00664077" w:rsidDel="00456139">
          <w:delText xml:space="preserve">dosing </w:delText>
        </w:r>
        <w:r w:rsidR="0017709B" w:rsidDel="00456139">
          <w:delText>should not be adjusted for it</w:delText>
        </w:r>
      </w:del>
      <w:r w:rsidR="008F1EEB">
        <w:t>.</w:t>
      </w:r>
      <w:r w:rsidR="00664077">
        <w:t xml:space="preserve"> </w:t>
      </w:r>
      <w:commentRangeEnd w:id="734"/>
      <w:r w:rsidR="00F02842">
        <w:rPr>
          <w:rStyle w:val="CommentReference"/>
        </w:rPr>
        <w:commentReference w:id="734"/>
      </w:r>
      <w:commentRangeEnd w:id="735"/>
      <w:r w:rsidR="001A6990">
        <w:rPr>
          <w:rStyle w:val="CommentReference"/>
        </w:rPr>
        <w:commentReference w:id="735"/>
      </w:r>
      <w:del w:id="739" w:author="My Luong Vuong" w:date="2024-05-31T10:50:00Z">
        <w:r w:rsidR="00995DD1" w:rsidDel="00F134D5">
          <w:delText xml:space="preserve">Although </w:delText>
        </w:r>
      </w:del>
      <w:ins w:id="740" w:author="My Luong Vuong" w:date="2024-05-31T10:50:00Z">
        <w:r w:rsidR="00F134D5">
          <w:t xml:space="preserve">Despite </w:t>
        </w:r>
      </w:ins>
      <w:del w:id="741" w:author="My Luong Vuong" w:date="2024-05-31T10:50:00Z">
        <w:r w:rsidR="00995DD1" w:rsidDel="004942BA">
          <w:delText>eGFR</w:delText>
        </w:r>
        <w:r w:rsidR="00995DD1" w:rsidRPr="00A72BCD" w:rsidDel="004942BA">
          <w:rPr>
            <w:vertAlign w:val="subscript"/>
          </w:rPr>
          <w:delText>CKD</w:delText>
        </w:r>
        <w:r w:rsidR="00E46977" w:rsidDel="004942BA">
          <w:rPr>
            <w:vertAlign w:val="subscript"/>
          </w:rPr>
          <w:delText>-</w:delText>
        </w:r>
        <w:r w:rsidR="00995DD1" w:rsidRPr="00A72BCD" w:rsidDel="004942BA">
          <w:rPr>
            <w:vertAlign w:val="subscript"/>
          </w:rPr>
          <w:delText>EPI</w:delText>
        </w:r>
        <w:r w:rsidR="00995DD1" w:rsidDel="004942BA">
          <w:delText xml:space="preserve"> </w:delText>
        </w:r>
      </w:del>
      <w:r w:rsidR="00995DD1">
        <w:t xml:space="preserve">significantly </w:t>
      </w:r>
      <w:del w:id="742" w:author="My Luong Vuong" w:date="2024-05-31T10:50:00Z">
        <w:r w:rsidR="00313A65" w:rsidDel="00A52536">
          <w:delText xml:space="preserve">improved </w:delText>
        </w:r>
      </w:del>
      <w:ins w:id="743" w:author="My Luong Vuong" w:date="2024-05-31T10:50:00Z">
        <w:r w:rsidR="00A52536">
          <w:t xml:space="preserve">improving </w:t>
        </w:r>
      </w:ins>
      <w:r w:rsidR="00C41A21">
        <w:t xml:space="preserve">the </w:t>
      </w:r>
      <w:r w:rsidR="00083BC1">
        <w:t>goodness-of-</w:t>
      </w:r>
      <w:r w:rsidR="0017709B">
        <w:t>f</w:t>
      </w:r>
      <w:r w:rsidR="006F00AA">
        <w:t>it</w:t>
      </w:r>
      <w:r w:rsidR="0017709B">
        <w:t xml:space="preserve"> of the popPK model,</w:t>
      </w:r>
      <w:r w:rsidR="006F00AA">
        <w:t xml:space="preserve"> </w:t>
      </w:r>
      <w:ins w:id="744" w:author="My Luong Vuong" w:date="2024-05-31T10:51:00Z">
        <w:r w:rsidR="004942BA">
          <w:t>eGFR</w:t>
        </w:r>
        <w:r w:rsidR="004942BA" w:rsidRPr="00A72BCD">
          <w:rPr>
            <w:vertAlign w:val="subscript"/>
          </w:rPr>
          <w:t>CKD</w:t>
        </w:r>
        <w:r w:rsidR="004942BA">
          <w:rPr>
            <w:vertAlign w:val="subscript"/>
          </w:rPr>
          <w:t>-</w:t>
        </w:r>
        <w:r w:rsidR="004942BA" w:rsidRPr="00A72BCD">
          <w:rPr>
            <w:vertAlign w:val="subscript"/>
          </w:rPr>
          <w:t>EPI</w:t>
        </w:r>
        <w:r w:rsidR="004942BA" w:rsidDel="004942BA">
          <w:t xml:space="preserve"> </w:t>
        </w:r>
      </w:ins>
      <w:del w:id="745" w:author="My Luong Vuong" w:date="2024-05-31T10:51:00Z">
        <w:r w:rsidR="00D52CAB" w:rsidDel="004942BA">
          <w:delText xml:space="preserve">it </w:delText>
        </w:r>
      </w:del>
      <w:r w:rsidR="008C0A4A">
        <w:t xml:space="preserve">did not affect </w:t>
      </w:r>
      <w:r w:rsidR="00D605AD">
        <w:t>PTA</w:t>
      </w:r>
      <w:r w:rsidR="008C0A4A">
        <w:t xml:space="preserve"> </w:t>
      </w:r>
      <w:r w:rsidR="00854C04">
        <w:t xml:space="preserve">across </w:t>
      </w:r>
      <w:del w:id="746" w:author="My Luong Vuong" w:date="2024-05-31T10:52:00Z">
        <w:r w:rsidR="0017709B" w:rsidDel="00C33B61">
          <w:delText>the studied</w:delText>
        </w:r>
      </w:del>
      <w:ins w:id="747" w:author="My Luong Vuong" w:date="2024-05-31T10:52:00Z">
        <w:r w:rsidR="00C33B61">
          <w:t>its entire</w:t>
        </w:r>
      </w:ins>
      <w:r w:rsidR="0017709B">
        <w:t xml:space="preserve"> </w:t>
      </w:r>
      <w:r w:rsidR="00854C04">
        <w:t>range</w:t>
      </w:r>
      <w:ins w:id="748" w:author="My Luong Vuong" w:date="2024-05-31T10:51:00Z">
        <w:r w:rsidR="0002037F">
          <w:t xml:space="preserve"> </w:t>
        </w:r>
        <w:r w:rsidR="005D7640">
          <w:t>w</w:t>
        </w:r>
      </w:ins>
      <w:ins w:id="749" w:author="My Luong Vuong" w:date="2024-05-31T10:52:00Z">
        <w:r w:rsidR="00615ADF">
          <w:t xml:space="preserve">ith this optimised </w:t>
        </w:r>
        <w:r w:rsidR="00036381">
          <w:t>regimen</w:t>
        </w:r>
      </w:ins>
      <w:r w:rsidR="00854C04">
        <w:t>.</w:t>
      </w:r>
      <w:ins w:id="750" w:author="My Luong Vuong" w:date="2024-05-31T10:53:00Z">
        <w:r w:rsidR="002B4A4E">
          <w:t xml:space="preserve"> </w:t>
        </w:r>
      </w:ins>
      <w:ins w:id="751" w:author="My Luong Vuong" w:date="2024-05-31T10:54:00Z">
        <w:r w:rsidR="00A6005D">
          <w:t xml:space="preserve">Our recommended </w:t>
        </w:r>
        <w:r w:rsidR="00A6005D" w:rsidRPr="0050114B">
          <w:t>maintenance dose</w:t>
        </w:r>
      </w:ins>
      <w:ins w:id="752" w:author="My Luong Vuong" w:date="2024-05-31T10:57:00Z">
        <w:r w:rsidR="008F7957">
          <w:t xml:space="preserve"> for patients when they were off CRRT</w:t>
        </w:r>
      </w:ins>
      <w:ins w:id="753" w:author="My Luong Vuong" w:date="2024-05-31T10:54:00Z">
        <w:r w:rsidR="00A6005D" w:rsidRPr="0050114B" w:rsidDel="0050114B">
          <w:t xml:space="preserve"> </w:t>
        </w:r>
        <w:r w:rsidR="00A6005D">
          <w:t xml:space="preserve">was in line with the current standard </w:t>
        </w:r>
        <w:r w:rsidR="00A6005D" w:rsidRPr="00090502">
          <w:t>maintenance dose</w:t>
        </w:r>
        <w:r w:rsidR="00A6005D" w:rsidRPr="00090502" w:rsidDel="00090502">
          <w:t xml:space="preserve"> </w:t>
        </w:r>
        <w:r w:rsidR="00A6005D">
          <w:t xml:space="preserve">of 400 mg q24h. Although our simulation showed a slight decrease below the 90% PTA with this </w:t>
        </w:r>
        <w:r w:rsidR="00A6005D" w:rsidRPr="00A24319">
          <w:t>maintenance dose</w:t>
        </w:r>
        <w:r w:rsidR="00A6005D" w:rsidRPr="00A24319" w:rsidDel="00A24319">
          <w:t xml:space="preserve"> </w:t>
        </w:r>
        <w:r w:rsidR="00A6005D">
          <w:t>in patients with eGFR</w:t>
        </w:r>
        <w:r w:rsidR="00A6005D" w:rsidRPr="00A72BCD">
          <w:rPr>
            <w:vertAlign w:val="subscript"/>
          </w:rPr>
          <w:t>CKD</w:t>
        </w:r>
        <w:r w:rsidR="00A6005D">
          <w:rPr>
            <w:vertAlign w:val="subscript"/>
          </w:rPr>
          <w:t>-</w:t>
        </w:r>
        <w:r w:rsidR="00A6005D" w:rsidRPr="00A72BCD">
          <w:rPr>
            <w:vertAlign w:val="subscript"/>
          </w:rPr>
          <w:t>EPI</w:t>
        </w:r>
        <w:r w:rsidR="00A6005D">
          <w:rPr>
            <w:vertAlign w:val="subscript"/>
          </w:rPr>
          <w:t xml:space="preserve"> </w:t>
        </w:r>
        <w:r w:rsidR="00A6005D">
          <w:t>above 195 mL/min/1.73 m</w:t>
        </w:r>
        <w:r w:rsidR="00A6005D" w:rsidRPr="00092B52">
          <w:rPr>
            <w:vertAlign w:val="superscript"/>
          </w:rPr>
          <w:t>2</w:t>
        </w:r>
        <w:r w:rsidR="00A6005D">
          <w:t xml:space="preserve">, we did not recommend increasing the dose in this case. </w:t>
        </w:r>
      </w:ins>
      <w:ins w:id="754" w:author="My Luong Vuong" w:date="2024-05-31T14:37:00Z">
        <w:r w:rsidR="008F251A">
          <w:t xml:space="preserve">It was because this </w:t>
        </w:r>
        <w:r w:rsidR="008B411F">
          <w:t>slight reduction</w:t>
        </w:r>
        <w:r w:rsidR="00DD2AAC">
          <w:t xml:space="preserve"> was based on</w:t>
        </w:r>
      </w:ins>
      <w:ins w:id="755" w:author="My Luong Vuong" w:date="2024-05-31T10:54:00Z">
        <w:r w:rsidR="00A6005D">
          <w:t xml:space="preserve"> the assumption that eGFR</w:t>
        </w:r>
        <w:r w:rsidR="00A6005D" w:rsidRPr="00A72BCD">
          <w:rPr>
            <w:vertAlign w:val="subscript"/>
          </w:rPr>
          <w:t>CKD</w:t>
        </w:r>
        <w:r w:rsidR="00A6005D">
          <w:rPr>
            <w:vertAlign w:val="subscript"/>
          </w:rPr>
          <w:t>-</w:t>
        </w:r>
        <w:r w:rsidR="00A6005D" w:rsidRPr="00A72BCD">
          <w:rPr>
            <w:vertAlign w:val="subscript"/>
          </w:rPr>
          <w:t>EPI</w:t>
        </w:r>
        <w:r w:rsidR="00A6005D">
          <w:t xml:space="preserve"> would remain at least 195 mL/min/1.73 m</w:t>
        </w:r>
        <w:r w:rsidR="00A6005D" w:rsidRPr="00092B52">
          <w:rPr>
            <w:vertAlign w:val="superscript"/>
          </w:rPr>
          <w:t>2</w:t>
        </w:r>
        <w:r w:rsidR="00A6005D">
          <w:t xml:space="preserve"> consecutively for 14 days, </w:t>
        </w:r>
      </w:ins>
      <w:ins w:id="756" w:author="My Luong Vuong" w:date="2024-05-31T14:38:00Z">
        <w:r w:rsidR="000C68DB">
          <w:t>which</w:t>
        </w:r>
      </w:ins>
      <w:ins w:id="757" w:author="My Luong Vuong" w:date="2024-05-31T10:54:00Z">
        <w:r w:rsidR="00A6005D">
          <w:t xml:space="preserve"> is unrealistic. Huang </w:t>
        </w:r>
        <w:r w:rsidR="00A6005D" w:rsidRPr="00200930">
          <w:rPr>
            <w:i/>
            <w:iCs/>
          </w:rPr>
          <w:t>et al</w:t>
        </w:r>
        <w:r w:rsidR="00A6005D">
          <w:t>. recently show</w:t>
        </w:r>
      </w:ins>
      <w:ins w:id="758" w:author="My Luong Vuong" w:date="2024-05-31T14:38:00Z">
        <w:r w:rsidR="0024399E">
          <w:t>ed</w:t>
        </w:r>
      </w:ins>
      <w:ins w:id="759" w:author="My Luong Vuong" w:date="2024-05-31T10:54:00Z">
        <w:r w:rsidR="00A6005D">
          <w:t xml:space="preserve"> that kidney function is highly unstable in ICU patients</w:t>
        </w:r>
        <w:r w:rsidR="00A6005D">
          <w:fldChar w:fldCharType="begin"/>
        </w:r>
      </w:ins>
      <w:r w:rsidR="00DB2DBA">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ins w:id="760" w:author="My Luong Vuong" w:date="2024-05-31T10:54:00Z">
        <w:r w:rsidR="00A6005D">
          <w:fldChar w:fldCharType="separate"/>
        </w:r>
      </w:ins>
      <w:r w:rsidR="00DB2DBA">
        <w:rPr>
          <w:noProof/>
        </w:rPr>
        <w:t> [34]</w:t>
      </w:r>
      <w:ins w:id="761" w:author="My Luong Vuong" w:date="2024-05-31T10:54:00Z">
        <w:r w:rsidR="00A6005D">
          <w:fldChar w:fldCharType="end"/>
        </w:r>
        <w:r w:rsidR="00A6005D">
          <w:t>.</w:t>
        </w:r>
      </w:ins>
    </w:p>
    <w:p w14:paraId="7DFFBF45" w14:textId="192F1862" w:rsidR="00116AAE" w:rsidRDefault="00A76A64" w:rsidP="00FA10AD">
      <w:ins w:id="762" w:author="My Luong Vuong" w:date="2024-05-31T11:03:00Z">
        <w:r w:rsidRPr="00A76A64">
          <w:t>Our 400 mg q24h maintenance dose</w:t>
        </w:r>
      </w:ins>
      <w:ins w:id="763" w:author="My Luong Vuong" w:date="2024-05-31T14:40:00Z">
        <w:r w:rsidR="004B5F3B">
          <w:t xml:space="preserve"> </w:t>
        </w:r>
        <w:r w:rsidR="004B5F3B" w:rsidRPr="00A76A64">
          <w:t xml:space="preserve">recommendation </w:t>
        </w:r>
      </w:ins>
      <w:ins w:id="764" w:author="My Luong Vuong" w:date="2024-05-31T11:03:00Z">
        <w:r w:rsidRPr="00A76A64">
          <w:t xml:space="preserve">for off-CRRT events is </w:t>
        </w:r>
        <w:r w:rsidR="0008289A">
          <w:t>seemingly striking</w:t>
        </w:r>
        <w:r w:rsidRPr="00A76A64">
          <w:t xml:space="preserve"> </w:t>
        </w:r>
        <w:r w:rsidR="00A92C38">
          <w:t>as</w:t>
        </w:r>
        <w:r w:rsidRPr="00A76A64">
          <w:t xml:space="preserve"> it contrasts with previous studies that suggested higher doses for patients</w:t>
        </w:r>
      </w:ins>
      <w:ins w:id="765" w:author="My Luong Vuong" w:date="2024-05-31T16:40:00Z">
        <w:r w:rsidR="005335FD">
          <w:t xml:space="preserve"> with</w:t>
        </w:r>
      </w:ins>
      <w:ins w:id="766" w:author="My Luong Vuong" w:date="2024-05-31T11:03:00Z">
        <w:r w:rsidRPr="00A76A64">
          <w:t xml:space="preserve"> augmented renal clearance</w:t>
        </w:r>
      </w:ins>
      <w:del w:id="767" w:author="My Luong Vuong" w:date="2024-05-31T11:00:00Z">
        <w:r w:rsidR="003E400E" w:rsidDel="004B5F9F">
          <w:delText xml:space="preserve"> </w:delText>
        </w:r>
        <w:r w:rsidR="00EA6690" w:rsidDel="004B5F9F">
          <w:delText xml:space="preserve">This </w:delText>
        </w:r>
        <w:r w:rsidR="0017709B" w:rsidDel="004B5F9F">
          <w:delText xml:space="preserve">seemingly striking observation in our study </w:delText>
        </w:r>
        <w:r w:rsidR="00EA6690" w:rsidDel="004B5F9F">
          <w:delText>is</w:delText>
        </w:r>
      </w:del>
      <w:del w:id="768" w:author="My Luong Vuong" w:date="2024-05-31T11:03:00Z">
        <w:r w:rsidR="00EA6690" w:rsidDel="00A76A64">
          <w:delText xml:space="preserve"> in </w:delText>
        </w:r>
        <w:r w:rsidR="0017709B" w:rsidDel="00A76A64">
          <w:delText xml:space="preserve">contrast </w:delText>
        </w:r>
        <w:r w:rsidR="00EA6690" w:rsidDel="00A76A64">
          <w:delText xml:space="preserve">with </w:delText>
        </w:r>
        <w:r w:rsidR="0017709B" w:rsidDel="00A76A64">
          <w:delText xml:space="preserve">what </w:delText>
        </w:r>
        <w:r w:rsidR="00367263" w:rsidDel="00A76A64">
          <w:delText>some of the previous</w:delText>
        </w:r>
      </w:del>
      <w:del w:id="769" w:author="My Luong Vuong" w:date="2024-05-31T11:00:00Z">
        <w:r w:rsidR="00874B87" w:rsidDel="00B5199F">
          <w:delText>ly</w:delText>
        </w:r>
      </w:del>
      <w:del w:id="770" w:author="My Luong Vuong" w:date="2024-05-31T11:03:00Z">
        <w:r w:rsidR="00367263" w:rsidDel="00A76A64">
          <w:delText xml:space="preserve"> </w:delText>
        </w:r>
      </w:del>
      <w:del w:id="771" w:author="My Luong Vuong" w:date="2024-05-31T11:00:00Z">
        <w:r w:rsidR="00367263" w:rsidDel="00616EE9">
          <w:delText xml:space="preserve">published </w:delText>
        </w:r>
      </w:del>
      <w:del w:id="772" w:author="My Luong Vuong" w:date="2024-05-31T11:03:00Z">
        <w:r w:rsidR="00367263" w:rsidDel="00A76A64">
          <w:delText>studies</w:delText>
        </w:r>
        <w:r w:rsidR="0017709B" w:rsidDel="00A76A64">
          <w:delText xml:space="preserve"> concluded</w:delText>
        </w:r>
        <w:r w:rsidR="00367263" w:rsidDel="00A76A64">
          <w:delText xml:space="preserve">, </w:delText>
        </w:r>
        <w:r w:rsidR="00EA0FA7" w:rsidDel="00A76A64">
          <w:delText xml:space="preserve">where </w:delText>
        </w:r>
        <w:r w:rsidR="005B79C8" w:rsidDel="00A76A64">
          <w:delText>high</w:delText>
        </w:r>
        <w:r w:rsidR="008E6589" w:rsidDel="00A76A64">
          <w:delText>er</w:delText>
        </w:r>
        <w:r w:rsidR="005B79C8" w:rsidDel="00A76A64">
          <w:delText xml:space="preserve"> doses </w:delText>
        </w:r>
        <w:r w:rsidR="005C7103" w:rsidDel="00A76A64">
          <w:delText xml:space="preserve">were </w:delText>
        </w:r>
        <w:r w:rsidR="005B79C8" w:rsidDel="00A76A64">
          <w:delText xml:space="preserve">recommended in patients with higher </w:delText>
        </w:r>
        <w:r w:rsidR="004D1EAA" w:rsidDel="00A76A64">
          <w:delText>renal</w:delText>
        </w:r>
        <w:r w:rsidR="005B79C8" w:rsidDel="00A76A64">
          <w:delText xml:space="preserve"> clearance, including patients with augmented renal </w:delText>
        </w:r>
      </w:del>
      <w:commentRangeStart w:id="773"/>
      <w:ins w:id="774" w:author="My Luong Vuong" w:date="2024-03-19T12:11:00Z">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ins>
      <w:r w:rsidR="00DB2DBA">
        <w:instrText xml:space="preserve"> ADDIN EN.CITE </w:instrText>
      </w:r>
      <w:r w:rsidR="00DB2DBA">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DB2DBA">
        <w:instrText xml:space="preserve"> ADDIN EN.CITE.DATA </w:instrText>
      </w:r>
      <w:r w:rsidR="00DB2DBA">
        <w:fldChar w:fldCharType="end"/>
      </w:r>
      <w:ins w:id="775" w:author="My Luong Vuong" w:date="2024-03-19T12:11:00Z">
        <w:r w:rsidR="009B530F">
          <w:fldChar w:fldCharType="separate"/>
        </w:r>
      </w:ins>
      <w:r w:rsidR="00DB2DBA">
        <w:rPr>
          <w:noProof/>
        </w:rPr>
        <w:t> [12, 14]</w:t>
      </w:r>
      <w:ins w:id="776" w:author="My Luong Vuong" w:date="2024-03-19T12:11:00Z">
        <w:r w:rsidR="009B530F">
          <w:fldChar w:fldCharType="end"/>
        </w:r>
        <w:commentRangeEnd w:id="773"/>
        <w:r w:rsidR="009B530F">
          <w:rPr>
            <w:rStyle w:val="CommentReference"/>
          </w:rPr>
          <w:commentReference w:id="773"/>
        </w:r>
        <w:r w:rsidR="009B530F">
          <w:t>.</w:t>
        </w:r>
      </w:ins>
      <w:r w:rsidR="005B79C8">
        <w:t xml:space="preserve"> </w:t>
      </w:r>
      <w:r w:rsidR="006D63AD">
        <w:t xml:space="preserve">This </w:t>
      </w:r>
      <w:r w:rsidR="007E453D">
        <w:t xml:space="preserve">discrepancy </w:t>
      </w:r>
      <w:ins w:id="777" w:author="My Luong Vuong" w:date="2024-03-19T12:10:00Z">
        <w:r w:rsidR="00F01D35">
          <w:t>likely reflects</w:t>
        </w:r>
      </w:ins>
      <w:del w:id="778" w:author="My Luong Vuong" w:date="2024-03-19T12:10:00Z">
        <w:r w:rsidR="005C7103" w:rsidDel="00F01D35">
          <w:delText xml:space="preserve">is likely to </w:delText>
        </w:r>
        <w:r w:rsidR="00E87BE8" w:rsidDel="00F01D35">
          <w:delText xml:space="preserve">stem from </w:delText>
        </w:r>
        <w:r w:rsidR="005C7103" w:rsidDel="00F01D35">
          <w:delText>a</w:delText>
        </w:r>
      </w:del>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ins w:id="779" w:author="My Luong Vuong" w:date="2024-05-31T11:09:00Z">
        <w:r w:rsidR="00320CD2">
          <w:t>a superior method to single imputation or complete case analysis</w:t>
        </w:r>
      </w:ins>
      <w:del w:id="780" w:author="My Luong Vuong" w:date="2024-05-31T11:09:00Z">
        <w:r w:rsidR="0059300F" w:rsidDel="00320CD2">
          <w:delText xml:space="preserve">superior </w:delText>
        </w:r>
        <w:r w:rsidR="000C17BA" w:rsidDel="00320CD2">
          <w:delText xml:space="preserve">to </w:delText>
        </w:r>
        <w:r w:rsidR="001350FC" w:rsidDel="00320CD2">
          <w:delText>single imputation</w:delText>
        </w:r>
      </w:del>
      <w:r w:rsidR="005178B4">
        <w:t>,</w:t>
      </w:r>
      <w:r w:rsidR="005C18E0">
        <w:t xml:space="preserve"> </w:t>
      </w:r>
      <w:r w:rsidR="005178B4">
        <w:t xml:space="preserve">especially </w:t>
      </w:r>
      <w:del w:id="781" w:author="My Luong Vuong" w:date="2024-05-31T14:41:00Z">
        <w:r w:rsidR="00314142" w:rsidDel="001E2D6B">
          <w:delText>under the assumption that</w:delText>
        </w:r>
      </w:del>
      <w:ins w:id="782" w:author="My Luong Vuong" w:date="2024-05-31T14:41:00Z">
        <w:r w:rsidR="001E2D6B">
          <w:t>when</w:t>
        </w:r>
      </w:ins>
      <w:r w:rsidR="00314142">
        <w:t xml:space="preserve"> </w:t>
      </w:r>
      <w:r w:rsidR="005178B4">
        <w:t xml:space="preserve">data is </w:t>
      </w:r>
      <w:r w:rsidR="0017061F">
        <w:t>missing at random</w:t>
      </w:r>
      <w:r w:rsidR="00314142">
        <w:t xml:space="preserve"> (MAR)</w:t>
      </w:r>
      <w:r w:rsidR="00BF2EC5">
        <w:fldChar w:fldCharType="begin"/>
      </w:r>
      <w:r w:rsidR="00DB2DBA">
        <w: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DB2DBA">
        <w:rPr>
          <w:noProof/>
        </w:rPr>
        <w:t> [35]</w:t>
      </w:r>
      <w:r w:rsidR="00BF2EC5">
        <w:fldChar w:fldCharType="end"/>
      </w:r>
      <w:r w:rsidR="0017061F">
        <w:t>.</w:t>
      </w:r>
      <w:r w:rsidR="000C17BA">
        <w:t xml:space="preserve"> Unfortunately, </w:t>
      </w:r>
      <w:del w:id="783" w:author="My Luong Vuong" w:date="2024-05-31T14:41:00Z">
        <w:r w:rsidR="000C17BA" w:rsidDel="00573E78">
          <w:delText xml:space="preserve">and </w:delText>
        </w:r>
      </w:del>
      <w:r w:rsidR="000C17BA">
        <w:t>against all evidence</w:t>
      </w:r>
      <w:r w:rsidR="00035A20">
        <w:t>,</w:t>
      </w:r>
      <w:r w:rsidR="000C17BA">
        <w:t xml:space="preserve"> single imputation remains</w:t>
      </w:r>
      <w:r w:rsidR="00035A20">
        <w:t xml:space="preserve"> widely applied in pharmacometrics research. </w:t>
      </w:r>
      <w:ins w:id="784" w:author="My Luong Vuong" w:date="2024-05-31T11:17:00Z">
        <w:r w:rsidR="00735E6D">
          <w:t xml:space="preserve">In our case, </w:t>
        </w:r>
        <w:r w:rsidR="00735E6D" w:rsidRPr="0027650D">
          <w:t xml:space="preserve">when we explored the </w:t>
        </w:r>
        <w:r w:rsidR="00735E6D">
          <w:t>eGFR</w:t>
        </w:r>
        <w:r w:rsidR="00735E6D" w:rsidRPr="00A72BCD">
          <w:rPr>
            <w:vertAlign w:val="subscript"/>
          </w:rPr>
          <w:t>CKD</w:t>
        </w:r>
        <w:r w:rsidR="00735E6D">
          <w:rPr>
            <w:vertAlign w:val="subscript"/>
          </w:rPr>
          <w:t>-</w:t>
        </w:r>
        <w:r w:rsidR="00735E6D" w:rsidRPr="00A72BCD">
          <w:rPr>
            <w:vertAlign w:val="subscript"/>
          </w:rPr>
          <w:t>EPI</w:t>
        </w:r>
        <w:r w:rsidR="00735E6D" w:rsidRPr="0027650D">
          <w:t xml:space="preserve"> data in our </w:t>
        </w:r>
        <w:r w:rsidR="00735E6D">
          <w:t>pooled</w:t>
        </w:r>
        <w:r w:rsidR="00735E6D" w:rsidRPr="0027650D">
          <w:t xml:space="preserve"> dataset, we found that using single imputation methods like</w:t>
        </w:r>
        <w:r w:rsidR="00735E6D">
          <w:t xml:space="preserve"> last observation carried forward would be inappropriate. </w:t>
        </w:r>
      </w:ins>
      <w:ins w:id="785" w:author="My Luong Vuong" w:date="2024-05-31T14:42:00Z">
        <w:r w:rsidR="00764E04">
          <w:t>Such a method</w:t>
        </w:r>
      </w:ins>
      <w:ins w:id="786" w:author="My Luong Vuong" w:date="2024-05-31T11:17:00Z">
        <w:r w:rsidR="00735E6D">
          <w:t xml:space="preserve"> would falsely decrease the temporal variability in eGFR</w:t>
        </w:r>
        <w:r w:rsidR="00735E6D" w:rsidRPr="00A72BCD">
          <w:rPr>
            <w:vertAlign w:val="subscript"/>
          </w:rPr>
          <w:t>CKD</w:t>
        </w:r>
        <w:r w:rsidR="00735E6D">
          <w:rPr>
            <w:vertAlign w:val="subscript"/>
          </w:rPr>
          <w:t>-</w:t>
        </w:r>
        <w:r w:rsidR="00735E6D" w:rsidRPr="00A72BCD">
          <w:rPr>
            <w:vertAlign w:val="subscript"/>
          </w:rPr>
          <w:t>EPI</w:t>
        </w:r>
        <w:r w:rsidR="00735E6D" w:rsidRPr="00A8548F">
          <w:t xml:space="preserve"> </w:t>
        </w:r>
        <w:r w:rsidR="00735E6D">
          <w:t>that we observed during critical illnes</w:t>
        </w:r>
      </w:ins>
      <w:commentRangeStart w:id="787"/>
      <w:del w:id="788" w:author="My Luong Vuong" w:date="2024-05-31T11:17:00Z">
        <w:r w:rsidR="00035A20" w:rsidDel="00735E6D">
          <w:delText>Specifically in our case,</w:delText>
        </w:r>
        <w:r w:rsidR="00B04D68" w:rsidDel="00735E6D">
          <w:delText xml:space="preserve"> </w:delText>
        </w:r>
        <w:r w:rsidR="00282A1D" w:rsidDel="00735E6D">
          <w:delText>exploratory</w:delText>
        </w:r>
        <w:r w:rsidR="00B62601" w:rsidDel="00735E6D">
          <w:delText xml:space="preserve"> analysis of the</w:delText>
        </w:r>
        <w:r w:rsidR="00282A1D" w:rsidDel="00735E6D">
          <w:delText xml:space="preserve"> eGFR</w:delText>
        </w:r>
        <w:r w:rsidR="00282A1D" w:rsidRPr="00A72BCD" w:rsidDel="00735E6D">
          <w:rPr>
            <w:vertAlign w:val="subscript"/>
          </w:rPr>
          <w:delText>CKD</w:delText>
        </w:r>
        <w:r w:rsidR="00282A1D" w:rsidDel="00735E6D">
          <w:rPr>
            <w:vertAlign w:val="subscript"/>
          </w:rPr>
          <w:delText>-</w:delText>
        </w:r>
        <w:r w:rsidR="00282A1D" w:rsidRPr="00A72BCD" w:rsidDel="00735E6D">
          <w:rPr>
            <w:vertAlign w:val="subscript"/>
          </w:rPr>
          <w:delText>EPI</w:delText>
        </w:r>
        <w:r w:rsidR="00282A1D" w:rsidDel="00735E6D">
          <w:delText xml:space="preserve"> data</w:delText>
        </w:r>
        <w:r w:rsidR="00B62601" w:rsidDel="00735E6D">
          <w:delText xml:space="preserve"> in our pooled dataset</w:delText>
        </w:r>
        <w:r w:rsidR="00282A1D" w:rsidDel="00735E6D">
          <w:delText xml:space="preserve"> confirm</w:delText>
        </w:r>
        <w:r w:rsidR="004C7727" w:rsidDel="00735E6D">
          <w:delText>ed</w:delText>
        </w:r>
        <w:r w:rsidR="00282A1D" w:rsidDel="00735E6D">
          <w:delText xml:space="preserve"> that single imputation</w:delText>
        </w:r>
        <w:r w:rsidR="00A41608" w:rsidDel="00735E6D">
          <w:delText xml:space="preserve"> with last observation carried forward or </w:delText>
        </w:r>
        <w:r w:rsidR="00E37A2B" w:rsidDel="00735E6D">
          <w:delText>next observation carried backward</w:delText>
        </w:r>
        <w:r w:rsidR="00282A1D" w:rsidDel="00735E6D">
          <w:delText xml:space="preserve"> would be inappropriate</w:delText>
        </w:r>
        <w:r w:rsidR="0047336D" w:rsidDel="00735E6D">
          <w:delText xml:space="preserve"> as it would </w:delText>
        </w:r>
        <w:r w:rsidR="00861ABD" w:rsidDel="00735E6D">
          <w:delText xml:space="preserve">falsely </w:delText>
        </w:r>
        <w:r w:rsidR="0047336D" w:rsidDel="00735E6D">
          <w:delText>reduce the</w:delText>
        </w:r>
        <w:r w:rsidR="008D687B" w:rsidDel="00735E6D">
          <w:delText xml:space="preserve"> temporal</w:delText>
        </w:r>
        <w:r w:rsidR="0047336D" w:rsidDel="00735E6D">
          <w:delText xml:space="preserve"> variability in eGFR</w:delText>
        </w:r>
        <w:r w:rsidR="0047336D" w:rsidRPr="00A72BCD" w:rsidDel="00735E6D">
          <w:rPr>
            <w:vertAlign w:val="subscript"/>
          </w:rPr>
          <w:delText>CKD</w:delText>
        </w:r>
        <w:r w:rsidR="0047336D" w:rsidDel="00735E6D">
          <w:rPr>
            <w:vertAlign w:val="subscript"/>
          </w:rPr>
          <w:delText>-</w:delText>
        </w:r>
        <w:r w:rsidR="0047336D" w:rsidRPr="00A72BCD" w:rsidDel="00735E6D">
          <w:rPr>
            <w:vertAlign w:val="subscript"/>
          </w:rPr>
          <w:delText>EPI</w:delText>
        </w:r>
        <w:r w:rsidR="004C7727" w:rsidRPr="00A8548F" w:rsidDel="00735E6D">
          <w:delText xml:space="preserve"> </w:delText>
        </w:r>
        <w:r w:rsidR="00FA10AD" w:rsidDel="00735E6D">
          <w:delText xml:space="preserve">as </w:delText>
        </w:r>
        <w:r w:rsidR="00861ABD" w:rsidDel="00735E6D">
          <w:delText xml:space="preserve">observed </w:delText>
        </w:r>
        <w:r w:rsidR="00FA10AD" w:rsidDel="00735E6D">
          <w:delText>during critical illnes</w:delText>
        </w:r>
      </w:del>
      <w:r w:rsidR="00FA10AD">
        <w:t>s</w:t>
      </w:r>
      <w:commentRangeEnd w:id="787"/>
      <w:r w:rsidR="00F02842">
        <w:rPr>
          <w:rStyle w:val="CommentReference"/>
        </w:rPr>
        <w:commentReference w:id="787"/>
      </w:r>
      <w:r w:rsidR="00372158">
        <w:fldChar w:fldCharType="begin"/>
      </w:r>
      <w:r w:rsidR="00DB2DBA">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DB2DBA">
        <w:rPr>
          <w:noProof/>
        </w:rPr>
        <w:t> [34]</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DB2DBA">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DB2DBA">
        <w:rPr>
          <w:noProof/>
        </w:rPr>
        <w:t> [19]</w:t>
      </w:r>
      <w:r w:rsidR="00461C40">
        <w:fldChar w:fldCharType="end"/>
      </w:r>
      <w:r w:rsidR="007E4428">
        <w:t>.</w:t>
      </w:r>
      <w:ins w:id="789" w:author="My Luong Vuong" w:date="2024-05-31T11:19:00Z">
        <w:r w:rsidR="00860567">
          <w:t xml:space="preserve"> Nevertheless, the best missing data handling method is not having any data missing</w:t>
        </w:r>
        <w:r w:rsidR="00860567">
          <w:fldChar w:fldCharType="begin"/>
        </w:r>
      </w:ins>
      <w:r w:rsidR="00DB2DBA">
        <w: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ins w:id="790" w:author="My Luong Vuong" w:date="2024-05-31T11:19:00Z">
        <w:r w:rsidR="00860567">
          <w:fldChar w:fldCharType="separate"/>
        </w:r>
      </w:ins>
      <w:r w:rsidR="00DB2DBA">
        <w:rPr>
          <w:noProof/>
        </w:rPr>
        <w:t> [36]</w:t>
      </w:r>
      <w:ins w:id="791" w:author="My Luong Vuong" w:date="2024-05-31T11:19:00Z">
        <w:r w:rsidR="00860567">
          <w:fldChar w:fldCharType="end"/>
        </w:r>
        <w:r w:rsidR="00860567">
          <w:t>.</w:t>
        </w:r>
      </w:ins>
      <w:r w:rsidR="00B95CFC">
        <w:t xml:space="preserve"> </w:t>
      </w:r>
      <w:commentRangeStart w:id="792"/>
      <w:del w:id="793" w:author="My Luong Vuong" w:date="2024-05-31T11:26:00Z">
        <w:r w:rsidR="00116AAE" w:rsidDel="00540A6F">
          <w:delText>A</w:delText>
        </w:r>
      </w:del>
      <w:ins w:id="794" w:author="My Luong Vuong" w:date="2024-05-31T11:26:00Z">
        <w:r w:rsidR="00540A6F">
          <w:t>Hence,</w:t>
        </w:r>
        <w:r w:rsidR="004C533F">
          <w:t xml:space="preserve"> </w:t>
        </w:r>
        <w:r w:rsidR="00434069">
          <w:t xml:space="preserve">our </w:t>
        </w:r>
        <w:r w:rsidR="00434069">
          <w:lastRenderedPageBreak/>
          <w:t xml:space="preserve">profound degree of missing data </w:t>
        </w:r>
      </w:ins>
      <w:ins w:id="795" w:author="My Luong Vuong" w:date="2024-05-31T16:06:00Z">
        <w:r w:rsidR="00362AE2">
          <w:t>necessitates</w:t>
        </w:r>
      </w:ins>
      <w:ins w:id="796" w:author="My Luong Vuong" w:date="2024-05-31T11:26:00Z">
        <w:r w:rsidR="00434069">
          <w:t xml:space="preserve"> a well-designed, prospective clinical trial with an intensive data collection scheme</w:t>
        </w:r>
      </w:ins>
      <w:del w:id="797" w:author="My Luong Vuong" w:date="2024-05-31T11:25:00Z">
        <w:r w:rsidR="00116AAE" w:rsidDel="00C06445">
          <w:delText>lthough we could not identify a clinically relevant effect of</w:delText>
        </w:r>
        <w:r w:rsidR="00116AAE" w:rsidRPr="00116AAE" w:rsidDel="00C06445">
          <w:delText xml:space="preserve"> </w:delText>
        </w:r>
        <w:r w:rsidR="00116AAE" w:rsidDel="00C06445">
          <w:delText>eGFR</w:delText>
        </w:r>
        <w:r w:rsidR="00116AAE" w:rsidRPr="00A72BCD" w:rsidDel="00C06445">
          <w:rPr>
            <w:vertAlign w:val="subscript"/>
          </w:rPr>
          <w:delText>CKD</w:delText>
        </w:r>
        <w:r w:rsidR="00116AAE" w:rsidDel="00C06445">
          <w:rPr>
            <w:vertAlign w:val="subscript"/>
          </w:rPr>
          <w:delText>-</w:delText>
        </w:r>
        <w:r w:rsidR="00116AAE" w:rsidRPr="00A72BCD" w:rsidDel="00C06445">
          <w:rPr>
            <w:vertAlign w:val="subscript"/>
          </w:rPr>
          <w:delText>EPI</w:delText>
        </w:r>
        <w:r w:rsidR="00116AAE" w:rsidDel="00C06445">
          <w:delText xml:space="preserve"> on PKPD target attainment, </w:delText>
        </w:r>
        <w:r w:rsidR="007B2FC8" w:rsidDel="00C06445">
          <w:delText xml:space="preserve">this should not be interpreted as a confirmation of the </w:delText>
        </w:r>
        <w:r w:rsidR="002279A5" w:rsidDel="00C06445">
          <w:delText>a</w:delText>
        </w:r>
        <w:r w:rsidR="007B2FC8" w:rsidDel="00C06445">
          <w:delText xml:space="preserve">bsence of a kidney function effect, but rather as a </w:delText>
        </w:r>
        <w:r w:rsidR="003A223C" w:rsidDel="00C06445">
          <w:delText>failure to confirm an effect with the current dataset</w:delText>
        </w:r>
      </w:del>
      <w:commentRangeEnd w:id="792"/>
      <w:r w:rsidR="0056614B">
        <w:rPr>
          <w:rStyle w:val="CommentReference"/>
        </w:rPr>
        <w:commentReference w:id="792"/>
      </w:r>
      <w:r w:rsidR="003A223C">
        <w:t xml:space="preserve">. </w:t>
      </w:r>
      <w:del w:id="798" w:author="My Luong Vuong" w:date="2024-05-31T11:26:00Z">
        <w:r w:rsidR="003A223C" w:rsidDel="00713A5C">
          <w:delText xml:space="preserve">Despite </w:delText>
        </w:r>
        <w:r w:rsidR="00620432" w:rsidDel="00713A5C">
          <w:delText xml:space="preserve">tremendous </w:delText>
        </w:r>
        <w:r w:rsidR="00625AF7" w:rsidDel="00713A5C">
          <w:delText xml:space="preserve">efforts to </w:delText>
        </w:r>
        <w:r w:rsidR="00620432" w:rsidDel="00713A5C">
          <w:delText xml:space="preserve">increase the sample size, </w:delText>
        </w:r>
        <w:r w:rsidR="00B85031" w:rsidDel="00713A5C">
          <w:delText>the</w:delText>
        </w:r>
        <w:r w:rsidR="00C417B2" w:rsidDel="00713A5C">
          <w:delText xml:space="preserve"> level of data missingness</w:delText>
        </w:r>
        <w:r w:rsidR="00AF5CE9" w:rsidDel="00713A5C">
          <w:delText xml:space="preserve"> remained a burden. </w:delText>
        </w:r>
      </w:del>
      <w:commentRangeStart w:id="799"/>
      <w:r w:rsidR="009911D9">
        <w:t>Th</w:t>
      </w:r>
      <w:del w:id="800" w:author="My Luong Vuong" w:date="2024-05-31T11:26:00Z">
        <w:r w:rsidR="009911D9" w:rsidDel="00713A5C">
          <w:delText>ere is a high need for a w</w:delText>
        </w:r>
        <w:r w:rsidR="00AF5CE9" w:rsidDel="00713A5C">
          <w:delText>ell-designed</w:delText>
        </w:r>
        <w:r w:rsidR="009911D9" w:rsidDel="00713A5C">
          <w:delText xml:space="preserve">, prospective clinical trial to confirm or refute the clinical relevance of </w:delText>
        </w:r>
        <w:r w:rsidR="00BE7E50" w:rsidDel="00713A5C">
          <w:delText>the renal function on PKPD target attainment during fluconazole thera</w:delText>
        </w:r>
      </w:del>
      <w:del w:id="801" w:author="My Luong Vuong" w:date="2024-05-31T11:27:00Z">
        <w:r w:rsidR="00BE7E50" w:rsidDel="001048D3">
          <w:delText>py</w:delText>
        </w:r>
      </w:del>
      <w:commentRangeEnd w:id="799"/>
      <w:ins w:id="802" w:author="My Luong Vuong" w:date="2024-05-31T11:27:00Z">
        <w:r w:rsidR="001048D3">
          <w:t xml:space="preserve">is </w:t>
        </w:r>
      </w:ins>
      <w:r w:rsidR="0056614B">
        <w:rPr>
          <w:rStyle w:val="CommentReference"/>
        </w:rPr>
        <w:commentReference w:id="799"/>
      </w:r>
      <w:ins w:id="803" w:author="My Luong Vuong" w:date="2024-05-31T11:27:00Z">
        <w:r w:rsidR="001048D3">
          <w:t>clinical trial can then help confirm or refute the clinical relevance of the kidney function on PKPD target attainment of fluconazole under our dosing recommendation</w:t>
        </w:r>
      </w:ins>
      <w:r w:rsidR="00BE7E50">
        <w:t>.</w:t>
      </w:r>
    </w:p>
    <w:p w14:paraId="73505988" w14:textId="6FE1C4F3" w:rsidR="00A24960" w:rsidDel="0008552B" w:rsidRDefault="00A24960" w:rsidP="0072645E">
      <w:pPr>
        <w:rPr>
          <w:del w:id="804" w:author="My Luong Vuong" w:date="2024-05-31T14:55:00Z"/>
        </w:rPr>
      </w:pPr>
      <w:commentRangeStart w:id="805"/>
      <w:del w:id="806" w:author="My Luong Vuong" w:date="2024-05-31T11:28:00Z">
        <w:r w:rsidRPr="00E03B11" w:rsidDel="008879EE">
          <w:delText>Th</w:delText>
        </w:r>
      </w:del>
      <w:ins w:id="807" w:author="My Luong Vuong" w:date="2024-05-31T11:28:00Z">
        <w:r w:rsidR="008879EE">
          <w:t>Our</w:t>
        </w:r>
        <w:r w:rsidR="008879EE" w:rsidRPr="00E03B11">
          <w:t xml:space="preserve"> </w:t>
        </w:r>
        <w:r w:rsidR="008879EE">
          <w:t xml:space="preserve">proposed </w:t>
        </w:r>
        <w:r w:rsidR="008879EE" w:rsidRPr="00E03B11">
          <w:t>dosing re</w:t>
        </w:r>
      </w:ins>
      <w:ins w:id="808" w:author="My Luong Vuong" w:date="2024-05-31T14:43:00Z">
        <w:r w:rsidR="00B40736">
          <w:t>commendation</w:t>
        </w:r>
      </w:ins>
      <w:ins w:id="809" w:author="My Luong Vuong" w:date="2024-05-31T11:28:00Z">
        <w:r w:rsidR="008879EE">
          <w:t xml:space="preserve"> can make</w:t>
        </w:r>
        <w:r w:rsidR="008879EE" w:rsidRPr="00E03B11">
          <w:t xml:space="preserve"> the use of TDM no longer necessary</w:t>
        </w:r>
        <w:r w:rsidR="008879EE">
          <w:t xml:space="preserve"> after being successfully confirmed in a future trial</w:t>
        </w:r>
      </w:ins>
      <w:del w:id="810" w:author="My Luong Vuong" w:date="2024-05-31T11:28:00Z">
        <w:r w:rsidRPr="00E03B11" w:rsidDel="008879EE">
          <w:delText>e optimised</w:delText>
        </w:r>
        <w:r w:rsidR="00BE7E50" w:rsidDel="008879EE">
          <w:delText xml:space="preserve"> </w:delText>
        </w:r>
        <w:r w:rsidRPr="00E03B11" w:rsidDel="008879EE">
          <w:delText>dosing regimen</w:delText>
        </w:r>
        <w:r w:rsidR="004859F2" w:rsidDel="008879EE">
          <w:delText xml:space="preserve"> guarantees pharmacotherapeutic equity in a diverse </w:delText>
        </w:r>
        <w:r w:rsidR="006C07FF" w:rsidDel="008879EE">
          <w:delText xml:space="preserve">ICU </w:delText>
        </w:r>
        <w:r w:rsidR="004859F2" w:rsidDel="008879EE">
          <w:delText>population</w:delText>
        </w:r>
        <w:r w:rsidR="00C20A52" w:rsidDel="008879EE">
          <w:delText>,</w:delText>
        </w:r>
        <w:r w:rsidR="004859F2" w:rsidDel="008879EE">
          <w:delText xml:space="preserve"> </w:delText>
        </w:r>
        <w:r w:rsidR="00C20A52" w:rsidDel="008879EE">
          <w:delText xml:space="preserve">providing </w:delText>
        </w:r>
        <w:r w:rsidR="004859F2" w:rsidDel="008879EE">
          <w:delText>adequate PKPD target attainment</w:delText>
        </w:r>
        <w:r w:rsidR="00C20A52" w:rsidDel="008879EE">
          <w:delText xml:space="preserve"> and</w:delText>
        </w:r>
        <w:r w:rsidR="009B1E00" w:rsidDel="008879EE">
          <w:delText xml:space="preserve"> </w:delText>
        </w:r>
        <w:r w:rsidRPr="00E03B11" w:rsidDel="008879EE">
          <w:delText>makes the use of TDM no longer necessary</w:delText>
        </w:r>
      </w:del>
      <w:r w:rsidRPr="00E03B11">
        <w:t xml:space="preserve">. </w:t>
      </w:r>
      <w:commentRangeEnd w:id="805"/>
      <w:r w:rsidR="0056614B">
        <w:rPr>
          <w:rStyle w:val="CommentReference"/>
        </w:rPr>
        <w:commentReference w:id="805"/>
      </w:r>
      <w:r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w:t>
      </w:r>
      <w:del w:id="811" w:author="My Luong Vuong" w:date="2024-05-31T16:08:00Z">
        <w:r w:rsidR="00EC7FA5" w:rsidDel="00991D93">
          <w:delText xml:space="preserve">in </w:delText>
        </w:r>
      </w:del>
      <w:r w:rsidR="00EC7FA5">
        <w:t>patients with sepsis</w:t>
      </w:r>
      <w:r w:rsidR="00D875A9">
        <w:fldChar w:fldCharType="begin"/>
      </w:r>
      <w:r w:rsidR="00DB2DBA">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DB2DBA">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DB2DBA">
        <w:instrText xml:space="preserve"> ADDIN EN.CITE </w:instrText>
      </w:r>
      <w:r w:rsidR="00DB2DBA">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DB2DBA">
        <w:instrText xml:space="preserve"> ADDIN EN.CITE.DATA </w:instrText>
      </w:r>
      <w:r w:rsidR="00DB2DBA">
        <w:fldChar w:fldCharType="end"/>
      </w:r>
      <w:r w:rsidRPr="00E03B11">
        <w:fldChar w:fldCharType="separate"/>
      </w:r>
      <w:r w:rsidR="00DB2DBA">
        <w:rPr>
          <w:noProof/>
        </w:rPr>
        <w:t> [37]</w:t>
      </w:r>
      <w:r w:rsidRPr="00E03B11">
        <w:fldChar w:fldCharType="end"/>
      </w:r>
      <w:r w:rsidR="004D7B5E">
        <w:t>.</w:t>
      </w:r>
      <w:r w:rsidRPr="00E03B11">
        <w:t xml:space="preserve"> Therefore, </w:t>
      </w:r>
      <w:r w:rsidR="002F2E73">
        <w:t>the implementation potential of</w:t>
      </w:r>
      <w:r w:rsidR="002F2E73" w:rsidRPr="00E03B11">
        <w:t xml:space="preserve"> </w:t>
      </w:r>
      <w:r w:rsidR="00C20A52">
        <w:t xml:space="preserve">our </w:t>
      </w:r>
      <w:del w:id="812" w:author="My Luong Vuong" w:date="2024-05-31T16:10:00Z">
        <w:r w:rsidR="00DD32B1" w:rsidDel="00C34A32">
          <w:delText xml:space="preserve">optimised </w:delText>
        </w:r>
        <w:r w:rsidRPr="00E03B11" w:rsidDel="00C34A32">
          <w:delText>dosing</w:delText>
        </w:r>
        <w:r w:rsidR="00C73945" w:rsidDel="00C34A32">
          <w:delText xml:space="preserve"> regimen</w:delText>
        </w:r>
      </w:del>
      <w:ins w:id="813" w:author="My Luong Vuong" w:date="2024-05-31T16:10:00Z">
        <w:r w:rsidR="00C34A32">
          <w:t>recommendation</w:t>
        </w:r>
      </w:ins>
      <w:r w:rsidR="00C73945">
        <w:t xml:space="preserve"> based on </w:t>
      </w:r>
      <w:ins w:id="814" w:author="My Luong Vuong" w:date="2024-05-31T11:36:00Z">
        <w:r w:rsidR="00B15779">
          <w:t xml:space="preserve">total </w:t>
        </w:r>
      </w:ins>
      <w:r w:rsidR="00C73945">
        <w:t>bod</w:t>
      </w:r>
      <w:r w:rsidR="00107E97">
        <w:t>y</w:t>
      </w:r>
      <w:r w:rsidR="00C73945">
        <w:t xml:space="preserve"> weight and CRRT status</w:t>
      </w:r>
      <w:r w:rsidRPr="00E03B11">
        <w:t xml:space="preserve"> </w:t>
      </w:r>
      <w:r w:rsidR="002F2E73">
        <w:t>exceeds that of</w:t>
      </w:r>
      <w:r w:rsidRPr="00E03B11">
        <w:t xml:space="preserve"> TDM</w:t>
      </w:r>
      <w:r w:rsidR="0064166E">
        <w:t>.</w:t>
      </w:r>
    </w:p>
    <w:p w14:paraId="5B03EC49" w14:textId="77777777" w:rsidR="0008552B" w:rsidRPr="00E03B11" w:rsidRDefault="0008552B" w:rsidP="00593CAA">
      <w:pPr>
        <w:rPr>
          <w:ins w:id="815" w:author="My Luong Vuong" w:date="2024-05-31T14:55:00Z"/>
        </w:rPr>
      </w:pPr>
    </w:p>
    <w:p w14:paraId="1D29AC9B" w14:textId="13AB0F6A" w:rsidR="00CB50CB" w:rsidRDefault="00613428" w:rsidP="0072645E">
      <w:ins w:id="816" w:author="My Luong Vuong" w:date="2024-05-31T14:56:00Z">
        <w:r>
          <w:t>We</w:t>
        </w:r>
      </w:ins>
      <w:commentRangeStart w:id="817"/>
      <w:del w:id="818" w:author="My Luong Vuong" w:date="2024-05-31T14:55:00Z">
        <w:r w:rsidR="007E5073" w:rsidRPr="007E5073" w:rsidDel="006763F2">
          <w:delText xml:space="preserve">We have </w:delText>
        </w:r>
        <w:r w:rsidR="007E5073" w:rsidRPr="00952395" w:rsidDel="006763F2">
          <w:delText>developed an</w:delText>
        </w:r>
        <w:r w:rsidR="00BC3285" w:rsidRPr="00952395" w:rsidDel="006763F2">
          <w:delText xml:space="preserve"> easy-to-implement</w:delText>
        </w:r>
      </w:del>
      <w:ins w:id="819" w:author="Jan-Willem Alffenaar" w:date="2024-02-19T10:19:00Z">
        <w:del w:id="820" w:author="My Luong Vuong" w:date="2024-05-31T14:55:00Z">
          <w:r w:rsidR="001348B8" w:rsidDel="006763F2">
            <w:delText xml:space="preserve"> a</w:delText>
          </w:r>
        </w:del>
        <w:del w:id="821" w:author="My Luong Vuong" w:date="2024-05-31T14:15:00Z">
          <w:r w:rsidR="001348B8" w:rsidDel="00580FF5">
            <w:delText>n</w:delText>
          </w:r>
        </w:del>
        <w:del w:id="822" w:author="My Luong Vuong" w:date="2024-05-31T14:55:00Z">
          <w:r w:rsidR="001348B8" w:rsidDel="006763F2">
            <w:delText xml:space="preserve"> pragmatic</w:delText>
          </w:r>
        </w:del>
      </w:ins>
      <w:del w:id="823" w:author="My Luong Vuong" w:date="2024-05-31T14:55:00Z">
        <w:r w:rsidR="00BC3285" w:rsidRPr="00952395" w:rsidDel="006763F2">
          <w:delText>,</w:delText>
        </w:r>
        <w:r w:rsidR="007E5073" w:rsidRPr="00952395" w:rsidDel="006763F2">
          <w:delText xml:space="preserve"> </w:delText>
        </w:r>
        <w:r w:rsidR="00486D97" w:rsidRPr="00952395" w:rsidDel="006763F2">
          <w:delText>optimi</w:delText>
        </w:r>
        <w:r w:rsidR="00486D97" w:rsidDel="006763F2">
          <w:delText>s</w:delText>
        </w:r>
        <w:r w:rsidR="00486D97" w:rsidRPr="00952395" w:rsidDel="006763F2">
          <w:delText xml:space="preserve">ed </w:delText>
        </w:r>
        <w:r w:rsidR="007E5073" w:rsidRPr="00952395" w:rsidDel="006763F2">
          <w:delText xml:space="preserve">dosing regimen that involves a </w:delText>
        </w:r>
        <w:r w:rsidR="005C1641" w:rsidRPr="00952395" w:rsidDel="006763F2">
          <w:delText xml:space="preserve">single </w:delText>
        </w:r>
        <w:r w:rsidR="007E5073" w:rsidRPr="00952395" w:rsidDel="006763F2">
          <w:delText>loading dose determined by body weight</w:delText>
        </w:r>
        <w:r w:rsidR="005C1641" w:rsidRPr="00952395" w:rsidDel="006763F2">
          <w:delText xml:space="preserve"> and CRRT status, and a maintenance dose </w:delText>
        </w:r>
        <w:r w:rsidR="00BC3285" w:rsidRPr="00952395" w:rsidDel="006763F2">
          <w:delText>that is only determined by CRRT status</w:delText>
        </w:r>
        <w:r w:rsidR="007E5073" w:rsidRPr="00952395" w:rsidDel="0008552B">
          <w:delText>.</w:delText>
        </w:r>
      </w:del>
      <w:r w:rsidR="007E5073" w:rsidRPr="00952395">
        <w:t xml:space="preserve"> </w:t>
      </w:r>
      <w:commentRangeEnd w:id="817"/>
      <w:r w:rsidR="0056614B">
        <w:rPr>
          <w:rStyle w:val="CommentReference"/>
        </w:rPr>
        <w:commentReference w:id="817"/>
      </w:r>
      <w:del w:id="824" w:author="My Luong Vuong" w:date="2024-05-31T14:56:00Z">
        <w:r w:rsidR="00BC3285" w:rsidRPr="00952395" w:rsidDel="0008552B">
          <w:delText>H</w:delText>
        </w:r>
      </w:del>
      <w:del w:id="825" w:author="My Luong Vuong" w:date="2024-05-31T14:55:00Z">
        <w:r w:rsidR="00BC3285" w:rsidRPr="00952395" w:rsidDel="0008552B">
          <w:delText>owever</w:delText>
        </w:r>
      </w:del>
      <w:del w:id="826" w:author="My Luong Vuong" w:date="2024-05-31T14:56:00Z">
        <w:r w:rsidR="00BC3285" w:rsidRPr="00952395" w:rsidDel="0008552B">
          <w:delText xml:space="preserve">, </w:delText>
        </w:r>
        <w:r w:rsidR="00BC3285" w:rsidRPr="00952395" w:rsidDel="00613428">
          <w:delText xml:space="preserve">we </w:delText>
        </w:r>
      </w:del>
      <w:r w:rsidR="00BC3285" w:rsidRPr="00952395">
        <w:t>do not claim</w:t>
      </w:r>
      <w:ins w:id="827" w:author="My Luong Vuong" w:date="2024-05-31T14:56:00Z">
        <w:r>
          <w:t xml:space="preserve"> our our optimised </w:t>
        </w:r>
        <w:r w:rsidRPr="00E03B11">
          <w:t>dosing</w:t>
        </w:r>
        <w:r>
          <w:t xml:space="preserve"> regimen based on total body weight and CRRT status</w:t>
        </w:r>
      </w:ins>
      <w:r w:rsidR="00BC3285" w:rsidRPr="00952395">
        <w:t xml:space="preserve"> to </w:t>
      </w:r>
      <w:del w:id="828" w:author="My Luong Vuong" w:date="2024-05-31T14:57:00Z">
        <w:r w:rsidR="00BC3285" w:rsidRPr="00952395" w:rsidDel="00385085">
          <w:delText>have identified</w:delText>
        </w:r>
      </w:del>
      <w:ins w:id="829" w:author="My Luong Vuong" w:date="2024-05-31T14:57:00Z">
        <w:r w:rsidR="00385085">
          <w:t>be</w:t>
        </w:r>
      </w:ins>
      <w:r w:rsidR="00BC3285" w:rsidRPr="00952395">
        <w:t xml:space="preserve"> the sole dosing solution. In</w:t>
      </w:r>
      <w:r w:rsidR="005B207F" w:rsidRPr="00952395">
        <w:t xml:space="preserve"> </w:t>
      </w:r>
      <w:commentRangeStart w:id="830"/>
      <w:r w:rsidR="005B207F" w:rsidRPr="00952395">
        <w:t>clinical cent</w:t>
      </w:r>
      <w:del w:id="831" w:author="My Luong Vuong" w:date="2024-05-31T14:16:00Z">
        <w:r w:rsidR="005B207F" w:rsidRPr="00952395" w:rsidDel="006D65D0">
          <w:delText>e</w:delText>
        </w:r>
      </w:del>
      <w:r w:rsidR="005B207F" w:rsidRPr="00952395">
        <w:t>r</w:t>
      </w:r>
      <w:ins w:id="832" w:author="My Luong Vuong" w:date="2024-05-31T14:16:00Z">
        <w:r w:rsidR="006D65D0">
          <w:t>e</w:t>
        </w:r>
      </w:ins>
      <w:r w:rsidR="005B207F" w:rsidRPr="00952395">
        <w:t xml:space="preserve">s where </w:t>
      </w:r>
      <w:ins w:id="833" w:author="My Luong Vuong" w:date="2024-05-31T11:37:00Z">
        <w:r w:rsidR="00E9680E">
          <w:t xml:space="preserve">neither </w:t>
        </w:r>
      </w:ins>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 xml:space="preserve">is not a concern, </w:t>
      </w:r>
      <w:commentRangeEnd w:id="830"/>
      <w:r w:rsidR="00ED75AC">
        <w:rPr>
          <w:rStyle w:val="CommentReference"/>
        </w:rPr>
        <w:commentReference w:id="830"/>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del w:id="834" w:author="Indy Sandaradura" w:date="2024-02-02T08:51:00Z">
        <w:r w:rsidR="00A0176A" w:rsidDel="00F02842">
          <w:delText xml:space="preserve">luxury </w:delText>
        </w:r>
      </w:del>
      <w:ins w:id="835" w:author="Indy Sandaradura" w:date="2024-02-02T08:51:00Z">
        <w:r w:rsidR="00F02842">
          <w:t xml:space="preserve">availability </w:t>
        </w:r>
      </w:ins>
      <w:r w:rsidR="00A0176A">
        <w:t xml:space="preserve">of </w:t>
      </w:r>
      <w:r w:rsidR="00FC096E">
        <w:t>TDM</w:t>
      </w:r>
      <w:del w:id="836" w:author="My Luong Vuong" w:date="2024-05-31T11:37:00Z">
        <w:r w:rsidR="00A0176A" w:rsidDel="008A1191">
          <w:delText>,</w:delText>
        </w:r>
      </w:del>
      <w:r w:rsidR="00A0176A">
        <w:t xml:space="preserve"> </w:t>
      </w:r>
      <w:commentRangeStart w:id="837"/>
      <w:del w:id="838" w:author="My Luong Vuong" w:date="2024-05-31T11:38:00Z">
        <w:r w:rsidR="00FC20C3" w:rsidDel="00D81A94">
          <w:delText>d</w:delText>
        </w:r>
      </w:del>
      <w:ins w:id="839" w:author="My Luong Vuong" w:date="2024-05-31T11:38:00Z">
        <w:r w:rsidR="001A6C40">
          <w:t>may</w:t>
        </w:r>
      </w:ins>
      <w:del w:id="840" w:author="My Luong Vuong" w:date="2024-05-31T11:37:00Z">
        <w:r w:rsidR="00FC20C3" w:rsidDel="008A1191">
          <w:delText>ose fractionation</w:delText>
        </w:r>
      </w:del>
      <w:commentRangeEnd w:id="837"/>
      <w:r w:rsidR="004B6BAF">
        <w:rPr>
          <w:rStyle w:val="CommentReference"/>
        </w:rPr>
        <w:commentReference w:id="837"/>
      </w:r>
      <w:del w:id="841" w:author="My Luong Vuong" w:date="2024-05-31T11:37:00Z">
        <w:r w:rsidR="00A0176A" w:rsidDel="008A1191">
          <w:delText>,</w:delText>
        </w:r>
      </w:del>
      <w:r w:rsidR="00FC096E">
        <w:t xml:space="preserve"> </w:t>
      </w:r>
      <w:del w:id="842" w:author="My Luong Vuong" w:date="2024-05-31T11:38:00Z">
        <w:r w:rsidR="00A0176A" w:rsidDel="00D81A94">
          <w:delText xml:space="preserve">or </w:delText>
        </w:r>
        <w:r w:rsidR="00A0176A" w:rsidDel="001A6C40">
          <w:delText xml:space="preserve">higher flat </w:delText>
        </w:r>
        <w:r w:rsidR="007E5073" w:rsidRPr="007E5073" w:rsidDel="001A6C40">
          <w:delText>dos</w:delText>
        </w:r>
        <w:r w:rsidR="00A0176A" w:rsidDel="001A6C40">
          <w:delText>ing</w:delText>
        </w:r>
        <w:r w:rsidR="002F5684" w:rsidDel="001A6C40">
          <w:delText xml:space="preserve"> may </w:delText>
        </w:r>
      </w:del>
      <w:r w:rsidR="002F5684">
        <w:t xml:space="preserve">be </w:t>
      </w:r>
      <w:del w:id="843" w:author="Indy Sandaradura" w:date="2024-02-02T08:51:00Z">
        <w:r w:rsidR="002F5684" w:rsidDel="00F02842">
          <w:delText>enjoyed</w:delText>
        </w:r>
      </w:del>
      <w:ins w:id="844" w:author="Indy Sandaradura" w:date="2024-02-02T08:51:00Z">
        <w:r w:rsidR="00F02842">
          <w:t>u</w:t>
        </w:r>
        <w:del w:id="845" w:author="My Luong Vuong" w:date="2024-05-31T11:38:00Z">
          <w:r w:rsidR="00F02842" w:rsidDel="001A6C40">
            <w:delText>tili</w:delText>
          </w:r>
        </w:del>
        <w:r w:rsidR="00F02842">
          <w:t>sed</w:t>
        </w:r>
      </w:ins>
      <w:r w:rsidR="007E5073" w:rsidRPr="007E5073">
        <w:t>. It is worth noting that our</w:t>
      </w:r>
      <w:r w:rsidR="00507ABC">
        <w:t xml:space="preserve"> recommended</w:t>
      </w:r>
      <w:r w:rsidR="007E5073" w:rsidRPr="007E5073">
        <w:t xml:space="preserve"> </w:t>
      </w:r>
      <w:del w:id="846" w:author="My Luong Vuong" w:date="2024-05-31T14:57:00Z">
        <w:r w:rsidR="007E5073" w:rsidRPr="007E5073" w:rsidDel="00534026">
          <w:delText>optimi</w:delText>
        </w:r>
        <w:r w:rsidR="008A51CF" w:rsidDel="00534026">
          <w:delText>s</w:delText>
        </w:r>
        <w:r w:rsidR="007E5073" w:rsidRPr="007E5073" w:rsidDel="00534026">
          <w:delText xml:space="preserve">ed </w:delText>
        </w:r>
      </w:del>
      <w:r w:rsidR="007E5073" w:rsidRPr="007E5073">
        <w:t xml:space="preserve">loading dose is not the </w:t>
      </w:r>
      <w:r w:rsidR="00507ABC">
        <w:t>lowest</w:t>
      </w:r>
      <w:r w:rsidR="00507ABC" w:rsidRPr="007E5073">
        <w:t xml:space="preserve"> </w:t>
      </w:r>
      <w:r w:rsidR="007E5073" w:rsidRPr="007E5073">
        <w:t>effective dose</w:t>
      </w:r>
      <w:del w:id="847" w:author="My Luong Vuong" w:date="2024-05-31T11:38:00Z">
        <w:r w:rsidR="007E5073" w:rsidRPr="007E5073" w:rsidDel="00424981">
          <w:delText xml:space="preserve">, </w:delText>
        </w:r>
      </w:del>
      <w:ins w:id="848" w:author="My Luong Vuong" w:date="2024-05-31T11:38:00Z">
        <w:r w:rsidR="00424981">
          <w:t>.</w:t>
        </w:r>
        <w:r w:rsidR="00424981" w:rsidRPr="007E5073">
          <w:t xml:space="preserve"> </w:t>
        </w:r>
      </w:ins>
      <w:ins w:id="849" w:author="My Luong Vuong" w:date="2024-05-31T11:39:00Z">
        <w:r w:rsidR="007E6138">
          <w:t>Specifically, since there</w:t>
        </w:r>
        <w:r w:rsidR="007E6138" w:rsidRPr="007E5073">
          <w:t xml:space="preserve"> </w:t>
        </w:r>
        <w:r w:rsidR="007E6138">
          <w:t>are</w:t>
        </w:r>
        <w:r w:rsidR="007E6138" w:rsidRPr="007E5073">
          <w:t xml:space="preserve"> challenges </w:t>
        </w:r>
      </w:ins>
      <w:ins w:id="850" w:author="My Luong Vuong" w:date="2024-05-31T14:58:00Z">
        <w:r w:rsidR="004C01FB">
          <w:t>in</w:t>
        </w:r>
      </w:ins>
      <w:ins w:id="851" w:author="My Luong Vuong" w:date="2024-05-31T11:39:00Z">
        <w:r w:rsidR="007E6138" w:rsidRPr="007E5073">
          <w:t xml:space="preserve"> measuring</w:t>
        </w:r>
      </w:ins>
      <w:ins w:id="852" w:author="My Luong Vuong" w:date="2024-05-31T14:58:00Z">
        <w:r w:rsidR="003D6027">
          <w:t xml:space="preserve"> </w:t>
        </w:r>
        <w:r w:rsidR="003D6027" w:rsidRPr="007E5073">
          <w:t>accurately</w:t>
        </w:r>
      </w:ins>
      <w:ins w:id="853" w:author="My Luong Vuong" w:date="2024-05-31T11:39:00Z">
        <w:r w:rsidR="007E6138">
          <w:t xml:space="preserve"> the total</w:t>
        </w:r>
        <w:r w:rsidR="007E6138" w:rsidRPr="007E5073">
          <w:t xml:space="preserve"> body weight </w:t>
        </w:r>
        <w:r w:rsidR="007E6138">
          <w:t>of patients confined to their beds in the ICU settin</w:t>
        </w:r>
        <w:r w:rsidR="00246A87">
          <w:t>g</w:t>
        </w:r>
      </w:ins>
      <w:ins w:id="854" w:author="My Luong Vuong" w:date="2024-05-31T11:40:00Z">
        <w:r w:rsidR="00877448">
          <w:t>,</w:t>
        </w:r>
        <w:r w:rsidR="00DC537E">
          <w:t xml:space="preserve"> we incorporated a</w:t>
        </w:r>
        <w:r w:rsidR="00DC537E" w:rsidRPr="007E5073">
          <w:t xml:space="preserve"> </w:t>
        </w:r>
        <w:r w:rsidR="00DC537E">
          <w:t>precautionary measure of accounting for</w:t>
        </w:r>
        <w:r w:rsidR="00877448">
          <w:t xml:space="preserve"> </w:t>
        </w:r>
      </w:ins>
      <w:del w:id="855" w:author="My Luong Vuong" w:date="2024-05-31T11:39:00Z">
        <w:r w:rsidR="007E5073" w:rsidRPr="007E5073" w:rsidDel="007E6138">
          <w:delText>but it was chosen to ensure target attainment for patients with</w:delText>
        </w:r>
        <w:r w:rsidR="007E5073" w:rsidRPr="007E5073" w:rsidDel="006C0A9B">
          <w:delText xml:space="preserve"> </w:delText>
        </w:r>
      </w:del>
      <w:commentRangeStart w:id="856"/>
      <w:r w:rsidR="00507ABC">
        <w:t>~5</w:t>
      </w:r>
      <w:ins w:id="857" w:author="My Luong Vuong" w:date="2024-05-31T14:19:00Z">
        <w:r w:rsidR="009B5FFF">
          <w:t>–</w:t>
        </w:r>
      </w:ins>
      <w:del w:id="858" w:author="My Luong Vuong" w:date="2024-05-31T14:19:00Z">
        <w:r w:rsidR="00274604" w:rsidDel="009B5FFF">
          <w:delText>-</w:delText>
        </w:r>
      </w:del>
      <w:r w:rsidR="00274604">
        <w:t>10</w:t>
      </w:r>
      <w:r w:rsidR="00507ABC">
        <w:t xml:space="preserve"> kg </w:t>
      </w:r>
      <w:r w:rsidR="003713E8">
        <w:t>under</w:t>
      </w:r>
      <w:del w:id="859" w:author="Indy Sandaradura" w:date="2024-02-02T08:51:00Z">
        <w:r w:rsidR="00507ABC" w:rsidDel="00F02842">
          <w:delText>gu</w:delText>
        </w:r>
      </w:del>
      <w:r w:rsidR="007E5073" w:rsidRPr="007E5073">
        <w:t>estimat</w:t>
      </w:r>
      <w:r w:rsidR="00507ABC">
        <w:t xml:space="preserve">ion </w:t>
      </w:r>
      <w:del w:id="860" w:author="My Luong Vuong" w:date="2024-05-31T11:41:00Z">
        <w:r w:rsidR="00507ABC" w:rsidDel="009457A0">
          <w:delText>of their</w:delText>
        </w:r>
      </w:del>
      <w:ins w:id="861" w:author="My Luong Vuong" w:date="2024-05-31T11:41:00Z">
        <w:r w:rsidR="009457A0">
          <w:t>in total</w:t>
        </w:r>
      </w:ins>
      <w:r w:rsidR="007E5073" w:rsidRPr="007E5073">
        <w:t xml:space="preserve"> body weight</w:t>
      </w:r>
      <w:commentRangeEnd w:id="856"/>
      <w:r w:rsidR="0056614B">
        <w:rPr>
          <w:rStyle w:val="CommentReference"/>
        </w:rPr>
        <w:commentReference w:id="856"/>
      </w:r>
      <w:del w:id="862" w:author="My Luong Vuong" w:date="2024-05-31T11:41:00Z">
        <w:r w:rsidR="007E5073" w:rsidRPr="007E5073" w:rsidDel="00253CDF">
          <w:delText xml:space="preserve">. Given the challenges associated with accurately measuring body weight </w:delText>
        </w:r>
        <w:r w:rsidR="00623061" w:rsidDel="00253CDF">
          <w:delText>of patients confined to their bed</w:delText>
        </w:r>
        <w:r w:rsidR="006F6402" w:rsidDel="00253CDF">
          <w:delText>s</w:delText>
        </w:r>
        <w:r w:rsidR="009B1E00" w:rsidDel="00253CDF">
          <w:delText xml:space="preserve"> in the ICU setting</w:delText>
        </w:r>
        <w:r w:rsidR="007E5073" w:rsidRPr="007E5073" w:rsidDel="00253CDF">
          <w:delText xml:space="preserve">, </w:delText>
        </w:r>
        <w:r w:rsidR="007F1648" w:rsidDel="00253CDF">
          <w:delText>we incorporated this</w:delText>
        </w:r>
        <w:r w:rsidR="007F1648" w:rsidRPr="007E5073" w:rsidDel="00253CDF">
          <w:delText xml:space="preserve"> </w:delText>
        </w:r>
        <w:r w:rsidR="006F6402" w:rsidDel="00253CDF">
          <w:delText>precautionary measure</w:delText>
        </w:r>
      </w:del>
      <w:r w:rsidR="00143934" w:rsidRPr="00E03B11">
        <w:fldChar w:fldCharType="begin"/>
      </w:r>
      <w:r w:rsidR="00DB2DBA">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DB2DBA">
        <w:rPr>
          <w:noProof/>
        </w:rPr>
        <w:t> [38]</w:t>
      </w:r>
      <w:r w:rsidR="00143934" w:rsidRPr="00E03B11">
        <w:fldChar w:fldCharType="end"/>
      </w:r>
      <w:r w:rsidR="00A14F24">
        <w:t>.</w:t>
      </w:r>
    </w:p>
    <w:p w14:paraId="5429EA5E" w14:textId="30AED1B9" w:rsidR="0036411B" w:rsidRDefault="00047E03" w:rsidP="00593CAA">
      <w:r>
        <w:lastRenderedPageBreak/>
        <w:t>The proposed regimen was also demonstrated to be safe (</w:t>
      </w:r>
      <w:ins w:id="863" w:author="My Luong Vuong" w:date="2024-05-31T11:42:00Z">
        <w:r w:rsidR="008A1E8F">
          <w:t>&lt;1.2%</w:t>
        </w:r>
      </w:ins>
      <w:del w:id="864" w:author="My Luong Vuong" w:date="2024-05-31T11:42:00Z">
        <w:r w:rsidR="00603377" w:rsidDel="008A1E8F">
          <w:delText>&lt;0.5%</w:delText>
        </w:r>
      </w:del>
      <w:r w:rsidR="00603377">
        <w:t xml:space="preserve"> </w:t>
      </w:r>
      <w:r>
        <w:t>risk of having C</w:t>
      </w:r>
      <w:r w:rsidRPr="00E12082">
        <w:rPr>
          <w:vertAlign w:val="subscript"/>
        </w:rPr>
        <w:t>trough</w:t>
      </w:r>
      <w:r>
        <w:t xml:space="preserve"> ≥80</w:t>
      </w:r>
      <w:r w:rsidR="00603377">
        <w:t> </w:t>
      </w:r>
      <w:r>
        <w:t xml:space="preserve">mg/L). </w:t>
      </w:r>
      <w:commentRangeStart w:id="865"/>
      <w:commentRangeStart w:id="866"/>
      <w:del w:id="867" w:author="Jan-Willem Alffenaar" w:date="2024-02-19T10:22:00Z">
        <w:r w:rsidDel="00D8083E">
          <w:delText>Being effective, convenient</w:delText>
        </w:r>
        <w:r w:rsidR="005E136A" w:rsidDel="00D8083E">
          <w:delText>,</w:delText>
        </w:r>
        <w:r w:rsidDel="00D8083E">
          <w:delText xml:space="preserve"> and safe makes </w:delText>
        </w:r>
        <w:r w:rsidR="00F1634B" w:rsidDel="00D8083E">
          <w:delText>o</w:delText>
        </w:r>
      </w:del>
      <w:ins w:id="868" w:author="Jan-Willem Alffenaar" w:date="2024-02-19T10:22:00Z">
        <w:del w:id="869" w:author="My Luong Vuong" w:date="2024-05-31T14:59:00Z">
          <w:r w:rsidR="00D8083E" w:rsidDel="007D2F0E">
            <w:delText>O</w:delText>
          </w:r>
        </w:del>
      </w:ins>
      <w:del w:id="870" w:author="My Luong Vuong" w:date="2024-05-31T14:59:00Z">
        <w:r w:rsidR="00F1634B" w:rsidDel="007D2F0E">
          <w:delText xml:space="preserve">ur proposed regimen </w:delText>
        </w:r>
        <w:r w:rsidDel="007D2F0E">
          <w:delText xml:space="preserve">an ideal </w:delText>
        </w:r>
        <w:r w:rsidR="00F1634B" w:rsidDel="007D2F0E">
          <w:delText xml:space="preserve">fluconazole </w:delText>
        </w:r>
        <w:r w:rsidR="006F7B09" w:rsidDel="007D2F0E">
          <w:delText>dosing</w:delText>
        </w:r>
        <w:r w:rsidR="00F1634B" w:rsidDel="007D2F0E">
          <w:delText xml:space="preserve"> strategy</w:delText>
        </w:r>
      </w:del>
      <w:ins w:id="871" w:author="Jan-Willem Alffenaar" w:date="2024-02-19T10:22:00Z">
        <w:del w:id="872" w:author="My Luong Vuong" w:date="2024-05-31T14:59:00Z">
          <w:r w:rsidR="00D8083E" w:rsidDel="007D2F0E">
            <w:delText xml:space="preserve"> tha</w:delText>
          </w:r>
        </w:del>
      </w:ins>
      <w:ins w:id="873" w:author="Jan-Willem Alffenaar" w:date="2024-02-19T10:23:00Z">
        <w:del w:id="874" w:author="My Luong Vuong" w:date="2024-05-31T14:59:00Z">
          <w:r w:rsidR="004B55D0" w:rsidDel="007D2F0E">
            <w:delText>t</w:delText>
          </w:r>
        </w:del>
      </w:ins>
      <w:ins w:id="875" w:author="My Luong Vuong" w:date="2024-05-31T15:00:00Z">
        <w:r w:rsidR="00FF3E13">
          <w:t>By being both safe and effective, our regimen</w:t>
        </w:r>
      </w:ins>
      <w:ins w:id="876" w:author="Jan-Willem Alffenaar" w:date="2024-02-19T10:23:00Z">
        <w:del w:id="877" w:author="My Luong Vuong" w:date="2024-05-31T15:00:00Z">
          <w:r w:rsidR="004B55D0" w:rsidDel="00FF3E13">
            <w:delText xml:space="preserve"> </w:delText>
          </w:r>
        </w:del>
      </w:ins>
      <w:ins w:id="878" w:author="Jan-Willem Alffenaar" w:date="2024-02-19T10:22:00Z">
        <w:del w:id="879" w:author="My Luong Vuong" w:date="2024-05-31T15:00:00Z">
          <w:r w:rsidR="00D8083E" w:rsidDel="00FF3E13">
            <w:delText>ma</w:delText>
          </w:r>
          <w:r w:rsidR="00E92A33" w:rsidDel="00FF3E13">
            <w:delText>ximises target attainme</w:delText>
          </w:r>
        </w:del>
      </w:ins>
      <w:ins w:id="880" w:author="Jan-Willem Alffenaar" w:date="2024-02-19T10:23:00Z">
        <w:del w:id="881" w:author="My Luong Vuong" w:date="2024-05-31T15:00:00Z">
          <w:r w:rsidR="00E92A33" w:rsidDel="00FF3E13">
            <w:delText>nt with</w:delText>
          </w:r>
          <w:r w:rsidR="004B55D0" w:rsidDel="00FF3E13">
            <w:delText>out exposing patients to too high concentrations</w:delText>
          </w:r>
        </w:del>
      </w:ins>
      <w:r w:rsidR="006F7B09">
        <w:t xml:space="preserve"> </w:t>
      </w:r>
      <w:ins w:id="882" w:author="Jan-Willem Alffenaar" w:date="2024-02-19T10:24:00Z">
        <w:r w:rsidR="001A0946">
          <w:t xml:space="preserve">is </w:t>
        </w:r>
      </w:ins>
      <w:ins w:id="883" w:author="Indy Sandaradura" w:date="2024-02-02T08:52:00Z">
        <w:r w:rsidR="00F02842">
          <w:t xml:space="preserve">suitable </w:t>
        </w:r>
      </w:ins>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ins w:id="884" w:author="Jan-Willem Alffenaar" w:date="2024-02-19T10:26:00Z">
        <w:r w:rsidR="00F14557">
          <w:t xml:space="preserve"> after </w:t>
        </w:r>
        <w:r w:rsidR="00DA482E">
          <w:t>being locally evaluated</w:t>
        </w:r>
      </w:ins>
      <w:r w:rsidR="000005EE">
        <w:t>.</w:t>
      </w:r>
      <w:r w:rsidR="005009F7">
        <w:t xml:space="preserve"> </w:t>
      </w:r>
      <w:commentRangeEnd w:id="865"/>
      <w:r w:rsidR="0056614B">
        <w:rPr>
          <w:rStyle w:val="CommentReference"/>
        </w:rPr>
        <w:commentReference w:id="865"/>
      </w:r>
      <w:commentRangeEnd w:id="866"/>
      <w:r w:rsidR="00DA482E">
        <w:rPr>
          <w:rStyle w:val="CommentReference"/>
        </w:rPr>
        <w:commentReference w:id="866"/>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our recommended regimen demonstrated</w:t>
      </w:r>
      <w:ins w:id="885" w:author="My Luong Vuong" w:date="2024-05-31T11:42:00Z">
        <w:r w:rsidR="009022CF">
          <w:t xml:space="preserve"> a</w:t>
        </w:r>
      </w:ins>
      <w:r w:rsidR="007719B2" w:rsidRPr="007719B2">
        <w:t xml:space="preserve"> poor target attainment, </w:t>
      </w:r>
      <w:del w:id="886" w:author="My Luong Vuong" w:date="2024-05-31T16:15:00Z">
        <w:r w:rsidR="007719B2" w:rsidRPr="007719B2" w:rsidDel="009471C2">
          <w:delText xml:space="preserve">indicating the necessity </w:delText>
        </w:r>
      </w:del>
      <w:del w:id="887" w:author="My Luong Vuong" w:date="2024-05-31T11:44:00Z">
        <w:r w:rsidR="007719B2" w:rsidRPr="007719B2" w:rsidDel="00F93932">
          <w:delText xml:space="preserve">of </w:delText>
        </w:r>
      </w:del>
      <w:ins w:id="888" w:author="My Luong Vuong" w:date="2024-05-31T16:15:00Z">
        <w:r w:rsidR="009471C2">
          <w:t>necessitating</w:t>
        </w:r>
      </w:ins>
      <w:ins w:id="889" w:author="My Luong Vuong" w:date="2024-05-31T11:44:00Z">
        <w:r w:rsidR="00F93932" w:rsidRPr="007719B2">
          <w:t xml:space="preserve"> </w:t>
        </w:r>
      </w:ins>
      <w:r w:rsidR="007719B2" w:rsidRPr="007719B2">
        <w:t>a</w:t>
      </w:r>
      <w:r w:rsidR="00750B30">
        <w:t xml:space="preserve"> much</w:t>
      </w:r>
      <w:r w:rsidR="007719B2" w:rsidRPr="007719B2">
        <w:t xml:space="preserve"> higher dose.</w:t>
      </w:r>
      <w:r w:rsidR="001E18A5">
        <w:t xml:space="preserve"> The same is true for </w:t>
      </w:r>
      <w:r w:rsidR="001E18A5" w:rsidRPr="00B06240">
        <w:rPr>
          <w:i/>
          <w:iCs/>
        </w:rPr>
        <w:t>C.glabrata</w:t>
      </w:r>
      <w:r w:rsidR="001E18A5">
        <w:t xml:space="preserve"> species with MICs up</w:t>
      </w:r>
      <w:r w:rsidR="00792479">
        <w:t xml:space="preserve"> </w:t>
      </w:r>
      <w:r w:rsidR="001E18A5">
        <w:t>to 16 mg/L.</w:t>
      </w:r>
      <w:r w:rsidR="007719B2" w:rsidRPr="007719B2">
        <w:t xml:space="preserve"> </w:t>
      </w:r>
      <w:commentRangeStart w:id="890"/>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ins w:id="891" w:author="My Luong Vuong" w:date="2024-05-31T11:43:00Z">
        <w:r w:rsidR="007A1CD8">
          <w:t>, as the percentage of patients having C</w:t>
        </w:r>
        <w:r w:rsidR="007A1CD8" w:rsidRPr="00E12082">
          <w:rPr>
            <w:vertAlign w:val="subscript"/>
          </w:rPr>
          <w:t>trough</w:t>
        </w:r>
        <w:r w:rsidR="007A1CD8">
          <w:t xml:space="preserve"> ≥80 mg/L </w:t>
        </w:r>
      </w:ins>
      <w:ins w:id="892" w:author="My Luong Vuong" w:date="2024-05-31T16:16:00Z">
        <w:r w:rsidR="004A20D4">
          <w:t>will</w:t>
        </w:r>
      </w:ins>
      <w:ins w:id="893" w:author="My Luong Vuong" w:date="2024-05-31T11:43:00Z">
        <w:r w:rsidR="007A1CD8">
          <w:t xml:space="preserve"> be much higher</w:t>
        </w:r>
      </w:ins>
      <w:r w:rsidR="007719B2" w:rsidRPr="007719B2">
        <w:t>.</w:t>
      </w:r>
      <w:commentRangeEnd w:id="890"/>
      <w:r w:rsidR="00F02842">
        <w:rPr>
          <w:rStyle w:val="CommentReference"/>
        </w:rPr>
        <w:commentReference w:id="890"/>
      </w:r>
    </w:p>
    <w:p w14:paraId="49ACDA9B" w14:textId="696C1765" w:rsidR="00CB50CB" w:rsidRPr="00E03B11" w:rsidRDefault="00CB50CB" w:rsidP="00593CAA">
      <w:r w:rsidRPr="00E03B11">
        <w:t xml:space="preserve">We acknowledge several limitations in our study. First, </w:t>
      </w:r>
      <w:commentRangeStart w:id="894"/>
      <w:commentRangeStart w:id="895"/>
      <w:commentRangeStart w:id="896"/>
      <w:r w:rsidR="00AC4292">
        <w:t xml:space="preserve">we did not conduct a systematic search to </w:t>
      </w:r>
      <w:r w:rsidR="001E1408">
        <w:t xml:space="preserve">identify </w:t>
      </w:r>
      <w:r w:rsidR="004D6F26">
        <w:t>eligible studies in the literature</w:t>
      </w:r>
      <w:commentRangeEnd w:id="894"/>
      <w:r w:rsidR="00F02842">
        <w:rPr>
          <w:rStyle w:val="CommentReference"/>
        </w:rPr>
        <w:commentReference w:id="894"/>
      </w:r>
      <w:commentRangeEnd w:id="895"/>
      <w:r w:rsidR="0056614B">
        <w:rPr>
          <w:rStyle w:val="CommentReference"/>
        </w:rPr>
        <w:commentReference w:id="895"/>
      </w:r>
      <w:commentRangeEnd w:id="896"/>
      <w:r w:rsidR="009E772F">
        <w:rPr>
          <w:rStyle w:val="CommentReference"/>
        </w:rPr>
        <w:commentReference w:id="896"/>
      </w:r>
      <w:r w:rsidR="004D6F26">
        <w:t xml:space="preserve">, </w:t>
      </w:r>
      <w:commentRangeStart w:id="897"/>
      <w:r w:rsidR="004F3659">
        <w:t xml:space="preserve">thus </w:t>
      </w:r>
      <w:del w:id="898" w:author="My Luong Vuong" w:date="2024-05-31T16:17:00Z">
        <w:r w:rsidR="004F3659" w:rsidDel="00C04A34">
          <w:delText>it</w:delText>
        </w:r>
        <w:r w:rsidR="002A14CB" w:rsidDel="00C04A34">
          <w:delText xml:space="preserve"> i</w:delText>
        </w:r>
        <w:r w:rsidR="004F3659" w:rsidDel="00C04A34">
          <w:delText xml:space="preserve">s likely that </w:delText>
        </w:r>
      </w:del>
      <w:r w:rsidR="004F3659">
        <w:t xml:space="preserve">we </w:t>
      </w:r>
      <w:del w:id="899" w:author="My Luong Vuong" w:date="2024-05-31T16:17:00Z">
        <w:r w:rsidR="00847122" w:rsidDel="00C04A34">
          <w:delText xml:space="preserve">did </w:delText>
        </w:r>
      </w:del>
      <w:ins w:id="900" w:author="My Luong Vuong" w:date="2024-05-31T16:17:00Z">
        <w:r w:rsidR="00C04A34">
          <w:t xml:space="preserve">might have </w:t>
        </w:r>
      </w:ins>
      <w:r w:rsidR="00847122">
        <w:t>not include</w:t>
      </w:r>
      <w:ins w:id="901" w:author="My Luong Vuong" w:date="2024-05-31T16:17:00Z">
        <w:r w:rsidR="00324C6D">
          <w:t>d</w:t>
        </w:r>
      </w:ins>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DB2DBA">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DB2DBA">
        <w:rPr>
          <w:noProof/>
        </w:rPr>
        <w:t> [39]</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w:t>
      </w:r>
      <w:del w:id="902" w:author="Indy Sandaradura" w:date="2024-02-02T08:54:00Z">
        <w:r w:rsidR="00543F1B" w:rsidDel="00F02842">
          <w:delText>t</w:delText>
        </w:r>
      </w:del>
      <w:r w:rsidR="00543F1B">
        <w:t xml:space="preserve"> the benefits and should be seriously considered before initi</w:t>
      </w:r>
      <w:r w:rsidR="008B32AE">
        <w:t>atio</w:t>
      </w:r>
      <w:r w:rsidR="00662B4C">
        <w:t>n</w:t>
      </w:r>
      <w:r w:rsidR="00C35CF2">
        <w:fldChar w:fldCharType="begin"/>
      </w:r>
      <w:r w:rsidR="00DB2DBA">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DB2DBA">
        <w:rPr>
          <w:noProof/>
        </w:rPr>
        <w:t> [39]</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897"/>
      <w:r w:rsidR="008203D7">
        <w:rPr>
          <w:rStyle w:val="CommentReference"/>
        </w:rPr>
        <w:commentReference w:id="897"/>
      </w:r>
      <w:r w:rsidR="001077C9">
        <w:t xml:space="preserve">Second, </w:t>
      </w:r>
      <w:r w:rsidRPr="00E03B11">
        <w:t xml:space="preserve">we </w:t>
      </w:r>
      <w:del w:id="903" w:author="My Luong Vuong" w:date="2024-05-31T16:18:00Z">
        <w:r w:rsidRPr="00E03B11" w:rsidDel="00E64225">
          <w:delText>were unable to</w:delText>
        </w:r>
      </w:del>
      <w:ins w:id="904" w:author="My Luong Vuong" w:date="2024-05-31T16:18:00Z">
        <w:r w:rsidR="00E64225">
          <w:t>could not</w:t>
        </w:r>
      </w:ins>
      <w:r w:rsidRPr="00E03B11">
        <w:t xml:space="preserve"> differentiate between types</w:t>
      </w:r>
      <w:r w:rsidR="007C08DA">
        <w:t xml:space="preserve"> of</w:t>
      </w:r>
      <w:r w:rsidRPr="00E03B11">
        <w:t xml:space="preserve"> CRRT </w:t>
      </w:r>
      <w:del w:id="905" w:author="My Luong Vuong" w:date="2024-05-31T11:55:00Z">
        <w:r w:rsidRPr="00E03B11" w:rsidDel="00E03C06">
          <w:delText>due to a lack of information</w:delText>
        </w:r>
      </w:del>
      <w:ins w:id="906" w:author="My Luong Vuong" w:date="2024-05-31T11:55:00Z">
        <w:r w:rsidR="00E03C06">
          <w:t>as this information was not fully recorded</w:t>
        </w:r>
      </w:ins>
      <w:r w:rsidR="007C08DA">
        <w:t xml:space="preserve"> in </w:t>
      </w:r>
      <w:del w:id="907" w:author="My Luong Vuong" w:date="2024-05-31T11:54:00Z">
        <w:r w:rsidR="007C08DA" w:rsidDel="00420F0B">
          <w:delText xml:space="preserve">the </w:delText>
        </w:r>
      </w:del>
      <w:ins w:id="908" w:author="My Luong Vuong" w:date="2024-05-31T11:54:00Z">
        <w:r w:rsidR="00420F0B">
          <w:t xml:space="preserve">our </w:t>
        </w:r>
      </w:ins>
      <w:r w:rsidR="007C08DA">
        <w:t>data</w:t>
      </w:r>
      <w:del w:id="909" w:author="My Luong Vuong" w:date="2024-05-31T11:54:00Z">
        <w:r w:rsidR="007C08DA" w:rsidDel="00420F0B">
          <w:delText xml:space="preserve"> </w:delText>
        </w:r>
      </w:del>
      <w:r w:rsidR="007C08DA">
        <w:t>set</w:t>
      </w:r>
      <w:del w:id="910" w:author="My Luong Vuong" w:date="2024-05-31T11:54:00Z">
        <w:r w:rsidR="007C08DA" w:rsidDel="00420F0B">
          <w:delText>s</w:delText>
        </w:r>
      </w:del>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DB2DBA">
        <w:instrText xml:space="preserve"> ADDIN EN.CITE </w:instrText>
      </w:r>
      <w:r w:rsidR="00DB2DBA">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DB2DBA">
        <w:instrText xml:space="preserve"> ADDIN EN.CITE.DATA </w:instrText>
      </w:r>
      <w:r w:rsidR="00DB2DBA">
        <w:fldChar w:fldCharType="end"/>
      </w:r>
      <w:r w:rsidR="00972F81" w:rsidRPr="00E03B11">
        <w:fldChar w:fldCharType="separate"/>
      </w:r>
      <w:r w:rsidR="00DB2DBA">
        <w:rPr>
          <w:noProof/>
        </w:rPr>
        <w:t> [40]</w:t>
      </w:r>
      <w:r w:rsidR="00972F81" w:rsidRPr="00E03B11">
        <w:fldChar w:fldCharType="end"/>
      </w:r>
      <w:r w:rsidR="00C53B7B">
        <w:t>.</w:t>
      </w:r>
      <w:r w:rsidR="007B40FD" w:rsidRPr="00E03B11">
        <w:t xml:space="preserve"> </w:t>
      </w:r>
      <w:del w:id="911" w:author="My Luong Vuong" w:date="2024-05-31T15:03:00Z">
        <w:r w:rsidR="007B40FD" w:rsidRPr="00E03B11" w:rsidDel="00574AF7">
          <w:delText xml:space="preserve">The majority of CRRT patients in our study were on continuous veno-venous hemodiafiltration (CVVHDF) and continuous veno-venous hemofiltration (CVVH), in which CVVHDF </w:delText>
        </w:r>
      </w:del>
      <w:del w:id="912" w:author="My Luong Vuong" w:date="2024-05-31T12:03:00Z">
        <w:r w:rsidR="007B40FD" w:rsidRPr="00E03B11" w:rsidDel="00EC6FC9">
          <w:delText>is believed to have</w:delText>
        </w:r>
      </w:del>
      <w:del w:id="913" w:author="My Luong Vuong" w:date="2024-05-31T15:03:00Z">
        <w:r w:rsidR="007B40FD" w:rsidRPr="00E03B11" w:rsidDel="00574AF7">
          <w:delText xml:space="preserve"> a higher fluconazole clearance as fluconazole is more effectively eliminated by diffusion</w:delText>
        </w:r>
        <w:r w:rsidR="007B40FD" w:rsidRPr="00E03B11" w:rsidDel="00574AF7">
          <w:fldChar w:fldCharType="begin">
            <w:fldData xml:space="preserve">PEVuZE5vdGU+PENpdGU+PEF1dGhvcj5MaTwvQXV0aG9yPjxZZWFyPjIwMjA8L1llYXI+PFJlY051
bT41MTwvUmVjTnVtPjxEaXNwbGF5VGV4dD7CoFs0M108L0Rpc3BsYXlUZXh0PjxyZWNvcmQ+PHJl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del>
      <w:r w:rsidR="00DB2DBA">
        <w:instrText xml:space="preserve"> ADDIN EN.CITE </w:instrText>
      </w:r>
      <w:r w:rsidR="00DB2DBA">
        <w:fldChar w:fldCharType="begin">
          <w:fldData xml:space="preserve">PEVuZE5vdGU+PENpdGU+PEF1dGhvcj5MaTwvQXV0aG9yPjxZZWFyPjIwMjA8L1llYXI+PFJlY051
bT41MTwvUmVjTnVtPjxEaXNwbGF5VGV4dD7CoFs0M108L0Rpc3BsYXlUZXh0PjxyZWNvcmQ+PHJl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DB2DBA">
        <w:instrText xml:space="preserve"> ADDIN EN.CITE.DATA </w:instrText>
      </w:r>
      <w:r w:rsidR="00DB2DBA">
        <w:fldChar w:fldCharType="end"/>
      </w:r>
      <w:del w:id="914" w:author="My Luong Vuong" w:date="2024-05-31T15:03:00Z">
        <w:r w:rsidR="007B40FD" w:rsidRPr="00E03B11" w:rsidDel="00574AF7">
          <w:fldChar w:fldCharType="separate"/>
        </w:r>
      </w:del>
      <w:r w:rsidR="00DB2DBA">
        <w:rPr>
          <w:noProof/>
        </w:rPr>
        <w:t> [43]</w:t>
      </w:r>
      <w:del w:id="915" w:author="My Luong Vuong" w:date="2024-05-31T15:03:00Z">
        <w:r w:rsidR="007B40FD" w:rsidRPr="00E03B11" w:rsidDel="00574AF7">
          <w:fldChar w:fldCharType="end"/>
        </w:r>
        <w:r w:rsidR="00B635F9" w:rsidDel="00574AF7">
          <w:delText>.</w:delText>
        </w:r>
        <w:r w:rsidR="00102674" w:rsidRPr="00E03B11" w:rsidDel="00574AF7">
          <w:delText xml:space="preserve"> </w:delText>
        </w:r>
      </w:del>
      <w:del w:id="916" w:author="My Luong Vuong" w:date="2024-05-31T11:58:00Z">
        <w:r w:rsidR="00102674" w:rsidRPr="00E03B11" w:rsidDel="00E538F6">
          <w:delText>However,</w:delText>
        </w:r>
      </w:del>
      <w:ins w:id="917" w:author="My Luong Vuong" w:date="2024-05-31T11:58:00Z">
        <w:r w:rsidR="00E538F6">
          <w:t>Nevertheless,</w:t>
        </w:r>
      </w:ins>
      <w:commentRangeStart w:id="918"/>
      <w:ins w:id="919" w:author="My Luong Vuong" w:date="2024-03-19T12:46:00Z">
        <w:r w:rsidR="004B7F0D" w:rsidRPr="00E03B11">
          <w:t xml:space="preserve"> </w:t>
        </w:r>
      </w:ins>
      <w:ins w:id="920" w:author="My Luong Vuong" w:date="2024-05-31T11:59:00Z">
        <w:r w:rsidR="001863FA">
          <w:t xml:space="preserve">we would not likely be able to pick up the effect of CRRT types due to </w:t>
        </w:r>
      </w:ins>
      <w:ins w:id="921" w:author="My Luong Vuong" w:date="2024-05-31T12:01:00Z">
        <w:r w:rsidR="00EC0097">
          <w:t>the</w:t>
        </w:r>
      </w:ins>
      <w:ins w:id="922" w:author="My Luong Vuong" w:date="2024-05-31T11:59:00Z">
        <w:r w:rsidR="001863FA">
          <w:t xml:space="preserve"> </w:t>
        </w:r>
      </w:ins>
      <w:ins w:id="923" w:author="My Luong Vuong" w:date="2024-05-31T11:58:00Z">
        <w:r w:rsidR="0088386A">
          <w:t>limited repsentation o</w:t>
        </w:r>
      </w:ins>
      <w:ins w:id="924" w:author="My Luong Vuong" w:date="2024-05-31T11:59:00Z">
        <w:r w:rsidR="0088386A">
          <w:t>f CRRT in our dataset</w:t>
        </w:r>
      </w:ins>
      <w:ins w:id="925" w:author="My Luong Vuong" w:date="2024-05-31T15:03:00Z">
        <w:r w:rsidR="007E6890">
          <w:t xml:space="preserve">, as only </w:t>
        </w:r>
      </w:ins>
      <w:ins w:id="926" w:author="My Luong Vuong" w:date="2024-03-19T12:46:00Z">
        <w:r w:rsidR="004B7F0D" w:rsidRPr="00E03B11">
          <w:t>1</w:t>
        </w:r>
        <w:r w:rsidR="004B7F0D">
          <w:t>9.2</w:t>
        </w:r>
        <w:r w:rsidR="004B7F0D" w:rsidRPr="00E03B11">
          <w:t>%</w:t>
        </w:r>
        <w:r w:rsidR="004B7F0D">
          <w:t xml:space="preserve"> of patients </w:t>
        </w:r>
      </w:ins>
      <w:ins w:id="927" w:author="My Luong Vuong" w:date="2024-05-31T15:04:00Z">
        <w:r w:rsidR="00674A71">
          <w:t>had at least</w:t>
        </w:r>
      </w:ins>
      <w:ins w:id="928" w:author="My Luong Vuong" w:date="2024-03-19T12:46:00Z">
        <w:r w:rsidR="004B7F0D" w:rsidRPr="00E03B11">
          <w:t xml:space="preserve"> </w:t>
        </w:r>
      </w:ins>
      <w:ins w:id="929" w:author="My Luong Vuong" w:date="2024-05-31T15:04:00Z">
        <w:r w:rsidR="00674A71">
          <w:t xml:space="preserve">one </w:t>
        </w:r>
      </w:ins>
      <w:ins w:id="930" w:author="My Luong Vuong" w:date="2024-03-19T12:46:00Z">
        <w:r w:rsidR="004B7F0D" w:rsidRPr="00E03B11">
          <w:t>CRRT</w:t>
        </w:r>
        <w:r w:rsidR="004B7F0D">
          <w:t xml:space="preserve"> </w:t>
        </w:r>
      </w:ins>
      <w:ins w:id="931" w:author="My Luong Vuong" w:date="2024-05-31T15:04:00Z">
        <w:r w:rsidR="00674A71">
          <w:t>session</w:t>
        </w:r>
      </w:ins>
      <w:r w:rsidR="004B7F0D" w:rsidRPr="00E03B11">
        <w:t>.</w:t>
      </w:r>
      <w:del w:id="932" w:author="My Luong Vuong" w:date="2024-03-19T12:46:00Z">
        <w:r w:rsidR="004B7F0D" w:rsidRPr="00E03B11" w:rsidDel="004B7F0D">
          <w:delText xml:space="preserve"> </w:delText>
        </w:r>
      </w:del>
      <w:commentRangeEnd w:id="918"/>
      <w:r w:rsidR="004B7F0D">
        <w:rPr>
          <w:rStyle w:val="CommentReference"/>
        </w:rPr>
        <w:commentReference w:id="918"/>
      </w:r>
      <w:del w:id="933" w:author="My Luong Vuong" w:date="2024-03-19T12:46:00Z">
        <w:r w:rsidR="00102674" w:rsidRPr="00E03B11" w:rsidDel="004B7F0D">
          <w:delText>.</w:delText>
        </w:r>
      </w:del>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DB2DBA">
        <w:instrText xml:space="preserve"> ADDIN EN.CITE </w:instrText>
      </w:r>
      <w:r w:rsidR="00DB2DBA">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DB2DBA">
        <w:instrText xml:space="preserve"> ADDIN EN.CITE.DATA </w:instrText>
      </w:r>
      <w:r w:rsidR="00DB2DBA">
        <w:fldChar w:fldCharType="end"/>
      </w:r>
      <w:r w:rsidR="007B40FD" w:rsidRPr="00E03B11">
        <w:fldChar w:fldCharType="separate"/>
      </w:r>
      <w:r w:rsidR="00DB2DBA">
        <w:rPr>
          <w:noProof/>
        </w:rPr>
        <w:t> [40]</w:t>
      </w:r>
      <w:r w:rsidR="007B40FD" w:rsidRPr="00E03B11">
        <w:fldChar w:fldCharType="end"/>
      </w:r>
      <w:r w:rsidR="009D225B">
        <w:t>.</w:t>
      </w:r>
      <w:r w:rsidR="007B40FD" w:rsidRPr="00E03B11">
        <w:t xml:space="preserve"> </w:t>
      </w:r>
      <w:del w:id="934" w:author="My Luong Vuong" w:date="2024-05-31T15:05:00Z">
        <w:r w:rsidR="007B40FD" w:rsidRPr="00E03B11" w:rsidDel="00944EC1">
          <w:delText>This piece of</w:delText>
        </w:r>
      </w:del>
      <w:ins w:id="935" w:author="My Luong Vuong" w:date="2024-05-31T15:05:00Z">
        <w:r w:rsidR="00944EC1">
          <w:t>Such</w:t>
        </w:r>
      </w:ins>
      <w:r w:rsidR="007B40FD" w:rsidRPr="00E03B11">
        <w:t xml:space="preserve"> information </w:t>
      </w:r>
      <w:del w:id="936" w:author="My Luong Vuong" w:date="2024-05-31T11:45:00Z">
        <w:r w:rsidR="007B40FD" w:rsidRPr="00E03B11" w:rsidDel="00296A52">
          <w:delText xml:space="preserve">is </w:delText>
        </w:r>
      </w:del>
      <w:ins w:id="937" w:author="My Luong Vuong" w:date="2024-05-31T11:45:00Z">
        <w:r w:rsidR="00296A52">
          <w:t>wa</w:t>
        </w:r>
        <w:r w:rsidR="00296A52" w:rsidRPr="00E03B11">
          <w:t xml:space="preserve">s </w:t>
        </w:r>
      </w:ins>
      <w:r w:rsidR="007B40FD" w:rsidRPr="00E03B11">
        <w:t xml:space="preserve">completely missing in our </w:t>
      </w:r>
      <w:del w:id="938" w:author="My Luong Vuong" w:date="2024-05-31T11:46:00Z">
        <w:r w:rsidR="007B40FD" w:rsidRPr="00E03B11" w:rsidDel="00E27A8A">
          <w:delText>study</w:delText>
        </w:r>
      </w:del>
      <w:ins w:id="939" w:author="My Luong Vuong" w:date="2024-05-31T11:45:00Z">
        <w:r w:rsidR="00240445">
          <w:t>dataset</w:t>
        </w:r>
      </w:ins>
      <w:r w:rsidRPr="00E03B11">
        <w:t xml:space="preserve">. </w:t>
      </w:r>
      <w:ins w:id="940" w:author="My Luong Vuong" w:date="2024-05-31T12:05:00Z">
        <w:r w:rsidR="00485D84">
          <w:t>Finally</w:t>
        </w:r>
      </w:ins>
      <w:ins w:id="941" w:author="My Luong Vuong" w:date="2024-05-31T11:47:00Z">
        <w:r w:rsidR="00F40EC3" w:rsidRPr="00E03B11">
          <w:t xml:space="preserve">, </w:t>
        </w:r>
        <w:r w:rsidR="00F40EC3">
          <w:t>our studied population may not be representative of, and thus our study results may not be extrapolated to other patient populations</w:t>
        </w:r>
      </w:ins>
      <w:del w:id="942" w:author="My Luong Vuong" w:date="2024-05-31T11:47:00Z">
        <w:r w:rsidR="006F6EA5" w:rsidDel="00F40EC3">
          <w:delText>Third</w:delText>
        </w:r>
        <w:r w:rsidRPr="00E03B11" w:rsidDel="00F40EC3">
          <w:delText xml:space="preserve">, our assumption that clearance </w:delText>
        </w:r>
        <w:r w:rsidR="006F6EA5" w:rsidDel="00F40EC3">
          <w:delText>when</w:delText>
        </w:r>
        <w:r w:rsidRPr="00E03B11" w:rsidDel="00F40EC3">
          <w:delText xml:space="preserve"> on CRRT is solely due to CRRT</w:delText>
        </w:r>
        <w:r w:rsidR="00051426" w:rsidDel="00F40EC3">
          <w:delText xml:space="preserve"> </w:delText>
        </w:r>
        <w:r w:rsidRPr="00E03B11" w:rsidDel="00F40EC3">
          <w:delText xml:space="preserve">may not hold </w:delText>
        </w:r>
        <w:r w:rsidR="00356CE7" w:rsidDel="00F40EC3">
          <w:delText>due to the presence of residual renal clearance in these patients</w:delText>
        </w:r>
        <w:r w:rsidR="00A724FF" w:rsidRPr="00E03B11" w:rsidDel="00F40EC3">
          <w:fldChar w:fldCharType="begin"/>
        </w:r>
      </w:del>
      <w:r w:rsidR="00DB2DBA">
        <w:instrText xml:space="preserve"> ADDIN EN.CITE &lt;EndNote&gt;&lt;Cite&gt;&lt;Author&gt;Huang&lt;/Author&gt;&lt;Year&gt;2022&lt;/Year&gt;&lt;RecNum&gt;72&lt;/RecNum&gt;&lt;DisplayText&gt; [37]&lt;/DisplayText&gt;&lt;record&gt;&lt;rec-number&gt;72&lt;/rec-number&gt;&lt;foreign-keys&gt;&lt;key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del w:id="943" w:author="My Luong Vuong" w:date="2024-05-31T11:47:00Z">
        <w:r w:rsidR="00A724FF" w:rsidRPr="00E03B11" w:rsidDel="00F40EC3">
          <w:fldChar w:fldCharType="separate"/>
        </w:r>
      </w:del>
      <w:r w:rsidR="00DB2DBA">
        <w:rPr>
          <w:noProof/>
        </w:rPr>
        <w:t> [37]</w:t>
      </w:r>
      <w:del w:id="944" w:author="My Luong Vuong" w:date="2024-05-31T11:47:00Z">
        <w:r w:rsidR="00A724FF" w:rsidRPr="00E03B11" w:rsidDel="00F40EC3">
          <w:fldChar w:fldCharType="end"/>
        </w:r>
        <w:r w:rsidR="001B14F4" w:rsidDel="00F40EC3">
          <w:delText>.</w:delText>
        </w:r>
        <w:r w:rsidRPr="00E03B11" w:rsidDel="00F40EC3">
          <w:delText xml:space="preserve"> </w:delText>
        </w:r>
      </w:del>
      <w:commentRangeStart w:id="945"/>
      <w:del w:id="946" w:author="My Luong Vuong" w:date="2024-05-31T11:48:00Z">
        <w:r w:rsidR="00213909" w:rsidDel="00D94A89">
          <w:delText xml:space="preserve">Finally, </w:delText>
        </w:r>
        <w:r w:rsidR="00927CB1" w:rsidDel="00D94A89">
          <w:delText xml:space="preserve">our </w:delText>
        </w:r>
        <w:r w:rsidR="00876A9E" w:rsidDel="00D94A89">
          <w:delText xml:space="preserve">study </w:delText>
        </w:r>
        <w:r w:rsidR="0080718D" w:rsidDel="00D94A89">
          <w:delText xml:space="preserve">did not provide </w:delText>
        </w:r>
        <w:r w:rsidR="00044832" w:rsidDel="00D94A89">
          <w:delText xml:space="preserve">a </w:delText>
        </w:r>
        <w:r w:rsidR="0080718D" w:rsidDel="00D94A89">
          <w:delText>dosing recommendation for patients</w:delText>
        </w:r>
        <w:r w:rsidR="00345C90" w:rsidDel="00D94A89">
          <w:delText xml:space="preserve"> on concomitant CRRT and </w:delText>
        </w:r>
        <w:r w:rsidR="00345C90" w:rsidRPr="00345C90" w:rsidDel="00D94A89">
          <w:delText>extracorporeal membrane oxygenation (ECMO)</w:delText>
        </w:r>
      </w:del>
      <w:r w:rsidR="00345C90">
        <w:t>.</w:t>
      </w:r>
      <w:commentRangeEnd w:id="945"/>
      <w:r w:rsidR="00AA0530">
        <w:rPr>
          <w:rStyle w:val="CommentReference"/>
        </w:rPr>
        <w:commentReference w:id="945"/>
      </w:r>
      <w:r w:rsidR="00976BBF">
        <w:t xml:space="preserve"> </w:t>
      </w:r>
      <w:ins w:id="947" w:author="My Luong Vuong" w:date="2024-05-31T11:49:00Z">
        <w:r w:rsidR="000329DC">
          <w:t>To address this issue, we included the model code in the Supplementary file, and we encourage other data owners to externally evaluate our model with their populations.</w:t>
        </w:r>
      </w:ins>
      <w:del w:id="948" w:author="My Luong Vuong" w:date="2024-05-31T11:48:00Z">
        <w:r w:rsidR="00D50B22" w:rsidDel="00D94A89">
          <w:delText>Nevertheless</w:delText>
        </w:r>
        <w:r w:rsidR="00976BBF" w:rsidDel="00D94A89">
          <w:delText xml:space="preserve">, </w:delText>
        </w:r>
        <w:r w:rsidR="00636251" w:rsidDel="00D94A89">
          <w:delText xml:space="preserve">we did come to the </w:delText>
        </w:r>
        <w:r w:rsidR="00C276F8" w:rsidDel="00D94A89">
          <w:delText>similar</w:delText>
        </w:r>
        <w:r w:rsidR="00636251" w:rsidDel="00D94A89">
          <w:delText xml:space="preserve"> conclusion as </w:delText>
        </w:r>
        <w:r w:rsidR="009510DB" w:rsidDel="00D94A89">
          <w:delText xml:space="preserve">the </w:delText>
        </w:r>
        <w:r w:rsidR="004B6FFB" w:rsidDel="00D94A89">
          <w:delText xml:space="preserve">recent study </w:delText>
        </w:r>
        <w:r w:rsidR="003C6BE8" w:rsidDel="00D94A89">
          <w:delText xml:space="preserve">conducted </w:delText>
        </w:r>
        <w:r w:rsidR="004B6FFB" w:rsidDel="00D94A89">
          <w:delText xml:space="preserve">by </w:delText>
        </w:r>
        <w:r w:rsidR="004B6FFB" w:rsidDel="00D94A89">
          <w:lastRenderedPageBreak/>
          <w:delText>Emmanuel et al.</w:delText>
        </w:r>
        <w:r w:rsidR="00DE3F3C" w:rsidDel="00D94A89">
          <w:delText xml:space="preserve"> in this patient population</w:delText>
        </w:r>
        <w:r w:rsidR="00C276F8" w:rsidDel="00D94A89">
          <w:delText>,</w:delText>
        </w:r>
        <w:r w:rsidR="004B6FFB" w:rsidDel="00D94A89">
          <w:delText xml:space="preserve"> </w:delText>
        </w:r>
        <w:r w:rsidR="003C6BE8" w:rsidDel="00D94A89">
          <w:delText>who</w:delText>
        </w:r>
        <w:r w:rsidR="00C276F8" w:rsidDel="00D94A89">
          <w:delText xml:space="preserve"> also suggest</w:delText>
        </w:r>
        <w:r w:rsidR="00D85D66" w:rsidDel="00D94A89">
          <w:delText>ed</w:delText>
        </w:r>
        <w:r w:rsidR="00C276F8" w:rsidDel="00D94A89">
          <w:delText xml:space="preserve"> </w:delText>
        </w:r>
        <w:r w:rsidR="006A7F7D" w:rsidDel="00D94A89">
          <w:delText>a fluconazole dosing regimen based on body weight</w:delText>
        </w:r>
        <w:r w:rsidR="00877F74" w:rsidDel="00D94A89">
          <w:fldChar w:fldCharType="begin"/>
        </w:r>
      </w:del>
      <w:r w:rsidR="00DB2DBA">
        <w:instrText xml:space="preserve"> ADDIN EN.CITE &lt;EndNote&gt;&lt;Cite&gt;&lt;Author&gt;Novy&lt;/Author&gt;&lt;Year&gt;2024&lt;/Year&gt;&lt;RecNum&gt;78&lt;/RecNum&gt;&lt;DisplayText&gt; [44]&lt;/DisplayText&gt;&lt;record&gt;&lt;rec-number&gt;78&lt;/rec-number&gt;&lt;foreign-keys&gt;&lt;key app="EN" db-id="xred9e5sg009pcetsepxtfs0dwxsa5rzvawx" timestamp="1706699155"&gt;78&lt;/key&gt;&lt;/foreign-keys&gt;&lt;ref-type name="Journal Article"&gt;17&lt;/ref-type&gt;&lt;contributors&gt;&lt;authors&gt;&lt;author&gt;Emmanuel Novy&lt;/author&gt;&lt;author&gt;Mohd H. Abdul-Aziz&lt;/author&gt;&lt;author&gt;Vesa Cheng&lt;/author&gt;&lt;author&gt;Fay Burrows&lt;/author&gt;&lt;author&gt;Hergen Buscher&lt;/author&gt;&lt;author&gt;Amanda Corley&lt;/author&gt;&lt;author&gt;Arne Diehl&lt;/author&gt;&lt;author&gt;Eileen Gilder&lt;/author&gt;&lt;author&gt;Bianca J. Levkovich&lt;/author&gt;&lt;author&gt;Shay McGuinness&lt;/author&gt;&lt;author&gt;Jenny Ordonez&lt;/author&gt;&lt;author&gt;Rachael Parke&lt;/author&gt;&lt;author&gt;Suzanne Parker&lt;/author&gt;&lt;author&gt;Vincent Pellegrino&lt;/author&gt;&lt;author&gt;Claire Reynolds&lt;/author&gt;&lt;author&gt;Sam Rudham&lt;/author&gt;&lt;author&gt;Steven C. Wallis&lt;/author&gt;&lt;author&gt;Susan A. Welch&lt;/author&gt;&lt;author&gt;John F. Fraser&lt;/author&gt;&lt;author&gt;Kiran Shekar&lt;/author&gt;&lt;author&gt;Jason A. Roberts&lt;/author&gt;&lt;/authors&gt;&lt;/contributors&gt;&lt;titles&gt;&lt;title&gt;Population pharmacokinetics of fluconazole in critically ill patients receiving extracorporeal membrane oxygenation and continuous renal replacement therapy: an ASAP ECMO study&lt;/title&gt;&lt;secondary-title&gt;Antimicrobial Agents and Chemotherapy&lt;/secondary-title&gt;&lt;/titles&gt;&lt;periodical&gt;&lt;full-title&gt;Antimicrobial Agents and Chemotherapy&lt;/full-title&gt;&lt;/periodical&gt;&lt;pages&gt;e01201-23&lt;/pages&gt;&lt;volume&gt;68&lt;/volume&gt;&lt;number&gt;1&lt;/number&gt;&lt;dates&gt;&lt;year&gt;2024&lt;/year&gt;&lt;/dates&gt;&lt;urls&gt;&lt;related-urls&gt;&lt;url&gt;https://journals.asm.org/doi/abs/10.1128/aac.01201-23&lt;/url&gt;&lt;/related-urls&gt;&lt;/urls&gt;&lt;electronic-resource-num&gt;doi:10.1128/aac.01201-23&lt;/electronic-resource-num&gt;&lt;/record&gt;&lt;/Cite&gt;&lt;/EndNote&gt;</w:instrText>
      </w:r>
      <w:del w:id="949" w:author="My Luong Vuong" w:date="2024-05-31T11:48:00Z">
        <w:r w:rsidR="00877F74" w:rsidDel="00D94A89">
          <w:fldChar w:fldCharType="separate"/>
        </w:r>
      </w:del>
      <w:r w:rsidR="00DB2DBA">
        <w:rPr>
          <w:noProof/>
        </w:rPr>
        <w:t> [44]</w:t>
      </w:r>
      <w:del w:id="950" w:author="My Luong Vuong" w:date="2024-05-31T11:48:00Z">
        <w:r w:rsidR="00877F74" w:rsidDel="00D94A89">
          <w:fldChar w:fldCharType="end"/>
        </w:r>
        <w:r w:rsidR="00425204" w:rsidDel="00D94A89">
          <w:delText>.</w:delText>
        </w:r>
      </w:del>
    </w:p>
    <w:p w14:paraId="02C01D1A" w14:textId="56086455" w:rsidR="004B0DC8" w:rsidRDefault="00CB50CB" w:rsidP="00593CAA">
      <w:r w:rsidRPr="00E03B11">
        <w:t>In conclusion, our popPK analysis supports dos</w:t>
      </w:r>
      <w:r w:rsidR="00EC2679">
        <w:t>e stratification</w:t>
      </w:r>
      <w:r w:rsidRPr="00E03B11">
        <w:t xml:space="preserve"> of fluconazole in critically ill patients based on</w:t>
      </w:r>
      <w:ins w:id="951" w:author="My Luong Vuong" w:date="2024-05-31T12:07:00Z">
        <w:r w:rsidR="00466C9D">
          <w:t xml:space="preserve"> total</w:t>
        </w:r>
      </w:ins>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w:t>
      </w:r>
      <w:ins w:id="952" w:author="My Luong Vuong" w:date="2024-05-31T12:07:00Z">
        <w:r w:rsidR="00FF39C5">
          <w:t xml:space="preserve"> </w:t>
        </w:r>
        <w:r w:rsidR="00FF39C5" w:rsidRPr="00E03B11">
          <w:t>We emphasi</w:t>
        </w:r>
        <w:r w:rsidR="00FF39C5">
          <w:t>s</w:t>
        </w:r>
        <w:r w:rsidR="00FF39C5" w:rsidRPr="00E03B11">
          <w:t>e the importance of appropriately handling missing data in pharmacometric</w:t>
        </w:r>
        <w:r w:rsidR="00FF39C5">
          <w:t>s</w:t>
        </w:r>
        <w:r w:rsidR="00FF39C5" w:rsidRPr="00E03B11">
          <w:t xml:space="preserve"> studies</w:t>
        </w:r>
        <w:r w:rsidR="00FF39C5">
          <w:t>.</w:t>
        </w:r>
      </w:ins>
      <w:r w:rsidRPr="00E03B11">
        <w:t xml:space="preserve"> </w:t>
      </w:r>
      <w:commentRangeStart w:id="953"/>
      <w:del w:id="954" w:author="Jan-Willem Alffenaar" w:date="2024-02-19T10:51:00Z">
        <w:r w:rsidRPr="00E03B11" w:rsidDel="00AA0530">
          <w:delText xml:space="preserve">We </w:delText>
        </w:r>
        <w:r w:rsidR="00DC3F2B" w:rsidRPr="00E03B11" w:rsidDel="00AA0530">
          <w:delText>emphasi</w:delText>
        </w:r>
        <w:r w:rsidR="00DC3F2B" w:rsidDel="00AA0530">
          <w:delText>s</w:delText>
        </w:r>
        <w:r w:rsidR="00DC3F2B" w:rsidRPr="00E03B11" w:rsidDel="00AA0530">
          <w:delText xml:space="preserve">e </w:delText>
        </w:r>
        <w:r w:rsidRPr="00E03B11" w:rsidDel="00AA0530">
          <w:delText xml:space="preserve">the importance of </w:delText>
        </w:r>
        <w:r w:rsidR="00EC2679" w:rsidRPr="00E03B11" w:rsidDel="00AA0530">
          <w:delText xml:space="preserve">appropriately </w:delText>
        </w:r>
        <w:r w:rsidRPr="00E03B11" w:rsidDel="00AA0530">
          <w:delText>handling missing data in pharmacometric</w:delText>
        </w:r>
        <w:r w:rsidR="00EC2679" w:rsidDel="00AA0530">
          <w:delText>s</w:delText>
        </w:r>
        <w:r w:rsidRPr="00E03B11" w:rsidDel="00AA0530">
          <w:delText xml:space="preserve"> studies, and encourage researchers to report the missing data handling technique used. </w:delText>
        </w:r>
        <w:r w:rsidR="00EC2679" w:rsidDel="00AA0530">
          <w:delText>M</w:delText>
        </w:r>
        <w:r w:rsidRPr="00E03B11" w:rsidDel="00AA0530">
          <w:delText>ethodologically sound method</w:delText>
        </w:r>
        <w:r w:rsidR="00997D3C" w:rsidRPr="00E03B11" w:rsidDel="00AA0530">
          <w:delText>s</w:delText>
        </w:r>
        <w:r w:rsidRPr="00E03B11" w:rsidDel="00AA0530">
          <w:delText xml:space="preserve"> </w:delText>
        </w:r>
        <w:r w:rsidR="0059609A" w:rsidDel="00AA0530">
          <w:delText>to handle</w:delText>
        </w:r>
        <w:r w:rsidRPr="00E03B11" w:rsidDel="00AA0530">
          <w:delText xml:space="preserve"> missing data,</w:delText>
        </w:r>
        <w:r w:rsidR="00997D3C" w:rsidRPr="00E03B11" w:rsidDel="00AA0530">
          <w:delText xml:space="preserve"> such as multiple imputation,</w:delText>
        </w:r>
        <w:r w:rsidRPr="00E03B11" w:rsidDel="00AA0530">
          <w:delText xml:space="preserve"> should be utili</w:delText>
        </w:r>
        <w:r w:rsidR="009D50F6" w:rsidRPr="00E03B11" w:rsidDel="00AA0530">
          <w:delText>s</w:delText>
        </w:r>
        <w:r w:rsidRPr="00E03B11" w:rsidDel="00AA0530">
          <w:delText xml:space="preserve">ed to ensure unbiased estimation. </w:delText>
        </w:r>
        <w:commentRangeEnd w:id="953"/>
        <w:r w:rsidR="00AA0530" w:rsidDel="00AA0530">
          <w:rPr>
            <w:rStyle w:val="CommentReference"/>
          </w:rPr>
          <w:commentReference w:id="953"/>
        </w:r>
      </w:del>
      <w:r w:rsidR="00C7308D">
        <w:t xml:space="preserve">A </w:t>
      </w:r>
      <w:commentRangeStart w:id="955"/>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955"/>
      <w:r w:rsidR="00AA0530">
        <w:rPr>
          <w:rStyle w:val="CommentReference"/>
        </w:rPr>
        <w:commentReference w:id="955"/>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ins w:id="956" w:author="My Luong Vuong" w:date="2024-04-16T10:35:00Z">
        <w:r w:rsidR="002F56EE">
          <w:t xml:space="preserve"> </w:t>
        </w:r>
        <w:r w:rsidR="002F56EE" w:rsidRPr="002F56EE">
          <w:t>The resources and services used in this work were provided by the VSC (Flemish Supercomputer Center), funded by the Research Foundation - Flanders (FWO) and the Flemish Government.</w:t>
        </w:r>
      </w:ins>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5B24B566" w14:textId="79F7C285" w:rsidR="00DB2DBA" w:rsidRPr="00E9044B" w:rsidRDefault="00221AE5" w:rsidP="00DB2DBA">
      <w:pPr>
        <w:pStyle w:val="EndNoteBibliography"/>
        <w:spacing w:after="0"/>
        <w:rPr>
          <w:lang w:val="de-DE"/>
          <w:rPrChange w:id="957" w:author="My Luong Vuong" w:date="2024-06-14T16:09:00Z">
            <w:rPr/>
          </w:rPrChange>
        </w:rPr>
      </w:pPr>
      <w:r w:rsidRPr="00E03B11">
        <w:rPr>
          <w:noProof w:val="0"/>
        </w:rPr>
        <w:fldChar w:fldCharType="begin"/>
      </w:r>
      <w:r w:rsidRPr="00790105">
        <w:rPr>
          <w:noProof w:val="0"/>
        </w:rPr>
        <w:instrText xml:space="preserve"> ADDIN EN.REFLIST </w:instrText>
      </w:r>
      <w:r w:rsidRPr="00E03B11">
        <w:rPr>
          <w:noProof w:val="0"/>
        </w:rPr>
        <w:fldChar w:fldCharType="separate"/>
      </w:r>
      <w:r w:rsidR="00DB2DBA" w:rsidRPr="00DB2DBA">
        <w:t xml:space="preserve">[1] Cornely OA, Bassetti M, Calandra T, Garbino J, Kullberg BJ, Lortholary O, et al. ESCMID* guideline for the diagnosis and management of Candida diseases 2012: non-neutropenic adult patients. </w:t>
      </w:r>
      <w:r w:rsidR="00DB2DBA" w:rsidRPr="00E9044B">
        <w:rPr>
          <w:lang w:val="de-DE"/>
          <w:rPrChange w:id="958" w:author="My Luong Vuong" w:date="2024-06-14T16:09:00Z">
            <w:rPr/>
          </w:rPrChange>
        </w:rPr>
        <w:t xml:space="preserve">Clin Microbiol Infect. 2012;18 Suppl 7:19-37. </w:t>
      </w:r>
      <w:r w:rsidR="00000000">
        <w:fldChar w:fldCharType="begin"/>
      </w:r>
      <w:r w:rsidR="00000000" w:rsidRPr="00E9044B">
        <w:rPr>
          <w:lang w:val="de-DE"/>
          <w:rPrChange w:id="959" w:author="My Luong Vuong" w:date="2024-06-14T16:09:00Z">
            <w:rPr/>
          </w:rPrChange>
        </w:rPr>
        <w:instrText>HYPERLINK "http://doi.org/10.1111/1469-0691.12039"</w:instrText>
      </w:r>
      <w:r w:rsidR="00000000">
        <w:fldChar w:fldCharType="separate"/>
      </w:r>
      <w:r w:rsidR="00DB2DBA" w:rsidRPr="00E9044B">
        <w:rPr>
          <w:rStyle w:val="Hyperlink"/>
          <w:lang w:val="de-DE"/>
          <w:rPrChange w:id="960" w:author="My Luong Vuong" w:date="2024-06-14T16:09:00Z">
            <w:rPr>
              <w:rStyle w:val="Hyperlink"/>
            </w:rPr>
          </w:rPrChange>
        </w:rPr>
        <w:t>http://doi.org/10.1111/1469-0691.12039</w:t>
      </w:r>
      <w:r w:rsidR="00000000">
        <w:rPr>
          <w:rStyle w:val="Hyperlink"/>
        </w:rPr>
        <w:fldChar w:fldCharType="end"/>
      </w:r>
      <w:r w:rsidR="00DB2DBA" w:rsidRPr="00E9044B">
        <w:rPr>
          <w:lang w:val="de-DE"/>
          <w:rPrChange w:id="961" w:author="My Luong Vuong" w:date="2024-06-14T16:09:00Z">
            <w:rPr/>
          </w:rPrChange>
        </w:rPr>
        <w:t>.</w:t>
      </w:r>
    </w:p>
    <w:p w14:paraId="26620B88" w14:textId="3067AB87" w:rsidR="00DB2DBA" w:rsidRPr="00DB2DBA" w:rsidRDefault="00DB2DBA" w:rsidP="00DB2DBA">
      <w:pPr>
        <w:pStyle w:val="EndNoteBibliography"/>
        <w:spacing w:after="0"/>
      </w:pPr>
      <w:r w:rsidRPr="00E9044B">
        <w:rPr>
          <w:lang w:val="de-DE"/>
          <w:rPrChange w:id="962" w:author="My Luong Vuong" w:date="2024-06-14T16:09:00Z">
            <w:rPr/>
          </w:rPrChange>
        </w:rPr>
        <w:t xml:space="preserve">[2] Schroeder M, Weber T, Denker T, Winterland S, Wichmann D, Rohde H, et al. </w:t>
      </w:r>
      <w:r w:rsidRPr="00DB2DBA">
        <w:t xml:space="preserve">Epidemiology, clinical characteristics, and outcome of candidemia in critically ill patients in Germany: a single-center retrospective 10-year analysis. Annals of Intensive Care. 2020;10:142. </w:t>
      </w:r>
      <w:hyperlink r:id="rId13" w:history="1">
        <w:r w:rsidRPr="00DB2DBA">
          <w:rPr>
            <w:rStyle w:val="Hyperlink"/>
          </w:rPr>
          <w:t>http://doi.org/10.1186/s13613-020-00755-8</w:t>
        </w:r>
      </w:hyperlink>
      <w:r w:rsidRPr="00DB2DBA">
        <w:t>.</w:t>
      </w:r>
    </w:p>
    <w:p w14:paraId="56F8F096" w14:textId="0C1DCE82" w:rsidR="00DB2DBA" w:rsidRPr="00DB2DBA" w:rsidRDefault="00DB2DBA" w:rsidP="00DB2DBA">
      <w:pPr>
        <w:pStyle w:val="EndNoteBibliography"/>
        <w:spacing w:after="0"/>
      </w:pPr>
      <w:r w:rsidRPr="00DB2DBA">
        <w:t xml:space="preserve">[3] Bassetti M, Giacobbe DR, Vena A, Trucchi C, Ansaldi F, Antonelli M, et al. Incidence and outcome of invasive candidiasis in intensive care units (ICUs) in Europe: results of the EUCANDICU project. Critical Care. 2019;23:219. </w:t>
      </w:r>
      <w:hyperlink r:id="rId14" w:history="1">
        <w:r w:rsidRPr="00DB2DBA">
          <w:rPr>
            <w:rStyle w:val="Hyperlink"/>
          </w:rPr>
          <w:t>http://doi.org/10.1186/s13054-019-2497-3</w:t>
        </w:r>
      </w:hyperlink>
      <w:r w:rsidRPr="00DB2DBA">
        <w:t>.</w:t>
      </w:r>
    </w:p>
    <w:p w14:paraId="32CA99D2" w14:textId="024A277B" w:rsidR="00DB2DBA" w:rsidRPr="00DB2DBA" w:rsidRDefault="00DB2DBA" w:rsidP="00DB2DBA">
      <w:pPr>
        <w:pStyle w:val="EndNoteBibliography"/>
        <w:spacing w:after="0"/>
      </w:pPr>
      <w:r w:rsidRPr="00DB2DBA">
        <w:t xml:space="preserve">[4] Sbrana F, Sozio E, Bassetti M, Ripoli A, Pieralli F, Azzini AM, et al. Independent risk factors for mortality in critically ill patients with candidemia on Italian Internal Medicine Wards. Internal and Emergency Medicine. 2018;13:199-204. </w:t>
      </w:r>
      <w:hyperlink r:id="rId15" w:history="1">
        <w:r w:rsidRPr="00DB2DBA">
          <w:rPr>
            <w:rStyle w:val="Hyperlink"/>
          </w:rPr>
          <w:t>http://doi.org/10.1007/s11739-017-1783-9</w:t>
        </w:r>
      </w:hyperlink>
      <w:r w:rsidRPr="00DB2DBA">
        <w:t>.</w:t>
      </w:r>
    </w:p>
    <w:p w14:paraId="2872F944" w14:textId="77777777" w:rsidR="00DB2DBA" w:rsidRPr="00DB2DBA" w:rsidRDefault="00DB2DBA" w:rsidP="00DB2DBA">
      <w:pPr>
        <w:pStyle w:val="EndNoteBibliography"/>
        <w:spacing w:after="0"/>
      </w:pPr>
      <w:r w:rsidRPr="00DB2DBA">
        <w:t>[5] Pfizer. Summary of Product Characteristics (SmPC) Diflucan. Summary of Product Characteristics (SmPC) Diflucan. 2012.</w:t>
      </w:r>
    </w:p>
    <w:p w14:paraId="2379BC3B" w14:textId="39E9D5AB" w:rsidR="00DB2DBA" w:rsidRPr="00DB2DBA" w:rsidRDefault="00DB2DBA" w:rsidP="00DB2DBA">
      <w:pPr>
        <w:pStyle w:val="EndNoteBibliography"/>
        <w:spacing w:after="0"/>
      </w:pPr>
      <w:r w:rsidRPr="00DB2DBA">
        <w:t xml:space="preserve">[6] Pappas PG, Kauffman CA, Andes DR, Clancy CJ, Marr KA, Ostrosky-Zeichner L, et al. Clinical Practice Guideline for the Management of Candidiasis: 2016 Update by the Infectious Diseases Society of America. Clin Infect Dis. 2016;62:e1-50. </w:t>
      </w:r>
      <w:hyperlink r:id="rId16" w:history="1">
        <w:r w:rsidRPr="00DB2DBA">
          <w:rPr>
            <w:rStyle w:val="Hyperlink"/>
          </w:rPr>
          <w:t>http://doi.org/10.1093/cid/civ933</w:t>
        </w:r>
      </w:hyperlink>
      <w:r w:rsidRPr="00DB2DBA">
        <w:t>.</w:t>
      </w:r>
    </w:p>
    <w:p w14:paraId="13B25CC2" w14:textId="2D8510F9" w:rsidR="00DB2DBA" w:rsidRPr="00DB2DBA" w:rsidRDefault="00DB2DBA" w:rsidP="00DB2DBA">
      <w:pPr>
        <w:pStyle w:val="EndNoteBibliography"/>
        <w:spacing w:after="0"/>
      </w:pPr>
      <w:r w:rsidRPr="00DB2DBA">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7" w:history="1">
        <w:r w:rsidRPr="00DB2DBA">
          <w:rPr>
            <w:rStyle w:val="Hyperlink"/>
          </w:rPr>
          <w:t>http://doi.org/10.2147/ceor.S91587</w:t>
        </w:r>
      </w:hyperlink>
      <w:r w:rsidRPr="00DB2DBA">
        <w:t>.</w:t>
      </w:r>
    </w:p>
    <w:p w14:paraId="78FEE7DD" w14:textId="77777777" w:rsidR="00DB2DBA" w:rsidRPr="00DB2DBA" w:rsidRDefault="00DB2DBA" w:rsidP="00DB2DBA">
      <w:pPr>
        <w:pStyle w:val="EndNoteBibliography"/>
        <w:spacing w:after="0"/>
      </w:pPr>
      <w:r w:rsidRPr="00DB2DBA">
        <w:t>[8] European Committee on Antimicrobial Susceptibility Testing. Fluconazole: Rationale for the clinical breakpoints, version 3.0. 2020.</w:t>
      </w:r>
    </w:p>
    <w:p w14:paraId="59E99A2F" w14:textId="0C0C88A5" w:rsidR="00DB2DBA" w:rsidRPr="00DB2DBA" w:rsidRDefault="00DB2DBA" w:rsidP="00DB2DBA">
      <w:pPr>
        <w:pStyle w:val="EndNoteBibliography"/>
        <w:spacing w:after="0"/>
      </w:pPr>
      <w:r w:rsidRPr="00DB2DBA">
        <w:t xml:space="preserve">[9] Jacobson MA, Hanks DK, Ferrell LD. Fatal acute hepatic necrosis due to fluconazole. The American Journal of Medicine. 1994;96:188-90. </w:t>
      </w:r>
      <w:hyperlink r:id="rId18" w:history="1">
        <w:r w:rsidRPr="00DB2DBA">
          <w:rPr>
            <w:rStyle w:val="Hyperlink"/>
          </w:rPr>
          <w:t>http://doi.org/https://doi.org/10.1016/0002-9343(94)90141-4</w:t>
        </w:r>
      </w:hyperlink>
      <w:r w:rsidRPr="00DB2DBA">
        <w:t>.</w:t>
      </w:r>
    </w:p>
    <w:p w14:paraId="5E2E46B4" w14:textId="77777777" w:rsidR="00DB2DBA" w:rsidRPr="00DB2DBA" w:rsidRDefault="00DB2DBA" w:rsidP="00DB2DBA">
      <w:pPr>
        <w:pStyle w:val="EndNoteBibliography"/>
        <w:spacing w:after="0"/>
      </w:pPr>
      <w:r w:rsidRPr="00DB2DBA">
        <w:t>[10] Matsumoto K, Ueno K, Yoshimura H, Morii M, Takada M, Sawai T, et al. Fluconazole-Induced Convulsions at Serum Trough Concentrations of Approximately 80 μg/mL. Therapeutic Drug Monitoring. 2000;22:635-6.</w:t>
      </w:r>
    </w:p>
    <w:p w14:paraId="4EB3C8A2" w14:textId="77777777" w:rsidR="00DB2DBA" w:rsidRPr="00DB2DBA" w:rsidRDefault="00DB2DBA" w:rsidP="00DB2DBA">
      <w:pPr>
        <w:pStyle w:val="EndNoteBibliography"/>
        <w:spacing w:after="0"/>
      </w:pPr>
      <w:r w:rsidRPr="00DB2DBA">
        <w:t>[11] Lewis R, Brüggemann R, Padoin C, Maertens J, Marchetti O, Groll A, et al. Triazole antifungal therapeutic drug monitoring.  Sixth European Conference on Infections in Leukaemia Meeting, Sophia Antipolis, France2015.</w:t>
      </w:r>
    </w:p>
    <w:p w14:paraId="630BA2EA" w14:textId="046704B3" w:rsidR="00DB2DBA" w:rsidRPr="00DB2DBA" w:rsidRDefault="00DB2DBA" w:rsidP="00DB2DBA">
      <w:pPr>
        <w:pStyle w:val="EndNoteBibliography"/>
        <w:spacing w:after="0"/>
      </w:pPr>
      <w:r w:rsidRPr="00DB2DBA">
        <w:t xml:space="preserve">[12] Sandaradura I, Marriott DJE, Day RO, Norris RLG, Pang E, Stocker SL, et al. Current fluconazole treatment regimens result in under-dosing of critically ill adults during early therapy. Eur J Clin Microbiol Infect Dis. 2021;40:1521-8. </w:t>
      </w:r>
      <w:hyperlink r:id="rId19" w:history="1">
        <w:r w:rsidRPr="00DB2DBA">
          <w:rPr>
            <w:rStyle w:val="Hyperlink"/>
          </w:rPr>
          <w:t>http://doi.org/10.1007/s10096-021-04201-w</w:t>
        </w:r>
      </w:hyperlink>
      <w:r w:rsidRPr="00DB2DBA">
        <w:t>.</w:t>
      </w:r>
    </w:p>
    <w:p w14:paraId="779C9985" w14:textId="2544AF31" w:rsidR="00DB2DBA" w:rsidRPr="00DB2DBA" w:rsidRDefault="00DB2DBA" w:rsidP="00DB2DBA">
      <w:pPr>
        <w:pStyle w:val="EndNoteBibliography"/>
        <w:spacing w:after="0"/>
      </w:pPr>
      <w:r w:rsidRPr="00DB2DBA">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0" w:history="1">
        <w:r w:rsidRPr="00DB2DBA">
          <w:rPr>
            <w:rStyle w:val="Hyperlink"/>
          </w:rPr>
          <w:t>http://doi.org/10.1128/aac.01554-20</w:t>
        </w:r>
      </w:hyperlink>
      <w:r w:rsidRPr="00DB2DBA">
        <w:t>.</w:t>
      </w:r>
    </w:p>
    <w:p w14:paraId="00916A76" w14:textId="75579652" w:rsidR="00DB2DBA" w:rsidRPr="00DB2DBA" w:rsidRDefault="00DB2DBA" w:rsidP="00DB2DBA">
      <w:pPr>
        <w:pStyle w:val="EndNoteBibliography"/>
        <w:spacing w:after="0"/>
      </w:pPr>
      <w:r w:rsidRPr="00DB2DBA">
        <w:t xml:space="preserve">[14] Muilwijk EW, de Lange DW, Schouten JA, Wasmann RE, Ter Heine R, Burger DM, et al. Suboptimal Dosing of Fluconazole in Critically Ill Patients: Time To Rethink Dosing. Antimicrob Agents Chemother. 2020;64. </w:t>
      </w:r>
      <w:hyperlink r:id="rId21" w:history="1">
        <w:r w:rsidRPr="00DB2DBA">
          <w:rPr>
            <w:rStyle w:val="Hyperlink"/>
          </w:rPr>
          <w:t>http://doi.org/10.1128/aac.00984-20</w:t>
        </w:r>
      </w:hyperlink>
      <w:r w:rsidRPr="00DB2DBA">
        <w:t>.</w:t>
      </w:r>
    </w:p>
    <w:p w14:paraId="32C9E2CD" w14:textId="77611C39" w:rsidR="00DB2DBA" w:rsidRPr="00DB2DBA" w:rsidRDefault="00DB2DBA" w:rsidP="00DB2DBA">
      <w:pPr>
        <w:pStyle w:val="EndNoteBibliography"/>
        <w:spacing w:after="0"/>
      </w:pPr>
      <w:r w:rsidRPr="00DB2DBA">
        <w:t xml:space="preserve">[15] Alobaid AS, Wallis SC, Jarrett P, Starr T, Stuart J, Lassig-Smith M, et al. Effect of Obesity on the Population Pharmacokinetics of Fluconazole in Critically Ill Patients. Antimicrob Agents Chemother. 2016;60:6550-7. </w:t>
      </w:r>
      <w:hyperlink r:id="rId22" w:history="1">
        <w:r w:rsidRPr="00DB2DBA">
          <w:rPr>
            <w:rStyle w:val="Hyperlink"/>
          </w:rPr>
          <w:t>http://doi.org/10.1128/aac.01088-16</w:t>
        </w:r>
      </w:hyperlink>
      <w:r w:rsidRPr="00DB2DBA">
        <w:t>.</w:t>
      </w:r>
    </w:p>
    <w:p w14:paraId="1AC84734" w14:textId="272088D0" w:rsidR="00DB2DBA" w:rsidRPr="00DB2DBA" w:rsidRDefault="00DB2DBA" w:rsidP="00DB2DBA">
      <w:pPr>
        <w:pStyle w:val="EndNoteBibliography"/>
        <w:spacing w:after="0"/>
      </w:pPr>
      <w:r w:rsidRPr="00DB2DBA">
        <w:t xml:space="preserve">[16] Mould DR, Upton RN. Basic concepts in population modeling, simulation, and model-based drug development-part 2: introduction to pharmacokinetic modeling methods. CPT Pharmacometrics Syst Pharmacol. 2013;2:e38. </w:t>
      </w:r>
      <w:hyperlink r:id="rId23" w:history="1">
        <w:r w:rsidRPr="00DB2DBA">
          <w:rPr>
            <w:rStyle w:val="Hyperlink"/>
          </w:rPr>
          <w:t>http://doi.org/10.1038/psp.2013.14</w:t>
        </w:r>
      </w:hyperlink>
      <w:r w:rsidRPr="00DB2DBA">
        <w:t>.</w:t>
      </w:r>
    </w:p>
    <w:p w14:paraId="0D26A033" w14:textId="5562CFC0" w:rsidR="00DB2DBA" w:rsidRPr="00DB2DBA" w:rsidRDefault="00DB2DBA" w:rsidP="00DB2DBA">
      <w:pPr>
        <w:pStyle w:val="EndNoteBibliography"/>
        <w:spacing w:after="0"/>
      </w:pPr>
      <w:r w:rsidRPr="00DB2DBA">
        <w:lastRenderedPageBreak/>
        <w:t xml:space="preserve">[17] Boer P. Estimated lean body mass as an index for normalization of body fluid volumes in humans. Am J Physiol. 1984;247:F632-6. </w:t>
      </w:r>
      <w:hyperlink r:id="rId24" w:history="1">
        <w:r w:rsidRPr="00DB2DBA">
          <w:rPr>
            <w:rStyle w:val="Hyperlink"/>
          </w:rPr>
          <w:t>http://doi.org/10.1152/ajprenal.1984.247.4.F632</w:t>
        </w:r>
      </w:hyperlink>
      <w:r w:rsidRPr="00DB2DBA">
        <w:t>.</w:t>
      </w:r>
    </w:p>
    <w:p w14:paraId="1E71A21C" w14:textId="7C421005" w:rsidR="00DB2DBA" w:rsidRPr="00DB2DBA" w:rsidRDefault="00DB2DBA" w:rsidP="00DB2DBA">
      <w:pPr>
        <w:pStyle w:val="EndNoteBibliography"/>
        <w:spacing w:after="0"/>
      </w:pPr>
      <w:r w:rsidRPr="00DB2DBA">
        <w:t xml:space="preserve">[18] Sharma A, Sahasrabudhe V, Musib L, Zhang S, Younis I, Kanodia J. Time to Rethink the Current Paradigm for Assessing Kidney Function in Drug Development and Beyond. Clin Pharmacol Ther. 2022;112:946-58. </w:t>
      </w:r>
      <w:hyperlink r:id="rId25" w:history="1">
        <w:r w:rsidRPr="00DB2DBA">
          <w:rPr>
            <w:rStyle w:val="Hyperlink"/>
          </w:rPr>
          <w:t>http://doi.org/10.1002/cpt.2489</w:t>
        </w:r>
      </w:hyperlink>
      <w:r w:rsidRPr="00DB2DBA">
        <w:t>.</w:t>
      </w:r>
    </w:p>
    <w:p w14:paraId="1EF33421" w14:textId="77777777" w:rsidR="00DB2DBA" w:rsidRPr="00DB2DBA" w:rsidRDefault="00DB2DBA" w:rsidP="00DB2DBA">
      <w:pPr>
        <w:pStyle w:val="EndNoteBibliography"/>
        <w:spacing w:after="0"/>
      </w:pPr>
      <w:r w:rsidRPr="00DB2DBA">
        <w:t>[19] Buuren Sv. Flexible Imputation of Missing Data, Second Edition: Taylor &amp; Francis Group; 2018.</w:t>
      </w:r>
    </w:p>
    <w:p w14:paraId="6F063F18" w14:textId="77777777" w:rsidR="00DB2DBA" w:rsidRPr="00DB2DBA" w:rsidRDefault="00DB2DBA" w:rsidP="00DB2DBA">
      <w:pPr>
        <w:pStyle w:val="EndNoteBibliography"/>
        <w:spacing w:after="0"/>
      </w:pPr>
      <w:r w:rsidRPr="00DB2DBA">
        <w:t>[20] Hosmer DW, Lemeshow S, May S. Applied Survival Analysis: Regression Modeling of Time-to-Event Data, Second Edition: John Wiley &amp; Sons, Inc.; 2008.</w:t>
      </w:r>
    </w:p>
    <w:p w14:paraId="0A8412A4" w14:textId="77777777" w:rsidR="00DB2DBA" w:rsidRPr="00DB2DBA" w:rsidRDefault="00DB2DBA" w:rsidP="00DB2DBA">
      <w:pPr>
        <w:pStyle w:val="EndNoteBibliography"/>
        <w:spacing w:after="0"/>
      </w:pPr>
      <w:r w:rsidRPr="00DB2DBA">
        <w:t>[21] Committee for Medicinal Products for Human Use (CHMP) EMA. Guideline on the use of pharmacokinetics and pharmacodynamics in the development of antimicrobial medicinal products. United Kingdom: European Medicines Agency; 2016.</w:t>
      </w:r>
    </w:p>
    <w:p w14:paraId="33367FB4" w14:textId="77777777" w:rsidR="00DB2DBA" w:rsidRPr="00DB2DBA" w:rsidRDefault="00DB2DBA" w:rsidP="00DB2DBA">
      <w:pPr>
        <w:pStyle w:val="EndNoteBibliography"/>
        <w:spacing w:after="0"/>
      </w:pPr>
      <w:r w:rsidRPr="00DB2DBA">
        <w:t>[22] Ramachandran KM, Tsokos CP. Chapter 5 - Statistical estimation. In: Ramachandran KM, Tsokos CP, editors. Mathematical Statistics with Applications in R (Third Edition): Academic Press; 2021. p. 179-251.</w:t>
      </w:r>
    </w:p>
    <w:p w14:paraId="487317C3" w14:textId="4D7BDF97" w:rsidR="00DB2DBA" w:rsidRPr="00DB2DBA" w:rsidRDefault="00DB2DBA" w:rsidP="00DB2DBA">
      <w:pPr>
        <w:pStyle w:val="EndNoteBibliography"/>
        <w:spacing w:after="0"/>
      </w:pPr>
      <w:r w:rsidRPr="00DB2DBA">
        <w:t xml:space="preserve">[23] Wickham H, Grolemund G. R for Data Science2017. </w:t>
      </w:r>
      <w:hyperlink r:id="rId26" w:history="1">
        <w:r w:rsidRPr="00DB2DBA">
          <w:rPr>
            <w:rStyle w:val="Hyperlink"/>
          </w:rPr>
          <w:t>https://r4ds.had.co.nz/</w:t>
        </w:r>
      </w:hyperlink>
      <w:r w:rsidRPr="00DB2DBA">
        <w:t>.</w:t>
      </w:r>
    </w:p>
    <w:p w14:paraId="318F4941" w14:textId="0785A74E" w:rsidR="00DB2DBA" w:rsidRPr="00DB2DBA" w:rsidRDefault="00DB2DBA" w:rsidP="00DB2DBA">
      <w:pPr>
        <w:pStyle w:val="EndNoteBibliography"/>
        <w:spacing w:after="0"/>
      </w:pPr>
      <w:r w:rsidRPr="00DB2DBA">
        <w:t xml:space="preserve">[24] Keizer RJ, Karlsson MO, Hooker A. Modeling and Simulation Workbench for NONMEM: Tutorial on Pirana, PsN, and Xpose. CPT Pharmacometrics Syst Pharmacol. 2013;2:e50. </w:t>
      </w:r>
      <w:hyperlink r:id="rId27" w:history="1">
        <w:r w:rsidRPr="00DB2DBA">
          <w:rPr>
            <w:rStyle w:val="Hyperlink"/>
          </w:rPr>
          <w:t>http://doi.org/10.1038/psp.2013.24</w:t>
        </w:r>
      </w:hyperlink>
      <w:r w:rsidRPr="00DB2DBA">
        <w:t>.</w:t>
      </w:r>
    </w:p>
    <w:p w14:paraId="62BBFB27" w14:textId="0AFF2842" w:rsidR="00DB2DBA" w:rsidRPr="00DB2DBA" w:rsidRDefault="00DB2DBA" w:rsidP="00DB2DBA">
      <w:pPr>
        <w:pStyle w:val="EndNoteBibliography"/>
        <w:spacing w:after="0"/>
      </w:pPr>
      <w:r w:rsidRPr="00DB2DBA">
        <w:t xml:space="preserve">[25] Bergner R, Hoffmann M, Riedel KD, Mikus G, Henrich DM, Haefeli WE, et al. Fluconazole dosing in continuous veno-venous haemofiltration (CVVHF): need for a high daily dose of 800 mg. Nephrol Dial Transplant. 2006;21:1019-23. </w:t>
      </w:r>
      <w:hyperlink r:id="rId28" w:history="1">
        <w:r w:rsidRPr="00DB2DBA">
          <w:rPr>
            <w:rStyle w:val="Hyperlink"/>
          </w:rPr>
          <w:t>http://doi.org/10.1093/ndt/gfi284</w:t>
        </w:r>
      </w:hyperlink>
      <w:r w:rsidRPr="00DB2DBA">
        <w:t>.</w:t>
      </w:r>
    </w:p>
    <w:p w14:paraId="5CCD7034" w14:textId="0585BD4F" w:rsidR="00DB2DBA" w:rsidRPr="00DB2DBA" w:rsidRDefault="00DB2DBA" w:rsidP="00DB2DBA">
      <w:pPr>
        <w:pStyle w:val="EndNoteBibliography"/>
        <w:spacing w:after="0"/>
      </w:pPr>
      <w:r w:rsidRPr="00DB2DBA">
        <w:t xml:space="preserve">[26]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29" w:history="1">
        <w:r w:rsidRPr="00DB2DBA">
          <w:rPr>
            <w:rStyle w:val="Hyperlink"/>
          </w:rPr>
          <w:t>http://doi.org/10.1007/s001340000771</w:t>
        </w:r>
      </w:hyperlink>
      <w:r w:rsidRPr="00DB2DBA">
        <w:t>.</w:t>
      </w:r>
    </w:p>
    <w:p w14:paraId="687B2F69" w14:textId="77777777" w:rsidR="00DB2DBA" w:rsidRPr="00DB2DBA" w:rsidRDefault="00DB2DBA" w:rsidP="00DB2DBA">
      <w:pPr>
        <w:pStyle w:val="EndNoteBibliography"/>
        <w:spacing w:after="0"/>
      </w:pPr>
      <w:r w:rsidRPr="00DB2DBA">
        <w:t>[27]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25D2D939" w14:textId="1D61B8B5" w:rsidR="00DB2DBA" w:rsidRPr="00DB2DBA" w:rsidRDefault="00DB2DBA" w:rsidP="00DB2DBA">
      <w:pPr>
        <w:pStyle w:val="EndNoteBibliography"/>
        <w:spacing w:after="0"/>
      </w:pPr>
      <w:r w:rsidRPr="00DB2DBA">
        <w:t xml:space="preserve">[28] Van Daele R, Wauters J, Lagrou K, Denooz R, Hayette MP, Gijsen M, et al. Pharmacokinetic Variability and Target Attainment of Fluconazole in Critically Ill Patients. Microorganisms. 2021;9. </w:t>
      </w:r>
      <w:hyperlink r:id="rId30" w:history="1">
        <w:r w:rsidRPr="00DB2DBA">
          <w:rPr>
            <w:rStyle w:val="Hyperlink"/>
          </w:rPr>
          <w:t>http://doi.org/10.3390/microorganisms9102068</w:t>
        </w:r>
      </w:hyperlink>
      <w:r w:rsidRPr="00DB2DBA">
        <w:t>.</w:t>
      </w:r>
    </w:p>
    <w:p w14:paraId="5994EF17" w14:textId="5F3E01B6" w:rsidR="00DB2DBA" w:rsidRPr="00DB2DBA" w:rsidRDefault="00DB2DBA" w:rsidP="00DB2DBA">
      <w:pPr>
        <w:pStyle w:val="EndNoteBibliography"/>
        <w:spacing w:after="0"/>
      </w:pPr>
      <w:r w:rsidRPr="00DB2DBA">
        <w:t xml:space="preserve">[29]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1" w:history="1">
        <w:r w:rsidRPr="00DB2DBA">
          <w:rPr>
            <w:rStyle w:val="Hyperlink"/>
          </w:rPr>
          <w:t>http://doi.org/10.1016/j.jclinepi.2020.03.026</w:t>
        </w:r>
      </w:hyperlink>
      <w:r w:rsidRPr="00DB2DBA">
        <w:t>.</w:t>
      </w:r>
    </w:p>
    <w:p w14:paraId="3E1BD491" w14:textId="376E9548" w:rsidR="00DB2DBA" w:rsidRPr="00DB2DBA" w:rsidRDefault="00DB2DBA" w:rsidP="00DB2DBA">
      <w:pPr>
        <w:pStyle w:val="EndNoteBibliography"/>
        <w:spacing w:after="0"/>
      </w:pPr>
      <w:r w:rsidRPr="00DB2DBA">
        <w:t xml:space="preserve">[30] Tierney JF, Vale C, Riley R, Smith CT, Stewart L, Clarke M, et al. Individual Participant Data (IPD) Meta-analyses of Randomised Controlled Trials: Guidance on Their Use. PLoS Med. 2015;12:e1001855. </w:t>
      </w:r>
      <w:hyperlink r:id="rId32" w:history="1">
        <w:r w:rsidRPr="00DB2DBA">
          <w:rPr>
            <w:rStyle w:val="Hyperlink"/>
          </w:rPr>
          <w:t>http://doi.org/10.1371/journal.pmed.1001855</w:t>
        </w:r>
      </w:hyperlink>
      <w:r w:rsidRPr="00DB2DBA">
        <w:t>.</w:t>
      </w:r>
    </w:p>
    <w:p w14:paraId="1D0EF9D5" w14:textId="5ABE05BB" w:rsidR="00DB2DBA" w:rsidRPr="00DB2DBA" w:rsidRDefault="00DB2DBA" w:rsidP="00DB2DBA">
      <w:pPr>
        <w:pStyle w:val="EndNoteBibliography"/>
        <w:spacing w:after="0"/>
      </w:pPr>
      <w:r w:rsidRPr="00DB2DBA">
        <w:t xml:space="preserve">[31]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3" w:history="1">
        <w:r w:rsidRPr="00DB2DBA">
          <w:rPr>
            <w:rStyle w:val="Hyperlink"/>
          </w:rPr>
          <w:t>http://doi.org/10.1128/aac.00424-11</w:t>
        </w:r>
      </w:hyperlink>
      <w:r w:rsidRPr="00DB2DBA">
        <w:t>.</w:t>
      </w:r>
    </w:p>
    <w:p w14:paraId="762983B2" w14:textId="4895981E" w:rsidR="00DB2DBA" w:rsidRPr="00E9044B" w:rsidRDefault="00DB2DBA" w:rsidP="00DB2DBA">
      <w:pPr>
        <w:pStyle w:val="EndNoteBibliography"/>
        <w:spacing w:after="0"/>
        <w:rPr>
          <w:lang w:val="nl-BE"/>
          <w:rPrChange w:id="963" w:author="My Luong Vuong" w:date="2024-06-14T16:09:00Z">
            <w:rPr/>
          </w:rPrChange>
        </w:rPr>
      </w:pPr>
      <w:r w:rsidRPr="00DB2DBA">
        <w:t xml:space="preserve">[32] Aoyama T, Hirata K, Hirata R, Yamazaki H, Yamamoto Y, Hayashi H, et al. Population pharmacokinetics of fluconazole after administration of fosfluconazole and fluconazole in critically ill patients. </w:t>
      </w:r>
      <w:r w:rsidRPr="00E9044B">
        <w:rPr>
          <w:lang w:val="nl-BE"/>
          <w:rPrChange w:id="964" w:author="My Luong Vuong" w:date="2024-06-14T16:09:00Z">
            <w:rPr/>
          </w:rPrChange>
        </w:rPr>
        <w:t xml:space="preserve">J Clin Pharm Ther. 2012;37:356-63. </w:t>
      </w:r>
      <w:r w:rsidR="00000000">
        <w:fldChar w:fldCharType="begin"/>
      </w:r>
      <w:r w:rsidR="00000000" w:rsidRPr="00E9044B">
        <w:rPr>
          <w:lang w:val="nl-BE"/>
          <w:rPrChange w:id="965" w:author="My Luong Vuong" w:date="2024-06-14T16:09:00Z">
            <w:rPr/>
          </w:rPrChange>
        </w:rPr>
        <w:instrText>HYPERLINK "http://doi.org/10.1111/j.1365-2710.2011.01297.x"</w:instrText>
      </w:r>
      <w:r w:rsidR="00000000">
        <w:fldChar w:fldCharType="separate"/>
      </w:r>
      <w:r w:rsidRPr="00E9044B">
        <w:rPr>
          <w:rStyle w:val="Hyperlink"/>
          <w:lang w:val="nl-BE"/>
          <w:rPrChange w:id="966" w:author="My Luong Vuong" w:date="2024-06-14T16:09:00Z">
            <w:rPr>
              <w:rStyle w:val="Hyperlink"/>
            </w:rPr>
          </w:rPrChange>
        </w:rPr>
        <w:t>http://doi.org/10.1111/j.1365-2710.2011.01297.x</w:t>
      </w:r>
      <w:r w:rsidR="00000000">
        <w:rPr>
          <w:rStyle w:val="Hyperlink"/>
        </w:rPr>
        <w:fldChar w:fldCharType="end"/>
      </w:r>
      <w:r w:rsidRPr="00E9044B">
        <w:rPr>
          <w:lang w:val="nl-BE"/>
          <w:rPrChange w:id="967" w:author="My Luong Vuong" w:date="2024-06-14T16:09:00Z">
            <w:rPr/>
          </w:rPrChange>
        </w:rPr>
        <w:t>.</w:t>
      </w:r>
    </w:p>
    <w:p w14:paraId="78C2137F" w14:textId="1DE626B9" w:rsidR="00DB2DBA" w:rsidRPr="00DB2DBA" w:rsidRDefault="00DB2DBA" w:rsidP="00DB2DBA">
      <w:pPr>
        <w:pStyle w:val="EndNoteBibliography"/>
        <w:spacing w:after="0"/>
      </w:pPr>
      <w:r w:rsidRPr="00E9044B">
        <w:rPr>
          <w:lang w:val="nl-BE"/>
          <w:rPrChange w:id="968" w:author="My Luong Vuong" w:date="2024-06-14T16:09:00Z">
            <w:rPr/>
          </w:rPrChange>
        </w:rPr>
        <w:t xml:space="preserve">[33] Chen L, van Rhee KP, Wasmann RE, Krekels EHJ, Wiezer MJ, van Dongen EPA, et al. </w:t>
      </w:r>
      <w:r w:rsidRPr="00DB2DBA">
        <w:t xml:space="preserve">Total bodyweight and sex both drive pharmacokinetic variability of fluconazole in obese adults. J Antimicrob Chemother. 2022;77:2217-26. </w:t>
      </w:r>
      <w:hyperlink r:id="rId34" w:history="1">
        <w:r w:rsidRPr="00DB2DBA">
          <w:rPr>
            <w:rStyle w:val="Hyperlink"/>
          </w:rPr>
          <w:t>http://doi.org/10.1093/jac/dkac160</w:t>
        </w:r>
      </w:hyperlink>
      <w:r w:rsidRPr="00DB2DBA">
        <w:t>.</w:t>
      </w:r>
    </w:p>
    <w:p w14:paraId="31F95312" w14:textId="16AB77D7" w:rsidR="00DB2DBA" w:rsidRPr="00DB2DBA" w:rsidRDefault="00DB2DBA" w:rsidP="00DB2DBA">
      <w:pPr>
        <w:pStyle w:val="EndNoteBibliography"/>
        <w:spacing w:after="0"/>
      </w:pPr>
      <w:r w:rsidRPr="00DB2DBA">
        <w:t xml:space="preserve">[34] Huang C-Y, Güiza F, De Vlieger G, Meyfroidt G. Daily fluctuations in kidney function in critically ill adults. Critical Care. 2022;26:347. </w:t>
      </w:r>
      <w:hyperlink r:id="rId35" w:history="1">
        <w:r w:rsidRPr="00DB2DBA">
          <w:rPr>
            <w:rStyle w:val="Hyperlink"/>
          </w:rPr>
          <w:t>http://doi.org/10.1186/s13054-022-04226-3</w:t>
        </w:r>
      </w:hyperlink>
      <w:r w:rsidRPr="00DB2DBA">
        <w:t>.</w:t>
      </w:r>
    </w:p>
    <w:p w14:paraId="78C67699" w14:textId="604CDBEF" w:rsidR="00DB2DBA" w:rsidRPr="00DB2DBA" w:rsidRDefault="00DB2DBA" w:rsidP="00DB2DBA">
      <w:pPr>
        <w:pStyle w:val="EndNoteBibliography"/>
        <w:spacing w:after="0"/>
      </w:pPr>
      <w:r w:rsidRPr="00DB2DBA">
        <w:lastRenderedPageBreak/>
        <w:t xml:space="preserve">[35] Johansson Å M, Karlsson MO. Comparison of methods for handling missing covariate data. Aaps j. 2013;15:1232-41. </w:t>
      </w:r>
      <w:hyperlink r:id="rId36" w:history="1">
        <w:r w:rsidRPr="00DB2DBA">
          <w:rPr>
            <w:rStyle w:val="Hyperlink"/>
          </w:rPr>
          <w:t>http://doi.org/10.1208/s12248-013-9526-y</w:t>
        </w:r>
      </w:hyperlink>
      <w:r w:rsidRPr="00DB2DBA">
        <w:t>.</w:t>
      </w:r>
    </w:p>
    <w:p w14:paraId="70630CCB" w14:textId="6271DF8E" w:rsidR="00DB2DBA" w:rsidRPr="00DB2DBA" w:rsidRDefault="00DB2DBA" w:rsidP="00DB2DBA">
      <w:pPr>
        <w:pStyle w:val="EndNoteBibliography"/>
        <w:spacing w:after="0"/>
      </w:pPr>
      <w:r w:rsidRPr="00DB2DBA">
        <w:t xml:space="preserve">[36] Heymans MW, Twisk JWR. Handling missing data in clinical research. Journal of Clinical Epidemiology. 2022;151:185-8. </w:t>
      </w:r>
      <w:hyperlink r:id="rId37" w:history="1">
        <w:r w:rsidRPr="00DB2DBA">
          <w:rPr>
            <w:rStyle w:val="Hyperlink"/>
          </w:rPr>
          <w:t>http://doi.org/https://doi.org/10.1016/j.jclinepi.2022.08.016</w:t>
        </w:r>
      </w:hyperlink>
      <w:r w:rsidRPr="00DB2DBA">
        <w:t>.</w:t>
      </w:r>
    </w:p>
    <w:p w14:paraId="5EFEE73D" w14:textId="03579CBD" w:rsidR="00DB2DBA" w:rsidRPr="00DB2DBA" w:rsidRDefault="00DB2DBA" w:rsidP="00DB2DBA">
      <w:pPr>
        <w:pStyle w:val="EndNoteBibliography"/>
        <w:spacing w:after="0"/>
      </w:pPr>
      <w:r w:rsidRPr="00DB2DBA">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38" w:history="1">
        <w:r w:rsidRPr="00DB2DBA">
          <w:rPr>
            <w:rStyle w:val="Hyperlink"/>
          </w:rPr>
          <w:t>http://doi.org/10.1128/aac.02019-20</w:t>
        </w:r>
      </w:hyperlink>
      <w:r w:rsidRPr="00DB2DBA">
        <w:t>.</w:t>
      </w:r>
    </w:p>
    <w:p w14:paraId="09EABCB8" w14:textId="4B197C59" w:rsidR="00DB2DBA" w:rsidRPr="00DB2DBA" w:rsidRDefault="00DB2DBA" w:rsidP="00DB2DBA">
      <w:pPr>
        <w:pStyle w:val="EndNoteBibliography"/>
        <w:spacing w:after="0"/>
      </w:pPr>
      <w:r w:rsidRPr="00DB2DBA">
        <w:t xml:space="preserve">[38] Darnis S, Fareau N, Corallo CE, Poole S, Dooley MJ, Cheng AC. Estimation of body weight in hospitalized patients. QJM: An International Journal of Medicine. 2012;105:769-74. </w:t>
      </w:r>
      <w:hyperlink r:id="rId39" w:history="1">
        <w:r w:rsidRPr="00DB2DBA">
          <w:rPr>
            <w:rStyle w:val="Hyperlink"/>
          </w:rPr>
          <w:t>http://doi.org/10.1093/qjmed/hcs060</w:t>
        </w:r>
      </w:hyperlink>
      <w:r w:rsidRPr="00DB2DBA">
        <w:t>.</w:t>
      </w:r>
    </w:p>
    <w:p w14:paraId="4671DE70" w14:textId="4572F8D7" w:rsidR="00DB2DBA" w:rsidRPr="00DB2DBA" w:rsidRDefault="00DB2DBA" w:rsidP="00DB2DBA">
      <w:pPr>
        <w:pStyle w:val="EndNoteBibliography"/>
        <w:spacing w:after="0"/>
      </w:pPr>
      <w:r w:rsidRPr="00DB2DBA">
        <w:t xml:space="preserve">[39] van Wijk RC, Imperial MZ, Savic RM, Solans BP. Pharmacokinetic analysis across studies to drive knowledge-integration: A tutorial on individual patient data meta-analysis (IPDMA). CPT Pharmacometrics Syst Pharmacol. 2023;12:1187-200. </w:t>
      </w:r>
      <w:hyperlink r:id="rId40" w:history="1">
        <w:r w:rsidRPr="00DB2DBA">
          <w:rPr>
            <w:rStyle w:val="Hyperlink"/>
          </w:rPr>
          <w:t>http://doi.org/10.1002/psp4.13002</w:t>
        </w:r>
      </w:hyperlink>
      <w:r w:rsidRPr="00DB2DBA">
        <w:t>.</w:t>
      </w:r>
    </w:p>
    <w:p w14:paraId="425EF6AE" w14:textId="35F91130" w:rsidR="00DB2DBA" w:rsidRPr="00DB2DBA" w:rsidRDefault="00DB2DBA" w:rsidP="00DB2DBA">
      <w:pPr>
        <w:pStyle w:val="EndNoteBibliography"/>
      </w:pPr>
      <w:r w:rsidRPr="00DB2DBA">
        <w:t xml:space="preserve">[40] Li L, Li X, Xia Y, Chu Y, Zhong H, Li J, et al. Recommendation of Antimicrobial Dosing Optimization During Continuous Renal Replacement Therapy. Front Pharmacol. 2020;11:786. </w:t>
      </w:r>
      <w:hyperlink r:id="rId41" w:history="1">
        <w:r w:rsidRPr="00DB2DBA">
          <w:rPr>
            <w:rStyle w:val="Hyperlink"/>
          </w:rPr>
          <w:t>http://doi.org/10.3389/fphar.2020.00786</w:t>
        </w:r>
      </w:hyperlink>
      <w:r w:rsidRPr="00DB2DBA">
        <w:t>.</w:t>
      </w:r>
    </w:p>
    <w:p w14:paraId="218B9AF3" w14:textId="5CBFBA67"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635"/>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2"/>
          <w:type w:val="continuous"/>
          <w:pgSz w:w="11906" w:h="16838" w:code="9"/>
          <w:pgMar w:top="1440" w:right="1440" w:bottom="1440" w:left="1440" w:header="720" w:footer="720" w:gutter="0"/>
          <w:cols w:space="720"/>
          <w:titlePg/>
          <w:docGrid w:linePitch="360"/>
        </w:sectPr>
      </w:pPr>
    </w:p>
    <w:p w14:paraId="5A137CC1" w14:textId="6C36FC47" w:rsidR="00A60D40" w:rsidRPr="00A60D40" w:rsidRDefault="00A60D40">
      <w:pPr>
        <w:pStyle w:val="Heading1"/>
        <w:numPr>
          <w:ilvl w:val="0"/>
          <w:numId w:val="0"/>
        </w:numPr>
        <w:ind w:left="432" w:hanging="432"/>
        <w:rPr>
          <w:ins w:id="969" w:author="My Luong Vuong" w:date="2024-05-31T16:41:00Z"/>
        </w:rPr>
        <w:pPrChange w:id="970" w:author="My Luong Vuong" w:date="2024-05-31T16:41:00Z">
          <w:pPr>
            <w:spacing w:after="0"/>
          </w:pPr>
        </w:pPrChange>
      </w:pPr>
      <w:ins w:id="971" w:author="My Luong Vuong" w:date="2024-05-31T16:41:00Z">
        <w:r>
          <w:lastRenderedPageBreak/>
          <w:t>Tables</w:t>
        </w:r>
      </w:ins>
    </w:p>
    <w:p w14:paraId="140239CA" w14:textId="2E5A5249" w:rsidR="00E6620C" w:rsidRPr="00E03B11" w:rsidRDefault="00346601" w:rsidP="00AA2598">
      <w:pPr>
        <w:spacing w:after="0"/>
      </w:pPr>
      <w:r w:rsidRPr="00E03B11">
        <w:t xml:space="preserve"> </w:t>
      </w:r>
      <w:r w:rsidR="00F73945" w:rsidRPr="00E03B11">
        <w:rPr>
          <w:b/>
          <w:bCs/>
        </w:rPr>
        <w:t>Table 1.</w:t>
      </w:r>
      <w:r w:rsidR="00F73945"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Change w:id="972">
          <w:tblGrid>
            <w:gridCol w:w="2552"/>
            <w:gridCol w:w="1243"/>
            <w:gridCol w:w="1244"/>
            <w:gridCol w:w="1244"/>
            <w:gridCol w:w="1244"/>
            <w:gridCol w:w="1243"/>
            <w:gridCol w:w="1244"/>
            <w:gridCol w:w="1244"/>
            <w:gridCol w:w="1244"/>
            <w:gridCol w:w="1244"/>
          </w:tblGrid>
        </w:tblGridChange>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7770148C"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DB2DBA" w:rsidRPr="00DB2DBA">
              <w:rPr>
                <w:b/>
                <w:bCs/>
                <w:sz w:val="18"/>
                <w:szCs w:val="18"/>
                <w:lang w:val="nl-BE"/>
                <w:rPrChange w:id="973" w:author="My Luong Vuong" w:date="2024-05-31T16:59:00Z">
                  <w:rPr>
                    <w:b/>
                    <w:bCs/>
                    <w:sz w:val="18"/>
                    <w:szCs w:val="18"/>
                  </w:rPr>
                </w:rPrChange>
              </w:rPr>
              <w:instrText xml:space="preserve"> ADDIN EN.CITE </w:instrText>
            </w:r>
            <w:r w:rsidR="00DB2DBA">
              <w:rPr>
                <w:b/>
                <w:bCs/>
                <w:sz w:val="18"/>
                <w:szCs w:val="18"/>
              </w:rPr>
              <w:fldChar w:fldCharType="begin">
                <w:fldData xml:space="preserve">PEVuZE5vdGU+PENpdGU+PEF1dGhvcj5WYW4gRGFlbGU8L0F1dGhvcj48WWVhcj4yMDIxPC9ZZWFy
PjxSZWNOdW0+NjwvUmVjTnVtPjxEaXNwbGF5VGV4dD7CoFsyOF08L0Rpc3BsYXlUZXh0PjxyZWNv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DB2DBA" w:rsidRPr="00DB2DBA">
              <w:rPr>
                <w:b/>
                <w:bCs/>
                <w:sz w:val="18"/>
                <w:szCs w:val="18"/>
                <w:lang w:val="nl-BE"/>
                <w:rPrChange w:id="974" w:author="My Luong Vuong" w:date="2024-05-31T16:59:00Z">
                  <w:rPr>
                    <w:b/>
                    <w:bCs/>
                    <w:sz w:val="18"/>
                    <w:szCs w:val="18"/>
                  </w:rPr>
                </w:rPrChange>
              </w:rPr>
              <w:instrText xml:space="preserve"> ADDIN EN.CITE.DATA </w:instrText>
            </w:r>
            <w:r w:rsidR="00DB2DBA">
              <w:rPr>
                <w:b/>
                <w:bCs/>
                <w:sz w:val="18"/>
                <w:szCs w:val="18"/>
              </w:rPr>
            </w:r>
            <w:r w:rsidR="00DB2DBA">
              <w:rPr>
                <w:b/>
                <w:bCs/>
                <w:sz w:val="18"/>
                <w:szCs w:val="18"/>
              </w:rPr>
              <w:fldChar w:fldCharType="end"/>
            </w:r>
            <w:r w:rsidR="0012034A" w:rsidRPr="002E01AC">
              <w:rPr>
                <w:b/>
                <w:bCs/>
                <w:sz w:val="18"/>
                <w:szCs w:val="18"/>
              </w:rPr>
            </w:r>
            <w:r w:rsidR="0012034A" w:rsidRPr="002E01AC">
              <w:rPr>
                <w:b/>
                <w:bCs/>
                <w:sz w:val="18"/>
                <w:szCs w:val="18"/>
              </w:rPr>
              <w:fldChar w:fldCharType="separate"/>
            </w:r>
            <w:r w:rsidR="00DB2DBA" w:rsidRPr="00DB2DBA">
              <w:rPr>
                <w:b/>
                <w:bCs/>
                <w:noProof/>
                <w:sz w:val="18"/>
                <w:szCs w:val="18"/>
                <w:lang w:val="nl-BE"/>
              </w:rPr>
              <w:t> [28]</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3C2CD96D" w:rsidR="00B10629" w:rsidRPr="002E01AC" w:rsidRDefault="00B10629" w:rsidP="002E01AC">
            <w:pPr>
              <w:spacing w:after="0" w:line="240" w:lineRule="auto"/>
              <w:jc w:val="left"/>
              <w:rPr>
                <w:b/>
                <w:bCs/>
                <w:sz w:val="18"/>
                <w:szCs w:val="18"/>
              </w:rPr>
            </w:pPr>
            <w:r w:rsidRPr="002E01AC">
              <w:rPr>
                <w:b/>
                <w:bCs/>
                <w:sz w:val="18"/>
                <w:szCs w:val="18"/>
              </w:rPr>
              <w:t>Muilwijk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DB2DBA">
              <w:rPr>
                <w:b/>
                <w:bCs/>
                <w:sz w:val="18"/>
                <w:szCs w:val="18"/>
              </w:rPr>
              <w:instrText xml:space="preserve"> ADDIN EN.CITE </w:instrText>
            </w:r>
            <w:r w:rsidR="00DB2DBA">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DB2DBA">
              <w:rPr>
                <w:b/>
                <w:bCs/>
                <w:sz w:val="18"/>
                <w:szCs w:val="18"/>
              </w:rPr>
              <w:instrText xml:space="preserve"> ADDIN EN.CITE.DATA </w:instrText>
            </w:r>
            <w:r w:rsidR="00DB2DBA">
              <w:rPr>
                <w:b/>
                <w:bCs/>
                <w:sz w:val="18"/>
                <w:szCs w:val="18"/>
              </w:rPr>
            </w:r>
            <w:r w:rsidR="00DB2DBA">
              <w:rPr>
                <w:b/>
                <w:bCs/>
                <w:sz w:val="18"/>
                <w:szCs w:val="18"/>
              </w:rPr>
              <w:fldChar w:fldCharType="end"/>
            </w:r>
            <w:r w:rsidR="00045E2C" w:rsidRPr="002E01AC">
              <w:rPr>
                <w:b/>
                <w:bCs/>
                <w:sz w:val="18"/>
                <w:szCs w:val="18"/>
              </w:rPr>
            </w:r>
            <w:r w:rsidR="00045E2C" w:rsidRPr="002E01AC">
              <w:rPr>
                <w:b/>
                <w:bCs/>
                <w:sz w:val="18"/>
                <w:szCs w:val="18"/>
              </w:rPr>
              <w:fldChar w:fldCharType="separate"/>
            </w:r>
            <w:r w:rsidR="00DB2DBA">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0EC62012"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DB2DBA">
              <w:rPr>
                <w:b/>
                <w:bCs/>
                <w:sz w:val="18"/>
                <w:szCs w:val="18"/>
              </w:rPr>
              <w:instrText xml:space="preserve"> ADDIN EN.CITE &lt;EndNote&gt;&lt;Cite&gt;&lt;Author&gt;Bergner&lt;/Author&gt;&lt;Year&gt;2006&lt;/Year&gt;&lt;RecNum&gt;21&lt;/RecNum&gt;&lt;DisplayText&gt; [25]&lt;/DisplayText&gt;&lt;record&gt;&lt;rec-number&gt;21&lt;/rec-number&gt;&lt;foreign-keys&gt;&lt;key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DB2DBA">
              <w:rPr>
                <w:b/>
                <w:bCs/>
                <w:noProof/>
                <w:sz w:val="18"/>
                <w:szCs w:val="18"/>
              </w:rPr>
              <w:t> [25]</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2F47B017" w:rsidR="00B10629" w:rsidRPr="002E01AC" w:rsidRDefault="00B10629" w:rsidP="002E01AC">
            <w:pPr>
              <w:spacing w:after="0" w:line="240" w:lineRule="auto"/>
              <w:jc w:val="left"/>
              <w:rPr>
                <w:b/>
                <w:bCs/>
                <w:sz w:val="18"/>
                <w:szCs w:val="18"/>
              </w:rPr>
            </w:pPr>
            <w:r w:rsidRPr="002E01AC">
              <w:rPr>
                <w:b/>
                <w:bCs/>
                <w:sz w:val="18"/>
                <w:szCs w:val="18"/>
              </w:rPr>
              <w:t>Buijk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Y051bT4yMjwvUmVjTnVtPjxEaXNwbGF5VGV4dD7CoFsyNl08L0Rpc3BsYXlUZXh0PjxyZWNvcmQ+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DB2DBA">
              <w:rPr>
                <w:b/>
                <w:bCs/>
                <w:sz w:val="18"/>
                <w:szCs w:val="18"/>
              </w:rPr>
              <w:instrText xml:space="preserve"> ADDIN EN.CITE </w:instrText>
            </w:r>
            <w:r w:rsidR="00DB2DBA">
              <w:rPr>
                <w:b/>
                <w:bCs/>
                <w:sz w:val="18"/>
                <w:szCs w:val="18"/>
              </w:rPr>
              <w:fldChar w:fldCharType="begin">
                <w:fldData xml:space="preserve">PEVuZE5vdGU+PENpdGU+PEF1dGhvcj5CdWlqazwvQXV0aG9yPjxZZWFyPjIwMDE8L1llYXI+PFJl
Y051bT4yMjwvUmVjTnVtPjxEaXNwbGF5VGV4dD7CoFsyNl08L0Rpc3BsYXlUZXh0PjxyZWNvcmQ+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DB2DBA">
              <w:rPr>
                <w:b/>
                <w:bCs/>
                <w:sz w:val="18"/>
                <w:szCs w:val="18"/>
              </w:rPr>
              <w:instrText xml:space="preserve"> ADDIN EN.CITE.DATA </w:instrText>
            </w:r>
            <w:r w:rsidR="00DB2DBA">
              <w:rPr>
                <w:b/>
                <w:bCs/>
                <w:sz w:val="18"/>
                <w:szCs w:val="18"/>
              </w:rPr>
            </w:r>
            <w:r w:rsidR="00DB2DBA">
              <w:rPr>
                <w:b/>
                <w:bCs/>
                <w:sz w:val="18"/>
                <w:szCs w:val="18"/>
              </w:rPr>
              <w:fldChar w:fldCharType="end"/>
            </w:r>
            <w:r w:rsidR="00427372" w:rsidRPr="002E01AC">
              <w:rPr>
                <w:b/>
                <w:bCs/>
                <w:sz w:val="18"/>
                <w:szCs w:val="18"/>
              </w:rPr>
            </w:r>
            <w:r w:rsidR="00427372" w:rsidRPr="002E01AC">
              <w:rPr>
                <w:b/>
                <w:bCs/>
                <w:sz w:val="18"/>
                <w:szCs w:val="18"/>
              </w:rPr>
              <w:fldChar w:fldCharType="separate"/>
            </w:r>
            <w:r w:rsidR="00DB2DBA">
              <w:rPr>
                <w:b/>
                <w:bCs/>
                <w:noProof/>
                <w:sz w:val="18"/>
                <w:szCs w:val="18"/>
              </w:rPr>
              <w:t> [26]</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6B993577"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DB2DBA">
              <w:rPr>
                <w:b/>
                <w:bCs/>
                <w:sz w:val="18"/>
                <w:szCs w:val="18"/>
              </w:rPr>
              <w:instrText xml:space="preserve"> ADDIN EN.CITE </w:instrText>
            </w:r>
            <w:r w:rsidR="00DB2DBA">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DB2DBA">
              <w:rPr>
                <w:b/>
                <w:bCs/>
                <w:sz w:val="18"/>
                <w:szCs w:val="18"/>
              </w:rPr>
              <w:instrText xml:space="preserve"> ADDIN EN.CITE.DATA </w:instrText>
            </w:r>
            <w:r w:rsidR="00DB2DBA">
              <w:rPr>
                <w:b/>
                <w:bCs/>
                <w:sz w:val="18"/>
                <w:szCs w:val="18"/>
              </w:rPr>
            </w:r>
            <w:r w:rsidR="00DB2DBA">
              <w:rPr>
                <w:b/>
                <w:bCs/>
                <w:sz w:val="18"/>
                <w:szCs w:val="18"/>
              </w:rPr>
              <w:fldChar w:fldCharType="end"/>
            </w:r>
            <w:r w:rsidR="00344F02" w:rsidRPr="002E01AC">
              <w:rPr>
                <w:b/>
                <w:bCs/>
                <w:sz w:val="18"/>
                <w:szCs w:val="18"/>
              </w:rPr>
            </w:r>
            <w:r w:rsidR="00344F02" w:rsidRPr="002E01AC">
              <w:rPr>
                <w:b/>
                <w:bCs/>
                <w:sz w:val="18"/>
                <w:szCs w:val="18"/>
              </w:rPr>
              <w:fldChar w:fldCharType="separate"/>
            </w:r>
            <w:r w:rsidR="00DB2DBA">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5C42CC75" w:rsidR="00B10629" w:rsidRPr="002E01AC" w:rsidRDefault="00B10629" w:rsidP="002E01AC">
            <w:pPr>
              <w:spacing w:after="0" w:line="240" w:lineRule="auto"/>
              <w:jc w:val="left"/>
              <w:rPr>
                <w:b/>
                <w:bCs/>
                <w:sz w:val="18"/>
                <w:szCs w:val="18"/>
              </w:rPr>
            </w:pPr>
            <w:r w:rsidRPr="002E01AC">
              <w:rPr>
                <w:b/>
                <w:bCs/>
                <w:sz w:val="18"/>
                <w:szCs w:val="18"/>
              </w:rPr>
              <w:t>Sinnollareddy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DB2DBA">
              <w:rPr>
                <w:b/>
                <w:bCs/>
                <w:sz w:val="18"/>
                <w:szCs w:val="18"/>
              </w:rPr>
              <w:instrText xml:space="preserve"> ADDIN EN.CITE &lt;EndNote&gt;&lt;Cite&gt;&lt;Author&gt;Sinnollareddy&lt;/Author&gt;&lt;Year&gt;2015&lt;/Year&gt;&lt;RecNum&gt;5&lt;/RecNum&gt;&lt;DisplayText&gt; [27]&lt;/DisplayText&gt;&lt;record&gt;&lt;rec-number&gt;5&lt;/rec-number&gt;&lt;foreign-keys&gt;&lt;key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DB2DBA">
              <w:rPr>
                <w:b/>
                <w:bCs/>
                <w:noProof/>
                <w:sz w:val="18"/>
                <w:szCs w:val="18"/>
              </w:rPr>
              <w:t> [27]</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164852A7" w:rsidR="00B10629" w:rsidRPr="002E01AC" w:rsidRDefault="00B10629" w:rsidP="002E01AC">
            <w:pPr>
              <w:spacing w:after="0" w:line="240" w:lineRule="auto"/>
              <w:jc w:val="left"/>
              <w:rPr>
                <w:b/>
                <w:bCs/>
                <w:sz w:val="18"/>
                <w:szCs w:val="18"/>
              </w:rPr>
            </w:pPr>
            <w:r w:rsidRPr="002E01AC">
              <w:rPr>
                <w:b/>
                <w:bCs/>
                <w:sz w:val="18"/>
                <w:szCs w:val="18"/>
              </w:rPr>
              <w:t>Alobaid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DB2DBA">
              <w:rPr>
                <w:b/>
                <w:bCs/>
                <w:sz w:val="18"/>
                <w:szCs w:val="18"/>
              </w:rPr>
              <w:instrText xml:space="preserve"> ADDIN EN.CITE </w:instrText>
            </w:r>
            <w:r w:rsidR="00DB2DBA">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DB2DBA">
              <w:rPr>
                <w:b/>
                <w:bCs/>
                <w:sz w:val="18"/>
                <w:szCs w:val="18"/>
              </w:rPr>
              <w:instrText xml:space="preserve"> ADDIN EN.CITE.DATA </w:instrText>
            </w:r>
            <w:r w:rsidR="00DB2DBA">
              <w:rPr>
                <w:b/>
                <w:bCs/>
                <w:sz w:val="18"/>
                <w:szCs w:val="18"/>
              </w:rPr>
            </w:r>
            <w:r w:rsidR="00DB2DBA">
              <w:rPr>
                <w:b/>
                <w:bCs/>
                <w:sz w:val="18"/>
                <w:szCs w:val="18"/>
              </w:rPr>
              <w:fldChar w:fldCharType="end"/>
            </w:r>
            <w:r w:rsidR="00EC311D" w:rsidRPr="002E01AC">
              <w:rPr>
                <w:b/>
                <w:bCs/>
                <w:sz w:val="18"/>
                <w:szCs w:val="18"/>
              </w:rPr>
            </w:r>
            <w:r w:rsidR="00EC311D" w:rsidRPr="002E01AC">
              <w:rPr>
                <w:b/>
                <w:bCs/>
                <w:sz w:val="18"/>
                <w:szCs w:val="18"/>
              </w:rPr>
              <w:fldChar w:fldCharType="separate"/>
            </w:r>
            <w:r w:rsidR="00DB2DBA">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39C9E9AD"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DB2DBA">
              <w:rPr>
                <w:b/>
                <w:bCs/>
                <w:sz w:val="18"/>
                <w:szCs w:val="18"/>
              </w:rPr>
              <w:instrText xml:space="preserve"> ADDIN EN.CITE </w:instrText>
            </w:r>
            <w:r w:rsidR="00DB2DBA">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DB2DBA">
              <w:rPr>
                <w:b/>
                <w:bCs/>
                <w:sz w:val="18"/>
                <w:szCs w:val="18"/>
              </w:rPr>
              <w:instrText xml:space="preserve"> ADDIN EN.CITE.DATA </w:instrText>
            </w:r>
            <w:r w:rsidR="00DB2DBA">
              <w:rPr>
                <w:b/>
                <w:bCs/>
                <w:sz w:val="18"/>
                <w:szCs w:val="18"/>
              </w:rPr>
            </w:r>
            <w:r w:rsidR="00DB2DBA">
              <w:rPr>
                <w:b/>
                <w:bCs/>
                <w:sz w:val="18"/>
                <w:szCs w:val="18"/>
              </w:rPr>
              <w:fldChar w:fldCharType="end"/>
            </w:r>
            <w:r w:rsidR="00EC311D" w:rsidRPr="002E01AC">
              <w:rPr>
                <w:b/>
                <w:bCs/>
                <w:sz w:val="18"/>
                <w:szCs w:val="18"/>
              </w:rPr>
            </w:r>
            <w:r w:rsidR="00EC311D" w:rsidRPr="002E01AC">
              <w:rPr>
                <w:b/>
                <w:bCs/>
                <w:sz w:val="18"/>
                <w:szCs w:val="18"/>
              </w:rPr>
              <w:fldChar w:fldCharType="separate"/>
            </w:r>
            <w:r w:rsidR="00DB2DBA">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E447D1">
        <w:tblPrEx>
          <w:tblW w:w="0" w:type="auto"/>
          <w:jc w:val="center"/>
          <w:shd w:val="clear" w:color="auto" w:fill="FFFFFF"/>
          <w:tblLayout w:type="fixed"/>
          <w:tblCellMar>
            <w:left w:w="0" w:type="dxa"/>
            <w:right w:w="0" w:type="dxa"/>
          </w:tblCellMar>
          <w:tblPrExChange w:id="975" w:author="My Luong Vuong" w:date="2024-03-21T13:19:00Z">
            <w:tblPrEx>
              <w:tblW w:w="0" w:type="auto"/>
              <w:jc w:val="center"/>
              <w:shd w:val="clear" w:color="auto" w:fill="FFFFFF"/>
              <w:tblLayout w:type="fixed"/>
              <w:tblCellMar>
                <w:left w:w="0" w:type="dxa"/>
                <w:right w:w="0" w:type="dxa"/>
              </w:tblCellMar>
            </w:tblPrEx>
          </w:tblPrExChange>
        </w:tblPrEx>
        <w:trPr>
          <w:trHeight w:val="20"/>
          <w:jc w:val="center"/>
          <w:ins w:id="976" w:author="My Luong Vuong" w:date="2024-03-21T13:14:00Z"/>
          <w:trPrChange w:id="977" w:author="My Luong Vuong" w:date="2024-03-21T13:19: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978" w:author="My Luong Vuong" w:date="2024-03-21T13:19: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7775E4CD" w14:textId="29D40604" w:rsidR="00B11C25" w:rsidRPr="002E01AC" w:rsidRDefault="00B11C25" w:rsidP="00B11C25">
            <w:pPr>
              <w:spacing w:after="0" w:line="240" w:lineRule="auto"/>
              <w:ind w:left="-227"/>
              <w:jc w:val="left"/>
              <w:rPr>
                <w:ins w:id="979" w:author="My Luong Vuong" w:date="2024-03-21T13:14:00Z"/>
                <w:sz w:val="18"/>
                <w:szCs w:val="18"/>
              </w:rPr>
            </w:pPr>
            <w:ins w:id="980" w:author="My Luong Vuong" w:date="2024-03-21T13:15:00Z">
              <w:r w:rsidRPr="00026B55">
                <w:rPr>
                  <w:sz w:val="18"/>
                  <w:szCs w:val="18"/>
                </w:rPr>
                <w:t>Body weight, median [Q1–Q3], kg</w:t>
              </w:r>
            </w:ins>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Change w:id="981"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0D77740" w14:textId="5AA9A3F0" w:rsidR="00B11C25" w:rsidRPr="002E01AC" w:rsidRDefault="00B11C25" w:rsidP="00B11C25">
            <w:pPr>
              <w:spacing w:after="0" w:line="240" w:lineRule="auto"/>
              <w:jc w:val="left"/>
              <w:rPr>
                <w:ins w:id="982" w:author="My Luong Vuong" w:date="2024-03-21T13:14:00Z"/>
                <w:sz w:val="18"/>
                <w:szCs w:val="18"/>
              </w:rPr>
            </w:pPr>
            <w:ins w:id="983" w:author="My Luong Vuong" w:date="2024-03-21T13:18:00Z">
              <w:r w:rsidRPr="00C617A3">
                <w:rPr>
                  <w:sz w:val="18"/>
                  <w:szCs w:val="18"/>
                </w:rPr>
                <w:t>72.0 [63.5</w:t>
              </w:r>
            </w:ins>
            <w:ins w:id="984" w:author="My Luong Vuong" w:date="2024-03-21T13:36:00Z">
              <w:r w:rsidR="00EC3414">
                <w:rPr>
                  <w:sz w:val="18"/>
                  <w:szCs w:val="18"/>
                </w:rPr>
                <w:t>–</w:t>
              </w:r>
            </w:ins>
            <w:ins w:id="985" w:author="My Luong Vuong" w:date="2024-03-21T13:18:00Z">
              <w:r w:rsidRPr="00C617A3">
                <w:rPr>
                  <w:sz w:val="18"/>
                  <w:szCs w:val="18"/>
                </w:rPr>
                <w:t>86.5]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986"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65067F94" w14:textId="7C7B5E6B" w:rsidR="00B11C25" w:rsidRPr="00B11C25" w:rsidRDefault="00B11C25" w:rsidP="00B11C25">
            <w:pPr>
              <w:spacing w:after="0" w:line="240" w:lineRule="auto"/>
              <w:jc w:val="left"/>
              <w:rPr>
                <w:ins w:id="987" w:author="My Luong Vuong" w:date="2024-03-21T13:14:00Z"/>
                <w:sz w:val="18"/>
                <w:szCs w:val="18"/>
              </w:rPr>
            </w:pPr>
            <w:ins w:id="988" w:author="My Luong Vuong" w:date="2024-03-21T13:19:00Z">
              <w:r w:rsidRPr="00B11C25">
                <w:rPr>
                  <w:sz w:val="18"/>
                  <w:szCs w:val="18"/>
                  <w:rPrChange w:id="989" w:author="My Luong Vuong" w:date="2024-03-21T13:19:00Z">
                    <w:rPr/>
                  </w:rPrChange>
                </w:rPr>
                <w:t>82.0 [73.0</w:t>
              </w:r>
            </w:ins>
            <w:ins w:id="990" w:author="My Luong Vuong" w:date="2024-03-21T13:36:00Z">
              <w:r w:rsidR="00945D58">
                <w:rPr>
                  <w:sz w:val="18"/>
                  <w:szCs w:val="18"/>
                </w:rPr>
                <w:t>–</w:t>
              </w:r>
            </w:ins>
            <w:ins w:id="991" w:author="My Luong Vuong" w:date="2024-03-21T13:19:00Z">
              <w:r w:rsidRPr="00B11C25">
                <w:rPr>
                  <w:sz w:val="18"/>
                  <w:szCs w:val="18"/>
                  <w:rPrChange w:id="992" w:author="My Luong Vuong" w:date="2024-03-21T13:19:00Z">
                    <w:rPr/>
                  </w:rPrChange>
                </w:rPr>
                <w:t>96.5]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993"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5594CD9" w14:textId="3855BC24" w:rsidR="00B11C25" w:rsidRPr="00B11C25" w:rsidRDefault="00B11C25" w:rsidP="00B11C25">
            <w:pPr>
              <w:spacing w:after="0" w:line="240" w:lineRule="auto"/>
              <w:jc w:val="left"/>
              <w:rPr>
                <w:ins w:id="994" w:author="My Luong Vuong" w:date="2024-03-21T13:14:00Z"/>
                <w:sz w:val="18"/>
                <w:szCs w:val="18"/>
              </w:rPr>
            </w:pPr>
            <w:ins w:id="995" w:author="My Luong Vuong" w:date="2024-03-21T13:19:00Z">
              <w:r w:rsidRPr="00B11C25">
                <w:rPr>
                  <w:sz w:val="18"/>
                  <w:szCs w:val="18"/>
                  <w:rPrChange w:id="996" w:author="My Luong Vuong" w:date="2024-03-21T13:19:00Z">
                    <w:rPr/>
                  </w:rPrChange>
                </w:rPr>
                <w:t>NA</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997"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DE5FE59" w14:textId="191D4345" w:rsidR="00B11C25" w:rsidRPr="00B11C25" w:rsidRDefault="00B11C25" w:rsidP="00B11C25">
            <w:pPr>
              <w:spacing w:after="0" w:line="240" w:lineRule="auto"/>
              <w:jc w:val="left"/>
              <w:rPr>
                <w:ins w:id="998" w:author="My Luong Vuong" w:date="2024-03-21T13:14:00Z"/>
                <w:sz w:val="18"/>
                <w:szCs w:val="18"/>
              </w:rPr>
            </w:pPr>
            <w:ins w:id="999" w:author="My Luong Vuong" w:date="2024-03-21T13:19:00Z">
              <w:r w:rsidRPr="00B11C25">
                <w:rPr>
                  <w:sz w:val="18"/>
                  <w:szCs w:val="18"/>
                  <w:rPrChange w:id="1000" w:author="My Luong Vuong" w:date="2024-03-21T13:19:00Z">
                    <w:rPr/>
                  </w:rPrChange>
                </w:rPr>
                <w:t>72.0 [65.0</w:t>
              </w:r>
            </w:ins>
            <w:ins w:id="1001" w:author="My Luong Vuong" w:date="2024-03-21T13:36:00Z">
              <w:r w:rsidR="00945D58">
                <w:rPr>
                  <w:sz w:val="18"/>
                  <w:szCs w:val="18"/>
                </w:rPr>
                <w:t>–</w:t>
              </w:r>
            </w:ins>
            <w:ins w:id="1002" w:author="My Luong Vuong" w:date="2024-03-21T13:19:00Z">
              <w:r w:rsidRPr="00B11C25">
                <w:rPr>
                  <w:sz w:val="18"/>
                  <w:szCs w:val="18"/>
                  <w:rPrChange w:id="1003" w:author="My Luong Vuong" w:date="2024-03-21T13:19:00Z">
                    <w:rPr/>
                  </w:rPrChange>
                </w:rPr>
                <w:t>80.0]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004"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B5B43D2" w14:textId="0DC19992" w:rsidR="00B11C25" w:rsidRPr="00B11C25" w:rsidRDefault="00B11C25" w:rsidP="00B11C25">
            <w:pPr>
              <w:spacing w:after="0" w:line="240" w:lineRule="auto"/>
              <w:jc w:val="left"/>
              <w:rPr>
                <w:ins w:id="1005" w:author="My Luong Vuong" w:date="2024-03-21T13:14:00Z"/>
                <w:sz w:val="18"/>
                <w:szCs w:val="18"/>
              </w:rPr>
            </w:pPr>
            <w:ins w:id="1006" w:author="My Luong Vuong" w:date="2024-03-21T13:19:00Z">
              <w:r w:rsidRPr="00B11C25">
                <w:rPr>
                  <w:sz w:val="18"/>
                  <w:szCs w:val="18"/>
                  <w:rPrChange w:id="1007" w:author="My Luong Vuong" w:date="2024-03-21T13:19:00Z">
                    <w:rPr/>
                  </w:rPrChange>
                </w:rPr>
                <w:t>80.0 [61.0</w:t>
              </w:r>
            </w:ins>
            <w:ins w:id="1008" w:author="My Luong Vuong" w:date="2024-03-21T13:36:00Z">
              <w:r w:rsidR="00945D58">
                <w:rPr>
                  <w:sz w:val="18"/>
                  <w:szCs w:val="18"/>
                </w:rPr>
                <w:t>–</w:t>
              </w:r>
            </w:ins>
            <w:ins w:id="1009" w:author="My Luong Vuong" w:date="2024-03-21T13:19:00Z">
              <w:r w:rsidRPr="00B11C25">
                <w:rPr>
                  <w:sz w:val="18"/>
                  <w:szCs w:val="18"/>
                  <w:rPrChange w:id="1010" w:author="My Luong Vuong" w:date="2024-03-21T13:19:00Z">
                    <w:rPr/>
                  </w:rPrChange>
                </w:rPr>
                <w:t>98.5]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11"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459E91" w14:textId="001F6077" w:rsidR="00B11C25" w:rsidRPr="00B11C25" w:rsidRDefault="00B11C25" w:rsidP="00B11C25">
            <w:pPr>
              <w:spacing w:after="0" w:line="240" w:lineRule="auto"/>
              <w:jc w:val="left"/>
              <w:rPr>
                <w:ins w:id="1012" w:author="My Luong Vuong" w:date="2024-03-21T13:14:00Z"/>
                <w:sz w:val="18"/>
                <w:szCs w:val="18"/>
              </w:rPr>
            </w:pPr>
            <w:ins w:id="1013" w:author="My Luong Vuong" w:date="2024-03-21T13:19:00Z">
              <w:r w:rsidRPr="00B11C25">
                <w:rPr>
                  <w:sz w:val="18"/>
                  <w:szCs w:val="18"/>
                  <w:rPrChange w:id="1014" w:author="My Luong Vuong" w:date="2024-03-21T13:19:00Z">
                    <w:rPr/>
                  </w:rPrChange>
                </w:rPr>
                <w:t>80.0 [75.0</w:t>
              </w:r>
            </w:ins>
            <w:ins w:id="1015" w:author="My Luong Vuong" w:date="2024-03-21T13:36:00Z">
              <w:r w:rsidR="00945D58">
                <w:rPr>
                  <w:sz w:val="18"/>
                  <w:szCs w:val="18"/>
                </w:rPr>
                <w:t>–</w:t>
              </w:r>
            </w:ins>
            <w:ins w:id="1016" w:author="My Luong Vuong" w:date="2024-03-21T13:19:00Z">
              <w:r w:rsidRPr="00B11C25">
                <w:rPr>
                  <w:sz w:val="18"/>
                  <w:szCs w:val="18"/>
                  <w:rPrChange w:id="1017"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18"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DAE6" w14:textId="5D4E1AB7" w:rsidR="00B11C25" w:rsidRPr="00B11C25" w:rsidRDefault="00B11C25" w:rsidP="00B11C25">
            <w:pPr>
              <w:spacing w:after="0" w:line="240" w:lineRule="auto"/>
              <w:jc w:val="left"/>
              <w:rPr>
                <w:ins w:id="1019" w:author="My Luong Vuong" w:date="2024-03-21T13:14:00Z"/>
                <w:sz w:val="18"/>
                <w:szCs w:val="18"/>
              </w:rPr>
            </w:pPr>
            <w:ins w:id="1020" w:author="My Luong Vuong" w:date="2024-03-21T13:19:00Z">
              <w:r w:rsidRPr="00B11C25">
                <w:rPr>
                  <w:sz w:val="18"/>
                  <w:szCs w:val="18"/>
                  <w:rPrChange w:id="1021" w:author="My Luong Vuong" w:date="2024-03-21T13:19:00Z">
                    <w:rPr/>
                  </w:rPrChange>
                </w:rPr>
                <w:t>85.0 [74.0</w:t>
              </w:r>
            </w:ins>
            <w:ins w:id="1022" w:author="My Luong Vuong" w:date="2024-03-21T13:36:00Z">
              <w:r w:rsidR="00945D58">
                <w:rPr>
                  <w:sz w:val="18"/>
                  <w:szCs w:val="18"/>
                </w:rPr>
                <w:t>–</w:t>
              </w:r>
            </w:ins>
            <w:ins w:id="1023" w:author="My Luong Vuong" w:date="2024-03-21T13:19:00Z">
              <w:r w:rsidRPr="00B11C25">
                <w:rPr>
                  <w:sz w:val="18"/>
                  <w:szCs w:val="18"/>
                  <w:rPrChange w:id="1024" w:author="My Luong Vuong" w:date="2024-03-21T13:19:00Z">
                    <w:rPr/>
                  </w:rPrChange>
                </w:rPr>
                <w:t>103]</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25"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3A6234" w14:textId="6028CF20" w:rsidR="00B11C25" w:rsidRPr="00B11C25" w:rsidRDefault="00B11C25" w:rsidP="00B11C25">
            <w:pPr>
              <w:spacing w:after="0" w:line="240" w:lineRule="auto"/>
              <w:jc w:val="left"/>
              <w:rPr>
                <w:ins w:id="1026" w:author="My Luong Vuong" w:date="2024-03-21T13:14:00Z"/>
                <w:sz w:val="18"/>
                <w:szCs w:val="18"/>
              </w:rPr>
            </w:pPr>
            <w:ins w:id="1027" w:author="My Luong Vuong" w:date="2024-03-21T13:19:00Z">
              <w:r w:rsidRPr="00B11C25">
                <w:rPr>
                  <w:sz w:val="18"/>
                  <w:szCs w:val="18"/>
                  <w:rPrChange w:id="1028" w:author="My Luong Vuong" w:date="2024-03-21T13:19:00Z">
                    <w:rPr/>
                  </w:rPrChange>
                </w:rPr>
                <w:t>80.0 [72.0</w:t>
              </w:r>
            </w:ins>
            <w:ins w:id="1029" w:author="My Luong Vuong" w:date="2024-03-21T13:36:00Z">
              <w:r w:rsidR="00945D58">
                <w:rPr>
                  <w:sz w:val="18"/>
                  <w:szCs w:val="18"/>
                </w:rPr>
                <w:t>–</w:t>
              </w:r>
            </w:ins>
            <w:ins w:id="1030" w:author="My Luong Vuong" w:date="2024-03-21T13:19:00Z">
              <w:r w:rsidRPr="00B11C25">
                <w:rPr>
                  <w:sz w:val="18"/>
                  <w:szCs w:val="18"/>
                  <w:rPrChange w:id="1031"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32"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D624A9" w14:textId="475E0FD1" w:rsidR="00B11C25" w:rsidRPr="00B11C25" w:rsidRDefault="00B11C25" w:rsidP="00B11C25">
            <w:pPr>
              <w:spacing w:after="0" w:line="240" w:lineRule="auto"/>
              <w:jc w:val="left"/>
              <w:rPr>
                <w:ins w:id="1033" w:author="My Luong Vuong" w:date="2024-03-21T13:14:00Z"/>
                <w:sz w:val="18"/>
                <w:szCs w:val="18"/>
              </w:rPr>
            </w:pPr>
            <w:ins w:id="1034" w:author="My Luong Vuong" w:date="2024-03-21T13:19:00Z">
              <w:r w:rsidRPr="00B11C25">
                <w:rPr>
                  <w:sz w:val="18"/>
                  <w:szCs w:val="18"/>
                  <w:rPrChange w:id="1035" w:author="My Luong Vuong" w:date="2024-03-21T13:19:00Z">
                    <w:rPr/>
                  </w:rPrChange>
                </w:rPr>
                <w:t>80.0 [70.0</w:t>
              </w:r>
            </w:ins>
            <w:ins w:id="1036" w:author="My Luong Vuong" w:date="2024-03-21T13:36:00Z">
              <w:r w:rsidR="00945D58">
                <w:rPr>
                  <w:sz w:val="18"/>
                  <w:szCs w:val="18"/>
                </w:rPr>
                <w:t>–</w:t>
              </w:r>
            </w:ins>
            <w:ins w:id="1037" w:author="My Luong Vuong" w:date="2024-03-21T13:19:00Z">
              <w:r w:rsidRPr="00B11C25">
                <w:rPr>
                  <w:sz w:val="18"/>
                  <w:szCs w:val="18"/>
                  <w:rPrChange w:id="1038" w:author="My Luong Vuong" w:date="2024-03-21T13:19:00Z">
                    <w:rPr/>
                  </w:rPrChange>
                </w:rPr>
                <w:t>92.0]</w:t>
              </w:r>
            </w:ins>
          </w:p>
        </w:tc>
      </w:tr>
      <w:tr w:rsidR="003A38AE" w:rsidRPr="00E03B11" w14:paraId="5E517CDD" w14:textId="77777777" w:rsidTr="006772E8">
        <w:tblPrEx>
          <w:tblW w:w="0" w:type="auto"/>
          <w:jc w:val="center"/>
          <w:shd w:val="clear" w:color="auto" w:fill="FFFFFF"/>
          <w:tblLayout w:type="fixed"/>
          <w:tblCellMar>
            <w:left w:w="0" w:type="dxa"/>
            <w:right w:w="0" w:type="dxa"/>
          </w:tblCellMar>
          <w:tblPrExChange w:id="1039" w:author="My Luong Vuong" w:date="2024-03-21T13:33:00Z">
            <w:tblPrEx>
              <w:tblW w:w="0" w:type="auto"/>
              <w:jc w:val="center"/>
              <w:shd w:val="clear" w:color="auto" w:fill="FFFFFF"/>
              <w:tblLayout w:type="fixed"/>
              <w:tblCellMar>
                <w:left w:w="0" w:type="dxa"/>
                <w:right w:w="0" w:type="dxa"/>
              </w:tblCellMar>
            </w:tblPrEx>
          </w:tblPrExChange>
        </w:tblPrEx>
        <w:trPr>
          <w:trHeight w:val="20"/>
          <w:jc w:val="center"/>
          <w:ins w:id="1040" w:author="My Luong Vuong" w:date="2024-03-21T13:15:00Z"/>
          <w:trPrChange w:id="1041" w:author="My Luong Vuong" w:date="2024-03-21T13:33: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1042" w:author="My Luong Vuong" w:date="2024-03-21T13:33: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653033B9" w14:textId="7846D3F0" w:rsidR="003A38AE" w:rsidRPr="002E01AC" w:rsidRDefault="003A38AE">
            <w:pPr>
              <w:spacing w:after="0" w:line="240" w:lineRule="auto"/>
              <w:jc w:val="left"/>
              <w:rPr>
                <w:ins w:id="1043" w:author="My Luong Vuong" w:date="2024-03-21T13:15:00Z"/>
                <w:sz w:val="18"/>
                <w:szCs w:val="18"/>
              </w:rPr>
              <w:pPrChange w:id="1044" w:author="My Luong Vuong" w:date="2024-03-21T13:37:00Z">
                <w:pPr>
                  <w:spacing w:after="0" w:line="240" w:lineRule="auto"/>
                  <w:ind w:left="-227"/>
                  <w:jc w:val="left"/>
                </w:pPr>
              </w:pPrChange>
            </w:pPr>
            <w:ins w:id="1045" w:author="My Luong Vuong" w:date="2024-03-21T13:15:00Z">
              <w:r w:rsidRPr="00917351">
                <w:rPr>
                  <w:sz w:val="18"/>
                  <w:szCs w:val="18"/>
                </w:rPr>
                <w:t xml:space="preserve">Missing, </w:t>
              </w:r>
            </w:ins>
            <w:ins w:id="1046" w:author="My Luong Vuong" w:date="2024-03-21T13:16:00Z">
              <w:r w:rsidRPr="00772A1F">
                <w:rPr>
                  <w:i/>
                  <w:iCs/>
                  <w:sz w:val="18"/>
                  <w:szCs w:val="18"/>
                  <w:rPrChange w:id="1047" w:author="My Luong Vuong" w:date="2024-03-21T13:19:00Z">
                    <w:rPr>
                      <w:sz w:val="18"/>
                      <w:szCs w:val="18"/>
                    </w:rPr>
                  </w:rPrChange>
                </w:rPr>
                <w:t>n</w:t>
              </w:r>
            </w:ins>
            <w:ins w:id="1048" w:author="My Luong Vuong" w:date="2024-03-21T13:15:00Z">
              <w:r w:rsidRPr="00917351">
                <w:rPr>
                  <w:sz w:val="18"/>
                  <w:szCs w:val="18"/>
                </w:rPr>
                <w:t xml:space="preserve"> (%)</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049"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3D1F25" w14:textId="3FCD7372" w:rsidR="003A38AE" w:rsidRPr="003A38AE" w:rsidRDefault="003A38AE" w:rsidP="003A38AE">
            <w:pPr>
              <w:spacing w:after="0" w:line="240" w:lineRule="auto"/>
              <w:jc w:val="left"/>
              <w:rPr>
                <w:ins w:id="1050" w:author="My Luong Vuong" w:date="2024-03-21T13:15:00Z"/>
                <w:sz w:val="18"/>
                <w:szCs w:val="18"/>
              </w:rPr>
            </w:pPr>
            <w:ins w:id="1051" w:author="My Luong Vuong" w:date="2024-03-21T13:33:00Z">
              <w:r w:rsidRPr="003A38AE">
                <w:rPr>
                  <w:sz w:val="18"/>
                  <w:szCs w:val="18"/>
                  <w:rPrChange w:id="1052"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53"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873D" w14:textId="5ED370FA" w:rsidR="003A38AE" w:rsidRPr="003A38AE" w:rsidRDefault="003A38AE" w:rsidP="003A38AE">
            <w:pPr>
              <w:spacing w:after="0" w:line="240" w:lineRule="auto"/>
              <w:jc w:val="left"/>
              <w:rPr>
                <w:ins w:id="1054" w:author="My Luong Vuong" w:date="2024-03-21T13:15:00Z"/>
                <w:sz w:val="18"/>
                <w:szCs w:val="18"/>
              </w:rPr>
            </w:pPr>
            <w:ins w:id="1055" w:author="My Luong Vuong" w:date="2024-03-21T13:33:00Z">
              <w:r w:rsidRPr="003A38AE">
                <w:rPr>
                  <w:sz w:val="18"/>
                  <w:szCs w:val="18"/>
                  <w:rPrChange w:id="1056"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57"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4B0FCDD" w14:textId="601EB0C4" w:rsidR="003A38AE" w:rsidRPr="003A38AE" w:rsidRDefault="003A38AE" w:rsidP="003A38AE">
            <w:pPr>
              <w:spacing w:after="0" w:line="240" w:lineRule="auto"/>
              <w:jc w:val="left"/>
              <w:rPr>
                <w:ins w:id="1058" w:author="My Luong Vuong" w:date="2024-03-21T13:15:00Z"/>
                <w:sz w:val="18"/>
                <w:szCs w:val="18"/>
              </w:rPr>
            </w:pPr>
            <w:ins w:id="1059" w:author="My Luong Vuong" w:date="2024-03-21T13:33:00Z">
              <w:r w:rsidRPr="003A38AE">
                <w:rPr>
                  <w:sz w:val="18"/>
                  <w:szCs w:val="18"/>
                  <w:rPrChange w:id="1060" w:author="My Luong Vuong" w:date="2024-03-21T13:34:00Z">
                    <w:rPr/>
                  </w:rPrChange>
                </w:rPr>
                <w:t>5 (100)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61"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16BA0" w14:textId="43779563" w:rsidR="003A38AE" w:rsidRPr="003A38AE" w:rsidRDefault="003A38AE" w:rsidP="003A38AE">
            <w:pPr>
              <w:spacing w:after="0" w:line="240" w:lineRule="auto"/>
              <w:jc w:val="left"/>
              <w:rPr>
                <w:ins w:id="1062" w:author="My Luong Vuong" w:date="2024-03-21T13:15:00Z"/>
                <w:sz w:val="18"/>
                <w:szCs w:val="18"/>
              </w:rPr>
            </w:pPr>
            <w:ins w:id="1063" w:author="My Luong Vuong" w:date="2024-03-21T13:33:00Z">
              <w:r w:rsidRPr="003A38AE">
                <w:rPr>
                  <w:sz w:val="18"/>
                  <w:szCs w:val="18"/>
                  <w:rPrChange w:id="1064" w:author="My Luong Vuong" w:date="2024-03-21T13:34:00Z">
                    <w:rPr/>
                  </w:rPrChange>
                </w:rPr>
                <w:t>0 (0)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1065"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26EA9B97" w14:textId="7A06BA68" w:rsidR="003A38AE" w:rsidRPr="003A38AE" w:rsidRDefault="003A38AE" w:rsidP="003A38AE">
            <w:pPr>
              <w:spacing w:after="0" w:line="240" w:lineRule="auto"/>
              <w:jc w:val="left"/>
              <w:rPr>
                <w:ins w:id="1066" w:author="My Luong Vuong" w:date="2024-03-21T13:15:00Z"/>
                <w:sz w:val="18"/>
                <w:szCs w:val="18"/>
              </w:rPr>
            </w:pPr>
            <w:ins w:id="1067" w:author="My Luong Vuong" w:date="2024-03-21T13:33:00Z">
              <w:r w:rsidRPr="003A38AE">
                <w:rPr>
                  <w:sz w:val="18"/>
                  <w:szCs w:val="18"/>
                  <w:rPrChange w:id="1068"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69"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5FA7C1" w14:textId="17970B0E" w:rsidR="003A38AE" w:rsidRPr="003A38AE" w:rsidRDefault="003A38AE" w:rsidP="003A38AE">
            <w:pPr>
              <w:spacing w:after="0" w:line="240" w:lineRule="auto"/>
              <w:jc w:val="left"/>
              <w:rPr>
                <w:ins w:id="1070" w:author="My Luong Vuong" w:date="2024-03-21T13:15:00Z"/>
                <w:sz w:val="18"/>
                <w:szCs w:val="18"/>
              </w:rPr>
            </w:pPr>
            <w:ins w:id="1071" w:author="My Luong Vuong" w:date="2024-03-21T13:33:00Z">
              <w:r w:rsidRPr="003A38AE">
                <w:rPr>
                  <w:sz w:val="18"/>
                  <w:szCs w:val="18"/>
                  <w:rPrChange w:id="1072"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73"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DB35DEC" w14:textId="37ACED53" w:rsidR="003A38AE" w:rsidRPr="003A38AE" w:rsidRDefault="003A38AE" w:rsidP="003A38AE">
            <w:pPr>
              <w:spacing w:after="0" w:line="240" w:lineRule="auto"/>
              <w:jc w:val="left"/>
              <w:rPr>
                <w:ins w:id="1074" w:author="My Luong Vuong" w:date="2024-03-21T13:15:00Z"/>
                <w:sz w:val="18"/>
                <w:szCs w:val="18"/>
              </w:rPr>
            </w:pPr>
            <w:ins w:id="1075" w:author="My Luong Vuong" w:date="2024-03-21T13:33:00Z">
              <w:r w:rsidRPr="003A38AE">
                <w:rPr>
                  <w:sz w:val="18"/>
                  <w:szCs w:val="18"/>
                  <w:rPrChange w:id="1076"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77"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26F32A" w14:textId="2ED983A9" w:rsidR="003A38AE" w:rsidRPr="003A38AE" w:rsidRDefault="003A38AE" w:rsidP="003A38AE">
            <w:pPr>
              <w:spacing w:after="0" w:line="240" w:lineRule="auto"/>
              <w:jc w:val="left"/>
              <w:rPr>
                <w:ins w:id="1078" w:author="My Luong Vuong" w:date="2024-03-21T13:15:00Z"/>
                <w:sz w:val="18"/>
                <w:szCs w:val="18"/>
              </w:rPr>
            </w:pPr>
            <w:ins w:id="1079" w:author="My Luong Vuong" w:date="2024-03-21T13:33:00Z">
              <w:r w:rsidRPr="003A38AE">
                <w:rPr>
                  <w:sz w:val="18"/>
                  <w:szCs w:val="18"/>
                  <w:rPrChange w:id="1080"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1081"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24B5039" w14:textId="35D8AA5A" w:rsidR="003A38AE" w:rsidRPr="003A38AE" w:rsidRDefault="003A38AE" w:rsidP="003A38AE">
            <w:pPr>
              <w:spacing w:after="0" w:line="240" w:lineRule="auto"/>
              <w:jc w:val="left"/>
              <w:rPr>
                <w:ins w:id="1082" w:author="My Luong Vuong" w:date="2024-03-21T13:15:00Z"/>
                <w:sz w:val="18"/>
                <w:szCs w:val="18"/>
              </w:rPr>
            </w:pPr>
            <w:ins w:id="1083" w:author="My Luong Vuong" w:date="2024-03-21T13:33:00Z">
              <w:r w:rsidRPr="003A38AE">
                <w:rPr>
                  <w:sz w:val="18"/>
                  <w:szCs w:val="18"/>
                  <w:rPrChange w:id="1084" w:author="My Luong Vuong" w:date="2024-03-21T13:34:00Z">
                    <w:rPr/>
                  </w:rPrChange>
                </w:rPr>
                <w:t>5 (2.8)</w:t>
              </w:r>
            </w:ins>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r w:rsidRPr="002E01AC">
              <w:rPr>
                <w:sz w:val="18"/>
                <w:szCs w:val="18"/>
                <w:lang w:val="es-ES"/>
              </w:rPr>
              <w:t>Fluconazole dose</w:t>
            </w:r>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F6EAD" w14:paraId="6B789183" w14:textId="7916BBDF" w:rsidTr="002E01AC">
        <w:trPr>
          <w:trHeight w:val="20"/>
          <w:jc w:val="center"/>
          <w:del w:id="1085"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0C967E74" w14:textId="03690D31" w:rsidR="003034E2" w:rsidRPr="002E01AC" w:rsidDel="001F6EAD" w:rsidRDefault="003034E2" w:rsidP="002E01AC">
            <w:pPr>
              <w:spacing w:after="0" w:line="240" w:lineRule="auto"/>
              <w:jc w:val="left"/>
              <w:rPr>
                <w:del w:id="1086" w:author="My Luong Vuong" w:date="2024-03-21T13:34:00Z"/>
                <w:sz w:val="18"/>
                <w:szCs w:val="18"/>
              </w:rPr>
            </w:pPr>
            <w:del w:id="1087" w:author="My Luong Vuong" w:date="2024-03-21T13:34:00Z">
              <w:r w:rsidRPr="002E01AC" w:rsidDel="001F6EAD">
                <w:rPr>
                  <w:sz w:val="18"/>
                  <w:szCs w:val="18"/>
                </w:rPr>
                <w:delText>Body weight, median [Q1</w:delText>
              </w:r>
              <w:r w:rsidR="006F045C" w:rsidDel="001F6EAD">
                <w:rPr>
                  <w:sz w:val="18"/>
                  <w:szCs w:val="18"/>
                </w:rPr>
                <w:delText>–</w:delText>
              </w:r>
              <w:r w:rsidRPr="002E01AC" w:rsidDel="001F6EAD">
                <w:rPr>
                  <w:sz w:val="18"/>
                  <w:szCs w:val="18"/>
                </w:rPr>
                <w:delText>Q3], kg</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47DD062" w14:textId="5FEA9122" w:rsidR="003034E2" w:rsidRPr="002E01AC" w:rsidDel="001F6EAD" w:rsidRDefault="003034E2" w:rsidP="002E01AC">
            <w:pPr>
              <w:spacing w:after="0" w:line="240" w:lineRule="auto"/>
              <w:jc w:val="left"/>
              <w:rPr>
                <w:del w:id="1088" w:author="My Luong Vuong" w:date="2024-03-21T13:34:00Z"/>
                <w:sz w:val="18"/>
                <w:szCs w:val="18"/>
              </w:rPr>
            </w:pPr>
            <w:del w:id="1089" w:author="My Luong Vuong" w:date="2024-03-21T13:34:00Z">
              <w:r w:rsidRPr="002E01AC" w:rsidDel="001F6EAD">
                <w:rPr>
                  <w:sz w:val="18"/>
                  <w:szCs w:val="18"/>
                </w:rPr>
                <w:delText>76.2 [62.0</w:delText>
              </w:r>
              <w:r w:rsidR="006F045C" w:rsidDel="001F6EAD">
                <w:rPr>
                  <w:sz w:val="18"/>
                  <w:szCs w:val="18"/>
                </w:rPr>
                <w:delText>–</w:delText>
              </w:r>
              <w:r w:rsidRPr="002E01AC" w:rsidDel="001F6EAD">
                <w:rPr>
                  <w:sz w:val="18"/>
                  <w:szCs w:val="18"/>
                </w:rPr>
                <w:delText>86.9]</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AFE178" w14:textId="1FB8EF02" w:rsidR="003034E2" w:rsidRPr="002E01AC" w:rsidDel="001F6EAD" w:rsidRDefault="003034E2" w:rsidP="002E01AC">
            <w:pPr>
              <w:spacing w:after="0" w:line="240" w:lineRule="auto"/>
              <w:jc w:val="left"/>
              <w:rPr>
                <w:del w:id="1090" w:author="My Luong Vuong" w:date="2024-03-21T13:34:00Z"/>
                <w:sz w:val="18"/>
                <w:szCs w:val="18"/>
              </w:rPr>
            </w:pPr>
            <w:del w:id="1091" w:author="My Luong Vuong" w:date="2024-03-21T13:34:00Z">
              <w:r w:rsidRPr="002E01AC" w:rsidDel="001F6EAD">
                <w:rPr>
                  <w:sz w:val="18"/>
                  <w:szCs w:val="18"/>
                </w:rPr>
                <w:delText>83.0 [70.5</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699655" w14:textId="1F5A3938" w:rsidR="003034E2" w:rsidRPr="002E01AC" w:rsidDel="001F6EAD" w:rsidRDefault="003034E2" w:rsidP="002E01AC">
            <w:pPr>
              <w:spacing w:after="0" w:line="240" w:lineRule="auto"/>
              <w:jc w:val="left"/>
              <w:rPr>
                <w:del w:id="1092" w:author="My Luong Vuong" w:date="2024-03-21T13:34:00Z"/>
                <w:sz w:val="18"/>
                <w:szCs w:val="18"/>
              </w:rPr>
            </w:pPr>
            <w:del w:id="1093" w:author="My Luong Vuong" w:date="2024-03-21T13:34:00Z">
              <w:r w:rsidRPr="002E01AC" w:rsidDel="001F6EAD">
                <w:rPr>
                  <w:sz w:val="18"/>
                  <w:szCs w:val="18"/>
                </w:rPr>
                <w:delText>NA</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B8F746" w14:textId="721794A8" w:rsidR="003034E2" w:rsidRPr="002E01AC" w:rsidDel="001F6EAD" w:rsidRDefault="003034E2" w:rsidP="002E01AC">
            <w:pPr>
              <w:spacing w:after="0" w:line="240" w:lineRule="auto"/>
              <w:jc w:val="left"/>
              <w:rPr>
                <w:del w:id="1094" w:author="My Luong Vuong" w:date="2024-03-21T13:34:00Z"/>
                <w:sz w:val="18"/>
                <w:szCs w:val="18"/>
              </w:rPr>
            </w:pPr>
            <w:del w:id="1095" w:author="My Luong Vuong" w:date="2024-03-21T13:34:00Z">
              <w:r w:rsidRPr="002E01AC" w:rsidDel="001F6EAD">
                <w:rPr>
                  <w:sz w:val="18"/>
                  <w:szCs w:val="18"/>
                </w:rPr>
                <w:delText>72.0 [65.0</w:delText>
              </w:r>
              <w:r w:rsidR="006F045C" w:rsidDel="001F6EAD">
                <w:rPr>
                  <w:sz w:val="18"/>
                  <w:szCs w:val="18"/>
                </w:rPr>
                <w:delText>–</w:delText>
              </w:r>
              <w:r w:rsidRPr="002E01AC" w:rsidDel="001F6EAD">
                <w:rPr>
                  <w:sz w:val="18"/>
                  <w:szCs w:val="18"/>
                </w:rPr>
                <w:delText>80.0]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EF2FB58" w14:textId="717FA4FD" w:rsidR="003034E2" w:rsidRPr="002E01AC" w:rsidDel="001F6EAD" w:rsidRDefault="003034E2" w:rsidP="002E01AC">
            <w:pPr>
              <w:spacing w:after="0" w:line="240" w:lineRule="auto"/>
              <w:jc w:val="left"/>
              <w:rPr>
                <w:del w:id="1096" w:author="My Luong Vuong" w:date="2024-03-21T13:34:00Z"/>
                <w:sz w:val="18"/>
                <w:szCs w:val="18"/>
              </w:rPr>
            </w:pPr>
            <w:del w:id="1097" w:author="My Luong Vuong" w:date="2024-03-21T13:34:00Z">
              <w:r w:rsidRPr="002E01AC" w:rsidDel="001F6EAD">
                <w:rPr>
                  <w:sz w:val="18"/>
                  <w:szCs w:val="18"/>
                </w:rPr>
                <w:delText>90.0 [64.0</w:delText>
              </w:r>
              <w:r w:rsidR="006F045C" w:rsidDel="001F6EAD">
                <w:rPr>
                  <w:sz w:val="18"/>
                  <w:szCs w:val="18"/>
                </w:rPr>
                <w:delText>–</w:delText>
              </w:r>
              <w:r w:rsidRPr="002E01AC" w:rsidDel="001F6EAD">
                <w:rPr>
                  <w:sz w:val="18"/>
                  <w:szCs w:val="18"/>
                </w:rPr>
                <w:delText>105]</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AA11A4F" w14:textId="042E21BB" w:rsidR="003034E2" w:rsidRPr="002E01AC" w:rsidDel="001F6EAD" w:rsidRDefault="003034E2" w:rsidP="002E01AC">
            <w:pPr>
              <w:spacing w:after="0" w:line="240" w:lineRule="auto"/>
              <w:jc w:val="left"/>
              <w:rPr>
                <w:del w:id="1098" w:author="My Luong Vuong" w:date="2024-03-21T13:34:00Z"/>
                <w:sz w:val="18"/>
                <w:szCs w:val="18"/>
              </w:rPr>
            </w:pPr>
            <w:del w:id="1099" w:author="My Luong Vuong" w:date="2024-03-21T13:34:00Z">
              <w:r w:rsidRPr="002E01AC" w:rsidDel="001F6EAD">
                <w:rPr>
                  <w:sz w:val="18"/>
                  <w:szCs w:val="18"/>
                </w:rPr>
                <w:delText>80.0 [71.0</w:delText>
              </w:r>
              <w:r w:rsidR="006F045C" w:rsidDel="001F6EAD">
                <w:rPr>
                  <w:sz w:val="18"/>
                  <w:szCs w:val="18"/>
                </w:rPr>
                <w:delText>–</w:delText>
              </w:r>
              <w:r w:rsidRPr="002E01AC" w:rsidDel="001F6EAD">
                <w:rPr>
                  <w:sz w:val="18"/>
                  <w:szCs w:val="18"/>
                </w:rPr>
                <w:delText>87.0]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17B4382" w14:textId="777F3AE0" w:rsidR="003034E2" w:rsidRPr="002E01AC" w:rsidDel="001F6EAD" w:rsidRDefault="003034E2" w:rsidP="002E01AC">
            <w:pPr>
              <w:spacing w:after="0" w:line="240" w:lineRule="auto"/>
              <w:jc w:val="left"/>
              <w:rPr>
                <w:del w:id="1100" w:author="My Luong Vuong" w:date="2024-03-21T13:34:00Z"/>
                <w:sz w:val="18"/>
                <w:szCs w:val="18"/>
              </w:rPr>
            </w:pPr>
            <w:del w:id="1101" w:author="My Luong Vuong" w:date="2024-03-21T13:34:00Z">
              <w:r w:rsidRPr="002E01AC" w:rsidDel="001F6EAD">
                <w:rPr>
                  <w:sz w:val="18"/>
                  <w:szCs w:val="18"/>
                </w:rPr>
                <w:delText>86.0 [74.0</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9A0E7" w14:textId="40CB6D62" w:rsidR="003034E2" w:rsidRPr="002E01AC" w:rsidDel="001F6EAD" w:rsidRDefault="003034E2" w:rsidP="002E01AC">
            <w:pPr>
              <w:spacing w:after="0" w:line="240" w:lineRule="auto"/>
              <w:jc w:val="left"/>
              <w:rPr>
                <w:del w:id="1102" w:author="My Luong Vuong" w:date="2024-03-21T13:34:00Z"/>
                <w:sz w:val="18"/>
                <w:szCs w:val="18"/>
              </w:rPr>
            </w:pPr>
            <w:del w:id="1103" w:author="My Luong Vuong" w:date="2024-03-21T13:34:00Z">
              <w:r w:rsidRPr="002E01AC" w:rsidDel="001F6EAD">
                <w:rPr>
                  <w:sz w:val="18"/>
                  <w:szCs w:val="18"/>
                </w:rPr>
                <w:delText>81.0 [73.0</w:delText>
              </w:r>
              <w:r w:rsidR="006F045C" w:rsidDel="001F6EAD">
                <w:rPr>
                  <w:sz w:val="18"/>
                  <w:szCs w:val="18"/>
                </w:rPr>
                <w:delText>–</w:delText>
              </w:r>
              <w:r w:rsidRPr="002E01AC" w:rsidDel="001F6EAD">
                <w:rPr>
                  <w:sz w:val="18"/>
                  <w:szCs w:val="18"/>
                </w:rPr>
                <w:delText>104]</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7FE8D1E" w14:textId="2BF5359E" w:rsidR="003034E2" w:rsidRPr="002E01AC" w:rsidDel="001F6EAD" w:rsidRDefault="003034E2" w:rsidP="002E01AC">
            <w:pPr>
              <w:spacing w:after="0" w:line="240" w:lineRule="auto"/>
              <w:jc w:val="left"/>
              <w:rPr>
                <w:del w:id="1104" w:author="My Luong Vuong" w:date="2024-03-21T13:34:00Z"/>
                <w:sz w:val="18"/>
                <w:szCs w:val="18"/>
              </w:rPr>
            </w:pPr>
            <w:del w:id="1105" w:author="My Luong Vuong" w:date="2024-03-21T13:34:00Z">
              <w:r w:rsidRPr="002E01AC" w:rsidDel="001F6EAD">
                <w:rPr>
                  <w:sz w:val="18"/>
                  <w:szCs w:val="18"/>
                </w:rPr>
                <w:delText>80.0 [70.0</w:delText>
              </w:r>
              <w:r w:rsidR="006F045C" w:rsidDel="001F6EAD">
                <w:rPr>
                  <w:sz w:val="18"/>
                  <w:szCs w:val="18"/>
                </w:rPr>
                <w:delText>–</w:delText>
              </w:r>
              <w:r w:rsidRPr="002E01AC" w:rsidDel="001F6EAD">
                <w:rPr>
                  <w:sz w:val="18"/>
                  <w:szCs w:val="18"/>
                </w:rPr>
                <w:delText>96.0]</w:delText>
              </w:r>
            </w:del>
          </w:p>
        </w:tc>
      </w:tr>
      <w:tr w:rsidR="003657F6" w:rsidRPr="00E03B11" w:rsidDel="001F6EAD" w14:paraId="0D6B9D36" w14:textId="469A88B3" w:rsidTr="002E01AC">
        <w:trPr>
          <w:trHeight w:val="20"/>
          <w:jc w:val="center"/>
          <w:del w:id="1106"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2FC362FC" w14:textId="2D3CCD61" w:rsidR="00EB045D" w:rsidRPr="002E01AC" w:rsidDel="001F6EAD" w:rsidRDefault="00EB045D" w:rsidP="002E01AC">
            <w:pPr>
              <w:spacing w:after="0" w:line="240" w:lineRule="auto"/>
              <w:jc w:val="left"/>
              <w:rPr>
                <w:del w:id="1107" w:author="My Luong Vuong" w:date="2024-03-21T13:34:00Z"/>
                <w:sz w:val="18"/>
                <w:szCs w:val="18"/>
              </w:rPr>
            </w:pPr>
            <w:del w:id="1108" w:author="My Luong Vuong" w:date="2024-03-21T13:34:00Z">
              <w:r w:rsidRPr="002E01AC" w:rsidDel="001F6EAD">
                <w:rPr>
                  <w:sz w:val="18"/>
                  <w:szCs w:val="18"/>
                </w:rPr>
                <w:delText xml:space="preserve">Missing, </w:delText>
              </w:r>
              <w:r w:rsidR="008B0E2D" w:rsidRPr="002E01AC" w:rsidDel="001F6EAD">
                <w:rPr>
                  <w:i/>
                  <w:iCs/>
                  <w:sz w:val="18"/>
                  <w:szCs w:val="18"/>
                </w:rPr>
                <w:delText>N</w:delText>
              </w:r>
              <w:r w:rsidRPr="002E01AC" w:rsidDel="001F6EAD">
                <w:rPr>
                  <w:sz w:val="18"/>
                  <w:szCs w:val="18"/>
                </w:rPr>
                <w:delText xml:space="preserve"> (%)</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B917C3" w14:textId="22061360" w:rsidR="00EB045D" w:rsidRPr="002E01AC" w:rsidDel="001F6EAD" w:rsidRDefault="00EB045D" w:rsidP="002E01AC">
            <w:pPr>
              <w:spacing w:after="0" w:line="240" w:lineRule="auto"/>
              <w:jc w:val="left"/>
              <w:rPr>
                <w:del w:id="1109" w:author="My Luong Vuong" w:date="2024-03-21T13:34:00Z"/>
                <w:sz w:val="18"/>
                <w:szCs w:val="18"/>
              </w:rPr>
            </w:pPr>
            <w:del w:id="1110"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8D19936" w14:textId="5BFAF518" w:rsidR="00EB045D" w:rsidRPr="002E01AC" w:rsidDel="001F6EAD" w:rsidRDefault="00EB045D" w:rsidP="002E01AC">
            <w:pPr>
              <w:spacing w:after="0" w:line="240" w:lineRule="auto"/>
              <w:jc w:val="left"/>
              <w:rPr>
                <w:del w:id="1111" w:author="My Luong Vuong" w:date="2024-03-21T13:34:00Z"/>
                <w:sz w:val="18"/>
                <w:szCs w:val="18"/>
              </w:rPr>
            </w:pPr>
            <w:del w:id="1112"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BEF92BE" w14:textId="2DF28418" w:rsidR="00EB045D" w:rsidRPr="002E01AC" w:rsidDel="001F6EAD" w:rsidRDefault="00EB045D" w:rsidP="002E01AC">
            <w:pPr>
              <w:spacing w:after="0" w:line="240" w:lineRule="auto"/>
              <w:jc w:val="left"/>
              <w:rPr>
                <w:del w:id="1113" w:author="My Luong Vuong" w:date="2024-03-21T13:34:00Z"/>
                <w:sz w:val="18"/>
                <w:szCs w:val="18"/>
              </w:rPr>
            </w:pPr>
            <w:del w:id="1114" w:author="My Luong Vuong" w:date="2024-03-21T13:34:00Z">
              <w:r w:rsidRPr="002E01AC" w:rsidDel="001F6EAD">
                <w:rPr>
                  <w:sz w:val="18"/>
                  <w:szCs w:val="18"/>
                </w:rPr>
                <w:delText>174 (100)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D72F8" w14:textId="77E8DB87" w:rsidR="00EB045D" w:rsidRPr="002E01AC" w:rsidDel="001F6EAD" w:rsidRDefault="00EB045D" w:rsidP="002E01AC">
            <w:pPr>
              <w:spacing w:after="0" w:line="240" w:lineRule="auto"/>
              <w:jc w:val="left"/>
              <w:rPr>
                <w:del w:id="1115" w:author="My Luong Vuong" w:date="2024-03-21T13:34:00Z"/>
                <w:sz w:val="18"/>
                <w:szCs w:val="18"/>
              </w:rPr>
            </w:pPr>
            <w:del w:id="1116" w:author="My Luong Vuong" w:date="2024-03-21T13:34:00Z">
              <w:r w:rsidRPr="002E01AC" w:rsidDel="001F6EAD">
                <w:rPr>
                  <w:sz w:val="18"/>
                  <w:szCs w:val="18"/>
                </w:rPr>
                <w:delText>0 (0)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A9055F5" w14:textId="5A22BC8F" w:rsidR="00EB045D" w:rsidRPr="002E01AC" w:rsidDel="001F6EAD" w:rsidRDefault="00EB045D" w:rsidP="002E01AC">
            <w:pPr>
              <w:spacing w:after="0" w:line="240" w:lineRule="auto"/>
              <w:jc w:val="left"/>
              <w:rPr>
                <w:del w:id="1117" w:author="My Luong Vuong" w:date="2024-03-21T13:34:00Z"/>
                <w:sz w:val="18"/>
                <w:szCs w:val="18"/>
              </w:rPr>
            </w:pPr>
            <w:del w:id="1118"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3E64E1" w14:textId="3E95F763" w:rsidR="00EB045D" w:rsidRPr="002E01AC" w:rsidDel="001F6EAD" w:rsidRDefault="00EB045D" w:rsidP="002E01AC">
            <w:pPr>
              <w:spacing w:after="0" w:line="240" w:lineRule="auto"/>
              <w:jc w:val="left"/>
              <w:rPr>
                <w:del w:id="1119" w:author="My Luong Vuong" w:date="2024-03-21T13:34:00Z"/>
                <w:sz w:val="18"/>
                <w:szCs w:val="18"/>
              </w:rPr>
            </w:pPr>
            <w:del w:id="1120"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B0F383" w14:textId="338DA6A3" w:rsidR="00EB045D" w:rsidRPr="002E01AC" w:rsidDel="001F6EAD" w:rsidRDefault="00EB045D" w:rsidP="002E01AC">
            <w:pPr>
              <w:spacing w:after="0" w:line="240" w:lineRule="auto"/>
              <w:jc w:val="left"/>
              <w:rPr>
                <w:del w:id="1121" w:author="My Luong Vuong" w:date="2024-03-21T13:34:00Z"/>
                <w:sz w:val="18"/>
                <w:szCs w:val="18"/>
              </w:rPr>
            </w:pPr>
            <w:del w:id="1122"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17AD863" w14:textId="67C68D4F" w:rsidR="00EB045D" w:rsidRPr="002E01AC" w:rsidDel="001F6EAD" w:rsidRDefault="00EB045D" w:rsidP="002E01AC">
            <w:pPr>
              <w:spacing w:after="0" w:line="240" w:lineRule="auto"/>
              <w:jc w:val="left"/>
              <w:rPr>
                <w:del w:id="1123" w:author="My Luong Vuong" w:date="2024-03-21T13:34:00Z"/>
                <w:sz w:val="18"/>
                <w:szCs w:val="18"/>
              </w:rPr>
            </w:pPr>
            <w:del w:id="1124"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0CC01BD" w14:textId="62CF5270" w:rsidR="00EB045D" w:rsidRPr="002E01AC" w:rsidDel="001F6EAD" w:rsidRDefault="00EB045D" w:rsidP="002E01AC">
            <w:pPr>
              <w:spacing w:after="0" w:line="240" w:lineRule="auto"/>
              <w:jc w:val="left"/>
              <w:rPr>
                <w:del w:id="1125" w:author="My Luong Vuong" w:date="2024-03-21T13:34:00Z"/>
                <w:sz w:val="18"/>
                <w:szCs w:val="18"/>
              </w:rPr>
            </w:pPr>
            <w:del w:id="1126" w:author="My Luong Vuong" w:date="2024-03-21T13:34:00Z">
              <w:r w:rsidRPr="002E01AC" w:rsidDel="001F6EAD">
                <w:rPr>
                  <w:sz w:val="18"/>
                  <w:szCs w:val="18"/>
                </w:rPr>
                <w:delText>174 (5.5)</w:delText>
              </w:r>
            </w:del>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r w:rsidRPr="002E01AC">
              <w:rPr>
                <w:sz w:val="18"/>
                <w:szCs w:val="18"/>
              </w:rPr>
              <w:t>eGFR</w:t>
            </w:r>
            <w:r w:rsidRPr="002E01AC">
              <w:rPr>
                <w:sz w:val="18"/>
                <w:szCs w:val="18"/>
                <w:vertAlign w:val="subscript"/>
              </w:rPr>
              <w:t>CKD</w:t>
            </w:r>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lastRenderedPageBreak/>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51F83644" w:rsidR="00D46083" w:rsidRPr="00C54898" w:rsidRDefault="00D46083" w:rsidP="002E01AC">
            <w:pPr>
              <w:spacing w:after="0" w:line="240" w:lineRule="auto"/>
              <w:rPr>
                <w:sz w:val="18"/>
                <w:szCs w:val="18"/>
              </w:rPr>
            </w:pPr>
            <w:r w:rsidRPr="002E01AC">
              <w:rPr>
                <w:sz w:val="18"/>
                <w:szCs w:val="18"/>
              </w:rPr>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C</w:t>
            </w:r>
            <w:r w:rsidRPr="002E01AC">
              <w:rPr>
                <w:sz w:val="18"/>
                <w:szCs w:val="18"/>
                <w:vertAlign w:val="subscript"/>
              </w:rPr>
              <w:t>min</w:t>
            </w:r>
            <w:r w:rsidRPr="002E01AC">
              <w:rPr>
                <w:sz w:val="18"/>
                <w:szCs w:val="18"/>
              </w:rPr>
              <w:t xml:space="preserve">: fluconazole trough concentration; </w:t>
            </w:r>
            <w:r w:rsidRPr="002E01AC">
              <w:rPr>
                <w:color w:val="000000"/>
                <w:sz w:val="18"/>
                <w:szCs w:val="18"/>
              </w:rPr>
              <w:t>eGFR</w:t>
            </w:r>
            <w:r w:rsidRPr="002E01AC">
              <w:rPr>
                <w:color w:val="000000"/>
                <w:sz w:val="18"/>
                <w:szCs w:val="18"/>
                <w:vertAlign w:val="subscript"/>
              </w:rPr>
              <w:t>CKD</w:t>
            </w:r>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72D23B8D"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1127"/>
      <w:ins w:id="1128" w:author="My Luong Vuong" w:date="2024-03-19T12:49:00Z">
        <w:r w:rsidR="007464C8" w:rsidRPr="00E03B11">
          <w:t>estimates</w:t>
        </w:r>
        <w:commentRangeEnd w:id="1127"/>
        <w:r w:rsidR="007464C8">
          <w:rPr>
            <w:rStyle w:val="CommentReference"/>
          </w:rPr>
          <w:commentReference w:id="1127"/>
        </w:r>
      </w:ins>
      <w:del w:id="1129" w:author="My Luong Vuong" w:date="2024-03-19T12:49:00Z">
        <w:r w:rsidRPr="00E03B11" w:rsidDel="007464C8">
          <w:delText>estimates</w:delText>
        </w:r>
      </w:del>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E9044B"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77777777" w:rsidR="002B0CBD" w:rsidRPr="009F0560" w:rsidRDefault="002B0CBD">
            <w:pPr>
              <w:spacing w:after="0" w:line="240" w:lineRule="auto"/>
              <w:contextualSpacing/>
              <w:rPr>
                <w:b/>
                <w:bCs/>
                <w:sz w:val="18"/>
                <w:szCs w:val="18"/>
              </w:rPr>
            </w:pPr>
            <w:r w:rsidRPr="002E01AC">
              <w:rPr>
                <w:b/>
                <w:bCs/>
                <w:sz w:val="18"/>
                <w:szCs w:val="18"/>
              </w:rPr>
              <w:t>Parameter</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5F7B5F" w:rsidRDefault="008E0FFF" w:rsidP="002E01AC">
            <w:pPr>
              <w:spacing w:after="0" w:line="240" w:lineRule="auto"/>
              <w:ind w:left="170"/>
              <w:contextualSpacing/>
              <w:rPr>
                <w:b/>
                <w:bCs/>
                <w:sz w:val="18"/>
                <w:szCs w:val="18"/>
                <w:lang w:val="es-ES"/>
                <w:rPrChange w:id="1130" w:author="My Luong Vuong" w:date="2024-03-24T12:49:00Z">
                  <w:rPr>
                    <w:b/>
                    <w:bCs/>
                    <w:sz w:val="18"/>
                    <w:szCs w:val="18"/>
                  </w:rPr>
                </w:rPrChange>
              </w:rPr>
            </w:pPr>
            <w:r w:rsidRPr="005F7B5F">
              <w:rPr>
                <w:b/>
                <w:bCs/>
                <w:sz w:val="18"/>
                <w:szCs w:val="18"/>
                <w:lang w:val="es-ES"/>
                <w:rPrChange w:id="1131" w:author="My Luong Vuong" w:date="2024-03-24T12:49:00Z">
                  <w:rPr>
                    <w:b/>
                    <w:bCs/>
                    <w:sz w:val="18"/>
                    <w:szCs w:val="18"/>
                  </w:rPr>
                </w:rPrChange>
              </w:rPr>
              <w:t>Base model</w:t>
            </w:r>
            <w:r w:rsidR="0067647F" w:rsidRPr="005F7B5F">
              <w:rPr>
                <w:b/>
                <w:bCs/>
                <w:sz w:val="18"/>
                <w:szCs w:val="18"/>
                <w:lang w:val="es-ES"/>
                <w:rPrChange w:id="1132" w:author="My Luong Vuong" w:date="2024-03-24T12:49:00Z">
                  <w:rPr>
                    <w:b/>
                    <w:bCs/>
                    <w:sz w:val="18"/>
                    <w:szCs w:val="18"/>
                  </w:rPr>
                </w:rPrChange>
              </w:rPr>
              <w:t xml:space="preserve"> estimate</w:t>
            </w:r>
            <w:r w:rsidRPr="005F7B5F">
              <w:rPr>
                <w:b/>
                <w:bCs/>
                <w:sz w:val="18"/>
                <w:szCs w:val="18"/>
                <w:lang w:val="es-ES"/>
                <w:rPrChange w:id="1133" w:author="My Luong Vuong" w:date="2024-03-24T12:49:00Z">
                  <w:rPr>
                    <w:b/>
                    <w:bCs/>
                    <w:sz w:val="18"/>
                    <w:szCs w:val="18"/>
                  </w:rPr>
                </w:rPrChange>
              </w:rPr>
              <w:t xml:space="preserve"> </w:t>
            </w:r>
            <w:r w:rsidR="00C9166C" w:rsidRPr="005F7B5F">
              <w:rPr>
                <w:b/>
                <w:bCs/>
                <w:sz w:val="18"/>
                <w:szCs w:val="18"/>
                <w:lang w:val="es-ES"/>
                <w:rPrChange w:id="1134" w:author="My Luong Vuong" w:date="2024-03-24T12:49:00Z">
                  <w:rPr>
                    <w:b/>
                    <w:bCs/>
                    <w:sz w:val="18"/>
                    <w:szCs w:val="18"/>
                  </w:rPr>
                </w:rPrChange>
              </w:rPr>
              <w:t>(</w:t>
            </w:r>
            <w:r w:rsidR="00FF63CE" w:rsidRPr="005F7B5F">
              <w:rPr>
                <w:b/>
                <w:bCs/>
                <w:sz w:val="18"/>
                <w:szCs w:val="18"/>
                <w:lang w:val="es-ES"/>
                <w:rPrChange w:id="1135" w:author="My Luong Vuong" w:date="2024-03-24T12:49:00Z">
                  <w:rPr>
                    <w:b/>
                    <w:bCs/>
                    <w:sz w:val="18"/>
                    <w:szCs w:val="18"/>
                  </w:rPr>
                </w:rPrChange>
              </w:rPr>
              <w:t xml:space="preserve">% </w:t>
            </w:r>
            <w:r w:rsidR="00C9166C" w:rsidRPr="005F7B5F">
              <w:rPr>
                <w:b/>
                <w:bCs/>
                <w:sz w:val="18"/>
                <w:szCs w:val="18"/>
                <w:lang w:val="es-ES"/>
                <w:rPrChange w:id="1136" w:author="My Luong Vuong" w:date="2024-03-24T12:49:00Z">
                  <w:rPr>
                    <w:b/>
                    <w:bCs/>
                    <w:sz w:val="18"/>
                    <w:szCs w:val="18"/>
                  </w:rPr>
                </w:rPrChange>
              </w:rPr>
              <w:t>RSE)</w:t>
            </w:r>
            <w:ins w:id="1137" w:author="My Luong Vuong" w:date="2024-03-24T12:48:00Z">
              <w:r w:rsidR="00896B15" w:rsidRPr="005F7B5F">
                <w:rPr>
                  <w:b/>
                  <w:bCs/>
                  <w:sz w:val="18"/>
                  <w:szCs w:val="18"/>
                  <w:lang w:val="es-ES"/>
                  <w:rPrChange w:id="1138" w:author="My Luong Vuong" w:date="2024-03-24T12:49:00Z">
                    <w:rPr>
                      <w:b/>
                      <w:bCs/>
                      <w:sz w:val="18"/>
                      <w:szCs w:val="18"/>
                    </w:rPr>
                  </w:rPrChange>
                </w:rPr>
                <w:t xml:space="preserve"> </w:t>
              </w:r>
              <w:r w:rsidR="005F7B5F" w:rsidRPr="005F7B5F">
                <w:rPr>
                  <w:b/>
                  <w:bCs/>
                  <w:sz w:val="18"/>
                  <w:szCs w:val="18"/>
                  <w:lang w:val="es-ES"/>
                  <w:rPrChange w:id="1139" w:author="My Luong Vuong" w:date="2024-03-24T12:49:00Z">
                    <w:rPr>
                      <w:b/>
                      <w:bCs/>
                      <w:sz w:val="18"/>
                      <w:szCs w:val="18"/>
                    </w:rPr>
                  </w:rPrChange>
                </w:rPr>
                <w:t>[</w:t>
              </w:r>
            </w:ins>
            <w:ins w:id="1140" w:author="My Luong Vuong" w:date="2024-03-24T12:49:00Z">
              <w:r w:rsidR="005F7B5F">
                <w:rPr>
                  <w:b/>
                  <w:bCs/>
                  <w:sz w:val="18"/>
                  <w:szCs w:val="18"/>
                  <w:lang w:val="es-ES"/>
                </w:rPr>
                <w:t>%</w:t>
              </w:r>
              <w:r w:rsidR="005F7B5F" w:rsidRPr="005F7B5F">
                <w:rPr>
                  <w:b/>
                  <w:bCs/>
                  <w:sz w:val="18"/>
                  <w:szCs w:val="18"/>
                  <w:lang w:val="es-ES"/>
                  <w:rPrChange w:id="1141" w:author="My Luong Vuong" w:date="2024-03-24T12:49:00Z">
                    <w:rPr>
                      <w:b/>
                      <w:bCs/>
                      <w:sz w:val="18"/>
                      <w:szCs w:val="18"/>
                    </w:rPr>
                  </w:rPrChange>
                </w:rPr>
                <w:t>sh</w:t>
              </w:r>
              <w:r w:rsidR="005F7B5F">
                <w:rPr>
                  <w:b/>
                  <w:bCs/>
                  <w:sz w:val="18"/>
                  <w:szCs w:val="18"/>
                  <w:lang w:val="es-ES"/>
                </w:rPr>
                <w:t>rinkage]</w:t>
              </w:r>
            </w:ins>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model </w:t>
            </w:r>
            <w:r w:rsidR="00B4099D">
              <w:rPr>
                <w:b/>
                <w:bCs/>
                <w:sz w:val="18"/>
                <w:szCs w:val="18"/>
                <w:lang w:val="es-ES"/>
              </w:rPr>
              <w:t>p</w:t>
            </w:r>
            <w:r w:rsidR="002B0CBD" w:rsidRPr="002E01AC">
              <w:rPr>
                <w:b/>
                <w:bCs/>
                <w:sz w:val="18"/>
                <w:szCs w:val="18"/>
                <w:lang w:val="es-ES"/>
              </w:rPr>
              <w:t>ooled estimate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model</w:t>
            </w:r>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429AD82A" w:rsidR="00E05082" w:rsidRPr="002E01AC" w:rsidRDefault="00E05082" w:rsidP="002E01AC">
            <w:pPr>
              <w:spacing w:after="0" w:line="240" w:lineRule="auto"/>
              <w:ind w:left="170"/>
              <w:contextualSpacing/>
              <w:rPr>
                <w:sz w:val="18"/>
                <w:szCs w:val="18"/>
              </w:rPr>
            </w:pPr>
            <w:r w:rsidRPr="00BE0814">
              <w:rPr>
                <w:sz w:val="18"/>
                <w:szCs w:val="18"/>
              </w:rPr>
              <w:t>1.</w:t>
            </w:r>
            <w:del w:id="1142" w:author="My Luong Vuong" w:date="2024-03-24T12:51:00Z">
              <w:r w:rsidRPr="00BE0814" w:rsidDel="00635D99">
                <w:rPr>
                  <w:sz w:val="18"/>
                  <w:szCs w:val="18"/>
                </w:rPr>
                <w:delText>7</w:delText>
              </w:r>
              <w:r w:rsidR="00DB491F" w:rsidDel="00635D99">
                <w:rPr>
                  <w:sz w:val="18"/>
                  <w:szCs w:val="18"/>
                </w:rPr>
                <w:delText xml:space="preserve"> </w:delText>
              </w:r>
            </w:del>
            <w:ins w:id="1143" w:author="My Luong Vuong" w:date="2024-03-24T12:51:00Z">
              <w:r w:rsidR="00635D99">
                <w:rPr>
                  <w:sz w:val="18"/>
                  <w:szCs w:val="18"/>
                </w:rPr>
                <w:t xml:space="preserve">56 </w:t>
              </w:r>
            </w:ins>
            <w:r w:rsidR="00DB491F">
              <w:rPr>
                <w:sz w:val="18"/>
                <w:szCs w:val="18"/>
              </w:rPr>
              <w:t>(</w:t>
            </w:r>
            <w:del w:id="1144" w:author="My Luong Vuong" w:date="2024-03-24T12:51:00Z">
              <w:r w:rsidR="00DB491F" w:rsidDel="00635D99">
                <w:rPr>
                  <w:sz w:val="18"/>
                  <w:szCs w:val="18"/>
                </w:rPr>
                <w:delText>8</w:delText>
              </w:r>
            </w:del>
            <w:ins w:id="1145" w:author="My Luong Vuong" w:date="2024-03-24T12:51:00Z">
              <w:r w:rsidR="00635D99">
                <w:rPr>
                  <w:sz w:val="18"/>
                  <w:szCs w:val="18"/>
                </w:rPr>
                <w:t>10</w:t>
              </w:r>
            </w:ins>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06B5E0E" w:rsidR="00E05082" w:rsidRPr="002E01AC" w:rsidRDefault="00E05082" w:rsidP="002E01AC">
            <w:pPr>
              <w:spacing w:after="0" w:line="240" w:lineRule="auto"/>
              <w:contextualSpacing/>
              <w:rPr>
                <w:color w:val="000000"/>
                <w:sz w:val="18"/>
                <w:szCs w:val="18"/>
              </w:rPr>
            </w:pPr>
            <w:r w:rsidRPr="002E01AC">
              <w:rPr>
                <w:sz w:val="18"/>
                <w:szCs w:val="18"/>
              </w:rPr>
              <w:t>1.</w:t>
            </w:r>
            <w:del w:id="1146" w:author="My Luong Vuong" w:date="2024-03-24T14:18:00Z">
              <w:r w:rsidRPr="002E01AC" w:rsidDel="00755FCD">
                <w:rPr>
                  <w:sz w:val="18"/>
                  <w:szCs w:val="18"/>
                </w:rPr>
                <w:delText xml:space="preserve">69 </w:delText>
              </w:r>
            </w:del>
            <w:ins w:id="1147" w:author="My Luong Vuong" w:date="2024-03-24T14:18:00Z">
              <w:r w:rsidR="00755FCD">
                <w:rPr>
                  <w:sz w:val="18"/>
                  <w:szCs w:val="18"/>
                </w:rPr>
                <w:t>56</w:t>
              </w:r>
              <w:r w:rsidR="00755FCD" w:rsidRPr="002E01AC">
                <w:rPr>
                  <w:sz w:val="18"/>
                  <w:szCs w:val="18"/>
                </w:rPr>
                <w:t xml:space="preserve"> </w:t>
              </w:r>
            </w:ins>
            <w:r w:rsidRPr="002E01AC">
              <w:rPr>
                <w:sz w:val="18"/>
                <w:szCs w:val="18"/>
              </w:rPr>
              <w:t>(1.</w:t>
            </w:r>
            <w:del w:id="1148" w:author="My Luong Vuong" w:date="2024-03-24T14:18:00Z">
              <w:r w:rsidRPr="002E01AC" w:rsidDel="00717BAB">
                <w:rPr>
                  <w:sz w:val="18"/>
                  <w:szCs w:val="18"/>
                </w:rPr>
                <w:delText>43</w:delText>
              </w:r>
            </w:del>
            <w:ins w:id="1149" w:author="My Luong Vuong" w:date="2024-03-24T14:18:00Z">
              <w:r w:rsidR="00717BAB">
                <w:rPr>
                  <w:sz w:val="18"/>
                  <w:szCs w:val="18"/>
                </w:rPr>
                <w:t>25</w:t>
              </w:r>
            </w:ins>
            <w:r w:rsidRPr="002E01AC">
              <w:rPr>
                <w:sz w:val="18"/>
                <w:szCs w:val="18"/>
              </w:rPr>
              <w:t>–1.</w:t>
            </w:r>
            <w:del w:id="1150" w:author="My Luong Vuong" w:date="2024-03-24T14:18:00Z">
              <w:r w:rsidRPr="002E01AC" w:rsidDel="00717BAB">
                <w:rPr>
                  <w:sz w:val="18"/>
                  <w:szCs w:val="18"/>
                </w:rPr>
                <w:delText>96</w:delText>
              </w:r>
            </w:del>
            <w:ins w:id="1151" w:author="My Luong Vuong" w:date="2024-03-24T14:18:00Z">
              <w:r w:rsidR="00717BAB">
                <w:rPr>
                  <w:sz w:val="18"/>
                  <w:szCs w:val="18"/>
                </w:rPr>
                <w:t>87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62ABE978" w:rsidR="00E05082" w:rsidRPr="002E01AC" w:rsidRDefault="00E05082" w:rsidP="002E01AC">
            <w:pPr>
              <w:spacing w:after="0" w:line="240" w:lineRule="auto"/>
              <w:contextualSpacing/>
              <w:rPr>
                <w:color w:val="000000"/>
                <w:sz w:val="18"/>
                <w:szCs w:val="18"/>
              </w:rPr>
            </w:pPr>
            <w:r w:rsidRPr="002E01AC">
              <w:rPr>
                <w:sz w:val="18"/>
                <w:szCs w:val="18"/>
              </w:rPr>
              <w:t>1.</w:t>
            </w:r>
            <w:del w:id="1152" w:author="My Luong Vuong" w:date="2024-05-02T10:26:00Z">
              <w:r w:rsidRPr="002E01AC" w:rsidDel="009322E9">
                <w:rPr>
                  <w:sz w:val="18"/>
                  <w:szCs w:val="18"/>
                </w:rPr>
                <w:delText xml:space="preserve">70 </w:delText>
              </w:r>
            </w:del>
            <w:ins w:id="1153" w:author="My Luong Vuong" w:date="2024-05-02T10:26:00Z">
              <w:r w:rsidR="009322E9">
                <w:rPr>
                  <w:sz w:val="18"/>
                  <w:szCs w:val="18"/>
                </w:rPr>
                <w:t>58</w:t>
              </w:r>
              <w:r w:rsidR="009322E9" w:rsidRPr="002E01AC">
                <w:rPr>
                  <w:sz w:val="18"/>
                  <w:szCs w:val="18"/>
                </w:rPr>
                <w:t xml:space="preserve"> </w:t>
              </w:r>
            </w:ins>
            <w:r w:rsidRPr="002E01AC">
              <w:rPr>
                <w:sz w:val="18"/>
                <w:szCs w:val="18"/>
              </w:rPr>
              <w:t>(1.</w:t>
            </w:r>
            <w:del w:id="1154" w:author="My Luong Vuong" w:date="2024-05-02T10:26:00Z">
              <w:r w:rsidRPr="002E01AC" w:rsidDel="00EE7FEC">
                <w:rPr>
                  <w:sz w:val="18"/>
                  <w:szCs w:val="18"/>
                </w:rPr>
                <w:delText>42</w:delText>
              </w:r>
            </w:del>
            <w:ins w:id="1155" w:author="My Luong Vuong" w:date="2024-05-02T10:26:00Z">
              <w:r w:rsidR="00EE7FEC">
                <w:rPr>
                  <w:sz w:val="18"/>
                  <w:szCs w:val="18"/>
                </w:rPr>
                <w:t>24</w:t>
              </w:r>
            </w:ins>
            <w:r w:rsidRPr="002E01AC">
              <w:rPr>
                <w:sz w:val="18"/>
                <w:szCs w:val="18"/>
              </w:rPr>
              <w:t>–1.</w:t>
            </w:r>
            <w:del w:id="1156" w:author="My Luong Vuong" w:date="2024-05-02T10:26:00Z">
              <w:r w:rsidRPr="002E01AC" w:rsidDel="00E8634D">
                <w:rPr>
                  <w:sz w:val="18"/>
                  <w:szCs w:val="18"/>
                </w:rPr>
                <w:delText>97</w:delText>
              </w:r>
            </w:del>
            <w:ins w:id="1157" w:author="My Luong Vuong" w:date="2024-05-02T10:26:00Z">
              <w:r w:rsidR="00E8634D">
                <w:rPr>
                  <w:sz w:val="18"/>
                  <w:szCs w:val="18"/>
                </w:rPr>
                <w:t>88</w:t>
              </w:r>
            </w:ins>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r w:rsidRPr="002E01AC">
              <w:rPr>
                <w:sz w:val="18"/>
                <w:szCs w:val="18"/>
              </w:rPr>
              <w:t>CL</w:t>
            </w:r>
            <w:r>
              <w:rPr>
                <w:sz w:val="18"/>
                <w:szCs w:val="18"/>
                <w:vertAlign w:val="subscript"/>
              </w:rPr>
              <w:t>off</w:t>
            </w:r>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68388F68" w:rsidR="00E05082" w:rsidRPr="002E01AC" w:rsidRDefault="00E05082" w:rsidP="002E01AC">
            <w:pPr>
              <w:spacing w:after="0" w:line="240" w:lineRule="auto"/>
              <w:ind w:left="170"/>
              <w:contextualSpacing/>
              <w:rPr>
                <w:sz w:val="18"/>
                <w:szCs w:val="18"/>
              </w:rPr>
            </w:pPr>
            <w:r w:rsidRPr="00BE0814">
              <w:rPr>
                <w:sz w:val="18"/>
                <w:szCs w:val="18"/>
              </w:rPr>
              <w:t>0.</w:t>
            </w:r>
            <w:del w:id="1158" w:author="My Luong Vuong" w:date="2024-03-24T12:51:00Z">
              <w:r w:rsidRPr="00BE0814" w:rsidDel="00C1222A">
                <w:rPr>
                  <w:sz w:val="18"/>
                  <w:szCs w:val="18"/>
                </w:rPr>
                <w:delText xml:space="preserve">638 </w:delText>
              </w:r>
            </w:del>
            <w:ins w:id="1159" w:author="My Luong Vuong" w:date="2024-03-24T12:51:00Z">
              <w:r w:rsidR="00C1222A" w:rsidRPr="00BE0814">
                <w:rPr>
                  <w:sz w:val="18"/>
                  <w:szCs w:val="18"/>
                </w:rPr>
                <w:t>63</w:t>
              </w:r>
              <w:r w:rsidR="00C1222A">
                <w:rPr>
                  <w:sz w:val="18"/>
                  <w:szCs w:val="18"/>
                </w:rPr>
                <w:t>3</w:t>
              </w:r>
              <w:r w:rsidR="00C1222A" w:rsidRPr="00BE0814">
                <w:rPr>
                  <w:sz w:val="18"/>
                  <w:szCs w:val="18"/>
                </w:rPr>
                <w:t xml:space="preserve"> </w:t>
              </w:r>
            </w:ins>
            <w:r w:rsidR="008F2DC8">
              <w:rPr>
                <w:sz w:val="18"/>
                <w:szCs w:val="18"/>
              </w:rPr>
              <w:t>(5.</w:t>
            </w:r>
            <w:del w:id="1160" w:author="My Luong Vuong" w:date="2024-03-24T12:51:00Z">
              <w:r w:rsidR="009C1E4A" w:rsidDel="004014F9">
                <w:rPr>
                  <w:sz w:val="18"/>
                  <w:szCs w:val="18"/>
                </w:rPr>
                <w:delText>3</w:delText>
              </w:r>
            </w:del>
            <w:ins w:id="1161" w:author="My Luong Vuong" w:date="2024-03-24T12:51:00Z">
              <w:r w:rsidR="004014F9">
                <w:rPr>
                  <w:sz w:val="18"/>
                  <w:szCs w:val="18"/>
                </w:rPr>
                <w:t>4</w:t>
              </w:r>
            </w:ins>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0A316E95" w:rsidR="00E05082" w:rsidRPr="002E01AC" w:rsidRDefault="00E05082" w:rsidP="002E01AC">
            <w:pPr>
              <w:spacing w:after="0" w:line="240" w:lineRule="auto"/>
              <w:contextualSpacing/>
              <w:rPr>
                <w:sz w:val="18"/>
                <w:szCs w:val="18"/>
              </w:rPr>
            </w:pPr>
            <w:r w:rsidRPr="002E01AC">
              <w:rPr>
                <w:sz w:val="18"/>
                <w:szCs w:val="18"/>
              </w:rPr>
              <w:t>0.</w:t>
            </w:r>
            <w:del w:id="1162" w:author="My Luong Vuong" w:date="2024-03-24T14:19:00Z">
              <w:r w:rsidRPr="002E01AC" w:rsidDel="00B8608A">
                <w:rPr>
                  <w:sz w:val="18"/>
                  <w:szCs w:val="18"/>
                </w:rPr>
                <w:delText xml:space="preserve">634 </w:delText>
              </w:r>
            </w:del>
            <w:ins w:id="1163" w:author="My Luong Vuong" w:date="2024-03-24T14:19:00Z">
              <w:r w:rsidR="00B8608A" w:rsidRPr="002E01AC">
                <w:rPr>
                  <w:sz w:val="18"/>
                  <w:szCs w:val="18"/>
                </w:rPr>
                <w:t>6</w:t>
              </w:r>
              <w:r w:rsidR="00B8608A">
                <w:rPr>
                  <w:sz w:val="18"/>
                  <w:szCs w:val="18"/>
                </w:rPr>
                <w:t>14</w:t>
              </w:r>
              <w:r w:rsidR="00B8608A" w:rsidRPr="002E01AC">
                <w:rPr>
                  <w:sz w:val="18"/>
                  <w:szCs w:val="18"/>
                </w:rPr>
                <w:t xml:space="preserve"> </w:t>
              </w:r>
            </w:ins>
            <w:r w:rsidRPr="002E01AC">
              <w:rPr>
                <w:sz w:val="18"/>
                <w:szCs w:val="18"/>
              </w:rPr>
              <w:t>(0.</w:t>
            </w:r>
            <w:del w:id="1164" w:author="My Luong Vuong" w:date="2024-03-24T14:19:00Z">
              <w:r w:rsidRPr="002E01AC" w:rsidDel="0018223B">
                <w:rPr>
                  <w:sz w:val="18"/>
                  <w:szCs w:val="18"/>
                </w:rPr>
                <w:delText>564</w:delText>
              </w:r>
            </w:del>
            <w:ins w:id="1165" w:author="My Luong Vuong" w:date="2024-03-24T14:19:00Z">
              <w:r w:rsidR="0018223B" w:rsidRPr="002E01AC">
                <w:rPr>
                  <w:sz w:val="18"/>
                  <w:szCs w:val="18"/>
                </w:rPr>
                <w:t>5</w:t>
              </w:r>
              <w:r w:rsidR="0018223B">
                <w:rPr>
                  <w:sz w:val="18"/>
                  <w:szCs w:val="18"/>
                </w:rPr>
                <w:t>48</w:t>
              </w:r>
            </w:ins>
            <w:r w:rsidRPr="002E01AC">
              <w:rPr>
                <w:sz w:val="18"/>
                <w:szCs w:val="18"/>
              </w:rPr>
              <w:t>–0.</w:t>
            </w:r>
            <w:del w:id="1166" w:author="My Luong Vuong" w:date="2024-03-24T14:19:00Z">
              <w:r w:rsidRPr="002E01AC" w:rsidDel="0049426E">
                <w:rPr>
                  <w:sz w:val="18"/>
                  <w:szCs w:val="18"/>
                </w:rPr>
                <w:delText>689</w:delText>
              </w:r>
            </w:del>
            <w:ins w:id="1167" w:author="My Luong Vuong" w:date="2024-03-24T14:19:00Z">
              <w:r w:rsidR="0049426E" w:rsidRPr="002E01AC">
                <w:rPr>
                  <w:sz w:val="18"/>
                  <w:szCs w:val="18"/>
                </w:rPr>
                <w:t>6</w:t>
              </w:r>
              <w:r w:rsidR="0049426E">
                <w:rPr>
                  <w:sz w:val="18"/>
                  <w:szCs w:val="18"/>
                </w:rPr>
                <w:t>79</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6F8E239D" w:rsidR="00E05082" w:rsidRPr="002E01AC" w:rsidRDefault="00E05082" w:rsidP="002E01AC">
            <w:pPr>
              <w:spacing w:after="0" w:line="240" w:lineRule="auto"/>
              <w:contextualSpacing/>
              <w:rPr>
                <w:sz w:val="18"/>
                <w:szCs w:val="18"/>
              </w:rPr>
            </w:pPr>
            <w:r w:rsidRPr="002E01AC">
              <w:rPr>
                <w:sz w:val="18"/>
                <w:szCs w:val="18"/>
              </w:rPr>
              <w:t>0.</w:t>
            </w:r>
            <w:del w:id="1168" w:author="My Luong Vuong" w:date="2024-05-02T10:27:00Z">
              <w:r w:rsidRPr="002E01AC" w:rsidDel="00813D80">
                <w:rPr>
                  <w:sz w:val="18"/>
                  <w:szCs w:val="18"/>
                </w:rPr>
                <w:delText xml:space="preserve">621 </w:delText>
              </w:r>
            </w:del>
            <w:ins w:id="1169" w:author="My Luong Vuong" w:date="2024-05-02T10:27:00Z">
              <w:r w:rsidR="00813D80" w:rsidRPr="002E01AC">
                <w:rPr>
                  <w:sz w:val="18"/>
                  <w:szCs w:val="18"/>
                </w:rPr>
                <w:t>6</w:t>
              </w:r>
              <w:r w:rsidR="00813D80">
                <w:rPr>
                  <w:sz w:val="18"/>
                  <w:szCs w:val="18"/>
                </w:rPr>
                <w:t>14</w:t>
              </w:r>
              <w:r w:rsidR="00813D80" w:rsidRPr="002E01AC">
                <w:rPr>
                  <w:sz w:val="18"/>
                  <w:szCs w:val="18"/>
                </w:rPr>
                <w:t xml:space="preserve"> </w:t>
              </w:r>
            </w:ins>
            <w:r w:rsidRPr="002E01AC">
              <w:rPr>
                <w:sz w:val="18"/>
                <w:szCs w:val="18"/>
              </w:rPr>
              <w:t>(0.</w:t>
            </w:r>
            <w:del w:id="1170" w:author="My Luong Vuong" w:date="2024-05-02T10:27:00Z">
              <w:r w:rsidRPr="002E01AC" w:rsidDel="00034514">
                <w:rPr>
                  <w:sz w:val="18"/>
                  <w:szCs w:val="18"/>
                </w:rPr>
                <w:delText>559</w:delText>
              </w:r>
            </w:del>
            <w:ins w:id="1171" w:author="My Luong Vuong" w:date="2024-05-02T10:27:00Z">
              <w:r w:rsidR="00034514" w:rsidRPr="002E01AC">
                <w:rPr>
                  <w:sz w:val="18"/>
                  <w:szCs w:val="18"/>
                </w:rPr>
                <w:t>5</w:t>
              </w:r>
              <w:r w:rsidR="00034514">
                <w:rPr>
                  <w:sz w:val="18"/>
                  <w:szCs w:val="18"/>
                </w:rPr>
                <w:t>50</w:t>
              </w:r>
            </w:ins>
            <w:r w:rsidRPr="002E01AC">
              <w:rPr>
                <w:sz w:val="18"/>
                <w:szCs w:val="18"/>
              </w:rPr>
              <w:t>–0.</w:t>
            </w:r>
            <w:del w:id="1172" w:author="My Luong Vuong" w:date="2024-05-02T10:27:00Z">
              <w:r w:rsidRPr="002E01AC" w:rsidDel="00A71709">
                <w:rPr>
                  <w:sz w:val="18"/>
                  <w:szCs w:val="18"/>
                </w:rPr>
                <w:delText>700</w:delText>
              </w:r>
            </w:del>
            <w:ins w:id="1173" w:author="My Luong Vuong" w:date="2024-05-02T10:27:00Z">
              <w:r w:rsidR="00A71709">
                <w:rPr>
                  <w:sz w:val="18"/>
                  <w:szCs w:val="18"/>
                </w:rPr>
                <w:t>676</w:t>
              </w:r>
            </w:ins>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r w:rsidRPr="002E01AC">
              <w:rPr>
                <w:sz w:val="18"/>
                <w:szCs w:val="18"/>
              </w:rPr>
              <w:t>eGFR</w:t>
            </w:r>
            <w:r w:rsidRPr="002E01AC">
              <w:rPr>
                <w:sz w:val="18"/>
                <w:szCs w:val="18"/>
                <w:vertAlign w:val="subscript"/>
              </w:rPr>
              <w:t>CKD-EPI</w:t>
            </w:r>
            <w:r w:rsidRPr="002E01AC">
              <w:rPr>
                <w:sz w:val="18"/>
                <w:szCs w:val="18"/>
              </w:rPr>
              <w:t xml:space="preserve"> on </w:t>
            </w:r>
            <w:r w:rsidR="00AF0391" w:rsidRPr="002E01AC">
              <w:rPr>
                <w:sz w:val="18"/>
                <w:szCs w:val="18"/>
              </w:rPr>
              <w:t>CL</w:t>
            </w:r>
            <w:r w:rsidR="00AF0391">
              <w:rPr>
                <w:sz w:val="18"/>
                <w:szCs w:val="18"/>
                <w:vertAlign w:val="subscript"/>
              </w:rPr>
              <w:t>off</w:t>
            </w:r>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21AABFB0" w:rsidR="00E05082" w:rsidRPr="002E01AC" w:rsidRDefault="00E05082" w:rsidP="002E01AC">
            <w:pPr>
              <w:spacing w:after="0" w:line="240" w:lineRule="auto"/>
              <w:contextualSpacing/>
              <w:rPr>
                <w:sz w:val="18"/>
                <w:szCs w:val="18"/>
              </w:rPr>
            </w:pPr>
            <w:r w:rsidRPr="002E01AC">
              <w:rPr>
                <w:sz w:val="18"/>
                <w:szCs w:val="18"/>
              </w:rPr>
              <w:t>0.</w:t>
            </w:r>
            <w:del w:id="1174" w:author="My Luong Vuong" w:date="2024-03-24T14:18:00Z">
              <w:r w:rsidRPr="002E01AC" w:rsidDel="00205626">
                <w:rPr>
                  <w:sz w:val="18"/>
                  <w:szCs w:val="18"/>
                </w:rPr>
                <w:delText xml:space="preserve">48 </w:delText>
              </w:r>
            </w:del>
            <w:ins w:id="1175" w:author="My Luong Vuong" w:date="2024-03-24T14:18:00Z">
              <w:r w:rsidR="00205626">
                <w:rPr>
                  <w:sz w:val="18"/>
                  <w:szCs w:val="18"/>
                </w:rPr>
                <w:t>53</w:t>
              </w:r>
            </w:ins>
            <w:ins w:id="1176" w:author="My Luong Vuong" w:date="2024-03-24T14:24:00Z">
              <w:r w:rsidR="00931589">
                <w:rPr>
                  <w:sz w:val="18"/>
                  <w:szCs w:val="18"/>
                </w:rPr>
                <w:t>2</w:t>
              </w:r>
            </w:ins>
            <w:ins w:id="1177" w:author="My Luong Vuong" w:date="2024-03-24T14:18:00Z">
              <w:r w:rsidR="00205626" w:rsidRPr="002E01AC">
                <w:rPr>
                  <w:sz w:val="18"/>
                  <w:szCs w:val="18"/>
                </w:rPr>
                <w:t xml:space="preserve"> </w:t>
              </w:r>
            </w:ins>
            <w:r w:rsidRPr="002E01AC">
              <w:rPr>
                <w:sz w:val="18"/>
                <w:szCs w:val="18"/>
              </w:rPr>
              <w:t>(0.</w:t>
            </w:r>
            <w:del w:id="1178" w:author="My Luong Vuong" w:date="2024-03-24T14:18:00Z">
              <w:r w:rsidRPr="002E01AC" w:rsidDel="00F4705D">
                <w:rPr>
                  <w:sz w:val="18"/>
                  <w:szCs w:val="18"/>
                </w:rPr>
                <w:delText>11</w:delText>
              </w:r>
            </w:del>
            <w:ins w:id="1179" w:author="My Luong Vuong" w:date="2024-03-24T14:18:00Z">
              <w:r w:rsidR="00F4705D" w:rsidRPr="002E01AC">
                <w:rPr>
                  <w:sz w:val="18"/>
                  <w:szCs w:val="18"/>
                </w:rPr>
                <w:t>1</w:t>
              </w:r>
              <w:r w:rsidR="00F4705D">
                <w:rPr>
                  <w:sz w:val="18"/>
                  <w:szCs w:val="18"/>
                </w:rPr>
                <w:t>3</w:t>
              </w:r>
            </w:ins>
            <w:ins w:id="1180" w:author="My Luong Vuong" w:date="2024-03-24T14:24:00Z">
              <w:r w:rsidR="00D27E08">
                <w:rPr>
                  <w:sz w:val="18"/>
                  <w:szCs w:val="18"/>
                </w:rPr>
                <w:t>1</w:t>
              </w:r>
            </w:ins>
            <w:r w:rsidRPr="002E01AC">
              <w:rPr>
                <w:sz w:val="18"/>
                <w:szCs w:val="18"/>
              </w:rPr>
              <w:t>–0.</w:t>
            </w:r>
            <w:del w:id="1181" w:author="My Luong Vuong" w:date="2024-03-24T14:18:00Z">
              <w:r w:rsidRPr="002E01AC" w:rsidDel="00F4705D">
                <w:rPr>
                  <w:sz w:val="18"/>
                  <w:szCs w:val="18"/>
                </w:rPr>
                <w:delText>85</w:delText>
              </w:r>
            </w:del>
            <w:ins w:id="1182" w:author="My Luong Vuong" w:date="2024-03-24T14:18:00Z">
              <w:r w:rsidR="00F4705D">
                <w:rPr>
                  <w:sz w:val="18"/>
                  <w:szCs w:val="18"/>
                </w:rPr>
                <w:t>93</w:t>
              </w:r>
            </w:ins>
            <w:ins w:id="1183" w:author="My Luong Vuong" w:date="2024-03-24T14:24:00Z">
              <w:r w:rsidR="00D27E08">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29EAB3B1" w:rsidR="00E05082" w:rsidRPr="002E01AC" w:rsidRDefault="00E05082" w:rsidP="002E01AC">
            <w:pPr>
              <w:spacing w:after="0" w:line="240" w:lineRule="auto"/>
              <w:contextualSpacing/>
              <w:rPr>
                <w:sz w:val="18"/>
                <w:szCs w:val="18"/>
              </w:rPr>
            </w:pPr>
            <w:r w:rsidRPr="002E01AC">
              <w:rPr>
                <w:sz w:val="18"/>
                <w:szCs w:val="18"/>
              </w:rPr>
              <w:t>0.</w:t>
            </w:r>
            <w:del w:id="1184" w:author="My Luong Vuong" w:date="2024-05-02T10:26:00Z">
              <w:r w:rsidRPr="002E01AC" w:rsidDel="00092DAC">
                <w:rPr>
                  <w:sz w:val="18"/>
                  <w:szCs w:val="18"/>
                </w:rPr>
                <w:delText xml:space="preserve">49 </w:delText>
              </w:r>
            </w:del>
            <w:ins w:id="1185" w:author="My Luong Vuong" w:date="2024-05-02T10:26:00Z">
              <w:r w:rsidR="00092DAC">
                <w:rPr>
                  <w:sz w:val="18"/>
                  <w:szCs w:val="18"/>
                </w:rPr>
                <w:t>512</w:t>
              </w:r>
              <w:r w:rsidR="00092DAC" w:rsidRPr="002E01AC">
                <w:rPr>
                  <w:sz w:val="18"/>
                  <w:szCs w:val="18"/>
                </w:rPr>
                <w:t xml:space="preserve"> </w:t>
              </w:r>
            </w:ins>
            <w:r w:rsidRPr="002E01AC">
              <w:rPr>
                <w:sz w:val="18"/>
                <w:szCs w:val="18"/>
              </w:rPr>
              <w:t>(0.</w:t>
            </w:r>
            <w:del w:id="1186" w:author="My Luong Vuong" w:date="2024-05-02T10:26:00Z">
              <w:r w:rsidRPr="002E01AC" w:rsidDel="001439A0">
                <w:rPr>
                  <w:sz w:val="18"/>
                  <w:szCs w:val="18"/>
                </w:rPr>
                <w:delText>21</w:delText>
              </w:r>
            </w:del>
            <w:ins w:id="1187" w:author="My Luong Vuong" w:date="2024-05-02T10:26:00Z">
              <w:r w:rsidR="001439A0">
                <w:rPr>
                  <w:sz w:val="18"/>
                  <w:szCs w:val="18"/>
                </w:rPr>
                <w:t>222</w:t>
              </w:r>
            </w:ins>
            <w:r w:rsidRPr="002E01AC">
              <w:rPr>
                <w:sz w:val="18"/>
                <w:szCs w:val="18"/>
              </w:rPr>
              <w:t>–0.</w:t>
            </w:r>
            <w:del w:id="1188" w:author="My Luong Vuong" w:date="2024-05-02T10:26:00Z">
              <w:r w:rsidRPr="002E01AC" w:rsidDel="00C75815">
                <w:rPr>
                  <w:sz w:val="18"/>
                  <w:szCs w:val="18"/>
                </w:rPr>
                <w:delText>82</w:delText>
              </w:r>
            </w:del>
            <w:ins w:id="1189" w:author="My Luong Vuong" w:date="2024-05-02T10:26:00Z">
              <w:r w:rsidR="00C75815" w:rsidRPr="002E01AC">
                <w:rPr>
                  <w:sz w:val="18"/>
                  <w:szCs w:val="18"/>
                </w:rPr>
                <w:t>8</w:t>
              </w:r>
              <w:r w:rsidR="00C75815">
                <w:rPr>
                  <w:sz w:val="18"/>
                  <w:szCs w:val="18"/>
                </w:rPr>
                <w:t>79</w:t>
              </w:r>
            </w:ins>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r w:rsidRPr="002E01AC">
              <w:rPr>
                <w:sz w:val="18"/>
                <w:szCs w:val="18"/>
              </w:rPr>
              <w:t>V</w:t>
            </w:r>
            <w:r>
              <w:rPr>
                <w:sz w:val="18"/>
                <w:szCs w:val="18"/>
              </w:rPr>
              <w:t>c</w:t>
            </w:r>
            <w:r w:rsidRPr="002E01AC">
              <w:rPr>
                <w:sz w:val="18"/>
                <w:szCs w:val="18"/>
              </w:rPr>
              <w:t xml:space="preserve"> (L)</w:t>
            </w:r>
          </w:p>
        </w:tc>
        <w:tc>
          <w:tcPr>
            <w:tcW w:w="1220" w:type="pct"/>
            <w:tcBorders>
              <w:top w:val="nil"/>
              <w:left w:val="nil"/>
              <w:bottom w:val="nil"/>
              <w:right w:val="nil"/>
            </w:tcBorders>
            <w:shd w:val="clear" w:color="auto" w:fill="FFFFFF"/>
          </w:tcPr>
          <w:p w14:paraId="4569A7B4" w14:textId="1C29114D" w:rsidR="00E1478F" w:rsidRPr="002E01AC" w:rsidRDefault="00E1478F" w:rsidP="002E01AC">
            <w:pPr>
              <w:spacing w:after="0" w:line="240" w:lineRule="auto"/>
              <w:ind w:left="170"/>
              <w:contextualSpacing/>
              <w:rPr>
                <w:sz w:val="18"/>
                <w:szCs w:val="18"/>
              </w:rPr>
            </w:pPr>
            <w:r w:rsidRPr="00BE0814">
              <w:rPr>
                <w:sz w:val="18"/>
                <w:szCs w:val="18"/>
              </w:rPr>
              <w:t>38.</w:t>
            </w:r>
            <w:del w:id="1190" w:author="My Luong Vuong" w:date="2024-03-24T12:51:00Z">
              <w:r w:rsidRPr="00BE0814" w:rsidDel="00CA1EB1">
                <w:rPr>
                  <w:sz w:val="18"/>
                  <w:szCs w:val="18"/>
                </w:rPr>
                <w:delText>2</w:delText>
              </w:r>
              <w:r w:rsidR="0096184E" w:rsidDel="00CA1EB1">
                <w:rPr>
                  <w:sz w:val="18"/>
                  <w:szCs w:val="18"/>
                </w:rPr>
                <w:delText xml:space="preserve"> </w:delText>
              </w:r>
            </w:del>
            <w:ins w:id="1191" w:author="My Luong Vuong" w:date="2024-03-24T12:51:00Z">
              <w:r w:rsidR="00CA1EB1">
                <w:rPr>
                  <w:sz w:val="18"/>
                  <w:szCs w:val="18"/>
                </w:rPr>
                <w:t xml:space="preserve">7 </w:t>
              </w:r>
            </w:ins>
            <w:r w:rsidR="0096184E">
              <w:rPr>
                <w:sz w:val="18"/>
                <w:szCs w:val="18"/>
              </w:rPr>
              <w:t>(</w:t>
            </w:r>
            <w:del w:id="1192" w:author="My Luong Vuong" w:date="2024-03-24T12:51:00Z">
              <w:r w:rsidR="0096184E" w:rsidRPr="0096184E" w:rsidDel="00071E8D">
                <w:rPr>
                  <w:sz w:val="18"/>
                  <w:szCs w:val="18"/>
                </w:rPr>
                <w:delText>9</w:delText>
              </w:r>
            </w:del>
            <w:ins w:id="1193" w:author="My Luong Vuong" w:date="2024-03-24T12:51:00Z">
              <w:r w:rsidR="00071E8D">
                <w:rPr>
                  <w:sz w:val="18"/>
                  <w:szCs w:val="18"/>
                </w:rPr>
                <w:t>8</w:t>
              </w:r>
            </w:ins>
            <w:r w:rsidR="0096184E" w:rsidRPr="0096184E">
              <w:rPr>
                <w:sz w:val="18"/>
                <w:szCs w:val="18"/>
              </w:rPr>
              <w:t>.</w:t>
            </w:r>
            <w:del w:id="1194" w:author="My Luong Vuong" w:date="2024-03-24T12:51:00Z">
              <w:r w:rsidR="0096184E" w:rsidRPr="0096184E" w:rsidDel="00071E8D">
                <w:rPr>
                  <w:sz w:val="18"/>
                  <w:szCs w:val="18"/>
                </w:rPr>
                <w:delText>4</w:delText>
              </w:r>
            </w:del>
            <w:ins w:id="1195" w:author="My Luong Vuong" w:date="2024-03-24T12:51:00Z">
              <w:r w:rsidR="00071E8D">
                <w:rPr>
                  <w:sz w:val="18"/>
                  <w:szCs w:val="18"/>
                </w:rPr>
                <w:t>1</w:t>
              </w:r>
            </w:ins>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700A329A" w:rsidR="00E1478F" w:rsidRPr="002E01AC" w:rsidRDefault="00E1478F" w:rsidP="002E01AC">
            <w:pPr>
              <w:spacing w:after="0" w:line="240" w:lineRule="auto"/>
              <w:contextualSpacing/>
              <w:rPr>
                <w:sz w:val="18"/>
                <w:szCs w:val="18"/>
              </w:rPr>
            </w:pPr>
            <w:del w:id="1196" w:author="My Luong Vuong" w:date="2024-03-24T14:19:00Z">
              <w:r w:rsidRPr="002E01AC" w:rsidDel="00C77B05">
                <w:rPr>
                  <w:sz w:val="18"/>
                  <w:szCs w:val="18"/>
                </w:rPr>
                <w:delText>38</w:delText>
              </w:r>
            </w:del>
            <w:ins w:id="1197" w:author="My Luong Vuong" w:date="2024-03-24T14:19:00Z">
              <w:r w:rsidR="00C77B05" w:rsidRPr="002E01AC">
                <w:rPr>
                  <w:sz w:val="18"/>
                  <w:szCs w:val="18"/>
                </w:rPr>
                <w:t>3</w:t>
              </w:r>
              <w:r w:rsidR="00C77B05">
                <w:rPr>
                  <w:sz w:val="18"/>
                  <w:szCs w:val="18"/>
                </w:rPr>
                <w:t>9</w:t>
              </w:r>
            </w:ins>
            <w:r w:rsidRPr="002E01AC">
              <w:rPr>
                <w:sz w:val="18"/>
                <w:szCs w:val="18"/>
              </w:rPr>
              <w:t>.</w:t>
            </w:r>
            <w:del w:id="1198" w:author="My Luong Vuong" w:date="2024-03-24T14:19:00Z">
              <w:r w:rsidRPr="002E01AC" w:rsidDel="00C77B05">
                <w:rPr>
                  <w:sz w:val="18"/>
                  <w:szCs w:val="18"/>
                </w:rPr>
                <w:delText xml:space="preserve">5 </w:delText>
              </w:r>
            </w:del>
            <w:ins w:id="1199" w:author="My Luong Vuong" w:date="2024-03-24T14:19:00Z">
              <w:r w:rsidR="00C77B05">
                <w:rPr>
                  <w:sz w:val="18"/>
                  <w:szCs w:val="18"/>
                </w:rPr>
                <w:t>4</w:t>
              </w:r>
              <w:r w:rsidR="00C77B05" w:rsidRPr="002E01AC">
                <w:rPr>
                  <w:sz w:val="18"/>
                  <w:szCs w:val="18"/>
                </w:rPr>
                <w:t xml:space="preserve"> </w:t>
              </w:r>
            </w:ins>
            <w:r w:rsidRPr="002E01AC">
              <w:rPr>
                <w:sz w:val="18"/>
                <w:szCs w:val="18"/>
              </w:rPr>
              <w:t>(</w:t>
            </w:r>
            <w:del w:id="1200" w:author="My Luong Vuong" w:date="2024-03-24T14:20:00Z">
              <w:r w:rsidRPr="002E01AC" w:rsidDel="008608D1">
                <w:rPr>
                  <w:sz w:val="18"/>
                  <w:szCs w:val="18"/>
                </w:rPr>
                <w:delText>31</w:delText>
              </w:r>
            </w:del>
            <w:ins w:id="1201" w:author="My Luong Vuong" w:date="2024-03-24T14:20:00Z">
              <w:r w:rsidR="008608D1" w:rsidRPr="002E01AC">
                <w:rPr>
                  <w:sz w:val="18"/>
                  <w:szCs w:val="18"/>
                </w:rPr>
                <w:t>3</w:t>
              </w:r>
              <w:r w:rsidR="008608D1">
                <w:rPr>
                  <w:sz w:val="18"/>
                  <w:szCs w:val="18"/>
                </w:rPr>
                <w:t>3</w:t>
              </w:r>
            </w:ins>
            <w:r w:rsidRPr="002E01AC">
              <w:rPr>
                <w:sz w:val="18"/>
                <w:szCs w:val="18"/>
              </w:rPr>
              <w:t>.</w:t>
            </w:r>
            <w:del w:id="1202" w:author="My Luong Vuong" w:date="2024-03-24T14:20:00Z">
              <w:r w:rsidRPr="002E01AC" w:rsidDel="008608D1">
                <w:rPr>
                  <w:sz w:val="18"/>
                  <w:szCs w:val="18"/>
                </w:rPr>
                <w:delText>9</w:delText>
              </w:r>
            </w:del>
            <w:ins w:id="1203" w:author="My Luong Vuong" w:date="2024-03-24T14:20:00Z">
              <w:r w:rsidR="008608D1">
                <w:rPr>
                  <w:sz w:val="18"/>
                  <w:szCs w:val="18"/>
                </w:rPr>
                <w:t>1</w:t>
              </w:r>
            </w:ins>
            <w:r w:rsidRPr="002E01AC">
              <w:rPr>
                <w:sz w:val="18"/>
                <w:szCs w:val="18"/>
              </w:rPr>
              <w:t>–45.</w:t>
            </w:r>
            <w:del w:id="1204" w:author="My Luong Vuong" w:date="2024-03-24T14:20:00Z">
              <w:r w:rsidRPr="002E01AC" w:rsidDel="00213888">
                <w:rPr>
                  <w:sz w:val="18"/>
                  <w:szCs w:val="18"/>
                </w:rPr>
                <w:delText>2</w:delText>
              </w:r>
            </w:del>
            <w:ins w:id="1205" w:author="My Luong Vuong" w:date="2024-03-24T14:20:00Z">
              <w:r w:rsidR="00213888">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1BC53E9A" w:rsidR="00E1478F" w:rsidRPr="002E01AC" w:rsidRDefault="00E1478F" w:rsidP="002E01AC">
            <w:pPr>
              <w:spacing w:after="0" w:line="240" w:lineRule="auto"/>
              <w:contextualSpacing/>
              <w:rPr>
                <w:sz w:val="18"/>
                <w:szCs w:val="18"/>
              </w:rPr>
            </w:pPr>
            <w:del w:id="1206" w:author="My Luong Vuong" w:date="2024-05-02T10:28:00Z">
              <w:r w:rsidRPr="002E01AC" w:rsidDel="00CC74C9">
                <w:rPr>
                  <w:sz w:val="18"/>
                  <w:szCs w:val="18"/>
                </w:rPr>
                <w:delText>38</w:delText>
              </w:r>
            </w:del>
            <w:ins w:id="1207" w:author="My Luong Vuong" w:date="2024-05-02T10:28:00Z">
              <w:r w:rsidR="00CC74C9" w:rsidRPr="002E01AC">
                <w:rPr>
                  <w:sz w:val="18"/>
                  <w:szCs w:val="18"/>
                </w:rPr>
                <w:t>3</w:t>
              </w:r>
              <w:r w:rsidR="00CC74C9">
                <w:rPr>
                  <w:sz w:val="18"/>
                  <w:szCs w:val="18"/>
                </w:rPr>
                <w:t>9</w:t>
              </w:r>
            </w:ins>
            <w:r w:rsidRPr="002E01AC">
              <w:rPr>
                <w:sz w:val="18"/>
                <w:szCs w:val="18"/>
              </w:rPr>
              <w:t>.</w:t>
            </w:r>
            <w:del w:id="1208" w:author="My Luong Vuong" w:date="2024-05-02T10:28:00Z">
              <w:r w:rsidRPr="002E01AC" w:rsidDel="00CC74C9">
                <w:rPr>
                  <w:sz w:val="18"/>
                  <w:szCs w:val="18"/>
                </w:rPr>
                <w:delText xml:space="preserve">4 </w:delText>
              </w:r>
            </w:del>
            <w:ins w:id="1209" w:author="My Luong Vuong" w:date="2024-05-02T10:28:00Z">
              <w:r w:rsidR="00CC74C9">
                <w:rPr>
                  <w:sz w:val="18"/>
                  <w:szCs w:val="18"/>
                </w:rPr>
                <w:t>0</w:t>
              </w:r>
              <w:r w:rsidR="00CC74C9" w:rsidRPr="002E01AC">
                <w:rPr>
                  <w:sz w:val="18"/>
                  <w:szCs w:val="18"/>
                </w:rPr>
                <w:t xml:space="preserve"> </w:t>
              </w:r>
            </w:ins>
            <w:r w:rsidRPr="002E01AC">
              <w:rPr>
                <w:sz w:val="18"/>
                <w:szCs w:val="18"/>
              </w:rPr>
              <w:t>(</w:t>
            </w:r>
            <w:del w:id="1210" w:author="My Luong Vuong" w:date="2024-05-02T10:28:00Z">
              <w:r w:rsidRPr="002E01AC" w:rsidDel="0090462C">
                <w:rPr>
                  <w:sz w:val="18"/>
                  <w:szCs w:val="18"/>
                </w:rPr>
                <w:delText>31</w:delText>
              </w:r>
            </w:del>
            <w:ins w:id="1211" w:author="My Luong Vuong" w:date="2024-05-02T10:28:00Z">
              <w:r w:rsidR="009B5B7A">
                <w:rPr>
                  <w:sz w:val="18"/>
                  <w:szCs w:val="18"/>
                </w:rPr>
                <w:t>32.</w:t>
              </w:r>
            </w:ins>
            <w:del w:id="1212" w:author="My Luong Vuong" w:date="2024-05-02T10:28:00Z">
              <w:r w:rsidRPr="002E01AC" w:rsidDel="009B5B7A">
                <w:rPr>
                  <w:sz w:val="18"/>
                  <w:szCs w:val="18"/>
                </w:rPr>
                <w:delText>.</w:delText>
              </w:r>
              <w:r w:rsidRPr="002E01AC" w:rsidDel="0090462C">
                <w:rPr>
                  <w:sz w:val="18"/>
                  <w:szCs w:val="18"/>
                </w:rPr>
                <w:delText>4</w:delText>
              </w:r>
            </w:del>
            <w:ins w:id="1213" w:author="My Luong Vuong" w:date="2024-05-02T10:28:00Z">
              <w:r w:rsidR="009B5B7A">
                <w:rPr>
                  <w:sz w:val="18"/>
                  <w:szCs w:val="18"/>
                </w:rPr>
                <w:t>0</w:t>
              </w:r>
            </w:ins>
            <w:r w:rsidRPr="002E01AC">
              <w:rPr>
                <w:sz w:val="18"/>
                <w:szCs w:val="18"/>
              </w:rPr>
              <w:t>–</w:t>
            </w:r>
            <w:del w:id="1214" w:author="My Luong Vuong" w:date="2024-05-02T10:28:00Z">
              <w:r w:rsidRPr="002E01AC" w:rsidDel="00AD60F3">
                <w:rPr>
                  <w:sz w:val="18"/>
                  <w:szCs w:val="18"/>
                </w:rPr>
                <w:delText>45</w:delText>
              </w:r>
            </w:del>
            <w:ins w:id="1215" w:author="My Luong Vuong" w:date="2024-05-02T10:28:00Z">
              <w:r w:rsidR="00CF5A2A">
                <w:rPr>
                  <w:sz w:val="18"/>
                  <w:szCs w:val="18"/>
                </w:rPr>
                <w:t>45</w:t>
              </w:r>
            </w:ins>
            <w:r w:rsidRPr="002E01AC">
              <w:rPr>
                <w:sz w:val="18"/>
                <w:szCs w:val="18"/>
              </w:rPr>
              <w:t>.</w:t>
            </w:r>
            <w:del w:id="1216" w:author="My Luong Vuong" w:date="2024-05-02T10:28:00Z">
              <w:r w:rsidRPr="002E01AC" w:rsidDel="00B1211F">
                <w:rPr>
                  <w:sz w:val="18"/>
                  <w:szCs w:val="18"/>
                </w:rPr>
                <w:delText>7</w:delText>
              </w:r>
            </w:del>
            <w:ins w:id="1217" w:author="My Luong Vuong" w:date="2024-05-02T10:28:00Z">
              <w:r w:rsidR="00CF5A2A">
                <w:rPr>
                  <w:sz w:val="18"/>
                  <w:szCs w:val="18"/>
                </w:rPr>
                <w:t>7</w:t>
              </w:r>
            </w:ins>
            <w:r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BW on Vc</w:t>
            </w:r>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3E0F10B2" w:rsidR="00E1478F" w:rsidRPr="002E01AC" w:rsidRDefault="00E1478F" w:rsidP="002E01AC">
            <w:pPr>
              <w:spacing w:after="0" w:line="240" w:lineRule="auto"/>
              <w:contextualSpacing/>
              <w:rPr>
                <w:sz w:val="18"/>
                <w:szCs w:val="18"/>
              </w:rPr>
            </w:pPr>
            <w:del w:id="1218" w:author="My Luong Vuong" w:date="2024-03-24T14:23:00Z">
              <w:r w:rsidRPr="002E01AC" w:rsidDel="00D57E99">
                <w:rPr>
                  <w:sz w:val="18"/>
                  <w:szCs w:val="18"/>
                </w:rPr>
                <w:delText>1</w:delText>
              </w:r>
            </w:del>
            <w:ins w:id="1219" w:author="My Luong Vuong" w:date="2024-03-24T14:23:00Z">
              <w:r w:rsidR="00D57E99">
                <w:rPr>
                  <w:sz w:val="18"/>
                  <w:szCs w:val="18"/>
                </w:rPr>
                <w:t>0</w:t>
              </w:r>
            </w:ins>
            <w:r w:rsidRPr="002E01AC">
              <w:rPr>
                <w:sz w:val="18"/>
                <w:szCs w:val="18"/>
              </w:rPr>
              <w:t>.</w:t>
            </w:r>
            <w:del w:id="1220" w:author="My Luong Vuong" w:date="2024-03-24T14:23:00Z">
              <w:r w:rsidRPr="002E01AC" w:rsidDel="00D57E99">
                <w:rPr>
                  <w:sz w:val="18"/>
                  <w:szCs w:val="18"/>
                </w:rPr>
                <w:delText xml:space="preserve">03 </w:delText>
              </w:r>
            </w:del>
            <w:ins w:id="1221" w:author="My Luong Vuong" w:date="2024-03-24T14:23:00Z">
              <w:r w:rsidR="00D57E99">
                <w:rPr>
                  <w:sz w:val="18"/>
                  <w:szCs w:val="18"/>
                </w:rPr>
                <w:t>9</w:t>
              </w:r>
            </w:ins>
            <w:ins w:id="1222" w:author="My Luong Vuong" w:date="2024-03-24T14:25:00Z">
              <w:r w:rsidR="0045684F">
                <w:rPr>
                  <w:sz w:val="18"/>
                  <w:szCs w:val="18"/>
                </w:rPr>
                <w:t>08</w:t>
              </w:r>
            </w:ins>
            <w:ins w:id="1223" w:author="My Luong Vuong" w:date="2024-03-24T14:23:00Z">
              <w:r w:rsidR="00D57E99" w:rsidRPr="002E01AC">
                <w:rPr>
                  <w:sz w:val="18"/>
                  <w:szCs w:val="18"/>
                </w:rPr>
                <w:t xml:space="preserve"> </w:t>
              </w:r>
            </w:ins>
            <w:r w:rsidRPr="002E01AC">
              <w:rPr>
                <w:sz w:val="18"/>
                <w:szCs w:val="18"/>
              </w:rPr>
              <w:t>(0.</w:t>
            </w:r>
            <w:del w:id="1224" w:author="My Luong Vuong" w:date="2024-03-24T14:25:00Z">
              <w:r w:rsidRPr="002E01AC" w:rsidDel="00995036">
                <w:rPr>
                  <w:sz w:val="18"/>
                  <w:szCs w:val="18"/>
                </w:rPr>
                <w:delText>66</w:delText>
              </w:r>
            </w:del>
            <w:ins w:id="1225" w:author="My Luong Vuong" w:date="2024-03-24T14:25:00Z">
              <w:r w:rsidR="00995036">
                <w:rPr>
                  <w:sz w:val="18"/>
                  <w:szCs w:val="18"/>
                </w:rPr>
                <w:t>498</w:t>
              </w:r>
            </w:ins>
            <w:r w:rsidRPr="002E01AC">
              <w:rPr>
                <w:sz w:val="18"/>
                <w:szCs w:val="18"/>
              </w:rPr>
              <w:t>–1.</w:t>
            </w:r>
            <w:del w:id="1226" w:author="My Luong Vuong" w:date="2024-03-24T14:26:00Z">
              <w:r w:rsidRPr="002E01AC" w:rsidDel="00C96CB5">
                <w:rPr>
                  <w:sz w:val="18"/>
                  <w:szCs w:val="18"/>
                </w:rPr>
                <w:delText>41</w:delText>
              </w:r>
            </w:del>
            <w:ins w:id="1227" w:author="My Luong Vuong" w:date="2024-03-24T14:26:00Z">
              <w:r w:rsidR="00C96CB5">
                <w:rPr>
                  <w:sz w:val="18"/>
                  <w:szCs w:val="18"/>
                </w:rPr>
                <w:t>317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26E9D9" w:rsidR="00E1478F" w:rsidRPr="002E01AC" w:rsidRDefault="00E1478F" w:rsidP="002E01AC">
            <w:pPr>
              <w:spacing w:after="0" w:line="240" w:lineRule="auto"/>
              <w:contextualSpacing/>
              <w:rPr>
                <w:sz w:val="18"/>
                <w:szCs w:val="18"/>
              </w:rPr>
            </w:pPr>
            <w:del w:id="1228" w:author="My Luong Vuong" w:date="2024-05-02T10:25:00Z">
              <w:r w:rsidRPr="002E01AC" w:rsidDel="00D0235F">
                <w:rPr>
                  <w:sz w:val="18"/>
                  <w:szCs w:val="18"/>
                </w:rPr>
                <w:delText>1</w:delText>
              </w:r>
            </w:del>
            <w:ins w:id="1229" w:author="My Luong Vuong" w:date="2024-05-02T10:25:00Z">
              <w:r w:rsidR="00D0235F">
                <w:rPr>
                  <w:sz w:val="18"/>
                  <w:szCs w:val="18"/>
                </w:rPr>
                <w:t>0</w:t>
              </w:r>
            </w:ins>
            <w:r w:rsidRPr="002E01AC">
              <w:rPr>
                <w:sz w:val="18"/>
                <w:szCs w:val="18"/>
              </w:rPr>
              <w:t>.</w:t>
            </w:r>
            <w:del w:id="1230" w:author="My Luong Vuong" w:date="2024-05-02T10:25:00Z">
              <w:r w:rsidRPr="002E01AC" w:rsidDel="001E5FB3">
                <w:rPr>
                  <w:sz w:val="18"/>
                  <w:szCs w:val="18"/>
                </w:rPr>
                <w:delText xml:space="preserve">04 </w:delText>
              </w:r>
            </w:del>
            <w:ins w:id="1231" w:author="My Luong Vuong" w:date="2024-05-02T10:25:00Z">
              <w:r w:rsidR="001E5FB3">
                <w:rPr>
                  <w:sz w:val="18"/>
                  <w:szCs w:val="18"/>
                </w:rPr>
                <w:t>906</w:t>
              </w:r>
              <w:r w:rsidR="001E5FB3" w:rsidRPr="002E01AC">
                <w:rPr>
                  <w:sz w:val="18"/>
                  <w:szCs w:val="18"/>
                </w:rPr>
                <w:t xml:space="preserve"> </w:t>
              </w:r>
            </w:ins>
            <w:r w:rsidRPr="002E01AC">
              <w:rPr>
                <w:sz w:val="18"/>
                <w:szCs w:val="18"/>
              </w:rPr>
              <w:t>(0.</w:t>
            </w:r>
            <w:del w:id="1232" w:author="My Luong Vuong" w:date="2024-05-02T10:25:00Z">
              <w:r w:rsidRPr="002E01AC" w:rsidDel="00D61CA7">
                <w:rPr>
                  <w:sz w:val="18"/>
                  <w:szCs w:val="18"/>
                </w:rPr>
                <w:delText>67</w:delText>
              </w:r>
            </w:del>
            <w:ins w:id="1233" w:author="My Luong Vuong" w:date="2024-05-02T10:25:00Z">
              <w:r w:rsidR="00D61CA7">
                <w:rPr>
                  <w:sz w:val="18"/>
                  <w:szCs w:val="18"/>
                </w:rPr>
                <w:t>508</w:t>
              </w:r>
            </w:ins>
            <w:r w:rsidRPr="002E01AC">
              <w:rPr>
                <w:sz w:val="18"/>
                <w:szCs w:val="18"/>
              </w:rPr>
              <w:t>–1.</w:t>
            </w:r>
            <w:del w:id="1234" w:author="My Luong Vuong" w:date="2024-05-02T10:25:00Z">
              <w:r w:rsidRPr="002E01AC" w:rsidDel="00250A6A">
                <w:rPr>
                  <w:sz w:val="18"/>
                  <w:szCs w:val="18"/>
                </w:rPr>
                <w:delText>45</w:delText>
              </w:r>
            </w:del>
            <w:ins w:id="1235" w:author="My Luong Vuong" w:date="2024-05-02T10:25:00Z">
              <w:r w:rsidR="00250A6A">
                <w:rPr>
                  <w:sz w:val="18"/>
                  <w:szCs w:val="18"/>
                </w:rPr>
                <w:t>32</w:t>
              </w:r>
            </w:ins>
            <w:ins w:id="1236" w:author="My Luong Vuong" w:date="2024-05-02T10:26:00Z">
              <w:r w:rsidR="00250A6A">
                <w:rPr>
                  <w:sz w:val="18"/>
                  <w:szCs w:val="18"/>
                </w:rPr>
                <w:t>8</w:t>
              </w:r>
            </w:ins>
            <w:r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16F6F926" w:rsidR="00E1478F" w:rsidRPr="002E01AC" w:rsidRDefault="00E1478F" w:rsidP="002E01AC">
            <w:pPr>
              <w:spacing w:after="0" w:line="240" w:lineRule="auto"/>
              <w:ind w:left="170"/>
              <w:contextualSpacing/>
              <w:rPr>
                <w:sz w:val="18"/>
                <w:szCs w:val="18"/>
              </w:rPr>
            </w:pPr>
            <w:r w:rsidRPr="00BE0814">
              <w:rPr>
                <w:sz w:val="18"/>
                <w:szCs w:val="18"/>
              </w:rPr>
              <w:t>13.</w:t>
            </w:r>
            <w:del w:id="1237" w:author="My Luong Vuong" w:date="2024-03-24T12:51:00Z">
              <w:r w:rsidRPr="00BE0814" w:rsidDel="002919B4">
                <w:rPr>
                  <w:sz w:val="18"/>
                  <w:szCs w:val="18"/>
                </w:rPr>
                <w:delText>7</w:delText>
              </w:r>
              <w:r w:rsidR="00EC632A" w:rsidDel="002919B4">
                <w:rPr>
                  <w:sz w:val="18"/>
                  <w:szCs w:val="18"/>
                </w:rPr>
                <w:delText xml:space="preserve"> </w:delText>
              </w:r>
            </w:del>
            <w:ins w:id="1238" w:author="My Luong Vuong" w:date="2024-03-24T12:51:00Z">
              <w:r w:rsidR="002919B4">
                <w:rPr>
                  <w:sz w:val="18"/>
                  <w:szCs w:val="18"/>
                </w:rPr>
                <w:t xml:space="preserve">5 </w:t>
              </w:r>
            </w:ins>
            <w:r w:rsidR="00EC632A">
              <w:rPr>
                <w:sz w:val="18"/>
                <w:szCs w:val="18"/>
              </w:rPr>
              <w:t>(</w:t>
            </w:r>
            <w:del w:id="1239" w:author="My Luong Vuong" w:date="2024-03-24T12:51:00Z">
              <w:r w:rsidR="00EC632A" w:rsidDel="00E76B83">
                <w:rPr>
                  <w:sz w:val="18"/>
                  <w:szCs w:val="18"/>
                </w:rPr>
                <w:delText>40</w:delText>
              </w:r>
            </w:del>
            <w:ins w:id="1240" w:author="My Luong Vuong" w:date="2024-03-24T12:51:00Z">
              <w:r w:rsidR="00E76B83">
                <w:rPr>
                  <w:sz w:val="18"/>
                  <w:szCs w:val="18"/>
                </w:rPr>
                <w:t>32.8</w:t>
              </w:r>
            </w:ins>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734E59AB" w:rsidR="00E1478F" w:rsidRPr="002E01AC" w:rsidRDefault="00E1478F" w:rsidP="002E01AC">
            <w:pPr>
              <w:spacing w:after="0" w:line="240" w:lineRule="auto"/>
              <w:contextualSpacing/>
              <w:rPr>
                <w:sz w:val="18"/>
                <w:szCs w:val="18"/>
              </w:rPr>
            </w:pPr>
            <w:r w:rsidRPr="002E01AC">
              <w:rPr>
                <w:sz w:val="18"/>
                <w:szCs w:val="18"/>
              </w:rPr>
              <w:t>12.</w:t>
            </w:r>
            <w:del w:id="1241" w:author="My Luong Vuong" w:date="2024-03-24T14:21:00Z">
              <w:r w:rsidRPr="002E01AC" w:rsidDel="0036187B">
                <w:rPr>
                  <w:sz w:val="18"/>
                  <w:szCs w:val="18"/>
                </w:rPr>
                <w:delText xml:space="preserve">3 </w:delText>
              </w:r>
            </w:del>
            <w:ins w:id="1242" w:author="My Luong Vuong" w:date="2024-03-24T14:21:00Z">
              <w:r w:rsidR="0036187B">
                <w:rPr>
                  <w:sz w:val="18"/>
                  <w:szCs w:val="18"/>
                </w:rPr>
                <w:t>1</w:t>
              </w:r>
              <w:r w:rsidR="0036187B" w:rsidRPr="002E01AC">
                <w:rPr>
                  <w:sz w:val="18"/>
                  <w:szCs w:val="18"/>
                </w:rPr>
                <w:t xml:space="preserve"> </w:t>
              </w:r>
            </w:ins>
            <w:r w:rsidRPr="002E01AC">
              <w:rPr>
                <w:sz w:val="18"/>
                <w:szCs w:val="18"/>
              </w:rPr>
              <w:t>(</w:t>
            </w:r>
            <w:del w:id="1243" w:author="My Luong Vuong" w:date="2024-03-24T14:21:00Z">
              <w:r w:rsidRPr="002E01AC" w:rsidDel="00DC54CB">
                <w:rPr>
                  <w:sz w:val="18"/>
                  <w:szCs w:val="18"/>
                </w:rPr>
                <w:delText>2</w:delText>
              </w:r>
            </w:del>
            <w:ins w:id="1244" w:author="My Luong Vuong" w:date="2024-03-24T14:21:00Z">
              <w:r w:rsidR="00DC54CB">
                <w:rPr>
                  <w:sz w:val="18"/>
                  <w:szCs w:val="18"/>
                </w:rPr>
                <w:t>3</w:t>
              </w:r>
            </w:ins>
            <w:r w:rsidRPr="002E01AC">
              <w:rPr>
                <w:sz w:val="18"/>
                <w:szCs w:val="18"/>
              </w:rPr>
              <w:t>.7–</w:t>
            </w:r>
            <w:del w:id="1245" w:author="My Luong Vuong" w:date="2024-03-24T14:21:00Z">
              <w:r w:rsidRPr="002E01AC" w:rsidDel="00DC54CB">
                <w:rPr>
                  <w:sz w:val="18"/>
                  <w:szCs w:val="18"/>
                </w:rPr>
                <w:delText>22</w:delText>
              </w:r>
            </w:del>
            <w:ins w:id="1246" w:author="My Luong Vuong" w:date="2024-03-24T14:21:00Z">
              <w:r w:rsidR="00DC54CB" w:rsidRPr="002E01AC">
                <w:rPr>
                  <w:sz w:val="18"/>
                  <w:szCs w:val="18"/>
                </w:rPr>
                <w:t>2</w:t>
              </w:r>
              <w:r w:rsidR="00DC54CB">
                <w:rPr>
                  <w:sz w:val="18"/>
                  <w:szCs w:val="18"/>
                </w:rPr>
                <w:t>0</w:t>
              </w:r>
            </w:ins>
            <w:r w:rsidRPr="002E01AC">
              <w:rPr>
                <w:sz w:val="18"/>
                <w:szCs w:val="18"/>
              </w:rPr>
              <w:t>.</w:t>
            </w:r>
            <w:del w:id="1247" w:author="My Luong Vuong" w:date="2024-03-24T14:21:00Z">
              <w:r w:rsidRPr="002E01AC" w:rsidDel="00DC54CB">
                <w:rPr>
                  <w:sz w:val="18"/>
                  <w:szCs w:val="18"/>
                </w:rPr>
                <w:delText>0</w:delText>
              </w:r>
            </w:del>
            <w:ins w:id="1248" w:author="My Luong Vuong" w:date="2024-03-24T14:21:00Z">
              <w:r w:rsidR="00DC54CB">
                <w:rPr>
                  <w:sz w:val="18"/>
                  <w:szCs w:val="18"/>
                </w:rPr>
                <w:t>5</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A21CE4F" w:rsidR="00E1478F" w:rsidRPr="002E01AC" w:rsidRDefault="00E1478F" w:rsidP="002E01AC">
            <w:pPr>
              <w:spacing w:after="0" w:line="240" w:lineRule="auto"/>
              <w:contextualSpacing/>
              <w:rPr>
                <w:sz w:val="18"/>
                <w:szCs w:val="18"/>
              </w:rPr>
            </w:pPr>
            <w:r w:rsidRPr="002E01AC">
              <w:rPr>
                <w:sz w:val="18"/>
                <w:szCs w:val="18"/>
              </w:rPr>
              <w:t>12.0 (</w:t>
            </w:r>
            <w:del w:id="1249" w:author="My Luong Vuong" w:date="2024-05-02T10:27:00Z">
              <w:r w:rsidRPr="002E01AC" w:rsidDel="00C2109E">
                <w:rPr>
                  <w:sz w:val="18"/>
                  <w:szCs w:val="18"/>
                </w:rPr>
                <w:delText>4</w:delText>
              </w:r>
            </w:del>
            <w:ins w:id="1250" w:author="My Luong Vuong" w:date="2024-05-02T10:27:00Z">
              <w:r w:rsidR="00C2109E">
                <w:rPr>
                  <w:sz w:val="18"/>
                  <w:szCs w:val="18"/>
                </w:rPr>
                <w:t>3</w:t>
              </w:r>
            </w:ins>
            <w:r w:rsidRPr="002E01AC">
              <w:rPr>
                <w:sz w:val="18"/>
                <w:szCs w:val="18"/>
              </w:rPr>
              <w:t>.</w:t>
            </w:r>
            <w:del w:id="1251" w:author="My Luong Vuong" w:date="2024-05-02T10:27:00Z">
              <w:r w:rsidRPr="002E01AC" w:rsidDel="00C2109E">
                <w:rPr>
                  <w:sz w:val="18"/>
                  <w:szCs w:val="18"/>
                </w:rPr>
                <w:delText>0</w:delText>
              </w:r>
            </w:del>
            <w:ins w:id="1252" w:author="My Luong Vuong" w:date="2024-05-02T10:27:00Z">
              <w:r w:rsidR="00C2109E">
                <w:rPr>
                  <w:sz w:val="18"/>
                  <w:szCs w:val="18"/>
                </w:rPr>
                <w:t>8</w:t>
              </w:r>
            </w:ins>
            <w:r w:rsidRPr="002E01AC">
              <w:rPr>
                <w:sz w:val="18"/>
                <w:szCs w:val="18"/>
              </w:rPr>
              <w:t>–28.</w:t>
            </w:r>
            <w:del w:id="1253" w:author="My Luong Vuong" w:date="2024-05-02T10:28:00Z">
              <w:r w:rsidRPr="002E01AC" w:rsidDel="008E5307">
                <w:rPr>
                  <w:sz w:val="18"/>
                  <w:szCs w:val="18"/>
                </w:rPr>
                <w:delText>9</w:delText>
              </w:r>
            </w:del>
            <w:ins w:id="1254" w:author="My Luong Vuong" w:date="2024-05-02T10:28:00Z">
              <w:r w:rsidR="008E5307">
                <w:rPr>
                  <w:sz w:val="18"/>
                  <w:szCs w:val="18"/>
                </w:rPr>
                <w:t>2</w:t>
              </w:r>
            </w:ins>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r w:rsidRPr="002E01AC">
              <w:rPr>
                <w:sz w:val="18"/>
                <w:szCs w:val="18"/>
              </w:rPr>
              <w:t>V</w:t>
            </w:r>
            <w:r w:rsidRPr="002E01AC">
              <w:rPr>
                <w:sz w:val="18"/>
                <w:szCs w:val="18"/>
                <w:vertAlign w:val="subscript"/>
              </w:rPr>
              <w:t>p</w:t>
            </w:r>
            <w:r w:rsidRPr="002E01AC">
              <w:rPr>
                <w:sz w:val="18"/>
                <w:szCs w:val="18"/>
              </w:rPr>
              <w:t xml:space="preserve"> (L)</w:t>
            </w:r>
          </w:p>
        </w:tc>
        <w:tc>
          <w:tcPr>
            <w:tcW w:w="1220" w:type="pct"/>
            <w:tcBorders>
              <w:top w:val="nil"/>
              <w:left w:val="nil"/>
              <w:bottom w:val="nil"/>
              <w:right w:val="nil"/>
            </w:tcBorders>
            <w:shd w:val="clear" w:color="auto" w:fill="FFFFFF"/>
          </w:tcPr>
          <w:p w14:paraId="204F58B8" w14:textId="2834CFB0" w:rsidR="00E1478F" w:rsidRPr="002E01AC" w:rsidRDefault="00E1478F" w:rsidP="002E01AC">
            <w:pPr>
              <w:spacing w:after="0" w:line="240" w:lineRule="auto"/>
              <w:ind w:left="170"/>
              <w:contextualSpacing/>
              <w:rPr>
                <w:sz w:val="18"/>
                <w:szCs w:val="18"/>
              </w:rPr>
            </w:pPr>
            <w:r w:rsidRPr="00BE0814">
              <w:rPr>
                <w:sz w:val="18"/>
                <w:szCs w:val="18"/>
              </w:rPr>
              <w:t>8.</w:t>
            </w:r>
            <w:del w:id="1255" w:author="My Luong Vuong" w:date="2024-03-24T12:52:00Z">
              <w:r w:rsidRPr="00BE0814" w:rsidDel="003A2642">
                <w:rPr>
                  <w:sz w:val="18"/>
                  <w:szCs w:val="18"/>
                </w:rPr>
                <w:delText>85</w:delText>
              </w:r>
              <w:r w:rsidR="003B18FE" w:rsidDel="003A2642">
                <w:rPr>
                  <w:sz w:val="18"/>
                  <w:szCs w:val="18"/>
                </w:rPr>
                <w:delText xml:space="preserve"> </w:delText>
              </w:r>
            </w:del>
            <w:ins w:id="1256" w:author="My Luong Vuong" w:date="2024-03-24T12:52:00Z">
              <w:r w:rsidR="003A2642">
                <w:rPr>
                  <w:sz w:val="18"/>
                  <w:szCs w:val="18"/>
                </w:rPr>
                <w:t xml:space="preserve">66 </w:t>
              </w:r>
            </w:ins>
            <w:r w:rsidR="003B18FE">
              <w:rPr>
                <w:sz w:val="18"/>
                <w:szCs w:val="18"/>
              </w:rPr>
              <w:t>(</w:t>
            </w:r>
            <w:del w:id="1257" w:author="My Luong Vuong" w:date="2024-03-24T12:52:00Z">
              <w:r w:rsidR="003B18FE" w:rsidDel="005B381D">
                <w:rPr>
                  <w:sz w:val="18"/>
                  <w:szCs w:val="18"/>
                </w:rPr>
                <w:delText>37</w:delText>
              </w:r>
            </w:del>
            <w:ins w:id="1258" w:author="My Luong Vuong" w:date="2024-03-24T12:52:00Z">
              <w:r w:rsidR="005B381D">
                <w:rPr>
                  <w:sz w:val="18"/>
                  <w:szCs w:val="18"/>
                </w:rPr>
                <w:t>32</w:t>
              </w:r>
            </w:ins>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2AE39377" w:rsidR="00E1478F" w:rsidRPr="002E01AC" w:rsidRDefault="00E1478F" w:rsidP="002E01AC">
            <w:pPr>
              <w:spacing w:after="0" w:line="240" w:lineRule="auto"/>
              <w:contextualSpacing/>
              <w:rPr>
                <w:sz w:val="18"/>
                <w:szCs w:val="18"/>
              </w:rPr>
            </w:pPr>
            <w:r w:rsidRPr="002E01AC">
              <w:rPr>
                <w:sz w:val="18"/>
                <w:szCs w:val="18"/>
              </w:rPr>
              <w:t>8.</w:t>
            </w:r>
            <w:del w:id="1259" w:author="My Luong Vuong" w:date="2024-03-24T14:22:00Z">
              <w:r w:rsidRPr="002E01AC" w:rsidDel="00CA46A1">
                <w:rPr>
                  <w:sz w:val="18"/>
                  <w:szCs w:val="18"/>
                </w:rPr>
                <w:delText xml:space="preserve">71 </w:delText>
              </w:r>
            </w:del>
            <w:ins w:id="1260" w:author="My Luong Vuong" w:date="2024-03-24T14:22:00Z">
              <w:r w:rsidR="00CA46A1">
                <w:rPr>
                  <w:sz w:val="18"/>
                  <w:szCs w:val="18"/>
                </w:rPr>
                <w:t>47</w:t>
              </w:r>
              <w:r w:rsidR="00CA46A1" w:rsidRPr="002E01AC">
                <w:rPr>
                  <w:sz w:val="18"/>
                  <w:szCs w:val="18"/>
                </w:rPr>
                <w:t xml:space="preserve"> </w:t>
              </w:r>
            </w:ins>
            <w:r w:rsidRPr="002E01AC">
              <w:rPr>
                <w:sz w:val="18"/>
                <w:szCs w:val="18"/>
              </w:rPr>
              <w:t>(2.</w:t>
            </w:r>
            <w:del w:id="1261" w:author="My Luong Vuong" w:date="2024-03-24T14:22:00Z">
              <w:r w:rsidRPr="002E01AC" w:rsidDel="007D391E">
                <w:rPr>
                  <w:sz w:val="18"/>
                  <w:szCs w:val="18"/>
                </w:rPr>
                <w:delText>50</w:delText>
              </w:r>
            </w:del>
            <w:ins w:id="1262" w:author="My Luong Vuong" w:date="2024-03-24T14:22:00Z">
              <w:r w:rsidR="007D391E">
                <w:rPr>
                  <w:sz w:val="18"/>
                  <w:szCs w:val="18"/>
                </w:rPr>
                <w:t>73</w:t>
              </w:r>
            </w:ins>
            <w:r w:rsidRPr="002E01AC">
              <w:rPr>
                <w:sz w:val="18"/>
                <w:szCs w:val="18"/>
              </w:rPr>
              <w:t>–14.</w:t>
            </w:r>
            <w:del w:id="1263" w:author="My Luong Vuong" w:date="2024-03-24T14:22:00Z">
              <w:r w:rsidRPr="002E01AC" w:rsidDel="0018252C">
                <w:rPr>
                  <w:sz w:val="18"/>
                  <w:szCs w:val="18"/>
                </w:rPr>
                <w:delText>92</w:delText>
              </w:r>
            </w:del>
            <w:ins w:id="1264" w:author="My Luong Vuong" w:date="2024-03-24T14:22:00Z">
              <w:r w:rsidR="0018252C">
                <w:rPr>
                  <w:sz w:val="18"/>
                  <w:szCs w:val="18"/>
                </w:rPr>
                <w:t>20</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3564ADD8" w:rsidR="00E1478F" w:rsidRPr="002E01AC" w:rsidRDefault="00E1478F" w:rsidP="002E01AC">
            <w:pPr>
              <w:spacing w:after="0" w:line="240" w:lineRule="auto"/>
              <w:contextualSpacing/>
              <w:rPr>
                <w:sz w:val="18"/>
                <w:szCs w:val="18"/>
              </w:rPr>
            </w:pPr>
            <w:del w:id="1265" w:author="My Luong Vuong" w:date="2024-05-02T10:29:00Z">
              <w:r w:rsidRPr="002E01AC" w:rsidDel="000B55AF">
                <w:rPr>
                  <w:sz w:val="18"/>
                  <w:szCs w:val="18"/>
                </w:rPr>
                <w:delText>9</w:delText>
              </w:r>
            </w:del>
            <w:ins w:id="1266" w:author="My Luong Vuong" w:date="2024-05-02T10:29:00Z">
              <w:r w:rsidR="000B55AF">
                <w:rPr>
                  <w:sz w:val="18"/>
                  <w:szCs w:val="18"/>
                </w:rPr>
                <w:t>8</w:t>
              </w:r>
            </w:ins>
            <w:r w:rsidRPr="002E01AC">
              <w:rPr>
                <w:sz w:val="18"/>
                <w:szCs w:val="18"/>
              </w:rPr>
              <w:t>.</w:t>
            </w:r>
            <w:del w:id="1267" w:author="My Luong Vuong" w:date="2024-05-02T10:29:00Z">
              <w:r w:rsidRPr="002E01AC" w:rsidDel="000B55AF">
                <w:rPr>
                  <w:sz w:val="18"/>
                  <w:szCs w:val="18"/>
                </w:rPr>
                <w:delText xml:space="preserve">03 </w:delText>
              </w:r>
            </w:del>
            <w:ins w:id="1268" w:author="My Luong Vuong" w:date="2024-05-02T10:29:00Z">
              <w:r w:rsidR="000B55AF">
                <w:rPr>
                  <w:sz w:val="18"/>
                  <w:szCs w:val="18"/>
                </w:rPr>
                <w:t>71</w:t>
              </w:r>
              <w:r w:rsidR="000B55AF" w:rsidRPr="002E01AC">
                <w:rPr>
                  <w:sz w:val="18"/>
                  <w:szCs w:val="18"/>
                </w:rPr>
                <w:t xml:space="preserve"> </w:t>
              </w:r>
            </w:ins>
            <w:r w:rsidRPr="002E01AC">
              <w:rPr>
                <w:sz w:val="18"/>
                <w:szCs w:val="18"/>
              </w:rPr>
              <w:t>(</w:t>
            </w:r>
            <w:del w:id="1269" w:author="My Luong Vuong" w:date="2024-05-02T10:29:00Z">
              <w:r w:rsidRPr="002E01AC" w:rsidDel="006014A0">
                <w:rPr>
                  <w:sz w:val="18"/>
                  <w:szCs w:val="18"/>
                </w:rPr>
                <w:delText>2</w:delText>
              </w:r>
            </w:del>
            <w:ins w:id="1270" w:author="My Luong Vuong" w:date="2024-05-02T10:29:00Z">
              <w:r w:rsidR="006014A0">
                <w:rPr>
                  <w:sz w:val="18"/>
                  <w:szCs w:val="18"/>
                </w:rPr>
                <w:t>2</w:t>
              </w:r>
            </w:ins>
            <w:r w:rsidRPr="002E01AC">
              <w:rPr>
                <w:sz w:val="18"/>
                <w:szCs w:val="18"/>
              </w:rPr>
              <w:t>.</w:t>
            </w:r>
            <w:del w:id="1271" w:author="My Luong Vuong" w:date="2024-05-02T10:29:00Z">
              <w:r w:rsidRPr="002E01AC" w:rsidDel="006014A0">
                <w:rPr>
                  <w:sz w:val="18"/>
                  <w:szCs w:val="18"/>
                </w:rPr>
                <w:delText>75</w:delText>
              </w:r>
            </w:del>
            <w:ins w:id="1272" w:author="My Luong Vuong" w:date="2024-05-02T10:29:00Z">
              <w:r w:rsidR="006014A0">
                <w:rPr>
                  <w:sz w:val="18"/>
                  <w:szCs w:val="18"/>
                </w:rPr>
                <w:t>64</w:t>
              </w:r>
            </w:ins>
            <w:r w:rsidRPr="002E01AC">
              <w:rPr>
                <w:sz w:val="18"/>
                <w:szCs w:val="18"/>
              </w:rPr>
              <w:t>–15.</w:t>
            </w:r>
            <w:del w:id="1273" w:author="My Luong Vuong" w:date="2024-05-02T10:29:00Z">
              <w:r w:rsidRPr="002E01AC" w:rsidDel="000B0B62">
                <w:rPr>
                  <w:sz w:val="18"/>
                  <w:szCs w:val="18"/>
                </w:rPr>
                <w:delText>65</w:delText>
              </w:r>
            </w:del>
            <w:ins w:id="1274" w:author="My Luong Vuong" w:date="2024-05-02T10:29:00Z">
              <w:r w:rsidR="000B0B62">
                <w:rPr>
                  <w:sz w:val="18"/>
                  <w:szCs w:val="18"/>
                </w:rPr>
                <w:t>82</w:t>
              </w:r>
            </w:ins>
            <w:r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IIV on CL</w:t>
            </w:r>
            <w:r w:rsidR="004F7803" w:rsidRPr="00494DCF">
              <w:rPr>
                <w:sz w:val="18"/>
                <w:szCs w:val="18"/>
                <w:vertAlign w:val="subscript"/>
                <w:lang w:val="fr-FR"/>
              </w:rPr>
              <w:t>on</w:t>
            </w:r>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5F100625" w:rsidR="00E1478F" w:rsidRPr="002E01AC" w:rsidRDefault="00E1478F" w:rsidP="002E01AC">
            <w:pPr>
              <w:spacing w:after="0" w:line="240" w:lineRule="auto"/>
              <w:ind w:left="170"/>
              <w:contextualSpacing/>
              <w:rPr>
                <w:sz w:val="18"/>
                <w:szCs w:val="18"/>
              </w:rPr>
            </w:pPr>
            <w:del w:id="1275" w:author="My Luong Vuong" w:date="2024-03-24T12:52:00Z">
              <w:r w:rsidRPr="00BE0814" w:rsidDel="00D010B5">
                <w:rPr>
                  <w:color w:val="000000"/>
                  <w:sz w:val="18"/>
                  <w:szCs w:val="18"/>
                </w:rPr>
                <w:delText>45</w:delText>
              </w:r>
            </w:del>
            <w:ins w:id="1276" w:author="My Luong Vuong" w:date="2024-03-24T12:52:00Z">
              <w:r w:rsidR="00D010B5">
                <w:rPr>
                  <w:color w:val="000000"/>
                  <w:sz w:val="18"/>
                  <w:szCs w:val="18"/>
                </w:rPr>
                <w:t>57</w:t>
              </w:r>
            </w:ins>
            <w:r w:rsidRPr="00BE0814">
              <w:rPr>
                <w:color w:val="000000"/>
                <w:sz w:val="18"/>
                <w:szCs w:val="18"/>
              </w:rPr>
              <w:t>.</w:t>
            </w:r>
            <w:del w:id="1277" w:author="My Luong Vuong" w:date="2024-03-24T12:53:00Z">
              <w:r w:rsidRPr="00BE0814" w:rsidDel="0047175E">
                <w:rPr>
                  <w:color w:val="000000"/>
                  <w:sz w:val="18"/>
                  <w:szCs w:val="18"/>
                </w:rPr>
                <w:delText>7</w:delText>
              </w:r>
              <w:r w:rsidR="004C2ECE" w:rsidDel="0047175E">
                <w:rPr>
                  <w:color w:val="000000"/>
                  <w:sz w:val="18"/>
                  <w:szCs w:val="18"/>
                </w:rPr>
                <w:delText xml:space="preserve"> </w:delText>
              </w:r>
            </w:del>
            <w:ins w:id="1278" w:author="My Luong Vuong" w:date="2024-03-24T12:53:00Z">
              <w:r w:rsidR="0047175E">
                <w:rPr>
                  <w:color w:val="000000"/>
                  <w:sz w:val="18"/>
                  <w:szCs w:val="18"/>
                </w:rPr>
                <w:t xml:space="preserve">9 </w:t>
              </w:r>
            </w:ins>
            <w:r w:rsidR="004C2ECE">
              <w:rPr>
                <w:color w:val="000000"/>
                <w:sz w:val="18"/>
                <w:szCs w:val="18"/>
              </w:rPr>
              <w:t>(</w:t>
            </w:r>
            <w:del w:id="1279" w:author="My Luong Vuong" w:date="2024-03-24T12:53:00Z">
              <w:r w:rsidR="004C2ECE" w:rsidDel="00187B27">
                <w:rPr>
                  <w:color w:val="000000"/>
                  <w:sz w:val="18"/>
                  <w:szCs w:val="18"/>
                </w:rPr>
                <w:delText>18</w:delText>
              </w:r>
            </w:del>
            <w:ins w:id="1280" w:author="My Luong Vuong" w:date="2024-03-24T12:53:00Z">
              <w:r w:rsidR="00187B27">
                <w:rPr>
                  <w:color w:val="000000"/>
                  <w:sz w:val="18"/>
                  <w:szCs w:val="18"/>
                </w:rPr>
                <w:t>20</w:t>
              </w:r>
            </w:ins>
            <w:r w:rsidR="004C2ECE">
              <w:rPr>
                <w:color w:val="000000"/>
                <w:sz w:val="18"/>
                <w:szCs w:val="18"/>
              </w:rPr>
              <w:t>.</w:t>
            </w:r>
            <w:del w:id="1281" w:author="My Luong Vuong" w:date="2024-03-24T12:53:00Z">
              <w:r w:rsidR="004C2ECE" w:rsidDel="00187B27">
                <w:rPr>
                  <w:color w:val="000000"/>
                  <w:sz w:val="18"/>
                  <w:szCs w:val="18"/>
                </w:rPr>
                <w:delText>3</w:delText>
              </w:r>
            </w:del>
            <w:ins w:id="1282" w:author="My Luong Vuong" w:date="2024-03-24T12:53:00Z">
              <w:r w:rsidR="00187B27">
                <w:rPr>
                  <w:color w:val="000000"/>
                  <w:sz w:val="18"/>
                  <w:szCs w:val="18"/>
                </w:rPr>
                <w:t>1</w:t>
              </w:r>
            </w:ins>
            <w:r w:rsidR="004C2ECE">
              <w:rPr>
                <w:color w:val="000000"/>
                <w:sz w:val="18"/>
                <w:szCs w:val="18"/>
              </w:rPr>
              <w:t>)</w:t>
            </w:r>
            <w:ins w:id="1283" w:author="My Luong Vuong" w:date="2024-03-24T14:16:00Z">
              <w:r w:rsidR="00673031">
                <w:rPr>
                  <w:color w:val="000000"/>
                  <w:sz w:val="18"/>
                  <w:szCs w:val="18"/>
                </w:rPr>
                <w:t xml:space="preserve"> [58]</w:t>
              </w:r>
            </w:ins>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2AB4FF73" w:rsidR="00E1478F" w:rsidRPr="002E01AC" w:rsidRDefault="00E1478F" w:rsidP="002E01AC">
            <w:pPr>
              <w:spacing w:after="0" w:line="240" w:lineRule="auto"/>
              <w:contextualSpacing/>
              <w:rPr>
                <w:b/>
                <w:bCs/>
                <w:sz w:val="18"/>
                <w:szCs w:val="18"/>
              </w:rPr>
            </w:pPr>
            <w:del w:id="1284" w:author="My Luong Vuong" w:date="2024-03-24T14:39:00Z">
              <w:r w:rsidRPr="002E01AC" w:rsidDel="00D015AC">
                <w:rPr>
                  <w:sz w:val="18"/>
                  <w:szCs w:val="18"/>
                </w:rPr>
                <w:delText>44</w:delText>
              </w:r>
            </w:del>
            <w:ins w:id="1285" w:author="My Luong Vuong" w:date="2024-03-24T14:39:00Z">
              <w:r w:rsidR="00D015AC">
                <w:rPr>
                  <w:sz w:val="18"/>
                  <w:szCs w:val="18"/>
                </w:rPr>
                <w:t>57</w:t>
              </w:r>
            </w:ins>
            <w:r w:rsidRPr="002E01AC">
              <w:rPr>
                <w:sz w:val="18"/>
                <w:szCs w:val="18"/>
              </w:rPr>
              <w:t>.</w:t>
            </w:r>
            <w:del w:id="1286" w:author="My Luong Vuong" w:date="2024-03-24T14:39:00Z">
              <w:r w:rsidRPr="002E01AC" w:rsidDel="00D015AC">
                <w:rPr>
                  <w:sz w:val="18"/>
                  <w:szCs w:val="18"/>
                </w:rPr>
                <w:delText xml:space="preserve">3 </w:delText>
              </w:r>
            </w:del>
            <w:ins w:id="1287" w:author="My Luong Vuong" w:date="2024-03-24T14:39:00Z">
              <w:r w:rsidR="00D015AC">
                <w:rPr>
                  <w:sz w:val="18"/>
                  <w:szCs w:val="18"/>
                </w:rPr>
                <w:t>1</w:t>
              </w:r>
              <w:r w:rsidR="00D015AC" w:rsidRPr="002E01AC">
                <w:rPr>
                  <w:sz w:val="18"/>
                  <w:szCs w:val="18"/>
                </w:rPr>
                <w:t xml:space="preserve"> </w:t>
              </w:r>
            </w:ins>
            <w:r w:rsidRPr="002E01AC">
              <w:rPr>
                <w:sz w:val="18"/>
                <w:szCs w:val="18"/>
              </w:rPr>
              <w:t>(</w:t>
            </w:r>
            <w:del w:id="1288" w:author="My Luong Vuong" w:date="2024-03-24T14:39:00Z">
              <w:r w:rsidRPr="002E01AC" w:rsidDel="00AB0ED5">
                <w:rPr>
                  <w:sz w:val="18"/>
                  <w:szCs w:val="18"/>
                </w:rPr>
                <w:delText>29</w:delText>
              </w:r>
            </w:del>
            <w:ins w:id="1289" w:author="My Luong Vuong" w:date="2024-03-24T14:39:00Z">
              <w:r w:rsidR="00AB0ED5">
                <w:rPr>
                  <w:sz w:val="18"/>
                  <w:szCs w:val="18"/>
                </w:rPr>
                <w:t>36</w:t>
              </w:r>
            </w:ins>
            <w:r w:rsidRPr="002E01AC">
              <w:rPr>
                <w:sz w:val="18"/>
                <w:szCs w:val="18"/>
              </w:rPr>
              <w:t>.</w:t>
            </w:r>
            <w:del w:id="1290" w:author="My Luong Vuong" w:date="2024-03-24T14:39:00Z">
              <w:r w:rsidRPr="002E01AC" w:rsidDel="00AB0ED5">
                <w:rPr>
                  <w:sz w:val="18"/>
                  <w:szCs w:val="18"/>
                </w:rPr>
                <w:delText>7</w:delText>
              </w:r>
            </w:del>
            <w:ins w:id="1291" w:author="My Luong Vuong" w:date="2024-03-24T14:39:00Z">
              <w:r w:rsidR="00AB0ED5">
                <w:rPr>
                  <w:sz w:val="18"/>
                  <w:szCs w:val="18"/>
                </w:rPr>
                <w:t>1</w:t>
              </w:r>
            </w:ins>
            <w:r w:rsidRPr="002E01AC">
              <w:rPr>
                <w:sz w:val="18"/>
                <w:szCs w:val="18"/>
              </w:rPr>
              <w:t>–</w:t>
            </w:r>
            <w:del w:id="1292" w:author="My Luong Vuong" w:date="2024-03-24T14:39:00Z">
              <w:r w:rsidRPr="002E01AC" w:rsidDel="009C1F4B">
                <w:rPr>
                  <w:sz w:val="18"/>
                  <w:szCs w:val="18"/>
                </w:rPr>
                <w:delText>67</w:delText>
              </w:r>
            </w:del>
            <w:ins w:id="1293" w:author="My Luong Vuong" w:date="2024-03-24T14:39:00Z">
              <w:r w:rsidR="009C1F4B">
                <w:rPr>
                  <w:sz w:val="18"/>
                  <w:szCs w:val="18"/>
                </w:rPr>
                <w:t>95</w:t>
              </w:r>
            </w:ins>
            <w:r w:rsidRPr="002E01AC">
              <w:rPr>
                <w:sz w:val="18"/>
                <w:szCs w:val="18"/>
              </w:rPr>
              <w:t>.</w:t>
            </w:r>
            <w:del w:id="1294" w:author="My Luong Vuong" w:date="2024-03-24T14:39:00Z">
              <w:r w:rsidRPr="002E01AC" w:rsidDel="009C1F4B">
                <w:rPr>
                  <w:sz w:val="18"/>
                  <w:szCs w:val="18"/>
                </w:rPr>
                <w:delText>8</w:delText>
              </w:r>
            </w:del>
            <w:ins w:id="1295" w:author="My Luong Vuong" w:date="2024-03-24T14:39:00Z">
              <w:r w:rsidR="009C1F4B">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69A8A595" w:rsidR="00E1478F" w:rsidRPr="002E01AC" w:rsidRDefault="00E1478F" w:rsidP="002E01AC">
            <w:pPr>
              <w:spacing w:after="0" w:line="240" w:lineRule="auto"/>
              <w:contextualSpacing/>
              <w:rPr>
                <w:sz w:val="18"/>
                <w:szCs w:val="18"/>
              </w:rPr>
            </w:pPr>
            <w:del w:id="1296" w:author="My Luong Vuong" w:date="2024-05-02T10:30:00Z">
              <w:r w:rsidRPr="002E01AC" w:rsidDel="00A0340D">
                <w:rPr>
                  <w:sz w:val="18"/>
                  <w:szCs w:val="18"/>
                </w:rPr>
                <w:delText>42</w:delText>
              </w:r>
            </w:del>
            <w:ins w:id="1297" w:author="My Luong Vuong" w:date="2024-05-02T10:30:00Z">
              <w:r w:rsidR="00A0340D">
                <w:rPr>
                  <w:sz w:val="18"/>
                  <w:szCs w:val="18"/>
                </w:rPr>
                <w:t>54</w:t>
              </w:r>
            </w:ins>
            <w:r w:rsidRPr="002E01AC">
              <w:rPr>
                <w:sz w:val="18"/>
                <w:szCs w:val="18"/>
              </w:rPr>
              <w:t>.</w:t>
            </w:r>
            <w:del w:id="1298" w:author="My Luong Vuong" w:date="2024-05-02T10:30:00Z">
              <w:r w:rsidRPr="002E01AC" w:rsidDel="00A0340D">
                <w:rPr>
                  <w:sz w:val="18"/>
                  <w:szCs w:val="18"/>
                </w:rPr>
                <w:delText xml:space="preserve">3 </w:delText>
              </w:r>
            </w:del>
            <w:ins w:id="1299" w:author="My Luong Vuong" w:date="2024-05-02T10:30:00Z">
              <w:r w:rsidR="00A0340D">
                <w:rPr>
                  <w:sz w:val="18"/>
                  <w:szCs w:val="18"/>
                </w:rPr>
                <w:t>7</w:t>
              </w:r>
              <w:r w:rsidR="00A0340D" w:rsidRPr="002E01AC">
                <w:rPr>
                  <w:sz w:val="18"/>
                  <w:szCs w:val="18"/>
                </w:rPr>
                <w:t xml:space="preserve"> </w:t>
              </w:r>
            </w:ins>
            <w:r w:rsidRPr="002E01AC">
              <w:rPr>
                <w:sz w:val="18"/>
                <w:szCs w:val="18"/>
              </w:rPr>
              <w:t>(</w:t>
            </w:r>
            <w:del w:id="1300" w:author="My Luong Vuong" w:date="2024-05-02T10:30:00Z">
              <w:r w:rsidRPr="002E01AC" w:rsidDel="00BF388F">
                <w:rPr>
                  <w:sz w:val="18"/>
                  <w:szCs w:val="18"/>
                </w:rPr>
                <w:delText>26</w:delText>
              </w:r>
            </w:del>
            <w:ins w:id="1301" w:author="My Luong Vuong" w:date="2024-05-02T10:30:00Z">
              <w:r w:rsidR="00BF388F">
                <w:rPr>
                  <w:sz w:val="18"/>
                  <w:szCs w:val="18"/>
                </w:rPr>
                <w:t>31</w:t>
              </w:r>
            </w:ins>
            <w:r w:rsidRPr="002E01AC">
              <w:rPr>
                <w:sz w:val="18"/>
                <w:szCs w:val="18"/>
              </w:rPr>
              <w:t>.2–</w:t>
            </w:r>
            <w:del w:id="1302" w:author="My Luong Vuong" w:date="2024-05-02T10:30:00Z">
              <w:r w:rsidRPr="002E01AC" w:rsidDel="002C2252">
                <w:rPr>
                  <w:sz w:val="18"/>
                  <w:szCs w:val="18"/>
                </w:rPr>
                <w:delText>65</w:delText>
              </w:r>
            </w:del>
            <w:ins w:id="1303" w:author="My Luong Vuong" w:date="2024-05-02T10:30:00Z">
              <w:r w:rsidR="002C2252">
                <w:rPr>
                  <w:sz w:val="18"/>
                  <w:szCs w:val="18"/>
                </w:rPr>
                <w:t>90</w:t>
              </w:r>
            </w:ins>
            <w:r w:rsidRPr="002E01AC">
              <w:rPr>
                <w:sz w:val="18"/>
                <w:szCs w:val="18"/>
              </w:rPr>
              <w:t>.</w:t>
            </w:r>
            <w:del w:id="1304" w:author="My Luong Vuong" w:date="2024-05-02T10:30:00Z">
              <w:r w:rsidRPr="002E01AC" w:rsidDel="002C2252">
                <w:rPr>
                  <w:sz w:val="18"/>
                  <w:szCs w:val="18"/>
                </w:rPr>
                <w:delText>0</w:delText>
              </w:r>
            </w:del>
            <w:ins w:id="1305" w:author="My Luong Vuong" w:date="2024-05-02T10:30:00Z">
              <w:r w:rsidR="002C2252">
                <w:rPr>
                  <w:sz w:val="18"/>
                  <w:szCs w:val="18"/>
                </w:rPr>
                <w:t>7</w:t>
              </w:r>
            </w:ins>
            <w:r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r w:rsidR="00F841C2" w:rsidRPr="002E01AC">
              <w:rPr>
                <w:sz w:val="18"/>
                <w:szCs w:val="18"/>
              </w:rPr>
              <w:t>CL</w:t>
            </w:r>
            <w:r w:rsidR="00F841C2">
              <w:rPr>
                <w:sz w:val="18"/>
                <w:szCs w:val="18"/>
                <w:vertAlign w:val="subscript"/>
              </w:rPr>
              <w:t>off</w:t>
            </w:r>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7D3E6CB3" w:rsidR="00E1478F" w:rsidRPr="002E01AC" w:rsidRDefault="00E1478F" w:rsidP="002E01AC">
            <w:pPr>
              <w:spacing w:after="0" w:line="240" w:lineRule="auto"/>
              <w:ind w:left="170"/>
              <w:contextualSpacing/>
              <w:rPr>
                <w:sz w:val="18"/>
                <w:szCs w:val="18"/>
              </w:rPr>
            </w:pPr>
            <w:r w:rsidRPr="00BE0814">
              <w:rPr>
                <w:sz w:val="18"/>
                <w:szCs w:val="18"/>
              </w:rPr>
              <w:t>57.</w:t>
            </w:r>
            <w:del w:id="1306" w:author="My Luong Vuong" w:date="2024-03-24T12:53:00Z">
              <w:r w:rsidRPr="00BE0814" w:rsidDel="00CF7CF6">
                <w:rPr>
                  <w:sz w:val="18"/>
                  <w:szCs w:val="18"/>
                </w:rPr>
                <w:delText>5</w:delText>
              </w:r>
              <w:r w:rsidR="00A056AE" w:rsidDel="00CF7CF6">
                <w:rPr>
                  <w:sz w:val="18"/>
                  <w:szCs w:val="18"/>
                </w:rPr>
                <w:delText xml:space="preserve"> </w:delText>
              </w:r>
            </w:del>
            <w:ins w:id="1307" w:author="My Luong Vuong" w:date="2024-03-24T12:53:00Z">
              <w:r w:rsidR="00CF7CF6">
                <w:rPr>
                  <w:sz w:val="18"/>
                  <w:szCs w:val="18"/>
                </w:rPr>
                <w:t xml:space="preserve">4 </w:t>
              </w:r>
            </w:ins>
            <w:r w:rsidR="00A056AE">
              <w:rPr>
                <w:sz w:val="18"/>
                <w:szCs w:val="18"/>
              </w:rPr>
              <w:t>(8.</w:t>
            </w:r>
            <w:del w:id="1308" w:author="My Luong Vuong" w:date="2024-03-24T12:53:00Z">
              <w:r w:rsidR="00A056AE" w:rsidDel="00775186">
                <w:rPr>
                  <w:sz w:val="18"/>
                  <w:szCs w:val="18"/>
                </w:rPr>
                <w:delText>2</w:delText>
              </w:r>
            </w:del>
            <w:ins w:id="1309" w:author="My Luong Vuong" w:date="2024-03-24T12:53:00Z">
              <w:r w:rsidR="00775186">
                <w:rPr>
                  <w:sz w:val="18"/>
                  <w:szCs w:val="18"/>
                </w:rPr>
                <w:t>3</w:t>
              </w:r>
            </w:ins>
            <w:r w:rsidR="00A056AE">
              <w:rPr>
                <w:sz w:val="18"/>
                <w:szCs w:val="18"/>
              </w:rPr>
              <w:t>)</w:t>
            </w:r>
            <w:ins w:id="1310" w:author="My Luong Vuong" w:date="2024-03-24T14:16:00Z">
              <w:r w:rsidR="00196DA7">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157DC860" w:rsidR="00E1478F" w:rsidRPr="002E01AC" w:rsidRDefault="00E1478F" w:rsidP="002E01AC">
            <w:pPr>
              <w:spacing w:after="0" w:line="240" w:lineRule="auto"/>
              <w:contextualSpacing/>
              <w:rPr>
                <w:color w:val="000000"/>
                <w:sz w:val="18"/>
                <w:szCs w:val="18"/>
              </w:rPr>
            </w:pPr>
            <w:r w:rsidRPr="002E01AC">
              <w:rPr>
                <w:sz w:val="18"/>
                <w:szCs w:val="18"/>
              </w:rPr>
              <w:t>49.</w:t>
            </w:r>
            <w:del w:id="1311" w:author="My Luong Vuong" w:date="2024-03-24T14:41:00Z">
              <w:r w:rsidRPr="002E01AC" w:rsidDel="00674E28">
                <w:rPr>
                  <w:sz w:val="18"/>
                  <w:szCs w:val="18"/>
                </w:rPr>
                <w:delText xml:space="preserve">7 </w:delText>
              </w:r>
            </w:del>
            <w:ins w:id="1312" w:author="My Luong Vuong" w:date="2024-03-24T14:41:00Z">
              <w:r w:rsidR="00674E28">
                <w:rPr>
                  <w:sz w:val="18"/>
                  <w:szCs w:val="18"/>
                </w:rPr>
                <w:t>3</w:t>
              </w:r>
              <w:r w:rsidR="00674E28" w:rsidRPr="002E01AC">
                <w:rPr>
                  <w:sz w:val="18"/>
                  <w:szCs w:val="18"/>
                </w:rPr>
                <w:t xml:space="preserve"> </w:t>
              </w:r>
            </w:ins>
            <w:r w:rsidRPr="002E01AC">
              <w:rPr>
                <w:sz w:val="18"/>
                <w:szCs w:val="18"/>
              </w:rPr>
              <w:t>(</w:t>
            </w:r>
            <w:del w:id="1313" w:author="My Luong Vuong" w:date="2024-03-24T14:41:00Z">
              <w:r w:rsidRPr="002E01AC" w:rsidDel="00A70B51">
                <w:rPr>
                  <w:sz w:val="18"/>
                  <w:szCs w:val="18"/>
                </w:rPr>
                <w:delText>40</w:delText>
              </w:r>
            </w:del>
            <w:ins w:id="1314" w:author="My Luong Vuong" w:date="2024-03-24T14:41:00Z">
              <w:r w:rsidR="00A70B51">
                <w:rPr>
                  <w:sz w:val="18"/>
                  <w:szCs w:val="18"/>
                </w:rPr>
                <w:t>39</w:t>
              </w:r>
            </w:ins>
            <w:r w:rsidRPr="002E01AC">
              <w:rPr>
                <w:sz w:val="18"/>
                <w:szCs w:val="18"/>
              </w:rPr>
              <w:t>.</w:t>
            </w:r>
            <w:del w:id="1315" w:author="My Luong Vuong" w:date="2024-03-24T14:41:00Z">
              <w:r w:rsidRPr="002E01AC" w:rsidDel="00A70B51">
                <w:rPr>
                  <w:sz w:val="18"/>
                  <w:szCs w:val="18"/>
                </w:rPr>
                <w:delText>2</w:delText>
              </w:r>
            </w:del>
            <w:ins w:id="1316" w:author="My Luong Vuong" w:date="2024-03-24T14:41:00Z">
              <w:r w:rsidR="00A70B51">
                <w:rPr>
                  <w:sz w:val="18"/>
                  <w:szCs w:val="18"/>
                </w:rPr>
                <w:t>5</w:t>
              </w:r>
            </w:ins>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72203A35" w:rsidR="00E1478F" w:rsidRPr="002E01AC" w:rsidRDefault="00E1478F" w:rsidP="002E01AC">
            <w:pPr>
              <w:spacing w:after="0" w:line="240" w:lineRule="auto"/>
              <w:contextualSpacing/>
              <w:rPr>
                <w:sz w:val="18"/>
                <w:szCs w:val="18"/>
              </w:rPr>
            </w:pPr>
            <w:del w:id="1317" w:author="My Luong Vuong" w:date="2024-05-02T10:30:00Z">
              <w:r w:rsidRPr="002E01AC" w:rsidDel="00592AB3">
                <w:rPr>
                  <w:sz w:val="18"/>
                  <w:szCs w:val="18"/>
                </w:rPr>
                <w:delText>50</w:delText>
              </w:r>
            </w:del>
            <w:ins w:id="1318" w:author="My Luong Vuong" w:date="2024-05-02T10:30:00Z">
              <w:r w:rsidR="00592AB3">
                <w:rPr>
                  <w:sz w:val="18"/>
                  <w:szCs w:val="18"/>
                </w:rPr>
                <w:t>49</w:t>
              </w:r>
            </w:ins>
            <w:r w:rsidRPr="002E01AC">
              <w:rPr>
                <w:sz w:val="18"/>
                <w:szCs w:val="18"/>
              </w:rPr>
              <w:t>.</w:t>
            </w:r>
            <w:del w:id="1319" w:author="My Luong Vuong" w:date="2024-05-02T10:30:00Z">
              <w:r w:rsidRPr="002E01AC" w:rsidDel="00592AB3">
                <w:rPr>
                  <w:sz w:val="18"/>
                  <w:szCs w:val="18"/>
                </w:rPr>
                <w:delText xml:space="preserve">0 </w:delText>
              </w:r>
            </w:del>
            <w:ins w:id="1320" w:author="My Luong Vuong" w:date="2024-05-02T10:30:00Z">
              <w:r w:rsidR="00592AB3">
                <w:rPr>
                  <w:sz w:val="18"/>
                  <w:szCs w:val="18"/>
                </w:rPr>
                <w:t>7</w:t>
              </w:r>
              <w:r w:rsidR="00592AB3" w:rsidRPr="002E01AC">
                <w:rPr>
                  <w:sz w:val="18"/>
                  <w:szCs w:val="18"/>
                </w:rPr>
                <w:t xml:space="preserve"> </w:t>
              </w:r>
            </w:ins>
            <w:r w:rsidRPr="002E01AC">
              <w:rPr>
                <w:sz w:val="18"/>
                <w:szCs w:val="18"/>
              </w:rPr>
              <w:t>(</w:t>
            </w:r>
            <w:del w:id="1321" w:author="My Luong Vuong" w:date="2024-05-02T10:31:00Z">
              <w:r w:rsidRPr="002E01AC" w:rsidDel="004E063C">
                <w:rPr>
                  <w:sz w:val="18"/>
                  <w:szCs w:val="18"/>
                </w:rPr>
                <w:delText>40</w:delText>
              </w:r>
            </w:del>
            <w:ins w:id="1322" w:author="My Luong Vuong" w:date="2024-05-02T10:31:00Z">
              <w:r w:rsidR="004E063C">
                <w:rPr>
                  <w:sz w:val="18"/>
                  <w:szCs w:val="18"/>
                </w:rPr>
                <w:t>39</w:t>
              </w:r>
            </w:ins>
            <w:r w:rsidRPr="002E01AC">
              <w:rPr>
                <w:sz w:val="18"/>
                <w:szCs w:val="18"/>
              </w:rPr>
              <w:t>.2–</w:t>
            </w:r>
            <w:del w:id="1323" w:author="My Luong Vuong" w:date="2024-05-02T10:31:00Z">
              <w:r w:rsidRPr="002E01AC" w:rsidDel="00DA1C28">
                <w:rPr>
                  <w:sz w:val="18"/>
                  <w:szCs w:val="18"/>
                </w:rPr>
                <w:delText>61</w:delText>
              </w:r>
            </w:del>
            <w:ins w:id="1324" w:author="My Luong Vuong" w:date="2024-05-02T10:31:00Z">
              <w:r w:rsidR="00DA1C28" w:rsidRPr="002E01AC">
                <w:rPr>
                  <w:sz w:val="18"/>
                  <w:szCs w:val="18"/>
                </w:rPr>
                <w:t>6</w:t>
              </w:r>
              <w:r w:rsidR="00DA1C28">
                <w:rPr>
                  <w:sz w:val="18"/>
                  <w:szCs w:val="18"/>
                </w:rPr>
                <w:t>2</w:t>
              </w:r>
            </w:ins>
            <w:r w:rsidRPr="002E01AC">
              <w:rPr>
                <w:sz w:val="18"/>
                <w:szCs w:val="18"/>
              </w:rPr>
              <w:t>.</w:t>
            </w:r>
            <w:del w:id="1325" w:author="My Luong Vuong" w:date="2024-05-02T10:31:00Z">
              <w:r w:rsidRPr="002E01AC" w:rsidDel="00DA1C28">
                <w:rPr>
                  <w:sz w:val="18"/>
                  <w:szCs w:val="18"/>
                </w:rPr>
                <w:delText>7</w:delText>
              </w:r>
            </w:del>
            <w:ins w:id="1326" w:author="My Luong Vuong" w:date="2024-05-02T10:31:00Z">
              <w:r w:rsidR="00DA1C28">
                <w:rPr>
                  <w:sz w:val="18"/>
                  <w:szCs w:val="18"/>
                </w:rPr>
                <w:t>1</w:t>
              </w:r>
            </w:ins>
            <w:r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IIV on Vc (%CV)</w:t>
            </w:r>
          </w:p>
        </w:tc>
        <w:tc>
          <w:tcPr>
            <w:tcW w:w="1220" w:type="pct"/>
            <w:tcBorders>
              <w:top w:val="nil"/>
              <w:left w:val="nil"/>
              <w:bottom w:val="nil"/>
              <w:right w:val="nil"/>
            </w:tcBorders>
            <w:shd w:val="clear" w:color="auto" w:fill="FFFFFF"/>
          </w:tcPr>
          <w:p w14:paraId="0225DE7E" w14:textId="3DA5597F" w:rsidR="00E1478F" w:rsidRPr="002E01AC" w:rsidRDefault="00E1478F" w:rsidP="002E01AC">
            <w:pPr>
              <w:spacing w:after="0" w:line="240" w:lineRule="auto"/>
              <w:ind w:left="170"/>
              <w:contextualSpacing/>
              <w:rPr>
                <w:sz w:val="18"/>
                <w:szCs w:val="18"/>
              </w:rPr>
            </w:pPr>
            <w:del w:id="1327" w:author="My Luong Vuong" w:date="2024-03-24T12:53:00Z">
              <w:r w:rsidRPr="00BE0814" w:rsidDel="00E833E2">
                <w:rPr>
                  <w:sz w:val="18"/>
                  <w:szCs w:val="18"/>
                </w:rPr>
                <w:delText>66</w:delText>
              </w:r>
            </w:del>
            <w:ins w:id="1328" w:author="My Luong Vuong" w:date="2024-03-24T12:53:00Z">
              <w:r w:rsidR="00E833E2" w:rsidRPr="00BE0814">
                <w:rPr>
                  <w:sz w:val="18"/>
                  <w:szCs w:val="18"/>
                </w:rPr>
                <w:t>6</w:t>
              </w:r>
              <w:r w:rsidR="00E833E2">
                <w:rPr>
                  <w:sz w:val="18"/>
                  <w:szCs w:val="18"/>
                </w:rPr>
                <w:t>7</w:t>
              </w:r>
            </w:ins>
            <w:r w:rsidRPr="00BE0814">
              <w:rPr>
                <w:sz w:val="18"/>
                <w:szCs w:val="18"/>
              </w:rPr>
              <w:t>.6</w:t>
            </w:r>
            <w:r w:rsidR="001E6922">
              <w:rPr>
                <w:sz w:val="18"/>
                <w:szCs w:val="18"/>
              </w:rPr>
              <w:t xml:space="preserve"> (</w:t>
            </w:r>
            <w:del w:id="1329" w:author="My Luong Vuong" w:date="2024-03-24T12:53:00Z">
              <w:r w:rsidR="001E6922" w:rsidDel="00924DE2">
                <w:rPr>
                  <w:sz w:val="18"/>
                  <w:szCs w:val="18"/>
                </w:rPr>
                <w:delText>10</w:delText>
              </w:r>
            </w:del>
            <w:ins w:id="1330" w:author="My Luong Vuong" w:date="2024-03-24T12:53:00Z">
              <w:r w:rsidR="00924DE2">
                <w:rPr>
                  <w:sz w:val="18"/>
                  <w:szCs w:val="18"/>
                </w:rPr>
                <w:t>9</w:t>
              </w:r>
            </w:ins>
            <w:r w:rsidR="001E6922">
              <w:rPr>
                <w:sz w:val="18"/>
                <w:szCs w:val="18"/>
              </w:rPr>
              <w:t>.</w:t>
            </w:r>
            <w:del w:id="1331" w:author="My Luong Vuong" w:date="2024-03-24T12:53:00Z">
              <w:r w:rsidR="001E6922" w:rsidDel="00924DE2">
                <w:rPr>
                  <w:sz w:val="18"/>
                  <w:szCs w:val="18"/>
                </w:rPr>
                <w:delText>7</w:delText>
              </w:r>
            </w:del>
            <w:ins w:id="1332" w:author="My Luong Vuong" w:date="2024-03-24T12:53:00Z">
              <w:r w:rsidR="00924DE2">
                <w:rPr>
                  <w:sz w:val="18"/>
                  <w:szCs w:val="18"/>
                </w:rPr>
                <w:t>1</w:t>
              </w:r>
            </w:ins>
            <w:r w:rsidR="001E6922">
              <w:rPr>
                <w:sz w:val="18"/>
                <w:szCs w:val="18"/>
              </w:rPr>
              <w:t>)</w:t>
            </w:r>
            <w:ins w:id="1333" w:author="My Luong Vuong" w:date="2024-03-24T14:16:00Z">
              <w:r w:rsidR="00035D7D">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6CE66EE0" w:rsidR="00E1478F" w:rsidRPr="002E01AC" w:rsidRDefault="00E1478F" w:rsidP="002E01AC">
            <w:pPr>
              <w:spacing w:after="0" w:line="240" w:lineRule="auto"/>
              <w:contextualSpacing/>
              <w:rPr>
                <w:color w:val="000000"/>
                <w:sz w:val="18"/>
                <w:szCs w:val="18"/>
              </w:rPr>
            </w:pPr>
            <w:del w:id="1334" w:author="My Luong Vuong" w:date="2024-03-24T14:42:00Z">
              <w:r w:rsidRPr="002E01AC" w:rsidDel="00B47B96">
                <w:rPr>
                  <w:sz w:val="18"/>
                  <w:szCs w:val="18"/>
                </w:rPr>
                <w:delText>57</w:delText>
              </w:r>
            </w:del>
            <w:ins w:id="1335" w:author="My Luong Vuong" w:date="2024-03-24T14:42:00Z">
              <w:r w:rsidR="00B47B96">
                <w:rPr>
                  <w:sz w:val="18"/>
                  <w:szCs w:val="18"/>
                </w:rPr>
                <w:t>60</w:t>
              </w:r>
            </w:ins>
            <w:r w:rsidRPr="002E01AC">
              <w:rPr>
                <w:sz w:val="18"/>
                <w:szCs w:val="18"/>
              </w:rPr>
              <w:t>.</w:t>
            </w:r>
            <w:del w:id="1336" w:author="My Luong Vuong" w:date="2024-03-24T14:42:00Z">
              <w:r w:rsidRPr="002E01AC" w:rsidDel="00B47B96">
                <w:rPr>
                  <w:sz w:val="18"/>
                  <w:szCs w:val="18"/>
                </w:rPr>
                <w:delText xml:space="preserve">9 </w:delText>
              </w:r>
            </w:del>
            <w:ins w:id="1337" w:author="My Luong Vuong" w:date="2024-03-24T14:42:00Z">
              <w:r w:rsidR="00B47B96">
                <w:rPr>
                  <w:sz w:val="18"/>
                  <w:szCs w:val="18"/>
                </w:rPr>
                <w:t>5</w:t>
              </w:r>
              <w:r w:rsidR="00B47B96" w:rsidRPr="002E01AC">
                <w:rPr>
                  <w:sz w:val="18"/>
                  <w:szCs w:val="18"/>
                </w:rPr>
                <w:t xml:space="preserve"> </w:t>
              </w:r>
            </w:ins>
            <w:r w:rsidRPr="002E01AC">
              <w:rPr>
                <w:sz w:val="18"/>
                <w:szCs w:val="18"/>
              </w:rPr>
              <w:t>(</w:t>
            </w:r>
            <w:del w:id="1338" w:author="My Luong Vuong" w:date="2024-03-24T14:43:00Z">
              <w:r w:rsidRPr="002E01AC" w:rsidDel="003338EB">
                <w:rPr>
                  <w:sz w:val="18"/>
                  <w:szCs w:val="18"/>
                </w:rPr>
                <w:delText>45</w:delText>
              </w:r>
            </w:del>
            <w:ins w:id="1339" w:author="My Luong Vuong" w:date="2024-03-24T14:43:00Z">
              <w:r w:rsidR="003338EB" w:rsidRPr="002E01AC">
                <w:rPr>
                  <w:sz w:val="18"/>
                  <w:szCs w:val="18"/>
                </w:rPr>
                <w:t>4</w:t>
              </w:r>
              <w:r w:rsidR="003338EB">
                <w:rPr>
                  <w:sz w:val="18"/>
                  <w:szCs w:val="18"/>
                </w:rPr>
                <w:t>7</w:t>
              </w:r>
            </w:ins>
            <w:r w:rsidRPr="002E01AC">
              <w:rPr>
                <w:sz w:val="18"/>
                <w:szCs w:val="18"/>
              </w:rPr>
              <w:t>.</w:t>
            </w:r>
            <w:del w:id="1340" w:author="My Luong Vuong" w:date="2024-03-24T14:43:00Z">
              <w:r w:rsidRPr="002E01AC" w:rsidDel="00FE2A2F">
                <w:rPr>
                  <w:sz w:val="18"/>
                  <w:szCs w:val="18"/>
                </w:rPr>
                <w:delText>7</w:delText>
              </w:r>
            </w:del>
            <w:ins w:id="1341" w:author="My Luong Vuong" w:date="2024-03-24T14:43:00Z">
              <w:r w:rsidR="00FE2A2F">
                <w:rPr>
                  <w:sz w:val="18"/>
                  <w:szCs w:val="18"/>
                </w:rPr>
                <w:t>9</w:t>
              </w:r>
            </w:ins>
            <w:r w:rsidRPr="002E01AC">
              <w:rPr>
                <w:sz w:val="18"/>
                <w:szCs w:val="18"/>
              </w:rPr>
              <w:t>–</w:t>
            </w:r>
            <w:del w:id="1342" w:author="My Luong Vuong" w:date="2024-03-24T14:43:00Z">
              <w:r w:rsidRPr="002E01AC" w:rsidDel="003A5F10">
                <w:rPr>
                  <w:sz w:val="18"/>
                  <w:szCs w:val="18"/>
                </w:rPr>
                <w:delText>74</w:delText>
              </w:r>
            </w:del>
            <w:ins w:id="1343" w:author="My Luong Vuong" w:date="2024-03-24T14:43:00Z">
              <w:r w:rsidR="003A5F10" w:rsidRPr="002E01AC">
                <w:rPr>
                  <w:sz w:val="18"/>
                  <w:szCs w:val="18"/>
                </w:rPr>
                <w:t>7</w:t>
              </w:r>
              <w:r w:rsidR="003A5F10">
                <w:rPr>
                  <w:sz w:val="18"/>
                  <w:szCs w:val="18"/>
                </w:rPr>
                <w:t>7</w:t>
              </w:r>
            </w:ins>
            <w:r w:rsidRPr="002E01AC">
              <w:rPr>
                <w:sz w:val="18"/>
                <w:szCs w:val="18"/>
              </w:rPr>
              <w:t>.</w:t>
            </w:r>
            <w:del w:id="1344" w:author="My Luong Vuong" w:date="2024-03-24T14:43:00Z">
              <w:r w:rsidRPr="002E01AC" w:rsidDel="003A5F10">
                <w:rPr>
                  <w:sz w:val="18"/>
                  <w:szCs w:val="18"/>
                </w:rPr>
                <w:delText>4</w:delText>
              </w:r>
            </w:del>
            <w:ins w:id="1345" w:author="My Luong Vuong" w:date="2024-03-24T14:43:00Z">
              <w:r w:rsidR="003A5F10">
                <w:rPr>
                  <w:sz w:val="18"/>
                  <w:szCs w:val="18"/>
                </w:rPr>
                <w:t>6</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5594761B" w:rsidR="00E1478F" w:rsidRPr="002E01AC" w:rsidRDefault="00E1478F" w:rsidP="002E01AC">
            <w:pPr>
              <w:spacing w:after="0" w:line="240" w:lineRule="auto"/>
              <w:contextualSpacing/>
              <w:rPr>
                <w:sz w:val="18"/>
                <w:szCs w:val="18"/>
              </w:rPr>
            </w:pPr>
            <w:del w:id="1346" w:author="My Luong Vuong" w:date="2024-05-02T10:31:00Z">
              <w:r w:rsidRPr="002E01AC" w:rsidDel="00C442D7">
                <w:rPr>
                  <w:sz w:val="18"/>
                  <w:szCs w:val="18"/>
                </w:rPr>
                <w:delText>57</w:delText>
              </w:r>
            </w:del>
            <w:ins w:id="1347" w:author="My Luong Vuong" w:date="2024-05-02T10:31:00Z">
              <w:r w:rsidR="00C442D7" w:rsidRPr="002E01AC">
                <w:rPr>
                  <w:sz w:val="18"/>
                  <w:szCs w:val="18"/>
                </w:rPr>
                <w:t>5</w:t>
              </w:r>
              <w:r w:rsidR="00C442D7">
                <w:rPr>
                  <w:sz w:val="18"/>
                  <w:szCs w:val="18"/>
                </w:rPr>
                <w:t>9</w:t>
              </w:r>
            </w:ins>
            <w:r w:rsidRPr="002E01AC">
              <w:rPr>
                <w:sz w:val="18"/>
                <w:szCs w:val="18"/>
              </w:rPr>
              <w:t>.</w:t>
            </w:r>
            <w:del w:id="1348" w:author="My Luong Vuong" w:date="2024-05-02T10:31:00Z">
              <w:r w:rsidRPr="002E01AC" w:rsidDel="00C442D7">
                <w:rPr>
                  <w:sz w:val="18"/>
                  <w:szCs w:val="18"/>
                </w:rPr>
                <w:delText xml:space="preserve">3 </w:delText>
              </w:r>
            </w:del>
            <w:ins w:id="1349" w:author="My Luong Vuong" w:date="2024-05-02T10:31:00Z">
              <w:r w:rsidR="00C442D7">
                <w:rPr>
                  <w:sz w:val="18"/>
                  <w:szCs w:val="18"/>
                </w:rPr>
                <w:t>5</w:t>
              </w:r>
              <w:r w:rsidR="00C442D7" w:rsidRPr="002E01AC">
                <w:rPr>
                  <w:sz w:val="18"/>
                  <w:szCs w:val="18"/>
                </w:rPr>
                <w:t xml:space="preserve"> </w:t>
              </w:r>
            </w:ins>
            <w:r w:rsidRPr="002E01AC">
              <w:rPr>
                <w:sz w:val="18"/>
                <w:szCs w:val="18"/>
              </w:rPr>
              <w:t>(</w:t>
            </w:r>
            <w:del w:id="1350" w:author="My Luong Vuong" w:date="2024-05-02T10:31:00Z">
              <w:r w:rsidRPr="002E01AC" w:rsidDel="00F83C4A">
                <w:rPr>
                  <w:sz w:val="18"/>
                  <w:szCs w:val="18"/>
                </w:rPr>
                <w:delText>44</w:delText>
              </w:r>
            </w:del>
            <w:ins w:id="1351" w:author="My Luong Vuong" w:date="2024-05-02T10:31:00Z">
              <w:r w:rsidR="00F83C4A" w:rsidRPr="002E01AC">
                <w:rPr>
                  <w:sz w:val="18"/>
                  <w:szCs w:val="18"/>
                </w:rPr>
                <w:t>4</w:t>
              </w:r>
              <w:r w:rsidR="00F83C4A">
                <w:rPr>
                  <w:sz w:val="18"/>
                  <w:szCs w:val="18"/>
                </w:rPr>
                <w:t>5</w:t>
              </w:r>
            </w:ins>
            <w:r w:rsidRPr="002E01AC">
              <w:rPr>
                <w:sz w:val="18"/>
                <w:szCs w:val="18"/>
              </w:rPr>
              <w:t>.</w:t>
            </w:r>
            <w:del w:id="1352" w:author="My Luong Vuong" w:date="2024-05-02T10:31:00Z">
              <w:r w:rsidRPr="002E01AC" w:rsidDel="00F83C4A">
                <w:rPr>
                  <w:sz w:val="18"/>
                  <w:szCs w:val="18"/>
                </w:rPr>
                <w:delText>4</w:delText>
              </w:r>
            </w:del>
            <w:ins w:id="1353" w:author="My Luong Vuong" w:date="2024-05-02T10:31:00Z">
              <w:r w:rsidR="00F83C4A">
                <w:rPr>
                  <w:sz w:val="18"/>
                  <w:szCs w:val="18"/>
                </w:rPr>
                <w:t>1</w:t>
              </w:r>
            </w:ins>
            <w:r w:rsidRPr="002E01AC">
              <w:rPr>
                <w:sz w:val="18"/>
                <w:szCs w:val="18"/>
              </w:rPr>
              <w:t>–</w:t>
            </w:r>
            <w:del w:id="1354" w:author="My Luong Vuong" w:date="2024-05-02T10:31:00Z">
              <w:r w:rsidRPr="002E01AC" w:rsidDel="00546321">
                <w:rPr>
                  <w:sz w:val="18"/>
                  <w:szCs w:val="18"/>
                </w:rPr>
                <w:delText>73</w:delText>
              </w:r>
            </w:del>
            <w:ins w:id="1355" w:author="My Luong Vuong" w:date="2024-05-02T10:31:00Z">
              <w:r w:rsidR="00546321" w:rsidRPr="002E01AC">
                <w:rPr>
                  <w:sz w:val="18"/>
                  <w:szCs w:val="18"/>
                </w:rPr>
                <w:t>7</w:t>
              </w:r>
              <w:r w:rsidR="00546321">
                <w:rPr>
                  <w:sz w:val="18"/>
                  <w:szCs w:val="18"/>
                </w:rPr>
                <w:t>5</w:t>
              </w:r>
            </w:ins>
            <w:r w:rsidRPr="002E01AC">
              <w:rPr>
                <w:sz w:val="18"/>
                <w:szCs w:val="18"/>
              </w:rPr>
              <w:t>.</w:t>
            </w:r>
            <w:del w:id="1356" w:author="My Luong Vuong" w:date="2024-05-02T10:31:00Z">
              <w:r w:rsidRPr="002E01AC" w:rsidDel="00546321">
                <w:rPr>
                  <w:sz w:val="18"/>
                  <w:szCs w:val="18"/>
                </w:rPr>
                <w:delText>1</w:delText>
              </w:r>
            </w:del>
            <w:ins w:id="1357" w:author="My Luong Vuong" w:date="2024-05-02T10:31:00Z">
              <w:r w:rsidR="00546321">
                <w:rPr>
                  <w:sz w:val="18"/>
                  <w:szCs w:val="18"/>
                </w:rPr>
                <w:t>9</w:t>
              </w:r>
            </w:ins>
            <w:r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r w:rsidRPr="002E01AC">
              <w:rPr>
                <w:i/>
                <w:iCs/>
                <w:sz w:val="18"/>
                <w:szCs w:val="18"/>
              </w:rPr>
              <w:t>Cov</w:t>
            </w:r>
            <w:r w:rsidRPr="002E01AC">
              <w:rPr>
                <w:sz w:val="18"/>
                <w:szCs w:val="18"/>
              </w:rPr>
              <w:t xml:space="preserve">(IIV on </w:t>
            </w:r>
            <w:r w:rsidR="005C216D" w:rsidRPr="002E01AC">
              <w:rPr>
                <w:sz w:val="18"/>
                <w:szCs w:val="18"/>
              </w:rPr>
              <w:t>CL</w:t>
            </w:r>
            <w:r w:rsidR="005C216D">
              <w:rPr>
                <w:sz w:val="18"/>
                <w:szCs w:val="18"/>
                <w:vertAlign w:val="subscript"/>
              </w:rPr>
              <w:t>off</w:t>
            </w:r>
            <w:r w:rsidRPr="002E01AC">
              <w:rPr>
                <w:sz w:val="18"/>
                <w:szCs w:val="18"/>
                <w:vertAlign w:val="subscript"/>
              </w:rPr>
              <w:t>-CRRT</w:t>
            </w:r>
            <w:r w:rsidRPr="002E01AC">
              <w:rPr>
                <w:sz w:val="18"/>
                <w:szCs w:val="18"/>
              </w:rPr>
              <w:t>-Vc) (%CV)</w:t>
            </w:r>
          </w:p>
        </w:tc>
        <w:tc>
          <w:tcPr>
            <w:tcW w:w="1220" w:type="pct"/>
            <w:tcBorders>
              <w:top w:val="nil"/>
              <w:left w:val="nil"/>
              <w:bottom w:val="nil"/>
              <w:right w:val="nil"/>
            </w:tcBorders>
            <w:shd w:val="clear" w:color="auto" w:fill="FFFFFF"/>
          </w:tcPr>
          <w:p w14:paraId="6CADB8A0" w14:textId="7FACA2FC" w:rsidR="00E1478F" w:rsidRPr="002E01AC" w:rsidRDefault="00E1478F" w:rsidP="002E01AC">
            <w:pPr>
              <w:spacing w:after="0" w:line="240" w:lineRule="auto"/>
              <w:ind w:left="170"/>
              <w:contextualSpacing/>
              <w:rPr>
                <w:sz w:val="18"/>
                <w:szCs w:val="18"/>
              </w:rPr>
            </w:pPr>
            <w:del w:id="1358" w:author="My Luong Vuong" w:date="2024-03-24T12:53:00Z">
              <w:r w:rsidRPr="00BE0814" w:rsidDel="00A065D7">
                <w:rPr>
                  <w:sz w:val="18"/>
                  <w:szCs w:val="18"/>
                </w:rPr>
                <w:delText>37</w:delText>
              </w:r>
            </w:del>
            <w:ins w:id="1359" w:author="My Luong Vuong" w:date="2024-03-24T12:53:00Z">
              <w:r w:rsidR="00A065D7" w:rsidRPr="00BE0814">
                <w:rPr>
                  <w:sz w:val="18"/>
                  <w:szCs w:val="18"/>
                </w:rPr>
                <w:t>3</w:t>
              </w:r>
              <w:r w:rsidR="00A065D7">
                <w:rPr>
                  <w:sz w:val="18"/>
                  <w:szCs w:val="18"/>
                </w:rPr>
                <w:t>3</w:t>
              </w:r>
            </w:ins>
            <w:r w:rsidRPr="00BE0814">
              <w:rPr>
                <w:sz w:val="18"/>
                <w:szCs w:val="18"/>
              </w:rPr>
              <w:t>.</w:t>
            </w:r>
            <w:del w:id="1360" w:author="My Luong Vuong" w:date="2024-03-24T12:54:00Z">
              <w:r w:rsidRPr="00BE0814" w:rsidDel="00A065D7">
                <w:rPr>
                  <w:sz w:val="18"/>
                  <w:szCs w:val="18"/>
                </w:rPr>
                <w:delText>7</w:delText>
              </w:r>
              <w:r w:rsidR="00C56DB7" w:rsidDel="00A065D7">
                <w:rPr>
                  <w:sz w:val="18"/>
                  <w:szCs w:val="18"/>
                </w:rPr>
                <w:delText xml:space="preserve"> </w:delText>
              </w:r>
            </w:del>
            <w:ins w:id="1361" w:author="My Luong Vuong" w:date="2024-03-24T12:54:00Z">
              <w:r w:rsidR="00A065D7">
                <w:rPr>
                  <w:sz w:val="18"/>
                  <w:szCs w:val="18"/>
                </w:rPr>
                <w:t xml:space="preserve">9 </w:t>
              </w:r>
            </w:ins>
            <w:r w:rsidR="00C56DB7">
              <w:rPr>
                <w:sz w:val="18"/>
                <w:szCs w:val="18"/>
              </w:rPr>
              <w:t>(</w:t>
            </w:r>
            <w:del w:id="1362" w:author="My Luong Vuong" w:date="2024-03-24T14:15:00Z">
              <w:r w:rsidR="00C56DB7" w:rsidDel="00B1129B">
                <w:rPr>
                  <w:sz w:val="18"/>
                  <w:szCs w:val="18"/>
                </w:rPr>
                <w:delText>19</w:delText>
              </w:r>
            </w:del>
            <w:ins w:id="1363" w:author="My Luong Vuong" w:date="2024-03-24T14:15:00Z">
              <w:r w:rsidR="00B1129B">
                <w:rPr>
                  <w:sz w:val="18"/>
                  <w:szCs w:val="18"/>
                </w:rPr>
                <w:t>20</w:t>
              </w:r>
            </w:ins>
            <w:r w:rsidR="00C56DB7">
              <w:rPr>
                <w:sz w:val="18"/>
                <w:szCs w:val="18"/>
              </w:rPr>
              <w:t>.</w:t>
            </w:r>
            <w:del w:id="1364" w:author="My Luong Vuong" w:date="2024-03-24T14:15:00Z">
              <w:r w:rsidR="00C56DB7" w:rsidDel="00B1129B">
                <w:rPr>
                  <w:sz w:val="18"/>
                  <w:szCs w:val="18"/>
                </w:rPr>
                <w:delText>8</w:delText>
              </w:r>
            </w:del>
            <w:ins w:id="1365" w:author="My Luong Vuong" w:date="2024-03-24T14:15:00Z">
              <w:r w:rsidR="00B1129B">
                <w:rPr>
                  <w:sz w:val="18"/>
                  <w:szCs w:val="18"/>
                </w:rPr>
                <w:t>5</w:t>
              </w:r>
            </w:ins>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248E6269" w:rsidR="00E1478F" w:rsidRPr="002E01AC" w:rsidRDefault="00E1478F" w:rsidP="002E01AC">
            <w:pPr>
              <w:spacing w:after="0" w:line="240" w:lineRule="auto"/>
              <w:contextualSpacing/>
              <w:rPr>
                <w:sz w:val="18"/>
                <w:szCs w:val="18"/>
              </w:rPr>
            </w:pPr>
            <w:del w:id="1366" w:author="My Luong Vuong" w:date="2024-03-24T14:44:00Z">
              <w:r w:rsidRPr="002E01AC" w:rsidDel="00CD40CD">
                <w:rPr>
                  <w:sz w:val="18"/>
                  <w:szCs w:val="18"/>
                </w:rPr>
                <w:delText>28</w:delText>
              </w:r>
            </w:del>
            <w:ins w:id="1367" w:author="My Luong Vuong" w:date="2024-03-24T14:44:00Z">
              <w:r w:rsidR="00CD40CD" w:rsidRPr="002E01AC">
                <w:rPr>
                  <w:sz w:val="18"/>
                  <w:szCs w:val="18"/>
                </w:rPr>
                <w:t>2</w:t>
              </w:r>
              <w:r w:rsidR="00CD40CD">
                <w:rPr>
                  <w:sz w:val="18"/>
                  <w:szCs w:val="18"/>
                </w:rPr>
                <w:t>6</w:t>
              </w:r>
            </w:ins>
            <w:r w:rsidRPr="002E01AC">
              <w:rPr>
                <w:sz w:val="18"/>
                <w:szCs w:val="18"/>
              </w:rPr>
              <w:t>.</w:t>
            </w:r>
            <w:del w:id="1368" w:author="My Luong Vuong" w:date="2024-03-24T14:44:00Z">
              <w:r w:rsidRPr="002E01AC" w:rsidDel="00CD40CD">
                <w:rPr>
                  <w:sz w:val="18"/>
                  <w:szCs w:val="18"/>
                </w:rPr>
                <w:delText xml:space="preserve">6 </w:delText>
              </w:r>
            </w:del>
            <w:ins w:id="1369" w:author="My Luong Vuong" w:date="2024-03-24T14:44:00Z">
              <w:r w:rsidR="00CD40CD">
                <w:rPr>
                  <w:sz w:val="18"/>
                  <w:szCs w:val="18"/>
                </w:rPr>
                <w:t>4</w:t>
              </w:r>
              <w:r w:rsidR="00CD40CD" w:rsidRPr="002E01AC">
                <w:rPr>
                  <w:sz w:val="18"/>
                  <w:szCs w:val="18"/>
                </w:rPr>
                <w:t xml:space="preserve"> </w:t>
              </w:r>
            </w:ins>
            <w:r w:rsidRPr="002E01AC">
              <w:rPr>
                <w:sz w:val="18"/>
                <w:szCs w:val="18"/>
              </w:rPr>
              <w:t>(</w:t>
            </w:r>
            <w:del w:id="1370" w:author="My Luong Vuong" w:date="2024-03-24T14:47:00Z">
              <w:r w:rsidRPr="002E01AC" w:rsidDel="001434C9">
                <w:rPr>
                  <w:sz w:val="18"/>
                  <w:szCs w:val="18"/>
                </w:rPr>
                <w:delText>4</w:delText>
              </w:r>
            </w:del>
            <w:ins w:id="1371" w:author="My Luong Vuong" w:date="2024-03-24T14:47:00Z">
              <w:r w:rsidR="001434C9">
                <w:rPr>
                  <w:sz w:val="18"/>
                  <w:szCs w:val="18"/>
                </w:rPr>
                <w:t>9</w:t>
              </w:r>
            </w:ins>
            <w:r w:rsidRPr="002E01AC">
              <w:rPr>
                <w:sz w:val="18"/>
                <w:szCs w:val="18"/>
              </w:rPr>
              <w:t>.</w:t>
            </w:r>
            <w:del w:id="1372" w:author="My Luong Vuong" w:date="2024-03-24T14:47:00Z">
              <w:r w:rsidRPr="002E01AC" w:rsidDel="001434C9">
                <w:rPr>
                  <w:sz w:val="18"/>
                  <w:szCs w:val="18"/>
                </w:rPr>
                <w:delText>6</w:delText>
              </w:r>
            </w:del>
            <w:ins w:id="1373" w:author="My Luong Vuong" w:date="2024-03-24T14:47:00Z">
              <w:r w:rsidR="001434C9">
                <w:rPr>
                  <w:sz w:val="18"/>
                  <w:szCs w:val="18"/>
                </w:rPr>
                <w:t>4</w:t>
              </w:r>
            </w:ins>
            <w:r w:rsidRPr="002E01AC">
              <w:rPr>
                <w:sz w:val="18"/>
                <w:szCs w:val="18"/>
              </w:rPr>
              <w:t>–</w:t>
            </w:r>
            <w:del w:id="1374" w:author="My Luong Vuong" w:date="2024-03-24T14:48:00Z">
              <w:r w:rsidRPr="002E01AC" w:rsidDel="005F0E84">
                <w:rPr>
                  <w:sz w:val="18"/>
                  <w:szCs w:val="18"/>
                </w:rPr>
                <w:delText>40</w:delText>
              </w:r>
            </w:del>
            <w:ins w:id="1375" w:author="My Luong Vuong" w:date="2024-03-24T14:48:00Z">
              <w:r w:rsidR="005F0E84">
                <w:rPr>
                  <w:sz w:val="18"/>
                  <w:szCs w:val="18"/>
                </w:rPr>
                <w:t>39</w:t>
              </w:r>
            </w:ins>
            <w:r w:rsidRPr="002E01AC">
              <w:rPr>
                <w:sz w:val="18"/>
                <w:szCs w:val="18"/>
              </w:rPr>
              <w:t>.</w:t>
            </w:r>
            <w:del w:id="1376" w:author="My Luong Vuong" w:date="2024-03-24T14:48:00Z">
              <w:r w:rsidRPr="002E01AC" w:rsidDel="005F0E84">
                <w:rPr>
                  <w:sz w:val="18"/>
                  <w:szCs w:val="18"/>
                </w:rPr>
                <w:delText>9</w:delText>
              </w:r>
            </w:del>
            <w:ins w:id="1377" w:author="My Luong Vuong" w:date="2024-03-24T14:48:00Z">
              <w:r w:rsidR="005F0E84">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03FA0F06" w:rsidR="00E1478F" w:rsidRPr="002E01AC" w:rsidRDefault="00E1478F" w:rsidP="002E01AC">
            <w:pPr>
              <w:spacing w:after="0" w:line="240" w:lineRule="auto"/>
              <w:contextualSpacing/>
              <w:rPr>
                <w:sz w:val="18"/>
                <w:szCs w:val="18"/>
              </w:rPr>
            </w:pPr>
            <w:del w:id="1378" w:author="My Luong Vuong" w:date="2024-05-02T10:29:00Z">
              <w:r w:rsidRPr="002E01AC" w:rsidDel="002564ED">
                <w:rPr>
                  <w:sz w:val="18"/>
                  <w:szCs w:val="18"/>
                </w:rPr>
                <w:delText>28</w:delText>
              </w:r>
            </w:del>
            <w:ins w:id="1379" w:author="My Luong Vuong" w:date="2024-05-02T10:29:00Z">
              <w:r w:rsidR="002564ED" w:rsidRPr="002E01AC">
                <w:rPr>
                  <w:sz w:val="18"/>
                  <w:szCs w:val="18"/>
                </w:rPr>
                <w:t>2</w:t>
              </w:r>
              <w:r w:rsidR="002564ED">
                <w:rPr>
                  <w:sz w:val="18"/>
                  <w:szCs w:val="18"/>
                </w:rPr>
                <w:t>7</w:t>
              </w:r>
            </w:ins>
            <w:r w:rsidRPr="002E01AC">
              <w:rPr>
                <w:sz w:val="18"/>
                <w:szCs w:val="18"/>
              </w:rPr>
              <w:t>.</w:t>
            </w:r>
            <w:del w:id="1380" w:author="My Luong Vuong" w:date="2024-05-02T10:29:00Z">
              <w:r w:rsidRPr="002E01AC" w:rsidDel="002564ED">
                <w:rPr>
                  <w:sz w:val="18"/>
                  <w:szCs w:val="18"/>
                </w:rPr>
                <w:delText xml:space="preserve">5 </w:delText>
              </w:r>
            </w:del>
            <w:ins w:id="1381" w:author="My Luong Vuong" w:date="2024-05-02T10:29:00Z">
              <w:r w:rsidR="002564ED">
                <w:rPr>
                  <w:sz w:val="18"/>
                  <w:szCs w:val="18"/>
                </w:rPr>
                <w:t>3</w:t>
              </w:r>
              <w:r w:rsidR="002564ED" w:rsidRPr="002E01AC">
                <w:rPr>
                  <w:sz w:val="18"/>
                  <w:szCs w:val="18"/>
                </w:rPr>
                <w:t xml:space="preserve"> </w:t>
              </w:r>
            </w:ins>
            <w:r w:rsidRPr="002E01AC">
              <w:rPr>
                <w:sz w:val="18"/>
                <w:szCs w:val="18"/>
              </w:rPr>
              <w:t>(</w:t>
            </w:r>
            <w:del w:id="1382" w:author="My Luong Vuong" w:date="2024-05-02T10:29:00Z">
              <w:r w:rsidRPr="002E01AC" w:rsidDel="00110463">
                <w:rPr>
                  <w:sz w:val="18"/>
                  <w:szCs w:val="18"/>
                </w:rPr>
                <w:delText>12</w:delText>
              </w:r>
            </w:del>
            <w:ins w:id="1383" w:author="My Luong Vuong" w:date="2024-05-02T10:29:00Z">
              <w:r w:rsidR="00110463">
                <w:rPr>
                  <w:sz w:val="18"/>
                  <w:szCs w:val="18"/>
                </w:rPr>
                <w:t>7</w:t>
              </w:r>
            </w:ins>
            <w:r w:rsidRPr="002E01AC">
              <w:rPr>
                <w:sz w:val="18"/>
                <w:szCs w:val="18"/>
              </w:rPr>
              <w:t>.</w:t>
            </w:r>
            <w:del w:id="1384" w:author="My Luong Vuong" w:date="2024-05-02T10:29:00Z">
              <w:r w:rsidRPr="002E01AC" w:rsidDel="00110463">
                <w:rPr>
                  <w:sz w:val="18"/>
                  <w:szCs w:val="18"/>
                </w:rPr>
                <w:delText>5</w:delText>
              </w:r>
            </w:del>
            <w:ins w:id="1385" w:author="My Luong Vuong" w:date="2024-05-02T10:29:00Z">
              <w:r w:rsidR="00110463">
                <w:rPr>
                  <w:sz w:val="18"/>
                  <w:szCs w:val="18"/>
                </w:rPr>
                <w:t>7</w:t>
              </w:r>
            </w:ins>
            <w:r w:rsidRPr="002E01AC">
              <w:rPr>
                <w:sz w:val="18"/>
                <w:szCs w:val="18"/>
              </w:rPr>
              <w:t>–</w:t>
            </w:r>
            <w:del w:id="1386" w:author="My Luong Vuong" w:date="2024-05-02T10:29:00Z">
              <w:r w:rsidRPr="002E01AC" w:rsidDel="00844811">
                <w:rPr>
                  <w:sz w:val="18"/>
                  <w:szCs w:val="18"/>
                </w:rPr>
                <w:delText>44</w:delText>
              </w:r>
            </w:del>
            <w:ins w:id="1387" w:author="My Luong Vuong" w:date="2024-05-02T10:29:00Z">
              <w:r w:rsidR="00844811" w:rsidRPr="002E01AC">
                <w:rPr>
                  <w:sz w:val="18"/>
                  <w:szCs w:val="18"/>
                </w:rPr>
                <w:t>4</w:t>
              </w:r>
              <w:r w:rsidR="00844811">
                <w:rPr>
                  <w:sz w:val="18"/>
                  <w:szCs w:val="18"/>
                </w:rPr>
                <w:t>1</w:t>
              </w:r>
            </w:ins>
            <w:r w:rsidRPr="002E01AC">
              <w:rPr>
                <w:sz w:val="18"/>
                <w:szCs w:val="18"/>
              </w:rPr>
              <w:t>.</w:t>
            </w:r>
            <w:del w:id="1388" w:author="My Luong Vuong" w:date="2024-05-02T10:29:00Z">
              <w:r w:rsidRPr="002E01AC" w:rsidDel="00844811">
                <w:rPr>
                  <w:sz w:val="18"/>
                  <w:szCs w:val="18"/>
                </w:rPr>
                <w:delText>2</w:delText>
              </w:r>
            </w:del>
            <w:ins w:id="1389" w:author="My Luong Vuong" w:date="2024-05-02T10:29:00Z">
              <w:r w:rsidR="00844811">
                <w:rPr>
                  <w:sz w:val="18"/>
                  <w:szCs w:val="18"/>
                </w:rPr>
                <w:t>7</w:t>
              </w:r>
            </w:ins>
            <w:r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86D539B" w:rsidR="00E1478F" w:rsidRPr="002E01AC" w:rsidRDefault="00E1478F" w:rsidP="002E01AC">
            <w:pPr>
              <w:spacing w:after="0" w:line="240" w:lineRule="auto"/>
              <w:ind w:left="170"/>
              <w:contextualSpacing/>
              <w:rPr>
                <w:sz w:val="18"/>
                <w:szCs w:val="18"/>
              </w:rPr>
            </w:pPr>
            <w:r w:rsidRPr="00BE0814">
              <w:rPr>
                <w:color w:val="000000"/>
                <w:sz w:val="18"/>
                <w:szCs w:val="18"/>
              </w:rPr>
              <w:t>16.</w:t>
            </w:r>
            <w:del w:id="1390" w:author="My Luong Vuong" w:date="2024-03-24T14:15:00Z">
              <w:r w:rsidRPr="00BE0814" w:rsidDel="006440C9">
                <w:rPr>
                  <w:color w:val="000000"/>
                  <w:sz w:val="18"/>
                  <w:szCs w:val="18"/>
                </w:rPr>
                <w:delText>8</w:delText>
              </w:r>
              <w:r w:rsidR="00EA2450" w:rsidDel="006440C9">
                <w:rPr>
                  <w:color w:val="000000"/>
                  <w:sz w:val="18"/>
                  <w:szCs w:val="18"/>
                </w:rPr>
                <w:delText xml:space="preserve"> </w:delText>
              </w:r>
            </w:del>
            <w:ins w:id="1391" w:author="My Luong Vuong" w:date="2024-03-24T14:15:00Z">
              <w:r w:rsidR="006440C9">
                <w:rPr>
                  <w:color w:val="000000"/>
                  <w:sz w:val="18"/>
                  <w:szCs w:val="18"/>
                </w:rPr>
                <w:t xml:space="preserve">9 </w:t>
              </w:r>
            </w:ins>
            <w:r w:rsidR="00EA2450">
              <w:rPr>
                <w:color w:val="000000"/>
                <w:sz w:val="18"/>
                <w:szCs w:val="18"/>
              </w:rPr>
              <w:t>(6.5)</w:t>
            </w:r>
            <w:ins w:id="1392" w:author="My Luong Vuong" w:date="2024-03-24T14:16:00Z">
              <w:r w:rsidR="00CD7D54">
                <w:rPr>
                  <w:color w:val="000000"/>
                  <w:sz w:val="18"/>
                  <w:szCs w:val="18"/>
                </w:rPr>
                <w:t xml:space="preserve"> [8]</w:t>
              </w:r>
            </w:ins>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D4AD3F4" w:rsidR="00E1478F" w:rsidRPr="002E01AC" w:rsidRDefault="00E1478F" w:rsidP="002E01AC">
            <w:pPr>
              <w:spacing w:after="0" w:line="240" w:lineRule="auto"/>
              <w:contextualSpacing/>
              <w:rPr>
                <w:sz w:val="18"/>
                <w:szCs w:val="18"/>
              </w:rPr>
            </w:pPr>
            <w:r w:rsidRPr="002E01AC">
              <w:rPr>
                <w:sz w:val="18"/>
                <w:szCs w:val="18"/>
              </w:rPr>
              <w:t>16.7 (14.6–19.</w:t>
            </w:r>
            <w:del w:id="1393" w:author="My Luong Vuong" w:date="2024-03-24T14:50:00Z">
              <w:r w:rsidRPr="002E01AC" w:rsidDel="00237AEB">
                <w:rPr>
                  <w:sz w:val="18"/>
                  <w:szCs w:val="18"/>
                </w:rPr>
                <w:delText>1</w:delText>
              </w:r>
            </w:del>
            <w:ins w:id="1394" w:author="My Luong Vuong" w:date="2024-03-24T14:50:00Z">
              <w:r w:rsidR="00237AEB">
                <w:rPr>
                  <w:sz w:val="18"/>
                  <w:szCs w:val="18"/>
                </w:rPr>
                <w:t>2</w:t>
              </w:r>
            </w:ins>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2C378FBD" w:rsidR="00E1478F" w:rsidRPr="002E01AC" w:rsidRDefault="00E1478F" w:rsidP="002E01AC">
            <w:pPr>
              <w:spacing w:after="0" w:line="240" w:lineRule="auto"/>
              <w:contextualSpacing/>
              <w:rPr>
                <w:sz w:val="18"/>
                <w:szCs w:val="18"/>
              </w:rPr>
            </w:pPr>
            <w:r w:rsidRPr="002E01AC">
              <w:rPr>
                <w:sz w:val="18"/>
                <w:szCs w:val="18"/>
              </w:rPr>
              <w:t>16.</w:t>
            </w:r>
            <w:del w:id="1395" w:author="My Luong Vuong" w:date="2024-05-02T10:31:00Z">
              <w:r w:rsidRPr="002E01AC" w:rsidDel="00283012">
                <w:rPr>
                  <w:sz w:val="18"/>
                  <w:szCs w:val="18"/>
                </w:rPr>
                <w:delText xml:space="preserve">5 </w:delText>
              </w:r>
            </w:del>
            <w:ins w:id="1396" w:author="My Luong Vuong" w:date="2024-05-02T10:31:00Z">
              <w:r w:rsidR="00283012">
                <w:rPr>
                  <w:sz w:val="18"/>
                  <w:szCs w:val="18"/>
                </w:rPr>
                <w:t>6</w:t>
              </w:r>
              <w:r w:rsidR="00283012" w:rsidRPr="002E01AC">
                <w:rPr>
                  <w:sz w:val="18"/>
                  <w:szCs w:val="18"/>
                </w:rPr>
                <w:t xml:space="preserve"> </w:t>
              </w:r>
            </w:ins>
            <w:r w:rsidRPr="002E01AC">
              <w:rPr>
                <w:sz w:val="18"/>
                <w:szCs w:val="18"/>
              </w:rPr>
              <w:t>(14.4–18.</w:t>
            </w:r>
            <w:del w:id="1397" w:author="My Luong Vuong" w:date="2024-05-02T10:32:00Z">
              <w:r w:rsidRPr="002E01AC" w:rsidDel="00E736F8">
                <w:rPr>
                  <w:sz w:val="18"/>
                  <w:szCs w:val="18"/>
                </w:rPr>
                <w:delText>8</w:delText>
              </w:r>
            </w:del>
            <w:ins w:id="1398" w:author="My Luong Vuong" w:date="2024-05-02T10:32:00Z">
              <w:r w:rsidR="00E736F8">
                <w:rPr>
                  <w:sz w:val="18"/>
                  <w:szCs w:val="18"/>
                </w:rPr>
                <w:t>9</w:t>
              </w:r>
            </w:ins>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r w:rsidR="00CF7E36" w:rsidRPr="00DC46F5">
        <w:rPr>
          <w:sz w:val="18"/>
          <w:szCs w:val="18"/>
        </w:rPr>
        <w:t>CL</w:t>
      </w:r>
      <w:r w:rsidR="00CF7E36">
        <w:rPr>
          <w:sz w:val="18"/>
          <w:szCs w:val="18"/>
          <w:vertAlign w:val="subscript"/>
        </w:rPr>
        <w:t>off</w:t>
      </w:r>
      <w:r w:rsidRPr="00DC46F5">
        <w:rPr>
          <w:sz w:val="18"/>
          <w:szCs w:val="18"/>
          <w:vertAlign w:val="subscript"/>
        </w:rPr>
        <w:t>-CRRT</w:t>
      </w:r>
      <w:r w:rsidRPr="00DC46F5">
        <w:rPr>
          <w:sz w:val="18"/>
          <w:szCs w:val="18"/>
        </w:rPr>
        <w:t xml:space="preserve">, clearance when patients were not on CRRT; Cov,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eGFR</w:t>
      </w:r>
      <w:r w:rsidRPr="00DC46F5">
        <w:rPr>
          <w:color w:val="000000"/>
          <w:sz w:val="18"/>
          <w:szCs w:val="18"/>
          <w:vertAlign w:val="subscript"/>
        </w:rPr>
        <w:t>CKD-EPI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V</w:t>
      </w:r>
      <w:r w:rsidR="003522FA" w:rsidRPr="003522FA">
        <w:rPr>
          <w:sz w:val="18"/>
          <w:szCs w:val="18"/>
        </w:rPr>
        <w:t>c</w:t>
      </w:r>
      <w:r w:rsidRPr="00DC46F5">
        <w:rPr>
          <w:sz w:val="18"/>
          <w:szCs w:val="18"/>
        </w:rPr>
        <w:t>, volume of distribution in the central compartment; V</w:t>
      </w:r>
      <w:r w:rsidRPr="00DC46F5">
        <w:rPr>
          <w:sz w:val="18"/>
          <w:szCs w:val="18"/>
          <w:vertAlign w:val="subscript"/>
        </w:rPr>
        <w:t>p</w:t>
      </w:r>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1399"/>
      <w:r w:rsidR="00125C5F" w:rsidRPr="00125C5F">
        <w:t>ICU patients</w:t>
      </w:r>
      <w:commentRangeEnd w:id="1399"/>
      <w:r w:rsidR="0056614B">
        <w:rPr>
          <w:rStyle w:val="CommentReference"/>
        </w:rPr>
        <w:commentReference w:id="1399"/>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65796CF6" w:rsidR="00B257DD" w:rsidRPr="00E13681" w:rsidRDefault="00B257DD" w:rsidP="007911FE">
            <w:pPr>
              <w:spacing w:after="0"/>
              <w:ind w:left="170"/>
              <w:rPr>
                <w:sz w:val="18"/>
                <w:szCs w:val="18"/>
              </w:rPr>
            </w:pPr>
            <w:del w:id="1400" w:author="My Luong Vuong" w:date="2024-05-31T16:42:00Z">
              <w:r w:rsidRPr="00E13681" w:rsidDel="009F15D6">
                <w:rPr>
                  <w:sz w:val="18"/>
                  <w:szCs w:val="18"/>
                </w:rPr>
                <w:delText xml:space="preserve">Body </w:delText>
              </w:r>
            </w:del>
            <w:ins w:id="1401" w:author="My Luong Vuong" w:date="2024-05-31T16:42:00Z">
              <w:r w:rsidR="009F15D6">
                <w:rPr>
                  <w:sz w:val="18"/>
                  <w:szCs w:val="18"/>
                </w:rPr>
                <w:t xml:space="preserve">Total </w:t>
              </w:r>
              <w:r w:rsidR="003B3D43">
                <w:rPr>
                  <w:sz w:val="18"/>
                  <w:szCs w:val="18"/>
                </w:rPr>
                <w:t>b</w:t>
              </w:r>
              <w:r w:rsidR="009F15D6" w:rsidRPr="00E13681">
                <w:rPr>
                  <w:sz w:val="18"/>
                  <w:szCs w:val="18"/>
                </w:rPr>
                <w:t xml:space="preserve">ody </w:t>
              </w:r>
            </w:ins>
            <w:r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09620669" w:rsidR="00B257DD" w:rsidRPr="00E13681" w:rsidRDefault="00B257DD" w:rsidP="007911FE">
            <w:pPr>
              <w:spacing w:after="0"/>
              <w:ind w:left="170"/>
              <w:rPr>
                <w:sz w:val="18"/>
                <w:szCs w:val="18"/>
              </w:rPr>
            </w:pPr>
            <w:r w:rsidRPr="00E13681">
              <w:rPr>
                <w:sz w:val="18"/>
                <w:szCs w:val="18"/>
              </w:rPr>
              <w:t>30</w:t>
            </w:r>
            <w:ins w:id="1402" w:author="My Luong Vuong" w:date="2024-04-08T16:07:00Z">
              <w:r w:rsidR="005E768B">
                <w:rPr>
                  <w:sz w:val="18"/>
                  <w:szCs w:val="18"/>
                </w:rPr>
                <w:t>.0</w:t>
              </w:r>
            </w:ins>
            <w:r w:rsidRPr="00E13681">
              <w:rPr>
                <w:sz w:val="18"/>
                <w:szCs w:val="18"/>
              </w:rPr>
              <w:t xml:space="preserve"> kg </w:t>
            </w:r>
            <w:del w:id="1403" w:author="My Luong Vuong" w:date="2024-04-08T16:07:00Z">
              <w:r w:rsidRPr="00E13681" w:rsidDel="00833FED">
                <w:rPr>
                  <w:sz w:val="18"/>
                  <w:szCs w:val="18"/>
                </w:rPr>
                <w:delText>-</w:delText>
              </w:r>
            </w:del>
            <w:ins w:id="1404" w:author="My Luong Vuong" w:date="2024-04-08T16:07:00Z">
              <w:r w:rsidR="00833FED">
                <w:rPr>
                  <w:sz w:val="18"/>
                  <w:szCs w:val="18"/>
                </w:rPr>
                <w:t>–</w:t>
              </w:r>
            </w:ins>
            <w:r w:rsidRPr="00E13681">
              <w:rPr>
                <w:sz w:val="18"/>
                <w:szCs w:val="18"/>
              </w:rPr>
              <w:t xml:space="preserve"> </w:t>
            </w:r>
            <w:r w:rsidR="001363B3" w:rsidRPr="00E13681">
              <w:rPr>
                <w:sz w:val="18"/>
                <w:szCs w:val="18"/>
              </w:rPr>
              <w:t>60</w:t>
            </w:r>
            <w:ins w:id="1405" w:author="My Luong Vuong" w:date="2024-04-08T16:07:00Z">
              <w:r w:rsidR="00833FED">
                <w:rPr>
                  <w:sz w:val="18"/>
                  <w:szCs w:val="18"/>
                </w:rPr>
                <w:t>.0</w:t>
              </w:r>
            </w:ins>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ins w:id="1406" w:author="My Luong Vuong" w:date="2024-04-08T16:07:00Z">
              <w:r w:rsidR="00A97994">
                <w:rPr>
                  <w:sz w:val="18"/>
                  <w:szCs w:val="18"/>
                </w:rPr>
                <w:t>0.</w:t>
              </w:r>
            </w:ins>
            <w:r w:rsidR="00CA0E24" w:rsidRPr="00E13681">
              <w:rPr>
                <w:sz w:val="18"/>
                <w:szCs w:val="18"/>
              </w:rPr>
              <w:t>1</w:t>
            </w:r>
            <w:r w:rsidRPr="00E13681">
              <w:rPr>
                <w:sz w:val="18"/>
                <w:szCs w:val="18"/>
              </w:rPr>
              <w:t xml:space="preserve"> kg – </w:t>
            </w:r>
            <w:r w:rsidR="00CA0E24" w:rsidRPr="00E13681">
              <w:rPr>
                <w:sz w:val="18"/>
                <w:szCs w:val="18"/>
              </w:rPr>
              <w:t>80</w:t>
            </w:r>
            <w:ins w:id="1407" w:author="My Luong Vuong" w:date="2024-04-08T16:07:00Z">
              <w:r w:rsidR="00D61368">
                <w:rPr>
                  <w:sz w:val="18"/>
                  <w:szCs w:val="18"/>
                </w:rPr>
                <w:t>.0</w:t>
              </w:r>
            </w:ins>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4B5CC4B6" w:rsidR="00B257DD" w:rsidRPr="00E13681" w:rsidRDefault="005D5ED7" w:rsidP="007911FE">
            <w:pPr>
              <w:spacing w:after="0"/>
              <w:ind w:left="170"/>
              <w:rPr>
                <w:sz w:val="18"/>
                <w:szCs w:val="18"/>
              </w:rPr>
            </w:pPr>
            <w:del w:id="1408" w:author="My Luong Vuong" w:date="2024-04-08T16:07:00Z">
              <w:r w:rsidRPr="00E13681" w:rsidDel="00040817">
                <w:rPr>
                  <w:sz w:val="18"/>
                  <w:szCs w:val="18"/>
                </w:rPr>
                <w:delText>81</w:delText>
              </w:r>
              <w:r w:rsidR="00B257DD" w:rsidRPr="00E13681" w:rsidDel="00040817">
                <w:rPr>
                  <w:sz w:val="18"/>
                  <w:szCs w:val="18"/>
                </w:rPr>
                <w:delText xml:space="preserve"> </w:delText>
              </w:r>
            </w:del>
            <w:ins w:id="1409" w:author="My Luong Vuong" w:date="2024-04-08T16:07:00Z">
              <w:r w:rsidR="00040817" w:rsidRPr="00E13681">
                <w:rPr>
                  <w:sz w:val="18"/>
                  <w:szCs w:val="18"/>
                </w:rPr>
                <w:t>8</w:t>
              </w:r>
              <w:r w:rsidR="00040817">
                <w:rPr>
                  <w:sz w:val="18"/>
                  <w:szCs w:val="18"/>
                </w:rPr>
                <w:t>0.1</w:t>
              </w:r>
              <w:r w:rsidR="00040817" w:rsidRPr="00E13681">
                <w:rPr>
                  <w:sz w:val="18"/>
                  <w:szCs w:val="18"/>
                </w:rPr>
                <w:t xml:space="preserve"> </w:t>
              </w:r>
            </w:ins>
            <w:r w:rsidR="00B257DD" w:rsidRPr="00E13681">
              <w:rPr>
                <w:sz w:val="18"/>
                <w:szCs w:val="18"/>
              </w:rPr>
              <w:t xml:space="preserve">kg – </w:t>
            </w:r>
            <w:r w:rsidRPr="00E13681">
              <w:rPr>
                <w:sz w:val="18"/>
                <w:szCs w:val="18"/>
              </w:rPr>
              <w:t>100</w:t>
            </w:r>
            <w:ins w:id="1410" w:author="My Luong Vuong" w:date="2024-04-08T16:07:00Z">
              <w:r w:rsidR="0018026C">
                <w:rPr>
                  <w:sz w:val="18"/>
                  <w:szCs w:val="18"/>
                </w:rPr>
                <w:t>.0</w:t>
              </w:r>
            </w:ins>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ins w:id="1411" w:author="My Luong Vuong" w:date="2024-04-08T16:08:00Z">
              <w:r w:rsidR="00753384">
                <w:rPr>
                  <w:sz w:val="18"/>
                  <w:szCs w:val="18"/>
                </w:rPr>
                <w:t>0.</w:t>
              </w:r>
            </w:ins>
            <w:r w:rsidR="00AD7FAB" w:rsidRPr="00E13681">
              <w:rPr>
                <w:sz w:val="18"/>
                <w:szCs w:val="18"/>
              </w:rPr>
              <w:t>1</w:t>
            </w:r>
            <w:r w:rsidRPr="00E13681">
              <w:rPr>
                <w:sz w:val="18"/>
                <w:szCs w:val="18"/>
              </w:rPr>
              <w:t xml:space="preserve"> kg – 1</w:t>
            </w:r>
            <w:r w:rsidR="00AD7FAB" w:rsidRPr="00E13681">
              <w:rPr>
                <w:sz w:val="18"/>
                <w:szCs w:val="18"/>
              </w:rPr>
              <w:t>20</w:t>
            </w:r>
            <w:ins w:id="1412" w:author="My Luong Vuong" w:date="2024-04-08T16:08:00Z">
              <w:r w:rsidR="00753384">
                <w:rPr>
                  <w:sz w:val="18"/>
                  <w:szCs w:val="18"/>
                </w:rPr>
                <w:t>.0</w:t>
              </w:r>
            </w:ins>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23D61C98" w:rsidR="00B257DD" w:rsidRPr="00E13681" w:rsidRDefault="00B257DD" w:rsidP="007911FE">
            <w:pPr>
              <w:spacing w:after="0"/>
              <w:ind w:left="170"/>
              <w:rPr>
                <w:sz w:val="18"/>
                <w:szCs w:val="18"/>
              </w:rPr>
            </w:pPr>
            <w:r w:rsidRPr="00E13681">
              <w:rPr>
                <w:sz w:val="18"/>
                <w:szCs w:val="18"/>
              </w:rPr>
              <w:t>12</w:t>
            </w:r>
            <w:ins w:id="1413" w:author="My Luong Vuong" w:date="2024-04-08T16:08:00Z">
              <w:r w:rsidR="00A2161E">
                <w:rPr>
                  <w:sz w:val="18"/>
                  <w:szCs w:val="18"/>
                </w:rPr>
                <w:t>0.</w:t>
              </w:r>
            </w:ins>
            <w:r w:rsidR="000F75F3" w:rsidRPr="00E13681">
              <w:rPr>
                <w:sz w:val="18"/>
                <w:szCs w:val="18"/>
              </w:rPr>
              <w:t>1</w:t>
            </w:r>
            <w:r w:rsidRPr="00E13681">
              <w:rPr>
                <w:sz w:val="18"/>
                <w:szCs w:val="18"/>
              </w:rPr>
              <w:t xml:space="preserve"> kg – </w:t>
            </w:r>
            <w:del w:id="1414" w:author="My Luong Vuong" w:date="2024-04-02T14:58:00Z">
              <w:r w:rsidRPr="00E13681" w:rsidDel="0017322D">
                <w:rPr>
                  <w:sz w:val="18"/>
                  <w:szCs w:val="18"/>
                </w:rPr>
                <w:delText>1</w:delText>
              </w:r>
              <w:r w:rsidR="000F75F3" w:rsidRPr="00E13681" w:rsidDel="0017322D">
                <w:rPr>
                  <w:sz w:val="18"/>
                  <w:szCs w:val="18"/>
                </w:rPr>
                <w:delText>40</w:delText>
              </w:r>
              <w:r w:rsidRPr="00E13681" w:rsidDel="0017322D">
                <w:rPr>
                  <w:sz w:val="18"/>
                  <w:szCs w:val="18"/>
                </w:rPr>
                <w:delText xml:space="preserve"> </w:delText>
              </w:r>
            </w:del>
            <w:ins w:id="1415" w:author="My Luong Vuong" w:date="2024-04-02T14:58:00Z">
              <w:r w:rsidR="0017322D" w:rsidRPr="00E13681">
                <w:rPr>
                  <w:sz w:val="18"/>
                  <w:szCs w:val="18"/>
                </w:rPr>
                <w:t>1</w:t>
              </w:r>
              <w:r w:rsidR="0017322D">
                <w:rPr>
                  <w:sz w:val="18"/>
                  <w:szCs w:val="18"/>
                </w:rPr>
                <w:t>5</w:t>
              </w:r>
              <w:r w:rsidR="0017322D" w:rsidRPr="00E13681">
                <w:rPr>
                  <w:sz w:val="18"/>
                  <w:szCs w:val="18"/>
                </w:rPr>
                <w:t>0</w:t>
              </w:r>
            </w:ins>
            <w:ins w:id="1416" w:author="My Luong Vuong" w:date="2024-04-08T16:08:00Z">
              <w:r w:rsidR="00A2161E">
                <w:rPr>
                  <w:sz w:val="18"/>
                  <w:szCs w:val="18"/>
                </w:rPr>
                <w:t>.0</w:t>
              </w:r>
            </w:ins>
            <w:ins w:id="1417" w:author="My Luong Vuong" w:date="2024-04-02T14:58:00Z">
              <w:r w:rsidR="0017322D" w:rsidRPr="00E13681">
                <w:rPr>
                  <w:sz w:val="18"/>
                  <w:szCs w:val="18"/>
                </w:rPr>
                <w:t xml:space="preserve"> </w:t>
              </w:r>
            </w:ins>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r w:rsidR="00B257DD" w14:paraId="55901E52" w14:textId="77777777" w:rsidTr="000919A7">
        <w:tc>
          <w:tcPr>
            <w:tcW w:w="12950" w:type="dxa"/>
            <w:gridSpan w:val="5"/>
            <w:tcBorders>
              <w:left w:val="nil"/>
              <w:bottom w:val="nil"/>
              <w:right w:val="nil"/>
            </w:tcBorders>
            <w:vAlign w:val="center"/>
          </w:tcPr>
          <w:p w14:paraId="05A63D73" w14:textId="77777777" w:rsidR="00B257DD" w:rsidRPr="00E13681" w:rsidRDefault="00B257DD" w:rsidP="00F13F82">
            <w:pPr>
              <w:spacing w:after="0"/>
              <w:ind w:left="170"/>
              <w:rPr>
                <w:sz w:val="18"/>
                <w:szCs w:val="18"/>
              </w:rPr>
            </w:pPr>
            <w:r w:rsidRPr="00E13681">
              <w:rPr>
                <w:sz w:val="18"/>
                <w:szCs w:val="18"/>
              </w:rPr>
              <w:t>CRRT: continuous renal replacement therapy; q24h: every 24 hours.</w:t>
            </w:r>
          </w:p>
        </w:tc>
      </w:tr>
    </w:tbl>
    <w:p w14:paraId="02FE5DCC" w14:textId="77777777" w:rsidR="00E66019" w:rsidRDefault="00E66019" w:rsidP="00593CAA">
      <w:pPr>
        <w:rPr>
          <w:ins w:id="1418" w:author="My Luong Vuong" w:date="2024-04-10T10:59:00Z"/>
        </w:rPr>
        <w:sectPr w:rsidR="00E66019" w:rsidSect="001E4D5C">
          <w:pgSz w:w="16838" w:h="11906" w:orient="landscape" w:code="9"/>
          <w:pgMar w:top="1440" w:right="1440" w:bottom="1440" w:left="1440" w:header="720" w:footer="720" w:gutter="0"/>
          <w:cols w:space="720"/>
          <w:docGrid w:linePitch="360"/>
        </w:sectPr>
      </w:pPr>
    </w:p>
    <w:p w14:paraId="31E32954" w14:textId="46A815D4" w:rsidR="00B901B3" w:rsidRPr="00E03B11" w:rsidRDefault="00547EB2">
      <w:pPr>
        <w:pStyle w:val="Heading1"/>
        <w:numPr>
          <w:ilvl w:val="0"/>
          <w:numId w:val="0"/>
        </w:numPr>
        <w:pPrChange w:id="1419" w:author="My Luong Vuong" w:date="2024-05-31T16:44:00Z">
          <w:pPr/>
        </w:pPrChange>
      </w:pPr>
      <w:ins w:id="1420" w:author="My Luong Vuong" w:date="2024-05-31T16:44:00Z">
        <w:r>
          <w:lastRenderedPageBreak/>
          <w:t>Figures</w:t>
        </w:r>
      </w:ins>
    </w:p>
    <w:p w14:paraId="37CDB094" w14:textId="77777777" w:rsidR="00AE017F" w:rsidRDefault="00AE017F" w:rsidP="00AE017F">
      <w:pPr>
        <w:rPr>
          <w:ins w:id="1421" w:author="My Luong Vuong" w:date="2024-05-31T16:44:00Z"/>
        </w:rPr>
      </w:pPr>
      <w:ins w:id="1422" w:author="My Luong Vuong" w:date="2024-05-31T16:44:00Z">
        <w:r w:rsidRPr="00E03B11">
          <w:rPr>
            <w:noProof/>
          </w:rPr>
          <w:drawing>
            <wp:inline distT="0" distB="0" distL="0" distR="0" wp14:anchorId="2199920C" wp14:editId="1B84A6FC">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6534000" cy="6534000"/>
                      </a:xfrm>
                      <a:prstGeom prst="rect">
                        <a:avLst/>
                      </a:prstGeom>
                    </pic:spPr>
                  </pic:pic>
                </a:graphicData>
              </a:graphic>
            </wp:inline>
          </w:drawing>
        </w:r>
      </w:ins>
    </w:p>
    <w:p w14:paraId="68FBDEA7" w14:textId="77777777" w:rsidR="00AE017F" w:rsidRDefault="00AE017F" w:rsidP="00AE017F">
      <w:pPr>
        <w:rPr>
          <w:ins w:id="1423" w:author="My Luong Vuong" w:date="2024-05-31T16:44:00Z"/>
        </w:rPr>
      </w:pPr>
      <w:ins w:id="1424" w:author="My Luong Vuong" w:date="2024-05-31T16:44:00Z">
        <w:r w:rsidRPr="00A72BCD">
          <w:rPr>
            <w:b/>
            <w:bCs/>
          </w:rPr>
          <w:t>Fig</w:t>
        </w:r>
        <w:r>
          <w:rPr>
            <w:b/>
            <w:bCs/>
          </w:rPr>
          <w:t>.</w:t>
        </w:r>
        <w:r w:rsidRPr="00A72BCD">
          <w:rPr>
            <w:b/>
            <w:bCs/>
          </w:rPr>
          <w:t xml:space="preserve"> </w:t>
        </w:r>
        <w:r>
          <w:rPr>
            <w:b/>
            <w:bCs/>
          </w:rPr>
          <w:t>1</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200</w:t>
        </w:r>
        <w:r>
          <w:t> </w:t>
        </w:r>
        <w:r w:rsidRPr="001B3939">
          <w:t>mg</w:t>
        </w:r>
        <w:r>
          <w:t>×</w:t>
        </w:r>
        <w:r w:rsidRPr="001B3939">
          <w:t>h/L</w:t>
        </w:r>
        <w:r>
          <w:t xml:space="preserve"> vs 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426DEEAB" w14:textId="3707E611" w:rsidR="00301051" w:rsidDel="00AE017F" w:rsidRDefault="0023474D" w:rsidP="00593CAA">
      <w:pPr>
        <w:rPr>
          <w:del w:id="1425" w:author="My Luong Vuong" w:date="2024-05-31T16:44:00Z"/>
        </w:rPr>
      </w:pPr>
      <w:del w:id="1426" w:author="My Luong Vuong" w:date="2024-04-02T11:38:00Z">
        <w:r w:rsidDel="0057110E">
          <w:rPr>
            <w:noProof/>
          </w:rPr>
          <w:lastRenderedPageBreak/>
          <w:drawing>
            <wp:inline distT="0" distB="0" distL="0" distR="0" wp14:anchorId="0341879D" wp14:editId="7EC957C7">
              <wp:extent cx="4580889" cy="4580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4580889" cy="4580889"/>
                      </a:xfrm>
                      <a:prstGeom prst="rect">
                        <a:avLst/>
                      </a:prstGeom>
                    </pic:spPr>
                  </pic:pic>
                </a:graphicData>
              </a:graphic>
            </wp:inline>
          </w:drawing>
        </w:r>
      </w:del>
    </w:p>
    <w:p w14:paraId="11C87ACD" w14:textId="3C58DAC6" w:rsidR="00301051" w:rsidRDefault="001B3939" w:rsidP="00593CAA">
      <w:del w:id="1427" w:author="My Luong Vuong" w:date="2024-05-31T16:44:00Z">
        <w:r w:rsidRPr="00A72BCD" w:rsidDel="00AE017F">
          <w:rPr>
            <w:b/>
            <w:bCs/>
          </w:rPr>
          <w:delText xml:space="preserve">Fig. </w:delText>
        </w:r>
        <w:r w:rsidR="00E411F7" w:rsidDel="00AE017F">
          <w:rPr>
            <w:b/>
            <w:bCs/>
          </w:rPr>
          <w:delText>1</w:delText>
        </w:r>
        <w:r w:rsidRPr="001B3939" w:rsidDel="00AE017F">
          <w:delText xml:space="preserve">. Probability of target attainment of </w:delText>
        </w:r>
        <w:r w:rsidRPr="00A72BCD" w:rsidDel="00AE017F">
          <w:rPr>
            <w:i/>
            <w:iCs/>
          </w:rPr>
          <w:delText>f</w:delText>
        </w:r>
        <w:r w:rsidRPr="001B3939" w:rsidDel="00AE017F">
          <w:delText>AUC</w:delText>
        </w:r>
        <w:r w:rsidRPr="00A72BCD" w:rsidDel="00AE017F">
          <w:rPr>
            <w:vertAlign w:val="subscript"/>
          </w:rPr>
          <w:delText>0-24</w:delText>
        </w:r>
        <w:r w:rsidRPr="001B3939" w:rsidDel="00AE017F">
          <w:delText xml:space="preserve"> 200</w:delText>
        </w:r>
        <w:r w:rsidR="00B97C45" w:rsidDel="00AE017F">
          <w:delText> </w:delText>
        </w:r>
        <w:r w:rsidRPr="001B3939" w:rsidDel="00AE017F">
          <w:delText>mg</w:delText>
        </w:r>
        <w:r w:rsidR="007725C1" w:rsidDel="00AE017F">
          <w:delText>×</w:delText>
        </w:r>
        <w:r w:rsidRPr="001B3939" w:rsidDel="00AE017F">
          <w:delText>h/L</w:delText>
        </w:r>
        <w:r w:rsidR="00350452" w:rsidDel="00AE017F">
          <w:delText xml:space="preserve"> vs </w:delText>
        </w:r>
        <w:r w:rsidR="00F92D91" w:rsidDel="00AE017F">
          <w:delText>eGFR</w:delText>
        </w:r>
        <w:r w:rsidR="00F92D91" w:rsidRPr="008D08CE" w:rsidDel="00AE017F">
          <w:rPr>
            <w:vertAlign w:val="subscript"/>
          </w:rPr>
          <w:delText>CKD-EPI</w:delText>
        </w:r>
        <w:r w:rsidR="00F92D91" w:rsidDel="00AE017F">
          <w:delText xml:space="preserve"> </w:delText>
        </w:r>
        <w:r w:rsidRPr="001B3939" w:rsidDel="00AE017F">
          <w:delText>over time</w:delText>
        </w:r>
        <w:r w:rsidR="002F092A" w:rsidDel="00AE017F">
          <w:delText xml:space="preserve"> </w:delText>
        </w:r>
        <w:r w:rsidR="000D4B6A" w:rsidDel="00AE017F">
          <w:delText>when not on CRRT</w:delText>
        </w:r>
        <w:r w:rsidRPr="001B3939" w:rsidDel="00AE017F">
          <w:delText xml:space="preserve">. </w:delText>
        </w:r>
        <w:r w:rsidR="00943B79" w:rsidDel="00AE017F">
          <w:delText>eGFR</w:delText>
        </w:r>
        <w:r w:rsidR="00D2785B" w:rsidRPr="00494DCF" w:rsidDel="00AE017F">
          <w:rPr>
            <w:vertAlign w:val="subscript"/>
          </w:rPr>
          <w:delText>CKD</w:delText>
        </w:r>
        <w:r w:rsidR="00E46977" w:rsidRPr="00494DCF" w:rsidDel="00AE017F">
          <w:rPr>
            <w:vertAlign w:val="subscript"/>
          </w:rPr>
          <w:delText>-</w:delText>
        </w:r>
        <w:r w:rsidR="00D2785B" w:rsidRPr="00494DCF" w:rsidDel="00AE017F">
          <w:rPr>
            <w:vertAlign w:val="subscript"/>
          </w:rPr>
          <w:delText>EPI</w:delText>
        </w:r>
        <w:r w:rsidRPr="001B3939" w:rsidDel="00AE017F">
          <w:delText xml:space="preserve">: </w:delText>
        </w:r>
        <w:r w:rsidR="009224E3" w:rsidRPr="009224E3" w:rsidDel="00AE017F">
          <w:delText>estimated glomerular filtration rate (calculated using the Chronic Kidney Disease Epidemiology Collaboration equation</w:delText>
        </w:r>
        <w:r w:rsidR="006B1229" w:rsidDel="00AE017F">
          <w:delText>)</w:delText>
        </w:r>
        <w:r w:rsidRPr="001B3939" w:rsidDel="00AE017F">
          <w:delText>.</w:delText>
        </w:r>
        <w:r w:rsidR="0042308B" w:rsidDel="00AE017F">
          <w:delText xml:space="preserve"> </w:delText>
        </w:r>
        <w:r w:rsidR="008D40A5" w:rsidRPr="00C40B2F" w:rsidDel="00AE017F">
          <w:delText>CRRT: continuous renal replacement therapy</w:delText>
        </w:r>
        <w:r w:rsidR="008D40A5" w:rsidDel="00AE017F">
          <w:delText xml:space="preserve">; </w:delText>
        </w:r>
        <w:r w:rsidR="008D40A5" w:rsidRPr="00CE1DF2" w:rsidDel="00AE017F">
          <w:rPr>
            <w:i/>
            <w:iCs/>
          </w:rPr>
          <w:delText>f</w:delText>
        </w:r>
        <w:r w:rsidR="008D40A5" w:rsidRPr="0042308B" w:rsidDel="00AE017F">
          <w:delText>AUC</w:delText>
        </w:r>
        <w:r w:rsidR="008D40A5" w:rsidRPr="00CE1DF2" w:rsidDel="00AE017F">
          <w:rPr>
            <w:vertAlign w:val="subscript"/>
          </w:rPr>
          <w:delText>0-24</w:delText>
        </w:r>
        <w:r w:rsidR="008D40A5" w:rsidDel="00AE017F">
          <w:delText xml:space="preserve">: </w:delText>
        </w:r>
        <w:r w:rsidR="008D40A5" w:rsidRPr="00461004" w:rsidDel="00AE017F">
          <w:delText>area under the unbound concentration–time curve for 24 hours</w:delText>
        </w:r>
        <w:r w:rsidR="008D40A5" w:rsidDel="00AE017F">
          <w:delText>; LD: loading dose; MD: maintenance dose.</w:delText>
        </w:r>
      </w:del>
      <w:r w:rsidR="00301051">
        <w:br w:type="page"/>
      </w:r>
    </w:p>
    <w:p w14:paraId="09D26602" w14:textId="77777777" w:rsidR="007A01C1" w:rsidRPr="00E03B11" w:rsidRDefault="007A01C1" w:rsidP="007A01C1">
      <w:pPr>
        <w:rPr>
          <w:ins w:id="1428" w:author="My Luong Vuong" w:date="2024-05-31T16:44:00Z"/>
        </w:rPr>
      </w:pPr>
      <w:ins w:id="1429" w:author="My Luong Vuong" w:date="2024-05-31T16:44:00Z">
        <w:r w:rsidRPr="00E03B11">
          <w:rPr>
            <w:noProof/>
          </w:rPr>
          <w:lastRenderedPageBreak/>
          <w:drawing>
            <wp:inline distT="0" distB="0" distL="0" distR="0" wp14:anchorId="03B7E245" wp14:editId="407035ED">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ins>
    </w:p>
    <w:p w14:paraId="67A017A4" w14:textId="77777777" w:rsidR="007A01C1" w:rsidRDefault="007A01C1" w:rsidP="007A01C1">
      <w:pPr>
        <w:rPr>
          <w:ins w:id="1430" w:author="My Luong Vuong" w:date="2024-05-31T16:44:00Z"/>
        </w:rPr>
      </w:pPr>
      <w:ins w:id="1431" w:author="My Luong Vuong" w:date="2024-05-31T16:44:00Z">
        <w:r w:rsidRPr="00BA7DD3">
          <w:rPr>
            <w:b/>
            <w:bCs/>
          </w:rPr>
          <w:t xml:space="preserve">Fig. </w:t>
        </w:r>
        <w:r>
          <w:rPr>
            <w:b/>
            <w:bCs/>
          </w:rPr>
          <w:t>2</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200</w:t>
        </w:r>
        <w:r>
          <w:t> </w:t>
        </w:r>
        <w:r w:rsidRPr="001B3939">
          <w:t>mg</w:t>
        </w:r>
        <w:r>
          <w:t>×</w:t>
        </w:r>
        <w:r w:rsidRPr="001B3939">
          <w:t>h/L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3ACBCF1D" w14:textId="11F03A75" w:rsidR="00C40B2F" w:rsidDel="007A01C1" w:rsidRDefault="00642C91" w:rsidP="00593CAA">
      <w:pPr>
        <w:rPr>
          <w:del w:id="1432" w:author="My Luong Vuong" w:date="2024-05-31T16:44:00Z"/>
        </w:rPr>
      </w:pPr>
      <w:del w:id="1433" w:author="My Luong Vuong" w:date="2024-05-31T16:44:00Z">
        <w:r w:rsidRPr="00E03B11" w:rsidDel="007A01C1">
          <w:rPr>
            <w:noProof/>
          </w:rPr>
          <w:lastRenderedPageBreak/>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6534000" cy="6534000"/>
                      </a:xfrm>
                      <a:prstGeom prst="rect">
                        <a:avLst/>
                      </a:prstGeom>
                    </pic:spPr>
                  </pic:pic>
                </a:graphicData>
              </a:graphic>
            </wp:inline>
          </w:drawing>
        </w:r>
      </w:del>
    </w:p>
    <w:p w14:paraId="6199936D" w14:textId="23799192" w:rsidR="00C40B2F" w:rsidDel="007A01C1" w:rsidRDefault="00C40B2F" w:rsidP="00593CAA">
      <w:pPr>
        <w:rPr>
          <w:del w:id="1434" w:author="My Luong Vuong" w:date="2024-05-31T16:44:00Z"/>
        </w:rPr>
      </w:pPr>
      <w:del w:id="1435" w:author="My Luong Vuong" w:date="2024-05-31T16:44:00Z">
        <w:r w:rsidRPr="00A72BCD" w:rsidDel="007A01C1">
          <w:rPr>
            <w:b/>
            <w:bCs/>
          </w:rPr>
          <w:delText xml:space="preserve">Fig </w:delText>
        </w:r>
        <w:r w:rsidR="00A45485" w:rsidDel="007A01C1">
          <w:rPr>
            <w:b/>
            <w:bCs/>
          </w:rPr>
          <w:delText>2</w:delText>
        </w:r>
        <w:r w:rsidRPr="00C40B2F" w:rsidDel="007A01C1">
          <w:delText xml:space="preserve">. </w:delText>
        </w:r>
        <w:r w:rsidR="005518E1" w:rsidRPr="001B3939" w:rsidDel="007A01C1">
          <w:delText xml:space="preserve">Probability of target attainment of </w:delText>
        </w:r>
        <w:r w:rsidR="005518E1" w:rsidRPr="00A72BCD" w:rsidDel="007A01C1">
          <w:rPr>
            <w:i/>
            <w:iCs/>
          </w:rPr>
          <w:delText>f</w:delText>
        </w:r>
        <w:r w:rsidR="005518E1" w:rsidRPr="001B3939" w:rsidDel="007A01C1">
          <w:delText>AUC</w:delText>
        </w:r>
        <w:r w:rsidR="005518E1" w:rsidRPr="00A72BCD" w:rsidDel="007A01C1">
          <w:rPr>
            <w:vertAlign w:val="subscript"/>
          </w:rPr>
          <w:delText>0-24</w:delText>
        </w:r>
        <w:r w:rsidR="005518E1" w:rsidRPr="001B3939" w:rsidDel="007A01C1">
          <w:delText xml:space="preserve"> 200</w:delText>
        </w:r>
        <w:r w:rsidR="005518E1" w:rsidDel="007A01C1">
          <w:delText> </w:delText>
        </w:r>
        <w:r w:rsidR="005518E1" w:rsidRPr="001B3939" w:rsidDel="007A01C1">
          <w:delText>mg</w:delText>
        </w:r>
        <w:r w:rsidR="005518E1" w:rsidDel="007A01C1">
          <w:delText>×</w:delText>
        </w:r>
        <w:r w:rsidR="005518E1" w:rsidRPr="001B3939" w:rsidDel="007A01C1">
          <w:delText>h/L</w:delText>
        </w:r>
        <w:r w:rsidR="005518E1" w:rsidDel="007A01C1">
          <w:delText xml:space="preserve"> vs </w:delText>
        </w:r>
        <w:r w:rsidR="008E1904" w:rsidDel="007A01C1">
          <w:delText>body weight</w:delText>
        </w:r>
        <w:r w:rsidR="005518E1" w:rsidRPr="001B3939" w:rsidDel="007A01C1">
          <w:delText xml:space="preserve"> over time</w:delText>
        </w:r>
        <w:r w:rsidR="005518E1" w:rsidDel="007A01C1">
          <w:delText xml:space="preserve"> when not on CRRT</w:delText>
        </w:r>
        <w:r w:rsidRPr="00C40B2F" w:rsidDel="007A01C1">
          <w:delText>. CRRT: continuous renal replacement therapy</w:delText>
        </w:r>
        <w:r w:rsidR="00AF1B68" w:rsidDel="007A01C1">
          <w:delText>;</w:delText>
        </w:r>
        <w:r w:rsidR="006E4092" w:rsidDel="007A01C1">
          <w:delText xml:space="preserve"> </w:delText>
        </w:r>
        <w:r w:rsidR="006E4092" w:rsidRPr="00CE1DF2" w:rsidDel="007A01C1">
          <w:rPr>
            <w:i/>
            <w:iCs/>
          </w:rPr>
          <w:delText>f</w:delText>
        </w:r>
        <w:r w:rsidR="006E4092" w:rsidRPr="0042308B" w:rsidDel="007A01C1">
          <w:delText>AUC</w:delText>
        </w:r>
        <w:r w:rsidR="006E4092" w:rsidRPr="00CE1DF2" w:rsidDel="007A01C1">
          <w:rPr>
            <w:vertAlign w:val="subscript"/>
          </w:rPr>
          <w:delText>0-24</w:delText>
        </w:r>
        <w:r w:rsidR="006E4092" w:rsidDel="007A01C1">
          <w:delText xml:space="preserve">: </w:delText>
        </w:r>
        <w:r w:rsidR="006E4092" w:rsidRPr="00461004" w:rsidDel="007A01C1">
          <w:delText>area under the unbound concentration–time curve for 24 hours</w:delText>
        </w:r>
        <w:r w:rsidR="000C7670" w:rsidDel="007A01C1">
          <w:delText>;</w:delText>
        </w:r>
        <w:r w:rsidR="00A35D6D" w:rsidDel="007A01C1">
          <w:delText xml:space="preserve"> LD: loading dose</w:delText>
        </w:r>
        <w:r w:rsidR="00E43C68" w:rsidDel="007A01C1">
          <w:delText>;</w:delText>
        </w:r>
        <w:r w:rsidR="00A35D6D" w:rsidDel="007A01C1">
          <w:delText xml:space="preserve"> MD: maintenance dose.</w:delText>
        </w:r>
      </w:del>
    </w:p>
    <w:p w14:paraId="6804D09C" w14:textId="77777777" w:rsidR="00C74704" w:rsidRDefault="00C74704" w:rsidP="00C74704">
      <w:pPr>
        <w:rPr>
          <w:ins w:id="1436" w:author="My Luong Vuong" w:date="2024-05-31T16:45:00Z"/>
        </w:rPr>
      </w:pPr>
      <w:ins w:id="1437" w:author="My Luong Vuong" w:date="2024-05-31T16:45:00Z">
        <w:r>
          <w:rPr>
            <w:noProof/>
          </w:rPr>
          <w:lastRenderedPageBreak/>
          <w:drawing>
            <wp:inline distT="0" distB="0" distL="0" distR="0" wp14:anchorId="461C5D22" wp14:editId="492DC94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ins>
    </w:p>
    <w:p w14:paraId="1BC3EB08" w14:textId="7147A100" w:rsidR="00013D7B" w:rsidRDefault="00C74704" w:rsidP="00C74704">
      <w:pPr>
        <w:rPr>
          <w:ins w:id="1438" w:author="My Luong Vuong" w:date="2024-05-31T16:46:00Z"/>
        </w:rPr>
      </w:pPr>
      <w:ins w:id="1439" w:author="My Luong Vuong" w:date="2024-05-31T16:45:00Z">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r w:rsidRPr="001B3939">
          <w:t>mg</w:t>
        </w:r>
        <w:r>
          <w:t>×</w:t>
        </w:r>
        <w:r w:rsidRPr="001B3939">
          <w:t>h/L</w:t>
        </w:r>
        <w:r>
          <w:t xml:space="preserve"> vs eGFR</w:t>
        </w:r>
        <w:r w:rsidRPr="008D08CE">
          <w:rPr>
            <w:vertAlign w:val="subscript"/>
          </w:rPr>
          <w:t>CKD-EPI</w:t>
        </w:r>
        <w:r w:rsidDel="00F92D91">
          <w:t xml:space="preserve"> </w:t>
        </w:r>
        <w:r w:rsidRPr="001B3939">
          <w:t>over time</w:t>
        </w:r>
        <w:r>
          <w:t xml:space="preserve"> when not on CRRT</w:t>
        </w:r>
        <w:r w:rsidRPr="001B3939">
          <w:t xml:space="preserve">. </w:t>
        </w:r>
        <w:r>
          <w:t>eGFR</w:t>
        </w:r>
        <w:r w:rsidRPr="00494DCF">
          <w:rPr>
            <w:vertAlign w:val="subscript"/>
          </w:rPr>
          <w:t>CKD-EPI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63F86E84" w14:textId="77777777" w:rsidR="00013D7B" w:rsidRDefault="00013D7B">
      <w:pPr>
        <w:spacing w:after="160" w:line="259" w:lineRule="auto"/>
        <w:jc w:val="left"/>
        <w:rPr>
          <w:ins w:id="1440" w:author="My Luong Vuong" w:date="2024-05-31T16:46:00Z"/>
        </w:rPr>
      </w:pPr>
      <w:ins w:id="1441" w:author="My Luong Vuong" w:date="2024-05-31T16:46:00Z">
        <w:r>
          <w:br w:type="page"/>
        </w:r>
      </w:ins>
    </w:p>
    <w:p w14:paraId="4DF75172" w14:textId="77777777" w:rsidR="003045E2" w:rsidRDefault="003045E2" w:rsidP="003045E2">
      <w:pPr>
        <w:rPr>
          <w:ins w:id="1442" w:author="My Luong Vuong" w:date="2024-05-31T16:46:00Z"/>
        </w:rPr>
      </w:pPr>
      <w:ins w:id="1443" w:author="My Luong Vuong" w:date="2024-05-31T16:46:00Z">
        <w:r w:rsidRPr="00E03B11">
          <w:rPr>
            <w:noProof/>
          </w:rPr>
          <w:lastRenderedPageBreak/>
          <w:drawing>
            <wp:inline distT="0" distB="0" distL="0" distR="0" wp14:anchorId="22A2C457" wp14:editId="59530490">
              <wp:extent cx="6534000" cy="653400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ins>
    </w:p>
    <w:p w14:paraId="23FC5703" w14:textId="77777777" w:rsidR="003045E2" w:rsidRDefault="003045E2" w:rsidP="003045E2">
      <w:pPr>
        <w:rPr>
          <w:ins w:id="1444" w:author="My Luong Vuong" w:date="2024-05-31T16:46:00Z"/>
        </w:rPr>
      </w:pPr>
      <w:ins w:id="1445" w:author="My Luong Vuong" w:date="2024-05-31T16:46:00Z">
        <w:r w:rsidRPr="00A72BCD">
          <w:rPr>
            <w:b/>
            <w:bCs/>
          </w:rPr>
          <w:t>Fig</w:t>
        </w:r>
        <w:r>
          <w:rPr>
            <w:b/>
            <w:bCs/>
          </w:rPr>
          <w:t>.</w:t>
        </w:r>
        <w:r w:rsidRPr="00A72BCD">
          <w:rPr>
            <w:b/>
            <w:bCs/>
          </w:rPr>
          <w:t xml:space="preserve"> </w:t>
        </w:r>
        <w:r>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t>4</w:t>
        </w:r>
        <w:r w:rsidRPr="001B3939">
          <w:t>00</w:t>
        </w:r>
        <w:r>
          <w:t> </w:t>
        </w:r>
        <w:r w:rsidRPr="001B3939">
          <w:t>mg</w:t>
        </w:r>
        <w:r>
          <w:t>×</w:t>
        </w:r>
        <w:r w:rsidRPr="001B3939">
          <w:t>h/L</w:t>
        </w:r>
        <w:r>
          <w:t xml:space="preserve"> vs total 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7AD8FBFA" w14:textId="7E23A8DD" w:rsidR="00013D7B" w:rsidRDefault="00013D7B" w:rsidP="00C74704">
      <w:pPr>
        <w:rPr>
          <w:ins w:id="1446" w:author="My Luong Vuong" w:date="2024-05-31T16:46:00Z"/>
        </w:rPr>
      </w:pPr>
    </w:p>
    <w:p w14:paraId="391214F4" w14:textId="77777777" w:rsidR="00013D7B" w:rsidRDefault="00013D7B">
      <w:pPr>
        <w:spacing w:after="160" w:line="259" w:lineRule="auto"/>
        <w:jc w:val="left"/>
        <w:rPr>
          <w:ins w:id="1447" w:author="My Luong Vuong" w:date="2024-05-31T16:46:00Z"/>
        </w:rPr>
      </w:pPr>
      <w:ins w:id="1448" w:author="My Luong Vuong" w:date="2024-05-31T16:46:00Z">
        <w:r>
          <w:br w:type="page"/>
        </w:r>
      </w:ins>
    </w:p>
    <w:p w14:paraId="5D38DCD8" w14:textId="77777777" w:rsidR="00F16647" w:rsidRPr="00E03B11" w:rsidRDefault="00F16647" w:rsidP="00F16647">
      <w:pPr>
        <w:rPr>
          <w:ins w:id="1449" w:author="My Luong Vuong" w:date="2024-05-31T16:46:00Z"/>
        </w:rPr>
      </w:pPr>
      <w:ins w:id="1450" w:author="My Luong Vuong" w:date="2024-05-31T16:46:00Z">
        <w:r w:rsidRPr="00E03B11">
          <w:rPr>
            <w:noProof/>
          </w:rPr>
          <w:lastRenderedPageBreak/>
          <w:drawing>
            <wp:inline distT="0" distB="0" distL="0" distR="0" wp14:anchorId="02764A66" wp14:editId="0F10E0B5">
              <wp:extent cx="6534000" cy="653400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ins>
    </w:p>
    <w:p w14:paraId="697D2EB8" w14:textId="77777777" w:rsidR="00F16647" w:rsidRDefault="00F16647" w:rsidP="00F16647">
      <w:pPr>
        <w:rPr>
          <w:ins w:id="1451" w:author="My Luong Vuong" w:date="2024-05-31T16:46:00Z"/>
        </w:rPr>
      </w:pPr>
      <w:ins w:id="1452" w:author="My Luong Vuong" w:date="2024-05-31T16:46:00Z">
        <w:r w:rsidRPr="00BA7DD3">
          <w:rPr>
            <w:b/>
            <w:bCs/>
          </w:rPr>
          <w:t xml:space="preserve">Fig. </w:t>
        </w:r>
        <w:r>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t>4</w:t>
        </w:r>
        <w:r w:rsidRPr="001B3939">
          <w:t>00</w:t>
        </w:r>
        <w:r>
          <w:t> </w:t>
        </w:r>
        <w:r w:rsidRPr="001B3939">
          <w:t>mg</w:t>
        </w:r>
        <w:r>
          <w:t>×</w:t>
        </w:r>
        <w:r w:rsidRPr="001B3939">
          <w:t>h/L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ins>
    </w:p>
    <w:p w14:paraId="14398803" w14:textId="77777777" w:rsidR="00C74704" w:rsidRDefault="00C74704" w:rsidP="00C74704">
      <w:pPr>
        <w:rPr>
          <w:ins w:id="1453" w:author="My Luong Vuong" w:date="2024-05-31T16:45:00Z"/>
        </w:rPr>
      </w:pPr>
    </w:p>
    <w:p w14:paraId="4838DBE5" w14:textId="0E6BF772" w:rsidR="006662BF" w:rsidRPr="00E03B11" w:rsidDel="00C74704" w:rsidRDefault="006662BF" w:rsidP="00593CAA">
      <w:pPr>
        <w:rPr>
          <w:del w:id="1454" w:author="My Luong Vuong" w:date="2024-05-31T16:45:00Z"/>
        </w:rPr>
      </w:pPr>
      <w:del w:id="1455" w:author="My Luong Vuong" w:date="2024-05-31T16:45:00Z">
        <w:r w:rsidRPr="00E03B11" w:rsidDel="00C74704">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del>
    </w:p>
    <w:p w14:paraId="33467031" w14:textId="1172466F" w:rsidR="00216F6C" w:rsidRDefault="000C6D32" w:rsidP="00593CAA">
      <w:del w:id="1456" w:author="My Luong Vuong" w:date="2024-05-31T16:45:00Z">
        <w:r w:rsidRPr="00BA7DD3" w:rsidDel="00C74704">
          <w:rPr>
            <w:b/>
            <w:bCs/>
          </w:rPr>
          <w:delText xml:space="preserve">Fig. </w:delText>
        </w:r>
        <w:r w:rsidR="00D42623" w:rsidDel="00C74704">
          <w:rPr>
            <w:b/>
            <w:bCs/>
          </w:rPr>
          <w:delText>3</w:delText>
        </w:r>
        <w:r w:rsidRPr="00C40B2F" w:rsidDel="00C74704">
          <w:delText xml:space="preserve">. </w:delText>
        </w:r>
        <w:r w:rsidR="00A37D58" w:rsidRPr="001B3939" w:rsidDel="00C74704">
          <w:delText xml:space="preserve">Probability of target attainment of </w:delText>
        </w:r>
        <w:r w:rsidR="00A37D58" w:rsidRPr="00A72BCD" w:rsidDel="00C74704">
          <w:rPr>
            <w:i/>
            <w:iCs/>
          </w:rPr>
          <w:delText>f</w:delText>
        </w:r>
        <w:r w:rsidR="00A37D58" w:rsidRPr="001B3939" w:rsidDel="00C74704">
          <w:delText>AUC</w:delText>
        </w:r>
        <w:r w:rsidR="00A37D58" w:rsidRPr="00A72BCD" w:rsidDel="00C74704">
          <w:rPr>
            <w:vertAlign w:val="subscript"/>
          </w:rPr>
          <w:delText>0-24</w:delText>
        </w:r>
        <w:r w:rsidR="00A37D58" w:rsidRPr="001B3939" w:rsidDel="00C74704">
          <w:delText xml:space="preserve"> 200</w:delText>
        </w:r>
        <w:r w:rsidR="00A37D58" w:rsidDel="00C74704">
          <w:delText> </w:delText>
        </w:r>
        <w:r w:rsidR="00A37D58" w:rsidRPr="001B3939" w:rsidDel="00C74704">
          <w:delText>mg</w:delText>
        </w:r>
        <w:r w:rsidR="00A37D58" w:rsidDel="00C74704">
          <w:delText>×</w:delText>
        </w:r>
        <w:r w:rsidR="00A37D58" w:rsidRPr="001B3939" w:rsidDel="00C74704">
          <w:delText>h/L</w:delText>
        </w:r>
        <w:r w:rsidR="00A37D58" w:rsidDel="00C74704">
          <w:delText xml:space="preserve"> vs body weight</w:delText>
        </w:r>
        <w:r w:rsidR="00A37D58" w:rsidRPr="001B3939" w:rsidDel="00C74704">
          <w:delText xml:space="preserve"> over time</w:delText>
        </w:r>
        <w:r w:rsidR="00A37D58" w:rsidDel="00C74704">
          <w:delText xml:space="preserve"> when on CRRT</w:delText>
        </w:r>
        <w:r w:rsidRPr="00C40B2F" w:rsidDel="00C74704">
          <w:delText xml:space="preserve">. </w:delText>
        </w:r>
        <w:r w:rsidR="001E2FD9" w:rsidRPr="00C40B2F" w:rsidDel="00C74704">
          <w:delText>CRRT: continuous renal replacement therapy</w:delText>
        </w:r>
        <w:r w:rsidR="001E2FD9" w:rsidDel="00C74704">
          <w:delText xml:space="preserve">; </w:delText>
        </w:r>
        <w:r w:rsidR="001E2FD9" w:rsidRPr="00CE1DF2" w:rsidDel="00C74704">
          <w:rPr>
            <w:i/>
            <w:iCs/>
          </w:rPr>
          <w:delText>f</w:delText>
        </w:r>
        <w:r w:rsidR="001E2FD9" w:rsidRPr="0042308B" w:rsidDel="00C74704">
          <w:delText>AUC</w:delText>
        </w:r>
        <w:r w:rsidR="001E2FD9" w:rsidRPr="00CE1DF2" w:rsidDel="00C74704">
          <w:rPr>
            <w:vertAlign w:val="subscript"/>
          </w:rPr>
          <w:delText>0-24</w:delText>
        </w:r>
        <w:r w:rsidR="001E2FD9" w:rsidDel="00C74704">
          <w:delText xml:space="preserve">: </w:delText>
        </w:r>
        <w:r w:rsidR="001E2FD9" w:rsidRPr="00461004" w:rsidDel="00C74704">
          <w:delText>area under the unbound concentration–time curve for 24 hours</w:delText>
        </w:r>
        <w:r w:rsidR="001E2FD9" w:rsidDel="00C74704">
          <w:delText>; LD: loading dose; MD: maintenance dose.</w:delText>
        </w:r>
      </w:del>
      <w:r w:rsidR="00216F6C">
        <w:br w:type="page"/>
      </w:r>
    </w:p>
    <w:p w14:paraId="5F56027B" w14:textId="45577D5C"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del w:id="1457" w:author="My Luong Vuong" w:date="2024-05-31T16:46:00Z">
        <w:r w:rsidR="0070785F" w:rsidRPr="0070785F" w:rsidDel="00E01652">
          <w:rPr>
            <w:b/>
            <w:bCs/>
          </w:rPr>
          <w:delText>4</w:delText>
        </w:r>
      </w:del>
      <w:ins w:id="1458" w:author="My Luong Vuong" w:date="2024-05-31T16:46:00Z">
        <w:r w:rsidR="00E01652">
          <w:rPr>
            <w:b/>
            <w:bCs/>
          </w:rPr>
          <w:t>6</w:t>
        </w:r>
      </w:ins>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E66019">
      <w:pgSz w:w="11906" w:h="16838" w:orient="portrait" w:code="9"/>
      <w:pgMar w:top="1440" w:right="1440" w:bottom="1440" w:left="1440" w:header="720" w:footer="720" w:gutter="0"/>
      <w:cols w:space="720"/>
      <w:docGrid w:linePitch="360"/>
      <w:sectPrChange w:id="1459" w:author="My Luong Vuong" w:date="2024-04-10T10:59:00Z">
        <w:sectPr w:rsidR="00F76D85" w:rsidRPr="00E03B11" w:rsidSect="00E66019">
          <w:pgSz w:w="16838" w:h="11906"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4-02-19T00:13:00Z" w:initials="MOU">
    <w:p w14:paraId="48D957E6" w14:textId="77777777"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1" w:author="Brüggemann, Roger" w:date="2024-02-20T11:44:00Z" w:initials="BR">
    <w:p w14:paraId="4649FF2D" w14:textId="31C7AEB9" w:rsidR="00F224C3" w:rsidRDefault="00F224C3">
      <w:pPr>
        <w:pStyle w:val="CommentText"/>
      </w:pPr>
      <w:r>
        <w:rPr>
          <w:rStyle w:val="CommentReference"/>
        </w:rPr>
        <w:annotationRef/>
      </w:r>
      <w:r>
        <w:t xml:space="preserve">The title does not match the first paragraph of the summary and scope. </w:t>
      </w:r>
    </w:p>
  </w:comment>
  <w:comment w:id="6" w:author="Sophie Stocker" w:date="2024-02-23T10:19:00Z" w:initials="SS">
    <w:p w14:paraId="519B45DF" w14:textId="77777777"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000000"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7" w:author="Brüggemann, Roger" w:date="2024-02-20T11:41:00Z" w:initials="BR">
    <w:p w14:paraId="747C8484" w14:textId="3C3775F1"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18"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10"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1" w:author="My Luong Vuong" w:date="2024-05-30T15:04:00Z" w:initials="MLV">
    <w:p w14:paraId="3D422A5E" w14:textId="77777777" w:rsidR="004B0FD3" w:rsidRDefault="004B0FD3" w:rsidP="004E2B39">
      <w:pPr>
        <w:pStyle w:val="CommentText"/>
        <w:jc w:val="left"/>
      </w:pPr>
      <w:r>
        <w:rPr>
          <w:rStyle w:val="CommentReference"/>
        </w:rPr>
        <w:annotationRef/>
      </w:r>
      <w:r>
        <w:rPr>
          <w:color w:val="000000"/>
        </w:rPr>
        <w:t>I couldn't find the reference that you are referring to. Plus, it is not possible to cite in the abstract.</w:t>
      </w:r>
    </w:p>
  </w:comment>
  <w:comment w:id="21" w:author="Brüggemann, Roger" w:date="2024-02-20T11:43:00Z" w:initials="BR">
    <w:p w14:paraId="4A8D182E" w14:textId="2C2EE06D" w:rsidR="00F224C3" w:rsidRDefault="00F224C3">
      <w:pPr>
        <w:pStyle w:val="CommentText"/>
      </w:pPr>
      <w:r>
        <w:rPr>
          <w:rStyle w:val="CommentReference"/>
        </w:rPr>
        <w:annotationRef/>
      </w:r>
      <w:r>
        <w:t xml:space="preserve">Isn’t this common sense as there is no longer tubular reabsorption. Every renal drug handbook recommends to double the dose. </w:t>
      </w:r>
    </w:p>
    <w:p w14:paraId="3FEE29F5" w14:textId="5AA6C2D4" w:rsidR="00F224C3" w:rsidRDefault="00F224C3">
      <w:pPr>
        <w:pStyle w:val="CommentText"/>
      </w:pPr>
    </w:p>
  </w:comment>
  <w:comment w:id="22" w:author="My Luong Vuong" w:date="2024-05-30T15:05:00Z" w:initials="MLV">
    <w:p w14:paraId="29C5703B" w14:textId="77777777" w:rsidR="000A4BC2" w:rsidRDefault="000A4BC2" w:rsidP="00F46EBF">
      <w:pPr>
        <w:pStyle w:val="CommentText"/>
        <w:jc w:val="left"/>
      </w:pPr>
      <w:r>
        <w:rPr>
          <w:rStyle w:val="CommentReference"/>
        </w:rPr>
        <w:annotationRef/>
      </w:r>
      <w:r>
        <w:rPr>
          <w:color w:val="000000"/>
        </w:rPr>
        <w:t>I think it's still necessary to state this.</w:t>
      </w:r>
    </w:p>
  </w:comment>
  <w:comment w:id="24" w:author="Microsoft Office User" w:date="2024-02-19T00:15:00Z" w:initials="MOU">
    <w:p w14:paraId="52FACEB8" w14:textId="133C22C2" w:rsidR="000C514A" w:rsidRDefault="000C514A" w:rsidP="00694F55">
      <w:pPr>
        <w:jc w:val="left"/>
      </w:pPr>
      <w:r>
        <w:rPr>
          <w:rStyle w:val="CommentReference"/>
        </w:rPr>
        <w:annotationRef/>
      </w:r>
      <w:r>
        <w:rPr>
          <w:color w:val="000000"/>
          <w:sz w:val="20"/>
          <w:szCs w:val="20"/>
        </w:rPr>
        <w:t>Not sure I agree with this point? I feel this extends to other groups too…I’ll be interested to see if you qualify why dosing is ok in other groups, but not these?</w:t>
      </w:r>
    </w:p>
  </w:comment>
  <w:comment w:id="25" w:author="Jan-Willem Alffenaar" w:date="2024-02-19T07:12:00Z" w:initials="JA">
    <w:p w14:paraId="6B09383A" w14:textId="77777777" w:rsidR="00D46860" w:rsidRDefault="00D46860" w:rsidP="00D46860">
      <w:pPr>
        <w:pStyle w:val="CommentText"/>
        <w:jc w:val="left"/>
      </w:pPr>
      <w:r>
        <w:rPr>
          <w:rStyle w:val="CommentReference"/>
        </w:rPr>
        <w:annotationRef/>
      </w:r>
      <w:r>
        <w:t>would leave out the renal part and just state it does not attain target in all critically ill patients and leave it at that.</w:t>
      </w:r>
    </w:p>
  </w:comment>
  <w:comment w:id="27" w:author="Sophie Stocker" w:date="2024-02-23T10:21:00Z" w:initials="SS">
    <w:p w14:paraId="5F42CD6A" w14:textId="77777777" w:rsidR="001F7CC7" w:rsidRDefault="001F7CC7" w:rsidP="001F7CC7">
      <w:pPr>
        <w:pStyle w:val="CommentText"/>
        <w:jc w:val="left"/>
      </w:pPr>
      <w:r>
        <w:rPr>
          <w:rStyle w:val="CommentReference"/>
        </w:rPr>
        <w:annotationRef/>
      </w:r>
      <w:r>
        <w:t>Could cut if need words</w:t>
      </w:r>
    </w:p>
  </w:comment>
  <w:comment w:id="29"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32" w:author="Brüggemann, Roger" w:date="2024-02-20T11:45:00Z" w:initials="BR">
    <w:p w14:paraId="308ADEC6" w14:textId="0E194B36" w:rsidR="00F224C3" w:rsidRDefault="00F224C3">
      <w:pPr>
        <w:pStyle w:val="CommentText"/>
      </w:pPr>
      <w:r>
        <w:rPr>
          <w:rStyle w:val="CommentReference"/>
        </w:rPr>
        <w:annotationRef/>
      </w:r>
      <w:r>
        <w:t xml:space="preserve">We can only speculate on PK target attainment. Not on PD. </w:t>
      </w:r>
    </w:p>
  </w:comment>
  <w:comment w:id="34" w:author="Microsoft Office User" w:date="2024-02-19T00:18:00Z" w:initials="MOU">
    <w:p w14:paraId="4B603BFE" w14:textId="2B06D33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33"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37" w:author="Microsoft Office User" w:date="2024-02-19T00:16:00Z" w:initials="MOU">
    <w:p w14:paraId="2EE72C17" w14:textId="2D04324D"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38"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41" w:author="Brüggemann, Roger" w:date="2024-02-20T11:47:00Z" w:initials="BR">
    <w:p w14:paraId="6FE07E38" w14:textId="3F417012" w:rsidR="00F224C3" w:rsidRDefault="00F224C3">
      <w:pPr>
        <w:pStyle w:val="CommentText"/>
      </w:pPr>
      <w:r>
        <w:rPr>
          <w:rStyle w:val="CommentReference"/>
        </w:rPr>
        <w:annotationRef/>
      </w:r>
      <w:r>
        <w:t xml:space="preserve">what dataset was used for simulation purposes ? </w:t>
      </w:r>
    </w:p>
  </w:comment>
  <w:comment w:id="42" w:author="My Luong Vuong" w:date="2024-05-30T15:07:00Z" w:initials="MLV">
    <w:p w14:paraId="2EB20BA6" w14:textId="77777777" w:rsidR="006C211F" w:rsidRDefault="006C211F" w:rsidP="00671A92">
      <w:pPr>
        <w:pStyle w:val="CommentText"/>
        <w:jc w:val="left"/>
      </w:pPr>
      <w:r>
        <w:rPr>
          <w:rStyle w:val="CommentReference"/>
        </w:rPr>
        <w:annotationRef/>
      </w:r>
      <w:r>
        <w:rPr>
          <w:color w:val="000000"/>
        </w:rPr>
        <w:t>We did not include it here due to word limit.</w:t>
      </w:r>
    </w:p>
  </w:comment>
  <w:comment w:id="43" w:author="Brüggemann, Roger" w:date="2024-02-20T11:46:00Z" w:initials="BR">
    <w:p w14:paraId="2BD84284" w14:textId="585F3F02" w:rsidR="00F224C3" w:rsidRDefault="00F224C3">
      <w:pPr>
        <w:pStyle w:val="CommentText"/>
      </w:pPr>
      <w:r>
        <w:rPr>
          <w:rStyle w:val="CommentReference"/>
        </w:rPr>
        <w:annotationRef/>
      </w:r>
      <w:r>
        <w:t xml:space="preserve">I think you refer to the PK target and not the PKPD target. </w:t>
      </w:r>
    </w:p>
  </w:comment>
  <w:comment w:id="44" w:author="Microsoft Office User" w:date="2024-02-19T00:16:00Z" w:initials="MOU">
    <w:p w14:paraId="3EEB68AC" w14:textId="2FCCE7AE" w:rsidR="000C514A" w:rsidRDefault="000C514A" w:rsidP="00D368FC">
      <w:pPr>
        <w:jc w:val="left"/>
      </w:pPr>
      <w:r>
        <w:rPr>
          <w:rStyle w:val="CommentReference"/>
        </w:rPr>
        <w:annotationRef/>
      </w:r>
      <w:r>
        <w:rPr>
          <w:color w:val="000000"/>
          <w:sz w:val="20"/>
          <w:szCs w:val="20"/>
        </w:rPr>
        <w:t>Perhaps include the target?</w:t>
      </w:r>
    </w:p>
  </w:comment>
  <w:comment w:id="45"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46" w:author="My Luong Vuong" w:date="2024-05-30T15:08:00Z" w:initials="MLV">
    <w:p w14:paraId="5E4D7350" w14:textId="77777777" w:rsidR="006C211F" w:rsidRDefault="006C211F" w:rsidP="00DC46B5">
      <w:pPr>
        <w:pStyle w:val="CommentText"/>
        <w:jc w:val="left"/>
      </w:pPr>
      <w:r>
        <w:rPr>
          <w:rStyle w:val="CommentReference"/>
        </w:rPr>
        <w:annotationRef/>
      </w:r>
      <w:r>
        <w:rPr>
          <w:lang w:val="en-US"/>
        </w:rPr>
        <w:t>We couldn't do it because of word limit.</w:t>
      </w:r>
    </w:p>
  </w:comment>
  <w:comment w:id="50" w:author="Microsoft Office User" w:date="2024-02-19T00:17:00Z" w:initials="MOU">
    <w:p w14:paraId="3C1BEE9C" w14:textId="30B0C043" w:rsidR="000C514A" w:rsidRDefault="000C514A" w:rsidP="00151388">
      <w:pPr>
        <w:jc w:val="left"/>
      </w:pPr>
      <w:r>
        <w:rPr>
          <w:rStyle w:val="CommentReference"/>
        </w:rPr>
        <w:annotationRef/>
      </w:r>
      <w:r>
        <w:rPr>
          <w:color w:val="000000"/>
          <w:sz w:val="20"/>
          <w:szCs w:val="20"/>
        </w:rPr>
        <w:t>Isn’t this dose dependent? I’ll be interested in the later justification, but it doesn’t seem right at the moment</w:t>
      </w:r>
    </w:p>
  </w:comment>
  <w:comment w:id="51" w:author="Jan-Willem Alffenaar" w:date="2024-02-19T07:16:00Z" w:initials="JA">
    <w:p w14:paraId="38C4B0FD" w14:textId="77777777" w:rsidR="00AF7567" w:rsidRDefault="00AF7567" w:rsidP="00AF7567">
      <w:pPr>
        <w:pStyle w:val="CommentText"/>
        <w:jc w:val="left"/>
      </w:pPr>
      <w:r>
        <w:rPr>
          <w:rStyle w:val="CommentReference"/>
        </w:rPr>
        <w:annotationRef/>
      </w:r>
      <w:r>
        <w:t>can you quantify? if covariate results in 89% pta I'm not too worried.</w:t>
      </w:r>
    </w:p>
  </w:comment>
  <w:comment w:id="60" w:author="Sophie Stocker" w:date="2024-02-23T10:22:00Z" w:initials="SS">
    <w:p w14:paraId="4BABC6EB" w14:textId="259EA5FC" w:rsidR="008C1D65" w:rsidRDefault="008C1D65" w:rsidP="008C1D65">
      <w:pPr>
        <w:pStyle w:val="CommentText"/>
        <w:jc w:val="left"/>
      </w:pPr>
      <w:r>
        <w:rPr>
          <w:rStyle w:val="CommentReference"/>
        </w:rPr>
        <w:annotationRef/>
      </w:r>
      <w:r>
        <w:t>Need past tense throughout</w:t>
      </w:r>
    </w:p>
  </w:comment>
  <w:comment w:id="58"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69"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74" w:author="Brüggemann, Roger" w:date="2024-02-20T11:47:00Z" w:initials="BR">
    <w:p w14:paraId="582E2AFD" w14:textId="763CDF06" w:rsidR="00F224C3" w:rsidRDefault="00F224C3">
      <w:pPr>
        <w:pStyle w:val="CommentText"/>
      </w:pPr>
      <w:r>
        <w:rPr>
          <w:rStyle w:val="CommentReference"/>
        </w:rPr>
        <w:annotationRef/>
      </w:r>
      <w:r>
        <w:t xml:space="preserve">Based on what calculation? </w:t>
      </w:r>
    </w:p>
  </w:comment>
  <w:comment w:id="91" w:author="Microsoft Office User" w:date="2024-02-19T00:19:00Z" w:initials="MOU">
    <w:p w14:paraId="08A31B37" w14:textId="5AC28747"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92"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93" w:author="Brüggemann, Roger" w:date="2024-02-20T11:48:00Z" w:initials="BR">
    <w:p w14:paraId="295A1EB7" w14:textId="5C84ACF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95" w:author="Brüggemann, Roger" w:date="2024-02-20T11:49:00Z" w:initials="BR">
    <w:p w14:paraId="31B77A55" w14:textId="103420D5"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108" w:author="Microsoft Office User" w:date="2024-02-19T00:20:00Z" w:initials="MOU">
    <w:p w14:paraId="2F098201" w14:textId="6C2D0CD9"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109"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110"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120" w:author="Brüggemann, Roger" w:date="2024-02-20T11:52:00Z" w:initials="BR">
    <w:p w14:paraId="35D3448A" w14:textId="5B231371"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132"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135"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138" w:author="Sophie Stocker" w:date="2024-02-23T10:27:00Z" w:initials="SS">
    <w:p w14:paraId="3F8F5C97" w14:textId="0A724460" w:rsidR="0090697A" w:rsidRDefault="0090697A" w:rsidP="0090697A">
      <w:pPr>
        <w:pStyle w:val="CommentText"/>
        <w:jc w:val="left"/>
      </w:pPr>
      <w:r>
        <w:rPr>
          <w:rStyle w:val="CommentReference"/>
        </w:rPr>
        <w:annotationRef/>
      </w:r>
      <w:r>
        <w:t>Is this detail required?</w:t>
      </w:r>
    </w:p>
  </w:comment>
  <w:comment w:id="139" w:author="My Luong Vuong" w:date="2024-05-30T15:25:00Z" w:initials="MLV">
    <w:p w14:paraId="02DE548E" w14:textId="77777777" w:rsidR="00885651" w:rsidRDefault="00885651" w:rsidP="002E2C3B">
      <w:pPr>
        <w:pStyle w:val="CommentText"/>
        <w:jc w:val="left"/>
      </w:pPr>
      <w:r>
        <w:rPr>
          <w:rStyle w:val="CommentReference"/>
        </w:rPr>
        <w:annotationRef/>
      </w:r>
      <w:r>
        <w:rPr>
          <w:color w:val="000000"/>
        </w:rPr>
        <w:t>Yes, for the discussion section.</w:t>
      </w:r>
    </w:p>
  </w:comment>
  <w:comment w:id="145" w:author="Microsoft Office User" w:date="2024-02-19T00:25:00Z" w:initials="MOU">
    <w:p w14:paraId="7B80E9C9" w14:textId="00BF76AA"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150" w:author="Sophie Stocker" w:date="2024-02-23T10:27:00Z" w:initials="SS">
    <w:p w14:paraId="08624861" w14:textId="10BAA98A" w:rsidR="000C1092" w:rsidRDefault="000C1092" w:rsidP="000C1092">
      <w:pPr>
        <w:pStyle w:val="CommentText"/>
        <w:jc w:val="left"/>
      </w:pPr>
      <w:r>
        <w:rPr>
          <w:rStyle w:val="CommentReference"/>
        </w:rPr>
        <w:annotationRef/>
      </w:r>
      <w:r>
        <w:t>Can you provide some numbers here?</w:t>
      </w:r>
    </w:p>
  </w:comment>
  <w:comment w:id="154"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142" w:author="Brüggemann, Roger" w:date="2024-02-20T11:54:00Z" w:initials="BR">
    <w:p w14:paraId="1FCD7033" w14:textId="09371AA5" w:rsidR="00DA35AF" w:rsidRDefault="00DA35AF">
      <w:pPr>
        <w:pStyle w:val="CommentText"/>
      </w:pPr>
      <w:r>
        <w:rPr>
          <w:rStyle w:val="CommentReference"/>
        </w:rPr>
        <w:annotationRef/>
      </w:r>
      <w:r>
        <w:t xml:space="preserve">I would move this past the next paragraph. </w:t>
      </w:r>
    </w:p>
  </w:comment>
  <w:comment w:id="168"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176"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182"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184"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192" w:author="Microsoft Office User" w:date="2024-02-19T00:28:00Z" w:initials="MOU">
    <w:p w14:paraId="56EF652C" w14:textId="7B8DA66B"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193"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194"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185"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186" w:author="My Luong Vuong" w:date="2024-05-30T15:28:00Z" w:initials="MLV">
    <w:p w14:paraId="0E05775A" w14:textId="77777777" w:rsidR="000F3E55" w:rsidRDefault="000F3E55" w:rsidP="00E41F65">
      <w:pPr>
        <w:pStyle w:val="CommentText"/>
        <w:jc w:val="left"/>
      </w:pPr>
      <w:r>
        <w:rPr>
          <w:rStyle w:val="CommentReference"/>
        </w:rPr>
        <w:annotationRef/>
      </w:r>
      <w:r>
        <w:rPr>
          <w:color w:val="000000"/>
        </w:rPr>
        <w:t>Thank you for your remark.</w:t>
      </w:r>
    </w:p>
  </w:comment>
  <w:comment w:id="198" w:author="Indy Sandaradura" w:date="2024-02-02T08:25:00Z" w:initials="IS">
    <w:p w14:paraId="7976A3BC" w14:textId="3968D64E"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202" w:author="Microsoft Office User" w:date="2024-02-19T00:31:00Z" w:initials="MOU">
    <w:p w14:paraId="711A4305" w14:textId="28F21B95"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203"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221" w:author="Brüggemann, Roger" w:date="2024-02-23T09:26:00Z" w:initials="BR">
    <w:p w14:paraId="18731222" w14:textId="1FE83517" w:rsidR="00145497" w:rsidRDefault="00145497">
      <w:pPr>
        <w:pStyle w:val="CommentText"/>
        <w:jc w:val="left"/>
      </w:pPr>
      <w:r>
        <w:rPr>
          <w:rStyle w:val="CommentReference"/>
        </w:rPr>
        <w:annotationRef/>
      </w:r>
      <w:r>
        <w:rPr>
          <w:lang w:val="nl-NL"/>
        </w:rPr>
        <w:t>I think it is useful to detail the covariates of each dataset as well as other relevant characteristics to put follow up discussions in perspective.</w:t>
      </w:r>
    </w:p>
    <w:p w14:paraId="67F36AE1" w14:textId="77777777" w:rsidR="00145497" w:rsidRDefault="00145497" w:rsidP="004A1A69">
      <w:pPr>
        <w:pStyle w:val="CommentText"/>
        <w:jc w:val="left"/>
      </w:pPr>
      <w:r>
        <w:rPr>
          <w:lang w:val="nl-NL"/>
        </w:rPr>
        <w:t xml:space="preserve"> There are quite a lot missing data. So informing the details of every dataset is valuable at this point. </w:t>
      </w:r>
    </w:p>
  </w:comment>
  <w:comment w:id="222" w:author="My Luong Vuong" w:date="2024-03-18T21:18:00Z" w:initials="MLV">
    <w:p w14:paraId="754EDE81" w14:textId="77777777" w:rsidR="0097002A" w:rsidRDefault="0097002A" w:rsidP="0003693A">
      <w:pPr>
        <w:pStyle w:val="CommentText"/>
        <w:jc w:val="left"/>
      </w:pPr>
      <w:r>
        <w:rPr>
          <w:rStyle w:val="CommentReference"/>
        </w:rPr>
        <w:annotationRef/>
      </w:r>
      <w:r>
        <w:rPr>
          <w:lang w:val="en-US"/>
        </w:rPr>
        <w:t>We did that in our table 1</w:t>
      </w:r>
    </w:p>
  </w:comment>
  <w:comment w:id="223" w:author="Microsoft Office User" w:date="2024-02-19T00:32:00Z" w:initials="MOU">
    <w:p w14:paraId="48425D38" w14:textId="3F8CDD23"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224" w:author="My Luong Vuong" w:date="2024-05-30T16:28:00Z" w:initials="MLV">
    <w:p w14:paraId="075E57AA" w14:textId="77777777" w:rsidR="00345AD6" w:rsidRDefault="00345AD6" w:rsidP="00407C23">
      <w:pPr>
        <w:pStyle w:val="CommentText"/>
        <w:jc w:val="left"/>
      </w:pPr>
      <w:r>
        <w:rPr>
          <w:rStyle w:val="CommentReference"/>
        </w:rPr>
        <w:annotationRef/>
      </w:r>
      <w:r>
        <w:rPr>
          <w:lang w:val="en-US"/>
        </w:rPr>
        <w:t xml:space="preserve">We did not add this because of the word limit. In addition, </w:t>
      </w:r>
      <w:r>
        <w:rPr>
          <w:color w:val="000000"/>
        </w:rPr>
        <w:t>the details (sex, age, body weight, serum creatinine …) will be mentioned later.</w:t>
      </w:r>
    </w:p>
  </w:comment>
  <w:comment w:id="240" w:author="Brüggemann, Roger" w:date="2024-02-23T09:29:00Z" w:initials="BR">
    <w:p w14:paraId="1CF9A8E1" w14:textId="1D468A49" w:rsidR="00AC118B" w:rsidRDefault="00AC118B" w:rsidP="00C067AE">
      <w:pPr>
        <w:pStyle w:val="CommentText"/>
        <w:jc w:val="left"/>
      </w:pPr>
      <w:r>
        <w:rPr>
          <w:rStyle w:val="CommentReference"/>
        </w:rPr>
        <w:annotationRef/>
      </w:r>
      <w:r>
        <w:rPr>
          <w:lang w:val="nl-NL"/>
        </w:rPr>
        <w:t xml:space="preserve">How was IOV defined for every dataset? </w:t>
      </w:r>
    </w:p>
  </w:comment>
  <w:comment w:id="244"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242" w:author="Brüggemann, Roger" w:date="2024-02-23T09:30:00Z" w:initials="BR">
    <w:p w14:paraId="4F3D142F" w14:textId="7493CB8B" w:rsidR="00AC118B" w:rsidRDefault="00AC118B" w:rsidP="00F8226A">
      <w:pPr>
        <w:pStyle w:val="CommentText"/>
        <w:jc w:val="left"/>
      </w:pPr>
      <w:r>
        <w:rPr>
          <w:rStyle w:val="CommentReference"/>
        </w:rPr>
        <w:annotationRef/>
      </w:r>
      <w:r>
        <w:rPr>
          <w:lang w:val="nl-NL"/>
        </w:rPr>
        <w:t xml:space="preserve"> how were data below the LLOQ dealt with? </w:t>
      </w:r>
    </w:p>
  </w:comment>
  <w:comment w:id="243" w:author="My Luong Vuong" w:date="2024-05-30T16:31:00Z" w:initials="MLV">
    <w:p w14:paraId="66A6FDF1" w14:textId="77777777" w:rsidR="002C5C18" w:rsidRDefault="002C5C18" w:rsidP="00C90077">
      <w:pPr>
        <w:pStyle w:val="CommentText"/>
        <w:jc w:val="left"/>
      </w:pPr>
      <w:r>
        <w:rPr>
          <w:rStyle w:val="CommentReference"/>
        </w:rPr>
        <w:annotationRef/>
      </w:r>
      <w:r>
        <w:rPr>
          <w:color w:val="000000"/>
        </w:rPr>
        <w:t>Because none of the concentrations were BLQ, so we did not want to waste characters describing a method that we did not have to use.</w:t>
      </w:r>
    </w:p>
  </w:comment>
  <w:comment w:id="255" w:author="Microsoft Office User" w:date="2024-02-19T00:37:00Z" w:initials="MOU">
    <w:p w14:paraId="4F4391A9" w14:textId="00CAF0CA" w:rsidR="00F53D04" w:rsidRDefault="00F53D04" w:rsidP="00AA2CAC">
      <w:pPr>
        <w:jc w:val="left"/>
      </w:pPr>
      <w:r>
        <w:rPr>
          <w:rStyle w:val="CommentReference"/>
        </w:rPr>
        <w:annotationRef/>
      </w:r>
      <w:r>
        <w:rPr>
          <w:color w:val="000000"/>
          <w:sz w:val="20"/>
          <w:szCs w:val="20"/>
        </w:rPr>
        <w:t>Age or sickness severity not tested?</w:t>
      </w:r>
    </w:p>
  </w:comment>
  <w:comment w:id="256"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257" w:author="My Luong Vuong" w:date="2024-05-30T16:33:00Z" w:initials="MLV">
    <w:p w14:paraId="7714D9C5" w14:textId="77777777" w:rsidR="007F376F" w:rsidRDefault="007F376F" w:rsidP="00D833D0">
      <w:pPr>
        <w:pStyle w:val="CommentText"/>
        <w:jc w:val="left"/>
      </w:pPr>
      <w:r>
        <w:rPr>
          <w:rStyle w:val="CommentReference"/>
        </w:rPr>
        <w:annotationRef/>
      </w:r>
      <w:r>
        <w:rPr>
          <w:color w:val="000000"/>
        </w:rPr>
        <w:t>- We did not test age because it's already a part of our eGFR-CKDEPI calculation.</w:t>
      </w:r>
      <w:r>
        <w:rPr>
          <w:color w:val="000000"/>
        </w:rPr>
        <w:br/>
        <w:t>- Sickness severity including APACHEII/SOFA scores are heavily missing in our dataset, therefore we couldn't test them.</w:t>
      </w:r>
    </w:p>
  </w:comment>
  <w:comment w:id="258" w:author="Brüggemann, Roger" w:date="2024-02-23T09:39:00Z" w:initials="BR">
    <w:p w14:paraId="3F007602" w14:textId="7DB74348"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259" w:author="Brüggemann, Roger" w:date="2024-02-23T09:39:00Z" w:initials="BR">
    <w:p w14:paraId="0A6C4F31" w14:textId="6BA178AD"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260" w:author="My Luong Vuong" w:date="2024-05-30T16:33:00Z" w:initials="MLV">
    <w:p w14:paraId="444914FA" w14:textId="77777777" w:rsidR="00F314CE" w:rsidRDefault="00F314CE" w:rsidP="009C5A54">
      <w:pPr>
        <w:pStyle w:val="CommentText"/>
        <w:jc w:val="left"/>
      </w:pPr>
      <w:r>
        <w:rPr>
          <w:rStyle w:val="CommentReference"/>
        </w:rPr>
        <w:annotationRef/>
      </w:r>
      <w:r>
        <w:rPr>
          <w:color w:val="000000"/>
        </w:rPr>
        <w:t>Unfortunately not.</w:t>
      </w:r>
    </w:p>
  </w:comment>
  <w:comment w:id="263" w:author="Wicha, Sebastian" w:date="2024-02-23T15:47:00Z" w:initials="SW">
    <w:p w14:paraId="5358D58D" w14:textId="7AFDA81D" w:rsidR="00724157" w:rsidRDefault="00724157" w:rsidP="00724157">
      <w:pPr>
        <w:pStyle w:val="CommentText"/>
      </w:pPr>
      <w:r>
        <w:rPr>
          <w:rStyle w:val="CommentReference"/>
        </w:rPr>
        <w:annotationRef/>
      </w:r>
      <w:r>
        <w:t>What is meant by two way?</w:t>
      </w:r>
    </w:p>
  </w:comment>
  <w:comment w:id="276" w:author="Sophie Stocker" w:date="2024-02-23T10:36:00Z" w:initials="SS">
    <w:p w14:paraId="7E3F7C72" w14:textId="77777777" w:rsidR="002601DE" w:rsidRDefault="002601DE" w:rsidP="002601DE">
      <w:pPr>
        <w:pStyle w:val="CommentText"/>
        <w:jc w:val="left"/>
      </w:pPr>
      <w:r>
        <w:rPr>
          <w:rStyle w:val="CommentReference"/>
        </w:rPr>
        <w:annotationRef/>
      </w:r>
      <w:r>
        <w:t>Put this in a separate sentence</w:t>
      </w:r>
    </w:p>
  </w:comment>
  <w:comment w:id="278"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290" w:author="Sophie Stocker" w:date="2024-02-23T10:36:00Z" w:initials="SS">
    <w:p w14:paraId="3F765B23" w14:textId="74E21BE7" w:rsidR="009421DA" w:rsidRDefault="009421DA" w:rsidP="009421DA">
      <w:pPr>
        <w:pStyle w:val="CommentText"/>
        <w:jc w:val="left"/>
      </w:pPr>
      <w:r>
        <w:rPr>
          <w:rStyle w:val="CommentReference"/>
        </w:rPr>
        <w:annotationRef/>
      </w:r>
      <w:r>
        <w:t>Put this in a separate sentence</w:t>
      </w:r>
    </w:p>
  </w:comment>
  <w:comment w:id="296" w:author="Brüggemann, Roger" w:date="2024-02-23T09:32:00Z" w:initials="BR">
    <w:p w14:paraId="756DE079" w14:textId="547609D6"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297" w:author="My Luong Vuong" w:date="2024-05-31T09:41:00Z" w:initials="MLV">
    <w:p w14:paraId="650648BF" w14:textId="77777777" w:rsidR="00A416FA" w:rsidRDefault="00A416FA" w:rsidP="00245E5F">
      <w:pPr>
        <w:pStyle w:val="CommentText"/>
        <w:jc w:val="left"/>
      </w:pPr>
      <w:r>
        <w:rPr>
          <w:rStyle w:val="CommentReference"/>
        </w:rPr>
        <w:annotationRef/>
      </w:r>
      <w:r>
        <w:rPr>
          <w:lang w:val="en-US"/>
        </w:rPr>
        <w:t xml:space="preserve">We did that but the parameter estimates were very imprecise. </w:t>
      </w:r>
    </w:p>
  </w:comment>
  <w:comment w:id="299" w:author="Brüggemann, Roger" w:date="2024-02-23T09:28:00Z" w:initials="BR">
    <w:p w14:paraId="081F8CC7" w14:textId="75F63F53"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302" w:author="Wicha, Sebastian" w:date="2024-02-23T16:00:00Z" w:initials="SW">
    <w:p w14:paraId="1DE07876" w14:textId="3AB9AD00"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303" w:author="My Luong Vuong" w:date="2024-05-30T16:43:00Z" w:initials="MLV">
    <w:p w14:paraId="4E53DAF6" w14:textId="77777777" w:rsidR="000039B3" w:rsidRDefault="000039B3" w:rsidP="00587356">
      <w:pPr>
        <w:pStyle w:val="CommentText"/>
        <w:jc w:val="left"/>
      </w:pPr>
      <w:r>
        <w:rPr>
          <w:rStyle w:val="CommentReference"/>
        </w:rPr>
        <w:annotationRef/>
      </w:r>
      <w:r>
        <w:rPr>
          <w:color w:val="000000"/>
        </w:rPr>
        <w:t xml:space="preserve">We did not do that because such a single imputation technique is known to have a high risk of bias and to perform worse than multiple imputation. A PMX paper from Uppsala 2013 also touched upon this: </w:t>
      </w:r>
      <w:hyperlink r:id="rId2" w:history="1">
        <w:r w:rsidRPr="00587356">
          <w:rPr>
            <w:rStyle w:val="Hyperlink"/>
          </w:rPr>
          <w:t>https://www.ncbi.nlm.nih.gov/pmc/articles/PMC3787222/</w:t>
        </w:r>
      </w:hyperlink>
      <w:r>
        <w:rPr>
          <w:color w:val="000000"/>
        </w:rPr>
        <w:t>. We also mentioned this in our discussion.</w:t>
      </w:r>
    </w:p>
  </w:comment>
  <w:comment w:id="309" w:author="Brüggemann, Roger" w:date="2024-02-23T09:29:00Z" w:initials="BR">
    <w:p w14:paraId="215EF5CD" w14:textId="133D3A96"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328" w:author="Microsoft Office User" w:date="2024-02-19T00:34:00Z" w:initials="MOU">
    <w:p w14:paraId="23B9BF58" w14:textId="3AD720C8"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329" w:author="My Luong Vuong" w:date="2024-05-30T16:51:00Z" w:initials="MLV">
    <w:p w14:paraId="0D170C01" w14:textId="77777777" w:rsidR="00431CAB" w:rsidRDefault="00431CAB" w:rsidP="00EC5D8A">
      <w:pPr>
        <w:pStyle w:val="CommentText"/>
        <w:jc w:val="left"/>
      </w:pPr>
      <w:r>
        <w:rPr>
          <w:rStyle w:val="CommentReference"/>
        </w:rPr>
        <w:annotationRef/>
      </w:r>
      <w:r>
        <w:rPr>
          <w:color w:val="000000"/>
        </w:rPr>
        <w:t>Could it be that you confuse a confidence interval with a significance level? A significance level is typically 0.05 (=5%).</w:t>
      </w:r>
    </w:p>
  </w:comment>
  <w:comment w:id="336" w:author="Microsoft Office User" w:date="2024-02-19T00:36:00Z" w:initials="MOU">
    <w:p w14:paraId="5946AD15" w14:textId="33B2F423"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337"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341" w:author="Sophie Stocker" w:date="2024-02-23T10:39:00Z" w:initials="SS">
    <w:p w14:paraId="1950BE23" w14:textId="77777777" w:rsidR="00EF7A15" w:rsidRDefault="00EF7A15" w:rsidP="00EF7A15">
      <w:pPr>
        <w:pStyle w:val="CommentText"/>
        <w:jc w:val="left"/>
      </w:pPr>
      <w:r>
        <w:rPr>
          <w:rStyle w:val="CommentReference"/>
        </w:rPr>
        <w:annotationRef/>
      </w:r>
      <w:r>
        <w:t>Dose increments?</w:t>
      </w:r>
    </w:p>
  </w:comment>
  <w:comment w:id="347" w:author="Sophie Stocker" w:date="2024-02-23T10:39:00Z" w:initials="SS">
    <w:p w14:paraId="55DFD2BB" w14:textId="77777777" w:rsidR="008D3043" w:rsidRDefault="008D3043" w:rsidP="008D3043">
      <w:pPr>
        <w:pStyle w:val="CommentText"/>
        <w:jc w:val="left"/>
      </w:pPr>
      <w:r>
        <w:rPr>
          <w:rStyle w:val="CommentReference"/>
        </w:rPr>
        <w:annotationRef/>
      </w:r>
      <w:r>
        <w:t>Increment in doses?</w:t>
      </w:r>
    </w:p>
  </w:comment>
  <w:comment w:id="348" w:author="Sophie Stocker" w:date="2024-02-23T10:39:00Z" w:initials="SS">
    <w:p w14:paraId="77D59660" w14:textId="1F78E928" w:rsidR="004C4ABE" w:rsidRDefault="004C4ABE" w:rsidP="004C4ABE">
      <w:pPr>
        <w:pStyle w:val="CommentText"/>
        <w:jc w:val="left"/>
      </w:pPr>
      <w:r>
        <w:rPr>
          <w:rStyle w:val="CommentReference"/>
        </w:rPr>
        <w:annotationRef/>
      </w:r>
      <w:r>
        <w:t>Increment in doses?</w:t>
      </w:r>
    </w:p>
  </w:comment>
  <w:comment w:id="351" w:author="Microsoft Office User" w:date="2024-02-19T00:36:00Z" w:initials="MOU">
    <w:p w14:paraId="068EB577" w14:textId="37ABDE63" w:rsidR="00F53D04" w:rsidRDefault="00F53D04" w:rsidP="003B03CF">
      <w:pPr>
        <w:jc w:val="left"/>
      </w:pPr>
      <w:r>
        <w:rPr>
          <w:rStyle w:val="CommentReference"/>
        </w:rPr>
        <w:annotationRef/>
      </w:r>
      <w:r>
        <w:rPr>
          <w:color w:val="000000"/>
          <w:sz w:val="20"/>
          <w:szCs w:val="20"/>
        </w:rPr>
        <w:t>It is not clear to me why you’ve done this</w:t>
      </w:r>
    </w:p>
  </w:comment>
  <w:comment w:id="352"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360" w:author="Brüggemann, Roger" w:date="2024-02-23T09:41:00Z" w:initials="BR">
    <w:p w14:paraId="59D83D7F" w14:textId="608CADD6"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362" w:author="Sophie Stocker" w:date="2024-02-23T10:43:00Z" w:initials="SS">
    <w:p w14:paraId="1B4B4128" w14:textId="61041969" w:rsidR="0054022B" w:rsidRDefault="0054022B" w:rsidP="0054022B">
      <w:pPr>
        <w:pStyle w:val="CommentText"/>
        <w:jc w:val="left"/>
      </w:pPr>
      <w:r>
        <w:rPr>
          <w:rStyle w:val="CommentReference"/>
        </w:rPr>
        <w:annotationRef/>
      </w:r>
      <w:r>
        <w:t>How many patients were in the virtual dataset?</w:t>
      </w:r>
    </w:p>
  </w:comment>
  <w:comment w:id="363"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364" w:author="My Luong Vuong" w:date="2024-05-30T16:53:00Z" w:initials="MLV">
    <w:p w14:paraId="1F2B2F76" w14:textId="77777777" w:rsidR="008A4769" w:rsidRDefault="008A4769" w:rsidP="002956D5">
      <w:pPr>
        <w:pStyle w:val="CommentText"/>
        <w:jc w:val="left"/>
      </w:pPr>
      <w:r>
        <w:rPr>
          <w:rStyle w:val="CommentReference"/>
        </w:rPr>
        <w:annotationRef/>
      </w:r>
      <w:r>
        <w:rPr>
          <w:lang w:val="en-US"/>
        </w:rPr>
        <w:t>We added this detail in our Supplementary Table.</w:t>
      </w:r>
    </w:p>
  </w:comment>
  <w:comment w:id="376" w:author="Brüggemann, Roger" w:date="2024-02-23T09:40:00Z" w:initials="BR">
    <w:p w14:paraId="207D6963" w14:textId="2D18BB1B" w:rsidR="00E34FF1" w:rsidRDefault="00E34FF1" w:rsidP="00E720C1">
      <w:pPr>
        <w:pStyle w:val="CommentText"/>
        <w:jc w:val="left"/>
      </w:pPr>
      <w:r>
        <w:rPr>
          <w:rStyle w:val="CommentReference"/>
        </w:rPr>
        <w:annotationRef/>
      </w:r>
      <w:r>
        <w:rPr>
          <w:lang w:val="nl-NL"/>
        </w:rPr>
        <w:t xml:space="preserve">Have you considered using the population distribution from Nhanes? </w:t>
      </w:r>
    </w:p>
  </w:comment>
  <w:comment w:id="377" w:author="My Luong Vuong" w:date="2024-05-31T16:52:00Z" w:initials="MLV">
    <w:p w14:paraId="3DBF83A4" w14:textId="77777777" w:rsidR="00C55CE3" w:rsidRDefault="00C55CE3" w:rsidP="00096316">
      <w:pPr>
        <w:pStyle w:val="CommentText"/>
        <w:jc w:val="left"/>
      </w:pPr>
      <w:r>
        <w:rPr>
          <w:rStyle w:val="CommentReference"/>
        </w:rPr>
        <w:annotationRef/>
      </w:r>
      <w:r>
        <w:rPr>
          <w:lang w:val="en-US"/>
        </w:rPr>
        <w:t>We have addressed this in our discussion.</w:t>
      </w:r>
    </w:p>
  </w:comment>
  <w:comment w:id="374" w:author="Indy Sandaradura" w:date="2024-02-02T08:29:00Z" w:initials="IS">
    <w:p w14:paraId="043D814B" w14:textId="5736E1D4" w:rsidR="00CF6500" w:rsidRDefault="006C3836" w:rsidP="00CF6500">
      <w:pPr>
        <w:jc w:val="left"/>
      </w:pPr>
      <w:r>
        <w:rPr>
          <w:rStyle w:val="CommentReference"/>
        </w:rPr>
        <w:annotationRef/>
      </w:r>
      <w:r w:rsidR="00CF6500">
        <w:rPr>
          <w:sz w:val="20"/>
          <w:szCs w:val="20"/>
        </w:rPr>
        <w:t>It may be work being more explicit here, especially for things like eGFR which are findings - eg how many virtual patients, and how many per eGFR (presume this was in 5 ml/min increments) for the eGFR analysis? If sex/age/cr was varied to calculate eGFR were ‘unrealistic’ age/cr combinations excluded? Was body weight fixed when eGFR was explored? Presume the overall PTA virtual patients were different again and had a more closely clinically matched distribution?</w:t>
      </w:r>
    </w:p>
  </w:comment>
  <w:comment w:id="375" w:author="Jan-Willem Alffenaar" w:date="2024-02-19T07:47:00Z" w:initials="JA">
    <w:p w14:paraId="05A20A43" w14:textId="77777777" w:rsidR="00B7034B" w:rsidRDefault="00B7034B" w:rsidP="00B7034B">
      <w:pPr>
        <w:pStyle w:val="CommentText"/>
        <w:jc w:val="left"/>
      </w:pPr>
      <w:r>
        <w:rPr>
          <w:rStyle w:val="CommentReference"/>
        </w:rPr>
        <w:annotationRef/>
      </w:r>
      <w:r>
        <w:t>agree, suggest to add a sentence to this paragraph about the quality check of your virtual population (and do it if not done).</w:t>
      </w:r>
      <w:r>
        <w:br/>
      </w:r>
    </w:p>
  </w:comment>
  <w:comment w:id="385" w:author="Microsoft Office User" w:date="2024-02-19T00:41:00Z" w:initials="MOU">
    <w:p w14:paraId="16FFEDD9" w14:textId="256B5266"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386" w:author="My Luong Vuong" w:date="2024-05-30T16:54:00Z" w:initials="MLV">
    <w:p w14:paraId="698B06F9" w14:textId="77777777" w:rsidR="006D5B30" w:rsidRDefault="000F7178" w:rsidP="00613892">
      <w:pPr>
        <w:pStyle w:val="CommentText"/>
        <w:jc w:val="left"/>
      </w:pPr>
      <w:r>
        <w:rPr>
          <w:rStyle w:val="CommentReference"/>
        </w:rPr>
        <w:annotationRef/>
      </w:r>
      <w:r w:rsidR="006D5B30">
        <w:rPr>
          <w:color w:val="000000"/>
        </w:rPr>
        <w:t>In the email "9. I’m not sure about whether it is a ‘real world population’ if it is a ‘virtual dataset’? I’m confident its not real-world"</w:t>
      </w:r>
    </w:p>
  </w:comment>
  <w:comment w:id="387" w:author="My Luong Vuong" w:date="2024-06-14T16:09:00Z" w:initials="MLV">
    <w:p w14:paraId="24E61B9E" w14:textId="082E8123" w:rsidR="00E9044B" w:rsidRDefault="00E9044B" w:rsidP="00482D59">
      <w:pPr>
        <w:pStyle w:val="CommentText"/>
        <w:jc w:val="left"/>
      </w:pPr>
      <w:r>
        <w:rPr>
          <w:rStyle w:val="CommentReference"/>
        </w:rPr>
        <w:annotationRef/>
      </w:r>
      <w:r>
        <w:rPr>
          <w:color w:val="000000"/>
        </w:rPr>
        <w:t xml:space="preserve">Thank you for your feedback. Although it is a virtual dataset, it is representative for  the observed real-world population in our study in terms of covariate distribution. Therefore, we refer to it as a 'real-world virtual patient population. </w:t>
      </w:r>
    </w:p>
  </w:comment>
  <w:comment w:id="394" w:author="Microsoft Office User" w:date="2024-02-19T00:41:00Z" w:initials="MOU">
    <w:p w14:paraId="2AB20750" w14:textId="47189F08" w:rsidR="00943628" w:rsidRDefault="00943628" w:rsidP="00943628">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395" w:author="Indy Sandaradura" w:date="2024-02-02T08:34:00Z" w:initials="IS">
    <w:p w14:paraId="75DA38F9" w14:textId="012C2958"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396"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397"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401" w:author="Indy Sandaradura" w:date="2024-02-02T08:34:00Z" w:initials="IS">
    <w:p w14:paraId="2171AEB2" w14:textId="77777777" w:rsidR="00FD6301" w:rsidRDefault="00FD6301" w:rsidP="00FD6301">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402" w:author="Jan-Willem Alffenaar" w:date="2024-02-19T07:51:00Z" w:initials="JA">
    <w:p w14:paraId="2147B217" w14:textId="77777777" w:rsidR="00FD6301" w:rsidRDefault="00FD6301" w:rsidP="00FD6301">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403" w:author="Brüggemann, Roger" w:date="2024-02-23T09:42:00Z" w:initials="BR">
    <w:p w14:paraId="5687E483" w14:textId="77777777" w:rsidR="00FD6301" w:rsidRDefault="00FD6301" w:rsidP="00FD6301">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409" w:author="Brüggemann, Roger" w:date="2024-02-23T09:52:00Z" w:initials="BR">
    <w:p w14:paraId="67528499" w14:textId="4A0D7CA6" w:rsidR="00CD39F8" w:rsidRDefault="00CD39F8" w:rsidP="004414E6">
      <w:pPr>
        <w:pStyle w:val="CommentText"/>
        <w:jc w:val="left"/>
      </w:pPr>
      <w:r>
        <w:rPr>
          <w:rStyle w:val="CommentReference"/>
        </w:rPr>
        <w:annotationRef/>
      </w:r>
      <w:r>
        <w:rPr>
          <w:lang w:val="nl-NL"/>
        </w:rPr>
        <w:t xml:space="preserve">On what day? </w:t>
      </w:r>
    </w:p>
  </w:comment>
  <w:comment w:id="416" w:author="Microsoft Office User" w:date="2024-02-19T00:42:00Z" w:initials="MOU">
    <w:p w14:paraId="70D14320" w14:textId="3ED7EF9C"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415"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418"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419"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420" w:author="My Luong Vuong" w:date="2024-05-30T16:56:00Z" w:initials="MLV">
    <w:p w14:paraId="2F985F32" w14:textId="77777777" w:rsidR="00610F5E" w:rsidRDefault="00610F5E" w:rsidP="0049222F">
      <w:pPr>
        <w:pStyle w:val="CommentText"/>
        <w:jc w:val="left"/>
      </w:pPr>
      <w:r>
        <w:rPr>
          <w:rStyle w:val="CommentReference"/>
        </w:rPr>
        <w:annotationRef/>
      </w:r>
      <w:r>
        <w:rPr>
          <w:color w:val="000000"/>
        </w:rPr>
        <w:t>Thank you. Here we refer to the Diversity Equity and Inclusive (DEI) practice in healthcare, which has been advocated recently (10.1002/cpt.2853 &amp; 10.1002/cpt.2799).</w:t>
      </w:r>
    </w:p>
  </w:comment>
  <w:comment w:id="425" w:author="Wicha, Sebastian" w:date="2024-02-23T16:10:00Z" w:initials="SW">
    <w:p w14:paraId="6BF09FE8" w14:textId="64C85BD6"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426" w:author="My Luong Vuong" w:date="2024-05-30T16:57:00Z" w:initials="MLV">
    <w:p w14:paraId="7A51BD2B" w14:textId="77777777" w:rsidR="003E223F" w:rsidRDefault="003E223F" w:rsidP="00B11F93">
      <w:pPr>
        <w:pStyle w:val="CommentText"/>
        <w:jc w:val="left"/>
      </w:pPr>
      <w:r>
        <w:rPr>
          <w:rStyle w:val="CommentReference"/>
        </w:rPr>
        <w:annotationRef/>
      </w:r>
      <w:r>
        <w:rPr>
          <w:lang w:val="en-US"/>
        </w:rPr>
        <w:t>We have added the plots to our supplementary file.</w:t>
      </w:r>
    </w:p>
  </w:comment>
  <w:comment w:id="435" w:author="Brüggemann, Roger" w:date="2024-02-23T09:45:00Z" w:initials="BR">
    <w:p w14:paraId="4BE2CB22" w14:textId="4A9CD942" w:rsidR="00FB135B" w:rsidRDefault="00FB135B" w:rsidP="00210DE2">
      <w:pPr>
        <w:pStyle w:val="CommentText"/>
        <w:jc w:val="left"/>
      </w:pPr>
      <w:r>
        <w:rPr>
          <w:rStyle w:val="CommentReference"/>
        </w:rPr>
        <w:annotationRef/>
      </w:r>
      <w:r>
        <w:rPr>
          <w:lang w:val="nl-NL"/>
        </w:rPr>
        <w:t xml:space="preserve">Ssuming which distribution? </w:t>
      </w:r>
    </w:p>
  </w:comment>
  <w:comment w:id="454" w:author="Wicha, Sebastian" w:date="2024-02-23T16:11:00Z" w:initials="SW">
    <w:p w14:paraId="062567A8" w14:textId="09E68166"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455" w:author="My Luong Vuong" w:date="2024-05-30T16:57:00Z" w:initials="MLV">
    <w:p w14:paraId="7BF07928" w14:textId="77777777" w:rsidR="00FE27B0" w:rsidRDefault="00FE27B0" w:rsidP="000A519D">
      <w:pPr>
        <w:pStyle w:val="CommentText"/>
        <w:jc w:val="left"/>
      </w:pPr>
      <w:r>
        <w:rPr>
          <w:rStyle w:val="CommentReference"/>
        </w:rPr>
        <w:annotationRef/>
      </w:r>
      <w:r>
        <w:rPr>
          <w:lang w:val="en-US"/>
        </w:rPr>
        <w:t>We have provided the code in our supplementary file.</w:t>
      </w:r>
    </w:p>
  </w:comment>
  <w:comment w:id="471" w:author="Microsoft Office User" w:date="2024-02-19T00:47:00Z" w:initials="MOU">
    <w:p w14:paraId="2CEF08EA" w14:textId="4FD58675"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468" w:author="Brüggemann, Roger" w:date="2024-02-23T09:45:00Z" w:initials="BR">
    <w:p w14:paraId="1D1522F3" w14:textId="42C45EEC"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480"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494"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495"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501" w:author="Wicha, Sebastian" w:date="2024-02-23T16:14:00Z" w:initials="SW">
    <w:p w14:paraId="47C3E494" w14:textId="77777777" w:rsidR="003A2781" w:rsidRDefault="003A2781" w:rsidP="003A2781">
      <w:pPr>
        <w:pStyle w:val="CommentText"/>
      </w:pPr>
      <w:r>
        <w:rPr>
          <w:rStyle w:val="CommentReference"/>
        </w:rPr>
        <w:annotationRef/>
      </w:r>
      <w:r>
        <w:t>No CRRT info missing?</w:t>
      </w:r>
    </w:p>
  </w:comment>
  <w:comment w:id="502" w:author="Brüggemann, Roger" w:date="2024-02-23T09:47:00Z" w:initials="BR">
    <w:p w14:paraId="4BD6A7FA" w14:textId="6F9A12F8"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503" w:author="My Luong Vuong" w:date="2024-05-31T09:43:00Z" w:initials="MLV">
    <w:p w14:paraId="63E0B7DF" w14:textId="77777777" w:rsidR="000E7EC7" w:rsidRDefault="000E7EC7" w:rsidP="00EF5AF2">
      <w:pPr>
        <w:pStyle w:val="CommentText"/>
        <w:jc w:val="left"/>
      </w:pPr>
      <w:r>
        <w:rPr>
          <w:rStyle w:val="CommentReference"/>
        </w:rPr>
        <w:annotationRef/>
      </w:r>
      <w:r>
        <w:rPr>
          <w:lang w:val="en-US"/>
        </w:rPr>
        <w:t>We clarified this in our methods section.</w:t>
      </w:r>
    </w:p>
  </w:comment>
  <w:comment w:id="508" w:author="Wicha, Sebastian" w:date="2024-02-23T16:15:00Z" w:initials="SW">
    <w:p w14:paraId="2CB28006" w14:textId="6AAB7DB8"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511" w:author="Microsoft Office User" w:date="2024-02-19T00:48:00Z" w:initials="MOU">
    <w:p w14:paraId="40318316" w14:textId="50A918A5"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512"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513" w:author="My Luong Vuong" w:date="2024-05-31T09:46:00Z" w:initials="MLV">
    <w:p w14:paraId="6FFF5DDF" w14:textId="77777777" w:rsidR="003E17EC" w:rsidRDefault="003E17EC" w:rsidP="008F71F8">
      <w:pPr>
        <w:pStyle w:val="CommentText"/>
        <w:jc w:val="left"/>
      </w:pPr>
      <w:r>
        <w:rPr>
          <w:rStyle w:val="CommentReference"/>
        </w:rPr>
        <w:annotationRef/>
      </w:r>
      <w:r>
        <w:rPr>
          <w:lang w:val="en-US"/>
        </w:rPr>
        <w:t xml:space="preserve">We have added the plots we used to evaluate the reasonableness of our imputations in the supplementary file. </w:t>
      </w:r>
      <w:r>
        <w:rPr>
          <w:lang w:val="en-US"/>
        </w:rPr>
        <w:br/>
      </w:r>
      <w:r>
        <w:rPr>
          <w:lang w:val="en-US"/>
        </w:rPr>
        <w:br/>
      </w:r>
      <w:r>
        <w:rPr>
          <w:color w:val="0D0D0D"/>
          <w:highlight w:val="white"/>
          <w:lang w:val="en-US"/>
        </w:rPr>
        <w:t>Details of our multiple imputation method are provided in Section 2.3.</w:t>
      </w:r>
      <w:r>
        <w:rPr>
          <w:lang w:val="en-US"/>
        </w:rPr>
        <w:t xml:space="preserve"> </w:t>
      </w:r>
    </w:p>
  </w:comment>
  <w:comment w:id="506" w:author="Brüggemann, Roger" w:date="2024-02-23T09:48:00Z" w:initials="BR">
    <w:p w14:paraId="35CD9FC0" w14:textId="043F0B3D"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507" w:author="My Luong Vuong" w:date="2024-05-31T09:47:00Z" w:initials="MLV">
    <w:p w14:paraId="2786D90B" w14:textId="77777777" w:rsidR="003E17EC" w:rsidRDefault="003E17EC" w:rsidP="003B0A33">
      <w:pPr>
        <w:pStyle w:val="CommentText"/>
        <w:jc w:val="left"/>
      </w:pPr>
      <w:r>
        <w:rPr>
          <w:rStyle w:val="CommentReference"/>
        </w:rPr>
        <w:annotationRef/>
      </w:r>
      <w:r>
        <w:rPr>
          <w:color w:val="000000"/>
        </w:rPr>
        <w:t>We used multiple imputation technique which is shown to perform well in such a situation where there is a great extent of missingness like this.</w:t>
      </w:r>
    </w:p>
  </w:comment>
  <w:comment w:id="514" w:author="Brüggemann, Roger" w:date="2024-02-23T09:49:00Z" w:initials="BR">
    <w:p w14:paraId="17A071C5" w14:textId="4A4D77B5"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515" w:author="My Luong Vuong" w:date="2024-05-31T09:50:00Z" w:initials="MLV">
    <w:p w14:paraId="44BBF1FA" w14:textId="77777777" w:rsidR="00501EDC" w:rsidRDefault="00501EDC" w:rsidP="00C13F41">
      <w:pPr>
        <w:pStyle w:val="CommentText"/>
        <w:jc w:val="left"/>
      </w:pPr>
      <w:r>
        <w:rPr>
          <w:rStyle w:val="CommentReference"/>
        </w:rPr>
        <w:annotationRef/>
      </w:r>
      <w:r>
        <w:rPr>
          <w:color w:val="0D0D0D"/>
          <w:highlight w:val="white"/>
          <w:lang w:val="en-US"/>
        </w:rPr>
        <w:t>We did not perform a complete case analysis since it is an inferior method for handling missing data compared to multiple imputation. This is also addressed in our discussion section.</w:t>
      </w:r>
      <w:r>
        <w:rPr>
          <w:lang w:val="en-US"/>
        </w:rPr>
        <w:t xml:space="preserve"> </w:t>
      </w:r>
    </w:p>
  </w:comment>
  <w:comment w:id="539" w:author="Brüggemann, Roger" w:date="2024-02-23T09:49:00Z" w:initials="BR">
    <w:p w14:paraId="4C7B0CD2" w14:textId="67C0080C"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544" w:author="Microsoft Office User" w:date="2024-02-19T00:51:00Z" w:initials="MOU">
    <w:p w14:paraId="075AC5C0" w14:textId="16728B05" w:rsidR="00D47F6F" w:rsidRDefault="00D47F6F" w:rsidP="00DB5293">
      <w:pPr>
        <w:jc w:val="left"/>
      </w:pPr>
      <w:r>
        <w:rPr>
          <w:rStyle w:val="CommentReference"/>
        </w:rPr>
        <w:annotationRef/>
      </w:r>
      <w:r>
        <w:rPr>
          <w:color w:val="000000"/>
          <w:sz w:val="20"/>
          <w:szCs w:val="20"/>
        </w:rPr>
        <w:t>Total body weight should be specified I suggest…</w:t>
      </w:r>
    </w:p>
  </w:comment>
  <w:comment w:id="546" w:author="Brüggemann, Roger" w:date="2024-02-23T09:51:00Z" w:initials="BR">
    <w:p w14:paraId="5F081E01" w14:textId="47316C6B"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552" w:author="Brüggemann, Roger" w:date="2024-02-23T09:50:00Z" w:initials="BR">
    <w:p w14:paraId="65EFDA14" w14:textId="6687EAC7"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553" w:author="My Luong Vuong" w:date="2024-05-31T09:53:00Z" w:initials="MLV">
    <w:p w14:paraId="787C529F" w14:textId="77777777" w:rsidR="00445206" w:rsidRDefault="00445206" w:rsidP="003B3261">
      <w:pPr>
        <w:pStyle w:val="CommentText"/>
        <w:jc w:val="left"/>
      </w:pPr>
      <w:r>
        <w:rPr>
          <w:rStyle w:val="CommentReference"/>
        </w:rPr>
        <w:annotationRef/>
      </w:r>
      <w:r>
        <w:rPr>
          <w:lang w:val="en-US"/>
        </w:rPr>
        <w:t>We had the best model fit and most precised parameter estimates by classifying our clearance into CLon-crrt and Cloff-crrt like this.</w:t>
      </w:r>
    </w:p>
  </w:comment>
  <w:comment w:id="587" w:author="Brüggemann, Roger" w:date="2024-02-23T09:51:00Z" w:initials="BR">
    <w:p w14:paraId="578E5861" w14:textId="480BB551" w:rsidR="00236FA1" w:rsidRDefault="00236FA1" w:rsidP="00236FA1">
      <w:pPr>
        <w:pStyle w:val="CommentText"/>
        <w:jc w:val="left"/>
      </w:pPr>
      <w:r>
        <w:rPr>
          <w:rStyle w:val="CommentReference"/>
        </w:rPr>
        <w:annotationRef/>
      </w:r>
      <w:r>
        <w:rPr>
          <w:lang w:val="nl-NL"/>
        </w:rPr>
        <w:t xml:space="preserve">This is very high. Any thoughts? </w:t>
      </w:r>
    </w:p>
  </w:comment>
  <w:comment w:id="588" w:author="Erwin Dreesen" w:date="2024-05-18T22:19:00Z" w:initials="ED">
    <w:p w14:paraId="0AE1553D" w14:textId="77777777" w:rsidR="00236FA1" w:rsidRDefault="00236FA1" w:rsidP="00236FA1">
      <w:pPr>
        <w:pStyle w:val="CommentText"/>
        <w:jc w:val="left"/>
      </w:pPr>
      <w:r>
        <w:rPr>
          <w:rStyle w:val="CommentReference"/>
        </w:rPr>
        <w:annotationRef/>
      </w:r>
      <w:r>
        <w:t>I don't think this is exceptionally high.</w:t>
      </w:r>
    </w:p>
  </w:comment>
  <w:comment w:id="590" w:author="Brüggemann, Roger" w:date="2024-02-23T09:51:00Z" w:initials="BR">
    <w:p w14:paraId="5B441C53" w14:textId="2BA6F587" w:rsidR="00383D26" w:rsidRDefault="00383D26" w:rsidP="00D312A0">
      <w:pPr>
        <w:pStyle w:val="CommentText"/>
        <w:jc w:val="left"/>
      </w:pPr>
      <w:r>
        <w:rPr>
          <w:rStyle w:val="CommentReference"/>
        </w:rPr>
        <w:annotationRef/>
      </w:r>
      <w:r>
        <w:rPr>
          <w:lang w:val="nl-NL"/>
        </w:rPr>
        <w:t xml:space="preserve">This is very high. Any thoughts? </w:t>
      </w:r>
    </w:p>
  </w:comment>
  <w:comment w:id="592" w:author="Microsoft Office User" w:date="2024-02-19T00:52:00Z" w:initials="MOU">
    <w:p w14:paraId="7E6B26CB" w14:textId="058EF530"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608" w:author="Indy Sandaradura" w:date="2024-02-02T08:39:00Z" w:initials="IS">
    <w:p w14:paraId="37C402C4" w14:textId="7323BFEB"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609"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617" w:author="Jan-Willem Alffenaar" w:date="2024-02-19T09:48:00Z" w:initials="JWA">
    <w:p w14:paraId="728CB439" w14:textId="1B70ACAE" w:rsidR="00C93E26" w:rsidRDefault="00C93E26" w:rsidP="00C93E26">
      <w:pPr>
        <w:pStyle w:val="CommentText"/>
        <w:jc w:val="left"/>
      </w:pPr>
      <w:r>
        <w:rPr>
          <w:rStyle w:val="CommentReference"/>
        </w:rPr>
        <w:annotationRef/>
      </w:r>
      <w:r>
        <w:t>Also specify the standard dosing regimen again her</w:t>
      </w:r>
    </w:p>
  </w:comment>
  <w:comment w:id="621" w:author="Microsoft Office User" w:date="2024-02-19T00:55:00Z" w:initials="MOU">
    <w:p w14:paraId="1DC9C87A" w14:textId="66129B8A"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630" w:author="Jan-Willem Alffenaar" w:date="2024-02-19T09:50:00Z" w:initials="JWA">
    <w:p w14:paraId="5E11EE4C" w14:textId="78429194"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634" w:author="Jan-Willem Alffenaar" w:date="2024-02-19T10:03:00Z" w:initials="JWA">
    <w:p w14:paraId="0A20C430" w14:textId="47E10294" w:rsidR="00BB06DA" w:rsidRDefault="00BB06DA" w:rsidP="00BB06DA">
      <w:pPr>
        <w:pStyle w:val="CommentText"/>
        <w:jc w:val="left"/>
      </w:pPr>
      <w:r>
        <w:rPr>
          <w:rStyle w:val="CommentReference"/>
        </w:rPr>
        <w:annotationRef/>
      </w:r>
      <w:r>
        <w:t>Change to ‘total body weight’ to be more specific</w:t>
      </w:r>
    </w:p>
  </w:comment>
  <w:comment w:id="638" w:author="Brüggemann, Roger" w:date="2024-02-20T11:45:00Z" w:initials="BR">
    <w:p w14:paraId="02D83C80" w14:textId="77777777" w:rsidR="00D52263" w:rsidRDefault="00D52263" w:rsidP="00D52263">
      <w:pPr>
        <w:pStyle w:val="CommentText"/>
      </w:pPr>
      <w:r>
        <w:rPr>
          <w:rStyle w:val="CommentReference"/>
        </w:rPr>
        <w:annotationRef/>
      </w:r>
      <w:r>
        <w:t xml:space="preserve">But above you make it more specific with body weight and CRRT as covariates. </w:t>
      </w:r>
    </w:p>
  </w:comment>
  <w:comment w:id="636" w:author="Microsoft Office User" w:date="2024-02-19T00:56:00Z" w:initials="MOU">
    <w:p w14:paraId="131A5986" w14:textId="406F5E1D"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637"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653" w:author="Sophie Stocker" w:date="2024-02-23T10:56:00Z" w:initials="SS">
    <w:p w14:paraId="583C292A" w14:textId="2B0FC17A" w:rsidR="00B446CE" w:rsidRDefault="00B446CE" w:rsidP="00B446CE">
      <w:pPr>
        <w:pStyle w:val="CommentText"/>
        <w:jc w:val="left"/>
      </w:pPr>
      <w:r>
        <w:rPr>
          <w:rStyle w:val="CommentReference"/>
        </w:rPr>
        <w:annotationRef/>
      </w:r>
      <w:r>
        <w:t>Comment on the clinically relevant covariates body weight and CRRT</w:t>
      </w:r>
    </w:p>
  </w:comment>
  <w:comment w:id="657" w:author="Microsoft Office User" w:date="2024-02-19T00:56:00Z" w:initials="MOU">
    <w:p w14:paraId="3B25CE8D" w14:textId="32375222" w:rsidR="00D47F6F" w:rsidRDefault="00D47F6F" w:rsidP="005D33FE">
      <w:pPr>
        <w:jc w:val="left"/>
      </w:pPr>
      <w:r>
        <w:rPr>
          <w:rStyle w:val="CommentReference"/>
        </w:rPr>
        <w:annotationRef/>
      </w:r>
      <w:r>
        <w:rPr>
          <w:color w:val="000000"/>
          <w:sz w:val="20"/>
          <w:szCs w:val="20"/>
        </w:rPr>
        <w:t>This is a judgment and you didn’t assess using an implementation science methodology…perhaps just leave as pragmatic...</w:t>
      </w:r>
    </w:p>
  </w:comment>
  <w:comment w:id="658" w:author="Jan-Willem Alffenaar" w:date="2024-02-19T10:03:00Z" w:initials="JWA">
    <w:p w14:paraId="1553CF48" w14:textId="77777777" w:rsidR="00B90DC4" w:rsidRDefault="00B90DC4" w:rsidP="00B90DC4">
      <w:pPr>
        <w:pStyle w:val="CommentText"/>
        <w:jc w:val="left"/>
      </w:pPr>
      <w:r>
        <w:rPr>
          <w:rStyle w:val="CommentReference"/>
        </w:rPr>
        <w:annotationRef/>
      </w:r>
      <w:r>
        <w:t>agree</w:t>
      </w:r>
    </w:p>
  </w:comment>
  <w:comment w:id="672" w:author="Microsoft Office User" w:date="2024-02-19T00:57:00Z" w:initials="MOU">
    <w:p w14:paraId="41D06624" w14:textId="67D60489" w:rsidR="00D47F6F" w:rsidRDefault="00D47F6F" w:rsidP="00372E0D">
      <w:pPr>
        <w:jc w:val="left"/>
      </w:pPr>
      <w:r>
        <w:rPr>
          <w:rStyle w:val="CommentReference"/>
        </w:rPr>
        <w:annotationRef/>
      </w:r>
      <w:r>
        <w:rPr>
          <w:color w:val="000000"/>
          <w:sz w:val="20"/>
          <w:szCs w:val="20"/>
        </w:rPr>
        <w:t>Clumsy wording, I suggest rewording for clarity</w:t>
      </w:r>
    </w:p>
  </w:comment>
  <w:comment w:id="673"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686" w:author="Sophie Stocker" w:date="2024-02-23T10:58:00Z" w:initials="SS">
    <w:p w14:paraId="1B901E24" w14:textId="4F42C45B"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702" w:author="Indy Sandaradura" w:date="2024-02-02T08:42:00Z" w:initials="IS">
    <w:p w14:paraId="526B2ECB" w14:textId="0A7746C2" w:rsidR="00CF6500" w:rsidRDefault="00CF6500" w:rsidP="00CF6500">
      <w:pPr>
        <w:jc w:val="left"/>
      </w:pPr>
      <w:r>
        <w:rPr>
          <w:rStyle w:val="CommentReference"/>
        </w:rPr>
        <w:annotationRef/>
      </w:r>
      <w:r>
        <w:rPr>
          <w:color w:val="000000"/>
          <w:sz w:val="20"/>
          <w:szCs w:val="20"/>
        </w:rPr>
        <w:t>ability to describe/fit?</w:t>
      </w:r>
    </w:p>
  </w:comment>
  <w:comment w:id="710" w:author="Sophie Stocker" w:date="2024-02-23T10:59:00Z" w:initials="SS">
    <w:p w14:paraId="13A9E641" w14:textId="70A682F2" w:rsidR="00EE3AF7" w:rsidRDefault="00EE3AF7" w:rsidP="00EE3AF7">
      <w:pPr>
        <w:pStyle w:val="CommentText"/>
        <w:jc w:val="left"/>
      </w:pPr>
      <w:r>
        <w:rPr>
          <w:rStyle w:val="CommentReference"/>
        </w:rPr>
        <w:annotationRef/>
      </w:r>
      <w:r>
        <w:t>Comment on the direction of the effect e.g. higher body weight lower PTA</w:t>
      </w:r>
    </w:p>
  </w:comment>
  <w:comment w:id="726" w:author="Sophie Stocker" w:date="2024-02-23T11:00:00Z" w:initials="SS">
    <w:p w14:paraId="4F535DA6" w14:textId="32FB14BE" w:rsidR="006E1FF3" w:rsidRDefault="006E1FF3" w:rsidP="006E1FF3">
      <w:pPr>
        <w:pStyle w:val="CommentText"/>
        <w:jc w:val="left"/>
      </w:pPr>
      <w:r>
        <w:rPr>
          <w:rStyle w:val="CommentReference"/>
        </w:rPr>
        <w:annotationRef/>
      </w:r>
      <w:r>
        <w:t xml:space="preserve">More convenient </w:t>
      </w:r>
    </w:p>
  </w:comment>
  <w:comment w:id="734" w:author="Indy Sandaradura" w:date="2024-02-02T08:49:00Z" w:initials="IS">
    <w:p w14:paraId="392102F9" w14:textId="16FE1374"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735" w:author="My Luong Vuong" w:date="2024-05-31T14:21:00Z" w:initials="MLV">
    <w:p w14:paraId="41FB2D42" w14:textId="77777777" w:rsidR="001A6990" w:rsidRDefault="001A6990" w:rsidP="00163A76">
      <w:pPr>
        <w:pStyle w:val="CommentText"/>
        <w:jc w:val="left"/>
      </w:pPr>
      <w:r>
        <w:rPr>
          <w:rStyle w:val="CommentReference"/>
        </w:rPr>
        <w:annotationRef/>
      </w:r>
      <w:r>
        <w:rPr>
          <w:color w:val="000000"/>
        </w:rPr>
        <w:t xml:space="preserve">That's a great point but the reason we chose CKDEPI to calculate eGFR instead of Cockcroft-Gault is that the former is shown to be way superior than the latter in reflecting the kidney function in patients. Sharma et al demonstrated that nicely in a recent CPT review </w:t>
      </w:r>
      <w:hyperlink r:id="rId3" w:history="1">
        <w:r w:rsidRPr="00163A76">
          <w:rPr>
            <w:rStyle w:val="Hyperlink"/>
          </w:rPr>
          <w:t>https://ascpt.onlinelibrary.wiley.com/doi/10.1002/cpt.2489</w:t>
        </w:r>
      </w:hyperlink>
      <w:r>
        <w:rPr>
          <w:color w:val="000000"/>
        </w:rPr>
        <w:t>,</w:t>
      </w:r>
    </w:p>
  </w:comment>
  <w:comment w:id="773" w:author="Sophie Stocker" w:date="2024-02-23T11:02:00Z" w:initials="SS">
    <w:p w14:paraId="1AF02AC9" w14:textId="653EDE03" w:rsidR="009B530F" w:rsidRDefault="009B530F" w:rsidP="009B530F">
      <w:pPr>
        <w:pStyle w:val="CommentText"/>
        <w:jc w:val="left"/>
      </w:pPr>
      <w:r>
        <w:rPr>
          <w:rStyle w:val="CommentReference"/>
        </w:rPr>
        <w:annotationRef/>
      </w:r>
      <w:r>
        <w:t>Also inconsistent with the fact that fluconazole renally cleared….</w:t>
      </w:r>
    </w:p>
  </w:comment>
  <w:comment w:id="787"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792"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799" w:author="Microsoft Office User" w:date="2024-02-19T01:00:00Z" w:initials="MOU">
    <w:p w14:paraId="0A0BC4D1" w14:textId="00ACEE07" w:rsidR="0056614B" w:rsidRDefault="0056614B" w:rsidP="00675AA4">
      <w:pPr>
        <w:jc w:val="left"/>
      </w:pPr>
      <w:r>
        <w:rPr>
          <w:rStyle w:val="CommentReference"/>
        </w:rPr>
        <w:annotationRef/>
      </w:r>
      <w:r>
        <w:rPr>
          <w:color w:val="000000"/>
          <w:sz w:val="20"/>
          <w:szCs w:val="20"/>
        </w:rPr>
        <w:t>Authors in this group may feel their data demonstrated this? I’m not sure how well mine did, but I think it is more controversial to say renal function doesn’t matter, than it does...</w:t>
      </w:r>
    </w:p>
  </w:comment>
  <w:comment w:id="805" w:author="Microsoft Office User" w:date="2024-02-19T01:03:00Z" w:initials="MOU">
    <w:p w14:paraId="071C3770" w14:textId="67C4C818"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817" w:author="Microsoft Office User" w:date="2024-02-19T01:04:00Z" w:initials="MOU">
    <w:p w14:paraId="34E89134" w14:textId="282FACCA"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830" w:author="Jan-Willem Alffenaar" w:date="2024-02-19T10:21:00Z" w:initials="JWA">
    <w:p w14:paraId="2471F229" w14:textId="356293AD" w:rsidR="00ED75AC" w:rsidRDefault="00ED75AC" w:rsidP="00ED75AC">
      <w:pPr>
        <w:pStyle w:val="CommentText"/>
        <w:jc w:val="left"/>
      </w:pPr>
      <w:r>
        <w:rPr>
          <w:rStyle w:val="CommentReference"/>
        </w:rPr>
        <w:annotationRef/>
      </w:r>
      <w:r>
        <w:t>Where is this hospital; would love to work there. ☺️</w:t>
      </w:r>
    </w:p>
  </w:comment>
  <w:comment w:id="837"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856" w:author="Microsoft Office User" w:date="2024-02-19T01:05:00Z" w:initials="MOU">
    <w:p w14:paraId="76C249A4" w14:textId="6945ECA5" w:rsidR="0056614B" w:rsidRDefault="0056614B" w:rsidP="005D12F5">
      <w:pPr>
        <w:jc w:val="left"/>
      </w:pPr>
      <w:r>
        <w:rPr>
          <w:rStyle w:val="CommentReference"/>
        </w:rPr>
        <w:annotationRef/>
      </w:r>
      <w:r>
        <w:rPr>
          <w:color w:val="000000"/>
          <w:sz w:val="20"/>
          <w:szCs w:val="20"/>
        </w:rPr>
        <w:t xml:space="preserve">I must have missed this in the methods….but why have you chosen to do this? </w:t>
      </w:r>
    </w:p>
  </w:comment>
  <w:comment w:id="865" w:author="Microsoft Office User" w:date="2024-02-19T01:06:00Z" w:initials="MOU">
    <w:p w14:paraId="7E18A62A" w14:textId="570DC3BB"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866"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890"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894" w:author="Indy Sandaradura" w:date="2024-02-02T08:54:00Z" w:initials="IS">
    <w:p w14:paraId="43916335" w14:textId="10F0BBEA" w:rsidR="00F02842" w:rsidRDefault="00F02842" w:rsidP="00F02842">
      <w:pPr>
        <w:jc w:val="left"/>
      </w:pPr>
      <w:r>
        <w:rPr>
          <w:rStyle w:val="CommentReference"/>
        </w:rPr>
        <w:annotationRef/>
      </w:r>
      <w:r>
        <w:rPr>
          <w:color w:val="000000"/>
          <w:sz w:val="20"/>
          <w:szCs w:val="20"/>
        </w:rPr>
        <w:t>Would this not have been sensible at the start?</w:t>
      </w:r>
    </w:p>
  </w:comment>
  <w:comment w:id="895"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896"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897"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918" w:author="Wicha, Sebastian" w:date="2024-02-23T16:23:00Z" w:initials="SW">
    <w:p w14:paraId="6D59B789" w14:textId="06ED0DE8" w:rsidR="004B7F0D" w:rsidRDefault="004B7F0D" w:rsidP="004B7F0D">
      <w:pPr>
        <w:pStyle w:val="CommentText"/>
      </w:pPr>
      <w:r>
        <w:rPr>
          <w:rStyle w:val="CommentReference"/>
        </w:rPr>
        <w:annotationRef/>
      </w:r>
      <w:r>
        <w:t>I don’t understand why this precludes testing different RRT types as categorical covariate?</w:t>
      </w:r>
    </w:p>
  </w:comment>
  <w:comment w:id="945" w:author="Jan-Willem Alffenaar" w:date="2024-02-19T10:50:00Z" w:initials="JWA">
    <w:p w14:paraId="3C073F92" w14:textId="046CA0B7" w:rsidR="00AA0530" w:rsidRDefault="00AA0530" w:rsidP="00AA0530">
      <w:pPr>
        <w:pStyle w:val="CommentText"/>
        <w:jc w:val="left"/>
      </w:pPr>
      <w:r>
        <w:rPr>
          <w:rStyle w:val="CommentReference"/>
        </w:rPr>
        <w:annotationRef/>
      </w:r>
      <w:r>
        <w:t>Would remove this. It was not a clear preset exclusion criterium. Maybe, based on the above comments, consider how to better define in/exclusion?</w:t>
      </w:r>
    </w:p>
  </w:comment>
  <w:comment w:id="953" w:author="Jan-Willem Alffenaar" w:date="2024-02-19T10:50:00Z" w:initials="JWA">
    <w:p w14:paraId="0F08A108" w14:textId="75565A2C" w:rsidR="00AA0530" w:rsidRDefault="00AA0530" w:rsidP="00AA0530">
      <w:pPr>
        <w:pStyle w:val="CommentText"/>
        <w:jc w:val="left"/>
      </w:pPr>
      <w:r>
        <w:rPr>
          <w:rStyle w:val="CommentReference"/>
        </w:rPr>
        <w:annotationRef/>
      </w:r>
      <w:r>
        <w:t>Remove from conclusion</w:t>
      </w:r>
    </w:p>
  </w:comment>
  <w:comment w:id="955"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1127"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1399"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D957E6" w15:done="0"/>
  <w15:commentEx w15:paraId="4649FF2D" w15:done="0"/>
  <w15:commentEx w15:paraId="41E4B194" w15:done="0"/>
  <w15:commentEx w15:paraId="47C031C8" w15:done="0"/>
  <w15:commentEx w15:paraId="08FB9F5E" w15:done="0"/>
  <w15:commentEx w15:paraId="4BE042E5" w15:done="0"/>
  <w15:commentEx w15:paraId="3D422A5E" w15:paraIdParent="4BE042E5" w15:done="0"/>
  <w15:commentEx w15:paraId="3FEE29F5" w15:done="0"/>
  <w15:commentEx w15:paraId="29C5703B" w15:paraIdParent="3FEE29F5" w15:done="0"/>
  <w15:commentEx w15:paraId="52FACEB8" w15:done="0"/>
  <w15:commentEx w15:paraId="6B09383A" w15:paraIdParent="52FACEB8" w15:done="0"/>
  <w15:commentEx w15:paraId="5F42CD6A" w15:done="0"/>
  <w15:commentEx w15:paraId="1A989D60" w15:done="0"/>
  <w15:commentEx w15:paraId="308ADEC6" w15:done="0"/>
  <w15:commentEx w15:paraId="4B603BFE" w15:done="0"/>
  <w15:commentEx w15:paraId="3571E63A" w15:done="0"/>
  <w15:commentEx w15:paraId="2EE72C17" w15:done="0"/>
  <w15:commentEx w15:paraId="099C6591" w15:paraIdParent="2EE72C17" w15:done="0"/>
  <w15:commentEx w15:paraId="6FE07E38" w15:done="0"/>
  <w15:commentEx w15:paraId="2EB20BA6" w15:paraIdParent="6FE07E38" w15:done="0"/>
  <w15:commentEx w15:paraId="2BD84284" w15:done="0"/>
  <w15:commentEx w15:paraId="3EEB68AC" w15:done="0"/>
  <w15:commentEx w15:paraId="528ACC9A" w15:paraIdParent="3EEB68AC" w15:done="0"/>
  <w15:commentEx w15:paraId="5E4D7350" w15:paraIdParent="528ACC9A" w15:done="0"/>
  <w15:commentEx w15:paraId="3C1BEE9C" w15:done="0"/>
  <w15:commentEx w15:paraId="38C4B0FD" w15:paraIdParent="3C1BEE9C" w15:done="0"/>
  <w15:commentEx w15:paraId="4BABC6EB" w15:done="0"/>
  <w15:commentEx w15:paraId="075F5326" w15:done="0"/>
  <w15:commentEx w15:paraId="05A34DD9" w15:done="0"/>
  <w15:commentEx w15:paraId="582E2AFD" w15:done="0"/>
  <w15:commentEx w15:paraId="08A31B37" w15:done="0"/>
  <w15:commentEx w15:paraId="6C7AFE4D" w15:paraIdParent="08A31B37" w15:done="0"/>
  <w15:commentEx w15:paraId="295A1EB7" w15:done="0"/>
  <w15:commentEx w15:paraId="31B77A55" w15:done="0"/>
  <w15:commentEx w15:paraId="2F098201" w15:done="0"/>
  <w15:commentEx w15:paraId="3938475C" w15:paraIdParent="2F098201" w15:done="0"/>
  <w15:commentEx w15:paraId="3B211377" w15:paraIdParent="2F098201" w15:done="0"/>
  <w15:commentEx w15:paraId="35D3448A" w15:done="0"/>
  <w15:commentEx w15:paraId="16E42D38" w15:done="0"/>
  <w15:commentEx w15:paraId="7924F4D0" w15:done="0"/>
  <w15:commentEx w15:paraId="3F8F5C97" w15:done="0"/>
  <w15:commentEx w15:paraId="02DE548E" w15:paraIdParent="3F8F5C97" w15:done="0"/>
  <w15:commentEx w15:paraId="7B80E9C9" w15:done="0"/>
  <w15:commentEx w15:paraId="08624861" w15:done="0"/>
  <w15:commentEx w15:paraId="7C441103" w15:done="0"/>
  <w15:commentEx w15:paraId="1FCD7033" w15:done="0"/>
  <w15:commentEx w15:paraId="316D6E8F" w15:done="0"/>
  <w15:commentEx w15:paraId="5ABBC0DF" w15:done="0"/>
  <w15:commentEx w15:paraId="11AB236E" w15:done="0"/>
  <w15:commentEx w15:paraId="3100C424" w15:done="0"/>
  <w15:commentEx w15:paraId="56EF652C" w15:done="0"/>
  <w15:commentEx w15:paraId="0B7BFBBC" w15:paraIdParent="56EF652C" w15:done="0"/>
  <w15:commentEx w15:paraId="27DF82C0" w15:paraIdParent="56EF652C" w15:done="0"/>
  <w15:commentEx w15:paraId="4C334D7C" w15:done="0"/>
  <w15:commentEx w15:paraId="0E05775A" w15:paraIdParent="4C334D7C" w15:done="0"/>
  <w15:commentEx w15:paraId="7976A3BC" w15:done="0"/>
  <w15:commentEx w15:paraId="711A4305" w15:done="0"/>
  <w15:commentEx w15:paraId="3B43867A" w15:paraIdParent="711A4305" w15:done="0"/>
  <w15:commentEx w15:paraId="67F36AE1" w15:done="0"/>
  <w15:commentEx w15:paraId="754EDE81" w15:paraIdParent="67F36AE1" w15:done="0"/>
  <w15:commentEx w15:paraId="48425D38" w15:done="0"/>
  <w15:commentEx w15:paraId="075E57AA" w15:paraIdParent="48425D38" w15:done="0"/>
  <w15:commentEx w15:paraId="1CF9A8E1" w15:done="0"/>
  <w15:commentEx w15:paraId="66985067" w15:done="0"/>
  <w15:commentEx w15:paraId="4F3D142F" w15:done="0"/>
  <w15:commentEx w15:paraId="66A6FDF1" w15:paraIdParent="4F3D142F" w15:done="0"/>
  <w15:commentEx w15:paraId="4F4391A9" w15:done="0"/>
  <w15:commentEx w15:paraId="04117104" w15:paraIdParent="4F4391A9" w15:done="0"/>
  <w15:commentEx w15:paraId="7714D9C5" w15:paraIdParent="4F4391A9" w15:done="0"/>
  <w15:commentEx w15:paraId="3F007602" w15:done="0"/>
  <w15:commentEx w15:paraId="0A6C4F31" w15:done="0"/>
  <w15:commentEx w15:paraId="444914FA" w15:paraIdParent="0A6C4F31" w15:done="0"/>
  <w15:commentEx w15:paraId="5358D58D" w15:done="0"/>
  <w15:commentEx w15:paraId="7E3F7C72" w15:done="0"/>
  <w15:commentEx w15:paraId="4EE17147" w15:done="0"/>
  <w15:commentEx w15:paraId="3F765B23" w15:done="0"/>
  <w15:commentEx w15:paraId="756DE079" w15:done="0"/>
  <w15:commentEx w15:paraId="650648BF" w15:paraIdParent="756DE079" w15:done="0"/>
  <w15:commentEx w15:paraId="081F8CC7" w15:done="0"/>
  <w15:commentEx w15:paraId="1DE07876" w15:done="0"/>
  <w15:commentEx w15:paraId="4E53DAF6" w15:paraIdParent="1DE07876" w15:done="0"/>
  <w15:commentEx w15:paraId="215EF5CD" w15:done="0"/>
  <w15:commentEx w15:paraId="23B9BF58" w15:done="0"/>
  <w15:commentEx w15:paraId="0D170C01" w15:paraIdParent="23B9BF58" w15:done="0"/>
  <w15:commentEx w15:paraId="5946AD15" w15:done="0"/>
  <w15:commentEx w15:paraId="2E753024" w15:paraIdParent="5946AD15" w15:done="0"/>
  <w15:commentEx w15:paraId="1950BE23" w15:done="0"/>
  <w15:commentEx w15:paraId="55DFD2BB" w15:done="0"/>
  <w15:commentEx w15:paraId="77D59660" w15:done="0"/>
  <w15:commentEx w15:paraId="068EB577" w15:done="0"/>
  <w15:commentEx w15:paraId="3A50BB81" w15:paraIdParent="068EB577" w15:done="0"/>
  <w15:commentEx w15:paraId="59D83D7F" w15:done="0"/>
  <w15:commentEx w15:paraId="1B4B4128" w15:done="0"/>
  <w15:commentEx w15:paraId="310F4AD0" w15:paraIdParent="1B4B4128" w15:done="0"/>
  <w15:commentEx w15:paraId="1F2B2F76" w15:paraIdParent="1B4B4128" w15:done="0"/>
  <w15:commentEx w15:paraId="207D6963" w15:done="0"/>
  <w15:commentEx w15:paraId="3DBF83A4" w15:paraIdParent="207D6963" w15:done="0"/>
  <w15:commentEx w15:paraId="043D814B" w15:done="0"/>
  <w15:commentEx w15:paraId="05A20A43" w15:paraIdParent="043D814B" w15:done="0"/>
  <w15:commentEx w15:paraId="16FFEDD9" w15:done="0"/>
  <w15:commentEx w15:paraId="698B06F9" w15:paraIdParent="16FFEDD9" w15:done="0"/>
  <w15:commentEx w15:paraId="24E61B9E" w15:paraIdParent="16FFEDD9" w15:done="0"/>
  <w15:commentEx w15:paraId="2AB20750" w15:done="0"/>
  <w15:commentEx w15:paraId="75DA38F9" w15:done="0"/>
  <w15:commentEx w15:paraId="58C3EF0E" w15:paraIdParent="75DA38F9" w15:done="0"/>
  <w15:commentEx w15:paraId="25A3E137" w15:paraIdParent="75DA38F9" w15:done="0"/>
  <w15:commentEx w15:paraId="2171AEB2" w15:done="0"/>
  <w15:commentEx w15:paraId="2147B217" w15:paraIdParent="2171AEB2" w15:done="0"/>
  <w15:commentEx w15:paraId="5687E483" w15:paraIdParent="2171AEB2" w15:done="0"/>
  <w15:commentEx w15:paraId="67528499" w15:done="0"/>
  <w15:commentEx w15:paraId="70D14320" w15:done="0"/>
  <w15:commentEx w15:paraId="0C35F4C1" w15:done="0"/>
  <w15:commentEx w15:paraId="26174D8D" w15:done="0"/>
  <w15:commentEx w15:paraId="2848FEAD" w15:paraIdParent="26174D8D" w15:done="0"/>
  <w15:commentEx w15:paraId="2F985F32" w15:paraIdParent="26174D8D" w15:done="0"/>
  <w15:commentEx w15:paraId="6BF09FE8" w15:done="0"/>
  <w15:commentEx w15:paraId="7A51BD2B" w15:paraIdParent="6BF09FE8" w15:done="0"/>
  <w15:commentEx w15:paraId="4BE2CB22" w15:done="0"/>
  <w15:commentEx w15:paraId="062567A8" w15:done="0"/>
  <w15:commentEx w15:paraId="7BF07928" w15:paraIdParent="062567A8" w15:done="0"/>
  <w15:commentEx w15:paraId="2CEF08EA" w15:done="0"/>
  <w15:commentEx w15:paraId="1D1522F3" w15:done="0"/>
  <w15:commentEx w15:paraId="1D2411D1" w15:done="0"/>
  <w15:commentEx w15:paraId="67ABE5FA" w15:done="0"/>
  <w15:commentEx w15:paraId="48A28328" w15:paraIdParent="67ABE5FA" w15:done="0"/>
  <w15:commentEx w15:paraId="47C3E494" w15:done="0"/>
  <w15:commentEx w15:paraId="4BD6A7FA" w15:done="0"/>
  <w15:commentEx w15:paraId="63E0B7DF" w15:paraIdParent="4BD6A7FA" w15:done="0"/>
  <w15:commentEx w15:paraId="2CB28006" w15:done="0"/>
  <w15:commentEx w15:paraId="40318316" w15:done="0"/>
  <w15:commentEx w15:paraId="073AF931" w15:paraIdParent="40318316" w15:done="0"/>
  <w15:commentEx w15:paraId="6FFF5DDF" w15:paraIdParent="40318316" w15:done="0"/>
  <w15:commentEx w15:paraId="35CD9FC0" w15:done="0"/>
  <w15:commentEx w15:paraId="2786D90B" w15:paraIdParent="35CD9FC0" w15:done="0"/>
  <w15:commentEx w15:paraId="17A071C5" w15:done="0"/>
  <w15:commentEx w15:paraId="44BBF1FA" w15:paraIdParent="17A071C5" w15:done="0"/>
  <w15:commentEx w15:paraId="4C7B0CD2" w15:done="0"/>
  <w15:commentEx w15:paraId="075AC5C0" w15:done="0"/>
  <w15:commentEx w15:paraId="5F081E01" w15:done="0"/>
  <w15:commentEx w15:paraId="0DDEA57D" w15:done="0"/>
  <w15:commentEx w15:paraId="787C529F" w15:paraIdParent="0DDEA57D" w15:done="0"/>
  <w15:commentEx w15:paraId="578E5861" w15:done="0"/>
  <w15:commentEx w15:paraId="0AE1553D" w15:paraIdParent="578E5861" w15:done="0"/>
  <w15:commentEx w15:paraId="5B441C53" w15:done="0"/>
  <w15:commentEx w15:paraId="3A6D772D" w15:done="0"/>
  <w15:commentEx w15:paraId="37C402C4" w15:done="0"/>
  <w15:commentEx w15:paraId="1B9698F9" w15:paraIdParent="37C402C4" w15:done="0"/>
  <w15:commentEx w15:paraId="728CB439" w15:done="0"/>
  <w15:commentEx w15:paraId="1DC9C87A" w15:done="0"/>
  <w15:commentEx w15:paraId="5E11EE4C" w15:done="0"/>
  <w15:commentEx w15:paraId="0A20C430" w15:done="0"/>
  <w15:commentEx w15:paraId="02D83C80" w15:done="0"/>
  <w15:commentEx w15:paraId="131A5986" w15:done="0"/>
  <w15:commentEx w15:paraId="5D3A4A2B" w15:paraIdParent="131A5986" w15:done="0"/>
  <w15:commentEx w15:paraId="583C292A" w15:done="0"/>
  <w15:commentEx w15:paraId="3B25CE8D" w15:done="0"/>
  <w15:commentEx w15:paraId="1553CF48" w15:paraIdParent="3B25CE8D" w15:done="0"/>
  <w15:commentEx w15:paraId="41D06624" w15:done="0"/>
  <w15:commentEx w15:paraId="720A17DF" w15:paraIdParent="41D06624" w15:done="0"/>
  <w15:commentEx w15:paraId="1B901E24" w15:done="0"/>
  <w15:commentEx w15:paraId="526B2ECB" w15:done="0"/>
  <w15:commentEx w15:paraId="13A9E641" w15:done="0"/>
  <w15:commentEx w15:paraId="4F535DA6" w15:done="0"/>
  <w15:commentEx w15:paraId="392102F9" w15:done="0"/>
  <w15:commentEx w15:paraId="41FB2D42" w15:paraIdParent="392102F9" w15:done="0"/>
  <w15:commentEx w15:paraId="1AF02AC9" w15:done="0"/>
  <w15:commentEx w15:paraId="6F99F9E5" w15:done="0"/>
  <w15:commentEx w15:paraId="4E44123A" w15:done="0"/>
  <w15:commentEx w15:paraId="0A0BC4D1" w15:done="0"/>
  <w15:commentEx w15:paraId="071C3770" w15:done="0"/>
  <w15:commentEx w15:paraId="34E89134" w15:done="0"/>
  <w15:commentEx w15:paraId="2471F229" w15:done="0"/>
  <w15:commentEx w15:paraId="57392CF0" w15:done="0"/>
  <w15:commentEx w15:paraId="76C249A4" w15:done="0"/>
  <w15:commentEx w15:paraId="7E18A62A" w15:done="0"/>
  <w15:commentEx w15:paraId="3D478B11" w15:paraIdParent="7E18A62A" w15:done="0"/>
  <w15:commentEx w15:paraId="1ACF4FD6" w15:done="0"/>
  <w15:commentEx w15:paraId="43916335" w15:done="0"/>
  <w15:commentEx w15:paraId="6CABAC5F" w15:paraIdParent="43916335" w15:done="0"/>
  <w15:commentEx w15:paraId="094EF044" w15:paraIdParent="43916335" w15:done="0"/>
  <w15:commentEx w15:paraId="00B840CD" w15:done="0"/>
  <w15:commentEx w15:paraId="6D59B789" w15:done="0"/>
  <w15:commentEx w15:paraId="3C073F92" w15:done="0"/>
  <w15:commentEx w15:paraId="0F08A108" w15:done="0"/>
  <w15:commentEx w15:paraId="590EC630" w15:done="0"/>
  <w15:commentEx w15:paraId="064375FB" w15:done="0"/>
  <w15:commentEx w15:paraId="3F9D40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0EFB4" w16cex:dateUtc="2024-02-18T14:13:00Z"/>
  <w16cex:commentExtensible w16cex:durableId="297F0F26" w16cex:dateUtc="2024-02-20T10:44:00Z"/>
  <w16cex:commentExtensible w16cex:durableId="22DD2AB1" w16cex:dateUtc="2024-02-22T23:19:00Z"/>
  <w16cex:commentExtensible w16cex:durableId="297F0E9D" w16cex:dateUtc="2024-02-20T10:41:00Z"/>
  <w16cex:commentExtensible w16cex:durableId="5C15AC61" w16cex:dateUtc="2024-02-18T20:11:00Z"/>
  <w16cex:commentExtensible w16cex:durableId="297F0EDF" w16cex:dateUtc="2024-02-20T10:43:00Z"/>
  <w16cex:commentExtensible w16cex:durableId="2A0313F2" w16cex:dateUtc="2024-05-30T13:04:00Z"/>
  <w16cex:commentExtensible w16cex:durableId="297F0EFB" w16cex:dateUtc="2024-02-20T10:43:00Z"/>
  <w16cex:commentExtensible w16cex:durableId="2A031427" w16cex:dateUtc="2024-05-30T13:05:00Z"/>
  <w16cex:commentExtensible w16cex:durableId="3AADC446" w16cex:dateUtc="2024-02-18T14:15:00Z"/>
  <w16cex:commentExtensible w16cex:durableId="02D3965C" w16cex:dateUtc="2024-02-18T20:12:00Z"/>
  <w16cex:commentExtensible w16cex:durableId="4D570B42" w16cex:dateUtc="2024-02-22T23:21:00Z"/>
  <w16cex:commentExtensible w16cex:durableId="297F0F6E" w16cex:dateUtc="2024-02-20T10:45:00Z"/>
  <w16cex:commentExtensible w16cex:durableId="297F0F56" w16cex:dateUtc="2024-02-20T10:45:00Z"/>
  <w16cex:commentExtensible w16cex:durableId="4CF9F4E8" w16cex:dateUtc="2024-02-18T14:18:00Z"/>
  <w16cex:commentExtensible w16cex:durableId="297F0F8C" w16cex:dateUtc="2024-02-20T10:46:00Z"/>
  <w16cex:commentExtensible w16cex:durableId="20B07734" w16cex:dateUtc="2024-02-18T14:16:00Z"/>
  <w16cex:commentExtensible w16cex:durableId="4891A35D" w16cex:dateUtc="2024-02-18T20:14:00Z"/>
  <w16cex:commentExtensible w16cex:durableId="297F0FC2" w16cex:dateUtc="2024-02-20T10:47:00Z"/>
  <w16cex:commentExtensible w16cex:durableId="2A0314B4" w16cex:dateUtc="2024-05-30T13:07:00Z"/>
  <w16cex:commentExtensible w16cex:durableId="297F0FA5" w16cex:dateUtc="2024-02-20T10:46:00Z"/>
  <w16cex:commentExtensible w16cex:durableId="42998FE4" w16cex:dateUtc="2024-02-18T14:16:00Z"/>
  <w16cex:commentExtensible w16cex:durableId="05A9694F" w16cex:dateUtc="2024-02-18T20:14:00Z"/>
  <w16cex:commentExtensible w16cex:durableId="2A0314D1" w16cex:dateUtc="2024-05-30T13:08:00Z"/>
  <w16cex:commentExtensible w16cex:durableId="6C2AB21C" w16cex:dateUtc="2024-02-18T14:17:00Z"/>
  <w16cex:commentExtensible w16cex:durableId="596E9A25" w16cex:dateUtc="2024-02-18T20:16:00Z"/>
  <w16cex:commentExtensible w16cex:durableId="2A281E13" w16cex:dateUtc="2024-02-22T23:22:00Z"/>
  <w16cex:commentExtensible w16cex:durableId="297F0FD6" w16cex:dateUtc="2024-02-20T10:47:00Z"/>
  <w16cex:commentExtensible w16cex:durableId="317A7C1A" w16cex:dateUtc="2024-02-22T23:22:00Z"/>
  <w16cex:commentExtensible w16cex:durableId="297F0FEE" w16cex:dateUtc="2024-02-20T10:47:00Z"/>
  <w16cex:commentExtensible w16cex:durableId="2892037A" w16cex:dateUtc="2024-02-18T14:19:00Z"/>
  <w16cex:commentExtensible w16cex:durableId="331CDCD8" w16cex:dateUtc="2024-02-18T20:18:00Z"/>
  <w16cex:commentExtensible w16cex:durableId="297F100A" w16cex:dateUtc="2024-02-20T10:48:00Z"/>
  <w16cex:commentExtensible w16cex:durableId="297F1065" w16cex:dateUtc="2024-02-20T10:49:00Z"/>
  <w16cex:commentExtensible w16cex:durableId="5F712EA1" w16cex:dateUtc="2024-02-18T14:20:00Z"/>
  <w16cex:commentExtensible w16cex:durableId="10A88D9B" w16cex:dateUtc="2024-02-18T20:24:00Z"/>
  <w16cex:commentExtensible w16cex:durableId="297F1095" w16cex:dateUtc="2024-02-20T10:50:00Z"/>
  <w16cex:commentExtensible w16cex:durableId="297F10F1" w16cex:dateUtc="2024-02-20T10:52:00Z"/>
  <w16cex:commentExtensible w16cex:durableId="4CB19A6B" w16cex:dateUtc="2024-02-22T23:26:00Z"/>
  <w16cex:commentExtensible w16cex:durableId="297F1137" w16cex:dateUtc="2024-02-20T10:53:00Z"/>
  <w16cex:commentExtensible w16cex:durableId="7DA158A8" w16cex:dateUtc="2024-02-22T23:27:00Z"/>
  <w16cex:commentExtensible w16cex:durableId="2A031901" w16cex:dateUtc="2024-05-30T13:25:00Z"/>
  <w16cex:commentExtensible w16cex:durableId="6A76A1C5" w16cex:dateUtc="2024-02-18T14:25:00Z"/>
  <w16cex:commentExtensible w16cex:durableId="002E267A" w16cex:dateUtc="2024-02-22T23:27:00Z"/>
  <w16cex:commentExtensible w16cex:durableId="289FA37B" w16cex:dateUtc="2024-02-22T23:28:00Z"/>
  <w16cex:commentExtensible w16cex:durableId="297F117A" w16cex:dateUtc="2024-02-20T10:54:00Z"/>
  <w16cex:commentExtensible w16cex:durableId="04479EF5" w16cex:dateUtc="2024-02-18T14:26:00Z"/>
  <w16cex:commentExtensible w16cex:durableId="79A3A051" w16cex:dateUtc="2024-02-22T23:30:00Z"/>
  <w16cex:commentExtensible w16cex:durableId="297F1192" w16cex:dateUtc="2024-02-20T10:54:00Z"/>
  <w16cex:commentExtensible w16cex:durableId="3B067F6B" w16cex:dateUtc="2024-02-18T14:27:00Z"/>
  <w16cex:commentExtensible w16cex:durableId="09DD369D" w16cex:dateUtc="2024-02-18T14:28:00Z"/>
  <w16cex:commentExtensible w16cex:durableId="18A833E2" w16cex:dateUtc="2024-02-18T14:30:00Z"/>
  <w16cex:commentExtensible w16cex:durableId="54963A07" w16cex:dateUtc="2024-02-18T20:33:00Z"/>
  <w16cex:commentExtensible w16cex:durableId="297F11CA" w16cex:dateUtc="2024-02-20T10:55:00Z"/>
  <w16cex:commentExtensible w16cex:durableId="2A031986" w16cex:dateUtc="2024-05-30T13:28:00Z"/>
  <w16cex:commentExtensible w16cex:durableId="3E23C402" w16cex:dateUtc="2024-02-01T21:25:00Z"/>
  <w16cex:commentExtensible w16cex:durableId="4EE3FC49" w16cex:dateUtc="2024-02-18T14:31:00Z"/>
  <w16cex:commentExtensible w16cex:durableId="40884C57" w16cex:dateUtc="2024-02-18T20:34:00Z"/>
  <w16cex:commentExtensible w16cex:durableId="2982E33E" w16cex:dateUtc="2024-02-23T08:26:00Z"/>
  <w16cex:commentExtensible w16cex:durableId="29A32E42" w16cex:dateUtc="2024-03-18T14:18:00Z"/>
  <w16cex:commentExtensible w16cex:durableId="4778E1AA" w16cex:dateUtc="2024-02-18T14:32:00Z"/>
  <w16cex:commentExtensible w16cex:durableId="2A032B4B" w16cex:dateUtc="2024-05-30T14:28:00Z"/>
  <w16cex:commentExtensible w16cex:durableId="2982E417" w16cex:dateUtc="2024-02-23T08:29:00Z"/>
  <w16cex:commentExtensible w16cex:durableId="29833B33" w16cex:dateUtc="2024-02-23T14:41:00Z"/>
  <w16cex:commentExtensible w16cex:durableId="2982E42A" w16cex:dateUtc="2024-02-23T08:30:00Z"/>
  <w16cex:commentExtensible w16cex:durableId="2A032C87" w16cex:dateUtc="2024-05-30T14:31:00Z"/>
  <w16cex:commentExtensible w16cex:durableId="7065B267" w16cex:dateUtc="2024-02-18T14:37:00Z"/>
  <w16cex:commentExtensible w16cex:durableId="6781DB20" w16cex:dateUtc="2024-02-18T20:38:00Z"/>
  <w16cex:commentExtensible w16cex:durableId="2A032C88" w16cex:dateUtc="2024-05-30T14:33:00Z"/>
  <w16cex:commentExtensible w16cex:durableId="2982E650" w16cex:dateUtc="2024-02-23T08:39:00Z"/>
  <w16cex:commentExtensible w16cex:durableId="2982E66E" w16cex:dateUtc="2024-02-23T08:39:00Z"/>
  <w16cex:commentExtensible w16cex:durableId="2A032C89" w16cex:dateUtc="2024-05-30T14:33:00Z"/>
  <w16cex:commentExtensible w16cex:durableId="29833C9A" w16cex:dateUtc="2024-02-23T14:47:00Z"/>
  <w16cex:commentExtensible w16cex:durableId="2A031DD6" w16cex:dateUtc="2024-02-22T23:36:00Z"/>
  <w16cex:commentExtensible w16cex:durableId="1D14471A" w16cex:dateUtc="2024-02-22T23:36:00Z"/>
  <w16cex:commentExtensible w16cex:durableId="00E0C705" w16cex:dateUtc="2024-02-22T23:36:00Z"/>
  <w16cex:commentExtensible w16cex:durableId="2982E4BE" w16cex:dateUtc="2024-02-23T08:32:00Z"/>
  <w16cex:commentExtensible w16cex:durableId="2A0419B5" w16cex:dateUtc="2024-05-31T07:41:00Z"/>
  <w16cex:commentExtensible w16cex:durableId="2982E3BC" w16cex:dateUtc="2024-02-23T08:28:00Z"/>
  <w16cex:commentExtensible w16cex:durableId="29833FAB" w16cex:dateUtc="2024-02-23T15:00:00Z"/>
  <w16cex:commentExtensible w16cex:durableId="2A032C8A" w16cex:dateUtc="2024-05-30T14:43:00Z"/>
  <w16cex:commentExtensible w16cex:durableId="2982E3E2" w16cex:dateUtc="2024-02-23T08:29:00Z"/>
  <w16cex:commentExtensible w16cex:durableId="5BA77DF7" w16cex:dateUtc="2024-02-18T14:34:00Z"/>
  <w16cex:commentExtensible w16cex:durableId="2A032D15" w16cex:dateUtc="2024-05-30T14:51:00Z"/>
  <w16cex:commentExtensible w16cex:durableId="10C58263" w16cex:dateUtc="2024-02-18T14:36:00Z"/>
  <w16cex:commentExtensible w16cex:durableId="3811576D" w16cex:dateUtc="2024-02-18T20:43:00Z"/>
  <w16cex:commentExtensible w16cex:durableId="74CF83E1" w16cex:dateUtc="2024-02-22T23:39:00Z"/>
  <w16cex:commentExtensible w16cex:durableId="2A0322CB" w16cex:dateUtc="2024-02-22T23:39:00Z"/>
  <w16cex:commentExtensible w16cex:durableId="242E6F17" w16cex:dateUtc="2024-02-22T23:39:00Z"/>
  <w16cex:commentExtensible w16cex:durableId="715AAFA2" w16cex:dateUtc="2024-02-18T14:36:00Z"/>
  <w16cex:commentExtensible w16cex:durableId="0ECA4897" w16cex:dateUtc="2024-02-18T20:44:00Z"/>
  <w16cex:commentExtensible w16cex:durableId="2982E6CD" w16cex:dateUtc="2024-02-23T08:41:00Z"/>
  <w16cex:commentExtensible w16cex:durableId="1828037B" w16cex:dateUtc="2024-02-22T23:43:00Z"/>
  <w16cex:commentExtensible w16cex:durableId="1AA40352" w16cex:dateUtc="2024-02-22T23:45:00Z"/>
  <w16cex:commentExtensible w16cex:durableId="2A032D6F" w16cex:dateUtc="2024-05-30T14:53:00Z"/>
  <w16cex:commentExtensible w16cex:durableId="2982E6A1" w16cex:dateUtc="2024-02-23T08:40:00Z"/>
  <w16cex:commentExtensible w16cex:durableId="2A047EC5" w16cex:dateUtc="2024-05-31T14:52:00Z"/>
  <w16cex:commentExtensible w16cex:durableId="596A97B7" w16cex:dateUtc="2024-02-01T21:29:00Z"/>
  <w16cex:commentExtensible w16cex:durableId="5B4B8376" w16cex:dateUtc="2024-02-18T20:47:00Z"/>
  <w16cex:commentExtensible w16cex:durableId="417A810A" w16cex:dateUtc="2024-02-18T14:41:00Z"/>
  <w16cex:commentExtensible w16cex:durableId="2A032DDC" w16cex:dateUtc="2024-05-30T14:54:00Z"/>
  <w16cex:commentExtensible w16cex:durableId="2A16E9B4" w16cex:dateUtc="2024-06-14T14:09:00Z"/>
  <w16cex:commentExtensible w16cex:durableId="2A0324A2" w16cex:dateUtc="2024-02-18T14:41:00Z"/>
  <w16cex:commentExtensible w16cex:durableId="6CB3C387" w16cex:dateUtc="2024-02-01T21:34:00Z"/>
  <w16cex:commentExtensible w16cex:durableId="401D46F7" w16cex:dateUtc="2024-02-18T20:51:00Z"/>
  <w16cex:commentExtensible w16cex:durableId="2982E709" w16cex:dateUtc="2024-02-23T08:42:00Z"/>
  <w16cex:commentExtensible w16cex:durableId="2A0324DF" w16cex:dateUtc="2024-02-01T21:34:00Z"/>
  <w16cex:commentExtensible w16cex:durableId="2A0324DE" w16cex:dateUtc="2024-02-18T20:51:00Z"/>
  <w16cex:commentExtensible w16cex:durableId="2A0324DD" w16cex:dateUtc="2024-02-23T08:42:00Z"/>
  <w16cex:commentExtensible w16cex:durableId="2982E972" w16cex:dateUtc="2024-02-23T08:52:00Z"/>
  <w16cex:commentExtensible w16cex:durableId="22500018" w16cex:dateUtc="2024-02-18T14:42:00Z"/>
  <w16cex:commentExtensible w16cex:durableId="2982E783" w16cex:dateUtc="2024-02-23T08:44:00Z"/>
  <w16cex:commentExtensible w16cex:durableId="4C55B373" w16cex:dateUtc="2024-02-18T14:44:00Z"/>
  <w16cex:commentExtensible w16cex:durableId="372B1E78" w16cex:dateUtc="2024-02-18T20:52:00Z"/>
  <w16cex:commentExtensible w16cex:durableId="2A032E48" w16cex:dateUtc="2024-05-30T14:56:00Z"/>
  <w16cex:commentExtensible w16cex:durableId="298341F2" w16cex:dateUtc="2024-02-23T15:10:00Z"/>
  <w16cex:commentExtensible w16cex:durableId="2A032E76" w16cex:dateUtc="2024-05-30T14:57:00Z"/>
  <w16cex:commentExtensible w16cex:durableId="2982E79F" w16cex:dateUtc="2024-02-23T08:45:00Z"/>
  <w16cex:commentExtensible w16cex:durableId="29834233" w16cex:dateUtc="2024-02-23T15:11:00Z"/>
  <w16cex:commentExtensible w16cex:durableId="2A032E92" w16cex:dateUtc="2024-05-30T14:57:00Z"/>
  <w16cex:commentExtensible w16cex:durableId="7A33FA09" w16cex:dateUtc="2024-02-18T14:47:00Z"/>
  <w16cex:commentExtensible w16cex:durableId="2982E7C8" w16cex:dateUtc="2024-02-23T08:45:00Z"/>
  <w16cex:commentExtensible w16cex:durableId="2982E7EB" w16cex:dateUtc="2024-02-23T08:46:00Z"/>
  <w16cex:commentExtensible w16cex:durableId="226251D4" w16cex:dateUtc="2024-02-22T23:51:00Z"/>
  <w16cex:commentExtensible w16cex:durableId="3229C575" w16cex:dateUtc="2024-02-22T23:51:00Z"/>
  <w16cex:commentExtensible w16cex:durableId="2A0330D5" w16cex:dateUtc="2024-02-23T15:14:00Z"/>
  <w16cex:commentExtensible w16cex:durableId="2982E82A" w16cex:dateUtc="2024-02-23T08:47:00Z"/>
  <w16cex:commentExtensible w16cex:durableId="2A041A30" w16cex:dateUtc="2024-05-31T07:43:00Z"/>
  <w16cex:commentExtensible w16cex:durableId="2983430C" w16cex:dateUtc="2024-02-23T15:15:00Z"/>
  <w16cex:commentExtensible w16cex:durableId="76935D65" w16cex:dateUtc="2024-02-18T14:48:00Z"/>
  <w16cex:commentExtensible w16cex:durableId="58B82E69" w16cex:dateUtc="2024-02-18T14:50:00Z"/>
  <w16cex:commentExtensible w16cex:durableId="2A041B02" w16cex:dateUtc="2024-05-31T07:46:00Z"/>
  <w16cex:commentExtensible w16cex:durableId="2982E86A" w16cex:dateUtc="2024-02-23T08:48:00Z"/>
  <w16cex:commentExtensible w16cex:durableId="2A041B1C" w16cex:dateUtc="2024-05-31T07:47:00Z"/>
  <w16cex:commentExtensible w16cex:durableId="2982E89C" w16cex:dateUtc="2024-02-23T08:49:00Z"/>
  <w16cex:commentExtensible w16cex:durableId="2A041BDD" w16cex:dateUtc="2024-05-31T07:50:00Z"/>
  <w16cex:commentExtensible w16cex:durableId="2982E8B6" w16cex:dateUtc="2024-02-23T08:49:00Z"/>
  <w16cex:commentExtensible w16cex:durableId="7C9B2C63" w16cex:dateUtc="2024-02-18T14:51:00Z"/>
  <w16cex:commentExtensible w16cex:durableId="2982E937" w16cex:dateUtc="2024-02-23T08:51:00Z"/>
  <w16cex:commentExtensible w16cex:durableId="2982E8F8" w16cex:dateUtc="2024-02-23T08:50:00Z"/>
  <w16cex:commentExtensible w16cex:durableId="2A041CAB" w16cex:dateUtc="2024-05-31T07:53:00Z"/>
  <w16cex:commentExtensible w16cex:durableId="2A03337A" w16cex:dateUtc="2024-02-23T08:51:00Z"/>
  <w16cex:commentExtensible w16cex:durableId="29F3A7F8" w16cex:dateUtc="2024-05-18T20:19:00Z"/>
  <w16cex:commentExtensible w16cex:durableId="2982E91D" w16cex:dateUtc="2024-02-23T08:51:00Z"/>
  <w16cex:commentExtensible w16cex:durableId="7FCBD715" w16cex:dateUtc="2024-02-18T14:52:00Z"/>
  <w16cex:commentExtensible w16cex:durableId="492A0B46" w16cex:dateUtc="2024-02-01T21:39:00Z"/>
  <w16cex:commentExtensible w16cex:durableId="17A58014" w16cex:dateUtc="2024-02-18T22:46:00Z"/>
  <w16cex:commentExtensible w16cex:durableId="0A460099" w16cex:dateUtc="2024-02-18T22:48:00Z"/>
  <w16cex:commentExtensible w16cex:durableId="1678CAB2" w16cex:dateUtc="2024-02-18T14:55:00Z"/>
  <w16cex:commentExtensible w16cex:durableId="757A5DEC" w16cex:dateUtc="2024-02-18T22:50:00Z"/>
  <w16cex:commentExtensible w16cex:durableId="527AE7FB" w16cex:dateUtc="2024-02-18T23:03:00Z"/>
  <w16cex:commentExtensible w16cex:durableId="29EB6633" w16cex:dateUtc="2024-02-20T10:45:00Z"/>
  <w16cex:commentExtensible w16cex:durableId="5D336CE7" w16cex:dateUtc="2024-02-18T14:56:00Z"/>
  <w16cex:commentExtensible w16cex:durableId="2982E9A2" w16cex:dateUtc="2024-02-23T08:53:00Z"/>
  <w16cex:commentExtensible w16cex:durableId="4D24DE21" w16cex:dateUtc="2024-02-22T23:56:00Z"/>
  <w16cex:commentExtensible w16cex:durableId="792995AB" w16cex:dateUtc="2024-02-18T14:56:00Z"/>
  <w16cex:commentExtensible w16cex:durableId="2B991BAD" w16cex:dateUtc="2024-02-18T23:03:00Z"/>
  <w16cex:commentExtensible w16cex:durableId="5BDCB92E" w16cex:dateUtc="2024-02-18T14:57:00Z"/>
  <w16cex:commentExtensible w16cex:durableId="76125224" w16cex:dateUtc="2024-02-18T23:06:00Z"/>
  <w16cex:commentExtensible w16cex:durableId="6BFBC141" w16cex:dateUtc="2024-02-22T23:58:00Z"/>
  <w16cex:commentExtensible w16cex:durableId="6FECAA79" w16cex:dateUtc="2024-02-01T21:42:00Z"/>
  <w16cex:commentExtensible w16cex:durableId="1FD85BBA" w16cex:dateUtc="2024-02-22T23:59:00Z"/>
  <w16cex:commentExtensible w16cex:durableId="42C6A49B" w16cex:dateUtc="2024-02-23T00:00:00Z"/>
  <w16cex:commentExtensible w16cex:durableId="0C8AF100" w16cex:dateUtc="2024-02-01T21:49:00Z"/>
  <w16cex:commentExtensible w16cex:durableId="2A045B5B" w16cex:dateUtc="2024-05-31T12:21:00Z"/>
  <w16cex:commentExtensible w16cex:durableId="701AE641" w16cex:dateUtc="2024-02-23T00:02:00Z"/>
  <w16cex:commentExtensible w16cex:durableId="5F7D0BB8" w16cex:dateUtc="2024-02-01T21:50:00Z"/>
  <w16cex:commentExtensible w16cex:durableId="424553C0" w16cex:dateUtc="2024-02-18T14:59:00Z"/>
  <w16cex:commentExtensible w16cex:durableId="13918C73" w16cex:dateUtc="2024-02-18T15:00:00Z"/>
  <w16cex:commentExtensible w16cex:durableId="781BF5FC" w16cex:dateUtc="2024-02-18T15:03:00Z"/>
  <w16cex:commentExtensible w16cex:durableId="20C98524" w16cex:dateUtc="2024-02-18T15:04:00Z"/>
  <w16cex:commentExtensible w16cex:durableId="3687FDF3" w16cex:dateUtc="2024-02-18T23:21:00Z"/>
  <w16cex:commentExtensible w16cex:durableId="0064432E" w16cex:dateUtc="2024-02-18T23:21:00Z"/>
  <w16cex:commentExtensible w16cex:durableId="29E5EB0E" w16cex:dateUtc="2024-02-18T15:05:00Z"/>
  <w16cex:commentExtensible w16cex:durableId="0DF7D393" w16cex:dateUtc="2024-02-18T15:06:00Z"/>
  <w16cex:commentExtensible w16cex:durableId="2FE9284B" w16cex:dateUtc="2024-02-18T23:27:00Z"/>
  <w16cex:commentExtensible w16cex:durableId="4E12D8CC" w16cex:dateUtc="2024-02-01T21:53: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298344FE" w16cex:dateUtc="2024-02-23T15:23:00Z"/>
  <w16cex:commentExtensible w16cex:durableId="6FAABFDE" w16cex:dateUtc="2024-02-18T23:50:00Z"/>
  <w16cex:commentExtensible w16cex:durableId="53C03927" w16cex:dateUtc="2024-02-18T23:50:00Z"/>
  <w16cex:commentExtensible w16cex:durableId="1BB2D565" w16cex:dateUtc="2024-02-18T23:52:00Z"/>
  <w16cex:commentExtensible w16cex:durableId="2983459F" w16cex:dateUtc="2024-02-23T15:26:00Z"/>
  <w16cex:commentExtensible w16cex:durableId="5D548877" w16cex:dateUtc="2024-02-18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D957E6" w16cid:durableId="28B0EFB4"/>
  <w16cid:commentId w16cid:paraId="4649FF2D" w16cid:durableId="297F0F26"/>
  <w16cid:commentId w16cid:paraId="41E4B194" w16cid:durableId="22DD2AB1"/>
  <w16cid:commentId w16cid:paraId="47C031C8" w16cid:durableId="297F0E9D"/>
  <w16cid:commentId w16cid:paraId="08FB9F5E" w16cid:durableId="5C15AC61"/>
  <w16cid:commentId w16cid:paraId="4BE042E5" w16cid:durableId="297F0EDF"/>
  <w16cid:commentId w16cid:paraId="3D422A5E" w16cid:durableId="2A0313F2"/>
  <w16cid:commentId w16cid:paraId="3FEE29F5" w16cid:durableId="297F0EFB"/>
  <w16cid:commentId w16cid:paraId="29C5703B" w16cid:durableId="2A031427"/>
  <w16cid:commentId w16cid:paraId="52FACEB8" w16cid:durableId="3AADC446"/>
  <w16cid:commentId w16cid:paraId="6B09383A" w16cid:durableId="02D3965C"/>
  <w16cid:commentId w16cid:paraId="5F42CD6A" w16cid:durableId="4D570B42"/>
  <w16cid:commentId w16cid:paraId="1A989D60" w16cid:durableId="297F0F6E"/>
  <w16cid:commentId w16cid:paraId="308ADEC6" w16cid:durableId="297F0F56"/>
  <w16cid:commentId w16cid:paraId="4B603BFE" w16cid:durableId="4CF9F4E8"/>
  <w16cid:commentId w16cid:paraId="3571E63A" w16cid:durableId="297F0F8C"/>
  <w16cid:commentId w16cid:paraId="2EE72C17" w16cid:durableId="20B07734"/>
  <w16cid:commentId w16cid:paraId="099C6591" w16cid:durableId="4891A35D"/>
  <w16cid:commentId w16cid:paraId="6FE07E38" w16cid:durableId="297F0FC2"/>
  <w16cid:commentId w16cid:paraId="2EB20BA6" w16cid:durableId="2A0314B4"/>
  <w16cid:commentId w16cid:paraId="2BD84284" w16cid:durableId="297F0FA5"/>
  <w16cid:commentId w16cid:paraId="3EEB68AC" w16cid:durableId="42998FE4"/>
  <w16cid:commentId w16cid:paraId="528ACC9A" w16cid:durableId="05A9694F"/>
  <w16cid:commentId w16cid:paraId="5E4D7350" w16cid:durableId="2A0314D1"/>
  <w16cid:commentId w16cid:paraId="3C1BEE9C" w16cid:durableId="6C2AB21C"/>
  <w16cid:commentId w16cid:paraId="38C4B0FD" w16cid:durableId="596E9A25"/>
  <w16cid:commentId w16cid:paraId="4BABC6EB" w16cid:durableId="2A281E13"/>
  <w16cid:commentId w16cid:paraId="075F5326" w16cid:durableId="297F0FD6"/>
  <w16cid:commentId w16cid:paraId="05A34DD9" w16cid:durableId="317A7C1A"/>
  <w16cid:commentId w16cid:paraId="582E2AFD" w16cid:durableId="297F0FEE"/>
  <w16cid:commentId w16cid:paraId="08A31B37" w16cid:durableId="2892037A"/>
  <w16cid:commentId w16cid:paraId="6C7AFE4D" w16cid:durableId="331CDCD8"/>
  <w16cid:commentId w16cid:paraId="295A1EB7" w16cid:durableId="297F100A"/>
  <w16cid:commentId w16cid:paraId="31B77A55" w16cid:durableId="297F1065"/>
  <w16cid:commentId w16cid:paraId="2F098201" w16cid:durableId="5F712EA1"/>
  <w16cid:commentId w16cid:paraId="3938475C" w16cid:durableId="10A88D9B"/>
  <w16cid:commentId w16cid:paraId="3B211377" w16cid:durableId="297F1095"/>
  <w16cid:commentId w16cid:paraId="35D3448A" w16cid:durableId="297F10F1"/>
  <w16cid:commentId w16cid:paraId="16E42D38" w16cid:durableId="4CB19A6B"/>
  <w16cid:commentId w16cid:paraId="7924F4D0" w16cid:durableId="297F1137"/>
  <w16cid:commentId w16cid:paraId="3F8F5C97" w16cid:durableId="7DA158A8"/>
  <w16cid:commentId w16cid:paraId="02DE548E" w16cid:durableId="2A031901"/>
  <w16cid:commentId w16cid:paraId="7B80E9C9" w16cid:durableId="6A76A1C5"/>
  <w16cid:commentId w16cid:paraId="08624861" w16cid:durableId="002E267A"/>
  <w16cid:commentId w16cid:paraId="7C441103" w16cid:durableId="289FA37B"/>
  <w16cid:commentId w16cid:paraId="1FCD7033" w16cid:durableId="297F117A"/>
  <w16cid:commentId w16cid:paraId="316D6E8F" w16cid:durableId="04479EF5"/>
  <w16cid:commentId w16cid:paraId="5ABBC0DF" w16cid:durableId="79A3A051"/>
  <w16cid:commentId w16cid:paraId="11AB236E" w16cid:durableId="297F1192"/>
  <w16cid:commentId w16cid:paraId="3100C424" w16cid:durableId="3B067F6B"/>
  <w16cid:commentId w16cid:paraId="56EF652C" w16cid:durableId="09DD369D"/>
  <w16cid:commentId w16cid:paraId="0B7BFBBC" w16cid:durableId="18A833E2"/>
  <w16cid:commentId w16cid:paraId="27DF82C0" w16cid:durableId="54963A07"/>
  <w16cid:commentId w16cid:paraId="4C334D7C" w16cid:durableId="297F11CA"/>
  <w16cid:commentId w16cid:paraId="0E05775A" w16cid:durableId="2A031986"/>
  <w16cid:commentId w16cid:paraId="7976A3BC" w16cid:durableId="3E23C402"/>
  <w16cid:commentId w16cid:paraId="711A4305" w16cid:durableId="4EE3FC49"/>
  <w16cid:commentId w16cid:paraId="3B43867A" w16cid:durableId="40884C57"/>
  <w16cid:commentId w16cid:paraId="67F36AE1" w16cid:durableId="2982E33E"/>
  <w16cid:commentId w16cid:paraId="754EDE81" w16cid:durableId="29A32E42"/>
  <w16cid:commentId w16cid:paraId="48425D38" w16cid:durableId="4778E1AA"/>
  <w16cid:commentId w16cid:paraId="075E57AA" w16cid:durableId="2A032B4B"/>
  <w16cid:commentId w16cid:paraId="1CF9A8E1" w16cid:durableId="2982E417"/>
  <w16cid:commentId w16cid:paraId="66985067" w16cid:durableId="29833B33"/>
  <w16cid:commentId w16cid:paraId="4F3D142F" w16cid:durableId="2982E42A"/>
  <w16cid:commentId w16cid:paraId="66A6FDF1" w16cid:durableId="2A032C87"/>
  <w16cid:commentId w16cid:paraId="4F4391A9" w16cid:durableId="7065B267"/>
  <w16cid:commentId w16cid:paraId="04117104" w16cid:durableId="6781DB20"/>
  <w16cid:commentId w16cid:paraId="7714D9C5" w16cid:durableId="2A032C88"/>
  <w16cid:commentId w16cid:paraId="3F007602" w16cid:durableId="2982E650"/>
  <w16cid:commentId w16cid:paraId="0A6C4F31" w16cid:durableId="2982E66E"/>
  <w16cid:commentId w16cid:paraId="444914FA" w16cid:durableId="2A032C89"/>
  <w16cid:commentId w16cid:paraId="5358D58D" w16cid:durableId="29833C9A"/>
  <w16cid:commentId w16cid:paraId="7E3F7C72" w16cid:durableId="2A031DD6"/>
  <w16cid:commentId w16cid:paraId="4EE17147" w16cid:durableId="1D14471A"/>
  <w16cid:commentId w16cid:paraId="3F765B23" w16cid:durableId="00E0C705"/>
  <w16cid:commentId w16cid:paraId="756DE079" w16cid:durableId="2982E4BE"/>
  <w16cid:commentId w16cid:paraId="650648BF" w16cid:durableId="2A0419B5"/>
  <w16cid:commentId w16cid:paraId="081F8CC7" w16cid:durableId="2982E3BC"/>
  <w16cid:commentId w16cid:paraId="1DE07876" w16cid:durableId="29833FAB"/>
  <w16cid:commentId w16cid:paraId="4E53DAF6" w16cid:durableId="2A032C8A"/>
  <w16cid:commentId w16cid:paraId="215EF5CD" w16cid:durableId="2982E3E2"/>
  <w16cid:commentId w16cid:paraId="23B9BF58" w16cid:durableId="5BA77DF7"/>
  <w16cid:commentId w16cid:paraId="0D170C01" w16cid:durableId="2A032D15"/>
  <w16cid:commentId w16cid:paraId="5946AD15" w16cid:durableId="10C58263"/>
  <w16cid:commentId w16cid:paraId="2E753024" w16cid:durableId="3811576D"/>
  <w16cid:commentId w16cid:paraId="1950BE23" w16cid:durableId="74CF83E1"/>
  <w16cid:commentId w16cid:paraId="55DFD2BB" w16cid:durableId="2A0322CB"/>
  <w16cid:commentId w16cid:paraId="77D59660" w16cid:durableId="242E6F17"/>
  <w16cid:commentId w16cid:paraId="068EB577" w16cid:durableId="715AAFA2"/>
  <w16cid:commentId w16cid:paraId="3A50BB81" w16cid:durableId="0ECA4897"/>
  <w16cid:commentId w16cid:paraId="59D83D7F" w16cid:durableId="2982E6CD"/>
  <w16cid:commentId w16cid:paraId="1B4B4128" w16cid:durableId="1828037B"/>
  <w16cid:commentId w16cid:paraId="310F4AD0" w16cid:durableId="1AA40352"/>
  <w16cid:commentId w16cid:paraId="1F2B2F76" w16cid:durableId="2A032D6F"/>
  <w16cid:commentId w16cid:paraId="207D6963" w16cid:durableId="2982E6A1"/>
  <w16cid:commentId w16cid:paraId="3DBF83A4" w16cid:durableId="2A047EC5"/>
  <w16cid:commentId w16cid:paraId="043D814B" w16cid:durableId="596A97B7"/>
  <w16cid:commentId w16cid:paraId="05A20A43" w16cid:durableId="5B4B8376"/>
  <w16cid:commentId w16cid:paraId="16FFEDD9" w16cid:durableId="417A810A"/>
  <w16cid:commentId w16cid:paraId="698B06F9" w16cid:durableId="2A032DDC"/>
  <w16cid:commentId w16cid:paraId="24E61B9E" w16cid:durableId="2A16E9B4"/>
  <w16cid:commentId w16cid:paraId="2AB20750" w16cid:durableId="2A0324A2"/>
  <w16cid:commentId w16cid:paraId="75DA38F9" w16cid:durableId="6CB3C387"/>
  <w16cid:commentId w16cid:paraId="58C3EF0E" w16cid:durableId="401D46F7"/>
  <w16cid:commentId w16cid:paraId="25A3E137" w16cid:durableId="2982E709"/>
  <w16cid:commentId w16cid:paraId="2171AEB2" w16cid:durableId="2A0324DF"/>
  <w16cid:commentId w16cid:paraId="2147B217" w16cid:durableId="2A0324DE"/>
  <w16cid:commentId w16cid:paraId="5687E483" w16cid:durableId="2A0324DD"/>
  <w16cid:commentId w16cid:paraId="67528499" w16cid:durableId="2982E972"/>
  <w16cid:commentId w16cid:paraId="70D14320" w16cid:durableId="22500018"/>
  <w16cid:commentId w16cid:paraId="0C35F4C1" w16cid:durableId="2982E783"/>
  <w16cid:commentId w16cid:paraId="26174D8D" w16cid:durableId="4C55B373"/>
  <w16cid:commentId w16cid:paraId="2848FEAD" w16cid:durableId="372B1E78"/>
  <w16cid:commentId w16cid:paraId="2F985F32" w16cid:durableId="2A032E48"/>
  <w16cid:commentId w16cid:paraId="6BF09FE8" w16cid:durableId="298341F2"/>
  <w16cid:commentId w16cid:paraId="7A51BD2B" w16cid:durableId="2A032E76"/>
  <w16cid:commentId w16cid:paraId="4BE2CB22" w16cid:durableId="2982E79F"/>
  <w16cid:commentId w16cid:paraId="062567A8" w16cid:durableId="29834233"/>
  <w16cid:commentId w16cid:paraId="7BF07928" w16cid:durableId="2A032E92"/>
  <w16cid:commentId w16cid:paraId="2CEF08EA" w16cid:durableId="7A33FA09"/>
  <w16cid:commentId w16cid:paraId="1D1522F3" w16cid:durableId="2982E7C8"/>
  <w16cid:commentId w16cid:paraId="1D2411D1" w16cid:durableId="2982E7EB"/>
  <w16cid:commentId w16cid:paraId="67ABE5FA" w16cid:durableId="226251D4"/>
  <w16cid:commentId w16cid:paraId="48A28328" w16cid:durableId="3229C575"/>
  <w16cid:commentId w16cid:paraId="47C3E494" w16cid:durableId="2A0330D5"/>
  <w16cid:commentId w16cid:paraId="4BD6A7FA" w16cid:durableId="2982E82A"/>
  <w16cid:commentId w16cid:paraId="63E0B7DF" w16cid:durableId="2A041A30"/>
  <w16cid:commentId w16cid:paraId="2CB28006" w16cid:durableId="2983430C"/>
  <w16cid:commentId w16cid:paraId="40318316" w16cid:durableId="76935D65"/>
  <w16cid:commentId w16cid:paraId="073AF931" w16cid:durableId="58B82E69"/>
  <w16cid:commentId w16cid:paraId="6FFF5DDF" w16cid:durableId="2A041B02"/>
  <w16cid:commentId w16cid:paraId="35CD9FC0" w16cid:durableId="2982E86A"/>
  <w16cid:commentId w16cid:paraId="2786D90B" w16cid:durableId="2A041B1C"/>
  <w16cid:commentId w16cid:paraId="17A071C5" w16cid:durableId="2982E89C"/>
  <w16cid:commentId w16cid:paraId="44BBF1FA" w16cid:durableId="2A041BDD"/>
  <w16cid:commentId w16cid:paraId="4C7B0CD2" w16cid:durableId="2982E8B6"/>
  <w16cid:commentId w16cid:paraId="075AC5C0" w16cid:durableId="7C9B2C63"/>
  <w16cid:commentId w16cid:paraId="5F081E01" w16cid:durableId="2982E937"/>
  <w16cid:commentId w16cid:paraId="0DDEA57D" w16cid:durableId="2982E8F8"/>
  <w16cid:commentId w16cid:paraId="787C529F" w16cid:durableId="2A041CAB"/>
  <w16cid:commentId w16cid:paraId="578E5861" w16cid:durableId="2A03337A"/>
  <w16cid:commentId w16cid:paraId="0AE1553D" w16cid:durableId="29F3A7F8"/>
  <w16cid:commentId w16cid:paraId="5B441C53" w16cid:durableId="2982E91D"/>
  <w16cid:commentId w16cid:paraId="3A6D772D" w16cid:durableId="7FCBD715"/>
  <w16cid:commentId w16cid:paraId="37C402C4" w16cid:durableId="492A0B46"/>
  <w16cid:commentId w16cid:paraId="1B9698F9" w16cid:durableId="17A58014"/>
  <w16cid:commentId w16cid:paraId="728CB439" w16cid:durableId="0A460099"/>
  <w16cid:commentId w16cid:paraId="1DC9C87A" w16cid:durableId="1678CAB2"/>
  <w16cid:commentId w16cid:paraId="5E11EE4C" w16cid:durableId="757A5DEC"/>
  <w16cid:commentId w16cid:paraId="0A20C430" w16cid:durableId="527AE7FB"/>
  <w16cid:commentId w16cid:paraId="02D83C80" w16cid:durableId="29EB6633"/>
  <w16cid:commentId w16cid:paraId="131A5986" w16cid:durableId="5D336CE7"/>
  <w16cid:commentId w16cid:paraId="5D3A4A2B" w16cid:durableId="2982E9A2"/>
  <w16cid:commentId w16cid:paraId="583C292A" w16cid:durableId="4D24DE21"/>
  <w16cid:commentId w16cid:paraId="3B25CE8D" w16cid:durableId="792995AB"/>
  <w16cid:commentId w16cid:paraId="1553CF48" w16cid:durableId="2B991BAD"/>
  <w16cid:commentId w16cid:paraId="41D06624" w16cid:durableId="5BDCB92E"/>
  <w16cid:commentId w16cid:paraId="720A17DF" w16cid:durableId="76125224"/>
  <w16cid:commentId w16cid:paraId="1B901E24" w16cid:durableId="6BFBC141"/>
  <w16cid:commentId w16cid:paraId="526B2ECB" w16cid:durableId="6FECAA79"/>
  <w16cid:commentId w16cid:paraId="13A9E641" w16cid:durableId="1FD85BBA"/>
  <w16cid:commentId w16cid:paraId="4F535DA6" w16cid:durableId="42C6A49B"/>
  <w16cid:commentId w16cid:paraId="392102F9" w16cid:durableId="0C8AF100"/>
  <w16cid:commentId w16cid:paraId="41FB2D42" w16cid:durableId="2A045B5B"/>
  <w16cid:commentId w16cid:paraId="1AF02AC9" w16cid:durableId="701AE641"/>
  <w16cid:commentId w16cid:paraId="6F99F9E5" w16cid:durableId="5F7D0BB8"/>
  <w16cid:commentId w16cid:paraId="4E44123A" w16cid:durableId="424553C0"/>
  <w16cid:commentId w16cid:paraId="0A0BC4D1" w16cid:durableId="13918C73"/>
  <w16cid:commentId w16cid:paraId="071C3770" w16cid:durableId="781BF5FC"/>
  <w16cid:commentId w16cid:paraId="34E89134" w16cid:durableId="20C98524"/>
  <w16cid:commentId w16cid:paraId="2471F229" w16cid:durableId="3687FDF3"/>
  <w16cid:commentId w16cid:paraId="57392CF0" w16cid:durableId="0064432E"/>
  <w16cid:commentId w16cid:paraId="76C249A4" w16cid:durableId="29E5EB0E"/>
  <w16cid:commentId w16cid:paraId="7E18A62A" w16cid:durableId="0DF7D393"/>
  <w16cid:commentId w16cid:paraId="3D478B11" w16cid:durableId="2FE9284B"/>
  <w16cid:commentId w16cid:paraId="1ACF4FD6" w16cid:durableId="4E12D8CC"/>
  <w16cid:commentId w16cid:paraId="43916335" w16cid:durableId="798DFDE4"/>
  <w16cid:commentId w16cid:paraId="6CABAC5F" w16cid:durableId="7FBC00DC"/>
  <w16cid:commentId w16cid:paraId="094EF044" w16cid:durableId="52CC4B23"/>
  <w16cid:commentId w16cid:paraId="00B840CD" w16cid:durableId="3C67C4D4"/>
  <w16cid:commentId w16cid:paraId="6D59B789" w16cid:durableId="298344FE"/>
  <w16cid:commentId w16cid:paraId="3C073F92" w16cid:durableId="6FAABFDE"/>
  <w16cid:commentId w16cid:paraId="0F08A108" w16cid:durableId="53C03927"/>
  <w16cid:commentId w16cid:paraId="590EC630" w16cid:durableId="1BB2D565"/>
  <w16cid:commentId w16cid:paraId="064375FB" w16cid:durableId="2983459F"/>
  <w16cid:commentId w16cid:paraId="3F9D405B" w16cid:durableId="5D5488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8D1B5" w14:textId="77777777" w:rsidR="004A6603" w:rsidRDefault="004A6603" w:rsidP="00593CAA">
      <w:r>
        <w:separator/>
      </w:r>
    </w:p>
  </w:endnote>
  <w:endnote w:type="continuationSeparator" w:id="0">
    <w:p w14:paraId="4AA37CC4" w14:textId="77777777" w:rsidR="004A6603" w:rsidRDefault="004A6603" w:rsidP="00593CAA">
      <w:r>
        <w:continuationSeparator/>
      </w:r>
    </w:p>
  </w:endnote>
  <w:endnote w:type="continuationNotice" w:id="1">
    <w:p w14:paraId="0CFCD329" w14:textId="77777777" w:rsidR="004A6603" w:rsidRDefault="004A66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67304" w14:textId="77777777" w:rsidR="004A6603" w:rsidRDefault="004A6603" w:rsidP="00593CAA">
      <w:r>
        <w:separator/>
      </w:r>
    </w:p>
  </w:footnote>
  <w:footnote w:type="continuationSeparator" w:id="0">
    <w:p w14:paraId="68D3179B" w14:textId="77777777" w:rsidR="004A6603" w:rsidRDefault="004A6603" w:rsidP="00593CAA">
      <w:r>
        <w:continuationSeparator/>
      </w:r>
    </w:p>
  </w:footnote>
  <w:footnote w:type="continuationNotice" w:id="1">
    <w:p w14:paraId="225385AB" w14:textId="77777777" w:rsidR="004A6603" w:rsidRDefault="004A66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My Luong Vuong">
    <w15:presenceInfo w15:providerId="AD" w15:userId="S::myluong.vuong@kuleuven.be::3a095926-c094-4dc5-9520-da494b4df4d0"/>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rson w15:author="Erwin Dreesen">
    <w15:presenceInfo w15:providerId="AD" w15:userId="S::Erwin.Dreesen@kuleuven.be::39e8a593-296e-4c2d-badd-96647c71f9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hideSpellingErrors/>
  <w:hideGrammaticalError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FE4"/>
    <w:rsid w:val="0000226C"/>
    <w:rsid w:val="000022EB"/>
    <w:rsid w:val="000026CF"/>
    <w:rsid w:val="00002905"/>
    <w:rsid w:val="000029E8"/>
    <w:rsid w:val="00002A2D"/>
    <w:rsid w:val="00003024"/>
    <w:rsid w:val="0000319A"/>
    <w:rsid w:val="00003548"/>
    <w:rsid w:val="00003881"/>
    <w:rsid w:val="000039B3"/>
    <w:rsid w:val="00004C4E"/>
    <w:rsid w:val="000054B0"/>
    <w:rsid w:val="000056A8"/>
    <w:rsid w:val="00006708"/>
    <w:rsid w:val="0000694F"/>
    <w:rsid w:val="00006A93"/>
    <w:rsid w:val="0000752E"/>
    <w:rsid w:val="000078AC"/>
    <w:rsid w:val="000078AF"/>
    <w:rsid w:val="00007D5B"/>
    <w:rsid w:val="00010229"/>
    <w:rsid w:val="00010298"/>
    <w:rsid w:val="0001053A"/>
    <w:rsid w:val="00010937"/>
    <w:rsid w:val="000112E3"/>
    <w:rsid w:val="00011698"/>
    <w:rsid w:val="000118F3"/>
    <w:rsid w:val="00011DAB"/>
    <w:rsid w:val="0001219E"/>
    <w:rsid w:val="000133BA"/>
    <w:rsid w:val="000134CA"/>
    <w:rsid w:val="0001360C"/>
    <w:rsid w:val="000137D0"/>
    <w:rsid w:val="00013AD6"/>
    <w:rsid w:val="00013CD2"/>
    <w:rsid w:val="00013D7B"/>
    <w:rsid w:val="00013D7E"/>
    <w:rsid w:val="00013EF8"/>
    <w:rsid w:val="00013F83"/>
    <w:rsid w:val="00014245"/>
    <w:rsid w:val="00014A08"/>
    <w:rsid w:val="00014D98"/>
    <w:rsid w:val="00014F4D"/>
    <w:rsid w:val="000152C6"/>
    <w:rsid w:val="0001563B"/>
    <w:rsid w:val="0001591E"/>
    <w:rsid w:val="00016FA0"/>
    <w:rsid w:val="0001749E"/>
    <w:rsid w:val="00017584"/>
    <w:rsid w:val="000178D6"/>
    <w:rsid w:val="00017C05"/>
    <w:rsid w:val="00017C28"/>
    <w:rsid w:val="00017E6F"/>
    <w:rsid w:val="00020103"/>
    <w:rsid w:val="0002016D"/>
    <w:rsid w:val="0002033A"/>
    <w:rsid w:val="0002037F"/>
    <w:rsid w:val="00021221"/>
    <w:rsid w:val="0002165B"/>
    <w:rsid w:val="0002169B"/>
    <w:rsid w:val="00021796"/>
    <w:rsid w:val="000217AB"/>
    <w:rsid w:val="0002185A"/>
    <w:rsid w:val="00021944"/>
    <w:rsid w:val="00021E38"/>
    <w:rsid w:val="0002249B"/>
    <w:rsid w:val="0002259C"/>
    <w:rsid w:val="000228F7"/>
    <w:rsid w:val="00022AB7"/>
    <w:rsid w:val="00022E85"/>
    <w:rsid w:val="000237B6"/>
    <w:rsid w:val="00023AB8"/>
    <w:rsid w:val="00023EAD"/>
    <w:rsid w:val="000243E5"/>
    <w:rsid w:val="000244F3"/>
    <w:rsid w:val="0002472B"/>
    <w:rsid w:val="0002535A"/>
    <w:rsid w:val="00025A30"/>
    <w:rsid w:val="00025CB1"/>
    <w:rsid w:val="0002635B"/>
    <w:rsid w:val="00026643"/>
    <w:rsid w:val="00026B55"/>
    <w:rsid w:val="00027FC0"/>
    <w:rsid w:val="00030735"/>
    <w:rsid w:val="00030D0F"/>
    <w:rsid w:val="00030DF7"/>
    <w:rsid w:val="000311FF"/>
    <w:rsid w:val="0003130B"/>
    <w:rsid w:val="00031419"/>
    <w:rsid w:val="00031716"/>
    <w:rsid w:val="00031971"/>
    <w:rsid w:val="00032145"/>
    <w:rsid w:val="00032644"/>
    <w:rsid w:val="000329AF"/>
    <w:rsid w:val="000329DC"/>
    <w:rsid w:val="0003308C"/>
    <w:rsid w:val="000334CB"/>
    <w:rsid w:val="0003366C"/>
    <w:rsid w:val="00033B3B"/>
    <w:rsid w:val="000344A3"/>
    <w:rsid w:val="00034514"/>
    <w:rsid w:val="0003455F"/>
    <w:rsid w:val="00035A20"/>
    <w:rsid w:val="00035D7D"/>
    <w:rsid w:val="00035E4E"/>
    <w:rsid w:val="00035F84"/>
    <w:rsid w:val="0003626F"/>
    <w:rsid w:val="00036378"/>
    <w:rsid w:val="00036381"/>
    <w:rsid w:val="000368A7"/>
    <w:rsid w:val="000369E5"/>
    <w:rsid w:val="00036E49"/>
    <w:rsid w:val="00037192"/>
    <w:rsid w:val="00037D26"/>
    <w:rsid w:val="00037E4A"/>
    <w:rsid w:val="00040181"/>
    <w:rsid w:val="0004043A"/>
    <w:rsid w:val="000406A6"/>
    <w:rsid w:val="00040817"/>
    <w:rsid w:val="0004156D"/>
    <w:rsid w:val="0004173C"/>
    <w:rsid w:val="00041D63"/>
    <w:rsid w:val="000424EE"/>
    <w:rsid w:val="0004268F"/>
    <w:rsid w:val="000435D9"/>
    <w:rsid w:val="00043910"/>
    <w:rsid w:val="000439E1"/>
    <w:rsid w:val="00043F91"/>
    <w:rsid w:val="0004401E"/>
    <w:rsid w:val="00044832"/>
    <w:rsid w:val="000449D5"/>
    <w:rsid w:val="00044CFA"/>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105E"/>
    <w:rsid w:val="00051426"/>
    <w:rsid w:val="00051790"/>
    <w:rsid w:val="00051938"/>
    <w:rsid w:val="00051A6C"/>
    <w:rsid w:val="0005376E"/>
    <w:rsid w:val="0005389A"/>
    <w:rsid w:val="00053E2C"/>
    <w:rsid w:val="0005457A"/>
    <w:rsid w:val="00054667"/>
    <w:rsid w:val="00054C4F"/>
    <w:rsid w:val="00054F2F"/>
    <w:rsid w:val="00055089"/>
    <w:rsid w:val="00055265"/>
    <w:rsid w:val="00055E26"/>
    <w:rsid w:val="00056FF0"/>
    <w:rsid w:val="000576C6"/>
    <w:rsid w:val="0005797E"/>
    <w:rsid w:val="00057C16"/>
    <w:rsid w:val="00060879"/>
    <w:rsid w:val="00060A09"/>
    <w:rsid w:val="00061E3A"/>
    <w:rsid w:val="00062123"/>
    <w:rsid w:val="000621A4"/>
    <w:rsid w:val="000625FD"/>
    <w:rsid w:val="00062CC2"/>
    <w:rsid w:val="00062FBC"/>
    <w:rsid w:val="00063370"/>
    <w:rsid w:val="000634D0"/>
    <w:rsid w:val="00063E85"/>
    <w:rsid w:val="000640FF"/>
    <w:rsid w:val="0006511A"/>
    <w:rsid w:val="000651A0"/>
    <w:rsid w:val="000656AF"/>
    <w:rsid w:val="000657F0"/>
    <w:rsid w:val="00066020"/>
    <w:rsid w:val="00066555"/>
    <w:rsid w:val="00066A79"/>
    <w:rsid w:val="00066B6E"/>
    <w:rsid w:val="00066E5F"/>
    <w:rsid w:val="00067FAE"/>
    <w:rsid w:val="00070854"/>
    <w:rsid w:val="00070C01"/>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8E4"/>
    <w:rsid w:val="00080F35"/>
    <w:rsid w:val="0008289A"/>
    <w:rsid w:val="000830E7"/>
    <w:rsid w:val="0008378B"/>
    <w:rsid w:val="00083BC1"/>
    <w:rsid w:val="00083C79"/>
    <w:rsid w:val="00083CAF"/>
    <w:rsid w:val="0008414D"/>
    <w:rsid w:val="000842C2"/>
    <w:rsid w:val="0008452E"/>
    <w:rsid w:val="00084963"/>
    <w:rsid w:val="00084DAF"/>
    <w:rsid w:val="00084E05"/>
    <w:rsid w:val="000852B3"/>
    <w:rsid w:val="0008552B"/>
    <w:rsid w:val="00085ED2"/>
    <w:rsid w:val="0008755F"/>
    <w:rsid w:val="000878AC"/>
    <w:rsid w:val="00087F50"/>
    <w:rsid w:val="000902AF"/>
    <w:rsid w:val="00091227"/>
    <w:rsid w:val="000919A7"/>
    <w:rsid w:val="00091CF0"/>
    <w:rsid w:val="00091F8D"/>
    <w:rsid w:val="00092485"/>
    <w:rsid w:val="000926FF"/>
    <w:rsid w:val="000929A3"/>
    <w:rsid w:val="00092B52"/>
    <w:rsid w:val="00092DAB"/>
    <w:rsid w:val="00092DAC"/>
    <w:rsid w:val="00093820"/>
    <w:rsid w:val="0009444E"/>
    <w:rsid w:val="000946E7"/>
    <w:rsid w:val="0009498D"/>
    <w:rsid w:val="00094C7C"/>
    <w:rsid w:val="00094CD1"/>
    <w:rsid w:val="0009541D"/>
    <w:rsid w:val="00095DF6"/>
    <w:rsid w:val="00095F49"/>
    <w:rsid w:val="00095FDF"/>
    <w:rsid w:val="00096005"/>
    <w:rsid w:val="00096B08"/>
    <w:rsid w:val="00096B7A"/>
    <w:rsid w:val="00096C9B"/>
    <w:rsid w:val="00096D94"/>
    <w:rsid w:val="00097269"/>
    <w:rsid w:val="000972A6"/>
    <w:rsid w:val="00097C69"/>
    <w:rsid w:val="000A07E1"/>
    <w:rsid w:val="000A0B13"/>
    <w:rsid w:val="000A1607"/>
    <w:rsid w:val="000A2023"/>
    <w:rsid w:val="000A2447"/>
    <w:rsid w:val="000A2C96"/>
    <w:rsid w:val="000A34FA"/>
    <w:rsid w:val="000A35AE"/>
    <w:rsid w:val="000A39E1"/>
    <w:rsid w:val="000A4196"/>
    <w:rsid w:val="000A495C"/>
    <w:rsid w:val="000A4A2D"/>
    <w:rsid w:val="000A4BC2"/>
    <w:rsid w:val="000A4CA7"/>
    <w:rsid w:val="000A53E1"/>
    <w:rsid w:val="000A5800"/>
    <w:rsid w:val="000A6202"/>
    <w:rsid w:val="000A6491"/>
    <w:rsid w:val="000A6BC3"/>
    <w:rsid w:val="000A6E01"/>
    <w:rsid w:val="000A6F57"/>
    <w:rsid w:val="000A720A"/>
    <w:rsid w:val="000B01A2"/>
    <w:rsid w:val="000B032C"/>
    <w:rsid w:val="000B0976"/>
    <w:rsid w:val="000B0B62"/>
    <w:rsid w:val="000B0E5F"/>
    <w:rsid w:val="000B0EF4"/>
    <w:rsid w:val="000B12EF"/>
    <w:rsid w:val="000B1478"/>
    <w:rsid w:val="000B154D"/>
    <w:rsid w:val="000B18FB"/>
    <w:rsid w:val="000B1D58"/>
    <w:rsid w:val="000B2471"/>
    <w:rsid w:val="000B2581"/>
    <w:rsid w:val="000B26B8"/>
    <w:rsid w:val="000B291E"/>
    <w:rsid w:val="000B2C87"/>
    <w:rsid w:val="000B2E99"/>
    <w:rsid w:val="000B4FAD"/>
    <w:rsid w:val="000B53A6"/>
    <w:rsid w:val="000B555B"/>
    <w:rsid w:val="000B55AF"/>
    <w:rsid w:val="000B5856"/>
    <w:rsid w:val="000B5A95"/>
    <w:rsid w:val="000B5DFF"/>
    <w:rsid w:val="000B5F4F"/>
    <w:rsid w:val="000B60B6"/>
    <w:rsid w:val="000B61D2"/>
    <w:rsid w:val="000B62B8"/>
    <w:rsid w:val="000B6705"/>
    <w:rsid w:val="000B6C0C"/>
    <w:rsid w:val="000B6E47"/>
    <w:rsid w:val="000B7238"/>
    <w:rsid w:val="000B72F4"/>
    <w:rsid w:val="000B7386"/>
    <w:rsid w:val="000B744B"/>
    <w:rsid w:val="000B7CF6"/>
    <w:rsid w:val="000C0CD1"/>
    <w:rsid w:val="000C1092"/>
    <w:rsid w:val="000C127D"/>
    <w:rsid w:val="000C17BA"/>
    <w:rsid w:val="000C196E"/>
    <w:rsid w:val="000C1C59"/>
    <w:rsid w:val="000C1CA5"/>
    <w:rsid w:val="000C2CBF"/>
    <w:rsid w:val="000C2D91"/>
    <w:rsid w:val="000C379B"/>
    <w:rsid w:val="000C37F2"/>
    <w:rsid w:val="000C3847"/>
    <w:rsid w:val="000C3C4B"/>
    <w:rsid w:val="000C409D"/>
    <w:rsid w:val="000C47B8"/>
    <w:rsid w:val="000C4B88"/>
    <w:rsid w:val="000C514A"/>
    <w:rsid w:val="000C54A3"/>
    <w:rsid w:val="000C5D4A"/>
    <w:rsid w:val="000C67BC"/>
    <w:rsid w:val="000C68DB"/>
    <w:rsid w:val="000C68F3"/>
    <w:rsid w:val="000C6A38"/>
    <w:rsid w:val="000C6C19"/>
    <w:rsid w:val="000C6C2A"/>
    <w:rsid w:val="000C6D32"/>
    <w:rsid w:val="000C70C5"/>
    <w:rsid w:val="000C73B4"/>
    <w:rsid w:val="000C73E4"/>
    <w:rsid w:val="000C7670"/>
    <w:rsid w:val="000C7742"/>
    <w:rsid w:val="000C7DB8"/>
    <w:rsid w:val="000D089E"/>
    <w:rsid w:val="000D0ABD"/>
    <w:rsid w:val="000D13B2"/>
    <w:rsid w:val="000D13E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3C2"/>
    <w:rsid w:val="000D6744"/>
    <w:rsid w:val="000D6BF2"/>
    <w:rsid w:val="000D6ED5"/>
    <w:rsid w:val="000E00CD"/>
    <w:rsid w:val="000E00F2"/>
    <w:rsid w:val="000E15F8"/>
    <w:rsid w:val="000E18D7"/>
    <w:rsid w:val="000E1C9C"/>
    <w:rsid w:val="000E1D50"/>
    <w:rsid w:val="000E22C9"/>
    <w:rsid w:val="000E3998"/>
    <w:rsid w:val="000E3CA1"/>
    <w:rsid w:val="000E47A6"/>
    <w:rsid w:val="000E4846"/>
    <w:rsid w:val="000E54B9"/>
    <w:rsid w:val="000E5E32"/>
    <w:rsid w:val="000E5EEA"/>
    <w:rsid w:val="000E604D"/>
    <w:rsid w:val="000E671B"/>
    <w:rsid w:val="000E7B66"/>
    <w:rsid w:val="000E7E3F"/>
    <w:rsid w:val="000E7EC7"/>
    <w:rsid w:val="000F012D"/>
    <w:rsid w:val="000F01CC"/>
    <w:rsid w:val="000F0336"/>
    <w:rsid w:val="000F126E"/>
    <w:rsid w:val="000F1BF8"/>
    <w:rsid w:val="000F28F8"/>
    <w:rsid w:val="000F2F60"/>
    <w:rsid w:val="000F3E55"/>
    <w:rsid w:val="000F3F9B"/>
    <w:rsid w:val="000F3FDE"/>
    <w:rsid w:val="000F41E5"/>
    <w:rsid w:val="000F456D"/>
    <w:rsid w:val="000F4A56"/>
    <w:rsid w:val="000F6320"/>
    <w:rsid w:val="000F63E1"/>
    <w:rsid w:val="000F63F4"/>
    <w:rsid w:val="000F65A4"/>
    <w:rsid w:val="000F6810"/>
    <w:rsid w:val="000F6C15"/>
    <w:rsid w:val="000F6C6F"/>
    <w:rsid w:val="000F7178"/>
    <w:rsid w:val="000F74BB"/>
    <w:rsid w:val="000F75BE"/>
    <w:rsid w:val="000F75F3"/>
    <w:rsid w:val="000F7A33"/>
    <w:rsid w:val="001004F2"/>
    <w:rsid w:val="00102674"/>
    <w:rsid w:val="001026C6"/>
    <w:rsid w:val="00102934"/>
    <w:rsid w:val="00103091"/>
    <w:rsid w:val="0010321E"/>
    <w:rsid w:val="001045BF"/>
    <w:rsid w:val="001048D3"/>
    <w:rsid w:val="00104AE0"/>
    <w:rsid w:val="00104BC4"/>
    <w:rsid w:val="001053A6"/>
    <w:rsid w:val="001054FE"/>
    <w:rsid w:val="00105584"/>
    <w:rsid w:val="0010559F"/>
    <w:rsid w:val="00105EA5"/>
    <w:rsid w:val="001060D8"/>
    <w:rsid w:val="001063D0"/>
    <w:rsid w:val="0010641B"/>
    <w:rsid w:val="001068A0"/>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4C6"/>
    <w:rsid w:val="00112613"/>
    <w:rsid w:val="001127B0"/>
    <w:rsid w:val="001130E1"/>
    <w:rsid w:val="001131AF"/>
    <w:rsid w:val="001133CB"/>
    <w:rsid w:val="00113778"/>
    <w:rsid w:val="00113BC1"/>
    <w:rsid w:val="001144AE"/>
    <w:rsid w:val="001165B8"/>
    <w:rsid w:val="001169E0"/>
    <w:rsid w:val="00116AAE"/>
    <w:rsid w:val="00117C6B"/>
    <w:rsid w:val="001200D7"/>
    <w:rsid w:val="0012034A"/>
    <w:rsid w:val="0012099C"/>
    <w:rsid w:val="00120C80"/>
    <w:rsid w:val="00120D53"/>
    <w:rsid w:val="0012109B"/>
    <w:rsid w:val="001214C8"/>
    <w:rsid w:val="00122284"/>
    <w:rsid w:val="0012236D"/>
    <w:rsid w:val="00122528"/>
    <w:rsid w:val="001225C3"/>
    <w:rsid w:val="00123819"/>
    <w:rsid w:val="00123A1E"/>
    <w:rsid w:val="00124A25"/>
    <w:rsid w:val="00124CC1"/>
    <w:rsid w:val="00124F5D"/>
    <w:rsid w:val="001251A5"/>
    <w:rsid w:val="001253F4"/>
    <w:rsid w:val="001256C7"/>
    <w:rsid w:val="001257CE"/>
    <w:rsid w:val="00125A47"/>
    <w:rsid w:val="00125AB7"/>
    <w:rsid w:val="00125C5F"/>
    <w:rsid w:val="00125C72"/>
    <w:rsid w:val="001265E1"/>
    <w:rsid w:val="00126FE5"/>
    <w:rsid w:val="001274A1"/>
    <w:rsid w:val="00127535"/>
    <w:rsid w:val="00127C42"/>
    <w:rsid w:val="00127E83"/>
    <w:rsid w:val="00130074"/>
    <w:rsid w:val="001300AC"/>
    <w:rsid w:val="00130540"/>
    <w:rsid w:val="0013057B"/>
    <w:rsid w:val="00130EA5"/>
    <w:rsid w:val="00131638"/>
    <w:rsid w:val="00131C35"/>
    <w:rsid w:val="00132C36"/>
    <w:rsid w:val="00134107"/>
    <w:rsid w:val="00134566"/>
    <w:rsid w:val="001348B8"/>
    <w:rsid w:val="00134DDC"/>
    <w:rsid w:val="001350FC"/>
    <w:rsid w:val="00135433"/>
    <w:rsid w:val="00135AC2"/>
    <w:rsid w:val="00135C38"/>
    <w:rsid w:val="00136119"/>
    <w:rsid w:val="001363B3"/>
    <w:rsid w:val="0013640C"/>
    <w:rsid w:val="00136623"/>
    <w:rsid w:val="001373C7"/>
    <w:rsid w:val="00140072"/>
    <w:rsid w:val="001405E0"/>
    <w:rsid w:val="0014066C"/>
    <w:rsid w:val="00140ABC"/>
    <w:rsid w:val="00140CC1"/>
    <w:rsid w:val="001410CD"/>
    <w:rsid w:val="001413C2"/>
    <w:rsid w:val="00141472"/>
    <w:rsid w:val="001419CF"/>
    <w:rsid w:val="0014274F"/>
    <w:rsid w:val="00142AE8"/>
    <w:rsid w:val="00142CAE"/>
    <w:rsid w:val="001434C9"/>
    <w:rsid w:val="00143934"/>
    <w:rsid w:val="001439A0"/>
    <w:rsid w:val="00143D99"/>
    <w:rsid w:val="00144C75"/>
    <w:rsid w:val="00145497"/>
    <w:rsid w:val="00145E8F"/>
    <w:rsid w:val="0014611D"/>
    <w:rsid w:val="00146291"/>
    <w:rsid w:val="00146601"/>
    <w:rsid w:val="00147713"/>
    <w:rsid w:val="001478CD"/>
    <w:rsid w:val="00147C34"/>
    <w:rsid w:val="00150921"/>
    <w:rsid w:val="00150AD9"/>
    <w:rsid w:val="00150BF0"/>
    <w:rsid w:val="00151048"/>
    <w:rsid w:val="0015172C"/>
    <w:rsid w:val="00151998"/>
    <w:rsid w:val="00151A8A"/>
    <w:rsid w:val="00152593"/>
    <w:rsid w:val="001528EA"/>
    <w:rsid w:val="0015296D"/>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D65"/>
    <w:rsid w:val="00160D99"/>
    <w:rsid w:val="00160FB2"/>
    <w:rsid w:val="0016127B"/>
    <w:rsid w:val="001613F7"/>
    <w:rsid w:val="0016151B"/>
    <w:rsid w:val="00161666"/>
    <w:rsid w:val="00161D27"/>
    <w:rsid w:val="00162D5F"/>
    <w:rsid w:val="00163580"/>
    <w:rsid w:val="0016391A"/>
    <w:rsid w:val="00163A01"/>
    <w:rsid w:val="00163FA6"/>
    <w:rsid w:val="00163FE8"/>
    <w:rsid w:val="00164079"/>
    <w:rsid w:val="001645F0"/>
    <w:rsid w:val="00164C4E"/>
    <w:rsid w:val="00165488"/>
    <w:rsid w:val="00165516"/>
    <w:rsid w:val="00165F41"/>
    <w:rsid w:val="00166575"/>
    <w:rsid w:val="00170263"/>
    <w:rsid w:val="0017061F"/>
    <w:rsid w:val="00170811"/>
    <w:rsid w:val="00170D4C"/>
    <w:rsid w:val="00170F19"/>
    <w:rsid w:val="0017103F"/>
    <w:rsid w:val="00171626"/>
    <w:rsid w:val="00171A0F"/>
    <w:rsid w:val="001721EA"/>
    <w:rsid w:val="00172399"/>
    <w:rsid w:val="0017322D"/>
    <w:rsid w:val="00173610"/>
    <w:rsid w:val="00173752"/>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26C"/>
    <w:rsid w:val="00180F34"/>
    <w:rsid w:val="0018159C"/>
    <w:rsid w:val="00181981"/>
    <w:rsid w:val="0018223B"/>
    <w:rsid w:val="0018243B"/>
    <w:rsid w:val="0018252C"/>
    <w:rsid w:val="0018261D"/>
    <w:rsid w:val="001826C3"/>
    <w:rsid w:val="00182834"/>
    <w:rsid w:val="0018291C"/>
    <w:rsid w:val="0018296F"/>
    <w:rsid w:val="00182E91"/>
    <w:rsid w:val="0018402E"/>
    <w:rsid w:val="0018433E"/>
    <w:rsid w:val="001846ED"/>
    <w:rsid w:val="00184887"/>
    <w:rsid w:val="00184DCD"/>
    <w:rsid w:val="00184EA5"/>
    <w:rsid w:val="00184EF6"/>
    <w:rsid w:val="00185538"/>
    <w:rsid w:val="001863FA"/>
    <w:rsid w:val="001864CE"/>
    <w:rsid w:val="001872F5"/>
    <w:rsid w:val="00187AC3"/>
    <w:rsid w:val="00187B27"/>
    <w:rsid w:val="00190FB2"/>
    <w:rsid w:val="0019155F"/>
    <w:rsid w:val="00191AED"/>
    <w:rsid w:val="0019219A"/>
    <w:rsid w:val="001923A3"/>
    <w:rsid w:val="0019246B"/>
    <w:rsid w:val="0019303B"/>
    <w:rsid w:val="001940CD"/>
    <w:rsid w:val="00194D58"/>
    <w:rsid w:val="001955D5"/>
    <w:rsid w:val="00196078"/>
    <w:rsid w:val="00196081"/>
    <w:rsid w:val="00196DA7"/>
    <w:rsid w:val="001A02C2"/>
    <w:rsid w:val="001A0946"/>
    <w:rsid w:val="001A0B76"/>
    <w:rsid w:val="001A0CDA"/>
    <w:rsid w:val="001A0DD3"/>
    <w:rsid w:val="001A0DF5"/>
    <w:rsid w:val="001A0FBC"/>
    <w:rsid w:val="001A1334"/>
    <w:rsid w:val="001A140A"/>
    <w:rsid w:val="001A14D8"/>
    <w:rsid w:val="001A1541"/>
    <w:rsid w:val="001A23A6"/>
    <w:rsid w:val="001A2DC4"/>
    <w:rsid w:val="001A2DCE"/>
    <w:rsid w:val="001A33DD"/>
    <w:rsid w:val="001A56DC"/>
    <w:rsid w:val="001A675D"/>
    <w:rsid w:val="001A6990"/>
    <w:rsid w:val="001A6B0E"/>
    <w:rsid w:val="001A6C40"/>
    <w:rsid w:val="001A6D2C"/>
    <w:rsid w:val="001A74D0"/>
    <w:rsid w:val="001A7D62"/>
    <w:rsid w:val="001A7EB9"/>
    <w:rsid w:val="001A7ECE"/>
    <w:rsid w:val="001B026F"/>
    <w:rsid w:val="001B08F1"/>
    <w:rsid w:val="001B0DEB"/>
    <w:rsid w:val="001B111A"/>
    <w:rsid w:val="001B14C5"/>
    <w:rsid w:val="001B14F4"/>
    <w:rsid w:val="001B1CF6"/>
    <w:rsid w:val="001B1E5C"/>
    <w:rsid w:val="001B294A"/>
    <w:rsid w:val="001B3939"/>
    <w:rsid w:val="001B3BFB"/>
    <w:rsid w:val="001B40F7"/>
    <w:rsid w:val="001B497D"/>
    <w:rsid w:val="001B4997"/>
    <w:rsid w:val="001B569B"/>
    <w:rsid w:val="001B6F79"/>
    <w:rsid w:val="001B79EF"/>
    <w:rsid w:val="001B7A9F"/>
    <w:rsid w:val="001B7CC1"/>
    <w:rsid w:val="001B7FDE"/>
    <w:rsid w:val="001C03AF"/>
    <w:rsid w:val="001C0D9F"/>
    <w:rsid w:val="001C1027"/>
    <w:rsid w:val="001C14C6"/>
    <w:rsid w:val="001C1772"/>
    <w:rsid w:val="001C1894"/>
    <w:rsid w:val="001C2168"/>
    <w:rsid w:val="001C2339"/>
    <w:rsid w:val="001C2352"/>
    <w:rsid w:val="001C38F1"/>
    <w:rsid w:val="001C3B9F"/>
    <w:rsid w:val="001C3BFC"/>
    <w:rsid w:val="001C442F"/>
    <w:rsid w:val="001C4782"/>
    <w:rsid w:val="001C49AB"/>
    <w:rsid w:val="001C5151"/>
    <w:rsid w:val="001C582D"/>
    <w:rsid w:val="001C6163"/>
    <w:rsid w:val="001C6240"/>
    <w:rsid w:val="001C7CC4"/>
    <w:rsid w:val="001D0143"/>
    <w:rsid w:val="001D0393"/>
    <w:rsid w:val="001D0764"/>
    <w:rsid w:val="001D0F9F"/>
    <w:rsid w:val="001D131B"/>
    <w:rsid w:val="001D1E3E"/>
    <w:rsid w:val="001D2B7D"/>
    <w:rsid w:val="001D2E6A"/>
    <w:rsid w:val="001D315F"/>
    <w:rsid w:val="001D3C4A"/>
    <w:rsid w:val="001D4014"/>
    <w:rsid w:val="001D4AEC"/>
    <w:rsid w:val="001D5190"/>
    <w:rsid w:val="001D541F"/>
    <w:rsid w:val="001D56DE"/>
    <w:rsid w:val="001D58CE"/>
    <w:rsid w:val="001D5917"/>
    <w:rsid w:val="001D6740"/>
    <w:rsid w:val="001D6AED"/>
    <w:rsid w:val="001D7188"/>
    <w:rsid w:val="001D71F2"/>
    <w:rsid w:val="001D741B"/>
    <w:rsid w:val="001D74F2"/>
    <w:rsid w:val="001D76C7"/>
    <w:rsid w:val="001D7BFA"/>
    <w:rsid w:val="001D7DC6"/>
    <w:rsid w:val="001E01E1"/>
    <w:rsid w:val="001E0968"/>
    <w:rsid w:val="001E0F8D"/>
    <w:rsid w:val="001E1408"/>
    <w:rsid w:val="001E18A5"/>
    <w:rsid w:val="001E1CA6"/>
    <w:rsid w:val="001E1D69"/>
    <w:rsid w:val="001E244C"/>
    <w:rsid w:val="001E2D6B"/>
    <w:rsid w:val="001E2F80"/>
    <w:rsid w:val="001E2FD9"/>
    <w:rsid w:val="001E330E"/>
    <w:rsid w:val="001E419D"/>
    <w:rsid w:val="001E48D1"/>
    <w:rsid w:val="001E4BCA"/>
    <w:rsid w:val="001E4D5C"/>
    <w:rsid w:val="001E4F00"/>
    <w:rsid w:val="001E51EC"/>
    <w:rsid w:val="001E5203"/>
    <w:rsid w:val="001E5FB3"/>
    <w:rsid w:val="001E5FD2"/>
    <w:rsid w:val="001E61AC"/>
    <w:rsid w:val="001E6370"/>
    <w:rsid w:val="001E6519"/>
    <w:rsid w:val="001E6585"/>
    <w:rsid w:val="001E65A6"/>
    <w:rsid w:val="001E680E"/>
    <w:rsid w:val="001E6922"/>
    <w:rsid w:val="001E783D"/>
    <w:rsid w:val="001F0491"/>
    <w:rsid w:val="001F0B81"/>
    <w:rsid w:val="001F19E6"/>
    <w:rsid w:val="001F204B"/>
    <w:rsid w:val="001F2969"/>
    <w:rsid w:val="001F3050"/>
    <w:rsid w:val="001F334C"/>
    <w:rsid w:val="001F3790"/>
    <w:rsid w:val="001F3792"/>
    <w:rsid w:val="001F39CA"/>
    <w:rsid w:val="001F3F57"/>
    <w:rsid w:val="001F3F63"/>
    <w:rsid w:val="001F45A6"/>
    <w:rsid w:val="001F45EE"/>
    <w:rsid w:val="001F4CBE"/>
    <w:rsid w:val="001F4CF0"/>
    <w:rsid w:val="001F4CF3"/>
    <w:rsid w:val="001F5108"/>
    <w:rsid w:val="001F5CB8"/>
    <w:rsid w:val="001F6035"/>
    <w:rsid w:val="001F60AD"/>
    <w:rsid w:val="001F6266"/>
    <w:rsid w:val="001F62C6"/>
    <w:rsid w:val="001F6569"/>
    <w:rsid w:val="001F6EAD"/>
    <w:rsid w:val="001F6EFD"/>
    <w:rsid w:val="001F7551"/>
    <w:rsid w:val="001F7CC7"/>
    <w:rsid w:val="002002A9"/>
    <w:rsid w:val="002009A6"/>
    <w:rsid w:val="00201009"/>
    <w:rsid w:val="00201486"/>
    <w:rsid w:val="00201561"/>
    <w:rsid w:val="00201AF2"/>
    <w:rsid w:val="00201D9F"/>
    <w:rsid w:val="00202403"/>
    <w:rsid w:val="0020274B"/>
    <w:rsid w:val="00202976"/>
    <w:rsid w:val="00202F8E"/>
    <w:rsid w:val="00203027"/>
    <w:rsid w:val="00203646"/>
    <w:rsid w:val="00203B1A"/>
    <w:rsid w:val="00203C97"/>
    <w:rsid w:val="0020444C"/>
    <w:rsid w:val="00205626"/>
    <w:rsid w:val="00205CFE"/>
    <w:rsid w:val="00206265"/>
    <w:rsid w:val="0020637E"/>
    <w:rsid w:val="002072AD"/>
    <w:rsid w:val="002073BD"/>
    <w:rsid w:val="0020750F"/>
    <w:rsid w:val="00207758"/>
    <w:rsid w:val="00207A37"/>
    <w:rsid w:val="00207BBF"/>
    <w:rsid w:val="0021014C"/>
    <w:rsid w:val="002103CB"/>
    <w:rsid w:val="00210776"/>
    <w:rsid w:val="0021111B"/>
    <w:rsid w:val="0021227E"/>
    <w:rsid w:val="00212C40"/>
    <w:rsid w:val="00212F43"/>
    <w:rsid w:val="00213190"/>
    <w:rsid w:val="0021336A"/>
    <w:rsid w:val="00213443"/>
    <w:rsid w:val="002135FC"/>
    <w:rsid w:val="0021375E"/>
    <w:rsid w:val="0021385D"/>
    <w:rsid w:val="00213888"/>
    <w:rsid w:val="00213909"/>
    <w:rsid w:val="00213DD9"/>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A75"/>
    <w:rsid w:val="00220CBB"/>
    <w:rsid w:val="00220D4F"/>
    <w:rsid w:val="002213BB"/>
    <w:rsid w:val="00221AE5"/>
    <w:rsid w:val="00221E79"/>
    <w:rsid w:val="00222286"/>
    <w:rsid w:val="00222650"/>
    <w:rsid w:val="002229A5"/>
    <w:rsid w:val="00222A5D"/>
    <w:rsid w:val="00222F9A"/>
    <w:rsid w:val="0022330F"/>
    <w:rsid w:val="002235DB"/>
    <w:rsid w:val="00223921"/>
    <w:rsid w:val="00223BD5"/>
    <w:rsid w:val="00223F22"/>
    <w:rsid w:val="00225221"/>
    <w:rsid w:val="002256F4"/>
    <w:rsid w:val="0022578E"/>
    <w:rsid w:val="00225ACC"/>
    <w:rsid w:val="00226906"/>
    <w:rsid w:val="00226AE6"/>
    <w:rsid w:val="00226FDC"/>
    <w:rsid w:val="002271E7"/>
    <w:rsid w:val="002275CE"/>
    <w:rsid w:val="002279A5"/>
    <w:rsid w:val="0023038A"/>
    <w:rsid w:val="00230998"/>
    <w:rsid w:val="00231302"/>
    <w:rsid w:val="002321EF"/>
    <w:rsid w:val="002323EE"/>
    <w:rsid w:val="0023246B"/>
    <w:rsid w:val="00232A10"/>
    <w:rsid w:val="002332FA"/>
    <w:rsid w:val="0023356D"/>
    <w:rsid w:val="00233740"/>
    <w:rsid w:val="00233772"/>
    <w:rsid w:val="00233DE7"/>
    <w:rsid w:val="002340EC"/>
    <w:rsid w:val="002341E7"/>
    <w:rsid w:val="0023474D"/>
    <w:rsid w:val="00235497"/>
    <w:rsid w:val="002359F5"/>
    <w:rsid w:val="0023663A"/>
    <w:rsid w:val="0023698A"/>
    <w:rsid w:val="00236FA1"/>
    <w:rsid w:val="002370A9"/>
    <w:rsid w:val="002373C7"/>
    <w:rsid w:val="00237570"/>
    <w:rsid w:val="00237AEB"/>
    <w:rsid w:val="00237D7C"/>
    <w:rsid w:val="0024022C"/>
    <w:rsid w:val="00240445"/>
    <w:rsid w:val="00240EC2"/>
    <w:rsid w:val="002412EA"/>
    <w:rsid w:val="00241A56"/>
    <w:rsid w:val="00241D0A"/>
    <w:rsid w:val="00241F3A"/>
    <w:rsid w:val="00242600"/>
    <w:rsid w:val="0024287B"/>
    <w:rsid w:val="00243255"/>
    <w:rsid w:val="002432F7"/>
    <w:rsid w:val="0024361E"/>
    <w:rsid w:val="0024399C"/>
    <w:rsid w:val="0024399E"/>
    <w:rsid w:val="00243C32"/>
    <w:rsid w:val="00244206"/>
    <w:rsid w:val="00244451"/>
    <w:rsid w:val="002446ED"/>
    <w:rsid w:val="00244CA1"/>
    <w:rsid w:val="00245C82"/>
    <w:rsid w:val="002463AC"/>
    <w:rsid w:val="00246952"/>
    <w:rsid w:val="0024699D"/>
    <w:rsid w:val="00246A87"/>
    <w:rsid w:val="00246D73"/>
    <w:rsid w:val="002479D8"/>
    <w:rsid w:val="00250420"/>
    <w:rsid w:val="00250A6A"/>
    <w:rsid w:val="00252012"/>
    <w:rsid w:val="00252CEB"/>
    <w:rsid w:val="002539AB"/>
    <w:rsid w:val="00253BE1"/>
    <w:rsid w:val="00253CDF"/>
    <w:rsid w:val="002546DE"/>
    <w:rsid w:val="0025542E"/>
    <w:rsid w:val="00255C59"/>
    <w:rsid w:val="00255F6B"/>
    <w:rsid w:val="002564ED"/>
    <w:rsid w:val="002566FB"/>
    <w:rsid w:val="00256865"/>
    <w:rsid w:val="00256952"/>
    <w:rsid w:val="00257613"/>
    <w:rsid w:val="00257977"/>
    <w:rsid w:val="00260028"/>
    <w:rsid w:val="002601DE"/>
    <w:rsid w:val="00261E77"/>
    <w:rsid w:val="00262355"/>
    <w:rsid w:val="00262661"/>
    <w:rsid w:val="00262A1C"/>
    <w:rsid w:val="00262C56"/>
    <w:rsid w:val="00262CFA"/>
    <w:rsid w:val="00262FB6"/>
    <w:rsid w:val="00263807"/>
    <w:rsid w:val="00263A44"/>
    <w:rsid w:val="002643B0"/>
    <w:rsid w:val="00264430"/>
    <w:rsid w:val="0026449D"/>
    <w:rsid w:val="00264769"/>
    <w:rsid w:val="00264C02"/>
    <w:rsid w:val="002654ED"/>
    <w:rsid w:val="002657C9"/>
    <w:rsid w:val="00265A44"/>
    <w:rsid w:val="00266F1E"/>
    <w:rsid w:val="00266F53"/>
    <w:rsid w:val="00266FD6"/>
    <w:rsid w:val="002671D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604"/>
    <w:rsid w:val="002748C4"/>
    <w:rsid w:val="00274AAB"/>
    <w:rsid w:val="00274BCA"/>
    <w:rsid w:val="00274D12"/>
    <w:rsid w:val="0027550A"/>
    <w:rsid w:val="002755AD"/>
    <w:rsid w:val="00275CDD"/>
    <w:rsid w:val="002763AA"/>
    <w:rsid w:val="002764DA"/>
    <w:rsid w:val="00276706"/>
    <w:rsid w:val="002774C3"/>
    <w:rsid w:val="0027770D"/>
    <w:rsid w:val="002778BF"/>
    <w:rsid w:val="00277B05"/>
    <w:rsid w:val="00277D91"/>
    <w:rsid w:val="00280A2A"/>
    <w:rsid w:val="0028135A"/>
    <w:rsid w:val="0028153A"/>
    <w:rsid w:val="00281B53"/>
    <w:rsid w:val="00281B8D"/>
    <w:rsid w:val="0028213F"/>
    <w:rsid w:val="00282A1D"/>
    <w:rsid w:val="00283012"/>
    <w:rsid w:val="002830D2"/>
    <w:rsid w:val="002831DA"/>
    <w:rsid w:val="00283422"/>
    <w:rsid w:val="0028381C"/>
    <w:rsid w:val="00283CA5"/>
    <w:rsid w:val="00283E28"/>
    <w:rsid w:val="00283FED"/>
    <w:rsid w:val="002844D8"/>
    <w:rsid w:val="0028490E"/>
    <w:rsid w:val="0028504F"/>
    <w:rsid w:val="002853BC"/>
    <w:rsid w:val="002855D3"/>
    <w:rsid w:val="00285AA2"/>
    <w:rsid w:val="00286614"/>
    <w:rsid w:val="00287C66"/>
    <w:rsid w:val="0029012B"/>
    <w:rsid w:val="00290813"/>
    <w:rsid w:val="00290A33"/>
    <w:rsid w:val="00290CD3"/>
    <w:rsid w:val="002919B4"/>
    <w:rsid w:val="00291F87"/>
    <w:rsid w:val="00292569"/>
    <w:rsid w:val="00292A89"/>
    <w:rsid w:val="00292B48"/>
    <w:rsid w:val="0029302E"/>
    <w:rsid w:val="00293509"/>
    <w:rsid w:val="002936D6"/>
    <w:rsid w:val="00293F6F"/>
    <w:rsid w:val="00294434"/>
    <w:rsid w:val="002944C7"/>
    <w:rsid w:val="00294727"/>
    <w:rsid w:val="0029481C"/>
    <w:rsid w:val="0029491A"/>
    <w:rsid w:val="00294BAA"/>
    <w:rsid w:val="00294CCA"/>
    <w:rsid w:val="0029516D"/>
    <w:rsid w:val="002954A5"/>
    <w:rsid w:val="002954F7"/>
    <w:rsid w:val="00295824"/>
    <w:rsid w:val="00295CBA"/>
    <w:rsid w:val="0029658F"/>
    <w:rsid w:val="00296A52"/>
    <w:rsid w:val="00296AC2"/>
    <w:rsid w:val="0029736A"/>
    <w:rsid w:val="002974D8"/>
    <w:rsid w:val="002A053E"/>
    <w:rsid w:val="002A0551"/>
    <w:rsid w:val="002A07A1"/>
    <w:rsid w:val="002A0A25"/>
    <w:rsid w:val="002A0ACE"/>
    <w:rsid w:val="002A0C09"/>
    <w:rsid w:val="002A14CB"/>
    <w:rsid w:val="002A1709"/>
    <w:rsid w:val="002A171A"/>
    <w:rsid w:val="002A1763"/>
    <w:rsid w:val="002A2EB2"/>
    <w:rsid w:val="002A2EDA"/>
    <w:rsid w:val="002A3220"/>
    <w:rsid w:val="002A35B5"/>
    <w:rsid w:val="002A377B"/>
    <w:rsid w:val="002A41A5"/>
    <w:rsid w:val="002A492E"/>
    <w:rsid w:val="002A4ACC"/>
    <w:rsid w:val="002A4B31"/>
    <w:rsid w:val="002A4F7F"/>
    <w:rsid w:val="002A51DA"/>
    <w:rsid w:val="002A5674"/>
    <w:rsid w:val="002A571E"/>
    <w:rsid w:val="002A5F55"/>
    <w:rsid w:val="002A6096"/>
    <w:rsid w:val="002A63E1"/>
    <w:rsid w:val="002A6419"/>
    <w:rsid w:val="002A6B40"/>
    <w:rsid w:val="002A6C23"/>
    <w:rsid w:val="002A6C27"/>
    <w:rsid w:val="002A6DD1"/>
    <w:rsid w:val="002A6E12"/>
    <w:rsid w:val="002A7F06"/>
    <w:rsid w:val="002B0183"/>
    <w:rsid w:val="002B0CBD"/>
    <w:rsid w:val="002B0F0E"/>
    <w:rsid w:val="002B166C"/>
    <w:rsid w:val="002B192D"/>
    <w:rsid w:val="002B1CF1"/>
    <w:rsid w:val="002B2118"/>
    <w:rsid w:val="002B35F8"/>
    <w:rsid w:val="002B3E9C"/>
    <w:rsid w:val="002B40A4"/>
    <w:rsid w:val="002B4A4E"/>
    <w:rsid w:val="002B5377"/>
    <w:rsid w:val="002B5A8F"/>
    <w:rsid w:val="002B5F77"/>
    <w:rsid w:val="002B6053"/>
    <w:rsid w:val="002B65E9"/>
    <w:rsid w:val="002B6C54"/>
    <w:rsid w:val="002B709E"/>
    <w:rsid w:val="002B7A75"/>
    <w:rsid w:val="002C0533"/>
    <w:rsid w:val="002C064C"/>
    <w:rsid w:val="002C0974"/>
    <w:rsid w:val="002C0D51"/>
    <w:rsid w:val="002C0F2D"/>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C18"/>
    <w:rsid w:val="002C5C6C"/>
    <w:rsid w:val="002C5E5A"/>
    <w:rsid w:val="002C6462"/>
    <w:rsid w:val="002C6F69"/>
    <w:rsid w:val="002C7A1A"/>
    <w:rsid w:val="002C7A23"/>
    <w:rsid w:val="002C7B5D"/>
    <w:rsid w:val="002D015E"/>
    <w:rsid w:val="002D04DE"/>
    <w:rsid w:val="002D08CE"/>
    <w:rsid w:val="002D0E22"/>
    <w:rsid w:val="002D21CD"/>
    <w:rsid w:val="002D32C6"/>
    <w:rsid w:val="002D33F4"/>
    <w:rsid w:val="002D34A3"/>
    <w:rsid w:val="002D399E"/>
    <w:rsid w:val="002D44DD"/>
    <w:rsid w:val="002D4D84"/>
    <w:rsid w:val="002D4DF0"/>
    <w:rsid w:val="002D5414"/>
    <w:rsid w:val="002D5804"/>
    <w:rsid w:val="002D6076"/>
    <w:rsid w:val="002D61EE"/>
    <w:rsid w:val="002D67F2"/>
    <w:rsid w:val="002D6811"/>
    <w:rsid w:val="002D713F"/>
    <w:rsid w:val="002D7142"/>
    <w:rsid w:val="002D791B"/>
    <w:rsid w:val="002D7923"/>
    <w:rsid w:val="002D7B53"/>
    <w:rsid w:val="002D7C7A"/>
    <w:rsid w:val="002D7EE7"/>
    <w:rsid w:val="002E01AC"/>
    <w:rsid w:val="002E040F"/>
    <w:rsid w:val="002E16BD"/>
    <w:rsid w:val="002E2200"/>
    <w:rsid w:val="002E22C7"/>
    <w:rsid w:val="002E2ACB"/>
    <w:rsid w:val="002E2BC8"/>
    <w:rsid w:val="002E3073"/>
    <w:rsid w:val="002E311D"/>
    <w:rsid w:val="002E3318"/>
    <w:rsid w:val="002E3622"/>
    <w:rsid w:val="002E49B0"/>
    <w:rsid w:val="002E4B76"/>
    <w:rsid w:val="002E4CCC"/>
    <w:rsid w:val="002E4F76"/>
    <w:rsid w:val="002E4FE0"/>
    <w:rsid w:val="002E500D"/>
    <w:rsid w:val="002E5831"/>
    <w:rsid w:val="002E58AB"/>
    <w:rsid w:val="002E5A49"/>
    <w:rsid w:val="002E5E6D"/>
    <w:rsid w:val="002E6C9D"/>
    <w:rsid w:val="002E6EE8"/>
    <w:rsid w:val="002E6F82"/>
    <w:rsid w:val="002E7346"/>
    <w:rsid w:val="002E763C"/>
    <w:rsid w:val="002F02A1"/>
    <w:rsid w:val="002F0393"/>
    <w:rsid w:val="002F040A"/>
    <w:rsid w:val="002F074F"/>
    <w:rsid w:val="002F092A"/>
    <w:rsid w:val="002F0A13"/>
    <w:rsid w:val="002F0B2A"/>
    <w:rsid w:val="002F0EDE"/>
    <w:rsid w:val="002F1296"/>
    <w:rsid w:val="002F12D2"/>
    <w:rsid w:val="002F139B"/>
    <w:rsid w:val="002F1656"/>
    <w:rsid w:val="002F1914"/>
    <w:rsid w:val="002F1C3F"/>
    <w:rsid w:val="002F2006"/>
    <w:rsid w:val="002F24D6"/>
    <w:rsid w:val="002F2608"/>
    <w:rsid w:val="002F2E73"/>
    <w:rsid w:val="002F3AFA"/>
    <w:rsid w:val="002F3DE6"/>
    <w:rsid w:val="002F47D5"/>
    <w:rsid w:val="002F47E9"/>
    <w:rsid w:val="002F5684"/>
    <w:rsid w:val="002F56EE"/>
    <w:rsid w:val="002F5821"/>
    <w:rsid w:val="002F5853"/>
    <w:rsid w:val="002F59A1"/>
    <w:rsid w:val="002F5E2A"/>
    <w:rsid w:val="002F60EF"/>
    <w:rsid w:val="002F66FF"/>
    <w:rsid w:val="002F6C0B"/>
    <w:rsid w:val="002F6FFE"/>
    <w:rsid w:val="002F70F7"/>
    <w:rsid w:val="002F742C"/>
    <w:rsid w:val="002F76B6"/>
    <w:rsid w:val="002F79E8"/>
    <w:rsid w:val="002F7ABF"/>
    <w:rsid w:val="002F7B46"/>
    <w:rsid w:val="002F7FEC"/>
    <w:rsid w:val="003004A4"/>
    <w:rsid w:val="00300AE7"/>
    <w:rsid w:val="0030100B"/>
    <w:rsid w:val="00301051"/>
    <w:rsid w:val="00301DFC"/>
    <w:rsid w:val="003020A8"/>
    <w:rsid w:val="003021B6"/>
    <w:rsid w:val="00302928"/>
    <w:rsid w:val="0030311E"/>
    <w:rsid w:val="003034E2"/>
    <w:rsid w:val="003039DC"/>
    <w:rsid w:val="00303AD0"/>
    <w:rsid w:val="00303FE3"/>
    <w:rsid w:val="00304128"/>
    <w:rsid w:val="003045E2"/>
    <w:rsid w:val="00304900"/>
    <w:rsid w:val="00304AF8"/>
    <w:rsid w:val="00304C72"/>
    <w:rsid w:val="00304C78"/>
    <w:rsid w:val="003052D4"/>
    <w:rsid w:val="003054EF"/>
    <w:rsid w:val="00305711"/>
    <w:rsid w:val="00305755"/>
    <w:rsid w:val="0030676C"/>
    <w:rsid w:val="00306CE7"/>
    <w:rsid w:val="00307C35"/>
    <w:rsid w:val="00310197"/>
    <w:rsid w:val="003103CE"/>
    <w:rsid w:val="003126D2"/>
    <w:rsid w:val="0031293D"/>
    <w:rsid w:val="003137B9"/>
    <w:rsid w:val="00313A65"/>
    <w:rsid w:val="00313D6E"/>
    <w:rsid w:val="00314142"/>
    <w:rsid w:val="00314441"/>
    <w:rsid w:val="00314F4D"/>
    <w:rsid w:val="003159D3"/>
    <w:rsid w:val="00315E02"/>
    <w:rsid w:val="00316795"/>
    <w:rsid w:val="00316EAD"/>
    <w:rsid w:val="003176AF"/>
    <w:rsid w:val="003176FD"/>
    <w:rsid w:val="00317B99"/>
    <w:rsid w:val="00317BE0"/>
    <w:rsid w:val="0032033C"/>
    <w:rsid w:val="00320728"/>
    <w:rsid w:val="00320CD2"/>
    <w:rsid w:val="00320E7A"/>
    <w:rsid w:val="00321482"/>
    <w:rsid w:val="00322D7D"/>
    <w:rsid w:val="00323D95"/>
    <w:rsid w:val="003243AE"/>
    <w:rsid w:val="00324BA3"/>
    <w:rsid w:val="00324C6D"/>
    <w:rsid w:val="00325AD8"/>
    <w:rsid w:val="003263D5"/>
    <w:rsid w:val="00326646"/>
    <w:rsid w:val="00326CC6"/>
    <w:rsid w:val="00326D1F"/>
    <w:rsid w:val="00326D38"/>
    <w:rsid w:val="00327143"/>
    <w:rsid w:val="0032715B"/>
    <w:rsid w:val="003274E0"/>
    <w:rsid w:val="00327978"/>
    <w:rsid w:val="003279B6"/>
    <w:rsid w:val="00327ED8"/>
    <w:rsid w:val="0033040E"/>
    <w:rsid w:val="003307F5"/>
    <w:rsid w:val="00330E8C"/>
    <w:rsid w:val="00330EF4"/>
    <w:rsid w:val="003312BD"/>
    <w:rsid w:val="00331760"/>
    <w:rsid w:val="00331F5E"/>
    <w:rsid w:val="0033221B"/>
    <w:rsid w:val="0033256E"/>
    <w:rsid w:val="003338EB"/>
    <w:rsid w:val="00333ACB"/>
    <w:rsid w:val="00334CCC"/>
    <w:rsid w:val="00335125"/>
    <w:rsid w:val="00335192"/>
    <w:rsid w:val="0033561E"/>
    <w:rsid w:val="00335BB9"/>
    <w:rsid w:val="00336189"/>
    <w:rsid w:val="00336833"/>
    <w:rsid w:val="00337633"/>
    <w:rsid w:val="003377FE"/>
    <w:rsid w:val="003378A5"/>
    <w:rsid w:val="00337DC0"/>
    <w:rsid w:val="00340361"/>
    <w:rsid w:val="003404E6"/>
    <w:rsid w:val="003414CA"/>
    <w:rsid w:val="00341725"/>
    <w:rsid w:val="00341805"/>
    <w:rsid w:val="00341BE0"/>
    <w:rsid w:val="0034281B"/>
    <w:rsid w:val="00342E01"/>
    <w:rsid w:val="003434C0"/>
    <w:rsid w:val="00343645"/>
    <w:rsid w:val="003439C8"/>
    <w:rsid w:val="00343E71"/>
    <w:rsid w:val="003440D4"/>
    <w:rsid w:val="00344236"/>
    <w:rsid w:val="00344866"/>
    <w:rsid w:val="003449AB"/>
    <w:rsid w:val="00344DCA"/>
    <w:rsid w:val="00344E1F"/>
    <w:rsid w:val="00344F02"/>
    <w:rsid w:val="00345AD6"/>
    <w:rsid w:val="00345C90"/>
    <w:rsid w:val="00346601"/>
    <w:rsid w:val="00346B30"/>
    <w:rsid w:val="00346B89"/>
    <w:rsid w:val="0034755E"/>
    <w:rsid w:val="00350032"/>
    <w:rsid w:val="00350298"/>
    <w:rsid w:val="00350452"/>
    <w:rsid w:val="00350876"/>
    <w:rsid w:val="00350CFD"/>
    <w:rsid w:val="00350E5F"/>
    <w:rsid w:val="003517DF"/>
    <w:rsid w:val="003517F1"/>
    <w:rsid w:val="00351A44"/>
    <w:rsid w:val="00351B91"/>
    <w:rsid w:val="003522BD"/>
    <w:rsid w:val="003522FA"/>
    <w:rsid w:val="0035237B"/>
    <w:rsid w:val="003528DB"/>
    <w:rsid w:val="00352D6C"/>
    <w:rsid w:val="00353270"/>
    <w:rsid w:val="0035399D"/>
    <w:rsid w:val="00353A39"/>
    <w:rsid w:val="00353BCA"/>
    <w:rsid w:val="00354299"/>
    <w:rsid w:val="00354441"/>
    <w:rsid w:val="00354824"/>
    <w:rsid w:val="00354838"/>
    <w:rsid w:val="00354BF2"/>
    <w:rsid w:val="00354DBB"/>
    <w:rsid w:val="00354F12"/>
    <w:rsid w:val="00355D77"/>
    <w:rsid w:val="00355EF2"/>
    <w:rsid w:val="00355F6D"/>
    <w:rsid w:val="003569C0"/>
    <w:rsid w:val="00356CE7"/>
    <w:rsid w:val="00357009"/>
    <w:rsid w:val="00357070"/>
    <w:rsid w:val="003577CF"/>
    <w:rsid w:val="0035789C"/>
    <w:rsid w:val="00361127"/>
    <w:rsid w:val="00361765"/>
    <w:rsid w:val="0036187B"/>
    <w:rsid w:val="00361DF2"/>
    <w:rsid w:val="003621DE"/>
    <w:rsid w:val="003625DF"/>
    <w:rsid w:val="0036283A"/>
    <w:rsid w:val="00362AE2"/>
    <w:rsid w:val="00362E1B"/>
    <w:rsid w:val="00362E9B"/>
    <w:rsid w:val="00363BCE"/>
    <w:rsid w:val="0036411B"/>
    <w:rsid w:val="00364138"/>
    <w:rsid w:val="003657F6"/>
    <w:rsid w:val="00366783"/>
    <w:rsid w:val="00366788"/>
    <w:rsid w:val="00367263"/>
    <w:rsid w:val="0036790D"/>
    <w:rsid w:val="00367AC2"/>
    <w:rsid w:val="00370016"/>
    <w:rsid w:val="00371087"/>
    <w:rsid w:val="003713E8"/>
    <w:rsid w:val="003718D3"/>
    <w:rsid w:val="00372158"/>
    <w:rsid w:val="00372464"/>
    <w:rsid w:val="003725B7"/>
    <w:rsid w:val="003747E7"/>
    <w:rsid w:val="00374A63"/>
    <w:rsid w:val="00374AB3"/>
    <w:rsid w:val="00375383"/>
    <w:rsid w:val="00375BFA"/>
    <w:rsid w:val="00375C59"/>
    <w:rsid w:val="00375DCA"/>
    <w:rsid w:val="00376302"/>
    <w:rsid w:val="003766B4"/>
    <w:rsid w:val="00376B38"/>
    <w:rsid w:val="00376FCF"/>
    <w:rsid w:val="003771CA"/>
    <w:rsid w:val="003779D2"/>
    <w:rsid w:val="0038058A"/>
    <w:rsid w:val="003808A0"/>
    <w:rsid w:val="003808F8"/>
    <w:rsid w:val="00380AF8"/>
    <w:rsid w:val="00380B7B"/>
    <w:rsid w:val="0038100E"/>
    <w:rsid w:val="003817B5"/>
    <w:rsid w:val="003822C2"/>
    <w:rsid w:val="0038244B"/>
    <w:rsid w:val="00382EEE"/>
    <w:rsid w:val="00383586"/>
    <w:rsid w:val="00383D26"/>
    <w:rsid w:val="00383DDF"/>
    <w:rsid w:val="003841C3"/>
    <w:rsid w:val="00384819"/>
    <w:rsid w:val="00384D0A"/>
    <w:rsid w:val="00385085"/>
    <w:rsid w:val="00385DB5"/>
    <w:rsid w:val="003861A4"/>
    <w:rsid w:val="00386528"/>
    <w:rsid w:val="00386733"/>
    <w:rsid w:val="00386895"/>
    <w:rsid w:val="003877CA"/>
    <w:rsid w:val="00387837"/>
    <w:rsid w:val="00387FBC"/>
    <w:rsid w:val="0039037D"/>
    <w:rsid w:val="00390381"/>
    <w:rsid w:val="003906CB"/>
    <w:rsid w:val="0039087D"/>
    <w:rsid w:val="003908E9"/>
    <w:rsid w:val="00391664"/>
    <w:rsid w:val="0039175D"/>
    <w:rsid w:val="003925B9"/>
    <w:rsid w:val="0039314A"/>
    <w:rsid w:val="003940A5"/>
    <w:rsid w:val="00394374"/>
    <w:rsid w:val="00394856"/>
    <w:rsid w:val="00394AAC"/>
    <w:rsid w:val="00394C8E"/>
    <w:rsid w:val="00394E23"/>
    <w:rsid w:val="003954E1"/>
    <w:rsid w:val="00395A2C"/>
    <w:rsid w:val="00395D4A"/>
    <w:rsid w:val="00395E09"/>
    <w:rsid w:val="0039666F"/>
    <w:rsid w:val="00396716"/>
    <w:rsid w:val="003975EC"/>
    <w:rsid w:val="003977CF"/>
    <w:rsid w:val="003A00A1"/>
    <w:rsid w:val="003A0F31"/>
    <w:rsid w:val="003A11BA"/>
    <w:rsid w:val="003A223C"/>
    <w:rsid w:val="003A2327"/>
    <w:rsid w:val="003A2642"/>
    <w:rsid w:val="003A2781"/>
    <w:rsid w:val="003A28BB"/>
    <w:rsid w:val="003A31CA"/>
    <w:rsid w:val="003A38AE"/>
    <w:rsid w:val="003A43DA"/>
    <w:rsid w:val="003A4C44"/>
    <w:rsid w:val="003A4C79"/>
    <w:rsid w:val="003A56B0"/>
    <w:rsid w:val="003A5877"/>
    <w:rsid w:val="003A5DA2"/>
    <w:rsid w:val="003A5F10"/>
    <w:rsid w:val="003A62DF"/>
    <w:rsid w:val="003A6708"/>
    <w:rsid w:val="003A70DF"/>
    <w:rsid w:val="003A735F"/>
    <w:rsid w:val="003A7DB8"/>
    <w:rsid w:val="003A7ECD"/>
    <w:rsid w:val="003B08CD"/>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3D43"/>
    <w:rsid w:val="003B41E8"/>
    <w:rsid w:val="003B4447"/>
    <w:rsid w:val="003B4498"/>
    <w:rsid w:val="003B4ED5"/>
    <w:rsid w:val="003B5525"/>
    <w:rsid w:val="003B586F"/>
    <w:rsid w:val="003B5C2F"/>
    <w:rsid w:val="003B5CA9"/>
    <w:rsid w:val="003B6291"/>
    <w:rsid w:val="003B643F"/>
    <w:rsid w:val="003B6587"/>
    <w:rsid w:val="003B66EE"/>
    <w:rsid w:val="003B693C"/>
    <w:rsid w:val="003B7A83"/>
    <w:rsid w:val="003B7B90"/>
    <w:rsid w:val="003C0095"/>
    <w:rsid w:val="003C0692"/>
    <w:rsid w:val="003C0EBD"/>
    <w:rsid w:val="003C1536"/>
    <w:rsid w:val="003C1554"/>
    <w:rsid w:val="003C1B0C"/>
    <w:rsid w:val="003C267E"/>
    <w:rsid w:val="003C300A"/>
    <w:rsid w:val="003C4C7A"/>
    <w:rsid w:val="003C5347"/>
    <w:rsid w:val="003C536C"/>
    <w:rsid w:val="003C5596"/>
    <w:rsid w:val="003C5FE0"/>
    <w:rsid w:val="003C6122"/>
    <w:rsid w:val="003C6245"/>
    <w:rsid w:val="003C6487"/>
    <w:rsid w:val="003C65CE"/>
    <w:rsid w:val="003C6780"/>
    <w:rsid w:val="003C6BE8"/>
    <w:rsid w:val="003C6DF9"/>
    <w:rsid w:val="003C6EB2"/>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2A6"/>
    <w:rsid w:val="003D5AC1"/>
    <w:rsid w:val="003D5E26"/>
    <w:rsid w:val="003D5FB4"/>
    <w:rsid w:val="003D6027"/>
    <w:rsid w:val="003D6865"/>
    <w:rsid w:val="003D68FB"/>
    <w:rsid w:val="003D69C6"/>
    <w:rsid w:val="003D6B86"/>
    <w:rsid w:val="003D7446"/>
    <w:rsid w:val="003D762A"/>
    <w:rsid w:val="003E17EC"/>
    <w:rsid w:val="003E223F"/>
    <w:rsid w:val="003E2590"/>
    <w:rsid w:val="003E286F"/>
    <w:rsid w:val="003E3831"/>
    <w:rsid w:val="003E400E"/>
    <w:rsid w:val="003E4071"/>
    <w:rsid w:val="003E42FC"/>
    <w:rsid w:val="003E4D29"/>
    <w:rsid w:val="003E4E7D"/>
    <w:rsid w:val="003E502A"/>
    <w:rsid w:val="003E54AF"/>
    <w:rsid w:val="003E5EFE"/>
    <w:rsid w:val="003E61DD"/>
    <w:rsid w:val="003E6BEA"/>
    <w:rsid w:val="003E6D6E"/>
    <w:rsid w:val="003E73B0"/>
    <w:rsid w:val="003E7E81"/>
    <w:rsid w:val="003F0240"/>
    <w:rsid w:val="003F03B0"/>
    <w:rsid w:val="003F06A7"/>
    <w:rsid w:val="003F0719"/>
    <w:rsid w:val="003F0D07"/>
    <w:rsid w:val="003F118E"/>
    <w:rsid w:val="003F137A"/>
    <w:rsid w:val="003F1E0F"/>
    <w:rsid w:val="003F2B19"/>
    <w:rsid w:val="003F2B54"/>
    <w:rsid w:val="003F352D"/>
    <w:rsid w:val="003F37EB"/>
    <w:rsid w:val="003F3C64"/>
    <w:rsid w:val="003F4891"/>
    <w:rsid w:val="003F49CC"/>
    <w:rsid w:val="003F51BA"/>
    <w:rsid w:val="003F5345"/>
    <w:rsid w:val="003F54CD"/>
    <w:rsid w:val="003F5BB5"/>
    <w:rsid w:val="003F5D3E"/>
    <w:rsid w:val="003F5E55"/>
    <w:rsid w:val="003F5EEC"/>
    <w:rsid w:val="003F61FD"/>
    <w:rsid w:val="003F6314"/>
    <w:rsid w:val="003F6B20"/>
    <w:rsid w:val="003F6E02"/>
    <w:rsid w:val="003F6F3E"/>
    <w:rsid w:val="003F72E1"/>
    <w:rsid w:val="003F76CF"/>
    <w:rsid w:val="003F7970"/>
    <w:rsid w:val="003F799E"/>
    <w:rsid w:val="003F7C06"/>
    <w:rsid w:val="004011EE"/>
    <w:rsid w:val="004014F9"/>
    <w:rsid w:val="0040156E"/>
    <w:rsid w:val="004018AA"/>
    <w:rsid w:val="00402B16"/>
    <w:rsid w:val="0040363F"/>
    <w:rsid w:val="00403790"/>
    <w:rsid w:val="004037FD"/>
    <w:rsid w:val="00403E6A"/>
    <w:rsid w:val="00404F7E"/>
    <w:rsid w:val="00406117"/>
    <w:rsid w:val="00406660"/>
    <w:rsid w:val="00406D7B"/>
    <w:rsid w:val="00407DBC"/>
    <w:rsid w:val="004102EF"/>
    <w:rsid w:val="0041079A"/>
    <w:rsid w:val="00410B7E"/>
    <w:rsid w:val="0041147A"/>
    <w:rsid w:val="004115F5"/>
    <w:rsid w:val="00411B4F"/>
    <w:rsid w:val="00412158"/>
    <w:rsid w:val="0041239B"/>
    <w:rsid w:val="00412E40"/>
    <w:rsid w:val="00412F80"/>
    <w:rsid w:val="0041326E"/>
    <w:rsid w:val="0041363D"/>
    <w:rsid w:val="00413C52"/>
    <w:rsid w:val="00414373"/>
    <w:rsid w:val="00414394"/>
    <w:rsid w:val="00414B71"/>
    <w:rsid w:val="00415574"/>
    <w:rsid w:val="00415B59"/>
    <w:rsid w:val="00415B71"/>
    <w:rsid w:val="00415FA7"/>
    <w:rsid w:val="004166D3"/>
    <w:rsid w:val="00416873"/>
    <w:rsid w:val="00416A1F"/>
    <w:rsid w:val="00416B67"/>
    <w:rsid w:val="004175D0"/>
    <w:rsid w:val="004179E2"/>
    <w:rsid w:val="00417A92"/>
    <w:rsid w:val="00417C7A"/>
    <w:rsid w:val="00420159"/>
    <w:rsid w:val="00420229"/>
    <w:rsid w:val="004208D5"/>
    <w:rsid w:val="00420BAC"/>
    <w:rsid w:val="00420F0B"/>
    <w:rsid w:val="0042166A"/>
    <w:rsid w:val="0042194D"/>
    <w:rsid w:val="00421A11"/>
    <w:rsid w:val="0042210E"/>
    <w:rsid w:val="00422E95"/>
    <w:rsid w:val="0042308B"/>
    <w:rsid w:val="004234E7"/>
    <w:rsid w:val="004244EE"/>
    <w:rsid w:val="00424981"/>
    <w:rsid w:val="00425088"/>
    <w:rsid w:val="00425155"/>
    <w:rsid w:val="00425204"/>
    <w:rsid w:val="004257F5"/>
    <w:rsid w:val="00425987"/>
    <w:rsid w:val="00426272"/>
    <w:rsid w:val="004268C3"/>
    <w:rsid w:val="00427372"/>
    <w:rsid w:val="004276D1"/>
    <w:rsid w:val="004278C0"/>
    <w:rsid w:val="00427B5A"/>
    <w:rsid w:val="0043017A"/>
    <w:rsid w:val="00430C7C"/>
    <w:rsid w:val="00430CA7"/>
    <w:rsid w:val="004318FB"/>
    <w:rsid w:val="00431CAB"/>
    <w:rsid w:val="00431D68"/>
    <w:rsid w:val="00432B4D"/>
    <w:rsid w:val="00434069"/>
    <w:rsid w:val="00434600"/>
    <w:rsid w:val="00434683"/>
    <w:rsid w:val="00434858"/>
    <w:rsid w:val="00434E1C"/>
    <w:rsid w:val="00434E7B"/>
    <w:rsid w:val="00435ADB"/>
    <w:rsid w:val="00436BE8"/>
    <w:rsid w:val="00436EAC"/>
    <w:rsid w:val="00436EAE"/>
    <w:rsid w:val="00436EDE"/>
    <w:rsid w:val="00437542"/>
    <w:rsid w:val="00437EEB"/>
    <w:rsid w:val="00440223"/>
    <w:rsid w:val="004404E2"/>
    <w:rsid w:val="004404F5"/>
    <w:rsid w:val="00440C96"/>
    <w:rsid w:val="00441710"/>
    <w:rsid w:val="004418EA"/>
    <w:rsid w:val="004424F8"/>
    <w:rsid w:val="004425E0"/>
    <w:rsid w:val="004429CA"/>
    <w:rsid w:val="00442AA9"/>
    <w:rsid w:val="00442B6E"/>
    <w:rsid w:val="00442F1B"/>
    <w:rsid w:val="00442F98"/>
    <w:rsid w:val="004431EE"/>
    <w:rsid w:val="0044373C"/>
    <w:rsid w:val="00443AE0"/>
    <w:rsid w:val="00443C76"/>
    <w:rsid w:val="00443EEC"/>
    <w:rsid w:val="00443F1D"/>
    <w:rsid w:val="004444D9"/>
    <w:rsid w:val="00444789"/>
    <w:rsid w:val="00444CA2"/>
    <w:rsid w:val="00444FAF"/>
    <w:rsid w:val="00445206"/>
    <w:rsid w:val="00445301"/>
    <w:rsid w:val="004453B5"/>
    <w:rsid w:val="00445E50"/>
    <w:rsid w:val="00446181"/>
    <w:rsid w:val="00446258"/>
    <w:rsid w:val="00446C99"/>
    <w:rsid w:val="00446D44"/>
    <w:rsid w:val="00447923"/>
    <w:rsid w:val="00447B40"/>
    <w:rsid w:val="00447C75"/>
    <w:rsid w:val="0045099C"/>
    <w:rsid w:val="004515BE"/>
    <w:rsid w:val="00451B0C"/>
    <w:rsid w:val="00452657"/>
    <w:rsid w:val="004528DA"/>
    <w:rsid w:val="00452AB5"/>
    <w:rsid w:val="00452CD3"/>
    <w:rsid w:val="00452DC7"/>
    <w:rsid w:val="00452F10"/>
    <w:rsid w:val="00452F49"/>
    <w:rsid w:val="00453C63"/>
    <w:rsid w:val="00453E28"/>
    <w:rsid w:val="0045449B"/>
    <w:rsid w:val="004548EC"/>
    <w:rsid w:val="00454905"/>
    <w:rsid w:val="004549AA"/>
    <w:rsid w:val="004550F3"/>
    <w:rsid w:val="004551F6"/>
    <w:rsid w:val="004554B4"/>
    <w:rsid w:val="00455693"/>
    <w:rsid w:val="00456139"/>
    <w:rsid w:val="00456554"/>
    <w:rsid w:val="0045684F"/>
    <w:rsid w:val="00456B66"/>
    <w:rsid w:val="00457216"/>
    <w:rsid w:val="004577DF"/>
    <w:rsid w:val="00457D1E"/>
    <w:rsid w:val="0046039E"/>
    <w:rsid w:val="004604DF"/>
    <w:rsid w:val="00460C97"/>
    <w:rsid w:val="00460DF3"/>
    <w:rsid w:val="00461004"/>
    <w:rsid w:val="00461991"/>
    <w:rsid w:val="00461C04"/>
    <w:rsid w:val="00461C40"/>
    <w:rsid w:val="00461CC2"/>
    <w:rsid w:val="00461FF4"/>
    <w:rsid w:val="00462AAC"/>
    <w:rsid w:val="00463C15"/>
    <w:rsid w:val="00464461"/>
    <w:rsid w:val="004645F2"/>
    <w:rsid w:val="004648A1"/>
    <w:rsid w:val="00465320"/>
    <w:rsid w:val="00465735"/>
    <w:rsid w:val="00465CE0"/>
    <w:rsid w:val="00465DC3"/>
    <w:rsid w:val="00465EAC"/>
    <w:rsid w:val="00465EE1"/>
    <w:rsid w:val="00466C9D"/>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6EF"/>
    <w:rsid w:val="004739AE"/>
    <w:rsid w:val="00473E38"/>
    <w:rsid w:val="00474F6F"/>
    <w:rsid w:val="004750B5"/>
    <w:rsid w:val="004750FF"/>
    <w:rsid w:val="00475E0F"/>
    <w:rsid w:val="004766F3"/>
    <w:rsid w:val="00477B65"/>
    <w:rsid w:val="00477EDB"/>
    <w:rsid w:val="0048055A"/>
    <w:rsid w:val="00480AB9"/>
    <w:rsid w:val="00480B18"/>
    <w:rsid w:val="00480D7F"/>
    <w:rsid w:val="00480F9C"/>
    <w:rsid w:val="00481341"/>
    <w:rsid w:val="00481766"/>
    <w:rsid w:val="004818BF"/>
    <w:rsid w:val="004819EE"/>
    <w:rsid w:val="00481A4F"/>
    <w:rsid w:val="00482471"/>
    <w:rsid w:val="00482CED"/>
    <w:rsid w:val="00482F84"/>
    <w:rsid w:val="004833CF"/>
    <w:rsid w:val="00483BFD"/>
    <w:rsid w:val="00483EE0"/>
    <w:rsid w:val="0048451B"/>
    <w:rsid w:val="00484D48"/>
    <w:rsid w:val="004852B3"/>
    <w:rsid w:val="004857AC"/>
    <w:rsid w:val="004859F2"/>
    <w:rsid w:val="00485AD5"/>
    <w:rsid w:val="00485B54"/>
    <w:rsid w:val="00485D84"/>
    <w:rsid w:val="00485DC7"/>
    <w:rsid w:val="004866EF"/>
    <w:rsid w:val="00486864"/>
    <w:rsid w:val="00486D97"/>
    <w:rsid w:val="00486E2B"/>
    <w:rsid w:val="00486EAA"/>
    <w:rsid w:val="00486FBF"/>
    <w:rsid w:val="0048743C"/>
    <w:rsid w:val="00487BCD"/>
    <w:rsid w:val="00487CCF"/>
    <w:rsid w:val="00490183"/>
    <w:rsid w:val="0049045E"/>
    <w:rsid w:val="00490802"/>
    <w:rsid w:val="00491286"/>
    <w:rsid w:val="0049134C"/>
    <w:rsid w:val="00491789"/>
    <w:rsid w:val="004923E6"/>
    <w:rsid w:val="00492651"/>
    <w:rsid w:val="004929AE"/>
    <w:rsid w:val="00493409"/>
    <w:rsid w:val="00493716"/>
    <w:rsid w:val="00493766"/>
    <w:rsid w:val="0049426E"/>
    <w:rsid w:val="004942BA"/>
    <w:rsid w:val="00494A85"/>
    <w:rsid w:val="00494C9D"/>
    <w:rsid w:val="00494DCF"/>
    <w:rsid w:val="0049542F"/>
    <w:rsid w:val="0049591C"/>
    <w:rsid w:val="004962DC"/>
    <w:rsid w:val="0049693A"/>
    <w:rsid w:val="00496A49"/>
    <w:rsid w:val="00496D24"/>
    <w:rsid w:val="004970F9"/>
    <w:rsid w:val="004976E1"/>
    <w:rsid w:val="00497D63"/>
    <w:rsid w:val="004A066E"/>
    <w:rsid w:val="004A07AC"/>
    <w:rsid w:val="004A1513"/>
    <w:rsid w:val="004A16D4"/>
    <w:rsid w:val="004A1740"/>
    <w:rsid w:val="004A19BF"/>
    <w:rsid w:val="004A1F8E"/>
    <w:rsid w:val="004A1FE8"/>
    <w:rsid w:val="004A20D4"/>
    <w:rsid w:val="004A2336"/>
    <w:rsid w:val="004A2530"/>
    <w:rsid w:val="004A259E"/>
    <w:rsid w:val="004A2693"/>
    <w:rsid w:val="004A292B"/>
    <w:rsid w:val="004A29D7"/>
    <w:rsid w:val="004A2CAB"/>
    <w:rsid w:val="004A2DD7"/>
    <w:rsid w:val="004A2E94"/>
    <w:rsid w:val="004A3C26"/>
    <w:rsid w:val="004A3FB7"/>
    <w:rsid w:val="004A47EF"/>
    <w:rsid w:val="004A5093"/>
    <w:rsid w:val="004A5312"/>
    <w:rsid w:val="004A5778"/>
    <w:rsid w:val="004A5C49"/>
    <w:rsid w:val="004A6603"/>
    <w:rsid w:val="004A6848"/>
    <w:rsid w:val="004A6898"/>
    <w:rsid w:val="004A6BA2"/>
    <w:rsid w:val="004A6FB4"/>
    <w:rsid w:val="004A730C"/>
    <w:rsid w:val="004A74C6"/>
    <w:rsid w:val="004A7B2A"/>
    <w:rsid w:val="004B0235"/>
    <w:rsid w:val="004B0DC8"/>
    <w:rsid w:val="004B0FD3"/>
    <w:rsid w:val="004B16DE"/>
    <w:rsid w:val="004B1B5C"/>
    <w:rsid w:val="004B1E51"/>
    <w:rsid w:val="004B1F58"/>
    <w:rsid w:val="004B1FBA"/>
    <w:rsid w:val="004B20D3"/>
    <w:rsid w:val="004B2255"/>
    <w:rsid w:val="004B27E1"/>
    <w:rsid w:val="004B2ACF"/>
    <w:rsid w:val="004B2BB3"/>
    <w:rsid w:val="004B36B4"/>
    <w:rsid w:val="004B3703"/>
    <w:rsid w:val="004B37FC"/>
    <w:rsid w:val="004B3DD7"/>
    <w:rsid w:val="004B3E39"/>
    <w:rsid w:val="004B4055"/>
    <w:rsid w:val="004B48A7"/>
    <w:rsid w:val="004B4A80"/>
    <w:rsid w:val="004B55D0"/>
    <w:rsid w:val="004B58A8"/>
    <w:rsid w:val="004B596A"/>
    <w:rsid w:val="004B5B8D"/>
    <w:rsid w:val="004B5EB8"/>
    <w:rsid w:val="004B5F3B"/>
    <w:rsid w:val="004B5F9F"/>
    <w:rsid w:val="004B6148"/>
    <w:rsid w:val="004B65F3"/>
    <w:rsid w:val="004B68A8"/>
    <w:rsid w:val="004B6BAF"/>
    <w:rsid w:val="004B6E8E"/>
    <w:rsid w:val="004B6FFB"/>
    <w:rsid w:val="004B7307"/>
    <w:rsid w:val="004B7663"/>
    <w:rsid w:val="004B7C38"/>
    <w:rsid w:val="004B7CB3"/>
    <w:rsid w:val="004B7F0D"/>
    <w:rsid w:val="004C01F1"/>
    <w:rsid w:val="004C01FB"/>
    <w:rsid w:val="004C04F6"/>
    <w:rsid w:val="004C102C"/>
    <w:rsid w:val="004C172A"/>
    <w:rsid w:val="004C1AAB"/>
    <w:rsid w:val="004C2265"/>
    <w:rsid w:val="004C2799"/>
    <w:rsid w:val="004C2A4D"/>
    <w:rsid w:val="004C2DC7"/>
    <w:rsid w:val="004C2EC2"/>
    <w:rsid w:val="004C2ECE"/>
    <w:rsid w:val="004C2F56"/>
    <w:rsid w:val="004C3451"/>
    <w:rsid w:val="004C36B8"/>
    <w:rsid w:val="004C3ADA"/>
    <w:rsid w:val="004C3B1E"/>
    <w:rsid w:val="004C3C67"/>
    <w:rsid w:val="004C4ABE"/>
    <w:rsid w:val="004C4D78"/>
    <w:rsid w:val="004C533F"/>
    <w:rsid w:val="004C5678"/>
    <w:rsid w:val="004C57EA"/>
    <w:rsid w:val="004C5C52"/>
    <w:rsid w:val="004C5EB0"/>
    <w:rsid w:val="004C609C"/>
    <w:rsid w:val="004C6B49"/>
    <w:rsid w:val="004C6F81"/>
    <w:rsid w:val="004C767F"/>
    <w:rsid w:val="004C7727"/>
    <w:rsid w:val="004D0027"/>
    <w:rsid w:val="004D038F"/>
    <w:rsid w:val="004D079D"/>
    <w:rsid w:val="004D0965"/>
    <w:rsid w:val="004D0D72"/>
    <w:rsid w:val="004D13D6"/>
    <w:rsid w:val="004D19C3"/>
    <w:rsid w:val="004D1AAC"/>
    <w:rsid w:val="004D1EAA"/>
    <w:rsid w:val="004D1F50"/>
    <w:rsid w:val="004D22CD"/>
    <w:rsid w:val="004D2A46"/>
    <w:rsid w:val="004D2EEC"/>
    <w:rsid w:val="004D3075"/>
    <w:rsid w:val="004D3538"/>
    <w:rsid w:val="004D368C"/>
    <w:rsid w:val="004D36D2"/>
    <w:rsid w:val="004D3D34"/>
    <w:rsid w:val="004D3F19"/>
    <w:rsid w:val="004D4016"/>
    <w:rsid w:val="004D4863"/>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2368"/>
    <w:rsid w:val="004E25A6"/>
    <w:rsid w:val="004E2727"/>
    <w:rsid w:val="004E3966"/>
    <w:rsid w:val="004E3B77"/>
    <w:rsid w:val="004E47B6"/>
    <w:rsid w:val="004E4B3C"/>
    <w:rsid w:val="004E4B98"/>
    <w:rsid w:val="004E4F8A"/>
    <w:rsid w:val="004E545A"/>
    <w:rsid w:val="004E55A9"/>
    <w:rsid w:val="004E58AA"/>
    <w:rsid w:val="004E5FD1"/>
    <w:rsid w:val="004E605C"/>
    <w:rsid w:val="004E656E"/>
    <w:rsid w:val="004E66F8"/>
    <w:rsid w:val="004E67E3"/>
    <w:rsid w:val="004E68AE"/>
    <w:rsid w:val="004E724F"/>
    <w:rsid w:val="004E76CB"/>
    <w:rsid w:val="004E7F98"/>
    <w:rsid w:val="004F02FE"/>
    <w:rsid w:val="004F05AE"/>
    <w:rsid w:val="004F077A"/>
    <w:rsid w:val="004F09C0"/>
    <w:rsid w:val="004F09DA"/>
    <w:rsid w:val="004F0EC0"/>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4FA"/>
    <w:rsid w:val="004F65B3"/>
    <w:rsid w:val="004F6C7D"/>
    <w:rsid w:val="004F6CBB"/>
    <w:rsid w:val="004F6E21"/>
    <w:rsid w:val="004F72FB"/>
    <w:rsid w:val="004F7803"/>
    <w:rsid w:val="004F798D"/>
    <w:rsid w:val="005009F7"/>
    <w:rsid w:val="00500B92"/>
    <w:rsid w:val="00500C3C"/>
    <w:rsid w:val="00500FD3"/>
    <w:rsid w:val="005011E8"/>
    <w:rsid w:val="005016F7"/>
    <w:rsid w:val="00501A8D"/>
    <w:rsid w:val="00501EDC"/>
    <w:rsid w:val="0050248E"/>
    <w:rsid w:val="00503450"/>
    <w:rsid w:val="005035BB"/>
    <w:rsid w:val="005042B0"/>
    <w:rsid w:val="00504D29"/>
    <w:rsid w:val="00504E21"/>
    <w:rsid w:val="005052F1"/>
    <w:rsid w:val="005056FF"/>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3061"/>
    <w:rsid w:val="005140F7"/>
    <w:rsid w:val="00514357"/>
    <w:rsid w:val="005145D1"/>
    <w:rsid w:val="0051529B"/>
    <w:rsid w:val="0051538B"/>
    <w:rsid w:val="00515A09"/>
    <w:rsid w:val="00515B54"/>
    <w:rsid w:val="00515E8D"/>
    <w:rsid w:val="00515F3B"/>
    <w:rsid w:val="00516025"/>
    <w:rsid w:val="00516152"/>
    <w:rsid w:val="00516B4D"/>
    <w:rsid w:val="00516B69"/>
    <w:rsid w:val="005178B4"/>
    <w:rsid w:val="00517906"/>
    <w:rsid w:val="00517A6D"/>
    <w:rsid w:val="00517C91"/>
    <w:rsid w:val="00517D98"/>
    <w:rsid w:val="00520435"/>
    <w:rsid w:val="00520581"/>
    <w:rsid w:val="00520C78"/>
    <w:rsid w:val="00520F60"/>
    <w:rsid w:val="00521967"/>
    <w:rsid w:val="0052252C"/>
    <w:rsid w:val="00522B33"/>
    <w:rsid w:val="00522B6D"/>
    <w:rsid w:val="00522D5C"/>
    <w:rsid w:val="00523155"/>
    <w:rsid w:val="0052332C"/>
    <w:rsid w:val="0052333C"/>
    <w:rsid w:val="0052342D"/>
    <w:rsid w:val="0052429C"/>
    <w:rsid w:val="00524EFA"/>
    <w:rsid w:val="00525017"/>
    <w:rsid w:val="0052539F"/>
    <w:rsid w:val="0052675C"/>
    <w:rsid w:val="005269D9"/>
    <w:rsid w:val="005270BF"/>
    <w:rsid w:val="0052771C"/>
    <w:rsid w:val="00532F7B"/>
    <w:rsid w:val="0053304B"/>
    <w:rsid w:val="0053316B"/>
    <w:rsid w:val="005331F7"/>
    <w:rsid w:val="005335FD"/>
    <w:rsid w:val="0053381E"/>
    <w:rsid w:val="00533C71"/>
    <w:rsid w:val="00534026"/>
    <w:rsid w:val="00534990"/>
    <w:rsid w:val="00534E3E"/>
    <w:rsid w:val="00535713"/>
    <w:rsid w:val="0053582F"/>
    <w:rsid w:val="00535906"/>
    <w:rsid w:val="00535EFD"/>
    <w:rsid w:val="00535F1D"/>
    <w:rsid w:val="0053691C"/>
    <w:rsid w:val="00536C00"/>
    <w:rsid w:val="00536DB6"/>
    <w:rsid w:val="00536F4B"/>
    <w:rsid w:val="00537809"/>
    <w:rsid w:val="00537CAF"/>
    <w:rsid w:val="0054022B"/>
    <w:rsid w:val="00540308"/>
    <w:rsid w:val="0054087F"/>
    <w:rsid w:val="00540A6F"/>
    <w:rsid w:val="00540B96"/>
    <w:rsid w:val="00540C01"/>
    <w:rsid w:val="00540D33"/>
    <w:rsid w:val="0054174E"/>
    <w:rsid w:val="00542A1B"/>
    <w:rsid w:val="00542CE5"/>
    <w:rsid w:val="0054305E"/>
    <w:rsid w:val="005430DE"/>
    <w:rsid w:val="005432AA"/>
    <w:rsid w:val="00543ED7"/>
    <w:rsid w:val="00543F1B"/>
    <w:rsid w:val="005443DE"/>
    <w:rsid w:val="005453ED"/>
    <w:rsid w:val="005457FB"/>
    <w:rsid w:val="00546059"/>
    <w:rsid w:val="005460A5"/>
    <w:rsid w:val="005460E7"/>
    <w:rsid w:val="00546125"/>
    <w:rsid w:val="00546321"/>
    <w:rsid w:val="00547134"/>
    <w:rsid w:val="005474CA"/>
    <w:rsid w:val="00547597"/>
    <w:rsid w:val="00547B84"/>
    <w:rsid w:val="00547EB2"/>
    <w:rsid w:val="00547FE2"/>
    <w:rsid w:val="005502C8"/>
    <w:rsid w:val="0055096D"/>
    <w:rsid w:val="00550B1C"/>
    <w:rsid w:val="00550CB3"/>
    <w:rsid w:val="0055129F"/>
    <w:rsid w:val="00551362"/>
    <w:rsid w:val="0055152B"/>
    <w:rsid w:val="00551726"/>
    <w:rsid w:val="005518E1"/>
    <w:rsid w:val="00551AE2"/>
    <w:rsid w:val="0055208D"/>
    <w:rsid w:val="0055235E"/>
    <w:rsid w:val="00552510"/>
    <w:rsid w:val="00552605"/>
    <w:rsid w:val="00552E7C"/>
    <w:rsid w:val="00552F2F"/>
    <w:rsid w:val="00553261"/>
    <w:rsid w:val="00554417"/>
    <w:rsid w:val="00554C8A"/>
    <w:rsid w:val="005552D8"/>
    <w:rsid w:val="00555334"/>
    <w:rsid w:val="005558F0"/>
    <w:rsid w:val="0055598D"/>
    <w:rsid w:val="00555CEB"/>
    <w:rsid w:val="005568F3"/>
    <w:rsid w:val="00557037"/>
    <w:rsid w:val="00557492"/>
    <w:rsid w:val="005609FC"/>
    <w:rsid w:val="00561113"/>
    <w:rsid w:val="00561A22"/>
    <w:rsid w:val="00561B42"/>
    <w:rsid w:val="00561D67"/>
    <w:rsid w:val="00561F86"/>
    <w:rsid w:val="0056243E"/>
    <w:rsid w:val="00562B6D"/>
    <w:rsid w:val="00562CDB"/>
    <w:rsid w:val="00562E7B"/>
    <w:rsid w:val="005635AF"/>
    <w:rsid w:val="00563847"/>
    <w:rsid w:val="00563FC9"/>
    <w:rsid w:val="00564107"/>
    <w:rsid w:val="005642BA"/>
    <w:rsid w:val="005646AD"/>
    <w:rsid w:val="005647E5"/>
    <w:rsid w:val="00564D5D"/>
    <w:rsid w:val="005653EE"/>
    <w:rsid w:val="00565FBF"/>
    <w:rsid w:val="00566052"/>
    <w:rsid w:val="0056614B"/>
    <w:rsid w:val="00566501"/>
    <w:rsid w:val="00566CA6"/>
    <w:rsid w:val="00566F02"/>
    <w:rsid w:val="00567521"/>
    <w:rsid w:val="00567781"/>
    <w:rsid w:val="005704CB"/>
    <w:rsid w:val="0057107A"/>
    <w:rsid w:val="0057110E"/>
    <w:rsid w:val="005713F2"/>
    <w:rsid w:val="00571B2A"/>
    <w:rsid w:val="00571D1F"/>
    <w:rsid w:val="00572A12"/>
    <w:rsid w:val="00572C83"/>
    <w:rsid w:val="0057364E"/>
    <w:rsid w:val="00573B3D"/>
    <w:rsid w:val="00573E78"/>
    <w:rsid w:val="00574151"/>
    <w:rsid w:val="00574243"/>
    <w:rsid w:val="0057479A"/>
    <w:rsid w:val="005749B3"/>
    <w:rsid w:val="00574AF7"/>
    <w:rsid w:val="00574D5A"/>
    <w:rsid w:val="005750D1"/>
    <w:rsid w:val="00575363"/>
    <w:rsid w:val="0057599B"/>
    <w:rsid w:val="00575D7D"/>
    <w:rsid w:val="005766A0"/>
    <w:rsid w:val="005768CB"/>
    <w:rsid w:val="00580BC8"/>
    <w:rsid w:val="00580FF5"/>
    <w:rsid w:val="005812CC"/>
    <w:rsid w:val="00581AD0"/>
    <w:rsid w:val="00582539"/>
    <w:rsid w:val="00582568"/>
    <w:rsid w:val="00582836"/>
    <w:rsid w:val="00582A22"/>
    <w:rsid w:val="00582B20"/>
    <w:rsid w:val="0058343C"/>
    <w:rsid w:val="0058351B"/>
    <w:rsid w:val="00583887"/>
    <w:rsid w:val="00583A2A"/>
    <w:rsid w:val="00583D2F"/>
    <w:rsid w:val="00583DEE"/>
    <w:rsid w:val="00583E19"/>
    <w:rsid w:val="00584981"/>
    <w:rsid w:val="005849CA"/>
    <w:rsid w:val="00584DFD"/>
    <w:rsid w:val="00585AA6"/>
    <w:rsid w:val="005864D3"/>
    <w:rsid w:val="00586647"/>
    <w:rsid w:val="00587330"/>
    <w:rsid w:val="005877DB"/>
    <w:rsid w:val="0059037C"/>
    <w:rsid w:val="005904F2"/>
    <w:rsid w:val="00591292"/>
    <w:rsid w:val="00591383"/>
    <w:rsid w:val="00591B93"/>
    <w:rsid w:val="00591C70"/>
    <w:rsid w:val="0059275C"/>
    <w:rsid w:val="00592AB3"/>
    <w:rsid w:val="00592D8E"/>
    <w:rsid w:val="00592F1C"/>
    <w:rsid w:val="0059300F"/>
    <w:rsid w:val="00593C78"/>
    <w:rsid w:val="00593CAA"/>
    <w:rsid w:val="00594291"/>
    <w:rsid w:val="005945BF"/>
    <w:rsid w:val="0059488E"/>
    <w:rsid w:val="005948F0"/>
    <w:rsid w:val="00594BB6"/>
    <w:rsid w:val="00594C8C"/>
    <w:rsid w:val="00594D70"/>
    <w:rsid w:val="00595E8E"/>
    <w:rsid w:val="00595FB7"/>
    <w:rsid w:val="0059609A"/>
    <w:rsid w:val="0059685A"/>
    <w:rsid w:val="00596890"/>
    <w:rsid w:val="0059694E"/>
    <w:rsid w:val="00596EC9"/>
    <w:rsid w:val="00597307"/>
    <w:rsid w:val="0059748A"/>
    <w:rsid w:val="005A00BC"/>
    <w:rsid w:val="005A00D8"/>
    <w:rsid w:val="005A03DA"/>
    <w:rsid w:val="005A06F8"/>
    <w:rsid w:val="005A0F19"/>
    <w:rsid w:val="005A0F5F"/>
    <w:rsid w:val="005A10E9"/>
    <w:rsid w:val="005A1AC0"/>
    <w:rsid w:val="005A25A5"/>
    <w:rsid w:val="005A26EA"/>
    <w:rsid w:val="005A2762"/>
    <w:rsid w:val="005A32A5"/>
    <w:rsid w:val="005A3783"/>
    <w:rsid w:val="005A3E3A"/>
    <w:rsid w:val="005A4F4E"/>
    <w:rsid w:val="005A52E4"/>
    <w:rsid w:val="005A59EA"/>
    <w:rsid w:val="005A5B91"/>
    <w:rsid w:val="005A5E71"/>
    <w:rsid w:val="005A640F"/>
    <w:rsid w:val="005A6444"/>
    <w:rsid w:val="005A64E7"/>
    <w:rsid w:val="005A6620"/>
    <w:rsid w:val="005A6A41"/>
    <w:rsid w:val="005A6A6A"/>
    <w:rsid w:val="005A6C06"/>
    <w:rsid w:val="005A6D91"/>
    <w:rsid w:val="005A6D95"/>
    <w:rsid w:val="005A6DBF"/>
    <w:rsid w:val="005A6E35"/>
    <w:rsid w:val="005A768A"/>
    <w:rsid w:val="005A7F05"/>
    <w:rsid w:val="005B066D"/>
    <w:rsid w:val="005B094D"/>
    <w:rsid w:val="005B0BE9"/>
    <w:rsid w:val="005B0EB5"/>
    <w:rsid w:val="005B1BB1"/>
    <w:rsid w:val="005B1FB2"/>
    <w:rsid w:val="005B207D"/>
    <w:rsid w:val="005B207F"/>
    <w:rsid w:val="005B27A7"/>
    <w:rsid w:val="005B2866"/>
    <w:rsid w:val="005B2C62"/>
    <w:rsid w:val="005B381D"/>
    <w:rsid w:val="005B428F"/>
    <w:rsid w:val="005B4698"/>
    <w:rsid w:val="005B5642"/>
    <w:rsid w:val="005B5755"/>
    <w:rsid w:val="005B5E12"/>
    <w:rsid w:val="005B5FA3"/>
    <w:rsid w:val="005B68BF"/>
    <w:rsid w:val="005B69ED"/>
    <w:rsid w:val="005B79C8"/>
    <w:rsid w:val="005B7E8A"/>
    <w:rsid w:val="005C0756"/>
    <w:rsid w:val="005C093F"/>
    <w:rsid w:val="005C12C9"/>
    <w:rsid w:val="005C1401"/>
    <w:rsid w:val="005C160A"/>
    <w:rsid w:val="005C1641"/>
    <w:rsid w:val="005C1837"/>
    <w:rsid w:val="005C18E0"/>
    <w:rsid w:val="005C216D"/>
    <w:rsid w:val="005C23F9"/>
    <w:rsid w:val="005C34B2"/>
    <w:rsid w:val="005C35FF"/>
    <w:rsid w:val="005C3678"/>
    <w:rsid w:val="005C3C70"/>
    <w:rsid w:val="005C3CAC"/>
    <w:rsid w:val="005C3CBB"/>
    <w:rsid w:val="005C3D3C"/>
    <w:rsid w:val="005C3DB1"/>
    <w:rsid w:val="005C4328"/>
    <w:rsid w:val="005C48AA"/>
    <w:rsid w:val="005C4BC9"/>
    <w:rsid w:val="005C4CA9"/>
    <w:rsid w:val="005C4CE3"/>
    <w:rsid w:val="005C4D3F"/>
    <w:rsid w:val="005C4EA6"/>
    <w:rsid w:val="005C63B4"/>
    <w:rsid w:val="005C6DBC"/>
    <w:rsid w:val="005C6FE3"/>
    <w:rsid w:val="005C7103"/>
    <w:rsid w:val="005C7490"/>
    <w:rsid w:val="005C7BF0"/>
    <w:rsid w:val="005C7FBE"/>
    <w:rsid w:val="005D0046"/>
    <w:rsid w:val="005D0AE0"/>
    <w:rsid w:val="005D0BBF"/>
    <w:rsid w:val="005D12E7"/>
    <w:rsid w:val="005D1705"/>
    <w:rsid w:val="005D19B8"/>
    <w:rsid w:val="005D21F9"/>
    <w:rsid w:val="005D2944"/>
    <w:rsid w:val="005D2971"/>
    <w:rsid w:val="005D33F2"/>
    <w:rsid w:val="005D4C8F"/>
    <w:rsid w:val="005D5472"/>
    <w:rsid w:val="005D5ED7"/>
    <w:rsid w:val="005D6324"/>
    <w:rsid w:val="005D6434"/>
    <w:rsid w:val="005D6AE0"/>
    <w:rsid w:val="005D6BEB"/>
    <w:rsid w:val="005D6F0D"/>
    <w:rsid w:val="005D704D"/>
    <w:rsid w:val="005D7640"/>
    <w:rsid w:val="005D7FE3"/>
    <w:rsid w:val="005E022B"/>
    <w:rsid w:val="005E02AF"/>
    <w:rsid w:val="005E0332"/>
    <w:rsid w:val="005E0816"/>
    <w:rsid w:val="005E0969"/>
    <w:rsid w:val="005E0CBB"/>
    <w:rsid w:val="005E0ED8"/>
    <w:rsid w:val="005E111A"/>
    <w:rsid w:val="005E136A"/>
    <w:rsid w:val="005E19A4"/>
    <w:rsid w:val="005E1F6D"/>
    <w:rsid w:val="005E1F99"/>
    <w:rsid w:val="005E1FFD"/>
    <w:rsid w:val="005E22D2"/>
    <w:rsid w:val="005E28A0"/>
    <w:rsid w:val="005E2A41"/>
    <w:rsid w:val="005E3036"/>
    <w:rsid w:val="005E31E6"/>
    <w:rsid w:val="005E3DB9"/>
    <w:rsid w:val="005E446A"/>
    <w:rsid w:val="005E45EB"/>
    <w:rsid w:val="005E49D5"/>
    <w:rsid w:val="005E4FE6"/>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82E"/>
    <w:rsid w:val="005F6938"/>
    <w:rsid w:val="005F69F7"/>
    <w:rsid w:val="005F6C0C"/>
    <w:rsid w:val="005F7604"/>
    <w:rsid w:val="005F7B5F"/>
    <w:rsid w:val="005F7BB6"/>
    <w:rsid w:val="00600361"/>
    <w:rsid w:val="00600552"/>
    <w:rsid w:val="00600A21"/>
    <w:rsid w:val="00600AC0"/>
    <w:rsid w:val="00600C54"/>
    <w:rsid w:val="00601028"/>
    <w:rsid w:val="006014A0"/>
    <w:rsid w:val="006020EF"/>
    <w:rsid w:val="00602549"/>
    <w:rsid w:val="006029FD"/>
    <w:rsid w:val="00602E2F"/>
    <w:rsid w:val="00602F23"/>
    <w:rsid w:val="00602FBC"/>
    <w:rsid w:val="00602FD7"/>
    <w:rsid w:val="00603377"/>
    <w:rsid w:val="006034C3"/>
    <w:rsid w:val="006034F2"/>
    <w:rsid w:val="00603B0B"/>
    <w:rsid w:val="00605017"/>
    <w:rsid w:val="0060521C"/>
    <w:rsid w:val="00605AF8"/>
    <w:rsid w:val="00605F1B"/>
    <w:rsid w:val="0060711C"/>
    <w:rsid w:val="00607218"/>
    <w:rsid w:val="006077A5"/>
    <w:rsid w:val="00610131"/>
    <w:rsid w:val="006103BA"/>
    <w:rsid w:val="006105EB"/>
    <w:rsid w:val="0061073B"/>
    <w:rsid w:val="00610771"/>
    <w:rsid w:val="00610F5E"/>
    <w:rsid w:val="006116CB"/>
    <w:rsid w:val="00611BD5"/>
    <w:rsid w:val="00612626"/>
    <w:rsid w:val="00612C31"/>
    <w:rsid w:val="00612D7F"/>
    <w:rsid w:val="00612EF0"/>
    <w:rsid w:val="0061304B"/>
    <w:rsid w:val="00613428"/>
    <w:rsid w:val="00613AD8"/>
    <w:rsid w:val="006146C9"/>
    <w:rsid w:val="00614B29"/>
    <w:rsid w:val="00614D42"/>
    <w:rsid w:val="00614F0D"/>
    <w:rsid w:val="0061530A"/>
    <w:rsid w:val="006155E8"/>
    <w:rsid w:val="00615ADF"/>
    <w:rsid w:val="00616EE9"/>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C1F"/>
    <w:rsid w:val="00623061"/>
    <w:rsid w:val="006233BE"/>
    <w:rsid w:val="006233D7"/>
    <w:rsid w:val="00623840"/>
    <w:rsid w:val="0062404C"/>
    <w:rsid w:val="006240A5"/>
    <w:rsid w:val="00624AAF"/>
    <w:rsid w:val="00625AF7"/>
    <w:rsid w:val="00625C88"/>
    <w:rsid w:val="00626236"/>
    <w:rsid w:val="006263CC"/>
    <w:rsid w:val="00626D02"/>
    <w:rsid w:val="00626FE9"/>
    <w:rsid w:val="00626FEF"/>
    <w:rsid w:val="00627186"/>
    <w:rsid w:val="0062739B"/>
    <w:rsid w:val="0062747F"/>
    <w:rsid w:val="0062765C"/>
    <w:rsid w:val="00627963"/>
    <w:rsid w:val="00627D47"/>
    <w:rsid w:val="006302E2"/>
    <w:rsid w:val="0063066D"/>
    <w:rsid w:val="00630A27"/>
    <w:rsid w:val="00630A90"/>
    <w:rsid w:val="00631115"/>
    <w:rsid w:val="00631638"/>
    <w:rsid w:val="006317AF"/>
    <w:rsid w:val="00631F15"/>
    <w:rsid w:val="00631F2E"/>
    <w:rsid w:val="0063202B"/>
    <w:rsid w:val="006320D4"/>
    <w:rsid w:val="006321BE"/>
    <w:rsid w:val="006321EB"/>
    <w:rsid w:val="0063221E"/>
    <w:rsid w:val="00632476"/>
    <w:rsid w:val="00632A7E"/>
    <w:rsid w:val="00633714"/>
    <w:rsid w:val="006337FC"/>
    <w:rsid w:val="006340A4"/>
    <w:rsid w:val="00634462"/>
    <w:rsid w:val="00634471"/>
    <w:rsid w:val="00634620"/>
    <w:rsid w:val="00635D99"/>
    <w:rsid w:val="006361C6"/>
    <w:rsid w:val="00636251"/>
    <w:rsid w:val="006367FD"/>
    <w:rsid w:val="00636A70"/>
    <w:rsid w:val="00636BE9"/>
    <w:rsid w:val="00637555"/>
    <w:rsid w:val="0064008F"/>
    <w:rsid w:val="00640229"/>
    <w:rsid w:val="006407C0"/>
    <w:rsid w:val="00640858"/>
    <w:rsid w:val="00640C11"/>
    <w:rsid w:val="00640E5D"/>
    <w:rsid w:val="00641008"/>
    <w:rsid w:val="0064166E"/>
    <w:rsid w:val="00641D06"/>
    <w:rsid w:val="006421EA"/>
    <w:rsid w:val="00642743"/>
    <w:rsid w:val="00642B65"/>
    <w:rsid w:val="00642C91"/>
    <w:rsid w:val="00642CFC"/>
    <w:rsid w:val="006430BD"/>
    <w:rsid w:val="006430D5"/>
    <w:rsid w:val="0064343D"/>
    <w:rsid w:val="00643C26"/>
    <w:rsid w:val="006440C9"/>
    <w:rsid w:val="006443CE"/>
    <w:rsid w:val="00644DB8"/>
    <w:rsid w:val="00644DF0"/>
    <w:rsid w:val="00645D4E"/>
    <w:rsid w:val="00646067"/>
    <w:rsid w:val="0064622E"/>
    <w:rsid w:val="0064658E"/>
    <w:rsid w:val="00646595"/>
    <w:rsid w:val="0064668B"/>
    <w:rsid w:val="006469DC"/>
    <w:rsid w:val="00646C93"/>
    <w:rsid w:val="00646FA4"/>
    <w:rsid w:val="006477F0"/>
    <w:rsid w:val="00647CA2"/>
    <w:rsid w:val="00647E47"/>
    <w:rsid w:val="006503FD"/>
    <w:rsid w:val="00650A79"/>
    <w:rsid w:val="00650D38"/>
    <w:rsid w:val="00650EA6"/>
    <w:rsid w:val="006519F0"/>
    <w:rsid w:val="0065287F"/>
    <w:rsid w:val="00652C7F"/>
    <w:rsid w:val="00652CA4"/>
    <w:rsid w:val="00653711"/>
    <w:rsid w:val="0065374F"/>
    <w:rsid w:val="00653907"/>
    <w:rsid w:val="00653FE7"/>
    <w:rsid w:val="00654056"/>
    <w:rsid w:val="006541D7"/>
    <w:rsid w:val="0065563A"/>
    <w:rsid w:val="00656225"/>
    <w:rsid w:val="0065635B"/>
    <w:rsid w:val="0065700E"/>
    <w:rsid w:val="00657A86"/>
    <w:rsid w:val="0066038B"/>
    <w:rsid w:val="00660A4A"/>
    <w:rsid w:val="00660CEF"/>
    <w:rsid w:val="00660F49"/>
    <w:rsid w:val="006615F2"/>
    <w:rsid w:val="00661E01"/>
    <w:rsid w:val="00661E15"/>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78D5"/>
    <w:rsid w:val="0067069E"/>
    <w:rsid w:val="006719D7"/>
    <w:rsid w:val="0067276C"/>
    <w:rsid w:val="00672EA5"/>
    <w:rsid w:val="00673031"/>
    <w:rsid w:val="0067351A"/>
    <w:rsid w:val="00674A71"/>
    <w:rsid w:val="00674B31"/>
    <w:rsid w:val="00674BB7"/>
    <w:rsid w:val="00674E28"/>
    <w:rsid w:val="00675E77"/>
    <w:rsid w:val="00676057"/>
    <w:rsid w:val="006763F2"/>
    <w:rsid w:val="0067647F"/>
    <w:rsid w:val="00676925"/>
    <w:rsid w:val="00676968"/>
    <w:rsid w:val="00677035"/>
    <w:rsid w:val="00677096"/>
    <w:rsid w:val="00677285"/>
    <w:rsid w:val="00677866"/>
    <w:rsid w:val="00677A83"/>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E77"/>
    <w:rsid w:val="00684F2D"/>
    <w:rsid w:val="00686259"/>
    <w:rsid w:val="00686678"/>
    <w:rsid w:val="00687A39"/>
    <w:rsid w:val="00687D15"/>
    <w:rsid w:val="006902F8"/>
    <w:rsid w:val="00690695"/>
    <w:rsid w:val="00690A66"/>
    <w:rsid w:val="00690B60"/>
    <w:rsid w:val="00690EAB"/>
    <w:rsid w:val="00690FB0"/>
    <w:rsid w:val="00692897"/>
    <w:rsid w:val="00692D9D"/>
    <w:rsid w:val="006938AA"/>
    <w:rsid w:val="00693DA9"/>
    <w:rsid w:val="00693E43"/>
    <w:rsid w:val="0069444E"/>
    <w:rsid w:val="00694E3F"/>
    <w:rsid w:val="00695648"/>
    <w:rsid w:val="006956A9"/>
    <w:rsid w:val="00696321"/>
    <w:rsid w:val="0069694A"/>
    <w:rsid w:val="00697827"/>
    <w:rsid w:val="00697C6E"/>
    <w:rsid w:val="006A0053"/>
    <w:rsid w:val="006A005D"/>
    <w:rsid w:val="006A06B7"/>
    <w:rsid w:val="006A0D05"/>
    <w:rsid w:val="006A165A"/>
    <w:rsid w:val="006A1AE8"/>
    <w:rsid w:val="006A286B"/>
    <w:rsid w:val="006A2F2F"/>
    <w:rsid w:val="006A309D"/>
    <w:rsid w:val="006A322E"/>
    <w:rsid w:val="006A333F"/>
    <w:rsid w:val="006A34E8"/>
    <w:rsid w:val="006A35F0"/>
    <w:rsid w:val="006A41C6"/>
    <w:rsid w:val="006A4B14"/>
    <w:rsid w:val="006A4CE4"/>
    <w:rsid w:val="006A4E88"/>
    <w:rsid w:val="006A5A3B"/>
    <w:rsid w:val="006A5CC3"/>
    <w:rsid w:val="006A5ECA"/>
    <w:rsid w:val="006A62C1"/>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2B1"/>
    <w:rsid w:val="006B08E0"/>
    <w:rsid w:val="006B0FCA"/>
    <w:rsid w:val="006B1229"/>
    <w:rsid w:val="006B1698"/>
    <w:rsid w:val="006B18A8"/>
    <w:rsid w:val="006B1CBD"/>
    <w:rsid w:val="006B2001"/>
    <w:rsid w:val="006B2782"/>
    <w:rsid w:val="006B2C6C"/>
    <w:rsid w:val="006B2D9A"/>
    <w:rsid w:val="006B3400"/>
    <w:rsid w:val="006B4438"/>
    <w:rsid w:val="006B484A"/>
    <w:rsid w:val="006B4960"/>
    <w:rsid w:val="006B496D"/>
    <w:rsid w:val="006B4C67"/>
    <w:rsid w:val="006B4DB7"/>
    <w:rsid w:val="006B4E27"/>
    <w:rsid w:val="006B4F39"/>
    <w:rsid w:val="006B5234"/>
    <w:rsid w:val="006B541C"/>
    <w:rsid w:val="006B5715"/>
    <w:rsid w:val="006B5AE2"/>
    <w:rsid w:val="006B61B1"/>
    <w:rsid w:val="006B630E"/>
    <w:rsid w:val="006B6789"/>
    <w:rsid w:val="006B6ABD"/>
    <w:rsid w:val="006B6F93"/>
    <w:rsid w:val="006B6FBE"/>
    <w:rsid w:val="006B7442"/>
    <w:rsid w:val="006B795E"/>
    <w:rsid w:val="006B7BE6"/>
    <w:rsid w:val="006B7C8A"/>
    <w:rsid w:val="006C07FF"/>
    <w:rsid w:val="006C0A9B"/>
    <w:rsid w:val="006C0C9D"/>
    <w:rsid w:val="006C127E"/>
    <w:rsid w:val="006C13C9"/>
    <w:rsid w:val="006C211F"/>
    <w:rsid w:val="006C2377"/>
    <w:rsid w:val="006C23D1"/>
    <w:rsid w:val="006C36A4"/>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741"/>
    <w:rsid w:val="006C6817"/>
    <w:rsid w:val="006C692B"/>
    <w:rsid w:val="006C6C9E"/>
    <w:rsid w:val="006C7172"/>
    <w:rsid w:val="006C7D61"/>
    <w:rsid w:val="006D024C"/>
    <w:rsid w:val="006D02D5"/>
    <w:rsid w:val="006D04F7"/>
    <w:rsid w:val="006D0783"/>
    <w:rsid w:val="006D0786"/>
    <w:rsid w:val="006D0DD0"/>
    <w:rsid w:val="006D1239"/>
    <w:rsid w:val="006D1B3C"/>
    <w:rsid w:val="006D2188"/>
    <w:rsid w:val="006D2352"/>
    <w:rsid w:val="006D2759"/>
    <w:rsid w:val="006D297B"/>
    <w:rsid w:val="006D33F2"/>
    <w:rsid w:val="006D3B84"/>
    <w:rsid w:val="006D3F04"/>
    <w:rsid w:val="006D3F93"/>
    <w:rsid w:val="006D4090"/>
    <w:rsid w:val="006D4632"/>
    <w:rsid w:val="006D4AEE"/>
    <w:rsid w:val="006D5093"/>
    <w:rsid w:val="006D517D"/>
    <w:rsid w:val="006D56DF"/>
    <w:rsid w:val="006D5B30"/>
    <w:rsid w:val="006D6236"/>
    <w:rsid w:val="006D63AD"/>
    <w:rsid w:val="006D65D0"/>
    <w:rsid w:val="006D66B3"/>
    <w:rsid w:val="006D6B68"/>
    <w:rsid w:val="006D75A9"/>
    <w:rsid w:val="006D7B3F"/>
    <w:rsid w:val="006E031D"/>
    <w:rsid w:val="006E037B"/>
    <w:rsid w:val="006E0BB9"/>
    <w:rsid w:val="006E0C9C"/>
    <w:rsid w:val="006E1426"/>
    <w:rsid w:val="006E19B6"/>
    <w:rsid w:val="006E1C3F"/>
    <w:rsid w:val="006E1E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A98"/>
    <w:rsid w:val="006E6E46"/>
    <w:rsid w:val="006E6F29"/>
    <w:rsid w:val="006E7639"/>
    <w:rsid w:val="006E7BDC"/>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2477"/>
    <w:rsid w:val="006F2551"/>
    <w:rsid w:val="006F3383"/>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73FD"/>
    <w:rsid w:val="006F7ACA"/>
    <w:rsid w:val="006F7B09"/>
    <w:rsid w:val="006F7D5E"/>
    <w:rsid w:val="007006E7"/>
    <w:rsid w:val="007007DB"/>
    <w:rsid w:val="0070092E"/>
    <w:rsid w:val="007011E9"/>
    <w:rsid w:val="00701656"/>
    <w:rsid w:val="007019A1"/>
    <w:rsid w:val="00701B12"/>
    <w:rsid w:val="00701D7B"/>
    <w:rsid w:val="007025BD"/>
    <w:rsid w:val="0070267F"/>
    <w:rsid w:val="007028FA"/>
    <w:rsid w:val="00702CF9"/>
    <w:rsid w:val="00703202"/>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BF5"/>
    <w:rsid w:val="00710CEB"/>
    <w:rsid w:val="00710F81"/>
    <w:rsid w:val="00711182"/>
    <w:rsid w:val="00711227"/>
    <w:rsid w:val="00711675"/>
    <w:rsid w:val="00711EC2"/>
    <w:rsid w:val="00712317"/>
    <w:rsid w:val="007128FB"/>
    <w:rsid w:val="007132A7"/>
    <w:rsid w:val="00713A5C"/>
    <w:rsid w:val="00714187"/>
    <w:rsid w:val="007146AA"/>
    <w:rsid w:val="00714841"/>
    <w:rsid w:val="00714ADD"/>
    <w:rsid w:val="00714DCE"/>
    <w:rsid w:val="00715016"/>
    <w:rsid w:val="00715E36"/>
    <w:rsid w:val="00715E95"/>
    <w:rsid w:val="007160B6"/>
    <w:rsid w:val="0071636D"/>
    <w:rsid w:val="0071671B"/>
    <w:rsid w:val="00716B5D"/>
    <w:rsid w:val="00717BAB"/>
    <w:rsid w:val="00717DD0"/>
    <w:rsid w:val="00717F95"/>
    <w:rsid w:val="007200BD"/>
    <w:rsid w:val="00720959"/>
    <w:rsid w:val="00720B63"/>
    <w:rsid w:val="00720FD8"/>
    <w:rsid w:val="007216A1"/>
    <w:rsid w:val="007218F7"/>
    <w:rsid w:val="00721BBE"/>
    <w:rsid w:val="007220D2"/>
    <w:rsid w:val="0072290B"/>
    <w:rsid w:val="00722F74"/>
    <w:rsid w:val="00724157"/>
    <w:rsid w:val="0072422B"/>
    <w:rsid w:val="007244F4"/>
    <w:rsid w:val="00724684"/>
    <w:rsid w:val="00724EA0"/>
    <w:rsid w:val="00724FBC"/>
    <w:rsid w:val="007255A4"/>
    <w:rsid w:val="007255B8"/>
    <w:rsid w:val="00725C29"/>
    <w:rsid w:val="0072645E"/>
    <w:rsid w:val="007265D2"/>
    <w:rsid w:val="00726745"/>
    <w:rsid w:val="007278E8"/>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FDA"/>
    <w:rsid w:val="00735C67"/>
    <w:rsid w:val="00735E6D"/>
    <w:rsid w:val="00735FA6"/>
    <w:rsid w:val="00736075"/>
    <w:rsid w:val="0073611E"/>
    <w:rsid w:val="007365A8"/>
    <w:rsid w:val="00736B21"/>
    <w:rsid w:val="00736DFB"/>
    <w:rsid w:val="007370F3"/>
    <w:rsid w:val="007373A8"/>
    <w:rsid w:val="007377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4A39"/>
    <w:rsid w:val="007452AC"/>
    <w:rsid w:val="00745486"/>
    <w:rsid w:val="007457CF"/>
    <w:rsid w:val="007458F3"/>
    <w:rsid w:val="00745B80"/>
    <w:rsid w:val="00745EA2"/>
    <w:rsid w:val="007464C8"/>
    <w:rsid w:val="007469DB"/>
    <w:rsid w:val="00746A8A"/>
    <w:rsid w:val="0074733B"/>
    <w:rsid w:val="007478B7"/>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FCD"/>
    <w:rsid w:val="007561C7"/>
    <w:rsid w:val="00756530"/>
    <w:rsid w:val="00757179"/>
    <w:rsid w:val="0075746B"/>
    <w:rsid w:val="00757541"/>
    <w:rsid w:val="00757CE0"/>
    <w:rsid w:val="00760D58"/>
    <w:rsid w:val="00761494"/>
    <w:rsid w:val="00762059"/>
    <w:rsid w:val="00762255"/>
    <w:rsid w:val="007625FA"/>
    <w:rsid w:val="007626DD"/>
    <w:rsid w:val="00762A62"/>
    <w:rsid w:val="0076334E"/>
    <w:rsid w:val="0076418E"/>
    <w:rsid w:val="007644CC"/>
    <w:rsid w:val="00764DC0"/>
    <w:rsid w:val="00764E04"/>
    <w:rsid w:val="0076545F"/>
    <w:rsid w:val="00765C79"/>
    <w:rsid w:val="007661E1"/>
    <w:rsid w:val="007665AD"/>
    <w:rsid w:val="00766900"/>
    <w:rsid w:val="00766E0B"/>
    <w:rsid w:val="00767005"/>
    <w:rsid w:val="00767934"/>
    <w:rsid w:val="00767BB2"/>
    <w:rsid w:val="00767F50"/>
    <w:rsid w:val="00767FFC"/>
    <w:rsid w:val="007700A1"/>
    <w:rsid w:val="00770746"/>
    <w:rsid w:val="0077091E"/>
    <w:rsid w:val="00770974"/>
    <w:rsid w:val="007719B2"/>
    <w:rsid w:val="00771B22"/>
    <w:rsid w:val="00771F2A"/>
    <w:rsid w:val="00771FD9"/>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801C6"/>
    <w:rsid w:val="007811A2"/>
    <w:rsid w:val="0078120D"/>
    <w:rsid w:val="0078152B"/>
    <w:rsid w:val="00781531"/>
    <w:rsid w:val="00781DE3"/>
    <w:rsid w:val="0078222C"/>
    <w:rsid w:val="00782468"/>
    <w:rsid w:val="00782507"/>
    <w:rsid w:val="0078287A"/>
    <w:rsid w:val="00784094"/>
    <w:rsid w:val="007844A0"/>
    <w:rsid w:val="007846B1"/>
    <w:rsid w:val="007851F3"/>
    <w:rsid w:val="00785326"/>
    <w:rsid w:val="00785566"/>
    <w:rsid w:val="0078562A"/>
    <w:rsid w:val="00786099"/>
    <w:rsid w:val="0078667C"/>
    <w:rsid w:val="007867FF"/>
    <w:rsid w:val="00787267"/>
    <w:rsid w:val="0078729F"/>
    <w:rsid w:val="00787820"/>
    <w:rsid w:val="00790105"/>
    <w:rsid w:val="00790114"/>
    <w:rsid w:val="007904CD"/>
    <w:rsid w:val="00790727"/>
    <w:rsid w:val="00790CF2"/>
    <w:rsid w:val="00790E52"/>
    <w:rsid w:val="007911FE"/>
    <w:rsid w:val="00791ACD"/>
    <w:rsid w:val="00791D21"/>
    <w:rsid w:val="0079230B"/>
    <w:rsid w:val="00792479"/>
    <w:rsid w:val="00792DBB"/>
    <w:rsid w:val="00793282"/>
    <w:rsid w:val="007936AA"/>
    <w:rsid w:val="00793C50"/>
    <w:rsid w:val="00793F1C"/>
    <w:rsid w:val="00794055"/>
    <w:rsid w:val="00794556"/>
    <w:rsid w:val="0079468C"/>
    <w:rsid w:val="00794FA1"/>
    <w:rsid w:val="0079540D"/>
    <w:rsid w:val="00795867"/>
    <w:rsid w:val="00795967"/>
    <w:rsid w:val="00795AE2"/>
    <w:rsid w:val="007961C1"/>
    <w:rsid w:val="007967A0"/>
    <w:rsid w:val="00796939"/>
    <w:rsid w:val="00797637"/>
    <w:rsid w:val="007979BD"/>
    <w:rsid w:val="007A01C1"/>
    <w:rsid w:val="007A0F74"/>
    <w:rsid w:val="007A10AC"/>
    <w:rsid w:val="007A13DA"/>
    <w:rsid w:val="007A1794"/>
    <w:rsid w:val="007A1808"/>
    <w:rsid w:val="007A185E"/>
    <w:rsid w:val="007A1CD8"/>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69F"/>
    <w:rsid w:val="007B26FD"/>
    <w:rsid w:val="007B2FC8"/>
    <w:rsid w:val="007B37D9"/>
    <w:rsid w:val="007B40FD"/>
    <w:rsid w:val="007B4FE9"/>
    <w:rsid w:val="007B5EB5"/>
    <w:rsid w:val="007B6149"/>
    <w:rsid w:val="007B6574"/>
    <w:rsid w:val="007B6738"/>
    <w:rsid w:val="007B6DF0"/>
    <w:rsid w:val="007B768F"/>
    <w:rsid w:val="007B790C"/>
    <w:rsid w:val="007B7C69"/>
    <w:rsid w:val="007C000D"/>
    <w:rsid w:val="007C0373"/>
    <w:rsid w:val="007C0554"/>
    <w:rsid w:val="007C05EF"/>
    <w:rsid w:val="007C07A4"/>
    <w:rsid w:val="007C082B"/>
    <w:rsid w:val="007C087B"/>
    <w:rsid w:val="007C08DA"/>
    <w:rsid w:val="007C0AA2"/>
    <w:rsid w:val="007C0D80"/>
    <w:rsid w:val="007C19D2"/>
    <w:rsid w:val="007C1B11"/>
    <w:rsid w:val="007C1ED6"/>
    <w:rsid w:val="007C1F62"/>
    <w:rsid w:val="007C208C"/>
    <w:rsid w:val="007C29BF"/>
    <w:rsid w:val="007C3415"/>
    <w:rsid w:val="007C354C"/>
    <w:rsid w:val="007C3905"/>
    <w:rsid w:val="007C3AD1"/>
    <w:rsid w:val="007C3E6D"/>
    <w:rsid w:val="007C3EA1"/>
    <w:rsid w:val="007C3EA8"/>
    <w:rsid w:val="007C4177"/>
    <w:rsid w:val="007C49DB"/>
    <w:rsid w:val="007C4A98"/>
    <w:rsid w:val="007C51AE"/>
    <w:rsid w:val="007C5719"/>
    <w:rsid w:val="007C6141"/>
    <w:rsid w:val="007C62D5"/>
    <w:rsid w:val="007C66C1"/>
    <w:rsid w:val="007C671C"/>
    <w:rsid w:val="007C6F0D"/>
    <w:rsid w:val="007C6F8A"/>
    <w:rsid w:val="007D02D1"/>
    <w:rsid w:val="007D0389"/>
    <w:rsid w:val="007D16A1"/>
    <w:rsid w:val="007D17E4"/>
    <w:rsid w:val="007D180A"/>
    <w:rsid w:val="007D222E"/>
    <w:rsid w:val="007D26C0"/>
    <w:rsid w:val="007D2C8E"/>
    <w:rsid w:val="007D2D80"/>
    <w:rsid w:val="007D2F0E"/>
    <w:rsid w:val="007D391E"/>
    <w:rsid w:val="007D3C0D"/>
    <w:rsid w:val="007D44D3"/>
    <w:rsid w:val="007D4536"/>
    <w:rsid w:val="007D4A68"/>
    <w:rsid w:val="007D4B60"/>
    <w:rsid w:val="007D57C2"/>
    <w:rsid w:val="007D5993"/>
    <w:rsid w:val="007D5BDD"/>
    <w:rsid w:val="007D5ED5"/>
    <w:rsid w:val="007D60FF"/>
    <w:rsid w:val="007D6B59"/>
    <w:rsid w:val="007D702D"/>
    <w:rsid w:val="007D70D5"/>
    <w:rsid w:val="007D7927"/>
    <w:rsid w:val="007D7962"/>
    <w:rsid w:val="007D7A36"/>
    <w:rsid w:val="007D7A94"/>
    <w:rsid w:val="007D7B37"/>
    <w:rsid w:val="007E0D99"/>
    <w:rsid w:val="007E1A20"/>
    <w:rsid w:val="007E1A68"/>
    <w:rsid w:val="007E1F23"/>
    <w:rsid w:val="007E2101"/>
    <w:rsid w:val="007E2319"/>
    <w:rsid w:val="007E26BC"/>
    <w:rsid w:val="007E2CF2"/>
    <w:rsid w:val="007E2DB1"/>
    <w:rsid w:val="007E3656"/>
    <w:rsid w:val="007E3AB8"/>
    <w:rsid w:val="007E3C18"/>
    <w:rsid w:val="007E42CC"/>
    <w:rsid w:val="007E4428"/>
    <w:rsid w:val="007E453D"/>
    <w:rsid w:val="007E479D"/>
    <w:rsid w:val="007E4C93"/>
    <w:rsid w:val="007E4F25"/>
    <w:rsid w:val="007E5073"/>
    <w:rsid w:val="007E53F3"/>
    <w:rsid w:val="007E6138"/>
    <w:rsid w:val="007E61D3"/>
    <w:rsid w:val="007E626E"/>
    <w:rsid w:val="007E6890"/>
    <w:rsid w:val="007E68A5"/>
    <w:rsid w:val="007E6BB4"/>
    <w:rsid w:val="007E6CB0"/>
    <w:rsid w:val="007E6E39"/>
    <w:rsid w:val="007E747E"/>
    <w:rsid w:val="007E767B"/>
    <w:rsid w:val="007E7AAB"/>
    <w:rsid w:val="007F091A"/>
    <w:rsid w:val="007F0D42"/>
    <w:rsid w:val="007F0D9C"/>
    <w:rsid w:val="007F1360"/>
    <w:rsid w:val="007F1648"/>
    <w:rsid w:val="007F17DC"/>
    <w:rsid w:val="007F1C91"/>
    <w:rsid w:val="007F1FDF"/>
    <w:rsid w:val="007F23F3"/>
    <w:rsid w:val="007F269D"/>
    <w:rsid w:val="007F28AF"/>
    <w:rsid w:val="007F2A42"/>
    <w:rsid w:val="007F30D0"/>
    <w:rsid w:val="007F376F"/>
    <w:rsid w:val="007F3A40"/>
    <w:rsid w:val="007F3CBF"/>
    <w:rsid w:val="007F47C2"/>
    <w:rsid w:val="007F4E40"/>
    <w:rsid w:val="007F4E71"/>
    <w:rsid w:val="007F61A5"/>
    <w:rsid w:val="007F657A"/>
    <w:rsid w:val="007F65EE"/>
    <w:rsid w:val="007F65F5"/>
    <w:rsid w:val="007F7621"/>
    <w:rsid w:val="007F774F"/>
    <w:rsid w:val="007F78BF"/>
    <w:rsid w:val="007F79A2"/>
    <w:rsid w:val="007F7D21"/>
    <w:rsid w:val="008006A5"/>
    <w:rsid w:val="00800792"/>
    <w:rsid w:val="008007DC"/>
    <w:rsid w:val="00800A1C"/>
    <w:rsid w:val="00800BB0"/>
    <w:rsid w:val="00800E99"/>
    <w:rsid w:val="00800F55"/>
    <w:rsid w:val="0080272F"/>
    <w:rsid w:val="00803AD0"/>
    <w:rsid w:val="008048EF"/>
    <w:rsid w:val="00804CB1"/>
    <w:rsid w:val="00804DC9"/>
    <w:rsid w:val="008054B3"/>
    <w:rsid w:val="00805B1C"/>
    <w:rsid w:val="00805FB0"/>
    <w:rsid w:val="0080633D"/>
    <w:rsid w:val="008069C2"/>
    <w:rsid w:val="00806B67"/>
    <w:rsid w:val="00806CB7"/>
    <w:rsid w:val="0080718D"/>
    <w:rsid w:val="00807597"/>
    <w:rsid w:val="00807629"/>
    <w:rsid w:val="00807C8A"/>
    <w:rsid w:val="00810A9C"/>
    <w:rsid w:val="00811097"/>
    <w:rsid w:val="0081119C"/>
    <w:rsid w:val="00811901"/>
    <w:rsid w:val="0081239D"/>
    <w:rsid w:val="00812ABE"/>
    <w:rsid w:val="00812FD3"/>
    <w:rsid w:val="00813155"/>
    <w:rsid w:val="008135D9"/>
    <w:rsid w:val="008137B3"/>
    <w:rsid w:val="00813BDB"/>
    <w:rsid w:val="00813D80"/>
    <w:rsid w:val="00814067"/>
    <w:rsid w:val="008149AF"/>
    <w:rsid w:val="00814EF5"/>
    <w:rsid w:val="00815044"/>
    <w:rsid w:val="0081565D"/>
    <w:rsid w:val="00815681"/>
    <w:rsid w:val="0081577D"/>
    <w:rsid w:val="00815CD6"/>
    <w:rsid w:val="0081605E"/>
    <w:rsid w:val="00816198"/>
    <w:rsid w:val="00816676"/>
    <w:rsid w:val="008167A4"/>
    <w:rsid w:val="008168C9"/>
    <w:rsid w:val="00816CD7"/>
    <w:rsid w:val="00816D31"/>
    <w:rsid w:val="0081725F"/>
    <w:rsid w:val="0081781C"/>
    <w:rsid w:val="00817D32"/>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B7C"/>
    <w:rsid w:val="00825558"/>
    <w:rsid w:val="00825986"/>
    <w:rsid w:val="008262A1"/>
    <w:rsid w:val="00826359"/>
    <w:rsid w:val="00826491"/>
    <w:rsid w:val="008268F2"/>
    <w:rsid w:val="00826E89"/>
    <w:rsid w:val="00827159"/>
    <w:rsid w:val="008274E1"/>
    <w:rsid w:val="008275F7"/>
    <w:rsid w:val="00827944"/>
    <w:rsid w:val="008279B3"/>
    <w:rsid w:val="00830594"/>
    <w:rsid w:val="008307C7"/>
    <w:rsid w:val="008308C8"/>
    <w:rsid w:val="00830936"/>
    <w:rsid w:val="008309FB"/>
    <w:rsid w:val="00831E47"/>
    <w:rsid w:val="008326BC"/>
    <w:rsid w:val="00832B9E"/>
    <w:rsid w:val="00833715"/>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B0E"/>
    <w:rsid w:val="00837C1F"/>
    <w:rsid w:val="0084046B"/>
    <w:rsid w:val="008405D4"/>
    <w:rsid w:val="00840878"/>
    <w:rsid w:val="00840942"/>
    <w:rsid w:val="00840B30"/>
    <w:rsid w:val="00840B83"/>
    <w:rsid w:val="008412D6"/>
    <w:rsid w:val="00841A25"/>
    <w:rsid w:val="00841C2D"/>
    <w:rsid w:val="00841FBF"/>
    <w:rsid w:val="0084213D"/>
    <w:rsid w:val="0084271E"/>
    <w:rsid w:val="00842E12"/>
    <w:rsid w:val="008438F7"/>
    <w:rsid w:val="00843CAC"/>
    <w:rsid w:val="00843DCC"/>
    <w:rsid w:val="0084436B"/>
    <w:rsid w:val="008446FE"/>
    <w:rsid w:val="00844811"/>
    <w:rsid w:val="00844885"/>
    <w:rsid w:val="008448E5"/>
    <w:rsid w:val="0084498B"/>
    <w:rsid w:val="00844C7E"/>
    <w:rsid w:val="00844F8A"/>
    <w:rsid w:val="00845099"/>
    <w:rsid w:val="008456D8"/>
    <w:rsid w:val="00845D5D"/>
    <w:rsid w:val="00846600"/>
    <w:rsid w:val="0084667D"/>
    <w:rsid w:val="008469B2"/>
    <w:rsid w:val="00846C64"/>
    <w:rsid w:val="00847122"/>
    <w:rsid w:val="0084753E"/>
    <w:rsid w:val="008477DF"/>
    <w:rsid w:val="008479FD"/>
    <w:rsid w:val="00847A24"/>
    <w:rsid w:val="00847DAA"/>
    <w:rsid w:val="00850220"/>
    <w:rsid w:val="00851815"/>
    <w:rsid w:val="0085254B"/>
    <w:rsid w:val="00852EA8"/>
    <w:rsid w:val="00852FDA"/>
    <w:rsid w:val="00853596"/>
    <w:rsid w:val="00853C0C"/>
    <w:rsid w:val="00853F73"/>
    <w:rsid w:val="00854053"/>
    <w:rsid w:val="00854210"/>
    <w:rsid w:val="00854C04"/>
    <w:rsid w:val="00854D66"/>
    <w:rsid w:val="00855066"/>
    <w:rsid w:val="0085514F"/>
    <w:rsid w:val="00855280"/>
    <w:rsid w:val="00855C36"/>
    <w:rsid w:val="00855C3E"/>
    <w:rsid w:val="00856D47"/>
    <w:rsid w:val="00857110"/>
    <w:rsid w:val="0085720B"/>
    <w:rsid w:val="008576B3"/>
    <w:rsid w:val="00857A67"/>
    <w:rsid w:val="00857B5F"/>
    <w:rsid w:val="00857E76"/>
    <w:rsid w:val="00857F2D"/>
    <w:rsid w:val="00860507"/>
    <w:rsid w:val="00860567"/>
    <w:rsid w:val="008608C2"/>
    <w:rsid w:val="008608D1"/>
    <w:rsid w:val="00860916"/>
    <w:rsid w:val="00860B19"/>
    <w:rsid w:val="0086103D"/>
    <w:rsid w:val="00861261"/>
    <w:rsid w:val="0086134D"/>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556C"/>
    <w:rsid w:val="0086576E"/>
    <w:rsid w:val="00865784"/>
    <w:rsid w:val="00865A0B"/>
    <w:rsid w:val="00865AC9"/>
    <w:rsid w:val="00866507"/>
    <w:rsid w:val="00866FD5"/>
    <w:rsid w:val="008670A7"/>
    <w:rsid w:val="0086738B"/>
    <w:rsid w:val="0086770B"/>
    <w:rsid w:val="00867919"/>
    <w:rsid w:val="00867CCC"/>
    <w:rsid w:val="00870310"/>
    <w:rsid w:val="00870735"/>
    <w:rsid w:val="00870BC4"/>
    <w:rsid w:val="0087112A"/>
    <w:rsid w:val="008715AE"/>
    <w:rsid w:val="00871C3F"/>
    <w:rsid w:val="00871ED9"/>
    <w:rsid w:val="0087223B"/>
    <w:rsid w:val="00872310"/>
    <w:rsid w:val="0087238B"/>
    <w:rsid w:val="0087298A"/>
    <w:rsid w:val="00872B26"/>
    <w:rsid w:val="00872C02"/>
    <w:rsid w:val="00872DA8"/>
    <w:rsid w:val="00873031"/>
    <w:rsid w:val="00873C05"/>
    <w:rsid w:val="00873DAC"/>
    <w:rsid w:val="00874101"/>
    <w:rsid w:val="00874658"/>
    <w:rsid w:val="00874B7E"/>
    <w:rsid w:val="00874B87"/>
    <w:rsid w:val="008750E2"/>
    <w:rsid w:val="0087522F"/>
    <w:rsid w:val="0087525C"/>
    <w:rsid w:val="00876174"/>
    <w:rsid w:val="0087619B"/>
    <w:rsid w:val="0087630D"/>
    <w:rsid w:val="00876A9E"/>
    <w:rsid w:val="00877322"/>
    <w:rsid w:val="008773D5"/>
    <w:rsid w:val="00877448"/>
    <w:rsid w:val="008779EB"/>
    <w:rsid w:val="00877F74"/>
    <w:rsid w:val="00880179"/>
    <w:rsid w:val="00880746"/>
    <w:rsid w:val="00880ABA"/>
    <w:rsid w:val="00880EE7"/>
    <w:rsid w:val="0088155C"/>
    <w:rsid w:val="008821C8"/>
    <w:rsid w:val="00882BDC"/>
    <w:rsid w:val="008833B4"/>
    <w:rsid w:val="00883489"/>
    <w:rsid w:val="008837BC"/>
    <w:rsid w:val="0088386A"/>
    <w:rsid w:val="00884656"/>
    <w:rsid w:val="00884689"/>
    <w:rsid w:val="00885651"/>
    <w:rsid w:val="008856A1"/>
    <w:rsid w:val="00885AC4"/>
    <w:rsid w:val="008864EA"/>
    <w:rsid w:val="0088673C"/>
    <w:rsid w:val="00886B47"/>
    <w:rsid w:val="008878E8"/>
    <w:rsid w:val="008879EE"/>
    <w:rsid w:val="0089009E"/>
    <w:rsid w:val="008901ED"/>
    <w:rsid w:val="0089028F"/>
    <w:rsid w:val="008903E9"/>
    <w:rsid w:val="00890AC1"/>
    <w:rsid w:val="00890C9B"/>
    <w:rsid w:val="00891C83"/>
    <w:rsid w:val="00891E7D"/>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723F"/>
    <w:rsid w:val="0089769E"/>
    <w:rsid w:val="008A0099"/>
    <w:rsid w:val="008A0363"/>
    <w:rsid w:val="008A0AC2"/>
    <w:rsid w:val="008A0FB9"/>
    <w:rsid w:val="008A1191"/>
    <w:rsid w:val="008A1420"/>
    <w:rsid w:val="008A159F"/>
    <w:rsid w:val="008A16D1"/>
    <w:rsid w:val="008A1A88"/>
    <w:rsid w:val="008A1BD2"/>
    <w:rsid w:val="008A1E8F"/>
    <w:rsid w:val="008A2006"/>
    <w:rsid w:val="008A26BD"/>
    <w:rsid w:val="008A2A9E"/>
    <w:rsid w:val="008A3109"/>
    <w:rsid w:val="008A3BA8"/>
    <w:rsid w:val="008A4003"/>
    <w:rsid w:val="008A4138"/>
    <w:rsid w:val="008A46F8"/>
    <w:rsid w:val="008A4769"/>
    <w:rsid w:val="008A482F"/>
    <w:rsid w:val="008A483D"/>
    <w:rsid w:val="008A4883"/>
    <w:rsid w:val="008A498B"/>
    <w:rsid w:val="008A4C9A"/>
    <w:rsid w:val="008A4E03"/>
    <w:rsid w:val="008A51CF"/>
    <w:rsid w:val="008A5706"/>
    <w:rsid w:val="008A57D3"/>
    <w:rsid w:val="008A5AE0"/>
    <w:rsid w:val="008A60B4"/>
    <w:rsid w:val="008A621F"/>
    <w:rsid w:val="008A6657"/>
    <w:rsid w:val="008B02E5"/>
    <w:rsid w:val="008B05C2"/>
    <w:rsid w:val="008B0A79"/>
    <w:rsid w:val="008B0C50"/>
    <w:rsid w:val="008B0E2D"/>
    <w:rsid w:val="008B10DF"/>
    <w:rsid w:val="008B1417"/>
    <w:rsid w:val="008B159E"/>
    <w:rsid w:val="008B2969"/>
    <w:rsid w:val="008B29A5"/>
    <w:rsid w:val="008B2D48"/>
    <w:rsid w:val="008B2E15"/>
    <w:rsid w:val="008B32AE"/>
    <w:rsid w:val="008B32BA"/>
    <w:rsid w:val="008B3704"/>
    <w:rsid w:val="008B3759"/>
    <w:rsid w:val="008B411F"/>
    <w:rsid w:val="008B425A"/>
    <w:rsid w:val="008B45FB"/>
    <w:rsid w:val="008B5274"/>
    <w:rsid w:val="008B5498"/>
    <w:rsid w:val="008B5AC4"/>
    <w:rsid w:val="008B6390"/>
    <w:rsid w:val="008B63F0"/>
    <w:rsid w:val="008B6720"/>
    <w:rsid w:val="008B6D14"/>
    <w:rsid w:val="008B754B"/>
    <w:rsid w:val="008B7E8C"/>
    <w:rsid w:val="008C012D"/>
    <w:rsid w:val="008C03D3"/>
    <w:rsid w:val="008C070E"/>
    <w:rsid w:val="008C08DE"/>
    <w:rsid w:val="008C0950"/>
    <w:rsid w:val="008C0A4A"/>
    <w:rsid w:val="008C0A55"/>
    <w:rsid w:val="008C0DBD"/>
    <w:rsid w:val="008C172D"/>
    <w:rsid w:val="008C1C6F"/>
    <w:rsid w:val="008C1D65"/>
    <w:rsid w:val="008C4132"/>
    <w:rsid w:val="008C4C93"/>
    <w:rsid w:val="008C553F"/>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27CD"/>
    <w:rsid w:val="008D292E"/>
    <w:rsid w:val="008D3043"/>
    <w:rsid w:val="008D374B"/>
    <w:rsid w:val="008D387E"/>
    <w:rsid w:val="008D40A5"/>
    <w:rsid w:val="008D4E89"/>
    <w:rsid w:val="008D535F"/>
    <w:rsid w:val="008D579D"/>
    <w:rsid w:val="008D5A10"/>
    <w:rsid w:val="008D5E1F"/>
    <w:rsid w:val="008D5FE0"/>
    <w:rsid w:val="008D60BF"/>
    <w:rsid w:val="008D62B5"/>
    <w:rsid w:val="008D64F2"/>
    <w:rsid w:val="008D6637"/>
    <w:rsid w:val="008D6677"/>
    <w:rsid w:val="008D67FF"/>
    <w:rsid w:val="008D687B"/>
    <w:rsid w:val="008D6971"/>
    <w:rsid w:val="008D6EF7"/>
    <w:rsid w:val="008D74A8"/>
    <w:rsid w:val="008D7756"/>
    <w:rsid w:val="008D7AAD"/>
    <w:rsid w:val="008E0015"/>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A06"/>
    <w:rsid w:val="008E6C08"/>
    <w:rsid w:val="008E6D82"/>
    <w:rsid w:val="008E72EA"/>
    <w:rsid w:val="008E786B"/>
    <w:rsid w:val="008F028D"/>
    <w:rsid w:val="008F03AC"/>
    <w:rsid w:val="008F1A74"/>
    <w:rsid w:val="008F1DB7"/>
    <w:rsid w:val="008F1EEB"/>
    <w:rsid w:val="008F239B"/>
    <w:rsid w:val="008F251A"/>
    <w:rsid w:val="008F2C4B"/>
    <w:rsid w:val="008F2D24"/>
    <w:rsid w:val="008F2DC8"/>
    <w:rsid w:val="008F31C5"/>
    <w:rsid w:val="008F33C7"/>
    <w:rsid w:val="008F421A"/>
    <w:rsid w:val="008F4288"/>
    <w:rsid w:val="008F4404"/>
    <w:rsid w:val="008F467C"/>
    <w:rsid w:val="008F48BE"/>
    <w:rsid w:val="008F5950"/>
    <w:rsid w:val="008F5F89"/>
    <w:rsid w:val="008F6264"/>
    <w:rsid w:val="008F6644"/>
    <w:rsid w:val="008F6D72"/>
    <w:rsid w:val="008F6E1C"/>
    <w:rsid w:val="008F6F41"/>
    <w:rsid w:val="008F7172"/>
    <w:rsid w:val="008F7196"/>
    <w:rsid w:val="008F7814"/>
    <w:rsid w:val="008F7957"/>
    <w:rsid w:val="008F798E"/>
    <w:rsid w:val="008F7F9E"/>
    <w:rsid w:val="00900418"/>
    <w:rsid w:val="0090101F"/>
    <w:rsid w:val="0090136F"/>
    <w:rsid w:val="0090148C"/>
    <w:rsid w:val="009014B9"/>
    <w:rsid w:val="00901801"/>
    <w:rsid w:val="00901F18"/>
    <w:rsid w:val="00901F6F"/>
    <w:rsid w:val="009020F0"/>
    <w:rsid w:val="00902230"/>
    <w:rsid w:val="009022CF"/>
    <w:rsid w:val="0090241D"/>
    <w:rsid w:val="00902A7E"/>
    <w:rsid w:val="00902C50"/>
    <w:rsid w:val="0090326B"/>
    <w:rsid w:val="009034D7"/>
    <w:rsid w:val="00903E47"/>
    <w:rsid w:val="00904042"/>
    <w:rsid w:val="0090440D"/>
    <w:rsid w:val="00904589"/>
    <w:rsid w:val="0090462C"/>
    <w:rsid w:val="00904C30"/>
    <w:rsid w:val="0090522C"/>
    <w:rsid w:val="009056D5"/>
    <w:rsid w:val="009058AA"/>
    <w:rsid w:val="00906117"/>
    <w:rsid w:val="00906693"/>
    <w:rsid w:val="00906714"/>
    <w:rsid w:val="0090697A"/>
    <w:rsid w:val="009078D4"/>
    <w:rsid w:val="00910131"/>
    <w:rsid w:val="009105E1"/>
    <w:rsid w:val="009109B0"/>
    <w:rsid w:val="00910BE7"/>
    <w:rsid w:val="009116D1"/>
    <w:rsid w:val="00911AB6"/>
    <w:rsid w:val="009120AD"/>
    <w:rsid w:val="009120FE"/>
    <w:rsid w:val="00912364"/>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4FD6"/>
    <w:rsid w:val="00925161"/>
    <w:rsid w:val="0092520C"/>
    <w:rsid w:val="00925AB3"/>
    <w:rsid w:val="00925BD1"/>
    <w:rsid w:val="00925E91"/>
    <w:rsid w:val="00926608"/>
    <w:rsid w:val="00926D88"/>
    <w:rsid w:val="00926FBC"/>
    <w:rsid w:val="0092729D"/>
    <w:rsid w:val="00927B58"/>
    <w:rsid w:val="00927CB1"/>
    <w:rsid w:val="009304D6"/>
    <w:rsid w:val="0093070D"/>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4050"/>
    <w:rsid w:val="009345FD"/>
    <w:rsid w:val="00934765"/>
    <w:rsid w:val="00934924"/>
    <w:rsid w:val="00934993"/>
    <w:rsid w:val="00934A6D"/>
    <w:rsid w:val="00934F7F"/>
    <w:rsid w:val="0093555A"/>
    <w:rsid w:val="00935686"/>
    <w:rsid w:val="009357BE"/>
    <w:rsid w:val="00935CEB"/>
    <w:rsid w:val="009360AC"/>
    <w:rsid w:val="00936867"/>
    <w:rsid w:val="009403DE"/>
    <w:rsid w:val="0094094C"/>
    <w:rsid w:val="00940A7D"/>
    <w:rsid w:val="009421DA"/>
    <w:rsid w:val="00942DF2"/>
    <w:rsid w:val="00943628"/>
    <w:rsid w:val="009439C2"/>
    <w:rsid w:val="00943B79"/>
    <w:rsid w:val="00943C77"/>
    <w:rsid w:val="00943D92"/>
    <w:rsid w:val="0094432C"/>
    <w:rsid w:val="009443AA"/>
    <w:rsid w:val="009443EE"/>
    <w:rsid w:val="00944825"/>
    <w:rsid w:val="00944895"/>
    <w:rsid w:val="00944B8E"/>
    <w:rsid w:val="00944EC1"/>
    <w:rsid w:val="0094541D"/>
    <w:rsid w:val="009457A0"/>
    <w:rsid w:val="00945831"/>
    <w:rsid w:val="009459E5"/>
    <w:rsid w:val="00945D58"/>
    <w:rsid w:val="009471C2"/>
    <w:rsid w:val="0094788C"/>
    <w:rsid w:val="009510DB"/>
    <w:rsid w:val="009511C9"/>
    <w:rsid w:val="009516E3"/>
    <w:rsid w:val="00951D47"/>
    <w:rsid w:val="00951E75"/>
    <w:rsid w:val="00952395"/>
    <w:rsid w:val="00952444"/>
    <w:rsid w:val="00952C0B"/>
    <w:rsid w:val="00952CCB"/>
    <w:rsid w:val="00952D58"/>
    <w:rsid w:val="00953128"/>
    <w:rsid w:val="0095314B"/>
    <w:rsid w:val="00953409"/>
    <w:rsid w:val="009534B9"/>
    <w:rsid w:val="009536A8"/>
    <w:rsid w:val="00953953"/>
    <w:rsid w:val="00953A4B"/>
    <w:rsid w:val="00953AA3"/>
    <w:rsid w:val="00953EDF"/>
    <w:rsid w:val="0095430E"/>
    <w:rsid w:val="009548D4"/>
    <w:rsid w:val="0095506D"/>
    <w:rsid w:val="009558EE"/>
    <w:rsid w:val="00955E43"/>
    <w:rsid w:val="00956435"/>
    <w:rsid w:val="00956C10"/>
    <w:rsid w:val="00957AF4"/>
    <w:rsid w:val="00957EFC"/>
    <w:rsid w:val="0096007C"/>
    <w:rsid w:val="0096021A"/>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92C"/>
    <w:rsid w:val="00962C7D"/>
    <w:rsid w:val="00963129"/>
    <w:rsid w:val="009635F0"/>
    <w:rsid w:val="0096362A"/>
    <w:rsid w:val="00963698"/>
    <w:rsid w:val="00963988"/>
    <w:rsid w:val="00963BD6"/>
    <w:rsid w:val="00964253"/>
    <w:rsid w:val="009653C0"/>
    <w:rsid w:val="00965426"/>
    <w:rsid w:val="00965829"/>
    <w:rsid w:val="00965B6F"/>
    <w:rsid w:val="0096652D"/>
    <w:rsid w:val="00966803"/>
    <w:rsid w:val="009668A9"/>
    <w:rsid w:val="00966B10"/>
    <w:rsid w:val="00967421"/>
    <w:rsid w:val="0097002A"/>
    <w:rsid w:val="009700F6"/>
    <w:rsid w:val="00970925"/>
    <w:rsid w:val="00970C49"/>
    <w:rsid w:val="00971389"/>
    <w:rsid w:val="00971CA6"/>
    <w:rsid w:val="00971DB3"/>
    <w:rsid w:val="00972767"/>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4CC2"/>
    <w:rsid w:val="00985DA7"/>
    <w:rsid w:val="00986B05"/>
    <w:rsid w:val="00986B76"/>
    <w:rsid w:val="00986C1F"/>
    <w:rsid w:val="00986C44"/>
    <w:rsid w:val="00986DA9"/>
    <w:rsid w:val="00986E1A"/>
    <w:rsid w:val="009906E8"/>
    <w:rsid w:val="00990E88"/>
    <w:rsid w:val="0099104D"/>
    <w:rsid w:val="009911D9"/>
    <w:rsid w:val="00991642"/>
    <w:rsid w:val="009917AC"/>
    <w:rsid w:val="00991A6C"/>
    <w:rsid w:val="00991AF3"/>
    <w:rsid w:val="00991D93"/>
    <w:rsid w:val="009923D2"/>
    <w:rsid w:val="00992848"/>
    <w:rsid w:val="00992870"/>
    <w:rsid w:val="00992984"/>
    <w:rsid w:val="00992FD3"/>
    <w:rsid w:val="009936BC"/>
    <w:rsid w:val="00993769"/>
    <w:rsid w:val="009938F1"/>
    <w:rsid w:val="00993975"/>
    <w:rsid w:val="00994273"/>
    <w:rsid w:val="00994AB2"/>
    <w:rsid w:val="00995036"/>
    <w:rsid w:val="009952E1"/>
    <w:rsid w:val="00995DD1"/>
    <w:rsid w:val="009969F2"/>
    <w:rsid w:val="00996EFA"/>
    <w:rsid w:val="009975FB"/>
    <w:rsid w:val="00997855"/>
    <w:rsid w:val="009978DF"/>
    <w:rsid w:val="00997A68"/>
    <w:rsid w:val="00997C35"/>
    <w:rsid w:val="00997D3C"/>
    <w:rsid w:val="009A0989"/>
    <w:rsid w:val="009A0CEE"/>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5997"/>
    <w:rsid w:val="009A5BD4"/>
    <w:rsid w:val="009A6D06"/>
    <w:rsid w:val="009A6D8D"/>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32"/>
    <w:rsid w:val="009B344A"/>
    <w:rsid w:val="009B4329"/>
    <w:rsid w:val="009B45E6"/>
    <w:rsid w:val="009B4C13"/>
    <w:rsid w:val="009B4F42"/>
    <w:rsid w:val="009B530F"/>
    <w:rsid w:val="009B5B7A"/>
    <w:rsid w:val="009B5FFF"/>
    <w:rsid w:val="009B67BF"/>
    <w:rsid w:val="009B6EC0"/>
    <w:rsid w:val="009B73B5"/>
    <w:rsid w:val="009B744C"/>
    <w:rsid w:val="009C07C6"/>
    <w:rsid w:val="009C0B51"/>
    <w:rsid w:val="009C0DD5"/>
    <w:rsid w:val="009C1836"/>
    <w:rsid w:val="009C18C1"/>
    <w:rsid w:val="009C1E4A"/>
    <w:rsid w:val="009C1E7B"/>
    <w:rsid w:val="009C1F4B"/>
    <w:rsid w:val="009C36C6"/>
    <w:rsid w:val="009C39AF"/>
    <w:rsid w:val="009C3E67"/>
    <w:rsid w:val="009C3F6D"/>
    <w:rsid w:val="009C46BC"/>
    <w:rsid w:val="009C470E"/>
    <w:rsid w:val="009C4BC3"/>
    <w:rsid w:val="009C50AC"/>
    <w:rsid w:val="009C5255"/>
    <w:rsid w:val="009C541D"/>
    <w:rsid w:val="009C5631"/>
    <w:rsid w:val="009C622E"/>
    <w:rsid w:val="009C7710"/>
    <w:rsid w:val="009C7A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15E"/>
    <w:rsid w:val="009D4B2E"/>
    <w:rsid w:val="009D50F6"/>
    <w:rsid w:val="009D5622"/>
    <w:rsid w:val="009D5D37"/>
    <w:rsid w:val="009D6002"/>
    <w:rsid w:val="009D6045"/>
    <w:rsid w:val="009D61E8"/>
    <w:rsid w:val="009D682A"/>
    <w:rsid w:val="009D687A"/>
    <w:rsid w:val="009D6CD8"/>
    <w:rsid w:val="009D7B2E"/>
    <w:rsid w:val="009E07CA"/>
    <w:rsid w:val="009E092A"/>
    <w:rsid w:val="009E0FB4"/>
    <w:rsid w:val="009E12F7"/>
    <w:rsid w:val="009E151C"/>
    <w:rsid w:val="009E1FE8"/>
    <w:rsid w:val="009E2733"/>
    <w:rsid w:val="009E2A06"/>
    <w:rsid w:val="009E2C5B"/>
    <w:rsid w:val="009E2FE8"/>
    <w:rsid w:val="009E3257"/>
    <w:rsid w:val="009E38A8"/>
    <w:rsid w:val="009E4224"/>
    <w:rsid w:val="009E4349"/>
    <w:rsid w:val="009E4772"/>
    <w:rsid w:val="009E49DA"/>
    <w:rsid w:val="009E4DE0"/>
    <w:rsid w:val="009E5260"/>
    <w:rsid w:val="009E569F"/>
    <w:rsid w:val="009E5F54"/>
    <w:rsid w:val="009E6A1F"/>
    <w:rsid w:val="009E7187"/>
    <w:rsid w:val="009E772F"/>
    <w:rsid w:val="009E79B1"/>
    <w:rsid w:val="009E7D91"/>
    <w:rsid w:val="009F0560"/>
    <w:rsid w:val="009F0ECC"/>
    <w:rsid w:val="009F15D6"/>
    <w:rsid w:val="009F16E8"/>
    <w:rsid w:val="009F176F"/>
    <w:rsid w:val="009F1AA8"/>
    <w:rsid w:val="009F1BBF"/>
    <w:rsid w:val="009F2269"/>
    <w:rsid w:val="009F244D"/>
    <w:rsid w:val="009F2B01"/>
    <w:rsid w:val="009F2D1D"/>
    <w:rsid w:val="009F323A"/>
    <w:rsid w:val="009F4187"/>
    <w:rsid w:val="009F492A"/>
    <w:rsid w:val="009F4C14"/>
    <w:rsid w:val="009F59AC"/>
    <w:rsid w:val="009F5B47"/>
    <w:rsid w:val="009F60A8"/>
    <w:rsid w:val="009F660D"/>
    <w:rsid w:val="009F6BA8"/>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56AE"/>
    <w:rsid w:val="00A0579C"/>
    <w:rsid w:val="00A059A4"/>
    <w:rsid w:val="00A065D7"/>
    <w:rsid w:val="00A06B4A"/>
    <w:rsid w:val="00A06EAC"/>
    <w:rsid w:val="00A072B8"/>
    <w:rsid w:val="00A07694"/>
    <w:rsid w:val="00A07CD8"/>
    <w:rsid w:val="00A10524"/>
    <w:rsid w:val="00A10C7A"/>
    <w:rsid w:val="00A10EBE"/>
    <w:rsid w:val="00A10EDA"/>
    <w:rsid w:val="00A11338"/>
    <w:rsid w:val="00A113CE"/>
    <w:rsid w:val="00A12057"/>
    <w:rsid w:val="00A120F3"/>
    <w:rsid w:val="00A1219C"/>
    <w:rsid w:val="00A12568"/>
    <w:rsid w:val="00A127F8"/>
    <w:rsid w:val="00A12D1B"/>
    <w:rsid w:val="00A12DE6"/>
    <w:rsid w:val="00A12EF3"/>
    <w:rsid w:val="00A13326"/>
    <w:rsid w:val="00A133E4"/>
    <w:rsid w:val="00A1347E"/>
    <w:rsid w:val="00A135CC"/>
    <w:rsid w:val="00A136C2"/>
    <w:rsid w:val="00A13922"/>
    <w:rsid w:val="00A13B28"/>
    <w:rsid w:val="00A1418A"/>
    <w:rsid w:val="00A142EB"/>
    <w:rsid w:val="00A1469E"/>
    <w:rsid w:val="00A1495A"/>
    <w:rsid w:val="00A14C02"/>
    <w:rsid w:val="00A14F24"/>
    <w:rsid w:val="00A1560D"/>
    <w:rsid w:val="00A15A54"/>
    <w:rsid w:val="00A164BB"/>
    <w:rsid w:val="00A1656E"/>
    <w:rsid w:val="00A16D37"/>
    <w:rsid w:val="00A16E3A"/>
    <w:rsid w:val="00A1711E"/>
    <w:rsid w:val="00A17232"/>
    <w:rsid w:val="00A17596"/>
    <w:rsid w:val="00A178AD"/>
    <w:rsid w:val="00A17B70"/>
    <w:rsid w:val="00A17C61"/>
    <w:rsid w:val="00A20072"/>
    <w:rsid w:val="00A200BF"/>
    <w:rsid w:val="00A20472"/>
    <w:rsid w:val="00A20793"/>
    <w:rsid w:val="00A207E0"/>
    <w:rsid w:val="00A20AD6"/>
    <w:rsid w:val="00A20E42"/>
    <w:rsid w:val="00A2161E"/>
    <w:rsid w:val="00A21785"/>
    <w:rsid w:val="00A218AD"/>
    <w:rsid w:val="00A21C6E"/>
    <w:rsid w:val="00A21FE2"/>
    <w:rsid w:val="00A2233E"/>
    <w:rsid w:val="00A225C9"/>
    <w:rsid w:val="00A22696"/>
    <w:rsid w:val="00A233D8"/>
    <w:rsid w:val="00A240A9"/>
    <w:rsid w:val="00A244CF"/>
    <w:rsid w:val="00A24960"/>
    <w:rsid w:val="00A24AA2"/>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762"/>
    <w:rsid w:val="00A31BF0"/>
    <w:rsid w:val="00A322FE"/>
    <w:rsid w:val="00A32ACF"/>
    <w:rsid w:val="00A32B37"/>
    <w:rsid w:val="00A32FA2"/>
    <w:rsid w:val="00A3394B"/>
    <w:rsid w:val="00A33B88"/>
    <w:rsid w:val="00A33BA9"/>
    <w:rsid w:val="00A34285"/>
    <w:rsid w:val="00A3478D"/>
    <w:rsid w:val="00A349CB"/>
    <w:rsid w:val="00A34BC9"/>
    <w:rsid w:val="00A34DBE"/>
    <w:rsid w:val="00A350FF"/>
    <w:rsid w:val="00A3569E"/>
    <w:rsid w:val="00A356E7"/>
    <w:rsid w:val="00A35CF1"/>
    <w:rsid w:val="00A35D6D"/>
    <w:rsid w:val="00A362B6"/>
    <w:rsid w:val="00A36425"/>
    <w:rsid w:val="00A365AD"/>
    <w:rsid w:val="00A36CBE"/>
    <w:rsid w:val="00A37056"/>
    <w:rsid w:val="00A37709"/>
    <w:rsid w:val="00A37D58"/>
    <w:rsid w:val="00A400E4"/>
    <w:rsid w:val="00A405EE"/>
    <w:rsid w:val="00A4093C"/>
    <w:rsid w:val="00A40F57"/>
    <w:rsid w:val="00A412E3"/>
    <w:rsid w:val="00A41596"/>
    <w:rsid w:val="00A415CE"/>
    <w:rsid w:val="00A41608"/>
    <w:rsid w:val="00A416FA"/>
    <w:rsid w:val="00A41899"/>
    <w:rsid w:val="00A418E1"/>
    <w:rsid w:val="00A418FE"/>
    <w:rsid w:val="00A41B55"/>
    <w:rsid w:val="00A41DF4"/>
    <w:rsid w:val="00A41EC6"/>
    <w:rsid w:val="00A4219C"/>
    <w:rsid w:val="00A42312"/>
    <w:rsid w:val="00A437AA"/>
    <w:rsid w:val="00A43877"/>
    <w:rsid w:val="00A44128"/>
    <w:rsid w:val="00A442DB"/>
    <w:rsid w:val="00A443BE"/>
    <w:rsid w:val="00A446ED"/>
    <w:rsid w:val="00A44B0C"/>
    <w:rsid w:val="00A44E7B"/>
    <w:rsid w:val="00A45485"/>
    <w:rsid w:val="00A457D6"/>
    <w:rsid w:val="00A45EA0"/>
    <w:rsid w:val="00A45ED4"/>
    <w:rsid w:val="00A45EEC"/>
    <w:rsid w:val="00A46617"/>
    <w:rsid w:val="00A46741"/>
    <w:rsid w:val="00A4690B"/>
    <w:rsid w:val="00A50FD6"/>
    <w:rsid w:val="00A51795"/>
    <w:rsid w:val="00A51A5C"/>
    <w:rsid w:val="00A51CCA"/>
    <w:rsid w:val="00A523C5"/>
    <w:rsid w:val="00A52536"/>
    <w:rsid w:val="00A5257F"/>
    <w:rsid w:val="00A529F7"/>
    <w:rsid w:val="00A52E5C"/>
    <w:rsid w:val="00A5309A"/>
    <w:rsid w:val="00A5341C"/>
    <w:rsid w:val="00A546B1"/>
    <w:rsid w:val="00A54E02"/>
    <w:rsid w:val="00A55057"/>
    <w:rsid w:val="00A556AE"/>
    <w:rsid w:val="00A55D00"/>
    <w:rsid w:val="00A55D6C"/>
    <w:rsid w:val="00A55E46"/>
    <w:rsid w:val="00A55F14"/>
    <w:rsid w:val="00A56768"/>
    <w:rsid w:val="00A5682F"/>
    <w:rsid w:val="00A56C84"/>
    <w:rsid w:val="00A56CF0"/>
    <w:rsid w:val="00A57828"/>
    <w:rsid w:val="00A57A28"/>
    <w:rsid w:val="00A57A87"/>
    <w:rsid w:val="00A6005D"/>
    <w:rsid w:val="00A6012A"/>
    <w:rsid w:val="00A60508"/>
    <w:rsid w:val="00A60A2C"/>
    <w:rsid w:val="00A60D40"/>
    <w:rsid w:val="00A612B9"/>
    <w:rsid w:val="00A61401"/>
    <w:rsid w:val="00A61938"/>
    <w:rsid w:val="00A61FDC"/>
    <w:rsid w:val="00A623BA"/>
    <w:rsid w:val="00A62A71"/>
    <w:rsid w:val="00A63383"/>
    <w:rsid w:val="00A63ECD"/>
    <w:rsid w:val="00A643D8"/>
    <w:rsid w:val="00A64683"/>
    <w:rsid w:val="00A64FFB"/>
    <w:rsid w:val="00A65342"/>
    <w:rsid w:val="00A65915"/>
    <w:rsid w:val="00A66218"/>
    <w:rsid w:val="00A673F6"/>
    <w:rsid w:val="00A676C5"/>
    <w:rsid w:val="00A67769"/>
    <w:rsid w:val="00A67BDD"/>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59BA"/>
    <w:rsid w:val="00A762C1"/>
    <w:rsid w:val="00A76A64"/>
    <w:rsid w:val="00A76C11"/>
    <w:rsid w:val="00A7724D"/>
    <w:rsid w:val="00A77658"/>
    <w:rsid w:val="00A7783D"/>
    <w:rsid w:val="00A77A5A"/>
    <w:rsid w:val="00A80028"/>
    <w:rsid w:val="00A804B6"/>
    <w:rsid w:val="00A80FB5"/>
    <w:rsid w:val="00A81016"/>
    <w:rsid w:val="00A81C7F"/>
    <w:rsid w:val="00A81D65"/>
    <w:rsid w:val="00A823F7"/>
    <w:rsid w:val="00A8296F"/>
    <w:rsid w:val="00A82E85"/>
    <w:rsid w:val="00A83115"/>
    <w:rsid w:val="00A8358B"/>
    <w:rsid w:val="00A83686"/>
    <w:rsid w:val="00A83774"/>
    <w:rsid w:val="00A842CB"/>
    <w:rsid w:val="00A842E2"/>
    <w:rsid w:val="00A843C5"/>
    <w:rsid w:val="00A84802"/>
    <w:rsid w:val="00A84E7E"/>
    <w:rsid w:val="00A8503A"/>
    <w:rsid w:val="00A8548F"/>
    <w:rsid w:val="00A857D5"/>
    <w:rsid w:val="00A86620"/>
    <w:rsid w:val="00A870B2"/>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C38"/>
    <w:rsid w:val="00A92ED9"/>
    <w:rsid w:val="00A93091"/>
    <w:rsid w:val="00A938EB"/>
    <w:rsid w:val="00A94DB5"/>
    <w:rsid w:val="00A94EB7"/>
    <w:rsid w:val="00A95359"/>
    <w:rsid w:val="00A95ACC"/>
    <w:rsid w:val="00A95AD2"/>
    <w:rsid w:val="00A95E0E"/>
    <w:rsid w:val="00A96D39"/>
    <w:rsid w:val="00A97081"/>
    <w:rsid w:val="00A972F4"/>
    <w:rsid w:val="00A976C9"/>
    <w:rsid w:val="00A9797A"/>
    <w:rsid w:val="00A97994"/>
    <w:rsid w:val="00AA0036"/>
    <w:rsid w:val="00AA024F"/>
    <w:rsid w:val="00AA04DA"/>
    <w:rsid w:val="00AA0530"/>
    <w:rsid w:val="00AA0C9D"/>
    <w:rsid w:val="00AA1EAE"/>
    <w:rsid w:val="00AA2566"/>
    <w:rsid w:val="00AA2598"/>
    <w:rsid w:val="00AA2629"/>
    <w:rsid w:val="00AA2741"/>
    <w:rsid w:val="00AA2B3D"/>
    <w:rsid w:val="00AA2D0E"/>
    <w:rsid w:val="00AA36C2"/>
    <w:rsid w:val="00AA4E04"/>
    <w:rsid w:val="00AA4F7B"/>
    <w:rsid w:val="00AA50B6"/>
    <w:rsid w:val="00AA55A5"/>
    <w:rsid w:val="00AA5940"/>
    <w:rsid w:val="00AA5B19"/>
    <w:rsid w:val="00AA674D"/>
    <w:rsid w:val="00AA6785"/>
    <w:rsid w:val="00AA6C6D"/>
    <w:rsid w:val="00AA6F73"/>
    <w:rsid w:val="00AA6FB4"/>
    <w:rsid w:val="00AA72CB"/>
    <w:rsid w:val="00AA7611"/>
    <w:rsid w:val="00AA7E1A"/>
    <w:rsid w:val="00AB01E5"/>
    <w:rsid w:val="00AB0912"/>
    <w:rsid w:val="00AB0920"/>
    <w:rsid w:val="00AB0ED5"/>
    <w:rsid w:val="00AB0F5B"/>
    <w:rsid w:val="00AB1BED"/>
    <w:rsid w:val="00AB21BB"/>
    <w:rsid w:val="00AB2404"/>
    <w:rsid w:val="00AB2540"/>
    <w:rsid w:val="00AB3524"/>
    <w:rsid w:val="00AB37FA"/>
    <w:rsid w:val="00AB38FE"/>
    <w:rsid w:val="00AB3922"/>
    <w:rsid w:val="00AB3CCC"/>
    <w:rsid w:val="00AB546C"/>
    <w:rsid w:val="00AB5481"/>
    <w:rsid w:val="00AB5491"/>
    <w:rsid w:val="00AB643D"/>
    <w:rsid w:val="00AB6554"/>
    <w:rsid w:val="00AB6A93"/>
    <w:rsid w:val="00AB6D20"/>
    <w:rsid w:val="00AB77E6"/>
    <w:rsid w:val="00AC0012"/>
    <w:rsid w:val="00AC0637"/>
    <w:rsid w:val="00AC118B"/>
    <w:rsid w:val="00AC1A97"/>
    <w:rsid w:val="00AC2681"/>
    <w:rsid w:val="00AC28D3"/>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908"/>
    <w:rsid w:val="00AD0B55"/>
    <w:rsid w:val="00AD116D"/>
    <w:rsid w:val="00AD17A2"/>
    <w:rsid w:val="00AD17E9"/>
    <w:rsid w:val="00AD19C4"/>
    <w:rsid w:val="00AD1D32"/>
    <w:rsid w:val="00AD26D3"/>
    <w:rsid w:val="00AD26F3"/>
    <w:rsid w:val="00AD2C77"/>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E0"/>
    <w:rsid w:val="00AD763A"/>
    <w:rsid w:val="00AD7A87"/>
    <w:rsid w:val="00AD7A8C"/>
    <w:rsid w:val="00AD7C11"/>
    <w:rsid w:val="00AD7E53"/>
    <w:rsid w:val="00AD7EA2"/>
    <w:rsid w:val="00AD7F69"/>
    <w:rsid w:val="00AD7FAB"/>
    <w:rsid w:val="00AE017F"/>
    <w:rsid w:val="00AE08BD"/>
    <w:rsid w:val="00AE0995"/>
    <w:rsid w:val="00AE0D30"/>
    <w:rsid w:val="00AE11BA"/>
    <w:rsid w:val="00AE15F2"/>
    <w:rsid w:val="00AE1B10"/>
    <w:rsid w:val="00AE1D10"/>
    <w:rsid w:val="00AE2073"/>
    <w:rsid w:val="00AE2D1B"/>
    <w:rsid w:val="00AE3FC1"/>
    <w:rsid w:val="00AE4247"/>
    <w:rsid w:val="00AE43FE"/>
    <w:rsid w:val="00AE5172"/>
    <w:rsid w:val="00AE52D0"/>
    <w:rsid w:val="00AE5502"/>
    <w:rsid w:val="00AE5A57"/>
    <w:rsid w:val="00AE607F"/>
    <w:rsid w:val="00AE61E7"/>
    <w:rsid w:val="00AE62EB"/>
    <w:rsid w:val="00AE62F8"/>
    <w:rsid w:val="00AE64F0"/>
    <w:rsid w:val="00AE66D0"/>
    <w:rsid w:val="00AE6868"/>
    <w:rsid w:val="00AE6BAE"/>
    <w:rsid w:val="00AE7566"/>
    <w:rsid w:val="00AF0391"/>
    <w:rsid w:val="00AF0C6B"/>
    <w:rsid w:val="00AF0DD2"/>
    <w:rsid w:val="00AF11A1"/>
    <w:rsid w:val="00AF1B68"/>
    <w:rsid w:val="00AF21AB"/>
    <w:rsid w:val="00AF25B2"/>
    <w:rsid w:val="00AF2B61"/>
    <w:rsid w:val="00AF4A0E"/>
    <w:rsid w:val="00AF4AAB"/>
    <w:rsid w:val="00AF5B67"/>
    <w:rsid w:val="00AF5CE9"/>
    <w:rsid w:val="00AF6051"/>
    <w:rsid w:val="00AF60C6"/>
    <w:rsid w:val="00AF68EC"/>
    <w:rsid w:val="00AF7226"/>
    <w:rsid w:val="00AF7567"/>
    <w:rsid w:val="00AF774A"/>
    <w:rsid w:val="00B00C6C"/>
    <w:rsid w:val="00B0103A"/>
    <w:rsid w:val="00B01319"/>
    <w:rsid w:val="00B013B9"/>
    <w:rsid w:val="00B01CE0"/>
    <w:rsid w:val="00B0295B"/>
    <w:rsid w:val="00B02C29"/>
    <w:rsid w:val="00B037EB"/>
    <w:rsid w:val="00B03CF2"/>
    <w:rsid w:val="00B04764"/>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07C68"/>
    <w:rsid w:val="00B101F0"/>
    <w:rsid w:val="00B10629"/>
    <w:rsid w:val="00B10986"/>
    <w:rsid w:val="00B10E38"/>
    <w:rsid w:val="00B111CA"/>
    <w:rsid w:val="00B1129B"/>
    <w:rsid w:val="00B112EB"/>
    <w:rsid w:val="00B11699"/>
    <w:rsid w:val="00B11C25"/>
    <w:rsid w:val="00B12086"/>
    <w:rsid w:val="00B1211F"/>
    <w:rsid w:val="00B12C24"/>
    <w:rsid w:val="00B13875"/>
    <w:rsid w:val="00B13A1F"/>
    <w:rsid w:val="00B13A8C"/>
    <w:rsid w:val="00B14AAE"/>
    <w:rsid w:val="00B14EAA"/>
    <w:rsid w:val="00B155AE"/>
    <w:rsid w:val="00B156A3"/>
    <w:rsid w:val="00B15779"/>
    <w:rsid w:val="00B15BD4"/>
    <w:rsid w:val="00B15FE6"/>
    <w:rsid w:val="00B162D3"/>
    <w:rsid w:val="00B16A06"/>
    <w:rsid w:val="00B16C1C"/>
    <w:rsid w:val="00B16D4F"/>
    <w:rsid w:val="00B17A0C"/>
    <w:rsid w:val="00B204FF"/>
    <w:rsid w:val="00B20B2B"/>
    <w:rsid w:val="00B20E75"/>
    <w:rsid w:val="00B214C2"/>
    <w:rsid w:val="00B21C5B"/>
    <w:rsid w:val="00B21D46"/>
    <w:rsid w:val="00B21DE1"/>
    <w:rsid w:val="00B2204B"/>
    <w:rsid w:val="00B221AE"/>
    <w:rsid w:val="00B2284D"/>
    <w:rsid w:val="00B22B56"/>
    <w:rsid w:val="00B2327D"/>
    <w:rsid w:val="00B2352F"/>
    <w:rsid w:val="00B23794"/>
    <w:rsid w:val="00B23C5F"/>
    <w:rsid w:val="00B23D05"/>
    <w:rsid w:val="00B2412E"/>
    <w:rsid w:val="00B2419C"/>
    <w:rsid w:val="00B248CF"/>
    <w:rsid w:val="00B251C0"/>
    <w:rsid w:val="00B25217"/>
    <w:rsid w:val="00B25231"/>
    <w:rsid w:val="00B257DD"/>
    <w:rsid w:val="00B25AF9"/>
    <w:rsid w:val="00B25FD6"/>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2FC2"/>
    <w:rsid w:val="00B3391B"/>
    <w:rsid w:val="00B34020"/>
    <w:rsid w:val="00B34667"/>
    <w:rsid w:val="00B35628"/>
    <w:rsid w:val="00B35658"/>
    <w:rsid w:val="00B356BE"/>
    <w:rsid w:val="00B3659A"/>
    <w:rsid w:val="00B3672D"/>
    <w:rsid w:val="00B36773"/>
    <w:rsid w:val="00B36C56"/>
    <w:rsid w:val="00B37B16"/>
    <w:rsid w:val="00B37C1B"/>
    <w:rsid w:val="00B37DE1"/>
    <w:rsid w:val="00B400BA"/>
    <w:rsid w:val="00B400CB"/>
    <w:rsid w:val="00B4010D"/>
    <w:rsid w:val="00B4022D"/>
    <w:rsid w:val="00B40422"/>
    <w:rsid w:val="00B40736"/>
    <w:rsid w:val="00B4099D"/>
    <w:rsid w:val="00B40A61"/>
    <w:rsid w:val="00B4160D"/>
    <w:rsid w:val="00B41721"/>
    <w:rsid w:val="00B41B76"/>
    <w:rsid w:val="00B41F30"/>
    <w:rsid w:val="00B426BF"/>
    <w:rsid w:val="00B429DC"/>
    <w:rsid w:val="00B42A19"/>
    <w:rsid w:val="00B43AE9"/>
    <w:rsid w:val="00B43BFB"/>
    <w:rsid w:val="00B4451A"/>
    <w:rsid w:val="00B445D6"/>
    <w:rsid w:val="00B446CE"/>
    <w:rsid w:val="00B44A01"/>
    <w:rsid w:val="00B44DC4"/>
    <w:rsid w:val="00B45087"/>
    <w:rsid w:val="00B452A6"/>
    <w:rsid w:val="00B4569D"/>
    <w:rsid w:val="00B4585F"/>
    <w:rsid w:val="00B45B96"/>
    <w:rsid w:val="00B45C1C"/>
    <w:rsid w:val="00B45D12"/>
    <w:rsid w:val="00B45FE5"/>
    <w:rsid w:val="00B46779"/>
    <w:rsid w:val="00B46A3C"/>
    <w:rsid w:val="00B46F5D"/>
    <w:rsid w:val="00B47063"/>
    <w:rsid w:val="00B475DA"/>
    <w:rsid w:val="00B4797B"/>
    <w:rsid w:val="00B47B96"/>
    <w:rsid w:val="00B47F53"/>
    <w:rsid w:val="00B501D0"/>
    <w:rsid w:val="00B50830"/>
    <w:rsid w:val="00B50849"/>
    <w:rsid w:val="00B51121"/>
    <w:rsid w:val="00B51912"/>
    <w:rsid w:val="00B5199F"/>
    <w:rsid w:val="00B5240D"/>
    <w:rsid w:val="00B529EA"/>
    <w:rsid w:val="00B52A4D"/>
    <w:rsid w:val="00B52BCD"/>
    <w:rsid w:val="00B5395D"/>
    <w:rsid w:val="00B53A45"/>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1B73"/>
    <w:rsid w:val="00B6211E"/>
    <w:rsid w:val="00B62601"/>
    <w:rsid w:val="00B62DC8"/>
    <w:rsid w:val="00B62F9B"/>
    <w:rsid w:val="00B6334C"/>
    <w:rsid w:val="00B633E5"/>
    <w:rsid w:val="00B634B0"/>
    <w:rsid w:val="00B635F9"/>
    <w:rsid w:val="00B63640"/>
    <w:rsid w:val="00B63A3D"/>
    <w:rsid w:val="00B652D1"/>
    <w:rsid w:val="00B6542B"/>
    <w:rsid w:val="00B65469"/>
    <w:rsid w:val="00B661EB"/>
    <w:rsid w:val="00B66F30"/>
    <w:rsid w:val="00B67062"/>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3DC6"/>
    <w:rsid w:val="00B742D8"/>
    <w:rsid w:val="00B747EA"/>
    <w:rsid w:val="00B74F00"/>
    <w:rsid w:val="00B750A4"/>
    <w:rsid w:val="00B75203"/>
    <w:rsid w:val="00B7543B"/>
    <w:rsid w:val="00B755B8"/>
    <w:rsid w:val="00B75A9D"/>
    <w:rsid w:val="00B762D7"/>
    <w:rsid w:val="00B764E9"/>
    <w:rsid w:val="00B76682"/>
    <w:rsid w:val="00B767E1"/>
    <w:rsid w:val="00B768EB"/>
    <w:rsid w:val="00B76B7D"/>
    <w:rsid w:val="00B7719C"/>
    <w:rsid w:val="00B771CC"/>
    <w:rsid w:val="00B772C2"/>
    <w:rsid w:val="00B80165"/>
    <w:rsid w:val="00B80508"/>
    <w:rsid w:val="00B808F3"/>
    <w:rsid w:val="00B81000"/>
    <w:rsid w:val="00B82C7A"/>
    <w:rsid w:val="00B82D00"/>
    <w:rsid w:val="00B82EFC"/>
    <w:rsid w:val="00B8330D"/>
    <w:rsid w:val="00B834D0"/>
    <w:rsid w:val="00B83AB5"/>
    <w:rsid w:val="00B840B0"/>
    <w:rsid w:val="00B84465"/>
    <w:rsid w:val="00B846FD"/>
    <w:rsid w:val="00B84E5D"/>
    <w:rsid w:val="00B85031"/>
    <w:rsid w:val="00B851A9"/>
    <w:rsid w:val="00B85319"/>
    <w:rsid w:val="00B85DC0"/>
    <w:rsid w:val="00B85E56"/>
    <w:rsid w:val="00B8608A"/>
    <w:rsid w:val="00B8681C"/>
    <w:rsid w:val="00B86C6F"/>
    <w:rsid w:val="00B86D7F"/>
    <w:rsid w:val="00B87150"/>
    <w:rsid w:val="00B877C6"/>
    <w:rsid w:val="00B879DE"/>
    <w:rsid w:val="00B87CA4"/>
    <w:rsid w:val="00B87D15"/>
    <w:rsid w:val="00B87DED"/>
    <w:rsid w:val="00B901B3"/>
    <w:rsid w:val="00B90383"/>
    <w:rsid w:val="00B906E5"/>
    <w:rsid w:val="00B90965"/>
    <w:rsid w:val="00B90DC4"/>
    <w:rsid w:val="00B9155D"/>
    <w:rsid w:val="00B916E4"/>
    <w:rsid w:val="00B91844"/>
    <w:rsid w:val="00B91B6E"/>
    <w:rsid w:val="00B91CC0"/>
    <w:rsid w:val="00B91D00"/>
    <w:rsid w:val="00B91F1E"/>
    <w:rsid w:val="00B91F55"/>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56E"/>
    <w:rsid w:val="00BA38B1"/>
    <w:rsid w:val="00BA3D0D"/>
    <w:rsid w:val="00BA3FAA"/>
    <w:rsid w:val="00BA45F8"/>
    <w:rsid w:val="00BA48ED"/>
    <w:rsid w:val="00BA4EC1"/>
    <w:rsid w:val="00BA51D8"/>
    <w:rsid w:val="00BA60AE"/>
    <w:rsid w:val="00BA670E"/>
    <w:rsid w:val="00BA6755"/>
    <w:rsid w:val="00BA6CDF"/>
    <w:rsid w:val="00BA7421"/>
    <w:rsid w:val="00BA7487"/>
    <w:rsid w:val="00BA7D8B"/>
    <w:rsid w:val="00BA7F92"/>
    <w:rsid w:val="00BB0453"/>
    <w:rsid w:val="00BB06DA"/>
    <w:rsid w:val="00BB0AD2"/>
    <w:rsid w:val="00BB0D14"/>
    <w:rsid w:val="00BB1026"/>
    <w:rsid w:val="00BB1BC4"/>
    <w:rsid w:val="00BB1EF3"/>
    <w:rsid w:val="00BB2BCE"/>
    <w:rsid w:val="00BB3CC9"/>
    <w:rsid w:val="00BB3FDE"/>
    <w:rsid w:val="00BB43EF"/>
    <w:rsid w:val="00BB455F"/>
    <w:rsid w:val="00BB461C"/>
    <w:rsid w:val="00BB4AB6"/>
    <w:rsid w:val="00BB4E87"/>
    <w:rsid w:val="00BB4ED6"/>
    <w:rsid w:val="00BB4FAE"/>
    <w:rsid w:val="00BB51E4"/>
    <w:rsid w:val="00BB568F"/>
    <w:rsid w:val="00BB5B33"/>
    <w:rsid w:val="00BB5BF5"/>
    <w:rsid w:val="00BB68F8"/>
    <w:rsid w:val="00BB6E8F"/>
    <w:rsid w:val="00BB7B58"/>
    <w:rsid w:val="00BC081B"/>
    <w:rsid w:val="00BC0CDA"/>
    <w:rsid w:val="00BC0DAD"/>
    <w:rsid w:val="00BC11E8"/>
    <w:rsid w:val="00BC1228"/>
    <w:rsid w:val="00BC1751"/>
    <w:rsid w:val="00BC1B5E"/>
    <w:rsid w:val="00BC1EF4"/>
    <w:rsid w:val="00BC2406"/>
    <w:rsid w:val="00BC3285"/>
    <w:rsid w:val="00BC32F0"/>
    <w:rsid w:val="00BC3E5E"/>
    <w:rsid w:val="00BC431E"/>
    <w:rsid w:val="00BC43B7"/>
    <w:rsid w:val="00BC4515"/>
    <w:rsid w:val="00BC521B"/>
    <w:rsid w:val="00BC5474"/>
    <w:rsid w:val="00BC5DA5"/>
    <w:rsid w:val="00BC66FC"/>
    <w:rsid w:val="00BC6887"/>
    <w:rsid w:val="00BC76A4"/>
    <w:rsid w:val="00BC7C7B"/>
    <w:rsid w:val="00BC7FC1"/>
    <w:rsid w:val="00BD01C0"/>
    <w:rsid w:val="00BD03B4"/>
    <w:rsid w:val="00BD110B"/>
    <w:rsid w:val="00BD14F8"/>
    <w:rsid w:val="00BD150E"/>
    <w:rsid w:val="00BD1628"/>
    <w:rsid w:val="00BD17C0"/>
    <w:rsid w:val="00BD2032"/>
    <w:rsid w:val="00BD21C2"/>
    <w:rsid w:val="00BD228F"/>
    <w:rsid w:val="00BD2359"/>
    <w:rsid w:val="00BD2D0F"/>
    <w:rsid w:val="00BD2D93"/>
    <w:rsid w:val="00BD3025"/>
    <w:rsid w:val="00BD303D"/>
    <w:rsid w:val="00BD3105"/>
    <w:rsid w:val="00BD3C2B"/>
    <w:rsid w:val="00BD4457"/>
    <w:rsid w:val="00BD4926"/>
    <w:rsid w:val="00BD5703"/>
    <w:rsid w:val="00BD57E0"/>
    <w:rsid w:val="00BD5BD0"/>
    <w:rsid w:val="00BD5BFC"/>
    <w:rsid w:val="00BD6E4A"/>
    <w:rsid w:val="00BD6E95"/>
    <w:rsid w:val="00BD703C"/>
    <w:rsid w:val="00BD71CF"/>
    <w:rsid w:val="00BD7D0B"/>
    <w:rsid w:val="00BE00D0"/>
    <w:rsid w:val="00BE0336"/>
    <w:rsid w:val="00BE05BD"/>
    <w:rsid w:val="00BE063A"/>
    <w:rsid w:val="00BE0814"/>
    <w:rsid w:val="00BE1487"/>
    <w:rsid w:val="00BE237F"/>
    <w:rsid w:val="00BE2D1F"/>
    <w:rsid w:val="00BE2E27"/>
    <w:rsid w:val="00BE3729"/>
    <w:rsid w:val="00BE3F30"/>
    <w:rsid w:val="00BE4636"/>
    <w:rsid w:val="00BE497E"/>
    <w:rsid w:val="00BE52B4"/>
    <w:rsid w:val="00BE587A"/>
    <w:rsid w:val="00BE66F1"/>
    <w:rsid w:val="00BE6E8E"/>
    <w:rsid w:val="00BE796F"/>
    <w:rsid w:val="00BE7E50"/>
    <w:rsid w:val="00BF019E"/>
    <w:rsid w:val="00BF0711"/>
    <w:rsid w:val="00BF0744"/>
    <w:rsid w:val="00BF0A36"/>
    <w:rsid w:val="00BF0E69"/>
    <w:rsid w:val="00BF189F"/>
    <w:rsid w:val="00BF1AB9"/>
    <w:rsid w:val="00BF21AE"/>
    <w:rsid w:val="00BF2EC5"/>
    <w:rsid w:val="00BF3645"/>
    <w:rsid w:val="00BF388F"/>
    <w:rsid w:val="00BF3F80"/>
    <w:rsid w:val="00BF4602"/>
    <w:rsid w:val="00BF51A3"/>
    <w:rsid w:val="00BF523E"/>
    <w:rsid w:val="00BF5670"/>
    <w:rsid w:val="00BF5E48"/>
    <w:rsid w:val="00BF5F43"/>
    <w:rsid w:val="00BF5F81"/>
    <w:rsid w:val="00BF62DF"/>
    <w:rsid w:val="00BF63EC"/>
    <w:rsid w:val="00BF651B"/>
    <w:rsid w:val="00BF6749"/>
    <w:rsid w:val="00BF6CF3"/>
    <w:rsid w:val="00C0000A"/>
    <w:rsid w:val="00C0074E"/>
    <w:rsid w:val="00C009F7"/>
    <w:rsid w:val="00C01288"/>
    <w:rsid w:val="00C014B2"/>
    <w:rsid w:val="00C01C93"/>
    <w:rsid w:val="00C01CA6"/>
    <w:rsid w:val="00C026CA"/>
    <w:rsid w:val="00C0291B"/>
    <w:rsid w:val="00C02A77"/>
    <w:rsid w:val="00C03076"/>
    <w:rsid w:val="00C031FA"/>
    <w:rsid w:val="00C04202"/>
    <w:rsid w:val="00C0491B"/>
    <w:rsid w:val="00C04A34"/>
    <w:rsid w:val="00C04FBB"/>
    <w:rsid w:val="00C05527"/>
    <w:rsid w:val="00C05A0B"/>
    <w:rsid w:val="00C0631D"/>
    <w:rsid w:val="00C06445"/>
    <w:rsid w:val="00C067AB"/>
    <w:rsid w:val="00C06CE8"/>
    <w:rsid w:val="00C0727F"/>
    <w:rsid w:val="00C07445"/>
    <w:rsid w:val="00C07A23"/>
    <w:rsid w:val="00C07E95"/>
    <w:rsid w:val="00C07FA3"/>
    <w:rsid w:val="00C105DB"/>
    <w:rsid w:val="00C10E40"/>
    <w:rsid w:val="00C10E47"/>
    <w:rsid w:val="00C10FA6"/>
    <w:rsid w:val="00C11294"/>
    <w:rsid w:val="00C11715"/>
    <w:rsid w:val="00C11A6C"/>
    <w:rsid w:val="00C11D0C"/>
    <w:rsid w:val="00C1222A"/>
    <w:rsid w:val="00C124EB"/>
    <w:rsid w:val="00C12981"/>
    <w:rsid w:val="00C12AF2"/>
    <w:rsid w:val="00C12D1C"/>
    <w:rsid w:val="00C12DF3"/>
    <w:rsid w:val="00C13209"/>
    <w:rsid w:val="00C13A51"/>
    <w:rsid w:val="00C13BF6"/>
    <w:rsid w:val="00C13F8E"/>
    <w:rsid w:val="00C1439C"/>
    <w:rsid w:val="00C1466B"/>
    <w:rsid w:val="00C14762"/>
    <w:rsid w:val="00C14D26"/>
    <w:rsid w:val="00C1541A"/>
    <w:rsid w:val="00C154E6"/>
    <w:rsid w:val="00C1554E"/>
    <w:rsid w:val="00C15B2E"/>
    <w:rsid w:val="00C16049"/>
    <w:rsid w:val="00C168D3"/>
    <w:rsid w:val="00C16ADB"/>
    <w:rsid w:val="00C17654"/>
    <w:rsid w:val="00C17690"/>
    <w:rsid w:val="00C1769C"/>
    <w:rsid w:val="00C176B2"/>
    <w:rsid w:val="00C20A52"/>
    <w:rsid w:val="00C20E72"/>
    <w:rsid w:val="00C2109E"/>
    <w:rsid w:val="00C2181B"/>
    <w:rsid w:val="00C2197D"/>
    <w:rsid w:val="00C21DBC"/>
    <w:rsid w:val="00C2256C"/>
    <w:rsid w:val="00C225F0"/>
    <w:rsid w:val="00C227EB"/>
    <w:rsid w:val="00C22C72"/>
    <w:rsid w:val="00C22F3A"/>
    <w:rsid w:val="00C232D5"/>
    <w:rsid w:val="00C2334D"/>
    <w:rsid w:val="00C23ED3"/>
    <w:rsid w:val="00C23F4B"/>
    <w:rsid w:val="00C244F7"/>
    <w:rsid w:val="00C24983"/>
    <w:rsid w:val="00C24DEF"/>
    <w:rsid w:val="00C25332"/>
    <w:rsid w:val="00C25475"/>
    <w:rsid w:val="00C2689E"/>
    <w:rsid w:val="00C26E94"/>
    <w:rsid w:val="00C27585"/>
    <w:rsid w:val="00C276F8"/>
    <w:rsid w:val="00C2794A"/>
    <w:rsid w:val="00C279B0"/>
    <w:rsid w:val="00C30E54"/>
    <w:rsid w:val="00C316F4"/>
    <w:rsid w:val="00C31CCB"/>
    <w:rsid w:val="00C320D8"/>
    <w:rsid w:val="00C3223C"/>
    <w:rsid w:val="00C32F62"/>
    <w:rsid w:val="00C33A4E"/>
    <w:rsid w:val="00C33B61"/>
    <w:rsid w:val="00C33D90"/>
    <w:rsid w:val="00C3431E"/>
    <w:rsid w:val="00C3457A"/>
    <w:rsid w:val="00C347E0"/>
    <w:rsid w:val="00C348E8"/>
    <w:rsid w:val="00C34A32"/>
    <w:rsid w:val="00C34CE5"/>
    <w:rsid w:val="00C358C4"/>
    <w:rsid w:val="00C359FF"/>
    <w:rsid w:val="00C35CA8"/>
    <w:rsid w:val="00C35CF2"/>
    <w:rsid w:val="00C35F27"/>
    <w:rsid w:val="00C3667F"/>
    <w:rsid w:val="00C36D63"/>
    <w:rsid w:val="00C40959"/>
    <w:rsid w:val="00C40B2F"/>
    <w:rsid w:val="00C41643"/>
    <w:rsid w:val="00C417B2"/>
    <w:rsid w:val="00C418CA"/>
    <w:rsid w:val="00C419C2"/>
    <w:rsid w:val="00C41A21"/>
    <w:rsid w:val="00C41D5E"/>
    <w:rsid w:val="00C41F1F"/>
    <w:rsid w:val="00C4212B"/>
    <w:rsid w:val="00C430DA"/>
    <w:rsid w:val="00C43796"/>
    <w:rsid w:val="00C4419A"/>
    <w:rsid w:val="00C442D7"/>
    <w:rsid w:val="00C44891"/>
    <w:rsid w:val="00C4519C"/>
    <w:rsid w:val="00C458EA"/>
    <w:rsid w:val="00C472E4"/>
    <w:rsid w:val="00C4738A"/>
    <w:rsid w:val="00C47C47"/>
    <w:rsid w:val="00C47D23"/>
    <w:rsid w:val="00C47DAE"/>
    <w:rsid w:val="00C47E46"/>
    <w:rsid w:val="00C5011A"/>
    <w:rsid w:val="00C5078A"/>
    <w:rsid w:val="00C507E2"/>
    <w:rsid w:val="00C50FDB"/>
    <w:rsid w:val="00C513C2"/>
    <w:rsid w:val="00C53676"/>
    <w:rsid w:val="00C53B7B"/>
    <w:rsid w:val="00C54022"/>
    <w:rsid w:val="00C54224"/>
    <w:rsid w:val="00C54898"/>
    <w:rsid w:val="00C54FAB"/>
    <w:rsid w:val="00C54FBC"/>
    <w:rsid w:val="00C550A3"/>
    <w:rsid w:val="00C55BBF"/>
    <w:rsid w:val="00C55CE3"/>
    <w:rsid w:val="00C56292"/>
    <w:rsid w:val="00C56535"/>
    <w:rsid w:val="00C567E3"/>
    <w:rsid w:val="00C56BD1"/>
    <w:rsid w:val="00C56D0F"/>
    <w:rsid w:val="00C56DB7"/>
    <w:rsid w:val="00C57196"/>
    <w:rsid w:val="00C571E8"/>
    <w:rsid w:val="00C57212"/>
    <w:rsid w:val="00C5744C"/>
    <w:rsid w:val="00C57B11"/>
    <w:rsid w:val="00C60336"/>
    <w:rsid w:val="00C60592"/>
    <w:rsid w:val="00C60824"/>
    <w:rsid w:val="00C6124B"/>
    <w:rsid w:val="00C617A3"/>
    <w:rsid w:val="00C6184B"/>
    <w:rsid w:val="00C61C0C"/>
    <w:rsid w:val="00C62B02"/>
    <w:rsid w:val="00C62B3F"/>
    <w:rsid w:val="00C63574"/>
    <w:rsid w:val="00C63BE1"/>
    <w:rsid w:val="00C63FCF"/>
    <w:rsid w:val="00C64116"/>
    <w:rsid w:val="00C64F63"/>
    <w:rsid w:val="00C64F71"/>
    <w:rsid w:val="00C64FE6"/>
    <w:rsid w:val="00C65952"/>
    <w:rsid w:val="00C65A82"/>
    <w:rsid w:val="00C65BD2"/>
    <w:rsid w:val="00C65E6C"/>
    <w:rsid w:val="00C6606F"/>
    <w:rsid w:val="00C660CB"/>
    <w:rsid w:val="00C66549"/>
    <w:rsid w:val="00C66D02"/>
    <w:rsid w:val="00C678AF"/>
    <w:rsid w:val="00C67E04"/>
    <w:rsid w:val="00C706AD"/>
    <w:rsid w:val="00C707B5"/>
    <w:rsid w:val="00C70B0C"/>
    <w:rsid w:val="00C70F62"/>
    <w:rsid w:val="00C71AF5"/>
    <w:rsid w:val="00C71BD4"/>
    <w:rsid w:val="00C71CF6"/>
    <w:rsid w:val="00C7239E"/>
    <w:rsid w:val="00C726F8"/>
    <w:rsid w:val="00C7308D"/>
    <w:rsid w:val="00C7358F"/>
    <w:rsid w:val="00C736E4"/>
    <w:rsid w:val="00C73945"/>
    <w:rsid w:val="00C73ABD"/>
    <w:rsid w:val="00C73B92"/>
    <w:rsid w:val="00C741B9"/>
    <w:rsid w:val="00C74704"/>
    <w:rsid w:val="00C74DC7"/>
    <w:rsid w:val="00C74E01"/>
    <w:rsid w:val="00C75089"/>
    <w:rsid w:val="00C7538A"/>
    <w:rsid w:val="00C75815"/>
    <w:rsid w:val="00C761B7"/>
    <w:rsid w:val="00C76297"/>
    <w:rsid w:val="00C76402"/>
    <w:rsid w:val="00C7648A"/>
    <w:rsid w:val="00C77014"/>
    <w:rsid w:val="00C7708D"/>
    <w:rsid w:val="00C77259"/>
    <w:rsid w:val="00C773CE"/>
    <w:rsid w:val="00C775BD"/>
    <w:rsid w:val="00C7790C"/>
    <w:rsid w:val="00C77992"/>
    <w:rsid w:val="00C77B05"/>
    <w:rsid w:val="00C77E09"/>
    <w:rsid w:val="00C77F4E"/>
    <w:rsid w:val="00C8038D"/>
    <w:rsid w:val="00C80644"/>
    <w:rsid w:val="00C80E3A"/>
    <w:rsid w:val="00C8119C"/>
    <w:rsid w:val="00C821A1"/>
    <w:rsid w:val="00C82412"/>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614"/>
    <w:rsid w:val="00C9081B"/>
    <w:rsid w:val="00C90BF1"/>
    <w:rsid w:val="00C9166C"/>
    <w:rsid w:val="00C91729"/>
    <w:rsid w:val="00C92266"/>
    <w:rsid w:val="00C92362"/>
    <w:rsid w:val="00C92655"/>
    <w:rsid w:val="00C92866"/>
    <w:rsid w:val="00C933BA"/>
    <w:rsid w:val="00C93E26"/>
    <w:rsid w:val="00C94015"/>
    <w:rsid w:val="00C94163"/>
    <w:rsid w:val="00C94B60"/>
    <w:rsid w:val="00C94BC1"/>
    <w:rsid w:val="00C9574D"/>
    <w:rsid w:val="00C95EDC"/>
    <w:rsid w:val="00C96464"/>
    <w:rsid w:val="00C96686"/>
    <w:rsid w:val="00C96B95"/>
    <w:rsid w:val="00C96CB5"/>
    <w:rsid w:val="00C970D3"/>
    <w:rsid w:val="00C97423"/>
    <w:rsid w:val="00CA0219"/>
    <w:rsid w:val="00CA05C0"/>
    <w:rsid w:val="00CA0E24"/>
    <w:rsid w:val="00CA1495"/>
    <w:rsid w:val="00CA15C5"/>
    <w:rsid w:val="00CA1EB1"/>
    <w:rsid w:val="00CA2086"/>
    <w:rsid w:val="00CA25EC"/>
    <w:rsid w:val="00CA2876"/>
    <w:rsid w:val="00CA2F48"/>
    <w:rsid w:val="00CA2F6D"/>
    <w:rsid w:val="00CA30E7"/>
    <w:rsid w:val="00CA330C"/>
    <w:rsid w:val="00CA3954"/>
    <w:rsid w:val="00CA403B"/>
    <w:rsid w:val="00CA4049"/>
    <w:rsid w:val="00CA4489"/>
    <w:rsid w:val="00CA46A1"/>
    <w:rsid w:val="00CA4CC3"/>
    <w:rsid w:val="00CA5001"/>
    <w:rsid w:val="00CA509E"/>
    <w:rsid w:val="00CA51ED"/>
    <w:rsid w:val="00CA569D"/>
    <w:rsid w:val="00CA5A80"/>
    <w:rsid w:val="00CA61A7"/>
    <w:rsid w:val="00CA6856"/>
    <w:rsid w:val="00CA6CBE"/>
    <w:rsid w:val="00CA6CF6"/>
    <w:rsid w:val="00CA6E85"/>
    <w:rsid w:val="00CA6FC9"/>
    <w:rsid w:val="00CA7C14"/>
    <w:rsid w:val="00CA7C5C"/>
    <w:rsid w:val="00CA7D88"/>
    <w:rsid w:val="00CB08F9"/>
    <w:rsid w:val="00CB0989"/>
    <w:rsid w:val="00CB0FEA"/>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798"/>
    <w:rsid w:val="00CC1DDA"/>
    <w:rsid w:val="00CC1F87"/>
    <w:rsid w:val="00CC202B"/>
    <w:rsid w:val="00CC223E"/>
    <w:rsid w:val="00CC22BA"/>
    <w:rsid w:val="00CC2C2E"/>
    <w:rsid w:val="00CC302C"/>
    <w:rsid w:val="00CC4197"/>
    <w:rsid w:val="00CC42BC"/>
    <w:rsid w:val="00CC4551"/>
    <w:rsid w:val="00CC48AC"/>
    <w:rsid w:val="00CC49BC"/>
    <w:rsid w:val="00CC4FC2"/>
    <w:rsid w:val="00CC5B5F"/>
    <w:rsid w:val="00CC600D"/>
    <w:rsid w:val="00CC60E5"/>
    <w:rsid w:val="00CC662C"/>
    <w:rsid w:val="00CC74C9"/>
    <w:rsid w:val="00CC763D"/>
    <w:rsid w:val="00CC7CE5"/>
    <w:rsid w:val="00CD060E"/>
    <w:rsid w:val="00CD070D"/>
    <w:rsid w:val="00CD0913"/>
    <w:rsid w:val="00CD095A"/>
    <w:rsid w:val="00CD0A03"/>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E7C"/>
    <w:rsid w:val="00CD6329"/>
    <w:rsid w:val="00CD637A"/>
    <w:rsid w:val="00CD66F2"/>
    <w:rsid w:val="00CD6B7A"/>
    <w:rsid w:val="00CD770F"/>
    <w:rsid w:val="00CD7835"/>
    <w:rsid w:val="00CD7943"/>
    <w:rsid w:val="00CD7A36"/>
    <w:rsid w:val="00CD7AF5"/>
    <w:rsid w:val="00CD7D54"/>
    <w:rsid w:val="00CE0F70"/>
    <w:rsid w:val="00CE123D"/>
    <w:rsid w:val="00CE16B7"/>
    <w:rsid w:val="00CE1DF2"/>
    <w:rsid w:val="00CE2789"/>
    <w:rsid w:val="00CE29DB"/>
    <w:rsid w:val="00CE3489"/>
    <w:rsid w:val="00CE3907"/>
    <w:rsid w:val="00CE3E63"/>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0710"/>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3AED"/>
    <w:rsid w:val="00D03F68"/>
    <w:rsid w:val="00D04096"/>
    <w:rsid w:val="00D04548"/>
    <w:rsid w:val="00D05585"/>
    <w:rsid w:val="00D05D62"/>
    <w:rsid w:val="00D0648B"/>
    <w:rsid w:val="00D0664E"/>
    <w:rsid w:val="00D06797"/>
    <w:rsid w:val="00D069B7"/>
    <w:rsid w:val="00D06D93"/>
    <w:rsid w:val="00D07396"/>
    <w:rsid w:val="00D07566"/>
    <w:rsid w:val="00D07CB5"/>
    <w:rsid w:val="00D10BA9"/>
    <w:rsid w:val="00D10E4A"/>
    <w:rsid w:val="00D10E7D"/>
    <w:rsid w:val="00D10EAC"/>
    <w:rsid w:val="00D111F3"/>
    <w:rsid w:val="00D11260"/>
    <w:rsid w:val="00D114E9"/>
    <w:rsid w:val="00D11523"/>
    <w:rsid w:val="00D11E2C"/>
    <w:rsid w:val="00D125EF"/>
    <w:rsid w:val="00D128AB"/>
    <w:rsid w:val="00D12BF3"/>
    <w:rsid w:val="00D1300E"/>
    <w:rsid w:val="00D13CA1"/>
    <w:rsid w:val="00D13CEB"/>
    <w:rsid w:val="00D14527"/>
    <w:rsid w:val="00D14944"/>
    <w:rsid w:val="00D14EF0"/>
    <w:rsid w:val="00D15048"/>
    <w:rsid w:val="00D15569"/>
    <w:rsid w:val="00D156EF"/>
    <w:rsid w:val="00D15A00"/>
    <w:rsid w:val="00D1649B"/>
    <w:rsid w:val="00D1708B"/>
    <w:rsid w:val="00D171B2"/>
    <w:rsid w:val="00D17963"/>
    <w:rsid w:val="00D17D1B"/>
    <w:rsid w:val="00D17D9D"/>
    <w:rsid w:val="00D17FD3"/>
    <w:rsid w:val="00D21023"/>
    <w:rsid w:val="00D21206"/>
    <w:rsid w:val="00D21822"/>
    <w:rsid w:val="00D21A27"/>
    <w:rsid w:val="00D21BF0"/>
    <w:rsid w:val="00D22188"/>
    <w:rsid w:val="00D22222"/>
    <w:rsid w:val="00D2291F"/>
    <w:rsid w:val="00D23326"/>
    <w:rsid w:val="00D233DA"/>
    <w:rsid w:val="00D242BF"/>
    <w:rsid w:val="00D2464E"/>
    <w:rsid w:val="00D24A90"/>
    <w:rsid w:val="00D24AF0"/>
    <w:rsid w:val="00D250A5"/>
    <w:rsid w:val="00D256CB"/>
    <w:rsid w:val="00D256DD"/>
    <w:rsid w:val="00D25F2A"/>
    <w:rsid w:val="00D26E82"/>
    <w:rsid w:val="00D274B6"/>
    <w:rsid w:val="00D2785B"/>
    <w:rsid w:val="00D278D7"/>
    <w:rsid w:val="00D279D8"/>
    <w:rsid w:val="00D27C63"/>
    <w:rsid w:val="00D27E08"/>
    <w:rsid w:val="00D300CF"/>
    <w:rsid w:val="00D302C7"/>
    <w:rsid w:val="00D30539"/>
    <w:rsid w:val="00D30FFC"/>
    <w:rsid w:val="00D312DB"/>
    <w:rsid w:val="00D313FF"/>
    <w:rsid w:val="00D31AF6"/>
    <w:rsid w:val="00D3219E"/>
    <w:rsid w:val="00D323E6"/>
    <w:rsid w:val="00D3276C"/>
    <w:rsid w:val="00D32AE8"/>
    <w:rsid w:val="00D32B2E"/>
    <w:rsid w:val="00D33187"/>
    <w:rsid w:val="00D3318B"/>
    <w:rsid w:val="00D3352A"/>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13A"/>
    <w:rsid w:val="00D41461"/>
    <w:rsid w:val="00D418FA"/>
    <w:rsid w:val="00D41A67"/>
    <w:rsid w:val="00D420A4"/>
    <w:rsid w:val="00D42421"/>
    <w:rsid w:val="00D42623"/>
    <w:rsid w:val="00D432BA"/>
    <w:rsid w:val="00D4353C"/>
    <w:rsid w:val="00D435B4"/>
    <w:rsid w:val="00D4360C"/>
    <w:rsid w:val="00D44655"/>
    <w:rsid w:val="00D44803"/>
    <w:rsid w:val="00D44EDE"/>
    <w:rsid w:val="00D458B7"/>
    <w:rsid w:val="00D46083"/>
    <w:rsid w:val="00D46154"/>
    <w:rsid w:val="00D46183"/>
    <w:rsid w:val="00D4638D"/>
    <w:rsid w:val="00D4677C"/>
    <w:rsid w:val="00D46860"/>
    <w:rsid w:val="00D46CD6"/>
    <w:rsid w:val="00D47329"/>
    <w:rsid w:val="00D47A87"/>
    <w:rsid w:val="00D47F6F"/>
    <w:rsid w:val="00D50B22"/>
    <w:rsid w:val="00D510F5"/>
    <w:rsid w:val="00D5171A"/>
    <w:rsid w:val="00D51797"/>
    <w:rsid w:val="00D51BC1"/>
    <w:rsid w:val="00D51BF6"/>
    <w:rsid w:val="00D51EA4"/>
    <w:rsid w:val="00D52263"/>
    <w:rsid w:val="00D527A9"/>
    <w:rsid w:val="00D529E6"/>
    <w:rsid w:val="00D52CAB"/>
    <w:rsid w:val="00D53566"/>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12"/>
    <w:rsid w:val="00D60665"/>
    <w:rsid w:val="00D60897"/>
    <w:rsid w:val="00D60B31"/>
    <w:rsid w:val="00D60C5B"/>
    <w:rsid w:val="00D60F22"/>
    <w:rsid w:val="00D61368"/>
    <w:rsid w:val="00D61527"/>
    <w:rsid w:val="00D6194A"/>
    <w:rsid w:val="00D61CA7"/>
    <w:rsid w:val="00D61D18"/>
    <w:rsid w:val="00D61DCC"/>
    <w:rsid w:val="00D61F57"/>
    <w:rsid w:val="00D621D4"/>
    <w:rsid w:val="00D62D5D"/>
    <w:rsid w:val="00D637B7"/>
    <w:rsid w:val="00D63A34"/>
    <w:rsid w:val="00D63A4A"/>
    <w:rsid w:val="00D63EBA"/>
    <w:rsid w:val="00D63F62"/>
    <w:rsid w:val="00D648E0"/>
    <w:rsid w:val="00D652E3"/>
    <w:rsid w:val="00D65A49"/>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BA4"/>
    <w:rsid w:val="00D811E0"/>
    <w:rsid w:val="00D81A94"/>
    <w:rsid w:val="00D81BDA"/>
    <w:rsid w:val="00D82377"/>
    <w:rsid w:val="00D82765"/>
    <w:rsid w:val="00D82C6A"/>
    <w:rsid w:val="00D83816"/>
    <w:rsid w:val="00D839DE"/>
    <w:rsid w:val="00D83CFC"/>
    <w:rsid w:val="00D84281"/>
    <w:rsid w:val="00D843D5"/>
    <w:rsid w:val="00D84853"/>
    <w:rsid w:val="00D84B0F"/>
    <w:rsid w:val="00D84C5E"/>
    <w:rsid w:val="00D852AD"/>
    <w:rsid w:val="00D85322"/>
    <w:rsid w:val="00D8534B"/>
    <w:rsid w:val="00D857C9"/>
    <w:rsid w:val="00D85CFB"/>
    <w:rsid w:val="00D85D66"/>
    <w:rsid w:val="00D861E0"/>
    <w:rsid w:val="00D862B2"/>
    <w:rsid w:val="00D87414"/>
    <w:rsid w:val="00D875A9"/>
    <w:rsid w:val="00D875AF"/>
    <w:rsid w:val="00D875D2"/>
    <w:rsid w:val="00D8786B"/>
    <w:rsid w:val="00D90F07"/>
    <w:rsid w:val="00D910FE"/>
    <w:rsid w:val="00D91540"/>
    <w:rsid w:val="00D917C6"/>
    <w:rsid w:val="00D91E9A"/>
    <w:rsid w:val="00D91F4E"/>
    <w:rsid w:val="00D92249"/>
    <w:rsid w:val="00D92590"/>
    <w:rsid w:val="00D926DA"/>
    <w:rsid w:val="00D92AFD"/>
    <w:rsid w:val="00D92B2B"/>
    <w:rsid w:val="00D94440"/>
    <w:rsid w:val="00D94A89"/>
    <w:rsid w:val="00D94CAC"/>
    <w:rsid w:val="00D94EF7"/>
    <w:rsid w:val="00D959DB"/>
    <w:rsid w:val="00D96169"/>
    <w:rsid w:val="00D96D42"/>
    <w:rsid w:val="00D970DB"/>
    <w:rsid w:val="00D97509"/>
    <w:rsid w:val="00D97799"/>
    <w:rsid w:val="00D97CD4"/>
    <w:rsid w:val="00D97D7E"/>
    <w:rsid w:val="00D97E1B"/>
    <w:rsid w:val="00D97FB7"/>
    <w:rsid w:val="00DA0170"/>
    <w:rsid w:val="00DA0782"/>
    <w:rsid w:val="00DA0BA4"/>
    <w:rsid w:val="00DA0C0A"/>
    <w:rsid w:val="00DA0D4F"/>
    <w:rsid w:val="00DA0D97"/>
    <w:rsid w:val="00DA112C"/>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32"/>
    <w:rsid w:val="00DA6343"/>
    <w:rsid w:val="00DA6345"/>
    <w:rsid w:val="00DA660A"/>
    <w:rsid w:val="00DA671A"/>
    <w:rsid w:val="00DA6C55"/>
    <w:rsid w:val="00DA7888"/>
    <w:rsid w:val="00DA7A14"/>
    <w:rsid w:val="00DA7E4C"/>
    <w:rsid w:val="00DB003D"/>
    <w:rsid w:val="00DB04CB"/>
    <w:rsid w:val="00DB0594"/>
    <w:rsid w:val="00DB06E2"/>
    <w:rsid w:val="00DB0FA6"/>
    <w:rsid w:val="00DB1077"/>
    <w:rsid w:val="00DB122C"/>
    <w:rsid w:val="00DB15C6"/>
    <w:rsid w:val="00DB1B6D"/>
    <w:rsid w:val="00DB1C47"/>
    <w:rsid w:val="00DB1E94"/>
    <w:rsid w:val="00DB1F17"/>
    <w:rsid w:val="00DB246E"/>
    <w:rsid w:val="00DB255F"/>
    <w:rsid w:val="00DB2624"/>
    <w:rsid w:val="00DB2B97"/>
    <w:rsid w:val="00DB2BEB"/>
    <w:rsid w:val="00DB2DBA"/>
    <w:rsid w:val="00DB3032"/>
    <w:rsid w:val="00DB350C"/>
    <w:rsid w:val="00DB3ED9"/>
    <w:rsid w:val="00DB46D1"/>
    <w:rsid w:val="00DB471B"/>
    <w:rsid w:val="00DB491F"/>
    <w:rsid w:val="00DB4CD8"/>
    <w:rsid w:val="00DB57AB"/>
    <w:rsid w:val="00DB57E4"/>
    <w:rsid w:val="00DB5818"/>
    <w:rsid w:val="00DB5900"/>
    <w:rsid w:val="00DB59BE"/>
    <w:rsid w:val="00DB689A"/>
    <w:rsid w:val="00DB6CD3"/>
    <w:rsid w:val="00DB7633"/>
    <w:rsid w:val="00DC062B"/>
    <w:rsid w:val="00DC0C00"/>
    <w:rsid w:val="00DC0D84"/>
    <w:rsid w:val="00DC1D6C"/>
    <w:rsid w:val="00DC1E87"/>
    <w:rsid w:val="00DC2288"/>
    <w:rsid w:val="00DC3F2B"/>
    <w:rsid w:val="00DC4293"/>
    <w:rsid w:val="00DC4719"/>
    <w:rsid w:val="00DC4D4F"/>
    <w:rsid w:val="00DC537E"/>
    <w:rsid w:val="00DC54CB"/>
    <w:rsid w:val="00DC5EF7"/>
    <w:rsid w:val="00DC65DE"/>
    <w:rsid w:val="00DC6F30"/>
    <w:rsid w:val="00DC70E9"/>
    <w:rsid w:val="00DC72AB"/>
    <w:rsid w:val="00DC74AA"/>
    <w:rsid w:val="00DC7B8C"/>
    <w:rsid w:val="00DD0303"/>
    <w:rsid w:val="00DD06E4"/>
    <w:rsid w:val="00DD09A3"/>
    <w:rsid w:val="00DD09E7"/>
    <w:rsid w:val="00DD0FCF"/>
    <w:rsid w:val="00DD13BA"/>
    <w:rsid w:val="00DD204E"/>
    <w:rsid w:val="00DD24E8"/>
    <w:rsid w:val="00DD2526"/>
    <w:rsid w:val="00DD2AAC"/>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DBE"/>
    <w:rsid w:val="00DD7F36"/>
    <w:rsid w:val="00DD7FC4"/>
    <w:rsid w:val="00DE03A3"/>
    <w:rsid w:val="00DE12DE"/>
    <w:rsid w:val="00DE15A7"/>
    <w:rsid w:val="00DE1644"/>
    <w:rsid w:val="00DE22D8"/>
    <w:rsid w:val="00DE22F7"/>
    <w:rsid w:val="00DE242A"/>
    <w:rsid w:val="00DE2D22"/>
    <w:rsid w:val="00DE30E9"/>
    <w:rsid w:val="00DE3254"/>
    <w:rsid w:val="00DE376A"/>
    <w:rsid w:val="00DE3F3C"/>
    <w:rsid w:val="00DE3F7D"/>
    <w:rsid w:val="00DE41B5"/>
    <w:rsid w:val="00DE4CBA"/>
    <w:rsid w:val="00DE584E"/>
    <w:rsid w:val="00DE5C71"/>
    <w:rsid w:val="00DE6347"/>
    <w:rsid w:val="00DE651D"/>
    <w:rsid w:val="00DE6B75"/>
    <w:rsid w:val="00DE73FF"/>
    <w:rsid w:val="00DE75C6"/>
    <w:rsid w:val="00DE7A2C"/>
    <w:rsid w:val="00DF034E"/>
    <w:rsid w:val="00DF0807"/>
    <w:rsid w:val="00DF09CA"/>
    <w:rsid w:val="00DF0A26"/>
    <w:rsid w:val="00DF0FA6"/>
    <w:rsid w:val="00DF11B9"/>
    <w:rsid w:val="00DF1D3A"/>
    <w:rsid w:val="00DF212F"/>
    <w:rsid w:val="00DF28AF"/>
    <w:rsid w:val="00DF2E2D"/>
    <w:rsid w:val="00DF3C7C"/>
    <w:rsid w:val="00DF4103"/>
    <w:rsid w:val="00DF4738"/>
    <w:rsid w:val="00DF4970"/>
    <w:rsid w:val="00DF4F50"/>
    <w:rsid w:val="00DF593E"/>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52"/>
    <w:rsid w:val="00E016AD"/>
    <w:rsid w:val="00E01B18"/>
    <w:rsid w:val="00E01BB9"/>
    <w:rsid w:val="00E01E3A"/>
    <w:rsid w:val="00E02B28"/>
    <w:rsid w:val="00E02EDB"/>
    <w:rsid w:val="00E02FD8"/>
    <w:rsid w:val="00E0380C"/>
    <w:rsid w:val="00E03B11"/>
    <w:rsid w:val="00E03C06"/>
    <w:rsid w:val="00E03EAF"/>
    <w:rsid w:val="00E04F6E"/>
    <w:rsid w:val="00E05082"/>
    <w:rsid w:val="00E056FD"/>
    <w:rsid w:val="00E05CB4"/>
    <w:rsid w:val="00E05CF4"/>
    <w:rsid w:val="00E05FF8"/>
    <w:rsid w:val="00E06FE5"/>
    <w:rsid w:val="00E108D8"/>
    <w:rsid w:val="00E11179"/>
    <w:rsid w:val="00E116A8"/>
    <w:rsid w:val="00E11BA3"/>
    <w:rsid w:val="00E11CFE"/>
    <w:rsid w:val="00E11D3F"/>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D60"/>
    <w:rsid w:val="00E20270"/>
    <w:rsid w:val="00E20463"/>
    <w:rsid w:val="00E2068C"/>
    <w:rsid w:val="00E2083C"/>
    <w:rsid w:val="00E2124B"/>
    <w:rsid w:val="00E2190D"/>
    <w:rsid w:val="00E21925"/>
    <w:rsid w:val="00E21E71"/>
    <w:rsid w:val="00E228D0"/>
    <w:rsid w:val="00E23D87"/>
    <w:rsid w:val="00E24018"/>
    <w:rsid w:val="00E240A5"/>
    <w:rsid w:val="00E241F6"/>
    <w:rsid w:val="00E2444D"/>
    <w:rsid w:val="00E244BB"/>
    <w:rsid w:val="00E24CC9"/>
    <w:rsid w:val="00E25009"/>
    <w:rsid w:val="00E25E94"/>
    <w:rsid w:val="00E26000"/>
    <w:rsid w:val="00E2638B"/>
    <w:rsid w:val="00E27A8A"/>
    <w:rsid w:val="00E27D91"/>
    <w:rsid w:val="00E27F43"/>
    <w:rsid w:val="00E3040B"/>
    <w:rsid w:val="00E305CF"/>
    <w:rsid w:val="00E30C04"/>
    <w:rsid w:val="00E31544"/>
    <w:rsid w:val="00E31872"/>
    <w:rsid w:val="00E31AA7"/>
    <w:rsid w:val="00E31C3C"/>
    <w:rsid w:val="00E32996"/>
    <w:rsid w:val="00E32C03"/>
    <w:rsid w:val="00E332A3"/>
    <w:rsid w:val="00E335AA"/>
    <w:rsid w:val="00E33693"/>
    <w:rsid w:val="00E33794"/>
    <w:rsid w:val="00E33F16"/>
    <w:rsid w:val="00E3400C"/>
    <w:rsid w:val="00E34192"/>
    <w:rsid w:val="00E3426D"/>
    <w:rsid w:val="00E3439D"/>
    <w:rsid w:val="00E3477A"/>
    <w:rsid w:val="00E34FF1"/>
    <w:rsid w:val="00E35968"/>
    <w:rsid w:val="00E36065"/>
    <w:rsid w:val="00E36233"/>
    <w:rsid w:val="00E36609"/>
    <w:rsid w:val="00E3741E"/>
    <w:rsid w:val="00E37799"/>
    <w:rsid w:val="00E37932"/>
    <w:rsid w:val="00E37A2B"/>
    <w:rsid w:val="00E37CB2"/>
    <w:rsid w:val="00E37E7B"/>
    <w:rsid w:val="00E4022F"/>
    <w:rsid w:val="00E40D08"/>
    <w:rsid w:val="00E411F7"/>
    <w:rsid w:val="00E4141B"/>
    <w:rsid w:val="00E41689"/>
    <w:rsid w:val="00E41732"/>
    <w:rsid w:val="00E41CF2"/>
    <w:rsid w:val="00E420BF"/>
    <w:rsid w:val="00E42402"/>
    <w:rsid w:val="00E42F41"/>
    <w:rsid w:val="00E430BB"/>
    <w:rsid w:val="00E4346F"/>
    <w:rsid w:val="00E434ED"/>
    <w:rsid w:val="00E4359E"/>
    <w:rsid w:val="00E43778"/>
    <w:rsid w:val="00E43C68"/>
    <w:rsid w:val="00E44025"/>
    <w:rsid w:val="00E440E3"/>
    <w:rsid w:val="00E4489F"/>
    <w:rsid w:val="00E45440"/>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C74"/>
    <w:rsid w:val="00E53419"/>
    <w:rsid w:val="00E538F6"/>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1298"/>
    <w:rsid w:val="00E61522"/>
    <w:rsid w:val="00E6161B"/>
    <w:rsid w:val="00E620E8"/>
    <w:rsid w:val="00E623EA"/>
    <w:rsid w:val="00E6245F"/>
    <w:rsid w:val="00E62E00"/>
    <w:rsid w:val="00E62EE1"/>
    <w:rsid w:val="00E64225"/>
    <w:rsid w:val="00E642B2"/>
    <w:rsid w:val="00E65251"/>
    <w:rsid w:val="00E652D7"/>
    <w:rsid w:val="00E65694"/>
    <w:rsid w:val="00E6586F"/>
    <w:rsid w:val="00E65A71"/>
    <w:rsid w:val="00E66019"/>
    <w:rsid w:val="00E6620C"/>
    <w:rsid w:val="00E67F84"/>
    <w:rsid w:val="00E70774"/>
    <w:rsid w:val="00E70D33"/>
    <w:rsid w:val="00E70DC8"/>
    <w:rsid w:val="00E72332"/>
    <w:rsid w:val="00E72621"/>
    <w:rsid w:val="00E7290F"/>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099A"/>
    <w:rsid w:val="00E81091"/>
    <w:rsid w:val="00E810A0"/>
    <w:rsid w:val="00E810AF"/>
    <w:rsid w:val="00E81A37"/>
    <w:rsid w:val="00E81D60"/>
    <w:rsid w:val="00E82564"/>
    <w:rsid w:val="00E82787"/>
    <w:rsid w:val="00E82E87"/>
    <w:rsid w:val="00E83251"/>
    <w:rsid w:val="00E833E2"/>
    <w:rsid w:val="00E84069"/>
    <w:rsid w:val="00E855C5"/>
    <w:rsid w:val="00E8628F"/>
    <w:rsid w:val="00E8634A"/>
    <w:rsid w:val="00E8634D"/>
    <w:rsid w:val="00E86810"/>
    <w:rsid w:val="00E8693B"/>
    <w:rsid w:val="00E86957"/>
    <w:rsid w:val="00E86979"/>
    <w:rsid w:val="00E86A3C"/>
    <w:rsid w:val="00E86DBB"/>
    <w:rsid w:val="00E8703A"/>
    <w:rsid w:val="00E87477"/>
    <w:rsid w:val="00E87BE8"/>
    <w:rsid w:val="00E87CDD"/>
    <w:rsid w:val="00E9044B"/>
    <w:rsid w:val="00E907AC"/>
    <w:rsid w:val="00E90DE7"/>
    <w:rsid w:val="00E9268E"/>
    <w:rsid w:val="00E92791"/>
    <w:rsid w:val="00E927E2"/>
    <w:rsid w:val="00E92A33"/>
    <w:rsid w:val="00E92AAD"/>
    <w:rsid w:val="00E92EF2"/>
    <w:rsid w:val="00E943A6"/>
    <w:rsid w:val="00E9504B"/>
    <w:rsid w:val="00E95105"/>
    <w:rsid w:val="00E957D5"/>
    <w:rsid w:val="00E961AD"/>
    <w:rsid w:val="00E963A4"/>
    <w:rsid w:val="00E966A1"/>
    <w:rsid w:val="00E9680E"/>
    <w:rsid w:val="00E96A74"/>
    <w:rsid w:val="00E96F2F"/>
    <w:rsid w:val="00E97899"/>
    <w:rsid w:val="00E97AA1"/>
    <w:rsid w:val="00EA00D5"/>
    <w:rsid w:val="00EA0985"/>
    <w:rsid w:val="00EA0FA7"/>
    <w:rsid w:val="00EA100E"/>
    <w:rsid w:val="00EA2450"/>
    <w:rsid w:val="00EA25D2"/>
    <w:rsid w:val="00EA2621"/>
    <w:rsid w:val="00EA2A7F"/>
    <w:rsid w:val="00EA2D7C"/>
    <w:rsid w:val="00EA3AFC"/>
    <w:rsid w:val="00EA3EDF"/>
    <w:rsid w:val="00EA4304"/>
    <w:rsid w:val="00EA472F"/>
    <w:rsid w:val="00EA4BB6"/>
    <w:rsid w:val="00EA4BFB"/>
    <w:rsid w:val="00EA4CFC"/>
    <w:rsid w:val="00EA4E50"/>
    <w:rsid w:val="00EA4E5D"/>
    <w:rsid w:val="00EA4F12"/>
    <w:rsid w:val="00EA50EE"/>
    <w:rsid w:val="00EA5679"/>
    <w:rsid w:val="00EA5ADA"/>
    <w:rsid w:val="00EA5CCD"/>
    <w:rsid w:val="00EA6690"/>
    <w:rsid w:val="00EA6980"/>
    <w:rsid w:val="00EA6ED3"/>
    <w:rsid w:val="00EA727E"/>
    <w:rsid w:val="00EA7488"/>
    <w:rsid w:val="00EA75AE"/>
    <w:rsid w:val="00EA77CF"/>
    <w:rsid w:val="00EA7C1C"/>
    <w:rsid w:val="00EB045D"/>
    <w:rsid w:val="00EB0BE5"/>
    <w:rsid w:val="00EB103B"/>
    <w:rsid w:val="00EB1055"/>
    <w:rsid w:val="00EB1190"/>
    <w:rsid w:val="00EB1A97"/>
    <w:rsid w:val="00EB1C09"/>
    <w:rsid w:val="00EB1C88"/>
    <w:rsid w:val="00EB2086"/>
    <w:rsid w:val="00EB208D"/>
    <w:rsid w:val="00EB2800"/>
    <w:rsid w:val="00EB298B"/>
    <w:rsid w:val="00EB3143"/>
    <w:rsid w:val="00EB320C"/>
    <w:rsid w:val="00EB3558"/>
    <w:rsid w:val="00EB3AB6"/>
    <w:rsid w:val="00EB3B72"/>
    <w:rsid w:val="00EB4685"/>
    <w:rsid w:val="00EB46C2"/>
    <w:rsid w:val="00EB4782"/>
    <w:rsid w:val="00EB47EB"/>
    <w:rsid w:val="00EB4A67"/>
    <w:rsid w:val="00EB4BBE"/>
    <w:rsid w:val="00EB4C7E"/>
    <w:rsid w:val="00EB4F65"/>
    <w:rsid w:val="00EB527E"/>
    <w:rsid w:val="00EB533B"/>
    <w:rsid w:val="00EB5474"/>
    <w:rsid w:val="00EB72C2"/>
    <w:rsid w:val="00EB7A93"/>
    <w:rsid w:val="00EC0097"/>
    <w:rsid w:val="00EC00B7"/>
    <w:rsid w:val="00EC03D6"/>
    <w:rsid w:val="00EC055A"/>
    <w:rsid w:val="00EC0594"/>
    <w:rsid w:val="00EC0656"/>
    <w:rsid w:val="00EC09EF"/>
    <w:rsid w:val="00EC0F98"/>
    <w:rsid w:val="00EC1216"/>
    <w:rsid w:val="00EC16F2"/>
    <w:rsid w:val="00EC1EF4"/>
    <w:rsid w:val="00EC247A"/>
    <w:rsid w:val="00EC2679"/>
    <w:rsid w:val="00EC2685"/>
    <w:rsid w:val="00EC2A4F"/>
    <w:rsid w:val="00EC2A71"/>
    <w:rsid w:val="00EC2E95"/>
    <w:rsid w:val="00EC311D"/>
    <w:rsid w:val="00EC32F8"/>
    <w:rsid w:val="00EC3414"/>
    <w:rsid w:val="00EC3897"/>
    <w:rsid w:val="00EC3EFC"/>
    <w:rsid w:val="00EC4271"/>
    <w:rsid w:val="00EC4EE8"/>
    <w:rsid w:val="00EC512B"/>
    <w:rsid w:val="00EC60DD"/>
    <w:rsid w:val="00EC632A"/>
    <w:rsid w:val="00EC640E"/>
    <w:rsid w:val="00EC67DA"/>
    <w:rsid w:val="00EC6A02"/>
    <w:rsid w:val="00EC6F4E"/>
    <w:rsid w:val="00EC6FC9"/>
    <w:rsid w:val="00EC6FD0"/>
    <w:rsid w:val="00EC706F"/>
    <w:rsid w:val="00EC78B8"/>
    <w:rsid w:val="00EC7AC0"/>
    <w:rsid w:val="00EC7F13"/>
    <w:rsid w:val="00EC7F75"/>
    <w:rsid w:val="00EC7FA5"/>
    <w:rsid w:val="00ED02CD"/>
    <w:rsid w:val="00ED035E"/>
    <w:rsid w:val="00ED05E7"/>
    <w:rsid w:val="00ED0E5D"/>
    <w:rsid w:val="00ED281D"/>
    <w:rsid w:val="00ED337F"/>
    <w:rsid w:val="00ED4140"/>
    <w:rsid w:val="00ED475F"/>
    <w:rsid w:val="00ED5994"/>
    <w:rsid w:val="00ED5C39"/>
    <w:rsid w:val="00ED6205"/>
    <w:rsid w:val="00ED6E06"/>
    <w:rsid w:val="00ED6E36"/>
    <w:rsid w:val="00ED72C4"/>
    <w:rsid w:val="00ED7489"/>
    <w:rsid w:val="00ED75AC"/>
    <w:rsid w:val="00EE01B9"/>
    <w:rsid w:val="00EE04ED"/>
    <w:rsid w:val="00EE06B9"/>
    <w:rsid w:val="00EE0AC4"/>
    <w:rsid w:val="00EE1109"/>
    <w:rsid w:val="00EE14EC"/>
    <w:rsid w:val="00EE17BF"/>
    <w:rsid w:val="00EE18A0"/>
    <w:rsid w:val="00EE20A8"/>
    <w:rsid w:val="00EE279B"/>
    <w:rsid w:val="00EE2986"/>
    <w:rsid w:val="00EE2AB7"/>
    <w:rsid w:val="00EE2C09"/>
    <w:rsid w:val="00EE32D7"/>
    <w:rsid w:val="00EE395A"/>
    <w:rsid w:val="00EE3AF7"/>
    <w:rsid w:val="00EE40E2"/>
    <w:rsid w:val="00EE40E5"/>
    <w:rsid w:val="00EE4865"/>
    <w:rsid w:val="00EE49F2"/>
    <w:rsid w:val="00EE550A"/>
    <w:rsid w:val="00EE5777"/>
    <w:rsid w:val="00EE5876"/>
    <w:rsid w:val="00EE597D"/>
    <w:rsid w:val="00EE6178"/>
    <w:rsid w:val="00EE63C1"/>
    <w:rsid w:val="00EE6484"/>
    <w:rsid w:val="00EE69CC"/>
    <w:rsid w:val="00EE6AA2"/>
    <w:rsid w:val="00EE7739"/>
    <w:rsid w:val="00EE787A"/>
    <w:rsid w:val="00EE7915"/>
    <w:rsid w:val="00EE7FEC"/>
    <w:rsid w:val="00EF0111"/>
    <w:rsid w:val="00EF0378"/>
    <w:rsid w:val="00EF04E0"/>
    <w:rsid w:val="00EF072F"/>
    <w:rsid w:val="00EF07F6"/>
    <w:rsid w:val="00EF094F"/>
    <w:rsid w:val="00EF0AA7"/>
    <w:rsid w:val="00EF0B7A"/>
    <w:rsid w:val="00EF0F22"/>
    <w:rsid w:val="00EF0F5A"/>
    <w:rsid w:val="00EF2827"/>
    <w:rsid w:val="00EF2A94"/>
    <w:rsid w:val="00EF3142"/>
    <w:rsid w:val="00EF3851"/>
    <w:rsid w:val="00EF3C3D"/>
    <w:rsid w:val="00EF5501"/>
    <w:rsid w:val="00EF5813"/>
    <w:rsid w:val="00EF5B6C"/>
    <w:rsid w:val="00EF5D43"/>
    <w:rsid w:val="00EF6272"/>
    <w:rsid w:val="00EF64BB"/>
    <w:rsid w:val="00EF6622"/>
    <w:rsid w:val="00EF6889"/>
    <w:rsid w:val="00EF6C09"/>
    <w:rsid w:val="00EF7512"/>
    <w:rsid w:val="00EF77ED"/>
    <w:rsid w:val="00EF791D"/>
    <w:rsid w:val="00EF7A15"/>
    <w:rsid w:val="00EF7E82"/>
    <w:rsid w:val="00F00411"/>
    <w:rsid w:val="00F00A01"/>
    <w:rsid w:val="00F00D55"/>
    <w:rsid w:val="00F00EFB"/>
    <w:rsid w:val="00F01A6D"/>
    <w:rsid w:val="00F01D35"/>
    <w:rsid w:val="00F020C1"/>
    <w:rsid w:val="00F021ED"/>
    <w:rsid w:val="00F02428"/>
    <w:rsid w:val="00F02842"/>
    <w:rsid w:val="00F02F0D"/>
    <w:rsid w:val="00F02F16"/>
    <w:rsid w:val="00F03002"/>
    <w:rsid w:val="00F0421C"/>
    <w:rsid w:val="00F0490A"/>
    <w:rsid w:val="00F04AA4"/>
    <w:rsid w:val="00F04C6C"/>
    <w:rsid w:val="00F0521D"/>
    <w:rsid w:val="00F053D4"/>
    <w:rsid w:val="00F058C3"/>
    <w:rsid w:val="00F05C1E"/>
    <w:rsid w:val="00F05DAE"/>
    <w:rsid w:val="00F06AAE"/>
    <w:rsid w:val="00F06DDA"/>
    <w:rsid w:val="00F06F6D"/>
    <w:rsid w:val="00F07094"/>
    <w:rsid w:val="00F07723"/>
    <w:rsid w:val="00F0794B"/>
    <w:rsid w:val="00F1006C"/>
    <w:rsid w:val="00F10B3F"/>
    <w:rsid w:val="00F10C5C"/>
    <w:rsid w:val="00F1115C"/>
    <w:rsid w:val="00F11AA8"/>
    <w:rsid w:val="00F11B97"/>
    <w:rsid w:val="00F120F9"/>
    <w:rsid w:val="00F12394"/>
    <w:rsid w:val="00F12696"/>
    <w:rsid w:val="00F13426"/>
    <w:rsid w:val="00F134D5"/>
    <w:rsid w:val="00F137CF"/>
    <w:rsid w:val="00F13F82"/>
    <w:rsid w:val="00F14184"/>
    <w:rsid w:val="00F14487"/>
    <w:rsid w:val="00F14557"/>
    <w:rsid w:val="00F14FF3"/>
    <w:rsid w:val="00F1531F"/>
    <w:rsid w:val="00F158D4"/>
    <w:rsid w:val="00F15CF7"/>
    <w:rsid w:val="00F1634B"/>
    <w:rsid w:val="00F164BA"/>
    <w:rsid w:val="00F16647"/>
    <w:rsid w:val="00F16D2E"/>
    <w:rsid w:val="00F17B40"/>
    <w:rsid w:val="00F17CC4"/>
    <w:rsid w:val="00F17E8E"/>
    <w:rsid w:val="00F17EAE"/>
    <w:rsid w:val="00F20739"/>
    <w:rsid w:val="00F20E87"/>
    <w:rsid w:val="00F20F50"/>
    <w:rsid w:val="00F21274"/>
    <w:rsid w:val="00F214F9"/>
    <w:rsid w:val="00F21F5D"/>
    <w:rsid w:val="00F22274"/>
    <w:rsid w:val="00F224C3"/>
    <w:rsid w:val="00F225A3"/>
    <w:rsid w:val="00F2280D"/>
    <w:rsid w:val="00F2308B"/>
    <w:rsid w:val="00F2334F"/>
    <w:rsid w:val="00F233B9"/>
    <w:rsid w:val="00F2415E"/>
    <w:rsid w:val="00F244E2"/>
    <w:rsid w:val="00F24517"/>
    <w:rsid w:val="00F24A5C"/>
    <w:rsid w:val="00F24FE0"/>
    <w:rsid w:val="00F254AC"/>
    <w:rsid w:val="00F257AA"/>
    <w:rsid w:val="00F25A11"/>
    <w:rsid w:val="00F26426"/>
    <w:rsid w:val="00F269C2"/>
    <w:rsid w:val="00F27073"/>
    <w:rsid w:val="00F27239"/>
    <w:rsid w:val="00F275DC"/>
    <w:rsid w:val="00F27A2C"/>
    <w:rsid w:val="00F314CE"/>
    <w:rsid w:val="00F314F5"/>
    <w:rsid w:val="00F317AB"/>
    <w:rsid w:val="00F318FB"/>
    <w:rsid w:val="00F31F89"/>
    <w:rsid w:val="00F3283E"/>
    <w:rsid w:val="00F3479A"/>
    <w:rsid w:val="00F34BBA"/>
    <w:rsid w:val="00F35226"/>
    <w:rsid w:val="00F35408"/>
    <w:rsid w:val="00F354F8"/>
    <w:rsid w:val="00F3554D"/>
    <w:rsid w:val="00F35725"/>
    <w:rsid w:val="00F35874"/>
    <w:rsid w:val="00F35A28"/>
    <w:rsid w:val="00F35BE6"/>
    <w:rsid w:val="00F35C82"/>
    <w:rsid w:val="00F36071"/>
    <w:rsid w:val="00F3636F"/>
    <w:rsid w:val="00F363EC"/>
    <w:rsid w:val="00F366DA"/>
    <w:rsid w:val="00F367D8"/>
    <w:rsid w:val="00F36898"/>
    <w:rsid w:val="00F36D07"/>
    <w:rsid w:val="00F36E3A"/>
    <w:rsid w:val="00F40EC3"/>
    <w:rsid w:val="00F41452"/>
    <w:rsid w:val="00F4149D"/>
    <w:rsid w:val="00F418C2"/>
    <w:rsid w:val="00F41C89"/>
    <w:rsid w:val="00F42169"/>
    <w:rsid w:val="00F42346"/>
    <w:rsid w:val="00F42450"/>
    <w:rsid w:val="00F42784"/>
    <w:rsid w:val="00F42802"/>
    <w:rsid w:val="00F42A84"/>
    <w:rsid w:val="00F430D9"/>
    <w:rsid w:val="00F4361B"/>
    <w:rsid w:val="00F45132"/>
    <w:rsid w:val="00F457B9"/>
    <w:rsid w:val="00F45AB7"/>
    <w:rsid w:val="00F45DB7"/>
    <w:rsid w:val="00F46684"/>
    <w:rsid w:val="00F4677E"/>
    <w:rsid w:val="00F46DEA"/>
    <w:rsid w:val="00F4705D"/>
    <w:rsid w:val="00F4717E"/>
    <w:rsid w:val="00F478FC"/>
    <w:rsid w:val="00F47A61"/>
    <w:rsid w:val="00F47BF4"/>
    <w:rsid w:val="00F47C81"/>
    <w:rsid w:val="00F501E5"/>
    <w:rsid w:val="00F504D0"/>
    <w:rsid w:val="00F506D5"/>
    <w:rsid w:val="00F50916"/>
    <w:rsid w:val="00F513D1"/>
    <w:rsid w:val="00F516DD"/>
    <w:rsid w:val="00F51981"/>
    <w:rsid w:val="00F51C2B"/>
    <w:rsid w:val="00F52DE6"/>
    <w:rsid w:val="00F53283"/>
    <w:rsid w:val="00F537F1"/>
    <w:rsid w:val="00F53D04"/>
    <w:rsid w:val="00F540B4"/>
    <w:rsid w:val="00F54262"/>
    <w:rsid w:val="00F54569"/>
    <w:rsid w:val="00F54B83"/>
    <w:rsid w:val="00F55878"/>
    <w:rsid w:val="00F5619E"/>
    <w:rsid w:val="00F568B9"/>
    <w:rsid w:val="00F56D12"/>
    <w:rsid w:val="00F56E1C"/>
    <w:rsid w:val="00F5738C"/>
    <w:rsid w:val="00F57512"/>
    <w:rsid w:val="00F60833"/>
    <w:rsid w:val="00F611DF"/>
    <w:rsid w:val="00F61207"/>
    <w:rsid w:val="00F61732"/>
    <w:rsid w:val="00F61888"/>
    <w:rsid w:val="00F61B66"/>
    <w:rsid w:val="00F62CBB"/>
    <w:rsid w:val="00F63620"/>
    <w:rsid w:val="00F63A97"/>
    <w:rsid w:val="00F64161"/>
    <w:rsid w:val="00F646AD"/>
    <w:rsid w:val="00F64726"/>
    <w:rsid w:val="00F6481B"/>
    <w:rsid w:val="00F648D3"/>
    <w:rsid w:val="00F64DAC"/>
    <w:rsid w:val="00F64DB8"/>
    <w:rsid w:val="00F64FDB"/>
    <w:rsid w:val="00F6523D"/>
    <w:rsid w:val="00F65296"/>
    <w:rsid w:val="00F6584C"/>
    <w:rsid w:val="00F6679E"/>
    <w:rsid w:val="00F6790C"/>
    <w:rsid w:val="00F67F0D"/>
    <w:rsid w:val="00F70717"/>
    <w:rsid w:val="00F70D2B"/>
    <w:rsid w:val="00F70D36"/>
    <w:rsid w:val="00F710A1"/>
    <w:rsid w:val="00F71A68"/>
    <w:rsid w:val="00F71E24"/>
    <w:rsid w:val="00F720EE"/>
    <w:rsid w:val="00F72619"/>
    <w:rsid w:val="00F726D8"/>
    <w:rsid w:val="00F72865"/>
    <w:rsid w:val="00F7327B"/>
    <w:rsid w:val="00F738AE"/>
    <w:rsid w:val="00F73945"/>
    <w:rsid w:val="00F739C9"/>
    <w:rsid w:val="00F73B0D"/>
    <w:rsid w:val="00F74343"/>
    <w:rsid w:val="00F7490D"/>
    <w:rsid w:val="00F74989"/>
    <w:rsid w:val="00F74A6C"/>
    <w:rsid w:val="00F7533F"/>
    <w:rsid w:val="00F7569F"/>
    <w:rsid w:val="00F75D13"/>
    <w:rsid w:val="00F7699D"/>
    <w:rsid w:val="00F769A9"/>
    <w:rsid w:val="00F76A0A"/>
    <w:rsid w:val="00F76D85"/>
    <w:rsid w:val="00F77BFA"/>
    <w:rsid w:val="00F77F10"/>
    <w:rsid w:val="00F80070"/>
    <w:rsid w:val="00F800AE"/>
    <w:rsid w:val="00F80B2C"/>
    <w:rsid w:val="00F817FB"/>
    <w:rsid w:val="00F8210C"/>
    <w:rsid w:val="00F8217E"/>
    <w:rsid w:val="00F8257C"/>
    <w:rsid w:val="00F82C8A"/>
    <w:rsid w:val="00F82FDC"/>
    <w:rsid w:val="00F83870"/>
    <w:rsid w:val="00F83C4A"/>
    <w:rsid w:val="00F8410B"/>
    <w:rsid w:val="00F841C2"/>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932"/>
    <w:rsid w:val="00F93F77"/>
    <w:rsid w:val="00F955F9"/>
    <w:rsid w:val="00F95959"/>
    <w:rsid w:val="00F95A08"/>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9D3"/>
    <w:rsid w:val="00FA2D65"/>
    <w:rsid w:val="00FA2ED5"/>
    <w:rsid w:val="00FA2FCA"/>
    <w:rsid w:val="00FA4D85"/>
    <w:rsid w:val="00FA4FF3"/>
    <w:rsid w:val="00FA542A"/>
    <w:rsid w:val="00FA545B"/>
    <w:rsid w:val="00FA60B9"/>
    <w:rsid w:val="00FA61B0"/>
    <w:rsid w:val="00FA6954"/>
    <w:rsid w:val="00FA6C3F"/>
    <w:rsid w:val="00FA6C84"/>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C20"/>
    <w:rsid w:val="00FB4E3C"/>
    <w:rsid w:val="00FB504B"/>
    <w:rsid w:val="00FB50B8"/>
    <w:rsid w:val="00FB5201"/>
    <w:rsid w:val="00FB53DC"/>
    <w:rsid w:val="00FB55CB"/>
    <w:rsid w:val="00FB5615"/>
    <w:rsid w:val="00FB578E"/>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3327"/>
    <w:rsid w:val="00FC43CB"/>
    <w:rsid w:val="00FC47D1"/>
    <w:rsid w:val="00FC49DC"/>
    <w:rsid w:val="00FC54C2"/>
    <w:rsid w:val="00FC582B"/>
    <w:rsid w:val="00FC5BE6"/>
    <w:rsid w:val="00FC6339"/>
    <w:rsid w:val="00FC7586"/>
    <w:rsid w:val="00FC7BA2"/>
    <w:rsid w:val="00FD0ABB"/>
    <w:rsid w:val="00FD0CB6"/>
    <w:rsid w:val="00FD15E3"/>
    <w:rsid w:val="00FD197B"/>
    <w:rsid w:val="00FD1E4C"/>
    <w:rsid w:val="00FD1FD0"/>
    <w:rsid w:val="00FD233F"/>
    <w:rsid w:val="00FD2F1F"/>
    <w:rsid w:val="00FD3009"/>
    <w:rsid w:val="00FD3865"/>
    <w:rsid w:val="00FD3AE8"/>
    <w:rsid w:val="00FD455A"/>
    <w:rsid w:val="00FD4FB7"/>
    <w:rsid w:val="00FD5CE3"/>
    <w:rsid w:val="00FD6301"/>
    <w:rsid w:val="00FD6C24"/>
    <w:rsid w:val="00FD78FC"/>
    <w:rsid w:val="00FE03A0"/>
    <w:rsid w:val="00FE08C9"/>
    <w:rsid w:val="00FE0AB5"/>
    <w:rsid w:val="00FE0BB0"/>
    <w:rsid w:val="00FE0F7D"/>
    <w:rsid w:val="00FE134B"/>
    <w:rsid w:val="00FE1FE3"/>
    <w:rsid w:val="00FE2027"/>
    <w:rsid w:val="00FE2593"/>
    <w:rsid w:val="00FE278E"/>
    <w:rsid w:val="00FE27B0"/>
    <w:rsid w:val="00FE2896"/>
    <w:rsid w:val="00FE29C6"/>
    <w:rsid w:val="00FE2A2F"/>
    <w:rsid w:val="00FE2B47"/>
    <w:rsid w:val="00FE2C9A"/>
    <w:rsid w:val="00FE2EB7"/>
    <w:rsid w:val="00FE3D75"/>
    <w:rsid w:val="00FE40E2"/>
    <w:rsid w:val="00FE429F"/>
    <w:rsid w:val="00FE4A84"/>
    <w:rsid w:val="00FE4B6A"/>
    <w:rsid w:val="00FE5BE8"/>
    <w:rsid w:val="00FE5C2A"/>
    <w:rsid w:val="00FE6C59"/>
    <w:rsid w:val="00FE6C93"/>
    <w:rsid w:val="00FE7B3B"/>
    <w:rsid w:val="00FF006B"/>
    <w:rsid w:val="00FF008C"/>
    <w:rsid w:val="00FF0A4E"/>
    <w:rsid w:val="00FF0F35"/>
    <w:rsid w:val="00FF1450"/>
    <w:rsid w:val="00FF1B2E"/>
    <w:rsid w:val="00FF22B8"/>
    <w:rsid w:val="00FF2A58"/>
    <w:rsid w:val="00FF2D60"/>
    <w:rsid w:val="00FF2DEB"/>
    <w:rsid w:val="00FF39C5"/>
    <w:rsid w:val="00FF3ACA"/>
    <w:rsid w:val="00FF3BF2"/>
    <w:rsid w:val="00FF3E13"/>
    <w:rsid w:val="00FF3F9E"/>
    <w:rsid w:val="00FF3FD3"/>
    <w:rsid w:val="00FF407F"/>
    <w:rsid w:val="00FF47EE"/>
    <w:rsid w:val="00FF4908"/>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scpt.onlinelibrary.wiley.com/doi/10.1002/cpt.2489" TargetMode="External"/><Relationship Id="rId2" Type="http://schemas.openxmlformats.org/officeDocument/2006/relationships/hyperlink" Target="https://www.ncbi.nlm.nih.gov/pmc/articles/PMC3787222/" TargetMode="External"/><Relationship Id="rId1" Type="http://schemas.openxmlformats.org/officeDocument/2006/relationships/hyperlink" Target="mailto:dmarriott@stvincents.com.au"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86/s13613-020-00755-8" TargetMode="External"/><Relationship Id="rId18" Type="http://schemas.openxmlformats.org/officeDocument/2006/relationships/hyperlink" Target="http://doi.org/https://doi.org/10.1016/0002-9343(94)90141-4" TargetMode="External"/><Relationship Id="rId26" Type="http://schemas.openxmlformats.org/officeDocument/2006/relationships/hyperlink" Target="https://r4ds.had.co.nz/" TargetMode="External"/><Relationship Id="rId39" Type="http://schemas.openxmlformats.org/officeDocument/2006/relationships/hyperlink" Target="http://doi.org/10.1093/qjmed/hcs060" TargetMode="External"/><Relationship Id="rId21" Type="http://schemas.openxmlformats.org/officeDocument/2006/relationships/hyperlink" Target="http://doi.org/10.1128/aac.00984-20" TargetMode="External"/><Relationship Id="rId34" Type="http://schemas.openxmlformats.org/officeDocument/2006/relationships/hyperlink" Target="http://doi.org/10.1093/jac/dkac160" TargetMode="External"/><Relationship Id="rId42" Type="http://schemas.openxmlformats.org/officeDocument/2006/relationships/footer" Target="footer1.xml"/><Relationship Id="rId47" Type="http://schemas.openxmlformats.org/officeDocument/2006/relationships/image" Target="media/image5.png"/><Relationship Id="rId50" Type="http://schemas.openxmlformats.org/officeDocument/2006/relationships/image" Target="media/image8.svg"/><Relationship Id="rId55" Type="http://schemas.openxmlformats.org/officeDocument/2006/relationships/image" Target="media/image1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93/cid/civ933" TargetMode="External"/><Relationship Id="rId29" Type="http://schemas.openxmlformats.org/officeDocument/2006/relationships/hyperlink" Target="http://doi.org/10.1007/s001340000771" TargetMode="External"/><Relationship Id="rId11" Type="http://schemas.microsoft.com/office/2018/08/relationships/commentsExtensible" Target="commentsExtensible.xml"/><Relationship Id="rId24" Type="http://schemas.openxmlformats.org/officeDocument/2006/relationships/hyperlink" Target="http://doi.org/10.1152/ajprenal.1984.247.4.F632" TargetMode="External"/><Relationship Id="rId32" Type="http://schemas.openxmlformats.org/officeDocument/2006/relationships/hyperlink" Target="http://doi.org/10.1371/journal.pmed.1001855" TargetMode="External"/><Relationship Id="rId37" Type="http://schemas.openxmlformats.org/officeDocument/2006/relationships/hyperlink" Target="http://doi.org/https://doi.org/10.1016/j.jclinepi.2022.08.016" TargetMode="External"/><Relationship Id="rId40" Type="http://schemas.openxmlformats.org/officeDocument/2006/relationships/hyperlink" Target="http://doi.org/10.1002/psp4.13002" TargetMode="External"/><Relationship Id="rId45" Type="http://schemas.openxmlformats.org/officeDocument/2006/relationships/image" Target="media/image3.png"/><Relationship Id="rId53" Type="http://schemas.openxmlformats.org/officeDocument/2006/relationships/image" Target="media/image11.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http://doi.org/10.1007/s10096-021-04201-w"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86/s13054-019-2497-3" TargetMode="External"/><Relationship Id="rId22" Type="http://schemas.openxmlformats.org/officeDocument/2006/relationships/hyperlink" Target="http://doi.org/10.1128/aac.01088-16" TargetMode="External"/><Relationship Id="rId27" Type="http://schemas.openxmlformats.org/officeDocument/2006/relationships/hyperlink" Target="http://doi.org/10.1038/psp.2013.24" TargetMode="External"/><Relationship Id="rId30" Type="http://schemas.openxmlformats.org/officeDocument/2006/relationships/hyperlink" Target="http://doi.org/10.3390/microorganisms9102068" TargetMode="External"/><Relationship Id="rId35" Type="http://schemas.openxmlformats.org/officeDocument/2006/relationships/hyperlink" Target="http://doi.org/10.1186/s13054-022-04226-3" TargetMode="External"/><Relationship Id="rId43" Type="http://schemas.openxmlformats.org/officeDocument/2006/relationships/image" Target="media/image1.png"/><Relationship Id="rId48" Type="http://schemas.openxmlformats.org/officeDocument/2006/relationships/image" Target="media/image6.svg"/><Relationship Id="rId56" Type="http://schemas.openxmlformats.org/officeDocument/2006/relationships/image" Target="media/image14.svg"/><Relationship Id="rId8" Type="http://schemas.openxmlformats.org/officeDocument/2006/relationships/comments" Target="comments.xml"/><Relationship Id="rId51" Type="http://schemas.openxmlformats.org/officeDocument/2006/relationships/image" Target="media/image9.pn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2147/ceor.S91587" TargetMode="External"/><Relationship Id="rId25" Type="http://schemas.openxmlformats.org/officeDocument/2006/relationships/hyperlink" Target="http://doi.org/10.1002/cpt.2489" TargetMode="External"/><Relationship Id="rId33" Type="http://schemas.openxmlformats.org/officeDocument/2006/relationships/hyperlink" Target="http://doi.org/10.1128/aac.00424-11" TargetMode="External"/><Relationship Id="rId38" Type="http://schemas.openxmlformats.org/officeDocument/2006/relationships/hyperlink" Target="http://doi.org/10.1128/aac.02019-20" TargetMode="External"/><Relationship Id="rId46" Type="http://schemas.openxmlformats.org/officeDocument/2006/relationships/image" Target="media/image4.svg"/><Relationship Id="rId59" Type="http://schemas.openxmlformats.org/officeDocument/2006/relationships/theme" Target="theme/theme1.xml"/><Relationship Id="rId20" Type="http://schemas.openxmlformats.org/officeDocument/2006/relationships/hyperlink" Target="http://doi.org/10.1128/aac.01554-20" TargetMode="External"/><Relationship Id="rId41" Type="http://schemas.openxmlformats.org/officeDocument/2006/relationships/hyperlink" Target="http://doi.org/10.3389/fphar.2020.00786" TargetMode="External"/><Relationship Id="rId54"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007/s11739-017-1783-9" TargetMode="External"/><Relationship Id="rId23" Type="http://schemas.openxmlformats.org/officeDocument/2006/relationships/hyperlink" Target="http://doi.org/10.1038/psp.2013.14" TargetMode="External"/><Relationship Id="rId28" Type="http://schemas.openxmlformats.org/officeDocument/2006/relationships/hyperlink" Target="http://doi.org/10.1093/ndt/gfi284" TargetMode="External"/><Relationship Id="rId36" Type="http://schemas.openxmlformats.org/officeDocument/2006/relationships/hyperlink" Target="http://doi.org/10.1208/s12248-013-9526-y" TargetMode="External"/><Relationship Id="rId49" Type="http://schemas.openxmlformats.org/officeDocument/2006/relationships/image" Target="media/image7.png"/><Relationship Id="rId5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doi.org/10.1016/j.jclinepi.2020.03.026" TargetMode="External"/><Relationship Id="rId44" Type="http://schemas.openxmlformats.org/officeDocument/2006/relationships/image" Target="media/image2.svg"/><Relationship Id="rId52"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16788</Words>
  <Characters>98552</Characters>
  <Application>Microsoft Office Word</Application>
  <DocSecurity>0</DocSecurity>
  <Lines>2142</Lines>
  <Paragraphs>1002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114338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565</cp:revision>
  <dcterms:created xsi:type="dcterms:W3CDTF">2024-05-30T12:31:00Z</dcterms:created>
  <dcterms:modified xsi:type="dcterms:W3CDTF">2024-06-14T14:10:00Z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