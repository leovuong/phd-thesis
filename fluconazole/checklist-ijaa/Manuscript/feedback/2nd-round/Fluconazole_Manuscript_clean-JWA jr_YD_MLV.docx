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36B6FAB2"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ins w:id="3" w:author="My Luong Vuong" w:date="2024-06-20T16:12:00Z">
        <w:r w:rsidR="00616C02">
          <w:rPr>
            <w:vertAlign w:val="superscript"/>
          </w:rPr>
          <w:t>,2</w:t>
        </w:r>
      </w:ins>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w:t>
      </w:r>
      <w:ins w:id="4" w:author="My Luong Vuong" w:date="2024-06-20T16:12:00Z">
        <w:r w:rsidR="00616C02" w:rsidRPr="006F4EE5">
          <w:t xml:space="preserve">Deborah J.E. </w:t>
        </w:r>
        <w:proofErr w:type="spellStart"/>
        <w:r w:rsidR="00616C02" w:rsidRPr="006F4EE5">
          <w:t>Marriott</w:t>
        </w:r>
        <w:r w:rsidR="00616C02" w:rsidRPr="003B008A">
          <w:rPr>
            <w:vertAlign w:val="superscript"/>
          </w:rPr>
          <w:t>s,t</w:t>
        </w:r>
        <w:proofErr w:type="spellEnd"/>
        <w:r w:rsidR="00616C02">
          <w:t>,</w:t>
        </w:r>
        <w:r w:rsidR="00616C02" w:rsidRPr="00494DCF">
          <w:t xml:space="preserve"> </w:t>
        </w:r>
      </w:ins>
      <w:r w:rsidR="00A83774" w:rsidRPr="00494DCF">
        <w:t xml:space="preserve">Roger J. </w:t>
      </w:r>
      <w:proofErr w:type="spellStart"/>
      <w:ins w:id="5" w:author="My Luong Vuong" w:date="2024-06-20T16:12:00Z">
        <w:r w:rsidR="00616C02" w:rsidRPr="00494DCF">
          <w:t>Brüggemann</w:t>
        </w:r>
        <w:r w:rsidR="00616C02">
          <w:rPr>
            <w:vertAlign w:val="superscript"/>
          </w:rPr>
          <w:t>u</w:t>
        </w:r>
        <w:r w:rsidR="00616C02" w:rsidRPr="00494DCF">
          <w:rPr>
            <w:vertAlign w:val="superscript"/>
          </w:rPr>
          <w:t>,</w:t>
        </w:r>
        <w:r w:rsidR="00616C02">
          <w:rPr>
            <w:vertAlign w:val="superscript"/>
          </w:rPr>
          <w:t>v</w:t>
        </w:r>
      </w:ins>
      <w:proofErr w:type="spellEnd"/>
      <w:del w:id="6" w:author="My Luong Vuong" w:date="2024-06-20T16:12:00Z">
        <w:r w:rsidR="00A83774" w:rsidRPr="00494DCF">
          <w:delText>Brüggemann</w:delText>
        </w:r>
        <w:r w:rsidR="003D158C">
          <w:rPr>
            <w:vertAlign w:val="superscript"/>
          </w:rPr>
          <w:delText>s</w:delText>
        </w:r>
        <w:r w:rsidR="00480D7F" w:rsidRPr="00494DCF">
          <w:rPr>
            <w:vertAlign w:val="superscript"/>
          </w:rPr>
          <w:delText>,</w:delText>
        </w:r>
        <w:r w:rsidR="003D158C">
          <w:rPr>
            <w:vertAlign w:val="superscript"/>
          </w:rPr>
          <w:delText>t</w:delText>
        </w:r>
      </w:del>
      <w:r w:rsidR="00A83774" w:rsidRPr="00494DCF">
        <w:t>,</w:t>
      </w:r>
      <w:r w:rsidR="00FB5201" w:rsidRPr="00494DCF">
        <w:t xml:space="preserve"> Jeroen A. </w:t>
      </w:r>
      <w:proofErr w:type="spellStart"/>
      <w:ins w:id="7" w:author="My Luong Vuong" w:date="2024-06-20T16:12:00Z">
        <w:r w:rsidR="00616C02" w:rsidRPr="00494DCF">
          <w:t>Schouten</w:t>
        </w:r>
        <w:r w:rsidR="00616C02">
          <w:rPr>
            <w:vertAlign w:val="superscript"/>
          </w:rPr>
          <w:t>w</w:t>
        </w:r>
      </w:ins>
      <w:proofErr w:type="spellEnd"/>
      <w:del w:id="8" w:author="My Luong Vuong" w:date="2024-06-20T16:12:00Z">
        <w:r w:rsidR="00FB5201" w:rsidRPr="00494DCF">
          <w:delText>Schouten</w:delText>
        </w:r>
        <w:r w:rsidR="006F5057">
          <w:rPr>
            <w:vertAlign w:val="superscript"/>
          </w:rPr>
          <w:delText>u</w:delText>
        </w:r>
      </w:del>
      <w:r w:rsidR="00FB5201" w:rsidRPr="00494DCF">
        <w:t xml:space="preserve">, </w:t>
      </w:r>
      <w:r w:rsidR="00E31872" w:rsidRPr="00494DCF">
        <w:t>Raoul</w:t>
      </w:r>
      <w:r w:rsidR="00F76D85" w:rsidRPr="00494DCF">
        <w:t xml:space="preserve"> </w:t>
      </w:r>
      <w:proofErr w:type="spellStart"/>
      <w:ins w:id="9" w:author="My Luong Vuong" w:date="2024-06-20T16:12:00Z">
        <w:r w:rsidR="00616C02" w:rsidRPr="00494DCF">
          <w:t>Bergner</w:t>
        </w:r>
        <w:r w:rsidR="00616C02">
          <w:rPr>
            <w:vertAlign w:val="superscript"/>
          </w:rPr>
          <w:t>x</w:t>
        </w:r>
      </w:ins>
      <w:proofErr w:type="spellEnd"/>
      <w:del w:id="10" w:author="My Luong Vuong" w:date="2024-06-20T16:12:00Z">
        <w:r w:rsidR="00E31872" w:rsidRPr="00494DCF">
          <w:delText>Bergner</w:delText>
        </w:r>
        <w:r w:rsidR="006F5057">
          <w:rPr>
            <w:vertAlign w:val="superscript"/>
          </w:rPr>
          <w:delText>v</w:delText>
        </w:r>
      </w:del>
      <w:r w:rsidR="00E31872" w:rsidRPr="00494DCF">
        <w:t xml:space="preserve">, Steven </w:t>
      </w:r>
      <w:proofErr w:type="spellStart"/>
      <w:ins w:id="11" w:author="My Luong Vuong" w:date="2024-06-20T16:12:00Z">
        <w:r w:rsidR="00616C02" w:rsidRPr="00494DCF">
          <w:t>Buijk</w:t>
        </w:r>
        <w:r w:rsidR="00616C02">
          <w:rPr>
            <w:vertAlign w:val="superscript"/>
          </w:rPr>
          <w:t>y</w:t>
        </w:r>
      </w:ins>
      <w:proofErr w:type="spellEnd"/>
      <w:del w:id="12" w:author="My Luong Vuong" w:date="2024-06-20T16:12:00Z">
        <w:r w:rsidR="00E31872" w:rsidRPr="00494DCF">
          <w:delText>Buijk</w:delText>
        </w:r>
        <w:r w:rsidR="008715AE">
          <w:rPr>
            <w:vertAlign w:val="superscript"/>
          </w:rPr>
          <w:delText>w</w:delText>
        </w:r>
      </w:del>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ins w:id="13" w:author="My Luong Vuong" w:date="2024-06-20T16:12:00Z">
        <w:r w:rsidR="00616C02" w:rsidRPr="00494DCF">
          <w:t>Wicha</w:t>
        </w:r>
        <w:r w:rsidR="00616C02">
          <w:rPr>
            <w:vertAlign w:val="superscript"/>
          </w:rPr>
          <w:t>z</w:t>
        </w:r>
      </w:ins>
      <w:proofErr w:type="spellEnd"/>
      <w:del w:id="14" w:author="My Luong Vuong" w:date="2024-06-20T16:12:00Z">
        <w:r w:rsidR="004750B5" w:rsidRPr="00494DCF">
          <w:delText>Wicha</w:delText>
        </w:r>
        <w:r w:rsidR="008715AE">
          <w:rPr>
            <w:vertAlign w:val="superscript"/>
          </w:rPr>
          <w:delText>x</w:delText>
        </w:r>
      </w:del>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4C950D0C" w14:textId="77777777" w:rsidR="00616C02" w:rsidRDefault="00796939" w:rsidP="00616C02">
      <w:pPr>
        <w:spacing w:after="0" w:line="276" w:lineRule="auto"/>
        <w:jc w:val="left"/>
        <w:rPr>
          <w:ins w:id="15" w:author="My Luong Vuong" w:date="2024-06-20T16:12:00Z"/>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ins w:id="16" w:author="My Luong Vuong" w:date="2024-06-20T16:12:00Z">
        <w:r w:rsidR="00616C02">
          <w:rPr>
            <w:sz w:val="20"/>
            <w:szCs w:val="20"/>
          </w:rPr>
          <w:t>. Email: .</w:t>
        </w:r>
      </w:ins>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17" w:name="_Hlk152339168"/>
      <w:r w:rsidR="00CD2DBC" w:rsidRPr="00494DCF">
        <w:rPr>
          <w:sz w:val="20"/>
          <w:szCs w:val="20"/>
        </w:rPr>
        <w:t>Australia</w:t>
      </w:r>
      <w:bookmarkEnd w:id="17"/>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ins w:id="18" w:author="My Luong Vuong" w:date="2024-06-20T16:12:00Z">
        <w:r w:rsidR="00616C02" w:rsidRPr="002556F5">
          <w:rPr>
            <w:sz w:val="20"/>
            <w:szCs w:val="20"/>
          </w:rPr>
          <w:t>School of Clinical Medicine, St Vincent's Healthcare Clinical Campus, Faculty of Medicine and Health, UNSW Sydney, NSW, Australia</w:t>
        </w:r>
        <w:r w:rsidR="00616C02" w:rsidRPr="00494DCF">
          <w:rPr>
            <w:sz w:val="20"/>
            <w:szCs w:val="20"/>
            <w:vertAlign w:val="superscript"/>
          </w:rPr>
          <w:br/>
        </w:r>
        <w:r w:rsidR="00616C02">
          <w:rPr>
            <w:sz w:val="20"/>
            <w:szCs w:val="20"/>
            <w:vertAlign w:val="superscript"/>
          </w:rPr>
          <w:t>t</w:t>
        </w:r>
        <w:r w:rsidR="00616C02" w:rsidRPr="00494DCF">
          <w:rPr>
            <w:sz w:val="20"/>
            <w:szCs w:val="20"/>
          </w:rPr>
          <w:t xml:space="preserve"> </w:t>
        </w:r>
        <w:r w:rsidR="00616C02" w:rsidRPr="00EE50EC">
          <w:rPr>
            <w:sz w:val="20"/>
            <w:szCs w:val="20"/>
          </w:rPr>
          <w:t>Clinical Microbiology and Infectious Diseases Department, St. Vincent's Hospital, Sydney, NSW, Australia</w:t>
        </w:r>
      </w:ins>
    </w:p>
    <w:p w14:paraId="2798C0AC" w14:textId="31E9BC53" w:rsidR="00F648D3" w:rsidRDefault="00616C02" w:rsidP="00C07E95">
      <w:pPr>
        <w:spacing w:line="276" w:lineRule="auto"/>
        <w:jc w:val="left"/>
        <w:rPr>
          <w:sz w:val="20"/>
          <w:szCs w:val="20"/>
        </w:rPr>
      </w:pPr>
      <w:ins w:id="19" w:author="My Luong Vuong" w:date="2024-06-20T16:12:00Z">
        <w:r>
          <w:rPr>
            <w:sz w:val="20"/>
            <w:szCs w:val="20"/>
            <w:vertAlign w:val="superscript"/>
          </w:rPr>
          <w:t>u</w:t>
        </w:r>
        <w:r w:rsidRPr="00494DCF">
          <w:rPr>
            <w:sz w:val="20"/>
            <w:szCs w:val="20"/>
          </w:rPr>
          <w:t xml:space="preserve"> </w:t>
        </w:r>
      </w:ins>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ins w:id="20" w:author="My Luong Vuong" w:date="2024-06-20T16:12:00Z">
        <w:r>
          <w:rPr>
            <w:sz w:val="20"/>
            <w:szCs w:val="20"/>
            <w:vertAlign w:val="superscript"/>
          </w:rPr>
          <w:t>v</w:t>
        </w:r>
      </w:ins>
      <w:del w:id="21" w:author="My Luong Vuong" w:date="2024-06-20T16:12:00Z">
        <w:r w:rsidR="00C07E95">
          <w:rPr>
            <w:sz w:val="20"/>
            <w:szCs w:val="20"/>
            <w:vertAlign w:val="superscript"/>
          </w:rPr>
          <w:delText>t</w:delText>
        </w:r>
      </w:del>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ins w:id="22" w:author="My Luong Vuong" w:date="2024-06-20T16:12:00Z">
        <w:r>
          <w:rPr>
            <w:sz w:val="20"/>
            <w:szCs w:val="20"/>
            <w:vertAlign w:val="superscript"/>
          </w:rPr>
          <w:t>w</w:t>
        </w:r>
      </w:ins>
      <w:del w:id="23" w:author="My Luong Vuong" w:date="2024-06-20T16:12:00Z">
        <w:r w:rsidR="00C07E95">
          <w:rPr>
            <w:sz w:val="20"/>
            <w:szCs w:val="20"/>
            <w:vertAlign w:val="superscript"/>
          </w:rPr>
          <w:delText>u</w:delText>
        </w:r>
      </w:del>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ins w:id="24" w:author="My Luong Vuong" w:date="2024-06-20T16:12:00Z">
        <w:r>
          <w:rPr>
            <w:sz w:val="20"/>
            <w:szCs w:val="20"/>
            <w:vertAlign w:val="superscript"/>
          </w:rPr>
          <w:t>x</w:t>
        </w:r>
      </w:ins>
      <w:del w:id="25" w:author="My Luong Vuong" w:date="2024-06-20T16:12:00Z">
        <w:r w:rsidR="00C07E95">
          <w:rPr>
            <w:sz w:val="20"/>
            <w:szCs w:val="20"/>
            <w:vertAlign w:val="superscript"/>
          </w:rPr>
          <w:delText>v</w:delText>
        </w:r>
      </w:del>
      <w:r w:rsidR="00A27093" w:rsidRPr="00494DCF">
        <w:rPr>
          <w:sz w:val="20"/>
          <w:szCs w:val="20"/>
        </w:rPr>
        <w:t xml:space="preserve"> </w:t>
      </w:r>
      <w:r w:rsidR="005B0EB5" w:rsidRPr="00494DCF">
        <w:rPr>
          <w:sz w:val="20"/>
          <w:szCs w:val="20"/>
        </w:rPr>
        <w:t>Division of Rheumatology</w:t>
      </w:r>
      <w:ins w:id="26" w:author="My Luong Vuong" w:date="2024-06-20T16:12:00Z">
        <w:r>
          <w:rPr>
            <w:sz w:val="20"/>
            <w:szCs w:val="20"/>
          </w:rPr>
          <w:t xml:space="preserve"> and Nephrology</w:t>
        </w:r>
      </w:ins>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ins w:id="27" w:author="My Luong Vuong" w:date="2024-06-20T16:12:00Z">
        <w:r>
          <w:rPr>
            <w:sz w:val="20"/>
            <w:szCs w:val="20"/>
            <w:vertAlign w:val="superscript"/>
          </w:rPr>
          <w:t>y</w:t>
        </w:r>
      </w:ins>
      <w:del w:id="28" w:author="My Luong Vuong" w:date="2024-06-20T16:12:00Z">
        <w:r w:rsidR="00C07E95">
          <w:rPr>
            <w:sz w:val="20"/>
            <w:szCs w:val="20"/>
            <w:vertAlign w:val="superscript"/>
          </w:rPr>
          <w:delText>w</w:delText>
        </w:r>
      </w:del>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ins w:id="29" w:author="My Luong Vuong" w:date="2024-06-20T16:12:00Z">
        <w:r>
          <w:rPr>
            <w:sz w:val="20"/>
            <w:szCs w:val="20"/>
            <w:vertAlign w:val="superscript"/>
          </w:rPr>
          <w:t>z</w:t>
        </w:r>
      </w:ins>
      <w:del w:id="30" w:author="My Luong Vuong" w:date="2024-06-20T16:12:00Z">
        <w:r w:rsidR="00C07E95">
          <w:rPr>
            <w:sz w:val="20"/>
            <w:szCs w:val="20"/>
            <w:vertAlign w:val="superscript"/>
          </w:rPr>
          <w:delText>x</w:delText>
        </w:r>
      </w:del>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6AF80215" w14:textId="77777777" w:rsidR="00616C02" w:rsidRDefault="00616C02" w:rsidP="00616C02">
      <w:pPr>
        <w:spacing w:line="276" w:lineRule="auto"/>
        <w:jc w:val="left"/>
        <w:rPr>
          <w:ins w:id="31" w:author="My Luong Vuong" w:date="2024-06-20T16:12:00Z"/>
          <w:sz w:val="20"/>
          <w:szCs w:val="20"/>
        </w:rPr>
      </w:pPr>
      <w:ins w:id="32" w:author="My Luong Vuong" w:date="2024-06-20T16:12:00Z">
        <w:r>
          <w:rPr>
            <w:sz w:val="20"/>
            <w:szCs w:val="20"/>
            <w:vertAlign w:val="superscript"/>
          </w:rPr>
          <w:lastRenderedPageBreak/>
          <w:t>2</w:t>
        </w:r>
        <w:r>
          <w:rPr>
            <w:sz w:val="20"/>
            <w:szCs w:val="20"/>
          </w:rPr>
          <w:t xml:space="preserve"> ICON plc, Groningen, The Netherlands</w:t>
        </w:r>
      </w:ins>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33"/>
      <w:commentRangeStart w:id="34"/>
      <w:r w:rsidRPr="00715016">
        <w:t>aimed to</w:t>
      </w:r>
      <w:r w:rsidR="00A1469E">
        <w:t xml:space="preserve"> </w:t>
      </w:r>
      <w:r w:rsidR="00715016" w:rsidRPr="00715016">
        <w:t xml:space="preserve">identify factors </w:t>
      </w:r>
      <w:commentRangeEnd w:id="33"/>
      <w:r w:rsidR="001876AE">
        <w:rPr>
          <w:rStyle w:val="CommentReference"/>
        </w:rPr>
        <w:commentReference w:id="33"/>
      </w:r>
      <w:commentRangeEnd w:id="34"/>
      <w:r w:rsidR="00CE48D7">
        <w:rPr>
          <w:rStyle w:val="CommentReference"/>
        </w:rPr>
        <w:commentReference w:id="34"/>
      </w:r>
      <w:r w:rsidR="00715016" w:rsidRPr="00715016">
        <w:t>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4578C3B0"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35" w:author="My Luong Vuong" w:date="2024-06-22T10:53:00Z">
        <w:r w:rsidR="00A57A28" w:rsidDel="00836991">
          <w:delText>(IPDMA)</w:delText>
        </w:r>
        <w:r w:rsidRPr="00715016" w:rsidDel="00836991">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37EE9E3F"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w:t>
      </w:r>
      <w:commentRangeStart w:id="36"/>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37" w:author="My Luong Vuong" w:date="2024-06-22T10:53:00Z">
        <w:r w:rsidR="00CD0ACC" w:rsidRPr="00CD0ACC" w:rsidDel="0025489F">
          <w:delText xml:space="preserve"> (CKD-EPI)</w:delText>
        </w:r>
      </w:del>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36"/>
      <w:r w:rsidR="001876AE">
        <w:rPr>
          <w:rStyle w:val="CommentReference"/>
        </w:rPr>
        <w:commentReference w:id="36"/>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An optimised dosing regimen taking into account the patient’s CRRT status and total body weight was proposed</w:t>
      </w:r>
      <w:r w:rsidRPr="00715016">
        <w:t>.</w:t>
      </w:r>
    </w:p>
    <w:p w14:paraId="52C8EFEB" w14:textId="663A95DB" w:rsidR="0064343D" w:rsidRDefault="00715016" w:rsidP="00967421">
      <w:r w:rsidRPr="00A72BCD">
        <w:rPr>
          <w:rStyle w:val="Heading2Char"/>
        </w:rPr>
        <w:t>Conclusion</w:t>
      </w:r>
      <w:r w:rsidR="00E56259">
        <w:t> </w:t>
      </w:r>
      <w:commentRangeStart w:id="38"/>
      <w:commentRangeStart w:id="39"/>
      <w:r w:rsidR="007132A7">
        <w:t xml:space="preserve">We have developed a </w:t>
      </w:r>
      <w:ins w:id="40" w:author="My Luong Vuong" w:date="2024-06-14T16:39:00Z">
        <w:r w:rsidR="00EE6A82" w:rsidRPr="00EE6A82">
          <w:t>clinically practical</w:t>
        </w:r>
      </w:ins>
      <w:del w:id="41" w:author="My Luong Vuong" w:date="2024-06-14T16:39:00Z">
        <w:r w:rsidR="007132A7" w:rsidDel="00EE6A82">
          <w:delText>convenient</w:delText>
        </w:r>
      </w:del>
      <w:r w:rsidR="004674D4">
        <w:t xml:space="preserve"> fluconazole</w:t>
      </w:r>
      <w:r w:rsidR="007132A7">
        <w:t xml:space="preserve"> </w:t>
      </w:r>
      <w:r w:rsidR="00F46DEA">
        <w:t xml:space="preserve">dosing </w:t>
      </w:r>
      <w:r w:rsidR="007335F0">
        <w:t>regimen</w:t>
      </w:r>
      <w:r w:rsidR="006D0DD0">
        <w:t xml:space="preserve"> </w:t>
      </w:r>
      <w:ins w:id="42" w:author="My Luong Vuong" w:date="2024-06-14T16:40:00Z">
        <w:r w:rsidR="005F4C21">
          <w:t>with the potential to achieve</w:t>
        </w:r>
      </w:ins>
      <w:del w:id="43" w:author="My Luong Vuong" w:date="2024-06-14T16:40:00Z">
        <w:r w:rsidR="007335F0" w:rsidDel="005F4C21">
          <w:delText>that helps achieve</w:delText>
        </w:r>
      </w:del>
      <w:r w:rsidR="007335F0">
        <w:t xml:space="preserve"> </w:t>
      </w:r>
      <w:r w:rsidR="00C826E1">
        <w:t>a population-wide PKPD target attainment in critically ill patients.</w:t>
      </w:r>
      <w:commentRangeEnd w:id="38"/>
      <w:r w:rsidR="00533622">
        <w:rPr>
          <w:rStyle w:val="CommentReference"/>
        </w:rPr>
        <w:commentReference w:id="38"/>
      </w:r>
      <w:commentRangeEnd w:id="39"/>
      <w:r w:rsidR="003A292B">
        <w:rPr>
          <w:rStyle w:val="CommentReference"/>
        </w:rPr>
        <w:commentReference w:id="39"/>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44"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36E7007"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45"/>
      <w:commentRangeStart w:id="46"/>
      <w:commentRangeStart w:id="47"/>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45"/>
      <w:del w:id="48" w:author="My Luong Vuong" w:date="2024-06-20T16:12:00Z">
        <w:r w:rsidR="00B4451A">
          <w:delText>.</w:delText>
        </w:r>
      </w:del>
      <w:ins w:id="49" w:author="My Luong Vuong" w:date="2024-06-20T16:12:00Z">
        <w:r w:rsidR="005170F2">
          <w:rPr>
            <w:rStyle w:val="CommentReference"/>
          </w:rPr>
          <w:commentReference w:id="45"/>
        </w:r>
        <w:commentRangeEnd w:id="46"/>
        <w:r w:rsidR="00242B4C">
          <w:rPr>
            <w:rStyle w:val="CommentReference"/>
          </w:rPr>
          <w:commentReference w:id="46"/>
        </w:r>
        <w:commentRangeEnd w:id="47"/>
        <w:r w:rsidR="00AA6504">
          <w:rPr>
            <w:rStyle w:val="CommentReference"/>
          </w:rPr>
          <w:commentReference w:id="47"/>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50"/>
      <w:commentRangeStart w:id="51"/>
      <w:r w:rsidR="00223BD5">
        <w:t>hepato</w:t>
      </w:r>
      <w:r w:rsidR="00E41689" w:rsidRPr="00E03B11">
        <w:t>toxicity</w:t>
      </w:r>
      <w:commentRangeEnd w:id="50"/>
      <w:r w:rsidR="001F2376">
        <w:rPr>
          <w:rStyle w:val="CommentReference"/>
        </w:rPr>
        <w:commentReference w:id="50"/>
      </w:r>
      <w:commentRangeEnd w:id="51"/>
      <w:r w:rsidR="00790F7B">
        <w:rPr>
          <w:rStyle w:val="CommentReference"/>
        </w:rPr>
        <w:commentReference w:id="51"/>
      </w:r>
      <w:r w:rsidR="00332EE5">
        <w:t xml:space="preserve"> </w:t>
      </w:r>
      <w:r w:rsidR="00871C3F">
        <w:t>was documented in one case study</w:t>
      </w:r>
      <w:ins w:id="52" w:author="My Luong Vuong" w:date="2024-06-14T16:51:00Z">
        <w:r w:rsidR="00C16B20">
          <w:t xml:space="preserve"> </w:t>
        </w:r>
      </w:ins>
      <w:del w:id="53" w:author="My Luong Vuong" w:date="2024-06-14T16:51:00Z">
        <w:r w:rsidR="00871C3F" w:rsidDel="003C014E">
          <w:delText xml:space="preserve">, </w:delText>
        </w:r>
        <w:r w:rsidR="00871C3F" w:rsidRPr="005A2762" w:rsidDel="003C014E">
          <w:delText xml:space="preserve">wherein its occurrence was not </w:delText>
        </w:r>
        <w:r w:rsidR="00871C3F" w:rsidDel="003C014E">
          <w:delText>dependent</w:delText>
        </w:r>
        <w:r w:rsidR="00871C3F" w:rsidRPr="005A2762" w:rsidDel="003C014E">
          <w:delText xml:space="preserve"> on</w:delText>
        </w:r>
      </w:del>
      <w:del w:id="54" w:author="My Luong Vuong" w:date="2024-06-20T16:12:00Z">
        <w:r w:rsidR="00871C3F" w:rsidRPr="005A2762">
          <w:delText xml:space="preserve"> </w:delText>
        </w:r>
        <w:r w:rsidR="00701683">
          <w:delText>the</w:delText>
        </w:r>
      </w:del>
      <w:ins w:id="55" w:author="My Luong Vuong" w:date="2024-06-14T16:51:00Z">
        <w:r w:rsidR="003C014E">
          <w:t>with</w:t>
        </w:r>
      </w:ins>
      <w:ins w:id="56" w:author="My Luong Vuong" w:date="2024-06-14T16:52:00Z">
        <w:r w:rsidR="002457E7">
          <w:t xml:space="preserve"> an</w:t>
        </w:r>
      </w:ins>
      <w:ins w:id="57" w:author="My Luong Vuong" w:date="2024-06-14T16:51:00Z">
        <w:r w:rsidR="003C014E">
          <w:t xml:space="preserve"> unclear relation</w:t>
        </w:r>
      </w:ins>
      <w:ins w:id="58" w:author="My Luong Vuong" w:date="2024-06-14T16:52:00Z">
        <w:r w:rsidR="002457E7">
          <w:t>ship</w:t>
        </w:r>
      </w:ins>
      <w:ins w:id="59" w:author="My Luong Vuong" w:date="2024-06-14T16:51:00Z">
        <w:r w:rsidR="003C014E">
          <w:t xml:space="preserve"> to</w:t>
        </w:r>
      </w:ins>
      <w:ins w:id="60" w:author="My Luong Vuong" w:date="2024-06-20T16:12:00Z">
        <w:r w:rsidR="00871C3F" w:rsidRPr="005A2762">
          <w:t xml:space="preserve"> </w:t>
        </w:r>
        <w:r w:rsidR="00701683">
          <w:t xml:space="preserve">the </w:t>
        </w:r>
      </w:ins>
      <w:ins w:id="61" w:author="My Luong Vuong" w:date="2024-06-14T16:52:00Z">
        <w:r w:rsidR="002457E7">
          <w:t xml:space="preserve">drug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6167975F" w:rsidR="008A57D3" w:rsidRPr="00E03B11" w:rsidRDefault="00CE29DB" w:rsidP="00593CAA">
      <w:r w:rsidRPr="00E03B11">
        <w:rPr>
          <w:color w:val="000000"/>
        </w:rPr>
        <w:t>The</w:t>
      </w:r>
      <w:ins w:id="62" w:author="My Luong Vuong" w:date="2024-06-20T16:12:00Z">
        <w:r w:rsidRPr="00E03B11">
          <w:rPr>
            <w:color w:val="000000"/>
          </w:rPr>
          <w:t xml:space="preserve"> </w:t>
        </w:r>
      </w:ins>
      <w:ins w:id="63" w:author="Jason Roberts" w:date="2024-06-14T18:14:00Z">
        <w:r w:rsidR="005170F2">
          <w:rPr>
            <w:color w:val="000000"/>
          </w:rPr>
          <w:t xml:space="preserve">manufacturer </w:t>
        </w:r>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del w:id="64" w:author="My Luong Vuong" w:date="2024-06-14T15:27:00Z">
        <w:r w:rsidR="0062765C" w:rsidRPr="00E03B11" w:rsidDel="00F218FB">
          <w:delText>,</w:delText>
        </w:r>
        <w:r w:rsidR="001F6035" w:rsidRPr="00E03B11" w:rsidDel="00F218FB">
          <w:delText xml:space="preserve"> </w:delText>
        </w:r>
      </w:del>
      <w:del w:id="65" w:author="My Luong Vuong" w:date="2024-06-20T16:12:00Z">
        <w:r w:rsidR="0062765C" w:rsidRPr="00E03B11">
          <w:delText>however</w:delText>
        </w:r>
        <w:r w:rsidR="001F6035" w:rsidRPr="00E03B11">
          <w:delText>,</w:delText>
        </w:r>
      </w:del>
      <w:ins w:id="66" w:author="My Luong Vuong" w:date="2024-06-14T15:27:00Z">
        <w:r w:rsidR="00F218FB">
          <w:t>.</w:t>
        </w:r>
        <w:r w:rsidR="00F218FB" w:rsidRPr="00E03B11">
          <w:t xml:space="preserve"> </w:t>
        </w:r>
      </w:ins>
      <w:del w:id="67" w:author="My Luong Vuong" w:date="2024-06-14T15:27:00Z">
        <w:r w:rsidR="0062765C" w:rsidRPr="00E03B11" w:rsidDel="00F218FB">
          <w:delText>however</w:delText>
        </w:r>
      </w:del>
      <w:ins w:id="68" w:author="My Luong Vuong" w:date="2024-06-14T15:27:00Z">
        <w:r w:rsidR="00F218FB">
          <w:t>H</w:t>
        </w:r>
        <w:r w:rsidR="00F218FB" w:rsidRPr="00E03B11">
          <w:t>owever</w:t>
        </w:r>
      </w:ins>
      <w:ins w:id="69" w:author="My Luong Vuong" w:date="2024-06-20T16:12:00Z">
        <w:r w:rsidR="001F6035" w:rsidRPr="00E03B11">
          <w:t xml:space="preserve">, </w:t>
        </w:r>
      </w:ins>
      <w:ins w:id="70" w:author="My Luong Vuong" w:date="2024-06-14T15:28:00Z">
        <w:r w:rsidR="009565D7" w:rsidRPr="009565D7">
          <w:t>these studies yielded conflicting results regarding the</w:t>
        </w:r>
        <w:r w:rsidR="009565D7" w:rsidRPr="009565D7" w:rsidDel="009565D7">
          <w:t xml:space="preserve"> </w:t>
        </w:r>
      </w:ins>
      <w:del w:id="71" w:author="My Luong Vuong" w:date="2024-06-14T15:28:00Z">
        <w:r w:rsidR="001F6035" w:rsidRPr="00E03B11" w:rsidDel="009565D7">
          <w:delText xml:space="preserve">no </w:delText>
        </w:r>
        <w:commentRangeStart w:id="72"/>
        <w:commentRangeStart w:id="73"/>
        <w:commentRangeStart w:id="74"/>
        <w:r w:rsidR="001F6035" w:rsidRPr="00E03B11" w:rsidDel="009565D7">
          <w:delText xml:space="preserve">consensus </w:delText>
        </w:r>
        <w:r w:rsidR="0008592A" w:rsidDel="009565D7">
          <w:delText>w</w:delText>
        </w:r>
        <w:r w:rsidR="001F6035" w:rsidRPr="00E03B11" w:rsidDel="009565D7">
          <w:delText>as reached</w:delText>
        </w:r>
        <w:r w:rsidR="007019A1" w:rsidRPr="00E03B11" w:rsidDel="009565D7">
          <w:delText xml:space="preserve"> 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72"/>
      <w:del w:id="75" w:author="My Luong Vuong" w:date="2024-06-20T16:12:00Z">
        <w:r w:rsidR="0026752B">
          <w:delText>.</w:delText>
        </w:r>
      </w:del>
      <w:ins w:id="76" w:author="My Luong Vuong" w:date="2024-06-20T16:12:00Z">
        <w:r w:rsidR="005170F2">
          <w:rPr>
            <w:rStyle w:val="CommentReference"/>
          </w:rPr>
          <w:commentReference w:id="72"/>
        </w:r>
        <w:commentRangeEnd w:id="73"/>
        <w:r w:rsidR="00D03279">
          <w:rPr>
            <w:rStyle w:val="CommentReference"/>
          </w:rPr>
          <w:commentReference w:id="73"/>
        </w:r>
        <w:commentRangeEnd w:id="74"/>
        <w:r w:rsidR="0057670B">
          <w:rPr>
            <w:rStyle w:val="CommentReference"/>
          </w:rPr>
          <w:commentReference w:id="74"/>
        </w:r>
        <w:r w:rsidR="0026752B">
          <w:t>.</w:t>
        </w:r>
      </w:ins>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3D2A2C48"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77"/>
      <w:commentRangeStart w:id="78"/>
      <w:commentRangeStart w:id="79"/>
      <w:commentRangeStart w:id="80"/>
      <w:r w:rsidR="008A57D3" w:rsidRPr="00E03B11">
        <w:t>individual patient data meta-analysis</w:t>
      </w:r>
      <w:r w:rsidR="006C5135" w:rsidRPr="00E03B11">
        <w:t xml:space="preserve"> (IPDMA)</w:t>
      </w:r>
      <w:r w:rsidRPr="00E03B11">
        <w:t xml:space="preserve"> </w:t>
      </w:r>
      <w:commentRangeEnd w:id="77"/>
      <w:r w:rsidR="005170F2">
        <w:rPr>
          <w:rStyle w:val="CommentReference"/>
        </w:rPr>
        <w:commentReference w:id="77"/>
      </w:r>
      <w:commentRangeEnd w:id="78"/>
      <w:r w:rsidR="00353C3E">
        <w:rPr>
          <w:rStyle w:val="CommentReference"/>
        </w:rPr>
        <w:commentReference w:id="78"/>
      </w:r>
      <w:commentRangeEnd w:id="79"/>
      <w:r w:rsidR="00924CB9">
        <w:rPr>
          <w:rStyle w:val="CommentReference"/>
        </w:rPr>
        <w:commentReference w:id="79"/>
      </w:r>
      <w:commentRangeEnd w:id="80"/>
      <w:r w:rsidR="00B429CC">
        <w:rPr>
          <w:rStyle w:val="CommentReference"/>
        </w:rPr>
        <w:commentReference w:id="80"/>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w:t>
      </w:r>
      <w:r w:rsidR="0078287A" w:rsidRPr="00E03B11">
        <w:rPr>
          <w:color w:val="000000"/>
        </w:rPr>
        <w:lastRenderedPageBreak/>
        <w:t xml:space="preserve">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44"/>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47356DFD" w:rsidR="00914769" w:rsidRDefault="00D80552" w:rsidP="00593CAA">
      <w:bookmarkStart w:id="81"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82"/>
      <w:del w:id="83" w:author="Jan-Willem Alffenaar" w:date="2024-06-01T07:28:00Z">
        <w:r w:rsidR="00DB57AB" w:rsidDel="00AF4D2A">
          <w:delText>Written</w:delText>
        </w:r>
        <w:r w:rsidR="00DB57AB" w:rsidRPr="00DB57AB" w:rsidDel="00AF4D2A">
          <w:delText xml:space="preserve"> informed consent</w:delText>
        </w:r>
        <w:r w:rsidR="008228EC" w:rsidDel="00AF4D2A">
          <w:delText xml:space="preserve"> for secondary use</w:delText>
        </w:r>
        <w:r w:rsidR="00BC1EF4" w:rsidDel="00AF4D2A">
          <w:delText xml:space="preserve"> of data</w:delText>
        </w:r>
        <w:r w:rsidR="00DB57AB" w:rsidRPr="00DB57AB" w:rsidDel="00AF4D2A">
          <w:delText xml:space="preserve"> </w:delText>
        </w:r>
        <w:r w:rsidR="00DB57AB" w:rsidDel="00AF4D2A">
          <w:delText>was obtained</w:delText>
        </w:r>
        <w:r w:rsidR="00091057" w:rsidDel="00AF4D2A">
          <w:delText xml:space="preserve"> from</w:delText>
        </w:r>
        <w:r w:rsidR="00DB57AB" w:rsidDel="00AF4D2A">
          <w:delText xml:space="preserve"> </w:delText>
        </w:r>
        <w:r w:rsidR="006E41D5" w:rsidDel="00AF4D2A">
          <w:delText>participants of</w:delText>
        </w:r>
        <w:r w:rsidR="00DB57AB" w:rsidRPr="00DB57AB" w:rsidDel="00AF4D2A">
          <w:delText xml:space="preserve"> the</w:delText>
        </w:r>
        <w:r w:rsidR="001300AC" w:rsidDel="00AF4D2A">
          <w:delText xml:space="preserve"> original</w:delText>
        </w:r>
        <w:r w:rsidR="00DB57AB" w:rsidRPr="00DB57AB" w:rsidDel="00AF4D2A">
          <w:delText xml:space="preserve"> stud</w:delText>
        </w:r>
        <w:r w:rsidR="00DB57AB" w:rsidDel="00AF4D2A">
          <w:delText>ies</w:delText>
        </w:r>
        <w:commentRangeEnd w:id="82"/>
        <w:r w:rsidR="00CE5DAE" w:rsidDel="00AF4D2A">
          <w:rPr>
            <w:rStyle w:val="CommentReference"/>
          </w:rPr>
          <w:commentReference w:id="82"/>
        </w:r>
        <w:r w:rsidR="00DB57AB" w:rsidRPr="00DB57AB" w:rsidDel="00AF4D2A">
          <w:delText xml:space="preserve"> in compliance </w:delText>
        </w:r>
        <w:r w:rsidR="001300AC" w:rsidDel="00AF4D2A">
          <w:delText xml:space="preserve">with </w:delText>
        </w:r>
        <w:r w:rsidR="00DB57AB" w:rsidRPr="00DB57AB" w:rsidDel="00AF4D2A">
          <w:delText>approval of the (local) Ethics Committee</w:delText>
        </w:r>
        <w:r w:rsidR="001538AA" w:rsidDel="00AF4D2A">
          <w:delText>s</w:delText>
        </w:r>
        <w:r w:rsidR="00DB57AB" w:rsidRPr="00DB57AB" w:rsidDel="00AF4D2A">
          <w:delText>.</w:delText>
        </w:r>
      </w:del>
    </w:p>
    <w:bookmarkEnd w:id="81"/>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47460F2A" w:rsidR="00B76B7D" w:rsidRPr="00E03B11" w:rsidRDefault="00AD19C4" w:rsidP="00593CAA">
      <w:bookmarkStart w:id="84"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A4487B"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7D3EB6D1"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4E788E">
        <w:fldChar w:fldCharType="begin"/>
      </w:r>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E788E">
        <w:fldChar w:fldCharType="separate"/>
      </w:r>
      <w:r w:rsidR="004E788E">
        <w:rPr>
          <w:noProof/>
        </w:rPr>
        <w:t> [16]</w:t>
      </w:r>
      <w:r w:rsidR="004E788E">
        <w:fldChar w:fldCharType="end"/>
      </w:r>
      <w:r w:rsidR="003126D2">
        <w:t>.</w:t>
      </w:r>
      <w:r w:rsidRPr="00E03B11">
        <w:t xml:space="preserve"> </w:t>
      </w:r>
      <w:commentRangeStart w:id="85"/>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commentRangeEnd w:id="85"/>
      <w:r w:rsidR="00B210ED">
        <w:rPr>
          <w:rStyle w:val="CommentReference"/>
        </w:rPr>
        <w:commentReference w:id="85"/>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using Boer’s formula</w:t>
      </w:r>
      <w:r w:rsidR="00054377">
        <w:t xml:space="preserve"> </w:t>
      </w:r>
      <w:r w:rsidR="00051CEA">
        <w:t>with</w:t>
      </w:r>
      <w:r w:rsidR="00054377" w:rsidRPr="00E03B11">
        <w:t xml:space="preserve"> </w:t>
      </w:r>
      <w:r w:rsidR="00054377">
        <w:t>body weight</w:t>
      </w:r>
      <w:r w:rsidR="00054377" w:rsidRPr="00E03B11">
        <w:t xml:space="preserve"> and height</w:t>
      </w:r>
      <w:r w:rsidR="00343281" w:rsidRPr="00E03B11">
        <w:fldChar w:fldCharType="begin"/>
      </w:r>
      <w:r w:rsidR="004E788E">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4E788E">
        <w:rPr>
          <w:noProof/>
        </w:rPr>
        <w:t> [17]</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r w:rsidR="004E788E">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4E788E">
        <w:rPr>
          <w:noProof/>
        </w:rPr>
        <w:t> [18]</w:t>
      </w:r>
      <w:r w:rsidR="0024430C" w:rsidRPr="00E03B11">
        <w:fldChar w:fldCharType="end"/>
      </w:r>
      <w:r w:rsidR="00560D15">
        <w:t>.</w:t>
      </w:r>
    </w:p>
    <w:p w14:paraId="66F7F3EF" w14:textId="7724A4E4" w:rsidR="00A7137D" w:rsidRDefault="00E32996">
      <w:r w:rsidRPr="0012059F">
        <w:lastRenderedPageBreak/>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4E788E">
        <w:rPr>
          <w:noProof/>
        </w:rPr>
        <w:t> [16]</w:t>
      </w:r>
      <w:r w:rsidRPr="0012059F">
        <w:fldChar w:fldCharType="end"/>
      </w:r>
      <w:r w:rsidR="00A7137D">
        <w:t>, exemplified as follows:</w:t>
      </w:r>
    </w:p>
    <w:p w14:paraId="283FF6F2" w14:textId="2730A7DD" w:rsidR="00A7137D" w:rsidRPr="00A7137D" w:rsidRDefault="00A4487B"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640AC8">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84"/>
    <w:p w14:paraId="55F7C8D5" w14:textId="77777777" w:rsidR="00E855C5" w:rsidRPr="00E03B11" w:rsidRDefault="00E855C5" w:rsidP="00E855C5">
      <w:pPr>
        <w:pStyle w:val="Heading2"/>
        <w:rPr>
          <w:rFonts w:eastAsia="Times New Roman"/>
        </w:rPr>
      </w:pPr>
      <w:commentRangeStart w:id="86"/>
      <w:commentRangeStart w:id="87"/>
      <w:r>
        <w:rPr>
          <w:rFonts w:eastAsia="Times New Roman"/>
        </w:rPr>
        <w:t>Missing data handling</w:t>
      </w:r>
      <w:commentRangeEnd w:id="86"/>
      <w:r w:rsidR="00B210ED">
        <w:rPr>
          <w:rStyle w:val="CommentReference"/>
          <w:rFonts w:eastAsia="Times New Roman" w:cstheme="minorHAnsi"/>
          <w:b w:val="0"/>
        </w:rPr>
        <w:commentReference w:id="86"/>
      </w:r>
      <w:commentRangeEnd w:id="87"/>
      <w:r w:rsidR="004F5666">
        <w:rPr>
          <w:rStyle w:val="CommentReference"/>
          <w:rFonts w:eastAsia="Times New Roman" w:cstheme="minorHAnsi"/>
          <w:b w:val="0"/>
        </w:rPr>
        <w:commentReference w:id="87"/>
      </w:r>
    </w:p>
    <w:p w14:paraId="218432AA" w14:textId="3ED0B9F2" w:rsidR="00A91C50" w:rsidRPr="00E03B11" w:rsidRDefault="008A1FC4" w:rsidP="00593CAA">
      <w:bookmarkStart w:id="88"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4E788E">
        <w:rPr>
          <w:noProof/>
        </w:rPr>
        <w:t> [19]</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4E788E">
        <w:rPr>
          <w:noProof/>
        </w:rPr>
        <w:t> [19]</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4E788E">
        <w:rPr>
          <w:noProof/>
        </w:rPr>
        <w:t> [19]</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4E788E">
        <w:instrText xml:space="preserve"> ADDIN EN.CITE &lt;EndNote&gt;&lt;Cite&gt;&lt;Author&gt;Hosmer&lt;/Author&gt;&lt;Year&gt;2008&lt;/Year&gt;&lt;RecNum&gt;29&lt;/RecNum&gt;&lt;DisplayText&gt; [20]&lt;/DisplayText&gt;&lt;record&gt;&lt;rec-number&gt;29&lt;/rec-number&gt;&lt;foreign-keys&gt;&lt;key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4E788E">
        <w:rPr>
          <w:noProof/>
        </w:rPr>
        <w:t> [20]</w:t>
      </w:r>
      <w:r w:rsidR="00A207E0" w:rsidRPr="00E03B11">
        <w:fldChar w:fldCharType="end"/>
      </w:r>
      <w:r w:rsidR="00D04096">
        <w:t>.</w:t>
      </w:r>
      <w:r w:rsidR="00925E91" w:rsidRPr="00E03B11">
        <w:t xml:space="preserve"> </w:t>
      </w:r>
      <w:r w:rsidR="003925B9" w:rsidRPr="00E03B11">
        <w:t>The number of imputations</w:t>
      </w:r>
      <w:del w:id="89" w:author="My Luong Vuong" w:date="2024-06-22T11:08:00Z">
        <w:r w:rsidR="00A91C50" w:rsidRPr="00E03B11" w:rsidDel="00E7525C">
          <w:delText xml:space="preserve"> (</w:delText>
        </w:r>
        <w:r w:rsidR="00A91C50" w:rsidRPr="00FA545B" w:rsidDel="00E7525C">
          <w:rPr>
            <w:i/>
            <w:iCs/>
          </w:rPr>
          <w:delText>m</w:delText>
        </w:r>
        <w:r w:rsidR="00A91C50" w:rsidRPr="00E03B11" w:rsidDel="00E7525C">
          <w:delText>)</w:delText>
        </w:r>
      </w:del>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4E788E">
        <w:rPr>
          <w:noProof/>
        </w:rPr>
        <w:t> [19]</w:t>
      </w:r>
      <w:r w:rsidR="002A1709">
        <w:fldChar w:fldCharType="end"/>
      </w:r>
      <w:r w:rsidR="00462AAC">
        <w:t>.</w:t>
      </w:r>
      <w:r w:rsidR="000A720A">
        <w:t xml:space="preserve"> </w:t>
      </w:r>
      <w:r w:rsidR="002D21CD" w:rsidRPr="00E03B11">
        <w:t>T</w:t>
      </w:r>
      <w:r w:rsidR="007244F4" w:rsidRPr="00E03B11">
        <w:t>he 95% confidence interval</w:t>
      </w:r>
      <w:del w:id="90" w:author="My Luong Vuong" w:date="2024-06-22T11:05:00Z">
        <w:r w:rsidR="00123A1E" w:rsidRPr="00E03B11" w:rsidDel="00BC6F8D">
          <w:delText xml:space="preserve"> (CI)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4E788E">
        <w:rPr>
          <w:noProof/>
        </w:rPr>
        <w:t> [19]</w:t>
      </w:r>
      <w:r w:rsidR="00013EF8" w:rsidRPr="00E03B11">
        <w:fldChar w:fldCharType="end"/>
      </w:r>
      <w:r w:rsidR="00AF0DD2">
        <w:t>.</w:t>
      </w:r>
    </w:p>
    <w:bookmarkEnd w:id="88"/>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885133F" w:rsidR="008A26BD" w:rsidRPr="00E03B11" w:rsidRDefault="008A26BD" w:rsidP="00593CAA">
      <w:bookmarkStart w:id="91"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4E788E">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4E788E">
        <w:rPr>
          <w:noProof/>
        </w:rPr>
        <w:t> [16]</w:t>
      </w:r>
      <w:r w:rsidR="00FA6FCA" w:rsidRPr="00E03B11">
        <w:fldChar w:fldCharType="end"/>
      </w:r>
      <w:r w:rsidR="00EA472F">
        <w:t>.</w:t>
      </w:r>
    </w:p>
    <w:bookmarkEnd w:id="91"/>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92" w:name="_Hlk136861976"/>
      <w:r w:rsidRPr="00344E1F">
        <w:rPr>
          <w:rFonts w:eastAsia="Times New Roman"/>
        </w:rPr>
        <w:t>Selecting dosing regimens for testing</w:t>
      </w:r>
    </w:p>
    <w:p w14:paraId="41370DBA" w14:textId="248E1416" w:rsidR="00653711" w:rsidRDefault="00F21274" w:rsidP="00F75B5B">
      <w:bookmarkStart w:id="93" w:name="_Hlk136861998"/>
      <w:bookmarkEnd w:id="92"/>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w:t>
      </w:r>
      <w:commentRangeStart w:id="94"/>
      <w:commentRangeStart w:id="95"/>
      <w:ins w:id="96" w:author="Jason Roberts" w:date="2024-06-14T18:25:00Z">
        <w:r w:rsidR="00EC6EC9">
          <w:t xml:space="preserve">manufacturer </w:t>
        </w:r>
      </w:ins>
      <w:commentRangeEnd w:id="94"/>
      <w:ins w:id="97" w:author="Jason Roberts" w:date="2024-06-14T18:26:00Z">
        <w:r w:rsidR="00EC6EC9">
          <w:rPr>
            <w:rStyle w:val="CommentReference"/>
          </w:rPr>
          <w:commentReference w:id="94"/>
        </w:r>
      </w:ins>
      <w:commentRangeEnd w:id="95"/>
      <w:r w:rsidR="004C4A41">
        <w:rPr>
          <w:rStyle w:val="CommentReference"/>
        </w:rPr>
        <w:commentReference w:id="95"/>
      </w:r>
      <w:r w:rsidRPr="00E03B11">
        <w:t>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98"/>
      <w:commentRangeStart w:id="99"/>
      <w:r w:rsidR="00F75B5B">
        <w:t xml:space="preserve">12 mg/kg </w:t>
      </w:r>
      <w:r w:rsidR="00672E2F">
        <w:t>on day 1, followed by</w:t>
      </w:r>
      <w:r w:rsidR="00F75B5B">
        <w:t xml:space="preserve"> 6 mg/kg</w:t>
      </w:r>
      <w:r w:rsidR="00672E2F">
        <w:t xml:space="preserve"> daily</w:t>
      </w:r>
      <w:commentRangeEnd w:id="98"/>
      <w:r w:rsidR="00161E92">
        <w:rPr>
          <w:rStyle w:val="CommentReference"/>
        </w:rPr>
        <w:commentReference w:id="98"/>
      </w:r>
      <w:commentRangeEnd w:id="99"/>
      <w:r w:rsidR="002732B6">
        <w:rPr>
          <w:rStyle w:val="CommentReference"/>
        </w:rPr>
        <w:commentReference w:id="99"/>
      </w:r>
      <w:r w:rsidR="00F75B5B">
        <w:t>)</w:t>
      </w:r>
      <w:r w:rsidR="002D364A">
        <w:t>,</w:t>
      </w:r>
      <w:r w:rsidR="007C763F">
        <w:t xml:space="preserve"> which </w:t>
      </w:r>
      <w:r w:rsidR="00D86948">
        <w:t>was suggested in a previous study</w:t>
      </w:r>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213D4370"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00" w:name="_Hlk136862017"/>
      <w:bookmarkEnd w:id="93"/>
      <w:r w:rsidRPr="00CA5A80">
        <w:rPr>
          <w:rFonts w:eastAsia="Times New Roman"/>
        </w:rPr>
        <w:t>Criteria for evaluating dosing regimens</w:t>
      </w:r>
    </w:p>
    <w:p w14:paraId="7218710E" w14:textId="47A572D6" w:rsidR="005E3036" w:rsidRDefault="006E430D" w:rsidP="00593CAA">
      <w:commentRangeStart w:id="101"/>
      <w:commentRangeStart w:id="102"/>
      <w:commentRangeStart w:id="103"/>
      <w:r w:rsidRPr="006E430D">
        <w:t xml:space="preserve">A dosing regimen was considered </w:t>
      </w:r>
      <w:del w:id="104" w:author="Jason Roberts" w:date="2024-06-14T18:27:00Z">
        <w:r w:rsidRPr="006E430D" w:rsidDel="00EC6EC9">
          <w:delText>inclusive</w:delText>
        </w:r>
        <w:r w:rsidR="00727D7B" w:rsidDel="00EC6EC9">
          <w:delText xml:space="preserve"> </w:delText>
        </w:r>
      </w:del>
      <w:ins w:id="105" w:author="Jason Roberts" w:date="2024-06-14T18:27:00Z">
        <w:r w:rsidR="00EC6EC9">
          <w:t xml:space="preserve">acceptable </w:t>
        </w:r>
      </w:ins>
      <w:r w:rsidRPr="006E430D">
        <w:t xml:space="preserve">if it </w:t>
      </w:r>
      <w:del w:id="106" w:author="Jason Roberts" w:date="2024-06-14T18:28:00Z">
        <w:r w:rsidRPr="006E430D" w:rsidDel="00EC6EC9">
          <w:delText>resulted in</w:delText>
        </w:r>
        <w:r w:rsidR="00674F0A" w:rsidDel="00EC6EC9">
          <w:delText xml:space="preserve"> a</w:delText>
        </w:r>
        <w:r w:rsidRPr="006E430D" w:rsidDel="00EC6EC9">
          <w:delText xml:space="preserve"> clinically acceptable</w:delText>
        </w:r>
      </w:del>
      <w:ins w:id="107" w:author="Jason Roberts" w:date="2024-06-14T18:28:00Z">
        <w:r w:rsidR="00EC6EC9">
          <w:t>achieved a 90%</w:t>
        </w:r>
      </w:ins>
      <w:r w:rsidRPr="006E430D">
        <w:t xml:space="preserve"> </w:t>
      </w:r>
      <w:del w:id="108" w:author="Jason Roberts" w:date="2024-06-14T18:28:00Z">
        <w:r w:rsidR="004C767F" w:rsidDel="00EC6EC9">
          <w:delText xml:space="preserve">PKPD </w:delText>
        </w:r>
      </w:del>
      <w:r w:rsidR="00224ABE">
        <w:t>probability of target attainment (</w:t>
      </w:r>
      <w:r w:rsidR="00224ABE" w:rsidRPr="00E03B11">
        <w:t>PTA</w:t>
      </w:r>
      <w:r w:rsidR="00224ABE">
        <w:t>)</w:t>
      </w:r>
      <w:del w:id="109" w:author="Jason Roberts" w:date="2024-06-14T18:28:00Z">
        <w:r w:rsidR="005E7CB5" w:rsidDel="00EC6EC9">
          <w:delText xml:space="preserve"> </w:delText>
        </w:r>
      </w:del>
      <w:ins w:id="110" w:author="Jason Roberts" w:date="2024-06-14T18:28:00Z">
        <w:r w:rsidR="00EC6EC9">
          <w:t xml:space="preserve"> across the population</w:t>
        </w:r>
      </w:ins>
      <w:del w:id="111" w:author="Jason Roberts" w:date="2024-06-14T18:28:00Z">
        <w:r w:rsidR="00742C88" w:rsidDel="00EC6EC9">
          <w:delText xml:space="preserve">for every virtual patient, irrespective of their </w:delText>
        </w:r>
        <w:r w:rsidR="00547597" w:rsidDel="00EC6EC9">
          <w:delText>place in the population distribution of covariate</w:delText>
        </w:r>
      </w:del>
      <w:del w:id="112" w:author="Jason Roberts" w:date="2024-06-14T18:29:00Z">
        <w:r w:rsidRPr="006E430D" w:rsidDel="00EC6EC9">
          <w:delText>.</w:delText>
        </w:r>
        <w:r w:rsidR="00766900" w:rsidDel="00EC6EC9">
          <w:delText xml:space="preserve"> </w:delText>
        </w:r>
        <w:r w:rsidR="00093820" w:rsidRPr="00E03B11" w:rsidDel="00EC6EC9">
          <w:delText xml:space="preserve">A </w:delText>
        </w:r>
        <w:r w:rsidR="00BB7FA2" w:rsidDel="00EC6EC9">
          <w:delText>PTA</w:delText>
        </w:r>
        <w:r w:rsidR="00093820" w:rsidRPr="00E03B11" w:rsidDel="00EC6EC9">
          <w:delText xml:space="preserve"> of ≥90% was considered clinically acceptable, as suggested by the European Medicines Agency</w:delText>
        </w:r>
      </w:del>
      <w:r w:rsidR="00093820" w:rsidRPr="00B06240">
        <w:fldChar w:fldCharType="begin"/>
      </w:r>
      <w:r w:rsidR="004E788E">
        <w:instrText xml:space="preserve"> ADDIN EN.CITE &lt;EndNote&gt;&lt;Cite&gt;&lt;Author&gt;Committee for Medicinal Products for Human Use (CHMP)&lt;/Author&gt;&lt;Year&gt;2016&lt;/Year&gt;&lt;RecNum&gt;32&lt;/RecNum&gt;&lt;DisplayText&gt; [21]&lt;/DisplayText&gt;&lt;record&gt;&lt;rec-number&gt;32&lt;/rec-number&gt;&lt;foreign-keys&gt;&lt;key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4E788E">
        <w:rPr>
          <w:noProof/>
        </w:rPr>
        <w:t> [21]</w:t>
      </w:r>
      <w:r w:rsidR="00093820" w:rsidRPr="00B06240">
        <w:fldChar w:fldCharType="end"/>
      </w:r>
      <w:commentRangeEnd w:id="101"/>
      <w:del w:id="113" w:author="My Luong Vuong" w:date="2024-06-20T16:12:00Z">
        <w:r w:rsidR="00093820">
          <w:delText>.</w:delText>
        </w:r>
      </w:del>
      <w:ins w:id="114" w:author="My Luong Vuong" w:date="2024-06-20T16:12:00Z">
        <w:r w:rsidR="00EC6EC9">
          <w:rPr>
            <w:rStyle w:val="CommentReference"/>
          </w:rPr>
          <w:commentReference w:id="101"/>
        </w:r>
        <w:commentRangeEnd w:id="102"/>
        <w:r w:rsidR="00EC6EC9">
          <w:rPr>
            <w:rStyle w:val="CommentReference"/>
          </w:rPr>
          <w:commentReference w:id="102"/>
        </w:r>
        <w:commentRangeEnd w:id="103"/>
        <w:r w:rsidR="006620F4">
          <w:rPr>
            <w:rStyle w:val="CommentReference"/>
          </w:rPr>
          <w:commentReference w:id="103"/>
        </w:r>
        <w:r w:rsidR="00093820">
          <w:t>.</w:t>
        </w:r>
      </w:ins>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6D756152"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del w:id="115" w:author="Jason Roberts" w:date="2024-06-14T18:30:00Z">
        <w:r w:rsidR="00610131" w:rsidDel="00EC6EC9">
          <w:delText xml:space="preserve">considered </w:delText>
        </w:r>
      </w:del>
      <w:ins w:id="116" w:author="Jason Roberts" w:date="2024-06-14T18:30:00Z">
        <w:r w:rsidR="00EC6EC9">
          <w:t xml:space="preserve">used </w:t>
        </w:r>
      </w:ins>
      <w:r w:rsidR="00610131">
        <w:t xml:space="preserve">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lastRenderedPageBreak/>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0CFB791E"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w:t>
      </w:r>
      <w:commentRangeStart w:id="117"/>
      <w:commentRangeStart w:id="118"/>
      <w:del w:id="119" w:author="Jason Roberts" w:date="2024-06-14T18:31:00Z">
        <w:r w:rsidR="00EB4685" w:rsidRPr="00E03B11" w:rsidDel="00EC6EC9">
          <w:delText xml:space="preserve">inclusive </w:delText>
        </w:r>
      </w:del>
      <w:r w:rsidR="00EB4685" w:rsidRPr="00E03B11">
        <w:t>dosing</w:t>
      </w:r>
      <w:commentRangeEnd w:id="117"/>
      <w:r w:rsidR="00EC6EC9">
        <w:rPr>
          <w:rStyle w:val="CommentReference"/>
        </w:rPr>
        <w:commentReference w:id="117"/>
      </w:r>
      <w:commentRangeEnd w:id="118"/>
      <w:r w:rsidR="0013155F">
        <w:rPr>
          <w:rStyle w:val="CommentReference"/>
        </w:rPr>
        <w:commentReference w:id="118"/>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w:t>
      </w:r>
      <w:commentRangeStart w:id="120"/>
      <w:commentRangeStart w:id="121"/>
      <w:commentRangeStart w:id="122"/>
      <w:r w:rsidR="00953A4B" w:rsidRPr="00E03B11">
        <w:t xml:space="preserve">1000 virtual patients </w:t>
      </w:r>
      <w:commentRangeEnd w:id="120"/>
      <w:r w:rsidR="00D77C3B">
        <w:rPr>
          <w:rStyle w:val="CommentReference"/>
        </w:rPr>
        <w:commentReference w:id="120"/>
      </w:r>
      <w:commentRangeEnd w:id="121"/>
      <w:r w:rsidR="0085139C">
        <w:rPr>
          <w:rStyle w:val="CommentReference"/>
        </w:rPr>
        <w:commentReference w:id="121"/>
      </w:r>
      <w:commentRangeEnd w:id="122"/>
      <w:r w:rsidR="00A8746C">
        <w:rPr>
          <w:rStyle w:val="CommentReference"/>
        </w:rPr>
        <w:commentReference w:id="122"/>
      </w:r>
      <w:r w:rsidR="00953A4B" w:rsidRPr="00E03B11">
        <w:t>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r w:rsidR="00364903">
        <w:t>aggregated</w:t>
      </w:r>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r w:rsidR="004E788E">
        <w:instrText xml:space="preserve"> ADDIN EN.CITE &lt;EndNote&gt;&lt;Cite&gt;&lt;Author&gt;Ramachandran&lt;/Author&gt;&lt;Year&gt;2021&lt;/Year&gt;&lt;RecNum&gt;47&lt;/RecNum&gt;&lt;DisplayText&gt; [22]&lt;/DisplayText&gt;&lt;record&gt;&lt;rec-number&gt;47&lt;/rec-number&gt;&lt;foreign-keys&gt;&lt;key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4E788E">
        <w:rPr>
          <w:noProof/>
        </w:rPr>
        <w:t> [22]</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00"/>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70C7A919" w:rsidR="00110745" w:rsidRDefault="00412F80" w:rsidP="00593CAA">
      <w:pPr>
        <w:rPr>
          <w:b/>
          <w:bCs/>
          <w:sz w:val="28"/>
          <w:szCs w:val="28"/>
        </w:rPr>
      </w:pPr>
      <w:bookmarkStart w:id="123"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124" w:author="My Luong Vuong" w:date="2024-06-22T11:39:00Z">
        <w:r w:rsidR="00106AB2" w:rsidRPr="00E03B11" w:rsidDel="00A4487B">
          <w:delText>,</w:delText>
        </w:r>
      </w:del>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package to perform multiple imputation</w:t>
      </w:r>
      <w:r w:rsidR="004A6898" w:rsidRPr="00E03B11">
        <w:fldChar w:fldCharType="begin"/>
      </w:r>
      <w:r w:rsidR="004E788E">
        <w:instrText xml:space="preserve"> ADDIN EN.CITE &lt;EndNote&gt;&lt;Cite&gt;&lt;Author&gt;Buuren&lt;/Author&gt;&lt;Year&gt;2018&lt;/Year&gt;&lt;RecNum&gt;26&lt;/RecNum&gt;&lt;DisplayText&gt; [19, 23]&lt;/DisplayText&gt;&lt;record&gt;&lt;rec-number&gt;26&lt;/rec-number&gt;&lt;foreign-keys&gt;&lt;key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4E788E">
        <w:rPr>
          <w:noProof/>
        </w:rPr>
        <w:t> [19, 23]</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4E788E">
        <w:instrText xml:space="preserve"> ADDIN EN.CITE &lt;EndNote&gt;&lt;Cite&gt;&lt;Author&gt;Keizer&lt;/Author&gt;&lt;Year&gt;2013&lt;/Year&gt;&lt;RecNum&gt;35&lt;/RecNum&gt;&lt;DisplayText&gt; [24]&lt;/DisplayText&gt;&lt;record&gt;&lt;rec-number&gt;35&lt;/rec-number&gt;&lt;foreign-keys&gt;&lt;key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4E788E">
        <w:rPr>
          <w:noProof/>
        </w:rPr>
        <w:t> [24]</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23"/>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0E1BDCFE" w:rsidR="00BF6CF3" w:rsidRPr="00E05CF4" w:rsidRDefault="00BF6CF3" w:rsidP="00593CAA">
      <w:bookmarkStart w:id="125" w:name="_Hlk136862086"/>
      <w:commentRangeStart w:id="126"/>
      <w:r w:rsidRPr="00E03B11">
        <w:t xml:space="preserve">Eight clinical centres </w:t>
      </w:r>
      <w:r w:rsidR="0085514F">
        <w:t xml:space="preserve">from </w:t>
      </w:r>
      <w:r w:rsidR="00226097">
        <w:t>4</w:t>
      </w:r>
      <w:r w:rsidR="0085514F">
        <w:t xml:space="preserve"> countries</w:t>
      </w:r>
      <w:r w:rsidR="0085514F" w:rsidRPr="00E03B11">
        <w:t xml:space="preserve"> </w:t>
      </w:r>
      <w:commentRangeEnd w:id="126"/>
      <w:r w:rsidR="00DF3FF7">
        <w:rPr>
          <w:rStyle w:val="CommentReference"/>
        </w:rPr>
        <w:commentReference w:id="126"/>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4E788E">
        <w:instrText xml:space="preserve"> ADDIN EN.CITE </w:instrText>
      </w:r>
      <w:r w:rsidR="004E788E">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4E788E">
        <w:instrText xml:space="preserve"> ADDIN EN.CITE.DATA </w:instrText>
      </w:r>
      <w:r w:rsidR="004E788E">
        <w:fldChar w:fldCharType="end"/>
      </w:r>
      <w:r w:rsidRPr="00E03B11">
        <w:fldChar w:fldCharType="separate"/>
      </w:r>
      <w:r w:rsidR="004E788E">
        <w:rPr>
          <w:noProof/>
        </w:rPr>
        <w:t> [12-15, 25-28]</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r w:rsidRPr="00E03B11">
        <w:t>.</w:t>
      </w:r>
      <w:r w:rsidR="000673C3">
        <w:t xml:space="preserve"> None of the concentrations were below the lower limit of quantification.</w:t>
      </w:r>
      <w:r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127"/>
      <w:commentRangeStart w:id="128"/>
      <w:commentRangeStart w:id="129"/>
      <w:commentRangeStart w:id="130"/>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127"/>
      <w:commentRangeEnd w:id="128"/>
      <w:r w:rsidR="00B210ED">
        <w:rPr>
          <w:rStyle w:val="CommentReference"/>
        </w:rPr>
        <w:commentReference w:id="127"/>
      </w:r>
      <w:r w:rsidR="00D77C3B">
        <w:rPr>
          <w:rStyle w:val="CommentReference"/>
        </w:rPr>
        <w:commentReference w:id="128"/>
      </w:r>
      <w:commentRangeEnd w:id="129"/>
      <w:r w:rsidR="00D51601">
        <w:rPr>
          <w:rStyle w:val="CommentReference"/>
        </w:rPr>
        <w:commentReference w:id="129"/>
      </w:r>
      <w:commentRangeEnd w:id="130"/>
      <w:r w:rsidR="00790F7B">
        <w:rPr>
          <w:rStyle w:val="CommentReference"/>
        </w:rPr>
        <w:commentReference w:id="130"/>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1F4CBE">
        <w:t xml:space="preserve">weight </w:t>
      </w:r>
      <w:r w:rsidR="00F02061">
        <w:t xml:space="preserve">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131" w:author="Jason Roberts" w:date="2024-06-14T18:33:00Z">
        <w:r w:rsidR="00F147E9" w:rsidDel="00EC6EC9">
          <w:delText xml:space="preserve">information </w:delText>
        </w:r>
      </w:del>
      <w:ins w:id="132" w:author="Jason Roberts" w:date="2024-06-14T18:33:00Z">
        <w:r w:rsidR="00EC6EC9">
          <w:t xml:space="preserve">status </w:t>
        </w:r>
      </w:ins>
      <w:r w:rsidR="00F147E9">
        <w:t>was available for all patients,</w:t>
      </w:r>
      <w:r w:rsidR="005A4FAE">
        <w:t xml:space="preserve"> with</w:t>
      </w:r>
      <w:r w:rsidR="00F147E9">
        <w:t xml:space="preserve"> 19.2% of </w:t>
      </w:r>
      <w:del w:id="133" w:author="Jason Roberts" w:date="2024-06-14T18:34:00Z">
        <w:r w:rsidR="004164B9" w:rsidDel="00EC6EC9">
          <w:delText xml:space="preserve">whom </w:delText>
        </w:r>
      </w:del>
      <w:ins w:id="134" w:author="Jason Roberts" w:date="2024-06-14T18:34:00Z">
        <w:r w:rsidR="00EC6EC9">
          <w:t>patients receiving</w:t>
        </w:r>
      </w:ins>
      <w:del w:id="135" w:author="Jason Roberts" w:date="2024-06-14T18:34:00Z">
        <w:r w:rsidR="004164B9" w:rsidDel="00EC6EC9">
          <w:delText>had</w:delText>
        </w:r>
      </w:del>
      <w:r w:rsidR="004164B9">
        <w:t xml:space="preserve"> </w:t>
      </w:r>
      <w:commentRangeStart w:id="136"/>
      <w:commentRangeStart w:id="137"/>
      <w:r w:rsidR="004164B9">
        <w:t>CRRT</w:t>
      </w:r>
      <w:commentRangeEnd w:id="136"/>
      <w:r w:rsidR="005158E4">
        <w:rPr>
          <w:rStyle w:val="CommentReference"/>
        </w:rPr>
        <w:commentReference w:id="136"/>
      </w:r>
      <w:commentRangeEnd w:id="137"/>
      <w:r w:rsidR="005158E4">
        <w:rPr>
          <w:rStyle w:val="CommentReference"/>
        </w:rPr>
        <w:commentReference w:id="137"/>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138" w:author="Jason Roberts" w:date="2024-06-14T18:34:00Z">
        <w:r w:rsidR="00D77C3B">
          <w:t xml:space="preserve">data </w:t>
        </w:r>
      </w:ins>
      <w:r w:rsidR="004C102C">
        <w:t xml:space="preserve">were </w:t>
      </w:r>
      <w:r w:rsidR="0075746B">
        <w:t>handled with multiple imputation at the dosing interval level</w:t>
      </w:r>
      <w:r w:rsidR="005D7FE3">
        <w:t>, while missing</w:t>
      </w:r>
      <w:r w:rsidR="00D03F5D">
        <w:t xml:space="preserve"> total</w:t>
      </w:r>
      <w:r w:rsidR="005D7FE3">
        <w:t xml:space="preserve"> body weight </w:t>
      </w:r>
      <w:ins w:id="139" w:author="Jason Roberts" w:date="2024-06-14T18:34:00Z">
        <w:r w:rsidR="00D77C3B">
          <w:t xml:space="preserve">data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25"/>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0546C862" w:rsidR="001169E0" w:rsidRPr="00E03B11" w:rsidRDefault="00BF6CF3" w:rsidP="00593CAA">
      <w:bookmarkStart w:id="140"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07820337"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A4487B"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141"/>
    <w:commentRangeStart w:id="142"/>
    <w:p w14:paraId="19AE6E36" w14:textId="4E52D924" w:rsidR="003517DF" w:rsidRDefault="00A4487B"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w:commentRangeEnd w:id="141"/>
        <m:r>
          <m:rPr>
            <m:sty m:val="p"/>
          </m:rPr>
          <w:rPr>
            <w:rStyle w:val="CommentReference"/>
          </w:rPr>
          <w:commentReference w:id="141"/>
        </m:r>
        <w:commentRangeEnd w:id="142"/>
        <m:r>
          <m:rPr>
            <m:sty m:val="p"/>
          </m:rPr>
          <w:rPr>
            <w:rStyle w:val="CommentReference"/>
          </w:rPr>
          <w:commentReference w:id="142"/>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143"/>
      <w:r w:rsidR="00A55CFF">
        <w:t>8</w:t>
      </w:r>
      <w:r w:rsidR="00853F73">
        <w:t>.</w:t>
      </w:r>
      <w:r w:rsidR="00A55CFF">
        <w:t>1</w:t>
      </w:r>
      <w:r w:rsidR="006C7D61">
        <w:t>%</w:t>
      </w:r>
      <w:r w:rsidR="00A9147B" w:rsidRPr="00E03B11">
        <w:t xml:space="preserve"> </w:t>
      </w:r>
      <w:commentRangeEnd w:id="143"/>
      <w:r w:rsidR="005158E4">
        <w:rPr>
          <w:rStyle w:val="CommentReference"/>
        </w:rPr>
        <w:commentReference w:id="143"/>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40"/>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56652D32" w:rsidR="004B1B5C" w:rsidRDefault="00816D31" w:rsidP="00593CAA">
      <w:bookmarkStart w:id="144"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145"/>
      <w:r w:rsidR="004A06E3">
        <w:t>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commentRangeEnd w:id="145"/>
      <w:r w:rsidR="00C876F6">
        <w:rPr>
          <w:rStyle w:val="CommentReference"/>
        </w:rPr>
        <w:commentReference w:id="145"/>
      </w:r>
      <w:r w:rsidR="00202E1C">
        <w:t xml:space="preserve"> failed </w:t>
      </w:r>
      <w:r w:rsidR="00654C5B">
        <w:t>to achieve</w:t>
      </w:r>
      <w:r w:rsidR="00770B51">
        <w:t xml:space="preserve"> </w:t>
      </w:r>
      <w:r w:rsidR="00D83C78">
        <w:t>adequate PTA</w:t>
      </w:r>
      <w:r w:rsidR="00E3646C">
        <w:t xml:space="preserve"> </w:t>
      </w:r>
      <w:ins w:id="146" w:author="Yves Debaveye" w:date="2024-06-14T15:13:00Z">
        <w:r w:rsidR="00A9454E">
          <w:t xml:space="preserve">in </w:t>
        </w:r>
        <w:del w:id="147" w:author="My Luong Vuong" w:date="2024-06-20T16:28:00Z">
          <w:r w:rsidR="00A9454E" w:rsidDel="0033062A">
            <w:delText>patietns</w:delText>
          </w:r>
        </w:del>
      </w:ins>
      <w:ins w:id="148" w:author="My Luong Vuong" w:date="2024-06-20T16:28:00Z">
        <w:r w:rsidR="0033062A">
          <w:t>patients</w:t>
        </w:r>
      </w:ins>
      <w:ins w:id="149" w:author="Yves Debaveye" w:date="2024-06-14T15:13:00Z">
        <w:r w:rsidR="00A9454E">
          <w:t xml:space="preserve"> with </w:t>
        </w:r>
      </w:ins>
      <w:r w:rsidR="00E3646C">
        <w:t xml:space="preserve">at </w:t>
      </w:r>
      <w:r w:rsidR="0016605A">
        <w:t xml:space="preserve">a </w:t>
      </w:r>
      <w:r w:rsidR="00E3646C">
        <w:t xml:space="preserve">total body weight below 80 kg </w:t>
      </w:r>
      <w:ins w:id="150" w:author="Yves Debaveye" w:date="2024-06-14T15:13:00Z">
        <w:r w:rsidR="00A9454E">
          <w:t>when not on CRRT, and below</w:t>
        </w:r>
      </w:ins>
      <w:ins w:id="151" w:author="My Luong Vuong" w:date="2024-06-20T16:12:00Z">
        <w:r w:rsidR="00E3646C">
          <w:t xml:space="preserve"> </w:t>
        </w:r>
      </w:ins>
      <w:r w:rsidR="00E3646C">
        <w:t>and 120 kg</w:t>
      </w:r>
      <w:r w:rsidR="00345F96">
        <w:t xml:space="preserve"> </w:t>
      </w:r>
      <w:r w:rsidR="005E36F3">
        <w:t>in patient</w:t>
      </w:r>
      <w:r w:rsidR="00AB1B25">
        <w:t xml:space="preserve">s off </w:t>
      </w:r>
      <w:proofErr w:type="spellStart"/>
      <w:r w:rsidR="00AB1B25">
        <w:t>and</w:t>
      </w:r>
      <w:ins w:id="152" w:author="Yves Debaveye" w:date="2024-06-14T15:14:00Z">
        <w:r w:rsidR="00A9454E">
          <w:t>when</w:t>
        </w:r>
      </w:ins>
      <w:proofErr w:type="spellEnd"/>
      <w:r w:rsidR="00AB1B25">
        <w:t xml:space="preserve">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306F0EEE"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3D234CF5"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del w:id="153" w:author="Jason Roberts" w:date="2024-06-14T18:39:00Z">
        <w:r w:rsidR="00240EC2" w:rsidRPr="00E03B11" w:rsidDel="00D77C3B">
          <w:delText>resulted in clinically unacceptable</w:delText>
        </w:r>
      </w:del>
      <w:ins w:id="154"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r w:rsidR="000B0976">
        <w:t xml:space="preserve"> </w:t>
      </w:r>
      <w:del w:id="155" w:author="Jason Roberts" w:date="2024-06-14T18:40:00Z">
        <w:r w:rsidR="000B0976" w:rsidDel="00D77C3B">
          <w:delText>become</w:delText>
        </w:r>
        <w:r w:rsidR="000B0976" w:rsidRPr="000B0976" w:rsidDel="00D77C3B">
          <w:delText xml:space="preserve"> </w:delText>
        </w:r>
      </w:del>
      <w:ins w:id="156" w:author="Jason Roberts" w:date="2024-06-14T18:40:00Z">
        <w:r w:rsidR="00D77C3B">
          <w:t>for a PTA &gt;90%</w:t>
        </w:r>
        <w:r w:rsidR="00D77C3B" w:rsidRPr="000B0976">
          <w:t xml:space="preserve"> </w:t>
        </w:r>
      </w:ins>
      <w:del w:id="157" w:author="Jason Roberts" w:date="2024-06-14T18:40:00Z">
        <w:r w:rsidR="000B0976" w:rsidRPr="000B0976" w:rsidDel="00D77C3B">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del w:id="158" w:author="Jason Roberts" w:date="2024-06-14T18:32:00Z">
        <w:r w:rsidR="00CA6CF6" w:rsidDel="00EC6EC9">
          <w:delText>,</w:delText>
        </w:r>
      </w:del>
      <w:r w:rsidR="00240EC2" w:rsidRPr="00E03B11">
        <w:t xml:space="preserve"> </w:t>
      </w:r>
      <w:del w:id="159" w:author="Jason Roberts" w:date="2024-06-14T18:32:00Z">
        <w:r w:rsidR="00240EC2" w:rsidRPr="00E03B11" w:rsidDel="00EC6EC9">
          <w:delText xml:space="preserve">inclusive </w:delText>
        </w:r>
      </w:del>
      <w:r w:rsidR="00240EC2" w:rsidRPr="00E03B11">
        <w:t xml:space="preserve">dosing regimen resulted in </w:t>
      </w:r>
      <w:del w:id="160" w:author="Jason Roberts" w:date="2024-06-14T18:40:00Z">
        <w:r w:rsidR="00240EC2" w:rsidRPr="00E03B11" w:rsidDel="00D77C3B">
          <w:delText xml:space="preserve">clinically acceptable </w:delText>
        </w:r>
      </w:del>
      <w:ins w:id="161"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w:t>
      </w:r>
      <w:r w:rsidR="00B26A53" w:rsidRPr="00B26A53">
        <w:lastRenderedPageBreak/>
        <w:t xml:space="preserve">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44"/>
    </w:p>
    <w:p w14:paraId="6F4D32B2" w14:textId="4E1BE966" w:rsidR="00A905E8" w:rsidRPr="00E03B11" w:rsidRDefault="00A905E8" w:rsidP="00593CAA">
      <w:pPr>
        <w:pStyle w:val="Heading1"/>
      </w:pPr>
      <w:r w:rsidRPr="00E03B11">
        <w:t>Discussion</w:t>
      </w:r>
    </w:p>
    <w:p w14:paraId="39606BFF" w14:textId="703568C8" w:rsidR="00CB50CB" w:rsidRPr="00E03B11" w:rsidRDefault="00CB50CB" w:rsidP="00593CAA">
      <w:bookmarkStart w:id="162" w:name="_Hlk136862217"/>
      <w:commentRangeStart w:id="163"/>
      <w:del w:id="164" w:author="My Luong Vuong" w:date="2024-06-14T16:21:00Z">
        <w:r w:rsidRPr="00E03B11" w:rsidDel="00B628BC">
          <w:delText xml:space="preserve">Our </w:delText>
        </w:r>
        <w:commentRangeStart w:id="165"/>
        <w:r w:rsidRPr="00E03B11" w:rsidDel="00B628BC">
          <w:delText xml:space="preserve">study aimed to </w:delText>
        </w:r>
        <w:r w:rsidR="00543749" w:rsidRPr="00715016" w:rsidDel="00B628BC">
          <w:delText xml:space="preserve">identify factors </w:delText>
        </w:r>
        <w:r w:rsidR="00035BB0" w:rsidDel="00B628BC">
          <w:delText>influencing</w:delText>
        </w:r>
        <w:r w:rsidR="006C319C" w:rsidDel="00B628BC">
          <w:delText xml:space="preserve"> </w:delText>
        </w:r>
      </w:del>
      <w:commentRangeEnd w:id="163"/>
      <w:r w:rsidR="006D7F68">
        <w:rPr>
          <w:rStyle w:val="CommentReference"/>
        </w:rPr>
        <w:commentReference w:id="163"/>
      </w:r>
      <w:del w:id="166" w:author="My Luong Vuong" w:date="2024-06-14T16:21:00Z">
        <w:r w:rsidR="006C319C" w:rsidDel="00B628BC">
          <w:delText>fluconazole PKPD</w:delText>
        </w:r>
        <w:r w:rsidR="00543749" w:rsidRPr="00715016" w:rsidDel="00B628BC">
          <w:delText xml:space="preserve"> target </w:delText>
        </w:r>
        <w:r w:rsidR="00543749" w:rsidDel="00B628BC">
          <w:delText xml:space="preserve">attainment </w:delText>
        </w:r>
        <w:commentRangeEnd w:id="165"/>
        <w:r w:rsidR="00AA18E6" w:rsidDel="00B628BC">
          <w:rPr>
            <w:rStyle w:val="CommentReference"/>
          </w:rPr>
          <w:commentReference w:id="165"/>
        </w:r>
        <w:r w:rsidR="00543749" w:rsidDel="00B628BC">
          <w:delText xml:space="preserve">and </w:delText>
        </w:r>
        <w:r w:rsidR="009271E0" w:rsidDel="00B628BC">
          <w:delText>propose</w:delText>
        </w:r>
        <w:r w:rsidR="00543749" w:rsidDel="00B628BC">
          <w:delText xml:space="preserve"> a </w:delText>
        </w:r>
        <w:commentRangeStart w:id="167"/>
        <w:r w:rsidR="00543749" w:rsidDel="00B628BC">
          <w:delText xml:space="preserve">dosing regimen </w:delText>
        </w:r>
        <w:r w:rsidR="000A5C30" w:rsidDel="00B628BC">
          <w:delText xml:space="preserve">that </w:delText>
        </w:r>
        <w:commentRangeStart w:id="168"/>
        <w:commentRangeStart w:id="169"/>
        <w:commentRangeStart w:id="170"/>
        <w:r w:rsidR="000A5C30" w:rsidDel="00B628BC">
          <w:delText>guarantees</w:delText>
        </w:r>
        <w:r w:rsidR="00543749" w:rsidDel="00B628BC">
          <w:delText xml:space="preserve"> </w:delText>
        </w:r>
      </w:del>
      <w:commentRangeEnd w:id="168"/>
      <w:r w:rsidR="00D77C3B">
        <w:rPr>
          <w:rStyle w:val="CommentReference"/>
        </w:rPr>
        <w:commentReference w:id="168"/>
      </w:r>
      <w:commentRangeEnd w:id="169"/>
      <w:r w:rsidR="006206B6">
        <w:rPr>
          <w:rStyle w:val="CommentReference"/>
        </w:rPr>
        <w:commentReference w:id="169"/>
      </w:r>
      <w:commentRangeEnd w:id="170"/>
      <w:r w:rsidR="00B628BC">
        <w:rPr>
          <w:rStyle w:val="CommentReference"/>
        </w:rPr>
        <w:commentReference w:id="170"/>
      </w:r>
      <w:del w:id="171" w:author="My Luong Vuong" w:date="2024-06-14T16:21:00Z">
        <w:r w:rsidR="00543749" w:rsidDel="00B628BC">
          <w:delText xml:space="preserve">adequate target attainment </w:delText>
        </w:r>
        <w:r w:rsidR="00543749" w:rsidRPr="00715016" w:rsidDel="00B628BC">
          <w:delText>in critically ill patients</w:delText>
        </w:r>
        <w:commentRangeEnd w:id="167"/>
        <w:r w:rsidR="00F2131D" w:rsidDel="00B628BC">
          <w:rPr>
            <w:rStyle w:val="CommentReference"/>
          </w:rPr>
          <w:commentReference w:id="167"/>
        </w:r>
        <w:r w:rsidR="006E41A0" w:rsidDel="00B628BC">
          <w:delText>.</w:delText>
        </w:r>
        <w:r w:rsidRPr="00E03B11" w:rsidDel="00B628BC">
          <w:delText xml:space="preserve"> </w:delText>
        </w:r>
        <w:r w:rsidR="007D0A54" w:rsidDel="00B628BC">
          <w:delText>To</w:delText>
        </w:r>
        <w:r w:rsidR="00B235A1" w:rsidDel="00B628BC">
          <w:delText xml:space="preserve"> do so, w</w:delText>
        </w:r>
        <w:r w:rsidR="00B235A1" w:rsidRPr="00E03B11" w:rsidDel="00B628BC">
          <w:delText xml:space="preserve">e </w:delText>
        </w:r>
        <w:r w:rsidR="004650C8" w:rsidDel="00B628BC">
          <w:delText>used</w:delText>
        </w:r>
        <w:r w:rsidR="004650C8" w:rsidRPr="00E03B11" w:rsidDel="00B628BC">
          <w:delText xml:space="preserve"> </w:delText>
        </w:r>
        <w:r w:rsidRPr="00E03B11" w:rsidDel="00B628BC">
          <w:delText xml:space="preserve">data from </w:delText>
        </w:r>
        <w:r w:rsidR="0090470C" w:rsidDel="00B628BC">
          <w:delText>eight studies</w:delText>
        </w:r>
        <w:r w:rsidRPr="00E03B11" w:rsidDel="00B628BC">
          <w:delText xml:space="preserve"> to </w:delText>
        </w:r>
        <w:r w:rsidR="00591A84" w:rsidDel="00B628BC">
          <w:delText>build</w:delText>
        </w:r>
        <w:r w:rsidR="00591A84" w:rsidRPr="00E03B11" w:rsidDel="00B628BC">
          <w:delText xml:space="preserve"> </w:delText>
        </w:r>
        <w:r w:rsidRPr="00E03B11" w:rsidDel="00B628BC">
          <w:delText>a popPK model</w:delText>
        </w:r>
        <w:r w:rsidR="008137B3" w:rsidDel="00B628BC">
          <w:delText>.</w:delText>
        </w:r>
        <w:r w:rsidRPr="00E03B11" w:rsidDel="00B628BC">
          <w:delText xml:space="preserve"> </w:delText>
        </w:r>
      </w:del>
      <w:r w:rsidRPr="00E03B11">
        <w:t xml:space="preserve">Our </w:t>
      </w:r>
      <w:r w:rsidR="008B2E15">
        <w:t>modelling</w:t>
      </w:r>
      <w:r w:rsidR="008B2E15" w:rsidRPr="00E03B11">
        <w:t xml:space="preserve"> </w:t>
      </w:r>
      <w:r w:rsidRPr="00E03B11">
        <w:t>and simulation results revealed that the standard IV dosing regimen resulted in</w:t>
      </w:r>
      <w:r w:rsidR="00577C72">
        <w:t xml:space="preserve"> an</w:t>
      </w:r>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r w:rsidR="00950E76">
        <w:t xml:space="preserve">, </w:t>
      </w:r>
      <w:r w:rsidR="00AA77CA">
        <w:t>achieving</w:t>
      </w:r>
      <w:r w:rsidR="00283CA5">
        <w:t xml:space="preserve"> a</w:t>
      </w:r>
      <w:r w:rsidRPr="00E03B11">
        <w:t xml:space="preserve"> </w:t>
      </w:r>
      <w:r w:rsidR="00B47AFD">
        <w:t>PTA</w:t>
      </w:r>
      <w:r w:rsidRPr="00E03B11">
        <w:t xml:space="preserve"> </w:t>
      </w:r>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7896B153" w:rsidR="00C71CF6" w:rsidRPr="00E03B11" w:rsidRDefault="006C319C" w:rsidP="00C71CF6">
      <w:r>
        <w:t>W</w:t>
      </w:r>
      <w:r w:rsidR="00C71CF6" w:rsidRPr="00E03B11">
        <w:t xml:space="preserve">e </w:t>
      </w:r>
      <w:r w:rsidR="00C71CF6">
        <w:t>performed an</w:t>
      </w:r>
      <w:r w:rsidR="00C71CF6" w:rsidRPr="00E03B11">
        <w:t xml:space="preserve"> </w:t>
      </w:r>
      <w:r w:rsidR="00C71CF6" w:rsidRPr="00D77C3B">
        <w:rPr>
          <w:highlight w:val="yellow"/>
          <w:rPrChange w:id="172" w:author="Jason Roberts" w:date="2024-06-14T18:43:00Z">
            <w:rPr/>
          </w:rPrChange>
        </w:rPr>
        <w:t>IPDMA</w:t>
      </w:r>
      <w:r w:rsidR="00C71CF6" w:rsidRPr="00E03B11">
        <w:t xml:space="preserve">, which involves merging datasets from multiple studies </w:t>
      </w:r>
      <w:r w:rsidR="00F63D8B">
        <w:t>sharing</w:t>
      </w:r>
      <w:r w:rsidR="00C71CF6" w:rsidRPr="00E03B11">
        <w:t xml:space="preserve"> subject populations and similar variables</w:t>
      </w:r>
      <w:r w:rsidR="00C71CF6" w:rsidRPr="00E03B11">
        <w:fldChar w:fldCharType="begin"/>
      </w:r>
      <w:r w:rsidR="004E788E">
        <w:instrText xml:space="preserve"> ADDIN EN.CITE &lt;EndNote&gt;&lt;Cite&gt;&lt;Author&gt;Azar&lt;/Author&gt;&lt;Year&gt;2020&lt;/Year&gt;&lt;RecNum&gt;48&lt;/RecNum&gt;&lt;DisplayText&gt; [29]&lt;/DisplayText&gt;&lt;record&gt;&lt;rec-number&gt;48&lt;/rec-number&gt;&lt;foreign-keys&gt;&lt;key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4E788E">
        <w:rPr>
          <w:noProof/>
        </w:rPr>
        <w:t> [29]</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4E788E">
        <w:instrText xml:space="preserve"> ADDIN EN.CITE </w:instrText>
      </w:r>
      <w:r w:rsidR="004E788E">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4E788E">
        <w:instrText xml:space="preserve"> ADDIN EN.CITE.DATA </w:instrText>
      </w:r>
      <w:r w:rsidR="004E788E">
        <w:fldChar w:fldCharType="end"/>
      </w:r>
      <w:r w:rsidR="00C71CF6" w:rsidRPr="00E03B11">
        <w:fldChar w:fldCharType="separate"/>
      </w:r>
      <w:r w:rsidR="004E788E">
        <w:rPr>
          <w:noProof/>
        </w:rPr>
        <w:t> [30]</w:t>
      </w:r>
      <w:r w:rsidR="00C71CF6" w:rsidRPr="00E03B11">
        <w:fldChar w:fldCharType="end"/>
      </w:r>
      <w:r w:rsidR="00C71CF6">
        <w:t>.</w:t>
      </w:r>
    </w:p>
    <w:p w14:paraId="5D36F38E" w14:textId="237E141D"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4E788E">
        <w:instrText xml:space="preserve"> ADDIN EN.CITE </w:instrText>
      </w:r>
      <w:r w:rsidR="004E788E">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4E788E">
        <w:instrText xml:space="preserve"> ADDIN EN.CITE.DATA </w:instrText>
      </w:r>
      <w:r w:rsidR="004E788E">
        <w:fldChar w:fldCharType="end"/>
      </w:r>
      <w:r w:rsidR="00C2334D" w:rsidRPr="00E03B11">
        <w:fldChar w:fldCharType="separate"/>
      </w:r>
      <w:r w:rsidR="004E788E">
        <w:rPr>
          <w:noProof/>
        </w:rPr>
        <w:t> [14, 15, 31]</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4E788E">
        <w:instrText xml:space="preserve"> ADDIN EN.CITE </w:instrText>
      </w:r>
      <w:r w:rsidR="004E788E">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4E788E">
        <w:instrText xml:space="preserve"> ADDIN EN.CITE.DATA </w:instrText>
      </w:r>
      <w:r w:rsidR="004E788E">
        <w:fldChar w:fldCharType="end"/>
      </w:r>
      <w:r w:rsidR="0029658F" w:rsidRPr="00E03B11">
        <w:fldChar w:fldCharType="separate"/>
      </w:r>
      <w:r w:rsidR="004E788E">
        <w:rPr>
          <w:noProof/>
        </w:rPr>
        <w:t> [12, 13, 32]</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ins w:id="173" w:author="Yves Debaveye" w:date="2024-06-14T15:55:00Z">
        <w:r w:rsidR="004E5D0D">
          <w:t xml:space="preserve"> (of 800mg LD and 400mg MD) </w:t>
        </w:r>
      </w:ins>
      <w:ins w:id="174" w:author="My Luong Vuong" w:date="2024-06-20T16:12:00Z">
        <w:r w:rsidR="00D5798A" w:rsidRPr="00E03B11">
          <w:t>.</w:t>
        </w:r>
      </w:ins>
      <w:del w:id="175" w:author="My Luong Vuong" w:date="2024-06-20T16:12:00Z">
        <w:r w:rsidR="00D5798A" w:rsidRPr="00E03B11">
          <w:delText>.</w:delText>
        </w:r>
      </w:del>
      <w:r w:rsidR="007F49F1">
        <w:t xml:space="preserve"> </w:t>
      </w:r>
      <w:commentRangeStart w:id="176"/>
      <w:r w:rsidR="007F49F1">
        <w:t xml:space="preserve">Specifically, </w:t>
      </w:r>
      <w:commentRangeStart w:id="177"/>
      <w:r w:rsidR="007222E9">
        <w:t xml:space="preserve">a </w:t>
      </w:r>
      <w:r w:rsidR="003517A9">
        <w:t xml:space="preserve">higher total body weight led to </w:t>
      </w:r>
      <w:r w:rsidR="00713419">
        <w:t>a lower PTA</w:t>
      </w:r>
      <w:commentRangeEnd w:id="176"/>
      <w:ins w:id="178" w:author="My Luong Vuong" w:date="2024-06-20T16:12:00Z">
        <w:r w:rsidR="004E5D0D">
          <w:rPr>
            <w:rStyle w:val="CommentReference"/>
          </w:rPr>
          <w:commentReference w:id="176"/>
        </w:r>
      </w:ins>
      <w:ins w:id="179" w:author="Yves Debaveye" w:date="2024-06-14T15:57:00Z">
        <w:r w:rsidR="004E5D0D">
          <w:t xml:space="preserve"> following the LD of 800 mg</w:t>
        </w:r>
      </w:ins>
      <w:ins w:id="180" w:author="My Luong Vuong" w:date="2024-06-20T16:12:00Z">
        <w:r w:rsidR="00713419">
          <w:t>.</w:t>
        </w:r>
        <w:r w:rsidR="00D5798A" w:rsidRPr="00E03B11">
          <w:t xml:space="preserve"> </w:t>
        </w:r>
        <w:r w:rsidR="00713419">
          <w:t>.</w:t>
        </w:r>
        <w:r w:rsidR="00D5798A" w:rsidRPr="00E03B11">
          <w:t xml:space="preserve"> </w:t>
        </w:r>
        <w:commentRangeEnd w:id="177"/>
        <w:r w:rsidR="00242B08">
          <w:rPr>
            <w:rStyle w:val="CommentReference"/>
          </w:rPr>
          <w:commentReference w:id="177"/>
        </w:r>
      </w:ins>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 xml:space="preserve">showing that </w:t>
      </w:r>
      <w:ins w:id="181" w:author="Jason Roberts" w:date="2024-06-14T18:45:00Z">
        <w:r w:rsidR="006206B6">
          <w:t xml:space="preserve">being </w:t>
        </w:r>
      </w:ins>
      <w:r w:rsidR="00DF4C72">
        <w:t>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1B7553">
        <w:fldChar w:fldCharType="begin">
          <w:fldData xml:space="preserve">PEVuZE5vdGU+PENpdGU+PEF1dGhvcj5DaGVuPC9BdXRob3I+PFllYXI+MjAyMjwvWWVhcj48UmVj
TnVtPjc1PC9SZWNOdW0+PERpc3BsYXlUZXh0PsKgWzEyLCAxNSwgMzNdPC9EaXNwbGF5VGV4dD48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4E788E">
        <w:instrText xml:space="preserve"> ADDIN EN.CITE </w:instrText>
      </w:r>
      <w:r w:rsidR="004E788E">
        <w:fldChar w:fldCharType="begin">
          <w:fldData xml:space="preserve">PEVuZE5vdGU+PENpdGU+PEF1dGhvcj5DaGVuPC9BdXRob3I+PFllYXI+MjAyMjwvWWVhcj48UmVj
TnVtPjc1PC9SZWNOdW0+PERpc3BsYXlUZXh0PsKgWzEyLCAxNSwgMzNdPC9EaXNwbGF5VGV4dD48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4E788E">
        <w:instrText xml:space="preserve"> ADDIN EN.CITE.DATA </w:instrText>
      </w:r>
      <w:r w:rsidR="004E788E">
        <w:fldChar w:fldCharType="end"/>
      </w:r>
      <w:r w:rsidR="001B7553">
        <w:fldChar w:fldCharType="separate"/>
      </w:r>
      <w:r w:rsidR="004E788E">
        <w:rPr>
          <w:noProof/>
        </w:rPr>
        <w:t> [12, 15, 33]</w:t>
      </w:r>
      <w:r w:rsidR="001B7553">
        <w:fldChar w:fldCharType="end"/>
      </w:r>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182" w:author="Jason Roberts" w:date="2024-06-14T18:46:00Z">
        <w:r w:rsidR="00B554FD" w:rsidDel="006206B6">
          <w:delText xml:space="preserve">guestimating </w:delText>
        </w:r>
      </w:del>
      <w:ins w:id="183" w:author="Jason Roberts" w:date="2024-06-14T18:46:00Z">
        <w:r w:rsidR="006206B6">
          <w:t xml:space="preserve">estimating </w:t>
        </w:r>
      </w:ins>
      <w:r w:rsidR="00B554FD">
        <w:t>the patient’s</w:t>
      </w:r>
      <w:r w:rsidR="00D5798A" w:rsidRPr="00E03B11">
        <w:t xml:space="preserve"> height</w:t>
      </w:r>
      <w:r w:rsidR="00D5798A" w:rsidRPr="00E03B11">
        <w:fldChar w:fldCharType="begin"/>
      </w:r>
      <w:r w:rsidR="004E788E">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4E788E">
        <w:rPr>
          <w:noProof/>
        </w:rPr>
        <w:t> [17]</w:t>
      </w:r>
      <w:r w:rsidR="00D5798A" w:rsidRPr="00E03B11">
        <w:fldChar w:fldCharType="end"/>
      </w:r>
      <w:r w:rsidR="00D92B2B">
        <w:t>.</w:t>
      </w:r>
      <w:r w:rsidR="002A14CB">
        <w:t xml:space="preserve"> </w:t>
      </w:r>
      <w:commentRangeStart w:id="184"/>
      <w:commentRangeStart w:id="185"/>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w:t>
      </w:r>
      <w:commentRangeEnd w:id="184"/>
      <w:r w:rsidR="00BF088B">
        <w:rPr>
          <w:rStyle w:val="CommentReference"/>
        </w:rPr>
        <w:commentReference w:id="184"/>
      </w:r>
      <w:commentRangeEnd w:id="185"/>
      <w:r w:rsidR="00461A95">
        <w:rPr>
          <w:rStyle w:val="CommentReference"/>
        </w:rPr>
        <w:commentReference w:id="185"/>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4E788E">
        <w:instrText xml:space="preserve"> ADDIN EN.CITE </w:instrText>
      </w:r>
      <w:r w:rsidR="004E788E">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4E788E">
        <w:instrText xml:space="preserve"> ADDIN EN.CITE.DATA </w:instrText>
      </w:r>
      <w:r w:rsidR="004E788E">
        <w:fldChar w:fldCharType="end"/>
      </w:r>
      <w:r w:rsidR="00053E2C">
        <w:fldChar w:fldCharType="separate"/>
      </w:r>
      <w:r w:rsidR="004E788E">
        <w:rPr>
          <w:noProof/>
        </w:rPr>
        <w:t> [31]</w:t>
      </w:r>
      <w:r w:rsidR="00053E2C">
        <w:fldChar w:fldCharType="end"/>
      </w:r>
      <w:r w:rsidR="00C82FEC">
        <w:t>.</w:t>
      </w:r>
    </w:p>
    <w:p w14:paraId="66213A4D" w14:textId="00AC4609" w:rsidR="00BA3DFC" w:rsidRDefault="0047500A" w:rsidP="00FA10AD">
      <w:commentRangeStart w:id="186"/>
      <w:commentRangeStart w:id="187"/>
      <w:commentRangeStart w:id="188"/>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 xml:space="preserve">kidney </w:t>
      </w:r>
      <w:r w:rsidR="00A34F61">
        <w:lastRenderedPageBreak/>
        <w:t>function</w:t>
      </w:r>
      <w:commentRangeEnd w:id="186"/>
      <w:r w:rsidR="00461A95">
        <w:rPr>
          <w:rStyle w:val="CommentReference"/>
        </w:rPr>
        <w:commentReference w:id="186"/>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 xml:space="preserve">It was because this </w:t>
      </w:r>
      <w:del w:id="189" w:author="Jan-Willem Alffenaar" w:date="2024-06-01T07:39:00Z">
        <w:r w:rsidR="00FD7ACE" w:rsidDel="006E3A18">
          <w:delText>slight</w:delText>
        </w:r>
      </w:del>
      <w:ins w:id="190" w:author="Jan-Willem Alffenaar" w:date="2024-06-01T07:39:00Z">
        <w:r w:rsidR="006E3A18">
          <w:t>minor</w:t>
        </w:r>
      </w:ins>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4E788E">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4E788E">
        <w:rPr>
          <w:noProof/>
        </w:rPr>
        <w:t> [34]</w:t>
      </w:r>
      <w:r w:rsidR="004F05AB">
        <w:fldChar w:fldCharType="end"/>
      </w:r>
      <w:r w:rsidR="00C75BE1">
        <w:t>.</w:t>
      </w:r>
    </w:p>
    <w:p w14:paraId="7DFFBF45" w14:textId="0AAECF5E" w:rsidR="00116AAE" w:rsidRDefault="00DC1929" w:rsidP="00FA10AD">
      <w:r w:rsidRPr="00A76A64">
        <w:t xml:space="preserve">Our 400 mg q24h maintenance </w:t>
      </w:r>
      <w:commentRangeStart w:id="191"/>
      <w:r w:rsidRPr="00A76A64">
        <w:t>dose</w:t>
      </w:r>
      <w:r w:rsidR="00FD28BC">
        <w:t xml:space="preserve"> recommendation</w:t>
      </w:r>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commentRangeEnd w:id="191"/>
      <w:r w:rsidR="00504F6F">
        <w:rPr>
          <w:rStyle w:val="CommentReference"/>
        </w:rPr>
        <w:commentReference w:id="191"/>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4E788E">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4E788E">
        <w:rPr>
          <w:noProof/>
        </w:rPr>
        <w:t> [35]</w:t>
      </w:r>
      <w:r w:rsidR="00BF2EC5">
        <w:fldChar w:fldCharType="end"/>
      </w:r>
      <w:r w:rsidR="0017061F">
        <w:t>.</w:t>
      </w:r>
      <w:r w:rsidR="000C17BA">
        <w:t xml:space="preserve"> Unfortunately, against all evidence</w:t>
      </w:r>
      <w:r w:rsidR="00035A20">
        <w:t>,</w:t>
      </w:r>
      <w:r w:rsidR="000C17BA">
        <w:t xml:space="preserve"> single imputation remains</w:t>
      </w:r>
      <w:r w:rsidR="00035A20">
        <w:t xml:space="preserve"> widely applied in pharmacometrics research. </w:t>
      </w:r>
      <w:r w:rsidR="00452E75">
        <w:t>I</w:t>
      </w:r>
      <w:r w:rsidR="00035A20">
        <w:t>n our case,</w:t>
      </w:r>
      <w:r w:rsidR="00B04D68">
        <w:t xml:space="preserve"> </w:t>
      </w:r>
      <w:r w:rsidR="0027650D" w:rsidRPr="0027650D">
        <w:t xml:space="preserve">when we explored the </w:t>
      </w:r>
      <w:proofErr w:type="spellStart"/>
      <w:r w:rsidR="00D032DD">
        <w:t>eGFR</w:t>
      </w:r>
      <w:r w:rsidR="00D032DD" w:rsidRPr="00A72BCD">
        <w:rPr>
          <w:vertAlign w:val="subscript"/>
        </w:rPr>
        <w:t>CKD</w:t>
      </w:r>
      <w:proofErr w:type="spellEnd"/>
      <w:r w:rsidR="00D032DD">
        <w:rPr>
          <w:vertAlign w:val="subscript"/>
        </w:rPr>
        <w:t>-</w:t>
      </w:r>
      <w:r w:rsidR="00D032DD" w:rsidRPr="00A72BCD">
        <w:rPr>
          <w:vertAlign w:val="subscript"/>
        </w:rPr>
        <w:t>EPI</w:t>
      </w:r>
      <w:r w:rsidR="0027650D" w:rsidRPr="0027650D">
        <w:t xml:space="preserve"> data in our </w:t>
      </w:r>
      <w:r w:rsidR="00A12839">
        <w:t>pooled</w:t>
      </w:r>
      <w:r w:rsidR="0027650D" w:rsidRPr="0027650D">
        <w:t xml:space="preserve"> dataset, </w:t>
      </w:r>
      <w:commentRangeStart w:id="192"/>
      <w:r w:rsidR="0027650D" w:rsidRPr="0027650D">
        <w:t>we found that using single imputation methods like</w:t>
      </w:r>
      <w:r w:rsidR="00A41608">
        <w:t xml:space="preserve"> last observation carried forward </w:t>
      </w:r>
      <w:r w:rsidR="00282A1D">
        <w:t>would be inappropriate</w:t>
      </w:r>
      <w:commentRangeEnd w:id="192"/>
      <w:r w:rsidR="00461A95">
        <w:rPr>
          <w:rStyle w:val="CommentReference"/>
        </w:rPr>
        <w:commentReference w:id="192"/>
      </w:r>
      <w:r w:rsidR="00B338A9">
        <w:t xml:space="preserve">. </w:t>
      </w:r>
      <w:commentRangeStart w:id="193"/>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commentRangeEnd w:id="193"/>
      <w:r w:rsidR="004E788E">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4E788E">
        <w:rPr>
          <w:noProof/>
        </w:rPr>
        <w:t> [34]</w:t>
      </w:r>
      <w:r w:rsidR="00372158">
        <w:fldChar w:fldCharType="end"/>
      </w:r>
      <w:ins w:id="194" w:author="My Luong Vuong" w:date="2024-06-20T16:12:00Z">
        <w:r w:rsidR="00461A95">
          <w:rPr>
            <w:rStyle w:val="CommentReference"/>
          </w:rPr>
          <w:commentReference w:id="193"/>
        </w:r>
        <w:r w:rsidR="00DF7754">
          <w:t>.</w:t>
        </w:r>
      </w:ins>
      <w:del w:id="195" w:author="My Luong Vuong" w:date="2024-06-20T16:12:00Z">
        <w:r w:rsidR="00DF7754">
          <w:delText>.</w:delText>
        </w:r>
      </w:del>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4E788E">
        <w:rPr>
          <w:noProof/>
        </w:rPr>
        <w:t> [19]</w:t>
      </w:r>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r w:rsidR="004E788E">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r w:rsidR="000715BB">
        <w:fldChar w:fldCharType="separate"/>
      </w:r>
      <w:r w:rsidR="004E788E">
        <w:rPr>
          <w:noProof/>
        </w:rPr>
        <w:t> [36]</w:t>
      </w:r>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r w:rsidR="003F0FE9">
        <w:t>necessitates</w:t>
      </w:r>
      <w:r w:rsidR="009911D9">
        <w:t xml:space="preserve"> 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F01693">
        <w:t>.</w:t>
      </w:r>
      <w:r w:rsidR="009911D9">
        <w:t xml:space="preserve"> </w:t>
      </w:r>
      <w:commentRangeStart w:id="196"/>
      <w:r w:rsidR="00F10947">
        <w:t>This clinical trial</w:t>
      </w:r>
      <w:r w:rsidR="000B34C7">
        <w:t xml:space="preserve"> can then help </w:t>
      </w:r>
      <w:r w:rsidR="009911D9">
        <w:t xml:space="preserve">confirm or refute the clinical relevance of </w:t>
      </w:r>
      <w:r w:rsidR="00BE7E50">
        <w:t xml:space="preserve">the </w:t>
      </w:r>
      <w:r w:rsidR="003963CA">
        <w:t xml:space="preserve">kidney </w:t>
      </w:r>
      <w:r w:rsidR="00BE7E50">
        <w:t>function on PKPD target attainment</w:t>
      </w:r>
      <w:r w:rsidR="00E20B55">
        <w:t xml:space="preserve"> of fluconazole</w:t>
      </w:r>
      <w:r w:rsidR="00BE7E50">
        <w:t xml:space="preserve"> </w:t>
      </w:r>
      <w:r w:rsidR="00697DA6">
        <w:t>under our dosing recommendation</w:t>
      </w:r>
      <w:r w:rsidR="005C013B">
        <w:t>.</w:t>
      </w:r>
      <w:commentRangeEnd w:id="196"/>
      <w:r w:rsidR="004169C9">
        <w:rPr>
          <w:rStyle w:val="CommentReference"/>
        </w:rPr>
        <w:commentReference w:id="196"/>
      </w:r>
      <w:commentRangeEnd w:id="187"/>
      <w:r w:rsidR="00F7758E">
        <w:rPr>
          <w:rStyle w:val="CommentReference"/>
        </w:rPr>
        <w:commentReference w:id="187"/>
      </w:r>
      <w:commentRangeEnd w:id="188"/>
      <w:r w:rsidR="00F7758E">
        <w:rPr>
          <w:rStyle w:val="CommentReference"/>
        </w:rPr>
        <w:commentReference w:id="188"/>
      </w:r>
    </w:p>
    <w:p w14:paraId="73505988" w14:textId="3FAA2F31" w:rsidR="00A24960" w:rsidRPr="00E03B11" w:rsidRDefault="00BD3C3F" w:rsidP="00593CAA">
      <w:commentRangeStart w:id="197"/>
      <w:r>
        <w:t>Our</w:t>
      </w:r>
      <w:r w:rsidRPr="00E03B11">
        <w:t xml:space="preserve"> </w:t>
      </w:r>
      <w:r w:rsidR="0010285C">
        <w:t xml:space="preserve">proposed </w:t>
      </w:r>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197"/>
      <w:r w:rsidR="002E3831">
        <w:rPr>
          <w:rStyle w:val="CommentReference"/>
        </w:rPr>
        <w:commentReference w:id="197"/>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198"/>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4E788E">
        <w:instrText xml:space="preserve"> ADDIN EN.CITE </w:instrText>
      </w:r>
      <w:r w:rsidR="004E788E">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4E788E">
        <w:instrText xml:space="preserve"> ADDIN EN.CITE.DATA </w:instrText>
      </w:r>
      <w:r w:rsidR="004E788E">
        <w:fldChar w:fldCharType="end"/>
      </w:r>
      <w:r w:rsidR="00A24960" w:rsidRPr="00E03B11">
        <w:fldChar w:fldCharType="separate"/>
      </w:r>
      <w:r w:rsidR="004E788E">
        <w:rPr>
          <w:noProof/>
        </w:rPr>
        <w:t> [37]</w:t>
      </w:r>
      <w:r w:rsidR="00A24960" w:rsidRPr="00E03B11">
        <w:fldChar w:fldCharType="end"/>
      </w:r>
      <w:commentRangeEnd w:id="198"/>
      <w:del w:id="199" w:author="My Luong Vuong" w:date="2024-06-20T16:12:00Z">
        <w:r w:rsidR="004D7B5E">
          <w:delText>.</w:delText>
        </w:r>
      </w:del>
      <w:ins w:id="200" w:author="My Luong Vuong" w:date="2024-06-20T16:12:00Z">
        <w:r w:rsidR="00ED0825">
          <w:rPr>
            <w:rStyle w:val="CommentReference"/>
          </w:rPr>
          <w:commentReference w:id="198"/>
        </w:r>
        <w:r w:rsidR="004D7B5E">
          <w:t>.</w:t>
        </w:r>
      </w:ins>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3369A70C" w:rsidR="00CB50CB" w:rsidRDefault="00984EA0" w:rsidP="0072645E">
      <w:r>
        <w:t>We</w:t>
      </w:r>
      <w:r w:rsidRPr="00952395">
        <w:t xml:space="preserve"> do </w:t>
      </w:r>
      <w:commentRangeStart w:id="201"/>
      <w:r w:rsidRPr="00952395">
        <w:t>not claim</w:t>
      </w:r>
      <w:r>
        <w:t xml:space="preserve"> </w:t>
      </w:r>
      <w:del w:id="202" w:author="Jan-Willem Alffenaar" w:date="2024-06-01T07:45:00Z">
        <w:r w:rsidDel="00B67AFF">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commentRangeEnd w:id="201"/>
      <w:r w:rsidR="00B73599">
        <w:rPr>
          <w:rStyle w:val="CommentReference"/>
        </w:rPr>
        <w:commentReference w:id="201"/>
      </w:r>
      <w:r w:rsidR="00BC3285" w:rsidRPr="00952395">
        <w:t>.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 xml:space="preserve">TDM </w:t>
      </w:r>
      <w:r w:rsidR="002F5684">
        <w:t xml:space="preserve">may 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w:t>
      </w:r>
      <w:r w:rsidR="007E5073" w:rsidRPr="007E5073">
        <w:lastRenderedPageBreak/>
        <w:t xml:space="preserve">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r w:rsidR="007370B4">
        <w:t>in</w:t>
      </w:r>
      <w:r w:rsidR="007E5073" w:rsidRPr="007E5073">
        <w:t xml:space="preserve"> measuring</w:t>
      </w:r>
      <w:r w:rsidR="00897078">
        <w:t xml:space="preserve"> 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4E788E">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4E788E">
        <w:rPr>
          <w:noProof/>
        </w:rPr>
        <w:t> [38]</w:t>
      </w:r>
      <w:r w:rsidR="00143934" w:rsidRPr="00E03B11">
        <w:fldChar w:fldCharType="end"/>
      </w:r>
      <w:r w:rsidR="00A14F24">
        <w:t>.</w:t>
      </w:r>
    </w:p>
    <w:p w14:paraId="5429EA5E" w14:textId="4701FAC6" w:rsidR="0036411B" w:rsidRDefault="00047E03" w:rsidP="00593CAA">
      <w:r>
        <w:t xml:space="preserve">The proposed regimen was </w:t>
      </w:r>
      <w:commentRangeStart w:id="203"/>
      <w:r>
        <w:t xml:space="preserve">also demonstrated to be safe </w:t>
      </w:r>
      <w:commentRangeEnd w:id="203"/>
      <w:r w:rsidR="00027325">
        <w:rPr>
          <w:rStyle w:val="CommentReference"/>
        </w:rPr>
        <w:commentReference w:id="203"/>
      </w:r>
      <w:r>
        <w:t>(</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56AE68A2" w:rsidR="008E0107" w:rsidRPr="00E03B11" w:rsidRDefault="00CB50CB" w:rsidP="008E0107">
      <w:r w:rsidRPr="00E03B11">
        <w:t xml:space="preserve">We acknowledge several </w:t>
      </w:r>
      <w:commentRangeStart w:id="204"/>
      <w:r w:rsidRPr="00E03B11">
        <w:t>limitations</w:t>
      </w:r>
      <w:commentRangeEnd w:id="204"/>
      <w:r w:rsidR="00461A95">
        <w:rPr>
          <w:rStyle w:val="CommentReference"/>
        </w:rPr>
        <w:commentReference w:id="204"/>
      </w:r>
      <w:r w:rsidRPr="00E03B11">
        <w:t xml:space="preserve"> in our study. First, </w:t>
      </w:r>
      <w:r w:rsidR="00AC4292">
        <w:t xml:space="preserve">we did not conduct a </w:t>
      </w:r>
      <w:commentRangeStart w:id="205"/>
      <w:r w:rsidR="00AC4292">
        <w:t xml:space="preserve">systematic search </w:t>
      </w:r>
      <w:commentRangeEnd w:id="205"/>
      <w:r w:rsidR="00BE242E">
        <w:rPr>
          <w:rStyle w:val="CommentReference"/>
        </w:rPr>
        <w:commentReference w:id="205"/>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4E788E">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4E788E">
        <w:rPr>
          <w:noProof/>
        </w:rPr>
        <w:t> [39]</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4E788E">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4E788E">
        <w:rPr>
          <w:noProof/>
        </w:rPr>
        <w:t> [39]</w:t>
      </w:r>
      <w:r w:rsidR="00C35CF2">
        <w:fldChar w:fldCharType="end"/>
      </w:r>
      <w:r w:rsidR="008B32AE">
        <w:t xml:space="preserve">. </w:t>
      </w:r>
      <w:commentRangeStart w:id="206"/>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206"/>
      <w:r w:rsidR="008B5CD0">
        <w:rPr>
          <w:rStyle w:val="CommentReference"/>
        </w:rPr>
        <w:commentReference w:id="206"/>
      </w:r>
      <w:r w:rsidR="009603AC">
        <w:t>.</w:t>
      </w:r>
      <w:r w:rsidR="009946B5">
        <w:t xml:space="preserve"> </w:t>
      </w:r>
      <w:r w:rsidR="001077C9">
        <w:t xml:space="preserve">Second, </w:t>
      </w:r>
      <w:r w:rsidRPr="00E03B11">
        <w:t xml:space="preserve">we </w:t>
      </w:r>
      <w:r w:rsidR="00077D91">
        <w:t>could</w:t>
      </w:r>
      <w:r w:rsidRPr="00E03B11">
        <w:t xml:space="preserve"> </w:t>
      </w:r>
      <w:r w:rsidR="00077D91">
        <w:t>not</w:t>
      </w:r>
      <w:r w:rsidR="00077D91"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 </w:instrText>
      </w:r>
      <w:r w:rsidR="004E788E">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EN.CITE.DATA </w:instrText>
      </w:r>
      <w:r w:rsidR="004E788E">
        <w:fldChar w:fldCharType="end"/>
      </w:r>
      <w:r w:rsidR="00972F81" w:rsidRPr="00E03B11">
        <w:fldChar w:fldCharType="separate"/>
      </w:r>
      <w:r w:rsidR="004E788E">
        <w:rPr>
          <w:noProof/>
        </w:rPr>
        <w:t> [40]</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pick up the effect of CRRT types due to the limited </w:t>
      </w:r>
      <w:ins w:id="207" w:author="My Luong Vuong" w:date="2024-06-20T16:12:00Z">
        <w:r w:rsidR="00A538AE">
          <w:t>re</w:t>
        </w:r>
      </w:ins>
      <w:ins w:id="208" w:author="Yves Debaveye" w:date="2024-06-14T16:11:00Z">
        <w:r w:rsidR="00461A95">
          <w:t>pre</w:t>
        </w:r>
      </w:ins>
      <w:ins w:id="209" w:author="Yves Debaveye" w:date="2024-06-14T16:12:00Z">
        <w:r w:rsidR="00461A95">
          <w:t>s</w:t>
        </w:r>
      </w:ins>
      <w:del w:id="210" w:author="Yves Debaveye" w:date="2024-06-14T16:11:00Z">
        <w:r w:rsidR="00A538AE" w:rsidDel="00461A95">
          <w:delText>ps</w:delText>
        </w:r>
      </w:del>
      <w:ins w:id="211" w:author="My Luong Vuong" w:date="2024-06-20T16:12:00Z">
        <w:r w:rsidR="00A538AE">
          <w:t>entation</w:t>
        </w:r>
      </w:ins>
      <w:del w:id="212" w:author="My Luong Vuong" w:date="2024-06-20T16:12:00Z">
        <w:r w:rsidR="00A538AE">
          <w:delText>repsentation</w:delText>
        </w:r>
      </w:del>
      <w:r w:rsidR="00A538AE">
        <w:t xml:space="preserve">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 </w:instrText>
      </w:r>
      <w:r w:rsidR="004E788E">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EN.CITE.DATA </w:instrText>
      </w:r>
      <w:r w:rsidR="004E788E">
        <w:fldChar w:fldCharType="end"/>
      </w:r>
      <w:r w:rsidR="007B40FD" w:rsidRPr="00E03B11">
        <w:fldChar w:fldCharType="separate"/>
      </w:r>
      <w:r w:rsidR="004E788E">
        <w:rPr>
          <w:noProof/>
        </w:rPr>
        <w:t> [40]</w:t>
      </w:r>
      <w:r w:rsidR="007B40FD" w:rsidRPr="00E03B11">
        <w:fldChar w:fldCharType="end"/>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 </w:t>
      </w:r>
    </w:p>
    <w:p w14:paraId="02C01D1A" w14:textId="5DE5ECBD"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 xml:space="preserve">and CRRT </w:t>
      </w:r>
      <w:proofErr w:type="spellStart"/>
      <w:r w:rsidRPr="00E03B11">
        <w:t>status</w:t>
      </w:r>
      <w:del w:id="213" w:author="Jason Roberts" w:date="2024-06-14T18:49:00Z">
        <w:r w:rsidRPr="00E03B11" w:rsidDel="006206B6">
          <w:delText xml:space="preserve">, </w:delText>
        </w:r>
      </w:del>
      <w:ins w:id="214" w:author="Yves Debaveye" w:date="2024-06-14T16:12:00Z">
        <w:r w:rsidR="00461A95">
          <w:t>potentially</w:t>
        </w:r>
        <w:proofErr w:type="spellEnd"/>
        <w:r w:rsidR="00461A95">
          <w:t xml:space="preserve"> </w:t>
        </w:r>
      </w:ins>
      <w:commentRangeStart w:id="215"/>
      <w:del w:id="216" w:author="Jason Roberts" w:date="2024-06-14T18:49:00Z">
        <w:r w:rsidRPr="00E03B11" w:rsidDel="006206B6">
          <w:delText xml:space="preserve">eliminating the need for </w:delText>
        </w:r>
        <w:r w:rsidR="004424F8" w:rsidRPr="00E03B11" w:rsidDel="006206B6">
          <w:delText>TDM</w:delText>
        </w:r>
        <w:commentRangeEnd w:id="215"/>
        <w:r w:rsidR="00196755" w:rsidDel="006206B6">
          <w:rPr>
            <w:rStyle w:val="CommentReference"/>
          </w:rPr>
          <w:commentReference w:id="215"/>
        </w:r>
      </w:del>
      <w:r w:rsidRPr="00E03B11">
        <w:t xml:space="preserve">. </w:t>
      </w:r>
      <w:commentRangeStart w:id="217"/>
      <w:commentRangeStart w:id="218"/>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w:t>
      </w:r>
      <w:commentRangeEnd w:id="217"/>
      <w:r w:rsidR="00DC5EE4">
        <w:rPr>
          <w:rStyle w:val="CommentReference"/>
        </w:rPr>
        <w:commentReference w:id="217"/>
      </w:r>
      <w:commentRangeEnd w:id="218"/>
      <w:r w:rsidR="006206B6">
        <w:rPr>
          <w:rStyle w:val="CommentReference"/>
        </w:rPr>
        <w:commentReference w:id="218"/>
      </w:r>
      <w:r w:rsidRPr="00E03B11">
        <w:t xml:space="preserve">. </w:t>
      </w:r>
      <w:commentRangeStart w:id="219"/>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219"/>
      <w:r w:rsidR="004C4864">
        <w:rPr>
          <w:rStyle w:val="CommentReference"/>
        </w:rPr>
        <w:commentReference w:id="219"/>
      </w:r>
    </w:p>
    <w:p w14:paraId="229594BA" w14:textId="2A322B2C" w:rsidR="00EE5777" w:rsidRDefault="00DB122C" w:rsidP="00494DCF">
      <w:pPr>
        <w:spacing w:after="0" w:line="480" w:lineRule="auto"/>
        <w:rPr>
          <w:b/>
          <w:bCs/>
        </w:rPr>
      </w:pPr>
      <w:r w:rsidRPr="00494DCF">
        <w:rPr>
          <w:b/>
          <w:bCs/>
        </w:rPr>
        <w:lastRenderedPageBreak/>
        <w:t>Acknowledgements</w:t>
      </w:r>
    </w:p>
    <w:p w14:paraId="41AC7BAC" w14:textId="66F780DB" w:rsidR="006206B6" w:rsidRPr="00B61BC3" w:rsidRDefault="00B82C7A" w:rsidP="006206B6">
      <w:pPr>
        <w:rPr>
          <w:ins w:id="220" w:author="Jason Roberts" w:date="2024-06-14T18:50: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221"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11114EF4" w:rsidR="00B37DE1" w:rsidRPr="00CE6856" w:rsidRDefault="00B37DE1" w:rsidP="00B37DE1"/>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3FCCEC80" w14:textId="31199F63" w:rsidR="004F42D7" w:rsidRPr="00640AC8" w:rsidRDefault="00221AE5" w:rsidP="00640AC8">
      <w:pPr>
        <w:pStyle w:val="EndNoteBibliography"/>
        <w:spacing w:after="0"/>
        <w:rPr>
          <w:lang w:val="de-DE"/>
        </w:rPr>
      </w:pPr>
      <w:r w:rsidRPr="00E03B11">
        <w:rPr>
          <w:noProof w:val="0"/>
        </w:rPr>
        <w:fldChar w:fldCharType="begin"/>
      </w:r>
      <w:r w:rsidRPr="00790105">
        <w:rPr>
          <w:noProof w:val="0"/>
        </w:rPr>
        <w:instrText xml:space="preserve"> ADDIN EN.REFLIST </w:instrText>
      </w:r>
      <w:r w:rsidRPr="00E03B11">
        <w:rPr>
          <w:noProof w:val="0"/>
        </w:rPr>
        <w:fldChar w:fldCharType="separate"/>
      </w:r>
      <w:r w:rsidR="004F42D7" w:rsidRPr="00CE5DAE">
        <w:t xml:space="preserve">[1] Cornely OA, Bassetti M, Calandra T, Garbino J, Kullberg BJ, Lortholary O, et al. ESCMID* guideline for the diagnosis and management of Candida diseases 2012: non-neutropenic adult patients. </w:t>
      </w:r>
      <w:r w:rsidR="004F42D7" w:rsidRPr="00640AC8">
        <w:rPr>
          <w:lang w:val="de-DE"/>
        </w:rPr>
        <w:t xml:space="preserve">Clin Microbiol Infect. 2012;18 Suppl 7:19-37. </w:t>
      </w:r>
      <w:r w:rsidR="00395BC0">
        <w:fldChar w:fldCharType="begin"/>
      </w:r>
      <w:r w:rsidR="00395BC0" w:rsidRPr="00CE48D7">
        <w:rPr>
          <w:lang w:val="de-DE"/>
          <w:rPrChange w:id="222" w:author="My Luong Vuong" w:date="2024-06-20T16:15:00Z">
            <w:rPr/>
          </w:rPrChange>
        </w:rPr>
        <w:instrText>HYPERLINK "http://doi.org/10.1111/1469-0691.12039"</w:instrText>
      </w:r>
      <w:r w:rsidR="00395BC0">
        <w:fldChar w:fldCharType="separate"/>
      </w:r>
      <w:r w:rsidR="004F42D7" w:rsidRPr="00640AC8">
        <w:rPr>
          <w:rStyle w:val="Hyperlink"/>
          <w:lang w:val="de-DE"/>
        </w:rPr>
        <w:t>http://doi.org/10.1111/1469-0691.12039</w:t>
      </w:r>
      <w:r w:rsidR="00395BC0">
        <w:rPr>
          <w:rStyle w:val="Hyperlink"/>
          <w:lang w:val="de-DE"/>
        </w:rPr>
        <w:fldChar w:fldCharType="end"/>
      </w:r>
      <w:r w:rsidR="004F42D7" w:rsidRPr="00640AC8">
        <w:rPr>
          <w:lang w:val="de-DE"/>
        </w:rPr>
        <w:t>.</w:t>
      </w:r>
    </w:p>
    <w:p w14:paraId="1D77DB46" w14:textId="0B803283" w:rsidR="004F42D7" w:rsidRPr="00CE5DAE" w:rsidRDefault="004F42D7" w:rsidP="00640AC8">
      <w:pPr>
        <w:pStyle w:val="EndNoteBibliography"/>
        <w:spacing w:after="0"/>
      </w:pPr>
      <w:r w:rsidRPr="00640AC8">
        <w:rPr>
          <w:lang w:val="de-DE"/>
        </w:rPr>
        <w:t xml:space="preserve">[2] Schroeder M, Weber T, Denker T, Winterland S, Wichmann D, Rohde H, et al. </w:t>
      </w:r>
      <w:r w:rsidRPr="00CE5DAE">
        <w:t xml:space="preserve">Epidemiology, clinical characteristics, and outcome of candidemia in critically ill patients in Germany: a single-center retrospective 10-year analysis. Annals of Intensive Care. 2020;10:142. </w:t>
      </w:r>
      <w:hyperlink r:id="rId13" w:history="1">
        <w:r w:rsidRPr="00640AC8">
          <w:rPr>
            <w:rStyle w:val="Hyperlink"/>
          </w:rPr>
          <w:t>http://doi.org/10.1186/s13613-020-00755-8</w:t>
        </w:r>
      </w:hyperlink>
      <w:r w:rsidRPr="00CE5DAE">
        <w:t>.</w:t>
      </w:r>
    </w:p>
    <w:p w14:paraId="11E88C76" w14:textId="4BBE5634" w:rsidR="004F42D7" w:rsidRPr="00CE5DAE" w:rsidRDefault="004F42D7" w:rsidP="00640AC8">
      <w:pPr>
        <w:pStyle w:val="EndNoteBibliography"/>
        <w:spacing w:after="0"/>
      </w:pPr>
      <w:r w:rsidRPr="00CE5DAE">
        <w:t xml:space="preserve">[3] Bassetti M, Giacobbe DR, Vena A, Trucchi C, Ansaldi F, Antonelli M, et al. Incidence and outcome of invasive candidiasis in intensive care units (ICUs) in Europe: results of the EUCANDICU project. Critical Care. 2019;23:219. </w:t>
      </w:r>
      <w:hyperlink r:id="rId14" w:history="1">
        <w:r w:rsidRPr="00640AC8">
          <w:rPr>
            <w:rStyle w:val="Hyperlink"/>
          </w:rPr>
          <w:t>http://doi.org/10.1186/s13054-019-2497-3</w:t>
        </w:r>
      </w:hyperlink>
      <w:r w:rsidRPr="00CE5DAE">
        <w:t>.</w:t>
      </w:r>
    </w:p>
    <w:p w14:paraId="4893C70A" w14:textId="63BF2925" w:rsidR="004F42D7" w:rsidRPr="00CE5DAE" w:rsidRDefault="004F42D7" w:rsidP="00640AC8">
      <w:pPr>
        <w:pStyle w:val="EndNoteBibliography"/>
        <w:spacing w:after="0"/>
      </w:pPr>
      <w:r w:rsidRPr="00CE5DAE">
        <w:t xml:space="preserve">[4] Sbrana F, Sozio E, Bassetti M, Ripoli A, Pieralli F, Azzini AM, et al. Independent risk factors for mortality in critically ill patients with candidemia on Italian Internal Medicine Wards. Internal and Emergency Medicine. 2018;13:199-204. </w:t>
      </w:r>
      <w:hyperlink r:id="rId15" w:history="1">
        <w:r w:rsidRPr="00640AC8">
          <w:rPr>
            <w:rStyle w:val="Hyperlink"/>
          </w:rPr>
          <w:t>http://doi.org/10.1007/s11739-017-1783-9</w:t>
        </w:r>
      </w:hyperlink>
      <w:r w:rsidRPr="00CE5DAE">
        <w:t>.</w:t>
      </w:r>
    </w:p>
    <w:p w14:paraId="1F0D6CAD" w14:textId="77777777" w:rsidR="004F42D7" w:rsidRPr="00CE5DAE" w:rsidRDefault="004F42D7" w:rsidP="00640AC8">
      <w:pPr>
        <w:pStyle w:val="EndNoteBibliography"/>
        <w:spacing w:after="0"/>
      </w:pPr>
      <w:r w:rsidRPr="00CE5DAE">
        <w:t>[5] Pfizer. Summary of Product Characteristics (SmPC) Diflucan. Summary of Product Characteristics (SmPC) Diflucan. 2012.</w:t>
      </w:r>
    </w:p>
    <w:p w14:paraId="0021E3AD" w14:textId="3161A445" w:rsidR="004F42D7" w:rsidRPr="00CE5DAE" w:rsidRDefault="004F42D7" w:rsidP="00640AC8">
      <w:pPr>
        <w:pStyle w:val="EndNoteBibliography"/>
        <w:spacing w:after="0"/>
      </w:pPr>
      <w:r w:rsidRPr="00CE5DAE">
        <w:t xml:space="preserve">[6] Pappas PG, Kauffman CA, Andes DR, Clancy CJ, Marr KA, Ostrosky-Zeichner L, et al. Clinical Practice Guideline for the Management of Candidiasis: 2016 Update by the Infectious Diseases Society of America. Clin Infect Dis. 2016;62:e1-50. </w:t>
      </w:r>
      <w:hyperlink r:id="rId16" w:history="1">
        <w:r w:rsidRPr="00640AC8">
          <w:rPr>
            <w:rStyle w:val="Hyperlink"/>
          </w:rPr>
          <w:t>http://doi.org/10.1093/cid/civ933</w:t>
        </w:r>
      </w:hyperlink>
      <w:r w:rsidRPr="00CE5DAE">
        <w:t>.</w:t>
      </w:r>
    </w:p>
    <w:p w14:paraId="14C958CC" w14:textId="48E583BD" w:rsidR="004F42D7" w:rsidRPr="00CE5DAE" w:rsidRDefault="004F42D7" w:rsidP="00640AC8">
      <w:pPr>
        <w:pStyle w:val="EndNoteBibliography"/>
        <w:spacing w:after="0"/>
      </w:pPr>
      <w:r w:rsidRPr="00CE5DAE">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7" w:history="1">
        <w:r w:rsidRPr="00640AC8">
          <w:rPr>
            <w:rStyle w:val="Hyperlink"/>
          </w:rPr>
          <w:t>http://doi.org/10.2147/ceor.S91587</w:t>
        </w:r>
      </w:hyperlink>
      <w:r w:rsidRPr="00CE5DAE">
        <w:t>.</w:t>
      </w:r>
    </w:p>
    <w:p w14:paraId="05F9773D" w14:textId="77777777" w:rsidR="004F42D7" w:rsidRPr="00CE5DAE" w:rsidRDefault="004F42D7" w:rsidP="00640AC8">
      <w:pPr>
        <w:pStyle w:val="EndNoteBibliography"/>
        <w:spacing w:after="0"/>
      </w:pPr>
      <w:r w:rsidRPr="00CE5DAE">
        <w:t>[8] European Committee on Antimicrobial Susceptibility Testing. Fluconazole: Rationale for the clinical breakpoints, version 3.0. 2020.</w:t>
      </w:r>
    </w:p>
    <w:p w14:paraId="46607A41" w14:textId="0C0231FD" w:rsidR="004F42D7" w:rsidRPr="00CE5DAE" w:rsidRDefault="004F42D7" w:rsidP="00640AC8">
      <w:pPr>
        <w:pStyle w:val="EndNoteBibliography"/>
        <w:spacing w:after="0"/>
      </w:pPr>
      <w:r w:rsidRPr="00CE5DAE">
        <w:t xml:space="preserve">[9] Jacobson MA, Hanks DK, Ferrell LD. Fatal acute hepatic necrosis due to fluconazole. The American Journal of Medicine. 1994;96:188-90. </w:t>
      </w:r>
      <w:hyperlink r:id="rId18" w:history="1">
        <w:r w:rsidRPr="00640AC8">
          <w:rPr>
            <w:rStyle w:val="Hyperlink"/>
          </w:rPr>
          <w:t>http://doi.org/https://doi.org/10.1016/0002-9343(94)90141-4</w:t>
        </w:r>
      </w:hyperlink>
      <w:r w:rsidRPr="00CE5DAE">
        <w:t>.</w:t>
      </w:r>
    </w:p>
    <w:p w14:paraId="1BDBB605" w14:textId="77777777" w:rsidR="004F42D7" w:rsidRPr="00CE5DAE" w:rsidRDefault="004F42D7" w:rsidP="00640AC8">
      <w:pPr>
        <w:pStyle w:val="EndNoteBibliography"/>
        <w:spacing w:after="0"/>
      </w:pPr>
      <w:r w:rsidRPr="00CE5DAE">
        <w:t>[10] Matsumoto K, Ueno K, Yoshimura H, Morii M, Takada M, Sawai T, et al. Fluconazole-Induced Convulsions at Serum Trough Concentrations of Approximately 80 μg/mL. Therapeutic Drug Monitoring. 2000;22:635-6.</w:t>
      </w:r>
    </w:p>
    <w:p w14:paraId="3CB8AF77" w14:textId="77777777" w:rsidR="004F42D7" w:rsidRPr="00CE5DAE" w:rsidRDefault="004F42D7" w:rsidP="00640AC8">
      <w:pPr>
        <w:pStyle w:val="EndNoteBibliography"/>
        <w:spacing w:after="0"/>
      </w:pPr>
      <w:r w:rsidRPr="00CE5DAE">
        <w:t>[11] Lewis R, Brüggemann R, Padoin C, Maertens J, Marchetti O, Groll A, et al. Triazole antifungal therapeutic drug monitoring.  Sixth European Conference on Infections in Leukaemia Meeting, Sophia Antipolis, France2015.</w:t>
      </w:r>
    </w:p>
    <w:p w14:paraId="6C2D0879" w14:textId="5AA5C577" w:rsidR="004F42D7" w:rsidRPr="00CE5DAE" w:rsidRDefault="004F42D7" w:rsidP="00640AC8">
      <w:pPr>
        <w:pStyle w:val="EndNoteBibliography"/>
        <w:spacing w:after="0"/>
      </w:pPr>
      <w:r w:rsidRPr="00CE5DAE">
        <w:t xml:space="preserve">[12] Sandaradura I, Marriott DJE, Day RO, Norris RLG, Pang E, Stocker SL, et al. Current fluconazole treatment regimens result in under-dosing of critically ill adults during early therapy. Eur J Clin Microbiol Infect Dis. 2021;40:1521-8. </w:t>
      </w:r>
      <w:hyperlink r:id="rId19" w:history="1">
        <w:r w:rsidRPr="00640AC8">
          <w:rPr>
            <w:rStyle w:val="Hyperlink"/>
          </w:rPr>
          <w:t>http://doi.org/10.1007/s10096-021-04201-w</w:t>
        </w:r>
      </w:hyperlink>
      <w:r w:rsidRPr="00CE5DAE">
        <w:t>.</w:t>
      </w:r>
    </w:p>
    <w:p w14:paraId="54D70616" w14:textId="40EF66AC" w:rsidR="004F42D7" w:rsidRPr="00CE5DAE" w:rsidRDefault="004F42D7" w:rsidP="00640AC8">
      <w:pPr>
        <w:pStyle w:val="EndNoteBibliography"/>
        <w:spacing w:after="0"/>
      </w:pPr>
      <w:r w:rsidRPr="00CE5DAE">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0" w:history="1">
        <w:r w:rsidRPr="00640AC8">
          <w:rPr>
            <w:rStyle w:val="Hyperlink"/>
          </w:rPr>
          <w:t>http://doi.org/10.1128/aac.01554-20</w:t>
        </w:r>
      </w:hyperlink>
      <w:r w:rsidRPr="00CE5DAE">
        <w:t>.</w:t>
      </w:r>
    </w:p>
    <w:p w14:paraId="49824E97" w14:textId="21ED8EA2" w:rsidR="004F42D7" w:rsidRPr="00CE5DAE" w:rsidRDefault="004F42D7" w:rsidP="00640AC8">
      <w:pPr>
        <w:pStyle w:val="EndNoteBibliography"/>
        <w:spacing w:after="0"/>
      </w:pPr>
      <w:r w:rsidRPr="00CE5DAE">
        <w:t xml:space="preserve">[14] Muilwijk EW, de Lange DW, Schouten JA, Wasmann RE, Ter Heine R, Burger DM, et al. Suboptimal Dosing of Fluconazole in Critically Ill Patients: Time To Rethink Dosing. Antimicrob Agents Chemother. 2020;64. </w:t>
      </w:r>
      <w:hyperlink r:id="rId21" w:history="1">
        <w:r w:rsidRPr="00640AC8">
          <w:rPr>
            <w:rStyle w:val="Hyperlink"/>
          </w:rPr>
          <w:t>http://doi.org/10.1128/aac.00984-20</w:t>
        </w:r>
      </w:hyperlink>
      <w:r w:rsidRPr="00CE5DAE">
        <w:t>.</w:t>
      </w:r>
    </w:p>
    <w:p w14:paraId="0A978DF0" w14:textId="198CBC1B" w:rsidR="004F42D7" w:rsidRPr="00CE5DAE" w:rsidRDefault="004F42D7" w:rsidP="00640AC8">
      <w:pPr>
        <w:pStyle w:val="EndNoteBibliography"/>
        <w:spacing w:after="0"/>
      </w:pPr>
      <w:r w:rsidRPr="00CE5DAE">
        <w:t xml:space="preserve">[15] Alobaid AS, Wallis SC, Jarrett P, Starr T, Stuart J, Lassig-Smith M, et al. Effect of Obesity on the Population Pharmacokinetics of Fluconazole in Critically Ill Patients. Antimicrob Agents Chemother. 2016;60:6550-7. </w:t>
      </w:r>
      <w:hyperlink r:id="rId22" w:history="1">
        <w:r w:rsidRPr="00640AC8">
          <w:rPr>
            <w:rStyle w:val="Hyperlink"/>
          </w:rPr>
          <w:t>http://doi.org/10.1128/aac.01088-16</w:t>
        </w:r>
      </w:hyperlink>
      <w:r w:rsidRPr="00CE5DAE">
        <w:t>.</w:t>
      </w:r>
    </w:p>
    <w:p w14:paraId="11B392F3" w14:textId="52DC00D4" w:rsidR="004F42D7" w:rsidRPr="00CE5DAE" w:rsidRDefault="004F42D7" w:rsidP="00640AC8">
      <w:pPr>
        <w:pStyle w:val="EndNoteBibliography"/>
        <w:spacing w:after="0"/>
      </w:pPr>
      <w:r w:rsidRPr="00CE5DAE">
        <w:t xml:space="preserve">[16] Mould DR, Upton RN. Basic concepts in population modeling, simulation, and model-based drug development-part 2: introduction to pharmacokinetic modeling methods. CPT Pharmacometrics Syst Pharmacol. 2013;2:e38. </w:t>
      </w:r>
      <w:hyperlink r:id="rId23" w:history="1">
        <w:r w:rsidRPr="00640AC8">
          <w:rPr>
            <w:rStyle w:val="Hyperlink"/>
          </w:rPr>
          <w:t>http://doi.org/10.1038/psp.2013.14</w:t>
        </w:r>
      </w:hyperlink>
      <w:r w:rsidRPr="00CE5DAE">
        <w:t>.</w:t>
      </w:r>
    </w:p>
    <w:p w14:paraId="0E595435" w14:textId="3DAFFAC9" w:rsidR="004F42D7" w:rsidRPr="00CE5DAE" w:rsidRDefault="004F42D7" w:rsidP="00640AC8">
      <w:pPr>
        <w:pStyle w:val="EndNoteBibliography"/>
        <w:spacing w:after="0"/>
      </w:pPr>
      <w:r w:rsidRPr="00CE5DAE">
        <w:lastRenderedPageBreak/>
        <w:t xml:space="preserve">[17] Boer P. Estimated lean body mass as an index for normalization of body fluid volumes in humans. Am J Physiol. 1984;247:F632-6. </w:t>
      </w:r>
      <w:hyperlink r:id="rId24" w:history="1">
        <w:r w:rsidRPr="00640AC8">
          <w:rPr>
            <w:rStyle w:val="Hyperlink"/>
          </w:rPr>
          <w:t>http://doi.org/10.1152/ajprenal.1984.247.4.F632</w:t>
        </w:r>
      </w:hyperlink>
      <w:r w:rsidRPr="00CE5DAE">
        <w:t>.</w:t>
      </w:r>
    </w:p>
    <w:p w14:paraId="53D9A4A3" w14:textId="591C6D81" w:rsidR="004F42D7" w:rsidRPr="00CE5DAE" w:rsidRDefault="004F42D7" w:rsidP="00640AC8">
      <w:pPr>
        <w:pStyle w:val="EndNoteBibliography"/>
        <w:spacing w:after="0"/>
      </w:pPr>
      <w:r w:rsidRPr="00CE5DAE">
        <w:t xml:space="preserve">[18] Sharma A, Sahasrabudhe V, Musib L, Zhang S, Younis I, Kanodia J. Time to Rethink the Current Paradigm for Assessing Kidney Function in Drug Development and Beyond. Clin Pharmacol Ther. 2022;112:946-58. </w:t>
      </w:r>
      <w:hyperlink r:id="rId25" w:history="1">
        <w:r w:rsidRPr="00640AC8">
          <w:rPr>
            <w:rStyle w:val="Hyperlink"/>
          </w:rPr>
          <w:t>http://doi.org/10.1002/cpt.2489</w:t>
        </w:r>
      </w:hyperlink>
      <w:r w:rsidRPr="00CE5DAE">
        <w:t>.</w:t>
      </w:r>
    </w:p>
    <w:p w14:paraId="63863250" w14:textId="77777777" w:rsidR="004F42D7" w:rsidRPr="00CE5DAE" w:rsidRDefault="004F42D7" w:rsidP="00640AC8">
      <w:pPr>
        <w:pStyle w:val="EndNoteBibliography"/>
        <w:spacing w:after="0"/>
      </w:pPr>
      <w:r w:rsidRPr="00CE5DAE">
        <w:t>[19] Buuren Sv. Flexible Imputation of Missing Data, Second Edition: Taylor &amp; Francis Group; 2018.</w:t>
      </w:r>
    </w:p>
    <w:p w14:paraId="54A75EAC" w14:textId="77777777" w:rsidR="004F42D7" w:rsidRPr="00CE5DAE" w:rsidRDefault="004F42D7" w:rsidP="00640AC8">
      <w:pPr>
        <w:pStyle w:val="EndNoteBibliography"/>
        <w:spacing w:after="0"/>
      </w:pPr>
      <w:r w:rsidRPr="00CE5DAE">
        <w:t>[20] Hosmer DW, Lemeshow S, May S. Applied Survival Analysis: Regression Modeling of Time-to-Event Data, Second Edition: John Wiley &amp; Sons, Inc.; 2008.</w:t>
      </w:r>
    </w:p>
    <w:p w14:paraId="29D97D1A" w14:textId="77777777" w:rsidR="004F42D7" w:rsidRPr="00CE5DAE" w:rsidRDefault="004F42D7" w:rsidP="00640AC8">
      <w:pPr>
        <w:pStyle w:val="EndNoteBibliography"/>
        <w:spacing w:after="0"/>
      </w:pPr>
      <w:r w:rsidRPr="00CE5DAE">
        <w:t>[21] Committee for Medicinal Products for Human Use (CHMP) EMA. Guideline on the use of pharmacokinetics and pharmacodynamics in the development of antimicrobial medicinal products. United Kingdom: European Medicines Agency; 2016.</w:t>
      </w:r>
    </w:p>
    <w:p w14:paraId="1B6B3784" w14:textId="77777777" w:rsidR="004F42D7" w:rsidRPr="00CE5DAE" w:rsidRDefault="004F42D7" w:rsidP="00640AC8">
      <w:pPr>
        <w:pStyle w:val="EndNoteBibliography"/>
        <w:spacing w:after="0"/>
      </w:pPr>
      <w:r w:rsidRPr="00CE5DAE">
        <w:t>[22] Ramachandran KM, Tsokos CP. Chapter 5 - Statistical estimation. In: Ramachandran KM, Tsokos CP, editors. Mathematical Statistics with Applications in R (Third Edition): Academic Press; 2021. p. 179-251.</w:t>
      </w:r>
    </w:p>
    <w:p w14:paraId="1D04EA5E" w14:textId="6C9D5D0E" w:rsidR="004F42D7" w:rsidRPr="00CE5DAE" w:rsidRDefault="004F42D7" w:rsidP="00640AC8">
      <w:pPr>
        <w:pStyle w:val="EndNoteBibliography"/>
        <w:spacing w:after="0"/>
      </w:pPr>
      <w:r w:rsidRPr="00CE5DAE">
        <w:t xml:space="preserve">[23] Wickham H, Grolemund G. R for Data Science2017. </w:t>
      </w:r>
      <w:hyperlink r:id="rId26" w:history="1">
        <w:r w:rsidRPr="00640AC8">
          <w:rPr>
            <w:rStyle w:val="Hyperlink"/>
          </w:rPr>
          <w:t>https://r4ds.had.co.nz/</w:t>
        </w:r>
      </w:hyperlink>
      <w:r w:rsidRPr="00CE5DAE">
        <w:t>.</w:t>
      </w:r>
    </w:p>
    <w:p w14:paraId="2D3CA6B0" w14:textId="16BE9874" w:rsidR="004F42D7" w:rsidRPr="00CE5DAE" w:rsidRDefault="004F42D7" w:rsidP="00640AC8">
      <w:pPr>
        <w:pStyle w:val="EndNoteBibliography"/>
        <w:spacing w:after="0"/>
      </w:pPr>
      <w:r w:rsidRPr="00CE5DAE">
        <w:t xml:space="preserve">[24] Keizer RJ, Karlsson MO, Hooker A. Modeling and Simulation Workbench for NONMEM: Tutorial on Pirana, PsN, and Xpose. CPT Pharmacometrics Syst Pharmacol. 2013;2:e50. </w:t>
      </w:r>
      <w:hyperlink r:id="rId27" w:history="1">
        <w:r w:rsidRPr="00640AC8">
          <w:rPr>
            <w:rStyle w:val="Hyperlink"/>
          </w:rPr>
          <w:t>http://doi.org/10.1038/psp.2013.24</w:t>
        </w:r>
      </w:hyperlink>
      <w:r w:rsidRPr="00CE5DAE">
        <w:t>.</w:t>
      </w:r>
    </w:p>
    <w:p w14:paraId="2BEC66EE" w14:textId="715EE4B9" w:rsidR="004F42D7" w:rsidRPr="00CE5DAE" w:rsidRDefault="004F42D7" w:rsidP="00640AC8">
      <w:pPr>
        <w:pStyle w:val="EndNoteBibliography"/>
        <w:spacing w:after="0"/>
      </w:pPr>
      <w:r w:rsidRPr="00CE5DAE">
        <w:t xml:space="preserve">[25] Bergner R, Hoffmann M, Riedel KD, Mikus G, Henrich DM, Haefeli WE, et al. Fluconazole dosing in continuous veno-venous haemofiltration (CVVHF): need for a high daily dose of 800 mg. Nephrol Dial Transplant. 2006;21:1019-23. </w:t>
      </w:r>
      <w:hyperlink r:id="rId28" w:history="1">
        <w:r w:rsidRPr="00640AC8">
          <w:rPr>
            <w:rStyle w:val="Hyperlink"/>
          </w:rPr>
          <w:t>http://doi.org/10.1093/ndt/gfi284</w:t>
        </w:r>
      </w:hyperlink>
      <w:r w:rsidRPr="00CE5DAE">
        <w:t>.</w:t>
      </w:r>
    </w:p>
    <w:p w14:paraId="6E4AFC3A" w14:textId="7BCEA8F6" w:rsidR="004F42D7" w:rsidRPr="00CE5DAE" w:rsidRDefault="004F42D7" w:rsidP="00640AC8">
      <w:pPr>
        <w:pStyle w:val="EndNoteBibliography"/>
        <w:spacing w:after="0"/>
      </w:pPr>
      <w:r w:rsidRPr="00CE5DAE">
        <w:t xml:space="preserve">[26]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29" w:history="1">
        <w:r w:rsidRPr="00640AC8">
          <w:rPr>
            <w:rStyle w:val="Hyperlink"/>
          </w:rPr>
          <w:t>http://doi.org/10.1007/s001340000771</w:t>
        </w:r>
      </w:hyperlink>
      <w:r w:rsidRPr="00CE5DAE">
        <w:t>.</w:t>
      </w:r>
    </w:p>
    <w:p w14:paraId="060D2110" w14:textId="77777777" w:rsidR="004F42D7" w:rsidRPr="00CE5DAE" w:rsidRDefault="004F42D7" w:rsidP="00640AC8">
      <w:pPr>
        <w:pStyle w:val="EndNoteBibliography"/>
        <w:spacing w:after="0"/>
      </w:pPr>
      <w:r w:rsidRPr="00CE5DAE">
        <w:t>[27]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35280E62" w14:textId="58D34751" w:rsidR="004F42D7" w:rsidRPr="00CE5DAE" w:rsidRDefault="004F42D7" w:rsidP="00640AC8">
      <w:pPr>
        <w:pStyle w:val="EndNoteBibliography"/>
        <w:spacing w:after="0"/>
      </w:pPr>
      <w:r w:rsidRPr="00CE5DAE">
        <w:t xml:space="preserve">[28] Van Daele R, Wauters J, Lagrou K, Denooz R, Hayette MP, Gijsen M, et al. Pharmacokinetic Variability and Target Attainment of Fluconazole in Critically Ill Patients. Microorganisms. 2021;9. </w:t>
      </w:r>
      <w:hyperlink r:id="rId30" w:history="1">
        <w:r w:rsidRPr="00640AC8">
          <w:rPr>
            <w:rStyle w:val="Hyperlink"/>
          </w:rPr>
          <w:t>http://doi.org/10.3390/microorganisms9102068</w:t>
        </w:r>
      </w:hyperlink>
      <w:r w:rsidRPr="00CE5DAE">
        <w:t>.</w:t>
      </w:r>
    </w:p>
    <w:p w14:paraId="4313E995" w14:textId="1F0E83EB" w:rsidR="004F42D7" w:rsidRPr="00CE5DAE" w:rsidRDefault="004F42D7" w:rsidP="00640AC8">
      <w:pPr>
        <w:pStyle w:val="EndNoteBibliography"/>
        <w:spacing w:after="0"/>
      </w:pPr>
      <w:r w:rsidRPr="00CE5DAE">
        <w:t xml:space="preserve">[29]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1" w:history="1">
        <w:r w:rsidRPr="00640AC8">
          <w:rPr>
            <w:rStyle w:val="Hyperlink"/>
          </w:rPr>
          <w:t>http://doi.org/10.1016/j.jclinepi.2020.03.026</w:t>
        </w:r>
      </w:hyperlink>
      <w:r w:rsidRPr="00CE5DAE">
        <w:t>.</w:t>
      </w:r>
    </w:p>
    <w:p w14:paraId="5AD8EC9F" w14:textId="67E82459" w:rsidR="004F42D7" w:rsidRPr="00CE5DAE" w:rsidRDefault="004F42D7" w:rsidP="00640AC8">
      <w:pPr>
        <w:pStyle w:val="EndNoteBibliography"/>
        <w:spacing w:after="0"/>
      </w:pPr>
      <w:r w:rsidRPr="00CE5DAE">
        <w:t xml:space="preserve">[30] Tierney JF, Vale C, Riley R, Smith CT, Stewart L, Clarke M, et al. Individual Participant Data (IPD) Meta-analyses of Randomised Controlled Trials: Guidance on Their Use. PLoS Med. 2015;12:e1001855. </w:t>
      </w:r>
      <w:hyperlink r:id="rId32" w:history="1">
        <w:r w:rsidRPr="00640AC8">
          <w:rPr>
            <w:rStyle w:val="Hyperlink"/>
          </w:rPr>
          <w:t>http://doi.org/10.1371/journal.pmed.1001855</w:t>
        </w:r>
      </w:hyperlink>
      <w:r w:rsidRPr="00CE5DAE">
        <w:t>.</w:t>
      </w:r>
    </w:p>
    <w:p w14:paraId="4DF8E3BD" w14:textId="1ACE5D28" w:rsidR="004F42D7" w:rsidRPr="00CE5DAE" w:rsidRDefault="004F42D7" w:rsidP="00640AC8">
      <w:pPr>
        <w:pStyle w:val="EndNoteBibliography"/>
        <w:spacing w:after="0"/>
      </w:pPr>
      <w:r w:rsidRPr="00CE5DAE">
        <w: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3" w:history="1">
        <w:r w:rsidRPr="00640AC8">
          <w:rPr>
            <w:rStyle w:val="Hyperlink"/>
          </w:rPr>
          <w:t>http://doi.org/10.1128/aac.00424-11</w:t>
        </w:r>
      </w:hyperlink>
      <w:r w:rsidRPr="00CE5DAE">
        <w:t>.</w:t>
      </w:r>
    </w:p>
    <w:p w14:paraId="23BBCAAB" w14:textId="0B3E7713" w:rsidR="004F42D7" w:rsidRPr="00640AC8" w:rsidRDefault="004F42D7" w:rsidP="00640AC8">
      <w:pPr>
        <w:pStyle w:val="EndNoteBibliography"/>
        <w:spacing w:after="0"/>
        <w:rPr>
          <w:lang w:val="nl-BE"/>
        </w:rPr>
      </w:pPr>
      <w:r w:rsidRPr="00CE5DAE">
        <w:t xml:space="preserve">[32] Aoyama T, Hirata K, Hirata R, Yamazaki H, Yamamoto Y, Hayashi H, et al. Population pharmacokinetics of fluconazole after administration of fosfluconazole and fluconazole in critically ill patients. </w:t>
      </w:r>
      <w:r w:rsidRPr="00640AC8">
        <w:rPr>
          <w:lang w:val="nl-BE"/>
        </w:rPr>
        <w:t xml:space="preserve">J Clin Pharm Ther. 2012;37:356-63. </w:t>
      </w:r>
      <w:r w:rsidR="00395BC0">
        <w:fldChar w:fldCharType="begin"/>
      </w:r>
      <w:r w:rsidR="00395BC0" w:rsidRPr="00CE48D7">
        <w:rPr>
          <w:lang w:val="nl-BE"/>
          <w:rPrChange w:id="223" w:author="My Luong Vuong" w:date="2024-06-20T16:15:00Z">
            <w:rPr/>
          </w:rPrChange>
        </w:rPr>
        <w:instrText>HYPERLINK "http://doi.org/10.1111/j.1365-2710.2011.01297.x"</w:instrText>
      </w:r>
      <w:r w:rsidR="00395BC0">
        <w:fldChar w:fldCharType="separate"/>
      </w:r>
      <w:r w:rsidRPr="00640AC8">
        <w:rPr>
          <w:rStyle w:val="Hyperlink"/>
          <w:lang w:val="nl-BE"/>
        </w:rPr>
        <w:t>http://doi.org/10.1111/j.1365-2710.2011.01297.x</w:t>
      </w:r>
      <w:r w:rsidR="00395BC0">
        <w:rPr>
          <w:rStyle w:val="Hyperlink"/>
          <w:lang w:val="nl-BE"/>
        </w:rPr>
        <w:fldChar w:fldCharType="end"/>
      </w:r>
      <w:r w:rsidRPr="00640AC8">
        <w:rPr>
          <w:lang w:val="nl-BE"/>
        </w:rPr>
        <w:t>.</w:t>
      </w:r>
    </w:p>
    <w:p w14:paraId="1F616199" w14:textId="52C848D7" w:rsidR="004F42D7" w:rsidRPr="00CE5DAE" w:rsidRDefault="004F42D7" w:rsidP="00640AC8">
      <w:pPr>
        <w:pStyle w:val="EndNoteBibliography"/>
        <w:spacing w:after="0"/>
      </w:pPr>
      <w:r w:rsidRPr="00640AC8">
        <w:rPr>
          <w:lang w:val="nl-BE"/>
        </w:rPr>
        <w:t xml:space="preserve">[33] Chen L, van Rhee KP, Wasmann RE, Krekels EHJ, Wiezer MJ, van Dongen EPA, et al. </w:t>
      </w:r>
      <w:r w:rsidRPr="00CE5DAE">
        <w:t xml:space="preserve">Total bodyweight and sex both drive pharmacokinetic variability of fluconazole in obese adults. J Antimicrob Chemother. 2022;77:2217-26. </w:t>
      </w:r>
      <w:hyperlink r:id="rId34" w:history="1">
        <w:r w:rsidRPr="00640AC8">
          <w:rPr>
            <w:rStyle w:val="Hyperlink"/>
          </w:rPr>
          <w:t>http://doi.org/10.1093/jac/dkac160</w:t>
        </w:r>
      </w:hyperlink>
      <w:r w:rsidRPr="00CE5DAE">
        <w:t>.</w:t>
      </w:r>
    </w:p>
    <w:p w14:paraId="6BD17887" w14:textId="6C6A21A1" w:rsidR="004F42D7" w:rsidRPr="00CE5DAE" w:rsidRDefault="004F42D7" w:rsidP="00640AC8">
      <w:pPr>
        <w:pStyle w:val="EndNoteBibliography"/>
        <w:spacing w:after="0"/>
      </w:pPr>
      <w:r w:rsidRPr="00CE5DAE">
        <w:t xml:space="preserve">[34] Huang C-Y, Güiza F, De Vlieger G, Meyfroidt G. Daily fluctuations in kidney function in critically ill adults. Critical Care. 2022;26:347. </w:t>
      </w:r>
      <w:hyperlink r:id="rId35" w:history="1">
        <w:r w:rsidRPr="00640AC8">
          <w:rPr>
            <w:rStyle w:val="Hyperlink"/>
          </w:rPr>
          <w:t>http://doi.org/10.1186/s13054-022-04226-3</w:t>
        </w:r>
      </w:hyperlink>
      <w:r w:rsidRPr="00CE5DAE">
        <w:t>.</w:t>
      </w:r>
    </w:p>
    <w:p w14:paraId="3595FC20" w14:textId="2A584D8F" w:rsidR="004F42D7" w:rsidRPr="00CE5DAE" w:rsidRDefault="004F42D7" w:rsidP="00640AC8">
      <w:pPr>
        <w:pStyle w:val="EndNoteBibliography"/>
        <w:spacing w:after="0"/>
      </w:pPr>
      <w:r w:rsidRPr="00CE5DAE">
        <w:lastRenderedPageBreak/>
        <w:t xml:space="preserve">[35] Johansson Å M, Karlsson MO. Comparison of methods for handling missing covariate data. Aaps j. 2013;15:1232-41. </w:t>
      </w:r>
      <w:hyperlink r:id="rId36" w:history="1">
        <w:r w:rsidRPr="00640AC8">
          <w:rPr>
            <w:rStyle w:val="Hyperlink"/>
          </w:rPr>
          <w:t>http://doi.org/10.1208/s12248-013-9526-y</w:t>
        </w:r>
      </w:hyperlink>
      <w:r w:rsidRPr="00CE5DAE">
        <w:t>.</w:t>
      </w:r>
    </w:p>
    <w:p w14:paraId="2A0F2CDB" w14:textId="2261B528" w:rsidR="004F42D7" w:rsidRPr="00CE5DAE" w:rsidRDefault="004F42D7" w:rsidP="00640AC8">
      <w:pPr>
        <w:pStyle w:val="EndNoteBibliography"/>
        <w:spacing w:after="0"/>
      </w:pPr>
      <w:r w:rsidRPr="00CE5DAE">
        <w:t xml:space="preserve">[36] Heymans MW, Twisk JWR. Handling missing data in clinical research. Journal of Clinical Epidemiology. 2022;151:185-8. </w:t>
      </w:r>
      <w:hyperlink r:id="rId37" w:history="1">
        <w:r w:rsidRPr="00640AC8">
          <w:rPr>
            <w:rStyle w:val="Hyperlink"/>
          </w:rPr>
          <w:t>http://doi.org/https://doi.org/10.1016/j.jclinepi.2022.08.016</w:t>
        </w:r>
      </w:hyperlink>
      <w:r w:rsidRPr="00CE5DAE">
        <w:t>.</w:t>
      </w:r>
    </w:p>
    <w:p w14:paraId="2A7DD5A4" w14:textId="4ECD34CE" w:rsidR="004F42D7" w:rsidRPr="00CE5DAE" w:rsidRDefault="004F42D7" w:rsidP="00640AC8">
      <w:pPr>
        <w:pStyle w:val="EndNoteBibliography"/>
        <w:spacing w:after="0"/>
      </w:pPr>
      <w:r w:rsidRPr="00CE5DAE">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38" w:history="1">
        <w:r w:rsidRPr="00640AC8">
          <w:rPr>
            <w:rStyle w:val="Hyperlink"/>
          </w:rPr>
          <w:t>http://doi.org/10.1128/aac.02019-20</w:t>
        </w:r>
      </w:hyperlink>
      <w:r w:rsidRPr="00CE5DAE">
        <w:t>.</w:t>
      </w:r>
    </w:p>
    <w:p w14:paraId="592ACB46" w14:textId="57116070" w:rsidR="004F42D7" w:rsidRPr="00CE5DAE" w:rsidRDefault="004F42D7" w:rsidP="00640AC8">
      <w:pPr>
        <w:pStyle w:val="EndNoteBibliography"/>
        <w:spacing w:after="0"/>
      </w:pPr>
      <w:r w:rsidRPr="00CE5DAE">
        <w:t xml:space="preserve">[38] Darnis S, Fareau N, Corallo CE, Poole S, Dooley MJ, Cheng AC. Estimation of body weight in hospitalized patients. QJM: An International Journal of Medicine. 2012;105:769-74. </w:t>
      </w:r>
      <w:hyperlink r:id="rId39" w:history="1">
        <w:r w:rsidRPr="00640AC8">
          <w:rPr>
            <w:rStyle w:val="Hyperlink"/>
          </w:rPr>
          <w:t>http://doi.org/10.1093/qjmed/hcs060</w:t>
        </w:r>
      </w:hyperlink>
      <w:r w:rsidRPr="00CE5DAE">
        <w:t>.</w:t>
      </w:r>
    </w:p>
    <w:p w14:paraId="4D0E87F7" w14:textId="07D1430E" w:rsidR="004F42D7" w:rsidRPr="00CE5DAE" w:rsidRDefault="004F42D7" w:rsidP="00640AC8">
      <w:pPr>
        <w:pStyle w:val="EndNoteBibliography"/>
        <w:spacing w:after="0"/>
      </w:pPr>
      <w:r w:rsidRPr="00CE5DAE">
        <w:t xml:space="preserve">[39] van Wijk RC, Imperial MZ, Savic RM, Solans BP. Pharmacokinetic analysis across studies to drive knowledge-integration: A tutorial on individual patient data meta-analysis (IPDMA). CPT Pharmacometrics Syst Pharmacol. 2023;12:1187-200. </w:t>
      </w:r>
      <w:hyperlink r:id="rId40" w:history="1">
        <w:r w:rsidRPr="00640AC8">
          <w:rPr>
            <w:rStyle w:val="Hyperlink"/>
          </w:rPr>
          <w:t>http://doi.org/10.1002/psp4.13002</w:t>
        </w:r>
      </w:hyperlink>
      <w:r w:rsidRPr="00CE5DAE">
        <w:t>.</w:t>
      </w:r>
    </w:p>
    <w:p w14:paraId="6C0973DF" w14:textId="46568A6D" w:rsidR="004F42D7" w:rsidRPr="00CE5DAE" w:rsidRDefault="004F42D7" w:rsidP="00640AC8">
      <w:pPr>
        <w:pStyle w:val="EndNoteBibliography"/>
      </w:pPr>
      <w:r w:rsidRPr="00CE5DAE">
        <w:t xml:space="preserve">[40] Li L, Li X, Xia Y, Chu Y, Zhong H, Li J, et al. Recommendation of Antimicrobial Dosing Optimization During Continuous Renal Replacement Therapy. Front Pharmacol. 2020;11:786. </w:t>
      </w:r>
      <w:hyperlink r:id="rId41" w:history="1">
        <w:r w:rsidRPr="00640AC8">
          <w:rPr>
            <w:rStyle w:val="Hyperlink"/>
          </w:rPr>
          <w:t>http://doi.org/10.3389/fphar.2020.00786</w:t>
        </w:r>
      </w:hyperlink>
      <w:r w:rsidRPr="00CE5DAE">
        <w:t>.</w:t>
      </w:r>
    </w:p>
    <w:p w14:paraId="218B9AF3" w14:textId="4E887E6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162"/>
    <w:p w14:paraId="1CAA5F78" w14:textId="4F1D4194" w:rsidR="00EE5777" w:rsidRPr="00E03B11" w:rsidRDefault="00EE5777" w:rsidP="00593CAA"/>
    <w:p w14:paraId="2AFC7A25" w14:textId="77777777" w:rsidR="00FF47EE" w:rsidRPr="00E03B11" w:rsidRDefault="00FF47EE" w:rsidP="00593CAA">
      <w:pPr>
        <w:sectPr w:rsidR="00FF47EE" w:rsidRPr="00E03B11" w:rsidSect="000C70AB">
          <w:footerReference w:type="default" r:id="rId42"/>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195309B6"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4E788E">
              <w:rPr>
                <w:b/>
                <w:bCs/>
                <w:sz w:val="18"/>
                <w:szCs w:val="18"/>
                <w:lang w:val="nl-BE"/>
              </w:rPr>
              <w:instrText xml:space="preserve"> ADDIN EN.CITE </w:instrText>
            </w:r>
            <w:r w:rsidR="004E788E">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4E788E" w:rsidRPr="00640AC8">
              <w:rPr>
                <w:b/>
                <w:bCs/>
                <w:sz w:val="18"/>
                <w:szCs w:val="18"/>
                <w:lang w:val="nl-BE"/>
              </w:rPr>
              <w:instrText xml:space="preserve"> ADDIN EN.CITE.DATA </w:instrText>
            </w:r>
            <w:r w:rsidR="004E788E">
              <w:rPr>
                <w:b/>
                <w:bCs/>
                <w:sz w:val="18"/>
                <w:szCs w:val="18"/>
              </w:rPr>
            </w:r>
            <w:r w:rsidR="004E788E">
              <w:rPr>
                <w:b/>
                <w:bCs/>
                <w:sz w:val="18"/>
                <w:szCs w:val="18"/>
              </w:rPr>
              <w:fldChar w:fldCharType="end"/>
            </w:r>
            <w:r w:rsidR="0012034A" w:rsidRPr="002E01AC">
              <w:rPr>
                <w:b/>
                <w:bCs/>
                <w:sz w:val="18"/>
                <w:szCs w:val="18"/>
              </w:rPr>
            </w:r>
            <w:r w:rsidR="0012034A" w:rsidRPr="002E01AC">
              <w:rPr>
                <w:b/>
                <w:bCs/>
                <w:sz w:val="18"/>
                <w:szCs w:val="18"/>
              </w:rPr>
              <w:fldChar w:fldCharType="separate"/>
            </w:r>
            <w:r w:rsidR="004E788E">
              <w:rPr>
                <w:b/>
                <w:bCs/>
                <w:noProof/>
                <w:sz w:val="18"/>
                <w:szCs w:val="18"/>
                <w:lang w:val="nl-BE"/>
              </w:rPr>
              <w:t> [28]</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C72ACC5"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4E788E">
              <w:rPr>
                <w:b/>
                <w:bCs/>
                <w:sz w:val="18"/>
                <w:szCs w:val="18"/>
              </w:rPr>
              <w:instrText xml:space="preserve"> ADDIN EN.CITE &lt;EndNote&gt;&lt;Cite&gt;&lt;Author&gt;Bergner&lt;/Author&gt;&lt;Year&gt;2006&lt;/Year&gt;&lt;RecNum&gt;21&lt;/RecNum&gt;&lt;DisplayText&gt; [25]&lt;/DisplayText&gt;&lt;record&gt;&lt;rec-number&gt;21&lt;/rec-number&gt;&lt;foreign-keys&gt;&lt;key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4E788E">
              <w:rPr>
                <w:b/>
                <w:bCs/>
                <w:noProof/>
                <w:sz w:val="18"/>
                <w:szCs w:val="18"/>
              </w:rPr>
              <w:t> [25]</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7F9C7F94"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4E788E">
              <w:rPr>
                <w:b/>
                <w:bCs/>
                <w:sz w:val="18"/>
                <w:szCs w:val="18"/>
              </w:rPr>
              <w:instrText xml:space="preserve"> ADDIN EN.CITE </w:instrText>
            </w:r>
            <w:r w:rsidR="004E788E">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4E788E">
              <w:rPr>
                <w:b/>
                <w:bCs/>
                <w:sz w:val="18"/>
                <w:szCs w:val="18"/>
              </w:rPr>
              <w:instrText xml:space="preserve"> ADDIN EN.CITE.DATA </w:instrText>
            </w:r>
            <w:r w:rsidR="004E788E">
              <w:rPr>
                <w:b/>
                <w:bCs/>
                <w:sz w:val="18"/>
                <w:szCs w:val="18"/>
              </w:rPr>
            </w:r>
            <w:r w:rsidR="004E788E">
              <w:rPr>
                <w:b/>
                <w:bCs/>
                <w:sz w:val="18"/>
                <w:szCs w:val="18"/>
              </w:rPr>
              <w:fldChar w:fldCharType="end"/>
            </w:r>
            <w:r w:rsidR="00427372" w:rsidRPr="002E01AC">
              <w:rPr>
                <w:b/>
                <w:bCs/>
                <w:sz w:val="18"/>
                <w:szCs w:val="18"/>
              </w:rPr>
            </w:r>
            <w:r w:rsidR="00427372" w:rsidRPr="002E01AC">
              <w:rPr>
                <w:b/>
                <w:bCs/>
                <w:sz w:val="18"/>
                <w:szCs w:val="18"/>
              </w:rPr>
              <w:fldChar w:fldCharType="separate"/>
            </w:r>
            <w:r w:rsidR="004E788E">
              <w:rPr>
                <w:b/>
                <w:bCs/>
                <w:noProof/>
                <w:sz w:val="18"/>
                <w:szCs w:val="18"/>
              </w:rPr>
              <w:t> [26]</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009F547"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4E788E">
              <w:rPr>
                <w:b/>
                <w:bCs/>
                <w:sz w:val="18"/>
                <w:szCs w:val="18"/>
              </w:rPr>
              <w:instrText xml:space="preserve"> ADDIN EN.CITE &lt;EndNote&gt;&lt;Cite&gt;&lt;Author&gt;Sinnollareddy&lt;/Author&gt;&lt;Year&gt;2015&lt;/Year&gt;&lt;RecNum&gt;5&lt;/RecNum&gt;&lt;DisplayText&gt; [27]&lt;/DisplayText&gt;&lt;record&gt;&lt;rec-number&gt;5&lt;/rec-number&gt;&lt;foreign-keys&gt;&lt;key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4E788E">
              <w:rPr>
                <w:b/>
                <w:bCs/>
                <w:noProof/>
                <w:sz w:val="18"/>
                <w:szCs w:val="18"/>
              </w:rPr>
              <w:t> [27]</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207B7A"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0913629D" w:rsidR="00B257DD" w:rsidRPr="00E13681" w:rsidRDefault="00966C2F" w:rsidP="007911FE">
            <w:pPr>
              <w:spacing w:after="0"/>
              <w:ind w:left="170"/>
              <w:rPr>
                <w:sz w:val="18"/>
                <w:szCs w:val="18"/>
              </w:rPr>
            </w:pPr>
            <w:r>
              <w:rPr>
                <w:sz w:val="18"/>
                <w:szCs w:val="18"/>
              </w:rPr>
              <w:t>Total b</w:t>
            </w:r>
            <w:r w:rsidRPr="00E13681">
              <w:rPr>
                <w:sz w:val="18"/>
                <w:szCs w:val="18"/>
              </w:rPr>
              <w:t xml:space="preserve">ody </w:t>
            </w:r>
            <w:r w:rsidR="00B257DD"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commentRangeStart w:id="224"/>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commentRangeEnd w:id="224"/>
            <w:r w:rsidR="00B111F4">
              <w:rPr>
                <w:rStyle w:val="CommentReference"/>
              </w:rPr>
              <w:commentReference w:id="224"/>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commentRangeStart w:id="225"/>
            <w:commentRangeStart w:id="226"/>
            <w:r w:rsidRPr="00E13681">
              <w:rPr>
                <w:sz w:val="18"/>
                <w:szCs w:val="18"/>
              </w:rPr>
              <w:t>1600 mg q24h</w:t>
            </w:r>
            <w:commentRangeEnd w:id="225"/>
            <w:r w:rsidR="006206B6">
              <w:rPr>
                <w:rStyle w:val="CommentReference"/>
              </w:rPr>
              <w:commentReference w:id="225"/>
            </w:r>
            <w:commentRangeEnd w:id="226"/>
            <w:r w:rsidR="003616FC">
              <w:rPr>
                <w:rStyle w:val="CommentReference"/>
              </w:rPr>
              <w:commentReference w:id="226"/>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06EA2BB5" w14:textId="561A3003" w:rsidR="0034198D" w:rsidRDefault="00DB7DE0" w:rsidP="0034198D">
      <w:r>
        <w:rPr>
          <w:noProof/>
        </w:rPr>
        <w:lastRenderedPageBreak/>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227"/>
      <w:commentRangeStart w:id="228"/>
      <w:r w:rsidRPr="001B3939">
        <w:t xml:space="preserve">Probability </w:t>
      </w:r>
      <w:commentRangeEnd w:id="227"/>
      <w:r w:rsidR="00F27854">
        <w:rPr>
          <w:rStyle w:val="CommentReference"/>
        </w:rPr>
        <w:commentReference w:id="227"/>
      </w:r>
      <w:commentRangeEnd w:id="228"/>
      <w:r w:rsidR="006206B6">
        <w:rPr>
          <w:rStyle w:val="CommentReference"/>
        </w:rPr>
        <w:commentReference w:id="228"/>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commentRangeStart w:id="229"/>
      <w:r w:rsidR="00FB6B5C">
        <w:t xml:space="preserve">Fluconazole total concentration </w:t>
      </w:r>
      <w:commentRangeEnd w:id="229"/>
      <w:r w:rsidR="00B8502B">
        <w:rPr>
          <w:rStyle w:val="CommentReference"/>
        </w:rPr>
        <w:commentReference w:id="229"/>
      </w:r>
      <w:r w:rsidR="00FB6B5C">
        <w:t xml:space="preserve">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77777777" w:rsidR="00C60E27" w:rsidRDefault="00C60E27" w:rsidP="00D9136B">
      <w:pPr>
        <w:pStyle w:val="CommentText"/>
        <w:jc w:val="left"/>
      </w:pPr>
      <w:r>
        <w:rPr>
          <w:rStyle w:val="CommentReference"/>
        </w:rPr>
        <w:annotationRef/>
      </w:r>
      <w:r>
        <w:rPr>
          <w:lang w:val="en-US"/>
        </w:rPr>
        <w:t>"</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62C3FA5D" w14:textId="77777777" w:rsidR="00CA06EE" w:rsidRDefault="00CA06EE">
      <w:pPr>
        <w:pStyle w:val="CommentText"/>
        <w:jc w:val="left"/>
      </w:pPr>
      <w:r>
        <w:rPr>
          <w:rStyle w:val="CommentReference"/>
        </w:rPr>
        <w:annotationRef/>
      </w:r>
      <w:r>
        <w:rPr>
          <w:lang w:val="en-US"/>
        </w:rPr>
        <w:t>Thank you for your comment. We believe the terms "optimised dosing strategy" and "target attainment" imply a pharmacokinetic modeling approach. However, to avoid ambiguity and ensure clarity, we can explicitly mention that our approach is based on population pharmacokinetic (popPK) analysis. Therefore, the revised title could be:</w:t>
      </w:r>
    </w:p>
    <w:p w14:paraId="5B74DA32" w14:textId="77777777" w:rsidR="00CA06EE" w:rsidRDefault="00CA06EE" w:rsidP="00573622">
      <w:pPr>
        <w:pStyle w:val="CommentText"/>
        <w:jc w:val="left"/>
      </w:pPr>
      <w:r>
        <w:rPr>
          <w:lang w:val="en-US"/>
        </w:rPr>
        <w:t>"Population pharmacokinetic model-informed identification of an optimised fluconazole dosing strategy for improved target attainment in critically ill patients."</w:t>
      </w:r>
    </w:p>
  </w:comment>
  <w:comment w:id="33"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34" w:author="My Luong Vuong" w:date="2024-06-20T16:15:00Z" w:initials="MLV">
    <w:p w14:paraId="6FFA885E" w14:textId="794E7BE0" w:rsidR="00CE48D7" w:rsidRDefault="00CE48D7">
      <w:pPr>
        <w:pStyle w:val="CommentText"/>
      </w:pPr>
      <w:r>
        <w:rPr>
          <w:rStyle w:val="CommentReference"/>
        </w:rPr>
        <w:annotationRef/>
      </w:r>
    </w:p>
  </w:comment>
  <w:comment w:id="36"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38"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39"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45"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46"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47"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50"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51"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72"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73"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74"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77"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78"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79" w:author="My Luong Vuong" w:date="2024-06-14T15:41:00Z" w:initials="MLV">
    <w:p w14:paraId="2D728C2D" w14:textId="77777777" w:rsidR="00924CB9" w:rsidRDefault="00924CB9">
      <w:pPr>
        <w:pStyle w:val="CommentText"/>
        <w:jc w:val="left"/>
      </w:pPr>
      <w:r>
        <w:rPr>
          <w:rStyle w:val="CommentReference"/>
        </w:rPr>
        <w:annotationRef/>
      </w:r>
      <w:r>
        <w:rPr>
          <w:lang w:val="en-US"/>
        </w:rPr>
        <w:t>Thank you for your feedback. We believe our study qualifies as an IPDMA based on the Cochrane definition: 'IPD meta-analysis is a specific type of systematic review. Rather than extracting summary (aggregate) data from study publications or from investigators, the original research data are sought directly from the researchers responsible for each study. These data can then be re-analysed centrally and combined, if appropriate, in meta-analyses.' (</w:t>
      </w:r>
      <w:hyperlink r:id="rId2" w:history="1">
        <w:r w:rsidRPr="00DA599C">
          <w:rPr>
            <w:rStyle w:val="Hyperlink"/>
            <w:lang w:val="en-US"/>
          </w:rPr>
          <w:t>https://methods.cochrane.org/ipdma/about-ipd-meta-analyses</w:t>
        </w:r>
      </w:hyperlink>
      <w:r>
        <w:rPr>
          <w:lang w:val="en-US"/>
        </w:rPr>
        <w:t>).</w:t>
      </w:r>
    </w:p>
    <w:p w14:paraId="1E7867FA" w14:textId="77777777" w:rsidR="00924CB9" w:rsidRDefault="00924CB9">
      <w:pPr>
        <w:pStyle w:val="CommentText"/>
        <w:jc w:val="left"/>
      </w:pPr>
    </w:p>
    <w:p w14:paraId="207C5302" w14:textId="77777777" w:rsidR="00924CB9" w:rsidRDefault="00924CB9" w:rsidP="00DA599C">
      <w:pPr>
        <w:pStyle w:val="CommentText"/>
        <w:jc w:val="left"/>
      </w:pPr>
      <w:r>
        <w:rPr>
          <w:lang w:val="en-US"/>
        </w:rPr>
        <w:t>While our study employs popPK analysis as the statistical method, the study design itself aligns with the IPDMA framework.</w:t>
      </w:r>
    </w:p>
  </w:comment>
  <w:comment w:id="80" w:author="My Luong Vuong" w:date="2024-06-21T10:04:00Z" w:initials="MLV">
    <w:p w14:paraId="686EBD72" w14:textId="77777777" w:rsidR="003D79F6" w:rsidRDefault="00B429CC" w:rsidP="005E1BC6">
      <w:pPr>
        <w:pStyle w:val="CommentText"/>
        <w:jc w:val="left"/>
      </w:pPr>
      <w:r>
        <w:rPr>
          <w:rStyle w:val="CommentReference"/>
        </w:rPr>
        <w:annotationRef/>
      </w:r>
      <w:r w:rsidR="003D79F6">
        <w:rPr>
          <w:color w:val="000000"/>
        </w:rPr>
        <w:t>Refer to IPDMA tutorial - ref 39</w:t>
      </w:r>
    </w:p>
  </w:comment>
  <w:comment w:id="82" w:author="Jan-Willem Alffenaar" w:date="2024-06-01T07:28:00Z" w:initials="JA">
    <w:p w14:paraId="01FAB0AB" w14:textId="4EA804D6"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85" w:author="Yves Debaveye" w:date="2024-06-14T13:50:00Z" w:initials="YD">
    <w:p w14:paraId="003D9F77" w14:textId="77777777"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86"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87" w:author="My Luong Vuong" w:date="2024-06-20T16:17:00Z" w:initials="MLV">
    <w:p w14:paraId="490C6535" w14:textId="7B938E72" w:rsidR="004F5666" w:rsidRDefault="004F5666">
      <w:pPr>
        <w:pStyle w:val="CommentText"/>
      </w:pPr>
      <w:r>
        <w:rPr>
          <w:rStyle w:val="CommentReference"/>
        </w:rPr>
        <w:annotationRef/>
      </w:r>
    </w:p>
  </w:comment>
  <w:comment w:id="94"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95"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98"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99" w:author="My Luong Vuong" w:date="2024-06-14T17:09:00Z" w:initials="MLV">
    <w:p w14:paraId="46323534" w14:textId="77777777" w:rsidR="007F691B" w:rsidRDefault="002732B6">
      <w:pPr>
        <w:pStyle w:val="CommentText"/>
        <w:jc w:val="left"/>
      </w:pPr>
      <w:r>
        <w:rPr>
          <w:rStyle w:val="CommentReference"/>
        </w:rPr>
        <w:annotationRef/>
      </w:r>
      <w:r w:rsidR="007F691B">
        <w:rPr>
          <w:lang w:val="en-US"/>
        </w:rPr>
        <w:t>Thank you for your comment. I could not find a reference suggesting a 9 mg/kg dosing for CRRT patients. Could you please provide the source?</w:t>
      </w:r>
    </w:p>
    <w:p w14:paraId="0F2FF086" w14:textId="77777777" w:rsidR="007F691B" w:rsidRDefault="007F691B">
      <w:pPr>
        <w:pStyle w:val="CommentText"/>
        <w:jc w:val="left"/>
      </w:pPr>
    </w:p>
    <w:p w14:paraId="09881146" w14:textId="77777777" w:rsidR="007F691B" w:rsidRDefault="007F691B" w:rsidP="009B258A">
      <w:pPr>
        <w:pStyle w:val="CommentText"/>
        <w:jc w:val="left"/>
      </w:pPr>
      <w:r>
        <w:rPr>
          <w:lang w:val="en-US"/>
        </w:rPr>
        <w:t>However, a recent paper by Emmanuel et al. recommended a maintenance dose of up to 12 mg/kg for patients undergoing both ECMO and CRRT. Our simulations in CRRT patients (Fig 3) indicated that such a maintenance dose could not ensure adequate PKPD target attainment in patients weighing less than 50 kg (i.e., dosing &lt;600 mg). Therefore, this dosing strategy is not suitable for our study.</w:t>
      </w:r>
    </w:p>
  </w:comment>
  <w:comment w:id="101"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102"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103" w:author="My Luong Vuong" w:date="2024-06-14T16:00:00Z" w:initials="MLV">
    <w:p w14:paraId="298D0815" w14:textId="77777777" w:rsidR="006620F4" w:rsidRDefault="006620F4" w:rsidP="00E33BC0">
      <w:pPr>
        <w:pStyle w:val="CommentText"/>
        <w:jc w:val="left"/>
      </w:pPr>
      <w:r>
        <w:rPr>
          <w:rStyle w:val="CommentReference"/>
        </w:rPr>
        <w:annotationRef/>
      </w:r>
      <w:r>
        <w:rPr>
          <w:lang w:val="en-US"/>
        </w:rPr>
        <w:t>Thank you for your feedback. As we mentioned in our previous response, our intention is to propose a dosing regimen that ensures at least 90% probability of achieving the adequate PKPD target in EVERY patient. This is why we maintained our original wording.</w:t>
      </w:r>
    </w:p>
  </w:comment>
  <w:comment w:id="117"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118" w:author="My Luong Vuong" w:date="2024-06-14T16:04:00Z" w:initials="MLV">
    <w:p w14:paraId="42DF8FA3" w14:textId="77777777" w:rsidR="0013155F" w:rsidRDefault="0013155F" w:rsidP="002073E9">
      <w:pPr>
        <w:pStyle w:val="CommentText"/>
        <w:jc w:val="left"/>
      </w:pPr>
      <w:r>
        <w:rPr>
          <w:rStyle w:val="CommentReference"/>
        </w:rPr>
        <w:annotationRef/>
      </w:r>
      <w:r>
        <w:rPr>
          <w:lang w:val="en-US"/>
        </w:rPr>
        <w:t>Thank you for your feedback. As mentioned previously, by 'inclusive' we meant that this dosing regimen provides EVERY patient with at least a 90% probability of achieving adequate PKPD target.</w:t>
      </w:r>
    </w:p>
  </w:comment>
  <w:comment w:id="120"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121"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122" w:author="My Luong Vuong" w:date="2024-06-14T16:11:00Z" w:initials="MLV">
    <w:p w14:paraId="2675F91E" w14:textId="77777777" w:rsidR="00A8746C" w:rsidRDefault="00A8746C" w:rsidP="00AF4B3F">
      <w:pPr>
        <w:pStyle w:val="CommentText"/>
        <w:jc w:val="left"/>
      </w:pPr>
      <w:r>
        <w:rPr>
          <w:rStyle w:val="CommentReference"/>
        </w:rPr>
        <w:annotationRef/>
      </w:r>
      <w:r>
        <w:rPr>
          <w:color w:val="000000"/>
        </w:rPr>
        <w:t xml:space="preserve">Thank you for your feedback. Although it is a virtual dataset, it is representative for  the observed real-world population in our study in terms of covariate distribution. Therefore, we refer to it as a 'real-world virtual patient population. </w:t>
      </w:r>
    </w:p>
  </w:comment>
  <w:comment w:id="126"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127"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128"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129"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130" w:author="My Luong Vuong" w:date="2024-06-14T16:53:00Z" w:initials="MLV">
    <w:p w14:paraId="42932369" w14:textId="6B34524C" w:rsidR="00790F7B" w:rsidRDefault="00790F7B" w:rsidP="00A268C9">
      <w:pPr>
        <w:pStyle w:val="CommentText"/>
        <w:jc w:val="left"/>
      </w:pPr>
      <w:r>
        <w:rPr>
          <w:rStyle w:val="CommentReference"/>
        </w:rPr>
        <w:annotationRef/>
      </w:r>
      <w:r>
        <w:rPr>
          <w:color w:val="000000"/>
        </w:rPr>
        <w:t xml:space="preserve">Thank you. As we mentioned in response to Indy Sandaradura's similar concern, we did not test other GFR/CrCL estimates such as CG. Instead, we used eGFR-CKDEPI, which has been shown to better reflect kidney function in patients. This was demonstrated by Sharma et al. in a recent CPT review: </w:t>
      </w:r>
      <w:hyperlink r:id="rId3" w:history="1">
        <w:r w:rsidRPr="00A268C9">
          <w:rPr>
            <w:rStyle w:val="Hyperlink"/>
          </w:rPr>
          <w:t>https://ascpt.onlinelibrary.wiley.com/doi/10.1002/cpt.2489</w:t>
        </w:r>
      </w:hyperlink>
      <w:r>
        <w:rPr>
          <w:color w:val="000000"/>
        </w:rPr>
        <w:t xml:space="preserve">. </w:t>
      </w:r>
    </w:p>
  </w:comment>
  <w:comment w:id="136"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137"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141"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142"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143"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145" w:author="Jan-Willem Alffenaar" w:date="2024-06-01T08:24:00Z" w:initials="JA">
    <w:p w14:paraId="3A2B271D" w14:textId="65915699" w:rsidR="00C876F6" w:rsidRDefault="00C876F6" w:rsidP="00C876F6">
      <w:pPr>
        <w:pStyle w:val="CommentText"/>
        <w:jc w:val="left"/>
      </w:pPr>
      <w:r>
        <w:rPr>
          <w:rStyle w:val="CommentReference"/>
        </w:rPr>
        <w:annotationRef/>
      </w:r>
      <w:r>
        <w:t>Did you cap at certain absolute values? I feel that is happening in “real life”.</w:t>
      </w:r>
    </w:p>
  </w:comment>
  <w:comment w:id="163" w:author="Yves Debaveye" w:date="2024-06-14T15:43:00Z" w:initials="YD">
    <w:p w14:paraId="51CD138D" w14:textId="77777777"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165"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168"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169"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170"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167"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176" w:author="Yves Debaveye" w:date="2024-06-14T15:59:00Z" w:initials="YD">
    <w:p w14:paraId="44D56C40"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177"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184"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185"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186"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191"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192"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193"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196" w:author="My Luong Vuong" w:date="2024-06-14T17:14:00Z" w:initials="MLV">
    <w:p w14:paraId="4F42975C" w14:textId="77777777" w:rsidR="004169C9" w:rsidRDefault="004169C9" w:rsidP="00AB313B">
      <w:pPr>
        <w:pStyle w:val="CommentText"/>
        <w:jc w:val="left"/>
      </w:pPr>
      <w:r>
        <w:rPr>
          <w:rStyle w:val="CommentReference"/>
        </w:rPr>
        <w:annotationRef/>
      </w:r>
      <w:r>
        <w:rPr>
          <w:lang w:val="en-AU"/>
        </w:rPr>
        <w:t>In the email : "10. You deleted a very important sentence in the discussion for some reason? “</w:t>
      </w:r>
      <w: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lang w:val="en-AU"/>
        </w:rPr>
        <w:t>”</w:t>
      </w:r>
    </w:p>
  </w:comment>
  <w:comment w:id="187" w:author="My Luong Vuong" w:date="2024-06-14T17:15:00Z" w:initials="MLV">
    <w:p w14:paraId="3E5B271D" w14:textId="77777777" w:rsidR="00F7758E" w:rsidRDefault="00F7758E" w:rsidP="004D49A3">
      <w:pPr>
        <w:pStyle w:val="CommentText"/>
        <w:jc w:val="left"/>
      </w:pPr>
      <w:r>
        <w:rPr>
          <w:rStyle w:val="CommentReference"/>
        </w:rPr>
        <w:annotationRef/>
      </w:r>
      <w:r>
        <w:rPr>
          <w:color w:val="000000"/>
          <w:lang w:val="en-AU"/>
        </w:rPr>
        <w:t>In the email : "10. You deleted a very important sentence in the discussion for some reason? “</w:t>
      </w:r>
      <w:r>
        <w:rPr>
          <w:color w:val="000000"/>
        </w:rP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color w:val="000000"/>
          <w:lang w:val="en-AU"/>
        </w:rPr>
        <w:t>”</w:t>
      </w:r>
    </w:p>
  </w:comment>
  <w:comment w:id="188" w:author="My Luong Vuong" w:date="2024-06-14T17:15:00Z" w:initials="MLV">
    <w:p w14:paraId="7C9529FD" w14:textId="77777777" w:rsidR="00895214" w:rsidRDefault="00F7758E" w:rsidP="000B55D8">
      <w:pPr>
        <w:pStyle w:val="CommentText"/>
        <w:jc w:val="left"/>
      </w:pPr>
      <w:r>
        <w:rPr>
          <w:rStyle w:val="CommentReference"/>
        </w:rPr>
        <w:annotationRef/>
      </w:r>
      <w:r w:rsidR="00895214">
        <w:rPr>
          <w:lang w:val="en-US"/>
        </w:rPr>
        <w:t>Thank you for your comment. We did not delete the sentence but instead refined our discussion to provide a more nuanced perspective. Specifically, we mentioned that eGFR CKD-EPI did not show clinical relevance under both standard and optimized dosing regimens. However, we acknowledged the limitations due to a significant extent of missing data, which may have influenced this finding. Therefore, we still advocate for a prospective clinical trial to definitively confirm or refute our finding.</w:t>
      </w:r>
    </w:p>
  </w:comment>
  <w:comment w:id="197"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198"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201" w:author="Jan-Willem Alffenaar" w:date="2024-06-01T07:47:00Z" w:initials="JA">
    <w:p w14:paraId="3F511DEA" w14:textId="7777777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203"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204"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 w:id="205"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206"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215" w:author="Jan-Willem Alffenaar" w:date="2024-06-01T08:03:00Z" w:initials="JA">
    <w:p w14:paraId="7C91FBFC" w14:textId="7777777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217"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218"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219"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224" w:author="Jan-Willem Alffenaar" w:date="2024-06-01T08:21:00Z" w:initials="JA">
    <w:p w14:paraId="7B4E614C" w14:textId="77777777" w:rsidR="005C2A56" w:rsidRDefault="00B111F4" w:rsidP="005C2A56">
      <w:pPr>
        <w:pStyle w:val="CommentText"/>
        <w:jc w:val="left"/>
      </w:pPr>
      <w:r>
        <w:rPr>
          <w:rStyle w:val="CommentReference"/>
        </w:rPr>
        <w:annotationRef/>
      </w:r>
      <w:r w:rsidR="005C2A56">
        <w:rPr>
          <w:color w:val="000000"/>
        </w:rPr>
        <w:t>How much actual PK data do we have in this category? Especially toward the lower end?</w:t>
      </w:r>
    </w:p>
  </w:comment>
  <w:comment w:id="225" w:author="Jason Roberts" w:date="2024-06-14T18:51:00Z" w:initials="JR">
    <w:p w14:paraId="3FB863B2" w14:textId="77777777" w:rsidR="006206B6" w:rsidRDefault="006206B6" w:rsidP="009B5202">
      <w:pPr>
        <w:jc w:val="left"/>
      </w:pPr>
      <w:r>
        <w:rPr>
          <w:rStyle w:val="CommentReference"/>
        </w:rPr>
        <w:annotationRef/>
      </w:r>
      <w:r>
        <w:rPr>
          <w:color w:val="000000"/>
          <w:sz w:val="20"/>
          <w:szCs w:val="20"/>
        </w:rPr>
        <w:t>I thought there was mg/kg dosing too? Where did it go?</w:t>
      </w:r>
    </w:p>
  </w:comment>
  <w:comment w:id="226" w:author="My Luong Vuong" w:date="2024-06-14T16:26:00Z" w:initials="MLV">
    <w:p w14:paraId="48BE2FA4" w14:textId="77777777" w:rsidR="003616FC" w:rsidRDefault="003616FC" w:rsidP="00AC5ED0">
      <w:pPr>
        <w:pStyle w:val="CommentText"/>
        <w:jc w:val="left"/>
      </w:pPr>
      <w:r>
        <w:rPr>
          <w:rStyle w:val="CommentReference"/>
        </w:rPr>
        <w:annotationRef/>
      </w:r>
      <w:r>
        <w:rPr>
          <w:lang w:val="en-US"/>
        </w:rPr>
        <w:t>Thank you for your feedback. Our simulations confirmed that mg/kg dosing could not ensure adequate PK/PD target attainment in critically ill patients across the entire body weight range, both when patients were off-CRRT (see Fig. 1) and on-CRRT (see Fig. 2). Therefore, we did not recommend such dosing.</w:t>
      </w:r>
    </w:p>
  </w:comment>
  <w:comment w:id="227"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228"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229"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0"/>
  <w15:commentEx w15:paraId="5B74DA32" w15:paraIdParent="76D7F85B" w15:done="0"/>
  <w15:commentEx w15:paraId="31CEE72F" w15:done="0"/>
  <w15:commentEx w15:paraId="6FFA885E" w15:paraIdParent="31CEE72F" w15:done="0"/>
  <w15:commentEx w15:paraId="484E13A1" w15:done="0"/>
  <w15:commentEx w15:paraId="1440EBB9" w15:done="0"/>
  <w15:commentEx w15:paraId="37992D29" w15:paraIdParent="1440EBB9" w15:done="0"/>
  <w15:commentEx w15:paraId="18FBE32C" w15:done="0"/>
  <w15:commentEx w15:paraId="7F47FAA7" w15:paraIdParent="18FBE32C" w15:done="0"/>
  <w15:commentEx w15:paraId="0830B1A7" w15:paraIdParent="18FBE32C" w15:done="0"/>
  <w15:commentEx w15:paraId="3FDD67D5" w15:done="0"/>
  <w15:commentEx w15:paraId="3E86FACA" w15:paraIdParent="3FDD67D5" w15:done="0"/>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207C5302" w15:paraIdParent="1D755DA5" w15:done="0"/>
  <w15:commentEx w15:paraId="686EBD72" w15:paraIdParent="1D755DA5" w15:done="0"/>
  <w15:commentEx w15:paraId="01FAB0AB" w15:done="0"/>
  <w15:commentEx w15:paraId="003D9F77" w15:done="0"/>
  <w15:commentEx w15:paraId="4E3EFA99" w15:done="0"/>
  <w15:commentEx w15:paraId="490C6535" w15:paraIdParent="4E3EFA99" w15:done="0"/>
  <w15:commentEx w15:paraId="08F92229" w15:done="0"/>
  <w15:commentEx w15:paraId="0BEC1AD1" w15:paraIdParent="08F92229" w15:done="0"/>
  <w15:commentEx w15:paraId="376C032E" w15:done="0"/>
  <w15:commentEx w15:paraId="09881146" w15:paraIdParent="376C032E" w15:done="0"/>
  <w15:commentEx w15:paraId="22D3F842" w15:done="0"/>
  <w15:commentEx w15:paraId="694E1622" w15:paraIdParent="22D3F842" w15:done="0"/>
  <w15:commentEx w15:paraId="298D0815" w15:paraIdParent="22D3F842"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0C478404" w15:done="0"/>
  <w15:commentEx w15:paraId="57C16E87" w15:done="0"/>
  <w15:commentEx w15:paraId="1E8B0A34" w15:paraIdParent="57C16E87" w15:done="0"/>
  <w15:commentEx w15:paraId="42932369" w15:paraIdParent="57C16E87" w15:done="0"/>
  <w15:commentEx w15:paraId="640DD51A" w15:done="0"/>
  <w15:commentEx w15:paraId="031803FE" w15:paraIdParent="640DD51A" w15:done="0"/>
  <w15:commentEx w15:paraId="1949F44B" w15:done="0"/>
  <w15:commentEx w15:paraId="3CB6B962" w15:paraIdParent="1949F44B" w15:done="0"/>
  <w15:commentEx w15:paraId="26D72766" w15:done="0"/>
  <w15:commentEx w15:paraId="3A2B271D" w15:done="0"/>
  <w15:commentEx w15:paraId="4A2D05FC" w15:done="0"/>
  <w15:commentEx w15:paraId="4C3CB4F7" w15:done="0"/>
  <w15:commentEx w15:paraId="58AB25C0" w15:done="0"/>
  <w15:commentEx w15:paraId="147EE0D8" w15:paraIdParent="58AB25C0" w15:done="0"/>
  <w15:commentEx w15:paraId="1EEE9B0C" w15:paraIdParent="58AB25C0" w15:done="0"/>
  <w15:commentEx w15:paraId="2BE3919D" w15:done="0"/>
  <w15:commentEx w15:paraId="44D56C40" w15:done="0"/>
  <w15:commentEx w15:paraId="489F91D5" w15:done="0"/>
  <w15:commentEx w15:paraId="4D44776A" w15:done="0"/>
  <w15:commentEx w15:paraId="23535304" w15:paraIdParent="4D44776A" w15:done="0"/>
  <w15:commentEx w15:paraId="03E4A17D" w15:done="0"/>
  <w15:commentEx w15:paraId="7BBE9E58" w15:done="0"/>
  <w15:commentEx w15:paraId="093849F7" w15:done="0"/>
  <w15:commentEx w15:paraId="1170F900" w15:done="0"/>
  <w15:commentEx w15:paraId="4F42975C" w15:done="0"/>
  <w15:commentEx w15:paraId="3E5B271D" w15:done="0"/>
  <w15:commentEx w15:paraId="7C9529FD" w15:paraIdParent="3E5B271D" w15:done="0"/>
  <w15:commentEx w15:paraId="13120930" w15:done="0"/>
  <w15:commentEx w15:paraId="6D0CDFF7" w15:done="0"/>
  <w15:commentEx w15:paraId="3F511DEA" w15:done="0"/>
  <w15:commentEx w15:paraId="240D6976" w15:done="0"/>
  <w15:commentEx w15:paraId="353BEB65" w15:done="0"/>
  <w15:commentEx w15:paraId="4A58A81E" w15:done="0"/>
  <w15:commentEx w15:paraId="24B25FDC" w15:done="0"/>
  <w15:commentEx w15:paraId="7C91FBFC" w15:done="0"/>
  <w15:commentEx w15:paraId="113F7C5D" w15:done="0"/>
  <w15:commentEx w15:paraId="08B3DFF6" w15:paraIdParent="113F7C5D" w15:done="0"/>
  <w15:commentEx w15:paraId="0D08C3BD" w15:done="0"/>
  <w15:commentEx w15:paraId="7B4E614C" w15:done="0"/>
  <w15:commentEx w15:paraId="3FB863B2" w15:done="0"/>
  <w15:commentEx w15:paraId="48BE2FA4" w15:paraIdParent="3FB863B2"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D0444F7" w16cex:dateUtc="2024-05-31T22:12:00Z"/>
  <w16cex:commentExtensible w16cex:durableId="2A16D834" w16cex:dateUtc="2024-06-14T12:54:00Z"/>
  <w16cex:commentExtensible w16cex:durableId="2A16DDC2" w16cex:dateUtc="2024-06-14T13:18:00Z"/>
  <w16cex:commentExtensible w16cex:durableId="3C6D02A4" w16cex:dateUtc="2024-06-14T11:44:00Z"/>
  <w16cex:commentExtensible w16cex:durableId="2A1ED437" w16cex:dateUtc="2024-06-20T14:15:00Z"/>
  <w16cex:commentExtensible w16cex:durableId="4B545E55" w16cex:dateUtc="2024-06-14T11:45:00Z"/>
  <w16cex:commentExtensible w16cex:durableId="2A16EFA0" w16cex:dateUtc="2024-06-14T14:34:00Z"/>
  <w16cex:commentExtensible w16cex:durableId="2A16F0F4" w16cex:dateUtc="2024-06-14T14:40: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2A1FCEA5" w16cex:dateUtc="2024-06-21T08:04:00Z"/>
  <w16cex:commentExtensible w16cex:durableId="3B940EC3" w16cex:dateUtc="2024-05-31T21:28:00Z"/>
  <w16cex:commentExtensible w16cex:durableId="398360B1" w16cex:dateUtc="2024-06-14T11:50:00Z"/>
  <w16cex:commentExtensible w16cex:durableId="459308ED" w16cex:dateUtc="2024-06-14T11:56:00Z"/>
  <w16cex:commentExtensible w16cex:durableId="2A1ED494" w16cex:dateUtc="2024-06-20T14:17:00Z"/>
  <w16cex:commentExtensible w16cex:durableId="716B7E9D" w16cex:dateUtc="2024-06-14T08:26:00Z"/>
  <w16cex:commentExtensible w16cex:durableId="2A16E5FD" w16cex:dateUtc="2024-06-14T13:53:00Z"/>
  <w16cex:commentExtensible w16cex:durableId="2A16F45C" w16cex:dateUtc="2024-06-14T14:54:00Z"/>
  <w16cex:commentExtensible w16cex:durableId="2A16F7E3" w16cex:dateUtc="2024-06-14T15:09:00Z"/>
  <w16cex:commentExtensible w16cex:durableId="58F43481" w16cex:dateUtc="2024-06-14T08:29:00Z"/>
  <w16cex:commentExtensible w16cex:durableId="79CD6FFF" w16cex:dateUtc="2024-06-14T08:29:00Z"/>
  <w16cex:commentExtensible w16cex:durableId="2A16E787" w16cex:dateUtc="2024-06-14T14:00: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3DAA7055" w16cex:dateUtc="2024-06-14T12:00:00Z"/>
  <w16cex:commentExtensible w16cex:durableId="2A1ED36D" w16cex:dateUtc="2024-06-14T08:35:00Z"/>
  <w16cex:commentExtensible w16cex:durableId="2A16EC38" w16cex:dateUtc="2024-06-14T14:20:00Z"/>
  <w16cex:commentExtensible w16cex:durableId="2A16F40C" w16cex:dateUtc="2024-06-14T14:53:00Z"/>
  <w16cex:commentExtensible w16cex:durableId="39C86660" w16cex:dateUtc="2024-06-14T12:01:00Z"/>
  <w16cex:commentExtensible w16cex:durableId="6349BDB3" w16cex:dateUtc="2024-06-14T12:06:00Z"/>
  <w16cex:commentExtensible w16cex:durableId="29F4AC31" w16cex:dateUtc="2024-06-14T12:04:00Z"/>
  <w16cex:commentExtensible w16cex:durableId="1550B1F6" w16cex:dateUtc="2024-06-14T12:05:00Z"/>
  <w16cex:commentExtensible w16cex:durableId="67A23BB3" w16cex:dateUtc="2024-06-14T12:07:00Z"/>
  <w16cex:commentExtensible w16cex:durableId="40E2455A" w16cex:dateUtc="2024-05-31T22:24:00Z"/>
  <w16cex:commentExtensible w16cex:durableId="49C67599" w16cex:dateUtc="2024-06-14T13:43:00Z"/>
  <w16cex:commentExtensible w16cex:durableId="74FA7721" w16cex:dateUtc="2024-05-31T22:06:00Z"/>
  <w16cex:commentExtensible w16cex:durableId="59F98631" w16cex:dateUtc="2024-06-14T08:43:00Z"/>
  <w16cex:commentExtensible w16cex:durableId="2B0D498F" w16cex:dateUtc="2024-06-14T08:45:00Z"/>
  <w16cex:commentExtensible w16cex:durableId="2A16EC88" w16cex:dateUtc="2024-06-14T14:21:00Z"/>
  <w16cex:commentExtensible w16cex:durableId="36F2D246" w16cex:dateUtc="2024-05-31T22:06:00Z"/>
  <w16cex:commentExtensible w16cex:durableId="500143B9" w16cex:dateUtc="2024-06-14T13:59:00Z"/>
  <w16cex:commentExtensible w16cex:durableId="6CA81533" w16cex:dateUtc="2024-05-31T22:30:00Z"/>
  <w16cex:commentExtensible w16cex:durableId="47356E09" w16cex:dateUtc="2024-06-14T13:49:00Z"/>
  <w16cex:commentExtensible w16cex:durableId="1A806972" w16cex:dateUtc="2024-06-14T14:05:00Z"/>
  <w16cex:commentExtensible w16cex:durableId="0BE4CD77" w16cex:dateUtc="2024-06-14T14:06:00Z"/>
  <w16cex:commentExtensible w16cex:durableId="62F08DB3" w16cex:dateUtc="2024-05-31T21:41:00Z"/>
  <w16cex:commentExtensible w16cex:durableId="72A849D3" w16cex:dateUtc="2024-06-14T14:08:00Z"/>
  <w16cex:commentExtensible w16cex:durableId="641DA040" w16cex:dateUtc="2024-06-14T14:09:00Z"/>
  <w16cex:commentExtensible w16cex:durableId="2A16F8E3" w16cex:dateUtc="2024-06-14T15:14:00Z"/>
  <w16cex:commentExtensible w16cex:durableId="2A16F92F" w16cex:dateUtc="2024-06-14T15:15:00Z"/>
  <w16cex:commentExtensible w16cex:durableId="2A16F934" w16cex:dateUtc="2024-06-14T15:15:00Z"/>
  <w16cex:commentExtensible w16cex:durableId="5D3945F1" w16cex:dateUtc="2024-05-31T21:42:00Z"/>
  <w16cex:commentExtensible w16cex:durableId="206B04A7" w16cex:dateUtc="2024-05-31T21:44:00Z"/>
  <w16cex:commentExtensible w16cex:durableId="21761B81" w16cex:dateUtc="2024-05-31T21:47:00Z"/>
  <w16cex:commentExtensible w16cex:durableId="59EB95C7" w16cex:dateUtc="2024-05-31T21:49:00Z"/>
  <w16cex:commentExtensible w16cex:durableId="47B8EA92" w16cex:dateUtc="2024-06-14T14:11:00Z"/>
  <w16cex:commentExtensible w16cex:durableId="74A7D926" w16cex:dateUtc="2024-05-31T21:56:00Z"/>
  <w16cex:commentExtensible w16cex:durableId="697FA33E" w16cex:dateUtc="2024-05-31T22:00:00Z"/>
  <w16cex:commentExtensible w16cex:durableId="788FCB08" w16cex:dateUtc="2024-05-31T22:03:00Z"/>
  <w16cex:commentExtensible w16cex:durableId="31D13C40" w16cex:dateUtc="2024-05-31T22:05:00Z"/>
  <w16cex:commentExtensible w16cex:durableId="634F5869" w16cex:dateUtc="2024-06-14T08:49:00Z"/>
  <w16cex:commentExtensible w16cex:durableId="6BD24A33" w16cex:dateUtc="2024-05-31T22:05:00Z"/>
  <w16cex:commentExtensible w16cex:durableId="56546C40" w16cex:dateUtc="2024-05-31T22:21: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31CEE72F" w16cid:durableId="3C6D02A4"/>
  <w16cid:commentId w16cid:paraId="6FFA885E" w16cid:durableId="2A1ED437"/>
  <w16cid:commentId w16cid:paraId="484E13A1" w16cid:durableId="4B545E55"/>
  <w16cid:commentId w16cid:paraId="1440EBB9" w16cid:durableId="2A16EFA0"/>
  <w16cid:commentId w16cid:paraId="37992D29" w16cid:durableId="2A16F0F4"/>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686EBD72" w16cid:durableId="2A1FCEA5"/>
  <w16cid:commentId w16cid:paraId="01FAB0AB" w16cid:durableId="3B940EC3"/>
  <w16cid:commentId w16cid:paraId="003D9F77" w16cid:durableId="398360B1"/>
  <w16cid:commentId w16cid:paraId="4E3EFA99" w16cid:durableId="459308ED"/>
  <w16cid:commentId w16cid:paraId="490C6535" w16cid:durableId="2A1ED494"/>
  <w16cid:commentId w16cid:paraId="08F92229" w16cid:durableId="716B7E9D"/>
  <w16cid:commentId w16cid:paraId="0BEC1AD1" w16cid:durableId="2A16E5FD"/>
  <w16cid:commentId w16cid:paraId="376C032E" w16cid:durableId="2A16F45C"/>
  <w16cid:commentId w16cid:paraId="09881146" w16cid:durableId="2A16F7E3"/>
  <w16cid:commentId w16cid:paraId="22D3F842" w16cid:durableId="58F43481"/>
  <w16cid:commentId w16cid:paraId="694E1622" w16cid:durableId="79CD6FFF"/>
  <w16cid:commentId w16cid:paraId="298D0815" w16cid:durableId="2A16E787"/>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0C478404" w16cid:durableId="3DAA7055"/>
  <w16cid:commentId w16cid:paraId="57C16E87" w16cid:durableId="2A1ED36D"/>
  <w16cid:commentId w16cid:paraId="1E8B0A34" w16cid:durableId="2A16EC38"/>
  <w16cid:commentId w16cid:paraId="42932369" w16cid:durableId="2A16F40C"/>
  <w16cid:commentId w16cid:paraId="640DD51A" w16cid:durableId="39C86660"/>
  <w16cid:commentId w16cid:paraId="031803FE" w16cid:durableId="6349BDB3"/>
  <w16cid:commentId w16cid:paraId="1949F44B" w16cid:durableId="29F4AC31"/>
  <w16cid:commentId w16cid:paraId="3CB6B962" w16cid:durableId="1550B1F6"/>
  <w16cid:commentId w16cid:paraId="26D72766" w16cid:durableId="67A23BB3"/>
  <w16cid:commentId w16cid:paraId="3A2B271D" w16cid:durableId="40E2455A"/>
  <w16cid:commentId w16cid:paraId="4A2D05FC" w16cid:durableId="49C67599"/>
  <w16cid:commentId w16cid:paraId="4C3CB4F7" w16cid:durableId="74FA7721"/>
  <w16cid:commentId w16cid:paraId="58AB25C0" w16cid:durableId="59F98631"/>
  <w16cid:commentId w16cid:paraId="147EE0D8" w16cid:durableId="2B0D498F"/>
  <w16cid:commentId w16cid:paraId="1EEE9B0C" w16cid:durableId="2A16EC88"/>
  <w16cid:commentId w16cid:paraId="2BE3919D" w16cid:durableId="36F2D246"/>
  <w16cid:commentId w16cid:paraId="44D56C40" w16cid:durableId="500143B9"/>
  <w16cid:commentId w16cid:paraId="489F91D5" w16cid:durableId="6CA81533"/>
  <w16cid:commentId w16cid:paraId="4D44776A" w16cid:durableId="47356E09"/>
  <w16cid:commentId w16cid:paraId="23535304" w16cid:durableId="1A806972"/>
  <w16cid:commentId w16cid:paraId="03E4A17D" w16cid:durableId="0BE4CD77"/>
  <w16cid:commentId w16cid:paraId="7BBE9E58" w16cid:durableId="62F08DB3"/>
  <w16cid:commentId w16cid:paraId="093849F7" w16cid:durableId="72A849D3"/>
  <w16cid:commentId w16cid:paraId="1170F900" w16cid:durableId="641DA040"/>
  <w16cid:commentId w16cid:paraId="4F42975C" w16cid:durableId="2A16F8E3"/>
  <w16cid:commentId w16cid:paraId="3E5B271D" w16cid:durableId="2A16F92F"/>
  <w16cid:commentId w16cid:paraId="7C9529FD" w16cid:durableId="2A16F934"/>
  <w16cid:commentId w16cid:paraId="13120930" w16cid:durableId="5D3945F1"/>
  <w16cid:commentId w16cid:paraId="6D0CDFF7" w16cid:durableId="206B04A7"/>
  <w16cid:commentId w16cid:paraId="3F511DEA" w16cid:durableId="21761B81"/>
  <w16cid:commentId w16cid:paraId="240D6976" w16cid:durableId="59EB95C7"/>
  <w16cid:commentId w16cid:paraId="353BEB65" w16cid:durableId="47B8EA92"/>
  <w16cid:commentId w16cid:paraId="4A58A81E" w16cid:durableId="74A7D926"/>
  <w16cid:commentId w16cid:paraId="24B25FDC" w16cid:durableId="697FA33E"/>
  <w16cid:commentId w16cid:paraId="7C91FBFC" w16cid:durableId="788FCB08"/>
  <w16cid:commentId w16cid:paraId="113F7C5D" w16cid:durableId="31D13C40"/>
  <w16cid:commentId w16cid:paraId="08B3DFF6" w16cid:durableId="634F5869"/>
  <w16cid:commentId w16cid:paraId="0D08C3BD" w16cid:durableId="6BD24A33"/>
  <w16cid:commentId w16cid:paraId="7B4E614C" w16cid:durableId="56546C40"/>
  <w16cid:commentId w16cid:paraId="3FB863B2" w16cid:durableId="29C1636D"/>
  <w16cid:commentId w16cid:paraId="48BE2FA4" w16cid:durableId="2A16ED9E"/>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866F2" w14:textId="77777777" w:rsidR="00961275" w:rsidRDefault="00961275" w:rsidP="00593CAA">
      <w:r>
        <w:separator/>
      </w:r>
    </w:p>
  </w:endnote>
  <w:endnote w:type="continuationSeparator" w:id="0">
    <w:p w14:paraId="3270BB29" w14:textId="77777777" w:rsidR="00961275" w:rsidRDefault="00961275" w:rsidP="00593CAA">
      <w:r>
        <w:continuationSeparator/>
      </w:r>
    </w:p>
  </w:endnote>
  <w:endnote w:type="continuationNotice" w:id="1">
    <w:p w14:paraId="1CAB5317" w14:textId="77777777" w:rsidR="00961275" w:rsidRDefault="009612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98801" w14:textId="77777777" w:rsidR="00961275" w:rsidRDefault="00961275" w:rsidP="00593CAA">
      <w:r>
        <w:separator/>
      </w:r>
    </w:p>
  </w:footnote>
  <w:footnote w:type="continuationSeparator" w:id="0">
    <w:p w14:paraId="31B631B3" w14:textId="77777777" w:rsidR="00961275" w:rsidRDefault="00961275" w:rsidP="00593CAA">
      <w:r>
        <w:continuationSeparator/>
      </w:r>
    </w:p>
  </w:footnote>
  <w:footnote w:type="continuationNotice" w:id="1">
    <w:p w14:paraId="72598DD9" w14:textId="77777777" w:rsidR="00961275" w:rsidRDefault="0096127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3"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3"/>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 w:numId="14" w16cid:durableId="1626884284">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Yves Debaveye">
    <w15:presenceInfo w15:providerId="AD" w15:userId="S::yves.debaveye@uzleuven.be::a24e2f1f-30a8-48a2-b782-e974ec595eda"/>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AB"/>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67CF2"/>
    <w:rsid w:val="0017001D"/>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8AE"/>
    <w:rsid w:val="00181981"/>
    <w:rsid w:val="00181BF2"/>
    <w:rsid w:val="0018223B"/>
    <w:rsid w:val="0018243B"/>
    <w:rsid w:val="001824BA"/>
    <w:rsid w:val="0018252C"/>
    <w:rsid w:val="0018261D"/>
    <w:rsid w:val="001826C3"/>
    <w:rsid w:val="0018275F"/>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6AE"/>
    <w:rsid w:val="00187AC3"/>
    <w:rsid w:val="00187B27"/>
    <w:rsid w:val="00187BAF"/>
    <w:rsid w:val="00187F5D"/>
    <w:rsid w:val="001908EC"/>
    <w:rsid w:val="00190FB2"/>
    <w:rsid w:val="0019155F"/>
    <w:rsid w:val="0019156E"/>
    <w:rsid w:val="00191AED"/>
    <w:rsid w:val="0019219A"/>
    <w:rsid w:val="001923A3"/>
    <w:rsid w:val="001926B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B3D"/>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A70"/>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EFE"/>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7A"/>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4206"/>
    <w:rsid w:val="0024430C"/>
    <w:rsid w:val="00244451"/>
    <w:rsid w:val="00244653"/>
    <w:rsid w:val="002446ED"/>
    <w:rsid w:val="00244A5D"/>
    <w:rsid w:val="00244CA1"/>
    <w:rsid w:val="00245117"/>
    <w:rsid w:val="002457E7"/>
    <w:rsid w:val="00245C82"/>
    <w:rsid w:val="002463AC"/>
    <w:rsid w:val="00246952"/>
    <w:rsid w:val="0024699D"/>
    <w:rsid w:val="00246D73"/>
    <w:rsid w:val="00247135"/>
    <w:rsid w:val="002479D8"/>
    <w:rsid w:val="002500E8"/>
    <w:rsid w:val="00250420"/>
    <w:rsid w:val="00250A6A"/>
    <w:rsid w:val="00252012"/>
    <w:rsid w:val="002529F7"/>
    <w:rsid w:val="00252CEB"/>
    <w:rsid w:val="002539AB"/>
    <w:rsid w:val="002539C5"/>
    <w:rsid w:val="00253BE1"/>
    <w:rsid w:val="00253EBE"/>
    <w:rsid w:val="002546DE"/>
    <w:rsid w:val="002547AC"/>
    <w:rsid w:val="0025489F"/>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489"/>
    <w:rsid w:val="00272E56"/>
    <w:rsid w:val="002732B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1B5F"/>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835"/>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0BD7"/>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292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9F6"/>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20C"/>
    <w:rsid w:val="00414373"/>
    <w:rsid w:val="00414394"/>
    <w:rsid w:val="00414B71"/>
    <w:rsid w:val="004156A5"/>
    <w:rsid w:val="00415B59"/>
    <w:rsid w:val="00415B71"/>
    <w:rsid w:val="00415F24"/>
    <w:rsid w:val="00415FA7"/>
    <w:rsid w:val="004164B9"/>
    <w:rsid w:val="004166D3"/>
    <w:rsid w:val="00416873"/>
    <w:rsid w:val="004169C9"/>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A95"/>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5D0D"/>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8E4"/>
    <w:rsid w:val="00515A09"/>
    <w:rsid w:val="00515B54"/>
    <w:rsid w:val="00515E8D"/>
    <w:rsid w:val="00515F3B"/>
    <w:rsid w:val="00516025"/>
    <w:rsid w:val="00516B4D"/>
    <w:rsid w:val="00516B69"/>
    <w:rsid w:val="005170F2"/>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351"/>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7DE"/>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2A56"/>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6C02"/>
    <w:rsid w:val="00617405"/>
    <w:rsid w:val="00617A2A"/>
    <w:rsid w:val="00617B25"/>
    <w:rsid w:val="00617DD4"/>
    <w:rsid w:val="00617F50"/>
    <w:rsid w:val="006200CD"/>
    <w:rsid w:val="00620230"/>
    <w:rsid w:val="00620315"/>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AC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991"/>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39C"/>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5CD0"/>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796"/>
    <w:rsid w:val="008F5947"/>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87B"/>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228"/>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6C"/>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54E"/>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8E6"/>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504"/>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0ED"/>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CC"/>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34B"/>
    <w:rsid w:val="00B70D93"/>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6F8D"/>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42E"/>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57F96"/>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6D3"/>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92E"/>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6EE"/>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E4"/>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25C"/>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EC9"/>
    <w:rsid w:val="00EC6F4E"/>
    <w:rsid w:val="00EC6FD0"/>
    <w:rsid w:val="00EC7057"/>
    <w:rsid w:val="00EC706F"/>
    <w:rsid w:val="00EC78B8"/>
    <w:rsid w:val="00EC7AC0"/>
    <w:rsid w:val="00EC7F13"/>
    <w:rsid w:val="00EC7F75"/>
    <w:rsid w:val="00EC7FA5"/>
    <w:rsid w:val="00ED02CD"/>
    <w:rsid w:val="00ED035E"/>
    <w:rsid w:val="00ED05E7"/>
    <w:rsid w:val="00ED0825"/>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6A82"/>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8FB"/>
    <w:rsid w:val="00F21F5D"/>
    <w:rsid w:val="00F22274"/>
    <w:rsid w:val="00F224C3"/>
    <w:rsid w:val="00F225A3"/>
    <w:rsid w:val="00F226A8"/>
    <w:rsid w:val="00F2280D"/>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854"/>
    <w:rsid w:val="00F27A2C"/>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1D"/>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F23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ascpt.onlinelibrary.wiley.com/doi/10.1002/cpt.2489" TargetMode="External"/><Relationship Id="rId2" Type="http://schemas.openxmlformats.org/officeDocument/2006/relationships/hyperlink" Target="https://methods.cochrane.org/ipdma/about-ipd-meta-analyses"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http://doi.org/10.1186/s13613-020-00755-8" TargetMode="External"/><Relationship Id="rId18" Type="http://schemas.openxmlformats.org/officeDocument/2006/relationships/hyperlink" Target="http://doi.org/https://doi.org/10.1016/0002-9343(94)90141-4" TargetMode="External"/><Relationship Id="rId26" Type="http://schemas.openxmlformats.org/officeDocument/2006/relationships/hyperlink" Target="https://r4ds.had.co.nz/" TargetMode="External"/><Relationship Id="rId39" Type="http://schemas.openxmlformats.org/officeDocument/2006/relationships/hyperlink" Target="http://doi.org/10.1093/qjmed/hcs060" TargetMode="External"/><Relationship Id="rId21" Type="http://schemas.openxmlformats.org/officeDocument/2006/relationships/hyperlink" Target="http://doi.org/10.1128/aac.00984-20" TargetMode="External"/><Relationship Id="rId34" Type="http://schemas.openxmlformats.org/officeDocument/2006/relationships/hyperlink" Target="http://doi.org/10.1093/jac/dkac160" TargetMode="External"/><Relationship Id="rId42" Type="http://schemas.openxmlformats.org/officeDocument/2006/relationships/footer" Target="footer1.xml"/><Relationship Id="rId47" Type="http://schemas.openxmlformats.org/officeDocument/2006/relationships/image" Target="media/image5.png"/><Relationship Id="rId50" Type="http://schemas.openxmlformats.org/officeDocument/2006/relationships/image" Target="media/image8.sv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093/cid/civ933" TargetMode="External"/><Relationship Id="rId29" Type="http://schemas.openxmlformats.org/officeDocument/2006/relationships/hyperlink" Target="http://doi.org/10.1007/s001340000771" TargetMode="External"/><Relationship Id="rId11" Type="http://schemas.microsoft.com/office/2018/08/relationships/commentsExtensible" Target="commentsExtensible.xml"/><Relationship Id="rId24" Type="http://schemas.openxmlformats.org/officeDocument/2006/relationships/hyperlink" Target="http://doi.org/10.1152/ajprenal.1984.247.4.F632" TargetMode="External"/><Relationship Id="rId32" Type="http://schemas.openxmlformats.org/officeDocument/2006/relationships/hyperlink" Target="http://doi.org/10.1371/journal.pmed.1001855" TargetMode="External"/><Relationship Id="rId37" Type="http://schemas.openxmlformats.org/officeDocument/2006/relationships/hyperlink" Target="http://doi.org/https://doi.org/10.1016/j.jclinepi.2022.08.016" TargetMode="External"/><Relationship Id="rId40" Type="http://schemas.openxmlformats.org/officeDocument/2006/relationships/hyperlink" Target="http://doi.org/10.1002/psp4.13002" TargetMode="External"/><Relationship Id="rId45" Type="http://schemas.openxmlformats.org/officeDocument/2006/relationships/image" Target="media/image3.png"/><Relationship Id="rId53" Type="http://schemas.openxmlformats.org/officeDocument/2006/relationships/image" Target="media/image11.png"/><Relationship Id="rId5" Type="http://schemas.openxmlformats.org/officeDocument/2006/relationships/webSettings" Target="webSettings.xml"/><Relationship Id="rId19" Type="http://schemas.openxmlformats.org/officeDocument/2006/relationships/hyperlink" Target="http://doi.org/10.1007/s10096-021-04201-w"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86/s13054-019-2497-3" TargetMode="External"/><Relationship Id="rId22" Type="http://schemas.openxmlformats.org/officeDocument/2006/relationships/hyperlink" Target="http://doi.org/10.1128/aac.01088-16" TargetMode="External"/><Relationship Id="rId27" Type="http://schemas.openxmlformats.org/officeDocument/2006/relationships/hyperlink" Target="http://doi.org/10.1038/psp.2013.24" TargetMode="External"/><Relationship Id="rId30" Type="http://schemas.openxmlformats.org/officeDocument/2006/relationships/hyperlink" Target="http://doi.org/10.3390/microorganisms9102068" TargetMode="External"/><Relationship Id="rId35" Type="http://schemas.openxmlformats.org/officeDocument/2006/relationships/hyperlink" Target="http://doi.org/10.1186/s13054-022-04226-3" TargetMode="External"/><Relationship Id="rId43" Type="http://schemas.openxmlformats.org/officeDocument/2006/relationships/image" Target="media/image1.png"/><Relationship Id="rId48" Type="http://schemas.openxmlformats.org/officeDocument/2006/relationships/image" Target="media/image6.svg"/><Relationship Id="rId56" Type="http://schemas.microsoft.com/office/2011/relationships/people" Target="people.xml"/><Relationship Id="rId8" Type="http://schemas.openxmlformats.org/officeDocument/2006/relationships/comments" Target="comments.xml"/><Relationship Id="rId51" Type="http://schemas.openxmlformats.org/officeDocument/2006/relationships/image" Target="media/image9.png"/><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2147/ceor.S91587" TargetMode="External"/><Relationship Id="rId25" Type="http://schemas.openxmlformats.org/officeDocument/2006/relationships/hyperlink" Target="http://doi.org/10.1002/cpt.2489" TargetMode="External"/><Relationship Id="rId33" Type="http://schemas.openxmlformats.org/officeDocument/2006/relationships/hyperlink" Target="http://doi.org/10.1128/aac.00424-11" TargetMode="External"/><Relationship Id="rId38" Type="http://schemas.openxmlformats.org/officeDocument/2006/relationships/hyperlink" Target="http://doi.org/10.1128/aac.02019-20" TargetMode="External"/><Relationship Id="rId46" Type="http://schemas.openxmlformats.org/officeDocument/2006/relationships/image" Target="media/image4.svg"/><Relationship Id="rId20" Type="http://schemas.openxmlformats.org/officeDocument/2006/relationships/hyperlink" Target="http://doi.org/10.1128/aac.01554-20" TargetMode="External"/><Relationship Id="rId41" Type="http://schemas.openxmlformats.org/officeDocument/2006/relationships/hyperlink" Target="http://doi.org/10.3389/fphar.2020.00786" TargetMode="External"/><Relationship Id="rId54" Type="http://schemas.openxmlformats.org/officeDocument/2006/relationships/image" Target="media/image12.sv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007/s11739-017-1783-9" TargetMode="External"/><Relationship Id="rId23" Type="http://schemas.openxmlformats.org/officeDocument/2006/relationships/hyperlink" Target="http://doi.org/10.1038/psp.2013.14" TargetMode="External"/><Relationship Id="rId28" Type="http://schemas.openxmlformats.org/officeDocument/2006/relationships/hyperlink" Target="http://doi.org/10.1093/ndt/gfi284" TargetMode="External"/><Relationship Id="rId36" Type="http://schemas.openxmlformats.org/officeDocument/2006/relationships/hyperlink" Target="http://doi.org/10.1208/s12248-013-9526-y" TargetMode="External"/><Relationship Id="rId49" Type="http://schemas.openxmlformats.org/officeDocument/2006/relationships/image" Target="media/image7.png"/><Relationship Id="rId57" Type="http://schemas.openxmlformats.org/officeDocument/2006/relationships/theme" Target="theme/theme1.xml"/><Relationship Id="rId10" Type="http://schemas.microsoft.com/office/2016/09/relationships/commentsIds" Target="commentsIds.xml"/><Relationship Id="rId31" Type="http://schemas.openxmlformats.org/officeDocument/2006/relationships/hyperlink" Target="http://doi.org/10.1016/j.jclinepi.2020.03.026" TargetMode="External"/><Relationship Id="rId44" Type="http://schemas.openxmlformats.org/officeDocument/2006/relationships/image" Target="media/image2.svg"/><Relationship Id="rId52" Type="http://schemas.openxmlformats.org/officeDocument/2006/relationships/image" Target="media/image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6935</Words>
  <Characters>40690</Characters>
  <Application>Microsoft Office Word</Application>
  <DocSecurity>0</DocSecurity>
  <Lines>855</Lines>
  <Paragraphs>358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75</cp:revision>
  <dcterms:created xsi:type="dcterms:W3CDTF">2024-06-14T12:44:00Z</dcterms:created>
  <dcterms:modified xsi:type="dcterms:W3CDTF">2024-06-22T09:39:00Z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