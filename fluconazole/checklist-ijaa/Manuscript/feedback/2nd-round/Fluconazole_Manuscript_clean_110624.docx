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r w:rsidRPr="00593CAA">
        <w:t>Model</w:t>
      </w:r>
      <w:r w:rsidR="00D63A4A" w:rsidRPr="00593CAA">
        <w:t>-</w:t>
      </w:r>
      <w:r w:rsidR="004E58AA">
        <w:t>i</w:t>
      </w:r>
      <w:r w:rsidR="00D63A4A" w:rsidRPr="00593CAA">
        <w:t xml:space="preserve">nformed </w:t>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p>
    <w:p w14:paraId="690D07F0" w14:textId="33259AD3" w:rsidR="003D0E51" w:rsidRPr="00494DCF" w:rsidRDefault="00AB21BB" w:rsidP="00593CAA">
      <w:r w:rsidRPr="00A51508">
        <w:t>My-Luong Vuong</w:t>
      </w:r>
      <w:r w:rsidR="002135FC" w:rsidRPr="00494DCF">
        <w:t xml:space="preserve"> (</w:t>
      </w:r>
      <w:r w:rsidR="00E27D91" w:rsidRPr="00494DCF">
        <w:t>Mỹ-Lượng Vương</w:t>
      </w:r>
      <w:r w:rsidR="00262C56" w:rsidRPr="00494DCF">
        <w:t>)</w:t>
      </w:r>
      <w:r w:rsidR="0082034B" w:rsidRPr="00494DCF">
        <w:rPr>
          <w:vertAlign w:val="superscript"/>
        </w:rPr>
        <w:t>a</w:t>
      </w:r>
      <w:r w:rsidR="00FD197B" w:rsidRPr="00494DCF">
        <w:rPr>
          <w:vertAlign w:val="superscript"/>
        </w:rPr>
        <w:t>†</w:t>
      </w:r>
      <w:r w:rsidR="00E31872" w:rsidRPr="00494DCF">
        <w:t>, Omar Elkayal</w:t>
      </w:r>
      <w:r w:rsidR="00FE4B6A" w:rsidRPr="00494DCF">
        <w:rPr>
          <w:vertAlign w:val="superscript"/>
        </w:rPr>
        <w:t>a,</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r w:rsidR="00E72332" w:rsidRPr="00494DCF">
        <w:t>,</w:t>
      </w:r>
      <w:r w:rsidR="002073BD" w:rsidRPr="00494DCF">
        <w:t xml:space="preserve"> Sophie L. 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r w:rsidR="002073BD" w:rsidRPr="00494DCF">
        <w:t>,</w:t>
      </w:r>
      <w:r w:rsidR="0041079A" w:rsidRPr="00494DCF">
        <w:t xml:space="preserve"> Jason A. 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r w:rsidR="0041079A" w:rsidRPr="00494DCF">
        <w:t>,</w:t>
      </w:r>
      <w:r w:rsidR="00E31872" w:rsidRPr="00494DCF">
        <w:t xml:space="preserve"> Yves Debaveye</w:t>
      </w:r>
      <w:r w:rsidR="00F34BBA">
        <w:rPr>
          <w:vertAlign w:val="superscript"/>
        </w:rPr>
        <w:t>k</w:t>
      </w:r>
      <w:r w:rsidR="00E31872" w:rsidRPr="00494DCF">
        <w:rPr>
          <w:vertAlign w:val="superscript"/>
        </w:rPr>
        <w:t>,</w:t>
      </w:r>
      <w:r w:rsidR="00F34BBA">
        <w:rPr>
          <w:vertAlign w:val="superscript"/>
        </w:rPr>
        <w:t>l</w:t>
      </w:r>
      <w:r w:rsidR="00E31872" w:rsidRPr="00494DCF">
        <w:t>, Joost</w:t>
      </w:r>
      <w:r w:rsidR="00F76D85" w:rsidRPr="00494DCF">
        <w:t xml:space="preserve"> </w:t>
      </w:r>
      <w:r w:rsidR="00E31872" w:rsidRPr="00494DCF">
        <w:t>Wauters</w:t>
      </w:r>
      <w:r w:rsidR="009D687A">
        <w:rPr>
          <w:vertAlign w:val="superscript"/>
        </w:rPr>
        <w:t>m</w:t>
      </w:r>
      <w:r w:rsidR="00B82EFC" w:rsidRPr="00494DCF">
        <w:rPr>
          <w:vertAlign w:val="superscript"/>
        </w:rPr>
        <w:t>,</w:t>
      </w:r>
      <w:r w:rsidR="009D687A">
        <w:rPr>
          <w:vertAlign w:val="superscript"/>
        </w:rPr>
        <w:t>n</w:t>
      </w:r>
      <w:r w:rsidR="00E31872" w:rsidRPr="00494DCF">
        <w:t>, Beatrijs Mertens</w:t>
      </w:r>
      <w:r w:rsidR="00934F7F" w:rsidRPr="00494DCF">
        <w:rPr>
          <w:vertAlign w:val="superscript"/>
        </w:rPr>
        <w:t>a</w:t>
      </w:r>
      <w:r w:rsidR="00E31872" w:rsidRPr="00494DCF">
        <w:rPr>
          <w:vertAlign w:val="superscript"/>
        </w:rPr>
        <w:t>,</w:t>
      </w:r>
      <w:r w:rsidR="00B55146">
        <w:rPr>
          <w:vertAlign w:val="superscript"/>
        </w:rPr>
        <w:t>b</w:t>
      </w:r>
      <w:r w:rsidR="00E31872" w:rsidRPr="00494DCF">
        <w:t>, Jasper M. Boonstra</w:t>
      </w:r>
      <w:r w:rsidR="00387837">
        <w:rPr>
          <w:vertAlign w:val="superscript"/>
        </w:rPr>
        <w:t>o</w:t>
      </w:r>
      <w:ins w:id="0" w:author="My Luong Vuong" w:date="2024-06-03T20:53:00Z">
        <w:r w:rsidR="00C83831">
          <w:rPr>
            <w:vertAlign w:val="superscript"/>
          </w:rPr>
          <w:t>,2</w:t>
        </w:r>
      </w:ins>
      <w:r w:rsidR="00E31872" w:rsidRPr="00494DCF">
        <w:t>,</w:t>
      </w:r>
      <w:r w:rsidR="00F020C1" w:rsidRPr="00494DCF">
        <w:t xml:space="preserve"> Indy 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r w:rsidR="00F020C1" w:rsidRPr="00494DCF">
        <w:t>,</w:t>
      </w:r>
      <w:r w:rsidR="0071763B">
        <w:t xml:space="preserve"> </w:t>
      </w:r>
      <w:r w:rsidR="006F4EE5" w:rsidRPr="006F4EE5">
        <w:t>Deborah J.E. Marriott</w:t>
      </w:r>
      <w:r w:rsidR="003B008A" w:rsidRPr="003B008A">
        <w:rPr>
          <w:vertAlign w:val="superscript"/>
        </w:rPr>
        <w:t>s,t</w:t>
      </w:r>
      <w:r w:rsidR="006F4EE5">
        <w:t>,</w:t>
      </w:r>
      <w:r w:rsidR="00A83774" w:rsidRPr="00494DCF">
        <w:t xml:space="preserve"> Roger J. </w:t>
      </w:r>
      <w:del w:id="1" w:author="My Luong Vuong" w:date="2024-06-11T16:56:00Z">
        <w:r w:rsidR="00A83774" w:rsidRPr="00494DCF" w:rsidDel="00711F14">
          <w:delText>Brüggemann</w:delText>
        </w:r>
        <w:r w:rsidR="003D158C" w:rsidDel="00711F14">
          <w:rPr>
            <w:vertAlign w:val="superscript"/>
          </w:rPr>
          <w:delText>s</w:delText>
        </w:r>
      </w:del>
      <w:ins w:id="2" w:author="My Luong Vuong" w:date="2024-06-11T16:56:00Z">
        <w:r w:rsidR="00711F14" w:rsidRPr="00494DCF">
          <w:t>Brüggemann</w:t>
        </w:r>
        <w:r w:rsidR="00711F14">
          <w:rPr>
            <w:vertAlign w:val="superscript"/>
          </w:rPr>
          <w:t>u</w:t>
        </w:r>
      </w:ins>
      <w:r w:rsidR="00480D7F" w:rsidRPr="00494DCF">
        <w:rPr>
          <w:vertAlign w:val="superscript"/>
        </w:rPr>
        <w:t>,</w:t>
      </w:r>
      <w:del w:id="3" w:author="My Luong Vuong" w:date="2024-06-11T16:56:00Z">
        <w:r w:rsidR="003D158C" w:rsidDel="00711F14">
          <w:rPr>
            <w:vertAlign w:val="superscript"/>
          </w:rPr>
          <w:delText>t</w:delText>
        </w:r>
      </w:del>
      <w:ins w:id="4" w:author="My Luong Vuong" w:date="2024-06-11T16:56:00Z">
        <w:r w:rsidR="00711F14">
          <w:rPr>
            <w:vertAlign w:val="superscript"/>
          </w:rPr>
          <w:t>v</w:t>
        </w:r>
      </w:ins>
      <w:r w:rsidR="00A83774" w:rsidRPr="00494DCF">
        <w:t>,</w:t>
      </w:r>
      <w:r w:rsidR="00FB5201" w:rsidRPr="00494DCF">
        <w:t xml:space="preserve"> Jeroen A. </w:t>
      </w:r>
      <w:del w:id="5" w:author="My Luong Vuong" w:date="2024-06-11T16:56:00Z">
        <w:r w:rsidR="00FB5201" w:rsidRPr="00494DCF" w:rsidDel="00666216">
          <w:delText>Schouten</w:delText>
        </w:r>
        <w:r w:rsidR="006F5057" w:rsidDel="00666216">
          <w:rPr>
            <w:vertAlign w:val="superscript"/>
          </w:rPr>
          <w:delText>u</w:delText>
        </w:r>
      </w:del>
      <w:ins w:id="6" w:author="My Luong Vuong" w:date="2024-06-11T16:56:00Z">
        <w:r w:rsidR="00666216" w:rsidRPr="00494DCF">
          <w:t>Schouten</w:t>
        </w:r>
        <w:r w:rsidR="00666216">
          <w:rPr>
            <w:vertAlign w:val="superscript"/>
          </w:rPr>
          <w:t>w</w:t>
        </w:r>
      </w:ins>
      <w:r w:rsidR="00FB5201" w:rsidRPr="00494DCF">
        <w:t xml:space="preserve">, </w:t>
      </w:r>
      <w:r w:rsidR="00E31872" w:rsidRPr="00494DCF">
        <w:t>Raoul</w:t>
      </w:r>
      <w:r w:rsidR="00F76D85" w:rsidRPr="00494DCF">
        <w:t xml:space="preserve"> </w:t>
      </w:r>
      <w:del w:id="7" w:author="My Luong Vuong" w:date="2024-06-11T16:56:00Z">
        <w:r w:rsidR="00E31872" w:rsidRPr="00494DCF" w:rsidDel="00666216">
          <w:delText>Bergner</w:delText>
        </w:r>
        <w:r w:rsidR="006F5057" w:rsidDel="00666216">
          <w:rPr>
            <w:vertAlign w:val="superscript"/>
          </w:rPr>
          <w:delText>v</w:delText>
        </w:r>
      </w:del>
      <w:ins w:id="8" w:author="My Luong Vuong" w:date="2024-06-11T16:56:00Z">
        <w:r w:rsidR="00666216" w:rsidRPr="00494DCF">
          <w:t>Bergner</w:t>
        </w:r>
        <w:r w:rsidR="00666216">
          <w:rPr>
            <w:vertAlign w:val="superscript"/>
          </w:rPr>
          <w:t>x</w:t>
        </w:r>
      </w:ins>
      <w:r w:rsidR="00E31872" w:rsidRPr="00494DCF">
        <w:t xml:space="preserve">, Steven </w:t>
      </w:r>
      <w:del w:id="9" w:author="My Luong Vuong" w:date="2024-06-11T16:56:00Z">
        <w:r w:rsidR="00E31872" w:rsidRPr="00494DCF" w:rsidDel="00666216">
          <w:delText>Buijk</w:delText>
        </w:r>
        <w:r w:rsidR="008715AE" w:rsidDel="00666216">
          <w:rPr>
            <w:vertAlign w:val="superscript"/>
          </w:rPr>
          <w:delText>w</w:delText>
        </w:r>
      </w:del>
      <w:ins w:id="10" w:author="My Luong Vuong" w:date="2024-06-11T16:56:00Z">
        <w:r w:rsidR="00666216" w:rsidRPr="00494DCF">
          <w:t>Buijk</w:t>
        </w:r>
        <w:r w:rsidR="00666216">
          <w:rPr>
            <w:vertAlign w:val="superscript"/>
          </w:rPr>
          <w:t>y</w:t>
        </w:r>
      </w:ins>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del w:id="11" w:author="My Luong Vuong" w:date="2024-06-11T16:56:00Z">
        <w:r w:rsidR="004750B5" w:rsidRPr="00494DCF" w:rsidDel="00666216">
          <w:delText>Wicha</w:delText>
        </w:r>
        <w:r w:rsidR="008715AE" w:rsidDel="00666216">
          <w:rPr>
            <w:vertAlign w:val="superscript"/>
          </w:rPr>
          <w:delText>x</w:delText>
        </w:r>
      </w:del>
      <w:ins w:id="12" w:author="My Luong Vuong" w:date="2024-06-11T16:56:00Z">
        <w:r w:rsidR="00666216" w:rsidRPr="00494DCF">
          <w:t>Wicha</w:t>
        </w:r>
        <w:r w:rsidR="00666216">
          <w:rPr>
            <w:vertAlign w:val="superscript"/>
          </w:rPr>
          <w:t>z</w:t>
        </w:r>
      </w:ins>
      <w:r w:rsidR="004750B5" w:rsidRPr="00494DCF">
        <w:t>,</w:t>
      </w:r>
      <w:r w:rsidR="00E31872" w:rsidRPr="00494DCF">
        <w:t xml:space="preserve"> Isabel Spriet</w:t>
      </w:r>
      <w:r w:rsidR="000A5800" w:rsidRPr="00494DCF">
        <w:rPr>
          <w:vertAlign w:val="superscript"/>
        </w:rPr>
        <w:t>a,</w:t>
      </w:r>
      <w:r w:rsidR="008715AE">
        <w:rPr>
          <w:vertAlign w:val="superscript"/>
        </w:rPr>
        <w:t>b</w:t>
      </w:r>
      <w:r w:rsidR="003F0D07" w:rsidRPr="00494DCF">
        <w:rPr>
          <w:vertAlign w:val="superscript"/>
        </w:rPr>
        <w:t>,</w:t>
      </w:r>
      <w:r w:rsidR="00EA5ADA" w:rsidRPr="00494DCF">
        <w:rPr>
          <w:vertAlign w:val="superscript"/>
        </w:rPr>
        <w:t>‡</w:t>
      </w:r>
      <w:r w:rsidR="00E31872" w:rsidRPr="00494DCF">
        <w:t>, Erwin Dreesen</w:t>
      </w:r>
      <w:r w:rsidR="00516025" w:rsidRPr="00494DCF">
        <w:rPr>
          <w:vertAlign w:val="superscript"/>
        </w:rPr>
        <w:t>a,</w:t>
      </w:r>
      <w:r w:rsidR="00EA5ADA" w:rsidRPr="00494DCF">
        <w:rPr>
          <w:vertAlign w:val="superscript"/>
        </w:rPr>
        <w:t>‡</w:t>
      </w:r>
      <w:r w:rsidR="00516025" w:rsidRPr="00494DCF">
        <w:rPr>
          <w:vertAlign w:val="superscript"/>
        </w:rPr>
        <w:t>,</w:t>
      </w:r>
      <w:r w:rsidR="00EA5ADA" w:rsidRPr="00494DCF">
        <w:rPr>
          <w:vertAlign w:val="superscript"/>
        </w:rPr>
        <w:t>*</w:t>
      </w:r>
    </w:p>
    <w:p w14:paraId="4053A40E" w14:textId="3E1CE45D" w:rsidR="00BC0A08" w:rsidRDefault="00796939" w:rsidP="00BC0A08">
      <w:pPr>
        <w:spacing w:after="0"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DC1AA3">
        <w:rPr>
          <w:sz w:val="20"/>
          <w:szCs w:val="20"/>
        </w:rPr>
        <w:t xml:space="preserve">. </w:t>
      </w:r>
      <w:ins w:id="13" w:author="My Luong Vuong" w:date="2024-06-03T20:48:00Z">
        <w:r w:rsidR="00F5012A">
          <w:rPr>
            <w:sz w:val="20"/>
            <w:szCs w:val="20"/>
          </w:rPr>
          <w:t xml:space="preserve">Email: </w:t>
        </w:r>
        <w:r w:rsidR="00F5012A">
          <w:rPr>
            <w:sz w:val="20"/>
            <w:szCs w:val="20"/>
          </w:rPr>
          <w:fldChar w:fldCharType="begin"/>
        </w:r>
        <w:r w:rsidR="00F5012A">
          <w:rPr>
            <w:sz w:val="20"/>
            <w:szCs w:val="20"/>
          </w:rPr>
          <w:instrText>HYPERLINK "mailto:myluong.vuong@kuleuven.be"</w:instrText>
        </w:r>
        <w:r w:rsidR="00F5012A">
          <w:rPr>
            <w:sz w:val="20"/>
            <w:szCs w:val="20"/>
          </w:rPr>
        </w:r>
        <w:r w:rsidR="00F5012A">
          <w:rPr>
            <w:sz w:val="20"/>
            <w:szCs w:val="20"/>
          </w:rPr>
          <w:fldChar w:fldCharType="separate"/>
        </w:r>
        <w:r w:rsidR="00F5012A" w:rsidRPr="00911031">
          <w:rPr>
            <w:rStyle w:val="Hyperlink"/>
            <w:sz w:val="20"/>
            <w:szCs w:val="20"/>
          </w:rPr>
          <w:t>myluong.vuong@kuleuven.be</w:t>
        </w:r>
        <w:r w:rsidR="00F5012A">
          <w:rPr>
            <w:sz w:val="20"/>
            <w:szCs w:val="20"/>
          </w:rPr>
          <w:fldChar w:fldCharType="end"/>
        </w:r>
        <w:r w:rsidR="00F5012A">
          <w:rPr>
            <w:sz w:val="20"/>
            <w:szCs w:val="20"/>
          </w:rPr>
          <w:t>.</w:t>
        </w:r>
      </w:ins>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r w:rsidR="008D292E" w:rsidRPr="00494DCF">
        <w:rPr>
          <w:sz w:val="20"/>
          <w:szCs w:val="20"/>
        </w:rPr>
        <w:t>Westmead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r w:rsidR="00CA4CC3">
        <w:rPr>
          <w:sz w:val="20"/>
          <w:szCs w:val="20"/>
          <w:vertAlign w:val="superscript"/>
        </w:rPr>
        <w:t>i</w:t>
      </w:r>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Division of Anaesthesiology Critical Care Emergency and Pain Medicine, Nîmes University Hospital, University of Montpellier, Nîmes,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Centre for Infectious Diseases and Microbiology, Westmead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Faculty of Medicine and Health, Westmead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Westmead Hospital, Sydney, </w:t>
      </w:r>
      <w:bookmarkStart w:id="14" w:name="_Hlk152339168"/>
      <w:r w:rsidR="00CD2DBC" w:rsidRPr="00494DCF">
        <w:rPr>
          <w:sz w:val="20"/>
          <w:szCs w:val="20"/>
        </w:rPr>
        <w:t>Australia</w:t>
      </w:r>
      <w:bookmarkEnd w:id="14"/>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ins w:id="15" w:author="My Luong Vuong" w:date="2024-06-11T16:57:00Z">
        <w:r w:rsidR="002556F5" w:rsidRPr="002556F5">
          <w:rPr>
            <w:sz w:val="20"/>
            <w:szCs w:val="20"/>
          </w:rPr>
          <w:t>School of Clinical Medicine, St Vincent's Healthcare Clinical Campus, Faculty of Medicine and Health, UNSW Sydney, NSW, Australia</w:t>
        </w:r>
      </w:ins>
      <w:del w:id="16" w:author="My Luong Vuong" w:date="2024-06-11T16:57:00Z">
        <w:r w:rsidR="00C96464" w:rsidRPr="00494DCF" w:rsidDel="002556F5">
          <w:rPr>
            <w:sz w:val="20"/>
            <w:szCs w:val="20"/>
          </w:rPr>
          <w:delText>Radboud university medical centre, Radboud Institute for Medical Innovations, Department of Pharmacy, Nijmegen, The Netherlands</w:delText>
        </w:r>
      </w:del>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ins w:id="17" w:author="My Luong Vuong" w:date="2024-06-11T16:58:00Z">
        <w:r w:rsidR="00EE50EC" w:rsidRPr="00EE50EC">
          <w:rPr>
            <w:sz w:val="20"/>
            <w:szCs w:val="20"/>
          </w:rPr>
          <w:t>Clinical Microbiology and Infectious Diseases Department, St. Vincent's Hospital, Sydney, NSW, Australia</w:t>
        </w:r>
      </w:ins>
      <w:del w:id="18" w:author="My Luong Vuong" w:date="2024-06-11T16:58:00Z">
        <w:r w:rsidR="005F35EF" w:rsidRPr="00494DCF" w:rsidDel="00EE50EC">
          <w:rPr>
            <w:sz w:val="20"/>
            <w:szCs w:val="20"/>
          </w:rPr>
          <w:delText>Radboudumc/CWZ Centre of Expertise in Mycology, Nijmegen, The Netherlands</w:delText>
        </w:r>
      </w:del>
    </w:p>
    <w:p w14:paraId="2798C0AC" w14:textId="57768B58" w:rsidR="00F648D3" w:rsidRDefault="00BC0A08" w:rsidP="002B3F1C">
      <w:pPr>
        <w:spacing w:line="276" w:lineRule="auto"/>
        <w:jc w:val="left"/>
        <w:rPr>
          <w:sz w:val="20"/>
          <w:szCs w:val="20"/>
        </w:rPr>
      </w:pPr>
      <w:del w:id="19" w:author="My Luong Vuong" w:date="2024-06-11T16:58:00Z">
        <w:r w:rsidDel="00D61940">
          <w:rPr>
            <w:sz w:val="20"/>
            <w:szCs w:val="20"/>
            <w:vertAlign w:val="superscript"/>
          </w:rPr>
          <w:delText>s</w:delText>
        </w:r>
        <w:r w:rsidRPr="00494DCF" w:rsidDel="00D61940">
          <w:rPr>
            <w:sz w:val="20"/>
            <w:szCs w:val="20"/>
          </w:rPr>
          <w:delText xml:space="preserve"> </w:delText>
        </w:r>
      </w:del>
      <w:ins w:id="20" w:author="My Luong Vuong" w:date="2024-06-11T16:58:00Z">
        <w:r w:rsidR="00D61940">
          <w:rPr>
            <w:sz w:val="20"/>
            <w:szCs w:val="20"/>
            <w:vertAlign w:val="superscript"/>
          </w:rPr>
          <w:t>u</w:t>
        </w:r>
        <w:r w:rsidR="00D61940" w:rsidRPr="00494DCF">
          <w:rPr>
            <w:sz w:val="20"/>
            <w:szCs w:val="20"/>
          </w:rPr>
          <w:t xml:space="preserve"> </w:t>
        </w:r>
      </w:ins>
      <w:r w:rsidRPr="00494DCF">
        <w:rPr>
          <w:sz w:val="20"/>
          <w:szCs w:val="20"/>
        </w:rPr>
        <w:t>Radboud university medical centre, Radboud Institute for Medical Innovations, Department of Pharmacy, Nijmegen, The Netherlands</w:t>
      </w:r>
      <w:r w:rsidRPr="00494DCF">
        <w:rPr>
          <w:sz w:val="20"/>
          <w:szCs w:val="20"/>
          <w:vertAlign w:val="superscript"/>
        </w:rPr>
        <w:br/>
      </w:r>
      <w:del w:id="21" w:author="My Luong Vuong" w:date="2024-06-11T16:58:00Z">
        <w:r w:rsidDel="00D61940">
          <w:rPr>
            <w:sz w:val="20"/>
            <w:szCs w:val="20"/>
            <w:vertAlign w:val="superscript"/>
          </w:rPr>
          <w:delText>t</w:delText>
        </w:r>
        <w:r w:rsidRPr="00494DCF" w:rsidDel="00D61940">
          <w:rPr>
            <w:sz w:val="20"/>
            <w:szCs w:val="20"/>
          </w:rPr>
          <w:delText xml:space="preserve"> </w:delText>
        </w:r>
      </w:del>
      <w:ins w:id="22" w:author="My Luong Vuong" w:date="2024-06-11T16:58:00Z">
        <w:r w:rsidR="00D61940">
          <w:rPr>
            <w:sz w:val="20"/>
            <w:szCs w:val="20"/>
            <w:vertAlign w:val="superscript"/>
          </w:rPr>
          <w:t>v</w:t>
        </w:r>
        <w:r w:rsidR="00D61940" w:rsidRPr="00494DCF">
          <w:rPr>
            <w:sz w:val="20"/>
            <w:szCs w:val="20"/>
          </w:rPr>
          <w:t xml:space="preserve"> </w:t>
        </w:r>
      </w:ins>
      <w:r w:rsidRPr="00494DCF">
        <w:rPr>
          <w:sz w:val="20"/>
          <w:szCs w:val="20"/>
        </w:rPr>
        <w:t>Radboudumc/CWZ Centre of Expertise in Mycology, Nijmegen, The Netherlands</w:t>
      </w:r>
      <w:r w:rsidR="00A10EDA" w:rsidRPr="00494DCF">
        <w:rPr>
          <w:sz w:val="20"/>
          <w:szCs w:val="20"/>
          <w:vertAlign w:val="superscript"/>
        </w:rPr>
        <w:br/>
      </w:r>
      <w:del w:id="23" w:author="My Luong Vuong" w:date="2024-06-11T16:58:00Z">
        <w:r w:rsidR="00C07E95" w:rsidDel="00927DA6">
          <w:rPr>
            <w:sz w:val="20"/>
            <w:szCs w:val="20"/>
            <w:vertAlign w:val="superscript"/>
          </w:rPr>
          <w:delText>u</w:delText>
        </w:r>
        <w:r w:rsidR="00C53676" w:rsidRPr="00494DCF" w:rsidDel="00927DA6">
          <w:rPr>
            <w:sz w:val="20"/>
            <w:szCs w:val="20"/>
          </w:rPr>
          <w:delText xml:space="preserve"> </w:delText>
        </w:r>
      </w:del>
      <w:ins w:id="24" w:author="My Luong Vuong" w:date="2024-06-11T16:58:00Z">
        <w:r w:rsidR="00927DA6">
          <w:rPr>
            <w:sz w:val="20"/>
            <w:szCs w:val="20"/>
            <w:vertAlign w:val="superscript"/>
          </w:rPr>
          <w:t>w</w:t>
        </w:r>
        <w:r w:rsidR="00927DA6" w:rsidRPr="00494DCF">
          <w:rPr>
            <w:sz w:val="20"/>
            <w:szCs w:val="20"/>
          </w:rPr>
          <w:t xml:space="preserve"> </w:t>
        </w:r>
      </w:ins>
      <w:r w:rsidR="000D6ED5" w:rsidRPr="00494DCF">
        <w:rPr>
          <w:sz w:val="20"/>
          <w:szCs w:val="20"/>
        </w:rPr>
        <w:t>Department of Intensive Care, Canisius Wilhelmina Hospital, Nijmegen, The Netherlands</w:t>
      </w:r>
      <w:r w:rsidR="00A10EDA" w:rsidRPr="00494DCF">
        <w:rPr>
          <w:sz w:val="20"/>
          <w:szCs w:val="20"/>
          <w:vertAlign w:val="superscript"/>
        </w:rPr>
        <w:br/>
      </w:r>
      <w:del w:id="25" w:author="My Luong Vuong" w:date="2024-06-11T16:58:00Z">
        <w:r w:rsidR="00C07E95" w:rsidDel="00927DA6">
          <w:rPr>
            <w:sz w:val="20"/>
            <w:szCs w:val="20"/>
            <w:vertAlign w:val="superscript"/>
          </w:rPr>
          <w:delText>v</w:delText>
        </w:r>
        <w:r w:rsidR="00A27093" w:rsidRPr="00494DCF" w:rsidDel="00927DA6">
          <w:rPr>
            <w:sz w:val="20"/>
            <w:szCs w:val="20"/>
          </w:rPr>
          <w:delText xml:space="preserve"> </w:delText>
        </w:r>
      </w:del>
      <w:ins w:id="26" w:author="My Luong Vuong" w:date="2024-06-11T16:58:00Z">
        <w:r w:rsidR="00927DA6">
          <w:rPr>
            <w:sz w:val="20"/>
            <w:szCs w:val="20"/>
            <w:vertAlign w:val="superscript"/>
          </w:rPr>
          <w:t>x</w:t>
        </w:r>
        <w:r w:rsidR="00927DA6" w:rsidRPr="00494DCF">
          <w:rPr>
            <w:sz w:val="20"/>
            <w:szCs w:val="20"/>
          </w:rPr>
          <w:t xml:space="preserve"> </w:t>
        </w:r>
      </w:ins>
      <w:r w:rsidR="005B0EB5" w:rsidRPr="00494DCF">
        <w:rPr>
          <w:sz w:val="20"/>
          <w:szCs w:val="20"/>
        </w:rPr>
        <w:t>Division of Rheumatology</w:t>
      </w:r>
      <w:r w:rsidR="00273524">
        <w:rPr>
          <w:sz w:val="20"/>
          <w:szCs w:val="20"/>
        </w:rPr>
        <w:t xml:space="preserve"> and Nephrology</w:t>
      </w:r>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del w:id="27" w:author="My Luong Vuong" w:date="2024-06-11T16:58:00Z">
        <w:r w:rsidR="00C07E95" w:rsidDel="00927DA6">
          <w:rPr>
            <w:sz w:val="20"/>
            <w:szCs w:val="20"/>
            <w:vertAlign w:val="superscript"/>
          </w:rPr>
          <w:delText>w</w:delText>
        </w:r>
        <w:r w:rsidR="00CE52D2" w:rsidRPr="00494DCF" w:rsidDel="00927DA6">
          <w:rPr>
            <w:sz w:val="20"/>
            <w:szCs w:val="20"/>
          </w:rPr>
          <w:delText xml:space="preserve"> </w:delText>
        </w:r>
      </w:del>
      <w:ins w:id="28" w:author="My Luong Vuong" w:date="2024-06-11T16:58:00Z">
        <w:r w:rsidR="00927DA6">
          <w:rPr>
            <w:sz w:val="20"/>
            <w:szCs w:val="20"/>
            <w:vertAlign w:val="superscript"/>
          </w:rPr>
          <w:t>y</w:t>
        </w:r>
        <w:r w:rsidR="00927DA6" w:rsidRPr="00494DCF">
          <w:rPr>
            <w:sz w:val="20"/>
            <w:szCs w:val="20"/>
          </w:rPr>
          <w:t xml:space="preserve"> </w:t>
        </w:r>
      </w:ins>
      <w:r w:rsidR="005B0EB5" w:rsidRPr="00494DCF">
        <w:rPr>
          <w:sz w:val="20"/>
          <w:szCs w:val="20"/>
        </w:rPr>
        <w:t xml:space="preserve">Department of Surgery, IJsseland Hospital, Capelle aan den Ijssel, </w:t>
      </w:r>
      <w:r w:rsidR="003954E1" w:rsidRPr="00494DCF">
        <w:rPr>
          <w:sz w:val="20"/>
          <w:szCs w:val="20"/>
        </w:rPr>
        <w:t>The Netherlands</w:t>
      </w:r>
      <w:r w:rsidR="00A10EDA" w:rsidRPr="00494DCF">
        <w:rPr>
          <w:sz w:val="20"/>
          <w:szCs w:val="20"/>
          <w:vertAlign w:val="superscript"/>
        </w:rPr>
        <w:br/>
      </w:r>
      <w:del w:id="29" w:author="My Luong Vuong" w:date="2024-06-11T16:58:00Z">
        <w:r w:rsidR="00C07E95" w:rsidDel="00927DA6">
          <w:rPr>
            <w:sz w:val="20"/>
            <w:szCs w:val="20"/>
            <w:vertAlign w:val="superscript"/>
          </w:rPr>
          <w:delText>x</w:delText>
        </w:r>
        <w:r w:rsidR="00CE52D2" w:rsidRPr="00494DCF" w:rsidDel="00927DA6">
          <w:rPr>
            <w:sz w:val="20"/>
            <w:szCs w:val="20"/>
          </w:rPr>
          <w:delText xml:space="preserve"> </w:delText>
        </w:r>
      </w:del>
      <w:ins w:id="30" w:author="My Luong Vuong" w:date="2024-06-11T16:58:00Z">
        <w:r w:rsidR="00927DA6">
          <w:rPr>
            <w:sz w:val="20"/>
            <w:szCs w:val="20"/>
            <w:vertAlign w:val="superscript"/>
          </w:rPr>
          <w:t>z</w:t>
        </w:r>
        <w:r w:rsidR="00927DA6" w:rsidRPr="00494DCF">
          <w:rPr>
            <w:sz w:val="20"/>
            <w:szCs w:val="20"/>
          </w:rPr>
          <w:t xml:space="preserve"> </w:t>
        </w:r>
      </w:ins>
      <w:r w:rsidR="0054174E" w:rsidRPr="00494DCF">
        <w:rPr>
          <w:sz w:val="20"/>
          <w:szCs w:val="20"/>
        </w:rPr>
        <w:t>Institute of Pharmacy, University of Hamburg, Hamburg, Germany</w:t>
      </w:r>
    </w:p>
    <w:p w14:paraId="147873E7" w14:textId="0B58E900" w:rsidR="003841C3" w:rsidRDefault="003841C3">
      <w:pPr>
        <w:spacing w:after="0" w:line="276" w:lineRule="auto"/>
        <w:jc w:val="left"/>
        <w:rPr>
          <w:ins w:id="31" w:author="My Luong Vuong" w:date="2024-06-03T20:53:00Z"/>
          <w:sz w:val="20"/>
          <w:szCs w:val="20"/>
        </w:rPr>
        <w:pPrChange w:id="32" w:author="My Luong Vuong" w:date="2024-06-03T20:54:00Z">
          <w:pPr>
            <w:spacing w:line="276" w:lineRule="auto"/>
            <w:jc w:val="left"/>
          </w:pPr>
        </w:pPrChange>
      </w:pPr>
      <w:r w:rsidRPr="005372BE">
        <w:rPr>
          <w:sz w:val="20"/>
          <w:szCs w:val="20"/>
          <w:vertAlign w:val="superscript"/>
        </w:rPr>
        <w:lastRenderedPageBreak/>
        <w:t>1</w:t>
      </w:r>
      <w:r>
        <w:rPr>
          <w:sz w:val="20"/>
          <w:szCs w:val="20"/>
        </w:rPr>
        <w:t xml:space="preserve"> </w:t>
      </w:r>
      <w:ins w:id="33" w:author="My Luong Vuong" w:date="2024-06-12T10:23:00Z">
        <w:r w:rsidR="00EE5621" w:rsidRPr="00EE5621">
          <w:rPr>
            <w:sz w:val="20"/>
            <w:szCs w:val="20"/>
          </w:rPr>
          <w:t>Gilead Sciences</w:t>
        </w:r>
        <w:r w:rsidR="00EE5621">
          <w:rPr>
            <w:sz w:val="20"/>
            <w:szCs w:val="20"/>
          </w:rPr>
          <w:t>,</w:t>
        </w:r>
        <w:r w:rsidR="00EE5621" w:rsidRPr="00EE5621">
          <w:rPr>
            <w:sz w:val="20"/>
            <w:szCs w:val="20"/>
          </w:rPr>
          <w:t xml:space="preserve"> </w:t>
        </w:r>
      </w:ins>
      <w:r>
        <w:rPr>
          <w:sz w:val="20"/>
          <w:szCs w:val="20"/>
        </w:rPr>
        <w:t>Am</w:t>
      </w:r>
      <w:r w:rsidR="00441710">
        <w:rPr>
          <w:sz w:val="20"/>
          <w:szCs w:val="20"/>
        </w:rPr>
        <w:t>st</w:t>
      </w:r>
      <w:r>
        <w:rPr>
          <w:sz w:val="20"/>
          <w:szCs w:val="20"/>
        </w:rPr>
        <w:t>erdam, The Netherlands</w:t>
      </w:r>
    </w:p>
    <w:p w14:paraId="4833D100" w14:textId="79C06D2A" w:rsidR="0055640E" w:rsidRDefault="008A6659">
      <w:pPr>
        <w:spacing w:line="276" w:lineRule="auto"/>
        <w:jc w:val="left"/>
        <w:rPr>
          <w:ins w:id="34" w:author="My Luong Vuong" w:date="2024-06-03T20:54:00Z"/>
          <w:sz w:val="20"/>
          <w:szCs w:val="20"/>
        </w:rPr>
        <w:pPrChange w:id="35" w:author="My Luong Vuong" w:date="2024-06-03T20:55:00Z">
          <w:pPr>
            <w:spacing w:after="0" w:line="276" w:lineRule="auto"/>
            <w:jc w:val="left"/>
          </w:pPr>
        </w:pPrChange>
      </w:pPr>
      <w:ins w:id="36" w:author="My Luong Vuong" w:date="2024-06-03T20:55:00Z">
        <w:r>
          <w:rPr>
            <w:sz w:val="20"/>
            <w:szCs w:val="20"/>
            <w:vertAlign w:val="superscript"/>
          </w:rPr>
          <w:t>2</w:t>
        </w:r>
      </w:ins>
      <w:ins w:id="37" w:author="My Luong Vuong" w:date="2024-06-03T20:54:00Z">
        <w:r w:rsidR="0055640E">
          <w:rPr>
            <w:sz w:val="20"/>
            <w:szCs w:val="20"/>
          </w:rPr>
          <w:t xml:space="preserve"> </w:t>
        </w:r>
      </w:ins>
      <w:ins w:id="38" w:author="My Luong Vuong" w:date="2024-06-03T20:55:00Z">
        <w:r>
          <w:rPr>
            <w:sz w:val="20"/>
            <w:szCs w:val="20"/>
          </w:rPr>
          <w:t xml:space="preserve">ICON </w:t>
        </w:r>
      </w:ins>
      <w:ins w:id="39" w:author="My Luong Vuong" w:date="2024-06-03T20:56:00Z">
        <w:r w:rsidR="00284018">
          <w:rPr>
            <w:sz w:val="20"/>
            <w:szCs w:val="20"/>
          </w:rPr>
          <w:t>p</w:t>
        </w:r>
      </w:ins>
      <w:ins w:id="40" w:author="My Luong Vuong" w:date="2024-06-03T20:55:00Z">
        <w:r>
          <w:rPr>
            <w:sz w:val="20"/>
            <w:szCs w:val="20"/>
          </w:rPr>
          <w:t>lc</w:t>
        </w:r>
      </w:ins>
      <w:ins w:id="41" w:author="My Luong Vuong" w:date="2024-06-03T20:54:00Z">
        <w:r w:rsidR="0055640E">
          <w:rPr>
            <w:sz w:val="20"/>
            <w:szCs w:val="20"/>
          </w:rPr>
          <w:t>,</w:t>
        </w:r>
      </w:ins>
      <w:ins w:id="42" w:author="My Luong Vuong" w:date="2024-06-03T20:55:00Z">
        <w:r>
          <w:rPr>
            <w:sz w:val="20"/>
            <w:szCs w:val="20"/>
          </w:rPr>
          <w:t xml:space="preserve"> Groningen,</w:t>
        </w:r>
      </w:ins>
      <w:ins w:id="43" w:author="My Luong Vuong" w:date="2024-06-03T20:54:00Z">
        <w:r w:rsidR="0055640E">
          <w:rPr>
            <w:sz w:val="20"/>
            <w:szCs w:val="20"/>
          </w:rPr>
          <w:t xml:space="preserve"> The Netherlands</w:t>
        </w:r>
      </w:ins>
    </w:p>
    <w:p w14:paraId="29BA5E2A" w14:textId="7BE62C06" w:rsidR="0074465A" w:rsidRPr="00E00A62" w:rsidDel="0055640E" w:rsidRDefault="0074465A" w:rsidP="003841C3">
      <w:pPr>
        <w:spacing w:line="276" w:lineRule="auto"/>
        <w:jc w:val="left"/>
        <w:rPr>
          <w:del w:id="44" w:author="My Luong Vuong" w:date="2024-06-03T20:54:00Z"/>
          <w:sz w:val="20"/>
          <w:szCs w:val="20"/>
          <w:vertAlign w:val="superscript"/>
          <w:rPrChange w:id="45" w:author="My Luong Vuong" w:date="2024-06-03T20:55:00Z">
            <w:rPr>
              <w:del w:id="46" w:author="My Luong Vuong" w:date="2024-06-03T20:54:00Z"/>
              <w:sz w:val="20"/>
              <w:szCs w:val="20"/>
            </w:rPr>
          </w:rPrChange>
        </w:rPr>
      </w:pPr>
    </w:p>
    <w:p w14:paraId="26E3DAF8" w14:textId="77777777" w:rsidR="00D97E1B" w:rsidRPr="00E03B11" w:rsidRDefault="00D97E1B" w:rsidP="00593CAA">
      <w:r w:rsidRPr="00E00A62">
        <w:rPr>
          <w:vertAlign w:val="superscript"/>
          <w:rPrChange w:id="47" w:author="My Luong Vuong" w:date="2024-06-03T20:55:00Z">
            <w:rPr/>
          </w:rPrChange>
        </w:rPr>
        <w:t>†</w:t>
      </w:r>
      <w:r w:rsidRPr="00E03B11">
        <w:t xml:space="preserve">Shared co-first authorship, </w:t>
      </w:r>
      <w:r w:rsidRPr="0008491A">
        <w:rPr>
          <w:vertAlign w:val="superscript"/>
          <w:rPrChange w:id="48" w:author="My Luong Vuong" w:date="2024-06-03T20:55:00Z">
            <w:rPr/>
          </w:rPrChange>
        </w:rPr>
        <w:t>‡</w:t>
      </w:r>
      <w:r w:rsidRPr="00E03B11">
        <w:t>Shared co-senior authorship</w:t>
      </w:r>
    </w:p>
    <w:p w14:paraId="6335736E" w14:textId="41AFBE0C" w:rsidR="00D97E1B" w:rsidRDefault="00D97E1B" w:rsidP="00857110">
      <w:pPr>
        <w:jc w:val="left"/>
      </w:pPr>
      <w:r w:rsidRPr="00E03B11">
        <w:t xml:space="preserve">*Corresponding author. E-mail: </w:t>
      </w:r>
      <w:hyperlink r:id="rId8" w:history="1">
        <w:r w:rsidR="006D297B" w:rsidRPr="00F56FF8">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 Leuven, ON2 Herestraat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candidaemia,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(IPDMA)</w:t>
      </w:r>
      <w:r w:rsidRPr="00715016">
        <w:t xml:space="preserve"> was conducted, </w:t>
      </w:r>
      <w:r w:rsidR="00AD73E0">
        <w:t>combining</w:t>
      </w:r>
      <w:r w:rsidRPr="00715016">
        <w:t xml:space="preserve"> </w:t>
      </w:r>
      <w:r w:rsidR="00C04202">
        <w:t>fluconazole concentration</w:t>
      </w:r>
      <w:r w:rsidRPr="00715016">
        <w:t xml:space="preserve"> data from eight published studies. A popPK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225290F5"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r w:rsidR="00A57A28">
        <w:t xml:space="preserve">popPK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 (CKD-EPI)</w:t>
      </w:r>
      <w:r w:rsidR="00BB5D48">
        <w:t xml:space="preserve"> 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del w:id="49" w:author="My Luong Vuong" w:date="2024-05-30T14:59:00Z">
        <w:r w:rsidR="003938C1" w:rsidDel="00DF2895">
          <w:delText xml:space="preserve">as </w:delText>
        </w:r>
      </w:del>
      <w:ins w:id="50" w:author="My Luong Vuong" w:date="2024-05-30T14:59:00Z">
        <w:r w:rsidR="00DF2895">
          <w:t>patients with</w:t>
        </w:r>
      </w:ins>
      <w:ins w:id="51" w:author="My Luong Vuong" w:date="2024-05-30T15:00:00Z">
        <w:r w:rsidR="003863D9">
          <w:t xml:space="preserve"> higher</w:t>
        </w:r>
      </w:ins>
      <w:ins w:id="52" w:author="My Luong Vuong" w:date="2024-05-30T14:59:00Z">
        <w:r w:rsidR="00DF2895">
          <w:t xml:space="preserve"> </w:t>
        </w:r>
      </w:ins>
      <w:r w:rsidR="00F470B3">
        <w:t xml:space="preserve">total </w:t>
      </w:r>
      <w:r w:rsidR="003938C1">
        <w:t>body weight</w:t>
      </w:r>
      <w:del w:id="53" w:author="My Luong Vuong" w:date="2024-05-30T14:59:00Z">
        <w:r w:rsidR="003938C1" w:rsidDel="00DF2895">
          <w:delText xml:space="preserve"> increased</w:delText>
        </w:r>
      </w:del>
      <w:r w:rsidR="00C35CA8" w:rsidRPr="00715016">
        <w:t>.</w:t>
      </w:r>
      <w:r w:rsidRPr="00715016">
        <w:t xml:space="preserve"> </w:t>
      </w:r>
      <w:r w:rsidR="00B33FF9" w:rsidRPr="00B33FF9">
        <w:t>An optimised dosing regimen taking into account the patient’s CRRT status and total body weight was proposed</w:t>
      </w:r>
      <w:r w:rsidRPr="00715016">
        <w:t>.</w:t>
      </w:r>
    </w:p>
    <w:p w14:paraId="52C8EFEB" w14:textId="5EB64C2D" w:rsidR="0064343D" w:rsidRDefault="00715016" w:rsidP="00967421">
      <w:r w:rsidRPr="00A72BCD">
        <w:rPr>
          <w:rStyle w:val="Heading2Char"/>
        </w:rPr>
        <w:t>Conclusion</w:t>
      </w:r>
      <w:r w:rsidR="00E56259">
        <w:t> </w:t>
      </w:r>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54" w:name="_Hlk136852117"/>
      <w:r w:rsidRPr="00593CAA">
        <w:t>Invasive</w:t>
      </w:r>
      <w:r w:rsidRPr="00F47C81">
        <w:t xml:space="preserve"> </w:t>
      </w:r>
      <w:r w:rsidRPr="00593CAA">
        <w:t>candidiasis</w:t>
      </w:r>
      <w:r w:rsidR="00B52BCD" w:rsidRPr="00593CAA">
        <w:t xml:space="preserve">, including </w:t>
      </w:r>
      <w:r w:rsidR="00D17D9D" w:rsidRPr="00593CAA">
        <w:t>candid</w:t>
      </w:r>
      <w:r w:rsidR="0093234B" w:rsidRPr="00593CAA">
        <w:t>a</w:t>
      </w:r>
      <w:r w:rsidR="00D17D9D" w:rsidRPr="00593CAA">
        <w:t>emia</w:t>
      </w:r>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criticall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In critically ill patients admitted to the intensive care unit (ICU), candid</w:t>
      </w:r>
      <w:r w:rsidR="001111A9">
        <w:t>a</w:t>
      </w:r>
      <w:r w:rsidR="005A3E3A">
        <w:t xml:space="preserve">emia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6E2C190F"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candidaemia</w:t>
      </w:r>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r w:rsidRPr="00E03B11">
        <w:t>low 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2CCA394E" w:rsidR="001B294A" w:rsidRPr="00623840" w:rsidRDefault="001253F4" w:rsidP="00593CAA">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r w:rsidR="000369E5" w:rsidRPr="00E03B11">
        <w:t>mg×h/L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clonic convulsions</w:t>
      </w:r>
      <w:r w:rsidR="00DC1D6C" w:rsidRPr="00E03B11">
        <w:t xml:space="preserve"> at </w:t>
      </w:r>
      <w:r w:rsidR="00D861E0">
        <w:t>a</w:t>
      </w:r>
      <w:r w:rsidR="006146C9">
        <w:t xml:space="preserve"> trough concentration</w:t>
      </w:r>
      <w:r w:rsidR="00D861E0">
        <w:t xml:space="preserve"> </w:t>
      </w:r>
      <w:r w:rsidR="006146C9">
        <w:t>(</w:t>
      </w:r>
      <w:r w:rsidR="00DC7B8C" w:rsidRPr="00E03B11">
        <w:t>C</w:t>
      </w:r>
      <w:r w:rsidR="006146C9">
        <w:rPr>
          <w:vertAlign w:val="subscript"/>
        </w:rPr>
        <w:t>trough</w:t>
      </w:r>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177F5438" w:rsidR="008A57D3" w:rsidRPr="00E03B11" w:rsidRDefault="00CE29DB" w:rsidP="00593CAA">
      <w:r w:rsidRPr="00E03B11">
        <w:rPr>
          <w:color w:val="000000"/>
        </w:rPr>
        <w:t xml:space="preserve">The </w:t>
      </w:r>
      <w:del w:id="55" w:author="My Luong Vuong" w:date="2024-05-31T15:13:00Z">
        <w:r w:rsidRPr="00E03B11" w:rsidDel="0059359C">
          <w:rPr>
            <w:color w:val="000000"/>
          </w:rPr>
          <w:delText xml:space="preserve">currently </w:delText>
        </w:r>
      </w:del>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ins w:id="56" w:author="My Luong Vuong" w:date="2024-05-31T15:14:00Z">
        <w:r w:rsidR="0018006A">
          <w:t>n</w:t>
        </w:r>
      </w:ins>
      <w:r w:rsidR="009146D8">
        <w:t xml:space="preserve"> </w:t>
      </w:r>
      <w:del w:id="57" w:author="My Luong Vuong" w:date="2024-05-31T15:14:00Z">
        <w:r w:rsidR="009146D8" w:rsidDel="0018006A">
          <w:delText>single</w:delText>
        </w:r>
        <w:r w:rsidR="00CD3129" w:rsidRPr="00E03B11" w:rsidDel="0018006A">
          <w:delText xml:space="preserve"> </w:delText>
        </w:r>
      </w:del>
      <w:r w:rsidR="009146D8" w:rsidRPr="00E03B11">
        <w:t>800</w:t>
      </w:r>
      <w:r w:rsidR="009146D8">
        <w:t> </w:t>
      </w:r>
      <w:r w:rsidR="00CD3129" w:rsidRPr="00E03B11">
        <w:t>mg loading dose</w:t>
      </w:r>
      <w:del w:id="58" w:author="My Luong Vuong" w:date="2024-05-30T15:20:00Z">
        <w:r w:rsidR="00694485" w:rsidDel="005D7B87">
          <w:delText xml:space="preserve"> (LD)</w:delText>
        </w:r>
      </w:del>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del w:id="59" w:author="My Luong Vuong" w:date="2024-05-31T15:15:00Z">
        <w:r w:rsidR="00131638" w:rsidDel="005D160B">
          <w:delText xml:space="preserve">once </w:delText>
        </w:r>
      </w:del>
      <w:r w:rsidR="00131638">
        <w:t>daily</w:t>
      </w:r>
      <w:r w:rsidR="00EE2C09">
        <w:t xml:space="preserve"> </w:t>
      </w:r>
      <w:r w:rsidR="00651741">
        <w:t>maintenance dose</w:t>
      </w:r>
      <w:r w:rsidR="00B5274A">
        <w:t xml:space="preserve"> </w:t>
      </w:r>
      <w:del w:id="60" w:author="My Luong Vuong" w:date="2024-05-30T15:20:00Z">
        <w:r w:rsidR="00651741" w:rsidDel="00D664B2">
          <w:delText xml:space="preserve"> </w:delText>
        </w:r>
      </w:del>
      <w:r w:rsidR="00131638">
        <w:t>from day </w:t>
      </w:r>
      <w:del w:id="61" w:author="My Luong Vuong" w:date="2024-05-31T15:16:00Z">
        <w:r w:rsidR="00131638" w:rsidDel="001F1C5D">
          <w:delText xml:space="preserve">2 </w:delText>
        </w:r>
        <w:r w:rsidR="00131638" w:rsidDel="005E61F6">
          <w:delText>o</w:delText>
        </w:r>
      </w:del>
      <w:ins w:id="62" w:author="My Luong Vuong" w:date="2024-05-31T15:16:00Z">
        <w:r w:rsidR="005E61F6">
          <w:t>2</w:t>
        </w:r>
      </w:ins>
      <w:del w:id="63" w:author="My Luong Vuong" w:date="2024-05-31T15:16:00Z">
        <w:r w:rsidR="00131638" w:rsidDel="005E61F6">
          <w:delText>nwar</w:delText>
        </w:r>
        <w:r w:rsidR="00131638" w:rsidDel="001F1C5D">
          <w:delText>d</w:delText>
        </w:r>
        <w:r w:rsidR="00131638" w:rsidDel="005E61F6">
          <w:delText>s</w:delText>
        </w:r>
      </w:del>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6D7B0B">
        <w:t>that 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(popPK)</w:t>
      </w:r>
      <w:r w:rsidR="00F354F8" w:rsidRPr="00E03B11">
        <w:t xml:space="preserve"> </w:t>
      </w:r>
      <w:r w:rsidR="0062765C" w:rsidRPr="00E03B11">
        <w:t xml:space="preserve">studies </w:t>
      </w:r>
      <w:del w:id="64" w:author="My Luong Vuong" w:date="2024-05-31T15:17:00Z">
        <w:r w:rsidR="001F6035" w:rsidRPr="00E03B11" w:rsidDel="001673BF">
          <w:delText>have been</w:delText>
        </w:r>
      </w:del>
      <w:ins w:id="65" w:author="My Luong Vuong" w:date="2024-05-31T15:17:00Z">
        <w:r w:rsidR="001673BF">
          <w:t>were</w:t>
        </w:r>
      </w:ins>
      <w:r w:rsidR="001F6035" w:rsidRPr="00E03B11">
        <w:t xml:space="preserve">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no consensus </w:t>
      </w:r>
      <w:ins w:id="66" w:author="My Luong Vuong" w:date="2024-05-31T15:18:00Z">
        <w:r w:rsidR="0008592A">
          <w:t>w</w:t>
        </w:r>
      </w:ins>
      <w:del w:id="67" w:author="My Luong Vuong" w:date="2024-05-31T15:18:00Z">
        <w:r w:rsidR="001F6035" w:rsidRPr="00E03B11" w:rsidDel="0008592A">
          <w:delText>h</w:delText>
        </w:r>
      </w:del>
      <w:r w:rsidR="001F6035" w:rsidRPr="00E03B11">
        <w:t xml:space="preserve">as </w:t>
      </w:r>
      <w:del w:id="68" w:author="My Luong Vuong" w:date="2024-05-31T15:18:00Z">
        <w:r w:rsidR="001F6035" w:rsidRPr="00E03B11" w:rsidDel="0008592A">
          <w:delText xml:space="preserve">been </w:delText>
        </w:r>
      </w:del>
      <w:r w:rsidR="001F6035" w:rsidRPr="00E03B11">
        <w:t>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r w:rsidR="0026752B">
        <w:t>.</w:t>
      </w:r>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245385B3"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(i) </w:t>
      </w:r>
      <w:r w:rsidR="0078287A" w:rsidRPr="00E03B11">
        <w:rPr>
          <w:color w:val="000000"/>
        </w:rPr>
        <w:t xml:space="preserve">identify </w:t>
      </w:r>
      <w:r w:rsidR="0078287A" w:rsidRPr="00E03B11">
        <w:rPr>
          <w:color w:val="000000"/>
        </w:rPr>
        <w:lastRenderedPageBreak/>
        <w:t xml:space="preserve">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54"/>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5AB96931" w:rsidR="00914769" w:rsidRDefault="00D80552" w:rsidP="00593CAA">
      <w:bookmarkStart w:id="69"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BC1EF4">
        <w:t xml:space="preserve"> of data</w:t>
      </w:r>
      <w:r w:rsidR="00DB57AB" w:rsidRPr="00DB57AB">
        <w:t xml:space="preserve">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approval of the (local) Ethics Committee</w:t>
      </w:r>
      <w:r w:rsidR="001538AA">
        <w:t>s</w:t>
      </w:r>
      <w:r w:rsidR="00DB57AB" w:rsidRPr="00DB57AB">
        <w:t>.</w:t>
      </w:r>
    </w:p>
    <w:bookmarkEnd w:id="69"/>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509DDA34" w:rsidR="00B76B7D" w:rsidRPr="00E03B11" w:rsidRDefault="00AD19C4" w:rsidP="00593CAA">
      <w:bookmarkStart w:id="70" w:name="_Hlk136861913"/>
      <w:r w:rsidRPr="00E03B11">
        <w:t xml:space="preserve">A popPK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del w:id="71" w:author="My Luong Vuong" w:date="2024-05-31T15:22:00Z">
        <w:r w:rsidR="000C73B4" w:rsidDel="00CC6E7D">
          <w:delText>s well as</w:delText>
        </w:r>
      </w:del>
      <w:ins w:id="72" w:author="My Luong Vuong" w:date="2024-05-31T15:22:00Z">
        <w:r w:rsidR="00CC6E7D">
          <w:t>nd</w:t>
        </w:r>
      </w:ins>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(interoccasion variability</w:t>
      </w:r>
      <w:ins w:id="73" w:author="My Luong Vuong" w:date="2024-05-30T15:41:00Z">
        <w:r w:rsidR="00264BF7">
          <w:t>)</w:t>
        </w:r>
      </w:ins>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r w:rsidR="00B76B7D" w:rsidRPr="00E03B11">
        <w:rPr>
          <w:i/>
          <w:iCs/>
        </w:rPr>
        <w:t>i</w:t>
      </w:r>
      <w:r w:rsidR="00B76B7D" w:rsidRPr="00E03B11">
        <w:t xml:space="preserve"> (</w:t>
      </w:r>
      <w:r w:rsidR="00366783">
        <w:t>Vc</w:t>
      </w:r>
      <w:r w:rsidR="00366783" w:rsidRPr="00E03B11">
        <w:rPr>
          <w:i/>
          <w:iCs/>
          <w:vertAlign w:val="subscript"/>
        </w:rPr>
        <w:t>i</w:t>
      </w:r>
      <w:r w:rsidR="00B76B7D" w:rsidRPr="00E03B11">
        <w:t>) was calculated following this equation:</w:t>
      </w:r>
    </w:p>
    <w:p w14:paraId="2FF1ACD2" w14:textId="7533AB01" w:rsidR="00B76B7D" w:rsidRPr="00E03B11" w:rsidRDefault="00B42A9F"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Vc</w:t>
      </w:r>
      <w:r w:rsidR="00D91540" w:rsidRPr="007D02D1">
        <w:rPr>
          <w:i/>
          <w:iCs/>
          <w:vertAlign w:val="subscript"/>
        </w:rPr>
        <w:t>pop</w:t>
      </w:r>
      <w:r w:rsidR="00D91540">
        <w:t xml:space="preserve"> </w:t>
      </w:r>
      <w:r w:rsidRPr="00E03B11">
        <w:t xml:space="preserve">the typical population value of </w:t>
      </w:r>
      <w:r w:rsidR="007469DB">
        <w:t>Vc</w:t>
      </w:r>
      <w:r w:rsidRPr="00E03B11">
        <w:t xml:space="preserve">, </w:t>
      </w:r>
      <w:r w:rsidR="00841FBF" w:rsidRPr="00E03B11">
        <w:rPr>
          <w:i/>
          <w:iCs/>
        </w:rPr>
        <w:t>η</w:t>
      </w:r>
      <w:r w:rsidR="00841FBF" w:rsidRPr="00E03B11">
        <w:rPr>
          <w:i/>
          <w:iCs/>
          <w:vertAlign w:val="subscript"/>
        </w:rPr>
        <w:t>i</w:t>
      </w:r>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r w:rsidR="006A6850" w:rsidRPr="00E03B11">
        <w:rPr>
          <w:i/>
          <w:iCs/>
        </w:rPr>
        <w:t>η</w:t>
      </w:r>
      <w:r w:rsidR="006A6850" w:rsidRPr="00E03B11">
        <w:rPr>
          <w:i/>
          <w:iCs/>
          <w:vertAlign w:val="subscript"/>
        </w:rPr>
        <w:t>i</w:t>
      </w:r>
      <w:r w:rsidRPr="00E03B11">
        <w:t>.</w:t>
      </w:r>
    </w:p>
    <w:p w14:paraId="57C57EF1" w14:textId="30BF654F"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74" w:author="My Luong Vuong" w:date="2024-05-31T16:58:00Z">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ins>
      <w:r w:rsidR="00CB7027">
        <w:instrText xml:space="preserve"> ADDIN EN.CITE </w:instrText>
      </w:r>
      <w:r w:rsidR="00CB7027">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EN.CITE.DATA </w:instrText>
      </w:r>
      <w:r w:rsidR="00CB7027">
        <w:fldChar w:fldCharType="end"/>
      </w:r>
      <w:r w:rsidR="004E788E">
        <w:fldChar w:fldCharType="separate"/>
      </w:r>
      <w:r w:rsidR="00CB7027">
        <w:rPr>
          <w:noProof/>
        </w:rPr>
        <w:t> [16, 17]</w:t>
      </w:r>
      <w:ins w:id="75" w:author="My Luong Vuong" w:date="2024-05-31T16:58:00Z">
        <w:r w:rsidR="004E788E">
          <w:fldChar w:fldCharType="end"/>
        </w:r>
      </w:ins>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del w:id="76"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w:t>
      </w:r>
      <w:del w:id="77" w:author="My Luong Vuong" w:date="2024-05-31T15:25:00Z">
        <w:r w:rsidR="00343281" w:rsidRPr="00E03B11" w:rsidDel="00054377">
          <w:delText xml:space="preserve">derived from </w:delText>
        </w:r>
        <w:r w:rsidR="00343281" w:rsidDel="00054377">
          <w:delText>body weight</w:delText>
        </w:r>
        <w:r w:rsidR="00343281" w:rsidRPr="00E03B11" w:rsidDel="00054377">
          <w:delText xml:space="preserve"> and height </w:delText>
        </w:r>
      </w:del>
      <w:r w:rsidR="00343281" w:rsidRPr="00E03B11">
        <w:t>using Boer’s formula</w:t>
      </w:r>
      <w:ins w:id="78" w:author="My Luong Vuong" w:date="2024-05-31T15:25:00Z">
        <w:r w:rsidR="00054377">
          <w:t xml:space="preserve"> </w:t>
        </w:r>
        <w:r w:rsidR="00051CEA">
          <w:t>with</w:t>
        </w:r>
        <w:r w:rsidR="00054377" w:rsidRPr="00E03B11">
          <w:t xml:space="preserve"> </w:t>
        </w:r>
        <w:r w:rsidR="00054377">
          <w:t>body weight</w:t>
        </w:r>
        <w:r w:rsidR="00054377" w:rsidRPr="00E03B11">
          <w:t xml:space="preserve"> and height</w:t>
        </w:r>
      </w:ins>
      <w:r w:rsidR="00343281"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B7027">
        <w:rPr>
          <w:noProof/>
        </w:rPr>
        <w:t> [18]</w:t>
      </w:r>
      <w:r w:rsidR="00343281" w:rsidRPr="00E03B11">
        <w:fldChar w:fldCharType="end"/>
      </w:r>
      <w:r w:rsidR="00FE1E3D">
        <w:t xml:space="preserve">, </w:t>
      </w:r>
      <w:r w:rsidR="003964ED">
        <w:t>while</w:t>
      </w:r>
      <w:r w:rsidR="00EE2130">
        <w:t xml:space="preserve"> </w:t>
      </w:r>
      <w:r w:rsidR="00EE2130" w:rsidRPr="00E03B11">
        <w:lastRenderedPageBreak/>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CB7027">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B7027">
        <w:rPr>
          <w:noProof/>
        </w:rPr>
        <w:t> [19]</w:t>
      </w:r>
      <w:r w:rsidR="0024430C" w:rsidRPr="00E03B11">
        <w:fldChar w:fldCharType="end"/>
      </w:r>
      <w:r w:rsidR="00560D15">
        <w:t>.</w:t>
      </w:r>
    </w:p>
    <w:p w14:paraId="66F7F3EF" w14:textId="727D431B"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r w:rsidR="00876174" w:rsidRPr="00E03B11">
        <w:t>eGFR</w:t>
      </w:r>
      <w:r w:rsidR="00876174" w:rsidRPr="00E03B11">
        <w:rPr>
          <w:vertAlign w:val="subscript"/>
        </w:rPr>
        <w:t>CKD-EPI</w:t>
      </w:r>
      <w:r w:rsidR="00876174">
        <w:t>)</w:t>
      </w:r>
      <w:r w:rsidRPr="0012059F">
        <w:t xml:space="preserve"> were normalised to the median value in the population and introduced into the </w:t>
      </w:r>
      <w:r w:rsidR="0016057F">
        <w:t>popPK</w:t>
      </w:r>
      <w:r w:rsidR="0016057F" w:rsidRPr="0012059F">
        <w:t xml:space="preserve"> </w:t>
      </w:r>
      <w:r w:rsidRPr="0012059F">
        <w:t>model using a power function</w:t>
      </w:r>
      <w:r w:rsidRPr="0012059F">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B7027">
        <w:rPr>
          <w:noProof/>
        </w:rPr>
        <w:t> [16]</w:t>
      </w:r>
      <w:r w:rsidRPr="0012059F">
        <w:fldChar w:fldCharType="end"/>
      </w:r>
      <w:r w:rsidR="00A7137D">
        <w:t>, exemplified as follows:</w:t>
      </w:r>
    </w:p>
    <w:p w14:paraId="283FF6F2" w14:textId="2730A7DD" w:rsidR="00A7137D" w:rsidRPr="00A7137D" w:rsidRDefault="00B42A9F"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r w:rsidR="009F7C3C" w:rsidRPr="0003308C">
        <w:t>Vc</w:t>
      </w:r>
      <w:r w:rsidRPr="005918DC">
        <w:rPr>
          <w:i/>
          <w:iCs/>
          <w:vertAlign w:val="subscript"/>
          <w:rPrChange w:id="79" w:author="My Luong Vuong" w:date="2024-05-31T15:26:00Z">
            <w:rPr/>
          </w:rPrChange>
        </w:rPr>
        <w:t>i</w:t>
      </w:r>
      <w:r w:rsidR="007A6ACC" w:rsidRPr="0003308C">
        <w:t xml:space="preserve"> </w:t>
      </w:r>
      <w:r w:rsidR="00FE2EB7" w:rsidRPr="0003308C">
        <w:t xml:space="preserve">and the </w:t>
      </w:r>
      <w:ins w:id="80" w:author="My Luong Vuong" w:date="2024-05-31T15:26:00Z">
        <w:r w:rsidR="00E1642E">
          <w:t xml:space="preserve">total </w:t>
        </w:r>
      </w:ins>
      <w:r w:rsidR="00FE2EB7" w:rsidRPr="0003308C">
        <w:t xml:space="preserve">body weight of patient </w:t>
      </w:r>
      <w:r w:rsidR="00FE2EB7" w:rsidRPr="0076151A">
        <w:t>i</w:t>
      </w:r>
      <w:r w:rsidR="00FE2EB7" w:rsidRPr="0003308C">
        <w:t xml:space="preserve"> normalised to the population median value of 80 kg.</w:t>
      </w:r>
    </w:p>
    <w:bookmarkEnd w:id="70"/>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715F2743" w:rsidR="00A91C50" w:rsidRPr="00E03B11" w:rsidRDefault="008A1FC4" w:rsidP="00593CAA">
      <w:bookmarkStart w:id="81"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B7027">
        <w:rPr>
          <w:noProof/>
        </w:rPr>
        <w:t> [20]</w:t>
      </w:r>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r w:rsidR="006A6850" w:rsidRPr="00E03B11">
        <w:t xml:space="preserve">popPK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B7027">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B7027">
        <w:rPr>
          <w:noProof/>
        </w:rPr>
        <w:t> [20]</w:t>
      </w:r>
      <w:r w:rsidR="006B4DB7">
        <w:fldChar w:fldCharType="end"/>
      </w:r>
      <w:r w:rsidR="00C47E46">
        <w:t>.</w:t>
      </w:r>
      <w:r w:rsidR="00791ACD" w:rsidRPr="00E03B11">
        <w:t xml:space="preserve"> </w:t>
      </w:r>
      <w:r w:rsidR="006A6850" w:rsidRPr="00E03B11">
        <w:t>The d</w:t>
      </w:r>
      <w:r w:rsidR="00151998" w:rsidRPr="00E03B11">
        <w:t>elta method was u</w:t>
      </w:r>
      <w:del w:id="82" w:author="My Luong Vuong" w:date="2024-05-31T10:09:00Z">
        <w:r w:rsidR="00151998" w:rsidRPr="00E03B11" w:rsidDel="003E7A15">
          <w:delText>tili</w:delText>
        </w:r>
      </w:del>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B7027">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B7027">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B7027">
        <w:rPr>
          <w:noProof/>
        </w:rPr>
        <w:t> [20]</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B7027">
        <w:rPr>
          <w:noProof/>
        </w:rPr>
        <w:t> [20]</w:t>
      </w:r>
      <w:r w:rsidR="00013EF8" w:rsidRPr="00E03B11">
        <w:fldChar w:fldCharType="end"/>
      </w:r>
      <w:r w:rsidR="00AF0DD2">
        <w:t>.</w:t>
      </w:r>
    </w:p>
    <w:bookmarkEnd w:id="81"/>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715319D1" w:rsidR="008A26BD" w:rsidRPr="00E03B11" w:rsidRDefault="008A26BD" w:rsidP="00593CAA">
      <w:bookmarkStart w:id="83" w:name="_Hlk136861958"/>
      <w:r w:rsidRPr="00E03B11">
        <w:t xml:space="preserve">The most </w:t>
      </w:r>
      <w:r w:rsidR="00E44025" w:rsidRPr="00E03B11">
        <w:t xml:space="preserve">parsimonious </w:t>
      </w:r>
      <w:r w:rsidRPr="00E03B11">
        <w:t xml:space="preserve">popPK model was selected based on a likelihood ratio test at a 5% significance level (delta objective function value ≥3.84 points, 1 degree of freedom), </w:t>
      </w:r>
      <w:r w:rsidR="006116CB">
        <w:t xml:space="preserve">parameter </w:t>
      </w:r>
      <w:r w:rsidRPr="00E03B11">
        <w:t xml:space="preserve">precision (95% </w:t>
      </w:r>
      <w:ins w:id="84" w:author="My Luong Vuong" w:date="2024-05-31T15:29:00Z">
        <w:r w:rsidR="00A6688E">
          <w:t>confidence interval</w:t>
        </w:r>
      </w:ins>
      <w:del w:id="85" w:author="My Luong Vuong" w:date="2024-05-31T15:29:00Z">
        <w:r w:rsidRPr="00E03B11" w:rsidDel="00A6688E">
          <w:delText>CI</w:delText>
        </w:r>
      </w:del>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 xml:space="preserve">prediction-corrected visual </w:t>
      </w:r>
      <w:r w:rsidRPr="00E03B11">
        <w:lastRenderedPageBreak/>
        <w:t>predictive check (pcVPC) plots (n</w:t>
      </w:r>
      <w:r w:rsidR="00FD3AE8">
        <w:t> </w:t>
      </w:r>
      <w:r w:rsidRPr="00E03B11">
        <w:t>=</w:t>
      </w:r>
      <w:r w:rsidR="00FD3AE8">
        <w:t> </w:t>
      </w:r>
      <w:r w:rsidRPr="00E03B11">
        <w:t>1000 simulations) were used</w:t>
      </w:r>
      <w:r w:rsidR="004F5934"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B7027">
        <w:rPr>
          <w:noProof/>
        </w:rPr>
        <w:t> [16]</w:t>
      </w:r>
      <w:r w:rsidR="004F5934" w:rsidRPr="00E03B11">
        <w:fldChar w:fldCharType="end"/>
      </w:r>
      <w:r w:rsidR="00E02FD8">
        <w:t>.</w:t>
      </w:r>
      <w:r w:rsidRPr="00E03B11">
        <w:t xml:space="preserve"> </w:t>
      </w:r>
      <w:r w:rsidR="00274553" w:rsidRPr="00E03B11">
        <w:t xml:space="preserve">Bootstrapping was </w:t>
      </w:r>
      <w:del w:id="86" w:author="My Luong Vuong" w:date="2024-05-31T10:10:00Z">
        <w:r w:rsidR="00274553" w:rsidRPr="00E03B11" w:rsidDel="004134AF">
          <w:delText>utili</w:delText>
        </w:r>
        <w:r w:rsidR="00E65A71" w:rsidRPr="00E03B11" w:rsidDel="004134AF">
          <w:delText>s</w:delText>
        </w:r>
        <w:r w:rsidR="00274553" w:rsidRPr="00E03B11" w:rsidDel="004134AF">
          <w:delText xml:space="preserve">ed </w:delText>
        </w:r>
      </w:del>
      <w:ins w:id="87" w:author="My Luong Vuong" w:date="2024-05-31T10:10:00Z">
        <w:r w:rsidR="004134AF" w:rsidRPr="00E03B11">
          <w:t xml:space="preserve">used </w:t>
        </w:r>
      </w:ins>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B7027">
        <w:rPr>
          <w:noProof/>
        </w:rPr>
        <w:t> [16]</w:t>
      </w:r>
      <w:r w:rsidR="00FA6FCA" w:rsidRPr="00E03B11">
        <w:fldChar w:fldCharType="end"/>
      </w:r>
      <w:r w:rsidR="00EA472F">
        <w:t>.</w:t>
      </w:r>
    </w:p>
    <w:bookmarkEnd w:id="83"/>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88" w:name="_Hlk136861976"/>
      <w:r w:rsidRPr="00344E1F">
        <w:rPr>
          <w:rFonts w:eastAsia="Times New Roman"/>
        </w:rPr>
        <w:t>Selecting dosing regimens for testing</w:t>
      </w:r>
    </w:p>
    <w:p w14:paraId="41370DBA" w14:textId="529B9E2D" w:rsidR="00653711" w:rsidRDefault="00F21274" w:rsidP="00F75B5B">
      <w:bookmarkStart w:id="89" w:name="_Hlk136861998"/>
      <w:bookmarkEnd w:id="88"/>
      <w:r w:rsidRPr="00E03B11">
        <w:t xml:space="preserve">We conducted Monte Carlo simulations using the final popPK model to evaluate various </w:t>
      </w:r>
      <w:r w:rsidR="00BA1161" w:rsidRPr="00E03B11">
        <w:t xml:space="preserve">fluconazole </w:t>
      </w:r>
      <w:r w:rsidRPr="00E03B11">
        <w:t xml:space="preserve">dosing regimens. 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del w:id="90" w:author="My Luong Vuong" w:date="2024-05-31T15:31:00Z">
        <w:r w:rsidR="00C02A77" w:rsidDel="004545E9">
          <w:delText xml:space="preserve"> onwards</w:delText>
        </w:r>
      </w:del>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which </w:t>
      </w:r>
      <w:r w:rsidR="00D86948">
        <w:t>was suggested in a previous study</w:t>
      </w:r>
      <w:del w:id="91"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220D4C81" w:rsidR="004E3110" w:rsidRDefault="00DA5903" w:rsidP="00593CAA">
      <w:r w:rsidRPr="00DA5903">
        <w:t>Virtual patients were defined exclusively by the covariates retained in the final popPK model</w:t>
      </w:r>
      <w:r w:rsidR="008A1FC4">
        <w:t xml:space="preserve"> (</w:t>
      </w:r>
      <w:r w:rsidR="008A1FC4" w:rsidRPr="0076151A">
        <w:rPr>
          <w:b/>
          <w:bCs/>
        </w:rPr>
        <w:t>Supplementary Table</w:t>
      </w:r>
      <w:r w:rsidR="008A1FC4">
        <w:t>)</w:t>
      </w:r>
      <w:r w:rsidRPr="00DA5903">
        <w:t>. Correlation between the covariates was maintained similar</w:t>
      </w:r>
      <w:ins w:id="92" w:author="My Luong Vuong" w:date="2024-05-30T16:12:00Z">
        <w:r w:rsidR="005D77E1">
          <w:t>ly</w:t>
        </w:r>
      </w:ins>
      <w:r w:rsidRPr="00DA5903">
        <w:t xml:space="preserve"> </w:t>
      </w:r>
      <w:del w:id="93" w:author="My Luong Vuong" w:date="2024-05-30T16:12:00Z">
        <w:r w:rsidRPr="00DA5903" w:rsidDel="005D77E1">
          <w:delText xml:space="preserve">as </w:delText>
        </w:r>
      </w:del>
      <w:ins w:id="94" w:author="My Luong Vuong" w:date="2024-05-30T16:12:00Z">
        <w:r w:rsidR="005D77E1">
          <w:t>to that</w:t>
        </w:r>
        <w:r w:rsidR="005D77E1" w:rsidRPr="00DA5903">
          <w:t xml:space="preserve"> </w:t>
        </w:r>
      </w:ins>
      <w:r w:rsidRPr="00DA5903">
        <w:t xml:space="preserve">in the </w:t>
      </w:r>
      <w:ins w:id="95" w:author="My Luong Vuong" w:date="2024-05-30T15:40:00Z">
        <w:r w:rsidR="00971651">
          <w:t xml:space="preserve">aggregated </w:t>
        </w:r>
      </w:ins>
      <w:r w:rsidR="00D80923">
        <w:t xml:space="preserve">original </w:t>
      </w:r>
      <w:del w:id="96" w:author="My Luong Vuong" w:date="2024-05-31T15:33:00Z">
        <w:r w:rsidR="00D80923" w:rsidDel="000E7CC4">
          <w:delText>modelling</w:delText>
        </w:r>
        <w:r w:rsidRPr="00DA5903" w:rsidDel="000E7CC4">
          <w:delText xml:space="preserve"> </w:delText>
        </w:r>
      </w:del>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97" w:name="_Hlk136862017"/>
      <w:bookmarkEnd w:id="89"/>
      <w:r w:rsidRPr="00CA5A80">
        <w:rPr>
          <w:rFonts w:eastAsia="Times New Roman"/>
        </w:rPr>
        <w:t>Criteria for evaluating dosing regimens</w:t>
      </w:r>
    </w:p>
    <w:p w14:paraId="7218710E" w14:textId="0A7BD9E9" w:rsidR="005E3036" w:rsidRDefault="006E430D" w:rsidP="00593CAA">
      <w:r w:rsidRPr="006E430D">
        <w:t>A dosing regimen was considered inclusive</w:t>
      </w:r>
      <w:r w:rsidR="00727D7B">
        <w:t xml:space="preserve"> </w:t>
      </w:r>
      <w:r w:rsidRPr="006E430D">
        <w:t>if it resulted in</w:t>
      </w:r>
      <w:ins w:id="98" w:author="My Luong Vuong" w:date="2024-05-31T15:33:00Z">
        <w:r w:rsidR="00674F0A">
          <w:t xml:space="preserve"> a</w:t>
        </w:r>
      </w:ins>
      <w:r w:rsidRPr="006E430D">
        <w:t xml:space="preserve"> clinically acceptable </w:t>
      </w:r>
      <w:r w:rsidR="004C767F">
        <w:t xml:space="preserve">PKPD </w:t>
      </w:r>
      <w:r w:rsidR="00224ABE">
        <w:t>probability of target attainment (</w:t>
      </w:r>
      <w:r w:rsidR="00224ABE" w:rsidRPr="00E03B11">
        <w:t>PTA</w:t>
      </w:r>
      <w:r w:rsidR="00224ABE">
        <w:t>)</w:t>
      </w:r>
      <w:ins w:id="99" w:author="My Luong Vuong" w:date="2024-05-30T16:14:00Z">
        <w:r w:rsidR="005E7CB5">
          <w:t xml:space="preserve"> </w:t>
        </w:r>
      </w:ins>
      <w:r w:rsidR="00742C88">
        <w:t xml:space="preserve">for every virtual patient, irrespective of their </w:t>
      </w:r>
      <w:r w:rsidR="00547597">
        <w:t>place in the population distribution of covariate</w:t>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r w:rsidR="00CB7027">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B7027">
        <w:rPr>
          <w:noProof/>
        </w:rPr>
        <w:t> [22]</w:t>
      </w:r>
      <w:r w:rsidR="00093820" w:rsidRPr="00B06240">
        <w:fldChar w:fldCharType="end"/>
      </w:r>
      <w:r w:rsidR="00093820">
        <w:t>.</w:t>
      </w:r>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58FACB7B"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using the popPK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r w:rsidR="004F6CBB" w:rsidRPr="00E03B11">
        <w:t>mg</w:t>
      </w:r>
      <w:r w:rsidR="00D313FF">
        <w:t>×</w:t>
      </w:r>
      <w:r w:rsidR="004F6CBB" w:rsidRPr="00E03B11">
        <w:t xml:space="preserve">h/L was </w:t>
      </w:r>
      <w:r w:rsidR="00610131">
        <w:t>set</w:t>
      </w:r>
      <w:r w:rsidR="00610131" w:rsidRPr="00E03B11">
        <w:t xml:space="preserve"> </w:t>
      </w:r>
      <w:r w:rsidR="004F6CBB" w:rsidRPr="00E03B11">
        <w:t>as the optimal PKPD target</w:t>
      </w:r>
      <w:r w:rsidR="00001CFF">
        <w:t xml:space="preserve">, taking into account the non-species specific susceptibility breakpoint </w:t>
      </w:r>
      <w:r w:rsidR="00610131">
        <w:t>of</w:t>
      </w:r>
      <w:r w:rsidR="00001CFF">
        <w:t xml:space="preserve"> </w:t>
      </w:r>
      <w:r w:rsidR="00001CFF">
        <w:lastRenderedPageBreak/>
        <w:t>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r w:rsidR="00D803BD" w:rsidRPr="00E03B11">
        <w:t>mg</w:t>
      </w:r>
      <w:r w:rsidR="00493409">
        <w:t>×</w:t>
      </w:r>
      <w:r w:rsidR="00D803BD" w:rsidRPr="00E03B11">
        <w:t>h/L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C</w:t>
      </w:r>
      <w:r w:rsidR="00610131">
        <w:rPr>
          <w:vertAlign w:val="subscript"/>
        </w:rPr>
        <w:t>trough</w:t>
      </w:r>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7FBC23A4"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inclusive dosing regimens were compared </w:t>
      </w:r>
      <w:del w:id="100" w:author="My Luong Vuong" w:date="2024-05-31T15:38:00Z">
        <w:r w:rsidR="00EB4685" w:rsidRPr="00E03B11" w:rsidDel="0057161A">
          <w:delText>in terms of</w:delText>
        </w:r>
      </w:del>
      <w:ins w:id="101" w:author="My Luong Vuong" w:date="2024-05-31T15:38:00Z">
        <w:r w:rsidR="0057161A">
          <w:t>for</w:t>
        </w:r>
      </w:ins>
      <w:r w:rsidR="00EB4685" w:rsidRPr="00E03B11">
        <w:t xml:space="preserve"> population-level PTA</w:t>
      </w:r>
      <w:r w:rsidR="002755AD">
        <w:t xml:space="preserve"> and drug</w:t>
      </w:r>
      <w:r w:rsidR="00EB4685" w:rsidRPr="00E03B11">
        <w:t xml:space="preserve"> exposure. </w:t>
      </w:r>
      <w:r w:rsidR="00953A4B">
        <w:t>Therefore, a</w:t>
      </w:r>
      <w:r w:rsidR="00953A4B" w:rsidRPr="00E03B11">
        <w:t xml:space="preserve"> population of 1000 virtual patients 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del w:id="102" w:author="My Luong Vuong" w:date="2024-05-30T16:19:00Z">
        <w:r w:rsidR="00953A4B" w:rsidRPr="00E03B11" w:rsidDel="00364903">
          <w:delText>meta-analysis</w:delText>
        </w:r>
      </w:del>
      <w:ins w:id="103" w:author="My Luong Vuong" w:date="2024-05-30T16:19:00Z">
        <w:r w:rsidR="00364903">
          <w:t>aggre</w:t>
        </w:r>
      </w:ins>
      <w:ins w:id="104" w:author="My Luong Vuong" w:date="2024-05-30T16:20:00Z">
        <w:r w:rsidR="00364903">
          <w:t>gated</w:t>
        </w:r>
      </w:ins>
      <w:r w:rsidR="00953A4B" w:rsidRPr="00E03B11" w:rsidDel="00A75629">
        <w:t xml:space="preserve"> </w:t>
      </w:r>
      <w:r w:rsidR="00953A4B" w:rsidRPr="00E03B11">
        <w:t>dataset.</w:t>
      </w:r>
      <w:r w:rsidR="00EF6C09" w:rsidRPr="00E03B11">
        <w:t xml:space="preserve"> </w:t>
      </w:r>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DD66AD" w:rsidRPr="00DD66AD" w:rsidDel="00DD66AD">
        <w:t xml:space="preserve"> </w:t>
      </w:r>
      <w:r w:rsidR="00EB4C07">
        <w:t>in the dataset</w:t>
      </w:r>
      <w:r w:rsidR="00886B47" w:rsidRPr="00E03B11">
        <w:fldChar w:fldCharType="begin"/>
      </w:r>
      <w:r w:rsidR="00CB7027">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B7027">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97"/>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4A8D763C" w:rsidR="00110745" w:rsidRDefault="00412F80" w:rsidP="00593CAA">
      <w:pPr>
        <w:rPr>
          <w:b/>
          <w:bCs/>
          <w:sz w:val="28"/>
          <w:szCs w:val="28"/>
        </w:rPr>
      </w:pPr>
      <w:bookmarkStart w:id="105"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del w:id="106" w:author="My Luong Vuong" w:date="2024-05-31T13:59:00Z">
        <w:r w:rsidR="009248EC" w:rsidDel="007B554C">
          <w:delText>T</w:delText>
        </w:r>
        <w:r w:rsidR="005460A5" w:rsidRPr="00E03B11" w:rsidDel="007B554C">
          <w:delText xml:space="preserve">he </w:delText>
        </w:r>
      </w:del>
      <w:ins w:id="107" w:author="My Luong Vuong" w:date="2024-05-31T13:59:00Z">
        <w:r w:rsidR="007B554C">
          <w:t>We used t</w:t>
        </w:r>
        <w:r w:rsidR="007B554C" w:rsidRPr="00E03B11">
          <w:t xml:space="preserve">he </w:t>
        </w:r>
      </w:ins>
      <w:r w:rsidR="00612626" w:rsidRPr="00E03B11">
        <w:rPr>
          <w:i/>
          <w:iCs/>
        </w:rPr>
        <w:t>tidyverse</w:t>
      </w:r>
      <w:r w:rsidR="00612626" w:rsidRPr="00E03B11">
        <w:t xml:space="preserve"> collection of packages</w:t>
      </w:r>
      <w:r w:rsidR="00106AB2" w:rsidRPr="00E03B11">
        <w:t xml:space="preserve"> </w:t>
      </w:r>
      <w:del w:id="108" w:author="My Luong Vuong" w:date="2024-05-31T13:59:00Z">
        <w:r w:rsidR="00686259" w:rsidDel="007B554C">
          <w:delText>was</w:delText>
        </w:r>
        <w:r w:rsidR="00686259" w:rsidRPr="00E03B11" w:rsidDel="007B554C">
          <w:delText xml:space="preserve"> </w:delText>
        </w:r>
        <w:r w:rsidR="00913EE7" w:rsidRPr="00E03B11" w:rsidDel="007B554C">
          <w:delText xml:space="preserve">used </w:delText>
        </w:r>
      </w:del>
      <w:r w:rsidR="00913EE7" w:rsidRPr="00E03B11">
        <w:t>for this purpose</w:t>
      </w:r>
      <w:r w:rsidR="00106AB2" w:rsidRPr="00E03B11">
        <w:t xml:space="preserve">, while </w:t>
      </w:r>
      <w:ins w:id="109" w:author="My Luong Vuong" w:date="2024-05-31T13:59:00Z">
        <w:r w:rsidR="008F43D3">
          <w:t xml:space="preserve">using </w:t>
        </w:r>
      </w:ins>
      <w:r w:rsidR="005460A5" w:rsidRPr="00E03B11">
        <w:t xml:space="preserve">the </w:t>
      </w:r>
      <w:r w:rsidR="00106AB2" w:rsidRPr="00E03B11">
        <w:rPr>
          <w:i/>
          <w:iCs/>
        </w:rPr>
        <w:t>mice</w:t>
      </w:r>
      <w:r w:rsidR="00106AB2" w:rsidRPr="00E03B11">
        <w:t xml:space="preserve"> package </w:t>
      </w:r>
      <w:del w:id="110" w:author="My Luong Vuong" w:date="2024-05-31T13:59:00Z">
        <w:r w:rsidR="00106AB2" w:rsidRPr="00E03B11" w:rsidDel="008F43D3">
          <w:delText xml:space="preserve">was used </w:delText>
        </w:r>
      </w:del>
      <w:r w:rsidR="00106AB2" w:rsidRPr="00E03B11">
        <w:t>to perform multiple imputation</w:t>
      </w:r>
      <w:r w:rsidR="004A6898" w:rsidRPr="00E03B11">
        <w:fldChar w:fldCharType="begin"/>
      </w:r>
      <w:r w:rsidR="00CB7027">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B7027">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(PsN; v</w:t>
      </w:r>
      <w:r w:rsidR="005D6F0D" w:rsidRPr="00E03B11">
        <w:t>5</w:t>
      </w:r>
      <w:r w:rsidR="00612626" w:rsidRPr="00E03B11">
        <w:t>.</w:t>
      </w:r>
      <w:r w:rsidR="005D6F0D" w:rsidRPr="00E03B11">
        <w:t>3</w:t>
      </w:r>
      <w:r w:rsidR="00612626" w:rsidRPr="00E03B11">
        <w:t>.0) toolkit on the Pirana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B7027">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B7027">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del w:id="111" w:author="My Luong Vuong" w:date="2024-05-31T14:02:00Z">
        <w:r w:rsidR="0012221E" w:rsidDel="004F5CF9">
          <w:delText xml:space="preserve">and the code for </w:delText>
        </w:r>
        <w:r w:rsidR="00644069" w:rsidDel="004F5CF9">
          <w:delText>generating</w:delText>
        </w:r>
        <w:r w:rsidR="0012221E" w:rsidDel="004F5CF9">
          <w:delText xml:space="preserve"> the virtual population</w:delText>
        </w:r>
        <w:r w:rsidR="00A95ACC" w:rsidRPr="00E03B11" w:rsidDel="004F5CF9">
          <w:delText xml:space="preserve"> </w:delText>
        </w:r>
        <w:r w:rsidR="00E271DB" w:rsidDel="00847593">
          <w:delText>are</w:delText>
        </w:r>
      </w:del>
      <w:ins w:id="112" w:author="My Luong Vuong" w:date="2024-05-31T14:02:00Z">
        <w:r w:rsidR="00847593">
          <w:t>is</w:t>
        </w:r>
      </w:ins>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05"/>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2394D321" w:rsidR="00BF6CF3" w:rsidRPr="00E05CF4" w:rsidRDefault="00BF6CF3" w:rsidP="00593CAA">
      <w:bookmarkStart w:id="113" w:name="_Hlk136862086"/>
      <w:r w:rsidRPr="00E03B11">
        <w:t xml:space="preserve">Eight clinical centres </w:t>
      </w:r>
      <w:r w:rsidR="0085514F">
        <w:t xml:space="preserve">from </w:t>
      </w:r>
      <w:r w:rsidR="00226097">
        <w:t>4</w:t>
      </w:r>
      <w:r w:rsidR="0085514F">
        <w:t xml:space="preserve"> countries</w:t>
      </w:r>
      <w:r w:rsidR="0085514F" w:rsidRPr="00E03B11">
        <w:t xml:space="preserve"> </w:t>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EN.CITE.DATA </w:instrText>
      </w:r>
      <w:r w:rsidR="00CB7027">
        <w:fldChar w:fldCharType="end"/>
      </w:r>
      <w:r w:rsidRPr="00E03B11">
        <w:fldChar w:fldCharType="separate"/>
      </w:r>
      <w:r w:rsidR="00CB7027">
        <w:rPr>
          <w:noProof/>
        </w:rPr>
        <w:t> [12-15, 26-29]</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plasma concentrations,</w:t>
      </w:r>
      <w:del w:id="114" w:author="My Luong Vuong" w:date="2024-05-31T14:04:00Z">
        <w:r w:rsidRPr="00E03B11" w:rsidDel="00A11E84">
          <w:delText xml:space="preserve"> </w:delText>
        </w:r>
      </w:del>
      <w:r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115" w:author="My Luong Vuong" w:date="2024-05-30T16:59:00Z">
        <w:r w:rsidR="008D5C79" w:rsidDel="00EB6007">
          <w:delText xml:space="preserve"> </w:delText>
        </w:r>
      </w:del>
      <w:r w:rsidRPr="00E03B11">
        <w:t>.</w:t>
      </w:r>
      <w:r w:rsidR="000673C3">
        <w:t xml:space="preserve"> None of the concentrations were below the lower limit of quantification.</w:t>
      </w:r>
      <w:r w:rsidRPr="00E03B11">
        <w:t xml:space="preserve"> </w:t>
      </w:r>
      <w:del w:id="116" w:author="My Luong Vuong" w:date="2024-05-30T17:02:00Z">
        <w:r w:rsidR="00C01CA6" w:rsidDel="00FB3246">
          <w:delText xml:space="preserve">Body </w:delText>
        </w:r>
      </w:del>
      <w:ins w:id="117" w:author="My Luong Vuong" w:date="2024-05-30T17:02:00Z">
        <w:r w:rsidR="00FB3246">
          <w:t xml:space="preserve">Total body </w:t>
        </w:r>
      </w:ins>
      <w:r w:rsidR="00C01CA6" w:rsidRPr="007B176B">
        <w:t>weight</w:t>
      </w:r>
      <w:del w:id="118" w:author="My Luong Vuong" w:date="2024-05-30T17:03:00Z">
        <w:r w:rsidR="00C26E94" w:rsidDel="00FB3246">
          <w:delText>s</w:delText>
        </w:r>
      </w:del>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eGFR</w:t>
      </w:r>
      <w:r w:rsidR="00FA0048" w:rsidRPr="007B176B">
        <w:rPr>
          <w:vertAlign w:val="subscript"/>
        </w:rPr>
        <w:t>CKD</w:t>
      </w:r>
      <w:r w:rsidR="00C26E94">
        <w:rPr>
          <w:vertAlign w:val="subscript"/>
        </w:rPr>
        <w:t>-</w:t>
      </w:r>
      <w:r w:rsidR="00FA0048" w:rsidRPr="007B176B">
        <w:rPr>
          <w:vertAlign w:val="subscript"/>
        </w:rPr>
        <w:t>EPI</w:t>
      </w:r>
      <w:r w:rsidR="00FA0048" w:rsidRPr="007B176B">
        <w:t xml:space="preserve"> </w:t>
      </w:r>
      <w:r w:rsidR="00682AD7">
        <w:t xml:space="preserve">when </w:t>
      </w:r>
      <w:del w:id="119" w:author="My Luong Vuong" w:date="2024-05-31T15:39:00Z">
        <w:r w:rsidR="000B60B6" w:rsidDel="006A169D">
          <w:delText>not receiving</w:delText>
        </w:r>
      </w:del>
      <w:ins w:id="120" w:author="My Luong Vuong" w:date="2024-05-31T15:39:00Z">
        <w:r w:rsidR="006A169D">
          <w:t>off</w:t>
        </w:r>
      </w:ins>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del w:id="121" w:author="My Luong Vuong" w:date="2024-05-31T14:05:00Z">
        <w:r w:rsidR="001F4CBE" w:rsidDel="00F02061">
          <w:delText xml:space="preserve">Body </w:delText>
        </w:r>
      </w:del>
      <w:ins w:id="122" w:author="My Luong Vuong" w:date="2024-05-31T14:05:00Z">
        <w:r w:rsidR="00F02061">
          <w:t xml:space="preserve">Total body </w:t>
        </w:r>
      </w:ins>
      <w:r w:rsidR="001F4CBE">
        <w:t>weight</w:t>
      </w:r>
      <w:del w:id="123" w:author="My Luong Vuong" w:date="2024-05-31T14:05:00Z">
        <w:r w:rsidR="001F4CBE" w:rsidDel="00F02061">
          <w:delText>s</w:delText>
        </w:r>
      </w:del>
      <w:r w:rsidR="001F4CBE">
        <w:t xml:space="preserve"> </w:t>
      </w:r>
      <w:del w:id="124" w:author="My Luong Vuong" w:date="2024-05-31T14:05:00Z">
        <w:r w:rsidR="001F4CBE" w:rsidDel="00F02061">
          <w:delText xml:space="preserve">were </w:delText>
        </w:r>
      </w:del>
      <w:ins w:id="125" w:author="My Luong Vuong" w:date="2024-05-31T14:05:00Z">
        <w:r w:rsidR="00F02061">
          <w:t xml:space="preserve">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F147E9">
        <w:t>information was available for all patients,</w:t>
      </w:r>
      <w:r w:rsidR="005A4FAE">
        <w:t xml:space="preserve"> with</w:t>
      </w:r>
      <w:r w:rsidR="00F147E9">
        <w:t xml:space="preserve"> 19.2% of </w:t>
      </w:r>
      <w:r w:rsidR="004164B9">
        <w:t>whom had CRRT</w:t>
      </w:r>
      <w:r w:rsidR="00F147E9">
        <w:t xml:space="preserve"> </w:t>
      </w:r>
      <w:r w:rsidR="006E7BDC">
        <w:t>at least once during their treatment period.</w:t>
      </w:r>
      <w:r w:rsidR="00CF5A9A">
        <w:t xml:space="preserve"> </w:t>
      </w:r>
      <w:r w:rsidR="00066555">
        <w:t>An</w:t>
      </w:r>
      <w:r w:rsidR="00C26E94">
        <w:t xml:space="preserve"> </w:t>
      </w:r>
      <w:r w:rsidR="00B8330D" w:rsidRPr="00B8330D">
        <w:t>eGFR</w:t>
      </w:r>
      <w:r w:rsidR="00B8330D" w:rsidRPr="00A72BCD">
        <w:rPr>
          <w:vertAlign w:val="subscript"/>
        </w:rPr>
        <w:t>CKD</w:t>
      </w:r>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r w:rsidR="0075746B" w:rsidRPr="007B176B">
        <w:t>eGFR</w:t>
      </w:r>
      <w:r w:rsidR="0075746B" w:rsidRPr="007B176B">
        <w:rPr>
          <w:vertAlign w:val="subscript"/>
        </w:rPr>
        <w:t>CKD</w:t>
      </w:r>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w:t>
      </w:r>
      <w:ins w:id="126" w:author="My Luong Vuong" w:date="2024-05-31T14:06:00Z">
        <w:r w:rsidR="00D03F5D">
          <w:t xml:space="preserve"> total</w:t>
        </w:r>
      </w:ins>
      <w:r w:rsidR="005D7FE3">
        <w:t xml:space="preserve"> body weight</w:t>
      </w:r>
      <w:del w:id="127" w:author="My Luong Vuong" w:date="2024-05-31T14:06:00Z">
        <w:r w:rsidR="005D7FE3" w:rsidDel="00D03F5D">
          <w:delText>s</w:delText>
        </w:r>
      </w:del>
      <w:r w:rsidR="005D7FE3">
        <w:t xml:space="preserve">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ins w:id="128" w:author="My Luong Vuong" w:date="2024-05-31T14:07:00Z">
        <w:r w:rsidR="00BB6661">
          <w:t xml:space="preserve">the </w:t>
        </w:r>
      </w:ins>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13"/>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0490C3FD" w:rsidR="001169E0" w:rsidRPr="00E03B11" w:rsidRDefault="00BF6CF3" w:rsidP="00593CAA">
      <w:bookmarkStart w:id="129" w:name="_Hlk136862119"/>
      <w:r w:rsidRPr="00E03B11">
        <w:t>A two-compartment</w:t>
      </w:r>
      <w:r w:rsidR="00DE41B5">
        <w:t xml:space="preserve"> </w:t>
      </w:r>
      <w:r w:rsidRPr="00E03B11">
        <w:t>popPK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r w:rsidR="00EF64BB">
        <w:t>C</w:t>
      </w:r>
      <w:r w:rsidR="003D4E3F">
        <w:t>L</w:t>
      </w:r>
      <w:r w:rsidR="003D4E3F" w:rsidRPr="00B808F3">
        <w:rPr>
          <w:vertAlign w:val="subscript"/>
        </w:rPr>
        <w:t>on-</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(CL</w:t>
      </w:r>
      <w:r w:rsidR="003F0719" w:rsidRPr="00A72BCD">
        <w:rPr>
          <w:vertAlign w:val="subscript"/>
        </w:rPr>
        <w:t>o</w:t>
      </w:r>
      <w:r w:rsidR="003D4E3F">
        <w:rPr>
          <w:vertAlign w:val="subscript"/>
        </w:rPr>
        <w:t>ff-</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r w:rsidR="007D70D5" w:rsidRPr="007D70D5">
        <w:t>CL</w:t>
      </w:r>
      <w:r w:rsidR="00A52E5C">
        <w:rPr>
          <w:vertAlign w:val="subscript"/>
        </w:rPr>
        <w:t>on-C</w:t>
      </w:r>
      <w:r w:rsidR="007D70D5" w:rsidRPr="00A72BCD">
        <w:rPr>
          <w:vertAlign w:val="subscript"/>
        </w:rPr>
        <w:t>RRT</w:t>
      </w:r>
      <w:r w:rsidR="007D70D5" w:rsidRPr="007D70D5">
        <w:t>, CL</w:t>
      </w:r>
      <w:r w:rsidR="007D70D5" w:rsidRPr="00A72BCD">
        <w:rPr>
          <w:vertAlign w:val="subscript"/>
        </w:rPr>
        <w:t>o</w:t>
      </w:r>
      <w:r w:rsidR="00A52E5C">
        <w:rPr>
          <w:vertAlign w:val="subscript"/>
        </w:rPr>
        <w:t>ff</w:t>
      </w:r>
      <w:r w:rsidR="00973322" w:rsidRPr="00A72BCD">
        <w:rPr>
          <w:vertAlign w:val="subscript"/>
        </w:rPr>
        <w:t>-</w:t>
      </w:r>
      <w:r w:rsidR="007D70D5" w:rsidRPr="00A72BCD">
        <w:rPr>
          <w:vertAlign w:val="subscript"/>
        </w:rPr>
        <w:t>CRRT</w:t>
      </w:r>
      <w:r w:rsidR="007D70D5" w:rsidRPr="007D70D5">
        <w:t>, and V</w:t>
      </w:r>
      <w:r w:rsidR="007D70D5" w:rsidRPr="00BD228F">
        <w:t>c</w:t>
      </w:r>
      <w:r w:rsidR="007D70D5" w:rsidRPr="007D70D5">
        <w:t>, with a covariance relationship between CL</w:t>
      </w:r>
      <w:r w:rsidR="007D70D5" w:rsidRPr="00A72BCD">
        <w:rPr>
          <w:vertAlign w:val="subscript"/>
        </w:rPr>
        <w:t>o</w:t>
      </w:r>
      <w:r w:rsidR="00A52E5C">
        <w:rPr>
          <w:vertAlign w:val="subscript"/>
        </w:rPr>
        <w:t>ff</w:t>
      </w:r>
      <w:r w:rsidR="008268F2" w:rsidRPr="00A72BCD">
        <w:rPr>
          <w:vertAlign w:val="subscript"/>
        </w:rPr>
        <w:t>-</w:t>
      </w:r>
      <w:r w:rsidR="007D70D5" w:rsidRPr="00A72BCD">
        <w:rPr>
          <w:vertAlign w:val="subscript"/>
        </w:rPr>
        <w:t>CRRT</w:t>
      </w:r>
      <w:r w:rsidR="007D70D5" w:rsidRPr="007D70D5">
        <w:t xml:space="preserve"> and V</w:t>
      </w:r>
      <w:r w:rsidR="007D70D5" w:rsidRPr="00BD228F">
        <w:t>c</w:t>
      </w:r>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w:t>
      </w:r>
      <w:del w:id="130" w:author="My Luong Vuong" w:date="2024-05-30T17:10:00Z">
        <w:r w:rsidR="00453F43" w:rsidRPr="00453F43" w:rsidDel="007A7023">
          <w:delText xml:space="preserve">on </w:delText>
        </w:r>
      </w:del>
      <w:r w:rsidR="00453F43" w:rsidRPr="00453F43">
        <w:t>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463FD4C9" w:rsidR="00BF6CF3" w:rsidRDefault="00536DB6" w:rsidP="00593CAA">
      <w:r w:rsidRPr="00536DB6">
        <w:t>Inclusion of 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r w:rsidR="001169E0">
        <w:t>Vc</w:t>
      </w:r>
      <w:r w:rsidRPr="00536DB6">
        <w:t xml:space="preserve"> and</w:t>
      </w:r>
      <w:ins w:id="131" w:author="My Luong Vuong" w:date="2024-05-31T15:41:00Z">
        <w:r w:rsidR="00DC723C">
          <w:t xml:space="preserve"> time-varying</w:t>
        </w:r>
      </w:ins>
      <w:r w:rsidRPr="00536DB6">
        <w:t xml:space="preserve"> eGFR</w:t>
      </w:r>
      <w:r w:rsidRPr="00A72BCD">
        <w:rPr>
          <w:vertAlign w:val="subscript"/>
        </w:rPr>
        <w:t>CKD-EPI</w:t>
      </w:r>
      <w:r w:rsidRPr="00536DB6">
        <w:t xml:space="preserve"> on CL</w:t>
      </w:r>
      <w:r w:rsidRPr="00A72BCD">
        <w:rPr>
          <w:vertAlign w:val="subscript"/>
        </w:rPr>
        <w:t>o</w:t>
      </w:r>
      <w:r w:rsidR="001169E0">
        <w:rPr>
          <w:vertAlign w:val="subscript"/>
        </w:rPr>
        <w:t>ff</w:t>
      </w:r>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popPK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del w:id="132" w:author="My Luong Vuong" w:date="2024-05-31T15:42:00Z">
        <w:r w:rsidR="00BF6CF3" w:rsidRPr="00E03B11" w:rsidDel="009C480C">
          <w:delText>as well as</w:delText>
        </w:r>
      </w:del>
      <w:ins w:id="133" w:author="My Luong Vuong" w:date="2024-05-31T15:42:00Z">
        <w:r w:rsidR="009C480C">
          <w:t>and</w:t>
        </w:r>
      </w:ins>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V</w:t>
      </w:r>
      <w:r w:rsidR="00BF6CF3" w:rsidRPr="007006E7">
        <w:t>c</w:t>
      </w:r>
      <w:r w:rsidR="00BD14F8">
        <w:rPr>
          <w:vertAlign w:val="subscript"/>
        </w:rPr>
        <w:t xml:space="preserve"> </w:t>
      </w:r>
      <w:r w:rsidR="00BD14F8">
        <w:t xml:space="preserve">and </w:t>
      </w:r>
      <w:r w:rsidR="00294434" w:rsidRPr="00536DB6">
        <w:t>CL</w:t>
      </w:r>
      <w:r w:rsidR="00294434" w:rsidRPr="00BA7DD3">
        <w:rPr>
          <w:vertAlign w:val="subscript"/>
        </w:rPr>
        <w:t>o</w:t>
      </w:r>
      <w:r w:rsidR="00DD3AAE">
        <w:rPr>
          <w:vertAlign w:val="subscript"/>
        </w:rPr>
        <w:t>ff</w:t>
      </w:r>
      <w:r w:rsidR="00294434" w:rsidRPr="00BA7DD3">
        <w:rPr>
          <w:vertAlign w:val="subscript"/>
        </w:rPr>
        <w:t>-CRRT</w:t>
      </w:r>
      <w:r w:rsidR="00BF6CF3" w:rsidRPr="00E03B11">
        <w:t xml:space="preserve"> of patient </w:t>
      </w:r>
      <w:r w:rsidR="00BF6CF3" w:rsidRPr="00CA5A80">
        <w:rPr>
          <w:i/>
          <w:iCs/>
        </w:rPr>
        <w:t>i</w:t>
      </w:r>
      <w:r w:rsidR="00BF6CF3" w:rsidRPr="00E03B11">
        <w:t xml:space="preserve"> increase with </w:t>
      </w:r>
      <w:ins w:id="134" w:author="My Luong Vuong" w:date="2024-05-30T17:15:00Z">
        <w:r w:rsidR="005D1B0B">
          <w:t xml:space="preserve">total </w:t>
        </w:r>
      </w:ins>
      <w:r w:rsidR="004F077A">
        <w:t>body weight</w:t>
      </w:r>
      <w:r w:rsidR="00294434">
        <w:t xml:space="preserve"> and </w:t>
      </w:r>
      <w:r w:rsidR="00B906E5" w:rsidRPr="00B906E5">
        <w:t>eGFR</w:t>
      </w:r>
      <w:r w:rsidR="00B906E5" w:rsidRPr="00A72BCD">
        <w:rPr>
          <w:vertAlign w:val="subscript"/>
        </w:rPr>
        <w:t>CKD-EPI</w:t>
      </w:r>
      <w:r w:rsidR="00DD3AAE">
        <w:t>, respectively</w:t>
      </w:r>
      <w:r w:rsidR="00BF6CF3" w:rsidRPr="00E03B11">
        <w:t>:</w:t>
      </w:r>
    </w:p>
    <w:p w14:paraId="4B016952" w14:textId="2000515A" w:rsidR="009E2FE8" w:rsidRDefault="00B42A9F"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B42A9F"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r w:rsidR="00853F73" w:rsidRPr="00B906E5">
        <w:t>eGFR</w:t>
      </w:r>
      <w:r w:rsidR="00853F73" w:rsidRPr="00BA7DD3">
        <w:rPr>
          <w:vertAlign w:val="subscript"/>
        </w:rPr>
        <w:t>CKD-EPI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r w:rsidR="00017584" w:rsidRPr="00E03B11">
        <w:t>V</w:t>
      </w:r>
      <w:r w:rsidR="00D27C63" w:rsidRPr="00FD4FB7">
        <w:t>c</w:t>
      </w:r>
      <w:r w:rsidR="006C7D61" w:rsidRPr="00FD4FB7">
        <w:t xml:space="preserve"> </w:t>
      </w:r>
      <w:r w:rsidR="006C7D61">
        <w:t>and CL</w:t>
      </w:r>
      <w:r w:rsidR="006C7D61" w:rsidRPr="00A72BCD">
        <w:rPr>
          <w:vertAlign w:val="subscript"/>
        </w:rPr>
        <w:t>o</w:t>
      </w:r>
      <w:r w:rsidR="00D27C63">
        <w:rPr>
          <w:vertAlign w:val="subscript"/>
        </w:rPr>
        <w:t>ff</w:t>
      </w:r>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r w:rsidR="006F06AB" w:rsidRPr="00E03B11">
        <w:t>V</w:t>
      </w:r>
      <w:r w:rsidR="006F06AB" w:rsidRPr="006F031D">
        <w:t>c</w:t>
      </w:r>
      <w:r w:rsidR="00A9147B" w:rsidRPr="00E03B11">
        <w:t xml:space="preserve"> </w:t>
      </w:r>
      <w:r w:rsidR="00564107">
        <w:t>and CL</w:t>
      </w:r>
      <w:r w:rsidR="00263A44">
        <w:rPr>
          <w:vertAlign w:val="subscript"/>
        </w:rPr>
        <w:t>off</w:t>
      </w:r>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r w:rsidR="006155E8" w:rsidRPr="00E03B11">
        <w:t xml:space="preserve">pcVPC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pcVPC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29"/>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25F72440" w:rsidR="004B1B5C" w:rsidRDefault="00816D31" w:rsidP="00593CAA">
      <w:bookmarkStart w:id="135"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del w:id="136" w:author="My Luong Vuong" w:date="2024-05-31T15:44:00Z">
        <w:r w:rsidR="0019155F" w:rsidDel="000159F5">
          <w:delText xml:space="preserve">who </w:delText>
        </w:r>
        <w:r w:rsidR="00AD4851" w:rsidDel="000159F5">
          <w:delText>were</w:delText>
        </w:r>
        <w:r w:rsidR="00522D5C" w:rsidDel="000159F5">
          <w:delText xml:space="preserve"> </w:delText>
        </w:r>
      </w:del>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regimen</w:t>
      </w:r>
      <w:r w:rsidR="00770B51">
        <w:t xml:space="preserve"> (12 mg/kg</w:t>
      </w:r>
      <w:r w:rsidR="005B2496">
        <w:t xml:space="preserve"> </w:t>
      </w:r>
      <w:r w:rsidR="00394553" w:rsidRPr="00394553">
        <w:t xml:space="preserve">loading </w:t>
      </w:r>
      <w:r w:rsidR="00C806E9">
        <w:t xml:space="preserve">followed </w:t>
      </w:r>
      <w:r w:rsidR="00450EB7">
        <w:t>b</w:t>
      </w:r>
      <w:r w:rsidR="00C806E9">
        <w:t xml:space="preserve">y 6 mg/kg </w:t>
      </w:r>
      <w:r w:rsidR="00A339D6" w:rsidRPr="00A339D6">
        <w:t>maintenance</w:t>
      </w:r>
      <w:r w:rsidR="00C806E9">
        <w:t>)</w:t>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eGFR</w:t>
      </w:r>
      <w:r w:rsidR="00A61679" w:rsidRPr="00A72BCD">
        <w:rPr>
          <w:vertAlign w:val="subscript"/>
        </w:rPr>
        <w:t>CKD</w:t>
      </w:r>
      <w:r w:rsidR="00A61679">
        <w:rPr>
          <w:vertAlign w:val="subscript"/>
        </w:rPr>
        <w:t>-</w:t>
      </w:r>
      <w:r w:rsidR="00A61679" w:rsidRPr="00A72BCD">
        <w:rPr>
          <w:vertAlign w:val="subscript"/>
        </w:rPr>
        <w:t>EPI</w:t>
      </w:r>
      <w:r w:rsidR="00A61679" w:rsidRPr="00092B52">
        <w:t xml:space="preserve"> </w:t>
      </w:r>
      <w:r w:rsidR="00A61679">
        <w:t>on CL</w:t>
      </w:r>
      <w:r w:rsidR="00A61679" w:rsidRPr="00092B52">
        <w:rPr>
          <w:vertAlign w:val="subscript"/>
        </w:rPr>
        <w:t>off-CRRT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00 mg×h/L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r w:rsidR="00A61679">
        <w:t>eGFR</w:t>
      </w:r>
      <w:r w:rsidR="00A61679" w:rsidRPr="00A72BCD">
        <w:rPr>
          <w:vertAlign w:val="subscript"/>
        </w:rPr>
        <w:t>CKD</w:t>
      </w:r>
      <w:r w:rsidR="00A61679">
        <w:rPr>
          <w:vertAlign w:val="subscript"/>
        </w:rPr>
        <w:t>-</w:t>
      </w:r>
      <w:r w:rsidR="00A61679" w:rsidRPr="00A72BCD">
        <w:rPr>
          <w:vertAlign w:val="subscript"/>
        </w:rPr>
        <w:t>EPI</w:t>
      </w:r>
      <w:r w:rsidR="00A61679">
        <w:t xml:space="preserve"> range </w:t>
      </w:r>
      <w:del w:id="137" w:author="My Luong Vuong" w:date="2024-05-31T15:45:00Z">
        <w:r w:rsidR="00A61679" w:rsidDel="00D12B9F">
          <w:delText xml:space="preserve">of </w:delText>
        </w:r>
      </w:del>
      <w:ins w:id="138" w:author="My Luong Vuong" w:date="2024-05-31T15:45:00Z">
        <w:r w:rsidR="00D12B9F">
          <w:t xml:space="preserve">from </w:t>
        </w:r>
      </w:ins>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del w:id="139" w:author="My Luong Vuong" w:date="2024-05-31T15:46:00Z">
        <w:r w:rsidR="00E5452C" w:rsidDel="00A260C1">
          <w:delText xml:space="preserve">recommended </w:delText>
        </w:r>
      </w:del>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r w:rsidR="004A62BB">
        <w:t>eGFR</w:t>
      </w:r>
      <w:r w:rsidR="004A62BB" w:rsidRPr="00A72BCD">
        <w:rPr>
          <w:vertAlign w:val="subscript"/>
        </w:rPr>
        <w:t>CKD</w:t>
      </w:r>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mg</w:t>
      </w:r>
      <w:r w:rsidR="00244A5D" w:rsidRPr="00C47D23">
        <w:rPr>
          <w:color w:val="auto"/>
        </w:rPr>
        <w:t>×</w:t>
      </w:r>
      <w:r w:rsidR="00310197" w:rsidRPr="00310197">
        <w:rPr>
          <w:color w:val="auto"/>
        </w:rPr>
        <w:t>h/L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del w:id="140" w:author="My Luong Vuong" w:date="2024-05-31T15:46:00Z">
        <w:r w:rsidR="002E763C" w:rsidRPr="00C47D23" w:rsidDel="001A35F5">
          <w:rPr>
            <w:color w:val="auto"/>
          </w:rPr>
          <w:delText>can be found</w:delText>
        </w:r>
      </w:del>
      <w:ins w:id="141" w:author="My Luong Vuong" w:date="2024-05-31T15:46:00Z">
        <w:r w:rsidR="001A35F5">
          <w:rPr>
            <w:color w:val="auto"/>
          </w:rPr>
          <w:t>are available</w:t>
        </w:r>
      </w:ins>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5A7BC6CA"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del w:id="142" w:author="My Luong Vuong" w:date="2024-05-31T15:48:00Z">
        <w:r w:rsidR="00055E26" w:rsidDel="00814E08">
          <w:delText xml:space="preserve"> of the </w:delText>
        </w:r>
        <w:r w:rsidR="00A17D4C" w:rsidRPr="00A17D4C" w:rsidDel="00814E08">
          <w:delText>loading dose</w:delText>
        </w:r>
      </w:del>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13F010F6"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r w:rsidR="00240EC2" w:rsidRPr="00E03B11">
        <w:t>resulted in clinically unacceptable PTA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r w:rsidR="006B2187">
        <w:t>C</w:t>
      </w:r>
      <w:r w:rsidR="006B2187" w:rsidRPr="00AF5993">
        <w:rPr>
          <w:vertAlign w:val="subscript"/>
        </w:rPr>
        <w:t>trough</w:t>
      </w:r>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w:t>
      </w:r>
      <w:r w:rsidR="00B26A53" w:rsidRPr="00B26A53">
        <w:lastRenderedPageBreak/>
        <w:t xml:space="preserve">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135"/>
    </w:p>
    <w:p w14:paraId="6F4D32B2" w14:textId="4E1BE966" w:rsidR="00A905E8" w:rsidRPr="00E03B11" w:rsidRDefault="00A905E8" w:rsidP="00593CAA">
      <w:pPr>
        <w:pStyle w:val="Heading1"/>
      </w:pPr>
      <w:r w:rsidRPr="00E03B11">
        <w:t>Discussion</w:t>
      </w:r>
    </w:p>
    <w:p w14:paraId="39606BFF" w14:textId="3F732625" w:rsidR="00CB50CB" w:rsidRPr="00E03B11" w:rsidRDefault="00CB50CB" w:rsidP="00593CAA">
      <w:bookmarkStart w:id="143" w:name="_Hlk136862217"/>
      <w:r w:rsidRPr="00E03B11">
        <w:t xml:space="preserve">Our study aimed to </w:t>
      </w:r>
      <w:r w:rsidR="00543749" w:rsidRPr="00715016">
        <w:t xml:space="preserve">identify factors </w:t>
      </w:r>
      <w:r w:rsidR="00035BB0">
        <w:t>influencing</w:t>
      </w:r>
      <w:r w:rsidR="006C319C">
        <w:t xml:space="preserve"> fluconazole PKPD</w:t>
      </w:r>
      <w:r w:rsidR="00543749" w:rsidRPr="00715016">
        <w:t xml:space="preserve"> target </w:t>
      </w:r>
      <w:r w:rsidR="00543749">
        <w:t xml:space="preserve">attainment and </w:t>
      </w:r>
      <w:r w:rsidR="009271E0">
        <w:t>propose</w:t>
      </w:r>
      <w:r w:rsidR="00543749">
        <w:t xml:space="preserve"> a dosing regimen </w:t>
      </w:r>
      <w:r w:rsidR="000A5C30">
        <w:t>that guarantees</w:t>
      </w:r>
      <w:r w:rsidR="00543749">
        <w:t xml:space="preserve"> adequate target attainment </w:t>
      </w:r>
      <w:r w:rsidR="00543749" w:rsidRPr="00715016">
        <w:t>in critically ill patients</w:t>
      </w:r>
      <w:r w:rsidR="006E41A0">
        <w:t>.</w:t>
      </w:r>
      <w:r w:rsidRPr="00E03B11">
        <w:t xml:space="preserve"> </w:t>
      </w:r>
      <w:r w:rsidR="007D0A54">
        <w:t>To</w:t>
      </w:r>
      <w:r w:rsidR="00B235A1">
        <w:t xml:space="preserve"> do so, w</w:t>
      </w:r>
      <w:r w:rsidR="00B235A1" w:rsidRPr="00E03B11">
        <w:t xml:space="preserve">e </w:t>
      </w:r>
      <w:del w:id="144" w:author="My Luong Vuong" w:date="2024-05-31T10:02:00Z">
        <w:r w:rsidRPr="00E03B11" w:rsidDel="004650C8">
          <w:delText>utili</w:delText>
        </w:r>
        <w:r w:rsidR="008B2E15" w:rsidDel="004650C8">
          <w:delText>s</w:delText>
        </w:r>
        <w:r w:rsidRPr="00E03B11" w:rsidDel="004650C8">
          <w:delText xml:space="preserve">ed </w:delText>
        </w:r>
      </w:del>
      <w:ins w:id="145" w:author="My Luong Vuong" w:date="2024-05-31T10:02:00Z">
        <w:r w:rsidR="004650C8">
          <w:t>used</w:t>
        </w:r>
        <w:r w:rsidR="004650C8" w:rsidRPr="00E03B11">
          <w:t xml:space="preserve"> </w:t>
        </w:r>
      </w:ins>
      <w:r w:rsidRPr="00E03B11">
        <w:t xml:space="preserve">data from </w:t>
      </w:r>
      <w:r w:rsidR="0090470C">
        <w:t>eight studies</w:t>
      </w:r>
      <w:r w:rsidRPr="00E03B11">
        <w:t xml:space="preserve"> to </w:t>
      </w:r>
      <w:r w:rsidR="00591A84">
        <w:t>build</w:t>
      </w:r>
      <w:r w:rsidR="00591A84" w:rsidRPr="00E03B11">
        <w:t xml:space="preserve"> </w:t>
      </w:r>
      <w:r w:rsidRPr="00E03B11">
        <w:t>a popPK model</w:t>
      </w:r>
      <w:r w:rsidR="008137B3">
        <w:t>.</w:t>
      </w:r>
      <w:r w:rsidRPr="00E03B11">
        <w:t xml:space="preserve"> Our </w:t>
      </w:r>
      <w:r w:rsidR="008B2E15">
        <w:t>modelling</w:t>
      </w:r>
      <w:r w:rsidR="008B2E15" w:rsidRPr="00E03B11">
        <w:t xml:space="preserve"> </w:t>
      </w:r>
      <w:r w:rsidRPr="00E03B11">
        <w:t>and simulation results revealed that the standard IV dosing regimen resulted in</w:t>
      </w:r>
      <w:ins w:id="146" w:author="My Luong Vuong" w:date="2024-05-31T10:13:00Z">
        <w:r w:rsidR="00577C72">
          <w:t xml:space="preserve"> an</w:t>
        </w:r>
      </w:ins>
      <w:r w:rsidRPr="00E03B11">
        <w:t xml:space="preserve"> inadequate </w:t>
      </w:r>
      <w:r w:rsidR="00B446CE" w:rsidRPr="00E03B11">
        <w:t>target</w:t>
      </w:r>
      <w:r w:rsidRPr="00E03B11">
        <w:t xml:space="preserve"> attainment of the </w:t>
      </w:r>
      <w:r w:rsidRPr="00CA5A80">
        <w:rPr>
          <w:i/>
          <w:iCs/>
        </w:rPr>
        <w:t>f</w:t>
      </w:r>
      <w:r w:rsidRPr="00E03B11">
        <w:t>AUC</w:t>
      </w:r>
      <w:r w:rsidRPr="00E03B11">
        <w:rPr>
          <w:vertAlign w:val="subscript"/>
        </w:rPr>
        <w:t>0-24</w:t>
      </w:r>
      <w:r w:rsidRPr="00E03B11">
        <w:t xml:space="preserve"> </w:t>
      </w:r>
      <w:r w:rsidR="00CC1798">
        <w:t>200 mg</w:t>
      </w:r>
      <w:r w:rsidR="001251A5">
        <w:t>×</w:t>
      </w:r>
      <w:r w:rsidR="00CC1798">
        <w:t xml:space="preserve">h/L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ins w:id="147" w:author="My Luong Vuong" w:date="2024-05-31T10:16:00Z">
        <w:r w:rsidR="00607DA2">
          <w:t>,</w:t>
        </w:r>
      </w:ins>
      <w:r w:rsidR="00BD5981">
        <w:t xml:space="preserve"> </w:t>
      </w:r>
      <w:r w:rsidRPr="00E03B11">
        <w:t>optimi</w:t>
      </w:r>
      <w:r w:rsidR="00B445D6" w:rsidRPr="00E03B11">
        <w:t>s</w:t>
      </w:r>
      <w:r w:rsidRPr="00E03B11">
        <w:t>ed dosing regimen</w:t>
      </w:r>
      <w:r w:rsidR="00283CA5">
        <w:t xml:space="preserve"> </w:t>
      </w:r>
      <w:del w:id="148" w:author="My Luong Vuong" w:date="2024-05-31T10:17:00Z">
        <w:r w:rsidR="00DF212F" w:rsidDel="00950E76">
          <w:delText xml:space="preserve">which was </w:delText>
        </w:r>
      </w:del>
      <w:r w:rsidR="00DF212F">
        <w:t xml:space="preserve">based </w:t>
      </w:r>
      <w:r w:rsidR="007F1836">
        <w:t xml:space="preserve">on </w:t>
      </w:r>
      <w:r w:rsidR="00DF212F">
        <w:t>our simulations</w:t>
      </w:r>
      <w:ins w:id="149" w:author="My Luong Vuong" w:date="2024-05-31T10:17:00Z">
        <w:r w:rsidR="00950E76">
          <w:t xml:space="preserve">, </w:t>
        </w:r>
      </w:ins>
      <w:ins w:id="150" w:author="My Luong Vuong" w:date="2024-05-31T15:54:00Z">
        <w:r w:rsidR="00AA77CA">
          <w:t>achieving</w:t>
        </w:r>
      </w:ins>
      <w:del w:id="151" w:author="My Luong Vuong" w:date="2024-05-31T10:17:00Z">
        <w:r w:rsidR="00DF212F" w:rsidDel="00950E76">
          <w:delText xml:space="preserve"> </w:delText>
        </w:r>
      </w:del>
      <w:del w:id="152" w:author="My Luong Vuong" w:date="2024-05-31T15:54:00Z">
        <w:r w:rsidR="00DF212F" w:rsidDel="00AA77CA">
          <w:delText>result</w:delText>
        </w:r>
      </w:del>
      <w:del w:id="153" w:author="My Luong Vuong" w:date="2024-05-31T10:17:00Z">
        <w:r w:rsidR="00DF212F" w:rsidDel="00950E76">
          <w:delText>ing</w:delText>
        </w:r>
      </w:del>
      <w:del w:id="154" w:author="My Luong Vuong" w:date="2024-05-31T15:54:00Z">
        <w:r w:rsidR="00517906" w:rsidDel="00AA77CA">
          <w:delText xml:space="preserve"> in</w:delText>
        </w:r>
      </w:del>
      <w:r w:rsidR="00283CA5">
        <w:t xml:space="preserve"> a</w:t>
      </w:r>
      <w:r w:rsidRPr="00E03B11">
        <w:t xml:space="preserve"> </w:t>
      </w:r>
      <w:del w:id="155" w:author="My Luong Vuong" w:date="2024-05-31T15:52:00Z">
        <w:r w:rsidRPr="00E03B11" w:rsidDel="00B47AFD">
          <w:delText>target attainmen</w:delText>
        </w:r>
      </w:del>
      <w:ins w:id="156" w:author="My Luong Vuong" w:date="2024-05-31T15:52:00Z">
        <w:r w:rsidR="00B47AFD">
          <w:t>P</w:t>
        </w:r>
      </w:ins>
      <w:del w:id="157" w:author="My Luong Vuong" w:date="2024-05-31T15:52:00Z">
        <w:r w:rsidRPr="00E03B11" w:rsidDel="00B47AFD">
          <w:delText>t</w:delText>
        </w:r>
      </w:del>
      <w:ins w:id="158" w:author="My Luong Vuong" w:date="2024-05-31T15:52:00Z">
        <w:r w:rsidR="00B47AFD">
          <w:t>TA</w:t>
        </w:r>
      </w:ins>
      <w:r w:rsidRPr="00E03B11">
        <w:t xml:space="preserve"> </w:t>
      </w:r>
      <w:r w:rsidR="00EE32D7">
        <w:t>of</w:t>
      </w:r>
      <w:r w:rsidR="00EE32D7" w:rsidRPr="00E03B11">
        <w:t xml:space="preserve"> </w:t>
      </w:r>
      <w:r w:rsidR="00EE32D7">
        <w:t xml:space="preserve">at least </w:t>
      </w:r>
      <w:r w:rsidRPr="00E03B11">
        <w:t xml:space="preserve">90% </w:t>
      </w:r>
      <w:del w:id="159" w:author="My Luong Vuong" w:date="2024-05-31T15:54:00Z">
        <w:r w:rsidRPr="00E03B11" w:rsidDel="009F2B64">
          <w:delText>from the first day of treatment throughout a</w:delText>
        </w:r>
      </w:del>
      <w:ins w:id="160" w:author="My Luong Vuong" w:date="2024-05-31T15:54:00Z">
        <w:r w:rsidR="009F2B64">
          <w:t>over the entire</w:t>
        </w:r>
      </w:ins>
      <w:r w:rsidRPr="00E03B11">
        <w:t xml:space="preserve"> two-week</w:t>
      </w:r>
      <w:ins w:id="161" w:author="My Luong Vuong" w:date="2024-05-31T15:54:00Z">
        <w:r w:rsidR="009F2B64">
          <w:t xml:space="preserve"> treatment</w:t>
        </w:r>
      </w:ins>
      <w:r w:rsidRPr="00E03B11">
        <w:t xml:space="preserve"> course.</w:t>
      </w:r>
    </w:p>
    <w:p w14:paraId="17AB23FB" w14:textId="72F3E1AA" w:rsidR="00C71CF6" w:rsidRPr="00E03B11" w:rsidRDefault="006C319C" w:rsidP="00C71CF6">
      <w:r>
        <w:t>W</w:t>
      </w:r>
      <w:r w:rsidR="00C71CF6" w:rsidRPr="00E03B11">
        <w:t xml:space="preserve">e </w:t>
      </w:r>
      <w:r w:rsidR="00C71CF6">
        <w:t>performed an</w:t>
      </w:r>
      <w:r w:rsidR="00C71CF6" w:rsidRPr="00E03B11">
        <w:t xml:space="preserve"> IPDMA, which involves merging datasets from multiple studies </w:t>
      </w:r>
      <w:del w:id="162" w:author="My Luong Vuong" w:date="2024-05-31T15:55:00Z">
        <w:r w:rsidR="00C71CF6" w:rsidRPr="00E03B11" w:rsidDel="00F63D8B">
          <w:delText>that share</w:delText>
        </w:r>
      </w:del>
      <w:ins w:id="163" w:author="My Luong Vuong" w:date="2024-05-31T15:55:00Z">
        <w:r w:rsidR="00F63D8B">
          <w:t>sharing</w:t>
        </w:r>
      </w:ins>
      <w:r w:rsidR="00C71CF6" w:rsidRPr="00E03B11">
        <w:t xml:space="preserve"> subject populations and similar variables</w:t>
      </w:r>
      <w:r w:rsidR="00C71CF6" w:rsidRPr="00E03B11">
        <w:fldChar w:fldCharType="begin"/>
      </w:r>
      <w:r w:rsidR="00CB7027">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B7027">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 </w:instrText>
      </w:r>
      <w:r w:rsidR="00CB7027">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EN.CITE.DATA </w:instrText>
      </w:r>
      <w:r w:rsidR="00CB7027">
        <w:fldChar w:fldCharType="end"/>
      </w:r>
      <w:r w:rsidR="00C71CF6" w:rsidRPr="00E03B11">
        <w:fldChar w:fldCharType="separate"/>
      </w:r>
      <w:r w:rsidR="00CB7027">
        <w:rPr>
          <w:noProof/>
        </w:rPr>
        <w:t> [31]</w:t>
      </w:r>
      <w:r w:rsidR="00C71CF6" w:rsidRPr="00E03B11">
        <w:fldChar w:fldCharType="end"/>
      </w:r>
      <w:r w:rsidR="00C71CF6">
        <w:t>.</w:t>
      </w:r>
    </w:p>
    <w:p w14:paraId="5D36F38E" w14:textId="735A7B50"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del w:id="164" w:author="My Luong Vuong" w:date="2024-05-31T10:03:00Z">
        <w:r w:rsidRPr="00E03B11" w:rsidDel="00E00FCB">
          <w:delText>utili</w:delText>
        </w:r>
        <w:r w:rsidR="00A12DE6" w:rsidRPr="00E03B11" w:rsidDel="00E00FCB">
          <w:delText>s</w:delText>
        </w:r>
        <w:r w:rsidRPr="00E03B11" w:rsidDel="00E00FCB">
          <w:delText xml:space="preserve">ed </w:delText>
        </w:r>
      </w:del>
      <w:ins w:id="165" w:author="My Luong Vuong" w:date="2024-05-31T10:03:00Z">
        <w:r w:rsidR="00E00FCB">
          <w:t>employed</w:t>
        </w:r>
      </w:ins>
      <w:ins w:id="166" w:author="My Luong Vuong" w:date="2024-05-31T10:05:00Z">
        <w:r w:rsidR="000E083E">
          <w:t xml:space="preserve"> a</w:t>
        </w:r>
      </w:ins>
      <w:ins w:id="167" w:author="My Luong Vuong" w:date="2024-05-31T10:03:00Z">
        <w:r w:rsidR="00E00FCB" w:rsidRPr="00E03B11">
          <w:t xml:space="preserve"> </w:t>
        </w:r>
      </w:ins>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EN.CITE.DATA </w:instrText>
      </w:r>
      <w:r w:rsidR="00CB7027">
        <w:fldChar w:fldCharType="end"/>
      </w:r>
      <w:r w:rsidR="00C2334D" w:rsidRPr="00E03B11">
        <w:fldChar w:fldCharType="separate"/>
      </w:r>
      <w:r w:rsidR="00CB7027">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 </w:instrText>
      </w:r>
      <w:r w:rsidR="00CB7027">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EN.CITE.DATA </w:instrText>
      </w:r>
      <w:r w:rsidR="00CB7027">
        <w:fldChar w:fldCharType="end"/>
      </w:r>
      <w:r w:rsidR="0029658F" w:rsidRPr="00E03B11">
        <w:fldChar w:fldCharType="separate"/>
      </w:r>
      <w:r w:rsidR="00CB7027">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significantly influenced V</w:t>
      </w:r>
      <w:r w:rsidR="00483EE0">
        <w:t>c,</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ins w:id="168" w:author="My Luong Vuong" w:date="2024-05-31T10:21:00Z">
        <w:r w:rsidR="007267BE">
          <w:t xml:space="preserve"> the</w:t>
        </w:r>
      </w:ins>
      <w:r w:rsidR="006C319C">
        <w:t xml:space="preserve"> standard dosing</w:t>
      </w:r>
      <w:ins w:id="169" w:author="My Luong Vuong" w:date="2024-05-31T10:21:00Z">
        <w:r w:rsidR="007267BE">
          <w:t xml:space="preserve"> regimen</w:t>
        </w:r>
      </w:ins>
      <w:r w:rsidR="00D5798A" w:rsidRPr="00E03B11">
        <w:t>.</w:t>
      </w:r>
      <w:r w:rsidR="007F49F1">
        <w:t xml:space="preserve"> Specifically, </w:t>
      </w:r>
      <w:r w:rsidR="007222E9">
        <w:t xml:space="preserve">a </w:t>
      </w:r>
      <w:r w:rsidR="003517A9">
        <w:t xml:space="preserve">higher total body weight led to </w:t>
      </w:r>
      <w:r w:rsidR="00713419">
        <w:t>a lower PTA.</w:t>
      </w:r>
      <w:r w:rsidR="00D5798A" w:rsidRPr="00E03B11">
        <w:t xml:space="preserve"> This finding aligns with previous </w:t>
      </w:r>
      <w:r w:rsidR="00C96B95">
        <w:t xml:space="preserve">popPK </w:t>
      </w:r>
      <w:r w:rsidR="00695FFB">
        <w:t xml:space="preserve">studies </w:t>
      </w:r>
      <w:r w:rsidR="00DF4C72">
        <w:t>showing that 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170" w:author="My Luong Vuong" w:date="2024-05-31T10:38:00Z">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r w:rsidR="00CB7027">
        <w:instrText xml:space="preserve"> ADDIN EN.CITE </w:instrText>
      </w:r>
      <w:r w:rsidR="00CB7027">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EN.CITE.DATA </w:instrText>
      </w:r>
      <w:r w:rsidR="00CB7027">
        <w:fldChar w:fldCharType="end"/>
      </w:r>
      <w:r w:rsidR="001B7553">
        <w:fldChar w:fldCharType="separate"/>
      </w:r>
      <w:r w:rsidR="00CB7027">
        <w:rPr>
          <w:noProof/>
        </w:rPr>
        <w:t> [12, 15, 34]</w:t>
      </w:r>
      <w:ins w:id="171" w:author="My Luong Vuong" w:date="2024-05-31T10:38:00Z">
        <w:r w:rsidR="001B7553">
          <w:fldChar w:fldCharType="end"/>
        </w:r>
      </w:ins>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V</w:t>
      </w:r>
      <w:r w:rsidR="00BA25E1" w:rsidRPr="00BA25E1">
        <w:t>c</w:t>
      </w:r>
      <w:r w:rsidR="00805FB0">
        <w:t xml:space="preserve"> </w:t>
      </w:r>
      <w:r w:rsidR="00483EE0">
        <w:t xml:space="preserve">of </w:t>
      </w:r>
      <w:r w:rsidR="00D5798A">
        <w:t xml:space="preserve">fluconazole, </w:t>
      </w:r>
      <w:r w:rsidR="00D5798A" w:rsidRPr="00E03B11">
        <w:t>we found that</w:t>
      </w:r>
      <w:r w:rsidR="009B1E00">
        <w:t xml:space="preserve"> </w:t>
      </w:r>
      <w:del w:id="172" w:author="My Luong Vuong" w:date="2024-05-31T15:57:00Z">
        <w:r w:rsidR="009B1E00" w:rsidDel="006F0CB2">
          <w:delText>actual</w:delText>
        </w:r>
      </w:del>
      <w:ins w:id="173" w:author="My Luong Vuong" w:date="2024-05-31T10:44:00Z">
        <w:r w:rsidR="00087F51">
          <w:t>total</w:t>
        </w:r>
      </w:ins>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as it does not require guestimating the patient’s</w:t>
      </w:r>
      <w:r w:rsidR="00D5798A" w:rsidRPr="00E03B11">
        <w:t xml:space="preserve"> height</w:t>
      </w:r>
      <w:r w:rsidR="00D5798A"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B7027">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del w:id="174" w:author="My Luong Vuong" w:date="2024-05-31T10:47:00Z">
        <w:r w:rsidR="001846ED" w:rsidDel="00C60726">
          <w:delText>almost 3</w:delText>
        </w:r>
        <w:r w:rsidR="00F02428" w:rsidDel="00C60726">
          <w:delText>-</w:delText>
        </w:r>
        <w:r w:rsidR="001846ED" w:rsidDel="00C60726">
          <w:delText>fold</w:delText>
        </w:r>
      </w:del>
      <w:ins w:id="175" w:author="My Luong Vuong" w:date="2024-05-31T10:47:00Z">
        <w:r w:rsidR="00C60726">
          <w:t>nearly three times</w:t>
        </w:r>
      </w:ins>
      <w:r w:rsidR="001846ED">
        <w:t xml:space="preserve"> </w:t>
      </w:r>
      <w:r w:rsidR="00F02428">
        <w:t xml:space="preserve">higher </w:t>
      </w:r>
      <w:r w:rsidR="001846ED">
        <w:t xml:space="preserve">when patients were on CRRT </w:t>
      </w:r>
      <w:del w:id="176" w:author="My Luong Vuong" w:date="2024-05-31T10:47:00Z">
        <w:r w:rsidR="00F02428" w:rsidDel="00F26EF0">
          <w:delText xml:space="preserve">as </w:delText>
        </w:r>
      </w:del>
      <w:r w:rsidR="001846ED">
        <w:t xml:space="preserve">compared </w:t>
      </w:r>
      <w:r w:rsidR="00F02428">
        <w:t xml:space="preserve">to </w:t>
      </w:r>
      <w:r w:rsidR="00DA6C55">
        <w:t>when</w:t>
      </w:r>
      <w:ins w:id="177" w:author="My Luong Vuong" w:date="2024-05-31T10:47:00Z">
        <w:r w:rsidR="00056240">
          <w:t xml:space="preserve"> they were</w:t>
        </w:r>
      </w:ins>
      <w:r w:rsidR="00DA6C55">
        <w:t xml:space="preserve">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 </w:instrText>
      </w:r>
      <w:r w:rsidR="00CB7027">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EN.CITE.DATA </w:instrText>
      </w:r>
      <w:r w:rsidR="00CB7027">
        <w:fldChar w:fldCharType="end"/>
      </w:r>
      <w:r w:rsidR="00053E2C">
        <w:fldChar w:fldCharType="separate"/>
      </w:r>
      <w:r w:rsidR="00CB7027">
        <w:rPr>
          <w:noProof/>
        </w:rPr>
        <w:t> [32]</w:t>
      </w:r>
      <w:r w:rsidR="00053E2C">
        <w:fldChar w:fldCharType="end"/>
      </w:r>
      <w:r w:rsidR="00C82FEC">
        <w:t>.</w:t>
      </w:r>
    </w:p>
    <w:p w14:paraId="66213A4D" w14:textId="03986434" w:rsidR="00BA3DFC" w:rsidRDefault="0047500A" w:rsidP="00FA10AD">
      <w:r>
        <w:t xml:space="preserve">We found that </w:t>
      </w:r>
      <w:r w:rsidR="00B730E7">
        <w:t>eGFR</w:t>
      </w:r>
      <w:r w:rsidR="00B730E7" w:rsidRPr="00A72BCD">
        <w:rPr>
          <w:vertAlign w:val="subscript"/>
        </w:rPr>
        <w:t>CKD</w:t>
      </w:r>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 xml:space="preserve">kidney </w:t>
      </w:r>
      <w:r w:rsidR="00A34F61">
        <w:lastRenderedPageBreak/>
        <w:t>function</w:t>
      </w:r>
      <w:r w:rsidR="008F1EEB">
        <w:t>.</w:t>
      </w:r>
      <w:r w:rsidR="00664077">
        <w:t xml:space="preserve"> </w:t>
      </w:r>
      <w:r w:rsidR="0079098D">
        <w:t xml:space="preserve">Despite </w:t>
      </w:r>
      <w:ins w:id="178" w:author="My Luong Vuong" w:date="2024-05-31T10:50:00Z">
        <w:r w:rsidR="00374D9D">
          <w:t xml:space="preserve">significantly </w:t>
        </w:r>
      </w:ins>
      <w:r w:rsidR="0079098D">
        <w:t>improving</w:t>
      </w:r>
      <w:r w:rsidR="00313A65">
        <w:t xml:space="preserve"> </w:t>
      </w:r>
      <w:r w:rsidR="00C41A21">
        <w:t xml:space="preserve">the </w:t>
      </w:r>
      <w:r w:rsidR="00083BC1">
        <w:t>goodness-of-</w:t>
      </w:r>
      <w:r w:rsidR="0017709B">
        <w:t>f</w:t>
      </w:r>
      <w:r w:rsidR="006F00AA">
        <w:t>it</w:t>
      </w:r>
      <w:r w:rsidR="0017709B">
        <w:t xml:space="preserve"> of the popPK model,</w:t>
      </w:r>
      <w:r w:rsidR="006F00AA">
        <w:t xml:space="preserve"> </w:t>
      </w:r>
      <w:r w:rsidR="0079098D">
        <w:t>eGFR</w:t>
      </w:r>
      <w:r w:rsidR="0079098D" w:rsidRPr="00A72BCD">
        <w:rPr>
          <w:vertAlign w:val="subscript"/>
        </w:rPr>
        <w:t>CKD</w:t>
      </w:r>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del w:id="179" w:author="My Luong Vuong" w:date="2024-05-31T10:52:00Z">
        <w:r w:rsidR="0017709B" w:rsidDel="00DB644B">
          <w:delText>the studied</w:delText>
        </w:r>
      </w:del>
      <w:ins w:id="180" w:author="My Luong Vuong" w:date="2024-05-31T10:52:00Z">
        <w:r w:rsidR="00DB644B">
          <w:t>its entire</w:t>
        </w:r>
      </w:ins>
      <w:r w:rsidR="0017709B">
        <w:t xml:space="preserve"> </w:t>
      </w:r>
      <w:r w:rsidR="00854C04">
        <w:t>range</w:t>
      </w:r>
      <w:r w:rsidR="00B647C7">
        <w:t xml:space="preserve"> with th</w:t>
      </w:r>
      <w:r w:rsidR="006C319C">
        <w:t>is</w:t>
      </w:r>
      <w:r w:rsidR="00B647C7">
        <w:t xml:space="preserve"> </w:t>
      </w:r>
      <w:ins w:id="181" w:author="My Luong Vuong" w:date="2024-05-31T10:52:00Z">
        <w:r w:rsidR="00024729">
          <w:t xml:space="preserve">optimised </w:t>
        </w:r>
      </w:ins>
      <w:r w:rsidR="00B647C7">
        <w:t>regimen</w:t>
      </w:r>
      <w:r w:rsidR="00854C04">
        <w:t>.</w:t>
      </w:r>
      <w:r w:rsidR="00404147">
        <w:t xml:space="preserve"> </w:t>
      </w:r>
      <w:r w:rsidR="00572697">
        <w:t xml:space="preserve">Our </w:t>
      </w:r>
      <w:r w:rsidR="00A21FB9">
        <w:t xml:space="preserve">recommended </w:t>
      </w:r>
      <w:r w:rsidR="0050114B" w:rsidRPr="0050114B">
        <w:t>maintenance dose</w:t>
      </w:r>
      <w:ins w:id="182" w:author="My Luong Vuong" w:date="2024-05-31T10:56:00Z">
        <w:r w:rsidR="006F05B7">
          <w:t xml:space="preserve"> for patients when they were off CRRT</w:t>
        </w:r>
      </w:ins>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maintenance dose</w:t>
      </w:r>
      <w:r w:rsidR="00A24319" w:rsidRPr="00A24319" w:rsidDel="00A24319">
        <w:t xml:space="preserve"> </w:t>
      </w:r>
      <w:r w:rsidR="00F841EB">
        <w:t xml:space="preserve">in patients with </w:t>
      </w:r>
      <w:r w:rsidR="00FE78CF">
        <w:t>eGFR</w:t>
      </w:r>
      <w:r w:rsidR="00FE78CF" w:rsidRPr="00A72BCD">
        <w:rPr>
          <w:vertAlign w:val="subscript"/>
        </w:rPr>
        <w:t>CKD</w:t>
      </w:r>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ins w:id="183" w:author="My Luong Vuong" w:date="2024-05-31T16:00:00Z">
        <w:r w:rsidR="00FD7ACE">
          <w:t>It was because this slight reduction was based on the assumption that eGFR</w:t>
        </w:r>
        <w:r w:rsidR="00FD7ACE" w:rsidRPr="00A72BCD">
          <w:rPr>
            <w:vertAlign w:val="subscript"/>
          </w:rPr>
          <w:t>CKD</w:t>
        </w:r>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ins>
      <w:del w:id="184" w:author="My Luong Vuong" w:date="2024-05-31T16:00:00Z">
        <w:r w:rsidR="00872A8C" w:rsidDel="00FD7ACE">
          <w:delText xml:space="preserve">We did so because </w:delText>
        </w:r>
        <w:r w:rsidR="002C5D83" w:rsidDel="00FD7ACE">
          <w:delText xml:space="preserve">this slight reduction was a result </w:delText>
        </w:r>
        <w:r w:rsidR="00E20313" w:rsidDel="00FD7ACE">
          <w:delText>of</w:delText>
        </w:r>
        <w:r w:rsidR="002C5D83" w:rsidDel="00FD7ACE">
          <w:delText xml:space="preserve"> the assumption that</w:delText>
        </w:r>
        <w:r w:rsidR="00E20313" w:rsidDel="00FD7ACE">
          <w:delText xml:space="preserve"> eGFR</w:delText>
        </w:r>
        <w:r w:rsidR="00E20313" w:rsidRPr="00A72BCD" w:rsidDel="00FD7ACE">
          <w:rPr>
            <w:vertAlign w:val="subscript"/>
          </w:rPr>
          <w:delText>CKD</w:delText>
        </w:r>
        <w:r w:rsidR="00E20313" w:rsidDel="00FD7ACE">
          <w:rPr>
            <w:vertAlign w:val="subscript"/>
          </w:rPr>
          <w:delText>-</w:delText>
        </w:r>
        <w:r w:rsidR="00E20313" w:rsidRPr="00A72BCD" w:rsidDel="00FD7ACE">
          <w:rPr>
            <w:vertAlign w:val="subscript"/>
          </w:rPr>
          <w:delText>EPI</w:delText>
        </w:r>
        <w:r w:rsidR="002C5D83" w:rsidDel="00FD7ACE">
          <w:delText xml:space="preserve"> </w:delText>
        </w:r>
        <w:r w:rsidR="00E20313" w:rsidDel="00FD7ACE">
          <w:delText xml:space="preserve">would </w:delText>
        </w:r>
        <w:r w:rsidR="00D477FC" w:rsidDel="00FD7ACE">
          <w:delText>remain at least</w:delText>
        </w:r>
        <w:r w:rsidR="00E20313" w:rsidDel="00FD7ACE">
          <w:delText xml:space="preserve"> 195</w:delText>
        </w:r>
        <w:r w:rsidR="006C319C" w:rsidDel="00FD7ACE">
          <w:delText> </w:delText>
        </w:r>
        <w:r w:rsidR="00E20313" w:rsidDel="00FD7ACE">
          <w:delText>mL/min/1.73 m</w:delText>
        </w:r>
        <w:r w:rsidR="00E20313" w:rsidRPr="00092B52" w:rsidDel="00FD7ACE">
          <w:rPr>
            <w:vertAlign w:val="superscript"/>
          </w:rPr>
          <w:delText>2</w:delText>
        </w:r>
        <w:r w:rsidR="006F1FC2" w:rsidDel="00FD7ACE">
          <w:delText xml:space="preserve"> </w:delText>
        </w:r>
        <w:r w:rsidR="00017CBA" w:rsidDel="00FD7ACE">
          <w:delText>consecutively</w:delText>
        </w:r>
        <w:r w:rsidR="00AF3818" w:rsidDel="00FD7ACE">
          <w:delText xml:space="preserve"> for 14 days</w:delText>
        </w:r>
        <w:r w:rsidR="00382269" w:rsidDel="00FD7ACE">
          <w:delText xml:space="preserve">, </w:delText>
        </w:r>
        <w:r w:rsidR="004305D5" w:rsidDel="00FD7ACE">
          <w:delText>and this assumption is unrealistic</w:delText>
        </w:r>
        <w:r w:rsidR="00017CBA" w:rsidDel="00FD7ACE">
          <w:delText>.</w:delText>
        </w:r>
        <w:r w:rsidR="004305D5" w:rsidDel="00FD7ACE">
          <w:delText xml:space="preserve"> </w:delText>
        </w:r>
        <w:r w:rsidR="007F10FA" w:rsidDel="00FD7ACE">
          <w:delText xml:space="preserve">Huang </w:delText>
        </w:r>
        <w:r w:rsidR="007F10FA" w:rsidRPr="00200930" w:rsidDel="00FD7ACE">
          <w:rPr>
            <w:i/>
            <w:iCs/>
          </w:rPr>
          <w:delText>et al</w:delText>
        </w:r>
        <w:r w:rsidR="0005525B" w:rsidDel="00FD7ACE">
          <w:delText>.</w:delText>
        </w:r>
        <w:r w:rsidR="007F10FA" w:rsidDel="00FD7ACE">
          <w:delText xml:space="preserve"> </w:delText>
        </w:r>
        <w:r w:rsidR="0005525B" w:rsidDel="00FD7ACE">
          <w:delText>have</w:delText>
        </w:r>
        <w:r w:rsidR="00446DC3" w:rsidDel="00FD7ACE">
          <w:delText xml:space="preserve"> recently</w:delText>
        </w:r>
        <w:r w:rsidR="007F10FA" w:rsidDel="00FD7ACE">
          <w:delText xml:space="preserve"> shown that</w:delText>
        </w:r>
        <w:r w:rsidR="00DF2204" w:rsidDel="00FD7ACE">
          <w:delText xml:space="preserve"> </w:delText>
        </w:r>
        <w:r w:rsidR="00D331DC" w:rsidDel="00FD7ACE">
          <w:delText xml:space="preserve">kidney function </w:delText>
        </w:r>
        <w:r w:rsidR="009115FF" w:rsidDel="00FD7ACE">
          <w:delText>is highly unstable in</w:delText>
        </w:r>
        <w:r w:rsidR="00F8181A" w:rsidDel="00FD7ACE">
          <w:delText xml:space="preserve"> ICU</w:delText>
        </w:r>
        <w:r w:rsidR="009115FF" w:rsidDel="00FD7ACE">
          <w:delText xml:space="preserve"> patients,</w:delText>
        </w:r>
        <w:r w:rsidR="00877E31" w:rsidDel="00FD7ACE">
          <w:delText xml:space="preserve"> especially in patients </w:delText>
        </w:r>
        <w:r w:rsidR="00E82324" w:rsidDel="00FD7ACE">
          <w:delText>with high</w:delText>
        </w:r>
        <w:r w:rsidR="00AF44D4" w:rsidDel="00FD7ACE">
          <w:delText xml:space="preserve"> </w:delText>
        </w:r>
        <w:r w:rsidR="006C319C" w:rsidDel="00FD7ACE">
          <w:delText>c</w:delText>
        </w:r>
        <w:r w:rsidR="00AF44D4" w:rsidDel="00FD7ACE">
          <w:delText>r</w:delText>
        </w:r>
        <w:r w:rsidR="006C319C" w:rsidDel="00FD7ACE">
          <w:delText>eatinine c</w:delText>
        </w:r>
        <w:r w:rsidR="00AF44D4" w:rsidDel="00FD7ACE">
          <w:delText>l</w:delText>
        </w:r>
        <w:r w:rsidR="006C319C" w:rsidDel="00FD7ACE">
          <w:delText>earance</w:delText>
        </w:r>
        <w:r w:rsidR="00AF44D4" w:rsidDel="00FD7ACE">
          <w:delText xml:space="preserve"> </w:delText>
        </w:r>
        <w:r w:rsidR="009C7316" w:rsidDel="00FD7ACE">
          <w:delText>(</w:delText>
        </w:r>
        <w:r w:rsidR="006C319C" w:rsidDel="00FD7ACE">
          <w:delText>above</w:delText>
        </w:r>
        <w:r w:rsidR="00A63397" w:rsidDel="00FD7ACE">
          <w:delText xml:space="preserve"> 180 ml/min</w:delText>
        </w:r>
        <w:r w:rsidR="009C7316" w:rsidDel="00FD7ACE">
          <w:delText>)</w:delText>
        </w:r>
        <w:r w:rsidR="00E82324" w:rsidDel="00FD7ACE">
          <w:delText xml:space="preserve"> and in the first week of ICU admission, </w:delText>
        </w:r>
        <w:r w:rsidR="00253EBE" w:rsidDel="00FD7ACE">
          <w:delText xml:space="preserve">where kidney function tends to go downward by </w:delText>
        </w:r>
        <w:r w:rsidR="00C75BE1" w:rsidDel="00FD7ACE">
          <w:delText>20% daily</w:delText>
        </w:r>
      </w:del>
      <w:r w:rsidR="004F05AB">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B7027">
        <w:rPr>
          <w:noProof/>
        </w:rPr>
        <w:t> [35]</w:t>
      </w:r>
      <w:r w:rsidR="004F05AB">
        <w:fldChar w:fldCharType="end"/>
      </w:r>
      <w:r w:rsidR="00C75BE1">
        <w:t>.</w:t>
      </w:r>
    </w:p>
    <w:p w14:paraId="7DFFBF45" w14:textId="04CE99FF" w:rsidR="00116AAE" w:rsidRDefault="00DC1929" w:rsidP="00FA10AD">
      <w:ins w:id="185" w:author="My Luong Vuong" w:date="2024-05-31T11:08:00Z">
        <w:r w:rsidRPr="00A76A64">
          <w:t>Our 400 mg q24h maintenance dose</w:t>
        </w:r>
      </w:ins>
      <w:ins w:id="186" w:author="My Luong Vuong" w:date="2024-05-31T16:39:00Z">
        <w:r w:rsidR="00FD28BC">
          <w:t xml:space="preserve"> recommendation</w:t>
        </w:r>
      </w:ins>
      <w:ins w:id="187" w:author="My Luong Vuong" w:date="2024-05-31T11:08:00Z">
        <w:r w:rsidRPr="00A76A64">
          <w:t xml:space="preserve"> for off-CRRT events is </w:t>
        </w:r>
        <w:r>
          <w:t>seemingly striking</w:t>
        </w:r>
        <w:r w:rsidRPr="00A76A64">
          <w:t xml:space="preserve"> </w:t>
        </w:r>
        <w:r>
          <w:t>as</w:t>
        </w:r>
        <w:r w:rsidRPr="00A76A64">
          <w:t xml:space="preserve"> it contrasts with previous studies that suggested higher doses for patients with augmented renal clearance</w:t>
        </w:r>
      </w:ins>
      <w:del w:id="188" w:author="My Luong Vuong" w:date="2024-05-31T11:08:00Z">
        <w:r w:rsidR="00BA3DFC" w:rsidDel="00DC1929">
          <w:delText>O</w:delText>
        </w:r>
        <w:r w:rsidR="005006A0" w:rsidDel="00DC1929">
          <w:delText>ur</w:delText>
        </w:r>
        <w:r w:rsidR="00BA3DFC" w:rsidDel="00DC1929">
          <w:delText xml:space="preserve"> </w:delText>
        </w:r>
        <w:r w:rsidR="008C75AC" w:rsidDel="00DC1929">
          <w:delText>400 mg q24h maintenance dose recommendation for off-CRRT events</w:delText>
        </w:r>
        <w:r w:rsidR="005006A0" w:rsidDel="00DC1929">
          <w:delText xml:space="preserve"> is seemingly striking as it</w:delText>
        </w:r>
        <w:r w:rsidR="0017709B" w:rsidDel="00DC1929">
          <w:delText xml:space="preserve"> </w:delText>
        </w:r>
        <w:r w:rsidR="00EA6690" w:rsidDel="00DC1929">
          <w:delText xml:space="preserve">is in </w:delText>
        </w:r>
        <w:r w:rsidR="0017709B" w:rsidDel="00DC1929">
          <w:delText xml:space="preserve">contrast </w:delText>
        </w:r>
        <w:r w:rsidR="00EA6690" w:rsidDel="00DC1929">
          <w:delText xml:space="preserve">with </w:delText>
        </w:r>
        <w:r w:rsidR="0017709B" w:rsidDel="00DC1929">
          <w:delText xml:space="preserve">what </w:delText>
        </w:r>
        <w:r w:rsidR="00367263" w:rsidDel="00DC1929">
          <w:delText>some of the previous studies</w:delText>
        </w:r>
        <w:r w:rsidR="0017709B" w:rsidDel="00DC1929">
          <w:delText xml:space="preserve"> concluded</w:delText>
        </w:r>
        <w:r w:rsidR="00367263" w:rsidDel="00DC1929">
          <w:delText xml:space="preserve">, </w:delText>
        </w:r>
        <w:r w:rsidR="00EA0FA7" w:rsidDel="00DC1929">
          <w:delText xml:space="preserve">where </w:delText>
        </w:r>
        <w:r w:rsidR="005B79C8" w:rsidDel="00DC1929">
          <w:delText>high</w:delText>
        </w:r>
        <w:r w:rsidR="008E6589" w:rsidDel="00DC1929">
          <w:delText>er</w:delText>
        </w:r>
        <w:r w:rsidR="005B79C8" w:rsidDel="00DC1929">
          <w:delText xml:space="preserve"> doses </w:delText>
        </w:r>
        <w:r w:rsidR="005C7103" w:rsidDel="00DC1929">
          <w:delText xml:space="preserve">were </w:delText>
        </w:r>
        <w:r w:rsidR="005B79C8" w:rsidDel="00DC1929">
          <w:delText xml:space="preserve">recommended in patients with higher </w:delText>
        </w:r>
        <w:r w:rsidR="004D1EAA" w:rsidDel="00DC1929">
          <w:delText>renal</w:delText>
        </w:r>
        <w:r w:rsidR="005B79C8" w:rsidDel="00DC1929">
          <w:delText xml:space="preserve"> clearance, including patients with augmented renal </w:delText>
        </w:r>
        <w:r w:rsidR="009B530F" w:rsidDel="00DC1929">
          <w:delText>clearance</w:delText>
        </w:r>
      </w:del>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del w:id="189" w:author="My Luong Vuong" w:date="2024-05-31T16:04:00Z">
        <w:r w:rsidR="00F00DF6" w:rsidDel="001331B6">
          <w:delText>compared</w:delText>
        </w:r>
        <w:r w:rsidR="0059300F" w:rsidDel="001331B6">
          <w:delText xml:space="preserve"> </w:delText>
        </w:r>
      </w:del>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del w:id="190" w:author="My Luong Vuong" w:date="2024-05-31T16:04:00Z">
        <w:r w:rsidR="00314142" w:rsidDel="00BB3FD8">
          <w:delText>under the assumption that</w:delText>
        </w:r>
      </w:del>
      <w:ins w:id="191" w:author="My Luong Vuong" w:date="2024-05-31T16:04:00Z">
        <w:r w:rsidR="00BB3FD8">
          <w:t>when</w:t>
        </w:r>
      </w:ins>
      <w:r w:rsidR="00314142">
        <w:t xml:space="preserve"> </w:t>
      </w:r>
      <w:r w:rsidR="005178B4">
        <w:t xml:space="preserve">data is </w:t>
      </w:r>
      <w:r w:rsidR="0017061F">
        <w:t>missing at random</w:t>
      </w:r>
      <w:r w:rsidR="00314142">
        <w:t xml:space="preserve"> (MAR)</w:t>
      </w:r>
      <w:r w:rsidR="00BF2EC5">
        <w:fldChar w:fldCharType="begin"/>
      </w:r>
      <w:r w:rsidR="00CB7027">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B7027">
        <w:rPr>
          <w:noProof/>
        </w:rPr>
        <w:t> [36]</w:t>
      </w:r>
      <w:r w:rsidR="00BF2EC5">
        <w:fldChar w:fldCharType="end"/>
      </w:r>
      <w:r w:rsidR="0017061F">
        <w:t>.</w:t>
      </w:r>
      <w:r w:rsidR="000C17BA">
        <w:t xml:space="preserve"> Unfortunately, </w:t>
      </w:r>
      <w:del w:id="192" w:author="My Luong Vuong" w:date="2024-05-31T16:04:00Z">
        <w:r w:rsidR="000C17BA" w:rsidDel="00FF2B58">
          <w:delText xml:space="preserve">and </w:delText>
        </w:r>
      </w:del>
      <w:r w:rsidR="000C17BA">
        <w:t>against all evidence</w:t>
      </w:r>
      <w:r w:rsidR="00035A20">
        <w:t>,</w:t>
      </w:r>
      <w:r w:rsidR="000C17BA">
        <w:t xml:space="preserve"> single imputation remains</w:t>
      </w:r>
      <w:r w:rsidR="00035A20">
        <w:t xml:space="preserve"> widely applied in pharmacometrics research. </w:t>
      </w:r>
      <w:del w:id="193" w:author="My Luong Vuong" w:date="2024-05-31T11:14:00Z">
        <w:r w:rsidR="00035A20" w:rsidDel="00452E75">
          <w:delText>S</w:delText>
        </w:r>
      </w:del>
      <w:ins w:id="194" w:author="My Luong Vuong" w:date="2024-05-31T11:14:00Z">
        <w:r w:rsidR="00452E75">
          <w:t>I</w:t>
        </w:r>
      </w:ins>
      <w:del w:id="195" w:author="My Luong Vuong" w:date="2024-05-31T11:13:00Z">
        <w:r w:rsidR="00035A20" w:rsidDel="00452E75">
          <w:delText>pecifically i</w:delText>
        </w:r>
      </w:del>
      <w:r w:rsidR="00035A20">
        <w:t>n our case,</w:t>
      </w:r>
      <w:r w:rsidR="00B04D68">
        <w:t xml:space="preserve"> </w:t>
      </w:r>
      <w:ins w:id="196" w:author="My Luong Vuong" w:date="2024-05-31T11:15:00Z">
        <w:r w:rsidR="0027650D" w:rsidRPr="0027650D">
          <w:t xml:space="preserve">when we explored the </w:t>
        </w:r>
      </w:ins>
      <w:ins w:id="197" w:author="My Luong Vuong" w:date="2024-05-31T11:16:00Z">
        <w:r w:rsidR="00D032DD">
          <w:t>eGFR</w:t>
        </w:r>
        <w:r w:rsidR="00D032DD" w:rsidRPr="00A72BCD">
          <w:rPr>
            <w:vertAlign w:val="subscript"/>
          </w:rPr>
          <w:t>CKD</w:t>
        </w:r>
        <w:r w:rsidR="00D032DD">
          <w:rPr>
            <w:vertAlign w:val="subscript"/>
          </w:rPr>
          <w:t>-</w:t>
        </w:r>
        <w:r w:rsidR="00D032DD" w:rsidRPr="00A72BCD">
          <w:rPr>
            <w:vertAlign w:val="subscript"/>
          </w:rPr>
          <w:t>EPI</w:t>
        </w:r>
      </w:ins>
      <w:ins w:id="198" w:author="My Luong Vuong" w:date="2024-05-31T11:15:00Z">
        <w:r w:rsidR="0027650D" w:rsidRPr="0027650D">
          <w:t xml:space="preserve"> data in our </w:t>
        </w:r>
      </w:ins>
      <w:ins w:id="199" w:author="My Luong Vuong" w:date="2024-05-31T11:16:00Z">
        <w:r w:rsidR="00A12839">
          <w:t>pooled</w:t>
        </w:r>
      </w:ins>
      <w:ins w:id="200" w:author="My Luong Vuong" w:date="2024-05-31T11:15:00Z">
        <w:r w:rsidR="0027650D" w:rsidRPr="0027650D">
          <w:t xml:space="preserve"> dataset, we found that using single imputation methods like</w:t>
        </w:r>
      </w:ins>
      <w:del w:id="201" w:author="My Luong Vuong" w:date="2024-05-31T11:15:00Z">
        <w:r w:rsidR="00282A1D" w:rsidDel="0027650D">
          <w:delText>exploratory</w:delText>
        </w:r>
        <w:r w:rsidR="00B62601" w:rsidDel="0027650D">
          <w:delText xml:space="preserve"> analysis of the</w:delText>
        </w:r>
        <w:r w:rsidR="00282A1D" w:rsidDel="0027650D">
          <w:delText xml:space="preserve"> eGFR</w:delText>
        </w:r>
        <w:r w:rsidR="00282A1D" w:rsidRPr="00A72BCD" w:rsidDel="0027650D">
          <w:rPr>
            <w:vertAlign w:val="subscript"/>
          </w:rPr>
          <w:delText>CKD</w:delText>
        </w:r>
        <w:r w:rsidR="00282A1D" w:rsidDel="0027650D">
          <w:rPr>
            <w:vertAlign w:val="subscript"/>
          </w:rPr>
          <w:delText>-</w:delText>
        </w:r>
        <w:r w:rsidR="00282A1D" w:rsidRPr="00A72BCD" w:rsidDel="0027650D">
          <w:rPr>
            <w:vertAlign w:val="subscript"/>
          </w:rPr>
          <w:delText>EPI</w:delText>
        </w:r>
        <w:r w:rsidR="00282A1D" w:rsidDel="0027650D">
          <w:delText xml:space="preserve"> data</w:delText>
        </w:r>
        <w:r w:rsidR="00B62601" w:rsidDel="0027650D">
          <w:delText xml:space="preserve"> in our pooled dataset</w:delText>
        </w:r>
        <w:r w:rsidR="00282A1D" w:rsidDel="0027650D">
          <w:delText xml:space="preserve"> confirm</w:delText>
        </w:r>
        <w:r w:rsidR="004C7727" w:rsidDel="0027650D">
          <w:delText>ed</w:delText>
        </w:r>
        <w:r w:rsidR="00282A1D" w:rsidDel="0027650D">
          <w:delText xml:space="preserve"> that single imputation</w:delText>
        </w:r>
        <w:r w:rsidR="00A41608" w:rsidDel="0027650D">
          <w:delText xml:space="preserve"> with</w:delText>
        </w:r>
      </w:del>
      <w:r w:rsidR="00A41608">
        <w:t xml:space="preserve"> last observation carried forward </w:t>
      </w:r>
      <w:del w:id="202" w:author="My Luong Vuong" w:date="2024-05-31T16:05:00Z">
        <w:r w:rsidR="00A41608" w:rsidDel="00770C11">
          <w:delText xml:space="preserve">or </w:delText>
        </w:r>
        <w:r w:rsidR="00E37A2B" w:rsidDel="00770C11">
          <w:delText>next observation carried backward</w:delText>
        </w:r>
        <w:r w:rsidR="00282A1D" w:rsidDel="00770C11">
          <w:delText xml:space="preserve"> </w:delText>
        </w:r>
      </w:del>
      <w:r w:rsidR="00282A1D">
        <w:t>would be inappropriate</w:t>
      </w:r>
      <w:ins w:id="203" w:author="My Luong Vuong" w:date="2024-05-31T11:14:00Z">
        <w:r w:rsidR="00B338A9">
          <w:t xml:space="preserve">. </w:t>
        </w:r>
      </w:ins>
      <w:ins w:id="204" w:author="My Luong Vuong" w:date="2024-05-31T16:05:00Z">
        <w:r w:rsidR="0098485D">
          <w:t>Such a</w:t>
        </w:r>
      </w:ins>
      <w:ins w:id="205" w:author="My Luong Vuong" w:date="2024-05-31T11:14:00Z">
        <w:r w:rsidR="00B338A9">
          <w:t xml:space="preserve"> method would</w:t>
        </w:r>
      </w:ins>
      <w:r w:rsidR="0047336D">
        <w:t xml:space="preserve"> </w:t>
      </w:r>
      <w:del w:id="206" w:author="My Luong Vuong" w:date="2024-05-31T11:14:00Z">
        <w:r w:rsidR="0047336D" w:rsidDel="00B338A9">
          <w:delText xml:space="preserve">as it would </w:delText>
        </w:r>
      </w:del>
      <w:r w:rsidR="00861ABD">
        <w:t xml:space="preserve">falsely </w:t>
      </w:r>
      <w:ins w:id="207" w:author="My Luong Vuong" w:date="2024-05-31T11:14:00Z">
        <w:r w:rsidR="00B338A9">
          <w:t>decrease</w:t>
        </w:r>
      </w:ins>
      <w:del w:id="208" w:author="My Luong Vuong" w:date="2024-05-31T11:14:00Z">
        <w:r w:rsidR="0047336D" w:rsidDel="00B338A9">
          <w:delText>reduce</w:delText>
        </w:r>
      </w:del>
      <w:r w:rsidR="0047336D">
        <w:t xml:space="preserve"> the</w:t>
      </w:r>
      <w:r w:rsidR="008D687B">
        <w:t xml:space="preserve"> temporal</w:t>
      </w:r>
      <w:r w:rsidR="0047336D">
        <w:t xml:space="preserve"> variability in eGFR</w:t>
      </w:r>
      <w:r w:rsidR="0047336D" w:rsidRPr="00A72BCD">
        <w:rPr>
          <w:vertAlign w:val="subscript"/>
        </w:rPr>
        <w:t>CKD</w:t>
      </w:r>
      <w:r w:rsidR="0047336D">
        <w:rPr>
          <w:vertAlign w:val="subscript"/>
        </w:rPr>
        <w:t>-</w:t>
      </w:r>
      <w:r w:rsidR="0047336D" w:rsidRPr="00A72BCD">
        <w:rPr>
          <w:vertAlign w:val="subscript"/>
        </w:rPr>
        <w:t>EPI</w:t>
      </w:r>
      <w:r w:rsidR="004C7727" w:rsidRPr="00A8548F">
        <w:t xml:space="preserve"> </w:t>
      </w:r>
      <w:del w:id="209" w:author="My Luong Vuong" w:date="2024-05-31T11:15:00Z">
        <w:r w:rsidR="00FA10AD" w:rsidDel="0057294B">
          <w:delText xml:space="preserve">as </w:delText>
        </w:r>
      </w:del>
      <w:ins w:id="210" w:author="My Luong Vuong" w:date="2024-05-31T11:15:00Z">
        <w:r w:rsidR="0057294B">
          <w:t xml:space="preserve">that we </w:t>
        </w:r>
      </w:ins>
      <w:r w:rsidR="00861ABD">
        <w:t xml:space="preserve">observed </w:t>
      </w:r>
      <w:r w:rsidR="00FA10AD">
        <w:t>during critical illness</w:t>
      </w:r>
      <w:r w:rsidR="00372158">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B7027">
        <w:rPr>
          <w:noProof/>
        </w:rPr>
        <w:t> [35]</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B7027">
        <w:rPr>
          <w:noProof/>
        </w:rPr>
        <w:t> [20]</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CB7027">
        <w: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CB7027">
        <w:rPr>
          <w:noProof/>
        </w:rPr>
        <w:t> [37]</w:t>
      </w:r>
      <w:r w:rsidR="000715BB">
        <w:fldChar w:fldCharType="end"/>
      </w:r>
      <w:r w:rsidR="004D22DD">
        <w:t>.</w:t>
      </w:r>
      <w:r w:rsidR="00522739">
        <w:t xml:space="preserve"> </w:t>
      </w:r>
      <w:r w:rsidR="008650D7">
        <w:t>Hence, o</w:t>
      </w:r>
      <w:r w:rsidR="00D61134">
        <w:t xml:space="preserve">ur </w:t>
      </w:r>
      <w:r w:rsidR="00D9314D">
        <w:t>profound</w:t>
      </w:r>
      <w:r w:rsidR="00D61134">
        <w:t xml:space="preserve"> degree of </w:t>
      </w:r>
      <w:r w:rsidR="000715BB">
        <w:t>missing data</w:t>
      </w:r>
      <w:r w:rsidR="00D61134">
        <w:t xml:space="preserve"> </w:t>
      </w:r>
      <w:del w:id="211" w:author="My Luong Vuong" w:date="2024-05-31T16:07:00Z">
        <w:r w:rsidR="00D61134" w:rsidDel="003F0FE9">
          <w:delText xml:space="preserve">suggests </w:delText>
        </w:r>
        <w:r w:rsidR="009911D9" w:rsidDel="003F0FE9">
          <w:delText>a high need</w:delText>
        </w:r>
      </w:del>
      <w:ins w:id="212" w:author="My Luong Vuong" w:date="2024-05-31T16:07:00Z">
        <w:r w:rsidR="003F0FE9">
          <w:t>necessitates</w:t>
        </w:r>
      </w:ins>
      <w:r w:rsidR="009911D9">
        <w:t xml:space="preserve"> </w:t>
      </w:r>
      <w:del w:id="213" w:author="My Luong Vuong" w:date="2024-05-31T16:07:00Z">
        <w:r w:rsidR="009911D9" w:rsidDel="00FF32FA">
          <w:delText xml:space="preserve">for </w:delText>
        </w:r>
      </w:del>
      <w:r w:rsidR="009911D9">
        <w:t>a w</w:t>
      </w:r>
      <w:r w:rsidR="00AF5CE9">
        <w:t>ell-designed</w:t>
      </w:r>
      <w:r w:rsidR="009911D9">
        <w:t>, prospective clinical trial</w:t>
      </w:r>
      <w:ins w:id="214" w:author="My Luong Vuong" w:date="2024-05-31T11:22:00Z">
        <w:r w:rsidR="001D6C7E">
          <w:t xml:space="preserve"> with </w:t>
        </w:r>
      </w:ins>
      <w:ins w:id="215" w:author="My Luong Vuong" w:date="2024-05-31T11:23:00Z">
        <w:r w:rsidR="00047193">
          <w:t xml:space="preserve">an </w:t>
        </w:r>
        <w:r w:rsidR="00F01693">
          <w:t>intensive data collection</w:t>
        </w:r>
        <w:r w:rsidR="00047193">
          <w:t xml:space="preserve"> scheme</w:t>
        </w:r>
        <w:r w:rsidR="00F01693">
          <w:t>.</w:t>
        </w:r>
      </w:ins>
      <w:r w:rsidR="009911D9">
        <w:t xml:space="preserve"> </w:t>
      </w:r>
      <w:del w:id="216" w:author="My Luong Vuong" w:date="2024-05-31T11:24:00Z">
        <w:r w:rsidR="009911D9" w:rsidDel="000B34C7">
          <w:delText xml:space="preserve">to </w:delText>
        </w:r>
      </w:del>
      <w:ins w:id="217" w:author="My Luong Vuong" w:date="2024-05-31T11:24:00Z">
        <w:r w:rsidR="00F10947">
          <w:t>This clinical trial</w:t>
        </w:r>
        <w:r w:rsidR="000B34C7">
          <w:t xml:space="preserve"> can then help </w:t>
        </w:r>
      </w:ins>
      <w:r w:rsidR="009911D9">
        <w:t xml:space="preserve">confirm or refute the clinical relevance of </w:t>
      </w:r>
      <w:r w:rsidR="00BE7E50">
        <w:t xml:space="preserve">the </w:t>
      </w:r>
      <w:del w:id="218" w:author="My Luong Vuong" w:date="2024-05-31T11:19:00Z">
        <w:r w:rsidR="00BE7E50" w:rsidDel="003963CA">
          <w:delText xml:space="preserve">renal </w:delText>
        </w:r>
      </w:del>
      <w:ins w:id="219" w:author="My Luong Vuong" w:date="2024-05-31T11:19:00Z">
        <w:r w:rsidR="003963CA">
          <w:t xml:space="preserve">kidney </w:t>
        </w:r>
      </w:ins>
      <w:r w:rsidR="00BE7E50">
        <w:t>function on PKPD target attainment</w:t>
      </w:r>
      <w:ins w:id="220" w:author="My Luong Vuong" w:date="2024-05-31T11:21:00Z">
        <w:r w:rsidR="00E20B55">
          <w:t xml:space="preserve"> of fluconazole</w:t>
        </w:r>
      </w:ins>
      <w:r w:rsidR="00BE7E50">
        <w:t xml:space="preserve"> </w:t>
      </w:r>
      <w:r w:rsidR="00697DA6">
        <w:t xml:space="preserve">under our </w:t>
      </w:r>
      <w:del w:id="221" w:author="My Luong Vuong" w:date="2024-05-31T16:07:00Z">
        <w:r w:rsidR="00697DA6" w:rsidDel="00E03C43">
          <w:delText xml:space="preserve">proposed </w:delText>
        </w:r>
      </w:del>
      <w:r w:rsidR="00697DA6">
        <w:t>dosing recommendation</w:t>
      </w:r>
      <w:ins w:id="222" w:author="My Luong Vuong" w:date="2024-05-31T11:18:00Z">
        <w:r w:rsidR="005C013B">
          <w:t>.</w:t>
        </w:r>
      </w:ins>
    </w:p>
    <w:p w14:paraId="73505988" w14:textId="59A940CD" w:rsidR="00A24960" w:rsidRPr="00E03B11" w:rsidRDefault="00BD3C3F" w:rsidP="00593CAA">
      <w:r>
        <w:lastRenderedPageBreak/>
        <w:t>Our</w:t>
      </w:r>
      <w:r w:rsidRPr="00E03B11">
        <w:t xml:space="preserve"> </w:t>
      </w:r>
      <w:r w:rsidR="0010285C">
        <w:t xml:space="preserve">proposed </w:t>
      </w:r>
      <w:del w:id="223" w:author="My Luong Vuong" w:date="2024-05-31T16:36:00Z">
        <w:r w:rsidR="00A24960" w:rsidRPr="00E03B11" w:rsidDel="002A7BB7">
          <w:delText>optimised</w:delText>
        </w:r>
        <w:r w:rsidR="00BE7E50" w:rsidDel="002A7BB7">
          <w:delText xml:space="preserve"> </w:delText>
        </w:r>
      </w:del>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w:t>
      </w:r>
      <w:del w:id="224" w:author="My Luong Vuong" w:date="2024-05-31T16:08:00Z">
        <w:r w:rsidR="00EC7FA5" w:rsidDel="0021501D">
          <w:delText xml:space="preserve">in </w:delText>
        </w:r>
      </w:del>
      <w:r w:rsidR="00EC7FA5">
        <w:t>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B7027">
        <w:instrText xml:space="preserve"> ADDIN EN.CITE </w:instrText>
      </w:r>
      <w:r w:rsidR="00CB7027">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CB7027">
        <w:instrText xml:space="preserve"> ADDIN EN.CITE.DATA </w:instrText>
      </w:r>
      <w:r w:rsidR="00CB7027">
        <w:fldChar w:fldCharType="end"/>
      </w:r>
      <w:r w:rsidR="00A24960" w:rsidRPr="00E03B11">
        <w:fldChar w:fldCharType="separate"/>
      </w:r>
      <w:r w:rsidR="00CB7027">
        <w:rPr>
          <w:noProof/>
        </w:rPr>
        <w:t> [38]</w:t>
      </w:r>
      <w:r w:rsidR="00A24960" w:rsidRPr="00E03B11">
        <w:fldChar w:fldCharType="end"/>
      </w:r>
      <w:r w:rsidR="004D7B5E">
        <w:t>.</w:t>
      </w:r>
      <w:r w:rsidR="00A24960" w:rsidRPr="00E03B11">
        <w:t xml:space="preserve"> Therefore, </w:t>
      </w:r>
      <w:r w:rsidR="002F2E73">
        <w:t>the implementation potential of</w:t>
      </w:r>
      <w:r w:rsidR="002F2E73" w:rsidRPr="00E03B11">
        <w:t xml:space="preserve"> </w:t>
      </w:r>
      <w:r w:rsidR="00C20A52">
        <w:t xml:space="preserve">our </w:t>
      </w:r>
      <w:del w:id="225" w:author="My Luong Vuong" w:date="2024-05-31T16:10:00Z">
        <w:r w:rsidR="00DD32B1" w:rsidDel="00930264">
          <w:delText xml:space="preserve">optimised </w:delText>
        </w:r>
        <w:r w:rsidR="00A24960" w:rsidRPr="00E03B11" w:rsidDel="00930264">
          <w:delText>dosing</w:delText>
        </w:r>
        <w:r w:rsidR="00C73945" w:rsidDel="00930264">
          <w:delText xml:space="preserve"> regimen</w:delText>
        </w:r>
      </w:del>
      <w:ins w:id="226" w:author="My Luong Vuong" w:date="2024-05-31T16:10:00Z">
        <w:r w:rsidR="00E77983">
          <w:t>recommendation</w:t>
        </w:r>
      </w:ins>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6928A13F" w:rsidR="00CB50CB" w:rsidRDefault="00984EA0" w:rsidP="0072645E">
      <w:ins w:id="227" w:author="My Luong Vuong" w:date="2024-05-31T16:10:00Z">
        <w:r>
          <w:t>We</w:t>
        </w:r>
        <w:r w:rsidRPr="00952395">
          <w:t xml:space="preserve"> do not claim</w:t>
        </w:r>
        <w:r>
          <w:t xml:space="preserve"> our our optimised </w:t>
        </w:r>
        <w:r w:rsidRPr="00E03B11">
          <w:t>dosing</w:t>
        </w:r>
        <w:r>
          <w:t xml:space="preserve"> regimen based on total body weight and CRRT status</w:t>
        </w:r>
        <w:r w:rsidRPr="00952395">
          <w:t xml:space="preserve"> to </w:t>
        </w:r>
        <w:r>
          <w:t>be</w:t>
        </w:r>
        <w:r w:rsidRPr="00952395">
          <w:t xml:space="preserve"> the sole dosing solution</w:t>
        </w:r>
      </w:ins>
      <w:del w:id="228" w:author="My Luong Vuong" w:date="2024-05-31T16:10:00Z">
        <w:r w:rsidR="007E5073" w:rsidRPr="007E5073" w:rsidDel="00984EA0">
          <w:delText xml:space="preserve">We have </w:delText>
        </w:r>
        <w:r w:rsidR="007E5073" w:rsidRPr="00952395" w:rsidDel="00984EA0">
          <w:delText>developed</w:delText>
        </w:r>
        <w:r w:rsidR="001348B8" w:rsidDel="00984EA0">
          <w:delText xml:space="preserve"> a pragmatic</w:delText>
        </w:r>
        <w:r w:rsidR="00BC196C" w:rsidDel="00984EA0">
          <w:delText>, optimised</w:delText>
        </w:r>
        <w:r w:rsidR="00871189" w:rsidDel="00984EA0">
          <w:delText xml:space="preserve"> </w:delText>
        </w:r>
        <w:r w:rsidR="007E5073" w:rsidRPr="00952395" w:rsidDel="00984EA0">
          <w:delText xml:space="preserve">dosing regimen that involves a </w:delText>
        </w:r>
        <w:r w:rsidR="005C1641" w:rsidRPr="00952395" w:rsidDel="00984EA0">
          <w:delText xml:space="preserve">single </w:delText>
        </w:r>
        <w:r w:rsidR="00480D7C" w:rsidRPr="00952395" w:rsidDel="00984EA0">
          <w:delText>loading dose</w:delText>
        </w:r>
        <w:r w:rsidR="00480D7C" w:rsidDel="00984EA0">
          <w:delText xml:space="preserve"> </w:delText>
        </w:r>
        <w:r w:rsidR="007E5073" w:rsidRPr="00952395" w:rsidDel="00984EA0">
          <w:delText>determined by body weight</w:delText>
        </w:r>
        <w:r w:rsidR="005C1641" w:rsidRPr="00952395" w:rsidDel="00984EA0">
          <w:delText xml:space="preserve"> and CRRT status, and a </w:delText>
        </w:r>
        <w:r w:rsidR="004B7020" w:rsidRPr="00952395" w:rsidDel="00984EA0">
          <w:delText>maintenance dose</w:delText>
        </w:r>
        <w:r w:rsidR="004B7020" w:rsidDel="00984EA0">
          <w:delText xml:space="preserve"> </w:delText>
        </w:r>
        <w:r w:rsidR="00BC3285" w:rsidRPr="00952395" w:rsidDel="00984EA0">
          <w:delText>that is only determined by CRRT status</w:delText>
        </w:r>
        <w:r w:rsidR="007E5073" w:rsidRPr="00952395" w:rsidDel="00984EA0">
          <w:delText xml:space="preserve">. </w:delText>
        </w:r>
        <w:r w:rsidR="00BC3285" w:rsidRPr="00952395" w:rsidDel="00984EA0">
          <w:delText>However, we do not claim to have identified the sole dosing solution</w:delText>
        </w:r>
      </w:del>
      <w:r w:rsidR="00BC3285" w:rsidRPr="00952395">
        <w:t>. In</w:t>
      </w:r>
      <w:r w:rsidR="005B207F" w:rsidRPr="00952395">
        <w:t xml:space="preserve"> clinical centr</w:t>
      </w:r>
      <w:r w:rsidR="009946B5">
        <w:t>e</w:t>
      </w:r>
      <w:r w:rsidR="005B207F" w:rsidRPr="00952395">
        <w:t xml:space="preserve">s where </w:t>
      </w:r>
      <w:ins w:id="229" w:author="My Luong Vuong" w:date="2024-05-31T10:08:00Z">
        <w:r w:rsidR="00A16692">
          <w:t xml:space="preserve">neither </w:t>
        </w:r>
      </w:ins>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ins w:id="230" w:author="My Luong Vuong" w:date="2024-05-31T10:08:00Z">
        <w:r w:rsidR="00B866A1">
          <w:t>,</w:t>
        </w:r>
      </w:ins>
      <w:del w:id="231" w:author="My Luong Vuong" w:date="2024-05-31T10:08:00Z">
        <w:r w:rsidR="007E5073" w:rsidRPr="00952395" w:rsidDel="00B866A1">
          <w:delText>,</w:delText>
        </w:r>
      </w:del>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r w:rsidR="00FC096E">
        <w:t>TDM</w:t>
      </w:r>
      <w:del w:id="232" w:author="My Luong Vuong" w:date="2024-05-31T10:06:00Z">
        <w:r w:rsidR="00A0176A" w:rsidDel="005330C2">
          <w:delText xml:space="preserve"> </w:delText>
        </w:r>
      </w:del>
      <w:del w:id="233" w:author="My Luong Vuong" w:date="2024-05-31T10:09:00Z">
        <w:r w:rsidR="00A0176A" w:rsidDel="00B866A1">
          <w:delText>,</w:delText>
        </w:r>
      </w:del>
      <w:r w:rsidR="00FC096E">
        <w:t xml:space="preserve"> </w:t>
      </w:r>
      <w:r w:rsidR="002F5684">
        <w:t xml:space="preserve">may be </w:t>
      </w:r>
      <w:del w:id="234" w:author="My Luong Vuong" w:date="2024-05-31T10:06:00Z">
        <w:r w:rsidR="00F02842" w:rsidDel="005A006F">
          <w:delText>utilised</w:delText>
        </w:r>
      </w:del>
      <w:ins w:id="235" w:author="My Luong Vuong" w:date="2024-05-31T10:06:00Z">
        <w:r w:rsidR="005A006F">
          <w:t>used</w:t>
        </w:r>
      </w:ins>
      <w:r w:rsidR="007E5073" w:rsidRPr="007E5073">
        <w:t>. It is worth noting that our</w:t>
      </w:r>
      <w:r w:rsidR="00507ABC">
        <w:t xml:space="preserve"> recommended</w:t>
      </w:r>
      <w:r w:rsidR="007E5073" w:rsidRPr="007E5073">
        <w:t xml:space="preserve"> </w:t>
      </w:r>
      <w:del w:id="236" w:author="My Luong Vuong" w:date="2024-05-31T16:13:00Z">
        <w:r w:rsidR="007E5073" w:rsidRPr="007E5073" w:rsidDel="00367FFE">
          <w:delText>optimi</w:delText>
        </w:r>
        <w:r w:rsidR="008A51CF" w:rsidDel="00367FFE">
          <w:delText>s</w:delText>
        </w:r>
        <w:r w:rsidR="007E5073" w:rsidRPr="007E5073" w:rsidDel="00367FFE">
          <w:delText xml:space="preserve">ed </w:delText>
        </w:r>
      </w:del>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237" w:author="My Luong Vuong" w:date="2024-05-31T16:12:00Z">
        <w:r w:rsidR="007E5073" w:rsidRPr="007E5073" w:rsidDel="007370B4">
          <w:delText>associated with</w:delText>
        </w:r>
      </w:del>
      <w:ins w:id="238" w:author="My Luong Vuong" w:date="2024-05-31T16:12:00Z">
        <w:r w:rsidR="007370B4">
          <w:t>in</w:t>
        </w:r>
      </w:ins>
      <w:r w:rsidR="007E5073" w:rsidRPr="007E5073">
        <w:t xml:space="preserve"> </w:t>
      </w:r>
      <w:del w:id="239" w:author="My Luong Vuong" w:date="2024-05-31T16:12:00Z">
        <w:r w:rsidR="007E5073" w:rsidRPr="007E5073" w:rsidDel="00897078">
          <w:delText xml:space="preserve">accurately </w:delText>
        </w:r>
      </w:del>
      <w:r w:rsidR="007E5073" w:rsidRPr="007E5073">
        <w:t>measuring</w:t>
      </w:r>
      <w:ins w:id="240" w:author="My Luong Vuong" w:date="2024-05-31T16:12:00Z">
        <w:r w:rsidR="00897078">
          <w:t xml:space="preserve"> accurately</w:t>
        </w:r>
      </w:ins>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CB7027">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CB7027">
        <w:rPr>
          <w:noProof/>
        </w:rPr>
        <w:t> [39]</w:t>
      </w:r>
      <w:r w:rsidR="00143934" w:rsidRPr="00E03B11">
        <w:fldChar w:fldCharType="end"/>
      </w:r>
      <w:r w:rsidR="00A14F24">
        <w:t>.</w:t>
      </w:r>
    </w:p>
    <w:p w14:paraId="5429EA5E" w14:textId="6AC5BEA6" w:rsidR="0036411B" w:rsidRDefault="00047E03" w:rsidP="00593CAA">
      <w:r>
        <w:t>The proposed regimen was also demonstrated to be safe (</w:t>
      </w:r>
      <w:r w:rsidR="00603377">
        <w:t>&lt;</w:t>
      </w:r>
      <w:r w:rsidR="0019156E">
        <w:t>1</w:t>
      </w:r>
      <w:r w:rsidR="00603377">
        <w:t>.</w:t>
      </w:r>
      <w:r w:rsidR="0019156E">
        <w:t>2</w:t>
      </w:r>
      <w:r w:rsidR="00603377">
        <w:t xml:space="preserve">% </w:t>
      </w:r>
      <w:r>
        <w:t>risk of having C</w:t>
      </w:r>
      <w:r w:rsidRPr="00E12082">
        <w:rPr>
          <w:vertAlign w:val="subscript"/>
        </w:rPr>
        <w:t>trough</w:t>
      </w:r>
      <w:r>
        <w:t xml:space="preserve"> ≥80</w:t>
      </w:r>
      <w:r w:rsidR="00603377">
        <w:t> </w:t>
      </w:r>
      <w:r>
        <w:t xml:space="preserve">mg/L). </w:t>
      </w:r>
      <w:del w:id="241" w:author="My Luong Vuong" w:date="2024-05-31T16:14:00Z">
        <w:r w:rsidR="00D8083E" w:rsidDel="00734C9F">
          <w:delText>O</w:delText>
        </w:r>
      </w:del>
      <w:ins w:id="242" w:author="My Luong Vuong" w:date="2024-05-31T16:14:00Z">
        <w:r w:rsidR="00734C9F">
          <w:t>By being both safe and effective, our regimen</w:t>
        </w:r>
        <w:r w:rsidR="000B0321">
          <w:t xml:space="preserve"> is suitable</w:t>
        </w:r>
      </w:ins>
      <w:del w:id="243" w:author="My Luong Vuong" w:date="2024-05-31T16:14:00Z">
        <w:r w:rsidR="00F1634B" w:rsidDel="00734C9F">
          <w:delText xml:space="preserve">ur proposed fluconazole </w:delText>
        </w:r>
        <w:r w:rsidR="006F7B09" w:rsidDel="00734C9F">
          <w:delText>dosing</w:delText>
        </w:r>
        <w:r w:rsidR="00F1634B" w:rsidDel="00734C9F">
          <w:delText xml:space="preserve"> strategy</w:delText>
        </w:r>
        <w:r w:rsidR="00D8083E" w:rsidDel="00734C9F">
          <w:delText xml:space="preserve"> tha</w:delText>
        </w:r>
        <w:r w:rsidR="004B55D0" w:rsidDel="00734C9F">
          <w:delText xml:space="preserve">t </w:delText>
        </w:r>
        <w:r w:rsidR="00D8083E" w:rsidDel="00734C9F">
          <w:delText>ma</w:delText>
        </w:r>
        <w:r w:rsidR="00E92A33" w:rsidDel="00734C9F">
          <w:delText>ximises target attainment with</w:delText>
        </w:r>
        <w:r w:rsidR="004B55D0" w:rsidDel="00734C9F">
          <w:delText>out exposing patients to too high concentrations</w:delText>
        </w:r>
        <w:r w:rsidR="006F7B09" w:rsidDel="00734C9F">
          <w:delText xml:space="preserve"> </w:delText>
        </w:r>
        <w:r w:rsidR="001A0946" w:rsidDel="00734C9F">
          <w:delText xml:space="preserve">is </w:delText>
        </w:r>
        <w:r w:rsidR="00F02842" w:rsidDel="00734C9F">
          <w:delText>suitable</w:delText>
        </w:r>
      </w:del>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ins w:id="244" w:author="My Luong Vuong" w:date="2024-05-31T11:42:00Z">
        <w:r w:rsidR="00B61B75">
          <w:t xml:space="preserve">a </w:t>
        </w:r>
      </w:ins>
      <w:r w:rsidR="007719B2" w:rsidRPr="007719B2">
        <w:t xml:space="preserve">poor target attainment, </w:t>
      </w:r>
      <w:del w:id="245" w:author="My Luong Vuong" w:date="2024-05-31T16:15:00Z">
        <w:r w:rsidR="007719B2" w:rsidRPr="007719B2" w:rsidDel="00E8374D">
          <w:delText xml:space="preserve">indicating the necessity </w:delText>
        </w:r>
        <w:r w:rsidR="00B60D32" w:rsidDel="00E8374D">
          <w:delText>for</w:delText>
        </w:r>
      </w:del>
      <w:ins w:id="246" w:author="My Luong Vuong" w:date="2024-05-31T16:15:00Z">
        <w:r w:rsidR="00E8374D">
          <w:t>necessitating</w:t>
        </w:r>
      </w:ins>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r w:rsidR="001E18A5" w:rsidRPr="00B06240">
        <w:rPr>
          <w:i/>
          <w:iCs/>
        </w:rPr>
        <w:t>C.glabrata</w:t>
      </w:r>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r w:rsidR="005933DE">
        <w:t>C</w:t>
      </w:r>
      <w:r w:rsidR="005933DE" w:rsidRPr="00E12082">
        <w:rPr>
          <w:vertAlign w:val="subscript"/>
        </w:rPr>
        <w:t>trough</w:t>
      </w:r>
      <w:r w:rsidR="005933DE">
        <w:t xml:space="preserve"> ≥80 mg/L </w:t>
      </w:r>
      <w:del w:id="247" w:author="My Luong Vuong" w:date="2024-05-31T16:16:00Z">
        <w:r w:rsidR="00B67274" w:rsidDel="00F175CE">
          <w:delText>is expected to</w:delText>
        </w:r>
      </w:del>
      <w:ins w:id="248" w:author="My Luong Vuong" w:date="2024-05-31T16:16:00Z">
        <w:r w:rsidR="00F175CE">
          <w:t>will</w:t>
        </w:r>
      </w:ins>
      <w:r w:rsidR="00B67274">
        <w:t xml:space="preserve"> be much higher</w:t>
      </w:r>
      <w:r w:rsidR="007719B2" w:rsidRPr="007719B2">
        <w:t>.</w:t>
      </w:r>
    </w:p>
    <w:p w14:paraId="3E59E88F" w14:textId="0B326941" w:rsidR="008E0107" w:rsidRPr="00E03B11" w:rsidRDefault="00CB50CB" w:rsidP="008E0107">
      <w:r w:rsidRPr="00E03B11">
        <w:t xml:space="preserve">We acknowledge several limitations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t>
      </w:r>
      <w:del w:id="249" w:author="My Luong Vuong" w:date="2024-05-31T16:17:00Z">
        <w:r w:rsidR="004F3659" w:rsidDel="00DB305F">
          <w:delText>it</w:delText>
        </w:r>
        <w:r w:rsidR="002A14CB" w:rsidDel="00DB305F">
          <w:delText xml:space="preserve"> i</w:delText>
        </w:r>
        <w:r w:rsidR="004F3659" w:rsidDel="00DB305F">
          <w:delText xml:space="preserve">s likely that </w:delText>
        </w:r>
      </w:del>
      <w:r w:rsidR="004F3659">
        <w:t xml:space="preserve">we </w:t>
      </w:r>
      <w:del w:id="250" w:author="My Luong Vuong" w:date="2024-05-31T16:17:00Z">
        <w:r w:rsidR="00847122" w:rsidDel="00DB305F">
          <w:delText>did not include</w:delText>
        </w:r>
      </w:del>
      <w:ins w:id="251" w:author="My Luong Vuong" w:date="2024-05-31T16:17:00Z">
        <w:r w:rsidR="00DB305F">
          <w:t>might have not included</w:t>
        </w:r>
      </w:ins>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CB7027">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CB7027">
        <w:rPr>
          <w:noProof/>
        </w:rPr>
        <w:t> [40]</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CB7027">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CB7027">
        <w:rPr>
          <w:noProof/>
        </w:rPr>
        <w:t> [40]</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del w:id="252" w:author="My Luong Vuong" w:date="2024-05-31T16:19:00Z">
        <w:r w:rsidR="001077C9" w:rsidDel="00472526">
          <w:delText xml:space="preserve"> </w:delText>
        </w:r>
      </w:del>
      <w:r w:rsidR="009946B5">
        <w:t xml:space="preserve"> </w:t>
      </w:r>
      <w:r w:rsidR="001077C9">
        <w:t xml:space="preserve">Second, </w:t>
      </w:r>
      <w:r w:rsidRPr="00E03B11">
        <w:t xml:space="preserve">we </w:t>
      </w:r>
      <w:del w:id="253" w:author="My Luong Vuong" w:date="2024-05-31T16:18:00Z">
        <w:r w:rsidRPr="00E03B11" w:rsidDel="00077D91">
          <w:delText>were unable</w:delText>
        </w:r>
      </w:del>
      <w:ins w:id="254" w:author="My Luong Vuong" w:date="2024-05-31T16:18:00Z">
        <w:r w:rsidR="00077D91">
          <w:t>could</w:t>
        </w:r>
      </w:ins>
      <w:r w:rsidRPr="00E03B11">
        <w:t xml:space="preserve"> </w:t>
      </w:r>
      <w:del w:id="255" w:author="My Luong Vuong" w:date="2024-05-31T16:18:00Z">
        <w:r w:rsidRPr="00E03B11" w:rsidDel="00077D91">
          <w:delText xml:space="preserve">to </w:delText>
        </w:r>
      </w:del>
      <w:ins w:id="256" w:author="My Luong Vuong" w:date="2024-05-31T16:18:00Z">
        <w:r w:rsidR="00077D91">
          <w:t>not</w:t>
        </w:r>
        <w:r w:rsidR="00077D91" w:rsidRPr="00E03B11">
          <w:t xml:space="preserve"> </w:t>
        </w:r>
      </w:ins>
      <w:r w:rsidRPr="00E03B11">
        <w:t>differentiate between types</w:t>
      </w:r>
      <w:r w:rsidR="007C08DA">
        <w:t xml:space="preserve"> of</w:t>
      </w:r>
      <w:r w:rsidRPr="00E03B11">
        <w:t xml:space="preserve"> CRRT </w:t>
      </w:r>
      <w:ins w:id="257" w:author="My Luong Vuong" w:date="2024-05-31T11:56:00Z">
        <w:r w:rsidR="000A4B10">
          <w:t>as this information was not fully recorded in our dataset</w:t>
        </w:r>
      </w:ins>
      <w:del w:id="258" w:author="My Luong Vuong" w:date="2024-05-31T11:56:00Z">
        <w:r w:rsidRPr="00E03B11" w:rsidDel="000A4B10">
          <w:delText xml:space="preserve">due to a </w:delText>
        </w:r>
        <w:r w:rsidRPr="00E03B11" w:rsidDel="000A4B10">
          <w:lastRenderedPageBreak/>
          <w:delText>lack of information</w:delText>
        </w:r>
        <w:r w:rsidR="007C08DA" w:rsidDel="000A4B10">
          <w:delText xml:space="preserve"> in </w:delText>
        </w:r>
      </w:del>
      <w:del w:id="259" w:author="My Luong Vuong" w:date="2024-05-31T11:54:00Z">
        <w:r w:rsidR="007C08DA" w:rsidDel="00245117">
          <w:delText xml:space="preserve">the </w:delText>
        </w:r>
      </w:del>
      <w:del w:id="260" w:author="My Luong Vuong" w:date="2024-05-31T11:56:00Z">
        <w:r w:rsidR="007C08DA" w:rsidDel="000A4B10">
          <w:delText>data</w:delText>
        </w:r>
      </w:del>
      <w:del w:id="261" w:author="My Luong Vuong" w:date="2024-05-31T11:55:00Z">
        <w:r w:rsidR="007C08DA" w:rsidDel="00245117">
          <w:delText xml:space="preserve"> </w:delText>
        </w:r>
      </w:del>
      <w:del w:id="262" w:author="My Luong Vuong" w:date="2024-05-31T11:56:00Z">
        <w:r w:rsidR="007C08DA" w:rsidDel="000A4B10">
          <w:delText>set</w:delText>
        </w:r>
      </w:del>
      <w:del w:id="263" w:author="My Luong Vuong" w:date="2024-05-31T11:55:00Z">
        <w:r w:rsidR="007C08DA" w:rsidDel="008A66C6">
          <w:delText>s</w:delText>
        </w:r>
      </w:del>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B7027">
        <w:instrText xml:space="preserve"> ADDIN EN.CITE </w:instrText>
      </w:r>
      <w:r w:rsidR="00CB7027">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B7027">
        <w:instrText xml:space="preserve"> ADDIN EN.CITE.DATA </w:instrText>
      </w:r>
      <w:r w:rsidR="00CB7027">
        <w:fldChar w:fldCharType="end"/>
      </w:r>
      <w:r w:rsidR="00972F81" w:rsidRPr="00E03B11">
        <w:fldChar w:fldCharType="separate"/>
      </w:r>
      <w:r w:rsidR="00CB7027">
        <w:rPr>
          <w:noProof/>
        </w:rPr>
        <w:t> [41]</w:t>
      </w:r>
      <w:r w:rsidR="00972F81" w:rsidRPr="00E03B11">
        <w:fldChar w:fldCharType="end"/>
      </w:r>
      <w:r w:rsidR="00C53B7B">
        <w:t>.</w:t>
      </w:r>
      <w:r w:rsidR="007B40FD" w:rsidRPr="00E03B11">
        <w:t xml:space="preserve"> </w:t>
      </w:r>
      <w:del w:id="264" w:author="My Luong Vuong" w:date="2024-05-31T16:21:00Z">
        <w:r w:rsidR="007B40FD" w:rsidRPr="00E03B11" w:rsidDel="00D24DE2">
          <w:delText xml:space="preserve">The majority of CRRT patients in our study were on continuous veno-venous hemodiafiltration (CVVHDF) and continuous veno-venous hemofiltration (CVVH), in which CVVHDF </w:delText>
        </w:r>
      </w:del>
      <w:del w:id="265" w:author="My Luong Vuong" w:date="2024-05-31T12:03:00Z">
        <w:r w:rsidR="007B40FD" w:rsidRPr="00E03B11" w:rsidDel="00AB1825">
          <w:delText>is believed to have</w:delText>
        </w:r>
      </w:del>
      <w:del w:id="266" w:author="My Luong Vuong" w:date="2024-05-31T16:21:00Z">
        <w:r w:rsidR="007B40FD" w:rsidRPr="00E03B11" w:rsidDel="00D24DE2">
          <w:delText xml:space="preserve"> a higher fluconazole clearance as fluconazole is more effectively eliminated by diffusion</w:delText>
        </w:r>
        <w:r w:rsidR="007B40FD" w:rsidRPr="00E03B11" w:rsidDel="00D24DE2">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del>
      <w:r w:rsidR="00CB7027">
        <w:instrText xml:space="preserve"> ADDIN EN.CITE </w:instrText>
      </w:r>
      <w:r w:rsidR="00CB7027">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B7027">
        <w:instrText xml:space="preserve"> ADDIN EN.CITE.DATA </w:instrText>
      </w:r>
      <w:r w:rsidR="00CB7027">
        <w:fldChar w:fldCharType="end"/>
      </w:r>
      <w:del w:id="267" w:author="My Luong Vuong" w:date="2024-05-31T16:21:00Z">
        <w:r w:rsidR="007B40FD" w:rsidRPr="00E03B11" w:rsidDel="00D24DE2">
          <w:fldChar w:fldCharType="separate"/>
        </w:r>
      </w:del>
      <w:r w:rsidR="00CB7027">
        <w:rPr>
          <w:noProof/>
        </w:rPr>
        <w:t> [41]</w:t>
      </w:r>
      <w:del w:id="268" w:author="My Luong Vuong" w:date="2024-05-31T16:21:00Z">
        <w:r w:rsidR="007B40FD" w:rsidRPr="00E03B11" w:rsidDel="00D24DE2">
          <w:fldChar w:fldCharType="end"/>
        </w:r>
        <w:r w:rsidR="00B635F9" w:rsidDel="00D24DE2">
          <w:delText>.</w:delText>
        </w:r>
        <w:r w:rsidR="00102674" w:rsidRPr="00E03B11" w:rsidDel="00D24DE2">
          <w:delText xml:space="preserve"> </w:delText>
        </w:r>
      </w:del>
      <w:del w:id="269" w:author="My Luong Vuong" w:date="2024-05-31T12:03:00Z">
        <w:r w:rsidR="00102674" w:rsidRPr="00E03B11" w:rsidDel="001E4ECF">
          <w:delText>However</w:delText>
        </w:r>
      </w:del>
      <w:ins w:id="270" w:author="My Luong Vuong" w:date="2024-05-31T12:03:00Z">
        <w:r w:rsidR="001E4ECF">
          <w:t>Nevertheless</w:t>
        </w:r>
      </w:ins>
      <w:r w:rsidR="00102674" w:rsidRPr="00E03B11">
        <w:t>,</w:t>
      </w:r>
      <w:del w:id="271" w:author="My Luong Vuong" w:date="2024-05-31T12:04:00Z">
        <w:r w:rsidR="004B7F0D" w:rsidRPr="00E03B11" w:rsidDel="00F802C4">
          <w:delText xml:space="preserve"> </w:delText>
        </w:r>
        <w:r w:rsidR="004B7F0D" w:rsidRPr="00E03B11" w:rsidDel="00A538AE">
          <w:delText>due t</w:delText>
        </w:r>
      </w:del>
      <w:ins w:id="272" w:author="My Luong Vuong" w:date="2024-05-31T12:04:00Z">
        <w:r w:rsidR="00A538AE" w:rsidRPr="00A538AE">
          <w:t xml:space="preserve"> </w:t>
        </w:r>
        <w:r w:rsidR="00A538AE">
          <w:t>we would not likely be able to pick up the effect of CRRT types due to the limited repsentation of CRRT in our dataset</w:t>
        </w:r>
      </w:ins>
      <w:ins w:id="273" w:author="My Luong Vuong" w:date="2024-05-31T16:21:00Z">
        <w:r w:rsidR="008F17BB">
          <w:t>,</w:t>
        </w:r>
      </w:ins>
      <w:ins w:id="274" w:author="My Luong Vuong" w:date="2024-05-31T12:04:00Z">
        <w:r w:rsidR="00A538AE" w:rsidRPr="00E03B11">
          <w:t xml:space="preserve"> </w:t>
        </w:r>
      </w:ins>
      <w:ins w:id="275" w:author="My Luong Vuong" w:date="2024-05-31T16:21:00Z">
        <w:r w:rsidR="008F17BB">
          <w:t xml:space="preserve">as only </w:t>
        </w:r>
      </w:ins>
      <w:ins w:id="276" w:author="My Luong Vuong" w:date="2024-05-31T12:04:00Z">
        <w:r w:rsidR="00A538AE" w:rsidRPr="00E03B11">
          <w:t>1</w:t>
        </w:r>
        <w:r w:rsidR="00A538AE">
          <w:t>9.2</w:t>
        </w:r>
        <w:r w:rsidR="00A538AE" w:rsidRPr="00E03B11">
          <w:t>%</w:t>
        </w:r>
        <w:r w:rsidR="00A538AE">
          <w:t xml:space="preserve"> of patients </w:t>
        </w:r>
      </w:ins>
      <w:ins w:id="277" w:author="My Luong Vuong" w:date="2024-05-31T16:21:00Z">
        <w:r w:rsidR="00A13FD4">
          <w:t>had at least one CRRT sess</w:t>
        </w:r>
      </w:ins>
      <w:ins w:id="278" w:author="My Luong Vuong" w:date="2024-05-31T16:22:00Z">
        <w:r w:rsidR="00A13FD4">
          <w:t>ion</w:t>
        </w:r>
      </w:ins>
      <w:del w:id="279" w:author="My Luong Vuong" w:date="2024-05-31T12:04:00Z">
        <w:r w:rsidR="004B7F0D" w:rsidRPr="00E03B11" w:rsidDel="00A538AE">
          <w:delText xml:space="preserve">o </w:delText>
        </w:r>
        <w:r w:rsidR="004B7F0D" w:rsidDel="00A538AE">
          <w:delText>a</w:delText>
        </w:r>
        <w:r w:rsidR="004B7F0D" w:rsidRPr="00E03B11" w:rsidDel="00A538AE">
          <w:delText xml:space="preserve"> limited representation in our study (1</w:delText>
        </w:r>
        <w:r w:rsidR="004B7F0D" w:rsidDel="00A538AE">
          <w:delText>9.2</w:delText>
        </w:r>
        <w:r w:rsidR="004B7F0D" w:rsidRPr="00E03B11" w:rsidDel="00A538AE">
          <w:delText>%</w:delText>
        </w:r>
        <w:r w:rsidR="004B7F0D" w:rsidDel="00A538AE">
          <w:delText xml:space="preserve"> of patients were on</w:delText>
        </w:r>
        <w:r w:rsidR="004B7F0D" w:rsidRPr="00E03B11" w:rsidDel="00A538AE">
          <w:delText xml:space="preserve"> CRRT</w:delText>
        </w:r>
        <w:r w:rsidR="004B7F0D" w:rsidDel="00A538AE">
          <w:delText xml:space="preserve"> at least once</w:delText>
        </w:r>
        <w:r w:rsidR="004B7F0D" w:rsidRPr="00E03B11" w:rsidDel="00A538AE">
          <w:delText>)</w:delText>
        </w:r>
        <w:r w:rsidR="004B7F0D" w:rsidDel="00A538AE">
          <w:delText xml:space="preserve">, </w:delText>
        </w:r>
        <w:r w:rsidR="004B7F0D" w:rsidRPr="00E03B11" w:rsidDel="00A538AE">
          <w:delText xml:space="preserve">we </w:delText>
        </w:r>
        <w:r w:rsidR="004B7F0D" w:rsidDel="00A538AE">
          <w:delText>were</w:delText>
        </w:r>
        <w:r w:rsidR="004B7F0D" w:rsidRPr="00E03B11" w:rsidDel="00A538AE">
          <w:delText xml:space="preserve"> </w:delText>
        </w:r>
        <w:r w:rsidR="004B7F0D" w:rsidDel="00A538AE">
          <w:delText xml:space="preserve">not able to </w:delText>
        </w:r>
        <w:r w:rsidR="004B7F0D" w:rsidRPr="00E03B11" w:rsidDel="00A538AE">
          <w:delText xml:space="preserve">detect </w:delText>
        </w:r>
        <w:r w:rsidR="004B7F0D" w:rsidDel="00A538AE">
          <w:delText>differences between</w:delText>
        </w:r>
        <w:r w:rsidR="004B7F0D" w:rsidRPr="00E03B11" w:rsidDel="00A538AE">
          <w:delText xml:space="preserve"> CRRT types</w:delText>
        </w:r>
      </w:del>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B7027">
        <w:instrText xml:space="preserve"> ADDIN EN.CITE </w:instrText>
      </w:r>
      <w:r w:rsidR="00CB7027">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CB7027">
        <w:instrText xml:space="preserve"> ADDIN EN.CITE.DATA </w:instrText>
      </w:r>
      <w:r w:rsidR="00CB7027">
        <w:fldChar w:fldCharType="end"/>
      </w:r>
      <w:r w:rsidR="007B40FD" w:rsidRPr="00E03B11">
        <w:fldChar w:fldCharType="separate"/>
      </w:r>
      <w:r w:rsidR="00CB7027">
        <w:rPr>
          <w:noProof/>
        </w:rPr>
        <w:t> [41]</w:t>
      </w:r>
      <w:r w:rsidR="007B40FD" w:rsidRPr="00E03B11">
        <w:fldChar w:fldCharType="end"/>
      </w:r>
      <w:r w:rsidR="009D225B">
        <w:t>.</w:t>
      </w:r>
      <w:r w:rsidR="007B40FD" w:rsidRPr="00E03B11">
        <w:t xml:space="preserve"> </w:t>
      </w:r>
      <w:del w:id="280" w:author="My Luong Vuong" w:date="2024-05-31T16:22:00Z">
        <w:r w:rsidR="007B40FD" w:rsidRPr="00E03B11" w:rsidDel="00C84B70">
          <w:delText>This piece of</w:delText>
        </w:r>
      </w:del>
      <w:ins w:id="281" w:author="My Luong Vuong" w:date="2024-05-31T16:22:00Z">
        <w:r w:rsidR="00C84B70">
          <w:t>Such</w:t>
        </w:r>
      </w:ins>
      <w:r w:rsidR="007B40FD" w:rsidRPr="00E03B11">
        <w:t xml:space="preserve"> information </w:t>
      </w:r>
      <w:r w:rsidR="009946B5">
        <w:t>was</w:t>
      </w:r>
      <w:r w:rsidR="009946B5" w:rsidRPr="00E03B11">
        <w:t xml:space="preserve"> </w:t>
      </w:r>
      <w:r w:rsidR="007B40FD" w:rsidRPr="00E03B11">
        <w:t xml:space="preserve">completely missing in our </w:t>
      </w:r>
      <w:del w:id="282" w:author="My Luong Vuong" w:date="2024-05-31T11:46:00Z">
        <w:r w:rsidR="007B40FD" w:rsidRPr="00E03B11" w:rsidDel="00B0717C">
          <w:delText>study</w:delText>
        </w:r>
        <w:r w:rsidR="009946B5" w:rsidDel="00B0717C">
          <w:delText xml:space="preserve"> </w:delText>
        </w:r>
      </w:del>
      <w:r w:rsidR="009946B5">
        <w:t>dataset</w:t>
      </w:r>
      <w:r w:rsidRPr="00E03B11">
        <w:t xml:space="preserve">. </w:t>
      </w:r>
      <w:del w:id="283" w:author="My Luong Vuong" w:date="2024-05-31T12:05:00Z">
        <w:r w:rsidR="006F6EA5" w:rsidDel="00F709FB">
          <w:delText>Third</w:delText>
        </w:r>
      </w:del>
      <w:ins w:id="284" w:author="My Luong Vuong" w:date="2024-05-31T12:05:00Z">
        <w:r w:rsidR="00F709FB">
          <w:t>Finally</w:t>
        </w:r>
      </w:ins>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ins w:id="285" w:author="My Luong Vuong" w:date="2024-05-31T11:47:00Z">
        <w:r w:rsidR="00D54252">
          <w:t>,</w:t>
        </w:r>
      </w:ins>
      <w:r w:rsidR="008E0107">
        <w:t xml:space="preserve"> and we encourage other data owners to externally evaluate our model with their populations. </w:t>
      </w:r>
    </w:p>
    <w:p w14:paraId="49ACDA9B" w14:textId="2200701C" w:rsidR="00CB50CB" w:rsidRPr="00E03B11" w:rsidDel="00501700" w:rsidRDefault="00CB50CB" w:rsidP="00593CAA">
      <w:pPr>
        <w:rPr>
          <w:del w:id="286" w:author="My Luong Vuong" w:date="2024-05-31T16:22:00Z"/>
        </w:rPr>
      </w:pPr>
    </w:p>
    <w:p w14:paraId="02C01D1A" w14:textId="248B3C44" w:rsidR="004B0DC8" w:rsidRDefault="00CB50CB" w:rsidP="00593CAA">
      <w:r w:rsidRPr="00E03B11">
        <w:t>In conclusion, our popPK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status, eliminating the need for </w:t>
      </w:r>
      <w:r w:rsidR="004424F8" w:rsidRPr="00E03B11">
        <w:t>TDM</w:t>
      </w:r>
      <w:r w:rsidRPr="00E03B11">
        <w:t xml:space="preserve">. 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Pr="009C1CEA" w:rsidRDefault="00DB122C">
      <w:pPr>
        <w:pStyle w:val="Heading2"/>
        <w:numPr>
          <w:ilvl w:val="0"/>
          <w:numId w:val="0"/>
        </w:numPr>
        <w:ind w:left="576" w:hanging="576"/>
        <w:rPr>
          <w:b w:val="0"/>
          <w:rPrChange w:id="287" w:author="My Luong Vuong" w:date="2024-06-03T11:28:00Z">
            <w:rPr>
              <w:b/>
            </w:rPr>
          </w:rPrChange>
        </w:rPr>
        <w:pPrChange w:id="288" w:author="My Luong Vuong" w:date="2024-06-03T11:27:00Z">
          <w:pPr>
            <w:spacing w:after="0" w:line="480" w:lineRule="auto"/>
          </w:pPr>
        </w:pPrChange>
      </w:pPr>
      <w:r w:rsidRPr="009C1CEA">
        <w:rPr>
          <w:sz w:val="22"/>
          <w:szCs w:val="22"/>
          <w:rPrChange w:id="289" w:author="My Luong Vuong" w:date="2024-06-03T11:28:00Z">
            <w:rPr>
              <w:b/>
            </w:rPr>
          </w:rPrChange>
        </w:rPr>
        <w:lastRenderedPageBreak/>
        <w:t>Acknowledgements</w:t>
      </w:r>
    </w:p>
    <w:p w14:paraId="02853BD5" w14:textId="32EB2482" w:rsidR="00B37DE1" w:rsidRPr="00CE6856" w:rsidRDefault="00B82C7A" w:rsidP="00B37DE1">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The resources and services used in this work were provided by the VSC (Flemish Supercomputer Center), funded by the Research Foundation - Flanders (FWO) and the Flemish Government.</w:t>
      </w:r>
    </w:p>
    <w:p w14:paraId="37558E76" w14:textId="1D674E30" w:rsidR="00DB122C" w:rsidRPr="001D7FDC" w:rsidRDefault="00DB122C">
      <w:pPr>
        <w:pStyle w:val="Heading2"/>
        <w:numPr>
          <w:ilvl w:val="0"/>
          <w:numId w:val="0"/>
        </w:numPr>
        <w:ind w:left="576" w:hanging="576"/>
        <w:rPr>
          <w:b w:val="0"/>
          <w:rPrChange w:id="290" w:author="My Luong Vuong" w:date="2024-06-03T11:28:00Z">
            <w:rPr>
              <w:b/>
            </w:rPr>
          </w:rPrChange>
        </w:rPr>
        <w:pPrChange w:id="291" w:author="My Luong Vuong" w:date="2024-06-03T11:28:00Z">
          <w:pPr>
            <w:spacing w:after="0" w:line="480" w:lineRule="auto"/>
          </w:pPr>
        </w:pPrChange>
      </w:pPr>
      <w:r w:rsidRPr="001D7FDC">
        <w:rPr>
          <w:sz w:val="22"/>
          <w:szCs w:val="22"/>
          <w:rPrChange w:id="292" w:author="My Luong Vuong" w:date="2024-06-03T11:28:00Z">
            <w:rPr>
              <w:b/>
            </w:rPr>
          </w:rPrChange>
        </w:rPr>
        <w:t xml:space="preserve">Funding </w:t>
      </w:r>
      <w:del w:id="293" w:author="My Luong Vuong" w:date="2024-06-03T09:39:00Z">
        <w:r w:rsidRPr="001D7FDC" w:rsidDel="00B81355">
          <w:rPr>
            <w:sz w:val="22"/>
            <w:szCs w:val="22"/>
            <w:rPrChange w:id="294" w:author="My Luong Vuong" w:date="2024-06-03T11:28:00Z">
              <w:rPr>
                <w:b/>
              </w:rPr>
            </w:rPrChange>
          </w:rPr>
          <w:delText>sources</w:delText>
        </w:r>
      </w:del>
    </w:p>
    <w:p w14:paraId="536EBAF6" w14:textId="77777777" w:rsidR="009C42AF" w:rsidRDefault="00894D50" w:rsidP="00894D50">
      <w:pPr>
        <w:rPr>
          <w:ins w:id="295" w:author="My Luong Vuong" w:date="2024-06-03T11:22:00Z"/>
        </w:rPr>
      </w:pPr>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4825D6" w:rsidRDefault="0095106F">
      <w:pPr>
        <w:pStyle w:val="Heading2"/>
        <w:numPr>
          <w:ilvl w:val="0"/>
          <w:numId w:val="0"/>
        </w:numPr>
        <w:ind w:left="576" w:hanging="576"/>
        <w:rPr>
          <w:ins w:id="296" w:author="My Luong Vuong" w:date="2024-06-03T11:29:00Z"/>
          <w:b w:val="0"/>
          <w:rPrChange w:id="297" w:author="My Luong Vuong" w:date="2024-06-03T11:29:00Z">
            <w:rPr>
              <w:ins w:id="298" w:author="My Luong Vuong" w:date="2024-06-03T11:29:00Z"/>
              <w:b/>
            </w:rPr>
          </w:rPrChange>
        </w:rPr>
        <w:pPrChange w:id="299" w:author="My Luong Vuong" w:date="2024-06-03T11:29:00Z">
          <w:pPr/>
        </w:pPrChange>
      </w:pPr>
      <w:ins w:id="300" w:author="My Luong Vuong" w:date="2024-06-03T11:29:00Z">
        <w:r w:rsidRPr="004825D6">
          <w:rPr>
            <w:sz w:val="22"/>
            <w:szCs w:val="22"/>
            <w:rPrChange w:id="301" w:author="My Luong Vuong" w:date="2024-06-03T11:29:00Z">
              <w:rPr>
                <w:b/>
              </w:rPr>
            </w:rPrChange>
          </w:rPr>
          <w:t>Declaration of interest</w:t>
        </w:r>
      </w:ins>
    </w:p>
    <w:p w14:paraId="492A77E6" w14:textId="7D4FEB1B" w:rsidR="0095106F" w:rsidRDefault="004C78E8" w:rsidP="00894D50">
      <w:pPr>
        <w:rPr>
          <w:ins w:id="302" w:author="My Luong Vuong" w:date="2024-06-03T11:29:00Z"/>
        </w:rPr>
      </w:pPr>
      <w:ins w:id="303" w:author="My Luong Vuong" w:date="2024-06-12T10:29:00Z">
        <w:r w:rsidRPr="004C78E8">
          <w:t>Ruth Van Daele contributed to this work while at KU Leuven / UZ Leuven. She is currently employed at Gilead.</w:t>
        </w:r>
      </w:ins>
      <w:ins w:id="304" w:author="My Luong Vuong" w:date="2024-06-12T10:28:00Z">
        <w:r w:rsidR="00705615">
          <w:t xml:space="preserve"> </w:t>
        </w:r>
      </w:ins>
    </w:p>
    <w:p w14:paraId="65846339" w14:textId="2A08DA43" w:rsidR="00566B93" w:rsidRPr="00F5012A" w:rsidRDefault="003A1946">
      <w:pPr>
        <w:pStyle w:val="Heading2"/>
        <w:numPr>
          <w:ilvl w:val="0"/>
          <w:numId w:val="0"/>
        </w:numPr>
        <w:ind w:left="576" w:hanging="576"/>
        <w:rPr>
          <w:ins w:id="305" w:author="My Luong Vuong" w:date="2024-06-03T14:20:00Z"/>
        </w:rPr>
        <w:pPrChange w:id="306" w:author="My Luong Vuong" w:date="2024-06-03T14:23:00Z">
          <w:pPr/>
        </w:pPrChange>
      </w:pPr>
      <w:ins w:id="307" w:author="My Luong Vuong" w:date="2024-06-03T14:20:00Z">
        <w:r w:rsidRPr="004874B4">
          <w:rPr>
            <w:sz w:val="22"/>
            <w:szCs w:val="22"/>
            <w:rPrChange w:id="308" w:author="My Luong Vuong" w:date="2024-06-03T14:23:00Z">
              <w:rPr/>
            </w:rPrChange>
          </w:rPr>
          <w:t xml:space="preserve">Declaration of Generative AI and AI-assisted technologies in the </w:t>
        </w:r>
      </w:ins>
      <w:ins w:id="309" w:author="My Luong Vuong" w:date="2024-06-03T14:23:00Z">
        <w:r w:rsidR="00703172">
          <w:rPr>
            <w:sz w:val="22"/>
            <w:szCs w:val="22"/>
          </w:rPr>
          <w:t>writing process</w:t>
        </w:r>
      </w:ins>
    </w:p>
    <w:p w14:paraId="00735A98" w14:textId="480A6382" w:rsidR="00567A9D" w:rsidRDefault="00F26D4B" w:rsidP="00894D50">
      <w:pPr>
        <w:rPr>
          <w:ins w:id="310" w:author="My Luong Vuong" w:date="2024-06-03T14:23:00Z"/>
        </w:rPr>
      </w:pPr>
      <w:ins w:id="311" w:author="My Luong Vuong" w:date="2024-06-03T14:22:00Z">
        <w:r w:rsidRPr="00F26D4B">
          <w:t xml:space="preserve">During the preparation of this work the authors used </w:t>
        </w:r>
        <w:r w:rsidR="00243F4D">
          <w:t>ChatGPT</w:t>
        </w:r>
        <w:r w:rsidRPr="00F26D4B">
          <w:t xml:space="preserve"> in order to </w:t>
        </w:r>
        <w:r w:rsidR="00243F4D" w:rsidRPr="00243F4D">
          <w:t>improve readability and language</w:t>
        </w:r>
        <w:r w:rsidRPr="00F26D4B">
          <w:t>. After using this tool, the authors reviewed and edited the content as needed and take full responsibility for the content of the publication.</w:t>
        </w:r>
      </w:ins>
    </w:p>
    <w:p w14:paraId="46FC3375" w14:textId="77777777" w:rsidR="0053638F" w:rsidRPr="00F5012A" w:rsidRDefault="0053638F">
      <w:pPr>
        <w:pStyle w:val="Heading2"/>
        <w:numPr>
          <w:ilvl w:val="0"/>
          <w:numId w:val="0"/>
        </w:numPr>
        <w:ind w:left="576" w:hanging="576"/>
        <w:rPr>
          <w:ins w:id="312" w:author="My Luong Vuong" w:date="2024-06-03T14:40:00Z"/>
        </w:rPr>
        <w:pPrChange w:id="313" w:author="My Luong Vuong" w:date="2024-06-03T14:41:00Z">
          <w:pPr/>
        </w:pPrChange>
      </w:pPr>
      <w:ins w:id="314" w:author="My Luong Vuong" w:date="2024-06-03T14:40:00Z">
        <w:r w:rsidRPr="003E7FF3">
          <w:rPr>
            <w:sz w:val="22"/>
            <w:szCs w:val="22"/>
            <w:rPrChange w:id="315" w:author="My Luong Vuong" w:date="2024-06-03T14:41:00Z">
              <w:rPr/>
            </w:rPrChange>
          </w:rPr>
          <w:t>Author contributions</w:t>
        </w:r>
      </w:ins>
    </w:p>
    <w:p w14:paraId="1253007A" w14:textId="092BE43C" w:rsidR="00B562FF" w:rsidRDefault="00B562FF">
      <w:pPr>
        <w:spacing w:line="240" w:lineRule="auto"/>
        <w:rPr>
          <w:ins w:id="316" w:author="My Luong Vuong" w:date="2024-06-03T14:40:00Z"/>
        </w:rPr>
        <w:pPrChange w:id="317" w:author="My Luong Vuong" w:date="2024-06-03T15:00:00Z">
          <w:pPr/>
        </w:pPrChange>
      </w:pPr>
      <w:ins w:id="318" w:author="My Luong Vuong" w:date="2024-06-03T14:40:00Z">
        <w:r>
          <w:t>This follows</w:t>
        </w:r>
      </w:ins>
      <w:ins w:id="319" w:author="My Luong Vuong" w:date="2024-06-03T14:44:00Z">
        <w:r w:rsidR="002C2A46">
          <w:t xml:space="preserve"> the</w:t>
        </w:r>
      </w:ins>
      <w:ins w:id="320" w:author="My Luong Vuong" w:date="2024-06-03T14:40:00Z">
        <w:r>
          <w:t xml:space="preserve"> </w:t>
        </w:r>
        <w:r w:rsidRPr="00B562FF">
          <w:t>CRediT author statement</w:t>
        </w:r>
      </w:ins>
    </w:p>
    <w:p w14:paraId="73BA5B45" w14:textId="484C6B61" w:rsidR="002A4724" w:rsidRPr="006E4509" w:rsidRDefault="004B7BDF">
      <w:pPr>
        <w:spacing w:after="120" w:line="240" w:lineRule="auto"/>
        <w:rPr>
          <w:ins w:id="321" w:author="My Luong Vuong" w:date="2024-06-03T14:48:00Z"/>
          <w:lang w:val="fr-FR"/>
          <w:rPrChange w:id="322" w:author="My Luong Vuong" w:date="2024-06-03T15:03:00Z">
            <w:rPr>
              <w:ins w:id="323" w:author="My Luong Vuong" w:date="2024-06-03T14:48:00Z"/>
            </w:rPr>
          </w:rPrChange>
        </w:rPr>
        <w:pPrChange w:id="324" w:author="My Luong Vuong" w:date="2024-06-03T14:49:00Z">
          <w:pPr/>
        </w:pPrChange>
      </w:pPr>
      <w:ins w:id="325" w:author="My Luong Vuong" w:date="2024-06-03T14:48:00Z">
        <w:r w:rsidRPr="006E4509">
          <w:rPr>
            <w:lang w:val="fr-FR"/>
            <w:rPrChange w:id="326" w:author="My Luong Vuong" w:date="2024-06-03T15:03:00Z">
              <w:rPr/>
            </w:rPrChange>
          </w:rPr>
          <w:t>Conceptuali</w:t>
        </w:r>
      </w:ins>
      <w:ins w:id="327" w:author="My Luong Vuong" w:date="2024-06-03T15:02:00Z">
        <w:r w:rsidR="00020828" w:rsidRPr="006E4509">
          <w:rPr>
            <w:lang w:val="fr-FR"/>
            <w:rPrChange w:id="328" w:author="My Luong Vuong" w:date="2024-06-03T15:03:00Z">
              <w:rPr/>
            </w:rPrChange>
          </w:rPr>
          <w:t>s</w:t>
        </w:r>
      </w:ins>
      <w:ins w:id="329" w:author="My Luong Vuong" w:date="2024-06-03T14:48:00Z">
        <w:r w:rsidRPr="006E4509">
          <w:rPr>
            <w:lang w:val="fr-FR"/>
            <w:rPrChange w:id="330" w:author="My Luong Vuong" w:date="2024-06-03T15:03:00Z">
              <w:rPr/>
            </w:rPrChange>
          </w:rPr>
          <w:t xml:space="preserve">ation: </w:t>
        </w:r>
        <w:r w:rsidRPr="006E4509">
          <w:rPr>
            <w:b/>
            <w:bCs/>
            <w:lang w:val="fr-FR"/>
            <w:rPrChange w:id="331" w:author="My Luong Vuong" w:date="2024-06-03T15:03:00Z">
              <w:rPr/>
            </w:rPrChange>
          </w:rPr>
          <w:t xml:space="preserve">MLV, </w:t>
        </w:r>
        <w:r w:rsidR="008534A4" w:rsidRPr="006E4509">
          <w:rPr>
            <w:b/>
            <w:bCs/>
            <w:lang w:val="fr-FR"/>
            <w:rPrChange w:id="332" w:author="My Luong Vuong" w:date="2024-06-03T15:03:00Z">
              <w:rPr/>
            </w:rPrChange>
          </w:rPr>
          <w:t>OE, IS</w:t>
        </w:r>
      </w:ins>
      <w:ins w:id="333" w:author="My Luong Vuong" w:date="2024-06-03T15:01:00Z">
        <w:r w:rsidR="00BD09D4" w:rsidRPr="006E4509">
          <w:rPr>
            <w:b/>
            <w:bCs/>
            <w:lang w:val="fr-FR"/>
            <w:rPrChange w:id="334" w:author="My Luong Vuong" w:date="2024-06-03T15:03:00Z">
              <w:rPr>
                <w:b/>
                <w:bCs/>
              </w:rPr>
            </w:rPrChange>
          </w:rPr>
          <w:t>p</w:t>
        </w:r>
      </w:ins>
      <w:ins w:id="335" w:author="My Luong Vuong" w:date="2024-06-03T14:48:00Z">
        <w:r w:rsidR="008534A4" w:rsidRPr="006E4509">
          <w:rPr>
            <w:b/>
            <w:bCs/>
            <w:lang w:val="fr-FR"/>
            <w:rPrChange w:id="336" w:author="My Luong Vuong" w:date="2024-06-03T15:03:00Z">
              <w:rPr/>
            </w:rPrChange>
          </w:rPr>
          <w:t xml:space="preserve">, </w:t>
        </w:r>
        <w:r w:rsidR="002A4724" w:rsidRPr="006E4509">
          <w:rPr>
            <w:b/>
            <w:bCs/>
            <w:lang w:val="fr-FR"/>
            <w:rPrChange w:id="337" w:author="My Luong Vuong" w:date="2024-06-03T15:03:00Z">
              <w:rPr/>
            </w:rPrChange>
          </w:rPr>
          <w:t>ED.</w:t>
        </w:r>
      </w:ins>
    </w:p>
    <w:p w14:paraId="5BE45E28" w14:textId="461BF201" w:rsidR="003810BA" w:rsidRDefault="002F6403" w:rsidP="008507A4">
      <w:pPr>
        <w:spacing w:after="120" w:line="240" w:lineRule="auto"/>
        <w:rPr>
          <w:ins w:id="338" w:author="My Luong Vuong" w:date="2024-06-03T14:49:00Z"/>
        </w:rPr>
      </w:pPr>
      <w:ins w:id="339" w:author="My Luong Vuong" w:date="2024-06-03T14:48:00Z">
        <w:r>
          <w:t xml:space="preserve">Methodology: </w:t>
        </w:r>
      </w:ins>
      <w:ins w:id="340" w:author="My Luong Vuong" w:date="2024-06-03T14:49:00Z">
        <w:r w:rsidR="003810BA" w:rsidRPr="0096770B">
          <w:rPr>
            <w:b/>
            <w:bCs/>
            <w:rPrChange w:id="341" w:author="My Luong Vuong" w:date="2024-06-03T14:51:00Z">
              <w:rPr/>
            </w:rPrChange>
          </w:rPr>
          <w:t>MLV, OE, IS</w:t>
        </w:r>
      </w:ins>
      <w:ins w:id="342" w:author="My Luong Vuong" w:date="2024-06-03T15:01:00Z">
        <w:r w:rsidR="00CB5D94">
          <w:rPr>
            <w:b/>
            <w:bCs/>
          </w:rPr>
          <w:t>p</w:t>
        </w:r>
      </w:ins>
      <w:ins w:id="343" w:author="My Luong Vuong" w:date="2024-06-03T14:49:00Z">
        <w:r w:rsidR="003810BA" w:rsidRPr="0096770B">
          <w:rPr>
            <w:b/>
            <w:bCs/>
            <w:rPrChange w:id="344" w:author="My Luong Vuong" w:date="2024-06-03T14:51:00Z">
              <w:rPr/>
            </w:rPrChange>
          </w:rPr>
          <w:t>, ED.</w:t>
        </w:r>
      </w:ins>
    </w:p>
    <w:p w14:paraId="43722720" w14:textId="58CE857B" w:rsidR="008507A4" w:rsidRPr="00F5012A" w:rsidRDefault="008506C5" w:rsidP="008507A4">
      <w:pPr>
        <w:spacing w:after="120" w:line="240" w:lineRule="auto"/>
        <w:rPr>
          <w:ins w:id="345" w:author="My Luong Vuong" w:date="2024-06-03T14:50:00Z"/>
        </w:rPr>
      </w:pPr>
      <w:ins w:id="346" w:author="My Luong Vuong" w:date="2024-06-03T14:50:00Z">
        <w:r w:rsidRPr="00F5012A">
          <w:t xml:space="preserve">Software: </w:t>
        </w:r>
        <w:r w:rsidR="00837376" w:rsidRPr="00ED270C">
          <w:rPr>
            <w:b/>
            <w:bCs/>
            <w:rPrChange w:id="347" w:author="My Luong Vuong" w:date="2024-06-03T14:51:00Z">
              <w:rPr/>
            </w:rPrChange>
          </w:rPr>
          <w:t>MLV</w:t>
        </w:r>
        <w:r w:rsidR="0027454E" w:rsidRPr="00ED270C">
          <w:rPr>
            <w:b/>
            <w:bCs/>
            <w:rPrChange w:id="348" w:author="My Luong Vuong" w:date="2024-06-03T14:51:00Z">
              <w:rPr/>
            </w:rPrChange>
          </w:rPr>
          <w:t>.</w:t>
        </w:r>
      </w:ins>
    </w:p>
    <w:p w14:paraId="5171836B" w14:textId="18FBC2D6" w:rsidR="007C50A4" w:rsidRPr="00F5012A" w:rsidRDefault="007C50A4" w:rsidP="008507A4">
      <w:pPr>
        <w:spacing w:after="120" w:line="240" w:lineRule="auto"/>
        <w:rPr>
          <w:ins w:id="349" w:author="My Luong Vuong" w:date="2024-06-03T14:50:00Z"/>
        </w:rPr>
      </w:pPr>
      <w:ins w:id="350" w:author="My Luong Vuong" w:date="2024-06-03T14:50:00Z">
        <w:r w:rsidRPr="00F5012A">
          <w:t xml:space="preserve">Formal analysis: </w:t>
        </w:r>
        <w:r w:rsidRPr="00ED270C">
          <w:rPr>
            <w:b/>
            <w:bCs/>
            <w:rPrChange w:id="351" w:author="My Luong Vuong" w:date="2024-06-03T14:51:00Z">
              <w:rPr/>
            </w:rPrChange>
          </w:rPr>
          <w:t>MLV</w:t>
        </w:r>
        <w:r w:rsidR="0027454E" w:rsidRPr="00ED270C">
          <w:rPr>
            <w:b/>
            <w:bCs/>
            <w:rPrChange w:id="352" w:author="My Luong Vuong" w:date="2024-06-03T14:51:00Z">
              <w:rPr/>
            </w:rPrChange>
          </w:rPr>
          <w:t>.</w:t>
        </w:r>
      </w:ins>
    </w:p>
    <w:p w14:paraId="2F106BC3" w14:textId="2B4A7B0F" w:rsidR="007C50A4" w:rsidRPr="00ED270C" w:rsidRDefault="0027454E" w:rsidP="008507A4">
      <w:pPr>
        <w:spacing w:after="120" w:line="240" w:lineRule="auto"/>
        <w:rPr>
          <w:ins w:id="353" w:author="My Luong Vuong" w:date="2024-06-03T14:53:00Z"/>
          <w:b/>
          <w:bCs/>
          <w:rPrChange w:id="354" w:author="My Luong Vuong" w:date="2024-06-03T15:00:00Z">
            <w:rPr>
              <w:ins w:id="355" w:author="My Luong Vuong" w:date="2024-06-03T14:53:00Z"/>
            </w:rPr>
          </w:rPrChange>
        </w:rPr>
      </w:pPr>
      <w:commentRangeStart w:id="356"/>
      <w:commentRangeStart w:id="357"/>
      <w:commentRangeStart w:id="358"/>
      <w:ins w:id="359" w:author="My Luong Vuong" w:date="2024-06-03T14:50:00Z">
        <w:r w:rsidRPr="00F5012A">
          <w:t>Inves</w:t>
        </w:r>
      </w:ins>
      <w:ins w:id="360" w:author="My Luong Vuong" w:date="2024-06-03T14:51:00Z">
        <w:r w:rsidR="0096770B" w:rsidRPr="00F5012A">
          <w:t>tigation</w:t>
        </w:r>
      </w:ins>
      <w:commentRangeEnd w:id="356"/>
      <w:r w:rsidR="00A57607">
        <w:rPr>
          <w:rStyle w:val="CommentReference"/>
        </w:rPr>
        <w:commentReference w:id="356"/>
      </w:r>
      <w:ins w:id="361" w:author="My Luong Vuong" w:date="2024-06-03T14:51:00Z">
        <w:r w:rsidR="0096770B" w:rsidRPr="00F5012A">
          <w:t xml:space="preserve">: </w:t>
        </w:r>
        <w:r w:rsidR="00BC7F86" w:rsidRPr="00ED270C">
          <w:rPr>
            <w:b/>
            <w:bCs/>
            <w:rPrChange w:id="362" w:author="My Luong Vuong" w:date="2024-06-03T15:00:00Z">
              <w:rPr/>
            </w:rPrChange>
          </w:rPr>
          <w:t>RVD, JWA, S</w:t>
        </w:r>
      </w:ins>
      <w:ins w:id="363" w:author="My Luong Vuong" w:date="2024-06-03T14:52:00Z">
        <w:r w:rsidR="00BC7F86" w:rsidRPr="00ED270C">
          <w:rPr>
            <w:b/>
            <w:bCs/>
            <w:rPrChange w:id="364" w:author="My Luong Vuong" w:date="2024-06-03T15:00:00Z">
              <w:rPr/>
            </w:rPrChange>
          </w:rPr>
          <w:t>L</w:t>
        </w:r>
      </w:ins>
      <w:ins w:id="365" w:author="My Luong Vuong" w:date="2024-06-03T14:51:00Z">
        <w:r w:rsidR="00BC7F86" w:rsidRPr="00ED270C">
          <w:rPr>
            <w:b/>
            <w:bCs/>
            <w:rPrChange w:id="366" w:author="My Luong Vuong" w:date="2024-06-03T15:00:00Z">
              <w:rPr/>
            </w:rPrChange>
          </w:rPr>
          <w:t>S, J</w:t>
        </w:r>
      </w:ins>
      <w:ins w:id="367" w:author="My Luong Vuong" w:date="2024-06-03T14:52:00Z">
        <w:r w:rsidR="00BC7F86" w:rsidRPr="00ED270C">
          <w:rPr>
            <w:b/>
            <w:bCs/>
            <w:rPrChange w:id="368" w:author="My Luong Vuong" w:date="2024-06-03T15:00:00Z">
              <w:rPr/>
            </w:rPrChange>
          </w:rPr>
          <w:t>A</w:t>
        </w:r>
      </w:ins>
      <w:ins w:id="369" w:author="My Luong Vuong" w:date="2024-06-03T14:51:00Z">
        <w:r w:rsidR="00BC7F86" w:rsidRPr="00ED270C">
          <w:rPr>
            <w:b/>
            <w:bCs/>
            <w:rPrChange w:id="370" w:author="My Luong Vuong" w:date="2024-06-03T15:00:00Z">
              <w:rPr/>
            </w:rPrChange>
          </w:rPr>
          <w:t>R</w:t>
        </w:r>
      </w:ins>
      <w:ins w:id="371" w:author="My Luong Vuong" w:date="2024-06-03T14:52:00Z">
        <w:r w:rsidR="00BC7F86" w:rsidRPr="00ED270C">
          <w:rPr>
            <w:b/>
            <w:bCs/>
            <w:rPrChange w:id="372" w:author="My Luong Vuong" w:date="2024-06-03T15:00:00Z">
              <w:rPr/>
            </w:rPrChange>
          </w:rPr>
          <w:t>, YD, JW,</w:t>
        </w:r>
      </w:ins>
      <w:ins w:id="373" w:author="My Luong Vuong" w:date="2024-06-03T14:53:00Z">
        <w:r w:rsidR="00407F24" w:rsidRPr="00ED270C">
          <w:rPr>
            <w:b/>
            <w:bCs/>
            <w:rPrChange w:id="374" w:author="My Luong Vuong" w:date="2024-06-03T15:00:00Z">
              <w:rPr/>
            </w:rPrChange>
          </w:rPr>
          <w:t xml:space="preserve"> </w:t>
        </w:r>
        <w:r w:rsidR="00D23EEE" w:rsidRPr="00ED270C">
          <w:rPr>
            <w:b/>
            <w:bCs/>
            <w:rPrChange w:id="375" w:author="My Luong Vuong" w:date="2024-06-03T15:00:00Z">
              <w:rPr/>
            </w:rPrChange>
          </w:rPr>
          <w:t>JMB, IS, RJB, JAS</w:t>
        </w:r>
        <w:r w:rsidR="00D23EEE" w:rsidRPr="00ED270C">
          <w:rPr>
            <w:b/>
            <w:bCs/>
            <w:rPrChange w:id="376" w:author="My Luong Vuong" w:date="2024-06-03T15:00:00Z">
              <w:rPr>
                <w:lang w:val="de-DE"/>
              </w:rPr>
            </w:rPrChange>
          </w:rPr>
          <w:t xml:space="preserve">, RB, </w:t>
        </w:r>
      </w:ins>
      <w:ins w:id="377" w:author="My Luong Vuong" w:date="2024-06-03T14:54:00Z">
        <w:r w:rsidR="001827A0" w:rsidRPr="00ED270C">
          <w:rPr>
            <w:b/>
            <w:bCs/>
            <w:rPrChange w:id="378" w:author="My Luong Vuong" w:date="2024-06-03T15:00:00Z">
              <w:rPr>
                <w:lang w:val="de-DE"/>
              </w:rPr>
            </w:rPrChange>
          </w:rPr>
          <w:t>SB, IS</w:t>
        </w:r>
      </w:ins>
      <w:ins w:id="379" w:author="My Luong Vuong" w:date="2024-06-03T15:01:00Z">
        <w:r w:rsidR="00000EE0" w:rsidRPr="00ED270C">
          <w:rPr>
            <w:b/>
            <w:bCs/>
          </w:rPr>
          <w:t>p</w:t>
        </w:r>
      </w:ins>
      <w:ins w:id="380" w:author="My Luong Vuong" w:date="2024-06-03T14:54:00Z">
        <w:r w:rsidR="001827A0" w:rsidRPr="00ED270C">
          <w:rPr>
            <w:b/>
            <w:bCs/>
            <w:rPrChange w:id="381" w:author="My Luong Vuong" w:date="2024-06-03T15:00:00Z">
              <w:rPr>
                <w:lang w:val="de-DE"/>
              </w:rPr>
            </w:rPrChange>
          </w:rPr>
          <w:t>.</w:t>
        </w:r>
      </w:ins>
    </w:p>
    <w:p w14:paraId="0AE6084A" w14:textId="76B00732" w:rsidR="00B8193F" w:rsidRPr="00ED270C" w:rsidRDefault="00B8193F" w:rsidP="008507A4">
      <w:pPr>
        <w:spacing w:after="120" w:line="240" w:lineRule="auto"/>
        <w:rPr>
          <w:ins w:id="382" w:author="My Luong Vuong" w:date="2024-06-03T14:55:00Z"/>
        </w:rPr>
      </w:pPr>
      <w:ins w:id="383" w:author="My Luong Vuong" w:date="2024-06-03T14:53:00Z">
        <w:r w:rsidRPr="00F5012A">
          <w:t>Resources</w:t>
        </w:r>
      </w:ins>
      <w:commentRangeEnd w:id="357"/>
      <w:r w:rsidR="008301C2">
        <w:rPr>
          <w:rStyle w:val="CommentReference"/>
        </w:rPr>
        <w:commentReference w:id="357"/>
      </w:r>
      <w:commentRangeEnd w:id="358"/>
      <w:r w:rsidR="00A57607">
        <w:rPr>
          <w:rStyle w:val="CommentReference"/>
        </w:rPr>
        <w:commentReference w:id="358"/>
      </w:r>
      <w:ins w:id="384" w:author="My Luong Vuong" w:date="2024-06-03T14:53:00Z">
        <w:r w:rsidRPr="00F5012A">
          <w:t xml:space="preserve">: </w:t>
        </w:r>
      </w:ins>
      <w:ins w:id="385" w:author="My Luong Vuong" w:date="2024-06-03T14:54:00Z">
        <w:r w:rsidR="006A526C" w:rsidRPr="00ED270C">
          <w:rPr>
            <w:b/>
            <w:bCs/>
            <w:rPrChange w:id="386" w:author="My Luong Vuong" w:date="2024-06-03T15:00:00Z">
              <w:rPr>
                <w:lang w:val="de-DE"/>
              </w:rPr>
            </w:rPrChange>
          </w:rPr>
          <w:t>RVD, JWA, SLS, JAR, YD, JW, JMB, IS, RJB, JAS, RB, SB, IS</w:t>
        </w:r>
      </w:ins>
      <w:ins w:id="387" w:author="My Luong Vuong" w:date="2024-06-03T15:01:00Z">
        <w:r w:rsidR="00000EE0" w:rsidRPr="00ED270C">
          <w:rPr>
            <w:b/>
            <w:bCs/>
          </w:rPr>
          <w:t>p</w:t>
        </w:r>
      </w:ins>
      <w:ins w:id="388" w:author="My Luong Vuong" w:date="2024-06-03T14:54:00Z">
        <w:r w:rsidR="006A526C" w:rsidRPr="00ED270C">
          <w:rPr>
            <w:b/>
            <w:bCs/>
            <w:rPrChange w:id="389" w:author="My Luong Vuong" w:date="2024-06-03T15:00:00Z">
              <w:rPr>
                <w:lang w:val="de-DE"/>
              </w:rPr>
            </w:rPrChange>
          </w:rPr>
          <w:t>.</w:t>
        </w:r>
      </w:ins>
    </w:p>
    <w:p w14:paraId="4C248CB9" w14:textId="65D5EC6D" w:rsidR="008C18D6" w:rsidRPr="00AC49AE" w:rsidRDefault="008674B2" w:rsidP="008507A4">
      <w:pPr>
        <w:spacing w:after="120" w:line="240" w:lineRule="auto"/>
        <w:rPr>
          <w:ins w:id="390" w:author="My Luong Vuong" w:date="2024-06-03T14:55:00Z"/>
          <w:rPrChange w:id="391" w:author="My Luong Vuong" w:date="2024-06-03T14:56:00Z">
            <w:rPr>
              <w:ins w:id="392" w:author="My Luong Vuong" w:date="2024-06-03T14:55:00Z"/>
              <w:lang w:val="de-DE"/>
            </w:rPr>
          </w:rPrChange>
        </w:rPr>
      </w:pPr>
      <w:ins w:id="393" w:author="My Luong Vuong" w:date="2024-06-03T14:55:00Z">
        <w:r w:rsidRPr="00AC49AE">
          <w:rPr>
            <w:rPrChange w:id="394" w:author="My Luong Vuong" w:date="2024-06-03T14:56:00Z">
              <w:rPr>
                <w:lang w:val="de-DE"/>
              </w:rPr>
            </w:rPrChange>
          </w:rPr>
          <w:t xml:space="preserve">Data Curation: </w:t>
        </w:r>
        <w:r w:rsidRPr="00AA0E2D">
          <w:rPr>
            <w:b/>
            <w:bCs/>
            <w:rPrChange w:id="395" w:author="My Luong Vuong" w:date="2024-06-03T15:00:00Z">
              <w:rPr>
                <w:lang w:val="de-DE"/>
              </w:rPr>
            </w:rPrChange>
          </w:rPr>
          <w:t>RVD</w:t>
        </w:r>
      </w:ins>
      <w:r w:rsidR="00C3120E">
        <w:rPr>
          <w:b/>
          <w:bCs/>
        </w:rPr>
        <w:t>, MLV</w:t>
      </w:r>
      <w:ins w:id="396" w:author="My Luong Vuong" w:date="2024-06-03T14:55:00Z">
        <w:r w:rsidR="008848B4" w:rsidRPr="00AA0E2D">
          <w:rPr>
            <w:b/>
            <w:bCs/>
            <w:rPrChange w:id="397" w:author="My Luong Vuong" w:date="2024-06-03T15:00:00Z">
              <w:rPr>
                <w:lang w:val="de-DE"/>
              </w:rPr>
            </w:rPrChange>
          </w:rPr>
          <w:t>.</w:t>
        </w:r>
      </w:ins>
    </w:p>
    <w:p w14:paraId="05E3B432" w14:textId="02DCB317" w:rsidR="008848B4" w:rsidRPr="00AC49AE" w:rsidRDefault="00421FB0" w:rsidP="008507A4">
      <w:pPr>
        <w:spacing w:after="120" w:line="240" w:lineRule="auto"/>
        <w:rPr>
          <w:ins w:id="398" w:author="My Luong Vuong" w:date="2024-06-03T14:56:00Z"/>
          <w:rPrChange w:id="399" w:author="My Luong Vuong" w:date="2024-06-03T14:56:00Z">
            <w:rPr>
              <w:ins w:id="400" w:author="My Luong Vuong" w:date="2024-06-03T14:56:00Z"/>
              <w:lang w:val="de-DE"/>
            </w:rPr>
          </w:rPrChange>
        </w:rPr>
      </w:pPr>
      <w:ins w:id="401" w:author="My Luong Vuong" w:date="2024-06-03T14:55:00Z">
        <w:r w:rsidRPr="00AC49AE">
          <w:rPr>
            <w:rPrChange w:id="402" w:author="My Luong Vuong" w:date="2024-06-03T14:56:00Z">
              <w:rPr>
                <w:lang w:val="de-DE"/>
              </w:rPr>
            </w:rPrChange>
          </w:rPr>
          <w:t xml:space="preserve">Writing – Original Draft: </w:t>
        </w:r>
        <w:r w:rsidR="00AC49AE" w:rsidRPr="00AA0E2D">
          <w:rPr>
            <w:b/>
            <w:bCs/>
            <w:rPrChange w:id="403" w:author="My Luong Vuong" w:date="2024-06-03T15:00:00Z">
              <w:rPr>
                <w:lang w:val="de-DE"/>
              </w:rPr>
            </w:rPrChange>
          </w:rPr>
          <w:t>MLV</w:t>
        </w:r>
      </w:ins>
      <w:ins w:id="404" w:author="My Luong Vuong" w:date="2024-06-03T14:56:00Z">
        <w:r w:rsidR="00AC49AE" w:rsidRPr="00AA0E2D">
          <w:rPr>
            <w:b/>
            <w:bCs/>
            <w:rPrChange w:id="405" w:author="My Luong Vuong" w:date="2024-06-03T15:00:00Z">
              <w:rPr>
                <w:lang w:val="de-DE"/>
              </w:rPr>
            </w:rPrChange>
          </w:rPr>
          <w:t>.</w:t>
        </w:r>
      </w:ins>
    </w:p>
    <w:p w14:paraId="0707A942" w14:textId="68D9FFDB" w:rsidR="00AC49AE" w:rsidRDefault="00AC49AE" w:rsidP="008507A4">
      <w:pPr>
        <w:spacing w:after="120" w:line="240" w:lineRule="auto"/>
        <w:rPr>
          <w:ins w:id="406" w:author="My Luong Vuong" w:date="2024-06-03T14:58:00Z"/>
        </w:rPr>
      </w:pPr>
      <w:ins w:id="407" w:author="My Luong Vuong" w:date="2024-06-03T14:56:00Z">
        <w:r>
          <w:t>Writing – Review &amp; Editing</w:t>
        </w:r>
        <w:r w:rsidR="00D86399">
          <w:t xml:space="preserve">: </w:t>
        </w:r>
      </w:ins>
      <w:ins w:id="408" w:author="My Luong Vuong" w:date="2024-06-03T14:57:00Z">
        <w:r w:rsidR="00211C8C" w:rsidRPr="00DC6633">
          <w:rPr>
            <w:b/>
            <w:bCs/>
            <w:rPrChange w:id="409" w:author="My Luong Vuong" w:date="2024-06-03T15:00:00Z">
              <w:rPr/>
            </w:rPrChange>
          </w:rPr>
          <w:t>MLV, OE, RVD, JWA, SLS, JAR, YD, JW, BM, JMB, IS, RJB, JAS, RB, SB, SGW, IS</w:t>
        </w:r>
      </w:ins>
      <w:ins w:id="410" w:author="My Luong Vuong" w:date="2024-06-03T15:01:00Z">
        <w:r w:rsidR="00000EE0">
          <w:rPr>
            <w:b/>
            <w:bCs/>
          </w:rPr>
          <w:t>p</w:t>
        </w:r>
      </w:ins>
      <w:ins w:id="411" w:author="My Luong Vuong" w:date="2024-06-03T14:57:00Z">
        <w:r w:rsidR="00211C8C" w:rsidRPr="00DC6633">
          <w:rPr>
            <w:b/>
            <w:bCs/>
            <w:rPrChange w:id="412" w:author="My Luong Vuong" w:date="2024-06-03T15:00:00Z">
              <w:rPr/>
            </w:rPrChange>
          </w:rPr>
          <w:t xml:space="preserve">, </w:t>
        </w:r>
      </w:ins>
      <w:ins w:id="413" w:author="My Luong Vuong" w:date="2024-06-03T14:58:00Z">
        <w:r w:rsidR="00211C8C" w:rsidRPr="00DC6633">
          <w:rPr>
            <w:b/>
            <w:bCs/>
            <w:rPrChange w:id="414" w:author="My Luong Vuong" w:date="2024-06-03T15:00:00Z">
              <w:rPr/>
            </w:rPrChange>
          </w:rPr>
          <w:t>ED.</w:t>
        </w:r>
      </w:ins>
    </w:p>
    <w:p w14:paraId="25B92FFB" w14:textId="4B439556" w:rsidR="008C2956" w:rsidRPr="00DC6633" w:rsidRDefault="001A29BE" w:rsidP="008507A4">
      <w:pPr>
        <w:spacing w:after="120" w:line="240" w:lineRule="auto"/>
        <w:rPr>
          <w:ins w:id="415" w:author="My Luong Vuong" w:date="2024-06-03T14:58:00Z"/>
          <w:b/>
          <w:bCs/>
          <w:rPrChange w:id="416" w:author="My Luong Vuong" w:date="2024-06-03T15:00:00Z">
            <w:rPr>
              <w:ins w:id="417" w:author="My Luong Vuong" w:date="2024-06-03T14:58:00Z"/>
            </w:rPr>
          </w:rPrChange>
        </w:rPr>
      </w:pPr>
      <w:ins w:id="418" w:author="My Luong Vuong" w:date="2024-06-03T14:58:00Z">
        <w:r>
          <w:t>Visuali</w:t>
        </w:r>
      </w:ins>
      <w:ins w:id="419" w:author="My Luong Vuong" w:date="2024-06-03T15:02:00Z">
        <w:r w:rsidR="009D7AA7">
          <w:t>s</w:t>
        </w:r>
      </w:ins>
      <w:ins w:id="420" w:author="My Luong Vuong" w:date="2024-06-03T14:58:00Z">
        <w:r>
          <w:t>ation</w:t>
        </w:r>
        <w:r w:rsidR="00813226">
          <w:t>:</w:t>
        </w:r>
        <w:r>
          <w:t xml:space="preserve"> </w:t>
        </w:r>
        <w:r w:rsidRPr="00DC6633">
          <w:rPr>
            <w:b/>
            <w:bCs/>
            <w:rPrChange w:id="421" w:author="My Luong Vuong" w:date="2024-06-03T15:00:00Z">
              <w:rPr/>
            </w:rPrChange>
          </w:rPr>
          <w:t>MLV.</w:t>
        </w:r>
      </w:ins>
    </w:p>
    <w:p w14:paraId="1F2F6AC5" w14:textId="6C4D6844" w:rsidR="00813226" w:rsidRDefault="00B7019F" w:rsidP="008507A4">
      <w:pPr>
        <w:spacing w:after="120" w:line="240" w:lineRule="auto"/>
        <w:rPr>
          <w:ins w:id="422" w:author="My Luong Vuong" w:date="2024-06-03T14:58:00Z"/>
        </w:rPr>
      </w:pPr>
      <w:ins w:id="423" w:author="My Luong Vuong" w:date="2024-06-03T14:58:00Z">
        <w:r>
          <w:t xml:space="preserve">Supervision: </w:t>
        </w:r>
        <w:r w:rsidRPr="00DC6633">
          <w:rPr>
            <w:b/>
            <w:bCs/>
            <w:rPrChange w:id="424" w:author="My Luong Vuong" w:date="2024-06-03T15:00:00Z">
              <w:rPr/>
            </w:rPrChange>
          </w:rPr>
          <w:t>IS</w:t>
        </w:r>
      </w:ins>
      <w:ins w:id="425" w:author="My Luong Vuong" w:date="2024-06-03T15:01:00Z">
        <w:r w:rsidR="00DC6633">
          <w:rPr>
            <w:b/>
            <w:bCs/>
          </w:rPr>
          <w:t>p</w:t>
        </w:r>
      </w:ins>
      <w:ins w:id="426" w:author="My Luong Vuong" w:date="2024-06-03T14:58:00Z">
        <w:r w:rsidRPr="00DC6633">
          <w:rPr>
            <w:b/>
            <w:bCs/>
            <w:rPrChange w:id="427" w:author="My Luong Vuong" w:date="2024-06-03T15:00:00Z">
              <w:rPr/>
            </w:rPrChange>
          </w:rPr>
          <w:t>, ED.</w:t>
        </w:r>
      </w:ins>
    </w:p>
    <w:p w14:paraId="3F5C66B7" w14:textId="2610C35D" w:rsidR="00ED1BEC" w:rsidRDefault="00ED1BEC" w:rsidP="008507A4">
      <w:pPr>
        <w:spacing w:after="120" w:line="240" w:lineRule="auto"/>
        <w:rPr>
          <w:ins w:id="428" w:author="My Luong Vuong" w:date="2024-06-03T14:59:00Z"/>
        </w:rPr>
      </w:pPr>
      <w:ins w:id="429" w:author="My Luong Vuong" w:date="2024-06-03T14:58:00Z">
        <w:r>
          <w:t xml:space="preserve">Project administration: </w:t>
        </w:r>
        <w:r w:rsidRPr="00E27797">
          <w:rPr>
            <w:b/>
            <w:bCs/>
            <w:rPrChange w:id="430" w:author="My Luong Vuong" w:date="2024-06-03T15:01:00Z">
              <w:rPr/>
            </w:rPrChange>
          </w:rPr>
          <w:t>IS</w:t>
        </w:r>
      </w:ins>
      <w:ins w:id="431" w:author="My Luong Vuong" w:date="2024-06-03T15:01:00Z">
        <w:r w:rsidR="00E27797" w:rsidRPr="00E27797">
          <w:rPr>
            <w:b/>
            <w:bCs/>
            <w:rPrChange w:id="432" w:author="My Luong Vuong" w:date="2024-06-03T15:01:00Z">
              <w:rPr/>
            </w:rPrChange>
          </w:rPr>
          <w:t>p</w:t>
        </w:r>
      </w:ins>
      <w:ins w:id="433" w:author="My Luong Vuong" w:date="2024-06-03T14:58:00Z">
        <w:r w:rsidRPr="00E27797">
          <w:rPr>
            <w:b/>
            <w:bCs/>
            <w:rPrChange w:id="434" w:author="My Luong Vuong" w:date="2024-06-03T15:01:00Z">
              <w:rPr/>
            </w:rPrChange>
          </w:rPr>
          <w:t>, ED.</w:t>
        </w:r>
      </w:ins>
    </w:p>
    <w:p w14:paraId="48E379BF" w14:textId="081801A8" w:rsidR="00ED1BEC" w:rsidRDefault="00ED1BEC" w:rsidP="008507A4">
      <w:pPr>
        <w:spacing w:after="120" w:line="240" w:lineRule="auto"/>
        <w:rPr>
          <w:ins w:id="435" w:author="My Luong Vuong" w:date="2024-06-03T14:58:00Z"/>
        </w:rPr>
      </w:pPr>
      <w:ins w:id="436" w:author="My Luong Vuong" w:date="2024-06-03T14:59:00Z">
        <w:r>
          <w:lastRenderedPageBreak/>
          <w:t xml:space="preserve">Funding acquisition: </w:t>
        </w:r>
      </w:ins>
      <w:r w:rsidR="00A275A6" w:rsidRPr="00A275A6">
        <w:rPr>
          <w:b/>
          <w:bCs/>
        </w:rPr>
        <w:t>MLV</w:t>
      </w:r>
      <w:r w:rsidR="00A275A6">
        <w:t xml:space="preserve">, </w:t>
      </w:r>
      <w:ins w:id="437" w:author="My Luong Vuong" w:date="2024-06-03T14:59:00Z">
        <w:r w:rsidRPr="00E27797">
          <w:rPr>
            <w:b/>
            <w:bCs/>
            <w:rPrChange w:id="438" w:author="My Luong Vuong" w:date="2024-06-03T15:01:00Z">
              <w:rPr/>
            </w:rPrChange>
          </w:rPr>
          <w:t>IS</w:t>
        </w:r>
      </w:ins>
      <w:ins w:id="439" w:author="My Luong Vuong" w:date="2024-06-03T15:01:00Z">
        <w:r w:rsidR="00E27797" w:rsidRPr="00E27797">
          <w:rPr>
            <w:b/>
            <w:bCs/>
            <w:rPrChange w:id="440" w:author="My Luong Vuong" w:date="2024-06-03T15:01:00Z">
              <w:rPr/>
            </w:rPrChange>
          </w:rPr>
          <w:t>p</w:t>
        </w:r>
      </w:ins>
      <w:ins w:id="441" w:author="My Luong Vuong" w:date="2024-06-03T14:59:00Z">
        <w:r w:rsidRPr="00E27797">
          <w:rPr>
            <w:b/>
            <w:bCs/>
            <w:rPrChange w:id="442" w:author="My Luong Vuong" w:date="2024-06-03T15:01:00Z">
              <w:rPr/>
            </w:rPrChange>
          </w:rPr>
          <w:t>, ED.</w:t>
        </w:r>
      </w:ins>
    </w:p>
    <w:p w14:paraId="6EB0EEE9" w14:textId="79093A44" w:rsidR="001A29BE" w:rsidRDefault="00FC211F">
      <w:ins w:id="443" w:author="My Luong Vuong" w:date="2024-06-03T15:08:00Z">
        <w:r w:rsidRPr="00FC211F">
          <w:t xml:space="preserve">All authors </w:t>
        </w:r>
        <w:r w:rsidR="005B5E9C">
          <w:t>approved the</w:t>
        </w:r>
        <w:r w:rsidRPr="00FC211F">
          <w:t xml:space="preserve"> final version for submission.</w:t>
        </w:r>
      </w:ins>
    </w:p>
    <w:p w14:paraId="389033AF" w14:textId="77777777" w:rsidR="0076457F" w:rsidRPr="00F5012A" w:rsidRDefault="0076457F">
      <w:pPr>
        <w:pStyle w:val="Heading2"/>
        <w:numPr>
          <w:ilvl w:val="0"/>
          <w:numId w:val="0"/>
        </w:numPr>
        <w:ind w:left="576" w:hanging="576"/>
        <w:rPr>
          <w:ins w:id="444" w:author="My Luong Vuong" w:date="2024-06-03T20:49:00Z"/>
        </w:rPr>
        <w:pPrChange w:id="445" w:author="My Luong Vuong" w:date="2024-06-03T14:41:00Z">
          <w:pPr/>
        </w:pPrChange>
      </w:pPr>
      <w:ins w:id="446" w:author="My Luong Vuong" w:date="2024-06-03T20:49:00Z">
        <w:r>
          <w:rPr>
            <w:sz w:val="22"/>
            <w:szCs w:val="22"/>
          </w:rPr>
          <w:t>ORCID iD</w:t>
        </w:r>
      </w:ins>
    </w:p>
    <w:p w14:paraId="0F1B825D" w14:textId="77777777" w:rsidR="0076457F" w:rsidRPr="00AC49AE" w:rsidRDefault="0076457F" w:rsidP="0076457F">
      <w:pPr>
        <w:spacing w:after="120" w:line="240" w:lineRule="auto"/>
        <w:rPr>
          <w:ins w:id="447" w:author="My Luong Vuong" w:date="2024-06-03T20:49:00Z"/>
          <w:rPrChange w:id="448" w:author="My Luong Vuong" w:date="2024-06-03T14:56:00Z">
            <w:rPr>
              <w:ins w:id="449" w:author="My Luong Vuong" w:date="2024-06-03T20:49:00Z"/>
              <w:lang w:val="de-DE"/>
            </w:rPr>
          </w:rPrChange>
        </w:rPr>
      </w:pPr>
      <w:ins w:id="450" w:author="My Luong Vuong" w:date="2024-06-03T20:49:00Z">
        <w:r w:rsidRPr="00A64A64">
          <w:t>My</w:t>
        </w:r>
        <w:r>
          <w:t>-</w:t>
        </w:r>
        <w:r w:rsidRPr="00A64A64">
          <w:t xml:space="preserve">Luong Vuong </w:t>
        </w:r>
        <w:r>
          <w:t>-</w:t>
        </w:r>
        <w:r w:rsidRPr="00A64A64">
          <w:t xml:space="preserve"> https://orcid.org/0000-0001-9203-6745</w:t>
        </w:r>
      </w:ins>
    </w:p>
    <w:p w14:paraId="7D22366A" w14:textId="77777777" w:rsidR="008674B2" w:rsidRPr="00AC49AE" w:rsidRDefault="008674B2">
      <w:pPr>
        <w:spacing w:after="120" w:line="240" w:lineRule="auto"/>
        <w:rPr>
          <w:ins w:id="451" w:author="My Luong Vuong" w:date="2024-06-03T14:49:00Z"/>
        </w:rPr>
        <w:pPrChange w:id="452" w:author="My Luong Vuong" w:date="2024-06-03T14:49:00Z">
          <w:pPr/>
        </w:pPrChange>
      </w:pPr>
    </w:p>
    <w:p w14:paraId="10767AB4" w14:textId="3FB9F477" w:rsidR="00A55057" w:rsidRPr="00AC49AE" w:rsidRDefault="00A55057" w:rsidP="00894D50">
      <w:r w:rsidRPr="00AC49AE">
        <w:br w:type="page"/>
      </w:r>
    </w:p>
    <w:p w14:paraId="527CE4A1" w14:textId="6143B146" w:rsidR="00A55057" w:rsidRDefault="00A55057" w:rsidP="00593CAA">
      <w:pPr>
        <w:pStyle w:val="Heading1"/>
      </w:pPr>
      <w:r>
        <w:lastRenderedPageBreak/>
        <w:t>References</w:t>
      </w:r>
    </w:p>
    <w:p w14:paraId="62C2D5BF" w14:textId="5AEA285C" w:rsidR="00FA339C" w:rsidRPr="006F4EE5" w:rsidRDefault="00221AE5" w:rsidP="00FA339C">
      <w:pPr>
        <w:pStyle w:val="EndNoteBibliography"/>
        <w:spacing w:after="0"/>
        <w:rPr>
          <w:lang w:val="de-DE"/>
        </w:rPr>
      </w:pPr>
      <w:r w:rsidRPr="00E03B11">
        <w:rPr>
          <w:noProof w:val="0"/>
        </w:rPr>
        <w:fldChar w:fldCharType="begin"/>
      </w:r>
      <w:r w:rsidRPr="00790105">
        <w:rPr>
          <w:noProof w:val="0"/>
        </w:rPr>
        <w:instrText xml:space="preserve"> ADDIN EN.REFLIST </w:instrText>
      </w:r>
      <w:r w:rsidRPr="00E03B11">
        <w:rPr>
          <w:noProof w:val="0"/>
        </w:rPr>
        <w:fldChar w:fldCharType="separate"/>
      </w:r>
      <w:r w:rsidR="00FA339C" w:rsidRPr="00FA339C">
        <w:t xml:space="preserve">[1] Cornely OA, Bassetti M, Calandra T, Garbino J, Kullberg BJ, Lortholary O, et al. ESCMID* guideline for the diagnosis and management of Candida diseases 2012: non-neutropenic adult patients. </w:t>
      </w:r>
      <w:r w:rsidR="00FA339C" w:rsidRPr="006F4EE5">
        <w:rPr>
          <w:lang w:val="de-DE"/>
        </w:rPr>
        <w:t xml:space="preserve">Clin Microbiol Infect. 2012;18 Suppl 7:19-37. </w:t>
      </w:r>
      <w:r w:rsidR="004C78E8">
        <w:fldChar w:fldCharType="begin"/>
      </w:r>
      <w:r w:rsidR="004C78E8" w:rsidRPr="00EE5621">
        <w:rPr>
          <w:lang w:val="de-DE"/>
          <w:rPrChange w:id="453" w:author="My Luong Vuong" w:date="2024-06-12T10:23:00Z">
            <w:rPr/>
          </w:rPrChange>
        </w:rPr>
        <w:instrText>HYPERLINK "http://doi.org/10.1111/1469-0691.12039"</w:instrText>
      </w:r>
      <w:r w:rsidR="004C78E8">
        <w:fldChar w:fldCharType="separate"/>
      </w:r>
      <w:r w:rsidR="00FA339C" w:rsidRPr="006F4EE5">
        <w:rPr>
          <w:rStyle w:val="Hyperlink"/>
          <w:lang w:val="de-DE"/>
        </w:rPr>
        <w:t>http://doi.org/10.1111/1469-0691.12039</w:t>
      </w:r>
      <w:r w:rsidR="004C78E8">
        <w:rPr>
          <w:rStyle w:val="Hyperlink"/>
          <w:lang w:val="de-DE"/>
        </w:rPr>
        <w:fldChar w:fldCharType="end"/>
      </w:r>
      <w:r w:rsidR="00FA339C" w:rsidRPr="006F4EE5">
        <w:rPr>
          <w:lang w:val="de-DE"/>
        </w:rPr>
        <w:t>.</w:t>
      </w:r>
    </w:p>
    <w:p w14:paraId="6520D80A" w14:textId="0A02245B" w:rsidR="00FA339C" w:rsidRPr="00FA339C" w:rsidRDefault="00FA339C" w:rsidP="00FA339C">
      <w:pPr>
        <w:pStyle w:val="EndNoteBibliography"/>
        <w:spacing w:after="0"/>
      </w:pPr>
      <w:r w:rsidRPr="006F4EE5">
        <w:rPr>
          <w:lang w:val="de-DE"/>
        </w:rPr>
        <w:t xml:space="preserve">[2] Schroeder M, Weber T, Denker T, Winterland S, Wichmann D, Rohde H, et al. </w:t>
      </w:r>
      <w:r w:rsidRPr="00FA339C">
        <w:t xml:space="preserve">Epidemiology, clinical characteristics, and outcome of candidemia in critically ill patients in Germany: a single-center retrospective 10-year analysis. Annals of Intensive Care. 2020;10:142. </w:t>
      </w:r>
      <w:hyperlink r:id="rId13" w:history="1">
        <w:r w:rsidRPr="00FA339C">
          <w:rPr>
            <w:rStyle w:val="Hyperlink"/>
          </w:rPr>
          <w:t>http://doi.org/10.1186/s13613-020-00755-8</w:t>
        </w:r>
      </w:hyperlink>
      <w:r w:rsidRPr="00FA339C">
        <w:t>.</w:t>
      </w:r>
    </w:p>
    <w:p w14:paraId="29A1C4E3" w14:textId="25EAC93C" w:rsidR="00FA339C" w:rsidRPr="00FA339C" w:rsidRDefault="00FA339C" w:rsidP="00FA339C">
      <w:pPr>
        <w:pStyle w:val="EndNoteBibliography"/>
        <w:spacing w:after="0"/>
      </w:pPr>
      <w:r w:rsidRPr="00FA339C">
        <w:t xml:space="preserve">[3] Bassetti M, Giacobbe DR, Vena A, Trucchi C, Ansaldi F, Antonelli M, et al. Incidence and outcome of invasive candidiasis in intensive care units (ICUs) in Europe: results of the EUCANDICU project. Critical Care. 2019;23:219. </w:t>
      </w:r>
      <w:hyperlink r:id="rId14" w:history="1">
        <w:r w:rsidRPr="00FA339C">
          <w:rPr>
            <w:rStyle w:val="Hyperlink"/>
          </w:rPr>
          <w:t>http://doi.org/10.1186/s13054-019-2497-3</w:t>
        </w:r>
      </w:hyperlink>
      <w:r w:rsidRPr="00FA339C">
        <w:t>.</w:t>
      </w:r>
    </w:p>
    <w:p w14:paraId="10FEEC10" w14:textId="650164DF" w:rsidR="00FA339C" w:rsidRPr="00FA339C" w:rsidRDefault="00FA339C" w:rsidP="00FA339C">
      <w:pPr>
        <w:pStyle w:val="EndNoteBibliography"/>
        <w:spacing w:after="0"/>
      </w:pPr>
      <w:r w:rsidRPr="00FA339C">
        <w:t xml:space="preserve">[4] Sbrana F, Sozio E, Bassetti M, Ripoli A, Pieralli F, Azzini AM, et al. Independent risk factors for mortality in critically ill patients with candidemia on Italian Internal Medicine Wards. Internal and Emergency Medicine. 2018;13:199-204. </w:t>
      </w:r>
      <w:hyperlink r:id="rId15" w:history="1">
        <w:r w:rsidRPr="00FA339C">
          <w:rPr>
            <w:rStyle w:val="Hyperlink"/>
          </w:rPr>
          <w:t>http://doi.org/10.1007/s11739-017-1783-9</w:t>
        </w:r>
      </w:hyperlink>
      <w:r w:rsidRPr="00FA339C">
        <w:t>.</w:t>
      </w:r>
    </w:p>
    <w:p w14:paraId="50E36491" w14:textId="77777777" w:rsidR="00FA339C" w:rsidRPr="00FA339C" w:rsidRDefault="00FA339C" w:rsidP="00FA339C">
      <w:pPr>
        <w:pStyle w:val="EndNoteBibliography"/>
        <w:spacing w:after="0"/>
      </w:pPr>
      <w:r w:rsidRPr="00FA339C">
        <w:t>[5] Pfizer. Summary of Product Characteristics (SmPC) Diflucan. Summary of Product Characteristics (SmPC) Diflucan. 2012.</w:t>
      </w:r>
    </w:p>
    <w:p w14:paraId="421881C1" w14:textId="63075F58" w:rsidR="00FA339C" w:rsidRPr="00FA339C" w:rsidRDefault="00FA339C" w:rsidP="00FA339C">
      <w:pPr>
        <w:pStyle w:val="EndNoteBibliography"/>
        <w:spacing w:after="0"/>
      </w:pPr>
      <w:r w:rsidRPr="00FA339C">
        <w:t xml:space="preserve">[6] Pappas PG, Kauffman CA, Andes DR, Clancy CJ, Marr KA, Ostrosky-Zeichner L, et al. Clinical Practice Guideline for the Management of Candidiasis: 2016 Update by the Infectious Diseases Society of America. Clin Infect Dis. 2016;62:e1-50. </w:t>
      </w:r>
      <w:hyperlink r:id="rId16" w:history="1">
        <w:r w:rsidRPr="00FA339C">
          <w:rPr>
            <w:rStyle w:val="Hyperlink"/>
          </w:rPr>
          <w:t>http://doi.org/10.1093/cid/civ933</w:t>
        </w:r>
      </w:hyperlink>
      <w:r w:rsidRPr="00FA339C">
        <w:t>.</w:t>
      </w:r>
    </w:p>
    <w:p w14:paraId="74FC1224" w14:textId="120D4A95" w:rsidR="00FA339C" w:rsidRPr="00FA339C" w:rsidRDefault="00FA339C" w:rsidP="00FA339C">
      <w:pPr>
        <w:pStyle w:val="EndNoteBibliography"/>
        <w:spacing w:after="0"/>
      </w:pPr>
      <w:r w:rsidRPr="00FA339C">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7" w:history="1">
        <w:r w:rsidRPr="00FA339C">
          <w:rPr>
            <w:rStyle w:val="Hyperlink"/>
          </w:rPr>
          <w:t>http://doi.org/10.2147/ceor.S91587</w:t>
        </w:r>
      </w:hyperlink>
      <w:r w:rsidRPr="00FA339C">
        <w:t>.</w:t>
      </w:r>
    </w:p>
    <w:p w14:paraId="09BF73F3" w14:textId="77777777" w:rsidR="00FA339C" w:rsidRPr="00FA339C" w:rsidRDefault="00FA339C" w:rsidP="00FA339C">
      <w:pPr>
        <w:pStyle w:val="EndNoteBibliography"/>
        <w:spacing w:after="0"/>
      </w:pPr>
      <w:r w:rsidRPr="00FA339C">
        <w:t>[8] European Committee on Antimicrobial Susceptibility Testing. Fluconazole: Rationale for the clinical breakpoints, version 3.0. 2020.</w:t>
      </w:r>
    </w:p>
    <w:p w14:paraId="665C2D93" w14:textId="4AB67C89" w:rsidR="00FA339C" w:rsidRPr="00FA339C" w:rsidRDefault="00FA339C" w:rsidP="00FA339C">
      <w:pPr>
        <w:pStyle w:val="EndNoteBibliography"/>
        <w:spacing w:after="0"/>
      </w:pPr>
      <w:r w:rsidRPr="00FA339C">
        <w:t xml:space="preserve">[9] Jacobson MA, Hanks DK, Ferrell LD. Fatal acute hepatic necrosis due to fluconazole. The American Journal of Medicine. 1994;96:188-90. </w:t>
      </w:r>
      <w:hyperlink r:id="rId18" w:history="1">
        <w:r w:rsidRPr="00FA339C">
          <w:rPr>
            <w:rStyle w:val="Hyperlink"/>
          </w:rPr>
          <w:t>http://doi.org/https://doi.org/10.1016/0002-9343(94)90141-4</w:t>
        </w:r>
      </w:hyperlink>
      <w:r w:rsidRPr="00FA339C">
        <w:t>.</w:t>
      </w:r>
    </w:p>
    <w:p w14:paraId="48D82988" w14:textId="77777777" w:rsidR="00FA339C" w:rsidRPr="00FA339C" w:rsidRDefault="00FA339C" w:rsidP="00FA339C">
      <w:pPr>
        <w:pStyle w:val="EndNoteBibliography"/>
        <w:spacing w:after="0"/>
      </w:pPr>
      <w:r w:rsidRPr="00FA339C">
        <w:t>[10] Matsumoto K, Ueno K, Yoshimura H, Morii M, Takada M, Sawai T, et al. Fluconazole-Induced Convulsions at Serum Trough Concentrations of Approximately 80 μg/mL. Therapeutic Drug Monitoring. 2000;22:635-6.</w:t>
      </w:r>
    </w:p>
    <w:p w14:paraId="7CBE9F02" w14:textId="77777777" w:rsidR="00FA339C" w:rsidRPr="00FA339C" w:rsidRDefault="00FA339C" w:rsidP="00FA339C">
      <w:pPr>
        <w:pStyle w:val="EndNoteBibliography"/>
        <w:spacing w:after="0"/>
      </w:pPr>
      <w:r w:rsidRPr="00FA339C">
        <w:t>[11] Lewis R, Brüggemann R, Padoin C, Maertens J, Marchetti O, Groll A, et al. Triazole antifungal therapeutic drug monitoring.  Sixth European Conference on Infections in Leukaemia Meeting, Sophia Antipolis, France2015.</w:t>
      </w:r>
    </w:p>
    <w:p w14:paraId="0B15BBEC" w14:textId="1AC3702F" w:rsidR="00FA339C" w:rsidRPr="00FA339C" w:rsidRDefault="00FA339C" w:rsidP="00FA339C">
      <w:pPr>
        <w:pStyle w:val="EndNoteBibliography"/>
        <w:spacing w:after="0"/>
      </w:pPr>
      <w:r w:rsidRPr="00FA339C">
        <w:t xml:space="preserve">[12] Sandaradura I, Marriott DJE, Day RO, Norris RLG, Pang E, Stocker SL, et al. Current fluconazole treatment regimens result in under-dosing of critically ill adults during early therapy. Eur J Clin Microbiol Infect Dis. 2021;40:1521-8. </w:t>
      </w:r>
      <w:hyperlink r:id="rId19" w:history="1">
        <w:r w:rsidRPr="00FA339C">
          <w:rPr>
            <w:rStyle w:val="Hyperlink"/>
          </w:rPr>
          <w:t>http://doi.org/10.1007/s10096-021-04201-w</w:t>
        </w:r>
      </w:hyperlink>
      <w:r w:rsidRPr="00FA339C">
        <w:t>.</w:t>
      </w:r>
    </w:p>
    <w:p w14:paraId="7E70BCCE" w14:textId="12706708" w:rsidR="00FA339C" w:rsidRPr="00FA339C" w:rsidRDefault="00FA339C" w:rsidP="00FA339C">
      <w:pPr>
        <w:pStyle w:val="EndNoteBibliography"/>
        <w:spacing w:after="0"/>
      </w:pPr>
      <w:r w:rsidRPr="00FA339C">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0" w:history="1">
        <w:r w:rsidRPr="00FA339C">
          <w:rPr>
            <w:rStyle w:val="Hyperlink"/>
          </w:rPr>
          <w:t>http://doi.org/10.1128/aac.01554-20</w:t>
        </w:r>
      </w:hyperlink>
      <w:r w:rsidRPr="00FA339C">
        <w:t>.</w:t>
      </w:r>
    </w:p>
    <w:p w14:paraId="5FD25A12" w14:textId="685FFCC9" w:rsidR="00FA339C" w:rsidRPr="00FA339C" w:rsidRDefault="00FA339C" w:rsidP="00FA339C">
      <w:pPr>
        <w:pStyle w:val="EndNoteBibliography"/>
        <w:spacing w:after="0"/>
      </w:pPr>
      <w:r w:rsidRPr="00FA339C">
        <w:t xml:space="preserve">[14] Muilwijk EW, de Lange DW, Schouten JA, Wasmann RE, Ter Heine R, Burger DM, et al. Suboptimal Dosing of Fluconazole in Critically Ill Patients: Time To Rethink Dosing. Antimicrob Agents Chemother. 2020;64. </w:t>
      </w:r>
      <w:hyperlink r:id="rId21" w:history="1">
        <w:r w:rsidRPr="00FA339C">
          <w:rPr>
            <w:rStyle w:val="Hyperlink"/>
          </w:rPr>
          <w:t>http://doi.org/10.1128/aac.00984-20</w:t>
        </w:r>
      </w:hyperlink>
      <w:r w:rsidRPr="00FA339C">
        <w:t>.</w:t>
      </w:r>
    </w:p>
    <w:p w14:paraId="1BD57A14" w14:textId="1C479E22" w:rsidR="00FA339C" w:rsidRPr="00FA339C" w:rsidRDefault="00FA339C" w:rsidP="00FA339C">
      <w:pPr>
        <w:pStyle w:val="EndNoteBibliography"/>
        <w:spacing w:after="0"/>
      </w:pPr>
      <w:r w:rsidRPr="00FA339C">
        <w:t xml:space="preserve">[15] Alobaid AS, Wallis SC, Jarrett P, Starr T, Stuart J, Lassig-Smith M, et al. Effect of Obesity on the Population Pharmacokinetics of Fluconazole in Critically Ill Patients. Antimicrob Agents Chemother. 2016;60:6550-7. </w:t>
      </w:r>
      <w:hyperlink r:id="rId22" w:history="1">
        <w:r w:rsidRPr="00FA339C">
          <w:rPr>
            <w:rStyle w:val="Hyperlink"/>
          </w:rPr>
          <w:t>http://doi.org/10.1128/aac.01088-16</w:t>
        </w:r>
      </w:hyperlink>
      <w:r w:rsidRPr="00FA339C">
        <w:t>.</w:t>
      </w:r>
    </w:p>
    <w:p w14:paraId="532AF70F" w14:textId="723A75A0" w:rsidR="00FA339C" w:rsidRPr="00FA339C" w:rsidRDefault="00FA339C" w:rsidP="00FA339C">
      <w:pPr>
        <w:pStyle w:val="EndNoteBibliography"/>
        <w:spacing w:after="0"/>
      </w:pPr>
      <w:r w:rsidRPr="00FA339C">
        <w:t xml:space="preserve">[16] Mould DR, Upton RN. Basic concepts in population modeling, simulation, and model-based drug development-part 2: introduction to pharmacokinetic modeling methods. CPT Pharmacometrics Syst Pharmacol. 2013;2:e38. </w:t>
      </w:r>
      <w:hyperlink r:id="rId23" w:history="1">
        <w:r w:rsidRPr="00FA339C">
          <w:rPr>
            <w:rStyle w:val="Hyperlink"/>
          </w:rPr>
          <w:t>http://doi.org/10.1038/psp.2013.14</w:t>
        </w:r>
      </w:hyperlink>
      <w:r w:rsidRPr="00FA339C">
        <w:t>.</w:t>
      </w:r>
    </w:p>
    <w:p w14:paraId="06F70EF2" w14:textId="55E5F949" w:rsidR="00FA339C" w:rsidRPr="00FA339C" w:rsidRDefault="00FA339C" w:rsidP="00FA339C">
      <w:pPr>
        <w:pStyle w:val="EndNoteBibliography"/>
        <w:spacing w:after="0"/>
      </w:pPr>
      <w:r w:rsidRPr="00FA339C">
        <w:lastRenderedPageBreak/>
        <w:t xml:space="preserve">[17] Jonsson EN, Karlsson MO. Automated covariate model building within NONMEM. Pharm Res. 1998;15:1463-8. </w:t>
      </w:r>
      <w:hyperlink r:id="rId24" w:history="1">
        <w:r w:rsidRPr="00FA339C">
          <w:rPr>
            <w:rStyle w:val="Hyperlink"/>
          </w:rPr>
          <w:t>http://doi.org/10.1023/a:1011970125687</w:t>
        </w:r>
      </w:hyperlink>
      <w:r w:rsidRPr="00FA339C">
        <w:t>.</w:t>
      </w:r>
    </w:p>
    <w:p w14:paraId="0D5BA3F9" w14:textId="367D1082" w:rsidR="00FA339C" w:rsidRPr="00FA339C" w:rsidRDefault="00FA339C" w:rsidP="00FA339C">
      <w:pPr>
        <w:pStyle w:val="EndNoteBibliography"/>
        <w:spacing w:after="0"/>
      </w:pPr>
      <w:r w:rsidRPr="00FA339C">
        <w:t xml:space="preserve">[18] Boer P. Estimated lean body mass as an index for normalization of body fluid volumes in humans. Am J Physiol. 1984;247:F632-6. </w:t>
      </w:r>
      <w:hyperlink r:id="rId25" w:history="1">
        <w:r w:rsidRPr="00FA339C">
          <w:rPr>
            <w:rStyle w:val="Hyperlink"/>
          </w:rPr>
          <w:t>http://doi.org/10.1152/ajprenal.1984.247.4.F632</w:t>
        </w:r>
      </w:hyperlink>
      <w:r w:rsidRPr="00FA339C">
        <w:t>.</w:t>
      </w:r>
    </w:p>
    <w:p w14:paraId="1D9B06B0" w14:textId="558641D1" w:rsidR="00FA339C" w:rsidRPr="00FA339C" w:rsidRDefault="00FA339C" w:rsidP="00FA339C">
      <w:pPr>
        <w:pStyle w:val="EndNoteBibliography"/>
        <w:spacing w:after="0"/>
      </w:pPr>
      <w:r w:rsidRPr="00FA339C">
        <w:t xml:space="preserve">[19] Sharma A, Sahasrabudhe V, Musib L, Zhang S, Younis I, Kanodia J. Time to Rethink the Current Paradigm for Assessing Kidney Function in Drug Development and Beyond. Clin Pharmacol Ther. 2022;112:946-58. </w:t>
      </w:r>
      <w:hyperlink r:id="rId26" w:history="1">
        <w:r w:rsidRPr="00FA339C">
          <w:rPr>
            <w:rStyle w:val="Hyperlink"/>
          </w:rPr>
          <w:t>http://doi.org/10.1002/cpt.2489</w:t>
        </w:r>
      </w:hyperlink>
      <w:r w:rsidRPr="00FA339C">
        <w:t>.</w:t>
      </w:r>
    </w:p>
    <w:p w14:paraId="6CC4D3D5" w14:textId="77777777" w:rsidR="00FA339C" w:rsidRPr="00FA339C" w:rsidRDefault="00FA339C" w:rsidP="00FA339C">
      <w:pPr>
        <w:pStyle w:val="EndNoteBibliography"/>
        <w:spacing w:after="0"/>
      </w:pPr>
      <w:r w:rsidRPr="00FA339C">
        <w:t>[20] Buuren Sv. Flexible Imputation of Missing Data, Second Edition: Taylor &amp; Francis Group; 2018.</w:t>
      </w:r>
    </w:p>
    <w:p w14:paraId="45825416" w14:textId="77777777" w:rsidR="00FA339C" w:rsidRPr="00FA339C" w:rsidRDefault="00FA339C" w:rsidP="00FA339C">
      <w:pPr>
        <w:pStyle w:val="EndNoteBibliography"/>
        <w:spacing w:after="0"/>
      </w:pPr>
      <w:r w:rsidRPr="00FA339C">
        <w:t>[21] Hosmer DW, Lemeshow S, May S. Applied Survival Analysis: Regression Modeling of Time-to-Event Data, Second Edition: John Wiley &amp; Sons, Inc.; 2008.</w:t>
      </w:r>
    </w:p>
    <w:p w14:paraId="0275AE3B" w14:textId="77777777" w:rsidR="00FA339C" w:rsidRPr="00FA339C" w:rsidRDefault="00FA339C" w:rsidP="00FA339C">
      <w:pPr>
        <w:pStyle w:val="EndNoteBibliography"/>
        <w:spacing w:after="0"/>
      </w:pPr>
      <w:r w:rsidRPr="00FA339C">
        <w:t>[22] Committee for Medicinal Products for Human Use (CHMP) EMA. Guideline on the use of pharmacokinetics and pharmacodynamics in the development of antimicrobial medicinal products. United Kingdom: European Medicines Agency; 2016.</w:t>
      </w:r>
    </w:p>
    <w:p w14:paraId="4F92E364" w14:textId="77777777" w:rsidR="00FA339C" w:rsidRPr="00FA339C" w:rsidRDefault="00FA339C" w:rsidP="00FA339C">
      <w:pPr>
        <w:pStyle w:val="EndNoteBibliography"/>
        <w:spacing w:after="0"/>
      </w:pPr>
      <w:r w:rsidRPr="00FA339C">
        <w:t>[23] Ramachandran KM, Tsokos CP. Chapter 5 - Statistical estimation. In: Ramachandran KM, Tsokos CP, editors. Mathematical Statistics with Applications in R (Third Edition): Academic Press; 2021. p. 179-251.</w:t>
      </w:r>
    </w:p>
    <w:p w14:paraId="60C5066F" w14:textId="160767F8" w:rsidR="00FA339C" w:rsidRPr="00FA339C" w:rsidRDefault="00FA339C" w:rsidP="00FA339C">
      <w:pPr>
        <w:pStyle w:val="EndNoteBibliography"/>
        <w:spacing w:after="0"/>
      </w:pPr>
      <w:r w:rsidRPr="00FA339C">
        <w:t xml:space="preserve">[24] Wickham H, Grolemund G. R for Data Science2017. </w:t>
      </w:r>
      <w:hyperlink r:id="rId27" w:history="1">
        <w:r w:rsidRPr="00FA339C">
          <w:rPr>
            <w:rStyle w:val="Hyperlink"/>
          </w:rPr>
          <w:t>https://r4ds.had.co.nz/</w:t>
        </w:r>
      </w:hyperlink>
      <w:r w:rsidRPr="00FA339C">
        <w:t>.</w:t>
      </w:r>
    </w:p>
    <w:p w14:paraId="0BF7C92B" w14:textId="1398FEBE" w:rsidR="00FA339C" w:rsidRPr="00FA339C" w:rsidRDefault="00FA339C" w:rsidP="00FA339C">
      <w:pPr>
        <w:pStyle w:val="EndNoteBibliography"/>
        <w:spacing w:after="0"/>
      </w:pPr>
      <w:r w:rsidRPr="00FA339C">
        <w:t xml:space="preserve">[25] Keizer RJ, Karlsson MO, Hooker A. Modeling and Simulation Workbench for NONMEM: Tutorial on Pirana, PsN, and Xpose. CPT Pharmacometrics Syst Pharmacol. 2013;2:e50. </w:t>
      </w:r>
      <w:hyperlink r:id="rId28" w:history="1">
        <w:r w:rsidRPr="00FA339C">
          <w:rPr>
            <w:rStyle w:val="Hyperlink"/>
          </w:rPr>
          <w:t>http://doi.org/10.1038/psp.2013.24</w:t>
        </w:r>
      </w:hyperlink>
      <w:r w:rsidRPr="00FA339C">
        <w:t>.</w:t>
      </w:r>
    </w:p>
    <w:p w14:paraId="7E273835" w14:textId="5644D31B" w:rsidR="00FA339C" w:rsidRPr="00FA339C" w:rsidRDefault="00FA339C" w:rsidP="00FA339C">
      <w:pPr>
        <w:pStyle w:val="EndNoteBibliography"/>
        <w:spacing w:after="0"/>
      </w:pPr>
      <w:r w:rsidRPr="00FA339C">
        <w:t xml:space="preserve">[26] Bergner R, Hoffmann M, Riedel KD, Mikus G, Henrich DM, Haefeli WE, et al. Fluconazole dosing in continuous veno-venous haemofiltration (CVVHF): need for a high daily dose of 800 mg. Nephrol Dial Transplant. 2006;21:1019-23. </w:t>
      </w:r>
      <w:hyperlink r:id="rId29" w:history="1">
        <w:r w:rsidRPr="00FA339C">
          <w:rPr>
            <w:rStyle w:val="Hyperlink"/>
          </w:rPr>
          <w:t>http://doi.org/10.1093/ndt/gfi284</w:t>
        </w:r>
      </w:hyperlink>
      <w:r w:rsidRPr="00FA339C">
        <w:t>.</w:t>
      </w:r>
    </w:p>
    <w:p w14:paraId="02CB6112" w14:textId="374D4C86" w:rsidR="00FA339C" w:rsidRPr="00FA339C" w:rsidRDefault="00FA339C" w:rsidP="00FA339C">
      <w:pPr>
        <w:pStyle w:val="EndNoteBibliography"/>
        <w:spacing w:after="0"/>
      </w:pPr>
      <w:r w:rsidRPr="00FA339C">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0" w:history="1">
        <w:r w:rsidRPr="00FA339C">
          <w:rPr>
            <w:rStyle w:val="Hyperlink"/>
          </w:rPr>
          <w:t>http://doi.org/10.1007/s001340000771</w:t>
        </w:r>
      </w:hyperlink>
      <w:r w:rsidRPr="00FA339C">
        <w:t>.</w:t>
      </w:r>
    </w:p>
    <w:p w14:paraId="68915A7E" w14:textId="77777777" w:rsidR="00FA339C" w:rsidRPr="00FA339C" w:rsidRDefault="00FA339C" w:rsidP="00FA339C">
      <w:pPr>
        <w:pStyle w:val="EndNoteBibliography"/>
        <w:spacing w:after="0"/>
      </w:pPr>
      <w:r w:rsidRPr="00FA339C">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3AEA580C" w14:textId="7DB24D55" w:rsidR="00FA339C" w:rsidRPr="00FA339C" w:rsidRDefault="00FA339C" w:rsidP="00FA339C">
      <w:pPr>
        <w:pStyle w:val="EndNoteBibliography"/>
        <w:spacing w:after="0"/>
      </w:pPr>
      <w:r w:rsidRPr="00FA339C">
        <w:t xml:space="preserve">[29] Van Daele R, Wauters J, Lagrou K, Denooz R, Hayette MP, Gijsen M, et al. Pharmacokinetic Variability and Target Attainment of Fluconazole in Critically Ill Patients. Microorganisms. 2021;9. </w:t>
      </w:r>
      <w:hyperlink r:id="rId31" w:history="1">
        <w:r w:rsidRPr="00FA339C">
          <w:rPr>
            <w:rStyle w:val="Hyperlink"/>
          </w:rPr>
          <w:t>http://doi.org/10.3390/microorganisms9102068</w:t>
        </w:r>
      </w:hyperlink>
      <w:r w:rsidRPr="00FA339C">
        <w:t>.</w:t>
      </w:r>
    </w:p>
    <w:p w14:paraId="56650BA0" w14:textId="22701574" w:rsidR="00FA339C" w:rsidRPr="00FA339C" w:rsidRDefault="00FA339C" w:rsidP="00FA339C">
      <w:pPr>
        <w:pStyle w:val="EndNoteBibliography"/>
        <w:spacing w:after="0"/>
      </w:pPr>
      <w:r w:rsidRPr="00FA339C">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2" w:history="1">
        <w:r w:rsidRPr="00FA339C">
          <w:rPr>
            <w:rStyle w:val="Hyperlink"/>
          </w:rPr>
          <w:t>http://doi.org/10.1016/j.jclinepi.2020.03.026</w:t>
        </w:r>
      </w:hyperlink>
      <w:r w:rsidRPr="00FA339C">
        <w:t>.</w:t>
      </w:r>
    </w:p>
    <w:p w14:paraId="198ACF48" w14:textId="4590ACBE" w:rsidR="00FA339C" w:rsidRPr="00FA339C" w:rsidRDefault="00FA339C" w:rsidP="00FA339C">
      <w:pPr>
        <w:pStyle w:val="EndNoteBibliography"/>
        <w:spacing w:after="0"/>
      </w:pPr>
      <w:r w:rsidRPr="00FA339C">
        <w:t xml:space="preserve">[31] Tierney JF, Vale C, Riley R, Smith CT, Stewart L, Clarke M, et al. Individual Participant Data (IPD) Meta-analyses of Randomised Controlled Trials: Guidance on Their Use. PLoS Med. 2015;12:e1001855. </w:t>
      </w:r>
      <w:hyperlink r:id="rId33" w:history="1">
        <w:r w:rsidRPr="00FA339C">
          <w:rPr>
            <w:rStyle w:val="Hyperlink"/>
          </w:rPr>
          <w:t>http://doi.org/10.1371/journal.pmed.1001855</w:t>
        </w:r>
      </w:hyperlink>
      <w:r w:rsidRPr="00FA339C">
        <w:t>.</w:t>
      </w:r>
    </w:p>
    <w:p w14:paraId="21F60A74" w14:textId="52D82D42" w:rsidR="00FA339C" w:rsidRPr="00FA339C" w:rsidRDefault="00FA339C" w:rsidP="00FA339C">
      <w:pPr>
        <w:pStyle w:val="EndNoteBibliography"/>
        <w:spacing w:after="0"/>
      </w:pPr>
      <w:r w:rsidRPr="00FA339C">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4" w:history="1">
        <w:r w:rsidRPr="00FA339C">
          <w:rPr>
            <w:rStyle w:val="Hyperlink"/>
          </w:rPr>
          <w:t>http://doi.org/10.1128/aac.00424-11</w:t>
        </w:r>
      </w:hyperlink>
      <w:r w:rsidRPr="00FA339C">
        <w:t>.</w:t>
      </w:r>
    </w:p>
    <w:p w14:paraId="389973F0" w14:textId="5186C3B2" w:rsidR="00FA339C" w:rsidRPr="006F4EE5" w:rsidRDefault="00FA339C" w:rsidP="00FA339C">
      <w:pPr>
        <w:pStyle w:val="EndNoteBibliography"/>
        <w:spacing w:after="0"/>
        <w:rPr>
          <w:lang w:val="nl-BE"/>
        </w:rPr>
      </w:pPr>
      <w:r w:rsidRPr="00FA339C">
        <w:t xml:space="preserve">[33] Aoyama T, Hirata K, Hirata R, Yamazaki H, Yamamoto Y, Hayashi H, et al. Population pharmacokinetics of fluconazole after administration of fosfluconazole and fluconazole in critically ill patients. </w:t>
      </w:r>
      <w:r w:rsidRPr="006F4EE5">
        <w:rPr>
          <w:lang w:val="nl-BE"/>
        </w:rPr>
        <w:t xml:space="preserve">J Clin Pharm Ther. 2012;37:356-63. </w:t>
      </w:r>
      <w:r w:rsidR="004C78E8">
        <w:fldChar w:fldCharType="begin"/>
      </w:r>
      <w:r w:rsidR="004C78E8" w:rsidRPr="00EE5621">
        <w:rPr>
          <w:lang w:val="nl-BE"/>
          <w:rPrChange w:id="454" w:author="My Luong Vuong" w:date="2024-06-12T10:23:00Z">
            <w:rPr/>
          </w:rPrChange>
        </w:rPr>
        <w:instrText>HYPERLINK "http://doi.org/10.1111/j.1365-2710.2011.01297.x"</w:instrText>
      </w:r>
      <w:r w:rsidR="004C78E8">
        <w:fldChar w:fldCharType="separate"/>
      </w:r>
      <w:r w:rsidRPr="006F4EE5">
        <w:rPr>
          <w:rStyle w:val="Hyperlink"/>
          <w:lang w:val="nl-BE"/>
        </w:rPr>
        <w:t>http://doi.org/10.1111/j.1365-2710.2011.01297.x</w:t>
      </w:r>
      <w:r w:rsidR="004C78E8">
        <w:rPr>
          <w:rStyle w:val="Hyperlink"/>
          <w:lang w:val="nl-BE"/>
        </w:rPr>
        <w:fldChar w:fldCharType="end"/>
      </w:r>
      <w:r w:rsidRPr="006F4EE5">
        <w:rPr>
          <w:lang w:val="nl-BE"/>
        </w:rPr>
        <w:t>.</w:t>
      </w:r>
    </w:p>
    <w:p w14:paraId="3E86B882" w14:textId="732E93EF" w:rsidR="00FA339C" w:rsidRPr="00FA339C" w:rsidRDefault="00FA339C" w:rsidP="00FA339C">
      <w:pPr>
        <w:pStyle w:val="EndNoteBibliography"/>
        <w:spacing w:after="0"/>
      </w:pPr>
      <w:r w:rsidRPr="006F4EE5">
        <w:rPr>
          <w:lang w:val="nl-BE"/>
        </w:rPr>
        <w:t xml:space="preserve">[34] Chen L, van Rhee KP, Wasmann RE, Krekels EHJ, Wiezer MJ, van Dongen EPA, et al. </w:t>
      </w:r>
      <w:r w:rsidRPr="00FA339C">
        <w:t xml:space="preserve">Total bodyweight and sex both drive pharmacokinetic variability of fluconazole in obese adults. J Antimicrob Chemother. 2022;77:2217-26. </w:t>
      </w:r>
      <w:hyperlink r:id="rId35" w:history="1">
        <w:r w:rsidRPr="00FA339C">
          <w:rPr>
            <w:rStyle w:val="Hyperlink"/>
          </w:rPr>
          <w:t>http://doi.org/10.1093/jac/dkac160</w:t>
        </w:r>
      </w:hyperlink>
      <w:r w:rsidRPr="00FA339C">
        <w:t>.</w:t>
      </w:r>
    </w:p>
    <w:p w14:paraId="17ABDB1E" w14:textId="6A5C2895" w:rsidR="00FA339C" w:rsidRPr="00FA339C" w:rsidRDefault="00FA339C" w:rsidP="00FA339C">
      <w:pPr>
        <w:pStyle w:val="EndNoteBibliography"/>
        <w:spacing w:after="0"/>
      </w:pPr>
      <w:r w:rsidRPr="00FA339C">
        <w:lastRenderedPageBreak/>
        <w:t xml:space="preserve">[35] Huang C-Y, Güiza F, De Vlieger G, Meyfroidt G. Daily fluctuations in kidney function in critically ill adults. Critical Care. 2022;26:347. </w:t>
      </w:r>
      <w:hyperlink r:id="rId36" w:history="1">
        <w:r w:rsidRPr="00FA339C">
          <w:rPr>
            <w:rStyle w:val="Hyperlink"/>
          </w:rPr>
          <w:t>http://doi.org/10.1186/s13054-022-04226-3</w:t>
        </w:r>
      </w:hyperlink>
      <w:r w:rsidRPr="00FA339C">
        <w:t>.</w:t>
      </w:r>
    </w:p>
    <w:p w14:paraId="11B02D67" w14:textId="733903DF" w:rsidR="00FA339C" w:rsidRPr="00FA339C" w:rsidRDefault="00FA339C" w:rsidP="00FA339C">
      <w:pPr>
        <w:pStyle w:val="EndNoteBibliography"/>
        <w:spacing w:after="0"/>
      </w:pPr>
      <w:r w:rsidRPr="00FA339C">
        <w:t xml:space="preserve">[36] Johansson Å M, Karlsson MO. Comparison of methods for handling missing covariate data. Aaps j. 2013;15:1232-41. </w:t>
      </w:r>
      <w:hyperlink r:id="rId37" w:history="1">
        <w:r w:rsidRPr="00FA339C">
          <w:rPr>
            <w:rStyle w:val="Hyperlink"/>
          </w:rPr>
          <w:t>http://doi.org/10.1208/s12248-013-9526-y</w:t>
        </w:r>
      </w:hyperlink>
      <w:r w:rsidRPr="00FA339C">
        <w:t>.</w:t>
      </w:r>
    </w:p>
    <w:p w14:paraId="184BD457" w14:textId="2800126E" w:rsidR="00FA339C" w:rsidRPr="00FA339C" w:rsidRDefault="00FA339C" w:rsidP="00FA339C">
      <w:pPr>
        <w:pStyle w:val="EndNoteBibliography"/>
        <w:spacing w:after="0"/>
      </w:pPr>
      <w:r w:rsidRPr="00FA339C">
        <w:t xml:space="preserve">[37] Heymans MW, Twisk JWR. Handling missing data in clinical research. Journal of Clinical Epidemiology. 2022;151:185-8. </w:t>
      </w:r>
      <w:hyperlink r:id="rId38" w:history="1">
        <w:r w:rsidRPr="00FA339C">
          <w:rPr>
            <w:rStyle w:val="Hyperlink"/>
          </w:rPr>
          <w:t>http://doi.org/https://doi.org/10.1016/j.jclinepi.2022.08.016</w:t>
        </w:r>
      </w:hyperlink>
      <w:r w:rsidRPr="00FA339C">
        <w:t>.</w:t>
      </w:r>
    </w:p>
    <w:p w14:paraId="56BF709B" w14:textId="362C9195" w:rsidR="00FA339C" w:rsidRPr="00FA339C" w:rsidRDefault="00FA339C" w:rsidP="00FA339C">
      <w:pPr>
        <w:pStyle w:val="EndNoteBibliography"/>
        <w:spacing w:after="0"/>
      </w:pPr>
      <w:r w:rsidRPr="00FA339C">
        <w:t xml:space="preserve">[38]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39" w:history="1">
        <w:r w:rsidRPr="00FA339C">
          <w:rPr>
            <w:rStyle w:val="Hyperlink"/>
          </w:rPr>
          <w:t>http://doi.org/10.1128/aac.02019-20</w:t>
        </w:r>
      </w:hyperlink>
      <w:r w:rsidRPr="00FA339C">
        <w:t>.</w:t>
      </w:r>
    </w:p>
    <w:p w14:paraId="3507DDD7" w14:textId="56FD2EC7" w:rsidR="00FA339C" w:rsidRPr="00FA339C" w:rsidRDefault="00FA339C" w:rsidP="00FA339C">
      <w:pPr>
        <w:pStyle w:val="EndNoteBibliography"/>
        <w:spacing w:after="0"/>
      </w:pPr>
      <w:r w:rsidRPr="00FA339C">
        <w:t xml:space="preserve">[39] Darnis S, Fareau N, Corallo CE, Poole S, Dooley MJ, Cheng AC. Estimation of body weight in hospitalized patients. QJM: An International Journal of Medicine. 2012;105:769-74. </w:t>
      </w:r>
      <w:hyperlink r:id="rId40" w:history="1">
        <w:r w:rsidRPr="00FA339C">
          <w:rPr>
            <w:rStyle w:val="Hyperlink"/>
          </w:rPr>
          <w:t>http://doi.org/10.1093/qjmed/hcs060</w:t>
        </w:r>
      </w:hyperlink>
      <w:r w:rsidRPr="00FA339C">
        <w:t>.</w:t>
      </w:r>
    </w:p>
    <w:p w14:paraId="7E67FF75" w14:textId="300F26DB" w:rsidR="00FA339C" w:rsidRPr="00FA339C" w:rsidRDefault="00FA339C" w:rsidP="00FA339C">
      <w:pPr>
        <w:pStyle w:val="EndNoteBibliography"/>
        <w:spacing w:after="0"/>
      </w:pPr>
      <w:r w:rsidRPr="00FA339C">
        <w:t xml:space="preserve">[40] van Wijk RC, Imperial MZ, Savic RM, Solans BP. Pharmacokinetic analysis across studies to drive knowledge-integration: A tutorial on individual patient data meta-analysis (IPDMA). CPT Pharmacometrics Syst Pharmacol. 2023;12:1187-200. </w:t>
      </w:r>
      <w:hyperlink r:id="rId41" w:history="1">
        <w:r w:rsidRPr="00FA339C">
          <w:rPr>
            <w:rStyle w:val="Hyperlink"/>
          </w:rPr>
          <w:t>http://doi.org/10.1002/psp4.13002</w:t>
        </w:r>
      </w:hyperlink>
      <w:r w:rsidRPr="00FA339C">
        <w:t>.</w:t>
      </w:r>
    </w:p>
    <w:p w14:paraId="2FD4F88E" w14:textId="13FC20D0" w:rsidR="00FA339C" w:rsidRPr="00FA339C" w:rsidRDefault="00FA339C" w:rsidP="00FA339C">
      <w:pPr>
        <w:pStyle w:val="EndNoteBibliography"/>
      </w:pPr>
      <w:r w:rsidRPr="00FA339C">
        <w:t xml:space="preserve">[41] Li L, Li X, Xia Y, Chu Y, Zhong H, Li J, et al. Recommendation of Antimicrobial Dosing Optimization During Continuous Renal Replacement Therapy. Front Pharmacol. 2020;11:786. </w:t>
      </w:r>
      <w:hyperlink r:id="rId42" w:history="1">
        <w:r w:rsidRPr="00FA339C">
          <w:rPr>
            <w:rStyle w:val="Hyperlink"/>
          </w:rPr>
          <w:t>http://doi.org/10.3389/fphar.2020.00786</w:t>
        </w:r>
      </w:hyperlink>
      <w:r w:rsidRPr="00FA339C">
        <w:t>.</w:t>
      </w:r>
    </w:p>
    <w:p w14:paraId="218B9AF3" w14:textId="445C9BE2"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143"/>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3"/>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F5CB709"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 </w:instrText>
            </w:r>
            <w:r w:rsidR="00CB7027">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EN.CITE.DATA </w:instrText>
            </w:r>
            <w:r w:rsidR="00CB7027">
              <w:rPr>
                <w:b/>
                <w:bCs/>
                <w:sz w:val="18"/>
                <w:szCs w:val="18"/>
              </w:rPr>
            </w:r>
            <w:r w:rsidR="00CB7027">
              <w:rPr>
                <w:b/>
                <w:bCs/>
                <w:sz w:val="18"/>
                <w:szCs w:val="18"/>
              </w:rPr>
              <w:fldChar w:fldCharType="end"/>
            </w:r>
            <w:r w:rsidR="0012034A" w:rsidRPr="002E01AC">
              <w:rPr>
                <w:b/>
                <w:bCs/>
                <w:sz w:val="18"/>
                <w:szCs w:val="18"/>
              </w:rPr>
            </w:r>
            <w:r w:rsidR="0012034A" w:rsidRPr="002E01AC">
              <w:rPr>
                <w:b/>
                <w:bCs/>
                <w:sz w:val="18"/>
                <w:szCs w:val="18"/>
              </w:rPr>
              <w:fldChar w:fldCharType="separate"/>
            </w:r>
            <w:r w:rsidR="00CB7027" w:rsidRPr="00CB7027">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r w:rsidRPr="002E01AC">
              <w:rPr>
                <w:b/>
                <w:bCs/>
                <w:sz w:val="18"/>
                <w:szCs w:val="18"/>
              </w:rPr>
              <w:t>Muilwijk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C82542A"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B7027">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B7027">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A8517F" w:rsidR="00B10629" w:rsidRPr="002E01AC" w:rsidRDefault="00B10629" w:rsidP="002E01AC">
            <w:pPr>
              <w:spacing w:after="0" w:line="240" w:lineRule="auto"/>
              <w:jc w:val="left"/>
              <w:rPr>
                <w:b/>
                <w:bCs/>
                <w:sz w:val="18"/>
                <w:szCs w:val="18"/>
              </w:rPr>
            </w:pPr>
            <w:r w:rsidRPr="002E01AC">
              <w:rPr>
                <w:b/>
                <w:bCs/>
                <w:sz w:val="18"/>
                <w:szCs w:val="18"/>
              </w:rPr>
              <w:t>Buijk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 </w:instrText>
            </w:r>
            <w:r w:rsidR="00CB7027">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EN.CITE.DATA </w:instrText>
            </w:r>
            <w:r w:rsidR="00CB7027">
              <w:rPr>
                <w:b/>
                <w:bCs/>
                <w:sz w:val="18"/>
                <w:szCs w:val="18"/>
              </w:rPr>
            </w:r>
            <w:r w:rsidR="00CB7027">
              <w:rPr>
                <w:b/>
                <w:bCs/>
                <w:sz w:val="18"/>
                <w:szCs w:val="18"/>
              </w:rPr>
              <w:fldChar w:fldCharType="end"/>
            </w:r>
            <w:r w:rsidR="00427372" w:rsidRPr="002E01AC">
              <w:rPr>
                <w:b/>
                <w:bCs/>
                <w:sz w:val="18"/>
                <w:szCs w:val="18"/>
              </w:rPr>
            </w:r>
            <w:r w:rsidR="00427372" w:rsidRPr="002E01AC">
              <w:rPr>
                <w:b/>
                <w:bCs/>
                <w:sz w:val="18"/>
                <w:szCs w:val="18"/>
              </w:rPr>
              <w:fldChar w:fldCharType="separate"/>
            </w:r>
            <w:r w:rsidR="00CB7027">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38DFC8D" w:rsidR="00B10629" w:rsidRPr="002E01AC" w:rsidRDefault="00B10629" w:rsidP="002E01AC">
            <w:pPr>
              <w:spacing w:after="0" w:line="240" w:lineRule="auto"/>
              <w:jc w:val="left"/>
              <w:rPr>
                <w:b/>
                <w:bCs/>
                <w:sz w:val="18"/>
                <w:szCs w:val="18"/>
              </w:rPr>
            </w:pPr>
            <w:r w:rsidRPr="002E01AC">
              <w:rPr>
                <w:b/>
                <w:bCs/>
                <w:sz w:val="18"/>
                <w:szCs w:val="18"/>
              </w:rPr>
              <w:t>Sinnollareddy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B7027">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B7027">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r w:rsidRPr="002E01AC">
              <w:rPr>
                <w:b/>
                <w:bCs/>
                <w:sz w:val="18"/>
                <w:szCs w:val="18"/>
              </w:rPr>
              <w:t>Alobaid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6333B">
            <w:pPr>
              <w:spacing w:after="0" w:line="240" w:lineRule="auto"/>
              <w:jc w:val="left"/>
              <w:rPr>
                <w:sz w:val="18"/>
                <w:szCs w:val="18"/>
                <w:lang w:val="es-ES"/>
              </w:rPr>
            </w:pPr>
            <w:r w:rsidRPr="002E01AC">
              <w:rPr>
                <w:sz w:val="18"/>
                <w:szCs w:val="18"/>
                <w:lang w:val="es-ES"/>
              </w:rPr>
              <w:t>Fluconazole dose</w:t>
            </w:r>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r w:rsidRPr="002E01AC">
              <w:rPr>
                <w:sz w:val="18"/>
                <w:szCs w:val="18"/>
              </w:rPr>
              <w:t>eGFR</w:t>
            </w:r>
            <w:r w:rsidRPr="002E01AC">
              <w:rPr>
                <w:sz w:val="18"/>
                <w:szCs w:val="18"/>
                <w:vertAlign w:val="subscript"/>
              </w:rPr>
              <w:t>CKD</w:t>
            </w:r>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r w:rsidRPr="002E01AC">
              <w:rPr>
                <w:color w:val="000000"/>
                <w:sz w:val="18"/>
                <w:szCs w:val="18"/>
              </w:rPr>
              <w:t>eGFR</w:t>
            </w:r>
            <w:r w:rsidRPr="002E01AC">
              <w:rPr>
                <w:color w:val="000000"/>
                <w:sz w:val="18"/>
                <w:szCs w:val="18"/>
                <w:vertAlign w:val="subscript"/>
              </w:rPr>
              <w:t>CKD</w:t>
            </w:r>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8301C2"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Base model</w:t>
            </w:r>
            <w:r w:rsidR="0067647F" w:rsidRPr="00CE12B9">
              <w:rPr>
                <w:b/>
                <w:bCs/>
                <w:sz w:val="18"/>
                <w:szCs w:val="18"/>
                <w:lang w:val="es-ES"/>
              </w:rPr>
              <w:t xml:space="preserve"> estimate</w:t>
            </w:r>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r w:rsidR="005F7B5F" w:rsidRPr="00CE12B9">
              <w:rPr>
                <w:b/>
                <w:bCs/>
                <w:sz w:val="18"/>
                <w:szCs w:val="18"/>
                <w:lang w:val="es-ES"/>
              </w:rPr>
              <w:t>sh</w:t>
            </w:r>
            <w:r w:rsidR="005F7B5F">
              <w:rPr>
                <w:b/>
                <w:bCs/>
                <w:sz w:val="18"/>
                <w:szCs w:val="18"/>
                <w:lang w:val="es-ES"/>
              </w:rPr>
              <w:t>rinkage]</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model </w:t>
            </w:r>
            <w:r w:rsidR="00B4099D">
              <w:rPr>
                <w:b/>
                <w:bCs/>
                <w:sz w:val="18"/>
                <w:szCs w:val="18"/>
                <w:lang w:val="es-ES"/>
              </w:rPr>
              <w:t>p</w:t>
            </w:r>
            <w:r w:rsidR="002B0CBD" w:rsidRPr="002E01AC">
              <w:rPr>
                <w:b/>
                <w:bCs/>
                <w:sz w:val="18"/>
                <w:szCs w:val="18"/>
                <w:lang w:val="es-ES"/>
              </w:rPr>
              <w:t>ooled estimate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model</w:t>
            </w:r>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r w:rsidRPr="002E01AC">
              <w:rPr>
                <w:sz w:val="18"/>
                <w:szCs w:val="18"/>
              </w:rPr>
              <w:t>CL</w:t>
            </w:r>
            <w:r>
              <w:rPr>
                <w:sz w:val="18"/>
                <w:szCs w:val="18"/>
                <w:vertAlign w:val="subscript"/>
              </w:rPr>
              <w:t>off</w:t>
            </w:r>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r w:rsidRPr="002E01AC">
              <w:rPr>
                <w:sz w:val="18"/>
                <w:szCs w:val="18"/>
              </w:rPr>
              <w:t>eGFR</w:t>
            </w:r>
            <w:r w:rsidRPr="002E01AC">
              <w:rPr>
                <w:sz w:val="18"/>
                <w:szCs w:val="18"/>
                <w:vertAlign w:val="subscript"/>
              </w:rPr>
              <w:t>CKD-EPI</w:t>
            </w:r>
            <w:r w:rsidRPr="002E01AC">
              <w:rPr>
                <w:sz w:val="18"/>
                <w:szCs w:val="18"/>
              </w:rPr>
              <w:t xml:space="preserve"> on </w:t>
            </w:r>
            <w:r w:rsidR="00AF0391" w:rsidRPr="002E01AC">
              <w:rPr>
                <w:sz w:val="18"/>
                <w:szCs w:val="18"/>
              </w:rPr>
              <w:t>CL</w:t>
            </w:r>
            <w:r w:rsidR="00AF0391">
              <w:rPr>
                <w:sz w:val="18"/>
                <w:szCs w:val="18"/>
                <w:vertAlign w:val="subscript"/>
              </w:rPr>
              <w:t>off</w:t>
            </w:r>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r w:rsidRPr="002E01AC">
              <w:rPr>
                <w:sz w:val="18"/>
                <w:szCs w:val="18"/>
              </w:rPr>
              <w:t>V</w:t>
            </w:r>
            <w:r>
              <w:rPr>
                <w:sz w:val="18"/>
                <w:szCs w:val="18"/>
              </w:rPr>
              <w:t>c</w:t>
            </w:r>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BW on Vc</w:t>
            </w:r>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r w:rsidRPr="002E01AC">
              <w:rPr>
                <w:sz w:val="18"/>
                <w:szCs w:val="18"/>
              </w:rPr>
              <w:t>V</w:t>
            </w:r>
            <w:r w:rsidRPr="002E01AC">
              <w:rPr>
                <w:sz w:val="18"/>
                <w:szCs w:val="18"/>
                <w:vertAlign w:val="subscript"/>
              </w:rPr>
              <w:t>p</w:t>
            </w:r>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IIV on CL</w:t>
            </w:r>
            <w:r w:rsidR="004F7803" w:rsidRPr="00494DCF">
              <w:rPr>
                <w:sz w:val="18"/>
                <w:szCs w:val="18"/>
                <w:vertAlign w:val="subscript"/>
                <w:lang w:val="fr-FR"/>
              </w:rPr>
              <w:t>on</w:t>
            </w:r>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r w:rsidR="00F841C2" w:rsidRPr="002E01AC">
              <w:rPr>
                <w:sz w:val="18"/>
                <w:szCs w:val="18"/>
              </w:rPr>
              <w:t>CL</w:t>
            </w:r>
            <w:r w:rsidR="00F841C2">
              <w:rPr>
                <w:sz w:val="18"/>
                <w:szCs w:val="18"/>
                <w:vertAlign w:val="subscript"/>
              </w:rPr>
              <w:t>off</w:t>
            </w:r>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IIV on Vc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r w:rsidRPr="002E01AC">
              <w:rPr>
                <w:i/>
                <w:iCs/>
                <w:sz w:val="18"/>
                <w:szCs w:val="18"/>
              </w:rPr>
              <w:t>Cov</w:t>
            </w:r>
            <w:r w:rsidRPr="002E01AC">
              <w:rPr>
                <w:sz w:val="18"/>
                <w:szCs w:val="18"/>
              </w:rPr>
              <w:t xml:space="preserve">(IIV on </w:t>
            </w:r>
            <w:r w:rsidR="005C216D" w:rsidRPr="002E01AC">
              <w:rPr>
                <w:sz w:val="18"/>
                <w:szCs w:val="18"/>
              </w:rPr>
              <w:t>CL</w:t>
            </w:r>
            <w:r w:rsidR="005C216D">
              <w:rPr>
                <w:sz w:val="18"/>
                <w:szCs w:val="18"/>
                <w:vertAlign w:val="subscript"/>
              </w:rPr>
              <w:t>off</w:t>
            </w:r>
            <w:r w:rsidRPr="002E01AC">
              <w:rPr>
                <w:sz w:val="18"/>
                <w:szCs w:val="18"/>
                <w:vertAlign w:val="subscript"/>
              </w:rPr>
              <w:t>-CRRT</w:t>
            </w:r>
            <w:r w:rsidRPr="002E01AC">
              <w:rPr>
                <w:sz w:val="18"/>
                <w:szCs w:val="18"/>
              </w:rPr>
              <w:t>-Vc)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r w:rsidR="00CF7E36" w:rsidRPr="00DC46F5">
        <w:rPr>
          <w:sz w:val="18"/>
          <w:szCs w:val="18"/>
        </w:rPr>
        <w:t>CL</w:t>
      </w:r>
      <w:r w:rsidR="00CF7E36">
        <w:rPr>
          <w:sz w:val="18"/>
          <w:szCs w:val="18"/>
          <w:vertAlign w:val="subscript"/>
        </w:rPr>
        <w:t>off</w:t>
      </w:r>
      <w:r w:rsidRPr="00DC46F5">
        <w:rPr>
          <w:sz w:val="18"/>
          <w:szCs w:val="18"/>
          <w:vertAlign w:val="subscript"/>
        </w:rPr>
        <w:t>-CRRT</w:t>
      </w:r>
      <w:r w:rsidRPr="00DC46F5">
        <w:rPr>
          <w:sz w:val="18"/>
          <w:szCs w:val="18"/>
        </w:rPr>
        <w:t xml:space="preserve">, clearance when patients were not on CRRT; Cov,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eGFR</w:t>
      </w:r>
      <w:r w:rsidRPr="00DC46F5">
        <w:rPr>
          <w:color w:val="000000"/>
          <w:sz w:val="18"/>
          <w:szCs w:val="18"/>
          <w:vertAlign w:val="subscript"/>
        </w:rPr>
        <w:t>CKD-EPI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V</w:t>
      </w:r>
      <w:r w:rsidR="003522FA" w:rsidRPr="003522FA">
        <w:rPr>
          <w:sz w:val="18"/>
          <w:szCs w:val="18"/>
        </w:rPr>
        <w:t>c</w:t>
      </w:r>
      <w:r w:rsidRPr="00DC46F5">
        <w:rPr>
          <w:sz w:val="18"/>
          <w:szCs w:val="18"/>
        </w:rPr>
        <w:t>, volume of distribution in the central compartment; V</w:t>
      </w:r>
      <w:r w:rsidRPr="00DC46F5">
        <w:rPr>
          <w:sz w:val="18"/>
          <w:szCs w:val="18"/>
          <w:vertAlign w:val="subscript"/>
        </w:rPr>
        <w:t>p</w:t>
      </w:r>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Change w:id="455" w:author="My Luong Vuong" w:date="2024-06-03T10:20:00Z">
          <w:tblPr>
            <w:tblStyle w:val="TableGrid"/>
            <w:tblW w:w="0" w:type="auto"/>
            <w:tblLook w:val="04A0" w:firstRow="1" w:lastRow="0" w:firstColumn="1" w:lastColumn="0" w:noHBand="0" w:noVBand="1"/>
          </w:tblPr>
        </w:tblPrChange>
      </w:tblPr>
      <w:tblGrid>
        <w:gridCol w:w="2263"/>
        <w:gridCol w:w="2671"/>
        <w:gridCol w:w="2672"/>
        <w:gridCol w:w="2672"/>
        <w:gridCol w:w="2672"/>
        <w:tblGridChange w:id="456">
          <w:tblGrid>
            <w:gridCol w:w="2263"/>
            <w:gridCol w:w="2671"/>
            <w:gridCol w:w="2672"/>
            <w:gridCol w:w="2672"/>
            <w:gridCol w:w="2672"/>
          </w:tblGrid>
        </w:tblGridChange>
      </w:tblGrid>
      <w:tr w:rsidR="00B257DD" w14:paraId="3FDFFF5B" w14:textId="77777777" w:rsidTr="00B71B2A">
        <w:tc>
          <w:tcPr>
            <w:tcW w:w="2263" w:type="dxa"/>
            <w:vMerge w:val="restart"/>
            <w:tcBorders>
              <w:left w:val="nil"/>
              <w:right w:val="nil"/>
            </w:tcBorders>
            <w:vAlign w:val="center"/>
            <w:tcPrChange w:id="457" w:author="My Luong Vuong" w:date="2024-06-03T10:20:00Z">
              <w:tcPr>
                <w:tcW w:w="2263" w:type="dxa"/>
                <w:vMerge w:val="restart"/>
                <w:tcBorders>
                  <w:left w:val="nil"/>
                  <w:right w:val="nil"/>
                </w:tcBorders>
                <w:vAlign w:val="center"/>
              </w:tcPr>
            </w:tcPrChange>
          </w:tcPr>
          <w:p w14:paraId="24FC66C3" w14:textId="79491C70" w:rsidR="00B257DD" w:rsidRPr="00E13681" w:rsidRDefault="00B257DD" w:rsidP="007911FE">
            <w:pPr>
              <w:spacing w:after="0"/>
              <w:ind w:left="170"/>
              <w:rPr>
                <w:sz w:val="18"/>
                <w:szCs w:val="18"/>
              </w:rPr>
            </w:pPr>
            <w:del w:id="458" w:author="My Luong Vuong" w:date="2024-05-31T16:43:00Z">
              <w:r w:rsidRPr="00E13681" w:rsidDel="00966C2F">
                <w:rPr>
                  <w:sz w:val="18"/>
                  <w:szCs w:val="18"/>
                </w:rPr>
                <w:delText xml:space="preserve">Body </w:delText>
              </w:r>
            </w:del>
            <w:ins w:id="459"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tcBorders>
              <w:left w:val="nil"/>
              <w:bottom w:val="nil"/>
              <w:right w:val="nil"/>
            </w:tcBorders>
            <w:vAlign w:val="center"/>
            <w:tcPrChange w:id="460" w:author="My Luong Vuong" w:date="2024-06-03T10:20:00Z">
              <w:tcPr>
                <w:tcW w:w="5343" w:type="dxa"/>
                <w:gridSpan w:val="2"/>
                <w:tcBorders>
                  <w:left w:val="nil"/>
                  <w:right w:val="nil"/>
                </w:tcBorders>
                <w:vAlign w:val="center"/>
              </w:tcPr>
            </w:tcPrChange>
          </w:tcPr>
          <w:p w14:paraId="01FF081B" w14:textId="2F96BFE2" w:rsidR="00B257DD" w:rsidRPr="00E13681" w:rsidRDefault="0035102B">
            <w:pPr>
              <w:spacing w:after="0"/>
              <w:ind w:left="170"/>
              <w:jc w:val="center"/>
              <w:rPr>
                <w:sz w:val="18"/>
                <w:szCs w:val="18"/>
              </w:rPr>
              <w:pPrChange w:id="461" w:author="My Luong Vuong" w:date="2024-06-03T10:20:00Z">
                <w:pPr>
                  <w:spacing w:after="0"/>
                  <w:ind w:left="170"/>
                </w:pPr>
              </w:pPrChange>
            </w:pPr>
            <w:r>
              <w:rPr>
                <w:sz w:val="18"/>
                <w:szCs w:val="18"/>
              </w:rPr>
              <w:t>O</w:t>
            </w:r>
            <w:r w:rsidR="00ED270C">
              <w:rPr>
                <w:sz w:val="18"/>
                <w:szCs w:val="18"/>
              </w:rPr>
              <w:t>ff</w:t>
            </w:r>
            <w:r>
              <w:rPr>
                <w:sz w:val="18"/>
                <w:szCs w:val="18"/>
              </w:rPr>
              <w:t>-</w:t>
            </w:r>
            <w:r w:rsidR="00B257DD" w:rsidRPr="00E13681">
              <w:rPr>
                <w:sz w:val="18"/>
                <w:szCs w:val="18"/>
              </w:rPr>
              <w:t>CRRT</w:t>
            </w:r>
          </w:p>
        </w:tc>
        <w:tc>
          <w:tcPr>
            <w:tcW w:w="5344" w:type="dxa"/>
            <w:gridSpan w:val="2"/>
            <w:tcBorders>
              <w:left w:val="nil"/>
              <w:bottom w:val="nil"/>
              <w:right w:val="nil"/>
            </w:tcBorders>
            <w:vAlign w:val="center"/>
            <w:tcPrChange w:id="462" w:author="My Luong Vuong" w:date="2024-06-03T10:20:00Z">
              <w:tcPr>
                <w:tcW w:w="5344" w:type="dxa"/>
                <w:gridSpan w:val="2"/>
                <w:tcBorders>
                  <w:left w:val="nil"/>
                  <w:right w:val="nil"/>
                </w:tcBorders>
                <w:vAlign w:val="center"/>
              </w:tcPr>
            </w:tcPrChange>
          </w:tcPr>
          <w:p w14:paraId="2FE6AF4E" w14:textId="4D3A7040" w:rsidR="00B257DD" w:rsidRPr="00E13681" w:rsidRDefault="00ED270C">
            <w:pPr>
              <w:spacing w:after="0"/>
              <w:ind w:left="170"/>
              <w:jc w:val="center"/>
              <w:rPr>
                <w:sz w:val="18"/>
                <w:szCs w:val="18"/>
              </w:rPr>
              <w:pPrChange w:id="463" w:author="My Luong Vuong" w:date="2024-06-03T10:20:00Z">
                <w:pPr>
                  <w:spacing w:after="0"/>
                  <w:ind w:left="170"/>
                </w:pPr>
              </w:pPrChange>
            </w:pPr>
            <w:r>
              <w:rPr>
                <w:sz w:val="18"/>
                <w:szCs w:val="18"/>
              </w:rPr>
              <w:t>On-</w:t>
            </w:r>
            <w:r w:rsidR="00B257DD" w:rsidRPr="00E13681">
              <w:rPr>
                <w:sz w:val="18"/>
                <w:szCs w:val="18"/>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F13F82">
            <w:pPr>
              <w:spacing w:after="0"/>
              <w:ind w:left="170"/>
              <w:rPr>
                <w:sz w:val="18"/>
                <w:szCs w:val="18"/>
              </w:rPr>
            </w:pPr>
          </w:p>
        </w:tc>
        <w:tc>
          <w:tcPr>
            <w:tcW w:w="2671" w:type="dxa"/>
            <w:tcBorders>
              <w:top w:val="nil"/>
              <w:left w:val="nil"/>
              <w:right w:val="nil"/>
            </w:tcBorders>
            <w:vAlign w:val="center"/>
          </w:tcPr>
          <w:p w14:paraId="29E28605" w14:textId="77777777" w:rsidR="00B257DD" w:rsidRPr="00E13681" w:rsidRDefault="00B257DD" w:rsidP="005B2ED7">
            <w:pPr>
              <w:spacing w:after="0"/>
              <w:ind w:left="170"/>
              <w:jc w:val="center"/>
              <w:rPr>
                <w:sz w:val="18"/>
                <w:szCs w:val="18"/>
              </w:rPr>
            </w:pPr>
            <w:r w:rsidRPr="00E13681">
              <w:rPr>
                <w:sz w:val="18"/>
                <w:szCs w:val="18"/>
              </w:rPr>
              <w:t>Loading dose</w:t>
            </w:r>
          </w:p>
          <w:p w14:paraId="723C4135"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0C9E94D4" w14:textId="77777777" w:rsidR="00B257DD" w:rsidRPr="00E13681" w:rsidRDefault="00B257DD" w:rsidP="005B2ED7">
            <w:pPr>
              <w:spacing w:after="0"/>
              <w:ind w:left="170"/>
              <w:jc w:val="center"/>
              <w:rPr>
                <w:sz w:val="18"/>
                <w:szCs w:val="18"/>
              </w:rPr>
            </w:pPr>
            <w:r w:rsidRPr="00E13681">
              <w:rPr>
                <w:sz w:val="18"/>
                <w:szCs w:val="18"/>
              </w:rPr>
              <w:t>Maintenance dose</w:t>
            </w:r>
          </w:p>
          <w:p w14:paraId="3AC0452F" w14:textId="77777777" w:rsidR="00B257DD" w:rsidRPr="00E13681" w:rsidRDefault="00B257DD" w:rsidP="005B2ED7">
            <w:pPr>
              <w:spacing w:after="0"/>
              <w:ind w:left="170"/>
              <w:jc w:val="center"/>
              <w:rPr>
                <w:sz w:val="18"/>
                <w:szCs w:val="18"/>
              </w:rPr>
            </w:pPr>
            <w:r w:rsidRPr="00E13681">
              <w:rPr>
                <w:sz w:val="18"/>
                <w:szCs w:val="18"/>
              </w:rPr>
              <w:t>(from day 2)</w:t>
            </w:r>
          </w:p>
        </w:tc>
        <w:tc>
          <w:tcPr>
            <w:tcW w:w="2672" w:type="dxa"/>
            <w:tcBorders>
              <w:top w:val="nil"/>
              <w:left w:val="nil"/>
              <w:right w:val="nil"/>
            </w:tcBorders>
            <w:vAlign w:val="center"/>
          </w:tcPr>
          <w:p w14:paraId="7D2AF071" w14:textId="77777777" w:rsidR="00B257DD" w:rsidRPr="00E13681" w:rsidRDefault="00B257DD" w:rsidP="005B2ED7">
            <w:pPr>
              <w:spacing w:after="0"/>
              <w:ind w:left="170"/>
              <w:jc w:val="center"/>
              <w:rPr>
                <w:sz w:val="18"/>
                <w:szCs w:val="18"/>
              </w:rPr>
            </w:pPr>
            <w:r w:rsidRPr="00E13681">
              <w:rPr>
                <w:sz w:val="18"/>
                <w:szCs w:val="18"/>
              </w:rPr>
              <w:t>Loading dose</w:t>
            </w:r>
          </w:p>
          <w:p w14:paraId="73570D1E"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6D9F31A8" w14:textId="77777777" w:rsidR="00B257DD" w:rsidRPr="00E13681" w:rsidRDefault="00B257DD" w:rsidP="005B2ED7">
            <w:pPr>
              <w:spacing w:after="0"/>
              <w:ind w:left="170"/>
              <w:jc w:val="center"/>
              <w:rPr>
                <w:sz w:val="18"/>
                <w:szCs w:val="18"/>
              </w:rPr>
            </w:pPr>
            <w:r w:rsidRPr="00E13681">
              <w:rPr>
                <w:sz w:val="18"/>
                <w:szCs w:val="18"/>
              </w:rPr>
              <w:t>Maintenance dose</w:t>
            </w:r>
          </w:p>
          <w:p w14:paraId="0F40DA51" w14:textId="77777777" w:rsidR="00B257DD" w:rsidRPr="00E13681" w:rsidRDefault="00B257DD" w:rsidP="005B2ED7">
            <w:pPr>
              <w:spacing w:after="0"/>
              <w:ind w:left="170"/>
              <w:jc w:val="center"/>
              <w:rPr>
                <w:sz w:val="18"/>
                <w:szCs w:val="18"/>
              </w:rPr>
            </w:pPr>
            <w:r w:rsidRPr="00E13681">
              <w:rPr>
                <w:sz w:val="18"/>
                <w:szCs w:val="18"/>
              </w:rPr>
              <w:t>(from day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tcBorders>
              <w:left w:val="nil"/>
              <w:bottom w:val="nil"/>
              <w:right w:val="nil"/>
            </w:tcBorders>
            <w:vAlign w:val="center"/>
          </w:tcPr>
          <w:p w14:paraId="66ADF248" w14:textId="77777777" w:rsidR="00B257DD" w:rsidRPr="00E13681" w:rsidRDefault="00B257DD" w:rsidP="005B2ED7">
            <w:pPr>
              <w:spacing w:after="0"/>
              <w:ind w:left="170"/>
              <w:jc w:val="center"/>
              <w:rPr>
                <w:sz w:val="18"/>
                <w:szCs w:val="18"/>
              </w:rPr>
            </w:pPr>
            <w:r w:rsidRPr="00E13681">
              <w:rPr>
                <w:sz w:val="18"/>
                <w:szCs w:val="18"/>
              </w:rPr>
              <w:t>800 mg q24h</w:t>
            </w:r>
          </w:p>
        </w:tc>
        <w:tc>
          <w:tcPr>
            <w:tcW w:w="2672" w:type="dxa"/>
            <w:vMerge w:val="restart"/>
            <w:tcBorders>
              <w:left w:val="nil"/>
              <w:right w:val="nil"/>
            </w:tcBorders>
            <w:vAlign w:val="center"/>
          </w:tcPr>
          <w:p w14:paraId="3A34AAB2" w14:textId="77777777" w:rsidR="00B257DD" w:rsidRPr="00E13681" w:rsidRDefault="00B257DD" w:rsidP="005B2ED7">
            <w:pPr>
              <w:spacing w:after="0"/>
              <w:ind w:left="170"/>
              <w:jc w:val="center"/>
              <w:rPr>
                <w:sz w:val="18"/>
                <w:szCs w:val="18"/>
              </w:rPr>
            </w:pPr>
            <w:r w:rsidRPr="00E13681">
              <w:rPr>
                <w:sz w:val="18"/>
                <w:szCs w:val="18"/>
              </w:rPr>
              <w:t>400 mg q24h</w:t>
            </w:r>
          </w:p>
        </w:tc>
        <w:tc>
          <w:tcPr>
            <w:tcW w:w="2672" w:type="dxa"/>
            <w:tcBorders>
              <w:left w:val="nil"/>
              <w:bottom w:val="nil"/>
              <w:right w:val="nil"/>
            </w:tcBorders>
            <w:vAlign w:val="center"/>
          </w:tcPr>
          <w:p w14:paraId="11852FC8"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val="restart"/>
            <w:tcBorders>
              <w:left w:val="nil"/>
              <w:right w:val="nil"/>
            </w:tcBorders>
            <w:vAlign w:val="center"/>
          </w:tcPr>
          <w:p w14:paraId="3D86B937" w14:textId="77777777" w:rsidR="00B257DD" w:rsidRPr="00E13681" w:rsidRDefault="00B257DD" w:rsidP="005B2ED7">
            <w:pPr>
              <w:spacing w:after="0"/>
              <w:ind w:left="170"/>
              <w:jc w:val="center"/>
              <w:rPr>
                <w:sz w:val="18"/>
                <w:szCs w:val="18"/>
              </w:rPr>
            </w:pPr>
            <w:r w:rsidRPr="00E13681">
              <w:rPr>
                <w:sz w:val="18"/>
                <w:szCs w:val="18"/>
              </w:rPr>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6B9AC765"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2BE0510C"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7920DCD"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9286683" w14:textId="77777777" w:rsidR="00B257DD" w:rsidRPr="00E13681" w:rsidRDefault="00B257DD" w:rsidP="005B2ED7">
            <w:pPr>
              <w:spacing w:after="0"/>
              <w:ind w:left="170"/>
              <w:jc w:val="center"/>
              <w:rPr>
                <w:sz w:val="18"/>
                <w:szCs w:val="18"/>
              </w:rPr>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tcBorders>
              <w:top w:val="nil"/>
              <w:left w:val="nil"/>
              <w:bottom w:val="nil"/>
              <w:right w:val="nil"/>
            </w:tcBorders>
            <w:vAlign w:val="center"/>
          </w:tcPr>
          <w:p w14:paraId="4EF2EDC4"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58985E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685C2CF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33364505" w14:textId="77777777" w:rsidR="00B257DD" w:rsidRPr="00E13681" w:rsidRDefault="00B257DD" w:rsidP="005B2ED7">
            <w:pPr>
              <w:spacing w:after="0"/>
              <w:ind w:left="170"/>
              <w:jc w:val="center"/>
              <w:rPr>
                <w:sz w:val="18"/>
                <w:szCs w:val="18"/>
              </w:rPr>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D03CE3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60B14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20C6101"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FF244FF" w14:textId="77777777" w:rsidR="00B257DD" w:rsidRPr="00E13681" w:rsidRDefault="00B257DD" w:rsidP="005B2ED7">
            <w:pPr>
              <w:spacing w:after="0"/>
              <w:ind w:left="170"/>
              <w:jc w:val="center"/>
              <w:rPr>
                <w:sz w:val="18"/>
                <w:szCs w:val="18"/>
              </w:rPr>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tcBorders>
              <w:top w:val="nil"/>
              <w:left w:val="nil"/>
              <w:right w:val="nil"/>
            </w:tcBorders>
            <w:vAlign w:val="center"/>
          </w:tcPr>
          <w:p w14:paraId="0E95A2B5"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1D8FB087" w14:textId="77777777" w:rsidR="00B257DD" w:rsidRPr="00E13681" w:rsidRDefault="00B257DD" w:rsidP="005B2ED7">
            <w:pPr>
              <w:spacing w:after="0"/>
              <w:ind w:left="170"/>
              <w:jc w:val="center"/>
              <w:rPr>
                <w:sz w:val="18"/>
                <w:szCs w:val="18"/>
              </w:rPr>
            </w:pPr>
          </w:p>
        </w:tc>
        <w:tc>
          <w:tcPr>
            <w:tcW w:w="2672" w:type="dxa"/>
            <w:tcBorders>
              <w:top w:val="nil"/>
              <w:left w:val="nil"/>
              <w:right w:val="nil"/>
            </w:tcBorders>
            <w:vAlign w:val="center"/>
          </w:tcPr>
          <w:p w14:paraId="2C73FC6B" w14:textId="77777777" w:rsidR="00B257DD" w:rsidRPr="00E13681" w:rsidRDefault="00B257DD" w:rsidP="005B2ED7">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78A75262" w14:textId="77777777" w:rsidR="00B257DD" w:rsidRPr="00E13681" w:rsidRDefault="00B257DD" w:rsidP="005B2ED7">
            <w:pPr>
              <w:spacing w:after="0"/>
              <w:ind w:left="170"/>
              <w:jc w:val="center"/>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4621AFB3">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r w:rsidR="005518E1" w:rsidRPr="001B3939">
        <w:t>mg</w:t>
      </w:r>
      <w:r w:rsidR="005518E1">
        <w:t>×</w:t>
      </w:r>
      <w:r w:rsidR="005518E1" w:rsidRPr="001B3939">
        <w:t>h/L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r w:rsidR="00A37D58" w:rsidRPr="001B3939">
        <w:t>mg</w:t>
      </w:r>
      <w:r w:rsidR="00A37D58">
        <w:t>×</w:t>
      </w:r>
      <w:r w:rsidR="00A37D58" w:rsidRPr="001B3939">
        <w:t>h/L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464"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t> </w:t>
      </w:r>
      <w:r w:rsidRPr="001B3939">
        <w:t>mg</w:t>
      </w:r>
      <w:r>
        <w:t>×</w:t>
      </w:r>
      <w:r w:rsidRPr="001B3939">
        <w:t>h/L</w:t>
      </w:r>
      <w:r>
        <w:t xml:space="preserve"> vs eGFR</w:t>
      </w:r>
      <w:r w:rsidRPr="008D08CE">
        <w:rPr>
          <w:vertAlign w:val="subscript"/>
        </w:rPr>
        <w:t>CKD-EPI</w:t>
      </w:r>
      <w:r w:rsidDel="00F92D91">
        <w:t xml:space="preserve"> </w:t>
      </w:r>
      <w:r w:rsidRPr="001B3939">
        <w:t>over time</w:t>
      </w:r>
      <w:r>
        <w:t xml:space="preserve"> when not on CRRT</w:t>
      </w:r>
      <w:r w:rsidRPr="001B3939">
        <w:t xml:space="preserve">. </w:t>
      </w:r>
      <w:r>
        <w:t>eGFR</w:t>
      </w:r>
      <w:r w:rsidRPr="00494DCF">
        <w:rPr>
          <w:vertAlign w:val="subscript"/>
        </w:rPr>
        <w:t>CKD-EPI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r w:rsidRPr="001B3939">
        <w:t>mg</w:t>
      </w:r>
      <w:r>
        <w:t>×</w:t>
      </w:r>
      <w:r w:rsidRPr="001B3939">
        <w:t>h/L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r w:rsidRPr="001B3939">
        <w:t>mg</w:t>
      </w:r>
      <w:r>
        <w:t>×</w:t>
      </w:r>
      <w:r w:rsidRPr="001B3939">
        <w:t>h/L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56" w:author="My Luong Vuong" w:date="2024-06-12T14:49:00Z" w:initials="MLV">
    <w:p w14:paraId="2AE06B8A" w14:textId="77777777" w:rsidR="00A57607" w:rsidRDefault="00A57607" w:rsidP="00080AA5">
      <w:pPr>
        <w:pStyle w:val="CommentText"/>
        <w:jc w:val="left"/>
      </w:pPr>
      <w:r>
        <w:rPr>
          <w:rStyle w:val="CommentReference"/>
        </w:rPr>
        <w:annotationRef/>
      </w:r>
      <w:r>
        <w:rPr>
          <w:lang w:val="en-US"/>
        </w:rPr>
        <w:t>MLV, OE, ED, ISp, JWA, SWA</w:t>
      </w:r>
    </w:p>
  </w:comment>
  <w:comment w:id="357" w:author="My Luong Vuong" w:date="2024-06-12T14:46:00Z" w:initials="MLV">
    <w:p w14:paraId="008B2A3C" w14:textId="588D908A" w:rsidR="008301C2" w:rsidRDefault="008301C2" w:rsidP="00F47247">
      <w:pPr>
        <w:pStyle w:val="CommentText"/>
        <w:jc w:val="left"/>
      </w:pPr>
      <w:r>
        <w:rPr>
          <w:rStyle w:val="CommentReference"/>
        </w:rPr>
        <w:annotationRef/>
      </w:r>
      <w:r>
        <w:rPr>
          <w:lang w:val="en-US"/>
        </w:rPr>
        <w:t>everyone</w:t>
      </w:r>
    </w:p>
  </w:comment>
  <w:comment w:id="358" w:author="My Luong Vuong" w:date="2024-06-12T14:49:00Z" w:initials="MLV">
    <w:p w14:paraId="1D996D24" w14:textId="77777777" w:rsidR="00A57607" w:rsidRDefault="00A57607" w:rsidP="005C57A9">
      <w:pPr>
        <w:pStyle w:val="CommentText"/>
        <w:jc w:val="left"/>
      </w:pPr>
      <w:r>
        <w:rPr>
          <w:rStyle w:val="CommentReference"/>
        </w:rPr>
        <w:annotationRef/>
      </w:r>
      <w:r>
        <w:rPr>
          <w:lang w:val="en-US"/>
        </w:rPr>
        <w:t>For resources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E06B8A" w15:done="0"/>
  <w15:commentEx w15:paraId="008B2A3C" w15:done="0"/>
  <w15:commentEx w15:paraId="1D996D24" w15:paraIdParent="008B2A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143409" w16cex:dateUtc="2024-06-12T12:49:00Z"/>
  <w16cex:commentExtensible w16cex:durableId="2A14333D" w16cex:dateUtc="2024-06-12T12:46:00Z"/>
  <w16cex:commentExtensible w16cex:durableId="2A14340E" w16cex:dateUtc="2024-06-12T12: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E06B8A" w16cid:durableId="2A143409"/>
  <w16cid:commentId w16cid:paraId="008B2A3C" w16cid:durableId="2A14333D"/>
  <w16cid:commentId w16cid:paraId="1D996D24" w16cid:durableId="2A1434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A43DE" w14:textId="77777777" w:rsidR="00457206" w:rsidRDefault="00457206" w:rsidP="00593CAA">
      <w:r>
        <w:separator/>
      </w:r>
    </w:p>
  </w:endnote>
  <w:endnote w:type="continuationSeparator" w:id="0">
    <w:p w14:paraId="4F66E1AB" w14:textId="77777777" w:rsidR="00457206" w:rsidRDefault="00457206" w:rsidP="00593CAA">
      <w:r>
        <w:continuationSeparator/>
      </w:r>
    </w:p>
  </w:endnote>
  <w:endnote w:type="continuationNotice" w:id="1">
    <w:p w14:paraId="5A445EAF" w14:textId="77777777" w:rsidR="00457206" w:rsidRDefault="004572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A6526" w14:textId="77777777" w:rsidR="00457206" w:rsidRDefault="00457206" w:rsidP="00593CAA">
      <w:r>
        <w:separator/>
      </w:r>
    </w:p>
  </w:footnote>
  <w:footnote w:type="continuationSeparator" w:id="0">
    <w:p w14:paraId="37A3759E" w14:textId="77777777" w:rsidR="00457206" w:rsidRDefault="00457206" w:rsidP="00593CAA">
      <w:r>
        <w:continuationSeparator/>
      </w:r>
    </w:p>
  </w:footnote>
  <w:footnote w:type="continuationNotice" w:id="1">
    <w:p w14:paraId="0A9E6387" w14:textId="77777777" w:rsidR="00457206" w:rsidRDefault="0045720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y Luong Vuong">
    <w15:presenceInfo w15:providerId="AD" w15:userId="S::myluong.vuong@kuleuven.be::3a095926-c094-4dc5-9520-da494b4df4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0&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522"/>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D91"/>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755F"/>
    <w:rsid w:val="000878AC"/>
    <w:rsid w:val="000879F1"/>
    <w:rsid w:val="00087F50"/>
    <w:rsid w:val="00087F51"/>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83E"/>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CC4"/>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673BF"/>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06A"/>
    <w:rsid w:val="0018026C"/>
    <w:rsid w:val="00180F34"/>
    <w:rsid w:val="0018159C"/>
    <w:rsid w:val="00181981"/>
    <w:rsid w:val="00181BF2"/>
    <w:rsid w:val="0018223B"/>
    <w:rsid w:val="0018243B"/>
    <w:rsid w:val="001824BA"/>
    <w:rsid w:val="0018252C"/>
    <w:rsid w:val="0018261D"/>
    <w:rsid w:val="001826C3"/>
    <w:rsid w:val="001827A0"/>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9BE"/>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1C8C"/>
    <w:rsid w:val="002120D9"/>
    <w:rsid w:val="0021227E"/>
    <w:rsid w:val="00212C40"/>
    <w:rsid w:val="00212F43"/>
    <w:rsid w:val="00213190"/>
    <w:rsid w:val="0021336A"/>
    <w:rsid w:val="00213443"/>
    <w:rsid w:val="002135FC"/>
    <w:rsid w:val="0021375E"/>
    <w:rsid w:val="0021385D"/>
    <w:rsid w:val="00213888"/>
    <w:rsid w:val="00213909"/>
    <w:rsid w:val="00213D72"/>
    <w:rsid w:val="00214DAB"/>
    <w:rsid w:val="0021501D"/>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33B"/>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524"/>
    <w:rsid w:val="00273C01"/>
    <w:rsid w:val="00273CCB"/>
    <w:rsid w:val="00274161"/>
    <w:rsid w:val="0027451E"/>
    <w:rsid w:val="0027454E"/>
    <w:rsid w:val="00274553"/>
    <w:rsid w:val="002745D9"/>
    <w:rsid w:val="00274604"/>
    <w:rsid w:val="002748C4"/>
    <w:rsid w:val="00274AAB"/>
    <w:rsid w:val="00274BCA"/>
    <w:rsid w:val="00274D12"/>
    <w:rsid w:val="0027550A"/>
    <w:rsid w:val="002755AD"/>
    <w:rsid w:val="00275AB4"/>
    <w:rsid w:val="00275CDD"/>
    <w:rsid w:val="002762B6"/>
    <w:rsid w:val="002764DA"/>
    <w:rsid w:val="0027650D"/>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3F1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A46"/>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403"/>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02B"/>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0BA"/>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3CA"/>
    <w:rsid w:val="003964ED"/>
    <w:rsid w:val="0039666F"/>
    <w:rsid w:val="00396716"/>
    <w:rsid w:val="003975EC"/>
    <w:rsid w:val="003977CF"/>
    <w:rsid w:val="003A00A1"/>
    <w:rsid w:val="003A0615"/>
    <w:rsid w:val="003A0F31"/>
    <w:rsid w:val="003A11BA"/>
    <w:rsid w:val="003A155A"/>
    <w:rsid w:val="003A1946"/>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9D3"/>
    <w:rsid w:val="003E7A15"/>
    <w:rsid w:val="003E7E81"/>
    <w:rsid w:val="003E7EE5"/>
    <w:rsid w:val="003E7FF3"/>
    <w:rsid w:val="003F0240"/>
    <w:rsid w:val="003F03B0"/>
    <w:rsid w:val="003F06A7"/>
    <w:rsid w:val="003F0719"/>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DBC"/>
    <w:rsid w:val="00407F24"/>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B0"/>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E75"/>
    <w:rsid w:val="00452F10"/>
    <w:rsid w:val="00452F49"/>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B9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2E39"/>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BDF"/>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ABE"/>
    <w:rsid w:val="004C4D78"/>
    <w:rsid w:val="004C5678"/>
    <w:rsid w:val="004C57EA"/>
    <w:rsid w:val="004C5C52"/>
    <w:rsid w:val="004C5EB0"/>
    <w:rsid w:val="004C5F96"/>
    <w:rsid w:val="004C609C"/>
    <w:rsid w:val="004C6960"/>
    <w:rsid w:val="004C6F81"/>
    <w:rsid w:val="004C767F"/>
    <w:rsid w:val="004C7727"/>
    <w:rsid w:val="004C78E8"/>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54"/>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88E"/>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D29"/>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A09"/>
    <w:rsid w:val="00515B54"/>
    <w:rsid w:val="00515E8D"/>
    <w:rsid w:val="00515F3B"/>
    <w:rsid w:val="00516025"/>
    <w:rsid w:val="00516B4D"/>
    <w:rsid w:val="00516B69"/>
    <w:rsid w:val="00517191"/>
    <w:rsid w:val="005178B4"/>
    <w:rsid w:val="00517906"/>
    <w:rsid w:val="00517A54"/>
    <w:rsid w:val="00517A6D"/>
    <w:rsid w:val="00517C91"/>
    <w:rsid w:val="00517D98"/>
    <w:rsid w:val="00520169"/>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0C2"/>
    <w:rsid w:val="0053316B"/>
    <w:rsid w:val="005331F7"/>
    <w:rsid w:val="005335FD"/>
    <w:rsid w:val="0053381E"/>
    <w:rsid w:val="00533C71"/>
    <w:rsid w:val="00534990"/>
    <w:rsid w:val="00534E3E"/>
    <w:rsid w:val="00535713"/>
    <w:rsid w:val="0053571D"/>
    <w:rsid w:val="0053582F"/>
    <w:rsid w:val="00535906"/>
    <w:rsid w:val="00535EFD"/>
    <w:rsid w:val="00535F1D"/>
    <w:rsid w:val="0053638F"/>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40E"/>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77C72"/>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3DE"/>
    <w:rsid w:val="0059359C"/>
    <w:rsid w:val="0059399F"/>
    <w:rsid w:val="00593C78"/>
    <w:rsid w:val="00593CAA"/>
    <w:rsid w:val="00594291"/>
    <w:rsid w:val="005945BF"/>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2ED7"/>
    <w:rsid w:val="005B381D"/>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216D"/>
    <w:rsid w:val="005C23F9"/>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173C"/>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07DA2"/>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7405"/>
    <w:rsid w:val="00617A2A"/>
    <w:rsid w:val="00617B25"/>
    <w:rsid w:val="00617DD4"/>
    <w:rsid w:val="00617F50"/>
    <w:rsid w:val="006200CD"/>
    <w:rsid w:val="00620230"/>
    <w:rsid w:val="00620315"/>
    <w:rsid w:val="00620420"/>
    <w:rsid w:val="00620432"/>
    <w:rsid w:val="006210A6"/>
    <w:rsid w:val="006213E7"/>
    <w:rsid w:val="00621765"/>
    <w:rsid w:val="00621979"/>
    <w:rsid w:val="00621A14"/>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754"/>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0CD"/>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69D"/>
    <w:rsid w:val="006A1AE8"/>
    <w:rsid w:val="006A226C"/>
    <w:rsid w:val="006A262D"/>
    <w:rsid w:val="006A286B"/>
    <w:rsid w:val="006A2F2F"/>
    <w:rsid w:val="006A2F75"/>
    <w:rsid w:val="006A309D"/>
    <w:rsid w:val="006A322E"/>
    <w:rsid w:val="006A333F"/>
    <w:rsid w:val="006A34E8"/>
    <w:rsid w:val="006A35F0"/>
    <w:rsid w:val="006A41C6"/>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4EE5"/>
    <w:rsid w:val="006F5057"/>
    <w:rsid w:val="006F5195"/>
    <w:rsid w:val="006F5C56"/>
    <w:rsid w:val="006F610A"/>
    <w:rsid w:val="006F6402"/>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172"/>
    <w:rsid w:val="007032E1"/>
    <w:rsid w:val="0070367F"/>
    <w:rsid w:val="00703F82"/>
    <w:rsid w:val="0070474C"/>
    <w:rsid w:val="00704A41"/>
    <w:rsid w:val="00704F68"/>
    <w:rsid w:val="00705350"/>
    <w:rsid w:val="007054CD"/>
    <w:rsid w:val="00705528"/>
    <w:rsid w:val="007055B0"/>
    <w:rsid w:val="00705615"/>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1F14"/>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BF1"/>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FA5"/>
    <w:rsid w:val="00740FC2"/>
    <w:rsid w:val="00741224"/>
    <w:rsid w:val="00741301"/>
    <w:rsid w:val="00741535"/>
    <w:rsid w:val="0074168D"/>
    <w:rsid w:val="00741B96"/>
    <w:rsid w:val="0074272F"/>
    <w:rsid w:val="007427B0"/>
    <w:rsid w:val="00742C88"/>
    <w:rsid w:val="00742FEE"/>
    <w:rsid w:val="007435B4"/>
    <w:rsid w:val="007436E6"/>
    <w:rsid w:val="0074465A"/>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151A"/>
    <w:rsid w:val="00762059"/>
    <w:rsid w:val="00762255"/>
    <w:rsid w:val="007625FA"/>
    <w:rsid w:val="007626DD"/>
    <w:rsid w:val="00762A62"/>
    <w:rsid w:val="00762D75"/>
    <w:rsid w:val="00762F8B"/>
    <w:rsid w:val="0076334E"/>
    <w:rsid w:val="007644CC"/>
    <w:rsid w:val="0076457F"/>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1BAE"/>
    <w:rsid w:val="007A2909"/>
    <w:rsid w:val="007A3081"/>
    <w:rsid w:val="007A35ED"/>
    <w:rsid w:val="007A3EB9"/>
    <w:rsid w:val="007A4008"/>
    <w:rsid w:val="007A4240"/>
    <w:rsid w:val="007A465B"/>
    <w:rsid w:val="007A4FCF"/>
    <w:rsid w:val="007A54E7"/>
    <w:rsid w:val="007A57DA"/>
    <w:rsid w:val="007A58D5"/>
    <w:rsid w:val="007A5A4A"/>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0A4"/>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C6A"/>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321"/>
    <w:rsid w:val="007E0D99"/>
    <w:rsid w:val="007E1882"/>
    <w:rsid w:val="007E1A20"/>
    <w:rsid w:val="007E1F23"/>
    <w:rsid w:val="007E2319"/>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226"/>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1C2"/>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220"/>
    <w:rsid w:val="00850642"/>
    <w:rsid w:val="008506C5"/>
    <w:rsid w:val="008507A4"/>
    <w:rsid w:val="0085080E"/>
    <w:rsid w:val="00851815"/>
    <w:rsid w:val="00851BDA"/>
    <w:rsid w:val="0085254B"/>
    <w:rsid w:val="00852EA8"/>
    <w:rsid w:val="00852FDA"/>
    <w:rsid w:val="008534A4"/>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8B4"/>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59"/>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6390"/>
    <w:rsid w:val="008B63F0"/>
    <w:rsid w:val="008B66F5"/>
    <w:rsid w:val="008B6720"/>
    <w:rsid w:val="008B6D14"/>
    <w:rsid w:val="008B6DFB"/>
    <w:rsid w:val="008B7263"/>
    <w:rsid w:val="008B754B"/>
    <w:rsid w:val="008B7E8C"/>
    <w:rsid w:val="008C012D"/>
    <w:rsid w:val="008C03D3"/>
    <w:rsid w:val="008C0455"/>
    <w:rsid w:val="008C070E"/>
    <w:rsid w:val="008C08DE"/>
    <w:rsid w:val="008C0950"/>
    <w:rsid w:val="008C0A4A"/>
    <w:rsid w:val="008C0A55"/>
    <w:rsid w:val="008C0D46"/>
    <w:rsid w:val="008C0DBD"/>
    <w:rsid w:val="008C0F8B"/>
    <w:rsid w:val="008C172D"/>
    <w:rsid w:val="008C18D6"/>
    <w:rsid w:val="008C1C6F"/>
    <w:rsid w:val="008C1D65"/>
    <w:rsid w:val="008C2956"/>
    <w:rsid w:val="008C4132"/>
    <w:rsid w:val="008C4C93"/>
    <w:rsid w:val="008C553F"/>
    <w:rsid w:val="008C597E"/>
    <w:rsid w:val="008C59E8"/>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7BB"/>
    <w:rsid w:val="008F1A74"/>
    <w:rsid w:val="008F1DB7"/>
    <w:rsid w:val="008F1EEB"/>
    <w:rsid w:val="008F239B"/>
    <w:rsid w:val="008F2C4B"/>
    <w:rsid w:val="008F2D24"/>
    <w:rsid w:val="008F2DC8"/>
    <w:rsid w:val="008F31C5"/>
    <w:rsid w:val="008F33C7"/>
    <w:rsid w:val="008F421A"/>
    <w:rsid w:val="008F4288"/>
    <w:rsid w:val="008F43D3"/>
    <w:rsid w:val="008F4404"/>
    <w:rsid w:val="008F467C"/>
    <w:rsid w:val="008F4B87"/>
    <w:rsid w:val="008F4CF4"/>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0E76"/>
    <w:rsid w:val="0095106F"/>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C2F"/>
    <w:rsid w:val="00966EAE"/>
    <w:rsid w:val="00967421"/>
    <w:rsid w:val="00967465"/>
    <w:rsid w:val="0096770B"/>
    <w:rsid w:val="0097002A"/>
    <w:rsid w:val="009700F6"/>
    <w:rsid w:val="00970491"/>
    <w:rsid w:val="00970925"/>
    <w:rsid w:val="0097097F"/>
    <w:rsid w:val="00970C49"/>
    <w:rsid w:val="00971389"/>
    <w:rsid w:val="00971651"/>
    <w:rsid w:val="00971CA6"/>
    <w:rsid w:val="00971DB3"/>
    <w:rsid w:val="00971E2E"/>
    <w:rsid w:val="00971EB8"/>
    <w:rsid w:val="00972767"/>
    <w:rsid w:val="009728E7"/>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339"/>
    <w:rsid w:val="00981989"/>
    <w:rsid w:val="0098225B"/>
    <w:rsid w:val="00982293"/>
    <w:rsid w:val="0098261C"/>
    <w:rsid w:val="00982656"/>
    <w:rsid w:val="00982BD7"/>
    <w:rsid w:val="00982C13"/>
    <w:rsid w:val="00982E97"/>
    <w:rsid w:val="00983278"/>
    <w:rsid w:val="00983D87"/>
    <w:rsid w:val="00983F99"/>
    <w:rsid w:val="00984820"/>
    <w:rsid w:val="0098485D"/>
    <w:rsid w:val="00984C64"/>
    <w:rsid w:val="00984EA0"/>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AA7"/>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5F4"/>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84"/>
    <w:rsid w:val="00A11E9B"/>
    <w:rsid w:val="00A12057"/>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8C9"/>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38AE"/>
    <w:rsid w:val="00A546B1"/>
    <w:rsid w:val="00A54E02"/>
    <w:rsid w:val="00A54E66"/>
    <w:rsid w:val="00A55057"/>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A64"/>
    <w:rsid w:val="00A64B62"/>
    <w:rsid w:val="00A65342"/>
    <w:rsid w:val="00A65915"/>
    <w:rsid w:val="00A65B8A"/>
    <w:rsid w:val="00A66218"/>
    <w:rsid w:val="00A6688E"/>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0E2D"/>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9AE"/>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2A9F"/>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2FF"/>
    <w:rsid w:val="00B563A9"/>
    <w:rsid w:val="00B576AD"/>
    <w:rsid w:val="00B6006D"/>
    <w:rsid w:val="00B601F5"/>
    <w:rsid w:val="00B6044F"/>
    <w:rsid w:val="00B604C3"/>
    <w:rsid w:val="00B60D32"/>
    <w:rsid w:val="00B61B73"/>
    <w:rsid w:val="00B61B75"/>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D96"/>
    <w:rsid w:val="00B7014B"/>
    <w:rsid w:val="00B7019F"/>
    <w:rsid w:val="00B7034B"/>
    <w:rsid w:val="00B70D93"/>
    <w:rsid w:val="00B71B2A"/>
    <w:rsid w:val="00B71E7A"/>
    <w:rsid w:val="00B722BB"/>
    <w:rsid w:val="00B725AF"/>
    <w:rsid w:val="00B72705"/>
    <w:rsid w:val="00B730E7"/>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1355"/>
    <w:rsid w:val="00B8193F"/>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8F8"/>
    <w:rsid w:val="00BB6E8F"/>
    <w:rsid w:val="00BB7096"/>
    <w:rsid w:val="00BB7B58"/>
    <w:rsid w:val="00BB7FA2"/>
    <w:rsid w:val="00BC081B"/>
    <w:rsid w:val="00BC0A08"/>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20E"/>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7B5"/>
    <w:rsid w:val="00C70B0C"/>
    <w:rsid w:val="00C70F62"/>
    <w:rsid w:val="00C71AF5"/>
    <w:rsid w:val="00C71BD4"/>
    <w:rsid w:val="00C71CF6"/>
    <w:rsid w:val="00C7239E"/>
    <w:rsid w:val="00C726F8"/>
    <w:rsid w:val="00C7303B"/>
    <w:rsid w:val="00C7308D"/>
    <w:rsid w:val="00C733B9"/>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831"/>
    <w:rsid w:val="00C83F06"/>
    <w:rsid w:val="00C847A8"/>
    <w:rsid w:val="00C84B70"/>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975CC"/>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5D94"/>
    <w:rsid w:val="00CB63CE"/>
    <w:rsid w:val="00CB674E"/>
    <w:rsid w:val="00CB689A"/>
    <w:rsid w:val="00CB7027"/>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3EEE"/>
    <w:rsid w:val="00D242BF"/>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7AB"/>
    <w:rsid w:val="00DB57E4"/>
    <w:rsid w:val="00DB5818"/>
    <w:rsid w:val="00DB59BE"/>
    <w:rsid w:val="00DB644B"/>
    <w:rsid w:val="00DB67DD"/>
    <w:rsid w:val="00DB689A"/>
    <w:rsid w:val="00DB7633"/>
    <w:rsid w:val="00DB7DE0"/>
    <w:rsid w:val="00DC062B"/>
    <w:rsid w:val="00DC0AC8"/>
    <w:rsid w:val="00DC0C00"/>
    <w:rsid w:val="00DC0D84"/>
    <w:rsid w:val="00DC1929"/>
    <w:rsid w:val="00DC1AA3"/>
    <w:rsid w:val="00DC1D6C"/>
    <w:rsid w:val="00DC1E87"/>
    <w:rsid w:val="00DC1F1D"/>
    <w:rsid w:val="00DC209F"/>
    <w:rsid w:val="00DC2288"/>
    <w:rsid w:val="00DC3F2B"/>
    <w:rsid w:val="00DC4293"/>
    <w:rsid w:val="00DC4719"/>
    <w:rsid w:val="00DC4D4F"/>
    <w:rsid w:val="00DC54CB"/>
    <w:rsid w:val="00DC5EF7"/>
    <w:rsid w:val="00DC611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A62"/>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642E"/>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797"/>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0A0"/>
    <w:rsid w:val="00EC4271"/>
    <w:rsid w:val="00EC4EE8"/>
    <w:rsid w:val="00EC4F25"/>
    <w:rsid w:val="00EC512B"/>
    <w:rsid w:val="00EC60DD"/>
    <w:rsid w:val="00EC632A"/>
    <w:rsid w:val="00EC640E"/>
    <w:rsid w:val="00EC67DA"/>
    <w:rsid w:val="00EC6A02"/>
    <w:rsid w:val="00EC6F4E"/>
    <w:rsid w:val="00EC6FD0"/>
    <w:rsid w:val="00EC7057"/>
    <w:rsid w:val="00EC706F"/>
    <w:rsid w:val="00EC78B8"/>
    <w:rsid w:val="00EC7AC0"/>
    <w:rsid w:val="00EC7F13"/>
    <w:rsid w:val="00EC7F75"/>
    <w:rsid w:val="00EC7FA5"/>
    <w:rsid w:val="00ED02CD"/>
    <w:rsid w:val="00ED035E"/>
    <w:rsid w:val="00ED05E7"/>
    <w:rsid w:val="00ED0E5D"/>
    <w:rsid w:val="00ED1BEC"/>
    <w:rsid w:val="00ED270C"/>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6D4B"/>
    <w:rsid w:val="00F26EF0"/>
    <w:rsid w:val="00F27073"/>
    <w:rsid w:val="00F27239"/>
    <w:rsid w:val="00F275DC"/>
    <w:rsid w:val="00F27A2C"/>
    <w:rsid w:val="00F30139"/>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2A"/>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11F"/>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E8"/>
    <w:rsid w:val="00FD455A"/>
    <w:rsid w:val="00FD4FB7"/>
    <w:rsid w:val="00FD55E0"/>
    <w:rsid w:val="00FD62C4"/>
    <w:rsid w:val="00FD67F1"/>
    <w:rsid w:val="00FD6C24"/>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i.org/10.1186/s13613-020-00755-8" TargetMode="External"/><Relationship Id="rId18" Type="http://schemas.openxmlformats.org/officeDocument/2006/relationships/hyperlink" Target="http://doi.org/https://doi.org/10.1016/0002-9343(94)90141-4" TargetMode="External"/><Relationship Id="rId26" Type="http://schemas.openxmlformats.org/officeDocument/2006/relationships/hyperlink" Target="http://doi.org/10.1002/cpt.2489" TargetMode="External"/><Relationship Id="rId39" Type="http://schemas.openxmlformats.org/officeDocument/2006/relationships/hyperlink" Target="http://doi.org/10.1128/aac.02019-20" TargetMode="External"/><Relationship Id="rId21" Type="http://schemas.openxmlformats.org/officeDocument/2006/relationships/hyperlink" Target="http://doi.org/10.1128/aac.00984-20" TargetMode="External"/><Relationship Id="rId34" Type="http://schemas.openxmlformats.org/officeDocument/2006/relationships/hyperlink" Target="http://doi.org/10.1128/aac.00424-11" TargetMode="External"/><Relationship Id="rId42" Type="http://schemas.openxmlformats.org/officeDocument/2006/relationships/hyperlink" Target="http://doi.org/10.3389/fphar.2020.00786" TargetMode="External"/><Relationship Id="rId47" Type="http://schemas.openxmlformats.org/officeDocument/2006/relationships/image" Target="media/image4.svg"/><Relationship Id="rId50" Type="http://schemas.openxmlformats.org/officeDocument/2006/relationships/image" Target="media/image7.png"/><Relationship Id="rId55" Type="http://schemas.openxmlformats.org/officeDocument/2006/relationships/image" Target="media/image12.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93/cid/civ933" TargetMode="External"/><Relationship Id="rId29" Type="http://schemas.openxmlformats.org/officeDocument/2006/relationships/hyperlink" Target="http://doi.org/10.1093/ndt/gfi284" TargetMode="External"/><Relationship Id="rId11" Type="http://schemas.microsoft.com/office/2016/09/relationships/commentsIds" Target="commentsIds.xml"/><Relationship Id="rId24" Type="http://schemas.openxmlformats.org/officeDocument/2006/relationships/hyperlink" Target="http://doi.org/10.1023/a:1011970125687" TargetMode="External"/><Relationship Id="rId32" Type="http://schemas.openxmlformats.org/officeDocument/2006/relationships/hyperlink" Target="http://doi.org/10.1016/j.jclinepi.2020.03.026" TargetMode="External"/><Relationship Id="rId37" Type="http://schemas.openxmlformats.org/officeDocument/2006/relationships/hyperlink" Target="http://doi.org/10.1208/s12248-013-9526-y" TargetMode="External"/><Relationship Id="rId40" Type="http://schemas.openxmlformats.org/officeDocument/2006/relationships/hyperlink" Target="http://doi.org/10.1093/qjmed/hcs060" TargetMode="External"/><Relationship Id="rId45" Type="http://schemas.openxmlformats.org/officeDocument/2006/relationships/image" Target="media/image2.svg"/><Relationship Id="rId53" Type="http://schemas.openxmlformats.org/officeDocument/2006/relationships/image" Target="media/image10.sv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doi.org/10.1007/s10096-021-04201-w"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doi.org/10.1186/s13054-019-2497-3" TargetMode="External"/><Relationship Id="rId22" Type="http://schemas.openxmlformats.org/officeDocument/2006/relationships/hyperlink" Target="http://doi.org/10.1128/aac.01088-16" TargetMode="External"/><Relationship Id="rId27" Type="http://schemas.openxmlformats.org/officeDocument/2006/relationships/hyperlink" Target="https://r4ds.had.co.nz/" TargetMode="External"/><Relationship Id="rId30" Type="http://schemas.openxmlformats.org/officeDocument/2006/relationships/hyperlink" Target="http://doi.org/10.1007/s001340000771" TargetMode="External"/><Relationship Id="rId35" Type="http://schemas.openxmlformats.org/officeDocument/2006/relationships/hyperlink" Target="http://doi.org/10.1093/jac/dkac160" TargetMode="External"/><Relationship Id="rId43" Type="http://schemas.openxmlformats.org/officeDocument/2006/relationships/footer" Target="footer1.xml"/><Relationship Id="rId48" Type="http://schemas.openxmlformats.org/officeDocument/2006/relationships/image" Target="media/image5.png"/><Relationship Id="rId56" Type="http://schemas.openxmlformats.org/officeDocument/2006/relationships/fontTable" Target="fontTable.xml"/><Relationship Id="rId8" Type="http://schemas.openxmlformats.org/officeDocument/2006/relationships/hyperlink" Target="mailto:erwin.dreesen@kuleuven.be" TargetMode="External"/><Relationship Id="rId51" Type="http://schemas.openxmlformats.org/officeDocument/2006/relationships/image" Target="media/image8.sv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doi.org/10.2147/ceor.S91587" TargetMode="External"/><Relationship Id="rId25" Type="http://schemas.openxmlformats.org/officeDocument/2006/relationships/hyperlink" Target="http://doi.org/10.1152/ajprenal.1984.247.4.F632" TargetMode="External"/><Relationship Id="rId33" Type="http://schemas.openxmlformats.org/officeDocument/2006/relationships/hyperlink" Target="http://doi.org/10.1371/journal.pmed.1001855" TargetMode="External"/><Relationship Id="rId38" Type="http://schemas.openxmlformats.org/officeDocument/2006/relationships/hyperlink" Target="http://doi.org/https://doi.org/10.1016/j.jclinepi.2022.08.016" TargetMode="External"/><Relationship Id="rId46" Type="http://schemas.openxmlformats.org/officeDocument/2006/relationships/image" Target="media/image3.png"/><Relationship Id="rId20" Type="http://schemas.openxmlformats.org/officeDocument/2006/relationships/hyperlink" Target="http://doi.org/10.1128/aac.01554-20" TargetMode="External"/><Relationship Id="rId41" Type="http://schemas.openxmlformats.org/officeDocument/2006/relationships/hyperlink" Target="http://doi.org/10.1002/psp4.13002" TargetMode="External"/><Relationship Id="rId54"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007/s11739-017-1783-9" TargetMode="External"/><Relationship Id="rId23" Type="http://schemas.openxmlformats.org/officeDocument/2006/relationships/hyperlink" Target="http://doi.org/10.1038/psp.2013.14" TargetMode="External"/><Relationship Id="rId28" Type="http://schemas.openxmlformats.org/officeDocument/2006/relationships/hyperlink" Target="http://doi.org/10.1038/psp.2013.24" TargetMode="External"/><Relationship Id="rId36" Type="http://schemas.openxmlformats.org/officeDocument/2006/relationships/hyperlink" Target="http://doi.org/10.1186/s13054-022-04226-3" TargetMode="External"/><Relationship Id="rId49" Type="http://schemas.openxmlformats.org/officeDocument/2006/relationships/image" Target="media/image6.svg"/><Relationship Id="rId57" Type="http://schemas.microsoft.com/office/2011/relationships/people" Target="people.xml"/><Relationship Id="rId10" Type="http://schemas.microsoft.com/office/2011/relationships/commentsExtended" Target="commentsExtended.xml"/><Relationship Id="rId31" Type="http://schemas.openxmlformats.org/officeDocument/2006/relationships/hyperlink" Target="http://doi.org/10.3390/microorganisms9102068" TargetMode="External"/><Relationship Id="rId44" Type="http://schemas.openxmlformats.org/officeDocument/2006/relationships/image" Target="media/image1.png"/><Relationship Id="rId5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7172</Words>
  <Characters>42115</Characters>
  <Application>Microsoft Office Word</Application>
  <DocSecurity>0</DocSecurity>
  <Lines>886</Lines>
  <Paragraphs>382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48839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305</cp:revision>
  <dcterms:created xsi:type="dcterms:W3CDTF">2024-05-30T12:20:00Z</dcterms:created>
  <dcterms:modified xsi:type="dcterms:W3CDTF">2024-06-20T20:04:00Z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