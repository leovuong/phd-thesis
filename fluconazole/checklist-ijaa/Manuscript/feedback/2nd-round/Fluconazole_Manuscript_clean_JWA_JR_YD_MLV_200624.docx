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commentRangeStart w:id="1"/>
      <w:commentRangeStart w:id="2"/>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commentRangeEnd w:id="1"/>
      <w:r w:rsidR="00C60E27">
        <w:rPr>
          <w:rStyle w:val="CommentReference"/>
          <w:b w:val="0"/>
          <w:bCs w:val="0"/>
        </w:rPr>
        <w:commentReference w:id="1"/>
      </w:r>
      <w:commentRangeEnd w:id="2"/>
      <w:r w:rsidR="00CA06EE">
        <w:rPr>
          <w:rStyle w:val="CommentReference"/>
          <w:b w:val="0"/>
          <w:bCs w:val="0"/>
        </w:rPr>
        <w:commentReference w:id="2"/>
      </w:r>
    </w:p>
    <w:p w14:paraId="690D07F0" w14:textId="1A3ECD6F"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Jasper M. Boonstra</w:t>
      </w:r>
      <w:r w:rsidR="00387837">
        <w:rPr>
          <w:vertAlign w:val="superscript"/>
        </w:rPr>
        <w:t>o</w:t>
      </w:r>
      <w:r w:rsidR="00C83831">
        <w:rPr>
          <w:vertAlign w:val="superscript"/>
        </w:rPr>
        <w:t>,2</w:t>
      </w:r>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71763B">
        <w:t xml:space="preserve"> </w:t>
      </w:r>
      <w:r w:rsidR="006F4EE5" w:rsidRPr="006F4EE5">
        <w:t xml:space="preserve">Deborah J.E. </w:t>
      </w:r>
      <w:proofErr w:type="spellStart"/>
      <w:r w:rsidR="006F4EE5" w:rsidRPr="006F4EE5">
        <w:t>Marriott</w:t>
      </w:r>
      <w:r w:rsidR="003B008A" w:rsidRPr="003B008A">
        <w:rPr>
          <w:vertAlign w:val="superscript"/>
        </w:rPr>
        <w:t>s,t</w:t>
      </w:r>
      <w:proofErr w:type="spellEnd"/>
      <w:r w:rsidR="006F4EE5">
        <w:t>,</w:t>
      </w:r>
      <w:r w:rsidR="00A83774" w:rsidRPr="00494DCF">
        <w:t xml:space="preserve"> Roger J. </w:t>
      </w:r>
      <w:proofErr w:type="spellStart"/>
      <w:r w:rsidR="00711F14" w:rsidRPr="00494DCF">
        <w:t>Brüggemann</w:t>
      </w:r>
      <w:r w:rsidR="00711F14">
        <w:rPr>
          <w:vertAlign w:val="superscript"/>
        </w:rPr>
        <w:t>u</w:t>
      </w:r>
      <w:r w:rsidR="00480D7F" w:rsidRPr="00494DCF">
        <w:rPr>
          <w:vertAlign w:val="superscript"/>
        </w:rPr>
        <w:t>,</w:t>
      </w:r>
      <w:r w:rsidR="00711F14">
        <w:rPr>
          <w:vertAlign w:val="superscript"/>
        </w:rPr>
        <w:t>v</w:t>
      </w:r>
      <w:proofErr w:type="spellEnd"/>
      <w:r w:rsidR="00A83774" w:rsidRPr="00494DCF">
        <w:t>,</w:t>
      </w:r>
      <w:r w:rsidR="00FB5201" w:rsidRPr="00494DCF">
        <w:t xml:space="preserve"> Jeroen A. </w:t>
      </w:r>
      <w:proofErr w:type="spellStart"/>
      <w:r w:rsidR="00666216" w:rsidRPr="00494DCF">
        <w:t>Schouten</w:t>
      </w:r>
      <w:r w:rsidR="00666216">
        <w:rPr>
          <w:vertAlign w:val="superscript"/>
        </w:rPr>
        <w:t>w</w:t>
      </w:r>
      <w:proofErr w:type="spellEnd"/>
      <w:r w:rsidR="00FB5201" w:rsidRPr="00494DCF">
        <w:t xml:space="preserve">, </w:t>
      </w:r>
      <w:r w:rsidR="00E31872" w:rsidRPr="00494DCF">
        <w:t>Raoul</w:t>
      </w:r>
      <w:r w:rsidR="00F76D85" w:rsidRPr="00494DCF">
        <w:t xml:space="preserve"> </w:t>
      </w:r>
      <w:proofErr w:type="spellStart"/>
      <w:r w:rsidR="00666216" w:rsidRPr="00494DCF">
        <w:t>Bergner</w:t>
      </w:r>
      <w:r w:rsidR="00666216">
        <w:rPr>
          <w:vertAlign w:val="superscript"/>
        </w:rPr>
        <w:t>x</w:t>
      </w:r>
      <w:proofErr w:type="spellEnd"/>
      <w:r w:rsidR="00E31872" w:rsidRPr="00494DCF">
        <w:t xml:space="preserve">, Steven </w:t>
      </w:r>
      <w:proofErr w:type="spellStart"/>
      <w:r w:rsidR="00666216" w:rsidRPr="00494DCF">
        <w:t>Buijk</w:t>
      </w:r>
      <w:r w:rsidR="00666216">
        <w:rPr>
          <w:vertAlign w:val="superscript"/>
        </w:rPr>
        <w:t>y</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666216" w:rsidRPr="00494DCF">
        <w:t>Wicha</w:t>
      </w:r>
      <w:r w:rsidR="00666216">
        <w:rPr>
          <w:vertAlign w:val="superscript"/>
        </w:rPr>
        <w:t>z</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5C060DC6" w14:textId="77777777" w:rsidR="007D196D" w:rsidRDefault="00796939" w:rsidP="00BC0A08">
      <w:pPr>
        <w:spacing w:after="0"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DC1AA3">
        <w:rPr>
          <w:sz w:val="20"/>
          <w:szCs w:val="20"/>
        </w:rPr>
        <w:t xml:space="preserve">. </w:t>
      </w:r>
      <w:r w:rsidR="00F5012A">
        <w:rPr>
          <w:sz w:val="20"/>
          <w:szCs w:val="20"/>
        </w:rPr>
        <w:t xml:space="preserve">Email: </w:t>
      </w:r>
      <w:hyperlink r:id="rId12" w:history="1">
        <w:r w:rsidR="00F5012A" w:rsidRPr="00911031">
          <w:rPr>
            <w:rStyle w:val="Hyperlink"/>
            <w:sz w:val="20"/>
            <w:szCs w:val="20"/>
          </w:rPr>
          <w:t>myluong.vuong@kuleuven.be</w:t>
        </w:r>
      </w:hyperlink>
      <w:r w:rsidR="00F5012A">
        <w:rPr>
          <w:sz w:val="20"/>
          <w:szCs w:val="20"/>
        </w:rPr>
        <w:t>.</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proofErr w:type="spellStart"/>
      <w:r w:rsidR="008D292E" w:rsidRPr="00494DCF">
        <w:rPr>
          <w:sz w:val="20"/>
          <w:szCs w:val="20"/>
        </w:rPr>
        <w:t>Westmead</w:t>
      </w:r>
      <w:proofErr w:type="spellEnd"/>
      <w:r w:rsidR="008D292E" w:rsidRPr="00494DCF">
        <w:rPr>
          <w:sz w:val="20"/>
          <w:szCs w:val="20"/>
        </w:rPr>
        <w:t xml:space="preserve">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 xml:space="preserve">Centre for Infectious Diseases and Microbiology, </w:t>
      </w:r>
      <w:proofErr w:type="spellStart"/>
      <w:r w:rsidR="00CD2DBC" w:rsidRPr="00494DCF">
        <w:rPr>
          <w:sz w:val="20"/>
          <w:szCs w:val="20"/>
        </w:rPr>
        <w:t>Westmead</w:t>
      </w:r>
      <w:proofErr w:type="spellEnd"/>
      <w:r w:rsidR="00CD2DBC" w:rsidRPr="00494DCF">
        <w:rPr>
          <w:sz w:val="20"/>
          <w:szCs w:val="20"/>
        </w:rPr>
        <w:t xml:space="preserve">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 xml:space="preserve">Faculty of Medicine and Health, </w:t>
      </w:r>
      <w:proofErr w:type="spellStart"/>
      <w:r w:rsidR="00CD2DBC" w:rsidRPr="00494DCF">
        <w:rPr>
          <w:sz w:val="20"/>
          <w:szCs w:val="20"/>
        </w:rPr>
        <w:t>Westmead</w:t>
      </w:r>
      <w:proofErr w:type="spellEnd"/>
      <w:r w:rsidR="00CD2DBC" w:rsidRPr="00494DCF">
        <w:rPr>
          <w:sz w:val="20"/>
          <w:szCs w:val="20"/>
        </w:rPr>
        <w:t xml:space="preserve">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t>
      </w:r>
      <w:proofErr w:type="spellStart"/>
      <w:r w:rsidR="00CD2DBC" w:rsidRPr="00494DCF">
        <w:rPr>
          <w:sz w:val="20"/>
          <w:szCs w:val="20"/>
        </w:rPr>
        <w:t>Westmead</w:t>
      </w:r>
      <w:proofErr w:type="spellEnd"/>
      <w:r w:rsidR="00CD2DBC" w:rsidRPr="00494DCF">
        <w:rPr>
          <w:sz w:val="20"/>
          <w:szCs w:val="20"/>
        </w:rPr>
        <w:t xml:space="preserve"> Hospital, Sydney, </w:t>
      </w:r>
      <w:bookmarkStart w:id="3" w:name="_Hlk152339168"/>
      <w:r w:rsidR="00CD2DBC" w:rsidRPr="00494DCF">
        <w:rPr>
          <w:sz w:val="20"/>
          <w:szCs w:val="20"/>
        </w:rPr>
        <w:t>Australia</w:t>
      </w:r>
      <w:bookmarkEnd w:id="3"/>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2556F5" w:rsidRPr="002556F5">
        <w:rPr>
          <w:sz w:val="20"/>
          <w:szCs w:val="20"/>
        </w:rPr>
        <w:t>School of Clinical Medicine, St Vincent's Healthcare Clinical Campus, Faculty of Medicine and Health, UNSW Sydney, NSW, Australia</w:t>
      </w:r>
    </w:p>
    <w:p w14:paraId="4053A40E" w14:textId="3888327F" w:rsidR="00BC0A08" w:rsidRDefault="00C07E95" w:rsidP="00BC0A08">
      <w:pPr>
        <w:spacing w:after="0" w:line="276" w:lineRule="auto"/>
        <w:jc w:val="left"/>
        <w:rPr>
          <w:sz w:val="20"/>
          <w:szCs w:val="20"/>
        </w:rPr>
      </w:pPr>
      <w:r>
        <w:rPr>
          <w:sz w:val="20"/>
          <w:szCs w:val="20"/>
          <w:vertAlign w:val="superscript"/>
        </w:rPr>
        <w:t>t</w:t>
      </w:r>
      <w:r w:rsidR="00740FC2" w:rsidRPr="00494DCF">
        <w:rPr>
          <w:sz w:val="20"/>
          <w:szCs w:val="20"/>
        </w:rPr>
        <w:t xml:space="preserve"> </w:t>
      </w:r>
      <w:r w:rsidR="00EE50EC" w:rsidRPr="00EE50EC">
        <w:rPr>
          <w:sz w:val="20"/>
          <w:szCs w:val="20"/>
        </w:rPr>
        <w:t>Clinical Microbiology and Infectious Diseases Department, St. Vincent's Hospital, Sydney, NSW, Australia</w:t>
      </w:r>
    </w:p>
    <w:p w14:paraId="2798C0AC" w14:textId="27BA771B" w:rsidR="00F648D3" w:rsidRDefault="00D61940" w:rsidP="002B3F1C">
      <w:pPr>
        <w:spacing w:line="276" w:lineRule="auto"/>
        <w:jc w:val="left"/>
        <w:rPr>
          <w:sz w:val="20"/>
          <w:szCs w:val="20"/>
        </w:rPr>
      </w:pPr>
      <w:r>
        <w:rPr>
          <w:sz w:val="20"/>
          <w:szCs w:val="20"/>
          <w:vertAlign w:val="superscript"/>
        </w:rPr>
        <w:t>u</w:t>
      </w:r>
      <w:r w:rsidRPr="00494DCF">
        <w:rPr>
          <w:sz w:val="20"/>
          <w:szCs w:val="20"/>
        </w:rPr>
        <w:t xml:space="preserve"> </w:t>
      </w:r>
      <w:r w:rsidR="00BC0A08" w:rsidRPr="00494DCF">
        <w:rPr>
          <w:sz w:val="20"/>
          <w:szCs w:val="20"/>
        </w:rPr>
        <w:t>Radboud university medical centre, Radboud Institute for Medical Innovations, Department of Pharmacy, Nijmegen, The Netherlands</w:t>
      </w:r>
      <w:r w:rsidR="00BC0A08" w:rsidRPr="00494DCF">
        <w:rPr>
          <w:sz w:val="20"/>
          <w:szCs w:val="20"/>
          <w:vertAlign w:val="superscript"/>
        </w:rPr>
        <w:br/>
      </w:r>
      <w:proofErr w:type="spellStart"/>
      <w:r w:rsidR="00616C02">
        <w:rPr>
          <w:sz w:val="20"/>
          <w:szCs w:val="20"/>
          <w:vertAlign w:val="superscript"/>
        </w:rPr>
        <w:t>vv</w:t>
      </w:r>
      <w:r>
        <w:rPr>
          <w:sz w:val="20"/>
          <w:szCs w:val="20"/>
          <w:vertAlign w:val="superscript"/>
        </w:rPr>
        <w:t>v</w:t>
      </w:r>
      <w:proofErr w:type="spellEnd"/>
      <w:r w:rsidRPr="00494DCF">
        <w:rPr>
          <w:sz w:val="20"/>
          <w:szCs w:val="20"/>
        </w:rPr>
        <w:t xml:space="preserve"> </w:t>
      </w:r>
      <w:proofErr w:type="spellStart"/>
      <w:r w:rsidR="00BC0A08" w:rsidRPr="00494DCF">
        <w:rPr>
          <w:sz w:val="20"/>
          <w:szCs w:val="20"/>
        </w:rPr>
        <w:t>Radboudumc</w:t>
      </w:r>
      <w:proofErr w:type="spellEnd"/>
      <w:r w:rsidR="00BC0A08" w:rsidRPr="00494DCF">
        <w:rPr>
          <w:sz w:val="20"/>
          <w:szCs w:val="20"/>
        </w:rPr>
        <w:t>/CWZ Centre of Expertise in Mycology, Nijmegen, The Netherlands</w:t>
      </w:r>
      <w:r w:rsidR="00A10EDA" w:rsidRPr="00494DCF">
        <w:rPr>
          <w:sz w:val="20"/>
          <w:szCs w:val="20"/>
          <w:vertAlign w:val="superscript"/>
        </w:rPr>
        <w:br/>
      </w:r>
      <w:r w:rsidR="00927DA6">
        <w:rPr>
          <w:sz w:val="20"/>
          <w:szCs w:val="20"/>
          <w:vertAlign w:val="superscript"/>
        </w:rPr>
        <w:t>w</w:t>
      </w:r>
      <w:r w:rsidR="00927DA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927DA6">
        <w:rPr>
          <w:sz w:val="20"/>
          <w:szCs w:val="20"/>
          <w:vertAlign w:val="superscript"/>
        </w:rPr>
        <w:t>x</w:t>
      </w:r>
      <w:r w:rsidR="00927DA6" w:rsidRPr="00494DCF">
        <w:rPr>
          <w:sz w:val="20"/>
          <w:szCs w:val="20"/>
        </w:rPr>
        <w:t xml:space="preserve"> </w:t>
      </w:r>
      <w:r w:rsidR="005B0EB5" w:rsidRPr="00494DCF">
        <w:rPr>
          <w:sz w:val="20"/>
          <w:szCs w:val="20"/>
        </w:rPr>
        <w:t>Division of Rheumatology</w:t>
      </w:r>
      <w:r w:rsidR="00273524">
        <w:rPr>
          <w:sz w:val="20"/>
          <w:szCs w:val="20"/>
        </w:rPr>
        <w:t xml:space="preserve"> and Nephrology</w:t>
      </w:r>
      <w:r w:rsidR="005B0EB5" w:rsidRPr="00494DCF">
        <w:rPr>
          <w:sz w:val="20"/>
          <w:szCs w:val="20"/>
        </w:rPr>
        <w:t xml:space="preserve">,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927DA6">
        <w:rPr>
          <w:sz w:val="20"/>
          <w:szCs w:val="20"/>
          <w:vertAlign w:val="superscript"/>
        </w:rPr>
        <w:t>y</w:t>
      </w:r>
      <w:r w:rsidR="00927DA6"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927DA6">
        <w:rPr>
          <w:sz w:val="20"/>
          <w:szCs w:val="20"/>
          <w:vertAlign w:val="superscript"/>
        </w:rPr>
        <w:t>z</w:t>
      </w:r>
      <w:r w:rsidR="00927DA6" w:rsidRPr="00494DCF">
        <w:rPr>
          <w:sz w:val="20"/>
          <w:szCs w:val="20"/>
        </w:rPr>
        <w:t xml:space="preserve"> </w:t>
      </w:r>
      <w:r w:rsidR="0054174E" w:rsidRPr="00494DCF">
        <w:rPr>
          <w:sz w:val="20"/>
          <w:szCs w:val="20"/>
        </w:rPr>
        <w:t>Institute of Pharmacy, University of Hamburg, Hamburg, Germany</w:t>
      </w:r>
    </w:p>
    <w:p w14:paraId="147873E7" w14:textId="3778029A" w:rsidR="003841C3" w:rsidRDefault="003841C3" w:rsidP="009B5FBB">
      <w:pPr>
        <w:spacing w:after="0" w:line="276" w:lineRule="auto"/>
        <w:jc w:val="left"/>
        <w:rPr>
          <w:sz w:val="20"/>
          <w:szCs w:val="20"/>
        </w:rPr>
      </w:pPr>
      <w:r w:rsidRPr="005372BE">
        <w:rPr>
          <w:sz w:val="20"/>
          <w:szCs w:val="20"/>
          <w:vertAlign w:val="superscript"/>
        </w:rPr>
        <w:t>1</w:t>
      </w:r>
      <w:r>
        <w:rPr>
          <w:sz w:val="20"/>
          <w:szCs w:val="20"/>
        </w:rPr>
        <w:t xml:space="preserve"> </w:t>
      </w:r>
      <w:r w:rsidR="00EE5621" w:rsidRPr="00EE5621">
        <w:rPr>
          <w:sz w:val="20"/>
          <w:szCs w:val="20"/>
        </w:rPr>
        <w:t>Gilead Sciences</w:t>
      </w:r>
      <w:r w:rsidR="00EE5621">
        <w:rPr>
          <w:sz w:val="20"/>
          <w:szCs w:val="20"/>
        </w:rPr>
        <w:t>,</w:t>
      </w:r>
      <w:r w:rsidR="00EE5621" w:rsidRPr="00EE5621">
        <w:rPr>
          <w:sz w:val="20"/>
          <w:szCs w:val="20"/>
        </w:rPr>
        <w:t xml:space="preserve"> </w:t>
      </w:r>
      <w:r>
        <w:rPr>
          <w:sz w:val="20"/>
          <w:szCs w:val="20"/>
        </w:rPr>
        <w:t>Am</w:t>
      </w:r>
      <w:r w:rsidR="00441710">
        <w:rPr>
          <w:sz w:val="20"/>
          <w:szCs w:val="20"/>
        </w:rPr>
        <w:t>st</w:t>
      </w:r>
      <w:r>
        <w:rPr>
          <w:sz w:val="20"/>
          <w:szCs w:val="20"/>
        </w:rPr>
        <w:t>erdam, The Netherlands</w:t>
      </w:r>
    </w:p>
    <w:p w14:paraId="4833D100" w14:textId="79C06D2A" w:rsidR="0055640E" w:rsidRDefault="008A6659" w:rsidP="00FD3A52">
      <w:pPr>
        <w:spacing w:line="276" w:lineRule="auto"/>
        <w:jc w:val="left"/>
        <w:rPr>
          <w:sz w:val="20"/>
          <w:szCs w:val="20"/>
        </w:rPr>
      </w:pPr>
      <w:r>
        <w:rPr>
          <w:sz w:val="20"/>
          <w:szCs w:val="20"/>
          <w:vertAlign w:val="superscript"/>
        </w:rPr>
        <w:t>2</w:t>
      </w:r>
      <w:r w:rsidR="0055640E">
        <w:rPr>
          <w:sz w:val="20"/>
          <w:szCs w:val="20"/>
        </w:rPr>
        <w:t xml:space="preserve"> </w:t>
      </w:r>
      <w:r>
        <w:rPr>
          <w:sz w:val="20"/>
          <w:szCs w:val="20"/>
        </w:rPr>
        <w:t xml:space="preserve">ICON </w:t>
      </w:r>
      <w:r w:rsidR="00284018">
        <w:rPr>
          <w:sz w:val="20"/>
          <w:szCs w:val="20"/>
        </w:rPr>
        <w:t>p</w:t>
      </w:r>
      <w:r>
        <w:rPr>
          <w:sz w:val="20"/>
          <w:szCs w:val="20"/>
        </w:rPr>
        <w:t>lc</w:t>
      </w:r>
      <w:r w:rsidR="0055640E">
        <w:rPr>
          <w:sz w:val="20"/>
          <w:szCs w:val="20"/>
        </w:rPr>
        <w:t>,</w:t>
      </w:r>
      <w:r>
        <w:rPr>
          <w:sz w:val="20"/>
          <w:szCs w:val="20"/>
        </w:rPr>
        <w:t xml:space="preserve"> Groningen,</w:t>
      </w:r>
      <w:r w:rsidR="0055640E">
        <w:rPr>
          <w:sz w:val="20"/>
          <w:szCs w:val="20"/>
        </w:rPr>
        <w:t xml:space="preserve"> The Netherlands</w:t>
      </w:r>
    </w:p>
    <w:p w14:paraId="26E3DAF8" w14:textId="77777777" w:rsidR="00D97E1B" w:rsidRPr="00E03B11" w:rsidRDefault="00D97E1B" w:rsidP="00593CAA">
      <w:r w:rsidRPr="009B5FBB">
        <w:rPr>
          <w:vertAlign w:val="superscript"/>
        </w:rPr>
        <w:lastRenderedPageBreak/>
        <w:t>†</w:t>
      </w:r>
      <w:r w:rsidRPr="00E03B11">
        <w:t xml:space="preserve">Shared co-first authorship, </w:t>
      </w:r>
      <w:r w:rsidRPr="009B5FBB">
        <w:rPr>
          <w:vertAlign w:val="superscript"/>
        </w:rPr>
        <w:t>‡</w:t>
      </w:r>
      <w:r w:rsidRPr="00E03B11">
        <w:t>Shared co-senior authorship</w:t>
      </w:r>
    </w:p>
    <w:p w14:paraId="6335736E" w14:textId="62677594" w:rsidR="00D97E1B" w:rsidRDefault="00D97E1B" w:rsidP="00857110">
      <w:pPr>
        <w:jc w:val="left"/>
      </w:pPr>
      <w:r w:rsidRPr="00E03B11">
        <w:t xml:space="preserve">*Corresponding author. E-mail: </w:t>
      </w:r>
      <w:hyperlink r:id="rId13" w:history="1">
        <w:r w:rsidR="00F93E82" w:rsidRPr="00F93E82">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547C8198" w14:textId="62096FC5" w:rsidR="00944CA1" w:rsidRDefault="000C6FDC" w:rsidP="000C6FDC">
      <w:pPr>
        <w:spacing w:after="0" w:line="480" w:lineRule="auto"/>
        <w:rPr>
          <w:bCs/>
        </w:rPr>
      </w:pPr>
      <w:r w:rsidRPr="003D1D99">
        <w:rPr>
          <w:rStyle w:val="Heading2Char"/>
          <w:sz w:val="22"/>
          <w:szCs w:val="22"/>
          <w:rPrChange w:id="4" w:author="My Luong Vuong" w:date="2024-06-22T12:25:00Z">
            <w:rPr>
              <w:bCs/>
            </w:rPr>
          </w:rPrChange>
        </w:rPr>
        <w:t>ORCID numbers</w:t>
      </w:r>
      <w:r w:rsidRPr="007D6636">
        <w:rPr>
          <w:rStyle w:val="Heading2Char"/>
          <w:rPrChange w:id="5" w:author="My Luong Vuong" w:date="2024-06-22T10:12:00Z">
            <w:rPr>
              <w:bCs/>
            </w:rPr>
          </w:rPrChange>
        </w:rPr>
        <w:t>:</w:t>
      </w:r>
      <w:r w:rsidRPr="009A3DB4">
        <w:rPr>
          <w:bCs/>
        </w:rPr>
        <w:tab/>
      </w:r>
      <w:r w:rsidR="00775CC1">
        <w:rPr>
          <w:bCs/>
        </w:rPr>
        <w:t xml:space="preserve">MLV: </w:t>
      </w:r>
      <w:r w:rsidR="00754851" w:rsidRPr="00754851">
        <w:rPr>
          <w:bCs/>
        </w:rPr>
        <w:t>0000-0001-9203-6745</w:t>
      </w:r>
    </w:p>
    <w:p w14:paraId="1451A338" w14:textId="335EBCC4" w:rsidR="000C6FDC" w:rsidRDefault="000C6FDC" w:rsidP="00944CA1">
      <w:pPr>
        <w:spacing w:after="0" w:line="480" w:lineRule="auto"/>
        <w:ind w:left="1440" w:firstLine="720"/>
        <w:rPr>
          <w:bCs/>
        </w:rPr>
      </w:pPr>
      <w:r w:rsidRPr="009A3DB4">
        <w:rPr>
          <w:bCs/>
        </w:rPr>
        <w:t>OK: 0000-0001-5708-9497</w:t>
      </w:r>
    </w:p>
    <w:p w14:paraId="4C14FCBC" w14:textId="2FEF74C9" w:rsidR="00341EFF" w:rsidRDefault="00341EFF" w:rsidP="00944CA1">
      <w:pPr>
        <w:spacing w:after="0" w:line="480" w:lineRule="auto"/>
        <w:ind w:left="1440" w:firstLine="720"/>
        <w:rPr>
          <w:bCs/>
        </w:rPr>
      </w:pPr>
      <w:r>
        <w:rPr>
          <w:bCs/>
        </w:rPr>
        <w:t xml:space="preserve">RVD: </w:t>
      </w:r>
      <w:r w:rsidR="00FD721A" w:rsidRPr="00FD721A">
        <w:rPr>
          <w:bCs/>
        </w:rPr>
        <w:t>0000-0002-8353-2103</w:t>
      </w:r>
    </w:p>
    <w:p w14:paraId="6E056030" w14:textId="0E44A1FE" w:rsidR="00041875" w:rsidRDefault="00041875" w:rsidP="00944CA1">
      <w:pPr>
        <w:spacing w:after="0" w:line="480" w:lineRule="auto"/>
        <w:ind w:left="1440" w:firstLine="720"/>
        <w:rPr>
          <w:bCs/>
        </w:rPr>
      </w:pPr>
      <w:r>
        <w:rPr>
          <w:bCs/>
        </w:rPr>
        <w:t xml:space="preserve">JWA: </w:t>
      </w:r>
      <w:r w:rsidR="00061C8B" w:rsidRPr="00061C8B">
        <w:rPr>
          <w:bCs/>
        </w:rPr>
        <w:t>0000-0001-6703-0288</w:t>
      </w:r>
    </w:p>
    <w:p w14:paraId="0F7395D5" w14:textId="58E1BB07" w:rsidR="00523439" w:rsidRDefault="00610004" w:rsidP="00944CA1">
      <w:pPr>
        <w:spacing w:after="0" w:line="480" w:lineRule="auto"/>
        <w:ind w:left="1440" w:firstLine="720"/>
        <w:rPr>
          <w:bCs/>
        </w:rPr>
      </w:pPr>
      <w:r>
        <w:rPr>
          <w:bCs/>
        </w:rPr>
        <w:t xml:space="preserve">SLS: </w:t>
      </w:r>
      <w:r w:rsidR="00271148" w:rsidRPr="00271148">
        <w:rPr>
          <w:bCs/>
        </w:rPr>
        <w:t>0000-0002-2114-587X</w:t>
      </w:r>
    </w:p>
    <w:p w14:paraId="714318E4" w14:textId="6C68220C" w:rsidR="002C6ACD" w:rsidRDefault="002C6ACD" w:rsidP="00944CA1">
      <w:pPr>
        <w:spacing w:after="0" w:line="480" w:lineRule="auto"/>
        <w:ind w:left="1440" w:firstLine="720"/>
        <w:rPr>
          <w:bCs/>
        </w:rPr>
      </w:pPr>
      <w:r>
        <w:rPr>
          <w:bCs/>
        </w:rPr>
        <w:t xml:space="preserve">JAR: </w:t>
      </w:r>
      <w:r w:rsidR="004D2FEE" w:rsidRPr="004D2FEE">
        <w:rPr>
          <w:bCs/>
        </w:rPr>
        <w:t>0000-0001-6218-435X</w:t>
      </w:r>
    </w:p>
    <w:p w14:paraId="7EB0C189" w14:textId="77777777" w:rsidR="00AA099A" w:rsidRPr="009A3DB4" w:rsidRDefault="00AA099A" w:rsidP="00AA099A">
      <w:pPr>
        <w:ind w:left="2160"/>
        <w:rPr>
          <w:bCs/>
        </w:rPr>
      </w:pPr>
      <w:r w:rsidRPr="009A3DB4">
        <w:rPr>
          <w:bCs/>
        </w:rPr>
        <w:t>YD: 0000-0003-1784-8297</w:t>
      </w:r>
    </w:p>
    <w:p w14:paraId="118C4370" w14:textId="77777777" w:rsidR="00B31353" w:rsidRPr="009A3DB4" w:rsidRDefault="00B31353" w:rsidP="00B31353">
      <w:pPr>
        <w:ind w:left="2160"/>
        <w:rPr>
          <w:bCs/>
        </w:rPr>
      </w:pPr>
      <w:r w:rsidRPr="009A3DB4">
        <w:rPr>
          <w:bCs/>
        </w:rPr>
        <w:t>JW: 0000-0002-5983-3897</w:t>
      </w:r>
    </w:p>
    <w:p w14:paraId="1AEF641A" w14:textId="77777777" w:rsidR="000C6FDC" w:rsidRDefault="000C6FDC" w:rsidP="000C6FDC">
      <w:pPr>
        <w:ind w:left="2160"/>
        <w:rPr>
          <w:bCs/>
        </w:rPr>
      </w:pPr>
      <w:r w:rsidRPr="009A3DB4">
        <w:rPr>
          <w:bCs/>
        </w:rPr>
        <w:t>BM: 0000-0002-1501-3045</w:t>
      </w:r>
    </w:p>
    <w:p w14:paraId="41013479" w14:textId="560FDDF6" w:rsidR="00E67A44" w:rsidRDefault="00DE1090" w:rsidP="000C6FDC">
      <w:pPr>
        <w:ind w:left="2160"/>
        <w:rPr>
          <w:bCs/>
        </w:rPr>
      </w:pPr>
      <w:r>
        <w:rPr>
          <w:bCs/>
        </w:rPr>
        <w:t xml:space="preserve">JMB: </w:t>
      </w:r>
      <w:r w:rsidR="00F0040A" w:rsidRPr="00F0040A">
        <w:rPr>
          <w:bCs/>
        </w:rPr>
        <w:t>0009-0006-5957-7244</w:t>
      </w:r>
    </w:p>
    <w:p w14:paraId="6F5CBE33" w14:textId="3A142A18" w:rsidR="008B31D1" w:rsidRDefault="008B31D1" w:rsidP="000C6FDC">
      <w:pPr>
        <w:ind w:left="2160"/>
        <w:rPr>
          <w:bCs/>
        </w:rPr>
      </w:pPr>
      <w:r>
        <w:rPr>
          <w:bCs/>
        </w:rPr>
        <w:t xml:space="preserve">IS: </w:t>
      </w:r>
      <w:r w:rsidR="0016315C" w:rsidRPr="0016315C">
        <w:rPr>
          <w:bCs/>
        </w:rPr>
        <w:t>0000-0002-9457-8262</w:t>
      </w:r>
    </w:p>
    <w:p w14:paraId="06919308" w14:textId="422B155D" w:rsidR="00C438A5" w:rsidRDefault="00C438A5" w:rsidP="000C6FDC">
      <w:pPr>
        <w:ind w:left="2160"/>
        <w:rPr>
          <w:bCs/>
        </w:rPr>
      </w:pPr>
      <w:r>
        <w:rPr>
          <w:bCs/>
        </w:rPr>
        <w:t xml:space="preserve">RJB: </w:t>
      </w:r>
      <w:r w:rsidR="00BD3DA9" w:rsidRPr="009A3DB4">
        <w:rPr>
          <w:bCs/>
        </w:rPr>
        <w:t>0000-0002-7618-725X</w:t>
      </w:r>
    </w:p>
    <w:p w14:paraId="4FD67694" w14:textId="10F9DA52" w:rsidR="007F3FE3" w:rsidRDefault="00982192" w:rsidP="000C6FDC">
      <w:pPr>
        <w:ind w:left="2160"/>
        <w:rPr>
          <w:bCs/>
        </w:rPr>
      </w:pPr>
      <w:r>
        <w:rPr>
          <w:bCs/>
        </w:rPr>
        <w:t xml:space="preserve">JAS: </w:t>
      </w:r>
      <w:r w:rsidR="00A66909" w:rsidRPr="00A66909">
        <w:rPr>
          <w:bCs/>
        </w:rPr>
        <w:t>0000-0001-9118-4420</w:t>
      </w:r>
    </w:p>
    <w:p w14:paraId="7EDE4D57" w14:textId="0DF96C73" w:rsidR="00080AA2" w:rsidRDefault="00CE08ED" w:rsidP="000C6FDC">
      <w:pPr>
        <w:ind w:left="2160"/>
        <w:rPr>
          <w:bCs/>
        </w:rPr>
      </w:pPr>
      <w:r>
        <w:rPr>
          <w:bCs/>
        </w:rPr>
        <w:t xml:space="preserve">RB: </w:t>
      </w:r>
      <w:r w:rsidRPr="00CE08ED">
        <w:rPr>
          <w:bCs/>
        </w:rPr>
        <w:t>0000-0002-7965-1273</w:t>
      </w:r>
    </w:p>
    <w:p w14:paraId="578F4E3A" w14:textId="3F3F79DA" w:rsidR="002017A4" w:rsidRPr="009A3DB4" w:rsidRDefault="002017A4" w:rsidP="000C6FDC">
      <w:pPr>
        <w:ind w:left="2160"/>
        <w:rPr>
          <w:bCs/>
        </w:rPr>
      </w:pPr>
      <w:r>
        <w:rPr>
          <w:bCs/>
        </w:rPr>
        <w:t>S</w:t>
      </w:r>
      <w:r w:rsidR="00A20BFF">
        <w:rPr>
          <w:bCs/>
        </w:rPr>
        <w:t>G</w:t>
      </w:r>
      <w:r>
        <w:rPr>
          <w:bCs/>
        </w:rPr>
        <w:t xml:space="preserve">W: </w:t>
      </w:r>
      <w:r w:rsidR="0023380C" w:rsidRPr="0023380C">
        <w:rPr>
          <w:bCs/>
        </w:rPr>
        <w:t>0000-0002-8773-4845</w:t>
      </w:r>
    </w:p>
    <w:p w14:paraId="16A7D6D3" w14:textId="77777777" w:rsidR="000C6FDC" w:rsidRPr="009A3DB4" w:rsidRDefault="000C6FDC" w:rsidP="000C6FDC">
      <w:pPr>
        <w:ind w:left="2160"/>
        <w:rPr>
          <w:bCs/>
        </w:rPr>
      </w:pPr>
      <w:r w:rsidRPr="009A3DB4">
        <w:rPr>
          <w:bCs/>
        </w:rPr>
        <w:t>IS: 0000-0001-6342-0676</w:t>
      </w:r>
    </w:p>
    <w:p w14:paraId="79592FCA" w14:textId="506C8215" w:rsidR="004812FB" w:rsidRPr="009A3DB4" w:rsidRDefault="000C6FDC" w:rsidP="000C6FDC">
      <w:pPr>
        <w:ind w:left="2160"/>
        <w:rPr>
          <w:bCs/>
        </w:rPr>
      </w:pPr>
      <w:r w:rsidRPr="009A3DB4">
        <w:rPr>
          <w:bCs/>
        </w:rPr>
        <w:t>ED:</w:t>
      </w:r>
      <w:r w:rsidRPr="009A3DB4">
        <w:t xml:space="preserve"> </w:t>
      </w:r>
      <w:r w:rsidRPr="009A3DB4">
        <w:rPr>
          <w:bCs/>
        </w:rPr>
        <w:t>0000-0002-0785-2930</w:t>
      </w:r>
    </w:p>
    <w:p w14:paraId="6D83B7FB" w14:textId="77777777" w:rsidR="000C6FDC" w:rsidRPr="009A3DB4" w:rsidRDefault="000C6FDC" w:rsidP="00FD3A52">
      <w:pPr>
        <w:pStyle w:val="Heading1"/>
        <w:numPr>
          <w:ilvl w:val="0"/>
          <w:numId w:val="0"/>
        </w:numPr>
        <w:ind w:left="432" w:hanging="432"/>
      </w:pPr>
      <w:r w:rsidRPr="009A3DB4">
        <w:lastRenderedPageBreak/>
        <w:t>List of abbreviations</w:t>
      </w:r>
    </w:p>
    <w:p w14:paraId="7341354B" w14:textId="3E6FC8B2" w:rsidR="00F648D3" w:rsidRPr="00845D5D" w:rsidRDefault="00C32B5C" w:rsidP="009B5FBB">
      <w:pPr>
        <w:jc w:val="left"/>
      </w:pPr>
      <w:r>
        <w:t>BMI: body mass index</w:t>
      </w:r>
      <w:r w:rsidR="007E25A0">
        <w:t>;</w:t>
      </w:r>
      <w:r>
        <w:rPr>
          <w:i/>
          <w:iCs/>
        </w:rPr>
        <w:t xml:space="preserve"> </w:t>
      </w:r>
      <w:r w:rsidR="00637569" w:rsidRPr="002C38AB">
        <w:rPr>
          <w:i/>
          <w:iCs/>
        </w:rPr>
        <w:t>f</w:t>
      </w:r>
      <w:r w:rsidR="000C6FDC" w:rsidRPr="009A3DB4">
        <w:t>AUC</w:t>
      </w:r>
      <w:r w:rsidR="000C6FDC" w:rsidRPr="009A3DB4">
        <w:rPr>
          <w:vertAlign w:val="subscript"/>
        </w:rPr>
        <w:t>0-24</w:t>
      </w:r>
      <w:r w:rsidR="000C6FDC" w:rsidRPr="009A3DB4">
        <w:t xml:space="preserve">: area under the </w:t>
      </w:r>
      <w:r w:rsidR="000234BB">
        <w:t xml:space="preserve">unbound </w:t>
      </w:r>
      <w:r w:rsidR="000C6FDC" w:rsidRPr="009A3DB4">
        <w:t>concentration-time curve for 24 hours;</w:t>
      </w:r>
      <w:r w:rsidR="00EE0DCB">
        <w:t xml:space="preserve"> FFM: fat-free mass;</w:t>
      </w:r>
      <w:r w:rsidR="000C6FDC" w:rsidRPr="009A3DB4">
        <w:t xml:space="preserve"> </w:t>
      </w:r>
      <w:r w:rsidR="00352E8F">
        <w:t>CKD</w:t>
      </w:r>
      <w:r w:rsidR="00594D22">
        <w:t>-</w:t>
      </w:r>
      <w:r w:rsidR="00352E8F">
        <w:t xml:space="preserve">EPI: </w:t>
      </w:r>
      <w:r w:rsidR="00594D22" w:rsidRPr="006A1D98">
        <w:t>chronic kidney disease epidemiology collaboration</w:t>
      </w:r>
      <w:r w:rsidR="00BC480B">
        <w:t xml:space="preserve">; </w:t>
      </w:r>
      <w:r w:rsidR="000C6FDC" w:rsidRPr="009A3DB4">
        <w:t>CL: clearance;</w:t>
      </w:r>
      <w:r w:rsidR="00F057EE" w:rsidRPr="00F057EE">
        <w:t xml:space="preserve"> </w:t>
      </w:r>
      <w:r w:rsidR="00F057EE">
        <w:t xml:space="preserve">CRRT: </w:t>
      </w:r>
      <w:r w:rsidR="006C1056">
        <w:t>c</w:t>
      </w:r>
      <w:r w:rsidR="00F057EE" w:rsidRPr="00F057EE">
        <w:t>ontinuous renal replacement therapy</w:t>
      </w:r>
      <w:r w:rsidR="00087634">
        <w:t>;</w:t>
      </w:r>
      <w:r w:rsidR="0059313D">
        <w:t xml:space="preserve"> </w:t>
      </w:r>
      <w:proofErr w:type="spellStart"/>
      <w:r w:rsidR="0059313D" w:rsidRPr="0059313D">
        <w:t>C</w:t>
      </w:r>
      <w:r w:rsidR="0059313D" w:rsidRPr="002C38AB">
        <w:rPr>
          <w:vertAlign w:val="subscript"/>
        </w:rPr>
        <w:t>trough</w:t>
      </w:r>
      <w:proofErr w:type="spellEnd"/>
      <w:r w:rsidR="0059313D" w:rsidRPr="0059313D">
        <w:t>: trough concentration;</w:t>
      </w:r>
      <w:r w:rsidR="006D3299">
        <w:t xml:space="preserve"> </w:t>
      </w:r>
      <w:r w:rsidR="00616F01">
        <w:t xml:space="preserve">eGFR: </w:t>
      </w:r>
      <w:r w:rsidR="006D3299" w:rsidRPr="006D3299">
        <w:t>estimated glomerular filtration rate</w:t>
      </w:r>
      <w:r w:rsidR="000C73ED">
        <w:t>;</w:t>
      </w:r>
      <w:r w:rsidR="000C6FDC" w:rsidRPr="009A3DB4">
        <w:t xml:space="preserve"> ICU: Intensive Care Unit; IIV: interindividual variability; </w:t>
      </w:r>
      <w:r w:rsidR="008F1715">
        <w:t xml:space="preserve">IPDMA: </w:t>
      </w:r>
      <w:r w:rsidR="0095463D" w:rsidRPr="0095463D">
        <w:t>individual patient data meta-analysis</w:t>
      </w:r>
      <w:r w:rsidR="0095463D">
        <w:t>;</w:t>
      </w:r>
      <w:r w:rsidR="0095463D" w:rsidRPr="0095463D" w:rsidDel="00421F7F">
        <w:t xml:space="preserve"> </w:t>
      </w:r>
      <w:r w:rsidR="000C6FDC" w:rsidRPr="009A3DB4">
        <w:t>IV: intravenous; MIC: minimal inhibitory concentration;</w:t>
      </w:r>
      <w:r w:rsidR="00FC6B17">
        <w:t xml:space="preserve"> </w:t>
      </w:r>
      <w:proofErr w:type="spellStart"/>
      <w:r w:rsidR="00FC6B17">
        <w:t>pcVPC</w:t>
      </w:r>
      <w:proofErr w:type="spellEnd"/>
      <w:r w:rsidR="00FC6B17">
        <w:t xml:space="preserve">: </w:t>
      </w:r>
      <w:r w:rsidR="003A7484" w:rsidRPr="003A7484">
        <w:t>prediction-corrected visual predictive check</w:t>
      </w:r>
      <w:r w:rsidR="003A7484">
        <w:t>;</w:t>
      </w:r>
      <w:r w:rsidR="000C6FDC" w:rsidRPr="009A3DB4">
        <w:t xml:space="preserve"> PK: pharmacokinetics; PKPD: pharmacokinetic-pharmacodynamic; </w:t>
      </w:r>
      <w:proofErr w:type="spellStart"/>
      <w:r w:rsidR="000C6FDC" w:rsidRPr="009A3DB4">
        <w:t>PopPK</w:t>
      </w:r>
      <w:proofErr w:type="spellEnd"/>
      <w:r w:rsidR="000C6FDC" w:rsidRPr="009A3DB4">
        <w:t xml:space="preserve">: population pharmacokinetics; PTA: probability of target attainment; Q24h: every 24 hours; TDM: therapeutic drug monitoring; </w:t>
      </w:r>
      <w:proofErr w:type="spellStart"/>
      <w:r w:rsidR="000C6FDC" w:rsidRPr="009A3DB4">
        <w:t>V</w:t>
      </w:r>
      <w:r w:rsidR="000C6FDC" w:rsidRPr="009A3DB4">
        <w:rPr>
          <w:vertAlign w:val="subscript"/>
        </w:rPr>
        <w:t>c</w:t>
      </w:r>
      <w:proofErr w:type="spellEnd"/>
      <w:r w:rsidR="000C6FDC" w:rsidRPr="009A3DB4">
        <w:t>: central volume of</w:t>
      </w:r>
      <w:r w:rsidR="004C2B51">
        <w:t xml:space="preserve"> </w:t>
      </w:r>
      <w:r w:rsidR="000C6FDC" w:rsidRPr="009A3DB4">
        <w:t>distribution.</w:t>
      </w:r>
      <w:ins w:id="6" w:author="My Luong Vuong" w:date="2024-06-20T22:21:00Z">
        <w:r w:rsidR="00F648D3" w:rsidRPr="00845D5D">
          <w:br w:type="page"/>
        </w:r>
      </w:ins>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 xml:space="preserve">This study </w:t>
      </w:r>
      <w:commentRangeStart w:id="7"/>
      <w:r w:rsidRPr="00715016">
        <w:t>aimed to</w:t>
      </w:r>
      <w:r w:rsidR="00A1469E">
        <w:t xml:space="preserve"> </w:t>
      </w:r>
      <w:r w:rsidR="00715016" w:rsidRPr="00715016">
        <w:t xml:space="preserve">identify factors </w:t>
      </w:r>
      <w:commentRangeEnd w:id="7"/>
      <w:r w:rsidR="001876AE">
        <w:rPr>
          <w:rStyle w:val="CommentReference"/>
        </w:rPr>
        <w:commentReference w:id="7"/>
      </w:r>
      <w:r w:rsidR="00715016" w:rsidRPr="00715016">
        <w:t>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55D58D19"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w:t>
      </w:r>
      <w:del w:id="8" w:author="My Luong Vuong" w:date="2024-06-22T10:55:00Z">
        <w:r w:rsidR="00A57A28" w:rsidDel="00834188">
          <w:delText>(IPDMA)</w:delText>
        </w:r>
        <w:r w:rsidRPr="00715016" w:rsidDel="00834188">
          <w:delText xml:space="preserve"> </w:delText>
        </w:r>
      </w:del>
      <w:r w:rsidRPr="00715016">
        <w:t xml:space="preserve">was conducted, </w:t>
      </w:r>
      <w:r w:rsidR="00AD73E0">
        <w:t>combining</w:t>
      </w:r>
      <w:r w:rsidRPr="00715016">
        <w:t xml:space="preserve"> </w:t>
      </w:r>
      <w:r w:rsidR="00C04202">
        <w:t>fluconazole concentration</w:t>
      </w:r>
      <w:r w:rsidRPr="00715016">
        <w:t xml:space="preserve"> data from eight published studies. A pop</w:t>
      </w:r>
      <w:ins w:id="9" w:author="My Luong Vuong" w:date="2024-06-22T10:56:00Z">
        <w:r w:rsidR="00F529B7">
          <w:t xml:space="preserve">ulation pharmacokinetic </w:t>
        </w:r>
      </w:ins>
      <w:del w:id="10" w:author="My Luong Vuong" w:date="2024-06-22T10:56:00Z">
        <w:r w:rsidRPr="00715016" w:rsidDel="00357E67">
          <w:delText xml:space="preserve">PK </w:delText>
        </w:r>
      </w:del>
      <w:ins w:id="11" w:author="My Luong Vuong" w:date="2024-06-22T10:56:00Z">
        <w:r w:rsidR="00357E67">
          <w:t>(</w:t>
        </w:r>
        <w:proofErr w:type="spellStart"/>
        <w:r w:rsidR="00357E67">
          <w:t>popPK</w:t>
        </w:r>
        <w:proofErr w:type="spellEnd"/>
        <w:r w:rsidR="00357E67">
          <w:t>)</w:t>
        </w:r>
        <w:r w:rsidR="00357E67" w:rsidRPr="00715016">
          <w:t xml:space="preserve"> </w:t>
        </w:r>
      </w:ins>
      <w:r w:rsidRPr="00715016">
        <w:t>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723908E1"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w:t>
      </w:r>
      <w:commentRangeStart w:id="12"/>
      <w:r w:rsidR="00EC7057">
        <w:t>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w:t>
      </w:r>
      <w:del w:id="13" w:author="My Luong Vuong" w:date="2024-06-22T10:57:00Z">
        <w:r w:rsidR="00CD0ACC" w:rsidRPr="00CD0ACC" w:rsidDel="00C000DA">
          <w:delText xml:space="preserve"> </w:delText>
        </w:r>
        <w:r w:rsidR="00CD0ACC" w:rsidRPr="00CD0ACC" w:rsidDel="00AE752D">
          <w:delText>(CKD-EPI)</w:delText>
        </w:r>
        <w:r w:rsidR="00BB5D48" w:rsidDel="00C000DA">
          <w:delText xml:space="preserve"> </w:delText>
        </w:r>
      </w:del>
      <w:ins w:id="14" w:author="My Luong Vuong" w:date="2024-06-22T10:57:00Z">
        <w:r w:rsidR="00C000DA">
          <w:t xml:space="preserve"> </w:t>
        </w:r>
      </w:ins>
      <w:r w:rsidR="00BB5D48">
        <w:t>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commentRangeEnd w:id="12"/>
      <w:r w:rsidR="001876AE">
        <w:rPr>
          <w:rStyle w:val="CommentReference"/>
        </w:rPr>
        <w:commentReference w:id="12"/>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r w:rsidR="00DF2895">
        <w:t>patients with</w:t>
      </w:r>
      <w:r w:rsidR="003863D9">
        <w:t xml:space="preserve"> higher</w:t>
      </w:r>
      <w:r w:rsidR="00DF2895">
        <w:t xml:space="preserve"> </w:t>
      </w:r>
      <w:r w:rsidR="00F470B3">
        <w:t xml:space="preserve">total </w:t>
      </w:r>
      <w:r w:rsidR="003938C1">
        <w:t>body weight</w:t>
      </w:r>
      <w:r w:rsidR="00C35CA8" w:rsidRPr="00715016">
        <w:t>.</w:t>
      </w:r>
      <w:r w:rsidRPr="00715016">
        <w:t xml:space="preserve"> </w:t>
      </w:r>
      <w:r w:rsidR="00B33FF9" w:rsidRPr="00B33FF9">
        <w:t xml:space="preserve">An optimised dosing regimen </w:t>
      </w:r>
      <w:del w:id="15" w:author="My Luong Vuong" w:date="2024-06-22T09:38:00Z">
        <w:r w:rsidR="00B33FF9" w:rsidRPr="00B33FF9" w:rsidDel="00E86B80">
          <w:delText>taking into account</w:delText>
        </w:r>
      </w:del>
      <w:ins w:id="16" w:author="My Luong Vuong" w:date="2024-06-22T09:38:00Z">
        <w:r w:rsidR="00E86B80">
          <w:t>considering</w:t>
        </w:r>
      </w:ins>
      <w:r w:rsidR="00B33FF9" w:rsidRPr="00B33FF9">
        <w:t xml:space="preserve"> the patient’s CRRT status and total body weight was proposed</w:t>
      </w:r>
      <w:r w:rsidRPr="00715016">
        <w:t>.</w:t>
      </w:r>
    </w:p>
    <w:p w14:paraId="52C8EFEB" w14:textId="3BD72507" w:rsidR="0064343D" w:rsidRDefault="00715016" w:rsidP="00967421">
      <w:r w:rsidRPr="00A72BCD">
        <w:rPr>
          <w:rStyle w:val="Heading2Char"/>
        </w:rPr>
        <w:t>Conclusion</w:t>
      </w:r>
      <w:r w:rsidR="00E56259">
        <w:t> </w:t>
      </w:r>
      <w:commentRangeStart w:id="17"/>
      <w:commentRangeStart w:id="18"/>
      <w:del w:id="19" w:author="My Luong Vuong" w:date="2024-06-21T15:26:00Z">
        <w:r w:rsidR="007132A7" w:rsidDel="00850145">
          <w:delText xml:space="preserve">We </w:delText>
        </w:r>
      </w:del>
      <w:ins w:id="20" w:author="My Luong Vuong" w:date="2024-06-21T15:26:00Z">
        <w:r w:rsidR="00D243E2" w:rsidRPr="00D243E2">
          <w:t>Awaiting external validation</w:t>
        </w:r>
      </w:ins>
      <w:ins w:id="21" w:author="My Luong Vuong" w:date="2024-06-22T09:37:00Z">
        <w:r w:rsidR="007A3987">
          <w:t>,</w:t>
        </w:r>
      </w:ins>
      <w:ins w:id="22" w:author="My Luong Vuong" w:date="2024-06-21T15:26:00Z">
        <w:r w:rsidR="00D243E2" w:rsidRPr="00D243E2">
          <w:t xml:space="preserve"> </w:t>
        </w:r>
        <w:r w:rsidR="00850145">
          <w:t xml:space="preserve">we </w:t>
        </w:r>
      </w:ins>
      <w:del w:id="23" w:author="My Luong Vuong" w:date="2024-06-21T15:26:00Z">
        <w:r w:rsidR="007132A7" w:rsidDel="00850145">
          <w:delText xml:space="preserve">have </w:delText>
        </w:r>
      </w:del>
      <w:r w:rsidR="007132A7">
        <w:t xml:space="preserve">developed a </w:t>
      </w:r>
      <w:ins w:id="24" w:author="My Luong Vuong" w:date="2024-06-14T16:39:00Z">
        <w:r w:rsidR="00EE6A82" w:rsidRPr="00EE6A82">
          <w:t>clinically practical</w:t>
        </w:r>
      </w:ins>
      <w:del w:id="25" w:author="My Luong Vuong" w:date="2024-06-20T22:25:00Z">
        <w:r w:rsidR="007132A7" w:rsidDel="004864A3">
          <w:delText>convenient</w:delText>
        </w:r>
      </w:del>
      <w:r w:rsidR="004674D4">
        <w:t xml:space="preserve"> fluconazole</w:t>
      </w:r>
      <w:r w:rsidR="007132A7">
        <w:t xml:space="preserve"> </w:t>
      </w:r>
      <w:r w:rsidR="00F46DEA">
        <w:t xml:space="preserve">dosing </w:t>
      </w:r>
      <w:r w:rsidR="007335F0">
        <w:t>regimen</w:t>
      </w:r>
      <w:r w:rsidR="006D0DD0">
        <w:t xml:space="preserve"> </w:t>
      </w:r>
      <w:ins w:id="26" w:author="My Luong Vuong" w:date="2024-06-14T16:40:00Z">
        <w:r w:rsidR="005F4C21">
          <w:t>with the potential to achieve</w:t>
        </w:r>
      </w:ins>
      <w:del w:id="27" w:author="My Luong Vuong" w:date="2024-06-20T22:05:00Z">
        <w:r w:rsidR="007335F0" w:rsidDel="00870DC1">
          <w:delText>that helps achieve</w:delText>
        </w:r>
      </w:del>
      <w:r w:rsidR="007335F0">
        <w:t xml:space="preserve"> </w:t>
      </w:r>
      <w:r w:rsidR="00C826E1">
        <w:t>a</w:t>
      </w:r>
      <w:ins w:id="28" w:author="My Luong Vuong" w:date="2024-06-22T11:57:00Z">
        <w:r w:rsidR="003E20EF">
          <w:t>n adequate</w:t>
        </w:r>
      </w:ins>
      <w:r w:rsidR="00C826E1">
        <w:t xml:space="preserve"> population-wide PKPD target attainment in critically ill patients.</w:t>
      </w:r>
      <w:commentRangeEnd w:id="17"/>
      <w:r w:rsidR="00533622">
        <w:rPr>
          <w:rStyle w:val="CommentReference"/>
        </w:rPr>
        <w:commentReference w:id="17"/>
      </w:r>
      <w:commentRangeEnd w:id="18"/>
      <w:r w:rsidR="003A292B">
        <w:rPr>
          <w:rStyle w:val="CommentReference"/>
        </w:rPr>
        <w:commentReference w:id="18"/>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2C145234" w:rsidR="001F6035" w:rsidRPr="00593CAA" w:rsidRDefault="0077091E" w:rsidP="00593CAA">
      <w:bookmarkStart w:id="29"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del w:id="30" w:author="My Luong Vuong" w:date="2024-06-22T11:57:00Z">
        <w:r w:rsidR="00956C10" w:rsidRPr="00593CAA" w:rsidDel="002C1638">
          <w:delText xml:space="preserve">criticall </w:delText>
        </w:r>
      </w:del>
      <w:ins w:id="31" w:author="My Luong Vuong" w:date="2024-06-22T11:57:00Z">
        <w:r w:rsidR="002C1638">
          <w:t>critical</w:t>
        </w:r>
        <w:r w:rsidR="002C1638" w:rsidRPr="00593CAA">
          <w:t xml:space="preserve"> </w:t>
        </w:r>
      </w:ins>
      <w:r w:rsidR="00956C10" w:rsidRPr="00593CAA">
        <w:t>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0FC24640"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del w:id="32" w:author="My Luong Vuong" w:date="2024-06-22T11:58:00Z">
        <w:r w:rsidRPr="00E03B11" w:rsidDel="001E3E48">
          <w:delText>low cost</w:delText>
        </w:r>
      </w:del>
      <w:ins w:id="33" w:author="My Luong Vuong" w:date="2024-06-22T11:58:00Z">
        <w:r w:rsidR="001E3E48">
          <w:t>low-cost</w:t>
        </w:r>
      </w:ins>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523408C8"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34"/>
      <w:commentRangeStart w:id="35"/>
      <w:commentRangeStart w:id="36"/>
      <w:r w:rsidR="006A6850" w:rsidRPr="00E03B11">
        <w:t xml:space="preserve">unbound </w:t>
      </w:r>
      <w:del w:id="37" w:author="My Luong Vuong" w:date="2024-06-22T11:58:00Z">
        <w:r w:rsidR="001F6035" w:rsidRPr="00E03B11" w:rsidDel="00B539BA">
          <w:delText>concentration</w:delText>
        </w:r>
        <w:r w:rsidR="00FE6C59" w:rsidDel="00B539BA">
          <w:delText>–</w:delText>
        </w:r>
        <w:r w:rsidR="001F6035" w:rsidRPr="00E03B11" w:rsidDel="00B539BA">
          <w:delText>time</w:delText>
        </w:r>
      </w:del>
      <w:ins w:id="38" w:author="My Luong Vuong" w:date="2024-06-22T11:58:00Z">
        <w:r w:rsidR="00B539BA">
          <w:t>concentration-time</w:t>
        </w:r>
      </w:ins>
      <w:r w:rsidR="001F6035" w:rsidRPr="00E03B11">
        <w:t xml:space="preserv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34"/>
      <w:del w:id="39" w:author="My Luong Vuong" w:date="2024-06-20T16:12:00Z">
        <w:r w:rsidR="00B4451A">
          <w:delText>.</w:delText>
        </w:r>
      </w:del>
      <w:ins w:id="40" w:author="My Luong Vuong" w:date="2024-06-20T16:12:00Z">
        <w:r w:rsidR="005170F2">
          <w:rPr>
            <w:rStyle w:val="CommentReference"/>
          </w:rPr>
          <w:commentReference w:id="34"/>
        </w:r>
        <w:commentRangeEnd w:id="35"/>
        <w:r w:rsidR="00242B4C">
          <w:rPr>
            <w:rStyle w:val="CommentReference"/>
          </w:rPr>
          <w:commentReference w:id="35"/>
        </w:r>
        <w:commentRangeEnd w:id="36"/>
        <w:r w:rsidR="00AA6504">
          <w:rPr>
            <w:rStyle w:val="CommentReference"/>
          </w:rPr>
          <w:commentReference w:id="36"/>
        </w:r>
        <w:r w:rsidR="00B4451A">
          <w:t>.</w:t>
        </w:r>
      </w:ins>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commentRangeStart w:id="41"/>
      <w:commentRangeStart w:id="42"/>
      <w:r w:rsidR="00223BD5">
        <w:t>hepato</w:t>
      </w:r>
      <w:r w:rsidR="00E41689" w:rsidRPr="00E03B11">
        <w:t>toxicity</w:t>
      </w:r>
      <w:commentRangeEnd w:id="41"/>
      <w:r w:rsidR="001F2376">
        <w:rPr>
          <w:rStyle w:val="CommentReference"/>
        </w:rPr>
        <w:commentReference w:id="41"/>
      </w:r>
      <w:commentRangeEnd w:id="42"/>
      <w:r w:rsidR="00790F7B">
        <w:rPr>
          <w:rStyle w:val="CommentReference"/>
        </w:rPr>
        <w:commentReference w:id="42"/>
      </w:r>
      <w:r w:rsidR="00332EE5">
        <w:t xml:space="preserve"> </w:t>
      </w:r>
      <w:r w:rsidR="00871C3F">
        <w:t>was documented in one case study</w:t>
      </w:r>
      <w:del w:id="43" w:author="My Luong Vuong" w:date="2024-06-14T16:51:00Z">
        <w:r w:rsidR="00871C3F">
          <w:delText xml:space="preserve">, </w:delText>
        </w:r>
      </w:del>
      <w:del w:id="44" w:author="My Luong Vuong" w:date="2024-06-20T22:05:00Z">
        <w:r w:rsidR="00871C3F" w:rsidRPr="005A2762" w:rsidDel="006623F2">
          <w:delText xml:space="preserve">wherein its occurrence was not </w:delText>
        </w:r>
        <w:r w:rsidR="00871C3F" w:rsidDel="006623F2">
          <w:delText>dependent</w:delText>
        </w:r>
        <w:r w:rsidR="00871C3F" w:rsidRPr="005A2762" w:rsidDel="006623F2">
          <w:delText xml:space="preserve"> on </w:delText>
        </w:r>
        <w:r w:rsidR="00701683" w:rsidDel="006623F2">
          <w:delText>the</w:delText>
        </w:r>
      </w:del>
      <w:ins w:id="45" w:author="My Luong Vuong" w:date="2024-06-21T09:54:00Z">
        <w:r w:rsidR="0045367E">
          <w:t xml:space="preserve"> </w:t>
        </w:r>
      </w:ins>
      <w:ins w:id="46" w:author="My Luong Vuong" w:date="2024-06-14T16:51:00Z">
        <w:r w:rsidR="003C014E">
          <w:t>with</w:t>
        </w:r>
      </w:ins>
      <w:ins w:id="47" w:author="My Luong Vuong" w:date="2024-06-14T16:52:00Z">
        <w:r w:rsidR="002457E7">
          <w:t xml:space="preserve"> an</w:t>
        </w:r>
      </w:ins>
      <w:ins w:id="48" w:author="My Luong Vuong" w:date="2024-06-14T16:51:00Z">
        <w:r w:rsidR="003C014E">
          <w:t xml:space="preserve"> unclear relation</w:t>
        </w:r>
      </w:ins>
      <w:ins w:id="49" w:author="My Luong Vuong" w:date="2024-06-14T16:52:00Z">
        <w:r w:rsidR="002457E7">
          <w:t>ship</w:t>
        </w:r>
      </w:ins>
      <w:ins w:id="50" w:author="My Luong Vuong" w:date="2024-06-14T16:51:00Z">
        <w:r w:rsidR="003C014E">
          <w:t xml:space="preserve"> to</w:t>
        </w:r>
      </w:ins>
      <w:ins w:id="51" w:author="My Luong Vuong" w:date="2024-06-20T16:12:00Z">
        <w:r w:rsidR="00871C3F" w:rsidRPr="005A2762">
          <w:t xml:space="preserve"> </w:t>
        </w:r>
        <w:r w:rsidR="00701683">
          <w:t xml:space="preserve">the </w:t>
        </w:r>
      </w:ins>
      <w:ins w:id="52" w:author="My Luong Vuong" w:date="2024-06-14T16:52:00Z">
        <w:r w:rsidR="002457E7">
          <w:t>drug</w:t>
        </w:r>
        <w:r w:rsidR="00701683">
          <w:t xml:space="preserve"> </w:t>
        </w:r>
      </w:ins>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5D97183A" w:rsidR="008A57D3" w:rsidRPr="00E03B11" w:rsidRDefault="00CE29DB" w:rsidP="00593CAA">
      <w:r w:rsidRPr="00E03B11">
        <w:rPr>
          <w:color w:val="000000"/>
        </w:rPr>
        <w:t>The</w:t>
      </w:r>
      <w:ins w:id="53" w:author="My Luong Vuong" w:date="2024-06-20T22:21:00Z">
        <w:r w:rsidRPr="00E03B11">
          <w:rPr>
            <w:color w:val="000000"/>
          </w:rPr>
          <w:t xml:space="preserve"> </w:t>
        </w:r>
      </w:ins>
      <w:ins w:id="54" w:author="Jason Roberts" w:date="2024-06-14T18:14:00Z">
        <w:r w:rsidR="005170F2">
          <w:rPr>
            <w:color w:val="000000"/>
          </w:rPr>
          <w:t>manufacturer</w:t>
        </w:r>
      </w:ins>
      <w:ins w:id="55" w:author="My Luong Vuong" w:date="2024-06-21T09:54:00Z">
        <w:r w:rsidR="0045367E">
          <w:rPr>
            <w:color w:val="000000"/>
          </w:rPr>
          <w:t xml:space="preserve"> </w:t>
        </w:r>
      </w:ins>
      <w:del w:id="56" w:author="My Luong Vuong" w:date="2024-05-31T15:13:00Z">
        <w:r w:rsidRPr="00E03B11" w:rsidDel="0059359C">
          <w:rPr>
            <w:color w:val="000000"/>
          </w:rPr>
          <w:delText>currently</w:delText>
        </w:r>
      </w:del>
      <w:ins w:id="57" w:author="Jason Roberts" w:date="2024-06-14T18:14:00Z">
        <w:del w:id="58" w:author="My Luong Vuong" w:date="2024-05-31T15:13:00Z">
          <w:r w:rsidRPr="00E03B11" w:rsidDel="0059359C">
            <w:rPr>
              <w:color w:val="000000"/>
            </w:rPr>
            <w:delText xml:space="preserve"> </w:delText>
          </w:r>
        </w:del>
      </w:ins>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r w:rsidR="0018006A">
        <w:t>n</w:t>
      </w:r>
      <w:r w:rsidR="009146D8">
        <w:t xml:space="preserve"> </w:t>
      </w:r>
      <w:r w:rsidR="009146D8" w:rsidRPr="00E03B11">
        <w:t>800</w:t>
      </w:r>
      <w:r w:rsidR="009146D8">
        <w:t> </w:t>
      </w:r>
      <w:r w:rsidR="00CD3129" w:rsidRPr="00E03B11">
        <w:t>mg loading dose</w:t>
      </w:r>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r w:rsidR="00131638">
        <w:t>daily</w:t>
      </w:r>
      <w:r w:rsidR="00EE2C09">
        <w:t xml:space="preserve"> </w:t>
      </w:r>
      <w:r w:rsidR="00651741">
        <w:t>maintenance dose</w:t>
      </w:r>
      <w:r w:rsidR="00B5274A">
        <w:t xml:space="preserve"> </w:t>
      </w:r>
      <w:r w:rsidR="00131638">
        <w:t>from day </w:t>
      </w:r>
      <w:r w:rsidR="005E61F6">
        <w:t>2</w:t>
      </w:r>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del w:id="59" w:author="My Luong Vuong" w:date="2024-06-22T11:59:00Z">
        <w:r w:rsidR="006D7B0B" w:rsidDel="005319A8">
          <w:delText xml:space="preserve">that </w:delText>
        </w:r>
      </w:del>
      <w:ins w:id="60" w:author="My Luong Vuong" w:date="2024-06-22T11:59:00Z">
        <w:r w:rsidR="005319A8">
          <w:t xml:space="preserve">who </w:t>
        </w:r>
      </w:ins>
      <w:r w:rsidR="006D7B0B">
        <w:t>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r w:rsidR="001673BF">
        <w:t>were</w:t>
      </w:r>
      <w:r w:rsidR="001F6035" w:rsidRPr="00E03B11">
        <w:t xml:space="preserve"> performed</w:t>
      </w:r>
      <w:r w:rsidR="00CA2876" w:rsidRPr="00E03B11">
        <w:t xml:space="preserve"> in this</w:t>
      </w:r>
      <w:r w:rsidR="00721BBE">
        <w:t xml:space="preserve"> vulnerable</w:t>
      </w:r>
      <w:r w:rsidR="00CA2876" w:rsidRPr="00E03B11">
        <w:t xml:space="preserve"> patient population</w:t>
      </w:r>
      <w:del w:id="61" w:author="My Luong Vuong" w:date="2024-06-20T22:08:00Z">
        <w:r w:rsidR="0062765C" w:rsidRPr="00E03B11" w:rsidDel="00CA5D9A">
          <w:delText>,</w:delText>
        </w:r>
        <w:r w:rsidR="001F6035" w:rsidRPr="00E03B11" w:rsidDel="00CA5D9A">
          <w:delText xml:space="preserve"> </w:delText>
        </w:r>
        <w:r w:rsidR="0062765C" w:rsidRPr="00E03B11" w:rsidDel="00CA5D9A">
          <w:delText>however</w:delText>
        </w:r>
        <w:r w:rsidR="001F6035" w:rsidRPr="00E03B11" w:rsidDel="00CA5D9A">
          <w:delText>,</w:delText>
        </w:r>
      </w:del>
      <w:ins w:id="62" w:author="My Luong Vuong" w:date="2024-06-14T15:27:00Z">
        <w:r w:rsidR="00F218FB">
          <w:t>.</w:t>
        </w:r>
        <w:r w:rsidR="00F218FB" w:rsidRPr="00E03B11">
          <w:t xml:space="preserve"> </w:t>
        </w:r>
      </w:ins>
      <w:del w:id="63" w:author="My Luong Vuong" w:date="2024-06-14T15:27:00Z">
        <w:r w:rsidR="0062765C" w:rsidRPr="00E03B11" w:rsidDel="00F218FB">
          <w:delText>however</w:delText>
        </w:r>
      </w:del>
      <w:ins w:id="64" w:author="My Luong Vuong" w:date="2024-06-14T15:27:00Z">
        <w:r w:rsidR="00F218FB">
          <w:t>H</w:t>
        </w:r>
        <w:r w:rsidR="00F218FB" w:rsidRPr="00E03B11">
          <w:t>owever</w:t>
        </w:r>
      </w:ins>
      <w:ins w:id="65" w:author="My Luong Vuong" w:date="2024-06-20T16:12:00Z">
        <w:r w:rsidR="001F6035" w:rsidRPr="00E03B11">
          <w:t xml:space="preserve">, </w:t>
        </w:r>
      </w:ins>
      <w:ins w:id="66" w:author="My Luong Vuong" w:date="2024-06-14T15:28:00Z">
        <w:r w:rsidR="009565D7" w:rsidRPr="009565D7">
          <w:t>these studies yielded conflicting results regarding the</w:t>
        </w:r>
      </w:ins>
      <w:ins w:id="67" w:author="My Luong Vuong" w:date="2024-06-20T22:21:00Z">
        <w:r w:rsidR="001F6035" w:rsidRPr="00E03B11">
          <w:t xml:space="preserve"> </w:t>
        </w:r>
      </w:ins>
      <w:del w:id="68" w:author="My Luong Vuong" w:date="2024-06-20T22:08:00Z">
        <w:r w:rsidR="001F6035" w:rsidRPr="00E03B11" w:rsidDel="00315A60">
          <w:delText xml:space="preserve">no </w:delText>
        </w:r>
        <w:commentRangeStart w:id="69"/>
        <w:commentRangeStart w:id="70"/>
        <w:commentRangeStart w:id="71"/>
        <w:r w:rsidR="001F6035" w:rsidRPr="00E03B11" w:rsidDel="00315A60">
          <w:delText xml:space="preserve">consensus </w:delText>
        </w:r>
      </w:del>
      <w:ins w:id="72" w:author="My Luong Vuong" w:date="2024-06-20T22:21:00Z">
        <w:del w:id="73" w:author="My Luong Vuong" w:date="2024-06-14T15:28:00Z">
          <w:r w:rsidR="0008592A">
            <w:delText>w</w:delText>
          </w:r>
          <w:r w:rsidR="001F6035" w:rsidRPr="00E03B11">
            <w:delText>as</w:delText>
          </w:r>
        </w:del>
      </w:ins>
      <w:del w:id="74" w:author="My Luong Vuong" w:date="2024-06-14T15:28:00Z">
        <w:r w:rsidR="0008592A" w:rsidDel="009565D7">
          <w:delText>w</w:delText>
        </w:r>
        <w:r w:rsidR="001F6035" w:rsidRPr="00E03B11" w:rsidDel="009565D7">
          <w:delText>as</w:delText>
        </w:r>
      </w:del>
      <w:del w:id="75" w:author="My Luong Vuong" w:date="2024-05-31T15:18:00Z">
        <w:r w:rsidR="001F6035" w:rsidRPr="00E03B11" w:rsidDel="0008592A">
          <w:delText>h</w:delText>
        </w:r>
      </w:del>
      <w:del w:id="76" w:author="My Luong Vuong" w:date="2024-06-20T17:01:00Z">
        <w:r w:rsidR="001F6035" w:rsidRPr="00E03B11">
          <w:delText xml:space="preserve">as </w:delText>
        </w:r>
      </w:del>
      <w:del w:id="77" w:author="My Luong Vuong" w:date="2024-05-31T15:18:00Z">
        <w:r w:rsidR="001F6035" w:rsidRPr="00E03B11" w:rsidDel="0008592A">
          <w:delText xml:space="preserve">been </w:delText>
        </w:r>
      </w:del>
      <w:del w:id="78" w:author="My Luong Vuong" w:date="2024-06-20T22:08:00Z">
        <w:r w:rsidR="001F6035" w:rsidRPr="00E03B11" w:rsidDel="00315A60">
          <w:delText>reached</w:delText>
        </w:r>
        <w:r w:rsidR="007019A1" w:rsidRPr="00E03B11" w:rsidDel="00315A60">
          <w:delText xml:space="preserve"> </w:delText>
        </w:r>
      </w:del>
      <w:del w:id="79" w:author="My Luong Vuong" w:date="2024-06-20T22:09:00Z">
        <w:r w:rsidR="007019A1" w:rsidRPr="00E03B11" w:rsidDel="006D3689">
          <w:delText xml:space="preserve">on an </w:delText>
        </w:r>
      </w:del>
      <w:r w:rsidR="007019A1" w:rsidRPr="00E03B11">
        <w:t>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69"/>
      <w:del w:id="80" w:author="My Luong Vuong" w:date="2024-06-20T16:12:00Z">
        <w:r w:rsidR="0026752B">
          <w:delText>.</w:delText>
        </w:r>
      </w:del>
      <w:ins w:id="81" w:author="My Luong Vuong" w:date="2024-06-20T16:12:00Z">
        <w:r w:rsidR="005170F2">
          <w:rPr>
            <w:rStyle w:val="CommentReference"/>
          </w:rPr>
          <w:commentReference w:id="69"/>
        </w:r>
        <w:commentRangeEnd w:id="70"/>
        <w:r w:rsidR="00D03279">
          <w:rPr>
            <w:rStyle w:val="CommentReference"/>
          </w:rPr>
          <w:commentReference w:id="70"/>
        </w:r>
        <w:commentRangeEnd w:id="71"/>
        <w:r w:rsidR="0057670B">
          <w:rPr>
            <w:rStyle w:val="CommentReference"/>
          </w:rPr>
          <w:commentReference w:id="71"/>
        </w:r>
        <w:r w:rsidR="0026752B">
          <w:t>.</w:t>
        </w:r>
      </w:ins>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637E30A5"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82"/>
      <w:commentRangeStart w:id="83"/>
      <w:commentRangeStart w:id="84"/>
      <w:r w:rsidR="008A57D3" w:rsidRPr="00E03B11">
        <w:t>individual patient data meta-analysis</w:t>
      </w:r>
      <w:r w:rsidR="006C5135" w:rsidRPr="00E03B11">
        <w:t xml:space="preserve"> (IPDMA)</w:t>
      </w:r>
      <w:r w:rsidRPr="00E03B11">
        <w:t xml:space="preserve"> </w:t>
      </w:r>
      <w:commentRangeEnd w:id="82"/>
      <w:r w:rsidR="005170F2">
        <w:rPr>
          <w:rStyle w:val="CommentReference"/>
        </w:rPr>
        <w:commentReference w:id="82"/>
      </w:r>
      <w:commentRangeEnd w:id="83"/>
      <w:r w:rsidR="00353C3E">
        <w:rPr>
          <w:rStyle w:val="CommentReference"/>
        </w:rPr>
        <w:commentReference w:id="83"/>
      </w:r>
      <w:commentRangeEnd w:id="84"/>
      <w:r w:rsidR="00924CB9">
        <w:rPr>
          <w:rStyle w:val="CommentReference"/>
        </w:rPr>
        <w:commentReference w:id="84"/>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del w:id="85" w:author="My Luong Vuong" w:date="2024-06-22T11:59:00Z">
        <w:r w:rsidR="00235497" w:rsidDel="005319A8">
          <w:delText>Our</w:delText>
        </w:r>
        <w:r w:rsidRPr="00E03B11" w:rsidDel="005319A8">
          <w:delText xml:space="preserve"> aim</w:delText>
        </w:r>
        <w:r w:rsidR="00776FDA" w:rsidDel="005319A8">
          <w:delText>s</w:delText>
        </w:r>
        <w:r w:rsidR="00235497" w:rsidDel="005319A8">
          <w:delText xml:space="preserve"> w</w:delText>
        </w:r>
        <w:r w:rsidR="00776FDA" w:rsidDel="005319A8">
          <w:delText>ere</w:delText>
        </w:r>
      </w:del>
      <w:ins w:id="86" w:author="My Luong Vuong" w:date="2024-06-22T11:59:00Z">
        <w:r w:rsidR="005319A8">
          <w:t>We aimed</w:t>
        </w:r>
      </w:ins>
      <w:r w:rsidRPr="00E03B11">
        <w:t xml:space="preserve"> to</w:t>
      </w:r>
      <w:del w:id="87" w:author="My Luong Vuong" w:date="2024-06-22T11:59:00Z">
        <w:r w:rsidR="0078287A" w:rsidRPr="00E03B11" w:rsidDel="005319A8">
          <w:delText xml:space="preserve"> </w:delText>
        </w:r>
      </w:del>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lastRenderedPageBreak/>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29"/>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5E839906" w:rsidR="00914769" w:rsidRDefault="00D80552" w:rsidP="00593CAA">
      <w:bookmarkStart w:id="88"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w:t>
      </w:r>
      <w:ins w:id="89" w:author="My Luong Vuong" w:date="2024-06-22T11:59:00Z">
        <w:r w:rsidR="00552DBC">
          <w:t xml:space="preserve">the </w:t>
        </w:r>
      </w:ins>
      <w:r w:rsidR="0079540D">
        <w:t xml:space="preserve">transfer of the </w:t>
      </w:r>
      <w:del w:id="90" w:author="My Luong Vuong" w:date="2024-06-22T11:59:00Z">
        <w:r w:rsidR="0079540D" w:rsidDel="00552DBC">
          <w:delText xml:space="preserve">primary </w:delText>
        </w:r>
        <w:r w:rsidR="0079540D" w:rsidRPr="006B0FCA" w:rsidDel="00552DBC">
          <w:delText xml:space="preserve"> </w:delText>
        </w:r>
      </w:del>
      <w:ins w:id="91" w:author="My Luong Vuong" w:date="2024-06-22T11:59:00Z">
        <w:r w:rsidR="00552DBC">
          <w:t xml:space="preserve">primary </w:t>
        </w:r>
      </w:ins>
      <w:r w:rsidR="0079540D" w:rsidRPr="006B0FCA">
        <w:t>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92"/>
      <w:commentRangeStart w:id="93"/>
      <w:r w:rsidR="00DB57AB">
        <w:t>Written</w:t>
      </w:r>
      <w:r w:rsidR="00DB57AB" w:rsidRPr="00DB57AB">
        <w:t xml:space="preserve"> informed consent</w:t>
      </w:r>
      <w:r w:rsidR="008228EC">
        <w:t xml:space="preserve"> for </w:t>
      </w:r>
      <w:ins w:id="94" w:author="My Luong Vuong" w:date="2024-06-22T12:00:00Z">
        <w:r w:rsidR="00552DBC">
          <w:t xml:space="preserve">the </w:t>
        </w:r>
      </w:ins>
      <w:r w:rsidR="008228EC">
        <w:t>secondary use</w:t>
      </w:r>
      <w:r w:rsidR="00BC1EF4">
        <w:t xml:space="preserve"> of data</w:t>
      </w:r>
      <w:ins w:id="95" w:author="My Luong Vuong" w:date="2024-06-20T23:13:00Z">
        <w:r w:rsidR="00586D37">
          <w:t xml:space="preserve"> of prospectively collected </w:t>
        </w:r>
      </w:ins>
      <w:del w:id="96" w:author="My Luong Vuong" w:date="2024-06-21T09:04:00Z">
        <w:r w:rsidR="00DB57AB" w:rsidRPr="00DB57AB" w:rsidDel="00562889">
          <w:delText xml:space="preserve">  </w:delText>
        </w:r>
      </w:del>
      <w:ins w:id="97" w:author="My Luong Vuong" w:date="2024-06-21T09:04:00Z">
        <w:r w:rsidR="00562889">
          <w:t xml:space="preserve">data </w:t>
        </w:r>
      </w:ins>
      <w:r w:rsidR="00DB57AB">
        <w:t>was obtained</w:t>
      </w:r>
      <w:r w:rsidR="00091057">
        <w:t xml:space="preserve"> from</w:t>
      </w:r>
      <w:r w:rsidR="00DB57AB">
        <w:t xml:space="preserve"> </w:t>
      </w:r>
      <w:r w:rsidR="006E41D5">
        <w:t>participants of</w:t>
      </w:r>
      <w:r w:rsidR="00DB57AB" w:rsidRPr="00DB57AB">
        <w:t xml:space="preserve"> the</w:t>
      </w:r>
      <w:r w:rsidR="001300AC">
        <w:t xml:space="preserve"> original</w:t>
      </w:r>
      <w:r w:rsidR="00DB57AB" w:rsidRPr="00DB57AB">
        <w:t xml:space="preserve"> stud</w:t>
      </w:r>
      <w:r w:rsidR="00DB57AB">
        <w:t>ies</w:t>
      </w:r>
      <w:commentRangeEnd w:id="92"/>
      <w:r w:rsidR="00CE5DAE">
        <w:rPr>
          <w:rStyle w:val="CommentReference"/>
        </w:rPr>
        <w:commentReference w:id="92"/>
      </w:r>
      <w:commentRangeEnd w:id="93"/>
      <w:r w:rsidR="008E66D4">
        <w:rPr>
          <w:rStyle w:val="CommentReference"/>
        </w:rPr>
        <w:commentReference w:id="93"/>
      </w:r>
      <w:r w:rsidR="00DB57AB" w:rsidRPr="00DB57AB">
        <w:t xml:space="preserve"> in compliance </w:t>
      </w:r>
      <w:r w:rsidR="001300AC">
        <w:t xml:space="preserve">with </w:t>
      </w:r>
      <w:ins w:id="98" w:author="My Luong Vuong" w:date="2024-06-22T12:00:00Z">
        <w:r w:rsidR="00552DBC">
          <w:t xml:space="preserve">the </w:t>
        </w:r>
      </w:ins>
      <w:r w:rsidR="00DB57AB" w:rsidRPr="00DB57AB">
        <w:t>approval of the (local) Ethics Committee</w:t>
      </w:r>
      <w:r w:rsidR="001538AA">
        <w:t>s</w:t>
      </w:r>
      <w:r w:rsidR="00DB57AB" w:rsidRPr="00DB57AB">
        <w:t>.</w:t>
      </w:r>
    </w:p>
    <w:bookmarkEnd w:id="88"/>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4AB457D2" w:rsidR="00B76B7D" w:rsidRPr="00E03B11" w:rsidRDefault="00AD19C4" w:rsidP="00593CAA">
      <w:bookmarkStart w:id="99"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w:t>
      </w:r>
      <w:del w:id="100" w:author="My Luong Vuong" w:date="2024-06-22T12:00:00Z">
        <w:r w:rsidRPr="00E03B11" w:rsidDel="007D087F">
          <w:delText>concentration</w:delText>
        </w:r>
        <w:r w:rsidR="00FE6C59" w:rsidDel="007D087F">
          <w:delText>–</w:delText>
        </w:r>
        <w:r w:rsidRPr="00E03B11" w:rsidDel="007D087F">
          <w:delText>time</w:delText>
        </w:r>
      </w:del>
      <w:ins w:id="101" w:author="My Luong Vuong" w:date="2024-06-22T12:00:00Z">
        <w:r w:rsidR="007D087F">
          <w:t>concentration-time</w:t>
        </w:r>
      </w:ins>
      <w:r w:rsidRPr="00E03B11">
        <w:t xml:space="preserv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r w:rsidR="00CC6E7D">
        <w:t>nd</w:t>
      </w:r>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r w:rsidR="00264BF7">
        <w:t>)</w:t>
      </w:r>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m:t>
        </m:r>
        <m:r>
          <m:rPr>
            <m:nor/>
          </m:rPr>
          <w:rPr>
            <w:rFonts w:ascii="Cambria Math"/>
          </w:rPr>
          <m:t xml:space="preserve">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 </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06148E02"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102" w:author="My Luong Vuong" w:date="2024-05-31T16:58:00Z">
        <w:r w:rsidR="004E788E">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ins>
      <w:r w:rsidR="00CB7027">
        <w:instrText xml:space="preserve"> ADDIN EN.CITE </w:instrText>
      </w:r>
      <w:r w:rsidR="00CB7027">
        <w:fldChar w:fldCharType="begin">
          <w:fldData xml:space="preserve">PEVuZE5vdGU+PENpdGU+PEF1dGhvcj5Nb3VsZDwvQXV0aG9yPjxZZWFyPjIwMTM8L1llYXI+PFJl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</w:fldData>
        </w:fldChar>
      </w:r>
      <w:r w:rsidR="00CB7027">
        <w:instrText xml:space="preserve"> ADDIN EN.CITE.DATA </w:instrText>
      </w:r>
      <w:r w:rsidR="00CB7027">
        <w:fldChar w:fldCharType="end"/>
      </w:r>
      <w:r w:rsidR="004E788E">
        <w:fldChar w:fldCharType="separate"/>
      </w:r>
      <w:r w:rsidR="00CB7027">
        <w:rPr>
          <w:noProof/>
        </w:rPr>
        <w:t> [16, 17]</w:t>
      </w:r>
      <w:ins w:id="103" w:author="My Luong Vuong" w:date="2024-05-31T16:58:00Z">
        <w:r w:rsidR="004E788E">
          <w:fldChar w:fldCharType="end"/>
        </w:r>
      </w:ins>
      <w:r w:rsidR="003126D2">
        <w:t>.</w:t>
      </w:r>
      <w:r w:rsidRPr="00E03B11">
        <w:t xml:space="preserve"> </w:t>
      </w:r>
      <w:commentRangeStart w:id="104"/>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commentRangeEnd w:id="104"/>
      <w:r w:rsidR="00B210ED">
        <w:rPr>
          <w:rStyle w:val="CommentReference"/>
        </w:rPr>
        <w:commentReference w:id="104"/>
      </w:r>
      <w:r w:rsidR="00D9372F">
        <w:t>These included</w:t>
      </w:r>
      <w:r w:rsidR="001451A1">
        <w:t xml:space="preserve"> total</w:t>
      </w:r>
      <w:r w:rsidR="00D9372F">
        <w:t xml:space="preserve"> </w:t>
      </w:r>
      <w:r w:rsidR="008D03C5">
        <w:t>body weight</w:t>
      </w:r>
      <w:r w:rsidR="008D03C5" w:rsidRPr="004C172A">
        <w:t xml:space="preserve">, body mass index (BMI), </w:t>
      </w:r>
      <w:del w:id="105" w:author="My Luong Vuong" w:date="2024-06-22T12:00:00Z">
        <w:r w:rsidR="00925AB3" w:rsidDel="00F94C2C">
          <w:delText xml:space="preserve">and </w:delText>
        </w:r>
      </w:del>
      <w:r w:rsidR="008D03C5" w:rsidRPr="004C172A">
        <w:t>fat-free mass</w:t>
      </w:r>
      <w:r w:rsidR="008D03C5" w:rsidRPr="004C172A" w:rsidDel="004C172A">
        <w:t xml:space="preserve"> </w:t>
      </w:r>
      <w:r w:rsidR="008D03C5" w:rsidRPr="00E03B11">
        <w:t>(</w:t>
      </w:r>
      <w:r w:rsidR="00D61DCC" w:rsidRPr="00E03B11">
        <w:t>FFM</w:t>
      </w:r>
      <w:del w:id="106"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r w:rsidR="00343281" w:rsidRPr="00E03B11">
        <w:lastRenderedPageBreak/>
        <w:t>derived from</w:t>
      </w:r>
      <w:r w:rsidR="00E27E63">
        <w:t xml:space="preserve"> total</w:t>
      </w:r>
      <w:r w:rsidR="00343281" w:rsidRPr="00E03B11">
        <w:t xml:space="preserve"> </w:t>
      </w:r>
      <w:r w:rsidR="00343281">
        <w:t>body weight</w:t>
      </w:r>
      <w:r w:rsidR="00343281" w:rsidRPr="00E03B11">
        <w:t xml:space="preserve"> and height using Boer’s formula</w:t>
      </w:r>
      <w:r w:rsidR="00343281"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343281" w:rsidRPr="00E03B11">
        <w:fldChar w:fldCharType="separate"/>
      </w:r>
      <w:r w:rsidR="00CB7027">
        <w:rPr>
          <w:noProof/>
        </w:rPr>
        <w:t> [18]</w:t>
      </w:r>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ins w:id="107" w:author="My Luong Vuong" w:date="2024-06-21T23:41:00Z">
        <w:r w:rsidR="003F0A9B">
          <w:t xml:space="preserve"> without race</w:t>
        </w:r>
      </w:ins>
      <w:r w:rsidR="0024430C" w:rsidRPr="00E03B11">
        <w:fldChar w:fldCharType="begin"/>
      </w:r>
      <w:r w:rsidR="00CB7027">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24430C" w:rsidRPr="00E03B11">
        <w:fldChar w:fldCharType="separate"/>
      </w:r>
      <w:r w:rsidR="00CB7027">
        <w:rPr>
          <w:noProof/>
        </w:rPr>
        <w:t> [19]</w:t>
      </w:r>
      <w:r w:rsidR="0024430C" w:rsidRPr="00E03B11">
        <w:fldChar w:fldCharType="end"/>
      </w:r>
      <w:r w:rsidR="00560D15">
        <w:t>.</w:t>
      </w:r>
    </w:p>
    <w:p w14:paraId="66F7F3EF" w14:textId="727D431B" w:rsidR="00A7137D" w:rsidRDefault="00E32996">
      <w:r w:rsidRPr="0012059F">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Pr="0012059F">
        <w:fldChar w:fldCharType="separate"/>
      </w:r>
      <w:r w:rsidR="00CB7027">
        <w:rPr>
          <w:noProof/>
        </w:rPr>
        <w:t> [16]</w:t>
      </w:r>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m:t>
        </m:r>
        <m:sSub>
          <m:sSubPr>
            <m:ctrlPr>
              <w:rPr>
                <w:rFonts w:ascii="Cambria Math" w:hAnsi="Cambria Math"/>
                <w:i/>
              </w:rPr>
            </m:ctrlPr>
          </m:sSubPr>
          <m:e>
            <w:proofErr w:type="spellStart"/>
            <m:r>
              <m:rPr>
                <m:nor/>
              </m:rPr>
              <m:t>Vc</m:t>
            </m:r>
            <w:proofErr w:type="spellEnd"/>
          </m:e>
          <m:sub>
            <m:r>
              <m:rPr>
                <m:nor/>
              </m:rPr>
              <w:rPr>
                <w:i/>
              </w:rPr>
              <m:t>pop</m:t>
            </m:r>
          </m:sub>
        </m:sSub>
        <m:r>
          <m:rPr>
            <m:nor/>
          </m:rPr>
          <m:t xml:space="preserve"> ×</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i/>
                          </w:rPr>
                        </m:ctrlPr>
                      </m:sSubPr>
                      <m:e>
                        <m:r>
                          <m:rPr>
                            <m:nor/>
                          </m:rPr>
                          <m:t>BW</m:t>
                        </m:r>
                      </m:e>
                      <m:sub>
                        <w:proofErr w:type="spellStart"/>
                        <m:r>
                          <m:rPr>
                            <m:nor/>
                          </m:rPr>
                          <m:t>i</m:t>
                        </m:r>
                        <w:proofErr w:type="spellEnd"/>
                      </m:sub>
                    </m:sSub>
                  </m:num>
                  <m:den>
                    <m:r>
                      <m:rPr>
                        <m:nor/>
                      </m:rPr>
                      <m:t>80 kg</m:t>
                    </m:r>
                  </m:den>
                </m:f>
              </m:e>
            </m:d>
          </m:e>
          <m:sup>
            <m:r>
              <m:rPr>
                <m:nor/>
              </m:rPr>
              <w:rPr>
                <w:i/>
                <w:iCs/>
              </w:rPr>
              <m:t>BW_EFF</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r>
          <m:rPr>
            <m:nor/>
          </m:rPr>
          <m:t xml:space="preserve">with </m:t>
        </m:r>
        <m:sSub>
          <m:sSubPr>
            <m:ctrlPr>
              <w:rPr>
                <w:rFonts w:ascii="Cambria Math" w:hAnsi="Cambria Math"/>
                <w:i/>
              </w:rPr>
            </m:ctrlPr>
          </m:sSubPr>
          <m:e>
            <m:r>
              <m:rPr>
                <m:nor/>
              </m:rPr>
              <w:rPr>
                <w:i/>
              </w:rPr>
              <m:t>η</m:t>
            </m:r>
          </m:e>
          <m:sub>
            <w:proofErr w:type="spellStart"/>
            <m:r>
              <m:rPr>
                <m:nor/>
              </m:rPr>
              <w:rPr>
                <w:i/>
              </w:rPr>
              <m:t>i</m:t>
            </m:r>
            <w:proofErr w:type="spellEnd"/>
          </m:sub>
        </m:sSub>
        <m:r>
          <m:rPr>
            <m:nor/>
          </m:rPr>
          <m:t xml:space="preserve"> ~ </m:t>
        </m:r>
        <m:r>
          <m:rPr>
            <m:nor/>
          </m:rPr>
          <w:rPr>
            <w:rFonts w:eastAsiaTheme="minorEastAsia"/>
            <w:i/>
          </w:rPr>
          <m:t>N</m:t>
        </m:r>
        <m:r>
          <m:rPr>
            <m:nor/>
          </m:rPr>
          <w:rPr>
            <w:rFonts w:eastAsiaTheme="minorEastAsia"/>
          </w:rPr>
          <m:t>(0,</m:t>
        </m:r>
        <m:sSup>
          <m:sSupPr>
            <m:ctrlPr>
              <w:rPr>
                <w:rFonts w:ascii="Cambria Math" w:eastAsiaTheme="minorEastAsia" w:hAnsi="Cambria Math"/>
                <w:i/>
              </w:rPr>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BC2EC0">
        <w:rPr>
          <w:i/>
          <w:iCs/>
          <w:vertAlign w:val="subscript"/>
        </w:rPr>
        <w:t>i</w:t>
      </w:r>
      <w:proofErr w:type="spellEnd"/>
      <w:r w:rsidR="007A6ACC" w:rsidRPr="0003308C">
        <w:t xml:space="preserve"> </w:t>
      </w:r>
      <w:r w:rsidR="00FE2EB7" w:rsidRPr="0003308C">
        <w:t xml:space="preserve">and the </w:t>
      </w:r>
      <w:r w:rsidR="00E1642E">
        <w:t xml:space="preserve">total </w:t>
      </w:r>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99"/>
    <w:p w14:paraId="55F7C8D5" w14:textId="77777777" w:rsidR="00E855C5" w:rsidRPr="00E03B11" w:rsidRDefault="00E855C5" w:rsidP="00E855C5">
      <w:pPr>
        <w:pStyle w:val="Heading2"/>
        <w:rPr>
          <w:rFonts w:eastAsia="Times New Roman"/>
        </w:rPr>
      </w:pPr>
      <w:commentRangeStart w:id="108"/>
      <w:r>
        <w:rPr>
          <w:rFonts w:eastAsia="Times New Roman"/>
        </w:rPr>
        <w:t>Missing data handling</w:t>
      </w:r>
      <w:commentRangeEnd w:id="108"/>
      <w:r w:rsidR="00B210ED">
        <w:rPr>
          <w:rStyle w:val="CommentReference"/>
          <w:rFonts w:eastAsia="Times New Roman" w:cstheme="minorHAnsi"/>
          <w:b w:val="0"/>
        </w:rPr>
        <w:commentReference w:id="108"/>
      </w:r>
    </w:p>
    <w:p w14:paraId="218432AA" w14:textId="15DA4823" w:rsidR="00A91C50" w:rsidRPr="00E03B11" w:rsidRDefault="008A1FC4" w:rsidP="00593CAA">
      <w:bookmarkStart w:id="109"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85B62" w:rsidRPr="008A1FC4">
        <w:fldChar w:fldCharType="separate"/>
      </w:r>
      <w:r w:rsidR="00CB7027">
        <w:rPr>
          <w:noProof/>
        </w:rPr>
        <w:t> [20]</w:t>
      </w:r>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B2ACF" w:rsidRPr="00E03B11">
        <w:fldChar w:fldCharType="separate"/>
      </w:r>
      <w:r w:rsidR="00CB7027">
        <w:rPr>
          <w:noProof/>
        </w:rPr>
        <w:t> [20]</w:t>
      </w:r>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6B4DB7">
        <w:fldChar w:fldCharType="separate"/>
      </w:r>
      <w:r w:rsidR="00CB7027">
        <w:rPr>
          <w:noProof/>
        </w:rPr>
        <w:t> [20]</w:t>
      </w:r>
      <w:r w:rsidR="006B4DB7">
        <w:fldChar w:fldCharType="end"/>
      </w:r>
      <w:r w:rsidR="00C47E46">
        <w:t>.</w:t>
      </w:r>
      <w:r w:rsidR="00791ACD" w:rsidRPr="00E03B11">
        <w:t xml:space="preserve"> </w:t>
      </w:r>
      <w:r w:rsidR="006A6850" w:rsidRPr="00E03B11">
        <w:t>The d</w:t>
      </w:r>
      <w:r w:rsidR="00151998" w:rsidRPr="00E03B11">
        <w:t>elta method was u</w:t>
      </w:r>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r w:rsidR="00CB7027">
        <w: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r w:rsidR="00A207E0" w:rsidRPr="00E03B11">
        <w:fldChar w:fldCharType="separate"/>
      </w:r>
      <w:r w:rsidR="00CB7027">
        <w:rPr>
          <w:noProof/>
        </w:rPr>
        <w:t> [21]</w:t>
      </w:r>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del w:id="110" w:author="My Luong Vuong" w:date="2024-06-22T11:28:00Z">
        <w:r w:rsidR="00A91C50" w:rsidRPr="00E03B11" w:rsidDel="00EA6133">
          <w:delText>(</w:delText>
        </w:r>
        <w:r w:rsidR="00A91C50" w:rsidRPr="00FA545B" w:rsidDel="00EA6133">
          <w:rPr>
            <w:i/>
            <w:iCs/>
          </w:rPr>
          <w:delText>m</w:delText>
        </w:r>
        <w:r w:rsidR="00A91C50" w:rsidRPr="00E03B11" w:rsidDel="00EA6133">
          <w:delText>)</w:delText>
        </w:r>
        <w:r w:rsidR="00B22B56" w:rsidRPr="00E03B11" w:rsidDel="005E1FA3">
          <w:delText xml:space="preserve"> </w:delText>
        </w:r>
      </w:del>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2A1709">
        <w:fldChar w:fldCharType="separate"/>
      </w:r>
      <w:r w:rsidR="00CB7027">
        <w:rPr>
          <w:noProof/>
        </w:rPr>
        <w:t> [20]</w:t>
      </w:r>
      <w:r w:rsidR="002A1709">
        <w:fldChar w:fldCharType="end"/>
      </w:r>
      <w:r w:rsidR="00462AAC">
        <w:t>.</w:t>
      </w:r>
      <w:r w:rsidR="000A720A">
        <w:t xml:space="preserve"> </w:t>
      </w:r>
      <w:r w:rsidR="002D21CD" w:rsidRPr="00E03B11">
        <w:t>T</w:t>
      </w:r>
      <w:r w:rsidR="007244F4" w:rsidRPr="00E03B11">
        <w:t>he 95% confidence interval</w:t>
      </w:r>
      <w:del w:id="111" w:author="My Luong Vuong" w:date="2024-06-22T11:29:00Z">
        <w:r w:rsidR="00123A1E" w:rsidRPr="00E03B11" w:rsidDel="00C11A6C">
          <w:delText xml:space="preserve"> </w:delText>
        </w:r>
        <w:r w:rsidR="00123A1E" w:rsidRPr="00E03B11" w:rsidDel="0079649A">
          <w:delText>(CI)</w:delText>
        </w:r>
      </w:del>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013EF8" w:rsidRPr="00E03B11">
        <w:fldChar w:fldCharType="separate"/>
      </w:r>
      <w:r w:rsidR="00CB7027">
        <w:rPr>
          <w:noProof/>
        </w:rPr>
        <w:t> [20]</w:t>
      </w:r>
      <w:r w:rsidR="00013EF8" w:rsidRPr="00E03B11">
        <w:fldChar w:fldCharType="end"/>
      </w:r>
      <w:r w:rsidR="00AF0DD2">
        <w:t>.</w:t>
      </w:r>
    </w:p>
    <w:bookmarkEnd w:id="109"/>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3D0EBF95" w:rsidR="008A26BD" w:rsidRPr="00E03B11" w:rsidRDefault="008A26BD" w:rsidP="00593CAA">
      <w:bookmarkStart w:id="112"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r w:rsidR="00A6688E">
        <w:t>confidence interval</w:t>
      </w:r>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 xml:space="preserve">prediction-corrected visual predictive </w:t>
      </w:r>
      <w:r w:rsidRPr="00E03B11">
        <w:lastRenderedPageBreak/>
        <w:t>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4F5934" w:rsidRPr="00E03B11">
        <w:fldChar w:fldCharType="separate"/>
      </w:r>
      <w:r w:rsidR="00CB7027">
        <w:rPr>
          <w:noProof/>
        </w:rPr>
        <w:t> [16]</w:t>
      </w:r>
      <w:r w:rsidR="004F5934" w:rsidRPr="00E03B11">
        <w:fldChar w:fldCharType="end"/>
      </w:r>
      <w:r w:rsidR="00E02FD8">
        <w:t>.</w:t>
      </w:r>
      <w:r w:rsidRPr="00E03B11">
        <w:t xml:space="preserve"> </w:t>
      </w:r>
      <w:r w:rsidR="00274553" w:rsidRPr="00E03B11">
        <w:t xml:space="preserve">Bootstrapping was </w:t>
      </w:r>
      <w:r w:rsidR="004134AF" w:rsidRPr="00E03B11">
        <w:t xml:space="preserve">used </w:t>
      </w:r>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r w:rsidR="00CB7027">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r w:rsidR="00FA6FCA" w:rsidRPr="00E03B11">
        <w:fldChar w:fldCharType="separate"/>
      </w:r>
      <w:r w:rsidR="00CB7027">
        <w:rPr>
          <w:noProof/>
        </w:rPr>
        <w:t> [16]</w:t>
      </w:r>
      <w:r w:rsidR="00FA6FCA" w:rsidRPr="00E03B11">
        <w:fldChar w:fldCharType="end"/>
      </w:r>
      <w:r w:rsidR="00EA472F">
        <w:t>.</w:t>
      </w:r>
    </w:p>
    <w:bookmarkEnd w:id="112"/>
    <w:p w14:paraId="46A177E7" w14:textId="241D66B1" w:rsidR="005750D1" w:rsidRDefault="005750D1" w:rsidP="00593CAA">
      <w:pPr>
        <w:pStyle w:val="Heading2"/>
        <w:rPr>
          <w:rFonts w:eastAsia="Times New Roman"/>
        </w:rPr>
      </w:pPr>
      <w:r w:rsidRPr="00E03B11">
        <w:rPr>
          <w:rFonts w:eastAsia="Times New Roman"/>
        </w:rPr>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13" w:name="_Hlk136861976"/>
      <w:r w:rsidRPr="00344E1F">
        <w:rPr>
          <w:rFonts w:eastAsia="Times New Roman"/>
        </w:rPr>
        <w:t>Selecting dosing regimens for testing</w:t>
      </w:r>
    </w:p>
    <w:p w14:paraId="41370DBA" w14:textId="30481288" w:rsidR="00653711" w:rsidRDefault="00F21274" w:rsidP="00F75B5B">
      <w:bookmarkStart w:id="114" w:name="_Hlk136861998"/>
      <w:bookmarkEnd w:id="113"/>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115"/>
      <w:commentRangeStart w:id="116"/>
      <w:ins w:id="117" w:author="Jason Roberts" w:date="2024-06-14T18:25:00Z">
        <w:del w:id="118" w:author="My Luong Vuong" w:date="2024-06-22T12:01:00Z">
          <w:r w:rsidR="00EC6EC9" w:rsidDel="009465F0">
            <w:delText xml:space="preserve">manufacturer </w:delText>
          </w:r>
        </w:del>
      </w:ins>
      <w:commentRangeEnd w:id="115"/>
      <w:ins w:id="119" w:author="Jason Roberts" w:date="2024-06-14T18:26:00Z">
        <w:del w:id="120" w:author="My Luong Vuong" w:date="2024-06-22T12:01:00Z">
          <w:r w:rsidR="00EC6EC9" w:rsidDel="009465F0">
            <w:rPr>
              <w:rStyle w:val="CommentReference"/>
            </w:rPr>
            <w:commentReference w:id="115"/>
          </w:r>
        </w:del>
      </w:ins>
      <w:commentRangeEnd w:id="116"/>
      <w:del w:id="121" w:author="My Luong Vuong" w:date="2024-06-22T12:01:00Z">
        <w:r w:rsidR="004C4A41" w:rsidDel="009465F0">
          <w:rPr>
            <w:rStyle w:val="CommentReference"/>
          </w:rPr>
          <w:commentReference w:id="116"/>
        </w:r>
        <w:r w:rsidRPr="00E03B11" w:rsidDel="009465F0">
          <w:delText>recommended</w:delText>
        </w:r>
      </w:del>
      <w:ins w:id="122" w:author="My Luong Vuong" w:date="2024-06-22T12:01:00Z">
        <w:r w:rsidR="009465F0">
          <w:t>manufacturer-recommended</w:t>
        </w:r>
      </w:ins>
      <w:r w:rsidRPr="00E03B11">
        <w:t xml:space="preserve">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weight-based dosing (</w:t>
      </w:r>
      <w:commentRangeStart w:id="123"/>
      <w:commentRangeStart w:id="124"/>
      <w:r w:rsidR="00F75B5B">
        <w:t xml:space="preserve">12 mg/kg </w:t>
      </w:r>
      <w:r w:rsidR="00672E2F">
        <w:t>on day 1, followed by</w:t>
      </w:r>
      <w:r w:rsidR="00F75B5B">
        <w:t xml:space="preserve"> 6 mg/kg</w:t>
      </w:r>
      <w:r w:rsidR="00672E2F">
        <w:t xml:space="preserve"> daily</w:t>
      </w:r>
      <w:commentRangeEnd w:id="123"/>
      <w:r w:rsidR="00161E92">
        <w:rPr>
          <w:rStyle w:val="CommentReference"/>
        </w:rPr>
        <w:commentReference w:id="123"/>
      </w:r>
      <w:commentRangeEnd w:id="124"/>
      <w:r w:rsidR="002732B6">
        <w:rPr>
          <w:rStyle w:val="CommentReference"/>
        </w:rPr>
        <w:commentReference w:id="124"/>
      </w:r>
      <w:r w:rsidR="00F75B5B">
        <w:t>)</w:t>
      </w:r>
      <w:r w:rsidR="002D364A">
        <w:t>,</w:t>
      </w:r>
      <w:r w:rsidR="007C763F">
        <w:t xml:space="preserve"> which </w:t>
      </w:r>
      <w:r w:rsidR="00D86948">
        <w:t>was suggested in a previous study</w:t>
      </w:r>
      <w:del w:id="125"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0A65BA16"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r w:rsidR="005D77E1">
        <w:t>ly</w:t>
      </w:r>
      <w:r w:rsidRPr="00DA5903">
        <w:t xml:space="preserve"> </w:t>
      </w:r>
      <w:r w:rsidR="005D77E1">
        <w:t>to that</w:t>
      </w:r>
      <w:r w:rsidR="005D77E1" w:rsidRPr="00DA5903">
        <w:t xml:space="preserve"> </w:t>
      </w:r>
      <w:r w:rsidRPr="00DA5903">
        <w:t xml:space="preserve">in the </w:t>
      </w:r>
      <w:r w:rsidR="00971651">
        <w:t xml:space="preserve">aggregated </w:t>
      </w:r>
      <w:r w:rsidR="00D80923">
        <w:t xml:space="preserve">original </w:t>
      </w:r>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26" w:name="_Hlk136862017"/>
      <w:bookmarkEnd w:id="114"/>
      <w:r w:rsidRPr="00CA5A80">
        <w:rPr>
          <w:rFonts w:eastAsia="Times New Roman"/>
        </w:rPr>
        <w:t>Criteria for evaluating dosing regimens</w:t>
      </w:r>
    </w:p>
    <w:p w14:paraId="7218710E" w14:textId="3135A8AE" w:rsidR="005E3036" w:rsidRDefault="006E430D" w:rsidP="00593CAA">
      <w:commentRangeStart w:id="127"/>
      <w:commentRangeStart w:id="128"/>
      <w:commentRangeStart w:id="129"/>
      <w:r w:rsidRPr="006E430D">
        <w:t>A dosing regimen was considered inclusive</w:t>
      </w:r>
      <w:r w:rsidR="00727D7B">
        <w:t xml:space="preserve"> </w:t>
      </w:r>
      <w:r w:rsidRPr="006E430D">
        <w:t xml:space="preserve">if it resulted in clinically acceptable </w:t>
      </w:r>
      <w:r w:rsidR="004C767F">
        <w:t xml:space="preserve">PKPD </w:t>
      </w:r>
      <w:r w:rsidR="00224ABE">
        <w:t>probability of target attainment (</w:t>
      </w:r>
      <w:r w:rsidR="00224ABE" w:rsidRPr="00E03B11">
        <w:t>PTA</w:t>
      </w:r>
      <w:r w:rsidR="00224ABE">
        <w:t>)</w:t>
      </w:r>
      <w:ins w:id="130" w:author="My Luong Vuong" w:date="2024-06-21T15:49:00Z">
        <w:r w:rsidR="00D62DE9">
          <w:t xml:space="preserve"> </w:t>
        </w:r>
      </w:ins>
      <w:r w:rsidR="00742C88">
        <w:t xml:space="preserve">for every virtual patient, irrespective of their </w:t>
      </w:r>
      <w:r w:rsidR="00547597">
        <w:t>place in the population distribution of covariate</w:t>
      </w:r>
      <w:r w:rsidRPr="006E430D">
        <w:t>.</w:t>
      </w:r>
      <w:r w:rsidR="00766900">
        <w:t xml:space="preserve"> </w:t>
      </w:r>
      <w:r w:rsidR="00093820" w:rsidRPr="00E03B11">
        <w:t xml:space="preserve">A </w:t>
      </w:r>
      <w:r w:rsidR="00BB7FA2">
        <w:t>PTA</w:t>
      </w:r>
      <w:r w:rsidR="00093820" w:rsidRPr="00E03B11">
        <w:t xml:space="preserve"> of ≥90% was considered clinically acceptable, as suggested by the European Medicines Agency</w:t>
      </w:r>
      <w:r w:rsidR="00093820" w:rsidRPr="00B06240">
        <w:fldChar w:fldCharType="begin"/>
      </w:r>
      <w:commentRangeEnd w:id="127"/>
      <w:r w:rsidR="00CB7027">
        <w: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r w:rsidR="00093820" w:rsidRPr="00B06240">
        <w:fldChar w:fldCharType="separate"/>
      </w:r>
      <w:r w:rsidR="00CB7027">
        <w:rPr>
          <w:noProof/>
        </w:rPr>
        <w:t> [22]</w:t>
      </w:r>
      <w:r w:rsidR="00093820" w:rsidRPr="00B06240">
        <w:fldChar w:fldCharType="end"/>
      </w:r>
      <w:del w:id="131" w:author="My Luong Vuong" w:date="2024-06-20T16:12:00Z">
        <w:r w:rsidR="00093820">
          <w:delText>.</w:delText>
        </w:r>
      </w:del>
      <w:ins w:id="132" w:author="My Luong Vuong" w:date="2024-06-20T16:12:00Z">
        <w:r w:rsidR="00EC6EC9">
          <w:rPr>
            <w:rStyle w:val="CommentReference"/>
          </w:rPr>
          <w:commentReference w:id="127"/>
        </w:r>
        <w:commentRangeEnd w:id="128"/>
        <w:r w:rsidR="00EC6EC9">
          <w:rPr>
            <w:rStyle w:val="CommentReference"/>
          </w:rPr>
          <w:commentReference w:id="128"/>
        </w:r>
        <w:commentRangeEnd w:id="129"/>
        <w:r w:rsidR="006620F4">
          <w:rPr>
            <w:rStyle w:val="CommentReference"/>
          </w:rPr>
          <w:commentReference w:id="129"/>
        </w:r>
        <w:r w:rsidR="00093820">
          <w:t>.</w:t>
        </w:r>
      </w:ins>
      <w:del w:id="133" w:author="My Luong Vuong" w:date="2024-06-20T17:01:00Z">
        <w:r w:rsidR="00093820">
          <w:delText>.</w:delText>
        </w:r>
      </w:del>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21007BCE"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r w:rsidR="00EC6EC9">
        <w:t>used</w:t>
      </w:r>
      <w:r w:rsidR="00610131">
        <w:t xml:space="preserve"> 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w:t>
      </w:r>
      <w:del w:id="134" w:author="My Luong Vuong" w:date="2024-06-22T12:02:00Z">
        <w:r w:rsidR="00001CFF" w:rsidDel="007A5A68">
          <w:delText>taking into account</w:delText>
        </w:r>
      </w:del>
      <w:ins w:id="135" w:author="My Luong Vuong" w:date="2024-06-22T12:02:00Z">
        <w:r w:rsidR="007A5A68">
          <w:t>considering</w:t>
        </w:r>
      </w:ins>
      <w:r w:rsidR="00001CFF">
        <w:t xml:space="preserve"> the non-species specific susceptibility breakpoint </w:t>
      </w:r>
      <w:r w:rsidR="00610131">
        <w:lastRenderedPageBreak/>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t>Real-world p</w:t>
      </w:r>
      <w:r w:rsidR="00465EAC" w:rsidRPr="00A72BCD">
        <w:rPr>
          <w:rFonts w:eastAsia="Times New Roman"/>
        </w:rPr>
        <w:t>opulation simulations</w:t>
      </w:r>
    </w:p>
    <w:p w14:paraId="02E696CA" w14:textId="4A83E327"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w:t>
      </w:r>
      <w:commentRangeStart w:id="136"/>
      <w:commentRangeStart w:id="137"/>
      <w:r w:rsidR="00EB4685" w:rsidRPr="00E03B11">
        <w:t>inclusive</w:t>
      </w:r>
      <w:ins w:id="138" w:author="My Luong Vuong" w:date="2024-06-21T16:04:00Z">
        <w:r w:rsidR="009648DB">
          <w:t xml:space="preserve"> </w:t>
        </w:r>
      </w:ins>
      <w:del w:id="139" w:author="Jason Roberts" w:date="2024-06-14T18:31:00Z">
        <w:r w:rsidR="00EB4685" w:rsidRPr="00E03B11">
          <w:delText xml:space="preserve"> </w:delText>
        </w:r>
      </w:del>
      <w:r w:rsidR="00EB4685" w:rsidRPr="00E03B11">
        <w:t>dosing</w:t>
      </w:r>
      <w:commentRangeEnd w:id="136"/>
      <w:r w:rsidR="00EC6EC9">
        <w:rPr>
          <w:rStyle w:val="CommentReference"/>
        </w:rPr>
        <w:commentReference w:id="136"/>
      </w:r>
      <w:commentRangeEnd w:id="137"/>
      <w:r w:rsidR="0013155F">
        <w:rPr>
          <w:rStyle w:val="CommentReference"/>
        </w:rPr>
        <w:commentReference w:id="137"/>
      </w:r>
      <w:r w:rsidR="00EB4685" w:rsidRPr="00E03B11">
        <w:t xml:space="preserve"> regimens were compared </w:t>
      </w:r>
      <w:r w:rsidR="0057161A">
        <w:t>for</w:t>
      </w:r>
      <w:r w:rsidR="00EB4685" w:rsidRPr="00E03B11">
        <w:t xml:space="preserve"> population-level PTA</w:t>
      </w:r>
      <w:r w:rsidR="002755AD">
        <w:t xml:space="preserve"> and drug</w:t>
      </w:r>
      <w:r w:rsidR="00EB4685" w:rsidRPr="00E03B11">
        <w:t xml:space="preserve"> exposure. </w:t>
      </w:r>
      <w:r w:rsidR="00953A4B">
        <w:t xml:space="preserve">Therefore, </w:t>
      </w:r>
      <w:ins w:id="140" w:author="My Luong Vuong" w:date="2024-06-21T16:08:00Z">
        <w:r w:rsidR="00271041">
          <w:t xml:space="preserve">we created </w:t>
        </w:r>
      </w:ins>
      <w:r w:rsidR="00953A4B">
        <w:t>a</w:t>
      </w:r>
      <w:r w:rsidR="00953A4B" w:rsidRPr="00E03B11">
        <w:t xml:space="preserve"> </w:t>
      </w:r>
      <w:ins w:id="141" w:author="My Luong Vuong" w:date="2024-06-21T16:04:00Z">
        <w:r w:rsidR="00B17B4E">
          <w:t xml:space="preserve">virtual patient </w:t>
        </w:r>
      </w:ins>
      <w:r w:rsidR="00953A4B" w:rsidRPr="00E03B11">
        <w:t xml:space="preserve">population of </w:t>
      </w:r>
      <w:commentRangeStart w:id="142"/>
      <w:commentRangeStart w:id="143"/>
      <w:commentRangeStart w:id="144"/>
      <w:r w:rsidR="00953A4B" w:rsidRPr="00E03B11">
        <w:t xml:space="preserve">1000 </w:t>
      </w:r>
      <w:del w:id="145" w:author="My Luong Vuong" w:date="2024-06-21T16:04:00Z">
        <w:r w:rsidR="00953A4B" w:rsidRPr="00E03B11" w:rsidDel="007C126D">
          <w:delText xml:space="preserve">virtual </w:delText>
        </w:r>
      </w:del>
      <w:del w:id="146" w:author="My Luong Vuong" w:date="2024-06-21T16:08:00Z">
        <w:r w:rsidR="00953A4B" w:rsidRPr="00E03B11" w:rsidDel="00271041">
          <w:delText>patients</w:delText>
        </w:r>
      </w:del>
      <w:ins w:id="147" w:author="My Luong Vuong" w:date="2024-06-21T16:08:00Z">
        <w:r w:rsidR="009656AC">
          <w:t>patients</w:t>
        </w:r>
      </w:ins>
      <w:ins w:id="148" w:author="My Luong Vuong" w:date="2024-06-21T16:09:00Z">
        <w:r w:rsidR="001577A9">
          <w:t xml:space="preserve"> to represent the real-world </w:t>
        </w:r>
      </w:ins>
      <w:ins w:id="149" w:author="My Luong Vuong" w:date="2024-06-21T16:10:00Z">
        <w:r w:rsidR="00302D4E">
          <w:t>population in our aggregated dataset</w:t>
        </w:r>
      </w:ins>
      <w:ins w:id="150" w:author="My Luong Vuong" w:date="2024-06-21T16:08:00Z">
        <w:r w:rsidR="00544F28">
          <w:t>,</w:t>
        </w:r>
        <w:r w:rsidR="00271041">
          <w:t xml:space="preserve"> </w:t>
        </w:r>
      </w:ins>
      <w:ins w:id="151" w:author="My Luong Vuong" w:date="2024-06-21T16:09:00Z">
        <w:r w:rsidR="00544F28">
          <w:t>ensuring</w:t>
        </w:r>
      </w:ins>
      <w:del w:id="152" w:author="My Luong Vuong" w:date="2024-06-21T16:09:00Z">
        <w:r w:rsidR="00953A4B" w:rsidRPr="00E03B11" w:rsidDel="00544F28">
          <w:delText xml:space="preserve"> </w:delText>
        </w:r>
        <w:commentRangeEnd w:id="142"/>
        <w:r w:rsidR="00D77C3B" w:rsidDel="00544F28">
          <w:rPr>
            <w:rStyle w:val="CommentReference"/>
          </w:rPr>
          <w:commentReference w:id="142"/>
        </w:r>
        <w:commentRangeEnd w:id="143"/>
        <w:r w:rsidR="0085139C" w:rsidDel="00544F28">
          <w:rPr>
            <w:rStyle w:val="CommentReference"/>
          </w:rPr>
          <w:commentReference w:id="143"/>
        </w:r>
        <w:commentRangeEnd w:id="144"/>
        <w:r w:rsidR="00A8746C" w:rsidDel="00544F28">
          <w:rPr>
            <w:rStyle w:val="CommentReference"/>
          </w:rPr>
          <w:commentReference w:id="144"/>
        </w:r>
      </w:del>
      <w:ins w:id="153" w:author="My Luong Vuong" w:date="2024-06-21T16:11:00Z">
        <w:r w:rsidR="00C3705F" w:rsidRPr="00C3705F">
          <w:t xml:space="preserve"> the proportions of categorical covariates and distributions of continuous covariates matched</w:t>
        </w:r>
      </w:ins>
      <w:del w:id="154" w:author="My Luong Vuong" w:date="2024-06-21T16:09:00Z">
        <w:r w:rsidR="00953A4B" w:rsidRPr="00E03B11" w:rsidDel="00544F28">
          <w:delText>was created</w:delText>
        </w:r>
        <w:r w:rsidR="00953A4B" w:rsidDel="00544F28">
          <w:delText xml:space="preserve"> considering</w:delText>
        </w:r>
        <w:r w:rsidR="00953A4B" w:rsidRPr="00E03B11" w:rsidDel="00544F28">
          <w:delText xml:space="preserve"> </w:delText>
        </w:r>
        <w:r w:rsidR="002912AC" w:rsidDel="00544F28">
          <w:delText xml:space="preserve">the </w:delText>
        </w:r>
        <w:r w:rsidR="00953A4B" w:rsidRPr="00E03B11" w:rsidDel="00544F28">
          <w:delText>proportion</w:delText>
        </w:r>
        <w:r w:rsidR="00953A4B" w:rsidDel="00544F28">
          <w:delText>s</w:delText>
        </w:r>
        <w:r w:rsidR="00953A4B" w:rsidRPr="00E03B11" w:rsidDel="00544F28">
          <w:delText xml:space="preserve"> of categorical covariates</w:delText>
        </w:r>
        <w:r w:rsidR="00953A4B" w:rsidDel="00544F28">
          <w:delText xml:space="preserve"> and distributions of continuous covariates to correspond to</w:delText>
        </w:r>
        <w:r w:rsidR="00953A4B" w:rsidRPr="00E03B11" w:rsidDel="00544F28">
          <w:delText xml:space="preserve"> the </w:delText>
        </w:r>
        <w:r w:rsidR="00364903" w:rsidDel="00544F28">
          <w:delText>aggregated</w:delText>
        </w:r>
        <w:r w:rsidR="00953A4B" w:rsidRPr="00E03B11" w:rsidDel="00544F28">
          <w:delText xml:space="preserve"> dataset</w:delText>
        </w:r>
      </w:del>
      <w:r w:rsidR="00953A4B" w:rsidRPr="00E03B11">
        <w:t>.</w:t>
      </w:r>
      <w:r w:rsidR="00EF6C09" w:rsidRPr="00E03B11">
        <w:t xml:space="preserve"> </w:t>
      </w:r>
      <w:r w:rsidR="00BA3D50">
        <w:t xml:space="preserve">Specifically, </w:t>
      </w:r>
      <w:del w:id="155" w:author="My Luong Vuong" w:date="2024-06-21T16:13:00Z">
        <w:r w:rsidR="006E1F6C" w:rsidDel="0091172B">
          <w:delText>c</w:delText>
        </w:r>
        <w:r w:rsidR="00BA3D50" w:rsidRPr="00E03B11" w:rsidDel="0091172B">
          <w:delText xml:space="preserve">ontinuous </w:delText>
        </w:r>
        <w:r w:rsidR="006E5B06" w:rsidRPr="00E03B11" w:rsidDel="0091172B">
          <w:delText xml:space="preserve">covariate values were randomly </w:delText>
        </w:r>
        <w:r w:rsidR="005A38A2" w:rsidDel="0091172B">
          <w:delText>sampled</w:delText>
        </w:r>
      </w:del>
      <w:ins w:id="156" w:author="My Luong Vuong" w:date="2024-06-21T16:13:00Z">
        <w:r w:rsidR="0091172B">
          <w:t>we randomly sampled continuous covariates</w:t>
        </w:r>
      </w:ins>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ins w:id="157" w:author="My Luong Vuong" w:date="2024-06-21T16:13:00Z">
        <w:r w:rsidR="00601F38">
          <w:t xml:space="preserve"> </w:t>
        </w:r>
        <w:r w:rsidR="00615A40">
          <w:t>obtained</w:t>
        </w:r>
      </w:ins>
      <w:r w:rsidR="00DD66AD" w:rsidRPr="00DD66AD" w:rsidDel="00DD66AD">
        <w:t xml:space="preserve"> </w:t>
      </w:r>
      <w:del w:id="158" w:author="My Luong Vuong" w:date="2024-06-21T16:14:00Z">
        <w:r w:rsidR="00EB4C07" w:rsidDel="0099361C">
          <w:delText xml:space="preserve">in </w:delText>
        </w:r>
      </w:del>
      <w:ins w:id="159" w:author="My Luong Vuong" w:date="2024-06-21T16:14:00Z">
        <w:r w:rsidR="0099361C">
          <w:t xml:space="preserve">from </w:t>
        </w:r>
      </w:ins>
      <w:r w:rsidR="00EB4C07">
        <w:t>the</w:t>
      </w:r>
      <w:ins w:id="160" w:author="My Luong Vuong" w:date="2024-06-21T16:14:00Z">
        <w:r w:rsidR="004806B6">
          <w:t xml:space="preserve"> aggregated</w:t>
        </w:r>
      </w:ins>
      <w:r w:rsidR="00EB4C07">
        <w:t xml:space="preserve"> dataset</w:t>
      </w:r>
      <w:r w:rsidR="00886B47" w:rsidRPr="00E03B11">
        <w:fldChar w:fldCharType="begin"/>
      </w:r>
      <w:r w:rsidR="00CB7027">
        <w: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r w:rsidR="00886B47" w:rsidRPr="00E03B11">
        <w:fldChar w:fldCharType="separate"/>
      </w:r>
      <w:r w:rsidR="00CB7027">
        <w:rPr>
          <w:noProof/>
        </w:rPr>
        <w:t> [23]</w:t>
      </w:r>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26"/>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1E408ACA" w:rsidR="00110745" w:rsidRDefault="00412F80" w:rsidP="00593CAA">
      <w:pPr>
        <w:rPr>
          <w:b/>
          <w:bCs/>
          <w:sz w:val="28"/>
          <w:szCs w:val="28"/>
        </w:rPr>
      </w:pPr>
      <w:bookmarkStart w:id="161"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r w:rsidR="007B554C">
        <w:t>We used t</w:t>
      </w:r>
      <w:r w:rsidR="007B554C" w:rsidRPr="00E03B11">
        <w:t xml:space="preserve">he </w:t>
      </w:r>
      <w:proofErr w:type="spellStart"/>
      <w:r w:rsidR="00612626" w:rsidRPr="00E03B11">
        <w:rPr>
          <w:i/>
          <w:iCs/>
        </w:rPr>
        <w:t>tidyverse</w:t>
      </w:r>
      <w:proofErr w:type="spellEnd"/>
      <w:r w:rsidR="00612626" w:rsidRPr="00E03B11">
        <w:t xml:space="preserve"> collection of packages</w:t>
      </w:r>
      <w:r w:rsidR="00106AB2" w:rsidRPr="00E03B11">
        <w:t xml:space="preserve"> </w:t>
      </w:r>
      <w:r w:rsidR="00913EE7" w:rsidRPr="00E03B11">
        <w:t>for this purpose</w:t>
      </w:r>
      <w:del w:id="162" w:author="My Luong Vuong" w:date="2024-06-22T12:03:00Z">
        <w:r w:rsidR="00106AB2" w:rsidRPr="00E03B11" w:rsidDel="00B20E84">
          <w:delText>,</w:delText>
        </w:r>
      </w:del>
      <w:r w:rsidR="00106AB2" w:rsidRPr="00E03B11">
        <w:t xml:space="preserve"> while </w:t>
      </w:r>
      <w:r w:rsidR="008F43D3">
        <w:t xml:space="preserve">using </w:t>
      </w:r>
      <w:r w:rsidR="005460A5" w:rsidRPr="00E03B11">
        <w:t xml:space="preserve">the </w:t>
      </w:r>
      <w:r w:rsidR="00106AB2" w:rsidRPr="00E03B11">
        <w:rPr>
          <w:i/>
          <w:iCs/>
        </w:rPr>
        <w:t>mice</w:t>
      </w:r>
      <w:r w:rsidR="00106AB2" w:rsidRPr="00E03B11">
        <w:t xml:space="preserve"> </w:t>
      </w:r>
      <w:del w:id="163" w:author="My Luong Vuong" w:date="2024-06-22T12:03:00Z">
        <w:r w:rsidR="00106AB2" w:rsidRPr="00E03B11" w:rsidDel="00BE1E11">
          <w:delText xml:space="preserve">packageto </w:delText>
        </w:r>
      </w:del>
      <w:ins w:id="164" w:author="My Luong Vuong" w:date="2024-06-22T12:03:00Z">
        <w:r w:rsidR="00BE1E11">
          <w:t>package to</w:t>
        </w:r>
        <w:r w:rsidR="00BE1E11" w:rsidRPr="00E03B11">
          <w:t xml:space="preserve"> </w:t>
        </w:r>
      </w:ins>
      <w:r w:rsidR="00106AB2" w:rsidRPr="00E03B11">
        <w:t>perform multiple imputation</w:t>
      </w:r>
      <w:r w:rsidR="004A6898" w:rsidRPr="00E03B11">
        <w:fldChar w:fldCharType="begin"/>
      </w:r>
      <w:r w:rsidR="00CB7027">
        <w: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r w:rsidR="004A6898" w:rsidRPr="00E03B11">
        <w:fldChar w:fldCharType="separate"/>
      </w:r>
      <w:r w:rsidR="00CB7027">
        <w:rPr>
          <w:noProof/>
        </w:rPr>
        <w:t> [20, 24]</w:t>
      </w:r>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r w:rsidR="00CB7027">
        <w: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r w:rsidR="00D36629" w:rsidRPr="00E03B11">
        <w:fldChar w:fldCharType="separate"/>
      </w:r>
      <w:r w:rsidR="00CB7027">
        <w:rPr>
          <w:noProof/>
        </w:rPr>
        <w:t> [25]</w:t>
      </w:r>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r w:rsidR="00847593">
        <w:t>is</w:t>
      </w:r>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61"/>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1C335FDE" w:rsidR="00BF6CF3" w:rsidRPr="00E05CF4" w:rsidRDefault="00C41D31" w:rsidP="00593CAA">
      <w:bookmarkStart w:id="165" w:name="_Hlk136862086"/>
      <w:ins w:id="166" w:author="My Luong Vuong" w:date="2024-06-21T09:29:00Z">
        <w:r>
          <w:t xml:space="preserve">Data from 8 studies </w:t>
        </w:r>
      </w:ins>
      <w:ins w:id="167" w:author="My Luong Vuong" w:date="2024-06-22T09:41:00Z">
        <w:r w:rsidR="00124A86">
          <w:t>included</w:t>
        </w:r>
      </w:ins>
      <w:ins w:id="168" w:author="My Luong Vuong" w:date="2024-06-21T09:29:00Z">
        <w:r>
          <w:t xml:space="preserve"> </w:t>
        </w:r>
      </w:ins>
      <w:commentRangeStart w:id="169"/>
      <w:commentRangeStart w:id="170"/>
      <w:del w:id="171" w:author="My Luong Vuong" w:date="2024-06-21T09:29:00Z">
        <w:r w:rsidR="00BF6CF3" w:rsidRPr="00E03B11" w:rsidDel="00C41D31">
          <w:delText xml:space="preserve">Eight clinical centres </w:delText>
        </w:r>
        <w:r w:rsidR="0085514F" w:rsidDel="00C41D31">
          <w:delText xml:space="preserve">from </w:delText>
        </w:r>
        <w:r w:rsidR="00226097" w:rsidDel="00C41D31">
          <w:delText>4</w:delText>
        </w:r>
        <w:r w:rsidR="0085514F" w:rsidDel="00C41D31">
          <w:delText xml:space="preserve"> countries</w:delText>
        </w:r>
        <w:r w:rsidR="0085514F" w:rsidRPr="00E03B11" w:rsidDel="00C41D31">
          <w:delText xml:space="preserve"> </w:delText>
        </w:r>
        <w:commentRangeEnd w:id="169"/>
        <w:r w:rsidR="00DF3FF7" w:rsidDel="00C41D31">
          <w:rPr>
            <w:rStyle w:val="CommentReference"/>
          </w:rPr>
          <w:commentReference w:id="169"/>
        </w:r>
        <w:commentRangeEnd w:id="170"/>
        <w:r w:rsidR="00CD2853" w:rsidDel="00C41D31">
          <w:rPr>
            <w:rStyle w:val="CommentReference"/>
          </w:rPr>
          <w:commentReference w:id="170"/>
        </w:r>
        <w:r w:rsidR="00BF6CF3" w:rsidRPr="00E03B11" w:rsidDel="00C41D31">
          <w:delText>shared data from</w:delText>
        </w:r>
        <w:r w:rsidR="00BF6CF3" w:rsidRPr="00E03B11" w:rsidDel="009704FF">
          <w:delText xml:space="preserve"> </w:delText>
        </w:r>
      </w:del>
      <w:r w:rsidR="00BF6CF3" w:rsidRPr="00E03B11">
        <w:t xml:space="preserve">a total of 177 </w:t>
      </w:r>
      <w:r w:rsidR="0085514F">
        <w:t xml:space="preserve">ICU </w:t>
      </w:r>
      <w:r w:rsidR="00BF6CF3" w:rsidRPr="00E03B11">
        <w:t xml:space="preserve">patients </w:t>
      </w:r>
      <w:r w:rsidR="0052675C">
        <w:t>treated with</w:t>
      </w:r>
      <w:r w:rsidR="009248EC">
        <w:t xml:space="preserve"> IV fluconazole</w:t>
      </w:r>
      <w:r w:rsidR="00BF6CF3" w:rsidRPr="00E03B11">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CB7027">
        <w:instrText xml:space="preserve"> ADDIN EN.CITE.DATA </w:instrText>
      </w:r>
      <w:r w:rsidR="00CB7027">
        <w:fldChar w:fldCharType="end"/>
      </w:r>
      <w:r w:rsidR="00BF6CF3" w:rsidRPr="00E03B11">
        <w:fldChar w:fldCharType="separate"/>
      </w:r>
      <w:r w:rsidR="00CB7027">
        <w:rPr>
          <w:noProof/>
        </w:rPr>
        <w:t> [12-15, 26-29]</w:t>
      </w:r>
      <w:r w:rsidR="00BF6CF3" w:rsidRPr="00E03B11">
        <w:fldChar w:fldCharType="end"/>
      </w:r>
      <w:r w:rsidR="005A1AC0">
        <w:t>.</w:t>
      </w:r>
      <w:r w:rsidR="00BF6CF3" w:rsidRPr="00E03B11">
        <w:t xml:space="preserve"> </w:t>
      </w:r>
      <w:r w:rsidR="0052675C">
        <w:t>Patient</w:t>
      </w:r>
      <w:r w:rsidR="00BF6CF3" w:rsidRPr="00E03B11">
        <w:t xml:space="preserve"> characteristics are </w:t>
      </w:r>
      <w:r w:rsidR="009248EC">
        <w:t>summarised</w:t>
      </w:r>
      <w:r w:rsidR="009248EC" w:rsidRPr="00E03B11">
        <w:t xml:space="preserve"> </w:t>
      </w:r>
      <w:r w:rsidR="00BF6CF3" w:rsidRPr="00E03B11">
        <w:t xml:space="preserve">in </w:t>
      </w:r>
      <w:r w:rsidR="00BF6CF3" w:rsidRPr="00CA5A80">
        <w:rPr>
          <w:b/>
          <w:bCs/>
        </w:rPr>
        <w:t>Table</w:t>
      </w:r>
      <w:r w:rsidR="00BB0AD2">
        <w:rPr>
          <w:b/>
          <w:bCs/>
        </w:rPr>
        <w:t> </w:t>
      </w:r>
      <w:r w:rsidR="00BF6CF3" w:rsidRPr="00CA5A80">
        <w:rPr>
          <w:b/>
          <w:bCs/>
        </w:rPr>
        <w:t>1</w:t>
      </w:r>
      <w:r w:rsidR="00BF6CF3" w:rsidRPr="00E03B11">
        <w:t xml:space="preserve">. </w:t>
      </w:r>
      <w:r w:rsidR="009248EC">
        <w:t>Patient</w:t>
      </w:r>
      <w:r w:rsidR="0052675C">
        <w:t>s</w:t>
      </w:r>
      <w:r w:rsidR="009248EC">
        <w:t xml:space="preserve"> contributed</w:t>
      </w:r>
      <w:r w:rsidR="00BF6CF3" w:rsidRPr="00E03B11">
        <w:t xml:space="preserve"> 1616 </w:t>
      </w:r>
      <w:r w:rsidR="009248EC">
        <w:t xml:space="preserve">total fluconazole </w:t>
      </w:r>
      <w:r w:rsidR="00BF6CF3" w:rsidRPr="00E03B11">
        <w:t>plasma concentrations,</w:t>
      </w:r>
      <w:del w:id="172" w:author="My Luong Vuong" w:date="2024-05-31T14:04:00Z">
        <w:r w:rsidR="00BF6CF3" w:rsidRPr="00E03B11" w:rsidDel="00A11E84">
          <w:delText xml:space="preserve"> </w:delText>
        </w:r>
      </w:del>
      <w:r w:rsidR="00BF6CF3"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173" w:author="My Luong Vuong" w:date="2024-05-30T16:59:00Z">
        <w:r w:rsidR="008D5C79" w:rsidDel="00EB6007">
          <w:delText xml:space="preserve"> </w:delText>
        </w:r>
      </w:del>
      <w:r w:rsidR="00BF6CF3" w:rsidRPr="00E03B11">
        <w:t>.</w:t>
      </w:r>
      <w:r w:rsidR="000673C3">
        <w:t xml:space="preserve"> None of the concentrations were below the lower limit of quantification.</w:t>
      </w:r>
      <w:r w:rsidR="00BF6CF3" w:rsidRPr="00E03B11">
        <w:t xml:space="preserve"> </w:t>
      </w:r>
      <w:r w:rsidR="00FB3246">
        <w:t xml:space="preserve">Total body </w:t>
      </w:r>
      <w:r w:rsidR="00C01CA6" w:rsidRPr="007B176B">
        <w:t>weight</w:t>
      </w:r>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74"/>
      <w:commentRangeStart w:id="175"/>
      <w:commentRangeStart w:id="176"/>
      <w:commentRangeStart w:id="177"/>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74"/>
      <w:commentRangeEnd w:id="175"/>
      <w:r w:rsidR="00B210ED">
        <w:rPr>
          <w:rStyle w:val="CommentReference"/>
        </w:rPr>
        <w:commentReference w:id="174"/>
      </w:r>
      <w:r w:rsidR="00D77C3B">
        <w:rPr>
          <w:rStyle w:val="CommentReference"/>
        </w:rPr>
        <w:commentReference w:id="175"/>
      </w:r>
      <w:commentRangeEnd w:id="176"/>
      <w:r w:rsidR="00D51601">
        <w:rPr>
          <w:rStyle w:val="CommentReference"/>
        </w:rPr>
        <w:commentReference w:id="176"/>
      </w:r>
      <w:commentRangeEnd w:id="177"/>
      <w:r w:rsidR="00790F7B">
        <w:rPr>
          <w:rStyle w:val="CommentReference"/>
        </w:rPr>
        <w:commentReference w:id="177"/>
      </w:r>
      <w:r w:rsidR="00682AD7">
        <w:t xml:space="preserve">when </w:t>
      </w:r>
      <w:r w:rsidR="006A169D">
        <w:t>off</w:t>
      </w:r>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r w:rsidR="00F02061">
        <w:t xml:space="preserve">Total body </w:t>
      </w:r>
      <w:del w:id="178" w:author="My Luong Vuong" w:date="2024-06-22T12:03:00Z">
        <w:r w:rsidR="001F4CBE" w:rsidDel="00E15092">
          <w:delText>weight</w:delText>
        </w:r>
        <w:r w:rsidR="00F02061" w:rsidDel="00E15092">
          <w:delText xml:space="preserve">was </w:delText>
        </w:r>
      </w:del>
      <w:ins w:id="179" w:author="My Luong Vuong" w:date="2024-06-22T12:03:00Z">
        <w:r w:rsidR="00E15092">
          <w:t xml:space="preserve">weight 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180" w:author="Jason Roberts" w:date="2024-06-14T18:33:00Z">
        <w:r w:rsidR="00F147E9">
          <w:delText xml:space="preserve">information </w:delText>
        </w:r>
      </w:del>
      <w:ins w:id="181" w:author="Jason Roberts" w:date="2024-06-14T18:33:00Z">
        <w:r w:rsidR="00EC6EC9">
          <w:t xml:space="preserve">status </w:t>
        </w:r>
      </w:ins>
      <w:r w:rsidR="00F147E9">
        <w:t>was available for all patients,</w:t>
      </w:r>
      <w:r w:rsidR="005A4FAE">
        <w:t xml:space="preserve"> with</w:t>
      </w:r>
      <w:r w:rsidR="00F147E9">
        <w:t xml:space="preserve"> 19.2% of </w:t>
      </w:r>
      <w:del w:id="182" w:author="Jason Roberts" w:date="2024-06-14T18:34:00Z">
        <w:r w:rsidR="004164B9">
          <w:delText xml:space="preserve">whom </w:delText>
        </w:r>
      </w:del>
      <w:ins w:id="183" w:author="Jason Roberts" w:date="2024-06-14T18:34:00Z">
        <w:r w:rsidR="00EC6EC9">
          <w:t>patients receiving</w:t>
        </w:r>
      </w:ins>
      <w:del w:id="184" w:author="Jason Roberts" w:date="2024-06-14T18:34:00Z">
        <w:r w:rsidR="004164B9">
          <w:delText>had</w:delText>
        </w:r>
      </w:del>
      <w:r w:rsidR="004164B9">
        <w:t xml:space="preserve"> </w:t>
      </w:r>
      <w:commentRangeStart w:id="185"/>
      <w:commentRangeStart w:id="186"/>
      <w:r w:rsidR="004164B9">
        <w:t>CRRT</w:t>
      </w:r>
      <w:commentRangeEnd w:id="185"/>
      <w:r w:rsidR="005158E4">
        <w:rPr>
          <w:rStyle w:val="CommentReference"/>
        </w:rPr>
        <w:commentReference w:id="185"/>
      </w:r>
      <w:commentRangeEnd w:id="186"/>
      <w:r w:rsidR="005158E4">
        <w:rPr>
          <w:rStyle w:val="CommentReference"/>
        </w:rPr>
        <w:commentReference w:id="186"/>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187" w:author="Jason Roberts" w:date="2024-06-14T18:34:00Z">
        <w:r w:rsidR="00D77C3B">
          <w:t xml:space="preserve">data </w:t>
        </w:r>
      </w:ins>
      <w:r w:rsidR="004C102C">
        <w:t xml:space="preserve">were </w:t>
      </w:r>
      <w:r w:rsidR="0075746B">
        <w:t>handled with multiple imputation at the dosing interval level</w:t>
      </w:r>
      <w:del w:id="188" w:author="My Luong Vuong" w:date="2024-06-22T12:03:00Z">
        <w:r w:rsidR="005D7FE3" w:rsidDel="00E15092">
          <w:delText>,</w:delText>
        </w:r>
      </w:del>
      <w:r w:rsidR="005D7FE3">
        <w:t xml:space="preserve"> while missing</w:t>
      </w:r>
      <w:r w:rsidR="00D03F5D">
        <w:t xml:space="preserve"> total</w:t>
      </w:r>
      <w:r w:rsidR="005D7FE3">
        <w:t xml:space="preserve"> body weight</w:t>
      </w:r>
      <w:ins w:id="189" w:author="My Luong Vuong" w:date="2024-06-20T17:01:00Z">
        <w:r w:rsidR="005D7FE3">
          <w:t xml:space="preserve"> </w:t>
        </w:r>
      </w:ins>
      <w:ins w:id="190" w:author="Jason Roberts" w:date="2024-06-14T18:34:00Z">
        <w:r w:rsidR="00D77C3B">
          <w:t>data</w:t>
        </w:r>
      </w:ins>
      <w:del w:id="191" w:author="My Luong Vuong" w:date="2024-06-20T17:01:00Z">
        <w:r w:rsidR="005D7FE3">
          <w:delText>weight</w:delText>
        </w:r>
      </w:del>
      <w:del w:id="192" w:author="My Luong Vuong" w:date="2024-05-31T14:06:00Z">
        <w:r w:rsidR="005D7FE3" w:rsidDel="00D03F5D">
          <w:delText>s</w:delText>
        </w:r>
      </w:del>
      <w:ins w:id="193" w:author="My Luong Vuong" w:date="2024-06-20T22:21:00Z">
        <w:r w:rsidR="005D7FE3">
          <w:t xml:space="preserve">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r w:rsidR="00BB6661">
        <w:t xml:space="preserve">the </w:t>
      </w:r>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65"/>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3216F7D3" w:rsidR="001169E0" w:rsidRPr="00E03B11" w:rsidRDefault="00BF6CF3" w:rsidP="00593CAA">
      <w:bookmarkStart w:id="194"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w:t>
      </w:r>
      <w:del w:id="195" w:author="My Luong Vuong" w:date="2024-06-22T12:03:00Z">
        <w:r w:rsidRPr="00E03B11" w:rsidDel="00E15092">
          <w:delText>concentration</w:delText>
        </w:r>
        <w:r w:rsidR="00FE6C59" w:rsidDel="00E15092">
          <w:delText>–</w:delText>
        </w:r>
        <w:r w:rsidRPr="00E03B11" w:rsidDel="00E15092">
          <w:delText>time</w:delText>
        </w:r>
      </w:del>
      <w:ins w:id="196" w:author="My Luong Vuong" w:date="2024-06-22T12:03:00Z">
        <w:r w:rsidR="00E15092">
          <w:t>concentration-time</w:t>
        </w:r>
      </w:ins>
      <w:r w:rsidRPr="00E03B11">
        <w:t xml:space="preserv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59791F20" w:rsidR="00BF6CF3" w:rsidRDefault="00536DB6" w:rsidP="00593CAA">
      <w:del w:id="197" w:author="My Luong Vuong" w:date="2024-06-22T12:04:00Z">
        <w:r w:rsidRPr="00536DB6" w:rsidDel="00DB5207">
          <w:delText xml:space="preserve">Inclusion </w:delText>
        </w:r>
      </w:del>
      <w:ins w:id="198" w:author="My Luong Vuong" w:date="2024-06-22T12:04:00Z">
        <w:r w:rsidR="00DB5207">
          <w:t>The inclusion</w:t>
        </w:r>
        <w:r w:rsidR="00DB5207" w:rsidRPr="00536DB6">
          <w:t xml:space="preserve"> </w:t>
        </w:r>
      </w:ins>
      <w:r w:rsidRPr="00536DB6">
        <w:t xml:space="preserve">of </w:t>
      </w:r>
      <w:ins w:id="199" w:author="My Luong Vuong" w:date="2024-06-22T12:04:00Z">
        <w:r w:rsidR="00DB5207">
          <w:t xml:space="preserve">the </w:t>
        </w:r>
      </w:ins>
      <w:r w:rsidRPr="00536DB6">
        <w:t>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r w:rsidR="00DC723C">
        <w:t xml:space="preserve"> time-varying</w:t>
      </w:r>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r w:rsidR="009C480C">
        <w:t>and</w:t>
      </w:r>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r w:rsidR="005D1B0B">
        <w:t xml:space="preserve">total </w:t>
      </w:r>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rPr>
                <w:rFonts w:ascii="Cambria Math" w:hAnsi="Cambria Math"/>
                <w:i/>
              </w:rPr>
            </m:ctrlPr>
          </m:sSubPr>
          <m:e>
            <w:proofErr w:type="spellStart"/>
            <m:r>
              <m:rPr>
                <m:nor/>
              </m:rPr>
              <m:t>Vc</m:t>
            </m:r>
            <w:proofErr w:type="spellEnd"/>
          </m:e>
          <m:sub>
            <w:proofErr w:type="spellStart"/>
            <m:r>
              <m:rPr>
                <m:nor/>
              </m:rPr>
              <w:rPr>
                <w:i/>
              </w:rPr>
              <m:t>i</m:t>
            </m:r>
            <w:proofErr w:type="spellEnd"/>
          </m:sub>
        </m:sSub>
        <m:r>
          <m:rPr>
            <m:nor/>
          </m:rPr>
          <m:t xml:space="preserve"> = 39.4 L ×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BW</m:t>
                        </m:r>
                      </m:e>
                      <m:sub>
                        <w:proofErr w:type="spellStart"/>
                        <m:r>
                          <m:rPr>
                            <m:nor/>
                          </m:rPr>
                          <w:rPr>
                            <w:i/>
                            <w:iCs/>
                          </w:rPr>
                          <m:t>i</m:t>
                        </m:r>
                        <w:proofErr w:type="spellEnd"/>
                      </m:sub>
                    </m:sSub>
                  </m:num>
                  <m:den>
                    <m:r>
                      <m:rPr>
                        <m:nor/>
                      </m:rPr>
                      <m:t>80</m:t>
                    </m:r>
                    <m:r>
                      <m:rPr>
                        <m:nor/>
                      </m:rPr>
                      <w:rPr>
                        <w:rFonts w:ascii="Cambria Math"/>
                      </w:rPr>
                      <m:t> </m:t>
                    </m:r>
                    <m:r>
                      <m:rPr>
                        <m:nor/>
                      </m:rPr>
                      <m:t xml:space="preserve">kg </m:t>
                    </m:r>
                  </m:den>
                </m:f>
              </m:e>
            </m:d>
          </m:e>
          <m:sup>
            <m:r>
              <m:rPr>
                <m:nor/>
              </m:rPr>
              <m:t>0.908</m:t>
            </m:r>
          </m:sup>
        </m:sSup>
        <m:r>
          <m:rPr>
            <m:nor/>
          </m:rPr>
          <m:t>×</m:t>
        </m:r>
        <m:func>
          <m:funcPr>
            <m:ctrlPr>
              <w:rPr>
                <w:rFonts w:ascii="Cambria Math" w:hAnsi="Cambria Math"/>
                <w:i/>
              </w:rPr>
            </m:ctrlPr>
          </m:funcPr>
          <m:fName>
            <m:r>
              <m:rPr>
                <m:nor/>
              </m:rPr>
              <m:t>exp</m:t>
            </m:r>
          </m:fName>
          <m:e>
            <m:d>
              <m:dPr>
                <m:ctrlPr>
                  <w:rPr>
                    <w:rFonts w:ascii="Cambria Math" w:hAnsi="Cambria Math"/>
                    <w:i/>
                  </w:rPr>
                </m:ctrlPr>
              </m:dPr>
              <m:e>
                <m:sSub>
                  <m:sSubPr>
                    <m:ctrlPr>
                      <w:rPr>
                        <w:rFonts w:ascii="Cambria Math" w:hAnsi="Cambria Math"/>
                        <w:i/>
                      </w:rPr>
                    </m:ctrlPr>
                  </m:sSubPr>
                  <m:e>
                    <m:r>
                      <m:rPr>
                        <m:nor/>
                      </m:rPr>
                      <w:rPr>
                        <w:i/>
                      </w:rPr>
                      <m:t>η</m:t>
                    </m:r>
                  </m:e>
                  <m:sub>
                    <w:proofErr w:type="spellStart"/>
                    <m:r>
                      <m:rPr>
                        <m:nor/>
                      </m:rPr>
                      <w:rPr>
                        <w:i/>
                      </w:rPr>
                      <m:t>i</m:t>
                    </m:r>
                    <w:proofErr w:type="spellEnd"/>
                  </m:sub>
                </m:sSub>
              </m:e>
            </m:d>
          </m:e>
        </m:func>
      </m:oMath>
      <w:r w:rsidR="009E2FE8" w:rsidRPr="00E03B11">
        <w:rPr>
          <w:rFonts w:eastAsiaTheme="minorEastAsia"/>
        </w:rPr>
        <w:t xml:space="preserve"> 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commentRangeStart w:id="200"/>
    <w:commentRangeStart w:id="201"/>
    <w:p w14:paraId="19AE6E36" w14:textId="4E52D924" w:rsidR="003517DF" w:rsidRDefault="00000000" w:rsidP="00FD4FB7">
      <w:pPr>
        <w:tabs>
          <w:tab w:val="right" w:pos="9026"/>
        </w:tabs>
        <w:ind w:left="567"/>
        <w:rPr>
          <w:rFonts w:eastAsiaTheme="minorEastAsia"/>
        </w:rPr>
      </w:pPr>
      <m:oMath>
        <m:sSub>
          <m:sSubPr>
            <m:ctrlPr>
              <w:rPr>
                <w:rFonts w:ascii="Cambria Math" w:hAnsi="Cambria Math"/>
                <w:i/>
              </w:rPr>
            </m:ctrlPr>
          </m:sSubPr>
          <m:e>
            <m:r>
              <m:rPr>
                <m:nor/>
              </m:rPr>
              <m:t>CL</m:t>
            </m:r>
          </m:e>
          <m:sub>
            <m:r>
              <m:rPr>
                <m:nor/>
              </m:rPr>
              <m:t>o</m:t>
            </m:r>
            <m:r>
              <m:rPr>
                <m:nor/>
              </m:rPr>
              <w:rPr>
                <w:rFonts w:ascii="Cambria Math"/>
              </w:rPr>
              <m:t>ff</m:t>
            </m:r>
            <m:r>
              <m:rPr>
                <m:nor/>
              </m:rPr>
              <m:t>-</m:t>
            </m:r>
            <w:proofErr w:type="spellStart"/>
            <m:r>
              <m:rPr>
                <m:nor/>
              </m:rPr>
              <m:t>CRRT,</m:t>
            </m:r>
            <m:r>
              <m:rPr>
                <m:nor/>
              </m:rPr>
              <w:rPr>
                <w:i/>
                <w:iCs/>
              </w:rPr>
              <m:t>i</m:t>
            </m:r>
            <w:proofErr w:type="spellEnd"/>
          </m:sub>
        </m:sSub>
        <w:commentRangeEnd w:id="200"/>
        <m:r>
          <m:rPr>
            <m:sty m:val="p"/>
          </m:rPr>
          <w:rPr>
            <w:rStyle w:val="CommentReference"/>
          </w:rPr>
          <w:commentReference w:id="200"/>
        </m:r>
        <w:commentRangeEnd w:id="201"/>
        <m:r>
          <m:rPr>
            <m:sty m:val="p"/>
          </m:rPr>
          <w:rPr>
            <w:rStyle w:val="CommentReference"/>
          </w:rPr>
          <w:commentReference w:id="201"/>
        </m:r>
        <m:r>
          <m:rPr>
            <m:nor/>
          </m:rPr>
          <m:t xml:space="preserve"> = 0.614 L ×</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m:rPr>
                            <m:nor/>
                          </m:rPr>
                          <m:t>eGFR</m:t>
                        </m:r>
                      </m:e>
                      <m:sub>
                        <m:r>
                          <m:rPr>
                            <m:nor/>
                          </m:rPr>
                          <m:t>CKD-</m:t>
                        </m:r>
                        <w:proofErr w:type="spellStart"/>
                        <m:r>
                          <m:rPr>
                            <m:nor/>
                          </m:rPr>
                          <m:t>EPI,</m:t>
                        </m:r>
                        <m:r>
                          <m:rPr>
                            <m:nor/>
                          </m:rPr>
                          <w:rPr>
                            <w:i/>
                            <w:iCs/>
                          </w:rPr>
                          <m:t>i</m:t>
                        </m:r>
                        <w:proofErr w:type="spellEnd"/>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rPr>
                            <w:rFonts w:ascii="Cambria Math" w:hAnsi="Cambria Math"/>
                            <w:i/>
                          </w:rPr>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i/>
                      </w:rPr>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rPr>
                <w:rFonts w:ascii="Cambria Math" w:eastAsiaTheme="minorEastAsia" w:hAnsi="Cambria Math"/>
                <w:i/>
              </w:rPr>
            </m:ctrlPr>
          </m:sSubPr>
          <m:e>
            <m:r>
              <m:rPr>
                <m:nor/>
              </m:rPr>
              <w:rPr>
                <w:rFonts w:eastAsiaTheme="minorEastAsia"/>
                <w:i/>
              </w:rPr>
              <m:t>η</m:t>
            </m:r>
          </m:e>
          <m:sub>
            <w:proofErr w:type="spellStart"/>
            <m:r>
              <m:rPr>
                <m:nor/>
              </m:rPr>
              <w:rPr>
                <w:rFonts w:eastAsiaTheme="minorEastAsia"/>
                <w:i/>
              </w:rPr>
              <m:t>i</m:t>
            </m:r>
            <w:proofErr w:type="spellEnd"/>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rPr>
                <w:rFonts w:ascii="Cambria Math" w:eastAsiaTheme="minorEastAsia" w:hAnsi="Cambria Math"/>
                <w:i/>
              </w:rPr>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commentRangeStart w:id="202"/>
      <w:r w:rsidR="00A55CFF">
        <w:t>8</w:t>
      </w:r>
      <w:r w:rsidR="00853F73">
        <w:t>.</w:t>
      </w:r>
      <w:r w:rsidR="00A55CFF">
        <w:t>1</w:t>
      </w:r>
      <w:r w:rsidR="006C7D61">
        <w:t>%</w:t>
      </w:r>
      <w:r w:rsidR="00A9147B" w:rsidRPr="00E03B11">
        <w:t xml:space="preserve"> </w:t>
      </w:r>
      <w:commentRangeEnd w:id="202"/>
      <w:r w:rsidR="005158E4">
        <w:rPr>
          <w:rStyle w:val="CommentReference"/>
        </w:rPr>
        <w:commentReference w:id="202"/>
      </w:r>
      <w:r w:rsidR="00A9147B" w:rsidRPr="00E03B11">
        <w:t xml:space="preserve">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194"/>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60354D3E" w:rsidR="004B1B5C" w:rsidRDefault="00816D31" w:rsidP="00593CAA">
      <w:bookmarkStart w:id="203" w:name="_Hlk136862153"/>
      <w:r>
        <w:t>The s</w:t>
      </w:r>
      <w:r w:rsidR="004B1B5C" w:rsidRPr="004B1B5C">
        <w:t xml:space="preserve">tandard </w:t>
      </w:r>
      <w:del w:id="204" w:author="My Luong Vuong" w:date="2024-06-22T12:12:00Z">
        <w:r w:rsidR="004B1B5C" w:rsidRPr="004B1B5C" w:rsidDel="00E22FC1">
          <w:delText>dosing regimen</w:delText>
        </w:r>
      </w:del>
      <w:ins w:id="205" w:author="My Luong Vuong" w:date="2024-06-22T12:12:00Z">
        <w:r w:rsidR="00E22FC1">
          <w:t>loading dose</w:t>
        </w:r>
      </w:ins>
      <w:r w:rsidR="004B1B5C" w:rsidRPr="004B1B5C">
        <w:t xml:space="preserve">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206"/>
      <w:commentRangeStart w:id="207"/>
      <w:r w:rsidR="004A06E3">
        <w:t>regimen</w:t>
      </w:r>
      <w:r w:rsidR="00770B51">
        <w:t xml:space="preserve"> (12 mg/kg</w:t>
      </w:r>
      <w:r w:rsidR="005B2496">
        <w:t xml:space="preserve"> </w:t>
      </w:r>
      <w:r w:rsidR="00394553" w:rsidRPr="00394553">
        <w:t xml:space="preserve">loading </w:t>
      </w:r>
      <w:del w:id="208" w:author="My Luong Vuong" w:date="2024-06-22T12:13:00Z">
        <w:r w:rsidR="00C806E9" w:rsidDel="00ED019B">
          <w:delText xml:space="preserve">followed </w:delText>
        </w:r>
        <w:r w:rsidR="00450EB7" w:rsidDel="00ED019B">
          <w:delText>b</w:delText>
        </w:r>
        <w:r w:rsidR="00C806E9" w:rsidDel="00ED019B">
          <w:delText xml:space="preserve">y 6 mg/kg </w:delText>
        </w:r>
        <w:r w:rsidR="00A339D6" w:rsidRPr="00A339D6" w:rsidDel="00ED019B">
          <w:delText>maintenance</w:delText>
        </w:r>
      </w:del>
      <w:ins w:id="209" w:author="My Luong Vuong" w:date="2024-06-22T12:13:00Z">
        <w:r w:rsidR="00ED019B">
          <w:t>dose</w:t>
        </w:r>
      </w:ins>
      <w:r w:rsidR="00C806E9">
        <w:t>)</w:t>
      </w:r>
      <w:commentRangeEnd w:id="206"/>
      <w:r w:rsidR="00C876F6">
        <w:rPr>
          <w:rStyle w:val="CommentReference"/>
        </w:rPr>
        <w:commentReference w:id="206"/>
      </w:r>
      <w:commentRangeEnd w:id="207"/>
      <w:r w:rsidR="006D08BF">
        <w:rPr>
          <w:rStyle w:val="CommentReference"/>
        </w:rPr>
        <w:commentReference w:id="207"/>
      </w:r>
      <w:r w:rsidR="00202E1C">
        <w:t xml:space="preserve"> failed </w:t>
      </w:r>
      <w:r w:rsidR="00654C5B">
        <w:t>to achieve</w:t>
      </w:r>
      <w:r w:rsidR="00770B51">
        <w:t xml:space="preserve"> </w:t>
      </w:r>
      <w:r w:rsidR="00D83C78">
        <w:t>adequate PTA</w:t>
      </w:r>
      <w:r w:rsidR="00E3646C">
        <w:t xml:space="preserve"> </w:t>
      </w:r>
      <w:r w:rsidR="00A9454E">
        <w:t xml:space="preserve">in </w:t>
      </w:r>
      <w:r w:rsidR="0033062A">
        <w:t>patients</w:t>
      </w:r>
      <w:r w:rsidR="00A9454E">
        <w:t xml:space="preserve"> with </w:t>
      </w:r>
      <w:del w:id="210" w:author="My Luong Vuong" w:date="2024-06-22T12:04:00Z">
        <w:r w:rsidR="00E3646C" w:rsidDel="00DC219C">
          <w:delText xml:space="preserve">at </w:delText>
        </w:r>
      </w:del>
      <w:r w:rsidR="0016605A">
        <w:t xml:space="preserve">a </w:t>
      </w:r>
      <w:r w:rsidR="00E3646C">
        <w:t xml:space="preserve">total body weight below 80 kg </w:t>
      </w:r>
      <w:r w:rsidR="00A9454E">
        <w:t>when not on CRRT, and below</w:t>
      </w:r>
      <w:r w:rsidR="00E3646C">
        <w:t xml:space="preserve"> </w:t>
      </w:r>
      <w:del w:id="211" w:author="My Luong Vuong" w:date="2024-06-22T12:04:00Z">
        <w:r w:rsidR="00E3646C" w:rsidDel="005D214F">
          <w:delText xml:space="preserve">and </w:delText>
        </w:r>
      </w:del>
      <w:r w:rsidR="00E3646C">
        <w:t>120 kg</w:t>
      </w:r>
      <w:r w:rsidR="00345F96">
        <w:t xml:space="preserve"> </w:t>
      </w:r>
      <w:del w:id="212" w:author="My Luong Vuong" w:date="2024-06-22T12:14:00Z">
        <w:r w:rsidR="005E36F3" w:rsidDel="00EC2721">
          <w:delText>in patient</w:delText>
        </w:r>
        <w:r w:rsidR="00AB1B25" w:rsidDel="00EC2721">
          <w:delText xml:space="preserve">s off </w:delText>
        </w:r>
      </w:del>
      <w:del w:id="213" w:author="My Luong Vuong" w:date="2024-06-22T12:05:00Z">
        <w:r w:rsidR="00AB1B25" w:rsidDel="005D214F">
          <w:delText>and</w:delText>
        </w:r>
        <w:r w:rsidR="00A9454E" w:rsidDel="005D214F">
          <w:delText>when</w:delText>
        </w:r>
        <w:r w:rsidR="00AB1B25" w:rsidDel="005D214F">
          <w:delText xml:space="preserve"> </w:delText>
        </w:r>
      </w:del>
      <w:ins w:id="214" w:author="My Luong Vuong" w:date="2024-06-22T12:05:00Z">
        <w:r w:rsidR="005D214F">
          <w:t xml:space="preserve">when </w:t>
        </w:r>
      </w:ins>
      <w:r w:rsidR="00AB1B25">
        <w:t>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r w:rsidR="00D12B9F">
        <w:t xml:space="preserve">from </w:t>
      </w:r>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r w:rsidR="001A35F5">
        <w:rPr>
          <w:color w:val="auto"/>
        </w:rPr>
        <w:t>are available</w:t>
      </w:r>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1B0A95FE"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ins w:id="215" w:author="My Luong Vuong" w:date="2024-06-22T12:15:00Z">
        <w:r w:rsidR="001C5412">
          <w:t xml:space="preserve"> total</w:t>
        </w:r>
      </w:ins>
      <w:r w:rsidR="005552D8" w:rsidRPr="005552D8">
        <w:t xml:space="preserve"> body weight </w:t>
      </w:r>
      <w:del w:id="216" w:author="My Luong Vuong" w:date="2024-06-22T12:15:00Z">
        <w:r w:rsidR="007128FB" w:rsidDel="001C5412">
          <w:delText>stratum</w:delText>
        </w:r>
        <w:r w:rsidR="00625C88" w:rsidDel="001C5412">
          <w:delText xml:space="preserve"> </w:delText>
        </w:r>
      </w:del>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r w:rsidR="00240EC2" w:rsidRPr="00E03B11">
        <w:t>.</w:t>
      </w:r>
      <w:ins w:id="217" w:author="My Luong Vuong" w:date="2024-06-22T12:16:00Z">
        <w:r w:rsidR="00ED17EA">
          <w:t xml:space="preserve"> </w:t>
        </w:r>
      </w:ins>
      <w:del w:id="218" w:author="My Luong Vuong" w:date="2024-06-22T12:16:00Z">
        <w:r w:rsidR="004C01F1" w:rsidDel="00ED17EA">
          <w:delText xml:space="preserve">Daily </w:delText>
        </w:r>
        <w:r w:rsidR="00484325" w:rsidRPr="00484325" w:rsidDel="00ED17EA">
          <w:delText xml:space="preserve"> </w:delText>
        </w:r>
      </w:del>
      <w:ins w:id="219" w:author="My Luong Vuong" w:date="2024-06-22T12:16:00Z">
        <w:r w:rsidR="00ED17EA">
          <w:t xml:space="preserve">Daily </w:t>
        </w:r>
      </w:ins>
      <w:r w:rsidR="00484325" w:rsidRPr="00484325">
        <w:t xml:space="preserve">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420FE7CC"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del w:id="220" w:author="Jason Roberts" w:date="2024-06-14T18:39:00Z">
        <w:r w:rsidR="00240EC2" w:rsidRPr="00E03B11">
          <w:delText>resulted in clinically unacceptable</w:delText>
        </w:r>
      </w:del>
      <w:ins w:id="221"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del w:id="222" w:author="My Luong Vuong" w:date="2024-06-22T12:16:00Z">
        <w:r w:rsidR="000B0976" w:rsidDel="00B75D17">
          <w:delText xml:space="preserve"> become</w:delText>
        </w:r>
        <w:r w:rsidR="000B0976" w:rsidRPr="000B0976" w:rsidDel="00B75D17">
          <w:delText xml:space="preserve"> </w:delText>
        </w:r>
      </w:del>
      <w:ins w:id="223" w:author="Jason Roberts" w:date="2024-06-14T18:40:00Z">
        <w:del w:id="224" w:author="My Luong Vuong" w:date="2024-06-22T09:43:00Z">
          <w:r w:rsidR="00D77C3B" w:rsidDel="00941DFE">
            <w:delText>for</w:delText>
          </w:r>
        </w:del>
        <w:del w:id="225" w:author="My Luong Vuong" w:date="2024-06-22T12:16:00Z">
          <w:r w:rsidR="00D77C3B" w:rsidDel="00B75D17">
            <w:delText xml:space="preserve"> </w:delText>
          </w:r>
        </w:del>
      </w:ins>
      <w:ins w:id="226" w:author="My Luong Vuong" w:date="2024-06-22T12:16:00Z">
        <w:r w:rsidR="00B75D17">
          <w:t xml:space="preserve"> </w:t>
        </w:r>
      </w:ins>
      <w:ins w:id="227" w:author="Jason Roberts" w:date="2024-06-14T18:40:00Z">
        <w:r w:rsidR="00D77C3B">
          <w:t>a PTA &gt;90%</w:t>
        </w:r>
        <w:r w:rsidR="00D77C3B" w:rsidRPr="000B0976">
          <w:t xml:space="preserve"> </w:t>
        </w:r>
      </w:ins>
      <w:del w:id="228" w:author="Jason Roberts" w:date="2024-06-14T18:40:00Z">
        <w:r w:rsidR="000B0976" w:rsidRPr="000B0976">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229" w:author="Jason Roberts" w:date="2024-06-14T18:32:00Z">
        <w:r w:rsidR="00CA6CF6">
          <w:delText>,</w:delText>
        </w:r>
      </w:del>
      <w:r w:rsidR="00240EC2" w:rsidRPr="00E03B11">
        <w:t xml:space="preserve"> </w:t>
      </w:r>
      <w:del w:id="230" w:author="Jason Roberts" w:date="2024-06-14T18:32:00Z">
        <w:r w:rsidR="00240EC2" w:rsidRPr="00E03B11">
          <w:delText xml:space="preserve">inclusive </w:delText>
        </w:r>
      </w:del>
      <w:r w:rsidR="00240EC2" w:rsidRPr="00E03B11">
        <w:t xml:space="preserve">dosing regimen resulted in </w:t>
      </w:r>
      <w:del w:id="231" w:author="Jason Roberts" w:date="2024-06-14T18:40:00Z">
        <w:r w:rsidR="00240EC2" w:rsidRPr="00E03B11">
          <w:delText xml:space="preserve">clinically acceptable </w:delText>
        </w:r>
      </w:del>
      <w:ins w:id="232"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w:t>
      </w:r>
      <w:r w:rsidR="00B26A53" w:rsidRPr="00B26A53">
        <w:lastRenderedPageBreak/>
        <w:t xml:space="preserve">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03"/>
    </w:p>
    <w:p w14:paraId="6F4D32B2" w14:textId="4E1BE966" w:rsidR="00A905E8" w:rsidRPr="00E03B11" w:rsidRDefault="00A905E8" w:rsidP="00593CAA">
      <w:pPr>
        <w:pStyle w:val="Heading1"/>
      </w:pPr>
      <w:r w:rsidRPr="00E03B11">
        <w:t>Discussion</w:t>
      </w:r>
    </w:p>
    <w:p w14:paraId="39606BFF" w14:textId="56300EC3" w:rsidR="00CB50CB" w:rsidRPr="00E03B11" w:rsidRDefault="00CB50CB" w:rsidP="00593CAA">
      <w:bookmarkStart w:id="233" w:name="_Hlk136862217"/>
      <w:commentRangeStart w:id="234"/>
      <w:commentRangeStart w:id="235"/>
      <w:del w:id="236" w:author="My Luong Vuong" w:date="2024-06-14T16:21:00Z">
        <w:r w:rsidRPr="00E03B11">
          <w:delText xml:space="preserve">Our </w:delText>
        </w:r>
        <w:commentRangeStart w:id="237"/>
        <w:commentRangeStart w:id="238"/>
        <w:r w:rsidRPr="00E03B11">
          <w:delText xml:space="preserve">study aimed to </w:delText>
        </w:r>
        <w:r w:rsidR="00543749" w:rsidRPr="00715016">
          <w:delText xml:space="preserve">identify factors </w:delText>
        </w:r>
        <w:r w:rsidR="00035BB0">
          <w:delText>influencing</w:delText>
        </w:r>
        <w:r w:rsidR="006C319C">
          <w:delText xml:space="preserve"> </w:delText>
        </w:r>
      </w:del>
      <w:commentRangeEnd w:id="234"/>
      <w:r w:rsidR="006D7F68">
        <w:rPr>
          <w:rStyle w:val="CommentReference"/>
        </w:rPr>
        <w:commentReference w:id="234"/>
      </w:r>
      <w:del w:id="239" w:author="My Luong Vuong" w:date="2024-06-14T16:21:00Z">
        <w:r w:rsidR="006C319C">
          <w:delText>fluconazole PKPD</w:delText>
        </w:r>
        <w:r w:rsidR="00543749" w:rsidRPr="00715016">
          <w:delText xml:space="preserve"> target </w:delText>
        </w:r>
        <w:r w:rsidR="00543749">
          <w:delText xml:space="preserve">attainment </w:delText>
        </w:r>
        <w:commentRangeEnd w:id="237"/>
        <w:r w:rsidR="00AA18E6" w:rsidDel="00B628BC">
          <w:rPr>
            <w:rStyle w:val="CommentReference"/>
          </w:rPr>
          <w:commentReference w:id="237"/>
        </w:r>
      </w:del>
      <w:commentRangeEnd w:id="238"/>
      <w:r w:rsidR="008B4586">
        <w:rPr>
          <w:rStyle w:val="CommentReference"/>
        </w:rPr>
        <w:commentReference w:id="238"/>
      </w:r>
      <w:del w:id="240" w:author="My Luong Vuong" w:date="2024-06-14T16:21:00Z">
        <w:r w:rsidR="00543749">
          <w:delText xml:space="preserve">and </w:delText>
        </w:r>
        <w:r w:rsidR="009271E0">
          <w:delText>propose</w:delText>
        </w:r>
        <w:r w:rsidR="00543749">
          <w:delText xml:space="preserve"> a </w:delText>
        </w:r>
        <w:commentRangeStart w:id="241"/>
        <w:commentRangeStart w:id="242"/>
        <w:r w:rsidR="00543749">
          <w:delText xml:space="preserve">dosing regimen </w:delText>
        </w:r>
        <w:r w:rsidR="000A5C30">
          <w:delText xml:space="preserve">that </w:delText>
        </w:r>
        <w:commentRangeStart w:id="243"/>
        <w:commentRangeStart w:id="244"/>
        <w:commentRangeStart w:id="245"/>
        <w:r w:rsidR="000A5C30">
          <w:delText>guarantees</w:delText>
        </w:r>
        <w:r w:rsidR="00543749">
          <w:delText xml:space="preserve"> </w:delText>
        </w:r>
      </w:del>
      <w:commentRangeEnd w:id="243"/>
      <w:r w:rsidR="00D77C3B">
        <w:rPr>
          <w:rStyle w:val="CommentReference"/>
        </w:rPr>
        <w:commentReference w:id="243"/>
      </w:r>
      <w:commentRangeEnd w:id="244"/>
      <w:r w:rsidR="006206B6">
        <w:rPr>
          <w:rStyle w:val="CommentReference"/>
        </w:rPr>
        <w:commentReference w:id="244"/>
      </w:r>
      <w:commentRangeEnd w:id="245"/>
      <w:r w:rsidR="00B628BC">
        <w:rPr>
          <w:rStyle w:val="CommentReference"/>
        </w:rPr>
        <w:commentReference w:id="245"/>
      </w:r>
      <w:del w:id="246" w:author="My Luong Vuong" w:date="2024-06-14T16:21:00Z">
        <w:r w:rsidR="00543749">
          <w:delText xml:space="preserve">adequate target attainment </w:delText>
        </w:r>
        <w:r w:rsidR="00543749" w:rsidRPr="00715016">
          <w:delText>in critically ill patients</w:delText>
        </w:r>
        <w:commentRangeEnd w:id="241"/>
        <w:r w:rsidR="00F2131D" w:rsidDel="00B628BC">
          <w:rPr>
            <w:rStyle w:val="CommentReference"/>
          </w:rPr>
          <w:commentReference w:id="241"/>
        </w:r>
      </w:del>
      <w:commentRangeEnd w:id="242"/>
      <w:r w:rsidR="008B4586">
        <w:rPr>
          <w:rStyle w:val="CommentReference"/>
        </w:rPr>
        <w:commentReference w:id="242"/>
      </w:r>
      <w:del w:id="247" w:author="My Luong Vuong" w:date="2024-06-14T16:21:00Z">
        <w:r w:rsidR="006E41A0">
          <w:delText>.</w:delText>
        </w:r>
        <w:r w:rsidRPr="00E03B11">
          <w:delText xml:space="preserve"> </w:delText>
        </w:r>
        <w:r w:rsidR="007D0A54">
          <w:delText>To</w:delText>
        </w:r>
        <w:r w:rsidR="00B235A1">
          <w:delText xml:space="preserve"> do so, w</w:delText>
        </w:r>
        <w:r w:rsidR="00B235A1" w:rsidRPr="00E03B11">
          <w:delText>e</w:delText>
        </w:r>
      </w:del>
      <w:del w:id="248" w:author="My Luong Vuong" w:date="2024-06-20T17:01:00Z">
        <w:r w:rsidR="00B235A1" w:rsidRPr="00E03B11">
          <w:delText xml:space="preserve"> </w:delText>
        </w:r>
      </w:del>
      <w:del w:id="249" w:author="My Luong Vuong" w:date="2024-05-31T10:02:00Z">
        <w:r w:rsidRPr="00E03B11" w:rsidDel="004650C8">
          <w:delText>utili</w:delText>
        </w:r>
        <w:r w:rsidR="008B2E15" w:rsidDel="004650C8">
          <w:delText>s</w:delText>
        </w:r>
        <w:r w:rsidRPr="00E03B11" w:rsidDel="004650C8">
          <w:delText xml:space="preserve">ed </w:delText>
        </w:r>
      </w:del>
      <w:ins w:id="250" w:author="My Luong Vuong" w:date="2024-05-31T10:02:00Z">
        <w:del w:id="251" w:author="My Luong Vuong" w:date="2024-06-14T16:21:00Z">
          <w:r w:rsidR="004650C8">
            <w:delText>used</w:delText>
          </w:r>
          <w:r w:rsidR="004650C8" w:rsidRPr="00E03B11">
            <w:delText xml:space="preserve"> </w:delText>
          </w:r>
        </w:del>
      </w:ins>
      <w:del w:id="252" w:author="My Luong Vuong" w:date="2024-06-14T16:21:00Z">
        <w:r w:rsidRPr="00E03B11">
          <w:delText xml:space="preserve">data from </w:delText>
        </w:r>
        <w:r w:rsidR="0090470C">
          <w:delText>eight studies</w:delText>
        </w:r>
        <w:r w:rsidRPr="00E03B11">
          <w:delText xml:space="preserve"> to </w:delText>
        </w:r>
        <w:r w:rsidR="00591A84">
          <w:delText>build</w:delText>
        </w:r>
        <w:r w:rsidR="00591A84" w:rsidRPr="00E03B11">
          <w:delText xml:space="preserve"> </w:delText>
        </w:r>
        <w:r w:rsidRPr="00E03B11">
          <w:delText>a popPK model</w:delText>
        </w:r>
        <w:r w:rsidR="008137B3">
          <w:delText>.</w:delText>
        </w:r>
      </w:del>
      <w:commentRangeEnd w:id="235"/>
      <w:r w:rsidR="00A6467E">
        <w:rPr>
          <w:rStyle w:val="CommentReference"/>
        </w:rPr>
        <w:commentReference w:id="235"/>
      </w:r>
      <w:del w:id="253" w:author="My Luong Vuong" w:date="2024-06-14T16:21:00Z">
        <w:r w:rsidRPr="00E03B11">
          <w:delText xml:space="preserve"> </w:delText>
        </w:r>
      </w:del>
      <w:r w:rsidRPr="00E03B11">
        <w:t xml:space="preserve">Our </w:t>
      </w:r>
      <w:r w:rsidR="008B2E15">
        <w:t>modelling</w:t>
      </w:r>
      <w:r w:rsidR="008B2E15" w:rsidRPr="00E03B11">
        <w:t xml:space="preserve"> </w:t>
      </w:r>
      <w:r w:rsidRPr="00E03B11">
        <w:t xml:space="preserve">and simulation results revealed that </w:t>
      </w:r>
      <w:ins w:id="254" w:author="My Luong Vuong" w:date="2024-06-21T09:37:00Z">
        <w:r w:rsidR="00F8707F">
          <w:t>total body weight and CRRT status were the</w:t>
        </w:r>
      </w:ins>
      <w:ins w:id="255" w:author="My Luong Vuong" w:date="2024-06-21T09:38:00Z">
        <w:r w:rsidR="00F8707F">
          <w:t xml:space="preserve"> two </w:t>
        </w:r>
        <w:r w:rsidR="00356AF7">
          <w:t xml:space="preserve">factors that clinically impacted </w:t>
        </w:r>
      </w:ins>
      <w:del w:id="256" w:author="My Luong Vuong" w:date="2024-06-21T09:39:00Z">
        <w:r w:rsidRPr="00E03B11" w:rsidDel="00E4532C">
          <w:delText>the standard IV dosing regimen resulted in</w:delText>
        </w:r>
        <w:r w:rsidR="00577C72" w:rsidDel="00E4532C">
          <w:delText xml:space="preserve"> an</w:delText>
        </w:r>
        <w:r w:rsidRPr="00E03B11" w:rsidDel="00E4532C">
          <w:delText xml:space="preserve"> inadequate </w:delText>
        </w:r>
      </w:del>
      <w:ins w:id="257" w:author="My Luong Vuong" w:date="2024-06-21T09:39:00Z">
        <w:r w:rsidR="00E4532C">
          <w:t xml:space="preserve">the </w:t>
        </w:r>
      </w:ins>
      <w:del w:id="258" w:author="My Luong Vuong" w:date="2024-06-21T09:39:00Z">
        <w:r w:rsidR="00B446CE" w:rsidRPr="00E03B11" w:rsidDel="00E4532C">
          <w:delText>target</w:delText>
        </w:r>
        <w:r w:rsidRPr="00E03B11" w:rsidDel="00E4532C">
          <w:delText xml:space="preserve"> </w:delText>
        </w:r>
      </w:del>
      <w:r w:rsidRPr="00E03B11">
        <w:t xml:space="preserve">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ins w:id="259" w:author="My Luong Vuong" w:date="2024-06-21T09:39:00Z">
        <w:r w:rsidR="00E4532C">
          <w:t>target in</w:t>
        </w:r>
      </w:ins>
      <w:ins w:id="260" w:author="My Luong Vuong" w:date="2024-06-22T09:47:00Z">
        <w:r w:rsidR="001D6211">
          <w:t xml:space="preserve"> </w:t>
        </w:r>
      </w:ins>
      <w:del w:id="261" w:author="My Luong Vuong" w:date="2024-06-21T09:37:00Z">
        <w:r w:rsidRPr="00E03B11" w:rsidDel="00105E39">
          <w:delText xml:space="preserve">in </w:delText>
        </w:r>
        <w:r w:rsidR="008137B3" w:rsidDel="00105E39">
          <w:delText>this population</w:delText>
        </w:r>
      </w:del>
      <w:ins w:id="262" w:author="My Luong Vuong" w:date="2024-06-21T09:37:00Z">
        <w:r w:rsidR="00105E39">
          <w:t>critically ill patients</w:t>
        </w:r>
      </w:ins>
      <w:ins w:id="263" w:author="My Luong Vuong" w:date="2024-06-21T09:39:00Z">
        <w:r w:rsidR="00E4532C">
          <w:t xml:space="preserve"> </w:t>
        </w:r>
      </w:ins>
      <w:ins w:id="264" w:author="My Luong Vuong" w:date="2024-06-21T09:40:00Z">
        <w:r w:rsidR="006203B2">
          <w:t xml:space="preserve">under </w:t>
        </w:r>
      </w:ins>
      <w:ins w:id="265" w:author="My Luong Vuong" w:date="2024-06-21T09:39:00Z">
        <w:r w:rsidR="00E4532C" w:rsidRPr="00E03B11">
          <w:t>the standard</w:t>
        </w:r>
      </w:ins>
      <w:ins w:id="266" w:author="My Luong Vuong" w:date="2024-06-21T09:40:00Z">
        <w:r w:rsidR="006203B2">
          <w:t xml:space="preserve"> fluconazole</w:t>
        </w:r>
      </w:ins>
      <w:ins w:id="267" w:author="My Luong Vuong" w:date="2024-06-21T09:39:00Z">
        <w:r w:rsidR="00E4532C" w:rsidRPr="00E03B11">
          <w:t xml:space="preserve"> IV dosing regimen</w:t>
        </w:r>
      </w:ins>
      <w:r w:rsidR="008137B3">
        <w:t>.</w:t>
      </w:r>
      <w:r w:rsidRPr="00E03B11">
        <w:t xml:space="preserve"> </w:t>
      </w:r>
      <w:r w:rsidR="00EE32D7">
        <w:t>Theref</w:t>
      </w:r>
      <w:r w:rsidR="000022EB">
        <w:t>o</w:t>
      </w:r>
      <w:r w:rsidR="00EE32D7">
        <w:t>re</w:t>
      </w:r>
      <w:r w:rsidRPr="00E03B11">
        <w:t>, we proposed a pragmatic</w:t>
      </w:r>
      <w:r w:rsidR="00607DA2">
        <w:t>,</w:t>
      </w:r>
      <w:r w:rsidR="00BD5981">
        <w:t xml:space="preserve"> </w:t>
      </w:r>
      <w:r w:rsidRPr="00E03B11">
        <w:t>optimi</w:t>
      </w:r>
      <w:r w:rsidR="00B445D6" w:rsidRPr="00E03B11">
        <w:t>s</w:t>
      </w:r>
      <w:r w:rsidRPr="00E03B11">
        <w:t>ed dosing regimen</w:t>
      </w:r>
      <w:r w:rsidR="00283CA5">
        <w:t xml:space="preserve"> </w:t>
      </w:r>
      <w:r w:rsidR="00DF212F">
        <w:t xml:space="preserve">based </w:t>
      </w:r>
      <w:r w:rsidR="007F1836">
        <w:t xml:space="preserve">on </w:t>
      </w:r>
      <w:r w:rsidR="00DF212F">
        <w:t>our simulations</w:t>
      </w:r>
      <w:ins w:id="268" w:author="My Luong Vuong" w:date="2024-06-21T23:15:00Z">
        <w:r w:rsidR="00764B21">
          <w:t xml:space="preserve"> </w:t>
        </w:r>
      </w:ins>
      <w:del w:id="269" w:author="My Luong Vuong" w:date="2024-06-21T23:16:00Z">
        <w:r w:rsidR="00950E76" w:rsidDel="00764B21">
          <w:delText xml:space="preserve">, </w:delText>
        </w:r>
      </w:del>
      <w:ins w:id="270" w:author="My Luong Vuong" w:date="2024-06-21T23:16:00Z">
        <w:r w:rsidR="00764B21">
          <w:t xml:space="preserve">with the potential to achieve </w:t>
        </w:r>
      </w:ins>
      <w:del w:id="271" w:author="My Luong Vuong" w:date="2024-06-21T23:16:00Z">
        <w:r w:rsidR="00AA77CA" w:rsidDel="00764B21">
          <w:delText>achieving</w:delText>
        </w:r>
      </w:del>
      <w:r w:rsidR="00283CA5">
        <w:t>a</w:t>
      </w:r>
      <w:r w:rsidRPr="00E03B11">
        <w:t xml:space="preserve"> </w:t>
      </w:r>
      <w:r w:rsidR="00B47AFD">
        <w:t>PTA</w:t>
      </w:r>
      <w:ins w:id="272" w:author="My Luong Vuong" w:date="2024-06-21T09:40:00Z">
        <w:r w:rsidR="00D72FC3">
          <w:t xml:space="preserve"> </w:t>
        </w:r>
      </w:ins>
      <w:del w:id="273" w:author="My Luong Vuong" w:date="2024-06-21T09:40:00Z">
        <w:r w:rsidR="00B47AFD" w:rsidDel="00D72FC3">
          <w:delText>PTA</w:delText>
        </w:r>
        <w:r w:rsidRPr="00E03B11" w:rsidDel="00D72FC3">
          <w:delText xml:space="preserve"> </w:delText>
        </w:r>
      </w:del>
      <w:r w:rsidR="00EE32D7">
        <w:t>of</w:t>
      </w:r>
      <w:r w:rsidR="00EE32D7" w:rsidRPr="00E03B11">
        <w:t xml:space="preserve"> </w:t>
      </w:r>
      <w:r w:rsidR="00EE32D7">
        <w:t xml:space="preserve">at least </w:t>
      </w:r>
      <w:r w:rsidRPr="00E03B11">
        <w:t xml:space="preserve">90% </w:t>
      </w:r>
      <w:r w:rsidR="009F2B64">
        <w:t>over the entire</w:t>
      </w:r>
      <w:r w:rsidRPr="00E03B11">
        <w:t xml:space="preserve"> two-week</w:t>
      </w:r>
      <w:r w:rsidR="009F2B64">
        <w:t xml:space="preserve"> treatment</w:t>
      </w:r>
      <w:r w:rsidRPr="00E03B11">
        <w:t xml:space="preserve"> course.</w:t>
      </w:r>
    </w:p>
    <w:p w14:paraId="17AB23FB" w14:textId="6E43671B" w:rsidR="00C71CF6" w:rsidRPr="00E03B11" w:rsidRDefault="006C319C" w:rsidP="00C71CF6">
      <w:r>
        <w:t>W</w:t>
      </w:r>
      <w:r w:rsidR="00C71CF6" w:rsidRPr="00E03B11">
        <w:t xml:space="preserve">e </w:t>
      </w:r>
      <w:r w:rsidR="00C71CF6">
        <w:t>performed an</w:t>
      </w:r>
      <w:r w:rsidR="00C71CF6" w:rsidRPr="00E03B11">
        <w:t xml:space="preserve"> </w:t>
      </w:r>
      <w:r w:rsidR="00C71CF6" w:rsidRPr="00D77C3B">
        <w:rPr>
          <w:highlight w:val="yellow"/>
          <w:rPrChange w:id="274" w:author="Jason Roberts" w:date="2024-06-20T23:08:00Z">
            <w:rPr/>
          </w:rPrChange>
        </w:rPr>
        <w:t>IPDMA</w:t>
      </w:r>
      <w:r w:rsidR="00C71CF6" w:rsidRPr="00E03B11">
        <w:t xml:space="preserve">, which involves merging datasets from multiple studies </w:t>
      </w:r>
      <w:r w:rsidR="00F63D8B">
        <w:t>sharing</w:t>
      </w:r>
      <w:r w:rsidR="00C71CF6" w:rsidRPr="00E03B11">
        <w:t xml:space="preserve"> subject populations and similar variables</w:t>
      </w:r>
      <w:r w:rsidR="00C71CF6" w:rsidRPr="00E03B11">
        <w:fldChar w:fldCharType="begin"/>
      </w:r>
      <w:r w:rsidR="00CB7027">
        <w: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r w:rsidR="00C71CF6" w:rsidRPr="00E03B11">
        <w:fldChar w:fldCharType="separate"/>
      </w:r>
      <w:r w:rsidR="00CB7027">
        <w:rPr>
          <w:noProof/>
        </w:rPr>
        <w:t> [30]</w:t>
      </w:r>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 </w:instrText>
      </w:r>
      <w:r w:rsidR="00CB7027">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CB7027">
        <w:instrText xml:space="preserve"> ADDIN EN.CITE.DATA </w:instrText>
      </w:r>
      <w:r w:rsidR="00CB7027">
        <w:fldChar w:fldCharType="end"/>
      </w:r>
      <w:r w:rsidR="00C71CF6" w:rsidRPr="00E03B11">
        <w:fldChar w:fldCharType="separate"/>
      </w:r>
      <w:r w:rsidR="00CB7027">
        <w:rPr>
          <w:noProof/>
        </w:rPr>
        <w:t> [31]</w:t>
      </w:r>
      <w:r w:rsidR="00C71CF6" w:rsidRPr="00E03B11">
        <w:fldChar w:fldCharType="end"/>
      </w:r>
      <w:r w:rsidR="00C71CF6">
        <w:t>.</w:t>
      </w:r>
    </w:p>
    <w:p w14:paraId="5D36F38E" w14:textId="7E69811B"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r w:rsidR="00E00FCB">
        <w:t>employed</w:t>
      </w:r>
      <w:r w:rsidR="000E083E">
        <w:t xml:space="preserve"> a</w:t>
      </w:r>
      <w:r w:rsidR="00E00FCB" w:rsidRPr="00E03B11">
        <w:t xml:space="preserve"> </w:t>
      </w:r>
      <w:r w:rsidRPr="00E03B11">
        <w:t>rich-sampling technique</w:t>
      </w:r>
      <w:r w:rsidR="00C2334D" w:rsidRPr="00E03B11">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 </w:instrText>
      </w:r>
      <w:r w:rsidR="00CB7027">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CB7027">
        <w:instrText xml:space="preserve"> ADDIN EN.CITE.DATA </w:instrText>
      </w:r>
      <w:r w:rsidR="00CB7027">
        <w:fldChar w:fldCharType="end"/>
      </w:r>
      <w:r w:rsidR="00C2334D" w:rsidRPr="00E03B11">
        <w:fldChar w:fldCharType="separate"/>
      </w:r>
      <w:r w:rsidR="00CB7027">
        <w:rPr>
          <w:noProof/>
        </w:rPr>
        <w:t> [14, 15, 32]</w:t>
      </w:r>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 </w:instrText>
      </w:r>
      <w:r w:rsidR="00CB7027">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CB7027">
        <w:instrText xml:space="preserve"> ADDIN EN.CITE.DATA </w:instrText>
      </w:r>
      <w:r w:rsidR="00CB7027">
        <w:fldChar w:fldCharType="end"/>
      </w:r>
      <w:r w:rsidR="0029658F" w:rsidRPr="00E03B11">
        <w:fldChar w:fldCharType="separate"/>
      </w:r>
      <w:r w:rsidR="00CB7027">
        <w:rPr>
          <w:noProof/>
        </w:rPr>
        <w:t> [12, 13, 33]</w:t>
      </w:r>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r w:rsidR="007267BE">
        <w:t xml:space="preserve"> the</w:t>
      </w:r>
      <w:r w:rsidR="006C319C">
        <w:t xml:space="preserve"> standard dosing</w:t>
      </w:r>
      <w:r w:rsidR="007267BE">
        <w:t xml:space="preserve"> regimen</w:t>
      </w:r>
      <w:r w:rsidR="004E5D0D">
        <w:t xml:space="preserve"> (</w:t>
      </w:r>
      <w:ins w:id="275" w:author="Yves Debaveye" w:date="2024-06-14T15:55:00Z">
        <w:del w:id="276" w:author="My Luong Vuong" w:date="2024-06-22T12:17:00Z">
          <w:r w:rsidR="004E5D0D" w:rsidDel="009C7A88">
            <w:delText xml:space="preserve">of </w:delText>
          </w:r>
        </w:del>
        <w:r w:rsidR="004E5D0D">
          <w:t xml:space="preserve">800mg </w:t>
        </w:r>
        <w:del w:id="277" w:author="My Luong Vuong" w:date="2024-06-21T09:32:00Z">
          <w:r w:rsidR="004E5D0D" w:rsidDel="00965EAA">
            <w:delText>LD</w:delText>
          </w:r>
        </w:del>
      </w:ins>
      <w:ins w:id="278" w:author="My Luong Vuong" w:date="2024-06-21T09:32:00Z">
        <w:r w:rsidR="00965EAA">
          <w:t>loading dose</w:t>
        </w:r>
      </w:ins>
      <w:ins w:id="279" w:author="Yves Debaveye" w:date="2024-06-14T15:55:00Z">
        <w:r w:rsidR="004E5D0D">
          <w:t xml:space="preserve"> and 400mg </w:t>
        </w:r>
        <w:del w:id="280" w:author="My Luong Vuong" w:date="2024-06-21T09:32:00Z">
          <w:r w:rsidR="004E5D0D" w:rsidDel="00965EAA">
            <w:delText>MD</w:delText>
          </w:r>
        </w:del>
      </w:ins>
      <w:ins w:id="281" w:author="My Luong Vuong" w:date="2024-06-21T09:32:00Z">
        <w:r w:rsidR="00965EAA">
          <w:t>maintenance dose</w:t>
        </w:r>
      </w:ins>
      <w:ins w:id="282" w:author="Yves Debaveye" w:date="2024-06-14T15:55:00Z">
        <w:r w:rsidR="004E5D0D">
          <w:t>)</w:t>
        </w:r>
        <w:del w:id="283" w:author="My Luong Vuong" w:date="2024-06-21T16:29:00Z">
          <w:r w:rsidR="004E5D0D" w:rsidDel="0060021F">
            <w:delText xml:space="preserve"> </w:delText>
          </w:r>
        </w:del>
      </w:ins>
      <w:ins w:id="284" w:author="My Luong Vuong" w:date="2024-06-20T16:12:00Z">
        <w:r w:rsidR="00D5798A" w:rsidRPr="00E03B11">
          <w:t>.</w:t>
        </w:r>
      </w:ins>
      <w:del w:id="285" w:author="My Luong Vuong" w:date="2024-06-20T16:12:00Z">
        <w:r w:rsidR="00D5798A" w:rsidRPr="00E03B11">
          <w:delText>.</w:delText>
        </w:r>
      </w:del>
      <w:del w:id="286" w:author="My Luong Vuong" w:date="2024-06-20T17:01:00Z">
        <w:r w:rsidR="00D5798A" w:rsidRPr="00E03B11">
          <w:delText>.</w:delText>
        </w:r>
      </w:del>
      <w:r w:rsidR="007F49F1">
        <w:t xml:space="preserve"> </w:t>
      </w:r>
      <w:commentRangeStart w:id="287"/>
      <w:commentRangeStart w:id="288"/>
      <w:r w:rsidR="007F49F1">
        <w:t xml:space="preserve">Specifically, </w:t>
      </w:r>
      <w:commentRangeStart w:id="289"/>
      <w:commentRangeStart w:id="290"/>
      <w:commentRangeStart w:id="291"/>
      <w:r w:rsidR="007222E9">
        <w:t xml:space="preserve">a </w:t>
      </w:r>
      <w:r w:rsidR="003517A9">
        <w:t xml:space="preserve">higher total body weight led to </w:t>
      </w:r>
      <w:r w:rsidR="00713419">
        <w:t>a lower PTA</w:t>
      </w:r>
      <w:commentRangeEnd w:id="287"/>
      <w:commentRangeEnd w:id="288"/>
      <w:commentRangeEnd w:id="289"/>
      <w:r w:rsidR="004E5D0D">
        <w:rPr>
          <w:rStyle w:val="CommentReference"/>
        </w:rPr>
        <w:commentReference w:id="287"/>
      </w:r>
      <w:r w:rsidR="004916B4">
        <w:rPr>
          <w:rStyle w:val="CommentReference"/>
        </w:rPr>
        <w:commentReference w:id="289"/>
      </w:r>
      <w:ins w:id="292" w:author="My Luong Vuong" w:date="2024-06-20T16:12:00Z">
        <w:r w:rsidR="004E5D0D">
          <w:rPr>
            <w:rStyle w:val="CommentReference"/>
          </w:rPr>
          <w:commentReference w:id="288"/>
        </w:r>
      </w:ins>
      <w:ins w:id="293" w:author="Yves Debaveye" w:date="2024-06-14T15:57:00Z">
        <w:r w:rsidR="004E5D0D">
          <w:t xml:space="preserve"> following the </w:t>
        </w:r>
        <w:del w:id="294" w:author="My Luong Vuong" w:date="2024-06-21T09:32:00Z">
          <w:r w:rsidR="004E5D0D" w:rsidDel="00217A7D">
            <w:delText>LD</w:delText>
          </w:r>
        </w:del>
      </w:ins>
      <w:ins w:id="295" w:author="My Luong Vuong" w:date="2024-06-21T09:32:00Z">
        <w:r w:rsidR="00217A7D">
          <w:t>lo</w:t>
        </w:r>
      </w:ins>
      <w:ins w:id="296" w:author="My Luong Vuong" w:date="2024-06-21T09:33:00Z">
        <w:r w:rsidR="00217A7D">
          <w:t>ading dose</w:t>
        </w:r>
      </w:ins>
      <w:ins w:id="297" w:author="Yves Debaveye" w:date="2024-06-14T15:57:00Z">
        <w:r w:rsidR="004E5D0D">
          <w:t xml:space="preserve"> of 800 mg</w:t>
        </w:r>
      </w:ins>
      <w:ins w:id="298" w:author="My Luong Vuong" w:date="2024-06-20T16:12:00Z">
        <w:r w:rsidR="00713419">
          <w:t>.</w:t>
        </w:r>
        <w:r w:rsidR="00D5798A" w:rsidRPr="00E03B11">
          <w:t xml:space="preserve"> </w:t>
        </w:r>
      </w:ins>
      <w:commentRangeEnd w:id="290"/>
      <w:ins w:id="299" w:author="My Luong Vuong" w:date="2024-06-20T23:08:00Z">
        <w:r w:rsidR="00242B08">
          <w:rPr>
            <w:rStyle w:val="CommentReference"/>
          </w:rPr>
          <w:commentReference w:id="290"/>
        </w:r>
        <w:commentRangeEnd w:id="291"/>
        <w:r w:rsidR="008B4586">
          <w:rPr>
            <w:rStyle w:val="CommentReference"/>
          </w:rPr>
          <w:commentReference w:id="291"/>
        </w:r>
      </w:ins>
      <w:del w:id="300" w:author="My Luong Vuong" w:date="2024-06-20T17:01:00Z">
        <w:r w:rsidR="00713419">
          <w:delText>.</w:delText>
        </w:r>
        <w:r w:rsidR="00D5798A" w:rsidRPr="00E03B11">
          <w:delText xml:space="preserve"> </w:delText>
        </w:r>
      </w:del>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301" w:author="Jason Roberts" w:date="2024-06-14T18:45:00Z">
        <w:r w:rsidR="006206B6">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302" w:author="My Luong Vuong" w:date="2024-05-31T10:38:00Z">
        <w:r w:rsidR="001B7553">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r w:rsidR="00CB7027">
        <w:instrText xml:space="preserve"> ADDIN EN.CITE </w:instrText>
      </w:r>
      <w:r w:rsidR="00CB7027">
        <w:fldChar w:fldCharType="begin">
          <w:fldData xml:space="preserve">PEVuZE5vdGU+PENpdGU+PEF1dGhvcj5DaGVuPC9BdXRob3I+PFllYXI+MjAyMjwvWWVhcj48UmVj
TnVtPjc1PC9SZWNOdW0+PERpc3BsYXlUZXh0PsKgWzEyLCAxNSwgMzRdPC9EaXNwbGF5VGV4dD48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CB7027">
        <w:instrText xml:space="preserve"> ADDIN EN.CITE.DATA </w:instrText>
      </w:r>
      <w:r w:rsidR="00CB7027">
        <w:fldChar w:fldCharType="end"/>
      </w:r>
      <w:r w:rsidR="001B7553">
        <w:fldChar w:fldCharType="separate"/>
      </w:r>
      <w:r w:rsidR="00CB7027">
        <w:rPr>
          <w:noProof/>
        </w:rPr>
        <w:t> [12, 15, 34]</w:t>
      </w:r>
      <w:ins w:id="303" w:author="My Luong Vuong" w:date="2024-05-31T10:38:00Z">
        <w:r w:rsidR="001B7553">
          <w:fldChar w:fldCharType="end"/>
        </w:r>
      </w:ins>
      <w:r w:rsidR="00D5798A">
        <w:t>.</w:t>
      </w:r>
      <w:r w:rsidR="004179E2">
        <w:t xml:space="preserve"> </w:t>
      </w:r>
      <w:r w:rsidR="00D5798A" w:rsidRPr="00E03B11">
        <w:t xml:space="preserve">Although </w:t>
      </w:r>
      <w:del w:id="304" w:author="My Luong Vuong" w:date="2024-06-22T11:42:00Z">
        <w:r w:rsidR="00D5798A" w:rsidRPr="00E03B11" w:rsidDel="000D7FFB">
          <w:delText xml:space="preserve">LBW </w:delText>
        </w:r>
        <w:r w:rsidR="00483EE0" w:rsidDel="000D7FFB">
          <w:delText>and</w:delText>
        </w:r>
        <w:r w:rsidR="00483EE0" w:rsidRPr="00E03B11" w:rsidDel="000D7FFB">
          <w:delText xml:space="preserve"> </w:delText>
        </w:r>
      </w:del>
      <w:r w:rsidR="00A66218">
        <w:t>FFM</w:t>
      </w:r>
      <w:r w:rsidR="00D5798A" w:rsidRPr="00E03B11">
        <w:t xml:space="preserve"> may be </w:t>
      </w:r>
      <w:ins w:id="305" w:author="My Luong Vuong" w:date="2024-06-22T12:17:00Z">
        <w:r w:rsidR="009C7A88">
          <w:t xml:space="preserve">a </w:t>
        </w:r>
      </w:ins>
      <w:r w:rsidR="00D5798A" w:rsidRPr="00E03B11">
        <w:t xml:space="preserve">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r w:rsidR="00087F51">
        <w:t>total</w:t>
      </w:r>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306" w:author="Jason Roberts" w:date="2024-06-14T18:46:00Z">
        <w:r w:rsidR="00B554FD">
          <w:delText>guestimating</w:delText>
        </w:r>
      </w:del>
      <w:ins w:id="307" w:author="My Luong Vuong" w:date="2024-06-20T22:21:00Z">
        <w:del w:id="308" w:author="Jason Roberts" w:date="2024-06-14T18:46:00Z">
          <w:r w:rsidR="00B554FD">
            <w:delText xml:space="preserve"> </w:delText>
          </w:r>
        </w:del>
      </w:ins>
      <w:ins w:id="309" w:author="Jason Roberts" w:date="2024-06-14T18:46:00Z">
        <w:r w:rsidR="006206B6">
          <w:t xml:space="preserve">estimating </w:t>
        </w:r>
      </w:ins>
      <w:r w:rsidR="00B554FD">
        <w:t>the patient’s</w:t>
      </w:r>
      <w:r w:rsidR="00D5798A" w:rsidRPr="00E03B11">
        <w:t xml:space="preserve"> height</w:t>
      </w:r>
      <w:r w:rsidR="00D5798A" w:rsidRPr="00E03B11">
        <w:fldChar w:fldCharType="begin"/>
      </w:r>
      <w:r w:rsidR="00CB7027">
        <w:instrText xml:space="preserve"> ADDIN EN.CITE &lt;EndNote&gt;&lt;Cite&gt;&lt;Author&gt;Boer&lt;/Author&gt;&lt;Year&gt;1984&lt;/Year&gt;&lt;RecNum&gt;24&lt;/RecNum&gt;&lt;DisplayText&gt; [18]&lt;/DisplayText&gt;&lt;record&gt;&lt;rec-number&gt;24&lt;/rec-number&gt;&lt;foreign-keys&gt;&lt;key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r w:rsidR="00D5798A" w:rsidRPr="00E03B11">
        <w:fldChar w:fldCharType="separate"/>
      </w:r>
      <w:r w:rsidR="00CB7027">
        <w:rPr>
          <w:noProof/>
        </w:rPr>
        <w:t> [18]</w:t>
      </w:r>
      <w:r w:rsidR="00D5798A" w:rsidRPr="00E03B11">
        <w:fldChar w:fldCharType="end"/>
      </w:r>
      <w:r w:rsidR="00D92B2B">
        <w:t>.</w:t>
      </w:r>
      <w:r w:rsidR="002A14CB">
        <w:t xml:space="preserve"> </w:t>
      </w:r>
      <w:commentRangeStart w:id="310"/>
      <w:commentRangeStart w:id="311"/>
      <w:r w:rsidR="00F02428">
        <w:t>F</w:t>
      </w:r>
      <w:r w:rsidR="00EC2A71">
        <w:t>luco</w:t>
      </w:r>
      <w:r w:rsidR="0007476F">
        <w:t xml:space="preserve">nazole </w:t>
      </w:r>
      <w:r w:rsidR="00690FB0">
        <w:t>clearance</w:t>
      </w:r>
      <w:r w:rsidR="00F02428">
        <w:t xml:space="preserve"> was</w:t>
      </w:r>
      <w:r w:rsidR="00690FB0">
        <w:t xml:space="preserve"> </w:t>
      </w:r>
      <w:r w:rsidR="00C60726">
        <w:t>nearly three times</w:t>
      </w:r>
      <w:r w:rsidR="001846ED">
        <w:t xml:space="preserve"> </w:t>
      </w:r>
      <w:r w:rsidR="00F02428">
        <w:t xml:space="preserve">higher </w:t>
      </w:r>
      <w:r w:rsidR="001846ED">
        <w:t xml:space="preserve">when patients were on CRRT compared </w:t>
      </w:r>
      <w:r w:rsidR="00F02428">
        <w:t xml:space="preserve">to </w:t>
      </w:r>
      <w:r w:rsidR="00DA6C55">
        <w:t>when</w:t>
      </w:r>
      <w:r w:rsidR="00056240">
        <w:t xml:space="preserve"> they were</w:t>
      </w:r>
      <w:r w:rsidR="00DA6C55">
        <w:t xml:space="preserve"> </w:t>
      </w:r>
      <w:r w:rsidR="00F02428">
        <w:t>off</w:t>
      </w:r>
      <w:r w:rsidR="00DA6C55">
        <w:t xml:space="preserve"> CRRT</w:t>
      </w:r>
      <w:commentRangeEnd w:id="310"/>
      <w:r w:rsidR="00BF088B">
        <w:rPr>
          <w:rStyle w:val="CommentReference"/>
        </w:rPr>
        <w:commentReference w:id="310"/>
      </w:r>
      <w:commentRangeEnd w:id="311"/>
      <w:r w:rsidR="00461A95">
        <w:rPr>
          <w:rStyle w:val="CommentReference"/>
        </w:rPr>
        <w:commentReference w:id="311"/>
      </w:r>
      <w:r w:rsidR="00DA6C55">
        <w:t xml:space="preserve">.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 </w:instrText>
      </w:r>
      <w:r w:rsidR="00CB7027">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CB7027">
        <w:instrText xml:space="preserve"> ADDIN EN.CITE.DATA </w:instrText>
      </w:r>
      <w:r w:rsidR="00CB7027">
        <w:fldChar w:fldCharType="end"/>
      </w:r>
      <w:r w:rsidR="00053E2C">
        <w:fldChar w:fldCharType="separate"/>
      </w:r>
      <w:r w:rsidR="00CB7027">
        <w:rPr>
          <w:noProof/>
        </w:rPr>
        <w:t> [32]</w:t>
      </w:r>
      <w:r w:rsidR="00053E2C">
        <w:fldChar w:fldCharType="end"/>
      </w:r>
      <w:r w:rsidR="00C82FEC">
        <w:t>.</w:t>
      </w:r>
      <w:ins w:id="312" w:author="My Luong Vuong" w:date="2024-06-21T23:17:00Z">
        <w:r w:rsidR="00DA0C18">
          <w:t xml:space="preserve"> </w:t>
        </w:r>
        <w:r w:rsidR="00042D1B">
          <w:t xml:space="preserve">Additionally, </w:t>
        </w:r>
        <w:proofErr w:type="spellStart"/>
        <w:r w:rsidR="002F2023" w:rsidRPr="002F2023">
          <w:t>eGFR</w:t>
        </w:r>
        <w:r w:rsidR="002F2023" w:rsidRPr="002F2023">
          <w:rPr>
            <w:vertAlign w:val="subscript"/>
            <w:rPrChange w:id="313" w:author="My Luong Vuong" w:date="2024-06-21T23:17:00Z">
              <w:rPr/>
            </w:rPrChange>
          </w:rPr>
          <w:t>CKD</w:t>
        </w:r>
        <w:proofErr w:type="spellEnd"/>
        <w:r w:rsidR="002F2023" w:rsidRPr="002F2023">
          <w:rPr>
            <w:vertAlign w:val="subscript"/>
            <w:rPrChange w:id="314" w:author="My Luong Vuong" w:date="2024-06-21T23:17:00Z">
              <w:rPr/>
            </w:rPrChange>
          </w:rPr>
          <w:t>-EPI</w:t>
        </w:r>
        <w:r w:rsidR="002F2023">
          <w:t xml:space="preserve"> signi</w:t>
        </w:r>
        <w:r w:rsidR="0037711F">
          <w:t>ficantly i</w:t>
        </w:r>
      </w:ins>
      <w:ins w:id="315" w:author="My Luong Vuong" w:date="2024-06-21T23:18:00Z">
        <w:r w:rsidR="0037711F">
          <w:t xml:space="preserve">mpacted </w:t>
        </w:r>
        <w:proofErr w:type="spellStart"/>
        <w:r w:rsidR="0026067C">
          <w:lastRenderedPageBreak/>
          <w:t>CL</w:t>
        </w:r>
        <w:r w:rsidR="0026067C" w:rsidRPr="0026067C">
          <w:rPr>
            <w:vertAlign w:val="subscript"/>
            <w:rPrChange w:id="316" w:author="My Luong Vuong" w:date="2024-06-21T23:18:00Z">
              <w:rPr/>
            </w:rPrChange>
          </w:rPr>
          <w:t>off-crrt</w:t>
        </w:r>
        <w:proofErr w:type="spellEnd"/>
        <w:r w:rsidR="0026067C">
          <w:t xml:space="preserve"> </w:t>
        </w:r>
      </w:ins>
      <w:ins w:id="317" w:author="My Luong Vuong" w:date="2024-06-21T23:20:00Z">
        <w:r w:rsidR="003471B9">
          <w:t>in our mode</w:t>
        </w:r>
      </w:ins>
      <w:ins w:id="318" w:author="My Luong Vuong" w:date="2024-06-21T23:25:00Z">
        <w:r w:rsidR="002F0345">
          <w:t>l</w:t>
        </w:r>
      </w:ins>
      <w:ins w:id="319" w:author="My Luong Vuong" w:date="2024-06-21T23:29:00Z">
        <w:r w:rsidR="005321F0">
          <w:t xml:space="preserve"> which was expected </w:t>
        </w:r>
      </w:ins>
      <w:ins w:id="320" w:author="My Luong Vuong" w:date="2024-06-21T23:55:00Z">
        <w:r w:rsidR="00E5587E">
          <w:t>since</w:t>
        </w:r>
      </w:ins>
      <w:ins w:id="321" w:author="My Luong Vuong" w:date="2024-06-21T23:29:00Z">
        <w:r w:rsidR="005321F0">
          <w:t xml:space="preserve"> fluconazole is mainly renally</w:t>
        </w:r>
      </w:ins>
      <w:ins w:id="322" w:author="My Luong Vuong" w:date="2024-06-21T23:30:00Z">
        <w:r w:rsidR="005321F0">
          <w:t xml:space="preserve"> </w:t>
        </w:r>
      </w:ins>
      <w:ins w:id="323" w:author="My Luong Vuong" w:date="2024-06-22T12:18:00Z">
        <w:r w:rsidR="00971193">
          <w:t>excreted</w:t>
        </w:r>
      </w:ins>
      <w:r w:rsidR="008168F7">
        <w:fldChar w:fldCharType="begin"/>
      </w:r>
      <w:r w:rsidR="008168F7">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8168F7">
        <w:fldChar w:fldCharType="separate"/>
      </w:r>
      <w:r w:rsidR="008168F7">
        <w:rPr>
          <w:noProof/>
        </w:rPr>
        <w:t> [5]</w:t>
      </w:r>
      <w:r w:rsidR="008168F7">
        <w:fldChar w:fldCharType="end"/>
      </w:r>
      <w:ins w:id="324" w:author="My Luong Vuong" w:date="2024-06-21T23:25:00Z">
        <w:r w:rsidR="002F0345">
          <w:t xml:space="preserve">. </w:t>
        </w:r>
        <w:r w:rsidR="00C7138E">
          <w:t xml:space="preserve">We chose </w:t>
        </w:r>
        <w:proofErr w:type="spellStart"/>
        <w:r w:rsidR="00030062">
          <w:t>e</w:t>
        </w:r>
      </w:ins>
      <w:ins w:id="325" w:author="My Luong Vuong" w:date="2024-06-21T23:35:00Z">
        <w:r w:rsidR="003A6EBA">
          <w:t>GFR</w:t>
        </w:r>
        <w:r w:rsidR="003A6EBA" w:rsidRPr="00EF6F4E">
          <w:rPr>
            <w:vertAlign w:val="subscript"/>
          </w:rPr>
          <w:t>CKD</w:t>
        </w:r>
        <w:proofErr w:type="spellEnd"/>
        <w:r w:rsidR="003A6EBA" w:rsidRPr="00EF6F4E">
          <w:rPr>
            <w:vertAlign w:val="subscript"/>
          </w:rPr>
          <w:t>-EPI</w:t>
        </w:r>
        <w:r w:rsidR="003A6EBA">
          <w:rPr>
            <w:vertAlign w:val="subscript"/>
          </w:rPr>
          <w:t xml:space="preserve"> </w:t>
        </w:r>
      </w:ins>
      <w:ins w:id="326" w:author="My Luong Vuong" w:date="2024-06-21T23:42:00Z">
        <w:r w:rsidR="00201500">
          <w:t xml:space="preserve">without race </w:t>
        </w:r>
      </w:ins>
      <w:ins w:id="327" w:author="My Luong Vuong" w:date="2024-06-21T23:52:00Z">
        <w:r w:rsidR="00411B79">
          <w:t>for</w:t>
        </w:r>
      </w:ins>
      <w:ins w:id="328" w:author="My Luong Vuong" w:date="2024-06-21T23:46:00Z">
        <w:r w:rsidR="00EC1E0C">
          <w:t xml:space="preserve"> assess</w:t>
        </w:r>
      </w:ins>
      <w:ins w:id="329" w:author="My Luong Vuong" w:date="2024-06-21T23:52:00Z">
        <w:r w:rsidR="00411B79">
          <w:t>ing</w:t>
        </w:r>
      </w:ins>
      <w:ins w:id="330" w:author="My Luong Vuong" w:date="2024-06-21T23:46:00Z">
        <w:r w:rsidR="00EC1E0C">
          <w:t xml:space="preserve"> kidney function</w:t>
        </w:r>
      </w:ins>
      <w:ins w:id="331" w:author="My Luong Vuong" w:date="2024-06-21T23:52:00Z">
        <w:r w:rsidR="00663315">
          <w:t>,</w:t>
        </w:r>
      </w:ins>
      <w:ins w:id="332" w:author="My Luong Vuong" w:date="2024-06-21T23:46:00Z">
        <w:r w:rsidR="00EC1E0C">
          <w:t xml:space="preserve"> </w:t>
        </w:r>
      </w:ins>
      <w:ins w:id="333" w:author="My Luong Vuong" w:date="2024-06-21T23:49:00Z">
        <w:r w:rsidR="0089277E">
          <w:t xml:space="preserve">as it is more inclusive </w:t>
        </w:r>
      </w:ins>
      <w:ins w:id="334" w:author="My Luong Vuong" w:date="2024-06-21T23:53:00Z">
        <w:r w:rsidR="001410DD">
          <w:t>than equations like</w:t>
        </w:r>
      </w:ins>
      <w:ins w:id="335" w:author="My Luong Vuong" w:date="2024-06-21T23:49:00Z">
        <w:r w:rsidR="0089277E">
          <w:t xml:space="preserve"> Cockcroft-Gault</w:t>
        </w:r>
      </w:ins>
      <w:r w:rsidR="001B732E">
        <w:fldChar w:fldCharType="begin"/>
      </w:r>
      <w:r w:rsidR="001B732E">
        <w:instrText xml:space="preserve"> ADDIN EN.CITE &lt;EndNote&gt;&lt;Cite&gt;&lt;Author&gt;Sharma&lt;/Author&gt;&lt;Year&gt;2022&lt;/Year&gt;&lt;RecNum&gt;25&lt;/RecNum&gt;&lt;DisplayText&gt; [19]&lt;/DisplayText&gt;&lt;record&gt;&lt;rec-number&gt;25&lt;/rec-number&gt;&lt;foreign-keys&gt;&lt;key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r w:rsidR="001B732E">
        <w:fldChar w:fldCharType="separate"/>
      </w:r>
      <w:r w:rsidR="001B732E">
        <w:rPr>
          <w:noProof/>
        </w:rPr>
        <w:t> [19]</w:t>
      </w:r>
      <w:r w:rsidR="001B732E">
        <w:fldChar w:fldCharType="end"/>
      </w:r>
      <w:ins w:id="336" w:author="My Luong Vuong" w:date="2024-06-21T23:49:00Z">
        <w:r w:rsidR="0089277E">
          <w:t>.</w:t>
        </w:r>
      </w:ins>
      <w:ins w:id="337" w:author="My Luong Vuong" w:date="2024-06-21T23:46:00Z">
        <w:r w:rsidR="00EC1E0C">
          <w:t xml:space="preserve"> </w:t>
        </w:r>
      </w:ins>
      <w:ins w:id="338" w:author="My Luong Vuong" w:date="2024-06-21T23:45:00Z">
        <w:r w:rsidR="00983D96">
          <w:t xml:space="preserve"> </w:t>
        </w:r>
      </w:ins>
      <w:ins w:id="339" w:author="My Luong Vuong" w:date="2024-06-21T23:22:00Z">
        <w:r w:rsidR="00327697">
          <w:t xml:space="preserve"> </w:t>
        </w:r>
      </w:ins>
      <w:ins w:id="340" w:author="My Luong Vuong" w:date="2024-06-21T23:18:00Z">
        <w:r w:rsidR="0037711F">
          <w:t xml:space="preserve"> </w:t>
        </w:r>
      </w:ins>
    </w:p>
    <w:p w14:paraId="66213A4D" w14:textId="2B248A3F" w:rsidR="00BA3DFC" w:rsidRDefault="0047500A" w:rsidP="00FA10AD">
      <w:commentRangeStart w:id="341"/>
      <w:commentRangeStart w:id="342"/>
      <w:commentRangeStart w:id="343"/>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commentRangeEnd w:id="341"/>
      <w:r w:rsidR="00461A95">
        <w:rPr>
          <w:rStyle w:val="CommentReference"/>
        </w:rPr>
        <w:commentReference w:id="341"/>
      </w:r>
      <w:r w:rsidR="008F1EEB">
        <w:t>.</w:t>
      </w:r>
      <w:r w:rsidR="00664077">
        <w:t xml:space="preserve"> </w:t>
      </w:r>
      <w:r w:rsidR="0079098D">
        <w:t xml:space="preserve">Despite </w:t>
      </w:r>
      <w:r w:rsidR="00374D9D">
        <w:t xml:space="preserve">significantly </w:t>
      </w:r>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r w:rsidR="00DB644B">
        <w:t>its entire</w:t>
      </w:r>
      <w:r w:rsidR="0017709B">
        <w:t xml:space="preserve"> </w:t>
      </w:r>
      <w:r w:rsidR="00854C04">
        <w:t>range</w:t>
      </w:r>
      <w:r w:rsidR="00B647C7">
        <w:t xml:space="preserve"> with th</w:t>
      </w:r>
      <w:r w:rsidR="006C319C">
        <w:t>is</w:t>
      </w:r>
      <w:r w:rsidR="00B647C7">
        <w:t xml:space="preserve"> </w:t>
      </w:r>
      <w:r w:rsidR="00024729">
        <w:t xml:space="preserve">optimised </w:t>
      </w:r>
      <w:r w:rsidR="00B647C7">
        <w:t>regimen</w:t>
      </w:r>
      <w:r w:rsidR="00854C04">
        <w:t>.</w:t>
      </w:r>
      <w:r w:rsidR="00404147">
        <w:t xml:space="preserve"> </w:t>
      </w:r>
      <w:r w:rsidR="00572697">
        <w:t xml:space="preserve">Our </w:t>
      </w:r>
      <w:r w:rsidR="00A21FB9">
        <w:t xml:space="preserve">recommended </w:t>
      </w:r>
      <w:r w:rsidR="0050114B" w:rsidRPr="0050114B">
        <w:t>maintenance dose</w:t>
      </w:r>
      <w:r w:rsidR="006F05B7">
        <w:t xml:space="preserve"> for patients when they were off CRRT</w:t>
      </w:r>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maintenance 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r w:rsidR="00FD7ACE">
        <w:t xml:space="preserve">It was because this </w:t>
      </w:r>
      <w:r w:rsidR="006E3A18">
        <w:t>minor</w:t>
      </w:r>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r w:rsidR="004F05AB">
        <w:fldChar w:fldCharType="begin"/>
      </w:r>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4F05AB">
        <w:fldChar w:fldCharType="separate"/>
      </w:r>
      <w:r w:rsidR="00CB7027">
        <w:rPr>
          <w:noProof/>
        </w:rPr>
        <w:t> [35]</w:t>
      </w:r>
      <w:r w:rsidR="004F05AB">
        <w:fldChar w:fldCharType="end"/>
      </w:r>
      <w:r w:rsidR="00C75BE1">
        <w:t>.</w:t>
      </w:r>
      <w:ins w:id="344" w:author="My Luong Vuong" w:date="2024-06-21T16:57:00Z">
        <w:r w:rsidR="000F5D43">
          <w:t xml:space="preserve"> </w:t>
        </w:r>
      </w:ins>
    </w:p>
    <w:p w14:paraId="7DFFBF45" w14:textId="73DC60E0" w:rsidR="00116AAE" w:rsidRDefault="00DC1929" w:rsidP="00FA10AD">
      <w:del w:id="345" w:author="My Luong Vuong" w:date="2024-06-21T17:04:00Z">
        <w:r w:rsidRPr="00A76A64" w:rsidDel="00E304BB">
          <w:delText xml:space="preserve">Our 400 mg q24h maintenance </w:delText>
        </w:r>
        <w:commentRangeStart w:id="346"/>
        <w:commentRangeStart w:id="347"/>
        <w:r w:rsidRPr="00A76A64" w:rsidDel="00E304BB">
          <w:delText>dose</w:delText>
        </w:r>
        <w:r w:rsidR="00FD28BC" w:rsidDel="00E304BB">
          <w:delText xml:space="preserve"> recommendation</w:delText>
        </w:r>
        <w:r w:rsidRPr="00A76A64" w:rsidDel="00E304BB">
          <w:delText xml:space="preserve"> for off-CRRT events</w:delText>
        </w:r>
      </w:del>
      <w:ins w:id="348" w:author="My Luong Vuong" w:date="2024-06-21T17:04:00Z">
        <w:r w:rsidR="00E304BB">
          <w:t>The lack of kidney function effect in our study</w:t>
        </w:r>
      </w:ins>
      <w:r w:rsidRPr="00A76A64">
        <w:t xml:space="preserve"> </w:t>
      </w:r>
      <w:commentRangeStart w:id="349"/>
      <w:del w:id="350" w:author="My Luong Vuong" w:date="2024-06-21T09:27:00Z">
        <w:r w:rsidRPr="00A76A64" w:rsidDel="002774A0">
          <w:delText xml:space="preserve">is </w:delText>
        </w:r>
        <w:r w:rsidDel="002774A0">
          <w:delText>seemingly striking</w:delText>
        </w:r>
        <w:r w:rsidRPr="00A76A64" w:rsidDel="002774A0">
          <w:delText xml:space="preserve"> </w:delText>
        </w:r>
        <w:r w:rsidDel="002774A0">
          <w:delText>as</w:delText>
        </w:r>
        <w:r w:rsidRPr="00A76A64" w:rsidDel="002774A0">
          <w:delText xml:space="preserve"> it </w:delText>
        </w:r>
      </w:del>
      <w:commentRangeEnd w:id="349"/>
      <w:r w:rsidR="00AC1C1F">
        <w:rPr>
          <w:rStyle w:val="CommentReference"/>
        </w:rPr>
        <w:commentReference w:id="349"/>
      </w:r>
      <w:r w:rsidRPr="00A76A64">
        <w:t xml:space="preserve">contrasts with previous studies </w:t>
      </w:r>
      <w:del w:id="351" w:author="My Luong Vuong" w:date="2024-06-22T09:50:00Z">
        <w:r w:rsidRPr="00A76A64" w:rsidDel="000E75A6">
          <w:delText xml:space="preserve">that </w:delText>
        </w:r>
      </w:del>
      <w:ins w:id="352" w:author="My Luong Vuong" w:date="2024-06-22T09:50:00Z">
        <w:r w:rsidR="000E75A6">
          <w:t>which</w:t>
        </w:r>
        <w:r w:rsidR="000E75A6" w:rsidRPr="00A76A64">
          <w:t xml:space="preserve"> </w:t>
        </w:r>
      </w:ins>
      <w:r w:rsidRPr="00A76A64">
        <w:t>suggested higher doses for patients with augmented renal clearance</w:t>
      </w:r>
      <w:commentRangeEnd w:id="346"/>
      <w:r w:rsidR="00504F6F">
        <w:rPr>
          <w:rStyle w:val="CommentReference"/>
        </w:rPr>
        <w:commentReference w:id="346"/>
      </w:r>
      <w:commentRangeEnd w:id="347"/>
      <w:r w:rsidR="008C6E73">
        <w:rPr>
          <w:rStyle w:val="CommentReference"/>
        </w:rPr>
        <w:commentReference w:id="347"/>
      </w:r>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r w:rsidR="00BB3FD8">
        <w:t>when</w:t>
      </w:r>
      <w:r w:rsidR="00314142">
        <w:t xml:space="preserve"> </w:t>
      </w:r>
      <w:r w:rsidR="005178B4">
        <w:t xml:space="preserve">data is </w:t>
      </w:r>
      <w:r w:rsidR="0017061F">
        <w:t>missing at random</w:t>
      </w:r>
      <w:r w:rsidR="00314142">
        <w:t xml:space="preserve"> (MAR)</w:t>
      </w:r>
      <w:r w:rsidR="00BF2EC5">
        <w:fldChar w:fldCharType="begin"/>
      </w:r>
      <w:r w:rsidR="00CB7027">
        <w:instrText xml:space="preserve"> ADDIN EN.CITE &lt;EndNote&gt;&lt;Cite&gt;&lt;Author&gt;Johansson Å&lt;/Author&gt;&lt;Year&gt;2013&lt;/Year&gt;&lt;RecNum&gt;63&lt;/RecNum&gt;&lt;DisplayText&gt; [36]&lt;/DisplayText&gt;&lt;record&gt;&lt;rec-number&gt;63&lt;/rec-number&gt;&lt;foreign-keys&gt;&lt;key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r w:rsidR="00BF2EC5">
        <w:fldChar w:fldCharType="separate"/>
      </w:r>
      <w:r w:rsidR="00CB7027">
        <w:rPr>
          <w:noProof/>
        </w:rPr>
        <w:t> [36]</w:t>
      </w:r>
      <w:r w:rsidR="00BF2EC5">
        <w:fldChar w:fldCharType="end"/>
      </w:r>
      <w:r w:rsidR="0017061F">
        <w:t>.</w:t>
      </w:r>
      <w:r w:rsidR="000C17BA">
        <w:t xml:space="preserve"> Unfortunately,</w:t>
      </w:r>
      <w:ins w:id="353" w:author="My Luong Vuong" w:date="2024-06-21T16:39:00Z">
        <w:r w:rsidR="001876E4">
          <w:t xml:space="preserve"> </w:t>
        </w:r>
      </w:ins>
      <w:r w:rsidR="000C17BA">
        <w:t>against all evidence</w:t>
      </w:r>
      <w:r w:rsidR="00035A20">
        <w:t>,</w:t>
      </w:r>
      <w:r w:rsidR="000C17BA">
        <w:t xml:space="preserve"> single imputation remains</w:t>
      </w:r>
      <w:r w:rsidR="00035A20">
        <w:t xml:space="preserve"> widely applied in pharmacometrics research. </w:t>
      </w:r>
      <w:del w:id="354" w:author="My Luong Vuong" w:date="2024-06-21T17:03:00Z">
        <w:r w:rsidR="00452E75" w:rsidDel="00EF7BD5">
          <w:delText>I</w:delText>
        </w:r>
        <w:r w:rsidR="00035A20" w:rsidDel="00EF7BD5">
          <w:delText>n our case,</w:delText>
        </w:r>
        <w:r w:rsidR="00B04D68" w:rsidDel="00EF7BD5">
          <w:delText xml:space="preserve"> </w:delText>
        </w:r>
        <w:r w:rsidR="0027650D" w:rsidRPr="0027650D" w:rsidDel="00EF7BD5">
          <w:delText xml:space="preserve">when we explored the </w:delText>
        </w:r>
        <w:r w:rsidR="00D032DD" w:rsidDel="00EF7BD5">
          <w:delText>eGFR</w:delText>
        </w:r>
        <w:r w:rsidR="00D032DD" w:rsidRPr="00A72BCD" w:rsidDel="00EF7BD5">
          <w:rPr>
            <w:vertAlign w:val="subscript"/>
          </w:rPr>
          <w:delText>CKD</w:delText>
        </w:r>
        <w:r w:rsidR="00D032DD" w:rsidDel="00EF7BD5">
          <w:rPr>
            <w:vertAlign w:val="subscript"/>
          </w:rPr>
          <w:delText>-</w:delText>
        </w:r>
        <w:r w:rsidR="00D032DD" w:rsidRPr="00A72BCD" w:rsidDel="00EF7BD5">
          <w:rPr>
            <w:vertAlign w:val="subscript"/>
          </w:rPr>
          <w:delText>EPI</w:delText>
        </w:r>
        <w:r w:rsidR="0027650D" w:rsidRPr="0027650D" w:rsidDel="00EF7BD5">
          <w:delText xml:space="preserve"> data in our </w:delText>
        </w:r>
        <w:r w:rsidR="00A12839" w:rsidDel="00EF7BD5">
          <w:delText>pooled</w:delText>
        </w:r>
        <w:r w:rsidR="0027650D" w:rsidRPr="0027650D" w:rsidDel="00EF7BD5">
          <w:delText xml:space="preserve"> dataset, </w:delText>
        </w:r>
        <w:commentRangeStart w:id="355"/>
        <w:r w:rsidR="0027650D" w:rsidRPr="0027650D" w:rsidDel="00EF7BD5">
          <w:delText>we found that using single imputation methods like</w:delText>
        </w:r>
        <w:r w:rsidR="00A41608" w:rsidDel="00EF7BD5">
          <w:delText xml:space="preserve"> last observation carried forward </w:delText>
        </w:r>
        <w:r w:rsidR="00282A1D" w:rsidDel="00EF7BD5">
          <w:delText>would be inappropriate</w:delText>
        </w:r>
        <w:commentRangeEnd w:id="355"/>
        <w:r w:rsidR="00461A95" w:rsidDel="00EF7BD5">
          <w:rPr>
            <w:rStyle w:val="CommentReference"/>
          </w:rPr>
          <w:commentReference w:id="355"/>
        </w:r>
        <w:r w:rsidR="00B338A9" w:rsidDel="00EF7BD5">
          <w:delText xml:space="preserve">. </w:delText>
        </w:r>
      </w:del>
      <w:commentRangeStart w:id="356"/>
      <w:r w:rsidR="0098485D">
        <w:t>Such a</w:t>
      </w:r>
      <w:r w:rsidR="00B338A9">
        <w:t xml:space="preserve"> method would</w:t>
      </w:r>
      <w:r w:rsidR="0047336D">
        <w:t xml:space="preserve"> </w:t>
      </w:r>
      <w:r w:rsidR="00861ABD">
        <w:t xml:space="preserve">falsely </w:t>
      </w:r>
      <w:r w:rsidR="00B338A9">
        <w:t>decrease</w:t>
      </w:r>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r w:rsidR="0057294B">
        <w:t xml:space="preserve">that we </w:t>
      </w:r>
      <w:r w:rsidR="00861ABD">
        <w:t xml:space="preserve">observed </w:t>
      </w:r>
      <w:r w:rsidR="00FA10AD">
        <w:t>during critical illness</w:t>
      </w:r>
      <w:r w:rsidR="00372158">
        <w:fldChar w:fldCharType="begin"/>
      </w:r>
      <w:commentRangeEnd w:id="356"/>
      <w:r w:rsidR="00CB7027">
        <w:instrText xml:space="preserve"> ADDIN EN.CITE &lt;EndNote&gt;&lt;Cite&gt;&lt;Author&gt;Huang&lt;/Author&gt;&lt;Year&gt;2022&lt;/Year&gt;&lt;RecNum&gt;72&lt;/RecNum&gt;&lt;DisplayText&gt; [35]&lt;/DisplayText&gt;&lt;record&gt;&lt;rec-number&gt;72&lt;/rec-number&gt;&lt;foreign-keys&gt;&lt;key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r w:rsidR="00372158">
        <w:fldChar w:fldCharType="separate"/>
      </w:r>
      <w:r w:rsidR="00CB7027">
        <w:rPr>
          <w:noProof/>
        </w:rPr>
        <w:t> [35]</w:t>
      </w:r>
      <w:r w:rsidR="00372158">
        <w:fldChar w:fldCharType="end"/>
      </w:r>
      <w:r w:rsidR="00461A95">
        <w:rPr>
          <w:rStyle w:val="CommentReference"/>
        </w:rPr>
        <w:commentReference w:id="356"/>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r w:rsidR="00CB7027">
        <w: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r w:rsidR="00461C40">
        <w:fldChar w:fldCharType="separate"/>
      </w:r>
      <w:r w:rsidR="00CB7027">
        <w:rPr>
          <w:noProof/>
        </w:rPr>
        <w:t> [20]</w:t>
      </w:r>
      <w:r w:rsidR="00461C40">
        <w:fldChar w:fldCharType="end"/>
      </w:r>
      <w:r w:rsidR="007E4428">
        <w:t>.</w:t>
      </w:r>
      <w:r w:rsidR="00850642">
        <w:t xml:space="preserve"> </w:t>
      </w:r>
      <w:ins w:id="357" w:author="My Luong Vuong" w:date="2024-06-21T17:05:00Z">
        <w:r w:rsidR="00F94D69">
          <w:t xml:space="preserve"> </w:t>
        </w:r>
        <w:commentRangeStart w:id="358"/>
        <w:commentRangeStart w:id="359"/>
        <w:r w:rsidR="00F94D69" w:rsidRPr="00F94D69">
          <w:t xml:space="preserve">Although we could not identify a clinically relevant effect of </w:t>
        </w:r>
        <w:proofErr w:type="spellStart"/>
        <w:r w:rsidR="00F94D69" w:rsidRPr="00F94D69">
          <w:t>eGFR</w:t>
        </w:r>
        <w:r w:rsidR="00F94D69" w:rsidRPr="00F94D69">
          <w:rPr>
            <w:vertAlign w:val="subscript"/>
            <w:rPrChange w:id="360" w:author="My Luong Vuong" w:date="2024-06-21T17:05:00Z">
              <w:rPr/>
            </w:rPrChange>
          </w:rPr>
          <w:t>CKD</w:t>
        </w:r>
        <w:proofErr w:type="spellEnd"/>
        <w:r w:rsidR="00F94D69" w:rsidRPr="00F94D69">
          <w:rPr>
            <w:vertAlign w:val="subscript"/>
            <w:rPrChange w:id="361" w:author="My Luong Vuong" w:date="2024-06-21T17:05:00Z">
              <w:rPr/>
            </w:rPrChange>
          </w:rPr>
          <w:t>-EPI</w:t>
        </w:r>
        <w:r w:rsidR="00F94D69" w:rsidRPr="00F94D69">
          <w:t xml:space="preserve"> on PKPD target attainment, this should not be interpreted as a confirmation of the absence of a kidney function effect, but rather as a failure to confirm an effect with the current dataset</w:t>
        </w:r>
        <w:r w:rsidR="00CE3CD5">
          <w:t>.</w:t>
        </w:r>
      </w:ins>
      <w:commentRangeEnd w:id="358"/>
      <w:ins w:id="362" w:author="My Luong Vuong" w:date="2024-06-21T17:09:00Z">
        <w:r w:rsidR="00A077A7">
          <w:rPr>
            <w:rStyle w:val="CommentReference"/>
          </w:rPr>
          <w:commentReference w:id="358"/>
        </w:r>
        <w:commentRangeEnd w:id="359"/>
        <w:r w:rsidR="00A077A7">
          <w:rPr>
            <w:rStyle w:val="CommentReference"/>
          </w:rPr>
          <w:commentReference w:id="359"/>
        </w:r>
      </w:ins>
      <w:ins w:id="363" w:author="My Luong Vuong" w:date="2024-06-21T17:05:00Z">
        <w:r w:rsidR="00F94D69">
          <w:t xml:space="preserve"> </w:t>
        </w:r>
      </w:ins>
      <w:del w:id="364" w:author="My Luong Vuong" w:date="2024-06-21T17:04:00Z">
        <w:r w:rsidR="00850642" w:rsidDel="00F94D69">
          <w:delText xml:space="preserve">Nevertheless, </w:delText>
        </w:r>
        <w:r w:rsidR="00C67CB9" w:rsidDel="00F94D69">
          <w:delText xml:space="preserve">the best </w:delText>
        </w:r>
        <w:r w:rsidR="00606189" w:rsidDel="00F94D69">
          <w:delText xml:space="preserve">missing </w:delText>
        </w:r>
        <w:r w:rsidR="00781614" w:rsidDel="00F94D69">
          <w:delText xml:space="preserve">data handling </w:delText>
        </w:r>
        <w:r w:rsidR="004D22DD" w:rsidDel="00F94D69">
          <w:delText>method is not having</w:delText>
        </w:r>
        <w:r w:rsidR="00900A1C" w:rsidDel="00F94D69">
          <w:delText xml:space="preserve"> any data missing</w:delText>
        </w:r>
        <w:r w:rsidR="000715BB" w:rsidDel="00F94D69">
          <w:fldChar w:fldCharType="begin"/>
        </w:r>
        <w:r w:rsidR="00CB7027" w:rsidDel="00F94D69">
          <w:delInstrText xml:space="preserve"> ADDIN EN.CITE &lt;EndNote&gt;&lt;Cite&gt;&lt;Author&gt;Heymans&lt;/Author&gt;&lt;Year&gt;2022&lt;/Year&gt;&lt;RecNum&gt;83&lt;/RecNum&gt;&lt;DisplayText&gt; [37]&lt;/DisplayText&gt;&lt;record&gt;&lt;rec-number&gt;83&lt;/rec-number&gt;&lt;foreign-keys&gt;&lt;key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r w:rsidR="000715BB" w:rsidDel="00F94D69">
          <w:fldChar w:fldCharType="separate"/>
        </w:r>
        <w:r w:rsidR="00CB7027" w:rsidDel="00F94D69">
          <w:rPr>
            <w:noProof/>
          </w:rPr>
          <w:delText> [37]</w:delText>
        </w:r>
        <w:r w:rsidR="000715BB" w:rsidDel="00F94D69">
          <w:fldChar w:fldCharType="end"/>
        </w:r>
        <w:r w:rsidR="004D22DD" w:rsidDel="00F94D69">
          <w:delText>.</w:delText>
        </w:r>
        <w:r w:rsidR="00522739" w:rsidDel="00F94D69">
          <w:delText xml:space="preserve"> </w:delText>
        </w:r>
      </w:del>
      <w:r w:rsidR="008650D7">
        <w:t xml:space="preserve">Hence, </w:t>
      </w:r>
      <w:del w:id="365" w:author="My Luong Vuong" w:date="2024-06-21T17:06:00Z">
        <w:r w:rsidR="008650D7" w:rsidDel="00600DCB">
          <w:delText>o</w:delText>
        </w:r>
        <w:r w:rsidR="00D61134" w:rsidDel="00600DCB">
          <w:delText xml:space="preserve">ur </w:delText>
        </w:r>
        <w:r w:rsidR="00D9314D" w:rsidDel="00600DCB">
          <w:delText>profound</w:delText>
        </w:r>
        <w:r w:rsidR="00D61134" w:rsidDel="00600DCB">
          <w:delText xml:space="preserve"> degree of </w:delText>
        </w:r>
        <w:r w:rsidR="000715BB" w:rsidDel="00600DCB">
          <w:delText>missing data</w:delText>
        </w:r>
        <w:r w:rsidR="00D61134" w:rsidDel="00600DCB">
          <w:delText xml:space="preserve"> </w:delText>
        </w:r>
        <w:r w:rsidR="003F0FE9" w:rsidDel="00600DCB">
          <w:delText>necessitates</w:delText>
        </w:r>
        <w:r w:rsidR="009911D9" w:rsidDel="00600DCB">
          <w:delText xml:space="preserve"> </w:delText>
        </w:r>
      </w:del>
      <w:r w:rsidR="009911D9">
        <w:t>a w</w:t>
      </w:r>
      <w:r w:rsidR="00AF5CE9">
        <w:t>ell-designed</w:t>
      </w:r>
      <w:r w:rsidR="009911D9">
        <w:t>, prospective clinical trial</w:t>
      </w:r>
      <w:r w:rsidR="001D6C7E">
        <w:t xml:space="preserve"> with </w:t>
      </w:r>
      <w:r w:rsidR="00047193">
        <w:t xml:space="preserve">an </w:t>
      </w:r>
      <w:r w:rsidR="00F01693">
        <w:t>intensive data collection</w:t>
      </w:r>
      <w:r w:rsidR="00047193">
        <w:t xml:space="preserve"> scheme</w:t>
      </w:r>
      <w:ins w:id="366" w:author="My Luong Vuong" w:date="2024-06-21T17:07:00Z">
        <w:r w:rsidR="00C740C8">
          <w:t xml:space="preserve"> is necessitated</w:t>
        </w:r>
        <w:r w:rsidR="00DD60FF">
          <w:t xml:space="preserve"> to </w:t>
        </w:r>
      </w:ins>
      <w:ins w:id="367" w:author="My Luong Vuong" w:date="2024-06-21T17:08:00Z">
        <w:r w:rsidR="00DD60FF">
          <w:t xml:space="preserve">validate our </w:t>
        </w:r>
        <w:r w:rsidR="00B17C74">
          <w:t>findings</w:t>
        </w:r>
      </w:ins>
      <w:r w:rsidR="00F01693">
        <w:t>.</w:t>
      </w:r>
      <w:r w:rsidR="009911D9">
        <w:t xml:space="preserve"> </w:t>
      </w:r>
      <w:commentRangeStart w:id="368"/>
      <w:del w:id="369" w:author="My Luong Vuong" w:date="2024-06-21T17:07:00Z">
        <w:r w:rsidR="00F10947" w:rsidDel="00090798">
          <w:delText>This clinical trial</w:delText>
        </w:r>
        <w:r w:rsidR="000B34C7" w:rsidDel="00090798">
          <w:delText xml:space="preserve"> can then help </w:delText>
        </w:r>
        <w:r w:rsidR="009911D9" w:rsidDel="00090798">
          <w:delText xml:space="preserve">confirm or refute the clinical relevance of </w:delText>
        </w:r>
        <w:r w:rsidR="00BE7E50" w:rsidDel="00090798">
          <w:delText xml:space="preserve">the </w:delText>
        </w:r>
        <w:r w:rsidR="003963CA" w:rsidDel="00090798">
          <w:delText xml:space="preserve">kidney </w:delText>
        </w:r>
        <w:r w:rsidR="00BE7E50" w:rsidDel="00090798">
          <w:delText>function on PKPD target attainment</w:delText>
        </w:r>
        <w:r w:rsidR="00E20B55" w:rsidDel="00090798">
          <w:delText xml:space="preserve"> of fluconazole</w:delText>
        </w:r>
        <w:r w:rsidR="00BE7E50" w:rsidDel="00090798">
          <w:delText xml:space="preserve"> </w:delText>
        </w:r>
        <w:r w:rsidR="00697DA6" w:rsidDel="00090798">
          <w:delText>under our dosing recommendation</w:delText>
        </w:r>
        <w:r w:rsidR="005C013B" w:rsidDel="00090798">
          <w:delText>.</w:delText>
        </w:r>
        <w:commentRangeEnd w:id="368"/>
        <w:r w:rsidR="004169C9" w:rsidDel="00090798">
          <w:rPr>
            <w:rStyle w:val="CommentReference"/>
          </w:rPr>
          <w:commentReference w:id="368"/>
        </w:r>
        <w:commentRangeEnd w:id="342"/>
        <w:r w:rsidR="00F7758E" w:rsidDel="00090798">
          <w:rPr>
            <w:rStyle w:val="CommentReference"/>
          </w:rPr>
          <w:commentReference w:id="342"/>
        </w:r>
        <w:commentRangeEnd w:id="343"/>
        <w:r w:rsidR="00F7758E" w:rsidDel="00090798">
          <w:rPr>
            <w:rStyle w:val="CommentReference"/>
          </w:rPr>
          <w:commentReference w:id="343"/>
        </w:r>
      </w:del>
    </w:p>
    <w:p w14:paraId="73505988" w14:textId="0A0D61BD" w:rsidR="00A24960" w:rsidRPr="00E03B11" w:rsidRDefault="00BD3C3F" w:rsidP="00593CAA">
      <w:commentRangeStart w:id="370"/>
      <w:commentRangeStart w:id="371"/>
      <w:r>
        <w:t>Our</w:t>
      </w:r>
      <w:r w:rsidRPr="00E03B11">
        <w:t xml:space="preserve"> </w:t>
      </w:r>
      <w:r w:rsidR="0010285C">
        <w:t xml:space="preserve">proposed </w:t>
      </w:r>
      <w:r w:rsidR="00A24960" w:rsidRPr="00E03B11">
        <w:t>dosing regimen</w:t>
      </w:r>
      <w:r w:rsidR="004859F2">
        <w:t xml:space="preserve"> </w:t>
      </w:r>
      <w:commentRangeStart w:id="372"/>
      <w:del w:id="373" w:author="My Luong Vuong" w:date="2024-06-21T09:20:00Z">
        <w:r w:rsidR="005501B9" w:rsidDel="006915ED">
          <w:delText xml:space="preserve">can </w:delText>
        </w:r>
      </w:del>
      <w:commentRangeEnd w:id="372"/>
      <w:ins w:id="374" w:author="My Luong Vuong" w:date="2024-06-12T16:48:00Z">
        <w:r w:rsidR="008C6E73">
          <w:t xml:space="preserve">may </w:t>
        </w:r>
      </w:ins>
      <w:ins w:id="375" w:author="My Luong Vuong" w:date="2024-06-20T22:21:00Z">
        <w:r w:rsidR="00F67BC5">
          <w:rPr>
            <w:rStyle w:val="CommentReference"/>
          </w:rPr>
          <w:commentReference w:id="372"/>
        </w:r>
      </w:ins>
      <w:r w:rsidR="005501B9">
        <w:t>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370"/>
      <w:r w:rsidR="002E3831">
        <w:rPr>
          <w:rStyle w:val="CommentReference"/>
        </w:rPr>
        <w:commentReference w:id="370"/>
      </w:r>
      <w:commentRangeEnd w:id="371"/>
      <w:r w:rsidR="008C6E73">
        <w:rPr>
          <w:rStyle w:val="CommentReference"/>
        </w:rPr>
        <w:commentReference w:id="371"/>
      </w:r>
      <w:r w:rsidR="00A24960" w:rsidRPr="00E03B11">
        <w:t>TDM of fluconazole</w:t>
      </w:r>
      <w:r w:rsidR="0039037D">
        <w:t xml:space="preserve"> </w:t>
      </w:r>
      <w:r w:rsidR="00EC7FA5">
        <w:t xml:space="preserve">is not widely recommended nor </w:t>
      </w:r>
      <w:r w:rsidR="00EC7FA5">
        <w:lastRenderedPageBreak/>
        <w:t>implemented</w:t>
      </w:r>
      <w:del w:id="376" w:author="My Luong Vuong" w:date="2024-06-22T12:20:00Z">
        <w:r w:rsidR="00EC7FA5" w:rsidDel="00EC34FB">
          <w:delText>,</w:delText>
        </w:r>
      </w:del>
      <w:r w:rsidR="00EC7FA5">
        <w:t xml:space="preserve"> but advocated in rare circumstances such as for obese patients, patients on CRRT</w:t>
      </w:r>
      <w:r w:rsidR="009B1E00">
        <w:t xml:space="preserve">, </w:t>
      </w:r>
      <w:r w:rsidR="00DE73FF">
        <w:t>and</w:t>
      </w:r>
      <w:r w:rsidR="00EC7FA5">
        <w:t xml:space="preserve"> 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377"/>
      <w:commentRangeStart w:id="378"/>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ins w:id="379" w:author="My Luong Vuong" w:date="2024-06-22T12:20:00Z">
        <w:r w:rsidR="006B3970">
          <w:t xml:space="preserve">the </w:t>
        </w:r>
      </w:ins>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commentRangeEnd w:id="377"/>
      <w:r w:rsidR="00704ABD">
        <w:instrText xml:space="preserve"> ADDIN EN.CITE </w:instrText>
      </w:r>
      <w:r w:rsidR="00704ABD">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704ABD">
        <w:instrText xml:space="preserve"> ADDIN EN.CITE.DATA </w:instrText>
      </w:r>
      <w:r w:rsidR="00704ABD">
        <w:fldChar w:fldCharType="end"/>
      </w:r>
      <w:r w:rsidR="00A24960" w:rsidRPr="00E03B11">
        <w:fldChar w:fldCharType="separate"/>
      </w:r>
      <w:r w:rsidR="00704ABD">
        <w:rPr>
          <w:noProof/>
        </w:rPr>
        <w:t> [37]</w:t>
      </w:r>
      <w:r w:rsidR="00A24960" w:rsidRPr="00E03B11">
        <w:fldChar w:fldCharType="end"/>
      </w:r>
      <w:r w:rsidR="00ED0825">
        <w:rPr>
          <w:rStyle w:val="CommentReference"/>
        </w:rPr>
        <w:commentReference w:id="377"/>
      </w:r>
      <w:commentRangeEnd w:id="378"/>
      <w:r w:rsidR="00D117ED">
        <w:rPr>
          <w:rStyle w:val="CommentReference"/>
        </w:rPr>
        <w:commentReference w:id="378"/>
      </w:r>
      <w:r w:rsidR="004D7B5E">
        <w:t>.</w:t>
      </w:r>
      <w:r w:rsidR="00A24960" w:rsidRPr="00E03B11">
        <w:t xml:space="preserve"> Therefore, </w:t>
      </w:r>
      <w:r w:rsidR="002F2E73">
        <w:t>the implementation potential of</w:t>
      </w:r>
      <w:r w:rsidR="002F2E73" w:rsidRPr="00E03B11">
        <w:t xml:space="preserve"> </w:t>
      </w:r>
      <w:r w:rsidR="00C20A52">
        <w:t xml:space="preserve">our </w:t>
      </w:r>
      <w:r w:rsidR="00E77983">
        <w:t>recommendation</w:t>
      </w:r>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771BBBE2" w:rsidR="00CB50CB" w:rsidRDefault="00984EA0" w:rsidP="0072645E">
      <w:ins w:id="380" w:author="My Luong Vuong" w:date="2024-05-31T16:10:00Z">
        <w:r>
          <w:t>We</w:t>
        </w:r>
        <w:r w:rsidRPr="00952395">
          <w:t xml:space="preserve"> do </w:t>
        </w:r>
        <w:commentRangeStart w:id="381"/>
        <w:commentRangeStart w:id="382"/>
        <w:r w:rsidRPr="00952395">
          <w:t>not claim</w:t>
        </w:r>
        <w:r>
          <w:t xml:space="preserve"> </w:t>
        </w:r>
        <w:del w:id="383" w:author="Jan-Willem Alffenaar" w:date="2024-06-01T07:45:00Z">
          <w:r>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ins>
      <w:commentRangeEnd w:id="381"/>
      <w:ins w:id="384" w:author="My Luong Vuong" w:date="2024-06-20T22:21:00Z">
        <w:r w:rsidR="00B73599">
          <w:rPr>
            <w:rStyle w:val="CommentReference"/>
          </w:rPr>
          <w:commentReference w:id="381"/>
        </w:r>
      </w:ins>
      <w:commentRangeEnd w:id="382"/>
      <w:ins w:id="385" w:author="My Luong Vuong" w:date="2024-06-22T09:51:00Z">
        <w:r w:rsidR="002716C7">
          <w:t>.</w:t>
        </w:r>
      </w:ins>
      <w:ins w:id="386" w:author="My Luong Vuong" w:date="2024-06-20T22:21:00Z">
        <w:r w:rsidR="00926474">
          <w:rPr>
            <w:rStyle w:val="CommentReference"/>
          </w:rPr>
          <w:commentReference w:id="382"/>
        </w:r>
      </w:ins>
      <w:del w:id="387" w:author="My Luong Vuong" w:date="2024-06-20T23:08:00Z">
        <w:r w:rsidR="00BC3285" w:rsidRPr="00952395">
          <w:delText>.</w:delText>
        </w:r>
      </w:del>
      <w:del w:id="388" w:author="My Luong Vuong" w:date="2024-06-22T09:51:00Z">
        <w:r w:rsidR="00BC3285" w:rsidRPr="00952395" w:rsidDel="002716C7">
          <w:delText>.</w:delText>
        </w:r>
      </w:del>
      <w:r w:rsidR="00BC3285" w:rsidRPr="00952395">
        <w:t xml:space="preserve"> In</w:t>
      </w:r>
      <w:r w:rsidR="005B207F" w:rsidRPr="00952395">
        <w:t xml:space="preserve"> clinical centr</w:t>
      </w:r>
      <w:r w:rsidR="009946B5">
        <w:t>e</w:t>
      </w:r>
      <w:r w:rsidR="005B207F" w:rsidRPr="00952395">
        <w:t xml:space="preserve">s where </w:t>
      </w:r>
      <w:r w:rsidR="00A16692">
        <w:t xml:space="preserve">neither </w:t>
      </w:r>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r w:rsidR="00B866A1">
        <w:t>,</w:t>
      </w:r>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del w:id="389" w:author="My Luong Vuong" w:date="2024-06-22T09:51:00Z">
        <w:r w:rsidR="00FC096E" w:rsidDel="002716C7">
          <w:delText>TDM</w:delText>
        </w:r>
        <w:r w:rsidR="002F5684" w:rsidDel="002716C7">
          <w:delText xml:space="preserve">may </w:delText>
        </w:r>
      </w:del>
      <w:ins w:id="390" w:author="My Luong Vuong" w:date="2024-06-22T09:51:00Z">
        <w:r w:rsidR="002716C7">
          <w:t xml:space="preserve">TDM may </w:t>
        </w:r>
      </w:ins>
      <w:r w:rsidR="002F5684">
        <w:t xml:space="preserve">be </w:t>
      </w:r>
      <w:r w:rsidR="005A006F">
        <w:t>used</w:t>
      </w:r>
      <w:r w:rsidR="007E5073" w:rsidRPr="007E5073">
        <w:t>. It is worth noting that our</w:t>
      </w:r>
      <w:r w:rsidR="00507ABC">
        <w:t xml:space="preserve"> recommended</w:t>
      </w:r>
      <w:r w:rsidR="007E5073" w:rsidRPr="007E5073">
        <w:t xml:space="preserve"> </w:t>
      </w:r>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391" w:author="My Luong Vuong" w:date="2024-06-22T09:51:00Z">
        <w:r w:rsidR="007370B4" w:rsidDel="008C756C">
          <w:delText>inin</w:delText>
        </w:r>
        <w:r w:rsidR="007E5073" w:rsidRPr="007E5073" w:rsidDel="008C756C">
          <w:delText>measuring</w:delText>
        </w:r>
        <w:r w:rsidR="00897078" w:rsidDel="008C756C">
          <w:delText xml:space="preserve"> </w:delText>
        </w:r>
      </w:del>
      <w:ins w:id="392" w:author="My Luong Vuong" w:date="2024-06-22T09:51:00Z">
        <w:r w:rsidR="008C756C">
          <w:t xml:space="preserve">in measuring </w:t>
        </w:r>
      </w:ins>
      <w:r w:rsidR="00897078">
        <w:t>accurately</w:t>
      </w:r>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r w:rsidR="00704ABD">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r w:rsidR="00143934" w:rsidRPr="00E03B11">
        <w:fldChar w:fldCharType="separate"/>
      </w:r>
      <w:r w:rsidR="00704ABD">
        <w:rPr>
          <w:noProof/>
        </w:rPr>
        <w:t> [38]</w:t>
      </w:r>
      <w:r w:rsidR="00143934" w:rsidRPr="00E03B11">
        <w:fldChar w:fldCharType="end"/>
      </w:r>
      <w:r w:rsidR="00A14F24">
        <w:t>.</w:t>
      </w:r>
    </w:p>
    <w:p w14:paraId="5429EA5E" w14:textId="7568BC98" w:rsidR="0036411B" w:rsidRDefault="00047E03" w:rsidP="00593CAA">
      <w:del w:id="393" w:author="My Luong Vuong" w:date="2024-06-22T09:52:00Z">
        <w:r w:rsidDel="00AE7517">
          <w:delText xml:space="preserve">The proposed regimen was </w:delText>
        </w:r>
        <w:commentRangeStart w:id="394"/>
        <w:r w:rsidDel="00AE7517">
          <w:delText>also demonstrated</w:delText>
        </w:r>
      </w:del>
      <w:ins w:id="395" w:author="My Luong Vuong" w:date="2024-06-22T09:52:00Z">
        <w:r w:rsidR="00AE7517">
          <w:t>Our simulations also demonstrated the proposed regimen</w:t>
        </w:r>
      </w:ins>
      <w:r>
        <w:t xml:space="preserve"> to be</w:t>
      </w:r>
      <w:ins w:id="396" w:author="My Luong Vuong" w:date="2024-06-21T09:35:00Z">
        <w:r w:rsidR="00D57806">
          <w:t xml:space="preserve"> potentially</w:t>
        </w:r>
      </w:ins>
      <w:r>
        <w:t xml:space="preserve"> safe </w:t>
      </w:r>
      <w:commentRangeEnd w:id="394"/>
      <w:r w:rsidR="00027325">
        <w:rPr>
          <w:rStyle w:val="CommentReference"/>
        </w:rPr>
        <w:commentReference w:id="394"/>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r w:rsidR="00734C9F">
        <w:t>By being both safe and effective, our regimen</w:t>
      </w:r>
      <w:r w:rsidR="000B0321">
        <w:t xml:space="preserve"> is suitable</w:t>
      </w:r>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r w:rsidR="00B61B75">
        <w:t xml:space="preserve">a </w:t>
      </w:r>
      <w:r w:rsidR="007719B2" w:rsidRPr="007719B2">
        <w:t xml:space="preserve">poor target attainment, </w:t>
      </w:r>
      <w:r w:rsidR="00E8374D">
        <w:t>necessitating</w:t>
      </w:r>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r w:rsidR="00F175CE">
        <w:t>will</w:t>
      </w:r>
      <w:r w:rsidR="00B67274">
        <w:t xml:space="preserve"> be much higher</w:t>
      </w:r>
      <w:r w:rsidR="007719B2" w:rsidRPr="007719B2">
        <w:t>.</w:t>
      </w:r>
    </w:p>
    <w:p w14:paraId="3E59E88F" w14:textId="0455C80F" w:rsidR="008E0107" w:rsidRPr="00E03B11" w:rsidRDefault="00CB50CB" w:rsidP="008E0107">
      <w:r w:rsidRPr="00E03B11">
        <w:t xml:space="preserve">We acknowledge several </w:t>
      </w:r>
      <w:commentRangeStart w:id="397"/>
      <w:r w:rsidRPr="00E03B11">
        <w:t>limitations</w:t>
      </w:r>
      <w:commentRangeEnd w:id="397"/>
      <w:r w:rsidR="00461A95">
        <w:rPr>
          <w:rStyle w:val="CommentReference"/>
        </w:rPr>
        <w:commentReference w:id="397"/>
      </w:r>
      <w:r w:rsidRPr="00E03B11">
        <w:t xml:space="preserve"> in our study. First, </w:t>
      </w:r>
      <w:r w:rsidR="00AC4292">
        <w:t xml:space="preserve">we did not conduct a </w:t>
      </w:r>
      <w:commentRangeStart w:id="398"/>
      <w:r w:rsidR="00AC4292">
        <w:t xml:space="preserve">systematic search </w:t>
      </w:r>
      <w:commentRangeEnd w:id="398"/>
      <w:r w:rsidR="00BE242E">
        <w:rPr>
          <w:rStyle w:val="CommentReference"/>
        </w:rPr>
        <w:commentReference w:id="398"/>
      </w:r>
      <w:r w:rsidR="00AC4292">
        <w:t xml:space="preserve">to </w:t>
      </w:r>
      <w:r w:rsidR="001E1408">
        <w:t xml:space="preserve">identify </w:t>
      </w:r>
      <w:r w:rsidR="004D6F26">
        <w:t xml:space="preserve">eligible studies in the literature, </w:t>
      </w:r>
      <w:r w:rsidR="004F3659">
        <w:t xml:space="preserve">thus we </w:t>
      </w:r>
      <w:r w:rsidR="00DB305F">
        <w:t>might have not included</w:t>
      </w:r>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r w:rsidR="00704ABD">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18159C">
        <w:fldChar w:fldCharType="separate"/>
      </w:r>
      <w:r w:rsidR="00704ABD">
        <w:rPr>
          <w:noProof/>
        </w:rPr>
        <w:t> [39]</w:t>
      </w:r>
      <w:r w:rsidR="0018159C">
        <w:fldChar w:fldCharType="end"/>
      </w:r>
      <w:r w:rsidR="00D3705B">
        <w:t>.</w:t>
      </w:r>
      <w:r w:rsidR="00640E5D">
        <w:t xml:space="preserve"> </w:t>
      </w:r>
      <w:r w:rsidR="00261E77">
        <w:t>The</w:t>
      </w:r>
      <w:r w:rsidR="005E19A4">
        <w:t xml:space="preserve"> </w:t>
      </w:r>
      <w:del w:id="399" w:author="My Luong Vuong" w:date="2024-06-22T09:53:00Z">
        <w:r w:rsidR="00821DA2" w:rsidDel="00A12088">
          <w:delText>resource intensive</w:delText>
        </w:r>
      </w:del>
      <w:ins w:id="400" w:author="My Luong Vuong" w:date="2024-06-22T09:53:00Z">
        <w:r w:rsidR="00A12088">
          <w:t>resource-intensive</w:t>
        </w:r>
      </w:ins>
      <w:r w:rsidR="00821DA2">
        <w:t xml:space="preser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r w:rsidR="00704ABD">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r w:rsidR="00C35CF2">
        <w:fldChar w:fldCharType="separate"/>
      </w:r>
      <w:r w:rsidR="00704ABD">
        <w:rPr>
          <w:noProof/>
        </w:rPr>
        <w:t> [39]</w:t>
      </w:r>
      <w:r w:rsidR="00C35CF2">
        <w:fldChar w:fldCharType="end"/>
      </w:r>
      <w:r w:rsidR="008B32AE">
        <w:t xml:space="preserve">. </w:t>
      </w:r>
      <w:commentRangeStart w:id="401"/>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401"/>
      <w:r w:rsidR="008B5CD0">
        <w:rPr>
          <w:rStyle w:val="CommentReference"/>
        </w:rPr>
        <w:commentReference w:id="401"/>
      </w:r>
      <w:r w:rsidR="009603AC">
        <w:t>.</w:t>
      </w:r>
      <w:r w:rsidR="009946B5">
        <w:t xml:space="preserve"> </w:t>
      </w:r>
      <w:r w:rsidR="001077C9">
        <w:t xml:space="preserve">Second, </w:t>
      </w:r>
      <w:r w:rsidRPr="00E03B11">
        <w:t xml:space="preserve">we </w:t>
      </w:r>
      <w:del w:id="402" w:author="My Luong Vuong" w:date="2024-06-22T09:53:00Z">
        <w:r w:rsidR="00077D91" w:rsidDel="00A12088">
          <w:delText>couldnot</w:delText>
        </w:r>
        <w:r w:rsidR="00077D91" w:rsidRPr="00E03B11" w:rsidDel="00A12088">
          <w:delText xml:space="preserve"> </w:delText>
        </w:r>
      </w:del>
      <w:ins w:id="403" w:author="My Luong Vuong" w:date="2024-06-22T09:53:00Z">
        <w:r w:rsidR="00A12088">
          <w:t>could not</w:t>
        </w:r>
        <w:r w:rsidR="00A12088" w:rsidRPr="00E03B11">
          <w:t xml:space="preserve"> </w:t>
        </w:r>
      </w:ins>
      <w:r w:rsidRPr="00E03B11">
        <w:t>differentiate between types</w:t>
      </w:r>
      <w:r w:rsidR="007C08DA">
        <w:t xml:space="preserve"> of</w:t>
      </w:r>
      <w:r w:rsidRPr="00E03B11">
        <w:t xml:space="preserve"> CRRT </w:t>
      </w:r>
      <w:r w:rsidR="000A4B10">
        <w:t>as this information was not fully recorded in our dataset</w:t>
      </w:r>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 </w:instrText>
      </w:r>
      <w:r w:rsidR="00704ABD">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EN.CITE.DATA </w:instrText>
      </w:r>
      <w:r w:rsidR="00704ABD">
        <w:fldChar w:fldCharType="end"/>
      </w:r>
      <w:r w:rsidR="00972F81" w:rsidRPr="00E03B11">
        <w:fldChar w:fldCharType="separate"/>
      </w:r>
      <w:r w:rsidR="00704ABD">
        <w:rPr>
          <w:noProof/>
        </w:rPr>
        <w:t> [40]</w:t>
      </w:r>
      <w:r w:rsidR="00972F81" w:rsidRPr="00E03B11">
        <w:fldChar w:fldCharType="end"/>
      </w:r>
      <w:r w:rsidR="00C53B7B">
        <w:t>.</w:t>
      </w:r>
      <w:r w:rsidR="007B40FD" w:rsidRPr="00E03B11">
        <w:t xml:space="preserve"> </w:t>
      </w:r>
      <w:r w:rsidR="001E4ECF">
        <w:t>Nevertheless</w:t>
      </w:r>
      <w:r w:rsidR="00102674" w:rsidRPr="00E03B11">
        <w:t>,</w:t>
      </w:r>
      <w:r w:rsidR="00A538AE" w:rsidRPr="00A538AE">
        <w:t xml:space="preserve"> </w:t>
      </w:r>
      <w:r w:rsidR="00A538AE">
        <w:t>we would not likely be able to pick up the effect of CRRT types due to the limited re</w:t>
      </w:r>
      <w:r w:rsidR="00461A95">
        <w:t>pres</w:t>
      </w:r>
      <w:r w:rsidR="00A538AE">
        <w:t>entation of CRRT in our dataset</w:t>
      </w:r>
      <w:r w:rsidR="008F17BB">
        <w:t>,</w:t>
      </w:r>
      <w:r w:rsidR="00A538AE" w:rsidRPr="00E03B11">
        <w:t xml:space="preserve"> </w:t>
      </w:r>
      <w:r w:rsidR="008F17BB">
        <w:t xml:space="preserve">as only </w:t>
      </w:r>
      <w:r w:rsidR="00A538AE" w:rsidRPr="00E03B11">
        <w:t>1</w:t>
      </w:r>
      <w:r w:rsidR="00A538AE">
        <w:t>9.2</w:t>
      </w:r>
      <w:r w:rsidR="00A538AE" w:rsidRPr="00E03B11">
        <w:t>%</w:t>
      </w:r>
      <w:r w:rsidR="00A538AE">
        <w:t xml:space="preserve"> of patients </w:t>
      </w:r>
      <w:r w:rsidR="00A13FD4">
        <w:t>had at least one CRRT session</w:t>
      </w:r>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 </w:instrText>
      </w:r>
      <w:r w:rsidR="00704ABD">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704ABD">
        <w:instrText xml:space="preserve"> ADDIN EN.CITE.DATA </w:instrText>
      </w:r>
      <w:r w:rsidR="00704ABD">
        <w:fldChar w:fldCharType="end"/>
      </w:r>
      <w:r w:rsidR="007B40FD" w:rsidRPr="00E03B11">
        <w:fldChar w:fldCharType="separate"/>
      </w:r>
      <w:r w:rsidR="00704ABD">
        <w:rPr>
          <w:noProof/>
        </w:rPr>
        <w:t> [40]</w:t>
      </w:r>
      <w:r w:rsidR="007B40FD" w:rsidRPr="00E03B11">
        <w:fldChar w:fldCharType="end"/>
      </w:r>
      <w:r w:rsidR="009D225B">
        <w:t>.</w:t>
      </w:r>
      <w:r w:rsidR="007B40FD" w:rsidRPr="00E03B11">
        <w:t xml:space="preserve"> </w:t>
      </w:r>
      <w:r w:rsidR="009D225B">
        <w:t>.</w:t>
      </w:r>
      <w:r w:rsidR="007B40FD" w:rsidRPr="00E03B11">
        <w:t xml:space="preserve"> </w:t>
      </w:r>
      <w:r w:rsidR="00C84B70">
        <w:t>Such</w:t>
      </w:r>
      <w:r w:rsidR="007B40FD" w:rsidRPr="00E03B11">
        <w:t xml:space="preserve"> information </w:t>
      </w:r>
      <w:r w:rsidR="009946B5">
        <w:t>was</w:t>
      </w:r>
      <w:r w:rsidR="009946B5" w:rsidRPr="00E03B11">
        <w:t xml:space="preserve"> </w:t>
      </w:r>
      <w:r w:rsidR="007B40FD" w:rsidRPr="00E03B11">
        <w:t xml:space="preserve">completely missing in our </w:t>
      </w:r>
      <w:r w:rsidR="009946B5">
        <w:t>dataset</w:t>
      </w:r>
      <w:r w:rsidRPr="00E03B11">
        <w:t xml:space="preserve">. </w:t>
      </w:r>
      <w:r w:rsidR="00F709FB">
        <w:t>Finally</w:t>
      </w:r>
      <w:r w:rsidRPr="00E03B11">
        <w:t xml:space="preserve">, </w:t>
      </w:r>
      <w:r w:rsidR="002D0580">
        <w:lastRenderedPageBreak/>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404"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405" w:author="My Luong Vuong" w:date="2024-05-31T16:22:00Z"/>
        </w:rPr>
      </w:pPr>
    </w:p>
    <w:p w14:paraId="02C01D1A" w14:textId="627C2418" w:rsidR="004B0DC8" w:rsidRDefault="00CB50CB" w:rsidP="00593CAA">
      <w:r w:rsidRPr="00E03B11">
        <w:t xml:space="preserve">In conclusion, our </w:t>
      </w:r>
      <w:proofErr w:type="spellStart"/>
      <w:r w:rsidRPr="00E03B11">
        <w:t>popPK</w:t>
      </w:r>
      <w:proofErr w:type="spellEnd"/>
      <w:r w:rsidRPr="00E03B11">
        <w:t xml:space="preserve"> analysis </w:t>
      </w:r>
      <w:del w:id="406" w:author="My Luong Vuong" w:date="2024-06-21T09:41:00Z">
        <w:r w:rsidRPr="00E03B11" w:rsidDel="00887786">
          <w:delText xml:space="preserve">supports </w:delText>
        </w:r>
      </w:del>
      <w:ins w:id="407" w:author="My Luong Vuong" w:date="2024-06-21T09:41:00Z">
        <w:r w:rsidR="00887786">
          <w:t xml:space="preserve">identified </w:t>
        </w:r>
        <w:r w:rsidR="00C2676E">
          <w:t>total body weight</w:t>
        </w:r>
      </w:ins>
      <w:ins w:id="408" w:author="My Luong Vuong" w:date="2024-06-21T09:42:00Z">
        <w:r w:rsidR="00C2676E">
          <w:t xml:space="preserve"> and CRRT status </w:t>
        </w:r>
      </w:ins>
      <w:ins w:id="409" w:author="My Luong Vuong" w:date="2024-06-21T17:16:00Z">
        <w:r w:rsidR="009F5064">
          <w:t>as</w:t>
        </w:r>
      </w:ins>
      <w:ins w:id="410" w:author="My Luong Vuong" w:date="2024-06-21T09:42:00Z">
        <w:r w:rsidR="00C2676E">
          <w:t xml:space="preserve"> clinically relevant</w:t>
        </w:r>
      </w:ins>
      <w:ins w:id="411" w:author="My Luong Vuong" w:date="2024-06-21T17:16:00Z">
        <w:r w:rsidR="009F5064">
          <w:t xml:space="preserve"> factors</w:t>
        </w:r>
      </w:ins>
      <w:ins w:id="412" w:author="My Luong Vuong" w:date="2024-06-21T09:42:00Z">
        <w:r w:rsidR="00C2676E">
          <w:t xml:space="preserve"> impact</w:t>
        </w:r>
      </w:ins>
      <w:ins w:id="413" w:author="My Luong Vuong" w:date="2024-06-21T17:16:00Z">
        <w:r w:rsidR="009F5064">
          <w:t>ing</w:t>
        </w:r>
      </w:ins>
      <w:ins w:id="414" w:author="My Luong Vuong" w:date="2024-06-21T09:42:00Z">
        <w:r w:rsidR="00C2676E">
          <w:t xml:space="preserve"> </w:t>
        </w:r>
        <w:r w:rsidR="00D07341" w:rsidRPr="00D07341">
          <w:t xml:space="preserve">fluconazole </w:t>
        </w:r>
        <w:r w:rsidR="00D07341" w:rsidRPr="00D07341">
          <w:rPr>
            <w:i/>
            <w:iCs/>
            <w:rPrChange w:id="415" w:author="My Luong Vuong" w:date="2024-06-21T09:42:00Z">
              <w:rPr/>
            </w:rPrChange>
          </w:rPr>
          <w:t>f</w:t>
        </w:r>
        <w:r w:rsidR="00D07341" w:rsidRPr="00D07341">
          <w:t>AUC</w:t>
        </w:r>
        <w:r w:rsidR="00D07341" w:rsidRPr="00D07341">
          <w:rPr>
            <w:vertAlign w:val="subscript"/>
            <w:rPrChange w:id="416" w:author="My Luong Vuong" w:date="2024-06-21T09:42:00Z">
              <w:rPr/>
            </w:rPrChange>
          </w:rPr>
          <w:t>0-24</w:t>
        </w:r>
        <w:r w:rsidR="00D07341" w:rsidRPr="00D07341">
          <w:t xml:space="preserve"> target attainment</w:t>
        </w:r>
      </w:ins>
      <w:ins w:id="417" w:author="My Luong Vuong" w:date="2024-06-21T09:44:00Z">
        <w:r w:rsidR="006D6C71">
          <w:t xml:space="preserve"> in critically ill patients</w:t>
        </w:r>
      </w:ins>
      <w:ins w:id="418" w:author="My Luong Vuong" w:date="2024-06-21T09:43:00Z">
        <w:r w:rsidR="00BE77ED">
          <w:t xml:space="preserve"> u</w:t>
        </w:r>
      </w:ins>
      <w:ins w:id="419" w:author="My Luong Vuong" w:date="2024-06-21T09:44:00Z">
        <w:r w:rsidR="00BE77ED">
          <w:t>nder the standard dosing regimen</w:t>
        </w:r>
      </w:ins>
      <w:ins w:id="420" w:author="My Luong Vuong" w:date="2024-06-21T09:42:00Z">
        <w:r w:rsidR="00EE7CA1">
          <w:t>.</w:t>
        </w:r>
        <w:r w:rsidR="00C2676E">
          <w:t xml:space="preserve"> </w:t>
        </w:r>
      </w:ins>
      <w:ins w:id="421" w:author="My Luong Vuong" w:date="2024-06-21T09:43:00Z">
        <w:r w:rsidR="00EE7CA1">
          <w:t>We proposed</w:t>
        </w:r>
      </w:ins>
      <w:ins w:id="422" w:author="My Luong Vuong" w:date="2024-06-21T09:41:00Z">
        <w:r w:rsidR="00887786" w:rsidRPr="00E03B11">
          <w:t xml:space="preserve"> </w:t>
        </w:r>
      </w:ins>
      <w:del w:id="423" w:author="My Luong Vuong" w:date="2024-06-21T09:43:00Z">
        <w:r w:rsidRPr="00E03B11" w:rsidDel="003F634B">
          <w:delText>dos</w:delText>
        </w:r>
        <w:r w:rsidR="00EC2679" w:rsidDel="003F634B">
          <w:delText>e stratification</w:delText>
        </w:r>
        <w:r w:rsidRPr="00E03B11" w:rsidDel="003F634B">
          <w:delText xml:space="preserve"> of</w:delText>
        </w:r>
      </w:del>
      <w:ins w:id="424" w:author="My Luong Vuong" w:date="2024-06-21T09:43:00Z">
        <w:r w:rsidR="003F634B">
          <w:t>a stratified</w:t>
        </w:r>
      </w:ins>
      <w:r w:rsidRPr="00E03B11">
        <w:t xml:space="preserve"> fluconazole</w:t>
      </w:r>
      <w:ins w:id="425" w:author="My Luong Vuong" w:date="2024-06-21T09:44:00Z">
        <w:r w:rsidR="006D6C71">
          <w:t xml:space="preserve"> dosing regimen </w:t>
        </w:r>
      </w:ins>
      <w:del w:id="426" w:author="My Luong Vuong" w:date="2024-06-21T09:44:00Z">
        <w:r w:rsidRPr="00E03B11" w:rsidDel="00D52D31">
          <w:delText xml:space="preserve"> in critically ill patients </w:delText>
        </w:r>
      </w:del>
      <w:r w:rsidRPr="00E03B11">
        <w:t>based on</w:t>
      </w:r>
      <w:r w:rsidR="003F31C2">
        <w:t xml:space="preserve"> </w:t>
      </w:r>
      <w:del w:id="427" w:author="My Luong Vuong" w:date="2024-06-21T09:45:00Z">
        <w:r w:rsidR="003F31C2" w:rsidDel="00C9177B">
          <w:delText>total</w:delText>
        </w:r>
        <w:r w:rsidRPr="00E03B11" w:rsidDel="00C9177B">
          <w:delText xml:space="preserve"> </w:delText>
        </w:r>
        <w:r w:rsidR="00EC2679" w:rsidDel="00C9177B">
          <w:delText>body weight</w:delText>
        </w:r>
        <w:r w:rsidR="00EC2679" w:rsidRPr="00E03B11" w:rsidDel="00C9177B">
          <w:delText xml:space="preserve"> </w:delText>
        </w:r>
        <w:r w:rsidRPr="00E03B11" w:rsidDel="00C9177B">
          <w:delText>and CRRT</w:delText>
        </w:r>
      </w:del>
      <w:ins w:id="428" w:author="My Luong Vuong" w:date="2024-06-21T09:45:00Z">
        <w:r w:rsidR="00C9177B">
          <w:t>these tw</w:t>
        </w:r>
      </w:ins>
      <w:ins w:id="429" w:author="My Luong Vuong" w:date="2024-06-21T09:46:00Z">
        <w:r w:rsidR="00C9177B">
          <w:t>o factors</w:t>
        </w:r>
        <w:r w:rsidR="00157111">
          <w:t xml:space="preserve"> </w:t>
        </w:r>
      </w:ins>
      <w:del w:id="430" w:author="My Luong Vuong" w:date="2024-06-21T09:46:00Z">
        <w:r w:rsidRPr="00E03B11" w:rsidDel="00157111">
          <w:delText xml:space="preserve"> status</w:delText>
        </w:r>
      </w:del>
      <w:ins w:id="431" w:author="My Luong Vuong" w:date="2024-06-21T17:17:00Z">
        <w:r w:rsidR="00546F17">
          <w:t>to</w:t>
        </w:r>
      </w:ins>
      <w:ins w:id="432" w:author="My Luong Vuong" w:date="2024-06-21T09:46:00Z">
        <w:r w:rsidR="00157111">
          <w:t xml:space="preserve"> potentially ensure</w:t>
        </w:r>
      </w:ins>
      <w:ins w:id="433" w:author="My Luong Vuong" w:date="2024-06-21T09:45:00Z">
        <w:r w:rsidR="00743449" w:rsidRPr="00743449">
          <w:t xml:space="preserve"> a population-wide PKPD target attainment</w:t>
        </w:r>
        <w:r w:rsidR="00743449">
          <w:t>.</w:t>
        </w:r>
        <w:r w:rsidR="00E95D94">
          <w:t xml:space="preserve"> </w:t>
        </w:r>
      </w:ins>
      <w:del w:id="434" w:author="Jason Roberts" w:date="2024-06-14T18:49:00Z">
        <w:r w:rsidRPr="00E03B11">
          <w:delText xml:space="preserve">, </w:delText>
        </w:r>
      </w:del>
      <w:ins w:id="435" w:author="Yves Debaveye" w:date="2024-06-14T16:12:00Z">
        <w:del w:id="436" w:author="My Luong Vuong" w:date="2024-06-21T09:46:00Z">
          <w:r w:rsidR="00461A95" w:rsidDel="000633F7">
            <w:delText xml:space="preserve">potentially </w:delText>
          </w:r>
        </w:del>
      </w:ins>
      <w:commentRangeStart w:id="437"/>
      <w:commentRangeStart w:id="438"/>
      <w:del w:id="439" w:author="My Luong Vuong" w:date="2024-06-21T09:46:00Z">
        <w:r w:rsidRPr="00E03B11" w:rsidDel="000633F7">
          <w:delText xml:space="preserve">eliminating the need for </w:delText>
        </w:r>
        <w:r w:rsidR="004424F8" w:rsidRPr="00E03B11" w:rsidDel="000633F7">
          <w:delText>TDM</w:delText>
        </w:r>
        <w:commentRangeEnd w:id="437"/>
        <w:r w:rsidR="00196755" w:rsidDel="000633F7">
          <w:rPr>
            <w:rStyle w:val="CommentReference"/>
          </w:rPr>
          <w:commentReference w:id="437"/>
        </w:r>
        <w:commentRangeEnd w:id="438"/>
        <w:r w:rsidR="00CB514F" w:rsidDel="000633F7">
          <w:rPr>
            <w:rStyle w:val="CommentReference"/>
          </w:rPr>
          <w:commentReference w:id="438"/>
        </w:r>
        <w:r w:rsidRPr="00E03B11" w:rsidDel="000633F7">
          <w:delText xml:space="preserve">. </w:delText>
        </w:r>
        <w:commentRangeStart w:id="440"/>
        <w:commentRangeStart w:id="441"/>
        <w:r w:rsidRPr="00E03B11" w:rsidDel="00F905D6">
          <w:delText xml:space="preserve">We </w:delText>
        </w:r>
        <w:r w:rsidR="00DC3F2B" w:rsidRPr="00E03B11" w:rsidDel="00F905D6">
          <w:delText>emphasi</w:delText>
        </w:r>
        <w:r w:rsidR="00DC3F2B" w:rsidDel="00F905D6">
          <w:delText>s</w:delText>
        </w:r>
        <w:r w:rsidR="00DC3F2B" w:rsidRPr="00E03B11" w:rsidDel="00F905D6">
          <w:delText xml:space="preserve">e </w:delText>
        </w:r>
        <w:r w:rsidRPr="00E03B11" w:rsidDel="00F905D6">
          <w:delText xml:space="preserve">the importance of </w:delText>
        </w:r>
        <w:r w:rsidR="00EC2679" w:rsidRPr="00E03B11" w:rsidDel="00F905D6">
          <w:delText xml:space="preserve">appropriately </w:delText>
        </w:r>
        <w:r w:rsidRPr="00E03B11" w:rsidDel="00F905D6">
          <w:delText>handling missing data in pharmacometric</w:delText>
        </w:r>
        <w:r w:rsidR="00EC2679" w:rsidDel="00F905D6">
          <w:delText>s</w:delText>
        </w:r>
        <w:r w:rsidRPr="00E03B11" w:rsidDel="00F905D6">
          <w:delText xml:space="preserve"> studies</w:delText>
        </w:r>
        <w:commentRangeEnd w:id="440"/>
        <w:r w:rsidR="00DC5EE4" w:rsidDel="00F905D6">
          <w:rPr>
            <w:rStyle w:val="CommentReference"/>
          </w:rPr>
          <w:commentReference w:id="440"/>
        </w:r>
        <w:commentRangeEnd w:id="441"/>
        <w:r w:rsidR="006206B6" w:rsidDel="00F905D6">
          <w:rPr>
            <w:rStyle w:val="CommentReference"/>
          </w:rPr>
          <w:commentReference w:id="441"/>
        </w:r>
        <w:r w:rsidRPr="00E03B11" w:rsidDel="00F905D6">
          <w:delText xml:space="preserve">. </w:delText>
        </w:r>
      </w:del>
      <w:commentRangeStart w:id="442"/>
      <w:commentRangeStart w:id="443"/>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del w:id="444" w:author="My Luong Vuong" w:date="2024-06-21T17:18:00Z">
        <w:r w:rsidR="0021637D" w:rsidDel="005C1F10">
          <w:delText>should be conducted</w:delText>
        </w:r>
      </w:del>
      <w:ins w:id="445" w:author="My Luong Vuong" w:date="2024-06-21T17:18:00Z">
        <w:r w:rsidR="005C1F10">
          <w:t>is necessary</w:t>
        </w:r>
      </w:ins>
      <w:r w:rsidR="0021637D">
        <w:t xml:space="preserve">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442"/>
      <w:r w:rsidR="004C4864">
        <w:rPr>
          <w:rStyle w:val="CommentReference"/>
        </w:rPr>
        <w:commentReference w:id="442"/>
      </w:r>
      <w:commentRangeEnd w:id="443"/>
      <w:r w:rsidR="00F91B22">
        <w:rPr>
          <w:rStyle w:val="CommentReference"/>
        </w:rPr>
        <w:commentReference w:id="443"/>
      </w:r>
    </w:p>
    <w:p w14:paraId="229594BA" w14:textId="2A322B2C" w:rsidR="00EE5777" w:rsidRPr="004E54D1" w:rsidRDefault="00DB122C" w:rsidP="00887EC5">
      <w:pPr>
        <w:pStyle w:val="Heading2"/>
        <w:numPr>
          <w:ilvl w:val="0"/>
          <w:numId w:val="0"/>
        </w:numPr>
        <w:ind w:left="576" w:hanging="576"/>
        <w:rPr>
          <w:sz w:val="22"/>
          <w:szCs w:val="22"/>
          <w:rPrChange w:id="446" w:author="My Luong Vuong" w:date="2024-06-22T12:21:00Z">
            <w:rPr/>
          </w:rPrChange>
        </w:rPr>
      </w:pPr>
      <w:r w:rsidRPr="004E54D1">
        <w:rPr>
          <w:sz w:val="22"/>
          <w:szCs w:val="22"/>
          <w:rPrChange w:id="447" w:author="My Luong Vuong" w:date="2024-06-22T12:21:00Z">
            <w:rPr/>
          </w:rPrChange>
        </w:rPr>
        <w:lastRenderedPageBreak/>
        <w:t>Acknowledgements</w:t>
      </w:r>
    </w:p>
    <w:p w14:paraId="41AC7BAC" w14:textId="57953E1B" w:rsidR="006206B6" w:rsidRPr="00B61BC3" w:rsidDel="00BD7DA0" w:rsidRDefault="00B82C7A" w:rsidP="006206B6">
      <w:pPr>
        <w:rPr>
          <w:ins w:id="448" w:author="Jason Roberts" w:date="2024-06-14T18:50:00Z"/>
          <w:del w:id="449" w:author="My Luong Vuong" w:date="2024-06-20T21:32: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450"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32EB2482" w:rsidR="00B37DE1" w:rsidRPr="00CE6856" w:rsidRDefault="00B37DE1" w:rsidP="00B37DE1"/>
    <w:p w14:paraId="37558E76" w14:textId="61523B51" w:rsidR="00DB122C" w:rsidRPr="003D1D99" w:rsidRDefault="00DB122C">
      <w:pPr>
        <w:pStyle w:val="Heading2"/>
        <w:numPr>
          <w:ilvl w:val="0"/>
          <w:numId w:val="0"/>
        </w:numPr>
        <w:ind w:left="576" w:hanging="576"/>
        <w:pPrChange w:id="451" w:author="My Luong Vuong" w:date="2024-06-22T12:21:00Z">
          <w:pPr>
            <w:spacing w:after="0" w:line="480" w:lineRule="auto"/>
          </w:pPr>
        </w:pPrChange>
      </w:pPr>
      <w:r w:rsidRPr="004E54D1">
        <w:rPr>
          <w:sz w:val="22"/>
          <w:szCs w:val="22"/>
          <w:rPrChange w:id="452" w:author="My Luong Vuong" w:date="2024-06-22T12:21:00Z">
            <w:rPr>
              <w:b/>
            </w:rPr>
          </w:rPrChange>
        </w:rPr>
        <w:t xml:space="preserve">Funding </w:t>
      </w:r>
    </w:p>
    <w:p w14:paraId="536EBAF6" w14:textId="77777777" w:rsidR="009C42AF"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p>
    <w:p w14:paraId="3B68399B" w14:textId="385B81A8" w:rsidR="002A4E16" w:rsidRPr="006242A6" w:rsidRDefault="0095106F" w:rsidP="006242A6">
      <w:pPr>
        <w:pStyle w:val="Heading2"/>
        <w:numPr>
          <w:ilvl w:val="0"/>
          <w:numId w:val="0"/>
        </w:numPr>
        <w:ind w:left="576" w:hanging="576"/>
        <w:rPr>
          <w:b w:val="0"/>
        </w:rPr>
      </w:pPr>
      <w:r w:rsidRPr="006242A6">
        <w:rPr>
          <w:sz w:val="22"/>
          <w:szCs w:val="22"/>
        </w:rPr>
        <w:t>Declaration of interest</w:t>
      </w:r>
    </w:p>
    <w:p w14:paraId="492A77E6" w14:textId="7D4FEB1B" w:rsidR="0095106F" w:rsidRDefault="004C78E8" w:rsidP="00894D50">
      <w:r w:rsidRPr="004C78E8">
        <w:t xml:space="preserve">Ruth Van </w:t>
      </w:r>
      <w:proofErr w:type="spellStart"/>
      <w:r w:rsidRPr="004C78E8">
        <w:t>Daele</w:t>
      </w:r>
      <w:proofErr w:type="spellEnd"/>
      <w:r w:rsidRPr="004C78E8">
        <w:t xml:space="preserve"> contributed to this work while at KU Leuven / UZ Leuven. She is currently employed at Gilead.</w:t>
      </w:r>
      <w:r w:rsidR="00705615">
        <w:t xml:space="preserve"> </w:t>
      </w:r>
    </w:p>
    <w:p w14:paraId="65846339" w14:textId="2A08DA43" w:rsidR="00566B93" w:rsidRPr="00F5012A" w:rsidRDefault="003A1946" w:rsidP="006242A6">
      <w:pPr>
        <w:pStyle w:val="Heading2"/>
        <w:numPr>
          <w:ilvl w:val="0"/>
          <w:numId w:val="0"/>
        </w:numPr>
        <w:ind w:left="576" w:hanging="576"/>
      </w:pPr>
      <w:r w:rsidRPr="006242A6">
        <w:rPr>
          <w:sz w:val="22"/>
          <w:szCs w:val="22"/>
        </w:rPr>
        <w:t xml:space="preserve">Declaration of Generative AI and AI-assisted technologies in the </w:t>
      </w:r>
      <w:r w:rsidR="00703172">
        <w:rPr>
          <w:sz w:val="22"/>
          <w:szCs w:val="22"/>
        </w:rPr>
        <w:t>writing process</w:t>
      </w:r>
    </w:p>
    <w:p w14:paraId="00735A98" w14:textId="480A6382" w:rsidR="00567A9D" w:rsidRDefault="00F26D4B" w:rsidP="00894D50">
      <w:r w:rsidRPr="00F26D4B">
        <w:t xml:space="preserve">During the preparation of this work the authors used </w:t>
      </w:r>
      <w:r w:rsidR="00243F4D">
        <w:t>ChatGPT</w:t>
      </w:r>
      <w:r w:rsidRPr="00F26D4B">
        <w:t xml:space="preserve"> in order to </w:t>
      </w:r>
      <w:r w:rsidR="00243F4D" w:rsidRPr="00243F4D">
        <w:t>improve readability and language</w:t>
      </w:r>
      <w:r w:rsidRPr="00F26D4B">
        <w:t>. After using this tool, the authors reviewed and edited the content as needed and take full responsibility for the content of the publication.</w:t>
      </w:r>
    </w:p>
    <w:p w14:paraId="46FC3375" w14:textId="77777777" w:rsidR="0053638F" w:rsidRPr="00F5012A" w:rsidRDefault="0053638F" w:rsidP="006242A6">
      <w:pPr>
        <w:pStyle w:val="Heading2"/>
        <w:numPr>
          <w:ilvl w:val="0"/>
          <w:numId w:val="0"/>
        </w:numPr>
        <w:ind w:left="576" w:hanging="576"/>
      </w:pPr>
      <w:r w:rsidRPr="006242A6">
        <w:rPr>
          <w:sz w:val="22"/>
          <w:szCs w:val="22"/>
        </w:rPr>
        <w:t>Author contributions</w:t>
      </w:r>
    </w:p>
    <w:p w14:paraId="1253007A" w14:textId="092BE43C" w:rsidR="00B562FF" w:rsidRDefault="00B562FF" w:rsidP="006242A6">
      <w:pPr>
        <w:spacing w:line="240" w:lineRule="auto"/>
      </w:pPr>
      <w:r>
        <w:t>This follows</w:t>
      </w:r>
      <w:r w:rsidR="002C2A46">
        <w:t xml:space="preserve"> the</w:t>
      </w:r>
      <w:r>
        <w:t xml:space="preserve"> </w:t>
      </w:r>
      <w:proofErr w:type="spellStart"/>
      <w:r w:rsidRPr="00B562FF">
        <w:t>CRediT</w:t>
      </w:r>
      <w:proofErr w:type="spellEnd"/>
      <w:r w:rsidRPr="00B562FF">
        <w:t xml:space="preserve"> author statement</w:t>
      </w:r>
    </w:p>
    <w:p w14:paraId="73BA5B45" w14:textId="484C6B61" w:rsidR="002A4724" w:rsidRPr="006242A6" w:rsidRDefault="004B7BDF" w:rsidP="006242A6">
      <w:pPr>
        <w:spacing w:after="120" w:line="240" w:lineRule="auto"/>
        <w:rPr>
          <w:lang w:val="fr-FR"/>
        </w:rPr>
      </w:pPr>
      <w:r w:rsidRPr="006242A6">
        <w:rPr>
          <w:lang w:val="fr-FR"/>
        </w:rPr>
        <w:t>Conceptuali</w:t>
      </w:r>
      <w:r w:rsidR="00020828" w:rsidRPr="006242A6">
        <w:rPr>
          <w:lang w:val="fr-FR"/>
        </w:rPr>
        <w:t>s</w:t>
      </w:r>
      <w:r w:rsidRPr="006242A6">
        <w:rPr>
          <w:lang w:val="fr-FR"/>
        </w:rPr>
        <w:t xml:space="preserve">ation: </w:t>
      </w:r>
      <w:r w:rsidRPr="006242A6">
        <w:rPr>
          <w:b/>
          <w:bCs/>
          <w:lang w:val="fr-FR"/>
        </w:rPr>
        <w:t xml:space="preserve">MLV, </w:t>
      </w:r>
      <w:r w:rsidR="008534A4" w:rsidRPr="006242A6">
        <w:rPr>
          <w:b/>
          <w:bCs/>
          <w:lang w:val="fr-FR"/>
        </w:rPr>
        <w:t xml:space="preserve">OE, </w:t>
      </w:r>
      <w:proofErr w:type="spellStart"/>
      <w:r w:rsidR="008534A4" w:rsidRPr="006242A6">
        <w:rPr>
          <w:b/>
          <w:bCs/>
          <w:lang w:val="fr-FR"/>
        </w:rPr>
        <w:t>IS</w:t>
      </w:r>
      <w:r w:rsidR="00BD09D4" w:rsidRPr="006242A6">
        <w:rPr>
          <w:b/>
          <w:bCs/>
          <w:lang w:val="fr-FR"/>
        </w:rPr>
        <w:t>p</w:t>
      </w:r>
      <w:proofErr w:type="spellEnd"/>
      <w:r w:rsidR="008534A4" w:rsidRPr="006242A6">
        <w:rPr>
          <w:b/>
          <w:bCs/>
          <w:lang w:val="fr-FR"/>
        </w:rPr>
        <w:t xml:space="preserve">, </w:t>
      </w:r>
      <w:r w:rsidR="002A4724" w:rsidRPr="006242A6">
        <w:rPr>
          <w:b/>
          <w:bCs/>
          <w:lang w:val="fr-FR"/>
        </w:rPr>
        <w:t>ED.</w:t>
      </w:r>
    </w:p>
    <w:p w14:paraId="5BE45E28" w14:textId="461BF201" w:rsidR="003810BA" w:rsidRDefault="002F6403" w:rsidP="008507A4">
      <w:pPr>
        <w:spacing w:after="120" w:line="240" w:lineRule="auto"/>
      </w:pPr>
      <w:r>
        <w:t xml:space="preserve">Methodology: </w:t>
      </w:r>
      <w:r w:rsidR="003810BA" w:rsidRPr="006242A6">
        <w:rPr>
          <w:b/>
          <w:bCs/>
        </w:rPr>
        <w:t xml:space="preserve">MLV, OE, </w:t>
      </w:r>
      <w:proofErr w:type="spellStart"/>
      <w:r w:rsidR="003810BA" w:rsidRPr="006242A6">
        <w:rPr>
          <w:b/>
          <w:bCs/>
        </w:rPr>
        <w:t>IS</w:t>
      </w:r>
      <w:r w:rsidR="00CB5D94">
        <w:rPr>
          <w:b/>
          <w:bCs/>
        </w:rPr>
        <w:t>p</w:t>
      </w:r>
      <w:proofErr w:type="spellEnd"/>
      <w:r w:rsidR="003810BA" w:rsidRPr="006242A6">
        <w:rPr>
          <w:b/>
          <w:bCs/>
        </w:rPr>
        <w:t>, ED.</w:t>
      </w:r>
    </w:p>
    <w:p w14:paraId="43722720" w14:textId="58CE857B" w:rsidR="008507A4" w:rsidRPr="00F5012A" w:rsidRDefault="008506C5" w:rsidP="008507A4">
      <w:pPr>
        <w:spacing w:after="120" w:line="240" w:lineRule="auto"/>
      </w:pPr>
      <w:r w:rsidRPr="00F5012A">
        <w:t xml:space="preserve">Software: </w:t>
      </w:r>
      <w:r w:rsidR="00837376" w:rsidRPr="006242A6">
        <w:rPr>
          <w:b/>
          <w:bCs/>
        </w:rPr>
        <w:t>MLV</w:t>
      </w:r>
      <w:r w:rsidR="0027454E" w:rsidRPr="006242A6">
        <w:rPr>
          <w:b/>
          <w:bCs/>
        </w:rPr>
        <w:t>.</w:t>
      </w:r>
    </w:p>
    <w:p w14:paraId="5171836B" w14:textId="18FBC2D6" w:rsidR="007C50A4" w:rsidRPr="00F5012A" w:rsidRDefault="007C50A4" w:rsidP="008507A4">
      <w:pPr>
        <w:spacing w:after="120" w:line="240" w:lineRule="auto"/>
      </w:pPr>
      <w:r w:rsidRPr="00F5012A">
        <w:t xml:space="preserve">Formal analysis: </w:t>
      </w:r>
      <w:r w:rsidRPr="006242A6">
        <w:rPr>
          <w:b/>
          <w:bCs/>
        </w:rPr>
        <w:t>MLV</w:t>
      </w:r>
      <w:r w:rsidR="0027454E" w:rsidRPr="006242A6">
        <w:rPr>
          <w:b/>
          <w:bCs/>
        </w:rPr>
        <w:t>.</w:t>
      </w:r>
    </w:p>
    <w:p w14:paraId="2F106BC3" w14:textId="4B64CA75" w:rsidR="007C50A4" w:rsidRPr="006242A6" w:rsidRDefault="0027454E" w:rsidP="008507A4">
      <w:pPr>
        <w:spacing w:after="120" w:line="240" w:lineRule="auto"/>
        <w:rPr>
          <w:b/>
          <w:bCs/>
        </w:rPr>
      </w:pPr>
      <w:commentRangeStart w:id="453"/>
      <w:commentRangeStart w:id="454"/>
      <w:commentRangeStart w:id="455"/>
      <w:r w:rsidRPr="00F5012A">
        <w:t>Inves</w:t>
      </w:r>
      <w:r w:rsidR="0096770B" w:rsidRPr="00F5012A">
        <w:t>tigation</w:t>
      </w:r>
      <w:commentRangeEnd w:id="453"/>
      <w:r w:rsidR="00A57607">
        <w:rPr>
          <w:rStyle w:val="CommentReference"/>
        </w:rPr>
        <w:commentReference w:id="453"/>
      </w:r>
      <w:r w:rsidR="0096770B" w:rsidRPr="00F5012A">
        <w:t xml:space="preserve">: </w:t>
      </w:r>
      <w:ins w:id="456" w:author="My Luong Vuong" w:date="2024-06-22T10:17:00Z">
        <w:r w:rsidR="00D427AE" w:rsidRPr="00891822">
          <w:rPr>
            <w:b/>
            <w:bCs/>
            <w:rPrChange w:id="457" w:author="My Luong Vuong" w:date="2024-06-22T10:17:00Z">
              <w:rPr/>
            </w:rPrChange>
          </w:rPr>
          <w:t>MLV, OE, JWA, SWA, ED, I</w:t>
        </w:r>
        <w:r w:rsidR="00891822" w:rsidRPr="00891822">
          <w:rPr>
            <w:b/>
            <w:bCs/>
            <w:rPrChange w:id="458" w:author="My Luong Vuong" w:date="2024-06-22T10:17:00Z">
              <w:rPr/>
            </w:rPrChange>
          </w:rPr>
          <w:t>s</w:t>
        </w:r>
        <w:r w:rsidR="00D427AE" w:rsidRPr="00891822">
          <w:rPr>
            <w:b/>
            <w:bCs/>
            <w:rPrChange w:id="459" w:author="My Luong Vuong" w:date="2024-06-22T10:17:00Z">
              <w:rPr/>
            </w:rPrChange>
          </w:rPr>
          <w:t>p</w:t>
        </w:r>
        <w:r w:rsidR="00891822" w:rsidRPr="00891822">
          <w:rPr>
            <w:b/>
            <w:bCs/>
            <w:rPrChange w:id="460" w:author="My Luong Vuong" w:date="2024-06-22T10:17:00Z">
              <w:rPr/>
            </w:rPrChange>
          </w:rPr>
          <w:t>.</w:t>
        </w:r>
        <w:r w:rsidR="00D427AE" w:rsidRPr="00D427AE" w:rsidDel="00D427AE">
          <w:t xml:space="preserve"> </w:t>
        </w:r>
      </w:ins>
      <w:del w:id="461" w:author="My Luong Vuong" w:date="2024-06-22T10:17:00Z">
        <w:r w:rsidR="00BC7F86" w:rsidRPr="006242A6" w:rsidDel="00D427AE">
          <w:rPr>
            <w:b/>
            <w:bCs/>
          </w:rPr>
          <w:delText>RVD, JWA, SLS, JAR, YD, JW,</w:delText>
        </w:r>
        <w:r w:rsidR="00407F24" w:rsidRPr="006242A6" w:rsidDel="00D427AE">
          <w:rPr>
            <w:b/>
            <w:bCs/>
          </w:rPr>
          <w:delText xml:space="preserve"> </w:delText>
        </w:r>
        <w:r w:rsidR="00D23EEE" w:rsidRPr="006242A6" w:rsidDel="00D427AE">
          <w:rPr>
            <w:b/>
            <w:bCs/>
          </w:rPr>
          <w:delText xml:space="preserve">JMB, IS, RJB, JAS, RB, </w:delText>
        </w:r>
        <w:r w:rsidR="001827A0" w:rsidRPr="006242A6" w:rsidDel="00D427AE">
          <w:rPr>
            <w:b/>
            <w:bCs/>
          </w:rPr>
          <w:delText>SB, IS</w:delText>
        </w:r>
        <w:r w:rsidR="00000EE0" w:rsidRPr="00ED270C" w:rsidDel="00D427AE">
          <w:rPr>
            <w:b/>
            <w:bCs/>
          </w:rPr>
          <w:delText>p</w:delText>
        </w:r>
        <w:r w:rsidR="001827A0" w:rsidRPr="006242A6" w:rsidDel="00D427AE">
          <w:rPr>
            <w:b/>
            <w:bCs/>
          </w:rPr>
          <w:delText>.</w:delText>
        </w:r>
      </w:del>
    </w:p>
    <w:p w14:paraId="0AE6084A" w14:textId="24562030" w:rsidR="00B8193F" w:rsidRPr="00ED270C" w:rsidRDefault="00B8193F" w:rsidP="008507A4">
      <w:pPr>
        <w:spacing w:after="120" w:line="240" w:lineRule="auto"/>
      </w:pPr>
      <w:r w:rsidRPr="00F5012A">
        <w:t>Resources</w:t>
      </w:r>
      <w:commentRangeEnd w:id="454"/>
      <w:r w:rsidR="008301C2">
        <w:rPr>
          <w:rStyle w:val="CommentReference"/>
        </w:rPr>
        <w:commentReference w:id="454"/>
      </w:r>
      <w:commentRangeEnd w:id="455"/>
      <w:r w:rsidR="00A57607">
        <w:rPr>
          <w:rStyle w:val="CommentReference"/>
        </w:rPr>
        <w:commentReference w:id="455"/>
      </w:r>
      <w:r w:rsidRPr="00F5012A">
        <w:t xml:space="preserve">: </w:t>
      </w:r>
      <w:ins w:id="462" w:author="My Luong Vuong" w:date="2024-06-22T10:15:00Z">
        <w:r w:rsidR="0054107B" w:rsidRPr="00C67051">
          <w:rPr>
            <w:b/>
            <w:bCs/>
            <w:rPrChange w:id="463" w:author="My Luong Vuong" w:date="2024-06-22T10:18:00Z">
              <w:rPr/>
            </w:rPrChange>
          </w:rPr>
          <w:t xml:space="preserve">MLV, </w:t>
        </w:r>
        <w:r w:rsidR="00274DB8" w:rsidRPr="00C67051">
          <w:rPr>
            <w:b/>
            <w:bCs/>
            <w:rPrChange w:id="464" w:author="My Luong Vuong" w:date="2024-06-22T10:18:00Z">
              <w:rPr/>
            </w:rPrChange>
          </w:rPr>
          <w:t>O</w:t>
        </w:r>
      </w:ins>
      <w:ins w:id="465" w:author="My Luong Vuong" w:date="2024-06-22T10:18:00Z">
        <w:r w:rsidR="00A55242">
          <w:rPr>
            <w:b/>
            <w:bCs/>
          </w:rPr>
          <w:t>E</w:t>
        </w:r>
      </w:ins>
      <w:ins w:id="466" w:author="My Luong Vuong" w:date="2024-06-22T10:15:00Z">
        <w:r w:rsidR="00274DB8" w:rsidRPr="00C67051">
          <w:rPr>
            <w:b/>
            <w:bCs/>
            <w:rPrChange w:id="467" w:author="My Luong Vuong" w:date="2024-06-22T10:18:00Z">
              <w:rPr/>
            </w:rPrChange>
          </w:rPr>
          <w:t>,</w:t>
        </w:r>
        <w:r w:rsidR="00995418" w:rsidRPr="00C67051">
          <w:rPr>
            <w:b/>
            <w:bCs/>
            <w:rPrChange w:id="468" w:author="My Luong Vuong" w:date="2024-06-22T10:18:00Z">
              <w:rPr/>
            </w:rPrChange>
          </w:rPr>
          <w:t xml:space="preserve"> </w:t>
        </w:r>
      </w:ins>
      <w:r w:rsidR="006A526C" w:rsidRPr="00C67051">
        <w:rPr>
          <w:b/>
          <w:bCs/>
        </w:rPr>
        <w:t>R</w:t>
      </w:r>
      <w:r w:rsidR="006A526C" w:rsidRPr="006242A6">
        <w:rPr>
          <w:b/>
          <w:bCs/>
        </w:rPr>
        <w:t xml:space="preserve">VD, JWA, SLS, JAR, YD, JW, </w:t>
      </w:r>
      <w:ins w:id="469" w:author="My Luong Vuong" w:date="2024-06-22T10:15:00Z">
        <w:r w:rsidR="001E279D">
          <w:rPr>
            <w:b/>
            <w:bCs/>
          </w:rPr>
          <w:t xml:space="preserve">BM, </w:t>
        </w:r>
      </w:ins>
      <w:r w:rsidR="006A526C" w:rsidRPr="006242A6">
        <w:rPr>
          <w:b/>
          <w:bCs/>
        </w:rPr>
        <w:t>JMB, IS,</w:t>
      </w:r>
      <w:ins w:id="470" w:author="My Luong Vuong" w:date="2024-06-22T10:15:00Z">
        <w:r w:rsidR="001E279D">
          <w:rPr>
            <w:b/>
            <w:bCs/>
          </w:rPr>
          <w:t xml:space="preserve"> </w:t>
        </w:r>
      </w:ins>
      <w:ins w:id="471" w:author="My Luong Vuong" w:date="2024-06-22T10:16:00Z">
        <w:r w:rsidR="001E279D">
          <w:rPr>
            <w:b/>
            <w:bCs/>
          </w:rPr>
          <w:t>DJEM,</w:t>
        </w:r>
      </w:ins>
      <w:r w:rsidR="006A526C" w:rsidRPr="006242A6">
        <w:rPr>
          <w:b/>
          <w:bCs/>
        </w:rPr>
        <w:t xml:space="preserve"> RJB, JAS, RB, SB,</w:t>
      </w:r>
      <w:ins w:id="472" w:author="My Luong Vuong" w:date="2024-06-22T10:16:00Z">
        <w:r w:rsidR="00F7430D">
          <w:rPr>
            <w:b/>
            <w:bCs/>
          </w:rPr>
          <w:t xml:space="preserve"> SGW,</w:t>
        </w:r>
      </w:ins>
      <w:r w:rsidR="006A526C" w:rsidRPr="006242A6">
        <w:rPr>
          <w:b/>
          <w:bCs/>
        </w:rPr>
        <w:t xml:space="preserve"> I</w:t>
      </w:r>
      <w:r w:rsidR="00444E01" w:rsidRPr="006242A6">
        <w:rPr>
          <w:b/>
          <w:bCs/>
        </w:rPr>
        <w:t>s</w:t>
      </w:r>
      <w:r w:rsidR="00000EE0" w:rsidRPr="00ED270C">
        <w:rPr>
          <w:b/>
          <w:bCs/>
        </w:rPr>
        <w:t>p</w:t>
      </w:r>
      <w:ins w:id="473" w:author="My Luong Vuong" w:date="2024-06-22T10:16:00Z">
        <w:r w:rsidR="00444E01">
          <w:rPr>
            <w:b/>
            <w:bCs/>
          </w:rPr>
          <w:t>, ED</w:t>
        </w:r>
      </w:ins>
      <w:r w:rsidR="006A526C" w:rsidRPr="006242A6">
        <w:rPr>
          <w:b/>
          <w:bCs/>
        </w:rPr>
        <w:t>.</w:t>
      </w:r>
    </w:p>
    <w:p w14:paraId="4C248CB9" w14:textId="65D5EC6D" w:rsidR="008C18D6" w:rsidRPr="006242A6" w:rsidRDefault="008674B2" w:rsidP="008507A4">
      <w:pPr>
        <w:spacing w:after="120" w:line="240" w:lineRule="auto"/>
      </w:pPr>
      <w:r w:rsidRPr="006242A6">
        <w:t xml:space="preserve">Data Curation: </w:t>
      </w:r>
      <w:r w:rsidRPr="006242A6">
        <w:rPr>
          <w:b/>
          <w:bCs/>
        </w:rPr>
        <w:t>RVD</w:t>
      </w:r>
      <w:r w:rsidR="00C3120E">
        <w:rPr>
          <w:b/>
          <w:bCs/>
        </w:rPr>
        <w:t>, MLV</w:t>
      </w:r>
      <w:r w:rsidR="008848B4" w:rsidRPr="006242A6">
        <w:rPr>
          <w:b/>
          <w:bCs/>
        </w:rPr>
        <w:t>.</w:t>
      </w:r>
    </w:p>
    <w:p w14:paraId="05E3B432" w14:textId="02DCB317" w:rsidR="008848B4" w:rsidRPr="006242A6" w:rsidRDefault="00421FB0" w:rsidP="008507A4">
      <w:pPr>
        <w:spacing w:after="120" w:line="240" w:lineRule="auto"/>
      </w:pPr>
      <w:r w:rsidRPr="006242A6">
        <w:t xml:space="preserve">Writing – Original Draft: </w:t>
      </w:r>
      <w:r w:rsidR="00AC49AE" w:rsidRPr="006242A6">
        <w:rPr>
          <w:b/>
          <w:bCs/>
        </w:rPr>
        <w:t>MLV.</w:t>
      </w:r>
    </w:p>
    <w:p w14:paraId="0707A942" w14:textId="7E13B381" w:rsidR="00AC49AE" w:rsidRDefault="00AC49AE" w:rsidP="008507A4">
      <w:pPr>
        <w:spacing w:after="120" w:line="240" w:lineRule="auto"/>
      </w:pPr>
      <w:r>
        <w:lastRenderedPageBreak/>
        <w:t>Writing – Review &amp; Editing</w:t>
      </w:r>
      <w:r w:rsidR="00D86399">
        <w:t xml:space="preserve">: </w:t>
      </w:r>
      <w:r w:rsidR="00211C8C" w:rsidRPr="006242A6">
        <w:rPr>
          <w:b/>
          <w:bCs/>
        </w:rPr>
        <w:t>MLV, OE, RVD, JWA, SLS, JAR, YD, JW, BM, JMB, IS,</w:t>
      </w:r>
      <w:ins w:id="474" w:author="My Luong Vuong" w:date="2024-06-22T10:26:00Z">
        <w:r w:rsidR="007F2A15">
          <w:rPr>
            <w:b/>
            <w:bCs/>
          </w:rPr>
          <w:t xml:space="preserve"> DJEM,</w:t>
        </w:r>
      </w:ins>
      <w:r w:rsidR="00211C8C" w:rsidRPr="006242A6">
        <w:rPr>
          <w:b/>
          <w:bCs/>
        </w:rPr>
        <w:t xml:space="preserve"> RJB, JAS, RB, SB, SGW, </w:t>
      </w:r>
      <w:proofErr w:type="spellStart"/>
      <w:r w:rsidR="00211C8C" w:rsidRPr="006242A6">
        <w:rPr>
          <w:b/>
          <w:bCs/>
        </w:rPr>
        <w:t>IS</w:t>
      </w:r>
      <w:r w:rsidR="00000EE0">
        <w:rPr>
          <w:b/>
          <w:bCs/>
        </w:rPr>
        <w:t>p</w:t>
      </w:r>
      <w:proofErr w:type="spellEnd"/>
      <w:r w:rsidR="00211C8C" w:rsidRPr="006242A6">
        <w:rPr>
          <w:b/>
          <w:bCs/>
        </w:rPr>
        <w:t>, ED.</w:t>
      </w:r>
    </w:p>
    <w:p w14:paraId="25B92FFB" w14:textId="4B439556" w:rsidR="008C2956" w:rsidRPr="006242A6" w:rsidRDefault="001A29BE" w:rsidP="008507A4">
      <w:pPr>
        <w:spacing w:after="120" w:line="240" w:lineRule="auto"/>
        <w:rPr>
          <w:b/>
          <w:bCs/>
        </w:rPr>
      </w:pPr>
      <w:r>
        <w:t>Visuali</w:t>
      </w:r>
      <w:r w:rsidR="009D7AA7">
        <w:t>s</w:t>
      </w:r>
      <w:r>
        <w:t>ation</w:t>
      </w:r>
      <w:r w:rsidR="00813226">
        <w:t>:</w:t>
      </w:r>
      <w:r>
        <w:t xml:space="preserve"> </w:t>
      </w:r>
      <w:r w:rsidRPr="006242A6">
        <w:rPr>
          <w:b/>
          <w:bCs/>
        </w:rPr>
        <w:t>MLV.</w:t>
      </w:r>
    </w:p>
    <w:p w14:paraId="1F2F6AC5" w14:textId="6C4D6844" w:rsidR="00813226" w:rsidRDefault="00B7019F" w:rsidP="008507A4">
      <w:pPr>
        <w:spacing w:after="120" w:line="240" w:lineRule="auto"/>
      </w:pPr>
      <w:r>
        <w:t xml:space="preserve">Supervision: </w:t>
      </w:r>
      <w:proofErr w:type="spellStart"/>
      <w:r w:rsidRPr="006242A6">
        <w:rPr>
          <w:b/>
          <w:bCs/>
        </w:rPr>
        <w:t>IS</w:t>
      </w:r>
      <w:r w:rsidR="00DC6633">
        <w:rPr>
          <w:b/>
          <w:bCs/>
        </w:rPr>
        <w:t>p</w:t>
      </w:r>
      <w:proofErr w:type="spellEnd"/>
      <w:r w:rsidRPr="006242A6">
        <w:rPr>
          <w:b/>
          <w:bCs/>
        </w:rPr>
        <w:t>, ED.</w:t>
      </w:r>
    </w:p>
    <w:p w14:paraId="3F5C66B7" w14:textId="2610C35D" w:rsidR="00ED1BEC" w:rsidRDefault="00ED1BEC" w:rsidP="008507A4">
      <w:pPr>
        <w:spacing w:after="120" w:line="240" w:lineRule="auto"/>
      </w:pPr>
      <w:r>
        <w:t xml:space="preserve">Project administration: </w:t>
      </w:r>
      <w:proofErr w:type="spellStart"/>
      <w:r w:rsidRPr="006242A6">
        <w:rPr>
          <w:b/>
          <w:bCs/>
        </w:rPr>
        <w:t>IS</w:t>
      </w:r>
      <w:r w:rsidR="00E27797" w:rsidRPr="006242A6">
        <w:rPr>
          <w:b/>
          <w:bCs/>
        </w:rPr>
        <w:t>p</w:t>
      </w:r>
      <w:proofErr w:type="spellEnd"/>
      <w:r w:rsidRPr="006242A6">
        <w:rPr>
          <w:b/>
          <w:bCs/>
        </w:rPr>
        <w:t>, ED.</w:t>
      </w:r>
    </w:p>
    <w:p w14:paraId="48E379BF" w14:textId="081801A8" w:rsidR="00ED1BEC" w:rsidRDefault="00ED1BEC" w:rsidP="008507A4">
      <w:pPr>
        <w:spacing w:after="120" w:line="240" w:lineRule="auto"/>
      </w:pPr>
      <w:r>
        <w:t xml:space="preserve">Funding acquisition: </w:t>
      </w:r>
      <w:r w:rsidR="00A275A6" w:rsidRPr="00A275A6">
        <w:rPr>
          <w:b/>
          <w:bCs/>
        </w:rPr>
        <w:t>MLV</w:t>
      </w:r>
      <w:r w:rsidR="00A275A6">
        <w:t xml:space="preserve">, </w:t>
      </w:r>
      <w:proofErr w:type="spellStart"/>
      <w:r w:rsidRPr="006242A6">
        <w:rPr>
          <w:b/>
          <w:bCs/>
        </w:rPr>
        <w:t>IS</w:t>
      </w:r>
      <w:r w:rsidR="00E27797" w:rsidRPr="006242A6">
        <w:rPr>
          <w:b/>
          <w:bCs/>
        </w:rPr>
        <w:t>p</w:t>
      </w:r>
      <w:proofErr w:type="spellEnd"/>
      <w:r w:rsidRPr="006242A6">
        <w:rPr>
          <w:b/>
          <w:bCs/>
        </w:rPr>
        <w:t>, ED.</w:t>
      </w:r>
    </w:p>
    <w:p w14:paraId="6EB0EEE9" w14:textId="7EBFD882" w:rsidR="001A29BE" w:rsidDel="00D27BEC" w:rsidRDefault="00FC211F">
      <w:pPr>
        <w:rPr>
          <w:del w:id="475" w:author="My Luong Vuong" w:date="2024-06-21T16:30:00Z"/>
        </w:rPr>
      </w:pPr>
      <w:r w:rsidRPr="00FC211F">
        <w:t xml:space="preserve">All authors </w:t>
      </w:r>
      <w:r w:rsidR="005B5E9C">
        <w:t>approved the</w:t>
      </w:r>
      <w:r w:rsidRPr="00FC211F">
        <w:t xml:space="preserve"> final version for submission.</w:t>
      </w:r>
    </w:p>
    <w:p w14:paraId="10767AB4" w14:textId="3FB9F477" w:rsidR="00A55057" w:rsidRPr="00AC49AE" w:rsidRDefault="00A55057" w:rsidP="00894D50">
      <w:r w:rsidRPr="00AC49AE">
        <w:br w:type="page"/>
      </w:r>
    </w:p>
    <w:p w14:paraId="527CE4A1" w14:textId="6143B146" w:rsidR="00A55057" w:rsidRDefault="00A55057" w:rsidP="00593CAA">
      <w:pPr>
        <w:pStyle w:val="Heading1"/>
      </w:pPr>
      <w:r>
        <w:lastRenderedPageBreak/>
        <w:t>References</w:t>
      </w:r>
    </w:p>
    <w:p w14:paraId="2D3868A5" w14:textId="3BB585D2" w:rsidR="00704ABD" w:rsidRPr="00704ABD" w:rsidRDefault="00221AE5" w:rsidP="00704ABD">
      <w:pPr>
        <w:pStyle w:val="EndNoteBibliography"/>
        <w:spacing w:after="0"/>
      </w:pPr>
      <w:r w:rsidRPr="00E03B11">
        <w:rPr>
          <w:noProof w:val="0"/>
        </w:rPr>
        <w:fldChar w:fldCharType="begin"/>
      </w:r>
      <w:r w:rsidRPr="00790105">
        <w:rPr>
          <w:noProof w:val="0"/>
        </w:rPr>
        <w:instrText xml:space="preserve"> ADDIN EN.REFLIST </w:instrText>
      </w:r>
      <w:r w:rsidRPr="00E03B11">
        <w:rPr>
          <w:noProof w:val="0"/>
        </w:rPr>
        <w:fldChar w:fldCharType="separate"/>
      </w:r>
      <w:r w:rsidR="00704ABD" w:rsidRPr="00704ABD">
        <w:t xml:space="preserve">[1] Cornely OA, Bassetti M, Calandra T, Garbino J, Kullberg BJ, Lortholary O, et al. ESCMID* guideline for the diagnosis and management of Candida diseases 2012: non-neutropenic adult patients. Clin Microbiol Infect. 2012;18 Suppl 7:19-37. </w:t>
      </w:r>
      <w:hyperlink r:id="rId14" w:history="1">
        <w:r w:rsidR="00704ABD" w:rsidRPr="00704ABD">
          <w:rPr>
            <w:rStyle w:val="Hyperlink"/>
          </w:rPr>
          <w:t>http://doi.org/10.1111/1469-0691.12039</w:t>
        </w:r>
      </w:hyperlink>
      <w:r w:rsidR="00704ABD" w:rsidRPr="00704ABD">
        <w:t>.</w:t>
      </w:r>
    </w:p>
    <w:p w14:paraId="3E4C8176" w14:textId="515F1534" w:rsidR="00704ABD" w:rsidRPr="00704ABD" w:rsidRDefault="00704ABD" w:rsidP="00704ABD">
      <w:pPr>
        <w:pStyle w:val="EndNoteBibliography"/>
        <w:spacing w:after="0"/>
      </w:pPr>
      <w:r w:rsidRPr="00704ABD">
        <w:t xml:space="preserve">[2] Schroeder M, Weber T, Denker T, Winterland S, Wichmann D, Rohde H, et al. Epidemiology, clinical characteristics, and outcome of candidemia in critically ill patients in Germany: a single-center retrospective 10-year analysis. Annals of Intensive Care. 2020;10:142. </w:t>
      </w:r>
      <w:hyperlink r:id="rId15" w:history="1">
        <w:r w:rsidRPr="00704ABD">
          <w:rPr>
            <w:rStyle w:val="Hyperlink"/>
          </w:rPr>
          <w:t>http://doi.org/10.1186/s13613-020-00755-8</w:t>
        </w:r>
      </w:hyperlink>
      <w:r w:rsidRPr="00704ABD">
        <w:t>.</w:t>
      </w:r>
    </w:p>
    <w:p w14:paraId="6D85AABF" w14:textId="2BFA7F5A" w:rsidR="00704ABD" w:rsidRPr="00704ABD" w:rsidRDefault="00704ABD" w:rsidP="00704ABD">
      <w:pPr>
        <w:pStyle w:val="EndNoteBibliography"/>
        <w:spacing w:after="0"/>
      </w:pPr>
      <w:r w:rsidRPr="00704ABD">
        <w:t xml:space="preserve">[3] Bassetti M, Giacobbe DR, Vena A, Trucchi C, Ansaldi F, Antonelli M, et al. Incidence and outcome of invasive candidiasis in intensive care units (ICUs) in Europe: results of the EUCANDICU project. Critical Care. 2019;23:219. </w:t>
      </w:r>
      <w:hyperlink r:id="rId16" w:history="1">
        <w:r w:rsidRPr="00704ABD">
          <w:rPr>
            <w:rStyle w:val="Hyperlink"/>
          </w:rPr>
          <w:t>http://doi.org/10.1186/s13054-019-2497-3</w:t>
        </w:r>
      </w:hyperlink>
      <w:r w:rsidRPr="00704ABD">
        <w:t>.</w:t>
      </w:r>
    </w:p>
    <w:p w14:paraId="73FA5B15" w14:textId="06640F92" w:rsidR="00704ABD" w:rsidRPr="00704ABD" w:rsidRDefault="00704ABD" w:rsidP="00704ABD">
      <w:pPr>
        <w:pStyle w:val="EndNoteBibliography"/>
        <w:spacing w:after="0"/>
      </w:pPr>
      <w:r w:rsidRPr="00704ABD">
        <w:t xml:space="preserve">[4] Sbrana F, Sozio E, Bassetti M, Ripoli A, Pieralli F, Azzini AM, et al. Independent risk factors for mortality in critically ill patients with candidemia on Italian Internal Medicine Wards. Internal and Emergency Medicine. 2018;13:199-204. </w:t>
      </w:r>
      <w:hyperlink r:id="rId17" w:history="1">
        <w:r w:rsidRPr="00704ABD">
          <w:rPr>
            <w:rStyle w:val="Hyperlink"/>
          </w:rPr>
          <w:t>http://doi.org/10.1007/s11739-017-1783-9</w:t>
        </w:r>
      </w:hyperlink>
      <w:r w:rsidRPr="00704ABD">
        <w:t>.</w:t>
      </w:r>
    </w:p>
    <w:p w14:paraId="1D09BAFE" w14:textId="77777777" w:rsidR="00704ABD" w:rsidRPr="00704ABD" w:rsidRDefault="00704ABD" w:rsidP="00704ABD">
      <w:pPr>
        <w:pStyle w:val="EndNoteBibliography"/>
        <w:spacing w:after="0"/>
      </w:pPr>
      <w:r w:rsidRPr="00704ABD">
        <w:t>[5] Pfizer. Summary of Product Characteristics (SmPC) Diflucan. Summary of Product Characteristics (SmPC) Diflucan. 2012.</w:t>
      </w:r>
    </w:p>
    <w:p w14:paraId="0DFCDC48" w14:textId="5C2E5B07" w:rsidR="00704ABD" w:rsidRPr="00704ABD" w:rsidRDefault="00704ABD" w:rsidP="00704ABD">
      <w:pPr>
        <w:pStyle w:val="EndNoteBibliography"/>
        <w:spacing w:after="0"/>
      </w:pPr>
      <w:r w:rsidRPr="00704ABD">
        <w:t xml:space="preserve">[6] Pappas PG, Kauffman CA, Andes DR, Clancy CJ, Marr KA, Ostrosky-Zeichner L, et al. Clinical Practice Guideline for the Management of Candidiasis: 2016 Update by the Infectious Diseases Society of America. Clin Infect Dis. 2016;62:e1-50. </w:t>
      </w:r>
      <w:hyperlink r:id="rId18" w:history="1">
        <w:r w:rsidRPr="00704ABD">
          <w:rPr>
            <w:rStyle w:val="Hyperlink"/>
          </w:rPr>
          <w:t>http://doi.org/10.1093/cid/civ933</w:t>
        </w:r>
      </w:hyperlink>
      <w:r w:rsidRPr="00704ABD">
        <w:t>.</w:t>
      </w:r>
    </w:p>
    <w:p w14:paraId="37EDDBBD" w14:textId="65284D53" w:rsidR="00704ABD" w:rsidRPr="00704ABD" w:rsidRDefault="00704ABD" w:rsidP="00704ABD">
      <w:pPr>
        <w:pStyle w:val="EndNoteBibliography"/>
        <w:spacing w:after="0"/>
      </w:pPr>
      <w:r w:rsidRPr="00704ABD">
        <w:t xml:space="preserve">[7] Grau S, Pozo JC, Romá E, Salavert M, Barrueta JA, Peral C, et al. Cost-effectiveness of three echinocandins and fluconazole in the treatment of candidemia and/or invasive candidiasis in nonneutropenic adult patients. Clinicoecon Outcomes Res. 2015;7:527-35. </w:t>
      </w:r>
      <w:hyperlink r:id="rId19" w:history="1">
        <w:r w:rsidRPr="00704ABD">
          <w:rPr>
            <w:rStyle w:val="Hyperlink"/>
          </w:rPr>
          <w:t>http://doi.org/10.2147/ceor.S91587</w:t>
        </w:r>
      </w:hyperlink>
      <w:r w:rsidRPr="00704ABD">
        <w:t>.</w:t>
      </w:r>
    </w:p>
    <w:p w14:paraId="7FA26871" w14:textId="77777777" w:rsidR="00704ABD" w:rsidRPr="00704ABD" w:rsidRDefault="00704ABD" w:rsidP="00704ABD">
      <w:pPr>
        <w:pStyle w:val="EndNoteBibliography"/>
        <w:spacing w:after="0"/>
      </w:pPr>
      <w:r w:rsidRPr="00704ABD">
        <w:t>[8] European Committee on Antimicrobial Susceptibility Testing. Fluconazole: Rationale for the clinical breakpoints, version 3.0. 2020.</w:t>
      </w:r>
    </w:p>
    <w:p w14:paraId="548F8141" w14:textId="70F53491" w:rsidR="00704ABD" w:rsidRPr="00704ABD" w:rsidRDefault="00704ABD" w:rsidP="00704ABD">
      <w:pPr>
        <w:pStyle w:val="EndNoteBibliography"/>
        <w:spacing w:after="0"/>
      </w:pPr>
      <w:r w:rsidRPr="00704ABD">
        <w:t xml:space="preserve">[9] Jacobson MA, Hanks DK, Ferrell LD. Fatal acute hepatic necrosis due to fluconazole. The American Journal of Medicine. 1994;96:188-90. </w:t>
      </w:r>
      <w:hyperlink r:id="rId20" w:history="1">
        <w:r w:rsidRPr="00704ABD">
          <w:rPr>
            <w:rStyle w:val="Hyperlink"/>
          </w:rPr>
          <w:t>http://doi.org/https://doi.org/10.1016/0002-9343(94)90141-4</w:t>
        </w:r>
      </w:hyperlink>
      <w:r w:rsidRPr="00704ABD">
        <w:t>.</w:t>
      </w:r>
    </w:p>
    <w:p w14:paraId="4F3B0647" w14:textId="77777777" w:rsidR="00704ABD" w:rsidRPr="00704ABD" w:rsidRDefault="00704ABD" w:rsidP="00704ABD">
      <w:pPr>
        <w:pStyle w:val="EndNoteBibliography"/>
        <w:spacing w:after="0"/>
      </w:pPr>
      <w:r w:rsidRPr="00704ABD">
        <w:t>[10] Matsumoto K, Ueno K, Yoshimura H, Morii M, Takada M, Sawai T, et al. Fluconazole-Induced Convulsions at Serum Trough Concentrations of Approximately 80 μg/mL. Therapeutic Drug Monitoring. 2000;22:635-6.</w:t>
      </w:r>
    </w:p>
    <w:p w14:paraId="68337394" w14:textId="77777777" w:rsidR="00704ABD" w:rsidRPr="00704ABD" w:rsidRDefault="00704ABD" w:rsidP="00704ABD">
      <w:pPr>
        <w:pStyle w:val="EndNoteBibliography"/>
        <w:spacing w:after="0"/>
      </w:pPr>
      <w:r w:rsidRPr="00704ABD">
        <w:t>[11] Lewis R, Brüggemann R, Padoin C, Maertens J, Marchetti O, Groll A, et al. Triazole antifungal therapeutic drug monitoring.  Sixth European Conference on Infections in Leukaemia Meeting, Sophia Antipolis, France2015.</w:t>
      </w:r>
    </w:p>
    <w:p w14:paraId="53CC5B1C" w14:textId="193485E3" w:rsidR="00704ABD" w:rsidRPr="00704ABD" w:rsidRDefault="00704ABD" w:rsidP="00704ABD">
      <w:pPr>
        <w:pStyle w:val="EndNoteBibliography"/>
        <w:spacing w:after="0"/>
      </w:pPr>
      <w:r w:rsidRPr="00704ABD">
        <w:t xml:space="preserve">[12] Sandaradura I, Marriott DJE, Day RO, Norris RLG, Pang E, Stocker SL, et al. Current fluconazole treatment regimens result in under-dosing of critically ill adults during early therapy. Eur J Clin Microbiol Infect Dis. 2021;40:1521-8. </w:t>
      </w:r>
      <w:hyperlink r:id="rId21" w:history="1">
        <w:r w:rsidRPr="00704ABD">
          <w:rPr>
            <w:rStyle w:val="Hyperlink"/>
          </w:rPr>
          <w:t>http://doi.org/10.1007/s10096-021-04201-w</w:t>
        </w:r>
      </w:hyperlink>
      <w:r w:rsidRPr="00704ABD">
        <w:t>.</w:t>
      </w:r>
    </w:p>
    <w:p w14:paraId="33B9D9D6" w14:textId="02BCE3BA" w:rsidR="00704ABD" w:rsidRPr="00704ABD" w:rsidRDefault="00704ABD" w:rsidP="00704ABD">
      <w:pPr>
        <w:pStyle w:val="EndNoteBibliography"/>
        <w:spacing w:after="0"/>
      </w:pPr>
      <w:r w:rsidRPr="00704ABD">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hyperlink r:id="rId22" w:history="1">
        <w:r w:rsidRPr="00704ABD">
          <w:rPr>
            <w:rStyle w:val="Hyperlink"/>
          </w:rPr>
          <w:t>http://doi.org/10.1128/aac.01554-20</w:t>
        </w:r>
      </w:hyperlink>
      <w:r w:rsidRPr="00704ABD">
        <w:t>.</w:t>
      </w:r>
    </w:p>
    <w:p w14:paraId="6F25D101" w14:textId="237B4EA3" w:rsidR="00704ABD" w:rsidRPr="00704ABD" w:rsidRDefault="00704ABD" w:rsidP="00704ABD">
      <w:pPr>
        <w:pStyle w:val="EndNoteBibliography"/>
        <w:spacing w:after="0"/>
      </w:pPr>
      <w:r w:rsidRPr="00704ABD">
        <w:t xml:space="preserve">[14] Muilwijk EW, de Lange DW, Schouten JA, Wasmann RE, Ter Heine R, Burger DM, et al. Suboptimal Dosing of Fluconazole in Critically Ill Patients: Time To Rethink Dosing. Antimicrob Agents Chemother. 2020;64. </w:t>
      </w:r>
      <w:hyperlink r:id="rId23" w:history="1">
        <w:r w:rsidRPr="00704ABD">
          <w:rPr>
            <w:rStyle w:val="Hyperlink"/>
          </w:rPr>
          <w:t>http://doi.org/10.1128/aac.00984-20</w:t>
        </w:r>
      </w:hyperlink>
      <w:r w:rsidRPr="00704ABD">
        <w:t>.</w:t>
      </w:r>
    </w:p>
    <w:p w14:paraId="152C9712" w14:textId="3B333D29" w:rsidR="00704ABD" w:rsidRPr="00704ABD" w:rsidRDefault="00704ABD" w:rsidP="00704ABD">
      <w:pPr>
        <w:pStyle w:val="EndNoteBibliography"/>
        <w:spacing w:after="0"/>
      </w:pPr>
      <w:r w:rsidRPr="00704ABD">
        <w:t xml:space="preserve">[15] Alobaid AS, Wallis SC, Jarrett P, Starr T, Stuart J, Lassig-Smith M, et al. Effect of Obesity on the Population Pharmacokinetics of Fluconazole in Critically Ill Patients. Antimicrob Agents Chemother. 2016;60:6550-7. </w:t>
      </w:r>
      <w:hyperlink r:id="rId24" w:history="1">
        <w:r w:rsidRPr="00704ABD">
          <w:rPr>
            <w:rStyle w:val="Hyperlink"/>
          </w:rPr>
          <w:t>http://doi.org/10.1128/aac.01088-16</w:t>
        </w:r>
      </w:hyperlink>
      <w:r w:rsidRPr="00704ABD">
        <w:t>.</w:t>
      </w:r>
    </w:p>
    <w:p w14:paraId="62261F2A" w14:textId="243DAEB0" w:rsidR="00704ABD" w:rsidRPr="00704ABD" w:rsidRDefault="00704ABD" w:rsidP="00704ABD">
      <w:pPr>
        <w:pStyle w:val="EndNoteBibliography"/>
        <w:spacing w:after="0"/>
      </w:pPr>
      <w:r w:rsidRPr="00704ABD">
        <w:t xml:space="preserve">[16] Mould DR, Upton RN. Basic concepts in population modeling, simulation, and model-based drug development-part 2: introduction to pharmacokinetic modeling methods. CPT Pharmacometrics Syst Pharmacol. 2013;2:e38. </w:t>
      </w:r>
      <w:hyperlink r:id="rId25" w:history="1">
        <w:r w:rsidRPr="00704ABD">
          <w:rPr>
            <w:rStyle w:val="Hyperlink"/>
          </w:rPr>
          <w:t>http://doi.org/10.1038/psp.2013.14</w:t>
        </w:r>
      </w:hyperlink>
      <w:r w:rsidRPr="00704ABD">
        <w:t>.</w:t>
      </w:r>
    </w:p>
    <w:p w14:paraId="6516810B" w14:textId="596F5D46" w:rsidR="00704ABD" w:rsidRPr="00704ABD" w:rsidRDefault="00704ABD" w:rsidP="00704ABD">
      <w:pPr>
        <w:pStyle w:val="EndNoteBibliography"/>
        <w:spacing w:after="0"/>
      </w:pPr>
      <w:r w:rsidRPr="00704ABD">
        <w:lastRenderedPageBreak/>
        <w:t xml:space="preserve">[17] Jonsson EN, Karlsson MO. Automated covariate model building within NONMEM. Pharm Res. 1998;15:1463-8. </w:t>
      </w:r>
      <w:hyperlink r:id="rId26" w:history="1">
        <w:r w:rsidRPr="00704ABD">
          <w:rPr>
            <w:rStyle w:val="Hyperlink"/>
          </w:rPr>
          <w:t>http://doi.org/10.1023/a:1011970125687</w:t>
        </w:r>
      </w:hyperlink>
      <w:r w:rsidRPr="00704ABD">
        <w:t>.</w:t>
      </w:r>
    </w:p>
    <w:p w14:paraId="51756C70" w14:textId="33EAE035" w:rsidR="00704ABD" w:rsidRPr="00704ABD" w:rsidRDefault="00704ABD" w:rsidP="00704ABD">
      <w:pPr>
        <w:pStyle w:val="EndNoteBibliography"/>
        <w:spacing w:after="0"/>
      </w:pPr>
      <w:r w:rsidRPr="00704ABD">
        <w:t xml:space="preserve">[18] Boer P. Estimated lean body mass as an index for normalization of body fluid volumes in humans. Am J Physiol. 1984;247:F632-6. </w:t>
      </w:r>
      <w:hyperlink r:id="rId27" w:history="1">
        <w:r w:rsidRPr="00704ABD">
          <w:rPr>
            <w:rStyle w:val="Hyperlink"/>
          </w:rPr>
          <w:t>http://doi.org/10.1152/ajprenal.1984.247.4.F632</w:t>
        </w:r>
      </w:hyperlink>
      <w:r w:rsidRPr="00704ABD">
        <w:t>.</w:t>
      </w:r>
    </w:p>
    <w:p w14:paraId="655E8CE5" w14:textId="72CAA5AE" w:rsidR="00704ABD" w:rsidRPr="00704ABD" w:rsidRDefault="00704ABD" w:rsidP="00704ABD">
      <w:pPr>
        <w:pStyle w:val="EndNoteBibliography"/>
        <w:spacing w:after="0"/>
      </w:pPr>
      <w:r w:rsidRPr="00704ABD">
        <w:t xml:space="preserve">[19] Sharma A, Sahasrabudhe V, Musib L, Zhang S, Younis I, Kanodia J. Time to Rethink the Current Paradigm for Assessing Kidney Function in Drug Development and Beyond. Clin Pharmacol Ther. 2022;112:946-58. </w:t>
      </w:r>
      <w:hyperlink r:id="rId28" w:history="1">
        <w:r w:rsidRPr="00704ABD">
          <w:rPr>
            <w:rStyle w:val="Hyperlink"/>
          </w:rPr>
          <w:t>http://doi.org/10.1002/cpt.2489</w:t>
        </w:r>
      </w:hyperlink>
      <w:r w:rsidRPr="00704ABD">
        <w:t>.</w:t>
      </w:r>
    </w:p>
    <w:p w14:paraId="63FB5E31" w14:textId="77777777" w:rsidR="00704ABD" w:rsidRPr="00704ABD" w:rsidRDefault="00704ABD" w:rsidP="00704ABD">
      <w:pPr>
        <w:pStyle w:val="EndNoteBibliography"/>
        <w:spacing w:after="0"/>
      </w:pPr>
      <w:r w:rsidRPr="00704ABD">
        <w:t>[20] Buuren Sv. Flexible Imputation of Missing Data, Second Edition: Taylor &amp; Francis Group; 2018.</w:t>
      </w:r>
    </w:p>
    <w:p w14:paraId="2839181B" w14:textId="77777777" w:rsidR="00704ABD" w:rsidRPr="00704ABD" w:rsidRDefault="00704ABD" w:rsidP="00704ABD">
      <w:pPr>
        <w:pStyle w:val="EndNoteBibliography"/>
        <w:spacing w:after="0"/>
      </w:pPr>
      <w:r w:rsidRPr="00704ABD">
        <w:t>[21] Hosmer DW, Lemeshow S, May S. Applied Survival Analysis: Regression Modeling of Time-to-Event Data, Second Edition: John Wiley &amp; Sons, Inc.; 2008.</w:t>
      </w:r>
    </w:p>
    <w:p w14:paraId="709CD7D5" w14:textId="77777777" w:rsidR="00704ABD" w:rsidRPr="00704ABD" w:rsidRDefault="00704ABD" w:rsidP="00704ABD">
      <w:pPr>
        <w:pStyle w:val="EndNoteBibliography"/>
        <w:spacing w:after="0"/>
      </w:pPr>
      <w:r w:rsidRPr="00704ABD">
        <w:t>[22] Committee for Medicinal Products for Human Use (CHMP) EMA. Guideline on the use of pharmacokinetics and pharmacodynamics in the development of antimicrobial medicinal products. United Kingdom: European Medicines Agency; 2016.</w:t>
      </w:r>
    </w:p>
    <w:p w14:paraId="032E67E4" w14:textId="77777777" w:rsidR="00704ABD" w:rsidRPr="00704ABD" w:rsidRDefault="00704ABD" w:rsidP="00704ABD">
      <w:pPr>
        <w:pStyle w:val="EndNoteBibliography"/>
        <w:spacing w:after="0"/>
      </w:pPr>
      <w:r w:rsidRPr="00704ABD">
        <w:t>[23] Ramachandran KM, Tsokos CP. Chapter 5 - Statistical estimation. In: Ramachandran KM, Tsokos CP, editors. Mathematical Statistics with Applications in R (Third Edition): Academic Press; 2021. p. 179-251.</w:t>
      </w:r>
    </w:p>
    <w:p w14:paraId="083721EA" w14:textId="4EAD8405" w:rsidR="00704ABD" w:rsidRPr="00704ABD" w:rsidRDefault="00704ABD" w:rsidP="00704ABD">
      <w:pPr>
        <w:pStyle w:val="EndNoteBibliography"/>
        <w:spacing w:after="0"/>
      </w:pPr>
      <w:r w:rsidRPr="00704ABD">
        <w:t xml:space="preserve">[24] Wickham H, Grolemund G. R for Data Science2017. </w:t>
      </w:r>
      <w:hyperlink r:id="rId29" w:history="1">
        <w:r w:rsidRPr="00704ABD">
          <w:rPr>
            <w:rStyle w:val="Hyperlink"/>
          </w:rPr>
          <w:t>https://r4ds.had.co.nz/</w:t>
        </w:r>
      </w:hyperlink>
      <w:r w:rsidRPr="00704ABD">
        <w:t>.</w:t>
      </w:r>
    </w:p>
    <w:p w14:paraId="5124890F" w14:textId="67CB5093" w:rsidR="00704ABD" w:rsidRPr="00704ABD" w:rsidRDefault="00704ABD" w:rsidP="00704ABD">
      <w:pPr>
        <w:pStyle w:val="EndNoteBibliography"/>
        <w:spacing w:after="0"/>
      </w:pPr>
      <w:r w:rsidRPr="00704ABD">
        <w:t xml:space="preserve">[25] Keizer RJ, Karlsson MO, Hooker A. Modeling and Simulation Workbench for NONMEM: Tutorial on Pirana, PsN, and Xpose. CPT Pharmacometrics Syst Pharmacol. 2013;2:e50. </w:t>
      </w:r>
      <w:hyperlink r:id="rId30" w:history="1">
        <w:r w:rsidRPr="00704ABD">
          <w:rPr>
            <w:rStyle w:val="Hyperlink"/>
          </w:rPr>
          <w:t>http://doi.org/10.1038/psp.2013.24</w:t>
        </w:r>
      </w:hyperlink>
      <w:r w:rsidRPr="00704ABD">
        <w:t>.</w:t>
      </w:r>
    </w:p>
    <w:p w14:paraId="7C5EFF13" w14:textId="1C960A5D" w:rsidR="00704ABD" w:rsidRPr="00704ABD" w:rsidRDefault="00704ABD" w:rsidP="00704ABD">
      <w:pPr>
        <w:pStyle w:val="EndNoteBibliography"/>
        <w:spacing w:after="0"/>
      </w:pPr>
      <w:r w:rsidRPr="00704ABD">
        <w:t xml:space="preserve">[26] Bergner R, Hoffmann M, Riedel KD, Mikus G, Henrich DM, Haefeli WE, et al. Fluconazole dosing in continuous veno-venous haemofiltration (CVVHF): need for a high daily dose of 800 mg. Nephrol Dial Transplant. 2006;21:1019-23. </w:t>
      </w:r>
      <w:hyperlink r:id="rId31" w:history="1">
        <w:r w:rsidRPr="00704ABD">
          <w:rPr>
            <w:rStyle w:val="Hyperlink"/>
          </w:rPr>
          <w:t>http://doi.org/10.1093/ndt/gfi284</w:t>
        </w:r>
      </w:hyperlink>
      <w:r w:rsidRPr="00704ABD">
        <w:t>.</w:t>
      </w:r>
    </w:p>
    <w:p w14:paraId="7B3D84C9" w14:textId="2A2ABAA4" w:rsidR="00704ABD" w:rsidRPr="00704ABD" w:rsidRDefault="00704ABD" w:rsidP="00704ABD">
      <w:pPr>
        <w:pStyle w:val="EndNoteBibliography"/>
        <w:spacing w:after="0"/>
      </w:pPr>
      <w:r w:rsidRPr="00704ABD">
        <w: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t>
      </w:r>
      <w:hyperlink r:id="rId32" w:history="1">
        <w:r w:rsidRPr="00704ABD">
          <w:rPr>
            <w:rStyle w:val="Hyperlink"/>
          </w:rPr>
          <w:t>http://doi.org/10.1007/s001340000771</w:t>
        </w:r>
      </w:hyperlink>
      <w:r w:rsidRPr="00704ABD">
        <w:t>.</w:t>
      </w:r>
    </w:p>
    <w:p w14:paraId="0009608C" w14:textId="77777777" w:rsidR="00704ABD" w:rsidRPr="00704ABD" w:rsidRDefault="00704ABD" w:rsidP="00704ABD">
      <w:pPr>
        <w:pStyle w:val="EndNoteBibliography"/>
        <w:spacing w:after="0"/>
      </w:pPr>
      <w:r w:rsidRPr="00704ABD">
        <w: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p>
    <w:p w14:paraId="7576F7BE" w14:textId="79789EEE" w:rsidR="00704ABD" w:rsidRPr="00704ABD" w:rsidRDefault="00704ABD" w:rsidP="00704ABD">
      <w:pPr>
        <w:pStyle w:val="EndNoteBibliography"/>
        <w:spacing w:after="0"/>
      </w:pPr>
      <w:r w:rsidRPr="00704ABD">
        <w:t xml:space="preserve">[29] Van Daele R, Wauters J, Lagrou K, Denooz R, Hayette MP, Gijsen M, et al. Pharmacokinetic Variability and Target Attainment of Fluconazole in Critically Ill Patients. Microorganisms. 2021;9. </w:t>
      </w:r>
      <w:hyperlink r:id="rId33" w:history="1">
        <w:r w:rsidRPr="00704ABD">
          <w:rPr>
            <w:rStyle w:val="Hyperlink"/>
          </w:rPr>
          <w:t>http://doi.org/10.3390/microorganisms9102068</w:t>
        </w:r>
      </w:hyperlink>
      <w:r w:rsidRPr="00704ABD">
        <w:t>.</w:t>
      </w:r>
    </w:p>
    <w:p w14:paraId="0845CC6E" w14:textId="00C9CAD9" w:rsidR="00704ABD" w:rsidRPr="00704ABD" w:rsidRDefault="00704ABD" w:rsidP="00704ABD">
      <w:pPr>
        <w:pStyle w:val="EndNoteBibliography"/>
        <w:spacing w:after="0"/>
      </w:pPr>
      <w:r w:rsidRPr="00704ABD">
        <w: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hyperlink r:id="rId34" w:history="1">
        <w:r w:rsidRPr="00704ABD">
          <w:rPr>
            <w:rStyle w:val="Hyperlink"/>
          </w:rPr>
          <w:t>http://doi.org/10.1016/j.jclinepi.2020.03.026</w:t>
        </w:r>
      </w:hyperlink>
      <w:r w:rsidRPr="00704ABD">
        <w:t>.</w:t>
      </w:r>
    </w:p>
    <w:p w14:paraId="6D540F09" w14:textId="32734CA5" w:rsidR="00704ABD" w:rsidRPr="00704ABD" w:rsidRDefault="00704ABD" w:rsidP="00704ABD">
      <w:pPr>
        <w:pStyle w:val="EndNoteBibliography"/>
        <w:spacing w:after="0"/>
      </w:pPr>
      <w:r w:rsidRPr="00704ABD">
        <w:t xml:space="preserve">[31] Tierney JF, Vale C, Riley R, Smith CT, Stewart L, Clarke M, et al. Individual Participant Data (IPD) Meta-analyses of Randomised Controlled Trials: Guidance on Their Use. PLoS Med. 2015;12:e1001855. </w:t>
      </w:r>
      <w:hyperlink r:id="rId35" w:history="1">
        <w:r w:rsidRPr="00704ABD">
          <w:rPr>
            <w:rStyle w:val="Hyperlink"/>
          </w:rPr>
          <w:t>http://doi.org/10.1371/journal.pmed.1001855</w:t>
        </w:r>
      </w:hyperlink>
      <w:r w:rsidRPr="00704ABD">
        <w:t>.</w:t>
      </w:r>
    </w:p>
    <w:p w14:paraId="50D373A8" w14:textId="7134A659" w:rsidR="00704ABD" w:rsidRPr="00704ABD" w:rsidRDefault="00704ABD" w:rsidP="00704ABD">
      <w:pPr>
        <w:pStyle w:val="EndNoteBibliography"/>
        <w:spacing w:after="0"/>
      </w:pPr>
      <w:r w:rsidRPr="00704ABD">
        <w: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hyperlink r:id="rId36" w:history="1">
        <w:r w:rsidRPr="00704ABD">
          <w:rPr>
            <w:rStyle w:val="Hyperlink"/>
          </w:rPr>
          <w:t>http://doi.org/10.1128/aac.00424-11</w:t>
        </w:r>
      </w:hyperlink>
      <w:r w:rsidRPr="00704ABD">
        <w:t>.</w:t>
      </w:r>
    </w:p>
    <w:p w14:paraId="408BF294" w14:textId="37F800D8" w:rsidR="00704ABD" w:rsidRPr="00704ABD" w:rsidRDefault="00704ABD" w:rsidP="00704ABD">
      <w:pPr>
        <w:pStyle w:val="EndNoteBibliography"/>
        <w:spacing w:after="0"/>
      </w:pPr>
      <w:r w:rsidRPr="00704ABD">
        <w:t xml:space="preserve">[33] Aoyama T, Hirata K, Hirata R, Yamazaki H, Yamamoto Y, Hayashi H, et al. Population pharmacokinetics of fluconazole after administration of fosfluconazole and fluconazole in critically ill patients. J Clin Pharm Ther. 2012;37:356-63. </w:t>
      </w:r>
      <w:hyperlink r:id="rId37" w:history="1">
        <w:r w:rsidRPr="00704ABD">
          <w:rPr>
            <w:rStyle w:val="Hyperlink"/>
          </w:rPr>
          <w:t>http://doi.org/10.1111/j.1365-2710.2011.01297.x</w:t>
        </w:r>
      </w:hyperlink>
      <w:r w:rsidRPr="00704ABD">
        <w:t>.</w:t>
      </w:r>
    </w:p>
    <w:p w14:paraId="775236AF" w14:textId="63DF82CF" w:rsidR="00704ABD" w:rsidRPr="00704ABD" w:rsidRDefault="00704ABD" w:rsidP="00704ABD">
      <w:pPr>
        <w:pStyle w:val="EndNoteBibliography"/>
        <w:spacing w:after="0"/>
      </w:pPr>
      <w:r w:rsidRPr="00704ABD">
        <w:t xml:space="preserve">[34] Chen L, van Rhee KP, Wasmann RE, Krekels EHJ, Wiezer MJ, van Dongen EPA, et al. Total bodyweight and sex both drive pharmacokinetic variability of fluconazole in obese adults. J Antimicrob Chemother. 2022;77:2217-26. </w:t>
      </w:r>
      <w:hyperlink r:id="rId38" w:history="1">
        <w:r w:rsidRPr="00704ABD">
          <w:rPr>
            <w:rStyle w:val="Hyperlink"/>
          </w:rPr>
          <w:t>http://doi.org/10.1093/jac/dkac160</w:t>
        </w:r>
      </w:hyperlink>
      <w:r w:rsidRPr="00704ABD">
        <w:t>.</w:t>
      </w:r>
    </w:p>
    <w:p w14:paraId="75EEC32D" w14:textId="4CA1F1AC" w:rsidR="00704ABD" w:rsidRPr="00704ABD" w:rsidRDefault="00704ABD" w:rsidP="00704ABD">
      <w:pPr>
        <w:pStyle w:val="EndNoteBibliography"/>
        <w:spacing w:after="0"/>
      </w:pPr>
      <w:r w:rsidRPr="00704ABD">
        <w:lastRenderedPageBreak/>
        <w:t xml:space="preserve">[35] Huang C-Y, Güiza F, De Vlieger G, Meyfroidt G. Daily fluctuations in kidney function in critically ill adults. Critical Care. 2022;26:347. </w:t>
      </w:r>
      <w:hyperlink r:id="rId39" w:history="1">
        <w:r w:rsidRPr="00704ABD">
          <w:rPr>
            <w:rStyle w:val="Hyperlink"/>
          </w:rPr>
          <w:t>http://doi.org/10.1186/s13054-022-04226-3</w:t>
        </w:r>
      </w:hyperlink>
      <w:r w:rsidRPr="00704ABD">
        <w:t>.</w:t>
      </w:r>
    </w:p>
    <w:p w14:paraId="11F4AD4D" w14:textId="3A502F08" w:rsidR="00704ABD" w:rsidRPr="00704ABD" w:rsidRDefault="00704ABD" w:rsidP="00704ABD">
      <w:pPr>
        <w:pStyle w:val="EndNoteBibliography"/>
        <w:spacing w:after="0"/>
      </w:pPr>
      <w:r w:rsidRPr="00704ABD">
        <w:t xml:space="preserve">[36] Johansson Å M, Karlsson MO. Comparison of methods for handling missing covariate data. Aaps j. 2013;15:1232-41. </w:t>
      </w:r>
      <w:hyperlink r:id="rId40" w:history="1">
        <w:r w:rsidRPr="00704ABD">
          <w:rPr>
            <w:rStyle w:val="Hyperlink"/>
          </w:rPr>
          <w:t>http://doi.org/10.1208/s12248-013-9526-y</w:t>
        </w:r>
      </w:hyperlink>
      <w:r w:rsidRPr="00704ABD">
        <w:t>.</w:t>
      </w:r>
    </w:p>
    <w:p w14:paraId="46211B15" w14:textId="3A476686" w:rsidR="00704ABD" w:rsidRPr="00704ABD" w:rsidRDefault="00704ABD" w:rsidP="00704ABD">
      <w:pPr>
        <w:pStyle w:val="EndNoteBibliography"/>
        <w:spacing w:after="0"/>
      </w:pPr>
      <w:r w:rsidRPr="00704ABD">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hyperlink r:id="rId41" w:history="1">
        <w:r w:rsidRPr="00704ABD">
          <w:rPr>
            <w:rStyle w:val="Hyperlink"/>
          </w:rPr>
          <w:t>http://doi.org/10.1128/aac.02019-20</w:t>
        </w:r>
      </w:hyperlink>
      <w:r w:rsidRPr="00704ABD">
        <w:t>.</w:t>
      </w:r>
    </w:p>
    <w:p w14:paraId="5FCDB6A8" w14:textId="53CD3810" w:rsidR="00704ABD" w:rsidRPr="00704ABD" w:rsidRDefault="00704ABD" w:rsidP="00704ABD">
      <w:pPr>
        <w:pStyle w:val="EndNoteBibliography"/>
        <w:spacing w:after="0"/>
      </w:pPr>
      <w:r w:rsidRPr="00704ABD">
        <w:t xml:space="preserve">[38] Darnis S, Fareau N, Corallo CE, Poole S, Dooley MJ, Cheng AC. Estimation of body weight in hospitalized patients. QJM: An International Journal of Medicine. 2012;105:769-74. </w:t>
      </w:r>
      <w:hyperlink r:id="rId42" w:history="1">
        <w:r w:rsidRPr="00704ABD">
          <w:rPr>
            <w:rStyle w:val="Hyperlink"/>
          </w:rPr>
          <w:t>http://doi.org/10.1093/qjmed/hcs060</w:t>
        </w:r>
      </w:hyperlink>
      <w:r w:rsidRPr="00704ABD">
        <w:t>.</w:t>
      </w:r>
    </w:p>
    <w:p w14:paraId="32676B11" w14:textId="11947C10" w:rsidR="00704ABD" w:rsidRPr="00704ABD" w:rsidRDefault="00704ABD" w:rsidP="00704ABD">
      <w:pPr>
        <w:pStyle w:val="EndNoteBibliography"/>
        <w:spacing w:after="0"/>
      </w:pPr>
      <w:r w:rsidRPr="00704ABD">
        <w:t xml:space="preserve">[39] van Wijk RC, Imperial MZ, Savic RM, Solans BP. Pharmacokinetic analysis across studies to drive knowledge-integration: A tutorial on individual patient data meta-analysis (IPDMA). CPT Pharmacometrics Syst Pharmacol. 2023;12:1187-200. </w:t>
      </w:r>
      <w:hyperlink r:id="rId43" w:history="1">
        <w:r w:rsidRPr="00704ABD">
          <w:rPr>
            <w:rStyle w:val="Hyperlink"/>
          </w:rPr>
          <w:t>http://doi.org/10.1002/psp4.13002</w:t>
        </w:r>
      </w:hyperlink>
      <w:r w:rsidRPr="00704ABD">
        <w:t>.</w:t>
      </w:r>
    </w:p>
    <w:p w14:paraId="3E91A89D" w14:textId="69965BEF" w:rsidR="00704ABD" w:rsidRPr="00704ABD" w:rsidDel="00B94EEA" w:rsidRDefault="00704ABD" w:rsidP="00704ABD">
      <w:pPr>
        <w:pStyle w:val="EndNoteBibliography"/>
        <w:rPr>
          <w:del w:id="476" w:author="My Luong Vuong" w:date="2024-06-22T12:22:00Z"/>
        </w:rPr>
      </w:pPr>
      <w:r w:rsidRPr="00704ABD">
        <w:t xml:space="preserve">[40] Li L, Li X, Xia Y, Chu Y, Zhong H, Li J, et al. Recommendation of Antimicrobial Dosing Optimization During Continuous Renal Replacement Therapy. Front Pharmacol. 2020;11:786. </w:t>
      </w:r>
      <w:hyperlink r:id="rId44" w:history="1">
        <w:r w:rsidRPr="00704ABD">
          <w:rPr>
            <w:rStyle w:val="Hyperlink"/>
          </w:rPr>
          <w:t>http://doi.org/10.3389/fphar.2020.00786</w:t>
        </w:r>
      </w:hyperlink>
      <w:r w:rsidRPr="00704ABD">
        <w:t>.</w:t>
      </w:r>
    </w:p>
    <w:p w14:paraId="218B9AF3" w14:textId="77F64A69" w:rsidR="00A55057" w:rsidRPr="00845D5D" w:rsidDel="00416AA6" w:rsidRDefault="00221AE5">
      <w:pPr>
        <w:pStyle w:val="EndNoteBibliography"/>
        <w:rPr>
          <w:del w:id="477" w:author="My Luong Vuong" w:date="2024-06-20T21:33:00Z"/>
        </w:rPr>
        <w:pPrChange w:id="478" w:author="My Luong Vuong" w:date="2024-06-22T09:35:00Z">
          <w:pPr/>
        </w:pPrChange>
      </w:pPr>
      <w:r w:rsidRPr="00E03B11">
        <w:fldChar w:fldCharType="end"/>
      </w:r>
      <w:del w:id="479" w:author="My Luong Vuong" w:date="2024-06-20T21:33:00Z">
        <w:r w:rsidDel="00416AA6">
          <w:delText xml:space="preserve"> </w:delText>
        </w:r>
      </w:del>
    </w:p>
    <w:p w14:paraId="15B0E83B" w14:textId="395DE918" w:rsidR="00DB122C" w:rsidRPr="00E03B11" w:rsidDel="00416AA6" w:rsidRDefault="00DB122C">
      <w:pPr>
        <w:pStyle w:val="EndNoteBibliography"/>
        <w:rPr>
          <w:del w:id="480" w:author="My Luong Vuong" w:date="2024-06-20T21:33:00Z"/>
        </w:rPr>
        <w:pPrChange w:id="481" w:author="My Luong Vuong" w:date="2024-06-22T09:35:00Z">
          <w:pPr/>
        </w:pPrChange>
      </w:pPr>
    </w:p>
    <w:bookmarkEnd w:id="233"/>
    <w:p w14:paraId="1CAA5F78" w14:textId="4F1D4194" w:rsidR="00EE5777" w:rsidRPr="00E03B11" w:rsidRDefault="00EE5777">
      <w:pPr>
        <w:pStyle w:val="EndNoteBibliography"/>
        <w:pPrChange w:id="482" w:author="My Luong Vuong" w:date="2024-06-22T09:35:00Z">
          <w:pPr/>
        </w:pPrChange>
      </w:pPr>
    </w:p>
    <w:p w14:paraId="2AFC7A25" w14:textId="77777777" w:rsidR="00FF47EE" w:rsidRPr="00E03B11" w:rsidRDefault="00FF47EE" w:rsidP="00593CAA">
      <w:pPr>
        <w:sectPr w:rsidR="00FF47EE" w:rsidRPr="00E03B11" w:rsidSect="009B5FBB">
          <w:footerReference w:type="default" r:id="rId45"/>
          <w:type w:val="continuous"/>
          <w:pgSz w:w="11906" w:h="16838" w:code="9"/>
          <w:pgMar w:top="1440" w:right="1440" w:bottom="1440" w:left="1440" w:header="720" w:footer="720" w:gutter="0"/>
          <w:lnNumType w:countBy="1" w:restart="continuous"/>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3F5CB709"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 </w:instrText>
            </w:r>
            <w:r w:rsidR="00CB7027">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CB7027" w:rsidRPr="00CB7027">
              <w:rPr>
                <w:b/>
                <w:bCs/>
                <w:sz w:val="18"/>
                <w:szCs w:val="18"/>
                <w:lang w:val="nl-BE"/>
              </w:rPr>
              <w:instrText xml:space="preserve"> ADDIN EN.CITE.DATA </w:instrText>
            </w:r>
            <w:r w:rsidR="00CB7027">
              <w:rPr>
                <w:b/>
                <w:bCs/>
                <w:sz w:val="18"/>
                <w:szCs w:val="18"/>
              </w:rPr>
            </w:r>
            <w:r w:rsidR="00CB7027">
              <w:rPr>
                <w:b/>
                <w:bCs/>
                <w:sz w:val="18"/>
                <w:szCs w:val="18"/>
              </w:rPr>
              <w:fldChar w:fldCharType="end"/>
            </w:r>
            <w:r w:rsidR="0012034A" w:rsidRPr="002E01AC">
              <w:rPr>
                <w:b/>
                <w:bCs/>
                <w:sz w:val="18"/>
                <w:szCs w:val="18"/>
              </w:rPr>
            </w:r>
            <w:r w:rsidR="0012034A" w:rsidRPr="002E01AC">
              <w:rPr>
                <w:b/>
                <w:bCs/>
                <w:sz w:val="18"/>
                <w:szCs w:val="18"/>
              </w:rPr>
              <w:fldChar w:fldCharType="separate"/>
            </w:r>
            <w:r w:rsidR="00CB7027" w:rsidRPr="00CB7027">
              <w:rPr>
                <w:b/>
                <w:bCs/>
                <w:noProof/>
                <w:sz w:val="18"/>
                <w:szCs w:val="18"/>
                <w:lang w:val="nl-BE"/>
              </w:rPr>
              <w:t> [29]</w:t>
            </w:r>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1C82542A"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r w:rsidR="00CB7027">
              <w:rPr>
                <w:b/>
                <w:bCs/>
                <w:sz w:val="18"/>
                <w:szCs w:val="18"/>
              </w:rPr>
              <w: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r w:rsidR="00045E2C" w:rsidRPr="002E01AC">
              <w:rPr>
                <w:b/>
                <w:bCs/>
                <w:sz w:val="18"/>
                <w:szCs w:val="18"/>
              </w:rPr>
              <w:fldChar w:fldCharType="separate"/>
            </w:r>
            <w:r w:rsidR="00CB7027">
              <w:rPr>
                <w:b/>
                <w:bCs/>
                <w:noProof/>
                <w:sz w:val="18"/>
                <w:szCs w:val="18"/>
              </w:rPr>
              <w:t> [26]</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48A8517F"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 </w:instrText>
            </w:r>
            <w:r w:rsidR="00CB7027">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CB7027">
              <w:rPr>
                <w:b/>
                <w:bCs/>
                <w:sz w:val="18"/>
                <w:szCs w:val="18"/>
              </w:rPr>
              <w:instrText xml:space="preserve"> ADDIN EN.CITE.DATA </w:instrText>
            </w:r>
            <w:r w:rsidR="00CB7027">
              <w:rPr>
                <w:b/>
                <w:bCs/>
                <w:sz w:val="18"/>
                <w:szCs w:val="18"/>
              </w:rPr>
            </w:r>
            <w:r w:rsidR="00CB7027">
              <w:rPr>
                <w:b/>
                <w:bCs/>
                <w:sz w:val="18"/>
                <w:szCs w:val="18"/>
              </w:rPr>
              <w:fldChar w:fldCharType="end"/>
            </w:r>
            <w:r w:rsidR="00427372" w:rsidRPr="002E01AC">
              <w:rPr>
                <w:b/>
                <w:bCs/>
                <w:sz w:val="18"/>
                <w:szCs w:val="18"/>
              </w:rPr>
            </w:r>
            <w:r w:rsidR="00427372" w:rsidRPr="002E01AC">
              <w:rPr>
                <w:b/>
                <w:bCs/>
                <w:sz w:val="18"/>
                <w:szCs w:val="18"/>
              </w:rPr>
              <w:fldChar w:fldCharType="separate"/>
            </w:r>
            <w:r w:rsidR="00CB7027">
              <w:rPr>
                <w:b/>
                <w:bCs/>
                <w:noProof/>
                <w:sz w:val="18"/>
                <w:szCs w:val="18"/>
              </w:rPr>
              <w:t> [27]</w:t>
            </w:r>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038DFC8D"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r w:rsidR="00CB7027">
              <w:rPr>
                <w:b/>
                <w:bCs/>
                <w:sz w:val="18"/>
                <w:szCs w:val="18"/>
              </w:rPr>
              <w: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r w:rsidR="00EC311D" w:rsidRPr="002E01AC">
              <w:rPr>
                <w:b/>
                <w:bCs/>
                <w:sz w:val="18"/>
                <w:szCs w:val="18"/>
              </w:rPr>
              <w:fldChar w:fldCharType="separate"/>
            </w:r>
            <w:r w:rsidR="00CB7027">
              <w:rPr>
                <w:b/>
                <w:bCs/>
                <w:noProof/>
                <w:sz w:val="18"/>
                <w:szCs w:val="18"/>
              </w:rPr>
              <w:t> [28]</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6333B">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146125"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rPr>
                <w:rFonts w:ascii="Cambria Math" w:hAnsi="Cambria Math"/>
                <w:sz w:val="18"/>
                <w:szCs w:val="18"/>
              </w:rPr>
            </m:ctrlPr>
          </m:radPr>
          <m:deg/>
          <m:e>
            <m:sSup>
              <m:sSupPr>
                <m:ctrlPr>
                  <w:rPr>
                    <w:rFonts w:ascii="Cambria Math" w:hAnsi="Cambria Math"/>
                    <w:i/>
                    <w:sz w:val="18"/>
                    <w:szCs w:val="18"/>
                  </w:rPr>
                </m:ctrlPr>
              </m:sSupPr>
              <m:e>
                <m:r>
                  <m:rPr>
                    <m:nor/>
                  </m:rPr>
                  <w:rPr>
                    <w:sz w:val="18"/>
                    <w:szCs w:val="18"/>
                  </w:rPr>
                  <m:t>e</m:t>
                </m:r>
              </m:e>
              <m:sup>
                <m:sSup>
                  <m:sSupPr>
                    <m:ctrlPr>
                      <w:rPr>
                        <w:rFonts w:ascii="Cambria Math" w:hAnsi="Cambria Math"/>
                        <w:i/>
                        <w:sz w:val="18"/>
                        <w:szCs w:val="18"/>
                      </w:rPr>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Change w:id="483" w:author="My Luong Vuong" w:date="2024-06-03T10:20:00Z">
          <w:tblPr>
            <w:tblStyle w:val="TableGrid"/>
            <w:tblW w:w="0" w:type="auto"/>
            <w:tblLook w:val="04A0" w:firstRow="1" w:lastRow="0" w:firstColumn="1" w:lastColumn="0" w:noHBand="0" w:noVBand="1"/>
          </w:tblPr>
        </w:tblPrChange>
      </w:tblPr>
      <w:tblGrid>
        <w:gridCol w:w="2263"/>
        <w:gridCol w:w="2671"/>
        <w:gridCol w:w="2672"/>
        <w:gridCol w:w="2672"/>
        <w:gridCol w:w="2672"/>
        <w:tblGridChange w:id="484">
          <w:tblGrid>
            <w:gridCol w:w="2263"/>
            <w:gridCol w:w="2671"/>
            <w:gridCol w:w="2672"/>
            <w:gridCol w:w="2672"/>
            <w:gridCol w:w="2672"/>
          </w:tblGrid>
        </w:tblGridChange>
      </w:tblGrid>
      <w:tr w:rsidR="00B257DD" w14:paraId="3FDFFF5B" w14:textId="77777777" w:rsidTr="00B71B2A">
        <w:tc>
          <w:tcPr>
            <w:tcW w:w="2263" w:type="dxa"/>
            <w:vMerge w:val="restart"/>
            <w:tcBorders>
              <w:left w:val="nil"/>
              <w:right w:val="nil"/>
            </w:tcBorders>
            <w:vAlign w:val="center"/>
            <w:tcPrChange w:id="485" w:author="My Luong Vuong" w:date="2024-06-03T10:20:00Z">
              <w:tcPr>
                <w:tcW w:w="2263" w:type="dxa"/>
                <w:vMerge w:val="restart"/>
                <w:tcBorders>
                  <w:left w:val="nil"/>
                  <w:right w:val="nil"/>
                </w:tcBorders>
                <w:vAlign w:val="center"/>
              </w:tcPr>
            </w:tcPrChange>
          </w:tcPr>
          <w:p w14:paraId="24FC66C3" w14:textId="79491C70" w:rsidR="00B257DD" w:rsidRPr="00E13681" w:rsidRDefault="00B257DD" w:rsidP="007911FE">
            <w:pPr>
              <w:spacing w:after="0"/>
              <w:ind w:left="170"/>
              <w:rPr>
                <w:sz w:val="18"/>
                <w:szCs w:val="18"/>
              </w:rPr>
            </w:pPr>
            <w:del w:id="486" w:author="My Luong Vuong" w:date="2024-05-31T16:43:00Z">
              <w:r w:rsidRPr="00E13681" w:rsidDel="00966C2F">
                <w:rPr>
                  <w:sz w:val="18"/>
                  <w:szCs w:val="18"/>
                </w:rPr>
                <w:delText xml:space="preserve">Body </w:delText>
              </w:r>
            </w:del>
            <w:ins w:id="487"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tcBorders>
              <w:left w:val="nil"/>
              <w:bottom w:val="nil"/>
              <w:right w:val="nil"/>
            </w:tcBorders>
            <w:vAlign w:val="center"/>
            <w:tcPrChange w:id="488" w:author="My Luong Vuong" w:date="2024-06-03T10:20:00Z">
              <w:tcPr>
                <w:tcW w:w="5343" w:type="dxa"/>
                <w:gridSpan w:val="2"/>
                <w:tcBorders>
                  <w:left w:val="nil"/>
                  <w:right w:val="nil"/>
                </w:tcBorders>
                <w:vAlign w:val="center"/>
              </w:tcPr>
            </w:tcPrChange>
          </w:tcPr>
          <w:p w14:paraId="01FF081B" w14:textId="2F96BFE2" w:rsidR="00B257DD" w:rsidRPr="00E13681" w:rsidRDefault="0035102B">
            <w:pPr>
              <w:spacing w:after="0"/>
              <w:ind w:left="170"/>
              <w:jc w:val="center"/>
              <w:rPr>
                <w:sz w:val="18"/>
                <w:szCs w:val="18"/>
              </w:rPr>
              <w:pPrChange w:id="489" w:author="My Luong Vuong" w:date="2024-06-03T10:20:00Z">
                <w:pPr>
                  <w:spacing w:after="0"/>
                  <w:ind w:left="170"/>
                </w:pPr>
              </w:pPrChange>
            </w:pPr>
            <w:r>
              <w:rPr>
                <w:sz w:val="18"/>
                <w:szCs w:val="18"/>
              </w:rPr>
              <w:t>O</w:t>
            </w:r>
            <w:r w:rsidR="00ED270C">
              <w:rPr>
                <w:sz w:val="18"/>
                <w:szCs w:val="18"/>
              </w:rPr>
              <w:t>ff</w:t>
            </w:r>
            <w:r>
              <w:rPr>
                <w:sz w:val="18"/>
                <w:szCs w:val="18"/>
              </w:rPr>
              <w:t>-</w:t>
            </w:r>
            <w:r w:rsidR="00B257DD" w:rsidRPr="00E13681">
              <w:rPr>
                <w:sz w:val="18"/>
                <w:szCs w:val="18"/>
              </w:rPr>
              <w:t>CRRT</w:t>
            </w:r>
          </w:p>
        </w:tc>
        <w:tc>
          <w:tcPr>
            <w:tcW w:w="5344" w:type="dxa"/>
            <w:gridSpan w:val="2"/>
            <w:tcBorders>
              <w:left w:val="nil"/>
              <w:bottom w:val="nil"/>
              <w:right w:val="nil"/>
            </w:tcBorders>
            <w:vAlign w:val="center"/>
            <w:tcPrChange w:id="490" w:author="My Luong Vuong" w:date="2024-06-03T10:20:00Z">
              <w:tcPr>
                <w:tcW w:w="5344" w:type="dxa"/>
                <w:gridSpan w:val="2"/>
                <w:tcBorders>
                  <w:left w:val="nil"/>
                  <w:right w:val="nil"/>
                </w:tcBorders>
                <w:vAlign w:val="center"/>
              </w:tcPr>
            </w:tcPrChange>
          </w:tcPr>
          <w:p w14:paraId="2FE6AF4E" w14:textId="4D3A7040" w:rsidR="00B257DD" w:rsidRPr="00E13681" w:rsidRDefault="00ED270C">
            <w:pPr>
              <w:spacing w:after="0"/>
              <w:ind w:left="170"/>
              <w:jc w:val="center"/>
              <w:rPr>
                <w:sz w:val="18"/>
                <w:szCs w:val="18"/>
              </w:rPr>
              <w:pPrChange w:id="491" w:author="My Luong Vuong" w:date="2024-06-03T10:20:00Z">
                <w:pPr>
                  <w:spacing w:after="0"/>
                  <w:ind w:left="170"/>
                </w:pPr>
              </w:pPrChange>
            </w:pPr>
            <w:r>
              <w:rPr>
                <w:sz w:val="18"/>
                <w:szCs w:val="18"/>
              </w:rPr>
              <w:t>On-</w:t>
            </w:r>
            <w:r w:rsidR="00B257DD" w:rsidRPr="00E13681">
              <w:rPr>
                <w:sz w:val="18"/>
                <w:szCs w:val="18"/>
              </w:rPr>
              <w:t>CRRT</w:t>
            </w:r>
          </w:p>
        </w:tc>
      </w:tr>
      <w:tr w:rsidR="00B257DD" w14:paraId="460418A3" w14:textId="77777777" w:rsidTr="005B2ED7">
        <w:tc>
          <w:tcPr>
            <w:tcW w:w="2263" w:type="dxa"/>
            <w:vMerge/>
            <w:tcBorders>
              <w:left w:val="nil"/>
              <w:right w:val="nil"/>
            </w:tcBorders>
          </w:tcPr>
          <w:p w14:paraId="0F54237F" w14:textId="77777777" w:rsidR="00B257DD" w:rsidRPr="00E13681" w:rsidRDefault="00B257DD" w:rsidP="00F13F82">
            <w:pPr>
              <w:spacing w:after="0"/>
              <w:ind w:left="170"/>
              <w:rPr>
                <w:sz w:val="18"/>
                <w:szCs w:val="18"/>
              </w:rPr>
            </w:pPr>
          </w:p>
        </w:tc>
        <w:tc>
          <w:tcPr>
            <w:tcW w:w="2671" w:type="dxa"/>
            <w:tcBorders>
              <w:top w:val="nil"/>
              <w:left w:val="nil"/>
              <w:right w:val="nil"/>
            </w:tcBorders>
            <w:vAlign w:val="center"/>
          </w:tcPr>
          <w:p w14:paraId="29E28605" w14:textId="77777777" w:rsidR="00B257DD" w:rsidRPr="00E13681" w:rsidRDefault="00B257DD" w:rsidP="005B2ED7">
            <w:pPr>
              <w:spacing w:after="0"/>
              <w:ind w:left="170"/>
              <w:jc w:val="center"/>
              <w:rPr>
                <w:sz w:val="18"/>
                <w:szCs w:val="18"/>
              </w:rPr>
            </w:pPr>
            <w:r w:rsidRPr="00E13681">
              <w:rPr>
                <w:sz w:val="18"/>
                <w:szCs w:val="18"/>
              </w:rPr>
              <w:t>Loading dose</w:t>
            </w:r>
          </w:p>
          <w:p w14:paraId="723C4135"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0C9E94D4" w14:textId="77777777" w:rsidR="00B257DD" w:rsidRPr="00E13681" w:rsidRDefault="00B257DD" w:rsidP="005B2ED7">
            <w:pPr>
              <w:spacing w:after="0"/>
              <w:ind w:left="170"/>
              <w:jc w:val="center"/>
              <w:rPr>
                <w:sz w:val="18"/>
                <w:szCs w:val="18"/>
              </w:rPr>
            </w:pPr>
            <w:r w:rsidRPr="00E13681">
              <w:rPr>
                <w:sz w:val="18"/>
                <w:szCs w:val="18"/>
              </w:rPr>
              <w:t>Maintenance dose</w:t>
            </w:r>
          </w:p>
          <w:p w14:paraId="3AC0452F" w14:textId="77777777" w:rsidR="00B257DD" w:rsidRPr="00E13681" w:rsidRDefault="00B257DD" w:rsidP="005B2ED7">
            <w:pPr>
              <w:spacing w:after="0"/>
              <w:ind w:left="170"/>
              <w:jc w:val="center"/>
              <w:rPr>
                <w:sz w:val="18"/>
                <w:szCs w:val="18"/>
              </w:rPr>
            </w:pPr>
            <w:r w:rsidRPr="00E13681">
              <w:rPr>
                <w:sz w:val="18"/>
                <w:szCs w:val="18"/>
              </w:rPr>
              <w:t>(from day 2)</w:t>
            </w:r>
          </w:p>
        </w:tc>
        <w:tc>
          <w:tcPr>
            <w:tcW w:w="2672" w:type="dxa"/>
            <w:tcBorders>
              <w:top w:val="nil"/>
              <w:left w:val="nil"/>
              <w:right w:val="nil"/>
            </w:tcBorders>
            <w:vAlign w:val="center"/>
          </w:tcPr>
          <w:p w14:paraId="7D2AF071" w14:textId="77777777" w:rsidR="00B257DD" w:rsidRPr="00E13681" w:rsidRDefault="00B257DD" w:rsidP="005B2ED7">
            <w:pPr>
              <w:spacing w:after="0"/>
              <w:ind w:left="170"/>
              <w:jc w:val="center"/>
              <w:rPr>
                <w:sz w:val="18"/>
                <w:szCs w:val="18"/>
              </w:rPr>
            </w:pPr>
            <w:r w:rsidRPr="00E13681">
              <w:rPr>
                <w:sz w:val="18"/>
                <w:szCs w:val="18"/>
              </w:rPr>
              <w:t>Loading dose</w:t>
            </w:r>
          </w:p>
          <w:p w14:paraId="73570D1E" w14:textId="77777777" w:rsidR="00B257DD" w:rsidRPr="00E13681" w:rsidRDefault="00B257DD" w:rsidP="005B2ED7">
            <w:pPr>
              <w:spacing w:after="0"/>
              <w:ind w:left="170"/>
              <w:jc w:val="center"/>
              <w:rPr>
                <w:sz w:val="18"/>
                <w:szCs w:val="18"/>
              </w:rPr>
            </w:pPr>
            <w:r w:rsidRPr="00E13681">
              <w:rPr>
                <w:sz w:val="18"/>
                <w:szCs w:val="18"/>
              </w:rPr>
              <w:t>(day 1)</w:t>
            </w:r>
          </w:p>
        </w:tc>
        <w:tc>
          <w:tcPr>
            <w:tcW w:w="2672" w:type="dxa"/>
            <w:tcBorders>
              <w:top w:val="nil"/>
              <w:left w:val="nil"/>
              <w:right w:val="nil"/>
            </w:tcBorders>
            <w:vAlign w:val="center"/>
          </w:tcPr>
          <w:p w14:paraId="6D9F31A8" w14:textId="77777777" w:rsidR="00B257DD" w:rsidRPr="00E13681" w:rsidRDefault="00B257DD" w:rsidP="005B2ED7">
            <w:pPr>
              <w:spacing w:after="0"/>
              <w:ind w:left="170"/>
              <w:jc w:val="center"/>
              <w:rPr>
                <w:sz w:val="18"/>
                <w:szCs w:val="18"/>
              </w:rPr>
            </w:pPr>
            <w:r w:rsidRPr="00E13681">
              <w:rPr>
                <w:sz w:val="18"/>
                <w:szCs w:val="18"/>
              </w:rPr>
              <w:t>Maintenance dose</w:t>
            </w:r>
          </w:p>
          <w:p w14:paraId="0F40DA51" w14:textId="77777777" w:rsidR="00B257DD" w:rsidRPr="00E13681" w:rsidRDefault="00B257DD" w:rsidP="005B2ED7">
            <w:pPr>
              <w:spacing w:after="0"/>
              <w:ind w:left="170"/>
              <w:jc w:val="center"/>
              <w:rPr>
                <w:sz w:val="18"/>
                <w:szCs w:val="18"/>
              </w:rPr>
            </w:pPr>
            <w:r w:rsidRPr="00E13681">
              <w:rPr>
                <w:sz w:val="18"/>
                <w:szCs w:val="18"/>
              </w:rPr>
              <w:t>(from day 2)</w:t>
            </w:r>
          </w:p>
        </w:tc>
      </w:tr>
      <w:tr w:rsidR="00B257DD" w14:paraId="747C373D" w14:textId="77777777" w:rsidTr="005B2ED7">
        <w:tc>
          <w:tcPr>
            <w:tcW w:w="2263" w:type="dxa"/>
            <w:tcBorders>
              <w:left w:val="nil"/>
              <w:bottom w:val="nil"/>
              <w:right w:val="nil"/>
            </w:tcBorders>
            <w:vAlign w:val="center"/>
          </w:tcPr>
          <w:p w14:paraId="2631FC6F" w14:textId="228AEA72" w:rsidR="00B257DD" w:rsidRPr="00E13681" w:rsidRDefault="00B257DD" w:rsidP="007911FE">
            <w:pPr>
              <w:spacing w:after="0"/>
              <w:ind w:left="170"/>
              <w:rPr>
                <w:sz w:val="18"/>
                <w:szCs w:val="18"/>
              </w:rPr>
            </w:pPr>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p>
        </w:tc>
        <w:tc>
          <w:tcPr>
            <w:tcW w:w="2671" w:type="dxa"/>
            <w:tcBorders>
              <w:left w:val="nil"/>
              <w:bottom w:val="nil"/>
              <w:right w:val="nil"/>
            </w:tcBorders>
            <w:vAlign w:val="center"/>
          </w:tcPr>
          <w:p w14:paraId="66ADF248" w14:textId="77777777" w:rsidR="00B257DD" w:rsidRPr="00E13681" w:rsidRDefault="00B257DD" w:rsidP="005B2ED7">
            <w:pPr>
              <w:spacing w:after="0"/>
              <w:ind w:left="170"/>
              <w:jc w:val="center"/>
              <w:rPr>
                <w:sz w:val="18"/>
                <w:szCs w:val="18"/>
              </w:rPr>
            </w:pPr>
            <w:r w:rsidRPr="00E13681">
              <w:rPr>
                <w:sz w:val="18"/>
                <w:szCs w:val="18"/>
              </w:rPr>
              <w:t>800 mg q24h</w:t>
            </w:r>
          </w:p>
        </w:tc>
        <w:tc>
          <w:tcPr>
            <w:tcW w:w="2672" w:type="dxa"/>
            <w:vMerge w:val="restart"/>
            <w:tcBorders>
              <w:left w:val="nil"/>
              <w:right w:val="nil"/>
            </w:tcBorders>
            <w:vAlign w:val="center"/>
          </w:tcPr>
          <w:p w14:paraId="3A34AAB2" w14:textId="77777777" w:rsidR="00B257DD" w:rsidRPr="00E13681" w:rsidRDefault="00B257DD" w:rsidP="005B2ED7">
            <w:pPr>
              <w:spacing w:after="0"/>
              <w:ind w:left="170"/>
              <w:jc w:val="center"/>
              <w:rPr>
                <w:sz w:val="18"/>
                <w:szCs w:val="18"/>
              </w:rPr>
            </w:pPr>
            <w:r w:rsidRPr="00E13681">
              <w:rPr>
                <w:sz w:val="18"/>
                <w:szCs w:val="18"/>
              </w:rPr>
              <w:t>400 mg q24h</w:t>
            </w:r>
          </w:p>
        </w:tc>
        <w:tc>
          <w:tcPr>
            <w:tcW w:w="2672" w:type="dxa"/>
            <w:tcBorders>
              <w:left w:val="nil"/>
              <w:bottom w:val="nil"/>
              <w:right w:val="nil"/>
            </w:tcBorders>
            <w:vAlign w:val="center"/>
          </w:tcPr>
          <w:p w14:paraId="11852FC8"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val="restart"/>
            <w:tcBorders>
              <w:left w:val="nil"/>
              <w:right w:val="nil"/>
            </w:tcBorders>
            <w:vAlign w:val="center"/>
          </w:tcPr>
          <w:p w14:paraId="3D86B937" w14:textId="77777777" w:rsidR="00B257DD" w:rsidRPr="00E13681" w:rsidRDefault="00B257DD" w:rsidP="005B2ED7">
            <w:pPr>
              <w:spacing w:after="0"/>
              <w:ind w:left="170"/>
              <w:jc w:val="center"/>
              <w:rPr>
                <w:sz w:val="18"/>
                <w:szCs w:val="18"/>
              </w:rPr>
            </w:pPr>
            <w:r w:rsidRPr="00E13681">
              <w:rPr>
                <w:sz w:val="18"/>
                <w:szCs w:val="18"/>
              </w:rPr>
              <w:t>800 mg q24h</w:t>
            </w:r>
          </w:p>
        </w:tc>
      </w:tr>
      <w:tr w:rsidR="00B257DD" w14:paraId="3DF17ECA" w14:textId="77777777" w:rsidTr="005B2ED7">
        <w:tc>
          <w:tcPr>
            <w:tcW w:w="2263" w:type="dxa"/>
            <w:tcBorders>
              <w:top w:val="nil"/>
              <w:left w:val="nil"/>
              <w:bottom w:val="nil"/>
              <w:right w:val="nil"/>
            </w:tcBorders>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6B9AC765" w14:textId="77777777" w:rsidR="00B257DD" w:rsidRPr="00E13681" w:rsidRDefault="00B257DD" w:rsidP="005B2ED7">
            <w:pPr>
              <w:spacing w:after="0"/>
              <w:ind w:left="170"/>
              <w:jc w:val="center"/>
              <w:rPr>
                <w:sz w:val="18"/>
                <w:szCs w:val="18"/>
              </w:rPr>
            </w:pPr>
            <w:r w:rsidRPr="00E13681">
              <w:rPr>
                <w:sz w:val="18"/>
                <w:szCs w:val="18"/>
              </w:rPr>
              <w:t>1000 mg q24h</w:t>
            </w:r>
          </w:p>
        </w:tc>
        <w:tc>
          <w:tcPr>
            <w:tcW w:w="2672" w:type="dxa"/>
            <w:vMerge/>
            <w:tcBorders>
              <w:left w:val="nil"/>
              <w:right w:val="nil"/>
            </w:tcBorders>
            <w:vAlign w:val="center"/>
          </w:tcPr>
          <w:p w14:paraId="2BE0510C"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7920DCD"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19286683" w14:textId="77777777" w:rsidR="00B257DD" w:rsidRPr="00E13681" w:rsidRDefault="00B257DD" w:rsidP="005B2ED7">
            <w:pPr>
              <w:spacing w:after="0"/>
              <w:ind w:left="170"/>
              <w:jc w:val="center"/>
              <w:rPr>
                <w:sz w:val="18"/>
                <w:szCs w:val="18"/>
              </w:rPr>
            </w:pPr>
          </w:p>
        </w:tc>
      </w:tr>
      <w:tr w:rsidR="00B257DD" w14:paraId="44028E42" w14:textId="77777777" w:rsidTr="005B2ED7">
        <w:tc>
          <w:tcPr>
            <w:tcW w:w="2263" w:type="dxa"/>
            <w:tcBorders>
              <w:top w:val="nil"/>
              <w:left w:val="nil"/>
              <w:bottom w:val="nil"/>
              <w:right w:val="nil"/>
            </w:tcBorders>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tcBorders>
              <w:top w:val="nil"/>
              <w:left w:val="nil"/>
              <w:bottom w:val="nil"/>
              <w:right w:val="nil"/>
            </w:tcBorders>
            <w:vAlign w:val="center"/>
          </w:tcPr>
          <w:p w14:paraId="4EF2EDC4" w14:textId="77777777" w:rsidR="00B257DD" w:rsidRPr="00E13681" w:rsidRDefault="00B257DD" w:rsidP="005B2ED7">
            <w:pPr>
              <w:spacing w:after="0"/>
              <w:ind w:left="170"/>
              <w:jc w:val="center"/>
              <w:rPr>
                <w:sz w:val="18"/>
                <w:szCs w:val="18"/>
              </w:rPr>
            </w:pPr>
            <w:r w:rsidRPr="00E13681">
              <w:rPr>
                <w:sz w:val="18"/>
                <w:szCs w:val="18"/>
              </w:rPr>
              <w:t>1200 mg q24h</w:t>
            </w:r>
          </w:p>
        </w:tc>
        <w:tc>
          <w:tcPr>
            <w:tcW w:w="2672" w:type="dxa"/>
            <w:vMerge/>
            <w:tcBorders>
              <w:left w:val="nil"/>
              <w:right w:val="nil"/>
            </w:tcBorders>
            <w:vAlign w:val="center"/>
          </w:tcPr>
          <w:p w14:paraId="58985E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685C2CF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33364505" w14:textId="77777777" w:rsidR="00B257DD" w:rsidRPr="00E13681" w:rsidRDefault="00B257DD" w:rsidP="005B2ED7">
            <w:pPr>
              <w:spacing w:after="0"/>
              <w:ind w:left="170"/>
              <w:jc w:val="center"/>
              <w:rPr>
                <w:sz w:val="18"/>
                <w:szCs w:val="18"/>
              </w:rPr>
            </w:pPr>
          </w:p>
        </w:tc>
      </w:tr>
      <w:tr w:rsidR="00B257DD" w14:paraId="4C4DB81D" w14:textId="77777777" w:rsidTr="005B2ED7">
        <w:tc>
          <w:tcPr>
            <w:tcW w:w="2263" w:type="dxa"/>
            <w:tcBorders>
              <w:top w:val="nil"/>
              <w:left w:val="nil"/>
              <w:bottom w:val="nil"/>
              <w:right w:val="nil"/>
            </w:tcBorders>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tcBorders>
              <w:top w:val="nil"/>
              <w:left w:val="nil"/>
              <w:bottom w:val="nil"/>
              <w:right w:val="nil"/>
            </w:tcBorders>
            <w:vAlign w:val="center"/>
          </w:tcPr>
          <w:p w14:paraId="0D03CE39" w14:textId="77777777" w:rsidR="00B257DD" w:rsidRPr="00E13681" w:rsidRDefault="00B257DD" w:rsidP="005B2ED7">
            <w:pPr>
              <w:spacing w:after="0"/>
              <w:ind w:left="170"/>
              <w:jc w:val="center"/>
              <w:rPr>
                <w:sz w:val="18"/>
                <w:szCs w:val="18"/>
              </w:rPr>
            </w:pPr>
            <w:r w:rsidRPr="00E13681">
              <w:rPr>
                <w:sz w:val="18"/>
                <w:szCs w:val="18"/>
              </w:rPr>
              <w:t>1400 mg q24h</w:t>
            </w:r>
          </w:p>
        </w:tc>
        <w:tc>
          <w:tcPr>
            <w:tcW w:w="2672" w:type="dxa"/>
            <w:vMerge/>
            <w:tcBorders>
              <w:left w:val="nil"/>
              <w:right w:val="nil"/>
            </w:tcBorders>
            <w:vAlign w:val="center"/>
          </w:tcPr>
          <w:p w14:paraId="660B1408" w14:textId="77777777" w:rsidR="00B257DD" w:rsidRPr="00E13681" w:rsidRDefault="00B257DD" w:rsidP="005B2ED7">
            <w:pPr>
              <w:spacing w:after="0"/>
              <w:ind w:left="170"/>
              <w:jc w:val="center"/>
              <w:rPr>
                <w:sz w:val="18"/>
                <w:szCs w:val="18"/>
              </w:rPr>
            </w:pPr>
          </w:p>
        </w:tc>
        <w:tc>
          <w:tcPr>
            <w:tcW w:w="2672" w:type="dxa"/>
            <w:tcBorders>
              <w:top w:val="nil"/>
              <w:left w:val="nil"/>
              <w:bottom w:val="nil"/>
              <w:right w:val="nil"/>
            </w:tcBorders>
            <w:vAlign w:val="center"/>
          </w:tcPr>
          <w:p w14:paraId="520C6101" w14:textId="77777777" w:rsidR="00B257DD" w:rsidRPr="00E13681" w:rsidRDefault="00B257DD" w:rsidP="005B2ED7">
            <w:pPr>
              <w:spacing w:after="0"/>
              <w:ind w:left="170"/>
              <w:jc w:val="center"/>
              <w:rPr>
                <w:sz w:val="18"/>
                <w:szCs w:val="18"/>
              </w:rPr>
            </w:pPr>
            <w:r w:rsidRPr="00E13681">
              <w:rPr>
                <w:sz w:val="18"/>
                <w:szCs w:val="18"/>
              </w:rPr>
              <w:t>1600 mg q24h</w:t>
            </w:r>
          </w:p>
        </w:tc>
        <w:tc>
          <w:tcPr>
            <w:tcW w:w="2672" w:type="dxa"/>
            <w:vMerge/>
            <w:tcBorders>
              <w:left w:val="nil"/>
              <w:right w:val="nil"/>
            </w:tcBorders>
            <w:vAlign w:val="center"/>
          </w:tcPr>
          <w:p w14:paraId="3FF244FF" w14:textId="77777777" w:rsidR="00B257DD" w:rsidRPr="00E13681" w:rsidRDefault="00B257DD" w:rsidP="005B2ED7">
            <w:pPr>
              <w:spacing w:after="0"/>
              <w:ind w:left="170"/>
              <w:jc w:val="center"/>
              <w:rPr>
                <w:sz w:val="18"/>
                <w:szCs w:val="18"/>
              </w:rPr>
            </w:pPr>
          </w:p>
        </w:tc>
      </w:tr>
      <w:tr w:rsidR="00B257DD" w14:paraId="46107EAD" w14:textId="77777777" w:rsidTr="005B2ED7">
        <w:tc>
          <w:tcPr>
            <w:tcW w:w="2263" w:type="dxa"/>
            <w:tcBorders>
              <w:top w:val="nil"/>
              <w:left w:val="nil"/>
              <w:right w:val="nil"/>
            </w:tcBorders>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tcBorders>
              <w:top w:val="nil"/>
              <w:left w:val="nil"/>
              <w:right w:val="nil"/>
            </w:tcBorders>
            <w:vAlign w:val="center"/>
          </w:tcPr>
          <w:p w14:paraId="0E95A2B5" w14:textId="3EA40291" w:rsidR="00B257DD" w:rsidRPr="00E13681" w:rsidRDefault="002A2972" w:rsidP="005B2ED7">
            <w:pPr>
              <w:spacing w:after="0"/>
              <w:ind w:left="170"/>
              <w:jc w:val="center"/>
              <w:rPr>
                <w:sz w:val="18"/>
                <w:szCs w:val="18"/>
              </w:rPr>
            </w:pPr>
            <w:commentRangeStart w:id="492"/>
            <w:commentRangeStart w:id="493"/>
            <w:ins w:id="494" w:author="My Luong Vuong" w:date="2024-06-22T09:57:00Z">
              <w:r w:rsidRPr="00E13681">
                <w:rPr>
                  <w:sz w:val="18"/>
                  <w:szCs w:val="18"/>
                </w:rPr>
                <w:t>1600 mg q24h</w:t>
              </w:r>
              <w:commentRangeEnd w:id="492"/>
              <w:r>
                <w:rPr>
                  <w:rStyle w:val="CommentReference"/>
                </w:rPr>
                <w:commentReference w:id="492"/>
              </w:r>
              <w:commentRangeEnd w:id="493"/>
              <w:r>
                <w:rPr>
                  <w:rStyle w:val="CommentReference"/>
                </w:rPr>
                <w:commentReference w:id="493"/>
              </w:r>
            </w:ins>
            <w:del w:id="495" w:author="My Luong Vuong" w:date="2024-06-22T09:57:00Z">
              <w:r w:rsidR="00B257DD" w:rsidRPr="00E13681" w:rsidDel="002A2972">
                <w:rPr>
                  <w:sz w:val="18"/>
                  <w:szCs w:val="18"/>
                </w:rPr>
                <w:delText>1600 mg q24h</w:delText>
              </w:r>
            </w:del>
          </w:p>
        </w:tc>
        <w:tc>
          <w:tcPr>
            <w:tcW w:w="2672" w:type="dxa"/>
            <w:vMerge/>
            <w:tcBorders>
              <w:left w:val="nil"/>
              <w:right w:val="nil"/>
            </w:tcBorders>
            <w:vAlign w:val="center"/>
          </w:tcPr>
          <w:p w14:paraId="1D8FB087" w14:textId="77777777" w:rsidR="00B257DD" w:rsidRPr="00E13681" w:rsidRDefault="00B257DD" w:rsidP="005B2ED7">
            <w:pPr>
              <w:spacing w:after="0"/>
              <w:ind w:left="170"/>
              <w:jc w:val="center"/>
              <w:rPr>
                <w:sz w:val="18"/>
                <w:szCs w:val="18"/>
              </w:rPr>
            </w:pPr>
          </w:p>
        </w:tc>
        <w:tc>
          <w:tcPr>
            <w:tcW w:w="2672" w:type="dxa"/>
            <w:tcBorders>
              <w:top w:val="nil"/>
              <w:left w:val="nil"/>
              <w:right w:val="nil"/>
            </w:tcBorders>
            <w:vAlign w:val="center"/>
          </w:tcPr>
          <w:p w14:paraId="2C73FC6B" w14:textId="77777777" w:rsidR="00B257DD" w:rsidRPr="00E13681" w:rsidRDefault="00B257DD" w:rsidP="005B2ED7">
            <w:pPr>
              <w:spacing w:after="0"/>
              <w:ind w:left="170"/>
              <w:jc w:val="center"/>
              <w:rPr>
                <w:sz w:val="18"/>
                <w:szCs w:val="18"/>
              </w:rPr>
            </w:pPr>
            <w:r w:rsidRPr="00E13681">
              <w:rPr>
                <w:sz w:val="18"/>
                <w:szCs w:val="18"/>
              </w:rPr>
              <w:t>1800 mg q24h</w:t>
            </w:r>
          </w:p>
        </w:tc>
        <w:tc>
          <w:tcPr>
            <w:tcW w:w="2672" w:type="dxa"/>
            <w:vMerge/>
            <w:tcBorders>
              <w:left w:val="nil"/>
              <w:right w:val="nil"/>
            </w:tcBorders>
            <w:vAlign w:val="center"/>
          </w:tcPr>
          <w:p w14:paraId="78A75262" w14:textId="77777777" w:rsidR="00B257DD" w:rsidRPr="00E13681" w:rsidRDefault="00B257DD" w:rsidP="005B2ED7">
            <w:pPr>
              <w:spacing w:after="0"/>
              <w:ind w:left="170"/>
              <w:jc w:val="center"/>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4621AFB3">
            <wp:extent cx="6534000" cy="6534000"/>
            <wp:effectExtent l="0" t="0" r="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46">
                      <a:extLst>
                        <a:ext uri="{28A0092B-C50C-407E-A947-70E740481C1C}">
                          <a14:useLocalDpi xmlns:a14="http://schemas.microsoft.com/office/drawing/2010/main" val="0"/>
                        </a:ext>
                        <a:ext uri="{96DAC541-7B7A-43D3-8B79-37D633B846F1}">
                          <asvg:svgBlip xmlns:asvg="http://schemas.microsoft.com/office/drawing/2016/SVG/main" r:embed="rId47"/>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8">
                      <a:extLst>
                        <a:ext uri="{28A0092B-C50C-407E-A947-70E740481C1C}">
                          <a14:useLocalDpi xmlns:a14="http://schemas.microsoft.com/office/drawing/2010/main" val="0"/>
                        </a:ext>
                        <a:ext uri="{96DAC541-7B7A-43D3-8B79-37D633B846F1}">
                          <asvg:svgBlip xmlns:asvg="http://schemas.microsoft.com/office/drawing/2016/SVG/main" r:embed="rId49"/>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496"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50">
                      <a:extLst>
                        <a:ext uri="{28A0092B-C50C-407E-A947-70E740481C1C}">
                          <a14:useLocalDpi xmlns:a14="http://schemas.microsoft.com/office/drawing/2010/main" val="0"/>
                        </a:ext>
                        <a:ext uri="{96DAC541-7B7A-43D3-8B79-37D633B846F1}">
                          <asvg:svgBlip xmlns:asvg="http://schemas.microsoft.com/office/drawing/2016/SVG/main" r:embed="rId51"/>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497"/>
      <w:commentRangeStart w:id="498"/>
      <w:r w:rsidRPr="001B3939">
        <w:t xml:space="preserve">Probability </w:t>
      </w:r>
      <w:commentRangeEnd w:id="497"/>
      <w:r w:rsidR="00F27854">
        <w:rPr>
          <w:rStyle w:val="CommentReference"/>
        </w:rPr>
        <w:commentReference w:id="497"/>
      </w:r>
      <w:commentRangeEnd w:id="498"/>
      <w:r w:rsidR="006206B6">
        <w:rPr>
          <w:rStyle w:val="CommentReference"/>
        </w:rPr>
        <w:commentReference w:id="498"/>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52">
                      <a:extLst>
                        <a:ext uri="{28A0092B-C50C-407E-A947-70E740481C1C}">
                          <a14:useLocalDpi xmlns:a14="http://schemas.microsoft.com/office/drawing/2010/main" val="0"/>
                        </a:ext>
                        <a:ext uri="{96DAC541-7B7A-43D3-8B79-37D633B846F1}">
                          <asvg:svgBlip xmlns:asvg="http://schemas.microsoft.com/office/drawing/2016/SVG/main" r:embed="rId53"/>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54">
                      <a:extLst>
                        <a:ext uri="{28A0092B-C50C-407E-A947-70E740481C1C}">
                          <a14:useLocalDpi xmlns:a14="http://schemas.microsoft.com/office/drawing/2010/main" val="0"/>
                        </a:ext>
                        <a:ext uri="{96DAC541-7B7A-43D3-8B79-37D633B846F1}">
                          <asvg:svgBlip xmlns:asvg="http://schemas.microsoft.com/office/drawing/2016/SVG/main" r:embed="rId55"/>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56">
                      <a:extLst>
                        <a:ext uri="{28A0092B-C50C-407E-A947-70E740481C1C}">
                          <a14:useLocalDpi xmlns:a14="http://schemas.microsoft.com/office/drawing/2010/main" val="0"/>
                        </a:ext>
                        <a:ext uri="{96DAC541-7B7A-43D3-8B79-37D633B846F1}">
                          <asvg:svgBlip xmlns:asvg="http://schemas.microsoft.com/office/drawing/2016/SVG/main" r:embed="rId57"/>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499"/>
      <w:r w:rsidR="00FB6B5C">
        <w:t xml:space="preserve">Fluconazole total concentration </w:t>
      </w:r>
      <w:commentRangeEnd w:id="499"/>
      <w:r w:rsidR="00B8502B">
        <w:rPr>
          <w:rStyle w:val="CommentReference"/>
        </w:rPr>
        <w:commentReference w:id="499"/>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1" w:author="My Luong Vuong" w:date="2024-06-14T14:54:00Z" w:initials="MLV">
    <w:p w14:paraId="76D7F85B" w14:textId="27940044" w:rsidR="00C60E27" w:rsidRDefault="00C60E27" w:rsidP="00D9136B">
      <w:pPr>
        <w:pStyle w:val="CommentText"/>
        <w:jc w:val="left"/>
      </w:pPr>
      <w:r>
        <w:rPr>
          <w:rStyle w:val="CommentReference"/>
        </w:rPr>
        <w:annotationRef/>
      </w:r>
      <w:r w:rsidR="005A228C">
        <w:rPr>
          <w:lang w:val="en-US"/>
        </w:rPr>
        <w:t xml:space="preserve">In the email: </w:t>
      </w:r>
      <w:r>
        <w:rPr>
          <w:lang w:val="en-US"/>
        </w:rPr>
        <w:t>"</w:t>
      </w:r>
      <w:r w:rsidR="005A228C">
        <w:rPr>
          <w:lang w:val="en-US"/>
        </w:rPr>
        <w:t xml:space="preserve">1. </w:t>
      </w:r>
      <w:r>
        <w:rPr>
          <w:lang w:val="en-AU"/>
        </w:rPr>
        <w:t>Title – I see you have elected not accept the comment about model-informed vs other…there are lots of types of models possible and so you make an assumption that the reader knows what kind of modelling approach you are using</w:t>
      </w:r>
      <w:r>
        <w:t>"</w:t>
      </w:r>
    </w:p>
  </w:comment>
  <w:comment w:id="2" w:author="My Luong Vuong" w:date="2024-06-14T15:18:00Z" w:initials="MLV">
    <w:p w14:paraId="5B74DA32" w14:textId="728E831F" w:rsidR="00CA06EE" w:rsidRDefault="00CA06EE" w:rsidP="000C1A56">
      <w:pPr>
        <w:pStyle w:val="CommentText"/>
        <w:jc w:val="left"/>
      </w:pPr>
      <w:r>
        <w:rPr>
          <w:rStyle w:val="CommentReference"/>
        </w:rPr>
        <w:annotationRef/>
      </w:r>
      <w:r>
        <w:rPr>
          <w:lang w:val="en-US"/>
        </w:rPr>
        <w:t xml:space="preserve">Thank you for your comment. </w:t>
      </w:r>
      <w:r w:rsidR="000C1A56">
        <w:rPr>
          <w:rStyle w:val="ui-provider"/>
        </w:rPr>
        <w:t>There are indeed different types of models besides popPK models, but trying to keep the title concise and enticing, we opted to keep the popPK out. Interested readers</w:t>
      </w:r>
      <w:r w:rsidR="000D76AB">
        <w:rPr>
          <w:rStyle w:val="ui-provider"/>
        </w:rPr>
        <w:t xml:space="preserve"> will</w:t>
      </w:r>
      <w:r w:rsidR="000C1A56">
        <w:rPr>
          <w:rStyle w:val="ui-provider"/>
        </w:rPr>
        <w:t xml:space="preserve"> find the answer in the abstract and manuscript. Furthermore, we choose for a </w:t>
      </w:r>
      <w:r w:rsidR="000D76AB">
        <w:rPr>
          <w:rStyle w:val="ui-provider"/>
        </w:rPr>
        <w:t>title</w:t>
      </w:r>
      <w:r w:rsidR="000C1A56">
        <w:rPr>
          <w:rStyle w:val="ui-provider"/>
        </w:rPr>
        <w:t xml:space="preserve"> that focuses on the clinical message rather than the methodology.</w:t>
      </w:r>
    </w:p>
  </w:comment>
  <w:comment w:id="7" w:author="Yves Debaveye" w:date="2024-06-14T13:44:00Z" w:initials="YD">
    <w:p w14:paraId="31CEE72F" w14:textId="77777777" w:rsidR="001876AE" w:rsidRDefault="001876AE" w:rsidP="001876AE">
      <w:pPr>
        <w:pStyle w:val="CommentText"/>
        <w:jc w:val="left"/>
      </w:pPr>
      <w:r>
        <w:rPr>
          <w:rStyle w:val="CommentReference"/>
        </w:rPr>
        <w:annotationRef/>
      </w:r>
      <w:r>
        <w:rPr>
          <w:color w:val="000000"/>
        </w:rPr>
        <w:t>Where can I find these data in the manuscript? Is is truly investigated?</w:t>
      </w:r>
    </w:p>
  </w:comment>
  <w:comment w:id="12" w:author="Yves Debaveye" w:date="2024-06-14T13:45:00Z" w:initials="YD">
    <w:p w14:paraId="484E13A1" w14:textId="2575C411" w:rsidR="001876AE" w:rsidRDefault="001876AE" w:rsidP="001876AE">
      <w:pPr>
        <w:pStyle w:val="CommentText"/>
        <w:jc w:val="left"/>
      </w:pPr>
      <w:r>
        <w:rPr>
          <w:rStyle w:val="CommentReference"/>
        </w:rPr>
        <w:annotationRef/>
      </w:r>
      <w:r>
        <w:t>Where can I find this data in the manuscript?</w:t>
      </w:r>
    </w:p>
  </w:comment>
  <w:comment w:id="17" w:author="My Luong Vuong" w:date="2024-06-14T16:34:00Z" w:initials="MLV">
    <w:p w14:paraId="1440EBB9" w14:textId="77777777" w:rsidR="00533622" w:rsidRDefault="00533622" w:rsidP="00252710">
      <w:pPr>
        <w:pStyle w:val="CommentText"/>
        <w:jc w:val="left"/>
      </w:pPr>
      <w:r>
        <w:rPr>
          <w:rStyle w:val="CommentReference"/>
        </w:rPr>
        <w:annotationRef/>
      </w:r>
      <w:r>
        <w:rPr>
          <w:lang w:val="en-US"/>
        </w:rPr>
        <w:t>In the email: "4. I still don’t agree with the conclusion of your abstract – how do you know its convenient? You have not done any usability analysis? How do you know is helps achieve population-wide target attainment without an external validation? Both of those terms are inaccurate"</w:t>
      </w:r>
    </w:p>
  </w:comment>
  <w:comment w:id="18" w:author="My Luong Vuong" w:date="2024-06-14T16:40:00Z" w:initials="MLV">
    <w:p w14:paraId="37992D29" w14:textId="77777777" w:rsidR="003A292B" w:rsidRDefault="003A292B" w:rsidP="00F37BC0">
      <w:pPr>
        <w:pStyle w:val="CommentText"/>
        <w:jc w:val="left"/>
      </w:pPr>
      <w:r>
        <w:rPr>
          <w:rStyle w:val="CommentReference"/>
        </w:rPr>
        <w:annotationRef/>
      </w:r>
      <w:r>
        <w:rPr>
          <w:lang w:val="en-US"/>
        </w:rPr>
        <w:t>Thank you. We have rephrased our conclusion a bit.</w:t>
      </w:r>
    </w:p>
  </w:comment>
  <w:comment w:id="34" w:author="Jason Roberts" w:date="2024-06-14T18:21:00Z" w:initials="JR">
    <w:p w14:paraId="18FBE32C" w14:textId="3EDA4B19"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35" w:author="My Luong Vuong" w:date="2024-06-14T14:53:00Z" w:initials="MLV">
    <w:p w14:paraId="7F47FAA7" w14:textId="77777777" w:rsidR="00F32D20" w:rsidRDefault="00242B4C" w:rsidP="00D373A6">
      <w:pPr>
        <w:pStyle w:val="CommentText"/>
        <w:jc w:val="left"/>
      </w:pPr>
      <w:r>
        <w:rPr>
          <w:rStyle w:val="CommentReference"/>
        </w:rPr>
        <w:annotationRef/>
      </w:r>
      <w:r w:rsidR="00F32D20">
        <w:rPr>
          <w:lang w:val="en-US"/>
        </w:rPr>
        <w:t>In the email "3. The PD target for fluconazole is sometimes defined as 25 and other times as 100, but your abstract has neither…hence why I thought it should be specified. I’ve also asked you to double check unbound vs total because I can’t find your reference"</w:t>
      </w:r>
    </w:p>
  </w:comment>
  <w:comment w:id="36" w:author="My Luong Vuong" w:date="2024-06-14T16:26:00Z" w:initials="MLV">
    <w:p w14:paraId="0830B1A7" w14:textId="74423284" w:rsidR="00AA6504" w:rsidRDefault="00AA6504" w:rsidP="0019242E">
      <w:pPr>
        <w:pStyle w:val="CommentText"/>
        <w:jc w:val="left"/>
      </w:pPr>
      <w:r>
        <w:rPr>
          <w:rStyle w:val="CommentReference"/>
        </w:rPr>
        <w:annotationRef/>
      </w:r>
      <w:r>
        <w:rPr>
          <w:color w:val="000000"/>
        </w:rPr>
        <w:t xml:space="preserve">Our reference is " Rationale for EUCAST clinical breakpoints for Fluconazole, version 3.0" </w:t>
      </w:r>
      <w:hyperlink r:id="rId1" w:history="1">
        <w:r w:rsidRPr="0019242E">
          <w:rPr>
            <w:rStyle w:val="Hyperlink"/>
          </w:rPr>
          <w:t>https://www.eucast.org/fileadmin/src/media/PDFs/EUCAST_files/Rationale_documents/Fluconazole_RD_v3.0_final_18_02.pdf</w:t>
        </w:r>
      </w:hyperlink>
      <w:r>
        <w:rPr>
          <w:color w:val="000000"/>
        </w:rPr>
        <w:br/>
      </w:r>
      <w:r>
        <w:rPr>
          <w:color w:val="000000"/>
        </w:rPr>
        <w:br/>
        <w:t xml:space="preserve">In this rationale, section 6 "Pharmacodynamics" it says "for invasive candidosis it is recommended to attain a </w:t>
      </w:r>
      <w:r>
        <w:rPr>
          <w:i/>
          <w:iCs/>
          <w:color w:val="000000"/>
        </w:rPr>
        <w:t>f</w:t>
      </w:r>
      <w:r>
        <w:rPr>
          <w:color w:val="000000"/>
        </w:rPr>
        <w:t>AUC/MIC for stasis of at least 100"</w:t>
      </w:r>
    </w:p>
  </w:comment>
  <w:comment w:id="41" w:author="My Luong Vuong" w:date="2024-06-14T16:49:00Z" w:initials="MLV">
    <w:p w14:paraId="3FDD67D5" w14:textId="77777777" w:rsidR="001F2376" w:rsidRDefault="001F2376" w:rsidP="00C81CA7">
      <w:pPr>
        <w:pStyle w:val="CommentText"/>
        <w:jc w:val="left"/>
      </w:pPr>
      <w:r>
        <w:rPr>
          <w:rStyle w:val="CommentReference"/>
        </w:rPr>
        <w:annotationRef/>
      </w:r>
      <w:r>
        <w:rPr>
          <w:lang w:val="en-US"/>
        </w:rPr>
        <w:t>In the email "5. Case study of hepatotoxicity – how can they conclude that its not concentration-dependent from a case?"</w:t>
      </w:r>
    </w:p>
  </w:comment>
  <w:comment w:id="42" w:author="My Luong Vuong" w:date="2024-06-14T16:52:00Z" w:initials="MLV">
    <w:p w14:paraId="3E86FACA" w14:textId="77777777" w:rsidR="00790F7B" w:rsidRDefault="00790F7B" w:rsidP="007A4DBE">
      <w:pPr>
        <w:pStyle w:val="CommentText"/>
        <w:jc w:val="left"/>
      </w:pPr>
      <w:r>
        <w:rPr>
          <w:rStyle w:val="CommentReference"/>
        </w:rPr>
        <w:annotationRef/>
      </w:r>
      <w:r>
        <w:rPr>
          <w:lang w:val="en-US"/>
        </w:rPr>
        <w:t>You are right, they indeed did not conclude that the hepatotoxicity was not concentration-dependent. Hence, we rephrased the sentence.</w:t>
      </w:r>
    </w:p>
  </w:comment>
  <w:comment w:id="69" w:author="Jason Roberts" w:date="2024-06-14T18:23:00Z" w:initials="JR">
    <w:p w14:paraId="5F04BA71" w14:textId="40B03AE4"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70" w:author="My Luong Vuong" w:date="2024-06-14T15:22:00Z" w:initials="MLV">
    <w:p w14:paraId="1C280B11" w14:textId="77777777" w:rsidR="00D03279" w:rsidRDefault="00D03279" w:rsidP="00343CBA">
      <w:pPr>
        <w:pStyle w:val="CommentText"/>
        <w:jc w:val="left"/>
      </w:pPr>
      <w:r>
        <w:rPr>
          <w:rStyle w:val="CommentReference"/>
        </w:rPr>
        <w:annotationRef/>
      </w:r>
      <w:r>
        <w:rPr>
          <w:lang w:val="en-US"/>
        </w:rPr>
        <w:t>In the email: "6. You mention that consensus was not reached from the previous PK studies, but how does one reach consensus? After your paper there is still no consensus…I would leave that term out and state there have been conflicting results in small PK analyses…by proposing mg/kg dosing, you are aligning with the Australian guidelines, eucast and uptodate as I mentioned last time…so be careful not to overstate the novelty"</w:t>
      </w:r>
    </w:p>
  </w:comment>
  <w:comment w:id="71" w:author="My Luong Vuong" w:date="2024-06-14T15:30:00Z" w:initials="MLV">
    <w:p w14:paraId="0364AE69" w14:textId="77777777" w:rsidR="0057670B" w:rsidRDefault="0057670B">
      <w:pPr>
        <w:pStyle w:val="CommentText"/>
        <w:jc w:val="left"/>
      </w:pPr>
      <w:r>
        <w:rPr>
          <w:rStyle w:val="CommentReference"/>
        </w:rPr>
        <w:annotationRef/>
      </w:r>
      <w:r>
        <w:rPr>
          <w:lang w:val="en-US"/>
        </w:rPr>
        <w:t>Thank you for your feedback. We have revised the phrasing of the consensus part.</w:t>
      </w:r>
    </w:p>
    <w:p w14:paraId="48839E5A" w14:textId="77777777" w:rsidR="0057670B" w:rsidRDefault="0057670B">
      <w:pPr>
        <w:pStyle w:val="CommentText"/>
        <w:jc w:val="left"/>
      </w:pPr>
    </w:p>
    <w:p w14:paraId="69E2910C" w14:textId="77777777" w:rsidR="0057670B" w:rsidRDefault="0057670B" w:rsidP="003F79DC">
      <w:pPr>
        <w:pStyle w:val="CommentText"/>
        <w:jc w:val="left"/>
      </w:pPr>
      <w:r>
        <w:rPr>
          <w:lang w:val="en-US"/>
        </w:rPr>
        <w:t>Regarding the second part of your question, we did not propose a mg/kg dosing but rather a flat dosing regimen.</w:t>
      </w:r>
    </w:p>
  </w:comment>
  <w:comment w:id="82" w:author="Jason Roberts" w:date="2024-06-14T18:16:00Z" w:initials="JR">
    <w:p w14:paraId="1D755DA5" w14:textId="5A6ADA51"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83" w:author="My Luong Vuong" w:date="2024-06-14T15:37:00Z" w:initials="MLV">
    <w:p w14:paraId="65F3A0E3" w14:textId="77777777" w:rsidR="00353C3E" w:rsidRDefault="00353C3E" w:rsidP="00855384">
      <w:pPr>
        <w:pStyle w:val="CommentText"/>
        <w:jc w:val="left"/>
      </w:pPr>
      <w:r>
        <w:rPr>
          <w:rStyle w:val="CommentReference"/>
        </w:rPr>
        <w:annotationRef/>
      </w:r>
      <w:r>
        <w:rPr>
          <w:lang w:val="en-US"/>
        </w:rPr>
        <w:t>In the email "2. This is not an IPDMA – certainly not in the sense of how people interpret this term…so you may get feedback about this from reviewers…I would ask you to change if I was a reviewer…you then repeat this in your aim…but it isn’t this….it is a population PK analysis and so you are using a confusing term at a crucial part of the paper again."</w:t>
      </w:r>
    </w:p>
  </w:comment>
  <w:comment w:id="84" w:author="My Luong Vuong" w:date="2024-06-14T15:41:00Z" w:initials="MLV">
    <w:p w14:paraId="207C5302" w14:textId="511816F0" w:rsidR="00924CB9" w:rsidRDefault="00924CB9" w:rsidP="00B22213">
      <w:pPr>
        <w:pStyle w:val="CommentText"/>
        <w:jc w:val="left"/>
      </w:pPr>
      <w:r>
        <w:rPr>
          <w:rStyle w:val="CommentReference"/>
        </w:rPr>
        <w:annotationRef/>
      </w:r>
      <w:r w:rsidR="00B22213">
        <w:rPr>
          <w:rStyle w:val="ui-provider"/>
        </w:rPr>
        <w:t>Considering this publication (</w:t>
      </w:r>
      <w:r w:rsidR="008F66A6" w:rsidRPr="008F66A6">
        <w:rPr>
          <w:rStyle w:val="ui-provider"/>
        </w:rPr>
        <w:t>10.1002/psp4.13002</w:t>
      </w:r>
      <w:r w:rsidR="00B22213">
        <w:rPr>
          <w:rStyle w:val="ui-provider"/>
        </w:rPr>
        <w:t>), we believe this is an IPDMA, so we would like to stick to this terminology. In case a reviewer would disagree on the use of this term, we are confident we can defend ourselves.</w:t>
      </w:r>
    </w:p>
  </w:comment>
  <w:comment w:id="92" w:author="Jan-Willem Alffenaar" w:date="2024-06-01T07:28:00Z" w:initials="JA">
    <w:p w14:paraId="01FAB0AB" w14:textId="1929CA63"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93" w:author="My Luong Vuong" w:date="2024-06-12T16:43:00Z" w:initials="MLV">
    <w:p w14:paraId="5F2813C8" w14:textId="77777777" w:rsidR="008E66D4" w:rsidRDefault="008E66D4" w:rsidP="00352F25">
      <w:pPr>
        <w:pStyle w:val="CommentText"/>
        <w:jc w:val="left"/>
      </w:pPr>
      <w:r>
        <w:rPr>
          <w:rStyle w:val="CommentReference"/>
        </w:rPr>
        <w:annotationRef/>
      </w:r>
      <w:r>
        <w:rPr>
          <w:lang w:val="en-US"/>
        </w:rPr>
        <w:t>@Isabel: We added "of prospectively collected data" to make it clearer, what do you think?</w:t>
      </w:r>
    </w:p>
  </w:comment>
  <w:comment w:id="104" w:author="Yves Debaveye" w:date="2024-06-14T13:50:00Z" w:initials="YD">
    <w:p w14:paraId="003D9F77" w14:textId="77777777" w:rsidR="00B210ED" w:rsidRDefault="00B210ED" w:rsidP="00B210ED">
      <w:pPr>
        <w:pStyle w:val="CommentText"/>
        <w:jc w:val="left"/>
      </w:pPr>
      <w:r>
        <w:rPr>
          <w:rStyle w:val="CommentReference"/>
        </w:rPr>
        <w:annotationRef/>
      </w:r>
      <w:r>
        <w:t xml:space="preserve">Not investigated (as discribed in het abstract &amp; later in discussion) but just ‘putted in’ </w:t>
      </w:r>
    </w:p>
  </w:comment>
  <w:comment w:id="108" w:author="Yves Debaveye" w:date="2024-06-14T13:56:00Z" w:initials="YD">
    <w:p w14:paraId="4E3EFA99" w14:textId="77777777" w:rsidR="00B210ED" w:rsidRDefault="00B210ED" w:rsidP="00B210ED">
      <w:pPr>
        <w:pStyle w:val="CommentText"/>
        <w:jc w:val="left"/>
      </w:pPr>
      <w:r>
        <w:rPr>
          <w:rStyle w:val="CommentReference"/>
        </w:rPr>
        <w:annotationRef/>
      </w:r>
      <w:r>
        <w:t>A lot of missing data was imputed: 21.8% of dsing interval, 59.3% between dosing interval, 59.3% eGFR</w:t>
      </w:r>
    </w:p>
  </w:comment>
  <w:comment w:id="115"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116" w:author="My Luong Vuong" w:date="2024-06-14T15:53:00Z" w:initials="MLV">
    <w:p w14:paraId="0BEC1AD1" w14:textId="77777777" w:rsidR="004C4A41" w:rsidRDefault="004C4A41" w:rsidP="00095BF4">
      <w:pPr>
        <w:pStyle w:val="CommentText"/>
        <w:jc w:val="left"/>
      </w:pPr>
      <w:r>
        <w:rPr>
          <w:rStyle w:val="CommentReference"/>
        </w:rPr>
        <w:annotationRef/>
      </w:r>
      <w:r>
        <w:rPr>
          <w:lang w:val="en-US"/>
        </w:rPr>
        <w:t xml:space="preserve">Thank you for your comment. We believe we have indeed simulated the mg/kg dosing approach that you are referring to. </w:t>
      </w:r>
    </w:p>
  </w:comment>
  <w:comment w:id="123" w:author="My Luong Vuong" w:date="2024-06-14T16:54:00Z" w:initials="MLV">
    <w:p w14:paraId="376C032E" w14:textId="77777777" w:rsidR="00161E92" w:rsidRDefault="00161E92" w:rsidP="007D22FD">
      <w:pPr>
        <w:pStyle w:val="CommentText"/>
        <w:jc w:val="left"/>
      </w:pPr>
      <w:r>
        <w:rPr>
          <w:rStyle w:val="CommentReference"/>
        </w:rPr>
        <w:annotationRef/>
      </w:r>
      <w:r>
        <w:rPr>
          <w:lang w:val="en-US"/>
        </w:rPr>
        <w:t xml:space="preserve">In the email: "8.If you simulate dosing on CRRT, then your maintenance dose needs to 9mg/kg, it is higher than the non-CRRT dose for obvious reasons. At the moment you haven’t simulated a CRRT dose for CRRT patients". </w:t>
      </w:r>
    </w:p>
  </w:comment>
  <w:comment w:id="124" w:author="My Luong Vuong" w:date="2024-06-14T17:09:00Z" w:initials="MLV">
    <w:p w14:paraId="09881146" w14:textId="69B84674" w:rsidR="007F691B" w:rsidRDefault="004A1016" w:rsidP="009B258A">
      <w:pPr>
        <w:pStyle w:val="CommentText"/>
        <w:jc w:val="left"/>
      </w:pPr>
      <w:r>
        <w:rPr>
          <w:rStyle w:val="ui-provider"/>
        </w:rPr>
        <w:t xml:space="preserve">We include the model in the supplementary file of the manuscript, allowing researchers to investigate additional simulations. Since the 12 mg/kg </w:t>
      </w:r>
      <w:r w:rsidR="008925B4">
        <w:rPr>
          <w:rStyle w:val="ui-provider"/>
        </w:rPr>
        <w:t xml:space="preserve">maintenance </w:t>
      </w:r>
      <w:r>
        <w:rPr>
          <w:rStyle w:val="ui-provider"/>
        </w:rPr>
        <w:t>dose was only proposed in one paper</w:t>
      </w:r>
      <w:r w:rsidR="008925B4">
        <w:rPr>
          <w:rStyle w:val="ui-provider"/>
        </w:rPr>
        <w:t xml:space="preserve"> </w:t>
      </w:r>
      <w:r w:rsidR="00772590">
        <w:rPr>
          <w:rStyle w:val="ui-provider"/>
        </w:rPr>
        <w:t>(</w:t>
      </w:r>
      <w:r w:rsidR="00772590">
        <w:rPr>
          <w:color w:val="211D1E"/>
          <w:sz w:val="14"/>
          <w:szCs w:val="14"/>
        </w:rPr>
        <w:t>10.1128/aac.01201-23)</w:t>
      </w:r>
      <w:r>
        <w:rPr>
          <w:rStyle w:val="ui-provider"/>
        </w:rPr>
        <w:t>, and we also have to make choices to make sure the paper is digestible, we choose not to perform this simulation as it would open the door for more and more requests. We believe this is a common comment on simulation research which we addressed by including the model code.</w:t>
      </w:r>
      <w:r w:rsidR="007F691B">
        <w:rPr>
          <w:lang w:val="en-US"/>
        </w:rPr>
        <w:t>.</w:t>
      </w:r>
    </w:p>
  </w:comment>
  <w:comment w:id="127" w:author="Jason Roberts" w:date="2024-06-14T18:29:00Z" w:initials="JR">
    <w:p w14:paraId="22D3F842" w14:textId="342B8BF4"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28"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29" w:author="My Luong Vuong" w:date="2024-06-14T16:00:00Z" w:initials="MLV">
    <w:p w14:paraId="298D0815" w14:textId="670BD9C9" w:rsidR="006620F4" w:rsidRDefault="006620F4" w:rsidP="00C265B7">
      <w:pPr>
        <w:shd w:val="clear" w:color="auto" w:fill="FFFFFF"/>
        <w:spacing w:before="100" w:beforeAutospacing="1" w:after="100" w:afterAutospacing="1" w:line="240" w:lineRule="auto"/>
        <w:jc w:val="left"/>
      </w:pPr>
      <w:r>
        <w:rPr>
          <w:rStyle w:val="CommentReference"/>
        </w:rPr>
        <w:annotationRef/>
      </w:r>
      <w:r w:rsidRPr="00DF4EA1">
        <w:rPr>
          <w:lang w:val="en-US"/>
        </w:rPr>
        <w:t>Thank you for your feedback.</w:t>
      </w:r>
      <w:r w:rsidR="00606886" w:rsidRPr="00606886">
        <w:rPr>
          <w:rStyle w:val="identifier"/>
        </w:rPr>
        <w:t xml:space="preserve"> </w:t>
      </w:r>
      <w:r w:rsidR="00606886">
        <w:rPr>
          <w:rStyle w:val="ui-provider"/>
        </w:rPr>
        <w:t>We prefer to stick to the term "inclusive" as we believe we also defined it clearly in this sentence, so we don't think there can be any confusion about it (irrespective of the consideration that some researchers might prefer another term).</w:t>
      </w:r>
      <w:r w:rsidR="00C64E25" w:rsidRPr="00DF4EA1">
        <w:rPr>
          <w:lang w:val="en-US"/>
        </w:rPr>
        <w:t xml:space="preserve"> </w:t>
      </w:r>
      <w:r w:rsidR="0039793E">
        <w:t xml:space="preserve">Additionally, in a recent paper by my colleague (10.1093/jac/dkae160), "inclusive" was used to refer to </w:t>
      </w:r>
      <w:r w:rsidR="00776F41">
        <w:t>the same</w:t>
      </w:r>
      <w:r w:rsidR="0039793E">
        <w:t xml:space="preserve"> concept.</w:t>
      </w:r>
    </w:p>
  </w:comment>
  <w:comment w:id="136" w:author="Jason Roberts" w:date="2024-06-14T18:32:00Z" w:initials="JR">
    <w:p w14:paraId="1D5DA09F" w14:textId="7680805D"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37" w:author="My Luong Vuong" w:date="2024-06-14T16:04:00Z" w:initials="MLV">
    <w:p w14:paraId="42DF8FA3" w14:textId="4DCEF285" w:rsidR="0013155F" w:rsidRDefault="0013155F" w:rsidP="002073E9">
      <w:pPr>
        <w:pStyle w:val="CommentText"/>
        <w:jc w:val="left"/>
      </w:pPr>
      <w:r>
        <w:rPr>
          <w:rStyle w:val="CommentReference"/>
        </w:rPr>
        <w:annotationRef/>
      </w:r>
      <w:r>
        <w:rPr>
          <w:lang w:val="en-US"/>
        </w:rPr>
        <w:t xml:space="preserve">Thank you for your feedback. </w:t>
      </w:r>
      <w:r w:rsidR="002030C4">
        <w:rPr>
          <w:lang w:val="en-US"/>
        </w:rPr>
        <w:t xml:space="preserve">Please refer to </w:t>
      </w:r>
      <w:r w:rsidR="00287FBA">
        <w:rPr>
          <w:lang w:val="en-US"/>
        </w:rPr>
        <w:t>my previous response. In addition, w</w:t>
      </w:r>
      <w:r w:rsidR="00287FBA" w:rsidRPr="00287FBA">
        <w:rPr>
          <w:lang w:val="en-US"/>
        </w:rPr>
        <w:t>e defined inclusive at the population/patient level, aiming at the same PTA in a wide population of patients. What that %PTA should be, is another debate. Inclusive is not defined at the level of %PTA but at the population level. We think this is clear from the definition in the Methods section, but feel free to propose a rephrasing to make it even more clear if needed.</w:t>
      </w:r>
    </w:p>
  </w:comment>
  <w:comment w:id="142" w:author="Jason Roberts" w:date="2024-06-14T18:42:00Z" w:initials="JR">
    <w:p w14:paraId="2913602F" w14:textId="5B868D28"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43" w:author="My Luong Vuong" w:date="2024-06-14T16:10:00Z" w:initials="MLV">
    <w:p w14:paraId="031ACE88" w14:textId="77777777" w:rsidR="0085139C" w:rsidRDefault="0085139C" w:rsidP="002B7ED0">
      <w:pPr>
        <w:pStyle w:val="CommentText"/>
        <w:jc w:val="left"/>
      </w:pPr>
      <w:r>
        <w:rPr>
          <w:rStyle w:val="CommentReference"/>
        </w:rPr>
        <w:annotationRef/>
      </w:r>
      <w:r>
        <w:rPr>
          <w:color w:val="000000"/>
        </w:rPr>
        <w:t>In the email "9. I’m not sure about whether it is a ‘real world population’ if it is a ‘virtual dataset’? I’m confident its not real-world"</w:t>
      </w:r>
    </w:p>
  </w:comment>
  <w:comment w:id="144" w:author="My Luong Vuong" w:date="2024-06-14T16:11:00Z" w:initials="MLV">
    <w:p w14:paraId="2675F91E" w14:textId="67665FF0" w:rsidR="00A8746C" w:rsidRDefault="00A8746C" w:rsidP="00AF4B3F">
      <w:pPr>
        <w:pStyle w:val="CommentText"/>
        <w:jc w:val="left"/>
      </w:pPr>
      <w:r>
        <w:rPr>
          <w:rStyle w:val="CommentReference"/>
        </w:rPr>
        <w:annotationRef/>
      </w:r>
      <w:r>
        <w:rPr>
          <w:color w:val="000000"/>
        </w:rPr>
        <w:t xml:space="preserve">Thank you for your feedback. </w:t>
      </w:r>
      <w:r w:rsidR="00544F28">
        <w:rPr>
          <w:color w:val="000000"/>
        </w:rPr>
        <w:t>We have rephrased this to make it clearer.</w:t>
      </w:r>
    </w:p>
  </w:comment>
  <w:comment w:id="169" w:author="Jan-Willem Alffenaar" w:date="2024-06-01T07:36:00Z" w:initials="JA">
    <w:p w14:paraId="3FF9C6D9" w14:textId="675EE9C6"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170" w:author="My Luong Vuong" w:date="2024-06-12T14:08:00Z" w:initials="MLV">
    <w:p w14:paraId="3DA9215B" w14:textId="77777777" w:rsidR="00CD2853" w:rsidRDefault="00CD2853" w:rsidP="00971F7B">
      <w:pPr>
        <w:pStyle w:val="CommentText"/>
        <w:jc w:val="left"/>
      </w:pPr>
      <w:r>
        <w:rPr>
          <w:rStyle w:val="CommentReference"/>
        </w:rPr>
        <w:annotationRef/>
      </w:r>
      <w:r>
        <w:rPr>
          <w:lang w:val="en-US"/>
        </w:rPr>
        <w:t>ok</w:t>
      </w:r>
    </w:p>
  </w:comment>
  <w:comment w:id="174" w:author="Yves Debaveye" w:date="2024-06-14T14:00:00Z" w:initials="YD">
    <w:p w14:paraId="0C478404" w14:textId="77777777" w:rsidR="00B210ED" w:rsidRDefault="00B210ED" w:rsidP="00B210ED">
      <w:pPr>
        <w:pStyle w:val="CommentText"/>
        <w:jc w:val="left"/>
      </w:pPr>
      <w:r>
        <w:rPr>
          <w:rStyle w:val="CommentReference"/>
        </w:rPr>
        <w:annotationRef/>
      </w:r>
      <w:r>
        <w:rPr>
          <w:color w:val="212121"/>
          <w:highlight w:val="white"/>
        </w:rPr>
        <w:t>Estimated GFR’s are well suited for the critically ill patient ...but in the absence of  measured clearance is it better than nothing</w:t>
      </w:r>
    </w:p>
  </w:comment>
  <w:comment w:id="175" w:author="Jason Roberts" w:date="2024-06-14T18:35:00Z" w:initials="JR">
    <w:p w14:paraId="57C16E87" w14:textId="77777777" w:rsidR="00D77C3B" w:rsidRDefault="00D77C3B" w:rsidP="00CE7AFB">
      <w:pPr>
        <w:jc w:val="left"/>
      </w:pPr>
      <w:r>
        <w:rPr>
          <w:rStyle w:val="CommentReference"/>
        </w:rPr>
        <w:annotationRef/>
      </w:r>
      <w:r>
        <w:rPr>
          <w:color w:val="000000"/>
          <w:sz w:val="20"/>
          <w:szCs w:val="20"/>
        </w:rPr>
        <w:t>Did you test other GFR/CrCL estimates?</w:t>
      </w:r>
    </w:p>
  </w:comment>
  <w:comment w:id="176" w:author="My Luong Vuong" w:date="2024-06-14T16:20:00Z" w:initials="MLV">
    <w:p w14:paraId="1E8B0A34" w14:textId="77777777" w:rsidR="001A2B3D" w:rsidRDefault="00D51601" w:rsidP="00740123">
      <w:pPr>
        <w:pStyle w:val="CommentText"/>
        <w:jc w:val="left"/>
      </w:pPr>
      <w:r>
        <w:rPr>
          <w:rStyle w:val="CommentReference"/>
        </w:rPr>
        <w:annotationRef/>
      </w:r>
      <w:r w:rsidR="001A2B3D">
        <w:rPr>
          <w:color w:val="000000"/>
        </w:rPr>
        <w:t>In the email "7. Did you test more than just CKD-EPI for inclusion in the model?"</w:t>
      </w:r>
    </w:p>
  </w:comment>
  <w:comment w:id="177" w:author="My Luong Vuong" w:date="2024-06-14T16:53:00Z" w:initials="MLV">
    <w:p w14:paraId="42932369" w14:textId="0EED844B" w:rsidR="00790F7B" w:rsidRDefault="00790F7B" w:rsidP="00A268C9">
      <w:pPr>
        <w:pStyle w:val="CommentText"/>
        <w:jc w:val="left"/>
      </w:pPr>
      <w:r>
        <w:rPr>
          <w:rStyle w:val="CommentReference"/>
        </w:rPr>
        <w:annotationRef/>
      </w:r>
      <w:r w:rsidR="001D55B0">
        <w:rPr>
          <w:color w:val="000000"/>
        </w:rPr>
        <w:t xml:space="preserve">It was our choice for choosing </w:t>
      </w:r>
      <w:r>
        <w:rPr>
          <w:color w:val="000000"/>
        </w:rPr>
        <w:t xml:space="preserve"> </w:t>
      </w:r>
      <w:r w:rsidR="001D55B0" w:rsidRPr="007B176B">
        <w:t>eGFR</w:t>
      </w:r>
      <w:r w:rsidR="001D55B0" w:rsidRPr="007B176B">
        <w:rPr>
          <w:vertAlign w:val="subscript"/>
        </w:rPr>
        <w:t>CKD</w:t>
      </w:r>
      <w:r w:rsidR="001D55B0">
        <w:rPr>
          <w:vertAlign w:val="subscript"/>
        </w:rPr>
        <w:t>-</w:t>
      </w:r>
      <w:r w:rsidR="001D55B0" w:rsidRPr="007B176B">
        <w:rPr>
          <w:vertAlign w:val="subscript"/>
        </w:rPr>
        <w:t>EPI</w:t>
      </w:r>
      <w:r w:rsidR="001D55B0">
        <w:t xml:space="preserve">  </w:t>
      </w:r>
      <w:r w:rsidR="00DE6032">
        <w:t xml:space="preserve">taking into account inclusiveness considerations as discussed in this paper </w:t>
      </w:r>
      <w:hyperlink r:id="rId2" w:history="1">
        <w:r w:rsidR="00DE6032" w:rsidRPr="00C746AD">
          <w:rPr>
            <w:rStyle w:val="Hyperlink"/>
          </w:rPr>
          <w:t>https://ascpt.onlinelibrary.wiley.com/doi/10.1002/cpt.2489</w:t>
        </w:r>
      </w:hyperlink>
      <w:r>
        <w:rPr>
          <w:color w:val="000000"/>
        </w:rPr>
        <w:t xml:space="preserve">. </w:t>
      </w:r>
      <w:r w:rsidR="009A42B3">
        <w:rPr>
          <w:rStyle w:val="ui-provider"/>
        </w:rPr>
        <w:t>We have integrated this in the Discussion of our paper.</w:t>
      </w:r>
    </w:p>
  </w:comment>
  <w:comment w:id="185" w:author="Yves Debaveye" w:date="2024-06-14T14:01:00Z" w:initials="YD">
    <w:p w14:paraId="640DD51A" w14:textId="77777777" w:rsidR="005158E4" w:rsidRDefault="005158E4" w:rsidP="005158E4">
      <w:pPr>
        <w:pStyle w:val="CommentText"/>
        <w:jc w:val="left"/>
      </w:pPr>
      <w:r>
        <w:rPr>
          <w:rStyle w:val="CommentReference"/>
        </w:rPr>
        <w:annotationRef/>
      </w:r>
      <w:r>
        <w:t>However ….. What is the value of an eGFR CKD-EPI of a patient on CRRT where the Cr is totaly cleared by the CRRT???</w:t>
      </w:r>
    </w:p>
  </w:comment>
  <w:comment w:id="186" w:author="Yves Debaveye" w:date="2024-06-14T14:06:00Z" w:initials="YD">
    <w:p w14:paraId="7BBF45A8" w14:textId="77777777" w:rsidR="005158E4" w:rsidRDefault="005158E4" w:rsidP="005158E4">
      <w:pPr>
        <w:pStyle w:val="CommentText"/>
        <w:jc w:val="left"/>
      </w:pPr>
      <w:r>
        <w:rPr>
          <w:rStyle w:val="CommentReference"/>
        </w:rPr>
        <w:annotationRef/>
      </w:r>
      <w:r>
        <w:rPr>
          <w:lang w:val="en-US"/>
        </w:rPr>
        <w:t>GFR (CKP-EPI) = 141 × min(Scr/</w:t>
      </w:r>
      <w:r>
        <w:rPr>
          <w:lang w:val="el-GR"/>
        </w:rPr>
        <w:t>κ</w:t>
      </w:r>
      <w:r>
        <w:rPr>
          <w:lang w:val="en-US"/>
        </w:rPr>
        <w:t>, 1)</w:t>
      </w:r>
      <w:r>
        <w:rPr>
          <w:lang w:val="el-GR"/>
        </w:rPr>
        <w:t>α</w:t>
      </w:r>
      <w:r>
        <w:rPr>
          <w:lang w:val="en-US"/>
        </w:rPr>
        <w:t xml:space="preserve"> × max(Scr/</w:t>
      </w:r>
      <w:r>
        <w:rPr>
          <w:lang w:val="el-GR"/>
        </w:rPr>
        <w:t>κ</w:t>
      </w:r>
      <w:r>
        <w:rPr>
          <w:lang w:val="en-US"/>
        </w:rPr>
        <w:t xml:space="preserve">, 1)-1.209 × 0.993Age × 1.018 [if female] _ 1.159 [if black],   </w:t>
      </w:r>
    </w:p>
    <w:p w14:paraId="031803FE" w14:textId="77777777" w:rsidR="005158E4" w:rsidRDefault="005158E4" w:rsidP="005158E4">
      <w:pPr>
        <w:pStyle w:val="CommentText"/>
        <w:jc w:val="left"/>
      </w:pPr>
      <w:r>
        <w:rPr>
          <w:lang w:val="en-US"/>
        </w:rPr>
        <w:t>Thus 2* Cr in the formula</w:t>
      </w:r>
    </w:p>
  </w:comment>
  <w:comment w:id="200" w:author="Yves Debaveye" w:date="2024-06-14T14:04:00Z" w:initials="YD">
    <w:p w14:paraId="1949F44B" w14:textId="7BC08120" w:rsidR="005158E4" w:rsidRDefault="005158E4" w:rsidP="005158E4">
      <w:pPr>
        <w:pStyle w:val="CommentText"/>
        <w:jc w:val="left"/>
      </w:pPr>
      <w:r>
        <w:rPr>
          <w:rStyle w:val="CommentReference"/>
        </w:rPr>
        <w:annotationRef/>
      </w:r>
      <w:r>
        <w:t xml:space="preserve">How is CL (on-CRTT) calculated ???? </w:t>
      </w:r>
    </w:p>
  </w:comment>
  <w:comment w:id="201" w:author="Yves Debaveye" w:date="2024-06-14T14:05:00Z" w:initials="YD">
    <w:p w14:paraId="3CB6B962" w14:textId="77777777" w:rsidR="005158E4" w:rsidRDefault="005158E4" w:rsidP="005158E4">
      <w:pPr>
        <w:pStyle w:val="CommentText"/>
        <w:jc w:val="left"/>
      </w:pPr>
      <w:r>
        <w:rPr>
          <w:rStyle w:val="CommentReference"/>
        </w:rPr>
        <w:annotationRef/>
      </w:r>
      <w:r>
        <w:t>Is cr of eGFR CKD-EPI used??? See my concern supra</w:t>
      </w:r>
    </w:p>
  </w:comment>
  <w:comment w:id="202" w:author="Yves Debaveye" w:date="2024-06-14T14:07:00Z" w:initials="YD">
    <w:p w14:paraId="26D72766" w14:textId="77777777" w:rsidR="005158E4" w:rsidRDefault="005158E4" w:rsidP="005158E4">
      <w:pPr>
        <w:pStyle w:val="CommentText"/>
        <w:jc w:val="left"/>
      </w:pPr>
      <w:r>
        <w:rPr>
          <w:rStyle w:val="CommentReference"/>
        </w:rPr>
        <w:annotationRef/>
      </w:r>
      <w:r>
        <w:rPr>
          <w:color w:val="000000"/>
        </w:rPr>
        <w:t>Strange for a molecule that is 80% excreted unchanged by the kidneys ????</w:t>
      </w:r>
    </w:p>
  </w:comment>
  <w:comment w:id="206" w:author="Jan-Willem Alffenaar" w:date="2024-06-01T08:24:00Z" w:initials="JA">
    <w:p w14:paraId="3A2B271D" w14:textId="65915699" w:rsidR="00C876F6" w:rsidRDefault="00C876F6" w:rsidP="00C876F6">
      <w:pPr>
        <w:pStyle w:val="CommentText"/>
        <w:jc w:val="left"/>
      </w:pPr>
      <w:r>
        <w:rPr>
          <w:rStyle w:val="CommentReference"/>
        </w:rPr>
        <w:annotationRef/>
      </w:r>
      <w:r>
        <w:t>Did you cap at certain absolute values? I feel that is happening in “real life”.</w:t>
      </w:r>
    </w:p>
  </w:comment>
  <w:comment w:id="207" w:author="My Luong Vuong" w:date="2024-06-12T14:09:00Z" w:initials="MLV">
    <w:p w14:paraId="3AEED805" w14:textId="77777777" w:rsidR="008B4586" w:rsidRDefault="006D08BF" w:rsidP="00D94E12">
      <w:pPr>
        <w:pStyle w:val="CommentText"/>
        <w:jc w:val="left"/>
      </w:pPr>
      <w:r>
        <w:rPr>
          <w:rStyle w:val="CommentReference"/>
        </w:rPr>
        <w:annotationRef/>
      </w:r>
      <w:r w:rsidR="008B4586">
        <w:rPr>
          <w:color w:val="000000"/>
        </w:rPr>
        <w:t xml:space="preserve">Wait for Jason Robert's response to see if he has any opinion on capping, as this dosing regimen was suggested by him. </w:t>
      </w:r>
    </w:p>
  </w:comment>
  <w:comment w:id="234" w:author="Yves Debaveye" w:date="2024-06-14T15:43:00Z" w:initials="YD">
    <w:p w14:paraId="51CD138D" w14:textId="77777777" w:rsidR="006D7F68" w:rsidRDefault="006D7F68" w:rsidP="006D7F68">
      <w:pPr>
        <w:pStyle w:val="CommentText"/>
        <w:jc w:val="left"/>
      </w:pPr>
      <w:r>
        <w:rPr>
          <w:rStyle w:val="CommentReference"/>
        </w:rPr>
        <w:annotationRef/>
      </w:r>
      <w:r>
        <w:rPr>
          <w:lang w:val="en-US"/>
        </w:rPr>
        <w:t>I did not have this feeling when reading the paper, that the study ‘</w:t>
      </w:r>
      <w:r>
        <w:rPr>
          <w:i/>
          <w:iCs/>
          <w:lang w:val="en-US"/>
        </w:rPr>
        <w:t>aimed to identify factors influencing fluconazole</w:t>
      </w:r>
      <w:r>
        <w:rPr>
          <w:lang w:val="en-US"/>
        </w:rPr>
        <w:t>’.</w:t>
      </w:r>
    </w:p>
    <w:p w14:paraId="4373D7CC" w14:textId="77777777" w:rsidR="006D7F68" w:rsidRDefault="006D7F68" w:rsidP="006D7F68">
      <w:pPr>
        <w:pStyle w:val="CommentText"/>
        <w:jc w:val="left"/>
      </w:pPr>
    </w:p>
    <w:p w14:paraId="4E2A8334" w14:textId="77777777" w:rsidR="006D7F68" w:rsidRDefault="006D7F68" w:rsidP="006D7F68">
      <w:pPr>
        <w:pStyle w:val="CommentText"/>
        <w:jc w:val="left"/>
      </w:pPr>
      <w:r>
        <w:rPr>
          <w:lang w:val="en-US"/>
        </w:rPr>
        <w:t xml:space="preserve"> I personally think that the paper is written around the concept of the construction of a dosing model based on data conglomerate from 8 studies with following shortcomings. </w:t>
      </w:r>
    </w:p>
    <w:p w14:paraId="4FF8306A" w14:textId="77777777" w:rsidR="006D7F68" w:rsidRDefault="006D7F68" w:rsidP="006D7F68">
      <w:pPr>
        <w:pStyle w:val="CommentText"/>
        <w:numPr>
          <w:ilvl w:val="0"/>
          <w:numId w:val="14"/>
        </w:numPr>
        <w:jc w:val="left"/>
      </w:pPr>
      <w:r>
        <w:rPr>
          <w:lang w:val="en-US"/>
        </w:rPr>
        <w:t>A lot of data were missing and had to be imputed</w:t>
      </w:r>
    </w:p>
    <w:p w14:paraId="7F663A21" w14:textId="77777777" w:rsidR="006D7F68" w:rsidRDefault="006D7F68" w:rsidP="006D7F68">
      <w:pPr>
        <w:pStyle w:val="CommentText"/>
        <w:numPr>
          <w:ilvl w:val="0"/>
          <w:numId w:val="14"/>
        </w:numPr>
        <w:jc w:val="left"/>
      </w:pPr>
      <w:r>
        <w:rPr>
          <w:lang w:val="en-US"/>
        </w:rPr>
        <w:t>A lot of data are calculated with calculation based on assumptions</w:t>
      </w:r>
    </w:p>
    <w:p w14:paraId="0FD10C36" w14:textId="77777777" w:rsidR="006D7F68" w:rsidRDefault="006D7F68" w:rsidP="006D7F68">
      <w:pPr>
        <w:pStyle w:val="CommentText"/>
        <w:numPr>
          <w:ilvl w:val="0"/>
          <w:numId w:val="14"/>
        </w:numPr>
        <w:jc w:val="left"/>
      </w:pPr>
    </w:p>
    <w:p w14:paraId="61CE2FC8" w14:textId="77777777" w:rsidR="006D7F68" w:rsidRDefault="006D7F68" w:rsidP="006D7F68">
      <w:pPr>
        <w:pStyle w:val="CommentText"/>
        <w:jc w:val="left"/>
      </w:pPr>
      <w:r>
        <w:rPr>
          <w:lang w:val="en-US"/>
        </w:rPr>
        <w:t>There is a (very) good correlation (cfr goodness-of-fits plots) of the predicted data &amp; the observed data concentration, however the model was not validated against another data set (external validation).</w:t>
      </w:r>
    </w:p>
    <w:p w14:paraId="3E0C0664" w14:textId="77777777" w:rsidR="006D7F68" w:rsidRDefault="006D7F68" w:rsidP="006D7F68">
      <w:pPr>
        <w:pStyle w:val="CommentText"/>
        <w:jc w:val="left"/>
      </w:pPr>
    </w:p>
    <w:p w14:paraId="4A2D05FC" w14:textId="77777777" w:rsidR="006D7F68" w:rsidRDefault="006D7F68" w:rsidP="006D7F68">
      <w:pPr>
        <w:pStyle w:val="CommentText"/>
        <w:jc w:val="left"/>
      </w:pPr>
      <w:r>
        <w:rPr>
          <w:lang w:val="en-US"/>
        </w:rPr>
        <w:t>The main finding of the paper is in my view a very low PTA for fluconazole when using the frequently used 800mg LD + 400mg q24u MD scheme &amp; potentially better performing dosing schemes are suggested by using the model.</w:t>
      </w:r>
    </w:p>
  </w:comment>
  <w:comment w:id="237"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238" w:author="My Luong Vuong" w:date="2024-06-12T16:45:00Z" w:initials="MLV">
    <w:p w14:paraId="6EBA44F6" w14:textId="77777777" w:rsidR="008B4586" w:rsidRDefault="008B4586" w:rsidP="00A97CF0">
      <w:pPr>
        <w:pStyle w:val="CommentText"/>
        <w:jc w:val="left"/>
      </w:pPr>
      <w:r>
        <w:rPr>
          <w:rStyle w:val="CommentReference"/>
        </w:rPr>
        <w:annotationRef/>
      </w:r>
      <w:r>
        <w:rPr>
          <w:lang w:val="en-US"/>
        </w:rPr>
        <w:t>agreed</w:t>
      </w:r>
    </w:p>
  </w:comment>
  <w:comment w:id="243"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244"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245" w:author="My Luong Vuong" w:date="2024-06-14T16:21:00Z" w:initials="MLV">
    <w:p w14:paraId="1EEE9B0C" w14:textId="77777777" w:rsidR="00B628BC" w:rsidRDefault="00B628BC" w:rsidP="00624945">
      <w:pPr>
        <w:pStyle w:val="CommentText"/>
        <w:jc w:val="left"/>
      </w:pPr>
      <w:r>
        <w:rPr>
          <w:rStyle w:val="CommentReference"/>
        </w:rPr>
        <w:annotationRef/>
      </w:r>
      <w:r>
        <w:rPr>
          <w:lang w:val="en-US"/>
        </w:rPr>
        <w:t>Thank you. We removed the first two sentences in the discussion.</w:t>
      </w:r>
    </w:p>
  </w:comment>
  <w:comment w:id="241" w:author="Jan-Willem Alffenaar" w:date="2024-06-01T08:06:00Z" w:initials="JA">
    <w:p w14:paraId="2BE3919D" w14:textId="2B7AE767" w:rsidR="00F2131D" w:rsidRDefault="00F2131D" w:rsidP="00F2131D">
      <w:pPr>
        <w:pStyle w:val="CommentText"/>
        <w:jc w:val="left"/>
      </w:pPr>
      <w:r>
        <w:rPr>
          <w:rStyle w:val="CommentReference"/>
        </w:rPr>
        <w:annotationRef/>
      </w:r>
      <w:r>
        <w:t>Would be great to see this in your conclusion</w:t>
      </w:r>
    </w:p>
  </w:comment>
  <w:comment w:id="242" w:author="My Luong Vuong" w:date="2024-06-12T16:45:00Z" w:initials="MLV">
    <w:p w14:paraId="7B92909F" w14:textId="77777777" w:rsidR="008B4586" w:rsidRDefault="008B4586" w:rsidP="009362D0">
      <w:pPr>
        <w:pStyle w:val="CommentText"/>
        <w:jc w:val="left"/>
      </w:pPr>
      <w:r>
        <w:rPr>
          <w:rStyle w:val="CommentReference"/>
        </w:rPr>
        <w:annotationRef/>
      </w:r>
      <w:r>
        <w:rPr>
          <w:lang w:val="en-US"/>
        </w:rPr>
        <w:t>agreed</w:t>
      </w:r>
    </w:p>
  </w:comment>
  <w:comment w:id="235" w:author="My Luong Vuong" w:date="2024-06-12T14:13:00Z" w:initials="MLV">
    <w:p w14:paraId="15123EE5" w14:textId="39E181AC" w:rsidR="00A6467E" w:rsidRDefault="00A6467E" w:rsidP="00B36273">
      <w:pPr>
        <w:pStyle w:val="CommentText"/>
        <w:jc w:val="left"/>
      </w:pPr>
      <w:r>
        <w:rPr>
          <w:rStyle w:val="CommentReference"/>
        </w:rPr>
        <w:annotationRef/>
      </w:r>
      <w:r>
        <w:rPr>
          <w:lang w:val="en-US"/>
        </w:rPr>
        <w:t>Removing these 2 sentences</w:t>
      </w:r>
    </w:p>
  </w:comment>
  <w:comment w:id="287" w:author="Yves Debaveye" w:date="2024-06-14T15:59:00Z" w:initials="YD">
    <w:p w14:paraId="44D56C40"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289" w:author="My Luong Vuong" w:date="2024-06-12T14:15:00Z" w:initials="MLV">
    <w:p w14:paraId="4D2F951D" w14:textId="77777777" w:rsidR="004916B4" w:rsidRDefault="004916B4" w:rsidP="00E10D85">
      <w:pPr>
        <w:pStyle w:val="CommentText"/>
        <w:jc w:val="left"/>
      </w:pPr>
      <w:r>
        <w:rPr>
          <w:rStyle w:val="CommentReference"/>
        </w:rPr>
        <w:annotationRef/>
      </w:r>
      <w:r>
        <w:rPr>
          <w:lang w:val="en-US"/>
        </w:rPr>
        <w:t>Add fixed dosing here to make it clearer</w:t>
      </w:r>
    </w:p>
  </w:comment>
  <w:comment w:id="288" w:author="Yves Debaveye" w:date="2024-06-14T15:59:00Z" w:initials="YD">
    <w:p w14:paraId="615154AF" w14:textId="77777777" w:rsidR="004E5D0D" w:rsidRDefault="004E5D0D" w:rsidP="004E5D0D">
      <w:pPr>
        <w:pStyle w:val="CommentText"/>
        <w:jc w:val="left"/>
      </w:pPr>
      <w:r>
        <w:rPr>
          <w:rStyle w:val="CommentReference"/>
        </w:rPr>
        <w:annotationRef/>
      </w:r>
      <w:r>
        <w:t xml:space="preserve">This is an absolute oversimplification. Is correct for the LD of 800mg when  &gt; 60gk but not for the MD of 400mg (FIG 1)in pts on-CRRT zero% </w:t>
      </w:r>
    </w:p>
  </w:comment>
  <w:comment w:id="290"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291" w:author="My Luong Vuong" w:date="2024-06-12T16:45:00Z" w:initials="MLV">
    <w:p w14:paraId="43FAFC35" w14:textId="77777777" w:rsidR="008B4586" w:rsidRDefault="008B4586" w:rsidP="00B912D6">
      <w:pPr>
        <w:pStyle w:val="CommentText"/>
        <w:jc w:val="left"/>
      </w:pPr>
      <w:r>
        <w:rPr>
          <w:rStyle w:val="CommentReference"/>
        </w:rPr>
        <w:annotationRef/>
      </w:r>
      <w:r>
        <w:rPr>
          <w:lang w:val="en-US"/>
        </w:rPr>
        <w:t>agreed</w:t>
      </w:r>
    </w:p>
  </w:comment>
  <w:comment w:id="310" w:author="Yves Debaveye" w:date="2024-06-14T15:49:00Z" w:initials="YD">
    <w:p w14:paraId="4D44776A" w14:textId="5901083A" w:rsidR="00BF088B" w:rsidRDefault="00BF088B" w:rsidP="00BF088B">
      <w:pPr>
        <w:pStyle w:val="CommentText"/>
        <w:jc w:val="left"/>
      </w:pPr>
      <w:r>
        <w:rPr>
          <w:rStyle w:val="CommentReference"/>
        </w:rPr>
        <w:annotationRef/>
      </w:r>
      <w:r>
        <w:t>How was CL on-CRRT calculated……. See supra my concerns about Cr &amp; eGFR CKD-EPI calculation</w:t>
      </w:r>
    </w:p>
  </w:comment>
  <w:comment w:id="311" w:author="Yves Debaveye" w:date="2024-06-14T16:05:00Z" w:initials="YD">
    <w:p w14:paraId="23535304" w14:textId="77777777" w:rsidR="00461A95" w:rsidRDefault="00461A95" w:rsidP="00461A95">
      <w:pPr>
        <w:pStyle w:val="CommentText"/>
        <w:jc w:val="left"/>
      </w:pPr>
      <w:r>
        <w:rPr>
          <w:rStyle w:val="CommentReference"/>
        </w:rPr>
        <w:annotationRef/>
      </w:r>
      <w:r>
        <w:t>In pts-on-CCRT zéro%  had PTA with 800mg LD &amp; 400mg MD (fig 2)</w:t>
      </w:r>
    </w:p>
  </w:comment>
  <w:comment w:id="341" w:author="Yves Debaveye" w:date="2024-06-14T16:06:00Z" w:initials="YD">
    <w:p w14:paraId="03E4A17D" w14:textId="77777777" w:rsidR="00461A95" w:rsidRDefault="00461A95" w:rsidP="00461A95">
      <w:pPr>
        <w:pStyle w:val="CommentText"/>
        <w:jc w:val="left"/>
      </w:pPr>
      <w:r>
        <w:rPr>
          <w:rStyle w:val="CommentReference"/>
        </w:rPr>
        <w:annotationRef/>
      </w:r>
      <w:r>
        <w:rPr>
          <w:color w:val="000000"/>
        </w:rPr>
        <w:t>Cfr supra: very strange for a molecule that is 80% excreted unchanged by the kidneys &amp; the concerns on the validity of eGFR calculation in critically ill pts</w:t>
      </w:r>
    </w:p>
  </w:comment>
  <w:comment w:id="349" w:author="My Luong Vuong" w:date="2024-06-12T14:16:00Z" w:initials="MLV">
    <w:p w14:paraId="33463899" w14:textId="7988A3F2" w:rsidR="00AC1C1F" w:rsidRDefault="00AC1C1F" w:rsidP="003B213E">
      <w:pPr>
        <w:pStyle w:val="CommentText"/>
        <w:jc w:val="left"/>
      </w:pPr>
      <w:r>
        <w:rPr>
          <w:rStyle w:val="CommentReference"/>
        </w:rPr>
        <w:annotationRef/>
      </w:r>
      <w:r>
        <w:rPr>
          <w:lang w:val="en-US"/>
        </w:rPr>
        <w:t>Remove this</w:t>
      </w:r>
    </w:p>
  </w:comment>
  <w:comment w:id="346"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347" w:author="My Luong Vuong" w:date="2024-06-12T16:47:00Z" w:initials="MLV">
    <w:p w14:paraId="469A04C7" w14:textId="77777777" w:rsidR="008C6E73" w:rsidRDefault="008C6E73" w:rsidP="00033EA0">
      <w:pPr>
        <w:pStyle w:val="CommentText"/>
        <w:jc w:val="left"/>
      </w:pPr>
      <w:r>
        <w:rPr>
          <w:rStyle w:val="CommentReference"/>
        </w:rPr>
        <w:annotationRef/>
      </w:r>
      <w:r>
        <w:rPr>
          <w:lang w:val="en-US"/>
        </w:rPr>
        <w:t>ok</w:t>
      </w:r>
    </w:p>
  </w:comment>
  <w:comment w:id="355" w:author="Yves Debaveye" w:date="2024-06-14T16:08:00Z" w:initials="YD">
    <w:p w14:paraId="093849F7" w14:textId="77777777" w:rsidR="00461A95" w:rsidRDefault="00461A95" w:rsidP="00461A95">
      <w:pPr>
        <w:pStyle w:val="CommentText"/>
        <w:jc w:val="left"/>
      </w:pPr>
      <w:r>
        <w:rPr>
          <w:rStyle w:val="CommentReference"/>
        </w:rPr>
        <w:annotationRef/>
      </w:r>
      <w:r>
        <w:rPr>
          <w:color w:val="000000"/>
        </w:rPr>
        <w:t>Where is this finding reported in the manuscript?</w:t>
      </w:r>
    </w:p>
  </w:comment>
  <w:comment w:id="356" w:author="Yves Debaveye" w:date="2024-06-14T16:09:00Z" w:initials="YD">
    <w:p w14:paraId="1170F900" w14:textId="68E61F73" w:rsidR="00461A95" w:rsidRDefault="00461A95" w:rsidP="00461A95">
      <w:pPr>
        <w:pStyle w:val="CommentText"/>
        <w:jc w:val="left"/>
      </w:pPr>
      <w:r>
        <w:rPr>
          <w:rStyle w:val="CommentReference"/>
        </w:rPr>
        <w:annotationRef/>
      </w:r>
      <w:r>
        <w:t>Is this a finding/observation or rather an assumption?</w:t>
      </w:r>
    </w:p>
  </w:comment>
  <w:comment w:id="358" w:author="My Luong Vuong" w:date="2024-06-21T17:09:00Z" w:initials="MLV">
    <w:p w14:paraId="6D624A8D" w14:textId="70E07AC6" w:rsidR="00A077A7" w:rsidRPr="00A077A7" w:rsidRDefault="00A077A7" w:rsidP="00A077A7">
      <w:pPr>
        <w:pStyle w:val="CommentText"/>
        <w:jc w:val="left"/>
      </w:pPr>
      <w:r>
        <w:rPr>
          <w:rStyle w:val="CommentReference"/>
        </w:rPr>
        <w:annotationRef/>
      </w: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359" w:author="My Luong Vuong" w:date="2024-06-21T17:09:00Z" w:initials="MLV">
    <w:p w14:paraId="10A3E7DF" w14:textId="2597F758" w:rsidR="00A077A7" w:rsidRDefault="00A077A7">
      <w:pPr>
        <w:pStyle w:val="CommentText"/>
      </w:pPr>
      <w:r>
        <w:rPr>
          <w:rStyle w:val="CommentReference"/>
        </w:rPr>
        <w:annotationRef/>
      </w:r>
      <w:r>
        <w:rPr>
          <w:lang w:val="en-US"/>
        </w:rPr>
        <w:t>Thank you for your comment. I initially rephrased that part</w:t>
      </w:r>
      <w:r w:rsidR="00E25A68">
        <w:rPr>
          <w:lang w:val="en-US"/>
        </w:rPr>
        <w:t xml:space="preserve"> in this paragraph and the one before,</w:t>
      </w:r>
      <w:r>
        <w:rPr>
          <w:lang w:val="en-US"/>
        </w:rPr>
        <w:t xml:space="preserve"> </w:t>
      </w:r>
      <w:r w:rsidR="00E25A68">
        <w:rPr>
          <w:lang w:val="en-US"/>
        </w:rPr>
        <w:t>which I thought would be clear enough. Ho</w:t>
      </w:r>
      <w:r w:rsidR="0074095F">
        <w:rPr>
          <w:lang w:val="en-US"/>
        </w:rPr>
        <w:t xml:space="preserve">wever, after </w:t>
      </w:r>
      <w:r w:rsidR="00310836">
        <w:rPr>
          <w:lang w:val="en-US"/>
        </w:rPr>
        <w:t>discussing</w:t>
      </w:r>
      <w:r w:rsidR="0074095F">
        <w:rPr>
          <w:lang w:val="en-US"/>
        </w:rPr>
        <w:t xml:space="preserve"> </w:t>
      </w:r>
      <w:r w:rsidR="00310836">
        <w:rPr>
          <w:lang w:val="en-US"/>
        </w:rPr>
        <w:t xml:space="preserve">it </w:t>
      </w:r>
      <w:r w:rsidR="0074095F">
        <w:rPr>
          <w:lang w:val="en-US"/>
        </w:rPr>
        <w:t xml:space="preserve">with my promotor, we </w:t>
      </w:r>
      <w:r w:rsidR="00310836">
        <w:rPr>
          <w:lang w:val="en-US"/>
        </w:rPr>
        <w:t>agreed</w:t>
      </w:r>
      <w:r w:rsidR="0074095F">
        <w:rPr>
          <w:lang w:val="en-US"/>
        </w:rPr>
        <w:t xml:space="preserve"> </w:t>
      </w:r>
      <w:r w:rsidR="00310836">
        <w:rPr>
          <w:lang w:val="en-US"/>
        </w:rPr>
        <w:t>to keep it as you suggested.</w:t>
      </w:r>
    </w:p>
  </w:comment>
  <w:comment w:id="368" w:author="My Luong Vuong" w:date="2024-06-14T17:14:00Z" w:initials="MLV">
    <w:p w14:paraId="4F42975C" w14:textId="77777777" w:rsidR="004169C9" w:rsidRDefault="004169C9" w:rsidP="00AB313B">
      <w:pPr>
        <w:pStyle w:val="CommentText"/>
        <w:jc w:val="left"/>
      </w:pPr>
      <w:r>
        <w:rPr>
          <w:rStyle w:val="CommentReference"/>
        </w:rPr>
        <w:annotationRef/>
      </w:r>
      <w:r>
        <w:rPr>
          <w:lang w:val="en-AU"/>
        </w:rPr>
        <w:t>In the email : "10. You deleted a very important sentence in the discussion for some reason? “</w:t>
      </w:r>
      <w:r>
        <w:t>Although we could not identify a clinically relevant effect of eGFRCKD-EPI on PKPD target attainment, this should not be interpreted as a confirmation of the absence of a kidney function effect, but rather as a failure to confirm an effect with the current dataset</w:t>
      </w:r>
      <w:r>
        <w:rPr>
          <w:lang w:val="en-AU"/>
        </w:rPr>
        <w:t>”</w:t>
      </w:r>
    </w:p>
  </w:comment>
  <w:comment w:id="342" w:author="My Luong Vuong" w:date="2024-06-14T17:15:00Z" w:initials="MLV">
    <w:p w14:paraId="3E5B271D" w14:textId="77777777" w:rsidR="00F7758E" w:rsidRPr="00A077A7" w:rsidRDefault="00F7758E" w:rsidP="004D49A3">
      <w:pPr>
        <w:pStyle w:val="CommentText"/>
        <w:jc w:val="left"/>
      </w:pPr>
      <w:r>
        <w:rPr>
          <w:rStyle w:val="CommentReference"/>
        </w:rPr>
        <w:annotationRef/>
      </w:r>
      <w:r w:rsidRPr="00A077A7">
        <w:t>In the email : "10. You deleted a very important sentence in the discussion for some reason? “Although we could not identify a clinically relevant effect of eGFRCKD-EPI on PKPD target attainment, this should not be interpreted as a confirmation of the absence of a kidney function effect, but rather as a failure to confirm an effect with the current dataset”</w:t>
      </w:r>
    </w:p>
  </w:comment>
  <w:comment w:id="343" w:author="My Luong Vuong" w:date="2024-06-14T17:15:00Z" w:initials="MLV">
    <w:p w14:paraId="7C9529FD" w14:textId="77777777" w:rsidR="00895214" w:rsidRDefault="00F7758E" w:rsidP="000B55D8">
      <w:pPr>
        <w:pStyle w:val="CommentText"/>
        <w:jc w:val="left"/>
      </w:pPr>
      <w:r>
        <w:rPr>
          <w:rStyle w:val="CommentReference"/>
        </w:rPr>
        <w:annotationRef/>
      </w:r>
      <w:r w:rsidR="00895214">
        <w:rPr>
          <w:lang w:val="en-US"/>
        </w:rPr>
        <w:t>Thank you for your comment. We did not delete the sentence but instead refined our discussion to provide a more nuanced perspective. Specifically, we mentioned that eGFR CKD-EPI did not show clinical relevance under both standard and optimized dosing regimens. However, we acknowledged the limitations due to a significant extent of missing data, which may have influenced this finding. Therefore, we still advocate for a prospective clinical trial to definitively confirm or refute our finding.</w:t>
      </w:r>
    </w:p>
  </w:comment>
  <w:comment w:id="372" w:author="My Luong Vuong" w:date="2024-06-12T14:17:00Z" w:initials="MLV">
    <w:p w14:paraId="0E32D7D3" w14:textId="095CD2D7" w:rsidR="00F67BC5" w:rsidRDefault="00F67BC5" w:rsidP="00FD7DAC">
      <w:pPr>
        <w:pStyle w:val="CommentText"/>
        <w:jc w:val="left"/>
      </w:pPr>
      <w:r>
        <w:rPr>
          <w:rStyle w:val="CommentReference"/>
        </w:rPr>
        <w:annotationRef/>
      </w:r>
      <w:r>
        <w:rPr>
          <w:lang w:val="en-US"/>
        </w:rPr>
        <w:t>may</w:t>
      </w:r>
    </w:p>
  </w:comment>
  <w:comment w:id="370" w:author="Jan-Willem Alffenaar" w:date="2024-06-01T07:42:00Z" w:initials="JA">
    <w:p w14:paraId="13120930" w14:textId="44AEB56B" w:rsidR="002E3831" w:rsidRDefault="002E3831" w:rsidP="002E3831">
      <w:pPr>
        <w:pStyle w:val="CommentText"/>
        <w:jc w:val="left"/>
      </w:pPr>
      <w:r>
        <w:rPr>
          <w:rStyle w:val="CommentReference"/>
        </w:rPr>
        <w:annotationRef/>
      </w:r>
      <w:r>
        <w:t>This is speculating. Would not do that...</w:t>
      </w:r>
    </w:p>
  </w:comment>
  <w:comment w:id="371" w:author="My Luong Vuong" w:date="2024-06-12T16:48:00Z" w:initials="MLV">
    <w:p w14:paraId="32CEECC9" w14:textId="77777777" w:rsidR="008C6E73" w:rsidRDefault="008C6E73" w:rsidP="000C38F9">
      <w:pPr>
        <w:pStyle w:val="CommentText"/>
        <w:jc w:val="left"/>
      </w:pPr>
      <w:r>
        <w:rPr>
          <w:rStyle w:val="CommentReference"/>
        </w:rPr>
        <w:annotationRef/>
      </w:r>
      <w:r>
        <w:rPr>
          <w:lang w:val="en-US"/>
        </w:rPr>
        <w:t>agreed</w:t>
      </w:r>
    </w:p>
  </w:comment>
  <w:comment w:id="377"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378" w:author="My Luong Vuong" w:date="2024-06-12T14:21:00Z" w:initials="MLV">
    <w:p w14:paraId="7F25BCAD" w14:textId="77777777" w:rsidR="00451DDE" w:rsidRDefault="00D117ED" w:rsidP="00061D8C">
      <w:pPr>
        <w:pStyle w:val="CommentText"/>
        <w:jc w:val="left"/>
      </w:pPr>
      <w:r>
        <w:rPr>
          <w:rStyle w:val="CommentReference"/>
        </w:rPr>
        <w:annotationRef/>
      </w:r>
      <w:r w:rsidR="00451DDE">
        <w:rPr>
          <w:color w:val="000000"/>
        </w:rPr>
        <w:t>@Isabel: We don't really get what he meant with this comment. What are your thoughts?</w:t>
      </w:r>
    </w:p>
  </w:comment>
  <w:comment w:id="381"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382" w:author="My Luong Vuong" w:date="2024-06-12T16:50:00Z" w:initials="MLV">
    <w:p w14:paraId="11D3F040" w14:textId="77777777" w:rsidR="00926474" w:rsidRDefault="00926474" w:rsidP="006E5616">
      <w:pPr>
        <w:pStyle w:val="CommentText"/>
        <w:jc w:val="left"/>
      </w:pPr>
      <w:r>
        <w:rPr>
          <w:rStyle w:val="CommentReference"/>
        </w:rPr>
        <w:annotationRef/>
      </w:r>
      <w:r>
        <w:rPr>
          <w:lang w:val="en-US"/>
        </w:rPr>
        <w:t>ignored</w:t>
      </w:r>
    </w:p>
  </w:comment>
  <w:comment w:id="394"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397" w:author="Yves Debaveye" w:date="2024-06-14T16:11:00Z" w:initials="YD">
    <w:p w14:paraId="353BEB65" w14:textId="77777777" w:rsidR="00461A95" w:rsidRDefault="00461A95" w:rsidP="00461A95">
      <w:pPr>
        <w:pStyle w:val="CommentText"/>
        <w:jc w:val="left"/>
      </w:pPr>
      <w:r>
        <w:rPr>
          <w:rStyle w:val="CommentReference"/>
        </w:rPr>
        <w:annotationRef/>
      </w:r>
      <w:r>
        <w:t>Missing data??? Assumption???, calculations ???</w:t>
      </w:r>
    </w:p>
  </w:comment>
  <w:comment w:id="398"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401"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437" w:author="Jan-Willem Alffenaar" w:date="2024-06-01T08:03:00Z" w:initials="JA">
    <w:p w14:paraId="7C91FBFC" w14:textId="7777777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438" w:author="My Luong Vuong" w:date="2024-06-12T11:54:00Z" w:initials="MLV">
    <w:p w14:paraId="7D249DFF" w14:textId="77777777" w:rsidR="00CB514F" w:rsidRDefault="00CB514F" w:rsidP="00B64587">
      <w:pPr>
        <w:pStyle w:val="CommentText"/>
        <w:jc w:val="left"/>
      </w:pPr>
      <w:r>
        <w:rPr>
          <w:rStyle w:val="CommentReference"/>
        </w:rPr>
        <w:annotationRef/>
      </w:r>
      <w:r>
        <w:rPr>
          <w:lang w:val="en-US"/>
        </w:rPr>
        <w:t>Boonstra Jasper has the same comment: "but the conclusion on elimination of the option for TDM might be a bit too strong. If your dosing regimen is validated in a prospective study and proved to be superior, I would fully agree."</w:t>
      </w:r>
    </w:p>
  </w:comment>
  <w:comment w:id="440"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441"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442"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443" w:author="My Luong Vuong" w:date="2024-06-12T11:52:00Z" w:initials="MLV">
    <w:p w14:paraId="55AFE027" w14:textId="77777777" w:rsidR="00F91B22" w:rsidRDefault="00F91B22" w:rsidP="00467A9B">
      <w:pPr>
        <w:pStyle w:val="CommentText"/>
        <w:jc w:val="left"/>
      </w:pPr>
      <w:r>
        <w:rPr>
          <w:rStyle w:val="CommentReference"/>
        </w:rPr>
        <w:annotationRef/>
      </w:r>
      <w:r>
        <w:rPr>
          <w:lang w:val="en-US"/>
        </w:rPr>
        <w:t>Cf. Stuart spencer's lecture. Future persepctives are appropriate for the final paragraph of the discussion.</w:t>
      </w:r>
    </w:p>
  </w:comment>
  <w:comment w:id="453" w:author="My Luong Vuong" w:date="2024-06-12T14:49:00Z" w:initials="MLV">
    <w:p w14:paraId="2AE06B8A" w14:textId="77777777" w:rsidR="00A57607" w:rsidRDefault="00A57607" w:rsidP="00080AA5">
      <w:pPr>
        <w:pStyle w:val="CommentText"/>
        <w:jc w:val="left"/>
      </w:pPr>
      <w:r>
        <w:rPr>
          <w:rStyle w:val="CommentReference"/>
        </w:rPr>
        <w:annotationRef/>
      </w:r>
      <w:r>
        <w:rPr>
          <w:lang w:val="en-US"/>
        </w:rPr>
        <w:t>MLV, OE, ED, ISp, JWA, SWA</w:t>
      </w:r>
    </w:p>
  </w:comment>
  <w:comment w:id="454" w:author="My Luong Vuong" w:date="2024-06-12T14:46:00Z" w:initials="MLV">
    <w:p w14:paraId="008B2A3C" w14:textId="588D908A" w:rsidR="008301C2" w:rsidRDefault="008301C2" w:rsidP="00F47247">
      <w:pPr>
        <w:pStyle w:val="CommentText"/>
        <w:jc w:val="left"/>
      </w:pPr>
      <w:r>
        <w:rPr>
          <w:rStyle w:val="CommentReference"/>
        </w:rPr>
        <w:annotationRef/>
      </w:r>
      <w:r>
        <w:rPr>
          <w:lang w:val="en-US"/>
        </w:rPr>
        <w:t>everyone</w:t>
      </w:r>
    </w:p>
  </w:comment>
  <w:comment w:id="455" w:author="My Luong Vuong" w:date="2024-06-12T14:49:00Z" w:initials="MLV">
    <w:p w14:paraId="1D996D24" w14:textId="77777777" w:rsidR="00A57607" w:rsidRDefault="00A57607" w:rsidP="005C57A9">
      <w:pPr>
        <w:pStyle w:val="CommentText"/>
        <w:jc w:val="left"/>
      </w:pPr>
      <w:r>
        <w:rPr>
          <w:rStyle w:val="CommentReference"/>
        </w:rPr>
        <w:annotationRef/>
      </w:r>
      <w:r>
        <w:rPr>
          <w:lang w:val="en-US"/>
        </w:rPr>
        <w:t>For resources</w:t>
      </w:r>
    </w:p>
  </w:comment>
  <w:comment w:id="492" w:author="Jason Roberts" w:date="2024-06-14T18:51:00Z" w:initials="JR">
    <w:p w14:paraId="35034659" w14:textId="77777777" w:rsidR="002A2972" w:rsidRDefault="002A2972" w:rsidP="002A2972">
      <w:pPr>
        <w:jc w:val="left"/>
      </w:pPr>
      <w:r>
        <w:rPr>
          <w:rStyle w:val="CommentReference"/>
        </w:rPr>
        <w:annotationRef/>
      </w:r>
      <w:r>
        <w:rPr>
          <w:color w:val="000000"/>
          <w:sz w:val="20"/>
          <w:szCs w:val="20"/>
        </w:rPr>
        <w:t>I thought there was mg/kg dosing too? Where did it go?</w:t>
      </w:r>
    </w:p>
  </w:comment>
  <w:comment w:id="493" w:author="My Luong Vuong" w:date="2024-06-14T16:26:00Z" w:initials="MLV">
    <w:p w14:paraId="59AE9DB8" w14:textId="1DB78A3A" w:rsidR="002A2972" w:rsidRDefault="002A2972" w:rsidP="002A2972">
      <w:pPr>
        <w:pStyle w:val="CommentText"/>
        <w:jc w:val="left"/>
      </w:pPr>
      <w:r>
        <w:rPr>
          <w:rStyle w:val="CommentReference"/>
        </w:rPr>
        <w:annotationRef/>
      </w:r>
      <w:r w:rsidR="00BC4976">
        <w:t>Thank you for your feedback. We believe there may be a misunderstanding. This table</w:t>
      </w:r>
      <w:r w:rsidR="00435C27">
        <w:t xml:space="preserve"> </w:t>
      </w:r>
      <w:r w:rsidR="00BC4976">
        <w:t>presents our dosing recommendation, which does not include mg/kg dosing, as our simulations showed it was unable to achieve an adequate PKPD target.</w:t>
      </w:r>
      <w:r>
        <w:rPr>
          <w:lang w:val="en-US"/>
        </w:rPr>
        <w:t xml:space="preserve"> </w:t>
      </w:r>
    </w:p>
  </w:comment>
  <w:comment w:id="497" w:author="Jan-Willem Alffenaar" w:date="2024-06-01T08:10:00Z" w:initials="JA">
    <w:p w14:paraId="47A0573C" w14:textId="503451E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498"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499"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76D7F85B" w15:done="0"/>
  <w15:commentEx w15:paraId="5B74DA32" w15:paraIdParent="76D7F85B" w15:done="0"/>
  <w15:commentEx w15:paraId="31CEE72F" w15:done="0"/>
  <w15:commentEx w15:paraId="484E13A1" w15:done="0"/>
  <w15:commentEx w15:paraId="1440EBB9" w15:done="0"/>
  <w15:commentEx w15:paraId="37992D29" w15:paraIdParent="1440EBB9" w15:done="0"/>
  <w15:commentEx w15:paraId="18FBE32C" w15:done="0"/>
  <w15:commentEx w15:paraId="7F47FAA7" w15:paraIdParent="18FBE32C" w15:done="0"/>
  <w15:commentEx w15:paraId="0830B1A7" w15:paraIdParent="18FBE32C" w15:done="0"/>
  <w15:commentEx w15:paraId="3FDD67D5" w15:done="0"/>
  <w15:commentEx w15:paraId="3E86FACA" w15:paraIdParent="3FDD67D5" w15:done="0"/>
  <w15:commentEx w15:paraId="5F04BA71" w15:done="0"/>
  <w15:commentEx w15:paraId="1C280B11" w15:paraIdParent="5F04BA71" w15:done="0"/>
  <w15:commentEx w15:paraId="69E2910C" w15:paraIdParent="5F04BA71" w15:done="0"/>
  <w15:commentEx w15:paraId="1D755DA5" w15:done="0"/>
  <w15:commentEx w15:paraId="65F3A0E3" w15:paraIdParent="1D755DA5" w15:done="0"/>
  <w15:commentEx w15:paraId="207C5302" w15:paraIdParent="1D755DA5" w15:done="0"/>
  <w15:commentEx w15:paraId="01FAB0AB" w15:done="0"/>
  <w15:commentEx w15:paraId="5F2813C8" w15:paraIdParent="01FAB0AB" w15:done="0"/>
  <w15:commentEx w15:paraId="003D9F77" w15:done="0"/>
  <w15:commentEx w15:paraId="4E3EFA99" w15:done="0"/>
  <w15:commentEx w15:paraId="08F92229" w15:done="0"/>
  <w15:commentEx w15:paraId="0BEC1AD1" w15:paraIdParent="08F92229" w15:done="0"/>
  <w15:commentEx w15:paraId="376C032E" w15:done="0"/>
  <w15:commentEx w15:paraId="09881146" w15:paraIdParent="376C032E" w15:done="0"/>
  <w15:commentEx w15:paraId="22D3F842" w15:done="0"/>
  <w15:commentEx w15:paraId="694E1622" w15:paraIdParent="22D3F842" w15:done="0"/>
  <w15:commentEx w15:paraId="298D0815" w15:paraIdParent="22D3F842" w15:done="0"/>
  <w15:commentEx w15:paraId="1D5DA09F" w15:done="0"/>
  <w15:commentEx w15:paraId="42DF8FA3" w15:paraIdParent="1D5DA09F" w15:done="0"/>
  <w15:commentEx w15:paraId="2913602F" w15:done="0"/>
  <w15:commentEx w15:paraId="031ACE88" w15:paraIdParent="2913602F" w15:done="0"/>
  <w15:commentEx w15:paraId="2675F91E" w15:paraIdParent="2913602F" w15:done="0"/>
  <w15:commentEx w15:paraId="3FF9C6D9" w15:done="0"/>
  <w15:commentEx w15:paraId="3DA9215B" w15:paraIdParent="3FF9C6D9" w15:done="0"/>
  <w15:commentEx w15:paraId="0C478404" w15:done="0"/>
  <w15:commentEx w15:paraId="57C16E87" w15:done="0"/>
  <w15:commentEx w15:paraId="1E8B0A34" w15:paraIdParent="57C16E87" w15:done="0"/>
  <w15:commentEx w15:paraId="42932369" w15:paraIdParent="57C16E87" w15:done="0"/>
  <w15:commentEx w15:paraId="640DD51A" w15:done="0"/>
  <w15:commentEx w15:paraId="031803FE" w15:paraIdParent="640DD51A" w15:done="0"/>
  <w15:commentEx w15:paraId="1949F44B" w15:done="0"/>
  <w15:commentEx w15:paraId="3CB6B962" w15:paraIdParent="1949F44B" w15:done="0"/>
  <w15:commentEx w15:paraId="26D72766" w15:done="0"/>
  <w15:commentEx w15:paraId="3A2B271D" w15:done="0"/>
  <w15:commentEx w15:paraId="3AEED805" w15:paraIdParent="3A2B271D" w15:done="0"/>
  <w15:commentEx w15:paraId="4A2D05FC" w15:done="0"/>
  <w15:commentEx w15:paraId="4C3CB4F7" w15:done="0"/>
  <w15:commentEx w15:paraId="6EBA44F6" w15:paraIdParent="4C3CB4F7" w15:done="0"/>
  <w15:commentEx w15:paraId="58AB25C0" w15:done="0"/>
  <w15:commentEx w15:paraId="147EE0D8" w15:paraIdParent="58AB25C0" w15:done="0"/>
  <w15:commentEx w15:paraId="1EEE9B0C" w15:paraIdParent="58AB25C0" w15:done="0"/>
  <w15:commentEx w15:paraId="2BE3919D" w15:done="0"/>
  <w15:commentEx w15:paraId="7B92909F" w15:paraIdParent="2BE3919D" w15:done="0"/>
  <w15:commentEx w15:paraId="15123EE5" w15:done="1"/>
  <w15:commentEx w15:paraId="44D56C40" w15:done="0"/>
  <w15:commentEx w15:paraId="4D2F951D" w15:done="1"/>
  <w15:commentEx w15:paraId="615154AF" w15:done="0"/>
  <w15:commentEx w15:paraId="489F91D5" w15:done="0"/>
  <w15:commentEx w15:paraId="43FAFC35" w15:paraIdParent="489F91D5" w15:done="0"/>
  <w15:commentEx w15:paraId="4D44776A" w15:done="0"/>
  <w15:commentEx w15:paraId="23535304" w15:paraIdParent="4D44776A" w15:done="0"/>
  <w15:commentEx w15:paraId="03E4A17D" w15:done="0"/>
  <w15:commentEx w15:paraId="33463899" w15:done="1"/>
  <w15:commentEx w15:paraId="7BBE9E58" w15:done="0"/>
  <w15:commentEx w15:paraId="469A04C7" w15:paraIdParent="7BBE9E58" w15:done="0"/>
  <w15:commentEx w15:paraId="093849F7" w15:done="0"/>
  <w15:commentEx w15:paraId="1170F900" w15:done="0"/>
  <w15:commentEx w15:paraId="6D624A8D" w15:done="0"/>
  <w15:commentEx w15:paraId="10A3E7DF" w15:paraIdParent="6D624A8D" w15:done="0"/>
  <w15:commentEx w15:paraId="4F42975C" w15:done="1"/>
  <w15:commentEx w15:paraId="3E5B271D" w15:done="1"/>
  <w15:commentEx w15:paraId="7C9529FD" w15:paraIdParent="3E5B271D" w15:done="1"/>
  <w15:commentEx w15:paraId="0E32D7D3" w15:done="1"/>
  <w15:commentEx w15:paraId="13120930" w15:done="0"/>
  <w15:commentEx w15:paraId="32CEECC9" w15:paraIdParent="13120930" w15:done="0"/>
  <w15:commentEx w15:paraId="6D0CDFF7" w15:done="0"/>
  <w15:commentEx w15:paraId="7F25BCAD" w15:paraIdParent="6D0CDFF7" w15:done="0"/>
  <w15:commentEx w15:paraId="3F511DEA" w15:done="0"/>
  <w15:commentEx w15:paraId="11D3F040" w15:paraIdParent="3F511DEA" w15:done="0"/>
  <w15:commentEx w15:paraId="240D6976" w15:done="0"/>
  <w15:commentEx w15:paraId="353BEB65" w15:done="0"/>
  <w15:commentEx w15:paraId="4A58A81E" w15:done="0"/>
  <w15:commentEx w15:paraId="24B25FDC" w15:done="0"/>
  <w15:commentEx w15:paraId="7C91FBFC" w15:done="0"/>
  <w15:commentEx w15:paraId="7D249DFF" w15:paraIdParent="7C91FBFC" w15:done="0"/>
  <w15:commentEx w15:paraId="113F7C5D" w15:done="0"/>
  <w15:commentEx w15:paraId="08B3DFF6" w15:paraIdParent="113F7C5D" w15:done="0"/>
  <w15:commentEx w15:paraId="0D08C3BD" w15:done="0"/>
  <w15:commentEx w15:paraId="55AFE027" w15:paraIdParent="0D08C3BD" w15:done="0"/>
  <w15:commentEx w15:paraId="2AE06B8A" w15:done="1"/>
  <w15:commentEx w15:paraId="008B2A3C" w15:done="1"/>
  <w15:commentEx w15:paraId="1D996D24" w15:paraIdParent="008B2A3C" w15:done="1"/>
  <w15:commentEx w15:paraId="35034659" w15:done="0"/>
  <w15:commentEx w15:paraId="59AE9DB8" w15:paraIdParent="35034659"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1D0444F7" w16cex:dateUtc="2024-05-31T22:12:00Z"/>
  <w16cex:commentExtensible w16cex:durableId="2A16D834" w16cex:dateUtc="2024-06-14T12:54:00Z"/>
  <w16cex:commentExtensible w16cex:durableId="2A16DDC2" w16cex:dateUtc="2024-06-14T13:18:00Z"/>
  <w16cex:commentExtensible w16cex:durableId="3C6D02A4" w16cex:dateUtc="2024-06-14T11:44:00Z"/>
  <w16cex:commentExtensible w16cex:durableId="4B545E55" w16cex:dateUtc="2024-06-14T11:45:00Z"/>
  <w16cex:commentExtensible w16cex:durableId="2A16EFA0" w16cex:dateUtc="2024-06-14T14:34:00Z"/>
  <w16cex:commentExtensible w16cex:durableId="2A16F0F4" w16cex:dateUtc="2024-06-14T14:40:00Z"/>
  <w16cex:commentExtensible w16cex:durableId="08497C0F" w16cex:dateUtc="2024-06-14T08:21:00Z"/>
  <w16cex:commentExtensible w16cex:durableId="2A16D7F5" w16cex:dateUtc="2024-06-14T12:53:00Z"/>
  <w16cex:commentExtensible w16cex:durableId="2A16EDCA" w16cex:dateUtc="2024-06-14T14:26:00Z"/>
  <w16cex:commentExtensible w16cex:durableId="2A16F31F" w16cex:dateUtc="2024-06-14T14:49:00Z"/>
  <w16cex:commentExtensible w16cex:durableId="2A16F3E7" w16cex:dateUtc="2024-06-14T14:52:00Z"/>
  <w16cex:commentExtensible w16cex:durableId="2396F44A" w16cex:dateUtc="2024-06-14T08:23:00Z"/>
  <w16cex:commentExtensible w16cex:durableId="2A16DE99" w16cex:dateUtc="2024-06-14T13:22:00Z"/>
  <w16cex:commentExtensible w16cex:durableId="2A16E0B0" w16cex:dateUtc="2024-06-14T13:30:00Z"/>
  <w16cex:commentExtensible w16cex:durableId="468839C6" w16cex:dateUtc="2024-06-14T08:16:00Z"/>
  <w16cex:commentExtensible w16cex:durableId="2A16E228" w16cex:dateUtc="2024-06-14T13:37:00Z"/>
  <w16cex:commentExtensible w16cex:durableId="2A16E31A" w16cex:dateUtc="2024-06-14T13:41:00Z"/>
  <w16cex:commentExtensible w16cex:durableId="3B940EC3" w16cex:dateUtc="2024-05-31T21:28:00Z"/>
  <w16cex:commentExtensible w16cex:durableId="2A144EC8" w16cex:dateUtc="2024-06-12T14:43:00Z"/>
  <w16cex:commentExtensible w16cex:durableId="398360B1" w16cex:dateUtc="2024-06-14T11:50:00Z"/>
  <w16cex:commentExtensible w16cex:durableId="459308ED" w16cex:dateUtc="2024-06-14T11:56:00Z"/>
  <w16cex:commentExtensible w16cex:durableId="716B7E9D" w16cex:dateUtc="2024-06-14T08:26:00Z"/>
  <w16cex:commentExtensible w16cex:durableId="2A16E5FD" w16cex:dateUtc="2024-06-14T13:53:00Z"/>
  <w16cex:commentExtensible w16cex:durableId="2A16F45C" w16cex:dateUtc="2024-06-14T14:54:00Z"/>
  <w16cex:commentExtensible w16cex:durableId="2A16F7E3" w16cex:dateUtc="2024-06-14T15:09:00Z"/>
  <w16cex:commentExtensible w16cex:durableId="58F43481" w16cex:dateUtc="2024-06-14T08:29:00Z"/>
  <w16cex:commentExtensible w16cex:durableId="79CD6FFF" w16cex:dateUtc="2024-06-14T08:29:00Z"/>
  <w16cex:commentExtensible w16cex:durableId="2A16E787" w16cex:dateUtc="2024-06-14T14:00:00Z"/>
  <w16cex:commentExtensible w16cex:durableId="49E51EF2" w16cex:dateUtc="2024-06-14T08:32:00Z"/>
  <w16cex:commentExtensible w16cex:durableId="2A16E87A" w16cex:dateUtc="2024-06-14T14:04:00Z"/>
  <w16cex:commentExtensible w16cex:durableId="0C0C3419" w16cex:dateUtc="2024-06-14T08:42:00Z"/>
  <w16cex:commentExtensible w16cex:durableId="2A16EA0C" w16cex:dateUtc="2024-06-14T14:10:00Z"/>
  <w16cex:commentExtensible w16cex:durableId="2A16EA1E" w16cex:dateUtc="2024-06-14T14:11:00Z"/>
  <w16cex:commentExtensible w16cex:durableId="50EFB0D2" w16cex:dateUtc="2024-05-31T21:36:00Z"/>
  <w16cex:commentExtensible w16cex:durableId="2A142A68" w16cex:dateUtc="2024-06-12T12:08:00Z"/>
  <w16cex:commentExtensible w16cex:durableId="3DAA7055" w16cex:dateUtc="2024-06-14T12:00:00Z"/>
  <w16cex:commentExtensible w16cex:durableId="2A1ED36D" w16cex:dateUtc="2024-06-14T08:35:00Z"/>
  <w16cex:commentExtensible w16cex:durableId="2A16EC38" w16cex:dateUtc="2024-06-14T14:20:00Z"/>
  <w16cex:commentExtensible w16cex:durableId="2A16F40C" w16cex:dateUtc="2024-06-14T14:53:00Z"/>
  <w16cex:commentExtensible w16cex:durableId="39C86660" w16cex:dateUtc="2024-06-14T12:01:00Z"/>
  <w16cex:commentExtensible w16cex:durableId="6349BDB3" w16cex:dateUtc="2024-06-14T12:06:00Z"/>
  <w16cex:commentExtensible w16cex:durableId="29F4AC31" w16cex:dateUtc="2024-06-14T12:04:00Z"/>
  <w16cex:commentExtensible w16cex:durableId="1550B1F6" w16cex:dateUtc="2024-06-14T12:05:00Z"/>
  <w16cex:commentExtensible w16cex:durableId="67A23BB3" w16cex:dateUtc="2024-06-14T12:07:00Z"/>
  <w16cex:commentExtensible w16cex:durableId="40E2455A" w16cex:dateUtc="2024-05-31T22:24:00Z"/>
  <w16cex:commentExtensible w16cex:durableId="2A142AB7" w16cex:dateUtc="2024-06-12T12:09:00Z"/>
  <w16cex:commentExtensible w16cex:durableId="49C67599" w16cex:dateUtc="2024-06-14T13:43:00Z"/>
  <w16cex:commentExtensible w16cex:durableId="74FA7721" w16cex:dateUtc="2024-05-31T22:06:00Z"/>
  <w16cex:commentExtensible w16cex:durableId="2A144F34" w16cex:dateUtc="2024-06-12T14:45:00Z"/>
  <w16cex:commentExtensible w16cex:durableId="59F98631" w16cex:dateUtc="2024-06-14T08:43:00Z"/>
  <w16cex:commentExtensible w16cex:durableId="2B0D498F" w16cex:dateUtc="2024-06-14T08:45:00Z"/>
  <w16cex:commentExtensible w16cex:durableId="2A16EC88" w16cex:dateUtc="2024-06-14T14:21:00Z"/>
  <w16cex:commentExtensible w16cex:durableId="36F2D246" w16cex:dateUtc="2024-05-31T22:06:00Z"/>
  <w16cex:commentExtensible w16cex:durableId="2A144F3B" w16cex:dateUtc="2024-06-12T14:45:00Z"/>
  <w16cex:commentExtensible w16cex:durableId="2A142B9C" w16cex:dateUtc="2024-06-12T12:13:00Z"/>
  <w16cex:commentExtensible w16cex:durableId="500143B9" w16cex:dateUtc="2024-06-14T13:59:00Z"/>
  <w16cex:commentExtensible w16cex:durableId="2A1F34D3" w16cex:dateUtc="2024-06-12T12:15:00Z"/>
  <w16cex:commentExtensible w16cex:durableId="2A1F29FC" w16cex:dateUtc="2024-06-14T13:59:00Z"/>
  <w16cex:commentExtensible w16cex:durableId="6CA81533" w16cex:dateUtc="2024-05-31T22:30:00Z"/>
  <w16cex:commentExtensible w16cex:durableId="2A144F46" w16cex:dateUtc="2024-06-12T14:45:00Z"/>
  <w16cex:commentExtensible w16cex:durableId="47356E09" w16cex:dateUtc="2024-06-14T13:49:00Z"/>
  <w16cex:commentExtensible w16cex:durableId="1A806972" w16cex:dateUtc="2024-06-14T14:05:00Z"/>
  <w16cex:commentExtensible w16cex:durableId="0BE4CD77" w16cex:dateUtc="2024-06-14T14:06:00Z"/>
  <w16cex:commentExtensible w16cex:durableId="2A142C48" w16cex:dateUtc="2024-06-12T12:16:00Z"/>
  <w16cex:commentExtensible w16cex:durableId="62F08DB3" w16cex:dateUtc="2024-05-31T21:41:00Z"/>
  <w16cex:commentExtensible w16cex:durableId="2A144FAA" w16cex:dateUtc="2024-06-12T14:47:00Z"/>
  <w16cex:commentExtensible w16cex:durableId="72A849D3" w16cex:dateUtc="2024-06-14T14:08:00Z"/>
  <w16cex:commentExtensible w16cex:durableId="641DA040" w16cex:dateUtc="2024-06-14T14:09:00Z"/>
  <w16cex:commentExtensible w16cex:durableId="2A203239" w16cex:dateUtc="2024-06-21T15:09:00Z"/>
  <w16cex:commentExtensible w16cex:durableId="2A203256" w16cex:dateUtc="2024-06-21T15:09:00Z"/>
  <w16cex:commentExtensible w16cex:durableId="2A16F8E3" w16cex:dateUtc="2024-06-14T15:14:00Z"/>
  <w16cex:commentExtensible w16cex:durableId="2A16F92F" w16cex:dateUtc="2024-06-14T15:15:00Z"/>
  <w16cex:commentExtensible w16cex:durableId="2A16F934" w16cex:dateUtc="2024-06-14T15:15:00Z"/>
  <w16cex:commentExtensible w16cex:durableId="2A142C61" w16cex:dateUtc="2024-06-12T12:17:00Z"/>
  <w16cex:commentExtensible w16cex:durableId="5D3945F1" w16cex:dateUtc="2024-05-31T21:42:00Z"/>
  <w16cex:commentExtensible w16cex:durableId="2A144FC1" w16cex:dateUtc="2024-06-12T14:48:00Z"/>
  <w16cex:commentExtensible w16cex:durableId="206B04A7" w16cex:dateUtc="2024-05-31T21:44:00Z"/>
  <w16cex:commentExtensible w16cex:durableId="2A142D76" w16cex:dateUtc="2024-06-12T12:21:00Z"/>
  <w16cex:commentExtensible w16cex:durableId="21761B81" w16cex:dateUtc="2024-05-31T21:47:00Z"/>
  <w16cex:commentExtensible w16cex:durableId="2A145040" w16cex:dateUtc="2024-06-12T14:50:00Z"/>
  <w16cex:commentExtensible w16cex:durableId="59EB95C7" w16cex:dateUtc="2024-05-31T21:49:00Z"/>
  <w16cex:commentExtensible w16cex:durableId="47B8EA92" w16cex:dateUtc="2024-06-14T14:11:00Z"/>
  <w16cex:commentExtensible w16cex:durableId="74A7D926" w16cex:dateUtc="2024-05-31T21:56:00Z"/>
  <w16cex:commentExtensible w16cex:durableId="697FA33E" w16cex:dateUtc="2024-05-31T22:00:00Z"/>
  <w16cex:commentExtensible w16cex:durableId="788FCB08" w16cex:dateUtc="2024-05-31T22:03:00Z"/>
  <w16cex:commentExtensible w16cex:durableId="2A140AF7" w16cex:dateUtc="2024-06-12T09:54:00Z"/>
  <w16cex:commentExtensible w16cex:durableId="31D13C40" w16cex:dateUtc="2024-05-31T22:05:00Z"/>
  <w16cex:commentExtensible w16cex:durableId="634F5869" w16cex:dateUtc="2024-06-14T08:49:00Z"/>
  <w16cex:commentExtensible w16cex:durableId="6BD24A33" w16cex:dateUtc="2024-05-31T22:05:00Z"/>
  <w16cex:commentExtensible w16cex:durableId="2A140A86" w16cex:dateUtc="2024-06-12T09:52:00Z"/>
  <w16cex:commentExtensible w16cex:durableId="2A143409" w16cex:dateUtc="2024-06-12T12:49:00Z"/>
  <w16cex:commentExtensible w16cex:durableId="2A14333D" w16cex:dateUtc="2024-06-12T12:46:00Z"/>
  <w16cex:commentExtensible w16cex:durableId="2A14340E" w16cex:dateUtc="2024-06-12T12:49:00Z"/>
  <w16cex:commentExtensible w16cex:durableId="29C1636D" w16cex:dateUtc="2024-06-14T08:51:00Z"/>
  <w16cex:commentExtensible w16cex:durableId="2A16ED9E" w16cex:dateUtc="2024-06-14T14:26: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76D7F85B" w16cid:durableId="2A16D834"/>
  <w16cid:commentId w16cid:paraId="5B74DA32" w16cid:durableId="2A16DDC2"/>
  <w16cid:commentId w16cid:paraId="31CEE72F" w16cid:durableId="3C6D02A4"/>
  <w16cid:commentId w16cid:paraId="484E13A1" w16cid:durableId="4B545E55"/>
  <w16cid:commentId w16cid:paraId="1440EBB9" w16cid:durableId="2A16EFA0"/>
  <w16cid:commentId w16cid:paraId="37992D29" w16cid:durableId="2A16F0F4"/>
  <w16cid:commentId w16cid:paraId="18FBE32C" w16cid:durableId="08497C0F"/>
  <w16cid:commentId w16cid:paraId="7F47FAA7" w16cid:durableId="2A16D7F5"/>
  <w16cid:commentId w16cid:paraId="0830B1A7" w16cid:durableId="2A16EDCA"/>
  <w16cid:commentId w16cid:paraId="3FDD67D5" w16cid:durableId="2A16F31F"/>
  <w16cid:commentId w16cid:paraId="3E86FACA" w16cid:durableId="2A16F3E7"/>
  <w16cid:commentId w16cid:paraId="5F04BA71" w16cid:durableId="2396F44A"/>
  <w16cid:commentId w16cid:paraId="1C280B11" w16cid:durableId="2A16DE99"/>
  <w16cid:commentId w16cid:paraId="69E2910C" w16cid:durableId="2A16E0B0"/>
  <w16cid:commentId w16cid:paraId="1D755DA5" w16cid:durableId="468839C6"/>
  <w16cid:commentId w16cid:paraId="65F3A0E3" w16cid:durableId="2A16E228"/>
  <w16cid:commentId w16cid:paraId="207C5302" w16cid:durableId="2A16E31A"/>
  <w16cid:commentId w16cid:paraId="01FAB0AB" w16cid:durableId="3B940EC3"/>
  <w16cid:commentId w16cid:paraId="5F2813C8" w16cid:durableId="2A144EC8"/>
  <w16cid:commentId w16cid:paraId="003D9F77" w16cid:durableId="398360B1"/>
  <w16cid:commentId w16cid:paraId="4E3EFA99" w16cid:durableId="459308ED"/>
  <w16cid:commentId w16cid:paraId="08F92229" w16cid:durableId="716B7E9D"/>
  <w16cid:commentId w16cid:paraId="0BEC1AD1" w16cid:durableId="2A16E5FD"/>
  <w16cid:commentId w16cid:paraId="376C032E" w16cid:durableId="2A16F45C"/>
  <w16cid:commentId w16cid:paraId="09881146" w16cid:durableId="2A16F7E3"/>
  <w16cid:commentId w16cid:paraId="22D3F842" w16cid:durableId="58F43481"/>
  <w16cid:commentId w16cid:paraId="694E1622" w16cid:durableId="79CD6FFF"/>
  <w16cid:commentId w16cid:paraId="298D0815" w16cid:durableId="2A16E787"/>
  <w16cid:commentId w16cid:paraId="1D5DA09F" w16cid:durableId="49E51EF2"/>
  <w16cid:commentId w16cid:paraId="42DF8FA3" w16cid:durableId="2A16E87A"/>
  <w16cid:commentId w16cid:paraId="2913602F" w16cid:durableId="0C0C3419"/>
  <w16cid:commentId w16cid:paraId="031ACE88" w16cid:durableId="2A16EA0C"/>
  <w16cid:commentId w16cid:paraId="2675F91E" w16cid:durableId="2A16EA1E"/>
  <w16cid:commentId w16cid:paraId="3FF9C6D9" w16cid:durableId="50EFB0D2"/>
  <w16cid:commentId w16cid:paraId="3DA9215B" w16cid:durableId="2A142A68"/>
  <w16cid:commentId w16cid:paraId="0C478404" w16cid:durableId="3DAA7055"/>
  <w16cid:commentId w16cid:paraId="57C16E87" w16cid:durableId="2A1ED36D"/>
  <w16cid:commentId w16cid:paraId="1E8B0A34" w16cid:durableId="2A16EC38"/>
  <w16cid:commentId w16cid:paraId="42932369" w16cid:durableId="2A16F40C"/>
  <w16cid:commentId w16cid:paraId="640DD51A" w16cid:durableId="39C86660"/>
  <w16cid:commentId w16cid:paraId="031803FE" w16cid:durableId="6349BDB3"/>
  <w16cid:commentId w16cid:paraId="1949F44B" w16cid:durableId="29F4AC31"/>
  <w16cid:commentId w16cid:paraId="3CB6B962" w16cid:durableId="1550B1F6"/>
  <w16cid:commentId w16cid:paraId="26D72766" w16cid:durableId="67A23BB3"/>
  <w16cid:commentId w16cid:paraId="3A2B271D" w16cid:durableId="40E2455A"/>
  <w16cid:commentId w16cid:paraId="3AEED805" w16cid:durableId="2A142AB7"/>
  <w16cid:commentId w16cid:paraId="4A2D05FC" w16cid:durableId="49C67599"/>
  <w16cid:commentId w16cid:paraId="4C3CB4F7" w16cid:durableId="74FA7721"/>
  <w16cid:commentId w16cid:paraId="6EBA44F6" w16cid:durableId="2A144F34"/>
  <w16cid:commentId w16cid:paraId="58AB25C0" w16cid:durableId="59F98631"/>
  <w16cid:commentId w16cid:paraId="147EE0D8" w16cid:durableId="2B0D498F"/>
  <w16cid:commentId w16cid:paraId="1EEE9B0C" w16cid:durableId="2A16EC88"/>
  <w16cid:commentId w16cid:paraId="2BE3919D" w16cid:durableId="36F2D246"/>
  <w16cid:commentId w16cid:paraId="7B92909F" w16cid:durableId="2A144F3B"/>
  <w16cid:commentId w16cid:paraId="15123EE5" w16cid:durableId="2A142B9C"/>
  <w16cid:commentId w16cid:paraId="44D56C40" w16cid:durableId="500143B9"/>
  <w16cid:commentId w16cid:paraId="4D2F951D" w16cid:durableId="2A1F34D3"/>
  <w16cid:commentId w16cid:paraId="615154AF" w16cid:durableId="2A1F29FC"/>
  <w16cid:commentId w16cid:paraId="489F91D5" w16cid:durableId="6CA81533"/>
  <w16cid:commentId w16cid:paraId="43FAFC35" w16cid:durableId="2A144F46"/>
  <w16cid:commentId w16cid:paraId="4D44776A" w16cid:durableId="47356E09"/>
  <w16cid:commentId w16cid:paraId="23535304" w16cid:durableId="1A806972"/>
  <w16cid:commentId w16cid:paraId="03E4A17D" w16cid:durableId="0BE4CD77"/>
  <w16cid:commentId w16cid:paraId="33463899" w16cid:durableId="2A142C48"/>
  <w16cid:commentId w16cid:paraId="7BBE9E58" w16cid:durableId="62F08DB3"/>
  <w16cid:commentId w16cid:paraId="469A04C7" w16cid:durableId="2A144FAA"/>
  <w16cid:commentId w16cid:paraId="093849F7" w16cid:durableId="72A849D3"/>
  <w16cid:commentId w16cid:paraId="1170F900" w16cid:durableId="641DA040"/>
  <w16cid:commentId w16cid:paraId="6D624A8D" w16cid:durableId="2A203239"/>
  <w16cid:commentId w16cid:paraId="10A3E7DF" w16cid:durableId="2A203256"/>
  <w16cid:commentId w16cid:paraId="4F42975C" w16cid:durableId="2A16F8E3"/>
  <w16cid:commentId w16cid:paraId="3E5B271D" w16cid:durableId="2A16F92F"/>
  <w16cid:commentId w16cid:paraId="7C9529FD" w16cid:durableId="2A16F934"/>
  <w16cid:commentId w16cid:paraId="0E32D7D3" w16cid:durableId="2A142C61"/>
  <w16cid:commentId w16cid:paraId="13120930" w16cid:durableId="5D3945F1"/>
  <w16cid:commentId w16cid:paraId="32CEECC9" w16cid:durableId="2A144FC1"/>
  <w16cid:commentId w16cid:paraId="6D0CDFF7" w16cid:durableId="206B04A7"/>
  <w16cid:commentId w16cid:paraId="7F25BCAD" w16cid:durableId="2A142D76"/>
  <w16cid:commentId w16cid:paraId="3F511DEA" w16cid:durableId="21761B81"/>
  <w16cid:commentId w16cid:paraId="11D3F040" w16cid:durableId="2A145040"/>
  <w16cid:commentId w16cid:paraId="240D6976" w16cid:durableId="59EB95C7"/>
  <w16cid:commentId w16cid:paraId="353BEB65" w16cid:durableId="47B8EA92"/>
  <w16cid:commentId w16cid:paraId="4A58A81E" w16cid:durableId="74A7D926"/>
  <w16cid:commentId w16cid:paraId="24B25FDC" w16cid:durableId="697FA33E"/>
  <w16cid:commentId w16cid:paraId="7C91FBFC" w16cid:durableId="788FCB08"/>
  <w16cid:commentId w16cid:paraId="7D249DFF" w16cid:durableId="2A140AF7"/>
  <w16cid:commentId w16cid:paraId="113F7C5D" w16cid:durableId="31D13C40"/>
  <w16cid:commentId w16cid:paraId="08B3DFF6" w16cid:durableId="634F5869"/>
  <w16cid:commentId w16cid:paraId="0D08C3BD" w16cid:durableId="6BD24A33"/>
  <w16cid:commentId w16cid:paraId="55AFE027" w16cid:durableId="2A140A86"/>
  <w16cid:commentId w16cid:paraId="2AE06B8A" w16cid:durableId="2A143409"/>
  <w16cid:commentId w16cid:paraId="008B2A3C" w16cid:durableId="2A14333D"/>
  <w16cid:commentId w16cid:paraId="1D996D24" w16cid:durableId="2A14340E"/>
  <w16cid:commentId w16cid:paraId="35034659" w16cid:durableId="29C1636D"/>
  <w16cid:commentId w16cid:paraId="59AE9DB8" w16cid:durableId="2A16ED9E"/>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CE9B0" w14:textId="77777777" w:rsidR="0051600C" w:rsidRDefault="0051600C" w:rsidP="00593CAA">
      <w:r>
        <w:separator/>
      </w:r>
    </w:p>
    <w:p w14:paraId="64FDF7BA" w14:textId="77777777" w:rsidR="0051600C" w:rsidRDefault="0051600C"/>
  </w:endnote>
  <w:endnote w:type="continuationSeparator" w:id="0">
    <w:p w14:paraId="19B21FB7" w14:textId="77777777" w:rsidR="0051600C" w:rsidRDefault="0051600C" w:rsidP="00593CAA">
      <w:r>
        <w:continuationSeparator/>
      </w:r>
    </w:p>
    <w:p w14:paraId="61776128" w14:textId="77777777" w:rsidR="0051600C" w:rsidRDefault="0051600C"/>
  </w:endnote>
  <w:endnote w:type="continuationNotice" w:id="1">
    <w:p w14:paraId="47D132DC" w14:textId="77777777" w:rsidR="0051600C" w:rsidRDefault="0051600C">
      <w:pPr>
        <w:spacing w:after="0" w:line="240" w:lineRule="auto"/>
      </w:pPr>
    </w:p>
    <w:p w14:paraId="3F990D85" w14:textId="77777777" w:rsidR="0051600C" w:rsidRDefault="0051600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9AED33" w14:textId="77777777" w:rsidR="0051600C" w:rsidRDefault="0051600C" w:rsidP="00593CAA">
      <w:r>
        <w:separator/>
      </w:r>
    </w:p>
    <w:p w14:paraId="258ABF74" w14:textId="77777777" w:rsidR="0051600C" w:rsidRDefault="0051600C"/>
  </w:footnote>
  <w:footnote w:type="continuationSeparator" w:id="0">
    <w:p w14:paraId="5BB4D6EC" w14:textId="77777777" w:rsidR="0051600C" w:rsidRDefault="0051600C" w:rsidP="00593CAA">
      <w:r>
        <w:continuationSeparator/>
      </w:r>
    </w:p>
    <w:p w14:paraId="43A610B3" w14:textId="77777777" w:rsidR="0051600C" w:rsidRDefault="0051600C"/>
  </w:footnote>
  <w:footnote w:type="continuationNotice" w:id="1">
    <w:p w14:paraId="00AEA0B7" w14:textId="77777777" w:rsidR="0051600C" w:rsidRDefault="0051600C">
      <w:pPr>
        <w:spacing w:after="0" w:line="240" w:lineRule="auto"/>
      </w:pPr>
    </w:p>
    <w:p w14:paraId="465848DF" w14:textId="77777777" w:rsidR="0051600C" w:rsidRDefault="0051600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ABB5194"/>
    <w:multiLevelType w:val="hybridMultilevel"/>
    <w:tmpl w:val="311678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6"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7"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10"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1"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334EE3"/>
    <w:multiLevelType w:val="multilevel"/>
    <w:tmpl w:val="5E56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9216B9"/>
    <w:multiLevelType w:val="hybridMultilevel"/>
    <w:tmpl w:val="E6B6682C"/>
    <w:lvl w:ilvl="0" w:tplc="C742A36A">
      <w:start w:val="1"/>
      <w:numFmt w:val="bullet"/>
      <w:lvlText w:val=""/>
      <w:lvlJc w:val="left"/>
      <w:pPr>
        <w:ind w:left="1440" w:hanging="360"/>
      </w:pPr>
      <w:rPr>
        <w:rFonts w:ascii="Symbol" w:hAnsi="Symbol"/>
      </w:rPr>
    </w:lvl>
    <w:lvl w:ilvl="1" w:tplc="8CAC309E">
      <w:start w:val="1"/>
      <w:numFmt w:val="bullet"/>
      <w:lvlText w:val=""/>
      <w:lvlJc w:val="left"/>
      <w:pPr>
        <w:ind w:left="1440" w:hanging="360"/>
      </w:pPr>
      <w:rPr>
        <w:rFonts w:ascii="Symbol" w:hAnsi="Symbol"/>
      </w:rPr>
    </w:lvl>
    <w:lvl w:ilvl="2" w:tplc="A074F11E">
      <w:start w:val="1"/>
      <w:numFmt w:val="bullet"/>
      <w:lvlText w:val=""/>
      <w:lvlJc w:val="left"/>
      <w:pPr>
        <w:ind w:left="1440" w:hanging="360"/>
      </w:pPr>
      <w:rPr>
        <w:rFonts w:ascii="Symbol" w:hAnsi="Symbol"/>
      </w:rPr>
    </w:lvl>
    <w:lvl w:ilvl="3" w:tplc="CA828058">
      <w:start w:val="1"/>
      <w:numFmt w:val="bullet"/>
      <w:lvlText w:val=""/>
      <w:lvlJc w:val="left"/>
      <w:pPr>
        <w:ind w:left="1440" w:hanging="360"/>
      </w:pPr>
      <w:rPr>
        <w:rFonts w:ascii="Symbol" w:hAnsi="Symbol"/>
      </w:rPr>
    </w:lvl>
    <w:lvl w:ilvl="4" w:tplc="3A0A0F7C">
      <w:start w:val="1"/>
      <w:numFmt w:val="bullet"/>
      <w:lvlText w:val=""/>
      <w:lvlJc w:val="left"/>
      <w:pPr>
        <w:ind w:left="1440" w:hanging="360"/>
      </w:pPr>
      <w:rPr>
        <w:rFonts w:ascii="Symbol" w:hAnsi="Symbol"/>
      </w:rPr>
    </w:lvl>
    <w:lvl w:ilvl="5" w:tplc="5B008BE4">
      <w:start w:val="1"/>
      <w:numFmt w:val="bullet"/>
      <w:lvlText w:val=""/>
      <w:lvlJc w:val="left"/>
      <w:pPr>
        <w:ind w:left="1440" w:hanging="360"/>
      </w:pPr>
      <w:rPr>
        <w:rFonts w:ascii="Symbol" w:hAnsi="Symbol"/>
      </w:rPr>
    </w:lvl>
    <w:lvl w:ilvl="6" w:tplc="30129746">
      <w:start w:val="1"/>
      <w:numFmt w:val="bullet"/>
      <w:lvlText w:val=""/>
      <w:lvlJc w:val="left"/>
      <w:pPr>
        <w:ind w:left="1440" w:hanging="360"/>
      </w:pPr>
      <w:rPr>
        <w:rFonts w:ascii="Symbol" w:hAnsi="Symbol"/>
      </w:rPr>
    </w:lvl>
    <w:lvl w:ilvl="7" w:tplc="CD5A7078">
      <w:start w:val="1"/>
      <w:numFmt w:val="bullet"/>
      <w:lvlText w:val=""/>
      <w:lvlJc w:val="left"/>
      <w:pPr>
        <w:ind w:left="1440" w:hanging="360"/>
      </w:pPr>
      <w:rPr>
        <w:rFonts w:ascii="Symbol" w:hAnsi="Symbol"/>
      </w:rPr>
    </w:lvl>
    <w:lvl w:ilvl="8" w:tplc="2BB4DDC4">
      <w:start w:val="1"/>
      <w:numFmt w:val="bullet"/>
      <w:lvlText w:val=""/>
      <w:lvlJc w:val="left"/>
      <w:pPr>
        <w:ind w:left="1440" w:hanging="360"/>
      </w:pPr>
      <w:rPr>
        <w:rFonts w:ascii="Symbol" w:hAnsi="Symbol"/>
      </w:rPr>
    </w:lvl>
  </w:abstractNum>
  <w:abstractNum w:abstractNumId="15"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5"/>
  </w:num>
  <w:num w:numId="2" w16cid:durableId="744301894">
    <w:abstractNumId w:val="7"/>
  </w:num>
  <w:num w:numId="3" w16cid:durableId="1198927472">
    <w:abstractNumId w:val="12"/>
  </w:num>
  <w:num w:numId="4" w16cid:durableId="1095712407">
    <w:abstractNumId w:val="9"/>
  </w:num>
  <w:num w:numId="5" w16cid:durableId="928007866">
    <w:abstractNumId w:val="1"/>
  </w:num>
  <w:num w:numId="6" w16cid:durableId="170217602">
    <w:abstractNumId w:val="8"/>
  </w:num>
  <w:num w:numId="7" w16cid:durableId="434249372">
    <w:abstractNumId w:val="11"/>
  </w:num>
  <w:num w:numId="8" w16cid:durableId="294331904">
    <w:abstractNumId w:val="5"/>
  </w:num>
  <w:num w:numId="9" w16cid:durableId="86925338">
    <w:abstractNumId w:val="0"/>
  </w:num>
  <w:num w:numId="10" w16cid:durableId="1112941236">
    <w:abstractNumId w:val="10"/>
  </w:num>
  <w:num w:numId="11" w16cid:durableId="2146659328">
    <w:abstractNumId w:val="6"/>
  </w:num>
  <w:num w:numId="12" w16cid:durableId="800926683">
    <w:abstractNumId w:val="3"/>
  </w:num>
  <w:num w:numId="13" w16cid:durableId="2058163114">
    <w:abstractNumId w:val="4"/>
  </w:num>
  <w:num w:numId="14" w16cid:durableId="1744640004">
    <w:abstractNumId w:val="14"/>
  </w:num>
  <w:num w:numId="15" w16cid:durableId="1061052685">
    <w:abstractNumId w:val="2"/>
  </w:num>
  <w:num w:numId="16" w16cid:durableId="1909262401">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Yves Debaveye">
    <w15:presenceInfo w15:providerId="AD" w15:userId="S::yves.debaveye@uzleuven.be::a24e2f1f-30a8-48a2-b782-e974ec595eda"/>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0&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6&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record-ids&gt;&lt;/item&gt;&lt;/Libraries&gt;"/>
  </w:docVars>
  <w:rsids>
    <w:rsidRoot w:val="009A24FE"/>
    <w:rsid w:val="000005EE"/>
    <w:rsid w:val="00000EE0"/>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0828"/>
    <w:rsid w:val="00021221"/>
    <w:rsid w:val="0002165B"/>
    <w:rsid w:val="0002169B"/>
    <w:rsid w:val="000217AB"/>
    <w:rsid w:val="00021944"/>
    <w:rsid w:val="00021E38"/>
    <w:rsid w:val="0002249B"/>
    <w:rsid w:val="0002259C"/>
    <w:rsid w:val="000228F7"/>
    <w:rsid w:val="00022E85"/>
    <w:rsid w:val="000234BB"/>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062"/>
    <w:rsid w:val="00030735"/>
    <w:rsid w:val="00030D0F"/>
    <w:rsid w:val="000311FF"/>
    <w:rsid w:val="00031419"/>
    <w:rsid w:val="00031716"/>
    <w:rsid w:val="00031971"/>
    <w:rsid w:val="00032145"/>
    <w:rsid w:val="00032644"/>
    <w:rsid w:val="000329AF"/>
    <w:rsid w:val="00032BFA"/>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875"/>
    <w:rsid w:val="00041D63"/>
    <w:rsid w:val="000421AB"/>
    <w:rsid w:val="000424EE"/>
    <w:rsid w:val="0004268F"/>
    <w:rsid w:val="00042840"/>
    <w:rsid w:val="00042D1B"/>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522"/>
    <w:rsid w:val="00061C8B"/>
    <w:rsid w:val="00061E3A"/>
    <w:rsid w:val="00062123"/>
    <w:rsid w:val="0006232A"/>
    <w:rsid w:val="0006243B"/>
    <w:rsid w:val="000625FD"/>
    <w:rsid w:val="00062FBC"/>
    <w:rsid w:val="000633F7"/>
    <w:rsid w:val="000634D0"/>
    <w:rsid w:val="00063E85"/>
    <w:rsid w:val="000640FF"/>
    <w:rsid w:val="0006511A"/>
    <w:rsid w:val="000651A0"/>
    <w:rsid w:val="000657F0"/>
    <w:rsid w:val="00066020"/>
    <w:rsid w:val="00066555"/>
    <w:rsid w:val="00066A79"/>
    <w:rsid w:val="00066B6E"/>
    <w:rsid w:val="00066E5F"/>
    <w:rsid w:val="00066EE2"/>
    <w:rsid w:val="00066F25"/>
    <w:rsid w:val="000673C3"/>
    <w:rsid w:val="0006799D"/>
    <w:rsid w:val="00067A26"/>
    <w:rsid w:val="00067D63"/>
    <w:rsid w:val="00067FAE"/>
    <w:rsid w:val="00070081"/>
    <w:rsid w:val="00070472"/>
    <w:rsid w:val="00070854"/>
    <w:rsid w:val="00070C01"/>
    <w:rsid w:val="000715BB"/>
    <w:rsid w:val="00071E5C"/>
    <w:rsid w:val="00071E8D"/>
    <w:rsid w:val="00074279"/>
    <w:rsid w:val="000744EF"/>
    <w:rsid w:val="00074506"/>
    <w:rsid w:val="0007476F"/>
    <w:rsid w:val="00075CAA"/>
    <w:rsid w:val="00075E0F"/>
    <w:rsid w:val="00075E44"/>
    <w:rsid w:val="00076497"/>
    <w:rsid w:val="00076498"/>
    <w:rsid w:val="00076D57"/>
    <w:rsid w:val="00076F67"/>
    <w:rsid w:val="0007719F"/>
    <w:rsid w:val="000779BD"/>
    <w:rsid w:val="00077D91"/>
    <w:rsid w:val="00077F5C"/>
    <w:rsid w:val="00080449"/>
    <w:rsid w:val="00080524"/>
    <w:rsid w:val="0008076C"/>
    <w:rsid w:val="000808E4"/>
    <w:rsid w:val="00080AA2"/>
    <w:rsid w:val="00080F35"/>
    <w:rsid w:val="00081F03"/>
    <w:rsid w:val="00082D86"/>
    <w:rsid w:val="000830E7"/>
    <w:rsid w:val="0008378B"/>
    <w:rsid w:val="00083BC1"/>
    <w:rsid w:val="00083C79"/>
    <w:rsid w:val="00083CAF"/>
    <w:rsid w:val="00083F71"/>
    <w:rsid w:val="0008414D"/>
    <w:rsid w:val="000842C2"/>
    <w:rsid w:val="0008452E"/>
    <w:rsid w:val="0008491A"/>
    <w:rsid w:val="00084DAF"/>
    <w:rsid w:val="00084E05"/>
    <w:rsid w:val="000852B3"/>
    <w:rsid w:val="0008592A"/>
    <w:rsid w:val="00085ED2"/>
    <w:rsid w:val="0008755F"/>
    <w:rsid w:val="00087634"/>
    <w:rsid w:val="000878AC"/>
    <w:rsid w:val="000879F1"/>
    <w:rsid w:val="00087F50"/>
    <w:rsid w:val="00087F51"/>
    <w:rsid w:val="000902AF"/>
    <w:rsid w:val="00090502"/>
    <w:rsid w:val="00090798"/>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141"/>
    <w:rsid w:val="00096B7A"/>
    <w:rsid w:val="00096C9B"/>
    <w:rsid w:val="00096D94"/>
    <w:rsid w:val="000970AE"/>
    <w:rsid w:val="00097269"/>
    <w:rsid w:val="000972A6"/>
    <w:rsid w:val="000979C6"/>
    <w:rsid w:val="00097C69"/>
    <w:rsid w:val="000A07E1"/>
    <w:rsid w:val="000A0B13"/>
    <w:rsid w:val="000A1607"/>
    <w:rsid w:val="000A2447"/>
    <w:rsid w:val="000A2C96"/>
    <w:rsid w:val="000A2F68"/>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69E"/>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519"/>
    <w:rsid w:val="000C17BA"/>
    <w:rsid w:val="000C196E"/>
    <w:rsid w:val="000C1A56"/>
    <w:rsid w:val="000C1C59"/>
    <w:rsid w:val="000C2CBF"/>
    <w:rsid w:val="000C2D91"/>
    <w:rsid w:val="000C379B"/>
    <w:rsid w:val="000C37F2"/>
    <w:rsid w:val="000C3847"/>
    <w:rsid w:val="000C3C4B"/>
    <w:rsid w:val="000C409D"/>
    <w:rsid w:val="000C47B8"/>
    <w:rsid w:val="000C4B88"/>
    <w:rsid w:val="000C514A"/>
    <w:rsid w:val="000C54A3"/>
    <w:rsid w:val="000C6212"/>
    <w:rsid w:val="000C67BC"/>
    <w:rsid w:val="000C6A38"/>
    <w:rsid w:val="000C6C19"/>
    <w:rsid w:val="000C6C2A"/>
    <w:rsid w:val="000C6D32"/>
    <w:rsid w:val="000C6FDC"/>
    <w:rsid w:val="000C70AB"/>
    <w:rsid w:val="000C70C5"/>
    <w:rsid w:val="000C73B4"/>
    <w:rsid w:val="000C73ED"/>
    <w:rsid w:val="000C7670"/>
    <w:rsid w:val="000C7742"/>
    <w:rsid w:val="000C7DB8"/>
    <w:rsid w:val="000D089E"/>
    <w:rsid w:val="000D0ABD"/>
    <w:rsid w:val="000D13B2"/>
    <w:rsid w:val="000D13E2"/>
    <w:rsid w:val="000D1952"/>
    <w:rsid w:val="000D1B7A"/>
    <w:rsid w:val="000D1DF0"/>
    <w:rsid w:val="000D1F14"/>
    <w:rsid w:val="000D2579"/>
    <w:rsid w:val="000D2C8D"/>
    <w:rsid w:val="000D2EDF"/>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D76AB"/>
    <w:rsid w:val="000D7FFB"/>
    <w:rsid w:val="000E00CD"/>
    <w:rsid w:val="000E00F2"/>
    <w:rsid w:val="000E083E"/>
    <w:rsid w:val="000E09CC"/>
    <w:rsid w:val="000E15F8"/>
    <w:rsid w:val="000E18D7"/>
    <w:rsid w:val="000E1D50"/>
    <w:rsid w:val="000E1F0D"/>
    <w:rsid w:val="000E22C9"/>
    <w:rsid w:val="000E2F77"/>
    <w:rsid w:val="000E3998"/>
    <w:rsid w:val="000E3CA1"/>
    <w:rsid w:val="000E47A6"/>
    <w:rsid w:val="000E4846"/>
    <w:rsid w:val="000E4A1F"/>
    <w:rsid w:val="000E54B9"/>
    <w:rsid w:val="000E5E32"/>
    <w:rsid w:val="000E5EEA"/>
    <w:rsid w:val="000E604D"/>
    <w:rsid w:val="000E671B"/>
    <w:rsid w:val="000E756A"/>
    <w:rsid w:val="000E75A6"/>
    <w:rsid w:val="000E78F0"/>
    <w:rsid w:val="000E79DB"/>
    <w:rsid w:val="000E7B66"/>
    <w:rsid w:val="000E7C17"/>
    <w:rsid w:val="000E7CC4"/>
    <w:rsid w:val="000E7E3F"/>
    <w:rsid w:val="000F012D"/>
    <w:rsid w:val="000F01CC"/>
    <w:rsid w:val="000F0336"/>
    <w:rsid w:val="000F126E"/>
    <w:rsid w:val="000F1BF8"/>
    <w:rsid w:val="000F2498"/>
    <w:rsid w:val="000F28F8"/>
    <w:rsid w:val="000F2E10"/>
    <w:rsid w:val="000F2F60"/>
    <w:rsid w:val="000F3F9B"/>
    <w:rsid w:val="000F41E5"/>
    <w:rsid w:val="000F456D"/>
    <w:rsid w:val="000F4A56"/>
    <w:rsid w:val="000F53CC"/>
    <w:rsid w:val="000F5D43"/>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7B0"/>
    <w:rsid w:val="00104AE0"/>
    <w:rsid w:val="00104BC4"/>
    <w:rsid w:val="001053A6"/>
    <w:rsid w:val="001054FE"/>
    <w:rsid w:val="00105584"/>
    <w:rsid w:val="0010559F"/>
    <w:rsid w:val="00105E39"/>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685"/>
    <w:rsid w:val="00111EE1"/>
    <w:rsid w:val="0011248C"/>
    <w:rsid w:val="00112613"/>
    <w:rsid w:val="001127B0"/>
    <w:rsid w:val="00112C0C"/>
    <w:rsid w:val="001130E1"/>
    <w:rsid w:val="001131AF"/>
    <w:rsid w:val="001133CB"/>
    <w:rsid w:val="00113778"/>
    <w:rsid w:val="00113BC1"/>
    <w:rsid w:val="00113E7A"/>
    <w:rsid w:val="001144AE"/>
    <w:rsid w:val="001165B8"/>
    <w:rsid w:val="00116703"/>
    <w:rsid w:val="001169CB"/>
    <w:rsid w:val="001169E0"/>
    <w:rsid w:val="00116AAE"/>
    <w:rsid w:val="001170B9"/>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A86"/>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55F"/>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0D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125"/>
    <w:rsid w:val="00146601"/>
    <w:rsid w:val="00147713"/>
    <w:rsid w:val="001478CD"/>
    <w:rsid w:val="00147C34"/>
    <w:rsid w:val="001505EF"/>
    <w:rsid w:val="00150921"/>
    <w:rsid w:val="00150AD9"/>
    <w:rsid w:val="00150BF0"/>
    <w:rsid w:val="00151048"/>
    <w:rsid w:val="00151066"/>
    <w:rsid w:val="001510D2"/>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111"/>
    <w:rsid w:val="001574F9"/>
    <w:rsid w:val="001577A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1E92"/>
    <w:rsid w:val="00162D5F"/>
    <w:rsid w:val="0016315C"/>
    <w:rsid w:val="00163580"/>
    <w:rsid w:val="0016391A"/>
    <w:rsid w:val="00163A01"/>
    <w:rsid w:val="00163B36"/>
    <w:rsid w:val="00163FA6"/>
    <w:rsid w:val="00163FE8"/>
    <w:rsid w:val="00164079"/>
    <w:rsid w:val="00164363"/>
    <w:rsid w:val="001645F0"/>
    <w:rsid w:val="00164C4E"/>
    <w:rsid w:val="00165148"/>
    <w:rsid w:val="00165488"/>
    <w:rsid w:val="00165516"/>
    <w:rsid w:val="00165F41"/>
    <w:rsid w:val="0016605A"/>
    <w:rsid w:val="00166575"/>
    <w:rsid w:val="001673BF"/>
    <w:rsid w:val="001675E0"/>
    <w:rsid w:val="00167CF2"/>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495"/>
    <w:rsid w:val="0017471B"/>
    <w:rsid w:val="00175313"/>
    <w:rsid w:val="00175844"/>
    <w:rsid w:val="00175B0B"/>
    <w:rsid w:val="00175C2C"/>
    <w:rsid w:val="00176338"/>
    <w:rsid w:val="001763B0"/>
    <w:rsid w:val="0017675F"/>
    <w:rsid w:val="00176C58"/>
    <w:rsid w:val="0017709B"/>
    <w:rsid w:val="001773D6"/>
    <w:rsid w:val="0017791D"/>
    <w:rsid w:val="00177C1B"/>
    <w:rsid w:val="00177C80"/>
    <w:rsid w:val="0018006A"/>
    <w:rsid w:val="0018026C"/>
    <w:rsid w:val="001808F9"/>
    <w:rsid w:val="00180F34"/>
    <w:rsid w:val="00180FBD"/>
    <w:rsid w:val="0018159C"/>
    <w:rsid w:val="001818AE"/>
    <w:rsid w:val="00181981"/>
    <w:rsid w:val="00181BF2"/>
    <w:rsid w:val="0018223B"/>
    <w:rsid w:val="0018243B"/>
    <w:rsid w:val="001824BA"/>
    <w:rsid w:val="0018252C"/>
    <w:rsid w:val="0018261D"/>
    <w:rsid w:val="001826C3"/>
    <w:rsid w:val="001827A0"/>
    <w:rsid w:val="001827ED"/>
    <w:rsid w:val="00182834"/>
    <w:rsid w:val="0018291C"/>
    <w:rsid w:val="0018296F"/>
    <w:rsid w:val="00182E91"/>
    <w:rsid w:val="00183725"/>
    <w:rsid w:val="00183953"/>
    <w:rsid w:val="0018402E"/>
    <w:rsid w:val="00184089"/>
    <w:rsid w:val="0018416A"/>
    <w:rsid w:val="0018433E"/>
    <w:rsid w:val="00184492"/>
    <w:rsid w:val="001846ED"/>
    <w:rsid w:val="00184887"/>
    <w:rsid w:val="00184DCD"/>
    <w:rsid w:val="00184EA5"/>
    <w:rsid w:val="00184EF6"/>
    <w:rsid w:val="00185538"/>
    <w:rsid w:val="00185C4C"/>
    <w:rsid w:val="001864CE"/>
    <w:rsid w:val="0018666F"/>
    <w:rsid w:val="00186BC2"/>
    <w:rsid w:val="001872F5"/>
    <w:rsid w:val="001876AE"/>
    <w:rsid w:val="001876E4"/>
    <w:rsid w:val="00187AC3"/>
    <w:rsid w:val="00187B27"/>
    <w:rsid w:val="00187BAF"/>
    <w:rsid w:val="00187F5D"/>
    <w:rsid w:val="001906FF"/>
    <w:rsid w:val="001908EC"/>
    <w:rsid w:val="00190FB2"/>
    <w:rsid w:val="0019155F"/>
    <w:rsid w:val="0019156E"/>
    <w:rsid w:val="00191AED"/>
    <w:rsid w:val="0019219A"/>
    <w:rsid w:val="001923A3"/>
    <w:rsid w:val="001926B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9BE"/>
    <w:rsid w:val="001A2B3D"/>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41"/>
    <w:rsid w:val="001B14C5"/>
    <w:rsid w:val="001B14F4"/>
    <w:rsid w:val="001B1CF6"/>
    <w:rsid w:val="001B1E07"/>
    <w:rsid w:val="001B1E5C"/>
    <w:rsid w:val="001B294A"/>
    <w:rsid w:val="001B2A70"/>
    <w:rsid w:val="001B2E51"/>
    <w:rsid w:val="001B2F1A"/>
    <w:rsid w:val="001B2F89"/>
    <w:rsid w:val="001B3939"/>
    <w:rsid w:val="001B3BFB"/>
    <w:rsid w:val="001B40F7"/>
    <w:rsid w:val="001B4568"/>
    <w:rsid w:val="001B497D"/>
    <w:rsid w:val="001B4997"/>
    <w:rsid w:val="001B569B"/>
    <w:rsid w:val="001B6003"/>
    <w:rsid w:val="001B6E2B"/>
    <w:rsid w:val="001B6F79"/>
    <w:rsid w:val="001B732E"/>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412"/>
    <w:rsid w:val="001C582D"/>
    <w:rsid w:val="001C6163"/>
    <w:rsid w:val="001C6240"/>
    <w:rsid w:val="001C6687"/>
    <w:rsid w:val="001C6F2C"/>
    <w:rsid w:val="001C74F2"/>
    <w:rsid w:val="001C7CC4"/>
    <w:rsid w:val="001D00C1"/>
    <w:rsid w:val="001D0143"/>
    <w:rsid w:val="001D0393"/>
    <w:rsid w:val="001D0764"/>
    <w:rsid w:val="001D0F9F"/>
    <w:rsid w:val="001D131B"/>
    <w:rsid w:val="001D2B7D"/>
    <w:rsid w:val="001D2E6A"/>
    <w:rsid w:val="001D315F"/>
    <w:rsid w:val="001D35D4"/>
    <w:rsid w:val="001D3C4A"/>
    <w:rsid w:val="001D4038"/>
    <w:rsid w:val="001D44D9"/>
    <w:rsid w:val="001D4AEC"/>
    <w:rsid w:val="001D5190"/>
    <w:rsid w:val="001D541F"/>
    <w:rsid w:val="001D55B0"/>
    <w:rsid w:val="001D56DE"/>
    <w:rsid w:val="001D58CE"/>
    <w:rsid w:val="001D5917"/>
    <w:rsid w:val="001D6211"/>
    <w:rsid w:val="001D6740"/>
    <w:rsid w:val="001D6AED"/>
    <w:rsid w:val="001D6C7E"/>
    <w:rsid w:val="001D6C9C"/>
    <w:rsid w:val="001D7188"/>
    <w:rsid w:val="001D71F2"/>
    <w:rsid w:val="001D741B"/>
    <w:rsid w:val="001D74F2"/>
    <w:rsid w:val="001D76C7"/>
    <w:rsid w:val="001D7BFA"/>
    <w:rsid w:val="001D7FDC"/>
    <w:rsid w:val="001E01E1"/>
    <w:rsid w:val="001E0968"/>
    <w:rsid w:val="001E0F8D"/>
    <w:rsid w:val="001E0FDF"/>
    <w:rsid w:val="001E1408"/>
    <w:rsid w:val="001E18A5"/>
    <w:rsid w:val="001E1CA6"/>
    <w:rsid w:val="001E1D69"/>
    <w:rsid w:val="001E244C"/>
    <w:rsid w:val="001E279D"/>
    <w:rsid w:val="001E2F80"/>
    <w:rsid w:val="001E2FD9"/>
    <w:rsid w:val="001E330E"/>
    <w:rsid w:val="001E3E48"/>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376"/>
    <w:rsid w:val="001F2969"/>
    <w:rsid w:val="001F3050"/>
    <w:rsid w:val="001F334C"/>
    <w:rsid w:val="001F3790"/>
    <w:rsid w:val="001F3792"/>
    <w:rsid w:val="001F39CA"/>
    <w:rsid w:val="001F3F57"/>
    <w:rsid w:val="001F3F63"/>
    <w:rsid w:val="001F45A6"/>
    <w:rsid w:val="001F48C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00"/>
    <w:rsid w:val="00201561"/>
    <w:rsid w:val="002017A4"/>
    <w:rsid w:val="0020197E"/>
    <w:rsid w:val="00201AF2"/>
    <w:rsid w:val="00201D9F"/>
    <w:rsid w:val="00202403"/>
    <w:rsid w:val="002024C6"/>
    <w:rsid w:val="0020274B"/>
    <w:rsid w:val="00202976"/>
    <w:rsid w:val="00202E1C"/>
    <w:rsid w:val="00203027"/>
    <w:rsid w:val="002030C4"/>
    <w:rsid w:val="00203C97"/>
    <w:rsid w:val="0020444C"/>
    <w:rsid w:val="00205626"/>
    <w:rsid w:val="00205CFE"/>
    <w:rsid w:val="00206265"/>
    <w:rsid w:val="0020637E"/>
    <w:rsid w:val="002068A4"/>
    <w:rsid w:val="002072B3"/>
    <w:rsid w:val="002073BD"/>
    <w:rsid w:val="0020750F"/>
    <w:rsid w:val="00207758"/>
    <w:rsid w:val="00207B7A"/>
    <w:rsid w:val="00207BBF"/>
    <w:rsid w:val="0021014C"/>
    <w:rsid w:val="00210776"/>
    <w:rsid w:val="0021111B"/>
    <w:rsid w:val="00211C8C"/>
    <w:rsid w:val="002120D9"/>
    <w:rsid w:val="0021227E"/>
    <w:rsid w:val="00212C40"/>
    <w:rsid w:val="00212C4B"/>
    <w:rsid w:val="00212F43"/>
    <w:rsid w:val="00213190"/>
    <w:rsid w:val="0021336A"/>
    <w:rsid w:val="00213443"/>
    <w:rsid w:val="002135FC"/>
    <w:rsid w:val="0021375E"/>
    <w:rsid w:val="0021385D"/>
    <w:rsid w:val="00213888"/>
    <w:rsid w:val="00213909"/>
    <w:rsid w:val="00213D72"/>
    <w:rsid w:val="00214DAB"/>
    <w:rsid w:val="0021501D"/>
    <w:rsid w:val="00216361"/>
    <w:rsid w:val="0021637D"/>
    <w:rsid w:val="00216385"/>
    <w:rsid w:val="002164A6"/>
    <w:rsid w:val="00216562"/>
    <w:rsid w:val="00216F6C"/>
    <w:rsid w:val="00217422"/>
    <w:rsid w:val="00217685"/>
    <w:rsid w:val="00217734"/>
    <w:rsid w:val="00217884"/>
    <w:rsid w:val="00217923"/>
    <w:rsid w:val="00217A7D"/>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80C"/>
    <w:rsid w:val="00233DE7"/>
    <w:rsid w:val="002340EC"/>
    <w:rsid w:val="002340FD"/>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B4C"/>
    <w:rsid w:val="00242FC4"/>
    <w:rsid w:val="002432F7"/>
    <w:rsid w:val="0024361E"/>
    <w:rsid w:val="0024399C"/>
    <w:rsid w:val="00243C32"/>
    <w:rsid w:val="00243F4D"/>
    <w:rsid w:val="00244206"/>
    <w:rsid w:val="0024430C"/>
    <w:rsid w:val="00244451"/>
    <w:rsid w:val="00244653"/>
    <w:rsid w:val="002446ED"/>
    <w:rsid w:val="00244A5D"/>
    <w:rsid w:val="00244CA1"/>
    <w:rsid w:val="00245117"/>
    <w:rsid w:val="00245163"/>
    <w:rsid w:val="002457E7"/>
    <w:rsid w:val="00245C82"/>
    <w:rsid w:val="002463AC"/>
    <w:rsid w:val="00246952"/>
    <w:rsid w:val="0024699D"/>
    <w:rsid w:val="00246D73"/>
    <w:rsid w:val="00247135"/>
    <w:rsid w:val="002479D8"/>
    <w:rsid w:val="002500E8"/>
    <w:rsid w:val="00250420"/>
    <w:rsid w:val="00250A6A"/>
    <w:rsid w:val="00252012"/>
    <w:rsid w:val="002529F7"/>
    <w:rsid w:val="00252CEB"/>
    <w:rsid w:val="00253788"/>
    <w:rsid w:val="002539AB"/>
    <w:rsid w:val="002539C5"/>
    <w:rsid w:val="00253BE1"/>
    <w:rsid w:val="00253EBE"/>
    <w:rsid w:val="002546DE"/>
    <w:rsid w:val="002547AC"/>
    <w:rsid w:val="0025542E"/>
    <w:rsid w:val="002556F5"/>
    <w:rsid w:val="002557EA"/>
    <w:rsid w:val="00255C59"/>
    <w:rsid w:val="00255F6B"/>
    <w:rsid w:val="002564ED"/>
    <w:rsid w:val="002566FB"/>
    <w:rsid w:val="00256865"/>
    <w:rsid w:val="00256952"/>
    <w:rsid w:val="00256ADD"/>
    <w:rsid w:val="00256FFF"/>
    <w:rsid w:val="00257613"/>
    <w:rsid w:val="0025785E"/>
    <w:rsid w:val="00257977"/>
    <w:rsid w:val="00260028"/>
    <w:rsid w:val="0026067C"/>
    <w:rsid w:val="00261E77"/>
    <w:rsid w:val="00262355"/>
    <w:rsid w:val="00262661"/>
    <w:rsid w:val="00262A1C"/>
    <w:rsid w:val="00262C56"/>
    <w:rsid w:val="00262DC2"/>
    <w:rsid w:val="00262FB6"/>
    <w:rsid w:val="0026333B"/>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041"/>
    <w:rsid w:val="00271148"/>
    <w:rsid w:val="002714B4"/>
    <w:rsid w:val="002716C7"/>
    <w:rsid w:val="002720AC"/>
    <w:rsid w:val="00272E56"/>
    <w:rsid w:val="002732B6"/>
    <w:rsid w:val="00273524"/>
    <w:rsid w:val="002739B0"/>
    <w:rsid w:val="00273C01"/>
    <w:rsid w:val="00273CCB"/>
    <w:rsid w:val="00274161"/>
    <w:rsid w:val="0027451E"/>
    <w:rsid w:val="0027454E"/>
    <w:rsid w:val="00274553"/>
    <w:rsid w:val="002745D9"/>
    <w:rsid w:val="00274604"/>
    <w:rsid w:val="002748C4"/>
    <w:rsid w:val="00274AAB"/>
    <w:rsid w:val="00274BCA"/>
    <w:rsid w:val="00274D12"/>
    <w:rsid w:val="00274DB8"/>
    <w:rsid w:val="0027550A"/>
    <w:rsid w:val="002755AD"/>
    <w:rsid w:val="00275AB4"/>
    <w:rsid w:val="00275CDD"/>
    <w:rsid w:val="002762B6"/>
    <w:rsid w:val="002764DA"/>
    <w:rsid w:val="0027650D"/>
    <w:rsid w:val="00276706"/>
    <w:rsid w:val="0027686E"/>
    <w:rsid w:val="002774A0"/>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018"/>
    <w:rsid w:val="002844D8"/>
    <w:rsid w:val="0028490E"/>
    <w:rsid w:val="00284B70"/>
    <w:rsid w:val="0028504F"/>
    <w:rsid w:val="002855D3"/>
    <w:rsid w:val="00285AA2"/>
    <w:rsid w:val="00285B62"/>
    <w:rsid w:val="00286614"/>
    <w:rsid w:val="0028672A"/>
    <w:rsid w:val="00286954"/>
    <w:rsid w:val="00287C66"/>
    <w:rsid w:val="00287FBA"/>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972"/>
    <w:rsid w:val="002A2EDA"/>
    <w:rsid w:val="002A3220"/>
    <w:rsid w:val="002A3543"/>
    <w:rsid w:val="002A35B5"/>
    <w:rsid w:val="002A377B"/>
    <w:rsid w:val="002A41A5"/>
    <w:rsid w:val="002A4724"/>
    <w:rsid w:val="002A492E"/>
    <w:rsid w:val="002A4ACC"/>
    <w:rsid w:val="002A4B31"/>
    <w:rsid w:val="002A4E16"/>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3F1C"/>
    <w:rsid w:val="002B40A4"/>
    <w:rsid w:val="002B5377"/>
    <w:rsid w:val="002B5A8F"/>
    <w:rsid w:val="002B5F77"/>
    <w:rsid w:val="002B6053"/>
    <w:rsid w:val="002B65E9"/>
    <w:rsid w:val="002B6C54"/>
    <w:rsid w:val="002B709E"/>
    <w:rsid w:val="002B727A"/>
    <w:rsid w:val="002B7A75"/>
    <w:rsid w:val="002C0533"/>
    <w:rsid w:val="002C064C"/>
    <w:rsid w:val="002C0974"/>
    <w:rsid w:val="002C0D51"/>
    <w:rsid w:val="002C1317"/>
    <w:rsid w:val="002C1346"/>
    <w:rsid w:val="002C1638"/>
    <w:rsid w:val="002C1720"/>
    <w:rsid w:val="002C1A62"/>
    <w:rsid w:val="002C2252"/>
    <w:rsid w:val="002C24A8"/>
    <w:rsid w:val="002C2A46"/>
    <w:rsid w:val="002C2B33"/>
    <w:rsid w:val="002C2D64"/>
    <w:rsid w:val="002C3084"/>
    <w:rsid w:val="002C33A9"/>
    <w:rsid w:val="002C379A"/>
    <w:rsid w:val="002C38AB"/>
    <w:rsid w:val="002C40EC"/>
    <w:rsid w:val="002C49EC"/>
    <w:rsid w:val="002C4E9C"/>
    <w:rsid w:val="002C5321"/>
    <w:rsid w:val="002C54E1"/>
    <w:rsid w:val="002C569F"/>
    <w:rsid w:val="002C58AC"/>
    <w:rsid w:val="002C5A86"/>
    <w:rsid w:val="002C5C6C"/>
    <w:rsid w:val="002C5D83"/>
    <w:rsid w:val="002C6462"/>
    <w:rsid w:val="002C6ACD"/>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394"/>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E7B28"/>
    <w:rsid w:val="002F02A1"/>
    <w:rsid w:val="002F0345"/>
    <w:rsid w:val="002F0393"/>
    <w:rsid w:val="002F040A"/>
    <w:rsid w:val="002F074F"/>
    <w:rsid w:val="002F092A"/>
    <w:rsid w:val="002F0A13"/>
    <w:rsid w:val="002F0B2A"/>
    <w:rsid w:val="002F0B6E"/>
    <w:rsid w:val="002F0D7A"/>
    <w:rsid w:val="002F0EDE"/>
    <w:rsid w:val="002F1296"/>
    <w:rsid w:val="002F12D2"/>
    <w:rsid w:val="002F1382"/>
    <w:rsid w:val="002F139B"/>
    <w:rsid w:val="002F1656"/>
    <w:rsid w:val="002F1914"/>
    <w:rsid w:val="002F1C3F"/>
    <w:rsid w:val="002F2006"/>
    <w:rsid w:val="002F2023"/>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403"/>
    <w:rsid w:val="002F66FF"/>
    <w:rsid w:val="002F6C0B"/>
    <w:rsid w:val="002F6FFE"/>
    <w:rsid w:val="002F708A"/>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2D4E"/>
    <w:rsid w:val="0030311E"/>
    <w:rsid w:val="003034E2"/>
    <w:rsid w:val="003039DC"/>
    <w:rsid w:val="00303AD0"/>
    <w:rsid w:val="00303FE3"/>
    <w:rsid w:val="00304128"/>
    <w:rsid w:val="00304630"/>
    <w:rsid w:val="00304AF8"/>
    <w:rsid w:val="00304C35"/>
    <w:rsid w:val="00304C72"/>
    <w:rsid w:val="00304C78"/>
    <w:rsid w:val="003054EF"/>
    <w:rsid w:val="00305711"/>
    <w:rsid w:val="00305755"/>
    <w:rsid w:val="0030676C"/>
    <w:rsid w:val="00306CE7"/>
    <w:rsid w:val="0030799F"/>
    <w:rsid w:val="00307C35"/>
    <w:rsid w:val="0031010B"/>
    <w:rsid w:val="00310197"/>
    <w:rsid w:val="003103CE"/>
    <w:rsid w:val="00310836"/>
    <w:rsid w:val="003126D2"/>
    <w:rsid w:val="0031293D"/>
    <w:rsid w:val="00312C8B"/>
    <w:rsid w:val="003137B9"/>
    <w:rsid w:val="00313822"/>
    <w:rsid w:val="00313A65"/>
    <w:rsid w:val="00313D6E"/>
    <w:rsid w:val="00314142"/>
    <w:rsid w:val="00314441"/>
    <w:rsid w:val="00314526"/>
    <w:rsid w:val="003146BF"/>
    <w:rsid w:val="00314F4D"/>
    <w:rsid w:val="003159D3"/>
    <w:rsid w:val="00315A60"/>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1485"/>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697"/>
    <w:rsid w:val="00327978"/>
    <w:rsid w:val="003279B6"/>
    <w:rsid w:val="00327ED8"/>
    <w:rsid w:val="00330378"/>
    <w:rsid w:val="0033040E"/>
    <w:rsid w:val="0033062A"/>
    <w:rsid w:val="003307F5"/>
    <w:rsid w:val="00330E8C"/>
    <w:rsid w:val="00330EF4"/>
    <w:rsid w:val="003311C5"/>
    <w:rsid w:val="003312BD"/>
    <w:rsid w:val="00331760"/>
    <w:rsid w:val="00331F5E"/>
    <w:rsid w:val="0033221B"/>
    <w:rsid w:val="0033256E"/>
    <w:rsid w:val="00332EE5"/>
    <w:rsid w:val="0033300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1EFF"/>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1B9"/>
    <w:rsid w:val="0034755E"/>
    <w:rsid w:val="00350032"/>
    <w:rsid w:val="00350298"/>
    <w:rsid w:val="00350452"/>
    <w:rsid w:val="00350876"/>
    <w:rsid w:val="00350CFD"/>
    <w:rsid w:val="0035102B"/>
    <w:rsid w:val="003517A9"/>
    <w:rsid w:val="003517DF"/>
    <w:rsid w:val="003517F1"/>
    <w:rsid w:val="00351A44"/>
    <w:rsid w:val="00351B91"/>
    <w:rsid w:val="003522BD"/>
    <w:rsid w:val="003522FA"/>
    <w:rsid w:val="0035237B"/>
    <w:rsid w:val="003528DB"/>
    <w:rsid w:val="00352D6C"/>
    <w:rsid w:val="00352E8F"/>
    <w:rsid w:val="00353270"/>
    <w:rsid w:val="0035399D"/>
    <w:rsid w:val="00353A39"/>
    <w:rsid w:val="00353C3E"/>
    <w:rsid w:val="00354299"/>
    <w:rsid w:val="00354441"/>
    <w:rsid w:val="00354824"/>
    <w:rsid w:val="00354838"/>
    <w:rsid w:val="00354BF2"/>
    <w:rsid w:val="00354DBB"/>
    <w:rsid w:val="00355D77"/>
    <w:rsid w:val="00355E0F"/>
    <w:rsid w:val="00355EF2"/>
    <w:rsid w:val="00355F6D"/>
    <w:rsid w:val="003569C0"/>
    <w:rsid w:val="00356AF7"/>
    <w:rsid w:val="00356CE7"/>
    <w:rsid w:val="00357009"/>
    <w:rsid w:val="00357042"/>
    <w:rsid w:val="00357070"/>
    <w:rsid w:val="00357571"/>
    <w:rsid w:val="003577CF"/>
    <w:rsid w:val="0035789C"/>
    <w:rsid w:val="00357E67"/>
    <w:rsid w:val="003616F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690B"/>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1F"/>
    <w:rsid w:val="003771CA"/>
    <w:rsid w:val="003779D2"/>
    <w:rsid w:val="0038058A"/>
    <w:rsid w:val="003807E3"/>
    <w:rsid w:val="003808A0"/>
    <w:rsid w:val="003808F8"/>
    <w:rsid w:val="00380AF8"/>
    <w:rsid w:val="00380B7B"/>
    <w:rsid w:val="00380BD7"/>
    <w:rsid w:val="0038100E"/>
    <w:rsid w:val="003810BA"/>
    <w:rsid w:val="003817B5"/>
    <w:rsid w:val="00382269"/>
    <w:rsid w:val="003822C2"/>
    <w:rsid w:val="0038243B"/>
    <w:rsid w:val="0038244B"/>
    <w:rsid w:val="00383586"/>
    <w:rsid w:val="00383ACB"/>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D40"/>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BC0"/>
    <w:rsid w:val="00395D4A"/>
    <w:rsid w:val="0039626A"/>
    <w:rsid w:val="003963CA"/>
    <w:rsid w:val="003964ED"/>
    <w:rsid w:val="0039666F"/>
    <w:rsid w:val="00396716"/>
    <w:rsid w:val="00396EB8"/>
    <w:rsid w:val="003975EC"/>
    <w:rsid w:val="003977CF"/>
    <w:rsid w:val="0039793E"/>
    <w:rsid w:val="003A00A1"/>
    <w:rsid w:val="003A0615"/>
    <w:rsid w:val="003A0F31"/>
    <w:rsid w:val="003A11BA"/>
    <w:rsid w:val="003A155A"/>
    <w:rsid w:val="003A1946"/>
    <w:rsid w:val="003A223C"/>
    <w:rsid w:val="003A2327"/>
    <w:rsid w:val="003A2642"/>
    <w:rsid w:val="003A279B"/>
    <w:rsid w:val="003A28BB"/>
    <w:rsid w:val="003A292B"/>
    <w:rsid w:val="003A31CA"/>
    <w:rsid w:val="003A38AE"/>
    <w:rsid w:val="003A43DA"/>
    <w:rsid w:val="003A4C44"/>
    <w:rsid w:val="003A4C79"/>
    <w:rsid w:val="003A56B0"/>
    <w:rsid w:val="003A5877"/>
    <w:rsid w:val="003A5D66"/>
    <w:rsid w:val="003A5E60"/>
    <w:rsid w:val="003A5F10"/>
    <w:rsid w:val="003A62DF"/>
    <w:rsid w:val="003A6618"/>
    <w:rsid w:val="003A6708"/>
    <w:rsid w:val="003A6EBA"/>
    <w:rsid w:val="003A735F"/>
    <w:rsid w:val="003A7484"/>
    <w:rsid w:val="003A7DB8"/>
    <w:rsid w:val="003A7ECD"/>
    <w:rsid w:val="003B008A"/>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620"/>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14E"/>
    <w:rsid w:val="003C0341"/>
    <w:rsid w:val="003C0692"/>
    <w:rsid w:val="003C0EBD"/>
    <w:rsid w:val="003C1455"/>
    <w:rsid w:val="003C1536"/>
    <w:rsid w:val="003C1554"/>
    <w:rsid w:val="003C17FA"/>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C786E"/>
    <w:rsid w:val="003D0696"/>
    <w:rsid w:val="003D0964"/>
    <w:rsid w:val="003D0B66"/>
    <w:rsid w:val="003D0D83"/>
    <w:rsid w:val="003D0D89"/>
    <w:rsid w:val="003D0E51"/>
    <w:rsid w:val="003D158C"/>
    <w:rsid w:val="003D160C"/>
    <w:rsid w:val="003D16B0"/>
    <w:rsid w:val="003D1C3F"/>
    <w:rsid w:val="003D1D5E"/>
    <w:rsid w:val="003D1D99"/>
    <w:rsid w:val="003D216C"/>
    <w:rsid w:val="003D24D9"/>
    <w:rsid w:val="003D27BD"/>
    <w:rsid w:val="003D2A28"/>
    <w:rsid w:val="003D3F81"/>
    <w:rsid w:val="003D44C4"/>
    <w:rsid w:val="003D4B0F"/>
    <w:rsid w:val="003D4C90"/>
    <w:rsid w:val="003D4E3F"/>
    <w:rsid w:val="003D5AC1"/>
    <w:rsid w:val="003D5E26"/>
    <w:rsid w:val="003D5FB4"/>
    <w:rsid w:val="003D6865"/>
    <w:rsid w:val="003D68FB"/>
    <w:rsid w:val="003D69C6"/>
    <w:rsid w:val="003D6B86"/>
    <w:rsid w:val="003D7446"/>
    <w:rsid w:val="003D762A"/>
    <w:rsid w:val="003D7B16"/>
    <w:rsid w:val="003E0C8D"/>
    <w:rsid w:val="003E1406"/>
    <w:rsid w:val="003E15B1"/>
    <w:rsid w:val="003E20EF"/>
    <w:rsid w:val="003E2590"/>
    <w:rsid w:val="003E286F"/>
    <w:rsid w:val="003E31FB"/>
    <w:rsid w:val="003E3831"/>
    <w:rsid w:val="003E400E"/>
    <w:rsid w:val="003E42FC"/>
    <w:rsid w:val="003E4D29"/>
    <w:rsid w:val="003E4E7D"/>
    <w:rsid w:val="003E502A"/>
    <w:rsid w:val="003E54AF"/>
    <w:rsid w:val="003E595D"/>
    <w:rsid w:val="003E6BEA"/>
    <w:rsid w:val="003E6D6E"/>
    <w:rsid w:val="003E73B0"/>
    <w:rsid w:val="003E79D3"/>
    <w:rsid w:val="003E7A15"/>
    <w:rsid w:val="003E7E81"/>
    <w:rsid w:val="003E7EE5"/>
    <w:rsid w:val="003E7FF3"/>
    <w:rsid w:val="003F0240"/>
    <w:rsid w:val="003F03B0"/>
    <w:rsid w:val="003F06A7"/>
    <w:rsid w:val="003F0719"/>
    <w:rsid w:val="003F0A9B"/>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34B"/>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C5C"/>
    <w:rsid w:val="00407DBC"/>
    <w:rsid w:val="00407F24"/>
    <w:rsid w:val="004102EF"/>
    <w:rsid w:val="0041079A"/>
    <w:rsid w:val="0041098B"/>
    <w:rsid w:val="004109D7"/>
    <w:rsid w:val="00410B7E"/>
    <w:rsid w:val="0041147A"/>
    <w:rsid w:val="004115F5"/>
    <w:rsid w:val="00411B4F"/>
    <w:rsid w:val="00411B79"/>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9C9"/>
    <w:rsid w:val="00416A1F"/>
    <w:rsid w:val="00416AA6"/>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1F7F"/>
    <w:rsid w:val="00421FB0"/>
    <w:rsid w:val="0042210E"/>
    <w:rsid w:val="00422C2C"/>
    <w:rsid w:val="00422E95"/>
    <w:rsid w:val="0042308B"/>
    <w:rsid w:val="004234E7"/>
    <w:rsid w:val="004235B6"/>
    <w:rsid w:val="004244EE"/>
    <w:rsid w:val="00425088"/>
    <w:rsid w:val="00425155"/>
    <w:rsid w:val="00425204"/>
    <w:rsid w:val="00425695"/>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5C27"/>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E01"/>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1DDE"/>
    <w:rsid w:val="00452657"/>
    <w:rsid w:val="004528DA"/>
    <w:rsid w:val="00452CD3"/>
    <w:rsid w:val="00452DC7"/>
    <w:rsid w:val="00452E75"/>
    <w:rsid w:val="00452F10"/>
    <w:rsid w:val="00452F49"/>
    <w:rsid w:val="0045367E"/>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06"/>
    <w:rsid w:val="00457216"/>
    <w:rsid w:val="004577DF"/>
    <w:rsid w:val="00457D1E"/>
    <w:rsid w:val="0046039E"/>
    <w:rsid w:val="004604DF"/>
    <w:rsid w:val="00460734"/>
    <w:rsid w:val="00460DF3"/>
    <w:rsid w:val="00461004"/>
    <w:rsid w:val="00461991"/>
    <w:rsid w:val="00461A95"/>
    <w:rsid w:val="00461BEC"/>
    <w:rsid w:val="00461C04"/>
    <w:rsid w:val="00461C40"/>
    <w:rsid w:val="00461CC2"/>
    <w:rsid w:val="00461CC9"/>
    <w:rsid w:val="00461FF4"/>
    <w:rsid w:val="00462AAC"/>
    <w:rsid w:val="00463294"/>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B9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6B6"/>
    <w:rsid w:val="00480AB9"/>
    <w:rsid w:val="00480B18"/>
    <w:rsid w:val="00480D7C"/>
    <w:rsid w:val="00480D7F"/>
    <w:rsid w:val="00480F9C"/>
    <w:rsid w:val="004811AE"/>
    <w:rsid w:val="004812FB"/>
    <w:rsid w:val="00481341"/>
    <w:rsid w:val="00481521"/>
    <w:rsid w:val="00481766"/>
    <w:rsid w:val="004818BF"/>
    <w:rsid w:val="004819EE"/>
    <w:rsid w:val="00481A4F"/>
    <w:rsid w:val="00481D3F"/>
    <w:rsid w:val="00482471"/>
    <w:rsid w:val="004825D6"/>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4A3"/>
    <w:rsid w:val="004866EF"/>
    <w:rsid w:val="00486D6C"/>
    <w:rsid w:val="00486D97"/>
    <w:rsid w:val="00486E2B"/>
    <w:rsid w:val="00486EAA"/>
    <w:rsid w:val="00486FBF"/>
    <w:rsid w:val="0048743C"/>
    <w:rsid w:val="004874B4"/>
    <w:rsid w:val="00487BCD"/>
    <w:rsid w:val="00487CCF"/>
    <w:rsid w:val="00487D25"/>
    <w:rsid w:val="00490183"/>
    <w:rsid w:val="0049045E"/>
    <w:rsid w:val="00490802"/>
    <w:rsid w:val="00491286"/>
    <w:rsid w:val="0049134C"/>
    <w:rsid w:val="004916B4"/>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016"/>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104"/>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2E39"/>
    <w:rsid w:val="004B2FF4"/>
    <w:rsid w:val="004B3154"/>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BDF"/>
    <w:rsid w:val="004B7C38"/>
    <w:rsid w:val="004B7CB3"/>
    <w:rsid w:val="004B7F0D"/>
    <w:rsid w:val="004C01F1"/>
    <w:rsid w:val="004C0336"/>
    <w:rsid w:val="004C04F6"/>
    <w:rsid w:val="004C102C"/>
    <w:rsid w:val="004C172A"/>
    <w:rsid w:val="004C1AAB"/>
    <w:rsid w:val="004C224C"/>
    <w:rsid w:val="004C2265"/>
    <w:rsid w:val="004C2799"/>
    <w:rsid w:val="004C2A4D"/>
    <w:rsid w:val="004C2B51"/>
    <w:rsid w:val="004C2D19"/>
    <w:rsid w:val="004C2DC7"/>
    <w:rsid w:val="004C2EC2"/>
    <w:rsid w:val="004C2ECE"/>
    <w:rsid w:val="004C2F56"/>
    <w:rsid w:val="004C3451"/>
    <w:rsid w:val="004C36B8"/>
    <w:rsid w:val="004C387A"/>
    <w:rsid w:val="004C3ADA"/>
    <w:rsid w:val="004C3B1E"/>
    <w:rsid w:val="004C3C67"/>
    <w:rsid w:val="004C41FD"/>
    <w:rsid w:val="004C475E"/>
    <w:rsid w:val="004C4864"/>
    <w:rsid w:val="004C4A41"/>
    <w:rsid w:val="004C4ABE"/>
    <w:rsid w:val="004C4D78"/>
    <w:rsid w:val="004C5678"/>
    <w:rsid w:val="004C57EA"/>
    <w:rsid w:val="004C5C52"/>
    <w:rsid w:val="004C5EB0"/>
    <w:rsid w:val="004C5F96"/>
    <w:rsid w:val="004C609C"/>
    <w:rsid w:val="004C6960"/>
    <w:rsid w:val="004C6F81"/>
    <w:rsid w:val="004C767F"/>
    <w:rsid w:val="004C7727"/>
    <w:rsid w:val="004C78E8"/>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2FEE"/>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54"/>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4D1"/>
    <w:rsid w:val="004E55A9"/>
    <w:rsid w:val="004E58AA"/>
    <w:rsid w:val="004E5D0D"/>
    <w:rsid w:val="004E605C"/>
    <w:rsid w:val="004E656E"/>
    <w:rsid w:val="004E66F8"/>
    <w:rsid w:val="004E67E3"/>
    <w:rsid w:val="004E68AE"/>
    <w:rsid w:val="004E6981"/>
    <w:rsid w:val="004E724F"/>
    <w:rsid w:val="004E76CB"/>
    <w:rsid w:val="004E788E"/>
    <w:rsid w:val="004E7D33"/>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666"/>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CAC"/>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8E4"/>
    <w:rsid w:val="00515A09"/>
    <w:rsid w:val="00515B54"/>
    <w:rsid w:val="00515E8D"/>
    <w:rsid w:val="00515F3B"/>
    <w:rsid w:val="0051600C"/>
    <w:rsid w:val="00516025"/>
    <w:rsid w:val="00516B4D"/>
    <w:rsid w:val="00516B69"/>
    <w:rsid w:val="005170F2"/>
    <w:rsid w:val="00517191"/>
    <w:rsid w:val="005178B4"/>
    <w:rsid w:val="00517906"/>
    <w:rsid w:val="00517A54"/>
    <w:rsid w:val="00517A6D"/>
    <w:rsid w:val="00517C91"/>
    <w:rsid w:val="00517D98"/>
    <w:rsid w:val="00520169"/>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3439"/>
    <w:rsid w:val="00524EFA"/>
    <w:rsid w:val="00525017"/>
    <w:rsid w:val="0052533B"/>
    <w:rsid w:val="0052539F"/>
    <w:rsid w:val="0052675C"/>
    <w:rsid w:val="005269D9"/>
    <w:rsid w:val="005270BF"/>
    <w:rsid w:val="0052771C"/>
    <w:rsid w:val="005319A8"/>
    <w:rsid w:val="005321F0"/>
    <w:rsid w:val="00532F7B"/>
    <w:rsid w:val="0053304B"/>
    <w:rsid w:val="005330C2"/>
    <w:rsid w:val="0053316B"/>
    <w:rsid w:val="005331F7"/>
    <w:rsid w:val="005335FD"/>
    <w:rsid w:val="00533622"/>
    <w:rsid w:val="0053381E"/>
    <w:rsid w:val="00533C71"/>
    <w:rsid w:val="00534990"/>
    <w:rsid w:val="00534E3E"/>
    <w:rsid w:val="00535713"/>
    <w:rsid w:val="0053571D"/>
    <w:rsid w:val="0053582F"/>
    <w:rsid w:val="00535906"/>
    <w:rsid w:val="00535EFD"/>
    <w:rsid w:val="00535F1D"/>
    <w:rsid w:val="0053638F"/>
    <w:rsid w:val="0053691C"/>
    <w:rsid w:val="00536C00"/>
    <w:rsid w:val="00536DB6"/>
    <w:rsid w:val="00536F4B"/>
    <w:rsid w:val="00537809"/>
    <w:rsid w:val="00537CAF"/>
    <w:rsid w:val="0054022B"/>
    <w:rsid w:val="00540308"/>
    <w:rsid w:val="0054087F"/>
    <w:rsid w:val="00540AEF"/>
    <w:rsid w:val="00540B96"/>
    <w:rsid w:val="00540C01"/>
    <w:rsid w:val="00540D33"/>
    <w:rsid w:val="00540F0C"/>
    <w:rsid w:val="0054107B"/>
    <w:rsid w:val="0054174E"/>
    <w:rsid w:val="005425DF"/>
    <w:rsid w:val="00542A1B"/>
    <w:rsid w:val="00542BDE"/>
    <w:rsid w:val="00542CE5"/>
    <w:rsid w:val="0054305E"/>
    <w:rsid w:val="005430DE"/>
    <w:rsid w:val="005432AA"/>
    <w:rsid w:val="00543749"/>
    <w:rsid w:val="00543ED7"/>
    <w:rsid w:val="00543F1B"/>
    <w:rsid w:val="005443DE"/>
    <w:rsid w:val="00544F28"/>
    <w:rsid w:val="005453ED"/>
    <w:rsid w:val="0054566D"/>
    <w:rsid w:val="005457FB"/>
    <w:rsid w:val="00545D2D"/>
    <w:rsid w:val="00546059"/>
    <w:rsid w:val="005460A5"/>
    <w:rsid w:val="005460E7"/>
    <w:rsid w:val="00546125"/>
    <w:rsid w:val="00546321"/>
    <w:rsid w:val="00546673"/>
    <w:rsid w:val="00546F17"/>
    <w:rsid w:val="005470DB"/>
    <w:rsid w:val="00547134"/>
    <w:rsid w:val="00547221"/>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DBC"/>
    <w:rsid w:val="00552E7C"/>
    <w:rsid w:val="00552F2F"/>
    <w:rsid w:val="00553261"/>
    <w:rsid w:val="00553986"/>
    <w:rsid w:val="00554417"/>
    <w:rsid w:val="00554C8A"/>
    <w:rsid w:val="00554DD6"/>
    <w:rsid w:val="005552D8"/>
    <w:rsid w:val="00555334"/>
    <w:rsid w:val="005558F0"/>
    <w:rsid w:val="0055598D"/>
    <w:rsid w:val="00555CEB"/>
    <w:rsid w:val="0055640E"/>
    <w:rsid w:val="005568F3"/>
    <w:rsid w:val="00557037"/>
    <w:rsid w:val="00557492"/>
    <w:rsid w:val="0056004A"/>
    <w:rsid w:val="005609FC"/>
    <w:rsid w:val="00560D15"/>
    <w:rsid w:val="00560D34"/>
    <w:rsid w:val="00561113"/>
    <w:rsid w:val="00561A22"/>
    <w:rsid w:val="00561B42"/>
    <w:rsid w:val="00561D67"/>
    <w:rsid w:val="00561F86"/>
    <w:rsid w:val="0056243E"/>
    <w:rsid w:val="00562889"/>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B93"/>
    <w:rsid w:val="00566CA6"/>
    <w:rsid w:val="00566F02"/>
    <w:rsid w:val="00567521"/>
    <w:rsid w:val="00567781"/>
    <w:rsid w:val="00567A9D"/>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70B"/>
    <w:rsid w:val="005768CB"/>
    <w:rsid w:val="00576B50"/>
    <w:rsid w:val="005771FA"/>
    <w:rsid w:val="00577C72"/>
    <w:rsid w:val="00580563"/>
    <w:rsid w:val="005809DA"/>
    <w:rsid w:val="00580BC8"/>
    <w:rsid w:val="00580FB7"/>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6D37"/>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13D"/>
    <w:rsid w:val="005933DE"/>
    <w:rsid w:val="0059359C"/>
    <w:rsid w:val="0059399F"/>
    <w:rsid w:val="00593C78"/>
    <w:rsid w:val="00593CAA"/>
    <w:rsid w:val="00594291"/>
    <w:rsid w:val="005945BF"/>
    <w:rsid w:val="005947DE"/>
    <w:rsid w:val="00594803"/>
    <w:rsid w:val="0059488E"/>
    <w:rsid w:val="005948F0"/>
    <w:rsid w:val="00594BB6"/>
    <w:rsid w:val="00594C8C"/>
    <w:rsid w:val="00594D22"/>
    <w:rsid w:val="00594D70"/>
    <w:rsid w:val="00594FC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28C"/>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950"/>
    <w:rsid w:val="005A6A41"/>
    <w:rsid w:val="005A6A6A"/>
    <w:rsid w:val="005A6C06"/>
    <w:rsid w:val="005A6D91"/>
    <w:rsid w:val="005A6D95"/>
    <w:rsid w:val="005A6DBF"/>
    <w:rsid w:val="005A6E35"/>
    <w:rsid w:val="005A7F05"/>
    <w:rsid w:val="005B066D"/>
    <w:rsid w:val="005B094D"/>
    <w:rsid w:val="005B0BE9"/>
    <w:rsid w:val="005B0EB5"/>
    <w:rsid w:val="005B1036"/>
    <w:rsid w:val="005B1662"/>
    <w:rsid w:val="005B1920"/>
    <w:rsid w:val="005B1A7B"/>
    <w:rsid w:val="005B1BB1"/>
    <w:rsid w:val="005B1FB2"/>
    <w:rsid w:val="005B207D"/>
    <w:rsid w:val="005B207F"/>
    <w:rsid w:val="005B2496"/>
    <w:rsid w:val="005B27A7"/>
    <w:rsid w:val="005B2866"/>
    <w:rsid w:val="005B2AEB"/>
    <w:rsid w:val="005B2C62"/>
    <w:rsid w:val="005B2ED7"/>
    <w:rsid w:val="005B381D"/>
    <w:rsid w:val="005B3E69"/>
    <w:rsid w:val="005B428F"/>
    <w:rsid w:val="005B4698"/>
    <w:rsid w:val="005B510E"/>
    <w:rsid w:val="005B5642"/>
    <w:rsid w:val="005B5755"/>
    <w:rsid w:val="005B5E12"/>
    <w:rsid w:val="005B5E9C"/>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1EF9"/>
    <w:rsid w:val="005C1F10"/>
    <w:rsid w:val="005C216D"/>
    <w:rsid w:val="005C23F9"/>
    <w:rsid w:val="005C2A56"/>
    <w:rsid w:val="005C34B2"/>
    <w:rsid w:val="005C35FF"/>
    <w:rsid w:val="005C3678"/>
    <w:rsid w:val="005C3C70"/>
    <w:rsid w:val="005C3CAC"/>
    <w:rsid w:val="005C3DB1"/>
    <w:rsid w:val="005C4328"/>
    <w:rsid w:val="005C45B5"/>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4F"/>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B31"/>
    <w:rsid w:val="005E0ED8"/>
    <w:rsid w:val="005E111A"/>
    <w:rsid w:val="005E136A"/>
    <w:rsid w:val="005E19A4"/>
    <w:rsid w:val="005E1F6D"/>
    <w:rsid w:val="005E1F99"/>
    <w:rsid w:val="005E1FA3"/>
    <w:rsid w:val="005E1FFD"/>
    <w:rsid w:val="005E22D2"/>
    <w:rsid w:val="005E28A0"/>
    <w:rsid w:val="005E2A41"/>
    <w:rsid w:val="005E3036"/>
    <w:rsid w:val="005E31E6"/>
    <w:rsid w:val="005E36F3"/>
    <w:rsid w:val="005E3DB9"/>
    <w:rsid w:val="005E446A"/>
    <w:rsid w:val="005E45EB"/>
    <w:rsid w:val="005E47A8"/>
    <w:rsid w:val="005E49D5"/>
    <w:rsid w:val="005E4FE6"/>
    <w:rsid w:val="005E567F"/>
    <w:rsid w:val="005E58A2"/>
    <w:rsid w:val="005E5B03"/>
    <w:rsid w:val="005E5C59"/>
    <w:rsid w:val="005E5D57"/>
    <w:rsid w:val="005E61F6"/>
    <w:rsid w:val="005E6782"/>
    <w:rsid w:val="005E67EF"/>
    <w:rsid w:val="005E6C50"/>
    <w:rsid w:val="005E7312"/>
    <w:rsid w:val="005E741E"/>
    <w:rsid w:val="005E745F"/>
    <w:rsid w:val="005E761A"/>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4C21"/>
    <w:rsid w:val="005F57EB"/>
    <w:rsid w:val="005F5EEE"/>
    <w:rsid w:val="005F607D"/>
    <w:rsid w:val="005F6496"/>
    <w:rsid w:val="005F66E1"/>
    <w:rsid w:val="005F682E"/>
    <w:rsid w:val="005F6938"/>
    <w:rsid w:val="005F69F7"/>
    <w:rsid w:val="005F6C0C"/>
    <w:rsid w:val="005F7604"/>
    <w:rsid w:val="005F7B5F"/>
    <w:rsid w:val="005F7BB6"/>
    <w:rsid w:val="005F7FD1"/>
    <w:rsid w:val="0060021F"/>
    <w:rsid w:val="00600361"/>
    <w:rsid w:val="00600552"/>
    <w:rsid w:val="00600A21"/>
    <w:rsid w:val="00600AC0"/>
    <w:rsid w:val="00600BA0"/>
    <w:rsid w:val="00600C54"/>
    <w:rsid w:val="00600DCB"/>
    <w:rsid w:val="00601028"/>
    <w:rsid w:val="006014A0"/>
    <w:rsid w:val="0060173C"/>
    <w:rsid w:val="00601F38"/>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2DE"/>
    <w:rsid w:val="00605AF8"/>
    <w:rsid w:val="00605F1B"/>
    <w:rsid w:val="00606189"/>
    <w:rsid w:val="00606886"/>
    <w:rsid w:val="0060711C"/>
    <w:rsid w:val="00607218"/>
    <w:rsid w:val="006077A5"/>
    <w:rsid w:val="00607DA2"/>
    <w:rsid w:val="00610004"/>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5A40"/>
    <w:rsid w:val="00616C02"/>
    <w:rsid w:val="00616F01"/>
    <w:rsid w:val="00617405"/>
    <w:rsid w:val="00617A2A"/>
    <w:rsid w:val="00617B25"/>
    <w:rsid w:val="00617DD4"/>
    <w:rsid w:val="00617F50"/>
    <w:rsid w:val="006200CD"/>
    <w:rsid w:val="00620230"/>
    <w:rsid w:val="00620315"/>
    <w:rsid w:val="006203B2"/>
    <w:rsid w:val="00620420"/>
    <w:rsid w:val="00620432"/>
    <w:rsid w:val="006206B6"/>
    <w:rsid w:val="006210A6"/>
    <w:rsid w:val="006213E7"/>
    <w:rsid w:val="00621765"/>
    <w:rsid w:val="00621979"/>
    <w:rsid w:val="00621A14"/>
    <w:rsid w:val="00621AE8"/>
    <w:rsid w:val="00621D1B"/>
    <w:rsid w:val="006225A8"/>
    <w:rsid w:val="00622C1F"/>
    <w:rsid w:val="00623061"/>
    <w:rsid w:val="006233BE"/>
    <w:rsid w:val="006233D7"/>
    <w:rsid w:val="00623840"/>
    <w:rsid w:val="00623F7F"/>
    <w:rsid w:val="0062404C"/>
    <w:rsid w:val="006240A5"/>
    <w:rsid w:val="006240D3"/>
    <w:rsid w:val="006242A6"/>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1B9"/>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37569"/>
    <w:rsid w:val="00640229"/>
    <w:rsid w:val="006407C0"/>
    <w:rsid w:val="00640858"/>
    <w:rsid w:val="00640AC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754"/>
    <w:rsid w:val="00651886"/>
    <w:rsid w:val="006519F0"/>
    <w:rsid w:val="0065287F"/>
    <w:rsid w:val="00652C7F"/>
    <w:rsid w:val="00652CA4"/>
    <w:rsid w:val="00653711"/>
    <w:rsid w:val="0065374F"/>
    <w:rsid w:val="00653907"/>
    <w:rsid w:val="00654056"/>
    <w:rsid w:val="006541D7"/>
    <w:rsid w:val="006544F4"/>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0F4"/>
    <w:rsid w:val="00662235"/>
    <w:rsid w:val="006623F0"/>
    <w:rsid w:val="006623F2"/>
    <w:rsid w:val="006626FF"/>
    <w:rsid w:val="00662B4C"/>
    <w:rsid w:val="00663315"/>
    <w:rsid w:val="006637AC"/>
    <w:rsid w:val="00663CDB"/>
    <w:rsid w:val="00663DA6"/>
    <w:rsid w:val="00664077"/>
    <w:rsid w:val="0066491F"/>
    <w:rsid w:val="00664C61"/>
    <w:rsid w:val="00665263"/>
    <w:rsid w:val="00666216"/>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52D3"/>
    <w:rsid w:val="00686259"/>
    <w:rsid w:val="00686678"/>
    <w:rsid w:val="00686A21"/>
    <w:rsid w:val="00686D68"/>
    <w:rsid w:val="006870CD"/>
    <w:rsid w:val="00687A39"/>
    <w:rsid w:val="00687D15"/>
    <w:rsid w:val="006902F8"/>
    <w:rsid w:val="00690695"/>
    <w:rsid w:val="00690A66"/>
    <w:rsid w:val="00690B60"/>
    <w:rsid w:val="00690EAB"/>
    <w:rsid w:val="00690FB0"/>
    <w:rsid w:val="006915ED"/>
    <w:rsid w:val="0069280C"/>
    <w:rsid w:val="00692897"/>
    <w:rsid w:val="00692D9D"/>
    <w:rsid w:val="00693795"/>
    <w:rsid w:val="006938AA"/>
    <w:rsid w:val="0069444E"/>
    <w:rsid w:val="00694485"/>
    <w:rsid w:val="00694E3F"/>
    <w:rsid w:val="00695207"/>
    <w:rsid w:val="00695648"/>
    <w:rsid w:val="006956A9"/>
    <w:rsid w:val="00695FFB"/>
    <w:rsid w:val="00696321"/>
    <w:rsid w:val="0069694A"/>
    <w:rsid w:val="006977F7"/>
    <w:rsid w:val="00697827"/>
    <w:rsid w:val="00697C6E"/>
    <w:rsid w:val="00697DA6"/>
    <w:rsid w:val="006A0053"/>
    <w:rsid w:val="006A005D"/>
    <w:rsid w:val="006A06B7"/>
    <w:rsid w:val="006A0D05"/>
    <w:rsid w:val="006A0F68"/>
    <w:rsid w:val="006A165A"/>
    <w:rsid w:val="006A169D"/>
    <w:rsid w:val="006A1AE8"/>
    <w:rsid w:val="006A1D98"/>
    <w:rsid w:val="006A226C"/>
    <w:rsid w:val="006A262D"/>
    <w:rsid w:val="006A286B"/>
    <w:rsid w:val="006A2F2F"/>
    <w:rsid w:val="006A2F75"/>
    <w:rsid w:val="006A309D"/>
    <w:rsid w:val="006A322E"/>
    <w:rsid w:val="006A333F"/>
    <w:rsid w:val="006A34E8"/>
    <w:rsid w:val="006A35F0"/>
    <w:rsid w:val="006A41C6"/>
    <w:rsid w:val="006A4CE4"/>
    <w:rsid w:val="006A526C"/>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397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056"/>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8BF"/>
    <w:rsid w:val="006D0DD0"/>
    <w:rsid w:val="006D1239"/>
    <w:rsid w:val="006D1B3C"/>
    <w:rsid w:val="006D2188"/>
    <w:rsid w:val="006D2352"/>
    <w:rsid w:val="006D2411"/>
    <w:rsid w:val="006D2759"/>
    <w:rsid w:val="006D297B"/>
    <w:rsid w:val="006D3299"/>
    <w:rsid w:val="006D33F2"/>
    <w:rsid w:val="006D3689"/>
    <w:rsid w:val="006D3B84"/>
    <w:rsid w:val="006D3F04"/>
    <w:rsid w:val="006D3F93"/>
    <w:rsid w:val="006D4090"/>
    <w:rsid w:val="006D4104"/>
    <w:rsid w:val="006D4AEE"/>
    <w:rsid w:val="006D5093"/>
    <w:rsid w:val="006D517D"/>
    <w:rsid w:val="006D56DF"/>
    <w:rsid w:val="006D583D"/>
    <w:rsid w:val="006D63AD"/>
    <w:rsid w:val="006D66B3"/>
    <w:rsid w:val="006D6B68"/>
    <w:rsid w:val="006D6C71"/>
    <w:rsid w:val="006D75A9"/>
    <w:rsid w:val="006D7B0B"/>
    <w:rsid w:val="006D7B3F"/>
    <w:rsid w:val="006D7F68"/>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509"/>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4EE5"/>
    <w:rsid w:val="006F5057"/>
    <w:rsid w:val="006F5195"/>
    <w:rsid w:val="006F5C56"/>
    <w:rsid w:val="006F610A"/>
    <w:rsid w:val="006F6402"/>
    <w:rsid w:val="006F67E2"/>
    <w:rsid w:val="006F6C5F"/>
    <w:rsid w:val="006F6E2C"/>
    <w:rsid w:val="006F6EA5"/>
    <w:rsid w:val="006F6FDE"/>
    <w:rsid w:val="006F705C"/>
    <w:rsid w:val="006F73FD"/>
    <w:rsid w:val="006F7494"/>
    <w:rsid w:val="006F7ACA"/>
    <w:rsid w:val="006F7B09"/>
    <w:rsid w:val="006F7D5E"/>
    <w:rsid w:val="007006E7"/>
    <w:rsid w:val="007007DB"/>
    <w:rsid w:val="0070092E"/>
    <w:rsid w:val="007011E9"/>
    <w:rsid w:val="00701683"/>
    <w:rsid w:val="007019A1"/>
    <w:rsid w:val="00701B12"/>
    <w:rsid w:val="00701D7B"/>
    <w:rsid w:val="007025BD"/>
    <w:rsid w:val="0070267F"/>
    <w:rsid w:val="00702880"/>
    <w:rsid w:val="00702CF9"/>
    <w:rsid w:val="00703172"/>
    <w:rsid w:val="007032E1"/>
    <w:rsid w:val="0070367F"/>
    <w:rsid w:val="00703F82"/>
    <w:rsid w:val="0070474C"/>
    <w:rsid w:val="00704A41"/>
    <w:rsid w:val="00704ABD"/>
    <w:rsid w:val="00704F68"/>
    <w:rsid w:val="00705350"/>
    <w:rsid w:val="007054CD"/>
    <w:rsid w:val="00705528"/>
    <w:rsid w:val="007055B0"/>
    <w:rsid w:val="00705615"/>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1F14"/>
    <w:rsid w:val="007128FB"/>
    <w:rsid w:val="007132A7"/>
    <w:rsid w:val="00713366"/>
    <w:rsid w:val="00713419"/>
    <w:rsid w:val="00714187"/>
    <w:rsid w:val="007142FE"/>
    <w:rsid w:val="007146AA"/>
    <w:rsid w:val="00714841"/>
    <w:rsid w:val="00714ADD"/>
    <w:rsid w:val="00714DCE"/>
    <w:rsid w:val="00715016"/>
    <w:rsid w:val="0071515A"/>
    <w:rsid w:val="00715C50"/>
    <w:rsid w:val="00715D14"/>
    <w:rsid w:val="00715E36"/>
    <w:rsid w:val="007160B6"/>
    <w:rsid w:val="0071636D"/>
    <w:rsid w:val="007165A8"/>
    <w:rsid w:val="0071671B"/>
    <w:rsid w:val="00716828"/>
    <w:rsid w:val="00716B5D"/>
    <w:rsid w:val="0071763B"/>
    <w:rsid w:val="007176BE"/>
    <w:rsid w:val="00717BAB"/>
    <w:rsid w:val="00717DD0"/>
    <w:rsid w:val="00717F95"/>
    <w:rsid w:val="007200BD"/>
    <w:rsid w:val="00720959"/>
    <w:rsid w:val="00720B63"/>
    <w:rsid w:val="00720FD8"/>
    <w:rsid w:val="007216A1"/>
    <w:rsid w:val="007218F7"/>
    <w:rsid w:val="00721BBE"/>
    <w:rsid w:val="00721DC8"/>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BF1"/>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95F"/>
    <w:rsid w:val="00740FA5"/>
    <w:rsid w:val="00740FC2"/>
    <w:rsid w:val="00741224"/>
    <w:rsid w:val="00741301"/>
    <w:rsid w:val="00741535"/>
    <w:rsid w:val="0074168D"/>
    <w:rsid w:val="00741B96"/>
    <w:rsid w:val="0074272F"/>
    <w:rsid w:val="007427B0"/>
    <w:rsid w:val="00742C88"/>
    <w:rsid w:val="00742FEE"/>
    <w:rsid w:val="00743449"/>
    <w:rsid w:val="007435B4"/>
    <w:rsid w:val="007436E6"/>
    <w:rsid w:val="0074465A"/>
    <w:rsid w:val="007452AC"/>
    <w:rsid w:val="00745486"/>
    <w:rsid w:val="007457CF"/>
    <w:rsid w:val="007458F3"/>
    <w:rsid w:val="00745B80"/>
    <w:rsid w:val="00745EA2"/>
    <w:rsid w:val="007464C8"/>
    <w:rsid w:val="007469DB"/>
    <w:rsid w:val="00746A8A"/>
    <w:rsid w:val="00746D0D"/>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851"/>
    <w:rsid w:val="00755044"/>
    <w:rsid w:val="00755816"/>
    <w:rsid w:val="00755955"/>
    <w:rsid w:val="007559CA"/>
    <w:rsid w:val="00755C62"/>
    <w:rsid w:val="00755D19"/>
    <w:rsid w:val="00755FCD"/>
    <w:rsid w:val="007561C7"/>
    <w:rsid w:val="00756340"/>
    <w:rsid w:val="00756421"/>
    <w:rsid w:val="00756530"/>
    <w:rsid w:val="00756CC4"/>
    <w:rsid w:val="00757179"/>
    <w:rsid w:val="0075746B"/>
    <w:rsid w:val="00757541"/>
    <w:rsid w:val="00757CE0"/>
    <w:rsid w:val="00760D58"/>
    <w:rsid w:val="00761494"/>
    <w:rsid w:val="0076151A"/>
    <w:rsid w:val="00761E00"/>
    <w:rsid w:val="00762059"/>
    <w:rsid w:val="00762255"/>
    <w:rsid w:val="007625FA"/>
    <w:rsid w:val="007626DD"/>
    <w:rsid w:val="00762A62"/>
    <w:rsid w:val="00762D75"/>
    <w:rsid w:val="00762F8B"/>
    <w:rsid w:val="0076334E"/>
    <w:rsid w:val="007644CC"/>
    <w:rsid w:val="0076457F"/>
    <w:rsid w:val="00764B21"/>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90"/>
    <w:rsid w:val="007725C1"/>
    <w:rsid w:val="007727CD"/>
    <w:rsid w:val="00772A03"/>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5CC1"/>
    <w:rsid w:val="00776192"/>
    <w:rsid w:val="007761D3"/>
    <w:rsid w:val="00776AEF"/>
    <w:rsid w:val="00776AF7"/>
    <w:rsid w:val="00776F41"/>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5EC"/>
    <w:rsid w:val="0078667C"/>
    <w:rsid w:val="007867FF"/>
    <w:rsid w:val="00787267"/>
    <w:rsid w:val="00787289"/>
    <w:rsid w:val="0078729F"/>
    <w:rsid w:val="00787820"/>
    <w:rsid w:val="007879AA"/>
    <w:rsid w:val="00787CCB"/>
    <w:rsid w:val="00790105"/>
    <w:rsid w:val="007904CD"/>
    <w:rsid w:val="00790727"/>
    <w:rsid w:val="0079098D"/>
    <w:rsid w:val="00790CF2"/>
    <w:rsid w:val="00790E52"/>
    <w:rsid w:val="00790F7B"/>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49A"/>
    <w:rsid w:val="007967A0"/>
    <w:rsid w:val="00796939"/>
    <w:rsid w:val="00797637"/>
    <w:rsid w:val="007979BD"/>
    <w:rsid w:val="007A0F74"/>
    <w:rsid w:val="007A10AC"/>
    <w:rsid w:val="007A11E5"/>
    <w:rsid w:val="007A13DA"/>
    <w:rsid w:val="007A1808"/>
    <w:rsid w:val="007A185E"/>
    <w:rsid w:val="007A1BAE"/>
    <w:rsid w:val="007A2909"/>
    <w:rsid w:val="007A2A85"/>
    <w:rsid w:val="007A3081"/>
    <w:rsid w:val="007A35ED"/>
    <w:rsid w:val="007A3987"/>
    <w:rsid w:val="007A3EB9"/>
    <w:rsid w:val="007A4008"/>
    <w:rsid w:val="007A4240"/>
    <w:rsid w:val="007A465B"/>
    <w:rsid w:val="007A4FCF"/>
    <w:rsid w:val="007A54E7"/>
    <w:rsid w:val="007A57DA"/>
    <w:rsid w:val="007A58D5"/>
    <w:rsid w:val="007A5A4A"/>
    <w:rsid w:val="007A5A68"/>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26D"/>
    <w:rsid w:val="007C19D2"/>
    <w:rsid w:val="007C1B11"/>
    <w:rsid w:val="007C1ED6"/>
    <w:rsid w:val="007C1F62"/>
    <w:rsid w:val="007C29BF"/>
    <w:rsid w:val="007C3415"/>
    <w:rsid w:val="007C3905"/>
    <w:rsid w:val="007C3AD1"/>
    <w:rsid w:val="007C3E6D"/>
    <w:rsid w:val="007C3EA1"/>
    <w:rsid w:val="007C3EA8"/>
    <w:rsid w:val="007C4177"/>
    <w:rsid w:val="007C49DB"/>
    <w:rsid w:val="007C4A98"/>
    <w:rsid w:val="007C50A4"/>
    <w:rsid w:val="007C51AE"/>
    <w:rsid w:val="007C5719"/>
    <w:rsid w:val="007C62D5"/>
    <w:rsid w:val="007C671C"/>
    <w:rsid w:val="007C6C9D"/>
    <w:rsid w:val="007C6F0D"/>
    <w:rsid w:val="007C6F8A"/>
    <w:rsid w:val="007C763F"/>
    <w:rsid w:val="007C7E14"/>
    <w:rsid w:val="007D02D1"/>
    <w:rsid w:val="007D0389"/>
    <w:rsid w:val="007D087F"/>
    <w:rsid w:val="007D08E4"/>
    <w:rsid w:val="007D099A"/>
    <w:rsid w:val="007D0A54"/>
    <w:rsid w:val="007D16A1"/>
    <w:rsid w:val="007D17E4"/>
    <w:rsid w:val="007D180A"/>
    <w:rsid w:val="007D196D"/>
    <w:rsid w:val="007D222E"/>
    <w:rsid w:val="007D26C0"/>
    <w:rsid w:val="007D2C8E"/>
    <w:rsid w:val="007D32D5"/>
    <w:rsid w:val="007D391E"/>
    <w:rsid w:val="007D3C0D"/>
    <w:rsid w:val="007D3C6A"/>
    <w:rsid w:val="007D3F01"/>
    <w:rsid w:val="007D44D3"/>
    <w:rsid w:val="007D4536"/>
    <w:rsid w:val="007D4A68"/>
    <w:rsid w:val="007D4B60"/>
    <w:rsid w:val="007D4CE9"/>
    <w:rsid w:val="007D5265"/>
    <w:rsid w:val="007D57C2"/>
    <w:rsid w:val="007D5993"/>
    <w:rsid w:val="007D5BDD"/>
    <w:rsid w:val="007D5ED5"/>
    <w:rsid w:val="007D60FF"/>
    <w:rsid w:val="007D6114"/>
    <w:rsid w:val="007D6636"/>
    <w:rsid w:val="007D6B59"/>
    <w:rsid w:val="007D702D"/>
    <w:rsid w:val="007D70D5"/>
    <w:rsid w:val="007D7927"/>
    <w:rsid w:val="007D7962"/>
    <w:rsid w:val="007D7A36"/>
    <w:rsid w:val="007D7B37"/>
    <w:rsid w:val="007E0321"/>
    <w:rsid w:val="007E0D99"/>
    <w:rsid w:val="007E1882"/>
    <w:rsid w:val="007E1A20"/>
    <w:rsid w:val="007E1F23"/>
    <w:rsid w:val="007E2319"/>
    <w:rsid w:val="007E25A0"/>
    <w:rsid w:val="007E26BC"/>
    <w:rsid w:val="007E2CF2"/>
    <w:rsid w:val="007E2DB1"/>
    <w:rsid w:val="007E30E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15"/>
    <w:rsid w:val="007F2A42"/>
    <w:rsid w:val="007F30D0"/>
    <w:rsid w:val="007F3A40"/>
    <w:rsid w:val="007F3CBF"/>
    <w:rsid w:val="007F3FE3"/>
    <w:rsid w:val="007F47C2"/>
    <w:rsid w:val="007F49F1"/>
    <w:rsid w:val="007F4E40"/>
    <w:rsid w:val="007F4E71"/>
    <w:rsid w:val="007F5861"/>
    <w:rsid w:val="007F61A5"/>
    <w:rsid w:val="007F657A"/>
    <w:rsid w:val="007F65EE"/>
    <w:rsid w:val="007F65F5"/>
    <w:rsid w:val="007F691B"/>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2E46"/>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226"/>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8F7"/>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1C2"/>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188"/>
    <w:rsid w:val="00834273"/>
    <w:rsid w:val="0083427B"/>
    <w:rsid w:val="00834877"/>
    <w:rsid w:val="00834963"/>
    <w:rsid w:val="00834C8C"/>
    <w:rsid w:val="00835281"/>
    <w:rsid w:val="00835377"/>
    <w:rsid w:val="00835DF0"/>
    <w:rsid w:val="00835FE9"/>
    <w:rsid w:val="00836257"/>
    <w:rsid w:val="0083665F"/>
    <w:rsid w:val="00836BF5"/>
    <w:rsid w:val="0083720C"/>
    <w:rsid w:val="00837226"/>
    <w:rsid w:val="00837376"/>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128"/>
    <w:rsid w:val="0084436B"/>
    <w:rsid w:val="008446FE"/>
    <w:rsid w:val="00844811"/>
    <w:rsid w:val="00844885"/>
    <w:rsid w:val="008448E5"/>
    <w:rsid w:val="00844C7E"/>
    <w:rsid w:val="00844F8A"/>
    <w:rsid w:val="00845099"/>
    <w:rsid w:val="008456D8"/>
    <w:rsid w:val="00845A11"/>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145"/>
    <w:rsid w:val="00850220"/>
    <w:rsid w:val="00850642"/>
    <w:rsid w:val="008506C5"/>
    <w:rsid w:val="008507A4"/>
    <w:rsid w:val="0085080E"/>
    <w:rsid w:val="0085139C"/>
    <w:rsid w:val="00851815"/>
    <w:rsid w:val="00851BDA"/>
    <w:rsid w:val="0085254B"/>
    <w:rsid w:val="00852EA8"/>
    <w:rsid w:val="00852FDA"/>
    <w:rsid w:val="008534A4"/>
    <w:rsid w:val="00853596"/>
    <w:rsid w:val="00853C0C"/>
    <w:rsid w:val="00853F73"/>
    <w:rsid w:val="00854053"/>
    <w:rsid w:val="00854210"/>
    <w:rsid w:val="00854491"/>
    <w:rsid w:val="008548B6"/>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0EB"/>
    <w:rsid w:val="00861261"/>
    <w:rsid w:val="00861864"/>
    <w:rsid w:val="00861960"/>
    <w:rsid w:val="00861ABD"/>
    <w:rsid w:val="00861BE5"/>
    <w:rsid w:val="00861F00"/>
    <w:rsid w:val="00862490"/>
    <w:rsid w:val="00862DF6"/>
    <w:rsid w:val="00862F5A"/>
    <w:rsid w:val="008631C9"/>
    <w:rsid w:val="008632F3"/>
    <w:rsid w:val="00863724"/>
    <w:rsid w:val="00863744"/>
    <w:rsid w:val="00863A8E"/>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4B2"/>
    <w:rsid w:val="0086770B"/>
    <w:rsid w:val="00867CCC"/>
    <w:rsid w:val="00867ECF"/>
    <w:rsid w:val="00870310"/>
    <w:rsid w:val="00870735"/>
    <w:rsid w:val="00870BC4"/>
    <w:rsid w:val="00870DC1"/>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3F7D"/>
    <w:rsid w:val="00874101"/>
    <w:rsid w:val="00874658"/>
    <w:rsid w:val="00874B87"/>
    <w:rsid w:val="008750E2"/>
    <w:rsid w:val="00876174"/>
    <w:rsid w:val="0087619B"/>
    <w:rsid w:val="0087630D"/>
    <w:rsid w:val="00876A9E"/>
    <w:rsid w:val="00876C28"/>
    <w:rsid w:val="00877322"/>
    <w:rsid w:val="008773D5"/>
    <w:rsid w:val="008777C9"/>
    <w:rsid w:val="008779EB"/>
    <w:rsid w:val="00877E31"/>
    <w:rsid w:val="00877F74"/>
    <w:rsid w:val="00880179"/>
    <w:rsid w:val="0088045F"/>
    <w:rsid w:val="00880746"/>
    <w:rsid w:val="0088095F"/>
    <w:rsid w:val="00880ABA"/>
    <w:rsid w:val="00880EE7"/>
    <w:rsid w:val="0088155C"/>
    <w:rsid w:val="00881BB0"/>
    <w:rsid w:val="008821C8"/>
    <w:rsid w:val="008824E2"/>
    <w:rsid w:val="008833B4"/>
    <w:rsid w:val="00883489"/>
    <w:rsid w:val="008834BE"/>
    <w:rsid w:val="008837BC"/>
    <w:rsid w:val="00884656"/>
    <w:rsid w:val="00884689"/>
    <w:rsid w:val="008848B4"/>
    <w:rsid w:val="00884E2D"/>
    <w:rsid w:val="008852D1"/>
    <w:rsid w:val="008856A1"/>
    <w:rsid w:val="00885AC4"/>
    <w:rsid w:val="00885EE5"/>
    <w:rsid w:val="008864EA"/>
    <w:rsid w:val="0088673C"/>
    <w:rsid w:val="00886B47"/>
    <w:rsid w:val="008875A2"/>
    <w:rsid w:val="00887786"/>
    <w:rsid w:val="008878E8"/>
    <w:rsid w:val="00887EC5"/>
    <w:rsid w:val="0089009E"/>
    <w:rsid w:val="008901ED"/>
    <w:rsid w:val="0089028F"/>
    <w:rsid w:val="008903E9"/>
    <w:rsid w:val="00890C9B"/>
    <w:rsid w:val="00891822"/>
    <w:rsid w:val="00891C83"/>
    <w:rsid w:val="00891E7D"/>
    <w:rsid w:val="00891F69"/>
    <w:rsid w:val="008922F0"/>
    <w:rsid w:val="008925B4"/>
    <w:rsid w:val="0089277E"/>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5214"/>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59"/>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1D1"/>
    <w:rsid w:val="008B32AE"/>
    <w:rsid w:val="008B32BA"/>
    <w:rsid w:val="008B3704"/>
    <w:rsid w:val="008B3759"/>
    <w:rsid w:val="008B425A"/>
    <w:rsid w:val="008B4586"/>
    <w:rsid w:val="008B45FB"/>
    <w:rsid w:val="008B51B6"/>
    <w:rsid w:val="008B5274"/>
    <w:rsid w:val="008B5AC4"/>
    <w:rsid w:val="008B5CD0"/>
    <w:rsid w:val="008B6390"/>
    <w:rsid w:val="008B63F0"/>
    <w:rsid w:val="008B66F5"/>
    <w:rsid w:val="008B6720"/>
    <w:rsid w:val="008B6D14"/>
    <w:rsid w:val="008B6DFB"/>
    <w:rsid w:val="008B7263"/>
    <w:rsid w:val="008B754B"/>
    <w:rsid w:val="008B7D95"/>
    <w:rsid w:val="008B7E8C"/>
    <w:rsid w:val="008C012D"/>
    <w:rsid w:val="008C03D3"/>
    <w:rsid w:val="008C0455"/>
    <w:rsid w:val="008C070E"/>
    <w:rsid w:val="008C08DE"/>
    <w:rsid w:val="008C0950"/>
    <w:rsid w:val="008C0A4A"/>
    <w:rsid w:val="008C0A55"/>
    <w:rsid w:val="008C0D46"/>
    <w:rsid w:val="008C0DBD"/>
    <w:rsid w:val="008C0F8B"/>
    <w:rsid w:val="008C172D"/>
    <w:rsid w:val="008C18D6"/>
    <w:rsid w:val="008C1C6F"/>
    <w:rsid w:val="008C1D65"/>
    <w:rsid w:val="008C2956"/>
    <w:rsid w:val="008C4132"/>
    <w:rsid w:val="008C4C93"/>
    <w:rsid w:val="008C553F"/>
    <w:rsid w:val="008C597E"/>
    <w:rsid w:val="008C59E8"/>
    <w:rsid w:val="008C59F6"/>
    <w:rsid w:val="008C619E"/>
    <w:rsid w:val="008C6376"/>
    <w:rsid w:val="008C6619"/>
    <w:rsid w:val="008C6892"/>
    <w:rsid w:val="008C6957"/>
    <w:rsid w:val="008C6E73"/>
    <w:rsid w:val="008C6EC0"/>
    <w:rsid w:val="008C756C"/>
    <w:rsid w:val="008C75AC"/>
    <w:rsid w:val="008C7C18"/>
    <w:rsid w:val="008D038F"/>
    <w:rsid w:val="008D03C5"/>
    <w:rsid w:val="008D07A6"/>
    <w:rsid w:val="008D0971"/>
    <w:rsid w:val="008D0AA0"/>
    <w:rsid w:val="008D0C8B"/>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615"/>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6D4"/>
    <w:rsid w:val="008E673A"/>
    <w:rsid w:val="008E6C08"/>
    <w:rsid w:val="008E6D82"/>
    <w:rsid w:val="008E72EA"/>
    <w:rsid w:val="008E786B"/>
    <w:rsid w:val="008F028D"/>
    <w:rsid w:val="008F0A8D"/>
    <w:rsid w:val="008F1715"/>
    <w:rsid w:val="008F17BB"/>
    <w:rsid w:val="008F1A74"/>
    <w:rsid w:val="008F1DB7"/>
    <w:rsid w:val="008F1EEB"/>
    <w:rsid w:val="008F239B"/>
    <w:rsid w:val="008F2C4B"/>
    <w:rsid w:val="008F2D24"/>
    <w:rsid w:val="008F2DC8"/>
    <w:rsid w:val="008F31C5"/>
    <w:rsid w:val="008F33C7"/>
    <w:rsid w:val="008F35EE"/>
    <w:rsid w:val="008F421A"/>
    <w:rsid w:val="008F4288"/>
    <w:rsid w:val="008F43D3"/>
    <w:rsid w:val="008F4404"/>
    <w:rsid w:val="008F467C"/>
    <w:rsid w:val="008F49E9"/>
    <w:rsid w:val="008F4B87"/>
    <w:rsid w:val="008F4CF4"/>
    <w:rsid w:val="008F52BC"/>
    <w:rsid w:val="008F5796"/>
    <w:rsid w:val="008F5950"/>
    <w:rsid w:val="008F5F89"/>
    <w:rsid w:val="008F6264"/>
    <w:rsid w:val="008F6644"/>
    <w:rsid w:val="008F66A6"/>
    <w:rsid w:val="008F6D72"/>
    <w:rsid w:val="008F6E1C"/>
    <w:rsid w:val="008F6F41"/>
    <w:rsid w:val="008F7172"/>
    <w:rsid w:val="008F7196"/>
    <w:rsid w:val="008F7814"/>
    <w:rsid w:val="008F7AB3"/>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2E0B"/>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72B"/>
    <w:rsid w:val="00911AB6"/>
    <w:rsid w:val="00911D23"/>
    <w:rsid w:val="009120AD"/>
    <w:rsid w:val="009120FE"/>
    <w:rsid w:val="00912364"/>
    <w:rsid w:val="00912392"/>
    <w:rsid w:val="009125B7"/>
    <w:rsid w:val="0091264B"/>
    <w:rsid w:val="009127A8"/>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CB9"/>
    <w:rsid w:val="00924DE2"/>
    <w:rsid w:val="00925161"/>
    <w:rsid w:val="0092520C"/>
    <w:rsid w:val="00925AB3"/>
    <w:rsid w:val="00925BD1"/>
    <w:rsid w:val="00925D7A"/>
    <w:rsid w:val="00925E91"/>
    <w:rsid w:val="00926474"/>
    <w:rsid w:val="00926608"/>
    <w:rsid w:val="00926D88"/>
    <w:rsid w:val="00926FBC"/>
    <w:rsid w:val="009271E0"/>
    <w:rsid w:val="0092729D"/>
    <w:rsid w:val="00927B58"/>
    <w:rsid w:val="00927CB1"/>
    <w:rsid w:val="00927DA6"/>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1DFE"/>
    <w:rsid w:val="00941EDE"/>
    <w:rsid w:val="009421DA"/>
    <w:rsid w:val="00942DF2"/>
    <w:rsid w:val="009439C2"/>
    <w:rsid w:val="00943B79"/>
    <w:rsid w:val="00943C77"/>
    <w:rsid w:val="00943D92"/>
    <w:rsid w:val="0094432C"/>
    <w:rsid w:val="009443AA"/>
    <w:rsid w:val="009443EE"/>
    <w:rsid w:val="00944825"/>
    <w:rsid w:val="00944895"/>
    <w:rsid w:val="00944B8E"/>
    <w:rsid w:val="00944CA1"/>
    <w:rsid w:val="0094541D"/>
    <w:rsid w:val="00945831"/>
    <w:rsid w:val="00945A73"/>
    <w:rsid w:val="00945D58"/>
    <w:rsid w:val="00946580"/>
    <w:rsid w:val="009465F0"/>
    <w:rsid w:val="0094788C"/>
    <w:rsid w:val="00950345"/>
    <w:rsid w:val="00950E76"/>
    <w:rsid w:val="0095106F"/>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63D"/>
    <w:rsid w:val="009548D4"/>
    <w:rsid w:val="009558EE"/>
    <w:rsid w:val="00955DC8"/>
    <w:rsid w:val="00955E43"/>
    <w:rsid w:val="00956435"/>
    <w:rsid w:val="009565D7"/>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48DB"/>
    <w:rsid w:val="009653C0"/>
    <w:rsid w:val="00965426"/>
    <w:rsid w:val="009656AC"/>
    <w:rsid w:val="00965829"/>
    <w:rsid w:val="00965B6F"/>
    <w:rsid w:val="00965C82"/>
    <w:rsid w:val="00965EAA"/>
    <w:rsid w:val="0096652D"/>
    <w:rsid w:val="00966803"/>
    <w:rsid w:val="009668A9"/>
    <w:rsid w:val="00966B10"/>
    <w:rsid w:val="00966C2F"/>
    <w:rsid w:val="00966EAE"/>
    <w:rsid w:val="00967421"/>
    <w:rsid w:val="00967465"/>
    <w:rsid w:val="0096770B"/>
    <w:rsid w:val="0097002A"/>
    <w:rsid w:val="009700F6"/>
    <w:rsid w:val="00970491"/>
    <w:rsid w:val="009704FF"/>
    <w:rsid w:val="00970925"/>
    <w:rsid w:val="0097097F"/>
    <w:rsid w:val="00970C49"/>
    <w:rsid w:val="00971193"/>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4DA7"/>
    <w:rsid w:val="00975766"/>
    <w:rsid w:val="009761B4"/>
    <w:rsid w:val="00976450"/>
    <w:rsid w:val="009768F0"/>
    <w:rsid w:val="00976BBF"/>
    <w:rsid w:val="00977A6F"/>
    <w:rsid w:val="00977E10"/>
    <w:rsid w:val="00980916"/>
    <w:rsid w:val="00980DBF"/>
    <w:rsid w:val="00981029"/>
    <w:rsid w:val="00981138"/>
    <w:rsid w:val="00981339"/>
    <w:rsid w:val="00981989"/>
    <w:rsid w:val="00982192"/>
    <w:rsid w:val="0098225B"/>
    <w:rsid w:val="00982293"/>
    <w:rsid w:val="0098261C"/>
    <w:rsid w:val="00982656"/>
    <w:rsid w:val="00982BD7"/>
    <w:rsid w:val="00982C13"/>
    <w:rsid w:val="00982E97"/>
    <w:rsid w:val="00983278"/>
    <w:rsid w:val="00983D87"/>
    <w:rsid w:val="00983D96"/>
    <w:rsid w:val="00983F99"/>
    <w:rsid w:val="00984820"/>
    <w:rsid w:val="0098485D"/>
    <w:rsid w:val="00984C64"/>
    <w:rsid w:val="00984EA0"/>
    <w:rsid w:val="00985343"/>
    <w:rsid w:val="00985D3D"/>
    <w:rsid w:val="00985DA7"/>
    <w:rsid w:val="00986B05"/>
    <w:rsid w:val="00986B76"/>
    <w:rsid w:val="00986C1F"/>
    <w:rsid w:val="00986C44"/>
    <w:rsid w:val="00986DA9"/>
    <w:rsid w:val="00986E1A"/>
    <w:rsid w:val="0098748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1C"/>
    <w:rsid w:val="009936BC"/>
    <w:rsid w:val="00993769"/>
    <w:rsid w:val="009938F1"/>
    <w:rsid w:val="00993975"/>
    <w:rsid w:val="00993F21"/>
    <w:rsid w:val="00994273"/>
    <w:rsid w:val="009946B5"/>
    <w:rsid w:val="00994AB2"/>
    <w:rsid w:val="00995036"/>
    <w:rsid w:val="009952E1"/>
    <w:rsid w:val="00995418"/>
    <w:rsid w:val="0099572E"/>
    <w:rsid w:val="00995DD1"/>
    <w:rsid w:val="009969F2"/>
    <w:rsid w:val="00996EFA"/>
    <w:rsid w:val="009975FB"/>
    <w:rsid w:val="00997855"/>
    <w:rsid w:val="009978DF"/>
    <w:rsid w:val="00997A68"/>
    <w:rsid w:val="00997C35"/>
    <w:rsid w:val="00997D3C"/>
    <w:rsid w:val="009A0989"/>
    <w:rsid w:val="009A0B30"/>
    <w:rsid w:val="009A0BB4"/>
    <w:rsid w:val="009A0CEE"/>
    <w:rsid w:val="009A0DC0"/>
    <w:rsid w:val="009A14C6"/>
    <w:rsid w:val="009A1AA6"/>
    <w:rsid w:val="009A1B2C"/>
    <w:rsid w:val="009A2320"/>
    <w:rsid w:val="009A24FE"/>
    <w:rsid w:val="009A2901"/>
    <w:rsid w:val="009A2A51"/>
    <w:rsid w:val="009A2CF7"/>
    <w:rsid w:val="009A2D26"/>
    <w:rsid w:val="009A35FE"/>
    <w:rsid w:val="009A3828"/>
    <w:rsid w:val="009A42B3"/>
    <w:rsid w:val="009A42F1"/>
    <w:rsid w:val="009A45C1"/>
    <w:rsid w:val="009A4924"/>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5FBB"/>
    <w:rsid w:val="009B67BF"/>
    <w:rsid w:val="009B6EC0"/>
    <w:rsid w:val="009B73B5"/>
    <w:rsid w:val="009B744C"/>
    <w:rsid w:val="009C0588"/>
    <w:rsid w:val="009C07C6"/>
    <w:rsid w:val="009C082D"/>
    <w:rsid w:val="009C0B51"/>
    <w:rsid w:val="009C0DD5"/>
    <w:rsid w:val="009C1836"/>
    <w:rsid w:val="009C18C1"/>
    <w:rsid w:val="009C1940"/>
    <w:rsid w:val="009C1CEA"/>
    <w:rsid w:val="009C1E4A"/>
    <w:rsid w:val="009C1E7B"/>
    <w:rsid w:val="009C1F4B"/>
    <w:rsid w:val="009C1FA9"/>
    <w:rsid w:val="009C2728"/>
    <w:rsid w:val="009C36C6"/>
    <w:rsid w:val="009C39AF"/>
    <w:rsid w:val="009C3E67"/>
    <w:rsid w:val="009C3F6D"/>
    <w:rsid w:val="009C42AF"/>
    <w:rsid w:val="009C44A6"/>
    <w:rsid w:val="009C46BC"/>
    <w:rsid w:val="009C470E"/>
    <w:rsid w:val="009C480C"/>
    <w:rsid w:val="009C4BC3"/>
    <w:rsid w:val="009C50AC"/>
    <w:rsid w:val="009C5255"/>
    <w:rsid w:val="009C541D"/>
    <w:rsid w:val="009C622E"/>
    <w:rsid w:val="009C7316"/>
    <w:rsid w:val="009C7710"/>
    <w:rsid w:val="009C7A23"/>
    <w:rsid w:val="009C7A88"/>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AA7"/>
    <w:rsid w:val="009D7B2E"/>
    <w:rsid w:val="009E07CA"/>
    <w:rsid w:val="009E092A"/>
    <w:rsid w:val="009E0FB4"/>
    <w:rsid w:val="009E12F7"/>
    <w:rsid w:val="009E151C"/>
    <w:rsid w:val="009E1FE8"/>
    <w:rsid w:val="009E2167"/>
    <w:rsid w:val="009E25DE"/>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06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5F4"/>
    <w:rsid w:val="00A056AE"/>
    <w:rsid w:val="00A0579C"/>
    <w:rsid w:val="00A059A4"/>
    <w:rsid w:val="00A065D7"/>
    <w:rsid w:val="00A06B4A"/>
    <w:rsid w:val="00A06EAC"/>
    <w:rsid w:val="00A072B8"/>
    <w:rsid w:val="00A07694"/>
    <w:rsid w:val="00A077A7"/>
    <w:rsid w:val="00A07870"/>
    <w:rsid w:val="00A07CD8"/>
    <w:rsid w:val="00A10524"/>
    <w:rsid w:val="00A10C7A"/>
    <w:rsid w:val="00A10EBE"/>
    <w:rsid w:val="00A10EDA"/>
    <w:rsid w:val="00A11338"/>
    <w:rsid w:val="00A113CE"/>
    <w:rsid w:val="00A11E84"/>
    <w:rsid w:val="00A11E9B"/>
    <w:rsid w:val="00A12057"/>
    <w:rsid w:val="00A12088"/>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0BFF"/>
    <w:rsid w:val="00A2161E"/>
    <w:rsid w:val="00A21785"/>
    <w:rsid w:val="00A21861"/>
    <w:rsid w:val="00A218AD"/>
    <w:rsid w:val="00A21FB9"/>
    <w:rsid w:val="00A21FE2"/>
    <w:rsid w:val="00A2233E"/>
    <w:rsid w:val="00A225C9"/>
    <w:rsid w:val="00A22696"/>
    <w:rsid w:val="00A229E6"/>
    <w:rsid w:val="00A22D8A"/>
    <w:rsid w:val="00A233D8"/>
    <w:rsid w:val="00A2400D"/>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5A6"/>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8C9"/>
    <w:rsid w:val="00A44B0C"/>
    <w:rsid w:val="00A44E7B"/>
    <w:rsid w:val="00A45485"/>
    <w:rsid w:val="00A45EA0"/>
    <w:rsid w:val="00A45ED4"/>
    <w:rsid w:val="00A45EEC"/>
    <w:rsid w:val="00A46617"/>
    <w:rsid w:val="00A46741"/>
    <w:rsid w:val="00A4690B"/>
    <w:rsid w:val="00A46C10"/>
    <w:rsid w:val="00A47533"/>
    <w:rsid w:val="00A50059"/>
    <w:rsid w:val="00A51795"/>
    <w:rsid w:val="00A51A5C"/>
    <w:rsid w:val="00A51CCA"/>
    <w:rsid w:val="00A52155"/>
    <w:rsid w:val="00A523C5"/>
    <w:rsid w:val="00A5257F"/>
    <w:rsid w:val="00A529F7"/>
    <w:rsid w:val="00A52E5C"/>
    <w:rsid w:val="00A5309A"/>
    <w:rsid w:val="00A5341C"/>
    <w:rsid w:val="00A538AE"/>
    <w:rsid w:val="00A546B1"/>
    <w:rsid w:val="00A54E02"/>
    <w:rsid w:val="00A54E66"/>
    <w:rsid w:val="00A55057"/>
    <w:rsid w:val="00A55242"/>
    <w:rsid w:val="00A557D4"/>
    <w:rsid w:val="00A55CFF"/>
    <w:rsid w:val="00A55D00"/>
    <w:rsid w:val="00A55D6C"/>
    <w:rsid w:val="00A55E46"/>
    <w:rsid w:val="00A55F14"/>
    <w:rsid w:val="00A56768"/>
    <w:rsid w:val="00A56C84"/>
    <w:rsid w:val="00A56CF0"/>
    <w:rsid w:val="00A57607"/>
    <w:rsid w:val="00A57828"/>
    <w:rsid w:val="00A57A28"/>
    <w:rsid w:val="00A6012A"/>
    <w:rsid w:val="00A60A2C"/>
    <w:rsid w:val="00A61401"/>
    <w:rsid w:val="00A61679"/>
    <w:rsid w:val="00A61938"/>
    <w:rsid w:val="00A61B46"/>
    <w:rsid w:val="00A61FDC"/>
    <w:rsid w:val="00A623BA"/>
    <w:rsid w:val="00A62A71"/>
    <w:rsid w:val="00A63052"/>
    <w:rsid w:val="00A63383"/>
    <w:rsid w:val="00A63397"/>
    <w:rsid w:val="00A635EF"/>
    <w:rsid w:val="00A63D43"/>
    <w:rsid w:val="00A63ECD"/>
    <w:rsid w:val="00A643D8"/>
    <w:rsid w:val="00A6467E"/>
    <w:rsid w:val="00A64683"/>
    <w:rsid w:val="00A64A64"/>
    <w:rsid w:val="00A64B62"/>
    <w:rsid w:val="00A65342"/>
    <w:rsid w:val="00A65915"/>
    <w:rsid w:val="00A65B8A"/>
    <w:rsid w:val="00A66218"/>
    <w:rsid w:val="00A6688E"/>
    <w:rsid w:val="00A66909"/>
    <w:rsid w:val="00A673F6"/>
    <w:rsid w:val="00A676C5"/>
    <w:rsid w:val="00A67769"/>
    <w:rsid w:val="00A67BDD"/>
    <w:rsid w:val="00A67CB2"/>
    <w:rsid w:val="00A67F66"/>
    <w:rsid w:val="00A70102"/>
    <w:rsid w:val="00A7010E"/>
    <w:rsid w:val="00A70285"/>
    <w:rsid w:val="00A703B1"/>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3FD"/>
    <w:rsid w:val="00A74B82"/>
    <w:rsid w:val="00A74E0A"/>
    <w:rsid w:val="00A75252"/>
    <w:rsid w:val="00A75542"/>
    <w:rsid w:val="00A755A1"/>
    <w:rsid w:val="00A75629"/>
    <w:rsid w:val="00A75654"/>
    <w:rsid w:val="00A762C1"/>
    <w:rsid w:val="00A765E3"/>
    <w:rsid w:val="00A76C11"/>
    <w:rsid w:val="00A76DAF"/>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444"/>
    <w:rsid w:val="00A8746C"/>
    <w:rsid w:val="00A875CF"/>
    <w:rsid w:val="00A878C2"/>
    <w:rsid w:val="00A87C39"/>
    <w:rsid w:val="00A904DD"/>
    <w:rsid w:val="00A905E8"/>
    <w:rsid w:val="00A90BDD"/>
    <w:rsid w:val="00A90F71"/>
    <w:rsid w:val="00A91085"/>
    <w:rsid w:val="00A9147B"/>
    <w:rsid w:val="00A917B0"/>
    <w:rsid w:val="00A91C50"/>
    <w:rsid w:val="00A91DE1"/>
    <w:rsid w:val="00A92172"/>
    <w:rsid w:val="00A92623"/>
    <w:rsid w:val="00A92684"/>
    <w:rsid w:val="00A928BF"/>
    <w:rsid w:val="00A92ED9"/>
    <w:rsid w:val="00A93091"/>
    <w:rsid w:val="00A938EB"/>
    <w:rsid w:val="00A9454E"/>
    <w:rsid w:val="00A94EB7"/>
    <w:rsid w:val="00A95359"/>
    <w:rsid w:val="00A95ACC"/>
    <w:rsid w:val="00A95AD2"/>
    <w:rsid w:val="00A95DA7"/>
    <w:rsid w:val="00A96D39"/>
    <w:rsid w:val="00A97081"/>
    <w:rsid w:val="00A972F4"/>
    <w:rsid w:val="00A976C9"/>
    <w:rsid w:val="00A9797A"/>
    <w:rsid w:val="00A97994"/>
    <w:rsid w:val="00AA024F"/>
    <w:rsid w:val="00AA0530"/>
    <w:rsid w:val="00AA099A"/>
    <w:rsid w:val="00AA0C9D"/>
    <w:rsid w:val="00AA0E2D"/>
    <w:rsid w:val="00AA18E6"/>
    <w:rsid w:val="00AA1EAE"/>
    <w:rsid w:val="00AA2566"/>
    <w:rsid w:val="00AA2598"/>
    <w:rsid w:val="00AA259F"/>
    <w:rsid w:val="00AA2629"/>
    <w:rsid w:val="00AA2741"/>
    <w:rsid w:val="00AA2B3D"/>
    <w:rsid w:val="00AA2D0E"/>
    <w:rsid w:val="00AA36C2"/>
    <w:rsid w:val="00AA3817"/>
    <w:rsid w:val="00AA4E04"/>
    <w:rsid w:val="00AA50B6"/>
    <w:rsid w:val="00AA55A5"/>
    <w:rsid w:val="00AA5940"/>
    <w:rsid w:val="00AA5B19"/>
    <w:rsid w:val="00AA6504"/>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1C1F"/>
    <w:rsid w:val="00AC2681"/>
    <w:rsid w:val="00AC2897"/>
    <w:rsid w:val="00AC28D3"/>
    <w:rsid w:val="00AC2BFD"/>
    <w:rsid w:val="00AC2E23"/>
    <w:rsid w:val="00AC359E"/>
    <w:rsid w:val="00AC3627"/>
    <w:rsid w:val="00AC36D6"/>
    <w:rsid w:val="00AC3B41"/>
    <w:rsid w:val="00AC3BF3"/>
    <w:rsid w:val="00AC3CA3"/>
    <w:rsid w:val="00AC4292"/>
    <w:rsid w:val="00AC49AE"/>
    <w:rsid w:val="00AC4DA0"/>
    <w:rsid w:val="00AC53C1"/>
    <w:rsid w:val="00AC5B19"/>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33"/>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17"/>
    <w:rsid w:val="00AE752D"/>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BF4"/>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17B4E"/>
    <w:rsid w:val="00B17C74"/>
    <w:rsid w:val="00B204E1"/>
    <w:rsid w:val="00B204FF"/>
    <w:rsid w:val="00B20B2B"/>
    <w:rsid w:val="00B20E75"/>
    <w:rsid w:val="00B20E84"/>
    <w:rsid w:val="00B210ED"/>
    <w:rsid w:val="00B214C2"/>
    <w:rsid w:val="00B21C5B"/>
    <w:rsid w:val="00B21D46"/>
    <w:rsid w:val="00B2204B"/>
    <w:rsid w:val="00B221AE"/>
    <w:rsid w:val="00B22213"/>
    <w:rsid w:val="00B2284D"/>
    <w:rsid w:val="00B22B56"/>
    <w:rsid w:val="00B2327D"/>
    <w:rsid w:val="00B233A9"/>
    <w:rsid w:val="00B2352F"/>
    <w:rsid w:val="00B235A1"/>
    <w:rsid w:val="00B23794"/>
    <w:rsid w:val="00B23A24"/>
    <w:rsid w:val="00B23ABD"/>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353"/>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2EAE"/>
    <w:rsid w:val="00B539BA"/>
    <w:rsid w:val="00B53A45"/>
    <w:rsid w:val="00B54758"/>
    <w:rsid w:val="00B54AA7"/>
    <w:rsid w:val="00B54C40"/>
    <w:rsid w:val="00B55146"/>
    <w:rsid w:val="00B55268"/>
    <w:rsid w:val="00B554FD"/>
    <w:rsid w:val="00B558D9"/>
    <w:rsid w:val="00B55B33"/>
    <w:rsid w:val="00B55D40"/>
    <w:rsid w:val="00B56055"/>
    <w:rsid w:val="00B562FF"/>
    <w:rsid w:val="00B56315"/>
    <w:rsid w:val="00B563A9"/>
    <w:rsid w:val="00B576AD"/>
    <w:rsid w:val="00B6006D"/>
    <w:rsid w:val="00B601F5"/>
    <w:rsid w:val="00B6044F"/>
    <w:rsid w:val="00B604C3"/>
    <w:rsid w:val="00B60D32"/>
    <w:rsid w:val="00B61B73"/>
    <w:rsid w:val="00B61B75"/>
    <w:rsid w:val="00B6211E"/>
    <w:rsid w:val="00B62601"/>
    <w:rsid w:val="00B628BC"/>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19F"/>
    <w:rsid w:val="00B7034B"/>
    <w:rsid w:val="00B70D93"/>
    <w:rsid w:val="00B71B2A"/>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5D17"/>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1355"/>
    <w:rsid w:val="00B8193F"/>
    <w:rsid w:val="00B823D5"/>
    <w:rsid w:val="00B82C7A"/>
    <w:rsid w:val="00B82D00"/>
    <w:rsid w:val="00B82EFC"/>
    <w:rsid w:val="00B8330D"/>
    <w:rsid w:val="00B834D0"/>
    <w:rsid w:val="00B83746"/>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899"/>
    <w:rsid w:val="00B949A6"/>
    <w:rsid w:val="00B94EEA"/>
    <w:rsid w:val="00B94F5B"/>
    <w:rsid w:val="00B950EF"/>
    <w:rsid w:val="00B95191"/>
    <w:rsid w:val="00B95958"/>
    <w:rsid w:val="00B959FB"/>
    <w:rsid w:val="00B95CFC"/>
    <w:rsid w:val="00B95FAA"/>
    <w:rsid w:val="00B9613D"/>
    <w:rsid w:val="00B9616A"/>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4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69D"/>
    <w:rsid w:val="00BB68F8"/>
    <w:rsid w:val="00BB6E8F"/>
    <w:rsid w:val="00BB7096"/>
    <w:rsid w:val="00BB7B58"/>
    <w:rsid w:val="00BB7FA2"/>
    <w:rsid w:val="00BC081B"/>
    <w:rsid w:val="00BC0883"/>
    <w:rsid w:val="00BC0A08"/>
    <w:rsid w:val="00BC0CDA"/>
    <w:rsid w:val="00BC0DAD"/>
    <w:rsid w:val="00BC11E8"/>
    <w:rsid w:val="00BC1228"/>
    <w:rsid w:val="00BC196C"/>
    <w:rsid w:val="00BC1B5E"/>
    <w:rsid w:val="00BC1EF4"/>
    <w:rsid w:val="00BC2406"/>
    <w:rsid w:val="00BC2B20"/>
    <w:rsid w:val="00BC2EC0"/>
    <w:rsid w:val="00BC315F"/>
    <w:rsid w:val="00BC3285"/>
    <w:rsid w:val="00BC32F0"/>
    <w:rsid w:val="00BC3E5E"/>
    <w:rsid w:val="00BC431E"/>
    <w:rsid w:val="00BC43B3"/>
    <w:rsid w:val="00BC43B7"/>
    <w:rsid w:val="00BC4515"/>
    <w:rsid w:val="00BC480B"/>
    <w:rsid w:val="00BC4976"/>
    <w:rsid w:val="00BC521B"/>
    <w:rsid w:val="00BC5474"/>
    <w:rsid w:val="00BC5DA5"/>
    <w:rsid w:val="00BC5EF8"/>
    <w:rsid w:val="00BC5F9C"/>
    <w:rsid w:val="00BC66FC"/>
    <w:rsid w:val="00BC6887"/>
    <w:rsid w:val="00BC6AEE"/>
    <w:rsid w:val="00BC76A4"/>
    <w:rsid w:val="00BC7C7B"/>
    <w:rsid w:val="00BC7F86"/>
    <w:rsid w:val="00BC7FC1"/>
    <w:rsid w:val="00BD01C0"/>
    <w:rsid w:val="00BD03B4"/>
    <w:rsid w:val="00BD09D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7F7"/>
    <w:rsid w:val="00BD3C2B"/>
    <w:rsid w:val="00BD3C3F"/>
    <w:rsid w:val="00BD3DA9"/>
    <w:rsid w:val="00BD4457"/>
    <w:rsid w:val="00BD4901"/>
    <w:rsid w:val="00BD4926"/>
    <w:rsid w:val="00BD5703"/>
    <w:rsid w:val="00BD57E0"/>
    <w:rsid w:val="00BD5981"/>
    <w:rsid w:val="00BD5BD0"/>
    <w:rsid w:val="00BD5BFC"/>
    <w:rsid w:val="00BD6E95"/>
    <w:rsid w:val="00BD703C"/>
    <w:rsid w:val="00BD71CF"/>
    <w:rsid w:val="00BD7D0B"/>
    <w:rsid w:val="00BD7DA0"/>
    <w:rsid w:val="00BE00D0"/>
    <w:rsid w:val="00BE0336"/>
    <w:rsid w:val="00BE04F0"/>
    <w:rsid w:val="00BE05BD"/>
    <w:rsid w:val="00BE063A"/>
    <w:rsid w:val="00BE0814"/>
    <w:rsid w:val="00BE09DD"/>
    <w:rsid w:val="00BE1487"/>
    <w:rsid w:val="00BE1E11"/>
    <w:rsid w:val="00BE2059"/>
    <w:rsid w:val="00BE22FE"/>
    <w:rsid w:val="00BE237F"/>
    <w:rsid w:val="00BE242E"/>
    <w:rsid w:val="00BE2D1F"/>
    <w:rsid w:val="00BE2E27"/>
    <w:rsid w:val="00BE3729"/>
    <w:rsid w:val="00BE3D9C"/>
    <w:rsid w:val="00BE3F30"/>
    <w:rsid w:val="00BE4636"/>
    <w:rsid w:val="00BE4812"/>
    <w:rsid w:val="00BE497E"/>
    <w:rsid w:val="00BE52B4"/>
    <w:rsid w:val="00BE57D4"/>
    <w:rsid w:val="00BE587A"/>
    <w:rsid w:val="00BE66F1"/>
    <w:rsid w:val="00BE6E8E"/>
    <w:rsid w:val="00BE77ED"/>
    <w:rsid w:val="00BE796F"/>
    <w:rsid w:val="00BE7E50"/>
    <w:rsid w:val="00BE7FF1"/>
    <w:rsid w:val="00BF019E"/>
    <w:rsid w:val="00BF04E6"/>
    <w:rsid w:val="00BF0711"/>
    <w:rsid w:val="00BF0744"/>
    <w:rsid w:val="00BF088B"/>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0D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A6C"/>
    <w:rsid w:val="00C11BFA"/>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6B20"/>
    <w:rsid w:val="00C17654"/>
    <w:rsid w:val="00C1769C"/>
    <w:rsid w:val="00C176B2"/>
    <w:rsid w:val="00C20A52"/>
    <w:rsid w:val="00C20E72"/>
    <w:rsid w:val="00C2109E"/>
    <w:rsid w:val="00C21376"/>
    <w:rsid w:val="00C2181B"/>
    <w:rsid w:val="00C2197D"/>
    <w:rsid w:val="00C21DBC"/>
    <w:rsid w:val="00C220B4"/>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5B7"/>
    <w:rsid w:val="00C2676E"/>
    <w:rsid w:val="00C2689E"/>
    <w:rsid w:val="00C2694C"/>
    <w:rsid w:val="00C26AFB"/>
    <w:rsid w:val="00C26E94"/>
    <w:rsid w:val="00C2750B"/>
    <w:rsid w:val="00C27585"/>
    <w:rsid w:val="00C276F8"/>
    <w:rsid w:val="00C2794A"/>
    <w:rsid w:val="00C279B0"/>
    <w:rsid w:val="00C30162"/>
    <w:rsid w:val="00C30560"/>
    <w:rsid w:val="00C30E54"/>
    <w:rsid w:val="00C3120E"/>
    <w:rsid w:val="00C316F4"/>
    <w:rsid w:val="00C31CCB"/>
    <w:rsid w:val="00C320D8"/>
    <w:rsid w:val="00C3223C"/>
    <w:rsid w:val="00C32B5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3705F"/>
    <w:rsid w:val="00C401F8"/>
    <w:rsid w:val="00C404E6"/>
    <w:rsid w:val="00C40959"/>
    <w:rsid w:val="00C40B2F"/>
    <w:rsid w:val="00C41643"/>
    <w:rsid w:val="00C417B2"/>
    <w:rsid w:val="00C419C2"/>
    <w:rsid w:val="00C41A21"/>
    <w:rsid w:val="00C41D31"/>
    <w:rsid w:val="00C41D5E"/>
    <w:rsid w:val="00C41F1F"/>
    <w:rsid w:val="00C4212B"/>
    <w:rsid w:val="00C430DA"/>
    <w:rsid w:val="00C43796"/>
    <w:rsid w:val="00C438A5"/>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60"/>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E27"/>
    <w:rsid w:val="00C60FF4"/>
    <w:rsid w:val="00C6124B"/>
    <w:rsid w:val="00C617A3"/>
    <w:rsid w:val="00C6184B"/>
    <w:rsid w:val="00C61C0C"/>
    <w:rsid w:val="00C629EF"/>
    <w:rsid w:val="00C62A54"/>
    <w:rsid w:val="00C62B02"/>
    <w:rsid w:val="00C62B3F"/>
    <w:rsid w:val="00C63574"/>
    <w:rsid w:val="00C6395E"/>
    <w:rsid w:val="00C63BE1"/>
    <w:rsid w:val="00C63FCF"/>
    <w:rsid w:val="00C64116"/>
    <w:rsid w:val="00C64654"/>
    <w:rsid w:val="00C64E25"/>
    <w:rsid w:val="00C64F63"/>
    <w:rsid w:val="00C64F71"/>
    <w:rsid w:val="00C64FE6"/>
    <w:rsid w:val="00C65952"/>
    <w:rsid w:val="00C65A82"/>
    <w:rsid w:val="00C65BD2"/>
    <w:rsid w:val="00C65E6C"/>
    <w:rsid w:val="00C6606F"/>
    <w:rsid w:val="00C660CB"/>
    <w:rsid w:val="00C66549"/>
    <w:rsid w:val="00C66D02"/>
    <w:rsid w:val="00C66D58"/>
    <w:rsid w:val="00C67051"/>
    <w:rsid w:val="00C678AF"/>
    <w:rsid w:val="00C67CB9"/>
    <w:rsid w:val="00C67E04"/>
    <w:rsid w:val="00C706AD"/>
    <w:rsid w:val="00C706D3"/>
    <w:rsid w:val="00C707B5"/>
    <w:rsid w:val="00C70B0C"/>
    <w:rsid w:val="00C70F62"/>
    <w:rsid w:val="00C7138E"/>
    <w:rsid w:val="00C71AF5"/>
    <w:rsid w:val="00C71BD4"/>
    <w:rsid w:val="00C71CF6"/>
    <w:rsid w:val="00C7239E"/>
    <w:rsid w:val="00C726F8"/>
    <w:rsid w:val="00C7303B"/>
    <w:rsid w:val="00C7308D"/>
    <w:rsid w:val="00C733B9"/>
    <w:rsid w:val="00C7358F"/>
    <w:rsid w:val="00C736E4"/>
    <w:rsid w:val="00C73945"/>
    <w:rsid w:val="00C73ABD"/>
    <w:rsid w:val="00C73B92"/>
    <w:rsid w:val="00C73F93"/>
    <w:rsid w:val="00C740C8"/>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831"/>
    <w:rsid w:val="00C83A8A"/>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177B"/>
    <w:rsid w:val="00C92362"/>
    <w:rsid w:val="00C92655"/>
    <w:rsid w:val="00C92866"/>
    <w:rsid w:val="00C933BA"/>
    <w:rsid w:val="00C93AA9"/>
    <w:rsid w:val="00C93E26"/>
    <w:rsid w:val="00C94015"/>
    <w:rsid w:val="00C94163"/>
    <w:rsid w:val="00C94193"/>
    <w:rsid w:val="00C9492E"/>
    <w:rsid w:val="00C94B60"/>
    <w:rsid w:val="00C94BC1"/>
    <w:rsid w:val="00C9574D"/>
    <w:rsid w:val="00C9586C"/>
    <w:rsid w:val="00C95976"/>
    <w:rsid w:val="00C95EDC"/>
    <w:rsid w:val="00C96274"/>
    <w:rsid w:val="00C96464"/>
    <w:rsid w:val="00C96686"/>
    <w:rsid w:val="00C966BD"/>
    <w:rsid w:val="00C9679F"/>
    <w:rsid w:val="00C96B95"/>
    <w:rsid w:val="00C96CB5"/>
    <w:rsid w:val="00C970D3"/>
    <w:rsid w:val="00C97423"/>
    <w:rsid w:val="00C975CC"/>
    <w:rsid w:val="00CA0219"/>
    <w:rsid w:val="00CA046E"/>
    <w:rsid w:val="00CA05C0"/>
    <w:rsid w:val="00CA06EE"/>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5D9A"/>
    <w:rsid w:val="00CA61A7"/>
    <w:rsid w:val="00CA6CBE"/>
    <w:rsid w:val="00CA6CF6"/>
    <w:rsid w:val="00CA6E85"/>
    <w:rsid w:val="00CA6FC9"/>
    <w:rsid w:val="00CA7C14"/>
    <w:rsid w:val="00CA7C5C"/>
    <w:rsid w:val="00CA7D88"/>
    <w:rsid w:val="00CB01B9"/>
    <w:rsid w:val="00CB01E8"/>
    <w:rsid w:val="00CB08F9"/>
    <w:rsid w:val="00CB0A87"/>
    <w:rsid w:val="00CB0D59"/>
    <w:rsid w:val="00CB0E6E"/>
    <w:rsid w:val="00CB0F3C"/>
    <w:rsid w:val="00CB0FEA"/>
    <w:rsid w:val="00CB1832"/>
    <w:rsid w:val="00CB1D6B"/>
    <w:rsid w:val="00CB214F"/>
    <w:rsid w:val="00CB264C"/>
    <w:rsid w:val="00CB2C01"/>
    <w:rsid w:val="00CB36BE"/>
    <w:rsid w:val="00CB42C9"/>
    <w:rsid w:val="00CB4677"/>
    <w:rsid w:val="00CB50CB"/>
    <w:rsid w:val="00CB514F"/>
    <w:rsid w:val="00CB5159"/>
    <w:rsid w:val="00CB538F"/>
    <w:rsid w:val="00CB5517"/>
    <w:rsid w:val="00CB5D94"/>
    <w:rsid w:val="00CB63CE"/>
    <w:rsid w:val="00CB674E"/>
    <w:rsid w:val="00CB689A"/>
    <w:rsid w:val="00CB7027"/>
    <w:rsid w:val="00CB7D22"/>
    <w:rsid w:val="00CC07AE"/>
    <w:rsid w:val="00CC0C2A"/>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91F"/>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853"/>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8ED"/>
    <w:rsid w:val="00CE0F70"/>
    <w:rsid w:val="00CE123D"/>
    <w:rsid w:val="00CE12B9"/>
    <w:rsid w:val="00CE12DB"/>
    <w:rsid w:val="00CE16B7"/>
    <w:rsid w:val="00CE1C1B"/>
    <w:rsid w:val="00CE1DF2"/>
    <w:rsid w:val="00CE2789"/>
    <w:rsid w:val="00CE29DB"/>
    <w:rsid w:val="00CE3489"/>
    <w:rsid w:val="00CE35A6"/>
    <w:rsid w:val="00CE3907"/>
    <w:rsid w:val="00CE3CD5"/>
    <w:rsid w:val="00CE3E66"/>
    <w:rsid w:val="00CE4209"/>
    <w:rsid w:val="00CE4841"/>
    <w:rsid w:val="00CE48D7"/>
    <w:rsid w:val="00CE4997"/>
    <w:rsid w:val="00CE52D2"/>
    <w:rsid w:val="00CE5DAE"/>
    <w:rsid w:val="00CE5DBC"/>
    <w:rsid w:val="00CE5E81"/>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79"/>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41"/>
    <w:rsid w:val="00D07396"/>
    <w:rsid w:val="00D07566"/>
    <w:rsid w:val="00D07CB5"/>
    <w:rsid w:val="00D10BA9"/>
    <w:rsid w:val="00D10E4A"/>
    <w:rsid w:val="00D10E7D"/>
    <w:rsid w:val="00D10F12"/>
    <w:rsid w:val="00D111F3"/>
    <w:rsid w:val="00D11260"/>
    <w:rsid w:val="00D114E9"/>
    <w:rsid w:val="00D11523"/>
    <w:rsid w:val="00D117ED"/>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5E3"/>
    <w:rsid w:val="00D21822"/>
    <w:rsid w:val="00D21A27"/>
    <w:rsid w:val="00D21BF0"/>
    <w:rsid w:val="00D22188"/>
    <w:rsid w:val="00D22222"/>
    <w:rsid w:val="00D2291F"/>
    <w:rsid w:val="00D23326"/>
    <w:rsid w:val="00D233DA"/>
    <w:rsid w:val="00D23EEE"/>
    <w:rsid w:val="00D242BF"/>
    <w:rsid w:val="00D243E2"/>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BEC"/>
    <w:rsid w:val="00D27C63"/>
    <w:rsid w:val="00D27E08"/>
    <w:rsid w:val="00D302C7"/>
    <w:rsid w:val="00D30539"/>
    <w:rsid w:val="00D30FFC"/>
    <w:rsid w:val="00D312DB"/>
    <w:rsid w:val="00D3135A"/>
    <w:rsid w:val="00D313FF"/>
    <w:rsid w:val="00D31AF6"/>
    <w:rsid w:val="00D3219E"/>
    <w:rsid w:val="00D323E6"/>
    <w:rsid w:val="00D3276C"/>
    <w:rsid w:val="00D32AE8"/>
    <w:rsid w:val="00D32B2E"/>
    <w:rsid w:val="00D33187"/>
    <w:rsid w:val="00D331DC"/>
    <w:rsid w:val="00D3352A"/>
    <w:rsid w:val="00D3397C"/>
    <w:rsid w:val="00D34287"/>
    <w:rsid w:val="00D34526"/>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27AE"/>
    <w:rsid w:val="00D432BA"/>
    <w:rsid w:val="00D4353C"/>
    <w:rsid w:val="00D435B4"/>
    <w:rsid w:val="00D4360C"/>
    <w:rsid w:val="00D44803"/>
    <w:rsid w:val="00D44EDE"/>
    <w:rsid w:val="00D450EC"/>
    <w:rsid w:val="00D458B7"/>
    <w:rsid w:val="00D45EB9"/>
    <w:rsid w:val="00D46083"/>
    <w:rsid w:val="00D46183"/>
    <w:rsid w:val="00D4638D"/>
    <w:rsid w:val="00D4648C"/>
    <w:rsid w:val="00D4677C"/>
    <w:rsid w:val="00D46860"/>
    <w:rsid w:val="00D46CD6"/>
    <w:rsid w:val="00D47329"/>
    <w:rsid w:val="00D477FC"/>
    <w:rsid w:val="00D47A87"/>
    <w:rsid w:val="00D47F6F"/>
    <w:rsid w:val="00D50B22"/>
    <w:rsid w:val="00D510F5"/>
    <w:rsid w:val="00D5157C"/>
    <w:rsid w:val="00D51601"/>
    <w:rsid w:val="00D5171A"/>
    <w:rsid w:val="00D51797"/>
    <w:rsid w:val="00D51BC1"/>
    <w:rsid w:val="00D51BF6"/>
    <w:rsid w:val="00D51EA4"/>
    <w:rsid w:val="00D527A9"/>
    <w:rsid w:val="00D529E6"/>
    <w:rsid w:val="00D52CAB"/>
    <w:rsid w:val="00D52D31"/>
    <w:rsid w:val="00D531CA"/>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806"/>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0"/>
    <w:rsid w:val="00D6194A"/>
    <w:rsid w:val="00D61CA7"/>
    <w:rsid w:val="00D61D18"/>
    <w:rsid w:val="00D61DCC"/>
    <w:rsid w:val="00D61F57"/>
    <w:rsid w:val="00D621D4"/>
    <w:rsid w:val="00D62D5D"/>
    <w:rsid w:val="00D62DE9"/>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2FC3"/>
    <w:rsid w:val="00D73A84"/>
    <w:rsid w:val="00D73D2A"/>
    <w:rsid w:val="00D741E8"/>
    <w:rsid w:val="00D74252"/>
    <w:rsid w:val="00D74785"/>
    <w:rsid w:val="00D751A3"/>
    <w:rsid w:val="00D751E8"/>
    <w:rsid w:val="00D7564C"/>
    <w:rsid w:val="00D756D1"/>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399"/>
    <w:rsid w:val="00D86948"/>
    <w:rsid w:val="00D869AB"/>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813"/>
    <w:rsid w:val="00D97CD4"/>
    <w:rsid w:val="00D97D7E"/>
    <w:rsid w:val="00D97E1B"/>
    <w:rsid w:val="00D97FB7"/>
    <w:rsid w:val="00DA0170"/>
    <w:rsid w:val="00DA0782"/>
    <w:rsid w:val="00DA0B19"/>
    <w:rsid w:val="00DA0BA4"/>
    <w:rsid w:val="00DA0C0A"/>
    <w:rsid w:val="00DA0C18"/>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207"/>
    <w:rsid w:val="00DB57AB"/>
    <w:rsid w:val="00DB57E4"/>
    <w:rsid w:val="00DB5818"/>
    <w:rsid w:val="00DB59BE"/>
    <w:rsid w:val="00DB644B"/>
    <w:rsid w:val="00DB67DD"/>
    <w:rsid w:val="00DB689A"/>
    <w:rsid w:val="00DB7633"/>
    <w:rsid w:val="00DB78FC"/>
    <w:rsid w:val="00DB7DE0"/>
    <w:rsid w:val="00DC062B"/>
    <w:rsid w:val="00DC0AC8"/>
    <w:rsid w:val="00DC0C00"/>
    <w:rsid w:val="00DC0D84"/>
    <w:rsid w:val="00DC1929"/>
    <w:rsid w:val="00DC1AA3"/>
    <w:rsid w:val="00DC1D6C"/>
    <w:rsid w:val="00DC1E87"/>
    <w:rsid w:val="00DC1F1D"/>
    <w:rsid w:val="00DC209F"/>
    <w:rsid w:val="00DC219C"/>
    <w:rsid w:val="00DC2288"/>
    <w:rsid w:val="00DC3F2B"/>
    <w:rsid w:val="00DC4293"/>
    <w:rsid w:val="00DC4719"/>
    <w:rsid w:val="00DC4D4F"/>
    <w:rsid w:val="00DC54CB"/>
    <w:rsid w:val="00DC5EE4"/>
    <w:rsid w:val="00DC5EF7"/>
    <w:rsid w:val="00DC611D"/>
    <w:rsid w:val="00DC65DE"/>
    <w:rsid w:val="00DC6633"/>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3FCC"/>
    <w:rsid w:val="00DD407A"/>
    <w:rsid w:val="00DD4134"/>
    <w:rsid w:val="00DD4387"/>
    <w:rsid w:val="00DD43A5"/>
    <w:rsid w:val="00DD4826"/>
    <w:rsid w:val="00DD5487"/>
    <w:rsid w:val="00DD54E7"/>
    <w:rsid w:val="00DD5528"/>
    <w:rsid w:val="00DD57DE"/>
    <w:rsid w:val="00DD5C60"/>
    <w:rsid w:val="00DD5E50"/>
    <w:rsid w:val="00DD5ED8"/>
    <w:rsid w:val="00DD60FF"/>
    <w:rsid w:val="00DD6269"/>
    <w:rsid w:val="00DD66AD"/>
    <w:rsid w:val="00DD6772"/>
    <w:rsid w:val="00DD7C91"/>
    <w:rsid w:val="00DD7DBE"/>
    <w:rsid w:val="00DD7F36"/>
    <w:rsid w:val="00DD7FC4"/>
    <w:rsid w:val="00DE03A3"/>
    <w:rsid w:val="00DE0519"/>
    <w:rsid w:val="00DE06B5"/>
    <w:rsid w:val="00DE09EE"/>
    <w:rsid w:val="00DE1090"/>
    <w:rsid w:val="00DE12DE"/>
    <w:rsid w:val="00DE15A7"/>
    <w:rsid w:val="00DE1644"/>
    <w:rsid w:val="00DE22D8"/>
    <w:rsid w:val="00DE22F7"/>
    <w:rsid w:val="00DE242A"/>
    <w:rsid w:val="00DE2D22"/>
    <w:rsid w:val="00DE30E9"/>
    <w:rsid w:val="00DE3254"/>
    <w:rsid w:val="00DE376A"/>
    <w:rsid w:val="00DE3B52"/>
    <w:rsid w:val="00DE3F3C"/>
    <w:rsid w:val="00DE3F7D"/>
    <w:rsid w:val="00DE41B5"/>
    <w:rsid w:val="00DE4376"/>
    <w:rsid w:val="00DE4CBA"/>
    <w:rsid w:val="00DE5C04"/>
    <w:rsid w:val="00DE5C71"/>
    <w:rsid w:val="00DE6032"/>
    <w:rsid w:val="00DE6347"/>
    <w:rsid w:val="00DE651D"/>
    <w:rsid w:val="00DE677E"/>
    <w:rsid w:val="00DE6817"/>
    <w:rsid w:val="00DE6908"/>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EA1"/>
    <w:rsid w:val="00DF4F50"/>
    <w:rsid w:val="00DF5A22"/>
    <w:rsid w:val="00DF6466"/>
    <w:rsid w:val="00DF665D"/>
    <w:rsid w:val="00DF6D7D"/>
    <w:rsid w:val="00DF71E6"/>
    <w:rsid w:val="00DF7251"/>
    <w:rsid w:val="00DF7754"/>
    <w:rsid w:val="00E00016"/>
    <w:rsid w:val="00E00189"/>
    <w:rsid w:val="00E00345"/>
    <w:rsid w:val="00E00993"/>
    <w:rsid w:val="00E00A62"/>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92"/>
    <w:rsid w:val="00E150C6"/>
    <w:rsid w:val="00E15277"/>
    <w:rsid w:val="00E153AA"/>
    <w:rsid w:val="00E16276"/>
    <w:rsid w:val="00E1642E"/>
    <w:rsid w:val="00E164CD"/>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2FC1"/>
    <w:rsid w:val="00E23D87"/>
    <w:rsid w:val="00E23F5E"/>
    <w:rsid w:val="00E24018"/>
    <w:rsid w:val="00E240A5"/>
    <w:rsid w:val="00E241F6"/>
    <w:rsid w:val="00E2444D"/>
    <w:rsid w:val="00E244BB"/>
    <w:rsid w:val="00E24CC9"/>
    <w:rsid w:val="00E24D7A"/>
    <w:rsid w:val="00E25009"/>
    <w:rsid w:val="00E25A68"/>
    <w:rsid w:val="00E25E94"/>
    <w:rsid w:val="00E26000"/>
    <w:rsid w:val="00E2638B"/>
    <w:rsid w:val="00E271DB"/>
    <w:rsid w:val="00E27797"/>
    <w:rsid w:val="00E27D91"/>
    <w:rsid w:val="00E27E63"/>
    <w:rsid w:val="00E27F43"/>
    <w:rsid w:val="00E304BB"/>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28F"/>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32C"/>
    <w:rsid w:val="00E45440"/>
    <w:rsid w:val="00E454C7"/>
    <w:rsid w:val="00E45565"/>
    <w:rsid w:val="00E4568D"/>
    <w:rsid w:val="00E45768"/>
    <w:rsid w:val="00E45D00"/>
    <w:rsid w:val="00E461D8"/>
    <w:rsid w:val="00E464CA"/>
    <w:rsid w:val="00E467DE"/>
    <w:rsid w:val="00E46977"/>
    <w:rsid w:val="00E46A3F"/>
    <w:rsid w:val="00E46D8A"/>
    <w:rsid w:val="00E4724C"/>
    <w:rsid w:val="00E47CD8"/>
    <w:rsid w:val="00E50028"/>
    <w:rsid w:val="00E500AE"/>
    <w:rsid w:val="00E50108"/>
    <w:rsid w:val="00E507E9"/>
    <w:rsid w:val="00E50935"/>
    <w:rsid w:val="00E516EF"/>
    <w:rsid w:val="00E517B5"/>
    <w:rsid w:val="00E51EC9"/>
    <w:rsid w:val="00E51EDA"/>
    <w:rsid w:val="00E52109"/>
    <w:rsid w:val="00E5220E"/>
    <w:rsid w:val="00E52256"/>
    <w:rsid w:val="00E524AF"/>
    <w:rsid w:val="00E52C74"/>
    <w:rsid w:val="00E53419"/>
    <w:rsid w:val="00E5452C"/>
    <w:rsid w:val="00E546E6"/>
    <w:rsid w:val="00E54B01"/>
    <w:rsid w:val="00E54C78"/>
    <w:rsid w:val="00E54D3E"/>
    <w:rsid w:val="00E54DE2"/>
    <w:rsid w:val="00E54FA7"/>
    <w:rsid w:val="00E550CE"/>
    <w:rsid w:val="00E553F7"/>
    <w:rsid w:val="00E5587E"/>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44"/>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7C5"/>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B80"/>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5D94"/>
    <w:rsid w:val="00E961AD"/>
    <w:rsid w:val="00E963A4"/>
    <w:rsid w:val="00E9651D"/>
    <w:rsid w:val="00E966A1"/>
    <w:rsid w:val="00E96A74"/>
    <w:rsid w:val="00E96F2F"/>
    <w:rsid w:val="00E97899"/>
    <w:rsid w:val="00E97AA1"/>
    <w:rsid w:val="00EA00D5"/>
    <w:rsid w:val="00EA0985"/>
    <w:rsid w:val="00EA0FA7"/>
    <w:rsid w:val="00EA1060"/>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133"/>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1E0C"/>
    <w:rsid w:val="00EC247A"/>
    <w:rsid w:val="00EC2679"/>
    <w:rsid w:val="00EC2685"/>
    <w:rsid w:val="00EC2721"/>
    <w:rsid w:val="00EC2A4F"/>
    <w:rsid w:val="00EC2A71"/>
    <w:rsid w:val="00EC2BEA"/>
    <w:rsid w:val="00EC2E95"/>
    <w:rsid w:val="00EC2F7B"/>
    <w:rsid w:val="00EC311D"/>
    <w:rsid w:val="00EC32F8"/>
    <w:rsid w:val="00EC3414"/>
    <w:rsid w:val="00EC34FB"/>
    <w:rsid w:val="00EC3897"/>
    <w:rsid w:val="00EC3EFC"/>
    <w:rsid w:val="00EC40A0"/>
    <w:rsid w:val="00EC4271"/>
    <w:rsid w:val="00EC4EE8"/>
    <w:rsid w:val="00EC4F25"/>
    <w:rsid w:val="00EC512B"/>
    <w:rsid w:val="00EC5BCB"/>
    <w:rsid w:val="00EC60DD"/>
    <w:rsid w:val="00EC632A"/>
    <w:rsid w:val="00EC640E"/>
    <w:rsid w:val="00EC67DA"/>
    <w:rsid w:val="00EC68A3"/>
    <w:rsid w:val="00EC6A02"/>
    <w:rsid w:val="00EC6EC9"/>
    <w:rsid w:val="00EC6F4E"/>
    <w:rsid w:val="00EC6FD0"/>
    <w:rsid w:val="00EC7057"/>
    <w:rsid w:val="00EC706F"/>
    <w:rsid w:val="00EC78B8"/>
    <w:rsid w:val="00EC7AC0"/>
    <w:rsid w:val="00EC7F13"/>
    <w:rsid w:val="00EC7F75"/>
    <w:rsid w:val="00EC7FA5"/>
    <w:rsid w:val="00ED019B"/>
    <w:rsid w:val="00ED02CD"/>
    <w:rsid w:val="00ED035E"/>
    <w:rsid w:val="00ED05E7"/>
    <w:rsid w:val="00ED0825"/>
    <w:rsid w:val="00ED0E5D"/>
    <w:rsid w:val="00ED17EA"/>
    <w:rsid w:val="00ED1BEC"/>
    <w:rsid w:val="00ED270C"/>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05"/>
    <w:rsid w:val="00EE01B9"/>
    <w:rsid w:val="00EE04ED"/>
    <w:rsid w:val="00EE06B9"/>
    <w:rsid w:val="00EE0AC4"/>
    <w:rsid w:val="00EE0DCB"/>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0EC"/>
    <w:rsid w:val="00EE550A"/>
    <w:rsid w:val="00EE5621"/>
    <w:rsid w:val="00EE5777"/>
    <w:rsid w:val="00EE5876"/>
    <w:rsid w:val="00EE597D"/>
    <w:rsid w:val="00EE6178"/>
    <w:rsid w:val="00EE63C1"/>
    <w:rsid w:val="00EE6484"/>
    <w:rsid w:val="00EE69CC"/>
    <w:rsid w:val="00EE6A82"/>
    <w:rsid w:val="00EE7739"/>
    <w:rsid w:val="00EE787A"/>
    <w:rsid w:val="00EE7CA1"/>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BD5"/>
    <w:rsid w:val="00EF7E82"/>
    <w:rsid w:val="00F0040A"/>
    <w:rsid w:val="00F00411"/>
    <w:rsid w:val="00F00A01"/>
    <w:rsid w:val="00F00B6D"/>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7EE"/>
    <w:rsid w:val="00F058C3"/>
    <w:rsid w:val="00F059B5"/>
    <w:rsid w:val="00F05C1E"/>
    <w:rsid w:val="00F0640F"/>
    <w:rsid w:val="00F0644A"/>
    <w:rsid w:val="00F06AAE"/>
    <w:rsid w:val="00F06DDA"/>
    <w:rsid w:val="00F06F6D"/>
    <w:rsid w:val="00F07094"/>
    <w:rsid w:val="00F070AA"/>
    <w:rsid w:val="00F07723"/>
    <w:rsid w:val="00F0794B"/>
    <w:rsid w:val="00F10947"/>
    <w:rsid w:val="00F10B3F"/>
    <w:rsid w:val="00F10C5C"/>
    <w:rsid w:val="00F1115C"/>
    <w:rsid w:val="00F11AA8"/>
    <w:rsid w:val="00F11AB1"/>
    <w:rsid w:val="00F11B97"/>
    <w:rsid w:val="00F120F9"/>
    <w:rsid w:val="00F12394"/>
    <w:rsid w:val="00F12696"/>
    <w:rsid w:val="00F12887"/>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8FB"/>
    <w:rsid w:val="00F21F5D"/>
    <w:rsid w:val="00F22274"/>
    <w:rsid w:val="00F224C3"/>
    <w:rsid w:val="00F225A3"/>
    <w:rsid w:val="00F226A8"/>
    <w:rsid w:val="00F2280D"/>
    <w:rsid w:val="00F2308B"/>
    <w:rsid w:val="00F2334F"/>
    <w:rsid w:val="00F233B9"/>
    <w:rsid w:val="00F23884"/>
    <w:rsid w:val="00F2415E"/>
    <w:rsid w:val="00F244E2"/>
    <w:rsid w:val="00F24517"/>
    <w:rsid w:val="00F24A5C"/>
    <w:rsid w:val="00F24FE0"/>
    <w:rsid w:val="00F254AC"/>
    <w:rsid w:val="00F257AA"/>
    <w:rsid w:val="00F25A11"/>
    <w:rsid w:val="00F25AE7"/>
    <w:rsid w:val="00F26426"/>
    <w:rsid w:val="00F269C2"/>
    <w:rsid w:val="00F26D4B"/>
    <w:rsid w:val="00F26EF0"/>
    <w:rsid w:val="00F27073"/>
    <w:rsid w:val="00F27239"/>
    <w:rsid w:val="00F275DC"/>
    <w:rsid w:val="00F27854"/>
    <w:rsid w:val="00F27A2C"/>
    <w:rsid w:val="00F30139"/>
    <w:rsid w:val="00F30A3A"/>
    <w:rsid w:val="00F314F5"/>
    <w:rsid w:val="00F317AB"/>
    <w:rsid w:val="00F318FB"/>
    <w:rsid w:val="00F31F89"/>
    <w:rsid w:val="00F3283E"/>
    <w:rsid w:val="00F32D20"/>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B9"/>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2A"/>
    <w:rsid w:val="00F501E5"/>
    <w:rsid w:val="00F504D0"/>
    <w:rsid w:val="00F506D5"/>
    <w:rsid w:val="00F513D1"/>
    <w:rsid w:val="00F516DD"/>
    <w:rsid w:val="00F51981"/>
    <w:rsid w:val="00F51D34"/>
    <w:rsid w:val="00F529B7"/>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76D"/>
    <w:rsid w:val="00F61888"/>
    <w:rsid w:val="00F61B66"/>
    <w:rsid w:val="00F62CBB"/>
    <w:rsid w:val="00F63620"/>
    <w:rsid w:val="00F63A97"/>
    <w:rsid w:val="00F63D8B"/>
    <w:rsid w:val="00F64161"/>
    <w:rsid w:val="00F646AD"/>
    <w:rsid w:val="00F64726"/>
    <w:rsid w:val="00F6481B"/>
    <w:rsid w:val="00F648D3"/>
    <w:rsid w:val="00F64DAC"/>
    <w:rsid w:val="00F64DB8"/>
    <w:rsid w:val="00F6523D"/>
    <w:rsid w:val="00F6584C"/>
    <w:rsid w:val="00F6679E"/>
    <w:rsid w:val="00F67073"/>
    <w:rsid w:val="00F6774E"/>
    <w:rsid w:val="00F6790C"/>
    <w:rsid w:val="00F67BC5"/>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0D"/>
    <w:rsid w:val="00F74343"/>
    <w:rsid w:val="00F7490D"/>
    <w:rsid w:val="00F74989"/>
    <w:rsid w:val="00F74A6C"/>
    <w:rsid w:val="00F7533F"/>
    <w:rsid w:val="00F7569F"/>
    <w:rsid w:val="00F75B5B"/>
    <w:rsid w:val="00F75D13"/>
    <w:rsid w:val="00F7699D"/>
    <w:rsid w:val="00F769A9"/>
    <w:rsid w:val="00F76A0A"/>
    <w:rsid w:val="00F76D85"/>
    <w:rsid w:val="00F774F5"/>
    <w:rsid w:val="00F7758E"/>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07F"/>
    <w:rsid w:val="00F87728"/>
    <w:rsid w:val="00F905D6"/>
    <w:rsid w:val="00F9074F"/>
    <w:rsid w:val="00F90804"/>
    <w:rsid w:val="00F90D67"/>
    <w:rsid w:val="00F91436"/>
    <w:rsid w:val="00F91736"/>
    <w:rsid w:val="00F91B22"/>
    <w:rsid w:val="00F91C78"/>
    <w:rsid w:val="00F9219D"/>
    <w:rsid w:val="00F92BEF"/>
    <w:rsid w:val="00F92D91"/>
    <w:rsid w:val="00F92F4E"/>
    <w:rsid w:val="00F93E82"/>
    <w:rsid w:val="00F93F77"/>
    <w:rsid w:val="00F94C2C"/>
    <w:rsid w:val="00F94D69"/>
    <w:rsid w:val="00F955F9"/>
    <w:rsid w:val="00F95959"/>
    <w:rsid w:val="00F95A8B"/>
    <w:rsid w:val="00F95F0A"/>
    <w:rsid w:val="00F96047"/>
    <w:rsid w:val="00F9629E"/>
    <w:rsid w:val="00F965D8"/>
    <w:rsid w:val="00F966B8"/>
    <w:rsid w:val="00F97056"/>
    <w:rsid w:val="00F9742A"/>
    <w:rsid w:val="00F97AF1"/>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339C"/>
    <w:rsid w:val="00FA4D1D"/>
    <w:rsid w:val="00FA4D85"/>
    <w:rsid w:val="00FA4FF3"/>
    <w:rsid w:val="00FA50AF"/>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11F"/>
    <w:rsid w:val="00FC2661"/>
    <w:rsid w:val="00FC3327"/>
    <w:rsid w:val="00FC3A49"/>
    <w:rsid w:val="00FC43CB"/>
    <w:rsid w:val="00FC47D1"/>
    <w:rsid w:val="00FC4877"/>
    <w:rsid w:val="00FC49DC"/>
    <w:rsid w:val="00FC54C2"/>
    <w:rsid w:val="00FC582B"/>
    <w:rsid w:val="00FC5A35"/>
    <w:rsid w:val="00FC5BE6"/>
    <w:rsid w:val="00FC6339"/>
    <w:rsid w:val="00FC6B17"/>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52"/>
    <w:rsid w:val="00FD3AE8"/>
    <w:rsid w:val="00FD455A"/>
    <w:rsid w:val="00FD4FB7"/>
    <w:rsid w:val="00FD55E0"/>
    <w:rsid w:val="00FD62C4"/>
    <w:rsid w:val="00FD67F1"/>
    <w:rsid w:val="00FD6C24"/>
    <w:rsid w:val="00FD721A"/>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5FE"/>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 w:type="character" w:styleId="LineNumber">
    <w:name w:val="line number"/>
    <w:basedOn w:val="DefaultParagraphFont"/>
    <w:uiPriority w:val="99"/>
    <w:semiHidden/>
    <w:unhideWhenUsed/>
    <w:rsid w:val="00A2400D"/>
  </w:style>
  <w:style w:type="character" w:customStyle="1" w:styleId="ui-provider">
    <w:name w:val="ui-provider"/>
    <w:basedOn w:val="DefaultParagraphFont"/>
    <w:rsid w:val="000C1A56"/>
  </w:style>
  <w:style w:type="character" w:customStyle="1" w:styleId="identifier">
    <w:name w:val="identifier"/>
    <w:basedOn w:val="DefaultParagraphFont"/>
    <w:rsid w:val="00DF4E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 w:id="732118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2" Type="http://schemas.openxmlformats.org/officeDocument/2006/relationships/hyperlink" Target="https://ascpt.onlinelibrary.wiley.com/doi/10.1002/cpt.2489" TargetMode="External"/><Relationship Id="rId1" Type="http://schemas.openxmlformats.org/officeDocument/2006/relationships/hyperlink" Target="https://www.eucast.org/fileadmin/src/media/PDFs/EUCAST_files/Rationale_documents/Fluconazole_RD_v3.0_final_18_02.pdf" TargetMode="External"/></Relationships>
</file>

<file path=word/_rels/document.xml.rels><?xml version="1.0" encoding="UTF-8" standalone="yes"?>
<Relationships xmlns="http://schemas.openxmlformats.org/package/2006/relationships"><Relationship Id="rId13" Type="http://schemas.openxmlformats.org/officeDocument/2006/relationships/hyperlink" Target="mailto:erwin.dreesen@kuleuven.be" TargetMode="External"/><Relationship Id="rId18" Type="http://schemas.openxmlformats.org/officeDocument/2006/relationships/hyperlink" Target="http://doi.org/10.1093/cid/civ933" TargetMode="External"/><Relationship Id="rId26" Type="http://schemas.openxmlformats.org/officeDocument/2006/relationships/hyperlink" Target="http://doi.org/10.1023/a:1011970125687" TargetMode="External"/><Relationship Id="rId39" Type="http://schemas.openxmlformats.org/officeDocument/2006/relationships/hyperlink" Target="http://doi.org/10.1186/s13054-022-04226-3" TargetMode="External"/><Relationship Id="rId21" Type="http://schemas.openxmlformats.org/officeDocument/2006/relationships/hyperlink" Target="http://doi.org/10.1007/s10096-021-04201-w" TargetMode="External"/><Relationship Id="rId34" Type="http://schemas.openxmlformats.org/officeDocument/2006/relationships/hyperlink" Target="http://doi.org/10.1016/j.jclinepi.2020.03.026" TargetMode="External"/><Relationship Id="rId42" Type="http://schemas.openxmlformats.org/officeDocument/2006/relationships/hyperlink" Target="http://doi.org/10.1093/qjmed/hcs060" TargetMode="External"/><Relationship Id="rId47" Type="http://schemas.openxmlformats.org/officeDocument/2006/relationships/image" Target="media/image2.svg"/><Relationship Id="rId50" Type="http://schemas.openxmlformats.org/officeDocument/2006/relationships/image" Target="media/image5.png"/><Relationship Id="rId55" Type="http://schemas.openxmlformats.org/officeDocument/2006/relationships/image" Target="media/image10.sv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doi.org/10.1186/s13054-019-2497-3" TargetMode="External"/><Relationship Id="rId29" Type="http://schemas.openxmlformats.org/officeDocument/2006/relationships/hyperlink" Target="https://r4ds.had.co.nz/" TargetMode="External"/><Relationship Id="rId11" Type="http://schemas.microsoft.com/office/2018/08/relationships/commentsExtensible" Target="commentsExtensible.xml"/><Relationship Id="rId24" Type="http://schemas.openxmlformats.org/officeDocument/2006/relationships/hyperlink" Target="http://doi.org/10.1128/aac.01088-16" TargetMode="External"/><Relationship Id="rId32" Type="http://schemas.openxmlformats.org/officeDocument/2006/relationships/hyperlink" Target="http://doi.org/10.1007/s001340000771" TargetMode="External"/><Relationship Id="rId37" Type="http://schemas.openxmlformats.org/officeDocument/2006/relationships/hyperlink" Target="http://doi.org/10.1111/j.1365-2710.2011.01297.x" TargetMode="External"/><Relationship Id="rId40" Type="http://schemas.openxmlformats.org/officeDocument/2006/relationships/hyperlink" Target="http://doi.org/10.1208/s12248-013-9526-y" TargetMode="External"/><Relationship Id="rId45" Type="http://schemas.openxmlformats.org/officeDocument/2006/relationships/footer" Target="footer1.xml"/><Relationship Id="rId53" Type="http://schemas.openxmlformats.org/officeDocument/2006/relationships/image" Target="media/image8.sv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doi.org/10.2147/ceor.S91587" TargetMode="Externa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doi.org/10.1111/1469-0691.12039" TargetMode="External"/><Relationship Id="rId22" Type="http://schemas.openxmlformats.org/officeDocument/2006/relationships/hyperlink" Target="http://doi.org/10.1128/aac.01554-20" TargetMode="External"/><Relationship Id="rId27" Type="http://schemas.openxmlformats.org/officeDocument/2006/relationships/hyperlink" Target="http://doi.org/10.1152/ajprenal.1984.247.4.F632" TargetMode="External"/><Relationship Id="rId30" Type="http://schemas.openxmlformats.org/officeDocument/2006/relationships/hyperlink" Target="http://doi.org/10.1038/psp.2013.24" TargetMode="External"/><Relationship Id="rId35" Type="http://schemas.openxmlformats.org/officeDocument/2006/relationships/hyperlink" Target="http://doi.org/10.1371/journal.pmed.1001855" TargetMode="External"/><Relationship Id="rId43" Type="http://schemas.openxmlformats.org/officeDocument/2006/relationships/hyperlink" Target="http://doi.org/10.1002/psp4.13002" TargetMode="External"/><Relationship Id="rId48" Type="http://schemas.openxmlformats.org/officeDocument/2006/relationships/image" Target="media/image3.png"/><Relationship Id="rId56" Type="http://schemas.openxmlformats.org/officeDocument/2006/relationships/image" Target="media/image11.png"/><Relationship Id="rId8" Type="http://schemas.openxmlformats.org/officeDocument/2006/relationships/comments" Target="comments.xml"/><Relationship Id="rId51" Type="http://schemas.openxmlformats.org/officeDocument/2006/relationships/image" Target="media/image6.svg"/><Relationship Id="rId3" Type="http://schemas.openxmlformats.org/officeDocument/2006/relationships/styles" Target="styles.xml"/><Relationship Id="rId12" Type="http://schemas.openxmlformats.org/officeDocument/2006/relationships/hyperlink" Target="mailto:myluong.vuong@kuleuven.be" TargetMode="External"/><Relationship Id="rId17" Type="http://schemas.openxmlformats.org/officeDocument/2006/relationships/hyperlink" Target="http://doi.org/10.1007/s11739-017-1783-9" TargetMode="External"/><Relationship Id="rId25" Type="http://schemas.openxmlformats.org/officeDocument/2006/relationships/hyperlink" Target="http://doi.org/10.1038/psp.2013.14" TargetMode="External"/><Relationship Id="rId33" Type="http://schemas.openxmlformats.org/officeDocument/2006/relationships/hyperlink" Target="http://doi.org/10.3390/microorganisms9102068" TargetMode="External"/><Relationship Id="rId38" Type="http://schemas.openxmlformats.org/officeDocument/2006/relationships/hyperlink" Target="http://doi.org/10.1093/jac/dkac160" TargetMode="External"/><Relationship Id="rId46" Type="http://schemas.openxmlformats.org/officeDocument/2006/relationships/image" Target="media/image1.png"/><Relationship Id="rId59" Type="http://schemas.microsoft.com/office/2011/relationships/people" Target="people.xml"/><Relationship Id="rId20" Type="http://schemas.openxmlformats.org/officeDocument/2006/relationships/hyperlink" Target="http://doi.org/https://doi.org/10.1016/0002-9343(94)90141-4" TargetMode="External"/><Relationship Id="rId41" Type="http://schemas.openxmlformats.org/officeDocument/2006/relationships/hyperlink" Target="http://doi.org/10.1128/aac.02019-20" TargetMode="External"/><Relationship Id="rId54"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doi.org/10.1186/s13613-020-00755-8" TargetMode="External"/><Relationship Id="rId23" Type="http://schemas.openxmlformats.org/officeDocument/2006/relationships/hyperlink" Target="http://doi.org/10.1128/aac.00984-20" TargetMode="External"/><Relationship Id="rId28" Type="http://schemas.openxmlformats.org/officeDocument/2006/relationships/hyperlink" Target="http://doi.org/10.1002/cpt.2489" TargetMode="External"/><Relationship Id="rId36" Type="http://schemas.openxmlformats.org/officeDocument/2006/relationships/hyperlink" Target="http://doi.org/10.1128/aac.00424-11" TargetMode="External"/><Relationship Id="rId49" Type="http://schemas.openxmlformats.org/officeDocument/2006/relationships/image" Target="media/image4.svg"/><Relationship Id="rId57" Type="http://schemas.openxmlformats.org/officeDocument/2006/relationships/image" Target="media/image12.svg"/><Relationship Id="rId10" Type="http://schemas.microsoft.com/office/2016/09/relationships/commentsIds" Target="commentsIds.xml"/><Relationship Id="rId31" Type="http://schemas.openxmlformats.org/officeDocument/2006/relationships/hyperlink" Target="http://doi.org/10.1093/ndt/gfi284" TargetMode="External"/><Relationship Id="rId44" Type="http://schemas.openxmlformats.org/officeDocument/2006/relationships/hyperlink" Target="http://doi.org/10.3389/fphar.2020.00786" TargetMode="External"/><Relationship Id="rId52" Type="http://schemas.openxmlformats.org/officeDocument/2006/relationships/image" Target="media/image7.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31</Pages>
  <Words>14474</Words>
  <Characters>85543</Characters>
  <Application>Microsoft Office Word</Application>
  <DocSecurity>0</DocSecurity>
  <Lines>1820</Lines>
  <Paragraphs>917</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99100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436</cp:revision>
  <dcterms:created xsi:type="dcterms:W3CDTF">2024-06-20T14:20:00Z</dcterms:created>
  <dcterms:modified xsi:type="dcterms:W3CDTF">2024-06-22T13:24:00Z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