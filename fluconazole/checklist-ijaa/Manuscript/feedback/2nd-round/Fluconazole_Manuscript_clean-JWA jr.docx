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794874" w14:textId="3642D3F4" w:rsidR="00596EC9" w:rsidRPr="00593CAA" w:rsidRDefault="00596EC9" w:rsidP="004E58AA">
      <w:pPr>
        <w:pStyle w:val="Title"/>
      </w:pPr>
      <w:commentRangeStart w:id="0"/>
      <w:r w:rsidRPr="00593CAA">
        <w:t>Model</w:t>
      </w:r>
      <w:r w:rsidR="00D63A4A" w:rsidRPr="00593CAA">
        <w:t>-</w:t>
      </w:r>
      <w:r w:rsidR="004E58AA">
        <w:t>i</w:t>
      </w:r>
      <w:r w:rsidR="00D63A4A" w:rsidRPr="00593CAA">
        <w:t xml:space="preserve">nformed </w:t>
      </w:r>
      <w:commentRangeEnd w:id="0"/>
      <w:r w:rsidR="00903810">
        <w:rPr>
          <w:rStyle w:val="CommentReference"/>
          <w:b w:val="0"/>
          <w:bCs w:val="0"/>
        </w:rPr>
        <w:commentReference w:id="0"/>
      </w:r>
      <w:r w:rsidR="004E58AA">
        <w:t>i</w:t>
      </w:r>
      <w:r w:rsidR="00D63A4A" w:rsidRPr="00593CAA">
        <w:t xml:space="preserve">dentification </w:t>
      </w:r>
      <w:r w:rsidR="00D63A4A" w:rsidRPr="005006F4">
        <w:t>o</w:t>
      </w:r>
      <w:r w:rsidR="00D63A4A" w:rsidRPr="00593CAA">
        <w:t>f a</w:t>
      </w:r>
      <w:r w:rsidR="00C678AF">
        <w:t>n</w:t>
      </w:r>
      <w:r w:rsidR="00D63A4A" w:rsidRPr="00593CAA">
        <w:t xml:space="preserve"> </w:t>
      </w:r>
      <w:r w:rsidR="00C678AF">
        <w:t>optimised</w:t>
      </w:r>
      <w:r w:rsidR="00D63A4A" w:rsidRPr="00593CAA">
        <w:t xml:space="preserve"> </w:t>
      </w:r>
      <w:r w:rsidR="004E58AA">
        <w:t>f</w:t>
      </w:r>
      <w:r w:rsidR="00D63A4A" w:rsidRPr="00593CAA">
        <w:t xml:space="preserve">luconazole </w:t>
      </w:r>
      <w:r w:rsidR="004E58AA">
        <w:t>d</w:t>
      </w:r>
      <w:r w:rsidR="00D63A4A" w:rsidRPr="00593CAA">
        <w:t xml:space="preserve">osing </w:t>
      </w:r>
      <w:r w:rsidR="004E58AA">
        <w:t>s</w:t>
      </w:r>
      <w:r w:rsidR="00D63A4A" w:rsidRPr="00593CAA">
        <w:t xml:space="preserve">trategy </w:t>
      </w:r>
      <w:r w:rsidR="004E58AA">
        <w:t>f</w:t>
      </w:r>
      <w:r w:rsidR="00D63A4A" w:rsidRPr="00593CAA">
        <w:t xml:space="preserve">or </w:t>
      </w:r>
      <w:r w:rsidR="004E58AA">
        <w:t>i</w:t>
      </w:r>
      <w:r w:rsidR="00D63A4A" w:rsidRPr="00593CAA">
        <w:t xml:space="preserve">mproved </w:t>
      </w:r>
      <w:r w:rsidR="004E58AA">
        <w:t>t</w:t>
      </w:r>
      <w:r w:rsidR="00D63A4A" w:rsidRPr="00593CAA">
        <w:t xml:space="preserve">arget </w:t>
      </w:r>
      <w:r w:rsidR="004E58AA">
        <w:t>a</w:t>
      </w:r>
      <w:r w:rsidR="00D63A4A" w:rsidRPr="00593CAA">
        <w:t xml:space="preserve">ttainment in </w:t>
      </w:r>
      <w:r w:rsidR="004E58AA">
        <w:t>c</w:t>
      </w:r>
      <w:r w:rsidR="00D63A4A" w:rsidRPr="00593CAA">
        <w:t xml:space="preserve">ritically </w:t>
      </w:r>
      <w:r w:rsidR="004E58AA">
        <w:t>i</w:t>
      </w:r>
      <w:r w:rsidR="00D63A4A" w:rsidRPr="00593CAA">
        <w:t xml:space="preserve">ll </w:t>
      </w:r>
      <w:r w:rsidR="004E58AA">
        <w:t>p</w:t>
      </w:r>
      <w:r w:rsidR="00D63A4A" w:rsidRPr="00593CAA">
        <w:t>atients</w:t>
      </w:r>
    </w:p>
    <w:p w14:paraId="690D07F0" w14:textId="36B6FAB2" w:rsidR="003D0E51" w:rsidRPr="00494DCF" w:rsidRDefault="00AB21BB" w:rsidP="00593CAA">
      <w:r w:rsidRPr="00A51508">
        <w:t>My-Luong Vuong</w:t>
      </w:r>
      <w:r w:rsidR="002135FC" w:rsidRPr="00494DCF">
        <w:t xml:space="preserve"> (</w:t>
      </w:r>
      <w:proofErr w:type="spellStart"/>
      <w:r w:rsidR="00E27D91" w:rsidRPr="00494DCF">
        <w:t>Mỹ-Lượng</w:t>
      </w:r>
      <w:proofErr w:type="spellEnd"/>
      <w:r w:rsidR="00E27D91" w:rsidRPr="00494DCF">
        <w:t xml:space="preserve"> </w:t>
      </w:r>
      <w:proofErr w:type="spellStart"/>
      <w:r w:rsidR="00E27D91" w:rsidRPr="00494DCF">
        <w:t>Vương</w:t>
      </w:r>
      <w:proofErr w:type="spellEnd"/>
      <w:r w:rsidR="00262C56" w:rsidRPr="00494DCF">
        <w:t>)</w:t>
      </w:r>
      <w:r w:rsidR="0082034B" w:rsidRPr="00494DCF">
        <w:rPr>
          <w:vertAlign w:val="superscript"/>
        </w:rPr>
        <w:t>a</w:t>
      </w:r>
      <w:r w:rsidR="00FD197B" w:rsidRPr="00494DCF">
        <w:rPr>
          <w:vertAlign w:val="superscript"/>
        </w:rPr>
        <w:t>†</w:t>
      </w:r>
      <w:r w:rsidR="00E31872" w:rsidRPr="00494DCF">
        <w:t xml:space="preserve">, Omar </w:t>
      </w:r>
      <w:proofErr w:type="spellStart"/>
      <w:r w:rsidR="00E31872" w:rsidRPr="00494DCF">
        <w:t>Elkayal</w:t>
      </w:r>
      <w:r w:rsidR="00FE4B6A" w:rsidRPr="00494DCF">
        <w:rPr>
          <w:vertAlign w:val="superscript"/>
        </w:rPr>
        <w:t>a</w:t>
      </w:r>
      <w:proofErr w:type="spellEnd"/>
      <w:r w:rsidR="00FE4B6A" w:rsidRPr="00494DCF">
        <w:rPr>
          <w:vertAlign w:val="superscript"/>
        </w:rPr>
        <w:t>,</w:t>
      </w:r>
      <w:r w:rsidR="00EA5ADA" w:rsidRPr="00494DCF">
        <w:rPr>
          <w:vertAlign w:val="superscript"/>
        </w:rPr>
        <w:t>†</w:t>
      </w:r>
      <w:r w:rsidR="00E31872" w:rsidRPr="00494DCF">
        <w:t>,</w:t>
      </w:r>
      <w:r w:rsidR="00B67D96" w:rsidRPr="00494DCF">
        <w:t xml:space="preserve"> Ruth Van Daele</w:t>
      </w:r>
      <w:r w:rsidR="00F7699D" w:rsidRPr="00494DCF">
        <w:rPr>
          <w:vertAlign w:val="superscript"/>
        </w:rPr>
        <w:t>a</w:t>
      </w:r>
      <w:r w:rsidR="00226FDC" w:rsidRPr="00494DCF">
        <w:rPr>
          <w:vertAlign w:val="superscript"/>
        </w:rPr>
        <w:t>,</w:t>
      </w:r>
      <w:r w:rsidR="00C07445">
        <w:rPr>
          <w:vertAlign w:val="superscript"/>
        </w:rPr>
        <w:t>b</w:t>
      </w:r>
      <w:r w:rsidR="002340EC">
        <w:rPr>
          <w:vertAlign w:val="superscript"/>
        </w:rPr>
        <w:t>,1</w:t>
      </w:r>
      <w:r w:rsidR="00B67D96" w:rsidRPr="00494DCF">
        <w:t>,</w:t>
      </w:r>
      <w:r w:rsidR="00E31872" w:rsidRPr="00494DCF">
        <w:t xml:space="preserve"> Jan-Willem C. </w:t>
      </w:r>
      <w:proofErr w:type="spellStart"/>
      <w:r w:rsidR="00E31872" w:rsidRPr="00494DCF">
        <w:t>Alffenaar</w:t>
      </w:r>
      <w:r w:rsidR="00C07445">
        <w:rPr>
          <w:vertAlign w:val="superscript"/>
        </w:rPr>
        <w:t>c</w:t>
      </w:r>
      <w:r w:rsidR="00E31872" w:rsidRPr="00494DCF">
        <w:rPr>
          <w:vertAlign w:val="superscript"/>
        </w:rPr>
        <w:t>,</w:t>
      </w:r>
      <w:r w:rsidR="00C07445">
        <w:rPr>
          <w:vertAlign w:val="superscript"/>
        </w:rPr>
        <w:t>d</w:t>
      </w:r>
      <w:r w:rsidR="00E31872" w:rsidRPr="00494DCF">
        <w:rPr>
          <w:vertAlign w:val="superscript"/>
        </w:rPr>
        <w:t>,</w:t>
      </w:r>
      <w:r w:rsidR="00C07445">
        <w:rPr>
          <w:vertAlign w:val="superscript"/>
        </w:rPr>
        <w:t>e</w:t>
      </w:r>
      <w:proofErr w:type="spellEnd"/>
      <w:r w:rsidR="00E72332" w:rsidRPr="00494DCF">
        <w:t>,</w:t>
      </w:r>
      <w:r w:rsidR="002073BD" w:rsidRPr="00494DCF">
        <w:t xml:space="preserve"> Sophie L. </w:t>
      </w:r>
      <w:proofErr w:type="spellStart"/>
      <w:r w:rsidR="002073BD" w:rsidRPr="00494DCF">
        <w:t>Stocker</w:t>
      </w:r>
      <w:r w:rsidR="00425155">
        <w:rPr>
          <w:vertAlign w:val="superscript"/>
        </w:rPr>
        <w:t>c</w:t>
      </w:r>
      <w:r w:rsidR="00B83AB5" w:rsidRPr="00494DCF">
        <w:rPr>
          <w:vertAlign w:val="superscript"/>
        </w:rPr>
        <w:t>,</w:t>
      </w:r>
      <w:r w:rsidR="00863744">
        <w:rPr>
          <w:vertAlign w:val="superscript"/>
        </w:rPr>
        <w:t>f</w:t>
      </w:r>
      <w:r w:rsidR="00B83AB5" w:rsidRPr="00494DCF">
        <w:rPr>
          <w:vertAlign w:val="superscript"/>
        </w:rPr>
        <w:t>,</w:t>
      </w:r>
      <w:r w:rsidR="00863744">
        <w:rPr>
          <w:vertAlign w:val="superscript"/>
        </w:rPr>
        <w:t>g</w:t>
      </w:r>
      <w:proofErr w:type="spellEnd"/>
      <w:r w:rsidR="002073BD" w:rsidRPr="00494DCF">
        <w:t>,</w:t>
      </w:r>
      <w:r w:rsidR="0041079A" w:rsidRPr="00494DCF">
        <w:t xml:space="preserve"> Jason A. </w:t>
      </w:r>
      <w:proofErr w:type="spellStart"/>
      <w:r w:rsidR="0041079A" w:rsidRPr="00494DCF">
        <w:t>Roberts</w:t>
      </w:r>
      <w:r w:rsidR="000F4A56" w:rsidRPr="00494DCF">
        <w:rPr>
          <w:rStyle w:val="CommentReference"/>
          <w:sz w:val="22"/>
          <w:szCs w:val="22"/>
          <w:vertAlign w:val="superscript"/>
        </w:rPr>
        <w:t>h</w:t>
      </w:r>
      <w:r w:rsidR="0041079A" w:rsidRPr="00494DCF">
        <w:rPr>
          <w:vertAlign w:val="superscript"/>
        </w:rPr>
        <w:t>,</w:t>
      </w:r>
      <w:r w:rsidR="00286614">
        <w:rPr>
          <w:vertAlign w:val="superscript"/>
        </w:rPr>
        <w:t>i</w:t>
      </w:r>
      <w:r w:rsidR="0041079A" w:rsidRPr="00494DCF">
        <w:rPr>
          <w:vertAlign w:val="superscript"/>
        </w:rPr>
        <w:t>,</w:t>
      </w:r>
      <w:r w:rsidR="00286614">
        <w:rPr>
          <w:vertAlign w:val="superscript"/>
        </w:rPr>
        <w:t>j</w:t>
      </w:r>
      <w:proofErr w:type="spellEnd"/>
      <w:r w:rsidR="0041079A" w:rsidRPr="00494DCF">
        <w:t>,</w:t>
      </w:r>
      <w:r w:rsidR="00E31872" w:rsidRPr="00494DCF">
        <w:t xml:space="preserve"> Yves </w:t>
      </w:r>
      <w:proofErr w:type="spellStart"/>
      <w:r w:rsidR="00E31872" w:rsidRPr="00494DCF">
        <w:t>Debaveye</w:t>
      </w:r>
      <w:r w:rsidR="00F34BBA">
        <w:rPr>
          <w:vertAlign w:val="superscript"/>
        </w:rPr>
        <w:t>k</w:t>
      </w:r>
      <w:r w:rsidR="00E31872" w:rsidRPr="00494DCF">
        <w:rPr>
          <w:vertAlign w:val="superscript"/>
        </w:rPr>
        <w:t>,</w:t>
      </w:r>
      <w:r w:rsidR="00F34BBA">
        <w:rPr>
          <w:vertAlign w:val="superscript"/>
        </w:rPr>
        <w:t>l</w:t>
      </w:r>
      <w:proofErr w:type="spellEnd"/>
      <w:r w:rsidR="00E31872" w:rsidRPr="00494DCF">
        <w:t>, Joost</w:t>
      </w:r>
      <w:r w:rsidR="00F76D85" w:rsidRPr="00494DCF">
        <w:t xml:space="preserve"> </w:t>
      </w:r>
      <w:proofErr w:type="spellStart"/>
      <w:r w:rsidR="00E31872" w:rsidRPr="00494DCF">
        <w:t>Wauters</w:t>
      </w:r>
      <w:r w:rsidR="009D687A">
        <w:rPr>
          <w:vertAlign w:val="superscript"/>
        </w:rPr>
        <w:t>m</w:t>
      </w:r>
      <w:r w:rsidR="00B82EFC" w:rsidRPr="00494DCF">
        <w:rPr>
          <w:vertAlign w:val="superscript"/>
        </w:rPr>
        <w:t>,</w:t>
      </w:r>
      <w:r w:rsidR="009D687A">
        <w:rPr>
          <w:vertAlign w:val="superscript"/>
        </w:rPr>
        <w:t>n</w:t>
      </w:r>
      <w:proofErr w:type="spellEnd"/>
      <w:r w:rsidR="00E31872" w:rsidRPr="00494DCF">
        <w:t xml:space="preserve">, Beatrijs </w:t>
      </w:r>
      <w:proofErr w:type="spellStart"/>
      <w:r w:rsidR="00E31872" w:rsidRPr="00494DCF">
        <w:t>Mertens</w:t>
      </w:r>
      <w:r w:rsidR="00934F7F" w:rsidRPr="00494DCF">
        <w:rPr>
          <w:vertAlign w:val="superscript"/>
        </w:rPr>
        <w:t>a</w:t>
      </w:r>
      <w:r w:rsidR="00E31872" w:rsidRPr="00494DCF">
        <w:rPr>
          <w:vertAlign w:val="superscript"/>
        </w:rPr>
        <w:t>,</w:t>
      </w:r>
      <w:r w:rsidR="00B55146">
        <w:rPr>
          <w:vertAlign w:val="superscript"/>
        </w:rPr>
        <w:t>b</w:t>
      </w:r>
      <w:proofErr w:type="spellEnd"/>
      <w:r w:rsidR="00E31872" w:rsidRPr="00494DCF">
        <w:t xml:space="preserve">, Jasper M. </w:t>
      </w:r>
      <w:proofErr w:type="spellStart"/>
      <w:r w:rsidR="00E31872" w:rsidRPr="00494DCF">
        <w:t>Boonstra</w:t>
      </w:r>
      <w:r w:rsidR="00387837">
        <w:rPr>
          <w:vertAlign w:val="superscript"/>
        </w:rPr>
        <w:t>o</w:t>
      </w:r>
      <w:proofErr w:type="spellEnd"/>
      <w:r w:rsidR="00E31872" w:rsidRPr="00494DCF">
        <w:t>,</w:t>
      </w:r>
      <w:r w:rsidR="00F020C1" w:rsidRPr="00494DCF">
        <w:t xml:space="preserve"> Indy </w:t>
      </w:r>
      <w:proofErr w:type="spellStart"/>
      <w:r w:rsidR="00F020C1" w:rsidRPr="00494DCF">
        <w:t>Sandaradura</w:t>
      </w:r>
      <w:r w:rsidR="004929AE">
        <w:rPr>
          <w:vertAlign w:val="superscript"/>
        </w:rPr>
        <w:t>p</w:t>
      </w:r>
      <w:r w:rsidR="00F020C1" w:rsidRPr="00494DCF">
        <w:rPr>
          <w:vertAlign w:val="superscript"/>
        </w:rPr>
        <w:t>,</w:t>
      </w:r>
      <w:r w:rsidR="004929AE">
        <w:rPr>
          <w:vertAlign w:val="superscript"/>
        </w:rPr>
        <w:t>q</w:t>
      </w:r>
      <w:r w:rsidR="00F020C1" w:rsidRPr="00494DCF">
        <w:rPr>
          <w:vertAlign w:val="superscript"/>
        </w:rPr>
        <w:t>,</w:t>
      </w:r>
      <w:r w:rsidR="004929AE">
        <w:rPr>
          <w:vertAlign w:val="superscript"/>
        </w:rPr>
        <w:t>r</w:t>
      </w:r>
      <w:proofErr w:type="spellEnd"/>
      <w:r w:rsidR="00F020C1" w:rsidRPr="00494DCF">
        <w:t>,</w:t>
      </w:r>
      <w:r w:rsidR="00A83774" w:rsidRPr="00494DCF">
        <w:t xml:space="preserve"> Roger J. </w:t>
      </w:r>
      <w:proofErr w:type="spellStart"/>
      <w:r w:rsidR="00A83774" w:rsidRPr="00494DCF">
        <w:t>Brüggemann</w:t>
      </w:r>
      <w:r w:rsidR="003D158C">
        <w:rPr>
          <w:vertAlign w:val="superscript"/>
        </w:rPr>
        <w:t>s</w:t>
      </w:r>
      <w:r w:rsidR="00480D7F" w:rsidRPr="00494DCF">
        <w:rPr>
          <w:vertAlign w:val="superscript"/>
        </w:rPr>
        <w:t>,</w:t>
      </w:r>
      <w:r w:rsidR="003D158C">
        <w:rPr>
          <w:vertAlign w:val="superscript"/>
        </w:rPr>
        <w:t>t</w:t>
      </w:r>
      <w:proofErr w:type="spellEnd"/>
      <w:r w:rsidR="00A83774" w:rsidRPr="00494DCF">
        <w:t>,</w:t>
      </w:r>
      <w:r w:rsidR="00FB5201" w:rsidRPr="00494DCF">
        <w:t xml:space="preserve"> Jeroen A. </w:t>
      </w:r>
      <w:proofErr w:type="spellStart"/>
      <w:r w:rsidR="00FB5201" w:rsidRPr="00494DCF">
        <w:t>Schouten</w:t>
      </w:r>
      <w:r w:rsidR="006F5057">
        <w:rPr>
          <w:vertAlign w:val="superscript"/>
        </w:rPr>
        <w:t>u</w:t>
      </w:r>
      <w:proofErr w:type="spellEnd"/>
      <w:r w:rsidR="00FB5201" w:rsidRPr="00494DCF">
        <w:t xml:space="preserve">, </w:t>
      </w:r>
      <w:r w:rsidR="00E31872" w:rsidRPr="00494DCF">
        <w:t>Raoul</w:t>
      </w:r>
      <w:r w:rsidR="00F76D85" w:rsidRPr="00494DCF">
        <w:t xml:space="preserve"> </w:t>
      </w:r>
      <w:proofErr w:type="spellStart"/>
      <w:r w:rsidR="00E31872" w:rsidRPr="00494DCF">
        <w:t>Bergner</w:t>
      </w:r>
      <w:r w:rsidR="006F5057">
        <w:rPr>
          <w:vertAlign w:val="superscript"/>
        </w:rPr>
        <w:t>v</w:t>
      </w:r>
      <w:proofErr w:type="spellEnd"/>
      <w:r w:rsidR="00E31872" w:rsidRPr="00494DCF">
        <w:t xml:space="preserve">, Steven </w:t>
      </w:r>
      <w:proofErr w:type="spellStart"/>
      <w:r w:rsidR="00E31872" w:rsidRPr="00494DCF">
        <w:t>Buijk</w:t>
      </w:r>
      <w:r w:rsidR="008715AE">
        <w:rPr>
          <w:vertAlign w:val="superscript"/>
        </w:rPr>
        <w:t>w</w:t>
      </w:r>
      <w:proofErr w:type="spellEnd"/>
      <w:r w:rsidR="00E31872" w:rsidRPr="00494DCF">
        <w:t>,</w:t>
      </w:r>
      <w:r w:rsidR="00E56CA4" w:rsidRPr="00494DCF">
        <w:t xml:space="preserve"> </w:t>
      </w:r>
      <w:r w:rsidR="004750B5" w:rsidRPr="00494DCF">
        <w:t>Sebastian</w:t>
      </w:r>
      <w:r w:rsidR="00720FD8" w:rsidRPr="00494DCF">
        <w:t xml:space="preserve"> G.</w:t>
      </w:r>
      <w:r w:rsidR="004750B5" w:rsidRPr="00494DCF">
        <w:t xml:space="preserve"> </w:t>
      </w:r>
      <w:proofErr w:type="spellStart"/>
      <w:r w:rsidR="004750B5" w:rsidRPr="00494DCF">
        <w:t>Wicha</w:t>
      </w:r>
      <w:r w:rsidR="008715AE">
        <w:rPr>
          <w:vertAlign w:val="superscript"/>
        </w:rPr>
        <w:t>x</w:t>
      </w:r>
      <w:proofErr w:type="spellEnd"/>
      <w:r w:rsidR="004750B5" w:rsidRPr="00494DCF">
        <w:t>,</w:t>
      </w:r>
      <w:r w:rsidR="00E31872" w:rsidRPr="00494DCF">
        <w:t xml:space="preserve"> Isabel </w:t>
      </w:r>
      <w:proofErr w:type="spellStart"/>
      <w:r w:rsidR="00E31872" w:rsidRPr="00494DCF">
        <w:t>Spriet</w:t>
      </w:r>
      <w:r w:rsidR="000A5800" w:rsidRPr="00494DCF">
        <w:rPr>
          <w:vertAlign w:val="superscript"/>
        </w:rPr>
        <w:t>a,</w:t>
      </w:r>
      <w:r w:rsidR="008715AE">
        <w:rPr>
          <w:vertAlign w:val="superscript"/>
        </w:rPr>
        <w:t>b</w:t>
      </w:r>
      <w:proofErr w:type="spellEnd"/>
      <w:r w:rsidR="003F0D07" w:rsidRPr="00494DCF">
        <w:rPr>
          <w:vertAlign w:val="superscript"/>
        </w:rPr>
        <w:t>,</w:t>
      </w:r>
      <w:r w:rsidR="00EA5ADA" w:rsidRPr="00494DCF">
        <w:rPr>
          <w:vertAlign w:val="superscript"/>
        </w:rPr>
        <w:t>‡</w:t>
      </w:r>
      <w:r w:rsidR="00E31872" w:rsidRPr="00494DCF">
        <w:t xml:space="preserve">, Erwin </w:t>
      </w:r>
      <w:proofErr w:type="spellStart"/>
      <w:r w:rsidR="00E31872" w:rsidRPr="00494DCF">
        <w:t>Dreesen</w:t>
      </w:r>
      <w:r w:rsidR="00516025" w:rsidRPr="00494DCF">
        <w:rPr>
          <w:vertAlign w:val="superscript"/>
        </w:rPr>
        <w:t>a</w:t>
      </w:r>
      <w:proofErr w:type="spellEnd"/>
      <w:r w:rsidR="00516025" w:rsidRPr="00494DCF">
        <w:rPr>
          <w:vertAlign w:val="superscript"/>
        </w:rPr>
        <w:t>,</w:t>
      </w:r>
      <w:r w:rsidR="00EA5ADA" w:rsidRPr="00494DCF">
        <w:rPr>
          <w:vertAlign w:val="superscript"/>
        </w:rPr>
        <w:t>‡</w:t>
      </w:r>
      <w:r w:rsidR="00516025" w:rsidRPr="00494DCF">
        <w:rPr>
          <w:vertAlign w:val="superscript"/>
        </w:rPr>
        <w:t>,</w:t>
      </w:r>
      <w:r w:rsidR="00EA5ADA" w:rsidRPr="00494DCF">
        <w:rPr>
          <w:vertAlign w:val="superscript"/>
        </w:rPr>
        <w:t>*</w:t>
      </w:r>
    </w:p>
    <w:p w14:paraId="2798C0AC" w14:textId="31E9BC53" w:rsidR="00F648D3" w:rsidRDefault="00796939" w:rsidP="00C07E95">
      <w:pPr>
        <w:spacing w:line="276" w:lineRule="auto"/>
        <w:jc w:val="left"/>
        <w:rPr>
          <w:sz w:val="20"/>
          <w:szCs w:val="20"/>
        </w:rPr>
      </w:pPr>
      <w:r w:rsidRPr="00494DCF">
        <w:rPr>
          <w:sz w:val="20"/>
          <w:szCs w:val="20"/>
          <w:vertAlign w:val="superscript"/>
        </w:rPr>
        <w:t>a</w:t>
      </w:r>
      <w:r w:rsidR="005B0EB5" w:rsidRPr="00494DCF">
        <w:rPr>
          <w:sz w:val="20"/>
          <w:szCs w:val="20"/>
        </w:rPr>
        <w:t xml:space="preserve"> Department of Pharmaceutical and Pharmacological Sciences, KU Leuven,</w:t>
      </w:r>
      <w:r w:rsidR="00446258" w:rsidRPr="00494DCF">
        <w:rPr>
          <w:sz w:val="20"/>
          <w:szCs w:val="20"/>
        </w:rPr>
        <w:t xml:space="preserve"> </w:t>
      </w:r>
      <w:r w:rsidR="005B0EB5" w:rsidRPr="00494DCF">
        <w:rPr>
          <w:sz w:val="20"/>
          <w:szCs w:val="20"/>
        </w:rPr>
        <w:t>Leuven, Belgium</w:t>
      </w:r>
      <w:r w:rsidR="00A10EDA" w:rsidRPr="00494DCF">
        <w:rPr>
          <w:sz w:val="20"/>
          <w:szCs w:val="20"/>
        </w:rPr>
        <w:br/>
      </w:r>
      <w:r w:rsidR="00BE00D0">
        <w:rPr>
          <w:sz w:val="20"/>
          <w:szCs w:val="20"/>
          <w:vertAlign w:val="superscript"/>
        </w:rPr>
        <w:t>b</w:t>
      </w:r>
      <w:r w:rsidR="00A6012A" w:rsidRPr="00494DCF">
        <w:rPr>
          <w:sz w:val="20"/>
          <w:szCs w:val="20"/>
        </w:rPr>
        <w:t xml:space="preserve"> Pharmacy Department, University Hospitals Leuven, Leuven, Belgium</w:t>
      </w:r>
      <w:r w:rsidR="00A10EDA" w:rsidRPr="00494DCF">
        <w:rPr>
          <w:sz w:val="20"/>
          <w:szCs w:val="20"/>
          <w:vertAlign w:val="superscript"/>
        </w:rPr>
        <w:br/>
      </w:r>
      <w:r w:rsidR="008D292E">
        <w:rPr>
          <w:sz w:val="20"/>
          <w:szCs w:val="20"/>
          <w:vertAlign w:val="superscript"/>
        </w:rPr>
        <w:t>c</w:t>
      </w:r>
      <w:r w:rsidR="008D292E" w:rsidRPr="00494DCF">
        <w:rPr>
          <w:sz w:val="20"/>
          <w:szCs w:val="20"/>
        </w:rPr>
        <w:t xml:space="preserve"> School of Pharmacy, Faculty of Medicine and Health, The University of Sydney, Sydney, Australia </w:t>
      </w:r>
      <w:r w:rsidR="008D292E" w:rsidRPr="00494DCF">
        <w:rPr>
          <w:sz w:val="20"/>
          <w:szCs w:val="20"/>
          <w:vertAlign w:val="superscript"/>
        </w:rPr>
        <w:br/>
      </w:r>
      <w:r w:rsidR="008D292E">
        <w:rPr>
          <w:sz w:val="20"/>
          <w:szCs w:val="20"/>
          <w:vertAlign w:val="superscript"/>
        </w:rPr>
        <w:t>d</w:t>
      </w:r>
      <w:r w:rsidR="008D292E" w:rsidRPr="00494DCF">
        <w:rPr>
          <w:sz w:val="20"/>
          <w:szCs w:val="20"/>
        </w:rPr>
        <w:t xml:space="preserve"> </w:t>
      </w:r>
      <w:r w:rsidR="008D292E">
        <w:rPr>
          <w:sz w:val="20"/>
          <w:szCs w:val="20"/>
        </w:rPr>
        <w:t xml:space="preserve">Pharmacy Department, </w:t>
      </w:r>
      <w:r w:rsidR="008D292E" w:rsidRPr="00494DCF">
        <w:rPr>
          <w:sz w:val="20"/>
          <w:szCs w:val="20"/>
        </w:rPr>
        <w:t>Westmead Hospital, Sydney, Australia</w:t>
      </w:r>
      <w:r w:rsidR="008D292E" w:rsidRPr="00494DCF">
        <w:rPr>
          <w:sz w:val="20"/>
          <w:szCs w:val="20"/>
          <w:vertAlign w:val="superscript"/>
        </w:rPr>
        <w:br/>
      </w:r>
      <w:r w:rsidR="008D292E">
        <w:rPr>
          <w:sz w:val="20"/>
          <w:szCs w:val="20"/>
          <w:vertAlign w:val="superscript"/>
        </w:rPr>
        <w:t>e</w:t>
      </w:r>
      <w:r w:rsidR="008D292E" w:rsidRPr="00494DCF">
        <w:rPr>
          <w:sz w:val="20"/>
          <w:szCs w:val="20"/>
        </w:rPr>
        <w:t xml:space="preserve"> Institute for Infectious Diseases (Sydney ID)</w:t>
      </w:r>
      <w:r w:rsidR="008D292E">
        <w:rPr>
          <w:sz w:val="20"/>
          <w:szCs w:val="20"/>
        </w:rPr>
        <w:t xml:space="preserve">, </w:t>
      </w:r>
      <w:r w:rsidR="008D292E" w:rsidRPr="00494DCF">
        <w:rPr>
          <w:sz w:val="20"/>
          <w:szCs w:val="20"/>
        </w:rPr>
        <w:t>The University of Sydney, Sydney, Australia</w:t>
      </w:r>
      <w:r w:rsidR="008D292E">
        <w:rPr>
          <w:sz w:val="20"/>
          <w:szCs w:val="20"/>
        </w:rPr>
        <w:br/>
      </w:r>
      <w:r w:rsidR="00CA4CC3">
        <w:rPr>
          <w:sz w:val="20"/>
          <w:szCs w:val="20"/>
          <w:vertAlign w:val="superscript"/>
        </w:rPr>
        <w:t>f</w:t>
      </w:r>
      <w:r w:rsidR="00F90804" w:rsidRPr="00494DCF">
        <w:rPr>
          <w:sz w:val="20"/>
          <w:szCs w:val="20"/>
        </w:rPr>
        <w:t xml:space="preserve"> School of Clinical Medicine, Faculty of Medicine and Health, University of New South Wales, Sydney, Australia</w:t>
      </w:r>
      <w:r w:rsidR="00A10EDA" w:rsidRPr="00494DCF">
        <w:rPr>
          <w:sz w:val="20"/>
          <w:szCs w:val="20"/>
          <w:vertAlign w:val="superscript"/>
        </w:rPr>
        <w:br/>
      </w:r>
      <w:r w:rsidR="00CA4CC3">
        <w:rPr>
          <w:sz w:val="20"/>
          <w:szCs w:val="20"/>
          <w:vertAlign w:val="superscript"/>
        </w:rPr>
        <w:t>g</w:t>
      </w:r>
      <w:r w:rsidR="00CA4CC3" w:rsidRPr="00494DCF">
        <w:rPr>
          <w:sz w:val="20"/>
          <w:szCs w:val="20"/>
          <w:vertAlign w:val="superscript"/>
        </w:rPr>
        <w:t xml:space="preserve"> </w:t>
      </w:r>
      <w:r w:rsidR="00741301" w:rsidRPr="00494DCF">
        <w:rPr>
          <w:sz w:val="20"/>
          <w:szCs w:val="20"/>
        </w:rPr>
        <w:t>Department of Clinical Pharmacology and Toxicology, St. Vincent's Hospital, Sydney,</w:t>
      </w:r>
      <w:r w:rsidR="00144C75" w:rsidRPr="00494DCF">
        <w:rPr>
          <w:sz w:val="20"/>
          <w:szCs w:val="20"/>
        </w:rPr>
        <w:t xml:space="preserve"> </w:t>
      </w:r>
      <w:r w:rsidR="00741301" w:rsidRPr="00494DCF">
        <w:rPr>
          <w:sz w:val="20"/>
          <w:szCs w:val="20"/>
        </w:rPr>
        <w:t>Australia</w:t>
      </w:r>
      <w:r w:rsidR="00A10EDA" w:rsidRPr="00494DCF">
        <w:rPr>
          <w:sz w:val="20"/>
          <w:szCs w:val="20"/>
          <w:vertAlign w:val="superscript"/>
        </w:rPr>
        <w:br/>
      </w:r>
      <w:r w:rsidR="00CA4CC3">
        <w:rPr>
          <w:sz w:val="20"/>
          <w:szCs w:val="20"/>
          <w:vertAlign w:val="superscript"/>
        </w:rPr>
        <w:t>h</w:t>
      </w:r>
      <w:r w:rsidR="00CA4CC3" w:rsidRPr="00494DCF">
        <w:rPr>
          <w:sz w:val="20"/>
          <w:szCs w:val="20"/>
        </w:rPr>
        <w:t xml:space="preserve"> </w:t>
      </w:r>
      <w:r w:rsidR="00C23ED3" w:rsidRPr="00494DCF">
        <w:rPr>
          <w:sz w:val="20"/>
          <w:szCs w:val="20"/>
        </w:rPr>
        <w:t>University of Queensland Centre for Clinical Research (UQCCR), The University of Queensland, Brisbane,</w:t>
      </w:r>
      <w:r w:rsidR="00C430DA">
        <w:rPr>
          <w:sz w:val="20"/>
          <w:szCs w:val="20"/>
        </w:rPr>
        <w:t xml:space="preserve"> </w:t>
      </w:r>
      <w:r w:rsidR="00C23ED3" w:rsidRPr="00494DCF">
        <w:rPr>
          <w:sz w:val="20"/>
          <w:szCs w:val="20"/>
        </w:rPr>
        <w:t>Australia</w:t>
      </w:r>
      <w:r w:rsidR="00A10EDA" w:rsidRPr="00494DCF">
        <w:rPr>
          <w:sz w:val="20"/>
          <w:szCs w:val="20"/>
          <w:vertAlign w:val="superscript"/>
        </w:rPr>
        <w:br/>
      </w:r>
      <w:proofErr w:type="spellStart"/>
      <w:r w:rsidR="00CA4CC3">
        <w:rPr>
          <w:sz w:val="20"/>
          <w:szCs w:val="20"/>
          <w:vertAlign w:val="superscript"/>
        </w:rPr>
        <w:t>i</w:t>
      </w:r>
      <w:proofErr w:type="spellEnd"/>
      <w:r w:rsidR="00CA4CC3" w:rsidRPr="00494DCF">
        <w:rPr>
          <w:sz w:val="20"/>
          <w:szCs w:val="20"/>
        </w:rPr>
        <w:t xml:space="preserve"> </w:t>
      </w:r>
      <w:r w:rsidR="00C23ED3" w:rsidRPr="00494DCF">
        <w:rPr>
          <w:sz w:val="20"/>
          <w:szCs w:val="20"/>
        </w:rPr>
        <w:t>Departments of Pharmacy and Intensive Care Medicine, Royal Brisbane and Women’s Hospital, Brisbane, Australia</w:t>
      </w:r>
      <w:r w:rsidR="00A10EDA" w:rsidRPr="00494DCF">
        <w:rPr>
          <w:sz w:val="20"/>
          <w:szCs w:val="20"/>
          <w:vertAlign w:val="superscript"/>
        </w:rPr>
        <w:br/>
      </w:r>
      <w:r w:rsidR="00CA4CC3">
        <w:rPr>
          <w:sz w:val="20"/>
          <w:szCs w:val="20"/>
          <w:vertAlign w:val="superscript"/>
        </w:rPr>
        <w:t>j</w:t>
      </w:r>
      <w:r w:rsidR="00CA4CC3" w:rsidRPr="00494DCF">
        <w:rPr>
          <w:sz w:val="20"/>
          <w:szCs w:val="20"/>
        </w:rPr>
        <w:t xml:space="preserve"> </w:t>
      </w:r>
      <w:r w:rsidR="00C23ED3" w:rsidRPr="00494DCF">
        <w:rPr>
          <w:sz w:val="20"/>
          <w:szCs w:val="20"/>
        </w:rPr>
        <w:t xml:space="preserve">Division of Anaesthesiology Critical Care Emergency and Pain Medicine, </w:t>
      </w:r>
      <w:proofErr w:type="spellStart"/>
      <w:r w:rsidR="00C23ED3" w:rsidRPr="00494DCF">
        <w:rPr>
          <w:sz w:val="20"/>
          <w:szCs w:val="20"/>
        </w:rPr>
        <w:t>Nîmes</w:t>
      </w:r>
      <w:proofErr w:type="spellEnd"/>
      <w:r w:rsidR="00C23ED3" w:rsidRPr="00494DCF">
        <w:rPr>
          <w:sz w:val="20"/>
          <w:szCs w:val="20"/>
        </w:rPr>
        <w:t xml:space="preserve"> University Hospital, University of Montpellier, </w:t>
      </w:r>
      <w:proofErr w:type="spellStart"/>
      <w:r w:rsidR="00C23ED3" w:rsidRPr="00494DCF">
        <w:rPr>
          <w:sz w:val="20"/>
          <w:szCs w:val="20"/>
        </w:rPr>
        <w:t>Nîmes</w:t>
      </w:r>
      <w:proofErr w:type="spellEnd"/>
      <w:r w:rsidR="00C23ED3" w:rsidRPr="00494DCF">
        <w:rPr>
          <w:sz w:val="20"/>
          <w:szCs w:val="20"/>
        </w:rPr>
        <w:t>, France</w:t>
      </w:r>
      <w:r w:rsidR="00A10EDA" w:rsidRPr="00494DCF">
        <w:rPr>
          <w:sz w:val="20"/>
          <w:szCs w:val="20"/>
          <w:vertAlign w:val="superscript"/>
        </w:rPr>
        <w:br/>
      </w:r>
      <w:r w:rsidR="00CA4CC3">
        <w:rPr>
          <w:sz w:val="20"/>
          <w:szCs w:val="20"/>
          <w:vertAlign w:val="superscript"/>
        </w:rPr>
        <w:t>k</w:t>
      </w:r>
      <w:r w:rsidR="00CA4CC3" w:rsidRPr="00494DCF">
        <w:rPr>
          <w:sz w:val="20"/>
          <w:szCs w:val="20"/>
        </w:rPr>
        <w:t xml:space="preserve"> </w:t>
      </w:r>
      <w:r w:rsidR="005B0EB5" w:rsidRPr="00494DCF">
        <w:rPr>
          <w:sz w:val="20"/>
          <w:szCs w:val="20"/>
        </w:rPr>
        <w:t>Department of Cellular and Molecular Medicine, KU Leuven, Leuven, Belgium</w:t>
      </w:r>
      <w:r w:rsidR="00A10EDA" w:rsidRPr="00494DCF">
        <w:rPr>
          <w:sz w:val="20"/>
          <w:szCs w:val="20"/>
          <w:vertAlign w:val="superscript"/>
        </w:rPr>
        <w:br/>
      </w:r>
      <w:r w:rsidR="00CA4CC3">
        <w:rPr>
          <w:sz w:val="20"/>
          <w:szCs w:val="20"/>
          <w:vertAlign w:val="superscript"/>
        </w:rPr>
        <w:t>l</w:t>
      </w:r>
      <w:r w:rsidR="00CA4CC3" w:rsidRPr="00494DCF">
        <w:rPr>
          <w:sz w:val="20"/>
          <w:szCs w:val="20"/>
        </w:rPr>
        <w:t xml:space="preserve"> </w:t>
      </w:r>
      <w:r w:rsidR="005B0EB5" w:rsidRPr="00494DCF">
        <w:rPr>
          <w:sz w:val="20"/>
          <w:szCs w:val="20"/>
        </w:rPr>
        <w:t>Intensive Care Unit, University Hospitals Leuven, Leuven, Belgium</w:t>
      </w:r>
      <w:r w:rsidR="00A10EDA" w:rsidRPr="00494DCF">
        <w:rPr>
          <w:sz w:val="20"/>
          <w:szCs w:val="20"/>
          <w:vertAlign w:val="superscript"/>
        </w:rPr>
        <w:br/>
      </w:r>
      <w:r w:rsidR="00C07E95">
        <w:rPr>
          <w:sz w:val="20"/>
          <w:szCs w:val="20"/>
          <w:vertAlign w:val="superscript"/>
        </w:rPr>
        <w:t>m</w:t>
      </w:r>
      <w:r w:rsidR="00C07E95" w:rsidRPr="00494DCF">
        <w:rPr>
          <w:sz w:val="20"/>
          <w:szCs w:val="20"/>
        </w:rPr>
        <w:t xml:space="preserve"> </w:t>
      </w:r>
      <w:r w:rsidR="005B0EB5" w:rsidRPr="00494DCF">
        <w:rPr>
          <w:sz w:val="20"/>
          <w:szCs w:val="20"/>
        </w:rPr>
        <w:t>Department of Microbiology, Immunology and Transplantation, KU Leuven, Leuven, Belgium</w:t>
      </w:r>
      <w:r w:rsidR="00A10EDA" w:rsidRPr="00494DCF">
        <w:rPr>
          <w:sz w:val="20"/>
          <w:szCs w:val="20"/>
          <w:vertAlign w:val="superscript"/>
        </w:rPr>
        <w:br/>
      </w:r>
      <w:r w:rsidR="00C07E95">
        <w:rPr>
          <w:sz w:val="20"/>
          <w:szCs w:val="20"/>
          <w:vertAlign w:val="superscript"/>
        </w:rPr>
        <w:t>n</w:t>
      </w:r>
      <w:r w:rsidR="00C07E95" w:rsidRPr="00494DCF">
        <w:rPr>
          <w:sz w:val="20"/>
          <w:szCs w:val="20"/>
        </w:rPr>
        <w:t xml:space="preserve"> </w:t>
      </w:r>
      <w:r w:rsidR="005B0EB5" w:rsidRPr="00494DCF">
        <w:rPr>
          <w:sz w:val="20"/>
          <w:szCs w:val="20"/>
        </w:rPr>
        <w:t>Medical Intensive Care Unit, University Hospitals Leuven, Leuven, Belgium</w:t>
      </w:r>
      <w:r w:rsidR="00A10EDA" w:rsidRPr="00494DCF">
        <w:rPr>
          <w:sz w:val="20"/>
          <w:szCs w:val="20"/>
          <w:vertAlign w:val="superscript"/>
        </w:rPr>
        <w:br/>
      </w:r>
      <w:r w:rsidR="00C07E95">
        <w:rPr>
          <w:sz w:val="20"/>
          <w:szCs w:val="20"/>
          <w:vertAlign w:val="superscript"/>
        </w:rPr>
        <w:t>o</w:t>
      </w:r>
      <w:r w:rsidR="00C07E95" w:rsidRPr="00494DCF">
        <w:rPr>
          <w:sz w:val="20"/>
          <w:szCs w:val="20"/>
        </w:rPr>
        <w:t xml:space="preserve"> </w:t>
      </w:r>
      <w:r w:rsidR="005B0EB5" w:rsidRPr="00494DCF">
        <w:rPr>
          <w:sz w:val="20"/>
          <w:szCs w:val="20"/>
        </w:rPr>
        <w:t xml:space="preserve">University of Groningen, University Medical </w:t>
      </w:r>
      <w:r w:rsidR="00F3554D" w:rsidRPr="00494DCF">
        <w:rPr>
          <w:sz w:val="20"/>
          <w:szCs w:val="20"/>
        </w:rPr>
        <w:t>Centre</w:t>
      </w:r>
      <w:r w:rsidR="005B0EB5" w:rsidRPr="00494DCF">
        <w:rPr>
          <w:sz w:val="20"/>
          <w:szCs w:val="20"/>
        </w:rPr>
        <w:t xml:space="preserve"> Groningen, Department of Clinical Pharmacy and Pharmacology, Groningen,</w:t>
      </w:r>
      <w:r w:rsidR="004F541D" w:rsidRPr="00494DCF">
        <w:rPr>
          <w:sz w:val="20"/>
          <w:szCs w:val="20"/>
        </w:rPr>
        <w:t xml:space="preserve"> The Netherlands</w:t>
      </w:r>
      <w:r w:rsidR="00A10EDA" w:rsidRPr="00494DCF">
        <w:rPr>
          <w:sz w:val="20"/>
          <w:szCs w:val="20"/>
          <w:vertAlign w:val="superscript"/>
        </w:rPr>
        <w:br/>
      </w:r>
      <w:r w:rsidR="00C07E95">
        <w:rPr>
          <w:sz w:val="20"/>
          <w:szCs w:val="20"/>
          <w:vertAlign w:val="superscript"/>
        </w:rPr>
        <w:t>p</w:t>
      </w:r>
      <w:r w:rsidR="00C07E95" w:rsidRPr="00494DCF">
        <w:rPr>
          <w:sz w:val="20"/>
          <w:szCs w:val="20"/>
        </w:rPr>
        <w:t xml:space="preserve"> </w:t>
      </w:r>
      <w:r w:rsidR="00CD2DBC" w:rsidRPr="00494DCF">
        <w:rPr>
          <w:sz w:val="20"/>
          <w:szCs w:val="20"/>
        </w:rPr>
        <w:t>Centre for Infectious Diseases and Microbiology, Westmead Hospital</w:t>
      </w:r>
      <w:r w:rsidR="00750E95">
        <w:rPr>
          <w:sz w:val="20"/>
          <w:szCs w:val="20"/>
        </w:rPr>
        <w:t xml:space="preserve">, </w:t>
      </w:r>
      <w:r w:rsidR="00CB63CE">
        <w:rPr>
          <w:sz w:val="20"/>
          <w:szCs w:val="20"/>
        </w:rPr>
        <w:t xml:space="preserve">Sydney, </w:t>
      </w:r>
      <w:r w:rsidR="00750E95" w:rsidRPr="00750E95">
        <w:rPr>
          <w:sz w:val="20"/>
          <w:szCs w:val="20"/>
        </w:rPr>
        <w:t>Australia</w:t>
      </w:r>
      <w:r w:rsidR="00A10EDA" w:rsidRPr="00494DCF">
        <w:rPr>
          <w:sz w:val="20"/>
          <w:szCs w:val="20"/>
          <w:vertAlign w:val="superscript"/>
        </w:rPr>
        <w:br/>
      </w:r>
      <w:r w:rsidR="00C07E95">
        <w:rPr>
          <w:sz w:val="20"/>
          <w:szCs w:val="20"/>
          <w:vertAlign w:val="superscript"/>
        </w:rPr>
        <w:t>q</w:t>
      </w:r>
      <w:r w:rsidR="00C07E95" w:rsidRPr="00494DCF">
        <w:rPr>
          <w:sz w:val="20"/>
          <w:szCs w:val="20"/>
        </w:rPr>
        <w:t xml:space="preserve"> </w:t>
      </w:r>
      <w:r w:rsidR="00CD2DBC" w:rsidRPr="00494DCF">
        <w:rPr>
          <w:sz w:val="20"/>
          <w:szCs w:val="20"/>
        </w:rPr>
        <w:t>Faculty of Medicine and Health, Westmead Clinical School, The University of Sydney</w:t>
      </w:r>
      <w:r w:rsidR="00750E95">
        <w:rPr>
          <w:sz w:val="20"/>
          <w:szCs w:val="20"/>
        </w:rPr>
        <w:t>,</w:t>
      </w:r>
      <w:r w:rsidR="00C23F4B">
        <w:rPr>
          <w:sz w:val="20"/>
          <w:szCs w:val="20"/>
        </w:rPr>
        <w:t xml:space="preserve"> Sydney,</w:t>
      </w:r>
      <w:r w:rsidR="00750E95">
        <w:rPr>
          <w:sz w:val="20"/>
          <w:szCs w:val="20"/>
        </w:rPr>
        <w:t xml:space="preserve"> </w:t>
      </w:r>
      <w:r w:rsidR="00750E95" w:rsidRPr="00750E95">
        <w:rPr>
          <w:sz w:val="20"/>
          <w:szCs w:val="20"/>
        </w:rPr>
        <w:t>Australia</w:t>
      </w:r>
      <w:r w:rsidR="00A10EDA" w:rsidRPr="00494DCF">
        <w:rPr>
          <w:sz w:val="20"/>
          <w:szCs w:val="20"/>
          <w:vertAlign w:val="superscript"/>
        </w:rPr>
        <w:br/>
      </w:r>
      <w:r w:rsidR="00C07E95">
        <w:rPr>
          <w:sz w:val="20"/>
          <w:szCs w:val="20"/>
          <w:vertAlign w:val="superscript"/>
        </w:rPr>
        <w:t>r</w:t>
      </w:r>
      <w:r w:rsidR="00C07E95" w:rsidRPr="00494DCF">
        <w:rPr>
          <w:sz w:val="20"/>
          <w:szCs w:val="20"/>
        </w:rPr>
        <w:t xml:space="preserve"> </w:t>
      </w:r>
      <w:r w:rsidR="00CD2DBC" w:rsidRPr="00494DCF">
        <w:rPr>
          <w:sz w:val="20"/>
          <w:szCs w:val="20"/>
        </w:rPr>
        <w:t xml:space="preserve">Institute of Clinical Pathology and Medical Research, New South Wales Health Pathology, Westmead Hospital, Sydney, </w:t>
      </w:r>
      <w:bookmarkStart w:id="1" w:name="_Hlk152339168"/>
      <w:r w:rsidR="00CD2DBC" w:rsidRPr="00494DCF">
        <w:rPr>
          <w:sz w:val="20"/>
          <w:szCs w:val="20"/>
        </w:rPr>
        <w:t>Australia</w:t>
      </w:r>
      <w:bookmarkEnd w:id="1"/>
      <w:r w:rsidR="00A10EDA" w:rsidRPr="00494DCF">
        <w:rPr>
          <w:sz w:val="20"/>
          <w:szCs w:val="20"/>
          <w:vertAlign w:val="superscript"/>
        </w:rPr>
        <w:br/>
      </w:r>
      <w:r w:rsidR="00C07E95">
        <w:rPr>
          <w:sz w:val="20"/>
          <w:szCs w:val="20"/>
          <w:vertAlign w:val="superscript"/>
        </w:rPr>
        <w:t>s</w:t>
      </w:r>
      <w:r w:rsidR="00C07E95" w:rsidRPr="00494DCF">
        <w:rPr>
          <w:sz w:val="20"/>
          <w:szCs w:val="20"/>
        </w:rPr>
        <w:t xml:space="preserve"> </w:t>
      </w:r>
      <w:r w:rsidR="00C96464" w:rsidRPr="00494DCF">
        <w:rPr>
          <w:sz w:val="20"/>
          <w:szCs w:val="20"/>
        </w:rPr>
        <w:t>Radboud university medical centre, Radboud Institute for Medical Innovations, Department of Pharmacy, Nijmegen, The Netherlands</w:t>
      </w:r>
      <w:r w:rsidR="00A10EDA" w:rsidRPr="00494DCF">
        <w:rPr>
          <w:sz w:val="20"/>
          <w:szCs w:val="20"/>
          <w:vertAlign w:val="superscript"/>
        </w:rPr>
        <w:br/>
      </w:r>
      <w:r w:rsidR="00C07E95">
        <w:rPr>
          <w:sz w:val="20"/>
          <w:szCs w:val="20"/>
          <w:vertAlign w:val="superscript"/>
        </w:rPr>
        <w:t>t</w:t>
      </w:r>
      <w:r w:rsidR="00740FC2" w:rsidRPr="00494DCF">
        <w:rPr>
          <w:sz w:val="20"/>
          <w:szCs w:val="20"/>
        </w:rPr>
        <w:t xml:space="preserve"> </w:t>
      </w:r>
      <w:proofErr w:type="spellStart"/>
      <w:r w:rsidR="005F35EF" w:rsidRPr="00494DCF">
        <w:rPr>
          <w:sz w:val="20"/>
          <w:szCs w:val="20"/>
        </w:rPr>
        <w:t>Radboudumc</w:t>
      </w:r>
      <w:proofErr w:type="spellEnd"/>
      <w:r w:rsidR="005F35EF" w:rsidRPr="00494DCF">
        <w:rPr>
          <w:sz w:val="20"/>
          <w:szCs w:val="20"/>
        </w:rPr>
        <w:t>/CWZ Centre of Expertise in Mycology, Nijmegen, The Netherlands</w:t>
      </w:r>
      <w:r w:rsidR="00A10EDA" w:rsidRPr="00494DCF">
        <w:rPr>
          <w:sz w:val="20"/>
          <w:szCs w:val="20"/>
          <w:vertAlign w:val="superscript"/>
        </w:rPr>
        <w:br/>
      </w:r>
      <w:r w:rsidR="00C07E95">
        <w:rPr>
          <w:sz w:val="20"/>
          <w:szCs w:val="20"/>
          <w:vertAlign w:val="superscript"/>
        </w:rPr>
        <w:t>u</w:t>
      </w:r>
      <w:r w:rsidR="00C53676" w:rsidRPr="00494DCF">
        <w:rPr>
          <w:sz w:val="20"/>
          <w:szCs w:val="20"/>
        </w:rPr>
        <w:t xml:space="preserve"> </w:t>
      </w:r>
      <w:r w:rsidR="000D6ED5" w:rsidRPr="00494DCF">
        <w:rPr>
          <w:sz w:val="20"/>
          <w:szCs w:val="20"/>
        </w:rPr>
        <w:t>Department of Intensive Care, Canisius Wilhelmina Hospital, Nijmegen, The Netherlands</w:t>
      </w:r>
      <w:r w:rsidR="00A10EDA" w:rsidRPr="00494DCF">
        <w:rPr>
          <w:sz w:val="20"/>
          <w:szCs w:val="20"/>
          <w:vertAlign w:val="superscript"/>
        </w:rPr>
        <w:br/>
      </w:r>
      <w:r w:rsidR="00C07E95">
        <w:rPr>
          <w:sz w:val="20"/>
          <w:szCs w:val="20"/>
          <w:vertAlign w:val="superscript"/>
        </w:rPr>
        <w:t>v</w:t>
      </w:r>
      <w:r w:rsidR="00A27093" w:rsidRPr="00494DCF">
        <w:rPr>
          <w:sz w:val="20"/>
          <w:szCs w:val="20"/>
        </w:rPr>
        <w:t xml:space="preserve"> </w:t>
      </w:r>
      <w:r w:rsidR="005B0EB5" w:rsidRPr="00494DCF">
        <w:rPr>
          <w:sz w:val="20"/>
          <w:szCs w:val="20"/>
        </w:rPr>
        <w:t xml:space="preserve">Division of Rheumatology, Department of Medicine A, Ludwigshafen Medical </w:t>
      </w:r>
      <w:r w:rsidR="00F3554D" w:rsidRPr="00494DCF">
        <w:rPr>
          <w:sz w:val="20"/>
          <w:szCs w:val="20"/>
        </w:rPr>
        <w:t>Centre</w:t>
      </w:r>
      <w:r w:rsidR="005B0EB5" w:rsidRPr="00494DCF">
        <w:rPr>
          <w:sz w:val="20"/>
          <w:szCs w:val="20"/>
        </w:rPr>
        <w:t>, Ludwigshafen, Germany</w:t>
      </w:r>
      <w:r w:rsidR="00A10EDA" w:rsidRPr="00494DCF">
        <w:rPr>
          <w:sz w:val="20"/>
          <w:szCs w:val="20"/>
          <w:vertAlign w:val="superscript"/>
        </w:rPr>
        <w:br/>
      </w:r>
      <w:r w:rsidR="00C07E95">
        <w:rPr>
          <w:sz w:val="20"/>
          <w:szCs w:val="20"/>
          <w:vertAlign w:val="superscript"/>
        </w:rPr>
        <w:t>w</w:t>
      </w:r>
      <w:r w:rsidR="00CE52D2" w:rsidRPr="00494DCF">
        <w:rPr>
          <w:sz w:val="20"/>
          <w:szCs w:val="20"/>
        </w:rPr>
        <w:t xml:space="preserve"> </w:t>
      </w:r>
      <w:r w:rsidR="005B0EB5" w:rsidRPr="00494DCF">
        <w:rPr>
          <w:sz w:val="20"/>
          <w:szCs w:val="20"/>
        </w:rPr>
        <w:t xml:space="preserve">Department of Surgery, </w:t>
      </w:r>
      <w:proofErr w:type="spellStart"/>
      <w:r w:rsidR="005B0EB5" w:rsidRPr="00494DCF">
        <w:rPr>
          <w:sz w:val="20"/>
          <w:szCs w:val="20"/>
        </w:rPr>
        <w:t>IJsseland</w:t>
      </w:r>
      <w:proofErr w:type="spellEnd"/>
      <w:r w:rsidR="005B0EB5" w:rsidRPr="00494DCF">
        <w:rPr>
          <w:sz w:val="20"/>
          <w:szCs w:val="20"/>
        </w:rPr>
        <w:t xml:space="preserve"> Hospital, Capelle </w:t>
      </w:r>
      <w:proofErr w:type="spellStart"/>
      <w:r w:rsidR="005B0EB5" w:rsidRPr="00494DCF">
        <w:rPr>
          <w:sz w:val="20"/>
          <w:szCs w:val="20"/>
        </w:rPr>
        <w:t>aan</w:t>
      </w:r>
      <w:proofErr w:type="spellEnd"/>
      <w:r w:rsidR="005B0EB5" w:rsidRPr="00494DCF">
        <w:rPr>
          <w:sz w:val="20"/>
          <w:szCs w:val="20"/>
        </w:rPr>
        <w:t xml:space="preserve"> den Ijssel, </w:t>
      </w:r>
      <w:r w:rsidR="003954E1" w:rsidRPr="00494DCF">
        <w:rPr>
          <w:sz w:val="20"/>
          <w:szCs w:val="20"/>
        </w:rPr>
        <w:t>The Netherlands</w:t>
      </w:r>
      <w:r w:rsidR="00A10EDA" w:rsidRPr="00494DCF">
        <w:rPr>
          <w:sz w:val="20"/>
          <w:szCs w:val="20"/>
          <w:vertAlign w:val="superscript"/>
        </w:rPr>
        <w:br/>
      </w:r>
      <w:r w:rsidR="00C07E95">
        <w:rPr>
          <w:sz w:val="20"/>
          <w:szCs w:val="20"/>
          <w:vertAlign w:val="superscript"/>
        </w:rPr>
        <w:t>x</w:t>
      </w:r>
      <w:r w:rsidR="00CE52D2" w:rsidRPr="00494DCF">
        <w:rPr>
          <w:sz w:val="20"/>
          <w:szCs w:val="20"/>
        </w:rPr>
        <w:t xml:space="preserve"> </w:t>
      </w:r>
      <w:r w:rsidR="0054174E" w:rsidRPr="00494DCF">
        <w:rPr>
          <w:sz w:val="20"/>
          <w:szCs w:val="20"/>
        </w:rPr>
        <w:t>Institute of Pharmacy, University of Hamburg, Hamburg, Germany</w:t>
      </w:r>
    </w:p>
    <w:p w14:paraId="147873E7" w14:textId="7200346E" w:rsidR="003841C3" w:rsidRPr="005372BE" w:rsidRDefault="003841C3" w:rsidP="003841C3">
      <w:pPr>
        <w:spacing w:line="276" w:lineRule="auto"/>
        <w:jc w:val="left"/>
        <w:rPr>
          <w:sz w:val="20"/>
          <w:szCs w:val="20"/>
        </w:rPr>
      </w:pPr>
      <w:r w:rsidRPr="005372BE">
        <w:rPr>
          <w:sz w:val="20"/>
          <w:szCs w:val="20"/>
          <w:vertAlign w:val="superscript"/>
        </w:rPr>
        <w:t>1</w:t>
      </w:r>
      <w:r>
        <w:rPr>
          <w:sz w:val="20"/>
          <w:szCs w:val="20"/>
        </w:rPr>
        <w:t xml:space="preserve"> Am</w:t>
      </w:r>
      <w:r w:rsidR="00441710">
        <w:rPr>
          <w:sz w:val="20"/>
          <w:szCs w:val="20"/>
        </w:rPr>
        <w:t>st</w:t>
      </w:r>
      <w:r>
        <w:rPr>
          <w:sz w:val="20"/>
          <w:szCs w:val="20"/>
        </w:rPr>
        <w:t>erdam, The Netherlands</w:t>
      </w:r>
    </w:p>
    <w:p w14:paraId="26E3DAF8" w14:textId="77777777" w:rsidR="00D97E1B" w:rsidRPr="00E03B11" w:rsidRDefault="00D97E1B" w:rsidP="00593CAA">
      <w:r w:rsidRPr="00E03B11">
        <w:t>†Shared co-first authorship, ‡Shared co-senior authorship</w:t>
      </w:r>
    </w:p>
    <w:p w14:paraId="6335736E" w14:textId="41AFBE0C" w:rsidR="00D97E1B" w:rsidRDefault="00D97E1B" w:rsidP="00857110">
      <w:pPr>
        <w:jc w:val="left"/>
      </w:pPr>
      <w:r w:rsidRPr="00E03B11">
        <w:lastRenderedPageBreak/>
        <w:t xml:space="preserve">*Corresponding author. E-mail: </w:t>
      </w:r>
      <w:hyperlink r:id="rId12" w:history="1">
        <w:r w:rsidR="006D297B" w:rsidRPr="00F56FF8">
          <w:rPr>
            <w:rStyle w:val="Hyperlink"/>
          </w:rPr>
          <w:t>erwin.dreesen@kuleuven.be</w:t>
        </w:r>
      </w:hyperlink>
      <w:r w:rsidR="006D297B">
        <w:t>.</w:t>
      </w:r>
      <w:r w:rsidR="00B46A3C">
        <w:t xml:space="preserve"> </w:t>
      </w:r>
      <w:r w:rsidR="00964253">
        <w:t xml:space="preserve">Address: </w:t>
      </w:r>
      <w:r w:rsidR="00B46A3C" w:rsidRPr="00B46A3C">
        <w:t xml:space="preserve">Department of Pharmaceutical and Pharmacological Sciences, KU Leuven, ON2 </w:t>
      </w:r>
      <w:proofErr w:type="spellStart"/>
      <w:r w:rsidR="00B46A3C" w:rsidRPr="00B46A3C">
        <w:t>Herestraat</w:t>
      </w:r>
      <w:proofErr w:type="spellEnd"/>
      <w:r w:rsidR="00B46A3C" w:rsidRPr="00B46A3C">
        <w:t xml:space="preserve"> 49 box 521, 3000 Leuven, Belgium</w:t>
      </w:r>
      <w:r w:rsidR="00C75089">
        <w:t xml:space="preserve">. </w:t>
      </w:r>
      <w:r w:rsidR="0093287D">
        <w:t>Telephone</w:t>
      </w:r>
      <w:r w:rsidR="001D6740">
        <w:t xml:space="preserve"> number: </w:t>
      </w:r>
      <w:r w:rsidR="0014611D" w:rsidRPr="0014611D">
        <w:t>+32 16 37 27 53</w:t>
      </w:r>
      <w:r w:rsidR="0014611D">
        <w:t>.</w:t>
      </w:r>
    </w:p>
    <w:p w14:paraId="7341354B" w14:textId="0AB17E5B" w:rsidR="00F648D3" w:rsidRPr="00845D5D" w:rsidRDefault="00F648D3" w:rsidP="00593CAA">
      <w:pPr>
        <w:pStyle w:val="ListParagraph"/>
        <w:numPr>
          <w:ilvl w:val="0"/>
          <w:numId w:val="7"/>
        </w:numPr>
      </w:pPr>
      <w:r w:rsidRPr="00845D5D">
        <w:br w:type="page"/>
      </w:r>
    </w:p>
    <w:p w14:paraId="0933FD65" w14:textId="2F21AB14" w:rsidR="005B0EB5" w:rsidRDefault="00F648D3" w:rsidP="00494DCF">
      <w:pPr>
        <w:pStyle w:val="Heading1"/>
        <w:numPr>
          <w:ilvl w:val="0"/>
          <w:numId w:val="0"/>
        </w:numPr>
        <w:ind w:left="432" w:hanging="432"/>
      </w:pPr>
      <w:r>
        <w:lastRenderedPageBreak/>
        <w:t>Abstract</w:t>
      </w:r>
    </w:p>
    <w:p w14:paraId="0639F04D" w14:textId="5B2CEBB2" w:rsidR="00715016" w:rsidRPr="00715016" w:rsidRDefault="00715016" w:rsidP="00593CAA">
      <w:r w:rsidRPr="00A72BCD">
        <w:rPr>
          <w:rStyle w:val="Heading2Char"/>
        </w:rPr>
        <w:t>Background</w:t>
      </w:r>
      <w:r w:rsidR="004F09DA">
        <w:t> </w:t>
      </w:r>
      <w:r w:rsidRPr="00715016">
        <w:t xml:space="preserve">Invasive candidiasis, particularly </w:t>
      </w:r>
      <w:proofErr w:type="spellStart"/>
      <w:r w:rsidRPr="00715016">
        <w:t>candidaemia</w:t>
      </w:r>
      <w:proofErr w:type="spellEnd"/>
      <w:r w:rsidRPr="00715016">
        <w:t xml:space="preserve">, is a </w:t>
      </w:r>
      <w:r w:rsidR="009D0960">
        <w:t>life-threatening</w:t>
      </w:r>
      <w:r w:rsidR="009D0960" w:rsidRPr="00715016">
        <w:t xml:space="preserve"> </w:t>
      </w:r>
      <w:r w:rsidRPr="00715016">
        <w:t xml:space="preserve">complication in </w:t>
      </w:r>
      <w:r w:rsidR="007A72ED">
        <w:t>cr</w:t>
      </w:r>
      <w:r w:rsidR="000D5942">
        <w:t>iti</w:t>
      </w:r>
      <w:r w:rsidR="007A72ED">
        <w:t>cally ill patients</w:t>
      </w:r>
      <w:r w:rsidR="00EA2BB2">
        <w:t>.</w:t>
      </w:r>
      <w:r w:rsidR="007A72ED">
        <w:t xml:space="preserve"> </w:t>
      </w:r>
      <w:r w:rsidR="00EA2BB2">
        <w:t>F</w:t>
      </w:r>
      <w:r w:rsidR="007A72ED">
        <w:t>l</w:t>
      </w:r>
      <w:r w:rsidR="009034D7">
        <w:t>uconazole</w:t>
      </w:r>
      <w:r w:rsidR="009034D7" w:rsidRPr="009034D7">
        <w:t xml:space="preserve"> is</w:t>
      </w:r>
      <w:r w:rsidR="006D66B3">
        <w:t xml:space="preserve"> the</w:t>
      </w:r>
      <w:r w:rsidR="009034D7" w:rsidRPr="009034D7">
        <w:t xml:space="preserve"> recommended step-down therapy</w:t>
      </w:r>
      <w:r w:rsidR="001D2B7D">
        <w:t xml:space="preserve"> </w:t>
      </w:r>
      <w:r w:rsidR="000C514A">
        <w:t>from</w:t>
      </w:r>
      <w:r w:rsidR="000C514A" w:rsidRPr="009034D7">
        <w:t xml:space="preserve"> </w:t>
      </w:r>
      <w:r w:rsidR="009034D7" w:rsidRPr="009034D7">
        <w:t>echinocandins</w:t>
      </w:r>
      <w:r w:rsidR="009058AA">
        <w:t xml:space="preserve"> for fluconazole-susceptible </w:t>
      </w:r>
      <w:r w:rsidR="009058AA" w:rsidRPr="00BE04F0">
        <w:rPr>
          <w:i/>
          <w:iCs/>
        </w:rPr>
        <w:t>Candida</w:t>
      </w:r>
      <w:r w:rsidR="009058AA">
        <w:t xml:space="preserve"> spp</w:t>
      </w:r>
      <w:r w:rsidRPr="00715016">
        <w:t xml:space="preserve">. </w:t>
      </w:r>
      <w:r w:rsidR="002C54E1">
        <w:t xml:space="preserve">However, </w:t>
      </w:r>
      <w:r w:rsidR="00127535">
        <w:t>standard</w:t>
      </w:r>
      <w:r w:rsidRPr="00715016">
        <w:t xml:space="preserve"> </w:t>
      </w:r>
      <w:r w:rsidR="009653C0">
        <w:t xml:space="preserve">fluconazole </w:t>
      </w:r>
      <w:r w:rsidRPr="00715016">
        <w:t xml:space="preserve">dosing </w:t>
      </w:r>
      <w:r w:rsidR="008B0A79">
        <w:t>does</w:t>
      </w:r>
      <w:r w:rsidRPr="00715016">
        <w:t xml:space="preserve"> not achieve adequate exposure in critically ill patients.</w:t>
      </w:r>
    </w:p>
    <w:p w14:paraId="77C467FA" w14:textId="538165B7" w:rsidR="00715016" w:rsidRPr="00715016" w:rsidRDefault="001F7CC7" w:rsidP="00593CAA">
      <w:r w:rsidRPr="00A72BCD">
        <w:rPr>
          <w:rStyle w:val="Heading2Char"/>
        </w:rPr>
        <w:t>Objectives</w:t>
      </w:r>
      <w:r>
        <w:t> </w:t>
      </w:r>
      <w:r w:rsidRPr="00715016">
        <w:t>This study aimed to</w:t>
      </w:r>
      <w:r w:rsidR="00A1469E">
        <w:t xml:space="preserve"> </w:t>
      </w:r>
      <w:r w:rsidR="00715016" w:rsidRPr="00715016">
        <w:t>identify factors that impact</w:t>
      </w:r>
      <w:r w:rsidR="005009E8">
        <w:t xml:space="preserve"> fluconazole</w:t>
      </w:r>
      <w:r w:rsidR="00715016" w:rsidRPr="00715016">
        <w:t xml:space="preserve"> target </w:t>
      </w:r>
      <w:r w:rsidR="00DC5EF7">
        <w:t xml:space="preserve">attainment and provide a dosing regimen ensuring </w:t>
      </w:r>
      <w:r w:rsidR="001A0B76">
        <w:t>adequate</w:t>
      </w:r>
      <w:r w:rsidR="005E1FFD">
        <w:t xml:space="preserve"> </w:t>
      </w:r>
      <w:r w:rsidR="005C35FF" w:rsidRPr="005C35FF">
        <w:t>pharmacokinetic-pharmacodynamic</w:t>
      </w:r>
      <w:r w:rsidR="00453C63">
        <w:t xml:space="preserve"> (PKPD)</w:t>
      </w:r>
      <w:r w:rsidR="005C35FF" w:rsidRPr="005C35FF">
        <w:t xml:space="preserve"> </w:t>
      </w:r>
      <w:r w:rsidR="005C35FF">
        <w:t>target attainment</w:t>
      </w:r>
      <w:r w:rsidR="00AC3CA3">
        <w:t xml:space="preserve"> </w:t>
      </w:r>
      <w:r w:rsidR="00AC3CA3" w:rsidRPr="00715016">
        <w:t>in critically ill patients</w:t>
      </w:r>
      <w:r w:rsidR="00BB7B58">
        <w:t>.</w:t>
      </w:r>
    </w:p>
    <w:p w14:paraId="23E1F449" w14:textId="2DC40733" w:rsidR="00600A21" w:rsidRPr="00715016" w:rsidRDefault="00715016" w:rsidP="00600A21">
      <w:r w:rsidRPr="00A72BCD">
        <w:rPr>
          <w:rStyle w:val="Heading2Char"/>
        </w:rPr>
        <w:t>Patients and Methods</w:t>
      </w:r>
      <w:r w:rsidR="00E56259">
        <w:t> </w:t>
      </w:r>
      <w:r w:rsidRPr="00715016">
        <w:t>An individual patient data meta-analysis</w:t>
      </w:r>
      <w:r w:rsidR="00A57A28">
        <w:t xml:space="preserve"> (IPDMA)</w:t>
      </w:r>
      <w:r w:rsidRPr="00715016">
        <w:t xml:space="preserve"> was conducted, </w:t>
      </w:r>
      <w:r w:rsidR="00AD73E0">
        <w:t>combining</w:t>
      </w:r>
      <w:r w:rsidRPr="00715016">
        <w:t xml:space="preserve"> </w:t>
      </w:r>
      <w:r w:rsidR="00C04202">
        <w:t>fluconazole concentration</w:t>
      </w:r>
      <w:r w:rsidRPr="00715016">
        <w:t xml:space="preserve"> data from eight published studies. A </w:t>
      </w:r>
      <w:proofErr w:type="spellStart"/>
      <w:r w:rsidRPr="00715016">
        <w:t>popPK</w:t>
      </w:r>
      <w:proofErr w:type="spellEnd"/>
      <w:r w:rsidRPr="00715016">
        <w:t xml:space="preserve"> model was developed</w:t>
      </w:r>
      <w:r w:rsidR="00AF21AB">
        <w:t>, in</w:t>
      </w:r>
      <w:r w:rsidR="003D216C">
        <w:t xml:space="preserve"> </w:t>
      </w:r>
      <w:r w:rsidR="00AF21AB">
        <w:t>which</w:t>
      </w:r>
      <w:r w:rsidR="00F52DE6">
        <w:t xml:space="preserve"> </w:t>
      </w:r>
      <w:r w:rsidR="00AF21AB">
        <w:t>m</w:t>
      </w:r>
      <w:r w:rsidRPr="00715016">
        <w:t>ultiple imputation was used to handle missing</w:t>
      </w:r>
      <w:r w:rsidR="00AF21AB">
        <w:t xml:space="preserve"> covariate</w:t>
      </w:r>
      <w:r w:rsidRPr="00715016">
        <w:t xml:space="preserve"> data. Monte Carlo simulations were conducted</w:t>
      </w:r>
      <w:r w:rsidR="00537CAF">
        <w:t xml:space="preserve"> </w:t>
      </w:r>
      <w:r w:rsidR="004C2EC2">
        <w:t xml:space="preserve">in search </w:t>
      </w:r>
      <w:r w:rsidR="00F158D4">
        <w:t>of</w:t>
      </w:r>
      <w:r w:rsidR="004C2EC2">
        <w:t xml:space="preserve"> a dosing strategy with</w:t>
      </w:r>
      <w:r w:rsidR="00F158D4">
        <w:t xml:space="preserve"> at least 90%</w:t>
      </w:r>
      <w:r w:rsidR="00A55E46">
        <w:t xml:space="preserve"> </w:t>
      </w:r>
      <w:r w:rsidR="00537CAF">
        <w:t>probability of</w:t>
      </w:r>
      <w:r w:rsidR="00AE08BD">
        <w:t xml:space="preserve"> </w:t>
      </w:r>
      <w:r w:rsidR="00537CAF">
        <w:t xml:space="preserve">PKPD target </w:t>
      </w:r>
      <w:r w:rsidR="00F158D4">
        <w:t>attainment</w:t>
      </w:r>
      <w:r w:rsidR="00773318">
        <w:t xml:space="preserve"> (PTA)</w:t>
      </w:r>
      <w:r w:rsidR="00FF1B2E">
        <w:t xml:space="preserve">  in every patient</w:t>
      </w:r>
      <w:r w:rsidR="00E50108">
        <w:t>.</w:t>
      </w:r>
    </w:p>
    <w:p w14:paraId="59953139" w14:textId="225290F5" w:rsidR="00715016" w:rsidRPr="00715016" w:rsidRDefault="00715016" w:rsidP="00593CAA">
      <w:r w:rsidRPr="00A72BCD">
        <w:rPr>
          <w:rStyle w:val="Heading2Char"/>
        </w:rPr>
        <w:t>Results</w:t>
      </w:r>
      <w:r w:rsidR="004F09DA">
        <w:t> </w:t>
      </w:r>
      <w:r w:rsidRPr="00715016">
        <w:t>Data from 177 critically ill patients were included.</w:t>
      </w:r>
      <w:r w:rsidR="00E943A6">
        <w:t xml:space="preserve"> </w:t>
      </w:r>
      <w:r w:rsidR="00A57A28">
        <w:t>A</w:t>
      </w:r>
      <w:r w:rsidRPr="00715016">
        <w:t xml:space="preserve"> two-compartment </w:t>
      </w:r>
      <w:proofErr w:type="spellStart"/>
      <w:r w:rsidR="00A57A28">
        <w:t>popPK</w:t>
      </w:r>
      <w:proofErr w:type="spellEnd"/>
      <w:r w:rsidR="00A57A28">
        <w:t xml:space="preserve"> </w:t>
      </w:r>
      <w:r w:rsidRPr="00715016">
        <w:t>model with linear elimination</w:t>
      </w:r>
      <w:r w:rsidR="000D2F6A">
        <w:t xml:space="preserve"> described the data</w:t>
      </w:r>
      <w:r w:rsidR="002A58CF">
        <w:t xml:space="preserve"> best</w:t>
      </w:r>
      <w:r w:rsidR="000D2F6A">
        <w:t>.</w:t>
      </w:r>
      <w:r w:rsidR="00EC7057">
        <w:t xml:space="preserve"> Continuous renal replacement therapy</w:t>
      </w:r>
      <w:r w:rsidR="000D2F6A">
        <w:t xml:space="preserve"> </w:t>
      </w:r>
      <w:r w:rsidR="00EC7057">
        <w:t>(</w:t>
      </w:r>
      <w:r w:rsidR="00463C15">
        <w:t>CRRT</w:t>
      </w:r>
      <w:r w:rsidR="00EC7057">
        <w:t>)</w:t>
      </w:r>
      <w:r w:rsidR="00463C15" w:rsidRPr="00715016">
        <w:t xml:space="preserve"> status</w:t>
      </w:r>
      <w:r w:rsidR="000A1607">
        <w:t>,</w:t>
      </w:r>
      <w:r w:rsidR="00465320">
        <w:t xml:space="preserve"> </w:t>
      </w:r>
      <w:r w:rsidR="006832B1">
        <w:t>estimated glomerular filtration rate</w:t>
      </w:r>
      <w:r w:rsidR="00CB0A87">
        <w:t xml:space="preserve"> using </w:t>
      </w:r>
      <w:r w:rsidR="00BB5D48">
        <w:t xml:space="preserve">the </w:t>
      </w:r>
      <w:r w:rsidR="00CD0ACC" w:rsidRPr="00CD0ACC">
        <w:t>Chronic Kidney Disease Epidemiology Collaboration (CKD-EPI)</w:t>
      </w:r>
      <w:r w:rsidR="00BB5D48">
        <w:t xml:space="preserve"> creatinine</w:t>
      </w:r>
      <w:r w:rsidR="00F51D34">
        <w:t xml:space="preserve"> equation</w:t>
      </w:r>
      <w:r w:rsidR="00A178AD">
        <w:t>,</w:t>
      </w:r>
      <w:r w:rsidR="007C1B11">
        <w:t xml:space="preserve"> </w:t>
      </w:r>
      <w:r w:rsidR="00465320">
        <w:t>and</w:t>
      </w:r>
      <w:r w:rsidRPr="00715016">
        <w:t xml:space="preserve"> </w:t>
      </w:r>
      <w:r w:rsidR="000255CF">
        <w:t xml:space="preserve">total </w:t>
      </w:r>
      <w:r w:rsidRPr="00715016">
        <w:t xml:space="preserve">body weight </w:t>
      </w:r>
      <w:r w:rsidR="005430DE">
        <w:t>were</w:t>
      </w:r>
      <w:r w:rsidR="005430DE" w:rsidRPr="00715016">
        <w:t xml:space="preserve"> </w:t>
      </w:r>
      <w:r w:rsidR="007C1B11">
        <w:t xml:space="preserve">statistically </w:t>
      </w:r>
      <w:r w:rsidR="00542CE5">
        <w:t>significan</w:t>
      </w:r>
      <w:r w:rsidR="007C1B11">
        <w:t>t</w:t>
      </w:r>
      <w:r w:rsidR="00B916E4">
        <w:t xml:space="preserve"> </w:t>
      </w:r>
      <w:r w:rsidRPr="00715016">
        <w:t>covariates</w:t>
      </w:r>
      <w:r w:rsidR="0099144A">
        <w:t>.</w:t>
      </w:r>
      <w:r w:rsidR="00C35CA8">
        <w:t xml:space="preserve"> </w:t>
      </w:r>
      <w:r w:rsidR="0099144A">
        <w:t>H</w:t>
      </w:r>
      <w:r w:rsidR="00C35CA8">
        <w:t xml:space="preserve">owever, </w:t>
      </w:r>
      <w:r w:rsidR="0099144A">
        <w:t xml:space="preserve">under standard dosing, </w:t>
      </w:r>
      <w:r w:rsidR="00C35CA8">
        <w:t xml:space="preserve">only CRRT status and </w:t>
      </w:r>
      <w:r w:rsidR="003F31C2">
        <w:t>total body weight</w:t>
      </w:r>
      <w:r w:rsidR="00C35CA8">
        <w:t xml:space="preserve"> </w:t>
      </w:r>
      <w:r w:rsidR="00BA5227">
        <w:t>were clinically relevant</w:t>
      </w:r>
      <w:r w:rsidR="0054566D">
        <w:t xml:space="preserve"> </w:t>
      </w:r>
      <w:r w:rsidR="00641744">
        <w:t>as</w:t>
      </w:r>
      <w:r w:rsidR="0054566D">
        <w:t xml:space="preserve"> PTA dropped below 90%</w:t>
      </w:r>
      <w:r w:rsidR="006225A8">
        <w:t xml:space="preserve"> </w:t>
      </w:r>
      <w:r w:rsidR="003938C1">
        <w:t xml:space="preserve">for patients on CRRT and </w:t>
      </w:r>
      <w:del w:id="2" w:author="My Luong Vuong" w:date="2024-05-30T14:59:00Z">
        <w:r w:rsidR="003938C1" w:rsidDel="00DF2895">
          <w:delText xml:space="preserve">as </w:delText>
        </w:r>
      </w:del>
      <w:ins w:id="3" w:author="My Luong Vuong" w:date="2024-05-30T14:59:00Z">
        <w:r w:rsidR="00DF2895">
          <w:t>patients with</w:t>
        </w:r>
      </w:ins>
      <w:ins w:id="4" w:author="My Luong Vuong" w:date="2024-05-30T15:00:00Z">
        <w:r w:rsidR="003863D9">
          <w:t xml:space="preserve"> higher</w:t>
        </w:r>
      </w:ins>
      <w:ins w:id="5" w:author="My Luong Vuong" w:date="2024-05-30T14:59:00Z">
        <w:r w:rsidR="00DF2895">
          <w:t xml:space="preserve"> </w:t>
        </w:r>
      </w:ins>
      <w:r w:rsidR="00F470B3">
        <w:t xml:space="preserve">total </w:t>
      </w:r>
      <w:r w:rsidR="003938C1">
        <w:t>body weight</w:t>
      </w:r>
      <w:del w:id="6" w:author="My Luong Vuong" w:date="2024-05-30T14:59:00Z">
        <w:r w:rsidR="003938C1" w:rsidDel="00DF2895">
          <w:delText xml:space="preserve"> increased</w:delText>
        </w:r>
      </w:del>
      <w:r w:rsidR="00C35CA8" w:rsidRPr="00715016">
        <w:t>.</w:t>
      </w:r>
      <w:r w:rsidRPr="00715016">
        <w:t xml:space="preserve"> </w:t>
      </w:r>
      <w:r w:rsidR="00B33FF9" w:rsidRPr="00B33FF9">
        <w:t>An optimised dosing regimen taking into account the patient’s CRRT status and total body weight was proposed</w:t>
      </w:r>
      <w:r w:rsidRPr="00715016">
        <w:t>.</w:t>
      </w:r>
    </w:p>
    <w:p w14:paraId="52C8EFEB" w14:textId="5EB64C2D" w:rsidR="0064343D" w:rsidRDefault="00715016" w:rsidP="00967421">
      <w:r w:rsidRPr="00A72BCD">
        <w:rPr>
          <w:rStyle w:val="Heading2Char"/>
        </w:rPr>
        <w:t>Conclusion</w:t>
      </w:r>
      <w:r w:rsidR="00E56259">
        <w:t> </w:t>
      </w:r>
      <w:r w:rsidR="007132A7">
        <w:t>We have developed a convenient</w:t>
      </w:r>
      <w:r w:rsidR="004674D4">
        <w:t xml:space="preserve"> fluconazole</w:t>
      </w:r>
      <w:r w:rsidR="007132A7">
        <w:t xml:space="preserve"> </w:t>
      </w:r>
      <w:r w:rsidR="00F46DEA">
        <w:t xml:space="preserve">dosing </w:t>
      </w:r>
      <w:r w:rsidR="007335F0">
        <w:t>regimen</w:t>
      </w:r>
      <w:r w:rsidR="006D0DD0">
        <w:t xml:space="preserve"> </w:t>
      </w:r>
      <w:r w:rsidR="007335F0">
        <w:t xml:space="preserve">that helps achieve </w:t>
      </w:r>
      <w:r w:rsidR="00C826E1">
        <w:t>a population-wide PKPD target attainment in critically ill patients.</w:t>
      </w:r>
    </w:p>
    <w:p w14:paraId="2E2FAB81" w14:textId="291CEA61" w:rsidR="00534990" w:rsidRPr="00B06240" w:rsidRDefault="00164C4E" w:rsidP="00494DCF">
      <w:pPr>
        <w:spacing w:after="0" w:line="240" w:lineRule="auto"/>
      </w:pPr>
      <w:r w:rsidRPr="00494DCF">
        <w:rPr>
          <w:i/>
          <w:iCs/>
        </w:rPr>
        <w:t>Keywords</w:t>
      </w:r>
      <w:r>
        <w:t xml:space="preserve">: </w:t>
      </w:r>
    </w:p>
    <w:p w14:paraId="2FB4A8C9" w14:textId="271D024E" w:rsidR="00534990" w:rsidRPr="00355EF2" w:rsidRDefault="00162D5F" w:rsidP="0070092E">
      <w:pPr>
        <w:spacing w:after="0" w:line="240" w:lineRule="auto"/>
      </w:pPr>
      <w:r w:rsidRPr="00355EF2">
        <w:t xml:space="preserve">Population pharmacokinetics </w:t>
      </w:r>
    </w:p>
    <w:p w14:paraId="0AE44896" w14:textId="161CD386" w:rsidR="002F1914" w:rsidRPr="00355EF2" w:rsidRDefault="002B166C" w:rsidP="0070092E">
      <w:pPr>
        <w:spacing w:after="0" w:line="240" w:lineRule="auto"/>
        <w:rPr>
          <w:lang w:val="fr-FR"/>
        </w:rPr>
      </w:pPr>
      <w:r w:rsidRPr="00355EF2">
        <w:rPr>
          <w:lang w:val="fr-FR"/>
        </w:rPr>
        <w:t>Monte Carlo</w:t>
      </w:r>
      <w:r w:rsidR="00162D5F" w:rsidRPr="00355EF2">
        <w:rPr>
          <w:lang w:val="fr-FR"/>
        </w:rPr>
        <w:t xml:space="preserve"> simulation</w:t>
      </w:r>
    </w:p>
    <w:p w14:paraId="33115127" w14:textId="5B4411EB" w:rsidR="00D55C90" w:rsidRPr="00E03B11" w:rsidRDefault="008311ED" w:rsidP="00B33FF9">
      <w:pPr>
        <w:spacing w:after="0" w:line="240" w:lineRule="auto"/>
      </w:pPr>
      <w:r>
        <w:t>Individual patient data meta-analysis</w:t>
      </w:r>
      <w:r w:rsidR="00D55C90" w:rsidRPr="00E03B11">
        <w:br w:type="page"/>
      </w:r>
    </w:p>
    <w:p w14:paraId="1F091AAD" w14:textId="219EC2AB" w:rsidR="0021227E" w:rsidRPr="00E03B11" w:rsidRDefault="00680222" w:rsidP="00593CAA">
      <w:pPr>
        <w:pStyle w:val="Heading1"/>
      </w:pPr>
      <w:r w:rsidRPr="00E03B11">
        <w:lastRenderedPageBreak/>
        <w:t>Introduction</w:t>
      </w:r>
    </w:p>
    <w:p w14:paraId="30EFE36F" w14:textId="156DD4DC" w:rsidR="001F6035" w:rsidRPr="00593CAA" w:rsidRDefault="0077091E" w:rsidP="00593CAA">
      <w:bookmarkStart w:id="7" w:name="_Hlk136852117"/>
      <w:r w:rsidRPr="00593CAA">
        <w:t>Invasive</w:t>
      </w:r>
      <w:r w:rsidRPr="00F47C81">
        <w:t xml:space="preserve"> </w:t>
      </w:r>
      <w:r w:rsidRPr="00593CAA">
        <w:t>candidiasis</w:t>
      </w:r>
      <w:r w:rsidR="00B52BCD" w:rsidRPr="00593CAA">
        <w:t xml:space="preserve">, including </w:t>
      </w:r>
      <w:proofErr w:type="spellStart"/>
      <w:r w:rsidR="00D17D9D" w:rsidRPr="00593CAA">
        <w:t>candid</w:t>
      </w:r>
      <w:r w:rsidR="0093234B" w:rsidRPr="00593CAA">
        <w:t>a</w:t>
      </w:r>
      <w:r w:rsidR="00D17D9D" w:rsidRPr="00593CAA">
        <w:t>emia</w:t>
      </w:r>
      <w:proofErr w:type="spellEnd"/>
      <w:r w:rsidR="00B52BCD" w:rsidRPr="00593CAA">
        <w:t>,</w:t>
      </w:r>
      <w:r w:rsidRPr="00593CAA">
        <w:t xml:space="preserve"> </w:t>
      </w:r>
      <w:r w:rsidR="00851815" w:rsidRPr="00593CAA">
        <w:t>remain</w:t>
      </w:r>
      <w:r w:rsidR="00B52BCD" w:rsidRPr="00593CAA">
        <w:t>s</w:t>
      </w:r>
      <w:r w:rsidRPr="00593CAA">
        <w:t xml:space="preserve"> a </w:t>
      </w:r>
      <w:r w:rsidR="00F8210C" w:rsidRPr="00593CAA">
        <w:t xml:space="preserve">serious </w:t>
      </w:r>
      <w:r w:rsidRPr="00593CAA">
        <w:t xml:space="preserve">complication that commonly </w:t>
      </w:r>
      <w:r w:rsidR="00C12981" w:rsidRPr="00593CAA">
        <w:t xml:space="preserve">occurs </w:t>
      </w:r>
      <w:r w:rsidRPr="00593CAA">
        <w:t>in patients</w:t>
      </w:r>
      <w:r w:rsidR="00C12981" w:rsidRPr="00593CAA">
        <w:t xml:space="preserve"> suffering</w:t>
      </w:r>
      <w:r w:rsidRPr="00593CAA">
        <w:t xml:space="preserve"> </w:t>
      </w:r>
      <w:r w:rsidR="00C12981" w:rsidRPr="00593CAA">
        <w:t>from</w:t>
      </w:r>
      <w:r w:rsidRPr="00593CAA">
        <w:t xml:space="preserve"> medical conditions</w:t>
      </w:r>
      <w:r w:rsidR="00BE6E8E" w:rsidRPr="00593CAA">
        <w:t xml:space="preserve"> such as immunosuppression</w:t>
      </w:r>
      <w:r w:rsidR="00C12981" w:rsidRPr="00593CAA">
        <w:t>,</w:t>
      </w:r>
      <w:r w:rsidR="00DD5487" w:rsidRPr="00593CAA">
        <w:t xml:space="preserve"> </w:t>
      </w:r>
      <w:r w:rsidR="00956C10" w:rsidRPr="00593CAA">
        <w:t>(abdominal) surgery</w:t>
      </w:r>
      <w:r w:rsidR="006D7B3F" w:rsidRPr="00593CAA">
        <w:t>,</w:t>
      </w:r>
      <w:r w:rsidR="00956C10" w:rsidRPr="00593CAA">
        <w:t xml:space="preserve"> or </w:t>
      </w:r>
      <w:proofErr w:type="spellStart"/>
      <w:r w:rsidR="00956C10" w:rsidRPr="00593CAA">
        <w:t>criticall</w:t>
      </w:r>
      <w:proofErr w:type="spellEnd"/>
      <w:r w:rsidR="00956C10" w:rsidRPr="00593CAA">
        <w:t xml:space="preserve"> illness</w: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 </w:instrText>
      </w:r>
      <w:r w:rsidR="00F20F50">
        <w:fldChar w:fldCharType="begin">
          <w:fldData xml:space="preserve">PEVuZE5vdGU+PENpdGU+PEF1dGhvcj5Db3JuZWx5PC9BdXRob3I+PFllYXI+MjAxMjwvWWVhcj48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</w:fldData>
        </w:fldChar>
      </w:r>
      <w:r w:rsidR="00F20F50">
        <w:instrText xml:space="preserve"> ADDIN EN.CITE.DATA </w:instrText>
      </w:r>
      <w:r w:rsidR="00F20F50">
        <w:fldChar w:fldCharType="end"/>
      </w:r>
      <w:r w:rsidR="00F20F50">
        <w:fldChar w:fldCharType="separate"/>
      </w:r>
      <w:r w:rsidR="00F20F50">
        <w:rPr>
          <w:noProof/>
        </w:rPr>
        <w:t> [1]</w:t>
      </w:r>
      <w:r w:rsidR="00F20F50">
        <w:fldChar w:fldCharType="end"/>
      </w:r>
      <w:r w:rsidR="008A4138" w:rsidRPr="00593CAA">
        <w:t>.</w:t>
      </w:r>
      <w:r w:rsidR="001F6035" w:rsidRPr="00593CAA">
        <w:t xml:space="preserve"> </w:t>
      </w:r>
      <w:r w:rsidR="005A3E3A">
        <w:t xml:space="preserve">In critically ill patients admitted to the intensive care unit (ICU), </w:t>
      </w:r>
      <w:proofErr w:type="spellStart"/>
      <w:r w:rsidR="005A3E3A">
        <w:t>candid</w:t>
      </w:r>
      <w:r w:rsidR="001111A9">
        <w:t>a</w:t>
      </w:r>
      <w:r w:rsidR="005A3E3A">
        <w:t>emia</w:t>
      </w:r>
      <w:proofErr w:type="spellEnd"/>
      <w:r w:rsidR="005A3E3A">
        <w:t xml:space="preserve"> </w:t>
      </w:r>
      <w:r w:rsidR="001111A9">
        <w:t xml:space="preserve">associates with </w:t>
      </w:r>
      <w:r w:rsidR="00B155AE">
        <w:t>a crude mortality rate from 42% to up to 47%</w:t>
      </w:r>
      <w:r w:rsidR="00F16D2E">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 </w:instrText>
      </w:r>
      <w:r w:rsidR="00026B36">
        <w:fldChar w:fldCharType="begin">
          <w:fldData xml:space="preserve">PEVuZE5vdGU+PENpdGU+PEF1dGhvcj5TY2hyb2VkZXI8L0F1dGhvcj48WWVhcj4yMDIwPC9ZZWFy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</w:fldData>
        </w:fldChar>
      </w:r>
      <w:r w:rsidR="00026B36">
        <w:instrText xml:space="preserve"> ADDIN EN.CITE.DATA </w:instrText>
      </w:r>
      <w:r w:rsidR="00026B36">
        <w:fldChar w:fldCharType="end"/>
      </w:r>
      <w:r w:rsidR="00F16D2E">
        <w:fldChar w:fldCharType="separate"/>
      </w:r>
      <w:r w:rsidR="00026B36">
        <w:rPr>
          <w:noProof/>
        </w:rPr>
        <w:t> [2-4]</w:t>
      </w:r>
      <w:r w:rsidR="00F16D2E">
        <w:fldChar w:fldCharType="end"/>
      </w:r>
      <w:r w:rsidR="00B155AE">
        <w:t xml:space="preserve">. </w:t>
      </w:r>
    </w:p>
    <w:p w14:paraId="501C77A0" w14:textId="6E2C190F" w:rsidR="00EA4F12" w:rsidRPr="00E03B11" w:rsidRDefault="001F6035" w:rsidP="00593CAA">
      <w:r w:rsidRPr="00E03B11">
        <w:t>Fluconazole is a</w:t>
      </w:r>
      <w:r w:rsidR="00956C10">
        <w:t xml:space="preserve"> </w:t>
      </w:r>
      <w:r w:rsidRPr="00E03B11">
        <w:t>triazole antifungal drug</w:t>
      </w:r>
      <w:r w:rsidR="000B0E5F" w:rsidRPr="00E03B11">
        <w:t xml:space="preserve"> used</w:t>
      </w:r>
      <w:r w:rsidRPr="00E03B11">
        <w:t xml:space="preserve"> for the treatment of invasive </w:t>
      </w:r>
      <w:r w:rsidRPr="00E03B11">
        <w:rPr>
          <w:iCs/>
        </w:rPr>
        <w:t>candidiasis</w:t>
      </w:r>
      <w:r w:rsidRPr="00E03B11">
        <w:t xml:space="preserve"> and </w:t>
      </w:r>
      <w:proofErr w:type="spellStart"/>
      <w:r w:rsidRPr="00E03B11">
        <w:t>candidaemia</w:t>
      </w:r>
      <w:proofErr w:type="spellEnd"/>
      <w:r w:rsidR="001C4009">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1C4009">
        <w:fldChar w:fldCharType="separate"/>
      </w:r>
      <w:r w:rsidR="001C4009">
        <w:rPr>
          <w:noProof/>
        </w:rPr>
        <w:t> [5]</w:t>
      </w:r>
      <w:r w:rsidR="001C4009">
        <w:fldChar w:fldCharType="end"/>
      </w:r>
      <w:r w:rsidR="00475E0F">
        <w:t>.</w:t>
      </w:r>
      <w:r w:rsidRPr="00E03B11">
        <w:t xml:space="preserve"> It is recommended as a </w:t>
      </w:r>
      <w:r w:rsidR="00D10E7D">
        <w:t>step-down therapy</w:t>
      </w:r>
      <w:r w:rsidRPr="00E03B11">
        <w:t xml:space="preserve"> </w:t>
      </w:r>
      <w:r w:rsidR="0055152B">
        <w:t xml:space="preserve">from </w:t>
      </w:r>
      <w:r w:rsidR="009D1844">
        <w:t xml:space="preserve">echinocandins </w:t>
      </w:r>
      <w:r w:rsidRPr="00E03B11">
        <w:t xml:space="preserve">against fluconazole-susceptible </w:t>
      </w:r>
      <w:r w:rsidR="00660A4A" w:rsidRPr="00660A4A">
        <w:rPr>
          <w:i/>
          <w:iCs/>
        </w:rPr>
        <w:t>Candida</w:t>
      </w:r>
      <w:r w:rsidR="00660A4A">
        <w:t xml:space="preserve"> </w:t>
      </w:r>
      <w:r w:rsidRPr="00E03B11">
        <w:t>species</w: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 </w:instrText>
      </w:r>
      <w:r w:rsidR="000E4A1F">
        <w:fldChar w:fldCharType="begin">
          <w:fldData xml:space="preserve">PEVuZE5vdGU+PENpdGU+PEF1dGhvcj5QYXBwYXM8L0F1dGhvcj48WWVhcj4yMDE2PC9ZZWFyPjxS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</w:fldData>
        </w:fldChar>
      </w:r>
      <w:r w:rsidR="000E4A1F">
        <w:instrText xml:space="preserve"> ADDIN EN.CITE.DATA </w:instrText>
      </w:r>
      <w:r w:rsidR="000E4A1F">
        <w:fldChar w:fldCharType="end"/>
      </w:r>
      <w:r w:rsidR="000E4A1F">
        <w:fldChar w:fldCharType="separate"/>
      </w:r>
      <w:r w:rsidR="000E4A1F">
        <w:rPr>
          <w:noProof/>
        </w:rPr>
        <w:t> [6]</w:t>
      </w:r>
      <w:r w:rsidR="000E4A1F">
        <w:fldChar w:fldCharType="end"/>
      </w:r>
      <w:r w:rsidR="00566CA6">
        <w:t>.</w:t>
      </w:r>
      <w:r w:rsidRPr="00E03B11">
        <w:t xml:space="preserve"> </w:t>
      </w:r>
      <w:r w:rsidR="005001D5">
        <w:t>In clinical practice,</w:t>
      </w:r>
      <w:r w:rsidR="00434858">
        <w:t xml:space="preserve"> </w:t>
      </w:r>
      <w:r w:rsidR="00A84617">
        <w:t>fluconazole</w:t>
      </w:r>
      <w:r w:rsidR="00434858" w:rsidRPr="00E03B11">
        <w:t xml:space="preserve"> </w:t>
      </w:r>
      <w:r w:rsidRPr="00E03B11">
        <w:t>is frequently used</w:t>
      </w:r>
      <w:r w:rsidR="000B0E5F" w:rsidRPr="00E03B11">
        <w:t xml:space="preserve"> </w:t>
      </w:r>
      <w:r w:rsidR="00D632DA">
        <w:t>because of</w:t>
      </w:r>
      <w:r w:rsidR="000B0E5F" w:rsidRPr="00E03B11">
        <w:t xml:space="preserve"> its</w:t>
      </w:r>
      <w:r w:rsidR="00461C04">
        <w:t xml:space="preserve"> </w:t>
      </w:r>
      <w:r w:rsidR="00EC1216">
        <w:t>preferable</w:t>
      </w:r>
      <w:r w:rsidR="000B0E5F" w:rsidRPr="00E03B11">
        <w:t xml:space="preserve"> safety</w:t>
      </w:r>
      <w:r w:rsidR="00461C04">
        <w:t xml:space="preserve"> profile</w:t>
      </w:r>
      <w:r w:rsidR="000B0E5F" w:rsidRPr="00E03B11">
        <w:t xml:space="preserve">, </w:t>
      </w:r>
      <w:r w:rsidR="005C48AA">
        <w:t>adequate</w:t>
      </w:r>
      <w:r w:rsidR="000B0E5F" w:rsidRPr="00E03B11">
        <w:t xml:space="preserve"> tissue penetration</w:t>
      </w:r>
      <w:r w:rsidR="00EF5D43">
        <w:t>,</w:t>
      </w:r>
      <w:r w:rsidR="000B0E5F" w:rsidRPr="00E03B11">
        <w:t xml:space="preserve"> and </w:t>
      </w:r>
      <w:r w:rsidRPr="00E03B11">
        <w:t>low cost</w:t>
      </w:r>
      <w:r w:rsidR="00CB214F" w:rsidRPr="00E03B11">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 </w:instrText>
      </w:r>
      <w:r w:rsidR="001C4009">
        <w:fldChar w:fldCharType="begin">
          <w:fldData xml:space="preserve">PEVuZE5vdGU+PENpdGU+PEF1dGhvcj5QYXBwYXM8L0F1dGhvcj48WWVhcj4yMDE2PC9ZZWFyPjxS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</w:fldData>
        </w:fldChar>
      </w:r>
      <w:r w:rsidR="001C4009">
        <w:instrText xml:space="preserve"> ADDIN EN.CITE.DATA </w:instrText>
      </w:r>
      <w:r w:rsidR="001C4009">
        <w:fldChar w:fldCharType="end"/>
      </w:r>
      <w:r w:rsidR="00CB214F" w:rsidRPr="00E03B11">
        <w:fldChar w:fldCharType="separate"/>
      </w:r>
      <w:r w:rsidR="001C4009">
        <w:rPr>
          <w:noProof/>
        </w:rPr>
        <w:t> [6, 7]</w:t>
      </w:r>
      <w:r w:rsidR="00CB214F" w:rsidRPr="00E03B11">
        <w:fldChar w:fldCharType="end"/>
      </w:r>
      <w:r w:rsidR="00B36C56">
        <w:t>.</w:t>
      </w:r>
      <w:r w:rsidR="00EA4F12" w:rsidRPr="00E03B11">
        <w:t xml:space="preserve"> </w:t>
      </w:r>
      <w:r w:rsidRPr="00E03B11">
        <w:t xml:space="preserve">Fluconazole is </w:t>
      </w:r>
      <w:r w:rsidR="00EA4F12" w:rsidRPr="00E03B11">
        <w:t>mainly</w:t>
      </w:r>
      <w:r w:rsidR="00120D53" w:rsidRPr="00E03B11">
        <w:t xml:space="preserve"> </w:t>
      </w:r>
      <w:r w:rsidR="00B55B33" w:rsidRPr="00E03B11">
        <w:t xml:space="preserve">excreted unchanged </w:t>
      </w:r>
      <w:r w:rsidR="00EA4F12" w:rsidRPr="00E03B11">
        <w:t>by the kidney (~80%</w:t>
      </w:r>
      <w:r w:rsidR="0090697A" w:rsidRPr="00E03B11">
        <w:t>),</w:t>
      </w:r>
      <w:r w:rsidR="006F6FDE">
        <w:t xml:space="preserve"> </w:t>
      </w:r>
      <w:r w:rsidR="0090697A" w:rsidRPr="00E03B11">
        <w:t>undergoing glomerular filtration and</w:t>
      </w:r>
      <w:r w:rsidR="0090697A">
        <w:t xml:space="preserve"> active </w:t>
      </w:r>
      <w:r w:rsidR="0090697A" w:rsidRPr="00E03B11">
        <w:t>tubular reabsorption</w:t>
      </w:r>
      <w:r w:rsidR="0090697A">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90697A">
        <w:fldChar w:fldCharType="separate"/>
      </w:r>
      <w:r w:rsidR="001C4009">
        <w:rPr>
          <w:noProof/>
        </w:rPr>
        <w:t> [5]</w:t>
      </w:r>
      <w:r w:rsidR="0090697A">
        <w:fldChar w:fldCharType="end"/>
      </w:r>
      <w:r w:rsidR="0090697A" w:rsidRPr="00E03B11">
        <w:t>.</w:t>
      </w:r>
      <w:r w:rsidRPr="00E03B11">
        <w:t xml:space="preserve"> </w:t>
      </w:r>
      <w:r w:rsidR="00A41899">
        <w:t>H</w:t>
      </w:r>
      <w:r w:rsidRPr="00E03B11">
        <w:t>epatic metabolism</w:t>
      </w:r>
      <w:r w:rsidR="00A41899">
        <w:t xml:space="preserve"> is minimal, with</w:t>
      </w:r>
      <w:r w:rsidR="00956C10">
        <w:t xml:space="preserve"> </w:t>
      </w:r>
      <w:r w:rsidRPr="00E03B11">
        <w:t xml:space="preserve">only 11% of the dose excreted as metabolites via </w:t>
      </w:r>
      <w:r w:rsidR="00E54C78" w:rsidRPr="00E03B11">
        <w:t>th</w:t>
      </w:r>
      <w:r w:rsidRPr="00E03B11">
        <w:t>e kidneys</w:t>
      </w:r>
      <w:r w:rsidR="005D5CF3">
        <w:fldChar w:fldCharType="begin"/>
      </w:r>
      <w:r w:rsidR="005D5CF3">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5D5CF3">
        <w:fldChar w:fldCharType="separate"/>
      </w:r>
      <w:r w:rsidR="005D5CF3">
        <w:rPr>
          <w:noProof/>
        </w:rPr>
        <w:t> [5]</w:t>
      </w:r>
      <w:r w:rsidR="005D5CF3">
        <w:fldChar w:fldCharType="end"/>
      </w:r>
      <w:r w:rsidR="0047109C">
        <w:t>.</w:t>
      </w:r>
      <w:r w:rsidR="003D7446" w:rsidRPr="00E03B11" w:rsidDel="00F537F1">
        <w:t xml:space="preserve"> </w:t>
      </w:r>
      <w:r w:rsidR="00F537F1">
        <w:t>P</w:t>
      </w:r>
      <w:r w:rsidR="00D34DDF" w:rsidRPr="00E03B11">
        <w:t>rotein binding is low (11</w:t>
      </w:r>
      <w:r w:rsidR="00F537F1">
        <w:t>–</w:t>
      </w:r>
      <w:r w:rsidR="00D34DDF" w:rsidRPr="00E03B11">
        <w:t>12%)</w:t>
      </w:r>
      <w:r w:rsidR="00EB5474"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B5474" w:rsidRPr="00E03B11">
        <w:fldChar w:fldCharType="separate"/>
      </w:r>
      <w:r w:rsidR="001C4009">
        <w:rPr>
          <w:noProof/>
        </w:rPr>
        <w:t> [5]</w:t>
      </w:r>
      <w:r w:rsidR="00EB5474" w:rsidRPr="00E03B11">
        <w:fldChar w:fldCharType="end"/>
      </w:r>
      <w:r w:rsidR="00D90F07">
        <w:t>.</w:t>
      </w:r>
    </w:p>
    <w:p w14:paraId="20091C43" w14:textId="2CCA394E" w:rsidR="001B294A" w:rsidRPr="00623840" w:rsidRDefault="001253F4" w:rsidP="00593CAA">
      <w:r w:rsidRPr="00E03B11">
        <w:t xml:space="preserve">The primary pharmacokinetic-pharmacodynamic (PKPD) target of </w:t>
      </w:r>
      <w:r w:rsidR="001F6035" w:rsidRPr="00E03B11">
        <w:t xml:space="preserve">fluconazole is a ratio of the area under the </w:t>
      </w:r>
      <w:commentRangeStart w:id="8"/>
      <w:r w:rsidR="006A6850" w:rsidRPr="00E03B11">
        <w:t xml:space="preserve">unbound </w:t>
      </w:r>
      <w:r w:rsidR="001F6035" w:rsidRPr="00E03B11">
        <w:t>concentration</w:t>
      </w:r>
      <w:r w:rsidR="00FE6C59">
        <w:t>–</w:t>
      </w:r>
      <w:r w:rsidR="001F6035" w:rsidRPr="00E03B11">
        <w:t>time curve</w:t>
      </w:r>
      <w:r w:rsidR="00596890" w:rsidRPr="00E03B11">
        <w:t xml:space="preserve"> for 24 hours</w:t>
      </w:r>
      <w:r w:rsidR="001F6035" w:rsidRPr="00E03B11">
        <w:t xml:space="preserve"> </w:t>
      </w:r>
      <w:r w:rsidR="003F4891" w:rsidRPr="00E03B11">
        <w:t>over</w:t>
      </w:r>
      <w:r w:rsidR="001F6035" w:rsidRPr="00E03B11">
        <w:t xml:space="preserve"> the minimum inhibitory concentration (</w:t>
      </w:r>
      <w:r w:rsidR="000133BA" w:rsidRPr="00CA5A80">
        <w:rPr>
          <w:i/>
          <w:iCs/>
        </w:rPr>
        <w:t>f</w:t>
      </w:r>
      <w:r w:rsidR="000133BA" w:rsidRPr="00E03B11">
        <w:t>AUC</w:t>
      </w:r>
      <w:r w:rsidR="00596890" w:rsidRPr="00E03B11">
        <w:rPr>
          <w:vertAlign w:val="subscript"/>
        </w:rPr>
        <w:t>0-24</w:t>
      </w:r>
      <w:r w:rsidR="000133BA" w:rsidRPr="00E03B11">
        <w:t>/</w:t>
      </w:r>
      <w:r w:rsidR="001F6035" w:rsidRPr="00E03B11">
        <w:t>MIC) of 100</w:t>
      </w:r>
      <w:r w:rsidR="00AE11BA">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AE11BA">
        <w:fldChar w:fldCharType="separate"/>
      </w:r>
      <w:r w:rsidR="00B83DFB">
        <w:rPr>
          <w:noProof/>
        </w:rPr>
        <w:t> [8]</w:t>
      </w:r>
      <w:r w:rsidR="00AE11BA">
        <w:fldChar w:fldCharType="end"/>
      </w:r>
      <w:commentRangeEnd w:id="8"/>
      <w:r w:rsidR="005170F2">
        <w:rPr>
          <w:rStyle w:val="CommentReference"/>
        </w:rPr>
        <w:commentReference w:id="8"/>
      </w:r>
      <w:r w:rsidR="00B4451A">
        <w:t>.</w:t>
      </w:r>
      <w:r w:rsidR="001F6035" w:rsidRPr="00E03B11">
        <w:t xml:space="preserve"> </w:t>
      </w:r>
      <w:r w:rsidR="007C05EF" w:rsidRPr="00E03B11">
        <w:t xml:space="preserve">This </w:t>
      </w:r>
      <w:r w:rsidR="00F61207" w:rsidRPr="00E03B11">
        <w:t xml:space="preserve">corresponds </w:t>
      </w:r>
      <w:r w:rsidR="00A72E7F" w:rsidRPr="00E03B11">
        <w:t xml:space="preserve">to </w:t>
      </w:r>
      <w:r w:rsidR="001A33DD">
        <w:t>an</w:t>
      </w:r>
      <w:r w:rsidR="001A33DD" w:rsidRPr="00E03B11">
        <w:t xml:space="preserve"> </w:t>
      </w:r>
      <w:r w:rsidR="00A72E7F" w:rsidRPr="00CA5A80">
        <w:rPr>
          <w:i/>
          <w:iCs/>
        </w:rPr>
        <w:t>f</w:t>
      </w:r>
      <w:r w:rsidR="00A72E7F" w:rsidRPr="00E03B11">
        <w:t>AUC</w:t>
      </w:r>
      <w:r w:rsidR="00EF07F6" w:rsidRPr="00E03B11">
        <w:rPr>
          <w:vertAlign w:val="subscript"/>
        </w:rPr>
        <w:t>0-24</w:t>
      </w:r>
      <w:r w:rsidR="00A72E7F" w:rsidRPr="00E03B11">
        <w:t xml:space="preserve"> of 200</w:t>
      </w:r>
      <w:r w:rsidR="00836BF5">
        <w:t> </w:t>
      </w:r>
      <w:proofErr w:type="spellStart"/>
      <w:r w:rsidR="000369E5" w:rsidRPr="00E03B11">
        <w:t>mg×h</w:t>
      </w:r>
      <w:proofErr w:type="spellEnd"/>
      <w:r w:rsidR="000369E5" w:rsidRPr="00E03B11">
        <w:t>/L</w:t>
      </w:r>
      <w:r w:rsidR="000369E5" w:rsidRPr="00E03B11" w:rsidDel="000369E5">
        <w:t xml:space="preserve"> </w:t>
      </w:r>
      <w:r w:rsidR="007C05EF" w:rsidRPr="00E03B11">
        <w:t xml:space="preserve">for </w:t>
      </w:r>
      <w:r w:rsidR="00A252B9">
        <w:t>a</w:t>
      </w:r>
      <w:r w:rsidR="00A252B9" w:rsidRPr="00E03B11">
        <w:t xml:space="preserve"> </w:t>
      </w:r>
      <w:r w:rsidR="007C05EF" w:rsidRPr="00E03B11">
        <w:t>MIC of 2</w:t>
      </w:r>
      <w:r w:rsidR="00836BF5">
        <w:t> </w:t>
      </w:r>
      <w:r w:rsidR="007C05EF" w:rsidRPr="00E03B11">
        <w:t>mg/L</w:t>
      </w:r>
      <w:r w:rsidR="00A72E7F" w:rsidRPr="00E03B11">
        <w:t>,</w:t>
      </w:r>
      <w:r w:rsidR="00F25A11" w:rsidRPr="00E03B11">
        <w:t xml:space="preserve"> </w:t>
      </w:r>
      <w:r w:rsidR="00AC2E23" w:rsidRPr="00E03B11">
        <w:t xml:space="preserve">which is </w:t>
      </w:r>
      <w:r w:rsidR="00A252B9">
        <w:t>the</w:t>
      </w:r>
      <w:r w:rsidR="00AC2E23" w:rsidRPr="00E03B11">
        <w:t xml:space="preserve"> </w:t>
      </w:r>
      <w:r w:rsidR="00E86DBD">
        <w:t>non-species</w:t>
      </w:r>
      <w:r w:rsidR="00447F0E">
        <w:t>-</w:t>
      </w:r>
      <w:r w:rsidR="00E86DBD">
        <w:t xml:space="preserve">related susceptibility </w:t>
      </w:r>
      <w:r w:rsidR="00AC2E23" w:rsidRPr="00E03B11">
        <w:t xml:space="preserve">breakpoint for </w:t>
      </w:r>
      <w:r w:rsidR="00E25009" w:rsidRPr="00BF5F81">
        <w:rPr>
          <w:i/>
          <w:iCs/>
        </w:rPr>
        <w:t>Candida</w:t>
      </w:r>
      <w:r w:rsidR="00CF34D7" w:rsidRPr="007B1510">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F34D7" w:rsidRPr="007B1510">
        <w:fldChar w:fldCharType="separate"/>
      </w:r>
      <w:r w:rsidR="00B83DFB">
        <w:rPr>
          <w:noProof/>
        </w:rPr>
        <w:t> [8]</w:t>
      </w:r>
      <w:r w:rsidR="00CF34D7" w:rsidRPr="007B1510">
        <w:fldChar w:fldCharType="end"/>
      </w:r>
      <w:r w:rsidR="007B1510">
        <w:t>.</w:t>
      </w:r>
      <w:r w:rsidR="00AF774A" w:rsidRPr="00E03B11">
        <w:t xml:space="preserve"> </w:t>
      </w:r>
      <w:r w:rsidR="00F501E5" w:rsidRPr="00E03B11">
        <w:t>Fluconazole-</w:t>
      </w:r>
      <w:r w:rsidR="00E46D8A">
        <w:t>induced</w:t>
      </w:r>
      <w:r w:rsidR="00E46D8A" w:rsidRPr="00E03B11">
        <w:t xml:space="preserve"> </w:t>
      </w:r>
      <w:r w:rsidR="00223BD5">
        <w:t>hepato</w:t>
      </w:r>
      <w:r w:rsidR="00E41689" w:rsidRPr="00E03B11">
        <w:t>toxicity</w:t>
      </w:r>
      <w:r w:rsidR="00332EE5">
        <w:t xml:space="preserve"> </w:t>
      </w:r>
      <w:r w:rsidR="00871C3F">
        <w:t xml:space="preserve">was documented in one case study, </w:t>
      </w:r>
      <w:r w:rsidR="00871C3F" w:rsidRPr="005A2762">
        <w:t xml:space="preserve">wherein its occurrence was not </w:t>
      </w:r>
      <w:r w:rsidR="00871C3F">
        <w:t>dependent</w:t>
      </w:r>
      <w:r w:rsidR="00871C3F" w:rsidRPr="005A2762">
        <w:t xml:space="preserve"> on </w:t>
      </w:r>
      <w:r w:rsidR="00701683">
        <w:t xml:space="preserve">the </w:t>
      </w:r>
      <w:r w:rsidR="00871C3F" w:rsidRPr="005A2762">
        <w:t>concentration</w:t>
      </w:r>
      <w:r w:rsidR="00066A79">
        <w:fldChar w:fldCharType="begin"/>
      </w:r>
      <w:r w:rsidR="00B83DFB">
        <w:instrText xml:space="preserve"> ADDIN EN.CITE &lt;EndNote&gt;&lt;Cite&gt;&lt;Author&gt;Jacobson&lt;/Author&gt;&lt;Year&gt;1994&lt;/Year&gt;&lt;RecNum&gt;77&lt;/RecNum&gt;&lt;DisplayText&gt; [9]&lt;/DisplayText&gt;&lt;record&gt;&lt;rec-number&gt;77&lt;/rec-number&gt;&lt;foreign-keys&gt;&lt;key app="EN" db-id="xred9e5sg009pcetsepxtfs0dwxsa5rzvawx" timestamp="1706627160"&gt;77&lt;/key&gt;&lt;/foreign-keys&gt;&lt;ref-type name="Journal Article"&gt;17&lt;/ref-type&gt;&lt;contributors&gt;&lt;authors&gt;&lt;author&gt;Jacobson, Mark A.&lt;/author&gt;&lt;author&gt;Hanks, Douglas K.&lt;/author&gt;&lt;author&gt;Ferrell, Linda D.&lt;/author&gt;&lt;/authors&gt;&lt;/contributors&gt;&lt;titles&gt;&lt;title&gt;Fatal acute hepatic necrosis due to fluconazole&lt;/title&gt;&lt;secondary-title&gt;The American Journal of Medicine&lt;/secondary-title&gt;&lt;/titles&gt;&lt;periodical&gt;&lt;full-title&gt;The American Journal of Medicine&lt;/full-title&gt;&lt;/periodical&gt;&lt;pages&gt;188-190&lt;/pages&gt;&lt;volume&gt;96&lt;/volume&gt;&lt;number&gt;2&lt;/number&gt;&lt;dates&gt;&lt;year&gt;1994&lt;/year&gt;&lt;pub-dates&gt;&lt;date&gt;1994/02/01/&lt;/date&gt;&lt;/pub-dates&gt;&lt;/dates&gt;&lt;isbn&gt;0002-9343&lt;/isbn&gt;&lt;urls&gt;&lt;related-urls&gt;&lt;url&gt;https://www.sciencedirect.com/science/article/pii/0002934394901414&lt;/url&gt;&lt;/related-urls&gt;&lt;/urls&gt;&lt;electronic-resource-num&gt;https://doi.org/10.1016/0002-9343(94)90141-4&lt;/electronic-resource-num&gt;&lt;/record&gt;&lt;/Cite&gt;&lt;/EndNote&gt;</w:instrText>
      </w:r>
      <w:r w:rsidR="00066A79">
        <w:fldChar w:fldCharType="separate"/>
      </w:r>
      <w:r w:rsidR="00B83DFB">
        <w:rPr>
          <w:noProof/>
        </w:rPr>
        <w:t> [9]</w:t>
      </w:r>
      <w:r w:rsidR="00066A79">
        <w:fldChar w:fldCharType="end"/>
      </w:r>
      <w:r w:rsidR="00E305CF">
        <w:t>.</w:t>
      </w:r>
      <w:r w:rsidR="0003626F">
        <w:t xml:space="preserve"> </w:t>
      </w:r>
      <w:r w:rsidR="00EE2C09">
        <w:t>Nevertheless</w:t>
      </w:r>
      <w:r w:rsidR="008779EB">
        <w:t xml:space="preserve">, </w:t>
      </w:r>
      <w:r w:rsidR="00E2444D">
        <w:t>concentration-dependent toxicity</w:t>
      </w:r>
      <w:r w:rsidR="0092480F">
        <w:t xml:space="preserve"> related to fluconazole</w:t>
      </w:r>
      <w:r w:rsidR="000A4196">
        <w:t xml:space="preserve"> </w:t>
      </w:r>
      <w:r w:rsidR="00D87259">
        <w:t>w</w:t>
      </w:r>
      <w:r w:rsidR="00843DC9">
        <w:t>as</w:t>
      </w:r>
      <w:r w:rsidR="004A2530" w:rsidRPr="00E03B11">
        <w:t xml:space="preserve"> </w:t>
      </w:r>
      <w:r w:rsidR="00E41689" w:rsidRPr="00E03B11">
        <w:t xml:space="preserve">recorded in </w:t>
      </w:r>
      <w:r w:rsidR="00DC1D6C" w:rsidRPr="00E03B11">
        <w:t>two case</w:t>
      </w:r>
      <w:r w:rsidR="004A2530">
        <w:t xml:space="preserve"> reports</w:t>
      </w:r>
      <w:r w:rsidR="00510FFA" w:rsidRPr="00E03B11">
        <w:t xml:space="preserve"> </w:t>
      </w:r>
      <w:r w:rsidR="00D861E0">
        <w:t>of patients</w:t>
      </w:r>
      <w:r w:rsidR="00D861E0" w:rsidRPr="00E03B11">
        <w:t xml:space="preserve"> </w:t>
      </w:r>
      <w:r w:rsidR="00510FFA" w:rsidRPr="00E03B11">
        <w:t>ex</w:t>
      </w:r>
      <w:r w:rsidR="004A2530">
        <w:t>h</w:t>
      </w:r>
      <w:r w:rsidR="00510FFA" w:rsidRPr="00E03B11">
        <w:t>ibit</w:t>
      </w:r>
      <w:r w:rsidR="00D861E0">
        <w:t>ing</w:t>
      </w:r>
      <w:r w:rsidR="00510FFA" w:rsidRPr="00E03B11">
        <w:t xml:space="preserve"> </w:t>
      </w:r>
      <w:proofErr w:type="spellStart"/>
      <w:r w:rsidR="00510FFA" w:rsidRPr="00E03B11">
        <w:t>clonic</w:t>
      </w:r>
      <w:proofErr w:type="spellEnd"/>
      <w:r w:rsidR="00510FFA" w:rsidRPr="00E03B11">
        <w:t xml:space="preserve"> convulsions</w:t>
      </w:r>
      <w:r w:rsidR="00DC1D6C" w:rsidRPr="00E03B11">
        <w:t xml:space="preserve"> at </w:t>
      </w:r>
      <w:r w:rsidR="00D861E0">
        <w:t>a</w:t>
      </w:r>
      <w:r w:rsidR="006146C9">
        <w:t xml:space="preserve"> trough concentration</w:t>
      </w:r>
      <w:r w:rsidR="00D861E0">
        <w:t xml:space="preserve"> </w:t>
      </w:r>
      <w:r w:rsidR="006146C9">
        <w:t>(</w:t>
      </w:r>
      <w:proofErr w:type="spellStart"/>
      <w:r w:rsidR="00DC7B8C" w:rsidRPr="00E03B11">
        <w:t>C</w:t>
      </w:r>
      <w:r w:rsidR="006146C9">
        <w:rPr>
          <w:vertAlign w:val="subscript"/>
        </w:rPr>
        <w:t>trough</w:t>
      </w:r>
      <w:proofErr w:type="spellEnd"/>
      <w:r w:rsidR="006146C9" w:rsidRPr="00F47C81">
        <w:t>)</w:t>
      </w:r>
      <w:r w:rsidR="00DC1D6C" w:rsidRPr="00E03B11">
        <w:t xml:space="preserve"> of approximately 80</w:t>
      </w:r>
      <w:r w:rsidR="006146C9">
        <w:t> </w:t>
      </w:r>
      <w:r w:rsidR="001B294A" w:rsidRPr="00E03B11">
        <w:t>m</w:t>
      </w:r>
      <w:r w:rsidR="00DC1D6C" w:rsidRPr="00E03B11">
        <w:t>g/L</w:t>
      </w:r>
      <w:r w:rsidR="0034755E"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34755E" w:rsidRPr="00E03B11">
        <w:fldChar w:fldCharType="separate"/>
      </w:r>
      <w:r w:rsidR="00B83DFB">
        <w:rPr>
          <w:noProof/>
        </w:rPr>
        <w:t> [10, 11]</w:t>
      </w:r>
      <w:r w:rsidR="0034755E" w:rsidRPr="00E03B11">
        <w:fldChar w:fldCharType="end"/>
      </w:r>
      <w:r w:rsidR="00182E91">
        <w:t>.</w:t>
      </w:r>
    </w:p>
    <w:p w14:paraId="02E83417" w14:textId="4C32FA03" w:rsidR="008A57D3" w:rsidRPr="00E03B11" w:rsidRDefault="00CE29DB" w:rsidP="00593CAA">
      <w:r w:rsidRPr="00E03B11">
        <w:rPr>
          <w:color w:val="000000"/>
        </w:rPr>
        <w:t xml:space="preserve">The </w:t>
      </w:r>
      <w:ins w:id="9" w:author="Jason Roberts" w:date="2024-06-14T18:14:00Z">
        <w:r w:rsidR="005170F2">
          <w:rPr>
            <w:color w:val="000000"/>
          </w:rPr>
          <w:t xml:space="preserve">manufacturer </w:t>
        </w:r>
      </w:ins>
      <w:del w:id="10" w:author="My Luong Vuong" w:date="2024-05-31T15:13:00Z">
        <w:r w:rsidRPr="00E03B11" w:rsidDel="0059359C">
          <w:rPr>
            <w:color w:val="000000"/>
          </w:rPr>
          <w:delText xml:space="preserve">currently </w:delText>
        </w:r>
      </w:del>
      <w:r w:rsidR="003E3831" w:rsidRPr="00E03B11">
        <w:rPr>
          <w:color w:val="000000"/>
        </w:rPr>
        <w:t>recommended</w:t>
      </w:r>
      <w:r w:rsidR="002F79E8" w:rsidRPr="00E03B11">
        <w:rPr>
          <w:color w:val="000000"/>
        </w:rPr>
        <w:t xml:space="preserve"> f</w:t>
      </w:r>
      <w:r w:rsidR="00F61207" w:rsidRPr="00E03B11">
        <w:rPr>
          <w:color w:val="000000"/>
        </w:rPr>
        <w:t xml:space="preserve">luconazole </w:t>
      </w:r>
      <w:r w:rsidR="00F61207" w:rsidRPr="00E03B11">
        <w:t>dosing regimen</w:t>
      </w:r>
      <w:r w:rsidR="00246D73" w:rsidRPr="00E03B11">
        <w:t xml:space="preserve"> for invasive candidiasis</w:t>
      </w:r>
      <w:r w:rsidR="00F61207" w:rsidRPr="00E03B11">
        <w:t xml:space="preserve"> </w:t>
      </w:r>
      <w:r w:rsidR="009146D8">
        <w:t>is</w:t>
      </w:r>
      <w:r w:rsidR="000B032C">
        <w:t xml:space="preserve"> </w:t>
      </w:r>
      <w:r w:rsidR="00CD3129" w:rsidRPr="00E03B11">
        <w:t>a</w:t>
      </w:r>
      <w:ins w:id="11" w:author="My Luong Vuong" w:date="2024-05-31T15:14:00Z">
        <w:r w:rsidR="0018006A">
          <w:t>n</w:t>
        </w:r>
      </w:ins>
      <w:r w:rsidR="009146D8">
        <w:t xml:space="preserve"> </w:t>
      </w:r>
      <w:del w:id="12" w:author="My Luong Vuong" w:date="2024-05-31T15:14:00Z">
        <w:r w:rsidR="009146D8" w:rsidDel="0018006A">
          <w:delText>single</w:delText>
        </w:r>
        <w:r w:rsidR="00CD3129" w:rsidRPr="00E03B11" w:rsidDel="0018006A">
          <w:delText xml:space="preserve"> </w:delText>
        </w:r>
      </w:del>
      <w:r w:rsidR="009146D8" w:rsidRPr="00E03B11">
        <w:t>800</w:t>
      </w:r>
      <w:r w:rsidR="009146D8">
        <w:t> </w:t>
      </w:r>
      <w:r w:rsidR="00CD3129" w:rsidRPr="00E03B11">
        <w:t>mg loading dose</w:t>
      </w:r>
      <w:del w:id="13" w:author="My Luong Vuong" w:date="2024-05-30T15:20:00Z">
        <w:r w:rsidR="00694485" w:rsidDel="005D7B87">
          <w:delText xml:space="preserve"> (LD)</w:delText>
        </w:r>
      </w:del>
      <w:r w:rsidR="009146D8">
        <w:t xml:space="preserve"> on day 1</w:t>
      </w:r>
      <w:r w:rsidR="0022019F" w:rsidRPr="00E03B11">
        <w:t xml:space="preserve"> </w:t>
      </w:r>
      <w:r w:rsidR="00CD3129" w:rsidRPr="00E03B11">
        <w:t xml:space="preserve">followed by </w:t>
      </w:r>
      <w:r w:rsidR="003E7EE5">
        <w:t xml:space="preserve">a </w:t>
      </w:r>
      <w:r w:rsidR="00CD3129" w:rsidRPr="00E03B11">
        <w:t>400</w:t>
      </w:r>
      <w:r w:rsidR="009146D8">
        <w:t> </w:t>
      </w:r>
      <w:r w:rsidR="00CD3129" w:rsidRPr="00E03B11">
        <w:t xml:space="preserve">mg </w:t>
      </w:r>
      <w:del w:id="14" w:author="My Luong Vuong" w:date="2024-05-31T15:15:00Z">
        <w:r w:rsidR="00131638" w:rsidDel="005D160B">
          <w:delText xml:space="preserve">once </w:delText>
        </w:r>
      </w:del>
      <w:r w:rsidR="00131638">
        <w:t>daily</w:t>
      </w:r>
      <w:r w:rsidR="00EE2C09">
        <w:t xml:space="preserve"> </w:t>
      </w:r>
      <w:r w:rsidR="00651741">
        <w:t>maintenance dose</w:t>
      </w:r>
      <w:r w:rsidR="00B5274A">
        <w:t xml:space="preserve"> </w:t>
      </w:r>
      <w:del w:id="15" w:author="My Luong Vuong" w:date="2024-05-30T15:20:00Z">
        <w:r w:rsidR="00651741" w:rsidDel="00D664B2">
          <w:delText xml:space="preserve"> </w:delText>
        </w:r>
      </w:del>
      <w:r w:rsidR="00131638">
        <w:t>from day </w:t>
      </w:r>
      <w:del w:id="16" w:author="My Luong Vuong" w:date="2024-05-31T15:16:00Z">
        <w:r w:rsidR="00131638" w:rsidDel="001F1C5D">
          <w:delText xml:space="preserve">2 </w:delText>
        </w:r>
        <w:r w:rsidR="00131638" w:rsidDel="005E61F6">
          <w:delText>o</w:delText>
        </w:r>
      </w:del>
      <w:ins w:id="17" w:author="My Luong Vuong" w:date="2024-05-31T15:16:00Z">
        <w:r w:rsidR="005E61F6">
          <w:t>2</w:t>
        </w:r>
      </w:ins>
      <w:del w:id="18" w:author="My Luong Vuong" w:date="2024-05-31T15:16:00Z">
        <w:r w:rsidR="00131638" w:rsidDel="005E61F6">
          <w:delText>nwar</w:delText>
        </w:r>
        <w:r w:rsidR="00131638" w:rsidDel="001F1C5D">
          <w:delText>d</w:delText>
        </w:r>
        <w:r w:rsidR="00131638" w:rsidDel="005E61F6">
          <w:delText>s</w:delText>
        </w:r>
      </w:del>
      <w:r w:rsidR="00BF0E5B">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BF0E5B">
        <w:fldChar w:fldCharType="separate"/>
      </w:r>
      <w:r w:rsidR="001C4009">
        <w:rPr>
          <w:noProof/>
        </w:rPr>
        <w:t> [5]</w:t>
      </w:r>
      <w:r w:rsidR="00BF0E5B">
        <w:fldChar w:fldCharType="end"/>
      </w:r>
      <w:r w:rsidR="00131638">
        <w:t>.</w:t>
      </w:r>
      <w:r w:rsidR="000B032C" w:rsidRPr="000B032C">
        <w:t xml:space="preserve"> </w:t>
      </w:r>
      <w:r w:rsidR="00776AF7">
        <w:t xml:space="preserve">Attainment of </w:t>
      </w:r>
      <w:r w:rsidR="00795D3D">
        <w:t xml:space="preserve">the </w:t>
      </w:r>
      <w:r w:rsidR="00776AF7">
        <w:t xml:space="preserve">PKPD target </w:t>
      </w:r>
      <w:r w:rsidR="00776AF7" w:rsidRPr="00E03B11">
        <w:t xml:space="preserve">in </w:t>
      </w:r>
      <w:r w:rsidR="00776AF7">
        <w:t>ICU</w:t>
      </w:r>
      <w:r w:rsidR="00776AF7" w:rsidRPr="00E03B11">
        <w:t xml:space="preserve"> patients</w:t>
      </w:r>
      <w:r w:rsidR="00776AF7" w:rsidRPr="00E03B11">
        <w:rPr>
          <w:color w:val="000000"/>
        </w:rPr>
        <w:t xml:space="preserve"> </w:t>
      </w:r>
      <w:r w:rsidR="00776AF7">
        <w:rPr>
          <w:color w:val="000000"/>
        </w:rPr>
        <w:t>is</w:t>
      </w:r>
      <w:r w:rsidR="00776AF7" w:rsidRPr="00E03B11">
        <w:t xml:space="preserve"> </w:t>
      </w:r>
      <w:r w:rsidR="00776AF7">
        <w:t>in</w:t>
      </w:r>
      <w:r w:rsidR="00776AF7" w:rsidRPr="00E03B11">
        <w:t>adequate</w:t>
      </w:r>
      <w:r w:rsidR="00776AF7">
        <w:t xml:space="preserve"> or delayed</w:t>
      </w:r>
      <w:r w:rsidR="0039087D" w:rsidRPr="00E03B11">
        <w:t xml:space="preserve">, particularly </w:t>
      </w:r>
      <w:r w:rsidR="00153138" w:rsidRPr="00E03B11">
        <w:t xml:space="preserve">in </w:t>
      </w:r>
      <w:r w:rsidR="00807C8A" w:rsidRPr="00E03B11">
        <w:t xml:space="preserve">those </w:t>
      </w:r>
      <w:r w:rsidR="006D7B0B">
        <w:t>that are overweight</w:t>
      </w:r>
      <w:r w:rsidR="00807C8A" w:rsidRPr="00E03B11">
        <w:t xml:space="preserve"> </w:t>
      </w:r>
      <w:r w:rsidR="008D74A8">
        <w:t>or</w:t>
      </w:r>
      <w:r w:rsidR="0070474C" w:rsidRPr="00E03B11">
        <w:t xml:space="preserve"> </w:t>
      </w:r>
      <w:r w:rsidR="00153138" w:rsidRPr="00E03B11">
        <w:t xml:space="preserve">undergoing </w:t>
      </w:r>
      <w:r w:rsidR="00A73E01" w:rsidRPr="00E03B11">
        <w:t>continuous renal replacement therapy (</w:t>
      </w:r>
      <w:r w:rsidR="00153138" w:rsidRPr="00E03B11">
        <w:t>CRRT</w:t>
      </w:r>
      <w:r w:rsidR="00A73E01" w:rsidRPr="00E03B11">
        <w:t>)</w:t>
      </w:r>
      <w:r w:rsidR="00F3479A">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 </w:instrText>
      </w:r>
      <w:r w:rsidR="00B83DFB">
        <w:fldChar w:fldCharType="begin">
          <w:fldData xml:space="preserve">PEVuZE5vdGU+PENpdGU+PEF1dGhvcj5TYW5kYXJhZHVyYTwvQXV0aG9yPjxZZWFyPjIwMjE8L1ll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</w:fldData>
        </w:fldChar>
      </w:r>
      <w:r w:rsidR="00B83DFB">
        <w:instrText xml:space="preserve"> ADDIN EN.CITE.DATA </w:instrText>
      </w:r>
      <w:r w:rsidR="00B83DFB">
        <w:fldChar w:fldCharType="end"/>
      </w:r>
      <w:r w:rsidR="00F3479A">
        <w:fldChar w:fldCharType="separate"/>
      </w:r>
      <w:r w:rsidR="00B83DFB">
        <w:rPr>
          <w:noProof/>
        </w:rPr>
        <w:t> [12-14]</w:t>
      </w:r>
      <w:r w:rsidR="00F3479A">
        <w:fldChar w:fldCharType="end"/>
      </w:r>
      <w:r w:rsidR="00F91436">
        <w:t>.</w:t>
      </w:r>
      <w:r w:rsidR="00A73E01" w:rsidRPr="00E03B11">
        <w:t xml:space="preserve"> </w:t>
      </w:r>
      <w:r w:rsidR="00DC4719">
        <w:t>Several</w:t>
      </w:r>
      <w:r w:rsidR="001F6035" w:rsidRPr="00E03B11">
        <w:t xml:space="preserve"> </w:t>
      </w:r>
      <w:r w:rsidR="00E6077E">
        <w:t>single-centr</w:t>
      </w:r>
      <w:r w:rsidR="00D249C2">
        <w:t>e</w:t>
      </w:r>
      <w:r w:rsidR="00E6077E">
        <w:t xml:space="preserve"> </w:t>
      </w:r>
      <w:r w:rsidR="0062765C" w:rsidRPr="00E03B11">
        <w:t>population pharmacokinetic (</w:t>
      </w:r>
      <w:proofErr w:type="spellStart"/>
      <w:r w:rsidR="0062765C" w:rsidRPr="00E03B11">
        <w:t>popPK</w:t>
      </w:r>
      <w:proofErr w:type="spellEnd"/>
      <w:r w:rsidR="0062765C" w:rsidRPr="00E03B11">
        <w:t>)</w:t>
      </w:r>
      <w:r w:rsidR="00F354F8" w:rsidRPr="00E03B11">
        <w:t xml:space="preserve"> </w:t>
      </w:r>
      <w:r w:rsidR="0062765C" w:rsidRPr="00E03B11">
        <w:t xml:space="preserve">studies </w:t>
      </w:r>
      <w:del w:id="19" w:author="My Luong Vuong" w:date="2024-05-31T15:17:00Z">
        <w:r w:rsidR="001F6035" w:rsidRPr="00E03B11" w:rsidDel="001673BF">
          <w:delText>have been</w:delText>
        </w:r>
      </w:del>
      <w:ins w:id="20" w:author="My Luong Vuong" w:date="2024-05-31T15:17:00Z">
        <w:r w:rsidR="001673BF">
          <w:t>were</w:t>
        </w:r>
      </w:ins>
      <w:r w:rsidR="001F6035" w:rsidRPr="00E03B11">
        <w:t xml:space="preserve"> performed</w:t>
      </w:r>
      <w:r w:rsidR="00CA2876" w:rsidRPr="00E03B11">
        <w:t xml:space="preserve"> in this</w:t>
      </w:r>
      <w:r w:rsidR="00721BBE">
        <w:t xml:space="preserve"> vulnerable</w:t>
      </w:r>
      <w:r w:rsidR="00CA2876" w:rsidRPr="00E03B11">
        <w:t xml:space="preserve"> patient population</w:t>
      </w:r>
      <w:r w:rsidR="0062765C" w:rsidRPr="00E03B11">
        <w:t>,</w:t>
      </w:r>
      <w:r w:rsidR="001F6035" w:rsidRPr="00E03B11">
        <w:t xml:space="preserve"> </w:t>
      </w:r>
      <w:r w:rsidR="0062765C" w:rsidRPr="00E03B11">
        <w:t>however</w:t>
      </w:r>
      <w:r w:rsidR="001F6035" w:rsidRPr="00E03B11">
        <w:t xml:space="preserve">, no </w:t>
      </w:r>
      <w:commentRangeStart w:id="21"/>
      <w:r w:rsidR="001F6035" w:rsidRPr="00E03B11">
        <w:t xml:space="preserve">consensus </w:t>
      </w:r>
      <w:ins w:id="22" w:author="My Luong Vuong" w:date="2024-05-31T15:18:00Z">
        <w:r w:rsidR="0008592A">
          <w:t>w</w:t>
        </w:r>
      </w:ins>
      <w:del w:id="23" w:author="My Luong Vuong" w:date="2024-05-31T15:18:00Z">
        <w:r w:rsidR="001F6035" w:rsidRPr="00E03B11" w:rsidDel="0008592A">
          <w:delText>h</w:delText>
        </w:r>
      </w:del>
      <w:r w:rsidR="001F6035" w:rsidRPr="00E03B11">
        <w:t xml:space="preserve">as </w:t>
      </w:r>
      <w:del w:id="24" w:author="My Luong Vuong" w:date="2024-05-31T15:18:00Z">
        <w:r w:rsidR="001F6035" w:rsidRPr="00E03B11" w:rsidDel="0008592A">
          <w:delText xml:space="preserve">been </w:delText>
        </w:r>
      </w:del>
      <w:r w:rsidR="001F6035" w:rsidRPr="00E03B11">
        <w:t>reached</w:t>
      </w:r>
      <w:r w:rsidR="007019A1" w:rsidRPr="00E03B11">
        <w:t xml:space="preserve"> on an optimised fluconazole dosing strategy</w:t>
      </w:r>
      <w:r w:rsidR="0062765C" w:rsidRPr="00E03B11">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UmVjTnVtPjE5PC9SZWNOdW0+PERpc3BsYXlUZXh0PsKgWzEyLTE1XTwvRGlzcGxheVRleHQ+PHJl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cm9iIEFnZW50cyBDaGVtb3RoZXI8L2Z1bGwtdGl0bGU+PC9wZXJpb2RpY2FsPjx2b2x1bWU+NjU8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</w:fldData>
        </w:fldChar>
      </w:r>
      <w:r w:rsidR="00B83DFB">
        <w:instrText xml:space="preserve"> ADDIN EN.CITE.DATA </w:instrText>
      </w:r>
      <w:r w:rsidR="00B83DFB">
        <w:fldChar w:fldCharType="end"/>
      </w:r>
      <w:r w:rsidR="0062765C" w:rsidRPr="00E03B11">
        <w:fldChar w:fldCharType="separate"/>
      </w:r>
      <w:r w:rsidR="00B83DFB">
        <w:rPr>
          <w:noProof/>
        </w:rPr>
        <w:t> [12-15]</w:t>
      </w:r>
      <w:r w:rsidR="0062765C" w:rsidRPr="00E03B11">
        <w:fldChar w:fldCharType="end"/>
      </w:r>
      <w:commentRangeEnd w:id="21"/>
      <w:r w:rsidR="005170F2">
        <w:rPr>
          <w:rStyle w:val="CommentReference"/>
        </w:rPr>
        <w:commentReference w:id="21"/>
      </w:r>
      <w:r w:rsidR="0026752B">
        <w:t>.</w:t>
      </w:r>
      <w:r w:rsidR="001F6035" w:rsidRPr="00E03B11">
        <w:t xml:space="preserve"> </w:t>
      </w:r>
      <w:r w:rsidR="009B24ED">
        <w:t>This might be attributed</w:t>
      </w:r>
      <w:r w:rsidR="0062765C" w:rsidRPr="00E03B11">
        <w:t xml:space="preserve"> to</w:t>
      </w:r>
      <w:r w:rsidR="001F6035" w:rsidRPr="00E03B11">
        <w:t xml:space="preserve"> </w:t>
      </w:r>
      <w:r w:rsidR="0062765C" w:rsidRPr="00E03B11">
        <w:t xml:space="preserve">the low number of patients included </w:t>
      </w:r>
      <w:r w:rsidR="001F6035" w:rsidRPr="00E03B11">
        <w:t xml:space="preserve">in most </w:t>
      </w:r>
      <w:r w:rsidR="0062765C" w:rsidRPr="00E03B11">
        <w:t xml:space="preserve">of these </w:t>
      </w:r>
      <w:r w:rsidR="001F6035" w:rsidRPr="00E03B11">
        <w:t>studies.</w:t>
      </w:r>
      <w:r w:rsidR="001824BA">
        <w:t xml:space="preserve"> </w:t>
      </w:r>
    </w:p>
    <w:p w14:paraId="04DDA19B" w14:textId="245385B3" w:rsidR="00D55C90" w:rsidRPr="00E03B11" w:rsidRDefault="001F6035" w:rsidP="00593CAA">
      <w:pPr>
        <w:rPr>
          <w:b/>
          <w:bCs/>
          <w:sz w:val="28"/>
          <w:szCs w:val="28"/>
        </w:rPr>
      </w:pPr>
      <w:r w:rsidRPr="00E03B11">
        <w:t xml:space="preserve">Therefore, </w:t>
      </w:r>
      <w:r w:rsidR="005E58A2">
        <w:t>we performed an</w:t>
      </w:r>
      <w:r w:rsidR="005E58A2" w:rsidRPr="00E03B11">
        <w:t xml:space="preserve"> </w:t>
      </w:r>
      <w:commentRangeStart w:id="25"/>
      <w:r w:rsidR="008A57D3" w:rsidRPr="00E03B11">
        <w:t>individual patient data meta-analysis</w:t>
      </w:r>
      <w:r w:rsidR="006C5135" w:rsidRPr="00E03B11">
        <w:t xml:space="preserve"> (IPDMA)</w:t>
      </w:r>
      <w:r w:rsidRPr="00E03B11">
        <w:t xml:space="preserve"> </w:t>
      </w:r>
      <w:commentRangeEnd w:id="25"/>
      <w:r w:rsidR="005170F2">
        <w:rPr>
          <w:rStyle w:val="CommentReference"/>
        </w:rPr>
        <w:commentReference w:id="25"/>
      </w:r>
      <w:r w:rsidR="007A54E7">
        <w:t>using</w:t>
      </w:r>
      <w:r w:rsidR="00235497">
        <w:t xml:space="preserve"> </w:t>
      </w:r>
      <w:r w:rsidR="001E0F8D" w:rsidRPr="00E03B11">
        <w:t xml:space="preserve">data collected </w:t>
      </w:r>
      <w:r w:rsidR="00F35725">
        <w:t xml:space="preserve">from patients on </w:t>
      </w:r>
      <w:r w:rsidR="00B32D54" w:rsidRPr="00E03B11">
        <w:t>intravenous (IV)</w:t>
      </w:r>
      <w:r w:rsidR="0078287A" w:rsidRPr="00E03B11">
        <w:t xml:space="preserve"> fluconazole from eight published studies</w:t>
      </w:r>
      <w:r w:rsidR="00235497">
        <w:t>.</w:t>
      </w:r>
      <w:r w:rsidR="0078287A" w:rsidRPr="00E03B11">
        <w:t xml:space="preserve"> </w:t>
      </w:r>
      <w:r w:rsidR="00235497">
        <w:t>Our</w:t>
      </w:r>
      <w:r w:rsidRPr="00E03B11">
        <w:t xml:space="preserve"> aim</w:t>
      </w:r>
      <w:r w:rsidR="00776FDA">
        <w:t>s</w:t>
      </w:r>
      <w:r w:rsidR="00235497">
        <w:t xml:space="preserve"> w</w:t>
      </w:r>
      <w:r w:rsidR="00776FDA">
        <w:t>ere</w:t>
      </w:r>
      <w:r w:rsidRPr="00E03B11">
        <w:t xml:space="preserve"> to</w:t>
      </w:r>
      <w:r w:rsidR="0078287A" w:rsidRPr="00E03B11">
        <w:t xml:space="preserve">  (</w:t>
      </w:r>
      <w:proofErr w:type="spellStart"/>
      <w:r w:rsidR="0078287A" w:rsidRPr="00E03B11">
        <w:t>i</w:t>
      </w:r>
      <w:proofErr w:type="spellEnd"/>
      <w:r w:rsidR="0078287A" w:rsidRPr="00E03B11">
        <w:t xml:space="preserve">) </w:t>
      </w:r>
      <w:r w:rsidR="0078287A" w:rsidRPr="00E03B11">
        <w:rPr>
          <w:color w:val="000000"/>
        </w:rPr>
        <w:t xml:space="preserve">identify covariates with a clinically relevant impact on fluconazole </w:t>
      </w:r>
      <w:r w:rsidR="0095430E" w:rsidRPr="00CA5A80">
        <w:rPr>
          <w:i/>
          <w:iCs/>
          <w:color w:val="000000"/>
        </w:rPr>
        <w:t>f</w:t>
      </w:r>
      <w:r w:rsidR="0095430E" w:rsidRPr="00E03B11">
        <w:rPr>
          <w:color w:val="000000"/>
        </w:rPr>
        <w:t>AUC</w:t>
      </w:r>
      <w:r w:rsidR="00D24AF0" w:rsidRPr="00E03B11">
        <w:rPr>
          <w:color w:val="000000"/>
          <w:vertAlign w:val="subscript"/>
        </w:rPr>
        <w:t>0-24</w:t>
      </w:r>
      <w:r w:rsidR="0078287A" w:rsidRPr="00E03B11">
        <w:rPr>
          <w:color w:val="000000"/>
        </w:rPr>
        <w:t xml:space="preserve"> target attainment, and (ii) </w:t>
      </w:r>
      <w:r w:rsidR="00D57E3D" w:rsidRPr="00D57E3D">
        <w:rPr>
          <w:color w:val="000000"/>
        </w:rPr>
        <w:t xml:space="preserve">provide an optimised dosing recommendation ensuring </w:t>
      </w:r>
      <w:r w:rsidR="00C76402" w:rsidRPr="00D57E3D">
        <w:rPr>
          <w:color w:val="000000"/>
        </w:rPr>
        <w:t>adequate</w:t>
      </w:r>
      <w:r w:rsidR="00835281">
        <w:rPr>
          <w:color w:val="000000"/>
        </w:rPr>
        <w:t xml:space="preserve">, </w:t>
      </w:r>
      <w:r w:rsidR="00D57E3D">
        <w:rPr>
          <w:color w:val="000000"/>
        </w:rPr>
        <w:t>ICU</w:t>
      </w:r>
      <w:r w:rsidR="00D57E3D" w:rsidRPr="00D57E3D">
        <w:rPr>
          <w:color w:val="000000"/>
        </w:rPr>
        <w:t>-wide target attainment</w:t>
      </w:r>
      <w:r w:rsidR="0078287A" w:rsidRPr="00E03B11">
        <w:rPr>
          <w:rFonts w:eastAsia="Lato-Regular"/>
        </w:rPr>
        <w:t>.</w:t>
      </w:r>
      <w:bookmarkEnd w:id="7"/>
      <w:r w:rsidR="00D55C90" w:rsidRPr="00E03B11">
        <w:rPr>
          <w:b/>
          <w:bCs/>
          <w:sz w:val="28"/>
          <w:szCs w:val="28"/>
        </w:rPr>
        <w:br w:type="page"/>
      </w:r>
    </w:p>
    <w:p w14:paraId="5BB1DE8C" w14:textId="50D62454" w:rsidR="00680222" w:rsidRPr="00E03B11" w:rsidRDefault="00EE5876" w:rsidP="00593CAA">
      <w:pPr>
        <w:pStyle w:val="Heading1"/>
      </w:pPr>
      <w:r>
        <w:lastRenderedPageBreak/>
        <w:t>Material</w:t>
      </w:r>
      <w:r w:rsidRPr="00E03B11">
        <w:t xml:space="preserve"> </w:t>
      </w:r>
      <w:r w:rsidR="00A218AD" w:rsidRPr="00E03B11">
        <w:t>and methods</w:t>
      </w:r>
    </w:p>
    <w:p w14:paraId="34826BE7" w14:textId="462A332D" w:rsidR="008F028D" w:rsidRPr="00E03B11" w:rsidRDefault="00F20E87" w:rsidP="00593CAA">
      <w:pPr>
        <w:pStyle w:val="Heading2"/>
        <w:rPr>
          <w:rFonts w:eastAsia="Times New Roman"/>
        </w:rPr>
      </w:pPr>
      <w:r w:rsidRPr="00E03B11">
        <w:rPr>
          <w:rFonts w:eastAsia="Times New Roman"/>
        </w:rPr>
        <w:t>Patient population and study design</w:t>
      </w:r>
    </w:p>
    <w:p w14:paraId="024C4392" w14:textId="47356DFD" w:rsidR="00914769" w:rsidRDefault="00D80552" w:rsidP="00593CAA">
      <w:bookmarkStart w:id="26" w:name="_Hlk136852279"/>
      <w:r>
        <w:t>Studies with</w:t>
      </w:r>
      <w:r w:rsidR="006B0FCA" w:rsidRPr="006B0FCA">
        <w:t xml:space="preserve"> data on plasma concentrations of IV fluconazole </w:t>
      </w:r>
      <w:r w:rsidR="001300AC">
        <w:t>obtained in</w:t>
      </w:r>
      <w:r w:rsidR="001300AC" w:rsidRPr="006B0FCA">
        <w:t xml:space="preserve"> </w:t>
      </w:r>
      <w:r w:rsidR="006B0FCA" w:rsidRPr="006B0FCA">
        <w:t xml:space="preserve">patients admitted to the ICU </w:t>
      </w:r>
      <w:r>
        <w:t>were</w:t>
      </w:r>
      <w:r w:rsidR="006B0FCA" w:rsidRPr="006B0FCA">
        <w:t xml:space="preserve"> identified</w:t>
      </w:r>
      <w:r w:rsidR="00860916">
        <w:t xml:space="preserve"> through a</w:t>
      </w:r>
      <w:r w:rsidR="006B0FCA" w:rsidRPr="006B0FCA">
        <w:t xml:space="preserve"> </w:t>
      </w:r>
      <w:r w:rsidR="008A3BA8">
        <w:t>literature search</w:t>
      </w:r>
      <w:r w:rsidR="008A3BA8" w:rsidRPr="006B0FCA">
        <w:t xml:space="preserve"> </w:t>
      </w:r>
      <w:r w:rsidR="008A3BA8">
        <w:t>(PubMed)</w:t>
      </w:r>
      <w:r w:rsidR="006B0FCA" w:rsidRPr="006B0FCA">
        <w:t xml:space="preserve"> from inception to </w:t>
      </w:r>
      <w:r w:rsidR="00AD7C11">
        <w:t>October </w:t>
      </w:r>
      <w:r w:rsidR="00AD7C11" w:rsidRPr="006B0FCA">
        <w:t>202</w:t>
      </w:r>
      <w:r w:rsidR="00AD7C11">
        <w:t>2</w:t>
      </w:r>
      <w:r w:rsidR="006B0FCA" w:rsidRPr="006B0FCA">
        <w:t xml:space="preserve">. </w:t>
      </w:r>
      <w:r w:rsidR="0079540D">
        <w:t>Authors</w:t>
      </w:r>
      <w:r w:rsidR="0079540D" w:rsidRPr="006B0FCA">
        <w:t xml:space="preserve"> were contacted to </w:t>
      </w:r>
      <w:r w:rsidR="0079540D">
        <w:t xml:space="preserve">arrange transfer of the primary </w:t>
      </w:r>
      <w:r w:rsidR="0079540D" w:rsidRPr="006B0FCA">
        <w:t xml:space="preserve"> data</w:t>
      </w:r>
      <w:r w:rsidR="0079540D">
        <w:t xml:space="preserve">set </w:t>
      </w:r>
      <w:r w:rsidR="006B0FCA" w:rsidRPr="006B0FCA">
        <w:t>upon</w:t>
      </w:r>
      <w:r w:rsidR="00A84E7E">
        <w:t xml:space="preserve"> contractual</w:t>
      </w:r>
      <w:r w:rsidR="006B0FCA" w:rsidRPr="006B0FCA">
        <w:t xml:space="preserve"> agreement</w:t>
      </w:r>
      <w:r w:rsidR="00DD09E7">
        <w:t>.</w:t>
      </w:r>
      <w:r w:rsidR="005D2DC1">
        <w:t xml:space="preserve"> </w:t>
      </w:r>
      <w:r w:rsidR="00DD09E7">
        <w:t>D</w:t>
      </w:r>
      <w:r w:rsidR="00DD09E7" w:rsidRPr="006B0FCA">
        <w:t xml:space="preserve">atasets were </w:t>
      </w:r>
      <w:r w:rsidR="00DD09E7">
        <w:t>subsequently</w:t>
      </w:r>
      <w:r w:rsidR="00A84E7E" w:rsidRPr="006B0FCA">
        <w:t xml:space="preserve"> </w:t>
      </w:r>
      <w:r w:rsidR="006B0FCA" w:rsidRPr="006B0FCA">
        <w:t>aggregated for analysis. The study was approved by the Ethics Committee Research UZ</w:t>
      </w:r>
      <w:r w:rsidR="002D7EE7">
        <w:t> </w:t>
      </w:r>
      <w:r w:rsidR="006B0FCA" w:rsidRPr="006B0FCA">
        <w:t>/</w:t>
      </w:r>
      <w:r w:rsidR="002D7EE7">
        <w:t> </w:t>
      </w:r>
      <w:r w:rsidR="006B0FCA" w:rsidRPr="006B0FCA">
        <w:t>KU</w:t>
      </w:r>
      <w:r w:rsidR="002D7EE7">
        <w:t> </w:t>
      </w:r>
      <w:r w:rsidR="006B0FCA" w:rsidRPr="006B0FCA">
        <w:t>Leuven (S62242)</w:t>
      </w:r>
      <w:r w:rsidR="009548D4" w:rsidRPr="00E03B11">
        <w:t>.</w:t>
      </w:r>
      <w:r w:rsidR="00646595" w:rsidRPr="00E03B11">
        <w:t xml:space="preserve"> </w:t>
      </w:r>
      <w:commentRangeStart w:id="27"/>
      <w:del w:id="28" w:author="Jan-Willem Alffenaar" w:date="2024-06-01T07:28:00Z">
        <w:r w:rsidR="00DB57AB" w:rsidDel="00AF4D2A">
          <w:delText>Written</w:delText>
        </w:r>
        <w:r w:rsidR="00DB57AB" w:rsidRPr="00DB57AB" w:rsidDel="00AF4D2A">
          <w:delText xml:space="preserve"> informed consent</w:delText>
        </w:r>
        <w:r w:rsidR="008228EC" w:rsidDel="00AF4D2A">
          <w:delText xml:space="preserve"> for secondary use</w:delText>
        </w:r>
        <w:r w:rsidR="00BC1EF4" w:rsidDel="00AF4D2A">
          <w:delText xml:space="preserve"> of data</w:delText>
        </w:r>
        <w:r w:rsidR="00DB57AB" w:rsidRPr="00DB57AB" w:rsidDel="00AF4D2A">
          <w:delText xml:space="preserve"> </w:delText>
        </w:r>
        <w:r w:rsidR="00DB57AB" w:rsidDel="00AF4D2A">
          <w:delText>was obtained</w:delText>
        </w:r>
        <w:r w:rsidR="00091057" w:rsidDel="00AF4D2A">
          <w:delText xml:space="preserve"> from</w:delText>
        </w:r>
        <w:r w:rsidR="00DB57AB" w:rsidDel="00AF4D2A">
          <w:delText xml:space="preserve"> </w:delText>
        </w:r>
        <w:r w:rsidR="006E41D5" w:rsidDel="00AF4D2A">
          <w:delText>participants of</w:delText>
        </w:r>
        <w:r w:rsidR="00DB57AB" w:rsidRPr="00DB57AB" w:rsidDel="00AF4D2A">
          <w:delText xml:space="preserve"> the</w:delText>
        </w:r>
        <w:r w:rsidR="001300AC" w:rsidDel="00AF4D2A">
          <w:delText xml:space="preserve"> original</w:delText>
        </w:r>
        <w:r w:rsidR="00DB57AB" w:rsidRPr="00DB57AB" w:rsidDel="00AF4D2A">
          <w:delText xml:space="preserve"> stud</w:delText>
        </w:r>
        <w:r w:rsidR="00DB57AB" w:rsidDel="00AF4D2A">
          <w:delText>ies</w:delText>
        </w:r>
        <w:commentRangeEnd w:id="27"/>
        <w:r w:rsidR="00CE5DAE" w:rsidDel="00AF4D2A">
          <w:rPr>
            <w:rStyle w:val="CommentReference"/>
          </w:rPr>
          <w:commentReference w:id="27"/>
        </w:r>
        <w:r w:rsidR="00DB57AB" w:rsidRPr="00DB57AB" w:rsidDel="00AF4D2A">
          <w:delText xml:space="preserve"> in compliance </w:delText>
        </w:r>
        <w:r w:rsidR="001300AC" w:rsidDel="00AF4D2A">
          <w:delText xml:space="preserve">with </w:delText>
        </w:r>
        <w:r w:rsidR="00DB57AB" w:rsidRPr="00DB57AB" w:rsidDel="00AF4D2A">
          <w:delText>approval of the (local) Ethics Committee</w:delText>
        </w:r>
        <w:r w:rsidR="001538AA" w:rsidDel="00AF4D2A">
          <w:delText>s</w:delText>
        </w:r>
        <w:r w:rsidR="00DB57AB" w:rsidRPr="00DB57AB" w:rsidDel="00AF4D2A">
          <w:delText>.</w:delText>
        </w:r>
      </w:del>
    </w:p>
    <w:bookmarkEnd w:id="26"/>
    <w:p w14:paraId="340D6FBA" w14:textId="1F7BF5E5" w:rsidR="00B76B7D" w:rsidRPr="00E03B11" w:rsidRDefault="00B25217" w:rsidP="00593CAA">
      <w:pPr>
        <w:pStyle w:val="Heading2"/>
        <w:rPr>
          <w:rFonts w:eastAsia="Times New Roman"/>
        </w:rPr>
      </w:pPr>
      <w:r w:rsidRPr="00E03B11">
        <w:rPr>
          <w:rFonts w:eastAsia="Times New Roman"/>
        </w:rPr>
        <w:t>Population pharmacokinetic</w:t>
      </w:r>
      <w:r w:rsidR="006A6850" w:rsidRPr="00E03B11">
        <w:rPr>
          <w:rFonts w:eastAsia="Times New Roman"/>
        </w:rPr>
        <w:t>s</w:t>
      </w:r>
      <w:r w:rsidRPr="00E03B11">
        <w:rPr>
          <w:rFonts w:eastAsia="Times New Roman"/>
        </w:rPr>
        <w:t xml:space="preserve"> modelling</w:t>
      </w:r>
    </w:p>
    <w:p w14:paraId="410D2282" w14:textId="509DDA34" w:rsidR="00B76B7D" w:rsidRPr="00E03B11" w:rsidRDefault="00AD19C4" w:rsidP="00593CAA">
      <w:bookmarkStart w:id="29" w:name="_Hlk136861913"/>
      <w:r w:rsidRPr="00E03B11">
        <w:t xml:space="preserve">A </w:t>
      </w:r>
      <w:proofErr w:type="spellStart"/>
      <w:r w:rsidRPr="00E03B11">
        <w:t>popPK</w:t>
      </w:r>
      <w:proofErr w:type="spellEnd"/>
      <w:r w:rsidRPr="00E03B11">
        <w:t xml:space="preserve"> model was </w:t>
      </w:r>
      <w:r w:rsidR="009B3412">
        <w:t>developed</w:t>
      </w:r>
      <w:r w:rsidR="00EB06B2">
        <w:t xml:space="preserve"> from the aggre</w:t>
      </w:r>
      <w:r w:rsidR="00DF3FE7">
        <w:t>gated dataset</w:t>
      </w:r>
      <w:r w:rsidR="009B3412">
        <w:t xml:space="preserve"> to describe</w:t>
      </w:r>
      <w:r w:rsidRPr="00E03B11">
        <w:t xml:space="preserve"> the </w:t>
      </w:r>
      <w:r w:rsidR="00C86F78" w:rsidRPr="00E03B11">
        <w:t>fluconazole</w:t>
      </w:r>
      <w:r w:rsidRPr="00E03B11">
        <w:t xml:space="preserve"> concentration</w:t>
      </w:r>
      <w:r w:rsidR="00FE6C59">
        <w:t>–</w:t>
      </w:r>
      <w:r w:rsidRPr="00E03B11">
        <w:t>time data</w:t>
      </w:r>
      <w:r w:rsidR="00E06FE5" w:rsidRPr="00E03B11">
        <w:t xml:space="preserve">. </w:t>
      </w:r>
      <w:r w:rsidR="00B17A0C" w:rsidRPr="00B17A0C">
        <w:t>One-, two-, and three-compartment models with linear elimination processes were explored.</w:t>
      </w:r>
      <w:r w:rsidR="00B76B7D" w:rsidRPr="00E03B11">
        <w:t xml:space="preserve"> </w:t>
      </w:r>
      <w:r w:rsidR="00384D0A">
        <w:t>The</w:t>
      </w:r>
      <w:r w:rsidR="00993975" w:rsidRPr="00E03B11">
        <w:t xml:space="preserve"> magnitude of differences in individual </w:t>
      </w:r>
      <w:r w:rsidR="006A6850" w:rsidRPr="00E03B11">
        <w:t xml:space="preserve">PK </w:t>
      </w:r>
      <w:r w:rsidR="00993975" w:rsidRPr="00E03B11">
        <w:t>parameters from the typical value</w:t>
      </w:r>
      <w:r w:rsidR="005A06F8">
        <w:t xml:space="preserve"> </w:t>
      </w:r>
      <w:r w:rsidR="007C3905">
        <w:t xml:space="preserve">(i.e. </w:t>
      </w:r>
      <w:r w:rsidR="007C3905" w:rsidRPr="00E03B11">
        <w:t>interindividual variability</w:t>
      </w:r>
      <w:r w:rsidR="007C3905">
        <w:t xml:space="preserve">) </w:t>
      </w:r>
      <w:r w:rsidR="000C73B4">
        <w:t>a</w:t>
      </w:r>
      <w:del w:id="30" w:author="My Luong Vuong" w:date="2024-05-31T15:22:00Z">
        <w:r w:rsidR="000C73B4" w:rsidDel="00CC6E7D">
          <w:delText>s well as</w:delText>
        </w:r>
      </w:del>
      <w:ins w:id="31" w:author="My Luong Vuong" w:date="2024-05-31T15:22:00Z">
        <w:r w:rsidR="00CC6E7D">
          <w:t>nd</w:t>
        </w:r>
      </w:ins>
      <w:r w:rsidR="00993975" w:rsidRPr="00E03B11">
        <w:t xml:space="preserve"> differences between observed and model</w:t>
      </w:r>
      <w:r w:rsidR="00110745">
        <w:t>-</w:t>
      </w:r>
      <w:r w:rsidR="00993975" w:rsidRPr="00E03B11">
        <w:t xml:space="preserve">predicted </w:t>
      </w:r>
      <w:r w:rsidR="000C73B4">
        <w:t xml:space="preserve">individual </w:t>
      </w:r>
      <w:r w:rsidR="00110745">
        <w:t>concentrations</w:t>
      </w:r>
      <w:r w:rsidR="00F4677E">
        <w:t xml:space="preserve"> (i.e. </w:t>
      </w:r>
      <w:r w:rsidR="00F4677E" w:rsidRPr="00E03B11">
        <w:t>residual variability</w:t>
      </w:r>
      <w:r w:rsidR="00F4677E">
        <w:t>)</w:t>
      </w:r>
      <w:r w:rsidR="00F4677E" w:rsidRPr="00FC26C8">
        <w:t xml:space="preserve"> </w:t>
      </w:r>
      <w:r w:rsidR="00F4677E">
        <w:t>was estimated</w:t>
      </w:r>
      <w:r w:rsidR="00F4677E" w:rsidRPr="00E03B11">
        <w:t>.</w:t>
      </w:r>
      <w:r w:rsidR="00F6774E">
        <w:t xml:space="preserve"> The </w:t>
      </w:r>
      <w:r w:rsidR="00F6774E" w:rsidRPr="00F6774E">
        <w:t>variability between occasions within the same individual (</w:t>
      </w:r>
      <w:proofErr w:type="spellStart"/>
      <w:r w:rsidR="00F6774E" w:rsidRPr="00F6774E">
        <w:t>interoccasion</w:t>
      </w:r>
      <w:proofErr w:type="spellEnd"/>
      <w:r w:rsidR="00F6774E" w:rsidRPr="00F6774E">
        <w:t xml:space="preserve"> variability</w:t>
      </w:r>
      <w:ins w:id="32" w:author="My Luong Vuong" w:date="2024-05-30T15:41:00Z">
        <w:r w:rsidR="00264BF7">
          <w:t>)</w:t>
        </w:r>
      </w:ins>
      <w:r w:rsidR="00993975" w:rsidRPr="00E03B11">
        <w:t xml:space="preserve"> was tested </w:t>
      </w:r>
      <w:r w:rsidR="00BF45BD">
        <w:t xml:space="preserve">with two occasions defined as </w:t>
      </w:r>
      <w:r w:rsidR="00D13966" w:rsidRPr="00E03B11">
        <w:t>≤day</w:t>
      </w:r>
      <w:r w:rsidR="00D13966">
        <w:t> </w:t>
      </w:r>
      <w:r w:rsidR="00D13966" w:rsidRPr="00E03B11">
        <w:t xml:space="preserve">7 </w:t>
      </w:r>
      <w:r w:rsidR="00D13966">
        <w:t>and</w:t>
      </w:r>
      <w:r w:rsidR="00D13966" w:rsidRPr="00E03B11">
        <w:t xml:space="preserve"> &gt;day</w:t>
      </w:r>
      <w:r w:rsidR="00D13966">
        <w:t> </w:t>
      </w:r>
      <w:r w:rsidR="00D13966" w:rsidRPr="00E03B11">
        <w:t>7</w:t>
      </w:r>
      <w:r w:rsidR="00993975" w:rsidRPr="00E03B11">
        <w:t>.</w:t>
      </w:r>
      <w:r w:rsidR="00F62CBB" w:rsidRPr="00E03B11">
        <w:t xml:space="preserve"> Between-centre variability was tested as a random effect</w:t>
      </w:r>
      <w:r w:rsidR="00AD62BB">
        <w:t xml:space="preserve"> as well as a fixed effect</w:t>
      </w:r>
      <w:r w:rsidR="00F62CBB" w:rsidRPr="00E03B11">
        <w:t>.</w:t>
      </w:r>
      <w:r w:rsidR="005A6A41">
        <w:t xml:space="preserve"> </w:t>
      </w:r>
      <w:r w:rsidR="00A51795">
        <w:t>The d</w:t>
      </w:r>
      <w:r w:rsidR="005A6A41">
        <w:t xml:space="preserve">ifference </w:t>
      </w:r>
      <w:r w:rsidR="007A6681">
        <w:t xml:space="preserve">in analytical assays used </w:t>
      </w:r>
      <w:r w:rsidR="004D0965">
        <w:t>among</w:t>
      </w:r>
      <w:r w:rsidR="00457216">
        <w:t xml:space="preserve"> centre</w:t>
      </w:r>
      <w:r w:rsidR="004D0965">
        <w:t>s</w:t>
      </w:r>
      <w:r w:rsidR="00457216">
        <w:t xml:space="preserve"> was tested by introducing different </w:t>
      </w:r>
      <w:r w:rsidR="008A0099">
        <w:t>error models for each assay.</w:t>
      </w:r>
      <w:r w:rsidR="00F62CBB" w:rsidRPr="00E03B11">
        <w:t xml:space="preserve"> </w:t>
      </w:r>
      <w:r w:rsidR="00B76B7D" w:rsidRPr="00E03B11">
        <w:rPr>
          <w:rFonts w:cs="Times New Roman"/>
        </w:rPr>
        <w:t xml:space="preserve">Individual PK parameters were assumed to be log-normally distributed, which was achieved </w:t>
      </w:r>
      <w:r w:rsidR="00132108">
        <w:rPr>
          <w:rFonts w:cs="Times New Roman"/>
        </w:rPr>
        <w:t xml:space="preserve">by </w:t>
      </w:r>
      <w:r w:rsidR="00B76B7D" w:rsidRPr="00E03B11">
        <w:rPr>
          <w:rFonts w:cs="Times New Roman"/>
        </w:rPr>
        <w:t>using an exponential function</w:t>
      </w:r>
      <w:r w:rsidR="00B76B7D" w:rsidRPr="00E03B11">
        <w:t xml:space="preserve">. </w:t>
      </w:r>
      <w:r w:rsidR="006A7EB7">
        <w:t>For example,</w:t>
      </w:r>
      <w:r w:rsidR="00384D0A">
        <w:t xml:space="preserve"> </w:t>
      </w:r>
      <w:r w:rsidR="00B76B7D" w:rsidRPr="00E03B11">
        <w:t xml:space="preserve">the </w:t>
      </w:r>
      <w:r w:rsidR="008B05C2">
        <w:t>volume of distribution</w:t>
      </w:r>
      <w:r w:rsidR="007469DB">
        <w:t xml:space="preserve"> in the central compartment</w:t>
      </w:r>
      <w:r w:rsidR="008B05C2" w:rsidRPr="00E03B11">
        <w:t xml:space="preserve"> </w:t>
      </w:r>
      <w:r w:rsidR="00B76B7D" w:rsidRPr="00E03B11">
        <w:t>of subject </w:t>
      </w:r>
      <w:proofErr w:type="spellStart"/>
      <w:r w:rsidR="00B76B7D" w:rsidRPr="00E03B11">
        <w:rPr>
          <w:i/>
          <w:iCs/>
        </w:rPr>
        <w:t>i</w:t>
      </w:r>
      <w:proofErr w:type="spellEnd"/>
      <w:r w:rsidR="00B76B7D" w:rsidRPr="00E03B11">
        <w:t xml:space="preserve"> (</w:t>
      </w:r>
      <w:proofErr w:type="spellStart"/>
      <w:r w:rsidR="00366783">
        <w:t>Vc</w:t>
      </w:r>
      <w:r w:rsidR="00366783" w:rsidRPr="00E03B11">
        <w:rPr>
          <w:i/>
          <w:iCs/>
          <w:vertAlign w:val="subscript"/>
        </w:rPr>
        <w:t>i</w:t>
      </w:r>
      <w:proofErr w:type="spellEnd"/>
      <w:r w:rsidR="00B76B7D" w:rsidRPr="00E03B11">
        <w:t>) was calculated following this equation:</w:t>
      </w:r>
    </w:p>
    <w:p w14:paraId="2FF1ACD2" w14:textId="7533AB01" w:rsidR="00B76B7D" w:rsidRPr="00E03B11" w:rsidRDefault="00000000" w:rsidP="00E056FD">
      <w:pPr>
        <w:tabs>
          <w:tab w:val="right" w:pos="9026"/>
        </w:tabs>
        <w:ind w:left="567"/>
        <w:rPr>
          <w:rFonts w:cs="Times New Roman"/>
        </w:rPr>
      </w:pPr>
      <m:oMath>
        <m:sSub>
          <m:sSubPr>
            <m:ctrlPr>
              <w:ins w:id="33" w:author="My Luong Vuong" w:date="2024-06-21T10:33:00Z">
                <w:rPr>
                  <w:rFonts w:ascii="Cambria Math" w:hAnsi="Cambria Math"/>
                  <w:i/>
                </w:rPr>
              </w:ins>
            </m:ctrlPr>
          </m:sSubPr>
          <m:e>
            <m:r>
              <m:rPr>
                <m:nor/>
              </m:rPr>
              <m:t>Vc</m:t>
            </m:r>
          </m:e>
          <m:sub>
            <m:r>
              <m:rPr>
                <m:nor/>
              </m:rPr>
              <w:rPr>
                <w:i/>
              </w:rPr>
              <m:t>i</m:t>
            </m:r>
          </m:sub>
        </m:sSub>
        <m:r>
          <m:rPr>
            <m:nor/>
          </m:rPr>
          <m:t xml:space="preserve"> =</m:t>
        </m:r>
        <m:r>
          <m:rPr>
            <m:nor/>
          </m:rPr>
          <w:rPr>
            <w:rFonts w:ascii="Cambria Math"/>
          </w:rPr>
          <m:t xml:space="preserve"> </m:t>
        </m:r>
        <m:sSub>
          <m:sSubPr>
            <m:ctrlPr>
              <w:ins w:id="34" w:author="My Luong Vuong" w:date="2024-06-21T10:33:00Z">
                <w:rPr>
                  <w:rFonts w:ascii="Cambria Math" w:hAnsi="Cambria Math"/>
                  <w:i/>
                </w:rPr>
              </w:ins>
            </m:ctrlPr>
          </m:sSubPr>
          <m:e>
            <m:r>
              <m:rPr>
                <m:nor/>
              </m:rPr>
              <m:t>Vc</m:t>
            </m:r>
          </m:e>
          <m:sub>
            <m:r>
              <m:rPr>
                <m:nor/>
              </m:rPr>
              <w:rPr>
                <w:i/>
              </w:rPr>
              <m:t>pop</m:t>
            </m:r>
          </m:sub>
        </m:sSub>
        <m:r>
          <m:rPr>
            <m:nor/>
          </m:rPr>
          <m:t xml:space="preserve"> × </m:t>
        </m:r>
        <m:func>
          <m:funcPr>
            <m:ctrlPr>
              <w:ins w:id="35" w:author="My Luong Vuong" w:date="2024-06-21T10:33:00Z">
                <w:rPr>
                  <w:rFonts w:ascii="Cambria Math" w:hAnsi="Cambria Math"/>
                  <w:i/>
                </w:rPr>
              </w:ins>
            </m:ctrlPr>
          </m:funcPr>
          <m:fName>
            <m:r>
              <m:rPr>
                <m:nor/>
              </m:rPr>
              <m:t>exp</m:t>
            </m:r>
          </m:fName>
          <m:e>
            <m:d>
              <m:dPr>
                <m:ctrlPr>
                  <w:ins w:id="36" w:author="My Luong Vuong" w:date="2024-06-21T10:33:00Z">
                    <w:rPr>
                      <w:rFonts w:ascii="Cambria Math" w:hAnsi="Cambria Math"/>
                      <w:i/>
                    </w:rPr>
                  </w:ins>
                </m:ctrlPr>
              </m:dPr>
              <m:e>
                <m:sSub>
                  <m:sSubPr>
                    <m:ctrlPr>
                      <w:ins w:id="37" w:author="My Luong Vuong" w:date="2024-06-21T10:33:00Z">
                        <w:rPr>
                          <w:rFonts w:ascii="Cambria Math" w:hAnsi="Cambria Math"/>
                          <w:i/>
                        </w:rPr>
                      </w:ins>
                    </m:ctrlPr>
                  </m:sSubPr>
                  <m:e>
                    <m:r>
                      <m:rPr>
                        <m:nor/>
                      </m:rPr>
                      <w:rPr>
                        <w:i/>
                      </w:rPr>
                      <m:t>η</m:t>
                    </m:r>
                  </m:e>
                  <m:sub>
                    <m:r>
                      <m:rPr>
                        <m:nor/>
                      </m:rPr>
                      <w:rPr>
                        <w:i/>
                      </w:rPr>
                      <m:t>i</m:t>
                    </m:r>
                  </m:sub>
                </m:sSub>
              </m:e>
            </m:d>
          </m:e>
        </m:func>
        <m:r>
          <m:rPr>
            <m:nor/>
          </m:rPr>
          <m:t xml:space="preserve">with </m:t>
        </m:r>
        <m:sSub>
          <m:sSubPr>
            <m:ctrlPr>
              <w:ins w:id="38" w:author="My Luong Vuong" w:date="2024-06-21T10:33:00Z">
                <w:rPr>
                  <w:rFonts w:ascii="Cambria Math" w:hAnsi="Cambria Math"/>
                  <w:i/>
                </w:rPr>
              </w:ins>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ins w:id="39" w:author="My Luong Vuong" w:date="2024-06-21T10:33:00Z">
                <w:rPr>
                  <w:rFonts w:ascii="Cambria Math" w:eastAsiaTheme="minorEastAsia" w:hAnsi="Cambria Math"/>
                  <w:i/>
                </w:rPr>
              </w:ins>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B76B7D" w:rsidRPr="00E03B11">
        <w:rPr>
          <w:rFonts w:eastAsiaTheme="minorEastAsia" w:cs="Times New Roman"/>
        </w:rPr>
        <w:tab/>
        <w:t>(Eq.</w:t>
      </w:r>
      <w:r w:rsidR="00110B31">
        <w:rPr>
          <w:rFonts w:eastAsiaTheme="minorEastAsia" w:cs="Times New Roman"/>
        </w:rPr>
        <w:t> </w:t>
      </w:r>
      <w:r w:rsidR="00B76B7D" w:rsidRPr="00E03B11">
        <w:rPr>
          <w:rFonts w:eastAsiaTheme="minorEastAsia" w:cs="Times New Roman"/>
        </w:rPr>
        <w:t>1)</w:t>
      </w:r>
    </w:p>
    <w:p w14:paraId="793AC52B" w14:textId="1CA35965" w:rsidR="00896A6B" w:rsidRPr="00E03B11" w:rsidRDefault="00B76B7D" w:rsidP="00593CAA">
      <w:r w:rsidRPr="00E03B11">
        <w:t>with</w:t>
      </w:r>
      <w:r w:rsidR="00D91540">
        <w:t xml:space="preserve"> </w:t>
      </w:r>
      <w:proofErr w:type="spellStart"/>
      <w:r w:rsidR="00D91540">
        <w:t>Vc</w:t>
      </w:r>
      <w:r w:rsidR="00D91540" w:rsidRPr="007D02D1">
        <w:rPr>
          <w:i/>
          <w:iCs/>
          <w:vertAlign w:val="subscript"/>
        </w:rPr>
        <w:t>pop</w:t>
      </w:r>
      <w:proofErr w:type="spellEnd"/>
      <w:r w:rsidR="00D91540">
        <w:t xml:space="preserve"> </w:t>
      </w:r>
      <w:r w:rsidRPr="00E03B11">
        <w:t xml:space="preserve">the typical population value of </w:t>
      </w:r>
      <w:proofErr w:type="spellStart"/>
      <w:r w:rsidR="007469DB">
        <w:t>Vc</w:t>
      </w:r>
      <w:proofErr w:type="spellEnd"/>
      <w:r w:rsidRPr="00E03B11">
        <w:t xml:space="preserve">, </w:t>
      </w:r>
      <w:proofErr w:type="spellStart"/>
      <w:r w:rsidR="00841FBF" w:rsidRPr="00E03B11">
        <w:rPr>
          <w:i/>
          <w:iCs/>
        </w:rPr>
        <w:t>η</w:t>
      </w:r>
      <w:r w:rsidR="00841FBF" w:rsidRPr="00E03B11">
        <w:rPr>
          <w:i/>
          <w:iCs/>
          <w:vertAlign w:val="subscript"/>
        </w:rPr>
        <w:t>i</w:t>
      </w:r>
      <w:proofErr w:type="spellEnd"/>
      <w:r w:rsidR="00841FBF" w:rsidRPr="00E03B11">
        <w:t xml:space="preserve"> </w:t>
      </w:r>
      <w:r w:rsidR="00717DD0" w:rsidRPr="00717DD0">
        <w:t xml:space="preserve">the deviation of the individual from the </w:t>
      </w:r>
      <w:r w:rsidR="003311C5">
        <w:t xml:space="preserve">typical </w:t>
      </w:r>
      <w:r w:rsidR="00717DD0" w:rsidRPr="00717DD0">
        <w:t xml:space="preserve">population </w:t>
      </w:r>
      <w:r w:rsidR="00275AB4">
        <w:t>value</w:t>
      </w:r>
      <w:r w:rsidR="00717DD0" w:rsidRPr="00717DD0">
        <w:t xml:space="preserve"> assuming a log-normal distribution</w:t>
      </w:r>
      <w:r w:rsidRPr="00E03B11">
        <w:t xml:space="preserve">, and </w:t>
      </w:r>
      <w:r w:rsidRPr="00E03B11">
        <w:rPr>
          <w:i/>
          <w:iCs/>
        </w:rPr>
        <w:t>ω</w:t>
      </w:r>
      <w:r w:rsidRPr="00E03B11">
        <w:rPr>
          <w:vertAlign w:val="superscript"/>
        </w:rPr>
        <w:t>2</w:t>
      </w:r>
      <w:r w:rsidRPr="00E03B11">
        <w:t xml:space="preserve"> the variance of </w:t>
      </w:r>
      <w:r w:rsidR="006A6850" w:rsidRPr="00E03B11">
        <w:t xml:space="preserve">all </w:t>
      </w:r>
      <w:proofErr w:type="spellStart"/>
      <w:r w:rsidR="006A6850" w:rsidRPr="00E03B11">
        <w:rPr>
          <w:i/>
          <w:iCs/>
        </w:rPr>
        <w:t>η</w:t>
      </w:r>
      <w:r w:rsidR="006A6850" w:rsidRPr="00E03B11">
        <w:rPr>
          <w:i/>
          <w:iCs/>
          <w:vertAlign w:val="subscript"/>
        </w:rPr>
        <w:t>i</w:t>
      </w:r>
      <w:proofErr w:type="spellEnd"/>
      <w:r w:rsidRPr="00E03B11">
        <w:t>.</w:t>
      </w:r>
    </w:p>
    <w:p w14:paraId="57C57EF1" w14:textId="477ED89D" w:rsidR="00E00993" w:rsidRDefault="00FC5BE6" w:rsidP="00E00993">
      <w:r w:rsidRPr="00E03B11">
        <w:t>A final model including covariate effects was built through stepwise covariate modelling (α</w:t>
      </w:r>
      <w:r w:rsidRPr="00E03B11">
        <w:rPr>
          <w:vertAlign w:val="subscript"/>
        </w:rPr>
        <w:t>forward</w:t>
      </w:r>
      <w:r w:rsidR="00D652E3" w:rsidRPr="00AC6BBD">
        <w:t> </w:t>
      </w:r>
      <w:r w:rsidRPr="00E03B11">
        <w:t>=</w:t>
      </w:r>
      <w:r w:rsidR="00D652E3" w:rsidRPr="00156721">
        <w:t> </w:t>
      </w:r>
      <w:r w:rsidRPr="00E03B11">
        <w:t>0.0</w:t>
      </w:r>
      <w:r w:rsidR="00A36425" w:rsidRPr="00E03B11">
        <w:t>5</w:t>
      </w:r>
      <w:r w:rsidRPr="00E03B11">
        <w:t>, α</w:t>
      </w:r>
      <w:r w:rsidRPr="00E03B11">
        <w:rPr>
          <w:vertAlign w:val="subscript"/>
        </w:rPr>
        <w:t>backward</w:t>
      </w:r>
      <w:r w:rsidR="00D652E3" w:rsidRPr="00156721">
        <w:t> </w:t>
      </w:r>
      <w:r w:rsidRPr="00E03B11">
        <w:t>=</w:t>
      </w:r>
      <w:r w:rsidR="00D652E3" w:rsidRPr="00156721">
        <w:t> </w:t>
      </w:r>
      <w:r w:rsidRPr="00E03B11">
        <w:t>0.01)</w:t>
      </w:r>
      <w:ins w:id="40" w:author="My Luong Vuong" w:date="2024-05-31T16:58:00Z">
        <w:r w:rsidR="004E788E">
          <w:fldChar w:fldCharType="begin"/>
        </w:r>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ins>
      <w:r w:rsidR="004E788E">
        <w:fldChar w:fldCharType="separate"/>
      </w:r>
      <w:ins w:id="41" w:author="My Luong Vuong" w:date="2024-05-31T16:58:00Z">
        <w:r w:rsidR="004E788E">
          <w:rPr>
            <w:noProof/>
          </w:rPr>
          <w:t> [16]</w:t>
        </w:r>
        <w:r w:rsidR="004E788E">
          <w:fldChar w:fldCharType="end"/>
        </w:r>
      </w:ins>
      <w:del w:id="42" w:author="My Luong Vuong" w:date="2024-05-31T16:58:00Z">
        <w:r w:rsidR="00FA1DB8" w:rsidRPr="00E03B11" w:rsidDel="004E788E">
          <w:fldChar w:fldCharType="begin"/>
        </w:r>
        <w:r w:rsidR="00B83DFB" w:rsidDel="004E788E">
          <w:delInstrText xml:space="preserve"> ADDIN EN.CITE &lt;EndNote&gt;&lt;Cite&gt;&lt;Author&gt;Jonsson&lt;/Author&gt;&lt;Year&gt;1998&lt;/Year&gt;&lt;RecNum&gt;36&lt;/RecNum&gt;&lt;DisplayText&gt; [16]&lt;/DisplayText&gt;&lt;record&gt;&lt;rec-number&gt;36&lt;/rec-number&gt;&lt;foreign-keys&gt;&lt;key app="EN" db-id="xred9e5sg009pcetsepxtfs0dwxsa5rzvawx" timestamp="1683042002"&gt;36&lt;/key&gt;&lt;/foreign-keys&gt;&lt;ref-type name="Journal Article"&gt;17&lt;/ref-type&gt;&lt;contributors&gt;&lt;authors&gt;&lt;author&gt;Jonsson, E. N.&lt;/author&gt;&lt;author&gt;Karlsson, M. O.&lt;/author&gt;&lt;/authors&gt;&lt;/contributors&gt;&lt;auth-address&gt;Department of Pharmacy, Uppsala University, Sweden.&lt;/auth-address&gt;&lt;titles&gt;&lt;title&gt;Automated covariate model building within NONMEM&lt;/title&gt;&lt;secondary-title&gt;Pharm Res&lt;/secondary-title&gt;&lt;/titles&gt;&lt;periodical&gt;&lt;full-title&gt;Pharm Res&lt;/full-title&gt;&lt;/periodical&gt;&lt;pages&gt;1463-8&lt;/pages&gt;&lt;volume&gt;15&lt;/volume&gt;&lt;number&gt;9&lt;/number&gt;&lt;keywords&gt;&lt;keyword&gt;*Mathematical Computing&lt;/keyword&gt;&lt;keyword&gt;*Models, Statistical&lt;/keyword&gt;&lt;keyword&gt;Pharmacokinetics&lt;/keyword&gt;&lt;keyword&gt;Population&lt;/keyword&gt;&lt;keyword&gt;*Software&lt;/keyword&gt;&lt;/keywords&gt;&lt;dates&gt;&lt;year&gt;1998&lt;/year&gt;&lt;pub-dates&gt;&lt;date&gt;Sep&lt;/date&gt;&lt;/pub-dates&gt;&lt;/dates&gt;&lt;isbn&gt;0724-8741 (Print)&amp;#xD;0724-8741&lt;/isbn&gt;&lt;accession-num&gt;9755901&lt;/accession-num&gt;&lt;urls&gt;&lt;/urls&gt;&lt;electronic-resource-num&gt;10.1023/a:1011970125687&lt;/electronic-resource-num&gt;&lt;remote-database-provider&gt;NLM&lt;/remote-database-provider&gt;&lt;language&gt;eng&lt;/language&gt;&lt;/record&gt;&lt;/Cite&gt;&lt;/EndNote&gt;</w:delInstrText>
        </w:r>
        <w:r w:rsidR="00FA1DB8" w:rsidRPr="00E03B11" w:rsidDel="004E788E">
          <w:fldChar w:fldCharType="separate"/>
        </w:r>
        <w:r w:rsidR="00B83DFB" w:rsidDel="004E788E">
          <w:rPr>
            <w:noProof/>
          </w:rPr>
          <w:delText> [16]</w:delText>
        </w:r>
        <w:r w:rsidR="00FA1DB8" w:rsidRPr="00E03B11" w:rsidDel="004E788E">
          <w:fldChar w:fldCharType="end"/>
        </w:r>
      </w:del>
      <w:r w:rsidR="003126D2">
        <w:t>.</w:t>
      </w:r>
      <w:r w:rsidRPr="00E03B11">
        <w:t xml:space="preserve"> </w:t>
      </w:r>
      <w:r w:rsidR="00EA7488">
        <w:t>The covariates</w:t>
      </w:r>
      <w:r w:rsidR="000F53CC">
        <w:t xml:space="preserve"> that are physiologically relevant</w:t>
      </w:r>
      <w:r w:rsidR="005335FD">
        <w:t xml:space="preserve"> to fluconazole pharmacokinetics were</w:t>
      </w:r>
      <w:r w:rsidR="00EA7488">
        <w:t xml:space="preserve"> assessed</w:t>
      </w:r>
      <w:r w:rsidR="0082527A">
        <w:t>.</w:t>
      </w:r>
      <w:r w:rsidR="003D762A">
        <w:t xml:space="preserve"> </w:t>
      </w:r>
      <w:r w:rsidR="00D9372F">
        <w:t>These included</w:t>
      </w:r>
      <w:r w:rsidR="001451A1">
        <w:t xml:space="preserve"> total</w:t>
      </w:r>
      <w:r w:rsidR="00D9372F">
        <w:t xml:space="preserve"> </w:t>
      </w:r>
      <w:r w:rsidR="008D03C5">
        <w:t>body weight</w:t>
      </w:r>
      <w:r w:rsidR="008D03C5" w:rsidRPr="004C172A">
        <w:t xml:space="preserve">, body mass index (BMI), </w:t>
      </w:r>
      <w:r w:rsidR="00925AB3">
        <w:t xml:space="preserve">and </w:t>
      </w:r>
      <w:r w:rsidR="008D03C5" w:rsidRPr="004C172A">
        <w:t>fat-free mass</w:t>
      </w:r>
      <w:r w:rsidR="008D03C5" w:rsidRPr="004C172A" w:rsidDel="004C172A">
        <w:t xml:space="preserve"> </w:t>
      </w:r>
      <w:r w:rsidR="008D03C5" w:rsidRPr="00E03B11">
        <w:t>(</w:t>
      </w:r>
      <w:r w:rsidR="00D61DCC" w:rsidRPr="00E03B11">
        <w:t>FFM</w:t>
      </w:r>
      <w:del w:id="43" w:author="My Luong Vuong" w:date="2024-05-30T15:45:00Z">
        <w:r w:rsidR="00343281" w:rsidDel="008C0455">
          <w:delText xml:space="preserve"> </w:delText>
        </w:r>
      </w:del>
      <w:r w:rsidR="00D61DCC">
        <w:t>)</w:t>
      </w:r>
      <w:r w:rsidR="00925AB3">
        <w:t xml:space="preserve"> at baseline (</w:t>
      </w:r>
      <w:r w:rsidR="00500B92">
        <w:t>day of ICU admission</w:t>
      </w:r>
      <w:r w:rsidR="00925AB3">
        <w:t>)</w:t>
      </w:r>
      <w:r w:rsidR="008D03C5">
        <w:t>,</w:t>
      </w:r>
      <w:r w:rsidR="008D03C5" w:rsidRPr="00E03B11">
        <w:t xml:space="preserve"> </w:t>
      </w:r>
      <w:r w:rsidR="008D03C5">
        <w:t>and</w:t>
      </w:r>
      <w:r w:rsidR="003D762A">
        <w:t xml:space="preserve"> </w:t>
      </w:r>
      <w:r w:rsidR="00E00993">
        <w:t xml:space="preserve">time-varying </w:t>
      </w:r>
      <w:r w:rsidR="004C172A" w:rsidRPr="004C172A">
        <w:t>CRRT (yes</w:t>
      </w:r>
      <w:r w:rsidR="00055265">
        <w:t>/</w:t>
      </w:r>
      <w:r w:rsidR="004C172A" w:rsidRPr="004C172A">
        <w:t>no)</w:t>
      </w:r>
      <w:r w:rsidR="008D03C5">
        <w:t xml:space="preserve"> and</w:t>
      </w:r>
      <w:r w:rsidR="004C172A" w:rsidRPr="004C172A">
        <w:t xml:space="preserve"> </w:t>
      </w:r>
      <w:r w:rsidR="008D03C5" w:rsidRPr="00E03B11">
        <w:t>estimated glomerular filtration rate</w:t>
      </w:r>
      <w:r w:rsidR="00BC43B3">
        <w:t xml:space="preserve"> </w:t>
      </w:r>
      <w:r w:rsidR="002A3543">
        <w:t>(</w:t>
      </w:r>
      <w:r w:rsidR="00BC43B3" w:rsidRPr="00E03B11">
        <w:t>eGFR</w:t>
      </w:r>
      <w:r w:rsidR="002A3543">
        <w:t>)</w:t>
      </w:r>
      <w:r w:rsidR="009421DA">
        <w:t>.</w:t>
      </w:r>
      <w:r w:rsidR="00343281">
        <w:t xml:space="preserve"> Among these covariates, FFM was</w:t>
      </w:r>
      <w:r w:rsidR="00343281" w:rsidRPr="00E03B11">
        <w:t xml:space="preserve"> approximated by lean body weight </w:t>
      </w:r>
      <w:del w:id="44" w:author="My Luong Vuong" w:date="2024-05-31T15:25:00Z">
        <w:r w:rsidR="00343281" w:rsidRPr="00E03B11" w:rsidDel="00054377">
          <w:delText xml:space="preserve">derived from </w:delText>
        </w:r>
        <w:r w:rsidR="00343281" w:rsidDel="00054377">
          <w:delText>body weight</w:delText>
        </w:r>
        <w:r w:rsidR="00343281" w:rsidRPr="00E03B11" w:rsidDel="00054377">
          <w:delText xml:space="preserve"> and height </w:delText>
        </w:r>
      </w:del>
      <w:r w:rsidR="00343281" w:rsidRPr="00E03B11">
        <w:t>using Boer’s formula</w:t>
      </w:r>
      <w:ins w:id="45" w:author="My Luong Vuong" w:date="2024-05-31T15:25:00Z">
        <w:r w:rsidR="00054377">
          <w:t xml:space="preserve"> </w:t>
        </w:r>
        <w:r w:rsidR="00051CEA">
          <w:t>with</w:t>
        </w:r>
        <w:r w:rsidR="00054377" w:rsidRPr="00E03B11">
          <w:t xml:space="preserve"> </w:t>
        </w:r>
        <w:r w:rsidR="00054377">
          <w:t>body weight</w:t>
        </w:r>
        <w:r w:rsidR="00054377" w:rsidRPr="00E03B11">
          <w:t xml:space="preserve"> and height</w:t>
        </w:r>
      </w:ins>
      <w:r w:rsidR="00343281" w:rsidRPr="00E03B11">
        <w:fldChar w:fldCharType="begin"/>
      </w:r>
      <w:ins w:id="46" w:author="My Luong Vuong" w:date="2024-05-31T16:58:00Z">
        <w:r w:rsidR="004E788E">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del w:id="47" w:author="My Luong Vuong" w:date="2024-05-31T16:58:00Z">
        <w:r w:rsidR="00B83DFB" w:rsidDel="004E788E">
          <w:del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delInstrText>
        </w:r>
      </w:del>
      <w:r w:rsidR="00343281" w:rsidRPr="00E03B11">
        <w:fldChar w:fldCharType="separate"/>
      </w:r>
      <w:ins w:id="48" w:author="My Luong Vuong" w:date="2024-05-31T16:58:00Z">
        <w:r w:rsidR="004E788E">
          <w:rPr>
            <w:noProof/>
          </w:rPr>
          <w:t> [17]</w:t>
        </w:r>
      </w:ins>
      <w:del w:id="49" w:author="My Luong Vuong" w:date="2024-05-31T16:58:00Z">
        <w:r w:rsidR="00B83DFB" w:rsidDel="004E788E">
          <w:rPr>
            <w:noProof/>
          </w:rPr>
          <w:delText> [17]</w:delText>
        </w:r>
      </w:del>
      <w:r w:rsidR="00343281" w:rsidRPr="00E03B11">
        <w:fldChar w:fldCharType="end"/>
      </w:r>
      <w:r w:rsidR="00FE1E3D">
        <w:t xml:space="preserve">, </w:t>
      </w:r>
      <w:r w:rsidR="003964ED">
        <w:t>while</w:t>
      </w:r>
      <w:r w:rsidR="00EE2130">
        <w:t xml:space="preserve"> </w:t>
      </w:r>
      <w:r w:rsidR="00EE2130" w:rsidRPr="00E03B11">
        <w:t>eGFR</w:t>
      </w:r>
      <w:r w:rsidR="00EE2130">
        <w:rPr>
          <w:vertAlign w:val="subscript"/>
        </w:rPr>
        <w:t xml:space="preserve"> </w:t>
      </w:r>
      <w:r w:rsidR="00EE2130">
        <w:t>was c</w:t>
      </w:r>
      <w:r w:rsidR="0024430C" w:rsidRPr="00E03B11">
        <w:t xml:space="preserve">alculated using the Chronic Kidney Disease Epidemiology Collaboration </w:t>
      </w:r>
      <w:r w:rsidR="00B4666A">
        <w:t xml:space="preserve">(CKD-EPI) </w:t>
      </w:r>
      <w:r w:rsidR="0024430C" w:rsidRPr="00E03B11">
        <w:t>equation</w:t>
      </w:r>
      <w:r w:rsidR="0024430C" w:rsidRPr="00E03B11">
        <w:fldChar w:fldCharType="begin"/>
      </w:r>
      <w:ins w:id="50" w:author="My Luong Vuong" w:date="2024-05-31T16:58:00Z">
        <w:r w:rsidR="004E788E">
          <w: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instrText>
        </w:r>
      </w:ins>
      <w:del w:id="51" w:author="My Luong Vuong" w:date="2024-05-31T16:58:00Z">
        <w:r w:rsidR="00B83DFB" w:rsidDel="004E788E">
          <w:delInstrText xml:space="preserve"> ADDIN EN.CITE &lt;EndNote&gt;&lt;Cite&gt;&lt;Author&gt;Sharma&lt;/Author&gt;&lt;Year&gt;2022&lt;/Year&gt;&lt;RecNum&gt;25&lt;/RecNum&gt;&lt;DisplayText&gt; [18]&lt;/DisplayText&gt;&lt;record&gt;&lt;rec-number&gt;25&lt;/rec-number&gt;&lt;foreign-keys&gt;&lt;key app="EN" db-id="xred9e5sg009pcetsepxtfs0dwxsa5rzvawx" timestamp="1682686182"&gt;25&lt;/key&gt;&lt;/foreign-keys&gt;&lt;ref-type name="Journal Article"&gt;17&lt;/ref-type&gt;&lt;contributors&gt;&lt;authors&gt;&lt;author&gt;Sharma, A.&lt;/author&gt;&lt;author&gt;Sahasrabudhe, V.&lt;/author&gt;&lt;author&gt;Musib, L.&lt;/author&gt;&lt;author&gt;Zhang, S.&lt;/author&gt;&lt;author&gt;Younis, I.&lt;/author&gt;&lt;author&gt;Kanodia, J.&lt;/author&gt;&lt;/authors&gt;&lt;/contributors&gt;&lt;auth-address&gt;Boehringer Ingelheim Pharmaceuticals, Ridgefield, Connecticut, USA.&amp;#xD;Pfizer Inc., Groton, Connecticut, USA.&amp;#xD;Gilead Sciences Inc, Foster City, California, USA.&amp;#xD;Takeda Pharmaceuticals, Cambridge, Massachusetts, USA.&amp;#xD;Theravance Biopharma US Inc, South San Francisco, California, USA.&lt;/auth-address&gt;&lt;titles&gt;&lt;title&gt;Time to Rethink the Current Paradigm for Assessing Kidney Function in Drug Development and Beyond&lt;/title&gt;&lt;secondary-title&gt;Clin Pharmacol Ther&lt;/secondary-title&gt;&lt;/titles&gt;&lt;periodical&gt;&lt;full-title&gt;Clin Pharmacol Ther&lt;/full-title&gt;&lt;/periodical&gt;&lt;pages&gt;946-958&lt;/pages&gt;&lt;volume&gt;112&lt;/volume&gt;&lt;number&gt;5&lt;/number&gt;&lt;edition&gt;20211218&lt;/edition&gt;&lt;keywords&gt;&lt;keyword&gt;Humans&lt;/keyword&gt;&lt;keyword&gt;Adult&lt;/keyword&gt;&lt;keyword&gt;Child&lt;/keyword&gt;&lt;keyword&gt;*Cystatin C&lt;/keyword&gt;&lt;keyword&gt;Creatinine&lt;/keyword&gt;&lt;keyword&gt;Glomerular Filtration Rate&lt;/keyword&gt;&lt;keyword&gt;*Renal Insufficiency, Chronic/diagnosis/drug therapy/epidemiology&lt;/keyword&gt;&lt;keyword&gt;Biomarkers&lt;/keyword&gt;&lt;keyword&gt;Kidney&lt;/keyword&gt;&lt;keyword&gt;Drug Development&lt;/keyword&gt;&lt;/keywords&gt;&lt;dates&gt;&lt;year&gt;2022&lt;/year&gt;&lt;pub-dates&gt;&lt;date&gt;Nov&lt;/date&gt;&lt;/pub-dates&gt;&lt;/dates&gt;&lt;isbn&gt;0009-9236 (Print)&amp;#xD;0009-9236&lt;/isbn&gt;&lt;accession-num&gt;34800044&lt;/accession-num&gt;&lt;urls&gt;&lt;/urls&gt;&lt;custom1&gt;The authors declared no competing interests for this work.&lt;/custom1&gt;&lt;custom2&gt;PMC9786617&lt;/custom2&gt;&lt;electronic-resource-num&gt;10.1002/cpt.2489&lt;/electronic-resource-num&gt;&lt;remote-database-provider&gt;NLM&lt;/remote-database-provider&gt;&lt;language&gt;eng&lt;/language&gt;&lt;/record&gt;&lt;/Cite&gt;&lt;/EndNote&gt;</w:delInstrText>
        </w:r>
      </w:del>
      <w:r w:rsidR="0024430C" w:rsidRPr="00E03B11">
        <w:fldChar w:fldCharType="separate"/>
      </w:r>
      <w:ins w:id="52" w:author="My Luong Vuong" w:date="2024-05-31T16:58:00Z">
        <w:r w:rsidR="004E788E">
          <w:rPr>
            <w:noProof/>
          </w:rPr>
          <w:t> [18]</w:t>
        </w:r>
      </w:ins>
      <w:del w:id="53" w:author="My Luong Vuong" w:date="2024-05-31T16:58:00Z">
        <w:r w:rsidR="00B83DFB" w:rsidDel="004E788E">
          <w:rPr>
            <w:noProof/>
          </w:rPr>
          <w:delText> [18]</w:delText>
        </w:r>
      </w:del>
      <w:r w:rsidR="0024430C" w:rsidRPr="00E03B11">
        <w:fldChar w:fldCharType="end"/>
      </w:r>
      <w:r w:rsidR="00560D15">
        <w:t>.</w:t>
      </w:r>
    </w:p>
    <w:p w14:paraId="66F7F3EF" w14:textId="2FB338EF" w:rsidR="00A7137D" w:rsidRDefault="00E32996">
      <w:r w:rsidRPr="0012059F">
        <w:lastRenderedPageBreak/>
        <w:t xml:space="preserve">Continuous </w:t>
      </w:r>
      <w:r w:rsidRPr="00E00993">
        <w:t>covariates</w:t>
      </w:r>
      <w:r w:rsidR="00876174">
        <w:t xml:space="preserve"> (</w:t>
      </w:r>
      <w:r w:rsidR="00160BA5">
        <w:t xml:space="preserve">total </w:t>
      </w:r>
      <w:r w:rsidR="00876174">
        <w:t xml:space="preserve">body weight, BMI, FFM, and </w:t>
      </w:r>
      <w:proofErr w:type="spellStart"/>
      <w:r w:rsidR="00876174" w:rsidRPr="00E03B11">
        <w:t>eGFR</w:t>
      </w:r>
      <w:r w:rsidR="00876174" w:rsidRPr="00E03B11">
        <w:rPr>
          <w:vertAlign w:val="subscript"/>
        </w:rPr>
        <w:t>CKD</w:t>
      </w:r>
      <w:proofErr w:type="spellEnd"/>
      <w:r w:rsidR="00876174" w:rsidRPr="00E03B11">
        <w:rPr>
          <w:vertAlign w:val="subscript"/>
        </w:rPr>
        <w:t>-EPI</w:t>
      </w:r>
      <w:r w:rsidR="00876174">
        <w:t>)</w:t>
      </w:r>
      <w:r w:rsidRPr="0012059F">
        <w:t xml:space="preserve"> were normalised to the median value in the population and introduced into the </w:t>
      </w:r>
      <w:proofErr w:type="spellStart"/>
      <w:r w:rsidR="0016057F">
        <w:t>popPK</w:t>
      </w:r>
      <w:proofErr w:type="spellEnd"/>
      <w:r w:rsidR="0016057F" w:rsidRPr="0012059F">
        <w:t xml:space="preserve"> </w:t>
      </w:r>
      <w:r w:rsidRPr="0012059F">
        <w:t>model using a power function</w:t>
      </w:r>
      <w:r w:rsidRPr="0012059F">
        <w:fldChar w:fldCharType="begin"/>
      </w:r>
      <w:ins w:id="54" w:author="My Luong Vuong" w:date="2024-05-31T16:58:00Z">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ins>
      <w:del w:id="55" w:author="My Luong Vuong" w:date="2024-05-31T16:58:00Z">
        <w:r w:rsidR="00B83DFB" w:rsidDel="004E788E">
          <w:del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delInstrText>
        </w:r>
      </w:del>
      <w:r w:rsidRPr="0012059F">
        <w:fldChar w:fldCharType="separate"/>
      </w:r>
      <w:ins w:id="56" w:author="My Luong Vuong" w:date="2024-05-31T16:58:00Z">
        <w:r w:rsidR="004E788E">
          <w:rPr>
            <w:noProof/>
          </w:rPr>
          <w:t> [16]</w:t>
        </w:r>
      </w:ins>
      <w:del w:id="57" w:author="My Luong Vuong" w:date="2024-05-31T16:58:00Z">
        <w:r w:rsidR="00B83DFB" w:rsidDel="004E788E">
          <w:rPr>
            <w:noProof/>
          </w:rPr>
          <w:delText> [19]</w:delText>
        </w:r>
      </w:del>
      <w:r w:rsidRPr="0012059F">
        <w:fldChar w:fldCharType="end"/>
      </w:r>
      <w:r w:rsidR="00A7137D">
        <w:t>, exemplified as follows:</w:t>
      </w:r>
    </w:p>
    <w:p w14:paraId="283FF6F2" w14:textId="2730A7DD" w:rsidR="00A7137D" w:rsidRPr="00A7137D" w:rsidRDefault="00000000" w:rsidP="0003308C">
      <w:pPr>
        <w:tabs>
          <w:tab w:val="right" w:pos="9026"/>
        </w:tabs>
        <w:ind w:left="567"/>
        <w:rPr>
          <w:rFonts w:cs="Times New Roman"/>
        </w:rPr>
      </w:pPr>
      <m:oMath>
        <m:sSub>
          <m:sSubPr>
            <m:ctrlPr>
              <w:ins w:id="58" w:author="My Luong Vuong" w:date="2024-06-21T10:33:00Z">
                <w:rPr>
                  <w:rFonts w:ascii="Cambria Math" w:hAnsi="Cambria Math"/>
                  <w:i/>
                </w:rPr>
              </w:ins>
            </m:ctrlPr>
          </m:sSubPr>
          <m:e>
            <m:r>
              <m:rPr>
                <m:nor/>
              </m:rPr>
              <m:t>Vc</m:t>
            </m:r>
          </m:e>
          <m:sub>
            <m:r>
              <m:rPr>
                <m:nor/>
              </m:rPr>
              <w:rPr>
                <w:i/>
              </w:rPr>
              <m:t>i</m:t>
            </m:r>
          </m:sub>
        </m:sSub>
        <m:r>
          <m:rPr>
            <m:nor/>
          </m:rPr>
          <m:t xml:space="preserve"> = </m:t>
        </m:r>
        <m:sSub>
          <m:sSubPr>
            <m:ctrlPr>
              <w:ins w:id="59" w:author="My Luong Vuong" w:date="2024-06-21T10:33:00Z">
                <w:rPr>
                  <w:rFonts w:ascii="Cambria Math" w:hAnsi="Cambria Math"/>
                  <w:i/>
                </w:rPr>
              </w:ins>
            </m:ctrlPr>
          </m:sSubPr>
          <m:e>
            <m:r>
              <m:rPr>
                <m:nor/>
              </m:rPr>
              <m:t>Vc</m:t>
            </m:r>
          </m:e>
          <m:sub>
            <m:r>
              <m:rPr>
                <m:nor/>
              </m:rPr>
              <w:rPr>
                <w:i/>
              </w:rPr>
              <m:t>pop</m:t>
            </m:r>
          </m:sub>
        </m:sSub>
        <m:r>
          <m:rPr>
            <m:nor/>
          </m:rPr>
          <m:t xml:space="preserve"> ×</m:t>
        </m:r>
        <m:sSup>
          <m:sSupPr>
            <m:ctrlPr>
              <w:ins w:id="60" w:author="My Luong Vuong" w:date="2024-06-21T10:33:00Z">
                <w:rPr>
                  <w:rFonts w:ascii="Cambria Math" w:hAnsi="Cambria Math"/>
                </w:rPr>
              </w:ins>
            </m:ctrlPr>
          </m:sSupPr>
          <m:e>
            <m:d>
              <m:dPr>
                <m:ctrlPr>
                  <w:ins w:id="61" w:author="My Luong Vuong" w:date="2024-06-21T10:33:00Z">
                    <w:rPr>
                      <w:rFonts w:ascii="Cambria Math" w:hAnsi="Cambria Math"/>
                    </w:rPr>
                  </w:ins>
                </m:ctrlPr>
              </m:dPr>
              <m:e>
                <m:f>
                  <m:fPr>
                    <m:ctrlPr>
                      <w:ins w:id="62" w:author="My Luong Vuong" w:date="2024-06-21T10:33:00Z">
                        <w:rPr>
                          <w:rFonts w:ascii="Cambria Math" w:hAnsi="Cambria Math"/>
                        </w:rPr>
                      </w:ins>
                    </m:ctrlPr>
                  </m:fPr>
                  <m:num>
                    <m:sSub>
                      <m:sSubPr>
                        <m:ctrlPr>
                          <w:ins w:id="63" w:author="My Luong Vuong" w:date="2024-06-21T10:33:00Z">
                            <w:rPr>
                              <w:rFonts w:ascii="Cambria Math" w:hAnsi="Cambria Math"/>
                              <w:i/>
                            </w:rPr>
                          </w:ins>
                        </m:ctrlPr>
                      </m:sSubPr>
                      <m:e>
                        <m:r>
                          <m:rPr>
                            <m:nor/>
                          </m:rPr>
                          <m:t>BW</m:t>
                        </m:r>
                      </m:e>
                      <m:sub>
                        <m:r>
                          <m:rPr>
                            <m:nor/>
                          </m:rPr>
                          <m:t>i</m:t>
                        </m:r>
                      </m:sub>
                    </m:sSub>
                  </m:num>
                  <m:den>
                    <m:r>
                      <m:rPr>
                        <m:nor/>
                      </m:rPr>
                      <m:t>80 kg</m:t>
                    </m:r>
                  </m:den>
                </m:f>
              </m:e>
            </m:d>
          </m:e>
          <m:sup>
            <m:r>
              <m:rPr>
                <m:nor/>
              </m:rPr>
              <w:rPr>
                <w:i/>
                <w:iCs/>
              </w:rPr>
              <m:t>BW_EFF</m:t>
            </m:r>
          </m:sup>
        </m:sSup>
        <m:r>
          <m:rPr>
            <m:nor/>
          </m:rPr>
          <m:t>×</m:t>
        </m:r>
        <m:func>
          <m:funcPr>
            <m:ctrlPr>
              <w:ins w:id="64" w:author="My Luong Vuong" w:date="2024-06-21T10:33:00Z">
                <w:rPr>
                  <w:rFonts w:ascii="Cambria Math" w:hAnsi="Cambria Math"/>
                  <w:i/>
                </w:rPr>
              </w:ins>
            </m:ctrlPr>
          </m:funcPr>
          <m:fName>
            <m:r>
              <m:rPr>
                <m:nor/>
              </m:rPr>
              <m:t>exp</m:t>
            </m:r>
          </m:fName>
          <m:e>
            <m:d>
              <m:dPr>
                <m:ctrlPr>
                  <w:ins w:id="65" w:author="My Luong Vuong" w:date="2024-06-21T10:33:00Z">
                    <w:rPr>
                      <w:rFonts w:ascii="Cambria Math" w:hAnsi="Cambria Math"/>
                      <w:i/>
                    </w:rPr>
                  </w:ins>
                </m:ctrlPr>
              </m:dPr>
              <m:e>
                <m:sSub>
                  <m:sSubPr>
                    <m:ctrlPr>
                      <w:ins w:id="66" w:author="My Luong Vuong" w:date="2024-06-21T10:33:00Z">
                        <w:rPr>
                          <w:rFonts w:ascii="Cambria Math" w:hAnsi="Cambria Math"/>
                          <w:i/>
                        </w:rPr>
                      </w:ins>
                    </m:ctrlPr>
                  </m:sSubPr>
                  <m:e>
                    <m:r>
                      <m:rPr>
                        <m:nor/>
                      </m:rPr>
                      <w:rPr>
                        <w:i/>
                      </w:rPr>
                      <m:t>η</m:t>
                    </m:r>
                  </m:e>
                  <m:sub>
                    <m:r>
                      <m:rPr>
                        <m:nor/>
                      </m:rPr>
                      <w:rPr>
                        <w:i/>
                      </w:rPr>
                      <m:t>i</m:t>
                    </m:r>
                  </m:sub>
                </m:sSub>
              </m:e>
            </m:d>
          </m:e>
        </m:func>
        <m:r>
          <m:rPr>
            <m:nor/>
          </m:rPr>
          <m:t xml:space="preserve">with </m:t>
        </m:r>
        <m:sSub>
          <m:sSubPr>
            <m:ctrlPr>
              <w:ins w:id="67" w:author="My Luong Vuong" w:date="2024-06-21T10:33:00Z">
                <w:rPr>
                  <w:rFonts w:ascii="Cambria Math" w:hAnsi="Cambria Math"/>
                  <w:i/>
                </w:rPr>
              </w:ins>
            </m:ctrlPr>
          </m:sSubPr>
          <m:e>
            <m:r>
              <m:rPr>
                <m:nor/>
              </m:rPr>
              <w:rPr>
                <w:i/>
              </w:rPr>
              <m:t>η</m:t>
            </m:r>
          </m:e>
          <m:sub>
            <m:r>
              <m:rPr>
                <m:nor/>
              </m:rPr>
              <w:rPr>
                <w:i/>
              </w:rPr>
              <m:t>i</m:t>
            </m:r>
          </m:sub>
        </m:sSub>
        <m:r>
          <m:rPr>
            <m:nor/>
          </m:rPr>
          <m:t xml:space="preserve"> ~ </m:t>
        </m:r>
        <m:r>
          <m:rPr>
            <m:nor/>
          </m:rPr>
          <w:rPr>
            <w:rFonts w:eastAsiaTheme="minorEastAsia"/>
            <w:i/>
          </w:rPr>
          <m:t>N</m:t>
        </m:r>
        <m:r>
          <m:rPr>
            <m:nor/>
          </m:rPr>
          <w:rPr>
            <w:rFonts w:eastAsiaTheme="minorEastAsia"/>
          </w:rPr>
          <m:t>(0,</m:t>
        </m:r>
        <m:sSup>
          <m:sSupPr>
            <m:ctrlPr>
              <w:ins w:id="68" w:author="My Luong Vuong" w:date="2024-06-21T10:33:00Z">
                <w:rPr>
                  <w:rFonts w:ascii="Cambria Math" w:eastAsiaTheme="minorEastAsia" w:hAnsi="Cambria Math"/>
                  <w:i/>
                </w:rPr>
              </w:ins>
            </m:ctrlPr>
          </m:sSupPr>
          <m:e>
            <m:r>
              <m:rPr>
                <m:nor/>
              </m:rPr>
              <w:rPr>
                <w:rFonts w:eastAsiaTheme="minorEastAsia"/>
                <w:iCs/>
              </w:rPr>
              <m:t xml:space="preserve"> </m:t>
            </m:r>
            <m:r>
              <m:rPr>
                <m:nor/>
              </m:rPr>
              <w:rPr>
                <w:rFonts w:eastAsiaTheme="minorEastAsia"/>
                <w:i/>
              </w:rPr>
              <m:t>ω</m:t>
            </m:r>
          </m:e>
          <m:sup>
            <m:r>
              <m:rPr>
                <m:nor/>
              </m:rPr>
              <w:rPr>
                <w:rFonts w:eastAsiaTheme="minorEastAsia"/>
              </w:rPr>
              <m:t>2</m:t>
            </m:r>
          </m:sup>
        </m:sSup>
        <m:r>
          <m:rPr>
            <m:nor/>
          </m:rPr>
          <w:rPr>
            <w:rFonts w:eastAsiaTheme="minorEastAsia"/>
          </w:rPr>
          <m:t>)</m:t>
        </m:r>
      </m:oMath>
      <w:r w:rsidR="00A7137D" w:rsidRPr="00E03B11">
        <w:rPr>
          <w:rFonts w:eastAsiaTheme="minorEastAsia" w:cs="Times New Roman"/>
        </w:rPr>
        <w:tab/>
        <w:t>(Eq.</w:t>
      </w:r>
      <w:r w:rsidR="00A7137D">
        <w:rPr>
          <w:rFonts w:eastAsiaTheme="minorEastAsia" w:cs="Times New Roman"/>
        </w:rPr>
        <w:t> 2</w:t>
      </w:r>
      <w:r w:rsidR="00A7137D" w:rsidRPr="00E03B11">
        <w:rPr>
          <w:rFonts w:eastAsiaTheme="minorEastAsia" w:cs="Times New Roman"/>
        </w:rPr>
        <w:t>)</w:t>
      </w:r>
    </w:p>
    <w:p w14:paraId="2D956125" w14:textId="336D1F4B" w:rsidR="00E32996" w:rsidRPr="0003308C" w:rsidRDefault="00E32996" w:rsidP="0076151A">
      <w:r w:rsidRPr="0003308C">
        <w:t>wit</w:t>
      </w:r>
      <w:r w:rsidR="0016057F" w:rsidRPr="0003308C">
        <w:t xml:space="preserve">h </w:t>
      </w:r>
      <w:r w:rsidR="0016057F" w:rsidRPr="0076151A">
        <w:t>BW_EFF</w:t>
      </w:r>
      <w:r w:rsidRPr="0003308C">
        <w:t xml:space="preserve"> the effect of </w:t>
      </w:r>
      <w:r w:rsidR="0016057F" w:rsidRPr="0003308C">
        <w:t xml:space="preserve">body weight </w:t>
      </w:r>
      <w:r w:rsidRPr="0003308C">
        <w:t xml:space="preserve">on </w:t>
      </w:r>
      <w:proofErr w:type="spellStart"/>
      <w:r w:rsidR="009F7C3C" w:rsidRPr="0003308C">
        <w:t>Vc</w:t>
      </w:r>
      <w:r w:rsidRPr="005918DC">
        <w:rPr>
          <w:i/>
          <w:iCs/>
          <w:vertAlign w:val="subscript"/>
          <w:rPrChange w:id="69" w:author="My Luong Vuong" w:date="2024-05-31T15:26:00Z">
            <w:rPr/>
          </w:rPrChange>
        </w:rPr>
        <w:t>i</w:t>
      </w:r>
      <w:proofErr w:type="spellEnd"/>
      <w:r w:rsidR="007A6ACC" w:rsidRPr="0003308C">
        <w:t xml:space="preserve"> </w:t>
      </w:r>
      <w:r w:rsidR="00FE2EB7" w:rsidRPr="0003308C">
        <w:t xml:space="preserve">and the </w:t>
      </w:r>
      <w:ins w:id="70" w:author="My Luong Vuong" w:date="2024-05-31T15:26:00Z">
        <w:r w:rsidR="00E1642E">
          <w:t xml:space="preserve">total </w:t>
        </w:r>
      </w:ins>
      <w:r w:rsidR="00FE2EB7" w:rsidRPr="0003308C">
        <w:t xml:space="preserve">body weight of patient </w:t>
      </w:r>
      <w:proofErr w:type="spellStart"/>
      <w:r w:rsidR="00FE2EB7" w:rsidRPr="0076151A">
        <w:t>i</w:t>
      </w:r>
      <w:proofErr w:type="spellEnd"/>
      <w:r w:rsidR="00FE2EB7" w:rsidRPr="0003308C">
        <w:t xml:space="preserve"> normalised to the population median value of 80 kg.</w:t>
      </w:r>
    </w:p>
    <w:bookmarkEnd w:id="29"/>
    <w:p w14:paraId="55F7C8D5" w14:textId="77777777" w:rsidR="00E855C5" w:rsidRPr="00E03B11" w:rsidRDefault="00E855C5" w:rsidP="00E855C5">
      <w:pPr>
        <w:pStyle w:val="Heading2"/>
        <w:rPr>
          <w:rFonts w:eastAsia="Times New Roman"/>
        </w:rPr>
      </w:pPr>
      <w:r>
        <w:rPr>
          <w:rFonts w:eastAsia="Times New Roman"/>
        </w:rPr>
        <w:t>Missing data handling</w:t>
      </w:r>
    </w:p>
    <w:p w14:paraId="218432AA" w14:textId="5048041E" w:rsidR="00A91C50" w:rsidRPr="00E03B11" w:rsidRDefault="008A1FC4" w:rsidP="00593CAA">
      <w:bookmarkStart w:id="71" w:name="_Hlk136861940"/>
      <w:r w:rsidRPr="008A1FC4">
        <w:t>When at least one value of a variable was available in a dosing interval, we imputed the mean of the available value(s) in that dosing interval.</w:t>
      </w:r>
      <w:r>
        <w:t xml:space="preserve"> </w:t>
      </w:r>
      <w:r w:rsidRPr="008A1FC4">
        <w:t>When no value of a variable was available in a dosing interval, we employed multiple imputation.</w:t>
      </w:r>
      <w:r>
        <w:t xml:space="preserve"> </w:t>
      </w:r>
      <w:r w:rsidR="00285B62" w:rsidRPr="008A1FC4">
        <w:t xml:space="preserve">Specifically, we built a multiple imputation model including variables that were in the analysis </w:t>
      </w:r>
      <w:r w:rsidR="001A6EE3" w:rsidRPr="0076151A">
        <w:t>dataset</w:t>
      </w:r>
      <w:r w:rsidR="00285B62" w:rsidRPr="008A1FC4">
        <w:t xml:space="preserve">. We used two multiple imputation techniques, </w:t>
      </w:r>
      <w:r w:rsidRPr="0076151A">
        <w:t>the</w:t>
      </w:r>
      <w:r w:rsidR="00285B62" w:rsidRPr="008A1FC4">
        <w:t xml:space="preserve"> two-level method using a linear mixed model and </w:t>
      </w:r>
      <w:r w:rsidRPr="0076151A">
        <w:t>the</w:t>
      </w:r>
      <w:r w:rsidR="00285B62" w:rsidRPr="008A1FC4">
        <w:t xml:space="preserve"> predictive mean matching method </w:t>
      </w:r>
      <w:r w:rsidRPr="0076151A">
        <w:t>when missingness was &gt;5% and ≤5%, respectively</w:t>
      </w:r>
      <w:r w:rsidR="00285B62" w:rsidRPr="008A1FC4">
        <w:fldChar w:fldCharType="begin"/>
      </w:r>
      <w:ins w:id="72"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73" w:author="My Luong Vuong" w:date="2024-05-31T16:58:00Z">
        <w:r w:rsidR="00B83DFB" w:rsidRPr="008A1FC4"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285B62" w:rsidRPr="008A1FC4">
        <w:fldChar w:fldCharType="separate"/>
      </w:r>
      <w:ins w:id="74" w:author="My Luong Vuong" w:date="2024-05-31T16:58:00Z">
        <w:r w:rsidR="004E788E">
          <w:rPr>
            <w:noProof/>
          </w:rPr>
          <w:t> [19]</w:t>
        </w:r>
      </w:ins>
      <w:del w:id="75" w:author="My Luong Vuong" w:date="2024-05-31T16:58:00Z">
        <w:r w:rsidR="00B83DFB" w:rsidRPr="008A1FC4" w:rsidDel="004E788E">
          <w:rPr>
            <w:noProof/>
          </w:rPr>
          <w:delText> [20]</w:delText>
        </w:r>
      </w:del>
      <w:r w:rsidR="00285B62" w:rsidRPr="008A1FC4">
        <w:fldChar w:fldCharType="end"/>
      </w:r>
      <w:r w:rsidR="001E590A" w:rsidRPr="008A1FC4">
        <w:t>.</w:t>
      </w:r>
      <w:r w:rsidR="00A95AD2" w:rsidRPr="008A1FC4">
        <w:t xml:space="preserve"> Negative</w:t>
      </w:r>
      <w:r w:rsidR="00BA7487">
        <w:t xml:space="preserve"> imputed values</w:t>
      </w:r>
      <w:r w:rsidR="00A95AD2">
        <w:t xml:space="preserve"> of a variable</w:t>
      </w:r>
      <w:r w:rsidR="00BA7487">
        <w:t xml:space="preserve"> were replaced by the </w:t>
      </w:r>
      <w:r w:rsidR="00672E2F">
        <w:t xml:space="preserve">lowest </w:t>
      </w:r>
      <w:r w:rsidR="00B2419C">
        <w:t xml:space="preserve">value </w:t>
      </w:r>
      <w:r w:rsidR="00923BB0">
        <w:t xml:space="preserve">of that variable </w:t>
      </w:r>
      <w:r w:rsidR="00B2419C">
        <w:t xml:space="preserve">observed </w:t>
      </w:r>
      <w:r w:rsidR="00923BB0">
        <w:t>in the dataset</w:t>
      </w:r>
      <w:r w:rsidR="00B2419C">
        <w:t>.</w:t>
      </w:r>
      <w:r w:rsidR="00C07FA3" w:rsidRPr="00E03B11">
        <w:t xml:space="preserve"> </w:t>
      </w:r>
      <w:r w:rsidR="00D779EC" w:rsidRPr="00E03B11">
        <w:t>M</w:t>
      </w:r>
      <w:r w:rsidR="00F478FC" w:rsidRPr="00E03B11">
        <w:t>ultipl</w:t>
      </w:r>
      <w:r w:rsidR="00923BB0">
        <w:t>y</w:t>
      </w:r>
      <w:r w:rsidR="00C07FA3" w:rsidRPr="00E03B11">
        <w:t xml:space="preserve"> imputed datasets</w:t>
      </w:r>
      <w:r w:rsidR="00D779EC" w:rsidRPr="00E03B11">
        <w:t xml:space="preserve"> were created</w:t>
      </w:r>
      <w:r w:rsidR="00C3223C" w:rsidRPr="00E03B11">
        <w:t xml:space="preserve"> and </w:t>
      </w:r>
      <w:r w:rsidR="00F84FC1" w:rsidRPr="00E03B11">
        <w:t xml:space="preserve">independent </w:t>
      </w:r>
      <w:proofErr w:type="spellStart"/>
      <w:r w:rsidR="006A6850" w:rsidRPr="00E03B11">
        <w:t>popPK</w:t>
      </w:r>
      <w:proofErr w:type="spellEnd"/>
      <w:r w:rsidR="006A6850" w:rsidRPr="00E03B11">
        <w:t xml:space="preserve"> </w:t>
      </w:r>
      <w:r w:rsidR="00F84FC1" w:rsidRPr="00E03B11">
        <w:t>analys</w:t>
      </w:r>
      <w:r w:rsidR="00690EAB">
        <w:t>e</w:t>
      </w:r>
      <w:r w:rsidR="00F84FC1" w:rsidRPr="00E03B11">
        <w:t>s</w:t>
      </w:r>
      <w:r w:rsidR="00690EAB">
        <w:t xml:space="preserve"> were conducted</w:t>
      </w:r>
      <w:r w:rsidR="0049591C" w:rsidRPr="00E03B11">
        <w:t xml:space="preserve"> for each dataset</w:t>
      </w:r>
      <w:r w:rsidR="00C07FA3" w:rsidRPr="00E03B11">
        <w:t xml:space="preserve">. </w:t>
      </w:r>
      <w:r w:rsidR="009D6CD8" w:rsidRPr="00E03B11">
        <w:t xml:space="preserve">Results were then combined using Rubin’s rules </w:t>
      </w:r>
      <w:r w:rsidR="00B25AF9" w:rsidRPr="00E03B11">
        <w:t>for normally distributed parameter estimates</w:t>
      </w:r>
      <w:r w:rsidR="004B2ACF" w:rsidRPr="00E03B11">
        <w:fldChar w:fldCharType="begin"/>
      </w:r>
      <w:ins w:id="76"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77"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4B2ACF" w:rsidRPr="00E03B11">
        <w:fldChar w:fldCharType="separate"/>
      </w:r>
      <w:ins w:id="78" w:author="My Luong Vuong" w:date="2024-05-31T16:58:00Z">
        <w:r w:rsidR="004E788E">
          <w:rPr>
            <w:noProof/>
          </w:rPr>
          <w:t> [19]</w:t>
        </w:r>
      </w:ins>
      <w:del w:id="79" w:author="My Luong Vuong" w:date="2024-05-31T16:58:00Z">
        <w:r w:rsidR="00B83DFB" w:rsidDel="004E788E">
          <w:rPr>
            <w:noProof/>
          </w:rPr>
          <w:delText> [20]</w:delText>
        </w:r>
      </w:del>
      <w:r w:rsidR="004B2ACF" w:rsidRPr="00E03B11">
        <w:fldChar w:fldCharType="end"/>
      </w:r>
      <w:r w:rsidR="00661E15">
        <w:t>.</w:t>
      </w:r>
      <w:r w:rsidR="009D6CD8" w:rsidRPr="00E03B11">
        <w:t xml:space="preserve"> </w:t>
      </w:r>
      <w:r w:rsidR="00925E91" w:rsidRPr="00E03B11">
        <w:t xml:space="preserve">For </w:t>
      </w:r>
      <w:r w:rsidR="00207758" w:rsidRPr="00E03B11">
        <w:t>non-normal</w:t>
      </w:r>
      <w:r w:rsidR="0057599B">
        <w:t>,</w:t>
      </w:r>
      <w:r w:rsidR="00207758" w:rsidRPr="00E03B11">
        <w:t xml:space="preserve"> </w:t>
      </w:r>
      <w:r w:rsidR="00F17E8E" w:rsidRPr="00E03B11">
        <w:t xml:space="preserve">non-negative </w:t>
      </w:r>
      <w:r w:rsidR="00925E91" w:rsidRPr="00E03B11">
        <w:t>variance terms,</w:t>
      </w:r>
      <w:r w:rsidR="00416873" w:rsidRPr="00E03B11">
        <w:t xml:space="preserve"> log transformation was performed before </w:t>
      </w:r>
      <w:r w:rsidR="007D2C8E" w:rsidRPr="00E03B11">
        <w:t>pooling estimates</w:t>
      </w:r>
      <w:r w:rsidR="005945BF" w:rsidRPr="00E03B11">
        <w:t xml:space="preserve"> to ensure </w:t>
      </w:r>
      <w:r w:rsidR="00E572A0">
        <w:t xml:space="preserve">the </w:t>
      </w:r>
      <w:r w:rsidR="005945BF" w:rsidRPr="00E03B11">
        <w:t>normality assumption holds</w:t>
      </w:r>
      <w:r w:rsidR="006B4DB7">
        <w:fldChar w:fldCharType="begin"/>
      </w:r>
      <w:ins w:id="80"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81"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6B4DB7">
        <w:fldChar w:fldCharType="separate"/>
      </w:r>
      <w:ins w:id="82" w:author="My Luong Vuong" w:date="2024-05-31T16:58:00Z">
        <w:r w:rsidR="004E788E">
          <w:rPr>
            <w:noProof/>
          </w:rPr>
          <w:t> [19]</w:t>
        </w:r>
      </w:ins>
      <w:del w:id="83" w:author="My Luong Vuong" w:date="2024-05-31T16:58:00Z">
        <w:r w:rsidR="00B83DFB" w:rsidDel="004E788E">
          <w:rPr>
            <w:noProof/>
          </w:rPr>
          <w:delText> [20]</w:delText>
        </w:r>
      </w:del>
      <w:r w:rsidR="006B4DB7">
        <w:fldChar w:fldCharType="end"/>
      </w:r>
      <w:r w:rsidR="00C47E46">
        <w:t>.</w:t>
      </w:r>
      <w:r w:rsidR="00791ACD" w:rsidRPr="00E03B11">
        <w:t xml:space="preserve"> </w:t>
      </w:r>
      <w:r w:rsidR="006A6850" w:rsidRPr="00E03B11">
        <w:t>The d</w:t>
      </w:r>
      <w:r w:rsidR="00151998" w:rsidRPr="00E03B11">
        <w:t>elta method was u</w:t>
      </w:r>
      <w:del w:id="84" w:author="My Luong Vuong" w:date="2024-05-31T10:09:00Z">
        <w:r w:rsidR="00151998" w:rsidRPr="00E03B11" w:rsidDel="003E7A15">
          <w:delText>tili</w:delText>
        </w:r>
      </w:del>
      <w:r w:rsidR="0021336A" w:rsidRPr="00E03B11">
        <w:t>s</w:t>
      </w:r>
      <w:r w:rsidR="00151998" w:rsidRPr="00E03B11">
        <w:t>ed</w:t>
      </w:r>
      <w:r w:rsidR="00EC6FD0" w:rsidRPr="00E03B11">
        <w:t xml:space="preserve"> to obtain </w:t>
      </w:r>
      <w:r w:rsidR="00DF2E2D" w:rsidRPr="00E03B11">
        <w:t>the variance of these log-transformed terms</w:t>
      </w:r>
      <w:r w:rsidR="00A207E0" w:rsidRPr="00E03B11">
        <w:fldChar w:fldCharType="begin"/>
      </w:r>
      <w:ins w:id="85" w:author="My Luong Vuong" w:date="2024-05-31T16:58:00Z">
        <w:r w:rsidR="004E788E">
          <w:instrText xml:space="preserve"> ADDIN EN.CITE &lt;EndNote&gt;&lt;Cite&gt;&lt;Author&gt;Hosmer&lt;/Author&gt;&lt;Year&gt;2008&lt;/Year&gt;&lt;RecNum&gt;29&lt;/RecNum&gt;&lt;DisplayText&gt; [20]&lt;/DisplayText&gt;&lt;record&gt;&lt;rec-number&gt;29&lt;/rec-number&gt;&lt;foreign-keys&gt;&lt;key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instrText>
        </w:r>
      </w:ins>
      <w:del w:id="86" w:author="My Luong Vuong" w:date="2024-05-31T16:58:00Z">
        <w:r w:rsidR="00B83DFB" w:rsidDel="004E788E">
          <w:delInstrText xml:space="preserve"> ADDIN EN.CITE &lt;EndNote&gt;&lt;Cite&gt;&lt;Author&gt;Hosmer&lt;/Author&gt;&lt;Year&gt;2008&lt;/Year&gt;&lt;RecNum&gt;29&lt;/RecNum&gt;&lt;DisplayText&gt; [21]&lt;/DisplayText&gt;&lt;record&gt;&lt;rec-number&gt;29&lt;/rec-number&gt;&lt;foreign-keys&gt;&lt;key app="EN" db-id="xred9e5sg009pcetsepxtfs0dwxsa5rzvawx" timestamp="1682800061"&gt;29&lt;/key&gt;&lt;/foreign-keys&gt;&lt;ref-type name="Book"&gt;6&lt;/ref-type&gt;&lt;contributors&gt;&lt;authors&gt;&lt;author&gt;David W. Hosmer&lt;/author&gt;&lt;author&gt;Stanley Lemeshow&lt;/author&gt;&lt;author&gt;Susanne May &lt;/author&gt;&lt;/authors&gt;&lt;/contributors&gt;&lt;titles&gt;&lt;title&gt;Applied Survival Analysis: Regression Modeling of Time-to-Event Data, Second Edition&lt;/title&gt;&lt;/titles&gt;&lt;dates&gt;&lt;year&gt;2008&lt;/year&gt;&lt;/dates&gt;&lt;publisher&gt;John Wiley &amp;amp; Sons, Inc.&lt;/publisher&gt;&lt;urls&gt;&lt;/urls&gt;&lt;/record&gt;&lt;/Cite&gt;&lt;/EndNote&gt;</w:delInstrText>
        </w:r>
      </w:del>
      <w:r w:rsidR="00A207E0" w:rsidRPr="00E03B11">
        <w:fldChar w:fldCharType="separate"/>
      </w:r>
      <w:ins w:id="87" w:author="My Luong Vuong" w:date="2024-05-31T16:58:00Z">
        <w:r w:rsidR="004E788E">
          <w:rPr>
            <w:noProof/>
          </w:rPr>
          <w:t> [20]</w:t>
        </w:r>
      </w:ins>
      <w:del w:id="88" w:author="My Luong Vuong" w:date="2024-05-31T16:58:00Z">
        <w:r w:rsidR="00B83DFB" w:rsidDel="004E788E">
          <w:rPr>
            <w:noProof/>
          </w:rPr>
          <w:delText> [21]</w:delText>
        </w:r>
      </w:del>
      <w:r w:rsidR="00A207E0" w:rsidRPr="00E03B11">
        <w:fldChar w:fldCharType="end"/>
      </w:r>
      <w:r w:rsidR="00D04096">
        <w:t>.</w:t>
      </w:r>
      <w:r w:rsidR="00925E91" w:rsidRPr="00E03B11">
        <w:t xml:space="preserve"> </w:t>
      </w:r>
      <w:r w:rsidR="003925B9" w:rsidRPr="00E03B11">
        <w:t>The number of imputations</w:t>
      </w:r>
      <w:r w:rsidR="00A91C50" w:rsidRPr="00E03B11">
        <w:t xml:space="preserve"> (</w:t>
      </w:r>
      <w:r w:rsidR="00A91C50" w:rsidRPr="00FA545B">
        <w:rPr>
          <w:i/>
          <w:iCs/>
        </w:rPr>
        <w:t>m</w:t>
      </w:r>
      <w:r w:rsidR="00A91C50" w:rsidRPr="00E03B11">
        <w:t>)</w:t>
      </w:r>
      <w:r w:rsidR="00B22B56" w:rsidRPr="00E03B11">
        <w:t xml:space="preserve"> </w:t>
      </w:r>
      <w:r w:rsidR="00EB1190" w:rsidRPr="00E03B11">
        <w:t>was</w:t>
      </w:r>
      <w:r w:rsidR="00C63574" w:rsidRPr="00E03B11">
        <w:t xml:space="preserve"> chosen based on the magnitude of missingness</w:t>
      </w:r>
      <w:r w:rsidR="001574F9" w:rsidRPr="00E03B11">
        <w:t xml:space="preserve"> of the specific variable</w:t>
      </w:r>
      <w:r w:rsidR="002A1709">
        <w:fldChar w:fldCharType="begin"/>
      </w:r>
      <w:ins w:id="89"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90"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2A1709">
        <w:fldChar w:fldCharType="separate"/>
      </w:r>
      <w:ins w:id="91" w:author="My Luong Vuong" w:date="2024-05-31T16:58:00Z">
        <w:r w:rsidR="004E788E">
          <w:rPr>
            <w:noProof/>
          </w:rPr>
          <w:t> [19]</w:t>
        </w:r>
      </w:ins>
      <w:del w:id="92" w:author="My Luong Vuong" w:date="2024-05-31T16:58:00Z">
        <w:r w:rsidR="00B83DFB" w:rsidDel="004E788E">
          <w:rPr>
            <w:noProof/>
          </w:rPr>
          <w:delText> [20]</w:delText>
        </w:r>
      </w:del>
      <w:r w:rsidR="002A1709">
        <w:fldChar w:fldCharType="end"/>
      </w:r>
      <w:r w:rsidR="00462AAC">
        <w:t>.</w:t>
      </w:r>
      <w:r w:rsidR="000A720A">
        <w:t xml:space="preserve"> </w:t>
      </w:r>
      <w:r w:rsidR="002D21CD" w:rsidRPr="00E03B11">
        <w:t>T</w:t>
      </w:r>
      <w:r w:rsidR="007244F4" w:rsidRPr="00E03B11">
        <w:t>he 95% confidence interval</w:t>
      </w:r>
      <w:r w:rsidR="00123A1E" w:rsidRPr="00E03B11">
        <w:t xml:space="preserve"> (CI)</w:t>
      </w:r>
      <w:r w:rsidR="007244F4" w:rsidRPr="00E03B11">
        <w:t xml:space="preserve"> of the pooled estimates, which follow </w:t>
      </w:r>
      <w:r w:rsidR="006A6C39" w:rsidRPr="00E03B11">
        <w:t xml:space="preserve">the Student’s </w:t>
      </w:r>
      <w:r w:rsidR="006A6C39" w:rsidRPr="00E03B11">
        <w:rPr>
          <w:i/>
          <w:iCs/>
        </w:rPr>
        <w:t>t</w:t>
      </w:r>
      <w:r w:rsidR="006A6C39" w:rsidRPr="00E03B11">
        <w:t>-distribution</w:t>
      </w:r>
      <w:r w:rsidR="00AA55A5" w:rsidRPr="00E03B11">
        <w:t>, was calculated</w:t>
      </w:r>
      <w:r w:rsidR="00013EF8" w:rsidRPr="00E03B11">
        <w:fldChar w:fldCharType="begin"/>
      </w:r>
      <w:ins w:id="93"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94"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013EF8" w:rsidRPr="00E03B11">
        <w:fldChar w:fldCharType="separate"/>
      </w:r>
      <w:ins w:id="95" w:author="My Luong Vuong" w:date="2024-05-31T16:58:00Z">
        <w:r w:rsidR="004E788E">
          <w:rPr>
            <w:noProof/>
          </w:rPr>
          <w:t> [19]</w:t>
        </w:r>
      </w:ins>
      <w:del w:id="96" w:author="My Luong Vuong" w:date="2024-05-31T16:58:00Z">
        <w:r w:rsidR="00B83DFB" w:rsidDel="004E788E">
          <w:rPr>
            <w:noProof/>
          </w:rPr>
          <w:delText> [20]</w:delText>
        </w:r>
      </w:del>
      <w:r w:rsidR="00013EF8" w:rsidRPr="00E03B11">
        <w:fldChar w:fldCharType="end"/>
      </w:r>
      <w:r w:rsidR="00AF0DD2">
        <w:t>.</w:t>
      </w:r>
    </w:p>
    <w:bookmarkEnd w:id="71"/>
    <w:p w14:paraId="3327BDBD" w14:textId="717A2367" w:rsidR="007644CC" w:rsidRPr="00E03B11" w:rsidRDefault="00646FA4" w:rsidP="00593CAA">
      <w:pPr>
        <w:pStyle w:val="Heading2"/>
        <w:rPr>
          <w:rFonts w:eastAsia="Times New Roman"/>
        </w:rPr>
      </w:pPr>
      <w:r w:rsidRPr="00E03B11">
        <w:rPr>
          <w:rFonts w:eastAsia="Times New Roman"/>
        </w:rPr>
        <w:t>Model selection and evaluation</w:t>
      </w:r>
    </w:p>
    <w:p w14:paraId="19A02F65" w14:textId="64A85954" w:rsidR="008A26BD" w:rsidRPr="00E03B11" w:rsidRDefault="008A26BD" w:rsidP="00593CAA">
      <w:bookmarkStart w:id="97" w:name="_Hlk136861958"/>
      <w:r w:rsidRPr="00E03B11">
        <w:t xml:space="preserve">The most </w:t>
      </w:r>
      <w:r w:rsidR="00E44025" w:rsidRPr="00E03B11">
        <w:t xml:space="preserve">parsimonious </w:t>
      </w:r>
      <w:proofErr w:type="spellStart"/>
      <w:r w:rsidRPr="00E03B11">
        <w:t>popPK</w:t>
      </w:r>
      <w:proofErr w:type="spellEnd"/>
      <w:r w:rsidRPr="00E03B11">
        <w:t xml:space="preserve"> model was selected based on a likelihood ratio test at a 5% significance level (delta objective function value ≥3.84 points, 1 degree of freedom), </w:t>
      </w:r>
      <w:r w:rsidR="006116CB">
        <w:t xml:space="preserve">parameter </w:t>
      </w:r>
      <w:r w:rsidRPr="00E03B11">
        <w:t xml:space="preserve">precision (95% </w:t>
      </w:r>
      <w:ins w:id="98" w:author="My Luong Vuong" w:date="2024-05-31T15:29:00Z">
        <w:r w:rsidR="00A6688E">
          <w:t>confidence interval</w:t>
        </w:r>
      </w:ins>
      <w:del w:id="99" w:author="My Luong Vuong" w:date="2024-05-31T15:29:00Z">
        <w:r w:rsidRPr="00E03B11" w:rsidDel="00A6688E">
          <w:delText>CI</w:delText>
        </w:r>
      </w:del>
      <w:r w:rsidRPr="00E03B11">
        <w:t>)</w:t>
      </w:r>
      <w:r w:rsidR="00F1531F">
        <w:t>,</w:t>
      </w:r>
      <w:r w:rsidRPr="00E03B11">
        <w:t xml:space="preserve"> and physiological plausibility of</w:t>
      </w:r>
      <w:r w:rsidR="00543ED7" w:rsidRPr="00E03B11">
        <w:t xml:space="preserve"> the</w:t>
      </w:r>
      <w:r w:rsidRPr="00E03B11">
        <w:t xml:space="preserve"> parameter estimates. Additionally, goodness-of-fit plots including population and individual predictions </w:t>
      </w:r>
      <w:r w:rsidRPr="006116CB">
        <w:t>versus</w:t>
      </w:r>
      <w:r w:rsidRPr="00E03B11">
        <w:t xml:space="preserve"> observations, conditional weighted residuals versus time and versus </w:t>
      </w:r>
      <w:r w:rsidR="006A6850" w:rsidRPr="00E03B11">
        <w:t xml:space="preserve">population </w:t>
      </w:r>
      <w:r w:rsidRPr="00E03B11">
        <w:t xml:space="preserve">predictions, </w:t>
      </w:r>
      <w:r w:rsidR="00F1531F">
        <w:t xml:space="preserve">and </w:t>
      </w:r>
      <w:r w:rsidRPr="00E03B11">
        <w:t>prediction-corrected visual predictive check (</w:t>
      </w:r>
      <w:proofErr w:type="spellStart"/>
      <w:r w:rsidRPr="00E03B11">
        <w:t>pcVPC</w:t>
      </w:r>
      <w:proofErr w:type="spellEnd"/>
      <w:r w:rsidRPr="00E03B11">
        <w:t>) plots (n</w:t>
      </w:r>
      <w:r w:rsidR="00FD3AE8">
        <w:t> </w:t>
      </w:r>
      <w:r w:rsidRPr="00E03B11">
        <w:t>=</w:t>
      </w:r>
      <w:r w:rsidR="00FD3AE8">
        <w:t> </w:t>
      </w:r>
      <w:r w:rsidRPr="00E03B11">
        <w:t>1000 simulations) were used</w:t>
      </w:r>
      <w:r w:rsidR="004F5934" w:rsidRPr="00E03B11">
        <w:fldChar w:fldCharType="begin"/>
      </w:r>
      <w:ins w:id="100" w:author="My Luong Vuong" w:date="2024-05-31T16:58:00Z">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ins>
      <w:del w:id="101" w:author="My Luong Vuong" w:date="2024-05-31T16:58:00Z">
        <w:r w:rsidR="00B83DFB" w:rsidDel="004E788E">
          <w:del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delInstrText>
        </w:r>
      </w:del>
      <w:r w:rsidR="004F5934" w:rsidRPr="00E03B11">
        <w:fldChar w:fldCharType="separate"/>
      </w:r>
      <w:ins w:id="102" w:author="My Luong Vuong" w:date="2024-05-31T16:58:00Z">
        <w:r w:rsidR="004E788E">
          <w:rPr>
            <w:noProof/>
          </w:rPr>
          <w:t> [16]</w:t>
        </w:r>
      </w:ins>
      <w:del w:id="103" w:author="My Luong Vuong" w:date="2024-05-31T16:58:00Z">
        <w:r w:rsidR="00B83DFB" w:rsidDel="004E788E">
          <w:rPr>
            <w:noProof/>
          </w:rPr>
          <w:delText> [19]</w:delText>
        </w:r>
      </w:del>
      <w:r w:rsidR="004F5934" w:rsidRPr="00E03B11">
        <w:fldChar w:fldCharType="end"/>
      </w:r>
      <w:r w:rsidR="00E02FD8">
        <w:t>.</w:t>
      </w:r>
      <w:r w:rsidRPr="00E03B11">
        <w:t xml:space="preserve"> </w:t>
      </w:r>
      <w:r w:rsidR="00274553" w:rsidRPr="00E03B11">
        <w:t xml:space="preserve">Bootstrapping was </w:t>
      </w:r>
      <w:del w:id="104" w:author="My Luong Vuong" w:date="2024-05-31T10:10:00Z">
        <w:r w:rsidR="00274553" w:rsidRPr="00E03B11" w:rsidDel="004134AF">
          <w:delText>utili</w:delText>
        </w:r>
        <w:r w:rsidR="00E65A71" w:rsidRPr="00E03B11" w:rsidDel="004134AF">
          <w:delText>s</w:delText>
        </w:r>
        <w:r w:rsidR="00274553" w:rsidRPr="00E03B11" w:rsidDel="004134AF">
          <w:delText xml:space="preserve">ed </w:delText>
        </w:r>
      </w:del>
      <w:ins w:id="105" w:author="My Luong Vuong" w:date="2024-05-31T10:10:00Z">
        <w:r w:rsidR="004134AF" w:rsidRPr="00E03B11">
          <w:t xml:space="preserve">used </w:t>
        </w:r>
      </w:ins>
      <w:r w:rsidR="00274553" w:rsidRPr="00E03B11">
        <w:t>to acquire non-parametric estimates of uncertainty in parameter estimates (n</w:t>
      </w:r>
      <w:r w:rsidR="00CB36BE">
        <w:t> </w:t>
      </w:r>
      <w:r w:rsidR="00274553" w:rsidRPr="00E03B11">
        <w:t>=</w:t>
      </w:r>
      <w:r w:rsidR="00CB36BE">
        <w:t> </w:t>
      </w:r>
      <w:r w:rsidR="00274553" w:rsidRPr="00E03B11">
        <w:t>2000 bootstraps)</w:t>
      </w:r>
      <w:r w:rsidR="00FA6FCA" w:rsidRPr="00E03B11">
        <w:fldChar w:fldCharType="begin"/>
      </w:r>
      <w:ins w:id="106" w:author="My Luong Vuong" w:date="2024-05-31T16:58:00Z">
        <w:r w:rsidR="004E788E">
          <w:instrText xml:space="preserve"> ADDIN EN.CITE &lt;EndNote&gt;&lt;Cite&gt;&lt;Author&gt;Mould&lt;/Author&gt;&lt;Year&gt;2013&lt;/Year&gt;&lt;RecNum&gt;38&lt;/RecNum&gt;&lt;DisplayText&gt; [16]&lt;/DisplayText&gt;&lt;record&gt;&lt;rec-number&gt;38&lt;/rec-number&gt;&lt;foreign-keys&gt;&lt;key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instrText>
        </w:r>
      </w:ins>
      <w:del w:id="107" w:author="My Luong Vuong" w:date="2024-05-31T16:58:00Z">
        <w:r w:rsidR="00B83DFB" w:rsidDel="004E788E">
          <w:delInstrText xml:space="preserve"> ADDIN EN.CITE &lt;EndNote&gt;&lt;Cite&gt;&lt;Author&gt;Mould&lt;/Author&gt;&lt;Year&gt;2013&lt;/Year&gt;&lt;RecNum&gt;38&lt;/RecNum&gt;&lt;DisplayText&gt; [19]&lt;/DisplayText&gt;&lt;record&gt;&lt;rec-number&gt;38&lt;/rec-number&gt;&lt;foreign-keys&gt;&lt;key app="EN" db-id="xred9e5sg009pcetsepxtfs0dwxsa5rzvawx" timestamp="1683284398"&gt;38&lt;/key&gt;&lt;/foreign-keys&gt;&lt;ref-type name="Journal Article"&gt;17&lt;/ref-type&gt;&lt;contributors&gt;&lt;authors&gt;&lt;author&gt;Mould, D. R.&lt;/author&gt;&lt;author&gt;Upton, R. N.&lt;/author&gt;&lt;/authors&gt;&lt;/contributors&gt;&lt;auth-address&gt;Projections Research, Phoenixville, Pennsylvania, USA.&lt;/auth-address&gt;&lt;titles&gt;&lt;title&gt;Basic concepts in population modeling, simulation, and model-based drug development-part 2: introduction to pharmacokinetic modeling methods&lt;/title&gt;&lt;secondary-title&gt;CPT Pharmacometrics Syst Pharmacol&lt;/secondary-title&gt;&lt;/titles&gt;&lt;periodical&gt;&lt;full-title&gt;CPT Pharmacometrics Syst Pharmacol&lt;/full-title&gt;&lt;/periodical&gt;&lt;pages&gt;e38&lt;/pages&gt;&lt;volume&gt;2&lt;/volume&gt;&lt;number&gt;4&lt;/number&gt;&lt;edition&gt;20130417&lt;/edition&gt;&lt;dates&gt;&lt;year&gt;2013&lt;/year&gt;&lt;pub-dates&gt;&lt;date&gt;Apr 17&lt;/date&gt;&lt;/pub-dates&gt;&lt;/dates&gt;&lt;isbn&gt;2163-8306 (Print)&amp;#xD;2163-8306&lt;/isbn&gt;&lt;accession-num&gt;23887688&lt;/accession-num&gt;&lt;urls&gt;&lt;/urls&gt;&lt;custom2&gt;PMC3636497&lt;/custom2&gt;&lt;electronic-resource-num&gt;10.1038/psp.2013.14&lt;/electronic-resource-num&gt;&lt;remote-database-provider&gt;NLM&lt;/remote-database-provider&gt;&lt;language&gt;eng&lt;/language&gt;&lt;/record&gt;&lt;/Cite&gt;&lt;/EndNote&gt;</w:delInstrText>
        </w:r>
      </w:del>
      <w:r w:rsidR="00FA6FCA" w:rsidRPr="00E03B11">
        <w:fldChar w:fldCharType="separate"/>
      </w:r>
      <w:ins w:id="108" w:author="My Luong Vuong" w:date="2024-05-31T16:58:00Z">
        <w:r w:rsidR="004E788E">
          <w:rPr>
            <w:noProof/>
          </w:rPr>
          <w:t> [16]</w:t>
        </w:r>
      </w:ins>
      <w:del w:id="109" w:author="My Luong Vuong" w:date="2024-05-31T16:58:00Z">
        <w:r w:rsidR="00B83DFB" w:rsidDel="004E788E">
          <w:rPr>
            <w:noProof/>
          </w:rPr>
          <w:delText> [19]</w:delText>
        </w:r>
      </w:del>
      <w:r w:rsidR="00FA6FCA" w:rsidRPr="00E03B11">
        <w:fldChar w:fldCharType="end"/>
      </w:r>
      <w:r w:rsidR="00EA472F">
        <w:t>.</w:t>
      </w:r>
    </w:p>
    <w:bookmarkEnd w:id="97"/>
    <w:p w14:paraId="46A177E7" w14:textId="241D66B1" w:rsidR="005750D1" w:rsidRDefault="005750D1" w:rsidP="00593CAA">
      <w:pPr>
        <w:pStyle w:val="Heading2"/>
        <w:rPr>
          <w:rFonts w:eastAsia="Times New Roman"/>
        </w:rPr>
      </w:pPr>
      <w:r w:rsidRPr="00E03B11">
        <w:rPr>
          <w:rFonts w:eastAsia="Times New Roman"/>
        </w:rPr>
        <w:lastRenderedPageBreak/>
        <w:t>Simulations</w:t>
      </w:r>
    </w:p>
    <w:p w14:paraId="09A50DCC" w14:textId="375E2392" w:rsidR="005568F3" w:rsidRDefault="005568F3" w:rsidP="00593CAA">
      <w:pPr>
        <w:pStyle w:val="Heading3"/>
        <w:rPr>
          <w:rFonts w:eastAsia="Times New Roman"/>
        </w:rPr>
      </w:pPr>
      <w:r>
        <w:rPr>
          <w:rFonts w:eastAsia="Times New Roman"/>
        </w:rPr>
        <w:t>Dose-finding simulations</w:t>
      </w:r>
    </w:p>
    <w:p w14:paraId="16F96633" w14:textId="03C1C9CC" w:rsidR="00825986" w:rsidRPr="00344E1F" w:rsidRDefault="00825986" w:rsidP="00593CAA">
      <w:pPr>
        <w:pStyle w:val="Heading4"/>
        <w:rPr>
          <w:rFonts w:eastAsia="Times New Roman"/>
        </w:rPr>
      </w:pPr>
      <w:bookmarkStart w:id="110" w:name="_Hlk136861976"/>
      <w:r w:rsidRPr="00344E1F">
        <w:rPr>
          <w:rFonts w:eastAsia="Times New Roman"/>
        </w:rPr>
        <w:t>Selecting dosing regimens for testing</w:t>
      </w:r>
    </w:p>
    <w:p w14:paraId="41370DBA" w14:textId="1D8FB66D" w:rsidR="00653711" w:rsidRDefault="00F21274" w:rsidP="00F75B5B">
      <w:bookmarkStart w:id="111" w:name="_Hlk136861998"/>
      <w:bookmarkEnd w:id="110"/>
      <w:r w:rsidRPr="00E03B11">
        <w:t xml:space="preserve">We conducted Monte Carlo simulations using the final </w:t>
      </w:r>
      <w:proofErr w:type="spellStart"/>
      <w:r w:rsidRPr="00E03B11">
        <w:t>popPK</w:t>
      </w:r>
      <w:proofErr w:type="spellEnd"/>
      <w:r w:rsidRPr="00E03B11">
        <w:t xml:space="preserve"> model to evaluate various </w:t>
      </w:r>
      <w:r w:rsidR="00BA1161" w:rsidRPr="00E03B11">
        <w:t xml:space="preserve">fluconazole </w:t>
      </w:r>
      <w:r w:rsidRPr="00E03B11">
        <w:t xml:space="preserve">dosing regimens. These regimens were selected </w:t>
      </w:r>
      <w:r w:rsidR="00010229">
        <w:t>considering</w:t>
      </w:r>
      <w:r w:rsidRPr="00E03B11">
        <w:t xml:space="preserve"> the </w:t>
      </w:r>
      <w:commentRangeStart w:id="112"/>
      <w:ins w:id="113" w:author="Jason Roberts" w:date="2024-06-14T18:25:00Z">
        <w:r w:rsidR="00EC6EC9">
          <w:t xml:space="preserve">manufacturer </w:t>
        </w:r>
      </w:ins>
      <w:commentRangeEnd w:id="112"/>
      <w:ins w:id="114" w:author="Jason Roberts" w:date="2024-06-14T18:26:00Z">
        <w:r w:rsidR="00EC6EC9">
          <w:rPr>
            <w:rStyle w:val="CommentReference"/>
          </w:rPr>
          <w:commentReference w:id="112"/>
        </w:r>
      </w:ins>
      <w:r w:rsidRPr="00E03B11">
        <w:t>recommended standard loading and maintenance doses</w:t>
      </w:r>
      <w:r w:rsidR="006B7C8A" w:rsidRPr="00E03B11">
        <w:t xml:space="preserve"> (</w:t>
      </w:r>
      <w:r w:rsidR="00C02A77" w:rsidRPr="00E03B11">
        <w:t>800</w:t>
      </w:r>
      <w:r w:rsidR="00C02A77">
        <w:t> </w:t>
      </w:r>
      <w:r w:rsidR="006B7C8A" w:rsidRPr="00E03B11">
        <w:t>mg</w:t>
      </w:r>
      <w:r w:rsidR="00F04AA4" w:rsidRPr="00E03B11">
        <w:t xml:space="preserve"> </w:t>
      </w:r>
      <w:r w:rsidR="00C02A77">
        <w:t xml:space="preserve">on day one followed by </w:t>
      </w:r>
      <w:r w:rsidR="00C02A77" w:rsidRPr="00E03B11">
        <w:t>400</w:t>
      </w:r>
      <w:r w:rsidR="00C02A77">
        <w:t> </w:t>
      </w:r>
      <w:r w:rsidR="006B7C8A" w:rsidRPr="00E03B11">
        <w:t>mg</w:t>
      </w:r>
      <w:r w:rsidR="00F04AA4" w:rsidRPr="00E03B11">
        <w:t xml:space="preserve"> </w:t>
      </w:r>
      <w:r w:rsidR="00C02A77">
        <w:t>daily</w:t>
      </w:r>
      <w:r w:rsidR="00C02A77" w:rsidRPr="00E03B11">
        <w:t xml:space="preserve"> </w:t>
      </w:r>
      <w:r w:rsidR="00C02A77">
        <w:t>from day 2</w:t>
      </w:r>
      <w:del w:id="115" w:author="My Luong Vuong" w:date="2024-05-31T15:31:00Z">
        <w:r w:rsidR="00C02A77" w:rsidDel="004545E9">
          <w:delText xml:space="preserve"> onwards</w:delText>
        </w:r>
      </w:del>
      <w:r w:rsidR="006B7C8A" w:rsidRPr="00E03B11">
        <w:t>)</w:t>
      </w:r>
      <w:r w:rsidR="00827944" w:rsidRPr="00827944">
        <w:t xml:space="preserve"> </w:t>
      </w:r>
      <w:r w:rsidR="00C73B92">
        <w:t xml:space="preserve">as </w:t>
      </w:r>
      <w:r w:rsidR="00827944" w:rsidRPr="00827944">
        <w:t>a reference to which other regimens were compared</w:t>
      </w:r>
      <w:r w:rsidR="00EF7A15">
        <w:t xml:space="preserve">. Dose </w:t>
      </w:r>
      <w:r w:rsidR="00905EB0">
        <w:t>increments</w:t>
      </w:r>
      <w:r w:rsidR="00EF7A15">
        <w:t xml:space="preserve"> </w:t>
      </w:r>
      <w:r w:rsidR="00905EB0">
        <w:t xml:space="preserve">were </w:t>
      </w:r>
      <w:r w:rsidR="00C73B92">
        <w:t>based on</w:t>
      </w:r>
      <w:r w:rsidRPr="00E03B11">
        <w:t xml:space="preserve"> the commercially available fluconazole IV dosage forms of 200</w:t>
      </w:r>
      <w:r w:rsidR="005B428F">
        <w:t> </w:t>
      </w:r>
      <w:r w:rsidRPr="00E03B11">
        <w:t>mg and 400</w:t>
      </w:r>
      <w:r w:rsidR="005B428F">
        <w:t> </w:t>
      </w:r>
      <w:r w:rsidRPr="00E03B11">
        <w:t>mg</w:t>
      </w:r>
      <w:r w:rsidR="007A13DA">
        <w:t xml:space="preserve"> to avoid drug</w:t>
      </w:r>
      <w:r w:rsidR="005B428F">
        <w:t xml:space="preserve"> waste</w:t>
      </w:r>
      <w:r w:rsidR="00E14AD3">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E14AD3">
        <w:fldChar w:fldCharType="separate"/>
      </w:r>
      <w:r w:rsidR="001C4009">
        <w:rPr>
          <w:noProof/>
        </w:rPr>
        <w:t> [5]</w:t>
      </w:r>
      <w:r w:rsidR="00E14AD3">
        <w:fldChar w:fldCharType="end"/>
      </w:r>
      <w:r w:rsidR="00CE0F70">
        <w:t>.</w:t>
      </w:r>
      <w:r w:rsidRPr="00E03B11">
        <w:t xml:space="preserve"> </w:t>
      </w:r>
      <w:r w:rsidR="005B428F">
        <w:t xml:space="preserve">Considering a 200 mg </w:t>
      </w:r>
      <w:r w:rsidR="00F730D3">
        <w:t>increment in doses</w:t>
      </w:r>
      <w:r w:rsidRPr="00E03B11">
        <w:t xml:space="preserve">, we </w:t>
      </w:r>
      <w:r w:rsidR="005B428F">
        <w:t>evaluated</w:t>
      </w:r>
      <w:r w:rsidR="005B428F" w:rsidRPr="00E03B11">
        <w:t xml:space="preserve"> </w:t>
      </w:r>
      <w:r w:rsidRPr="00E03B11">
        <w:t>six</w:t>
      </w:r>
      <w:r w:rsidR="001B09A3">
        <w:t xml:space="preserve"> loading dose</w:t>
      </w:r>
      <w:r w:rsidR="001B09A3" w:rsidRPr="00E03B11">
        <w:t>s</w:t>
      </w:r>
      <w:r w:rsidRPr="00E03B11">
        <w:t xml:space="preserve"> ranging from 800</w:t>
      </w:r>
      <w:r w:rsidR="005B428F">
        <w:t> </w:t>
      </w:r>
      <w:r w:rsidRPr="00E03B11">
        <w:t>mg to 1800</w:t>
      </w:r>
      <w:r w:rsidR="005B428F">
        <w:t> </w:t>
      </w:r>
      <w:r w:rsidRPr="00E03B11">
        <w:t>mg</w:t>
      </w:r>
      <w:r w:rsidR="004A5C49" w:rsidRPr="00E03B11">
        <w:t xml:space="preserve"> </w:t>
      </w:r>
      <w:r w:rsidR="00672E2F">
        <w:t xml:space="preserve">on day </w:t>
      </w:r>
      <w:r w:rsidR="00FA6F56">
        <w:t>1</w:t>
      </w:r>
      <w:r w:rsidR="00FA6F56" w:rsidRPr="00E03B11">
        <w:t xml:space="preserve"> </w:t>
      </w:r>
      <w:r w:rsidRPr="00E03B11">
        <w:t xml:space="preserve">and three </w:t>
      </w:r>
      <w:r w:rsidR="00C2694C">
        <w:t>maintenance dose</w:t>
      </w:r>
      <w:r w:rsidR="00C2694C" w:rsidRPr="00E03B11">
        <w:t>s</w:t>
      </w:r>
      <w:r w:rsidRPr="00E03B11">
        <w:t xml:space="preserve"> ranging from 400</w:t>
      </w:r>
      <w:r w:rsidR="005B428F">
        <w:t> </w:t>
      </w:r>
      <w:r w:rsidRPr="00E03B11">
        <w:t>mg to 800</w:t>
      </w:r>
      <w:r w:rsidR="005B428F">
        <w:t> </w:t>
      </w:r>
      <w:r w:rsidRPr="00E03B11">
        <w:t>mg</w:t>
      </w:r>
      <w:r w:rsidR="00FE0AB5" w:rsidRPr="00E03B11">
        <w:t xml:space="preserve"> daily</w:t>
      </w:r>
      <w:r w:rsidRPr="00E03B11">
        <w:t>.</w:t>
      </w:r>
      <w:r w:rsidR="00CC15F4">
        <w:t xml:space="preserve"> </w:t>
      </w:r>
      <w:r w:rsidR="00672E2F">
        <w:t>W</w:t>
      </w:r>
      <w:r w:rsidR="00CC15F4">
        <w:t xml:space="preserve">e also tested </w:t>
      </w:r>
      <w:r w:rsidR="00672E2F">
        <w:t xml:space="preserve">total body </w:t>
      </w:r>
      <w:r w:rsidR="00F75B5B">
        <w:t xml:space="preserve">weight-based dosing (12 mg/kg </w:t>
      </w:r>
      <w:r w:rsidR="00672E2F">
        <w:t>on day 1, followed by</w:t>
      </w:r>
      <w:r w:rsidR="00F75B5B">
        <w:t xml:space="preserve"> 6 mg/kg</w:t>
      </w:r>
      <w:r w:rsidR="00672E2F">
        <w:t xml:space="preserve"> daily</w:t>
      </w:r>
      <w:r w:rsidR="00F75B5B">
        <w:t>)</w:t>
      </w:r>
      <w:r w:rsidR="002D364A">
        <w:t>,</w:t>
      </w:r>
      <w:r w:rsidR="007C763F">
        <w:t xml:space="preserve"> which </w:t>
      </w:r>
      <w:r w:rsidR="00D86948">
        <w:t>was suggested in a previous study</w:t>
      </w:r>
      <w:del w:id="116" w:author="My Luong Vuong" w:date="2024-05-31T13:50:00Z">
        <w:r w:rsidR="00604605" w:rsidDel="00EE100E">
          <w:delText xml:space="preserve"> </w:delText>
        </w:r>
      </w:del>
      <w:r w:rsidR="00184089">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184089">
        <w:fldChar w:fldCharType="separate"/>
      </w:r>
      <w:r w:rsidR="00B83DFB">
        <w:rPr>
          <w:noProof/>
        </w:rPr>
        <w:t> [15]</w:t>
      </w:r>
      <w:r w:rsidR="00184089">
        <w:fldChar w:fldCharType="end"/>
      </w:r>
      <w:r w:rsidR="00B25A1F">
        <w:t>.</w:t>
      </w:r>
    </w:p>
    <w:p w14:paraId="37A44674" w14:textId="30C6C6EB" w:rsidR="00B15FE6" w:rsidRPr="00CA5A80" w:rsidRDefault="00B15FE6" w:rsidP="00593CAA">
      <w:pPr>
        <w:pStyle w:val="Heading4"/>
        <w:rPr>
          <w:rFonts w:eastAsia="Times New Roman"/>
        </w:rPr>
      </w:pPr>
      <w:r w:rsidRPr="00CA5A80">
        <w:rPr>
          <w:rFonts w:eastAsia="Times New Roman"/>
        </w:rPr>
        <w:t>Creating virtual patient datasets</w:t>
      </w:r>
    </w:p>
    <w:p w14:paraId="1BA5833F" w14:textId="220D4C81" w:rsidR="004E3110" w:rsidRDefault="00DA5903" w:rsidP="00593CAA">
      <w:r w:rsidRPr="00DA5903">
        <w:t xml:space="preserve">Virtual patients were defined exclusively by the covariates retained in the final </w:t>
      </w:r>
      <w:proofErr w:type="spellStart"/>
      <w:r w:rsidRPr="00DA5903">
        <w:t>popPK</w:t>
      </w:r>
      <w:proofErr w:type="spellEnd"/>
      <w:r w:rsidRPr="00DA5903">
        <w:t xml:space="preserve"> model</w:t>
      </w:r>
      <w:r w:rsidR="008A1FC4">
        <w:t xml:space="preserve"> (</w:t>
      </w:r>
      <w:r w:rsidR="008A1FC4" w:rsidRPr="0076151A">
        <w:rPr>
          <w:b/>
          <w:bCs/>
        </w:rPr>
        <w:t>Supplementary Table</w:t>
      </w:r>
      <w:r w:rsidR="008A1FC4">
        <w:t>)</w:t>
      </w:r>
      <w:r w:rsidRPr="00DA5903">
        <w:t>. Correlation between the covariates was maintained similar</w:t>
      </w:r>
      <w:ins w:id="117" w:author="My Luong Vuong" w:date="2024-05-30T16:12:00Z">
        <w:r w:rsidR="005D77E1">
          <w:t>ly</w:t>
        </w:r>
      </w:ins>
      <w:r w:rsidRPr="00DA5903">
        <w:t xml:space="preserve"> </w:t>
      </w:r>
      <w:del w:id="118" w:author="My Luong Vuong" w:date="2024-05-30T16:12:00Z">
        <w:r w:rsidRPr="00DA5903" w:rsidDel="005D77E1">
          <w:delText xml:space="preserve">as </w:delText>
        </w:r>
      </w:del>
      <w:ins w:id="119" w:author="My Luong Vuong" w:date="2024-05-30T16:12:00Z">
        <w:r w:rsidR="005D77E1">
          <w:t>to that</w:t>
        </w:r>
        <w:r w:rsidR="005D77E1" w:rsidRPr="00DA5903">
          <w:t xml:space="preserve"> </w:t>
        </w:r>
      </w:ins>
      <w:r w:rsidRPr="00DA5903">
        <w:t xml:space="preserve">in the </w:t>
      </w:r>
      <w:ins w:id="120" w:author="My Luong Vuong" w:date="2024-05-30T15:40:00Z">
        <w:r w:rsidR="00971651">
          <w:t xml:space="preserve">aggregated </w:t>
        </w:r>
      </w:ins>
      <w:r w:rsidR="00D80923">
        <w:t xml:space="preserve">original </w:t>
      </w:r>
      <w:del w:id="121" w:author="My Luong Vuong" w:date="2024-05-31T15:33:00Z">
        <w:r w:rsidR="00D80923" w:rsidDel="000E7CC4">
          <w:delText>modelling</w:delText>
        </w:r>
        <w:r w:rsidRPr="00DA5903" w:rsidDel="000E7CC4">
          <w:delText xml:space="preserve"> </w:delText>
        </w:r>
      </w:del>
      <w:r w:rsidRPr="00DA5903">
        <w:t>dataset. A total of 1000 simulations were performed per virtual patient.</w:t>
      </w:r>
    </w:p>
    <w:p w14:paraId="69A9B794" w14:textId="5D6AD1A4" w:rsidR="00F74989" w:rsidRPr="00CA5A80" w:rsidRDefault="00F74989" w:rsidP="00593CAA">
      <w:pPr>
        <w:pStyle w:val="Heading4"/>
        <w:rPr>
          <w:rFonts w:eastAsia="Times New Roman"/>
        </w:rPr>
      </w:pPr>
      <w:bookmarkStart w:id="122" w:name="_Hlk136862017"/>
      <w:bookmarkEnd w:id="111"/>
      <w:r w:rsidRPr="00CA5A80">
        <w:rPr>
          <w:rFonts w:eastAsia="Times New Roman"/>
        </w:rPr>
        <w:t>Criteria for evaluating dosing regimens</w:t>
      </w:r>
    </w:p>
    <w:p w14:paraId="7218710E" w14:textId="1F4FA2A4" w:rsidR="005E3036" w:rsidRDefault="006E430D" w:rsidP="00593CAA">
      <w:commentRangeStart w:id="123"/>
      <w:commentRangeStart w:id="124"/>
      <w:r w:rsidRPr="006E430D">
        <w:t xml:space="preserve">A dosing regimen was considered </w:t>
      </w:r>
      <w:del w:id="125" w:author="Jason Roberts" w:date="2024-06-14T18:27:00Z">
        <w:r w:rsidRPr="006E430D" w:rsidDel="00EC6EC9">
          <w:delText>inclusive</w:delText>
        </w:r>
        <w:r w:rsidR="00727D7B" w:rsidDel="00EC6EC9">
          <w:delText xml:space="preserve"> </w:delText>
        </w:r>
      </w:del>
      <w:ins w:id="126" w:author="Jason Roberts" w:date="2024-06-14T18:27:00Z">
        <w:r w:rsidR="00EC6EC9">
          <w:t xml:space="preserve">acceptable </w:t>
        </w:r>
      </w:ins>
      <w:r w:rsidRPr="006E430D">
        <w:t xml:space="preserve">if it </w:t>
      </w:r>
      <w:del w:id="127" w:author="Jason Roberts" w:date="2024-06-14T18:28:00Z">
        <w:r w:rsidRPr="006E430D" w:rsidDel="00EC6EC9">
          <w:delText>resulted in</w:delText>
        </w:r>
      </w:del>
      <w:ins w:id="128" w:author="My Luong Vuong" w:date="2024-05-31T15:33:00Z">
        <w:del w:id="129" w:author="Jason Roberts" w:date="2024-06-14T18:28:00Z">
          <w:r w:rsidR="00674F0A" w:rsidDel="00EC6EC9">
            <w:delText xml:space="preserve"> a</w:delText>
          </w:r>
        </w:del>
      </w:ins>
      <w:del w:id="130" w:author="Jason Roberts" w:date="2024-06-14T18:28:00Z">
        <w:r w:rsidRPr="006E430D" w:rsidDel="00EC6EC9">
          <w:delText xml:space="preserve"> clinically acceptable</w:delText>
        </w:r>
      </w:del>
      <w:ins w:id="131" w:author="Jason Roberts" w:date="2024-06-14T18:28:00Z">
        <w:r w:rsidR="00EC6EC9">
          <w:t>achieved a 90%</w:t>
        </w:r>
      </w:ins>
      <w:r w:rsidRPr="006E430D">
        <w:t xml:space="preserve"> </w:t>
      </w:r>
      <w:del w:id="132" w:author="Jason Roberts" w:date="2024-06-14T18:28:00Z">
        <w:r w:rsidR="004C767F" w:rsidDel="00EC6EC9">
          <w:delText xml:space="preserve">PKPD </w:delText>
        </w:r>
      </w:del>
      <w:r w:rsidR="00224ABE">
        <w:t>probability of target attainment (</w:t>
      </w:r>
      <w:r w:rsidR="00224ABE" w:rsidRPr="00E03B11">
        <w:t>PTA</w:t>
      </w:r>
      <w:r w:rsidR="00224ABE">
        <w:t>)</w:t>
      </w:r>
      <w:ins w:id="133" w:author="My Luong Vuong" w:date="2024-05-30T16:14:00Z">
        <w:del w:id="134" w:author="Jason Roberts" w:date="2024-06-14T18:28:00Z">
          <w:r w:rsidR="005E7CB5" w:rsidDel="00EC6EC9">
            <w:delText xml:space="preserve"> </w:delText>
          </w:r>
        </w:del>
      </w:ins>
      <w:ins w:id="135" w:author="Jason Roberts" w:date="2024-06-14T18:28:00Z">
        <w:r w:rsidR="00EC6EC9">
          <w:t xml:space="preserve"> across the population</w:t>
        </w:r>
      </w:ins>
      <w:del w:id="136" w:author="Jason Roberts" w:date="2024-06-14T18:28:00Z">
        <w:r w:rsidR="00742C88" w:rsidDel="00EC6EC9">
          <w:delText xml:space="preserve">for every virtual patient, irrespective of their </w:delText>
        </w:r>
        <w:r w:rsidR="00547597" w:rsidDel="00EC6EC9">
          <w:delText>place in the population distribution of covariate</w:delText>
        </w:r>
      </w:del>
      <w:del w:id="137" w:author="Jason Roberts" w:date="2024-06-14T18:29:00Z">
        <w:r w:rsidRPr="006E430D" w:rsidDel="00EC6EC9">
          <w:delText>.</w:delText>
        </w:r>
        <w:r w:rsidR="00766900" w:rsidDel="00EC6EC9">
          <w:delText xml:space="preserve"> </w:delText>
        </w:r>
        <w:r w:rsidR="00093820" w:rsidRPr="00E03B11" w:rsidDel="00EC6EC9">
          <w:delText xml:space="preserve">A </w:delText>
        </w:r>
        <w:r w:rsidR="00BB7FA2" w:rsidDel="00EC6EC9">
          <w:delText>PTA</w:delText>
        </w:r>
        <w:r w:rsidR="00093820" w:rsidRPr="00E03B11" w:rsidDel="00EC6EC9">
          <w:delText xml:space="preserve"> of ≥90% was considered clinically acceptable, as suggested by the European Medicines Agency</w:delText>
        </w:r>
      </w:del>
      <w:r w:rsidR="00093820" w:rsidRPr="00B06240">
        <w:fldChar w:fldCharType="begin"/>
      </w:r>
      <w:ins w:id="138" w:author="My Luong Vuong" w:date="2024-05-31T16:58:00Z">
        <w:r w:rsidR="004E788E">
          <w:instrText xml:space="preserve"> ADDIN EN.CITE &lt;EndNote&gt;&lt;Cite&gt;&lt;Author&gt;Committee for Medicinal Products for Human Use (CHMP)&lt;/Author&gt;&lt;Year&gt;2016&lt;/Year&gt;&lt;RecNum&gt;32&lt;/RecNum&gt;&lt;DisplayText&gt; [21]&lt;/DisplayText&gt;&lt;record&gt;&lt;rec-number&gt;32&lt;/rec-number&gt;&lt;foreign-keys&gt;&lt;key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instrText>
        </w:r>
      </w:ins>
      <w:del w:id="139" w:author="My Luong Vuong" w:date="2024-05-31T16:58:00Z">
        <w:r w:rsidR="005A3D30" w:rsidDel="004E788E">
          <w:delInstrText xml:space="preserve"> ADDIN EN.CITE &lt;EndNote&gt;&lt;Cite&gt;&lt;Author&gt;Committee for Medicinal Products for Human Use (CHMP)&lt;/Author&gt;&lt;Year&gt;2016&lt;/Year&gt;&lt;RecNum&gt;32&lt;/RecNum&gt;&lt;DisplayText&gt; [22]&lt;/DisplayText&gt;&lt;record&gt;&lt;rec-number&gt;32&lt;/rec-number&gt;&lt;foreign-keys&gt;&lt;key app="EN" db-id="xred9e5sg009pcetsepxtfs0dwxsa5rzvawx" timestamp="1682841833"&gt;32&lt;/key&gt;&lt;/foreign-keys&gt;&lt;ref-type name="Generic"&gt;13&lt;/ref-type&gt;&lt;contributors&gt;&lt;authors&gt;&lt;author&gt;Committee for Medicinal Products for Human Use (CHMP), European Medicines Agency&lt;/author&gt;&lt;/authors&gt;&lt;/contributors&gt;&lt;titles&gt;&lt;title&gt;Guideline on the use of pharmacokinetics and pharmacodynamics in the development of antimicrobial medicinal products&lt;/title&gt;&lt;/titles&gt;&lt;dates&gt;&lt;year&gt;2016&lt;/year&gt;&lt;/dates&gt;&lt;pub-location&gt;United Kingdom&lt;/pub-location&gt;&lt;publisher&gt;European Medicines Agency&lt;/publisher&gt;&lt;isbn&gt;EMA/CHMP/594085/2015&lt;/isbn&gt;&lt;urls&gt;&lt;/urls&gt;&lt;/record&gt;&lt;/Cite&gt;&lt;/EndNote&gt;</w:delInstrText>
        </w:r>
      </w:del>
      <w:r w:rsidR="00093820" w:rsidRPr="00B06240">
        <w:fldChar w:fldCharType="separate"/>
      </w:r>
      <w:ins w:id="140" w:author="My Luong Vuong" w:date="2024-05-31T16:58:00Z">
        <w:r w:rsidR="004E788E">
          <w:rPr>
            <w:noProof/>
          </w:rPr>
          <w:t> [21]</w:t>
        </w:r>
      </w:ins>
      <w:del w:id="141" w:author="My Luong Vuong" w:date="2024-05-31T16:58:00Z">
        <w:r w:rsidR="005A3D30" w:rsidDel="004E788E">
          <w:rPr>
            <w:noProof/>
          </w:rPr>
          <w:delText> [22]</w:delText>
        </w:r>
      </w:del>
      <w:r w:rsidR="00093820" w:rsidRPr="00B06240">
        <w:fldChar w:fldCharType="end"/>
      </w:r>
      <w:commentRangeEnd w:id="123"/>
      <w:r w:rsidR="00EC6EC9">
        <w:rPr>
          <w:rStyle w:val="CommentReference"/>
        </w:rPr>
        <w:commentReference w:id="123"/>
      </w:r>
      <w:commentRangeEnd w:id="124"/>
      <w:r w:rsidR="00EC6EC9">
        <w:rPr>
          <w:rStyle w:val="CommentReference"/>
        </w:rPr>
        <w:commentReference w:id="124"/>
      </w:r>
      <w:r w:rsidR="00093820">
        <w:t>.</w:t>
      </w:r>
      <w:r w:rsidR="000B0EF4">
        <w:t xml:space="preserve"> </w:t>
      </w:r>
      <w:r w:rsidR="00550077">
        <w:t xml:space="preserve">The </w:t>
      </w:r>
      <w:r w:rsidR="009C0588">
        <w:t>ad</w:t>
      </w:r>
      <w:r w:rsidR="003900CA">
        <w:t>equacy of the</w:t>
      </w:r>
      <w:r w:rsidR="00986C44">
        <w:t xml:space="preserve"> </w:t>
      </w:r>
      <w:r w:rsidR="004156A5" w:rsidRPr="004156A5">
        <w:t>loading dose</w:t>
      </w:r>
      <w:r w:rsidR="004156A5" w:rsidRPr="004156A5" w:rsidDel="004156A5">
        <w:t xml:space="preserve"> </w:t>
      </w:r>
      <w:r w:rsidR="002702BD">
        <w:t>was evaluated</w:t>
      </w:r>
      <w:r w:rsidR="003900CA">
        <w:t xml:space="preserve"> via</w:t>
      </w:r>
      <w:r w:rsidR="004036F4">
        <w:t xml:space="preserve"> </w:t>
      </w:r>
      <w:r w:rsidR="00DE677E">
        <w:t xml:space="preserve">the </w:t>
      </w:r>
      <w:r w:rsidR="003003EA">
        <w:t>PTA 24</w:t>
      </w:r>
      <w:r w:rsidR="00ED7489">
        <w:t> hours</w:t>
      </w:r>
      <w:r w:rsidR="005E3036">
        <w:t xml:space="preserve"> </w:t>
      </w:r>
      <w:r w:rsidR="00ED7489">
        <w:t>after</w:t>
      </w:r>
      <w:r w:rsidR="002702BD">
        <w:t xml:space="preserve"> its</w:t>
      </w:r>
      <w:r w:rsidR="00ED7489">
        <w:t xml:space="preserve"> administration</w:t>
      </w:r>
      <w:r w:rsidR="00B13F36">
        <w:t xml:space="preserve"> (day 1)</w:t>
      </w:r>
      <w:r w:rsidR="00766900" w:rsidRPr="00766900">
        <w:t xml:space="preserve">. </w:t>
      </w:r>
      <w:r w:rsidR="00C95976">
        <w:t>Similarly, the a</w:t>
      </w:r>
      <w:r w:rsidR="00C95976" w:rsidRPr="00766900">
        <w:t xml:space="preserve">dequacy </w:t>
      </w:r>
      <w:r w:rsidR="00766900" w:rsidRPr="00766900">
        <w:t xml:space="preserve">of the </w:t>
      </w:r>
      <w:r w:rsidR="00EF3394" w:rsidRPr="00EF3394">
        <w:t>maintenance dose</w:t>
      </w:r>
      <w:r w:rsidR="00EF3394" w:rsidRPr="00EF3394" w:rsidDel="00EF3394">
        <w:t xml:space="preserve"> </w:t>
      </w:r>
      <w:r w:rsidR="00766900" w:rsidRPr="00766900">
        <w:t xml:space="preserve">was </w:t>
      </w:r>
      <w:r w:rsidR="002702BD">
        <w:t>evaluated</w:t>
      </w:r>
      <w:r w:rsidR="00A22D8A">
        <w:t xml:space="preserve"> via the PTA</w:t>
      </w:r>
      <w:r w:rsidR="00766900" w:rsidRPr="00766900">
        <w:t xml:space="preserve"> </w:t>
      </w:r>
      <w:r w:rsidR="00762D75">
        <w:t>on</w:t>
      </w:r>
      <w:r w:rsidR="00DA76A3">
        <w:t xml:space="preserve"> </w:t>
      </w:r>
      <w:r w:rsidR="005E3036">
        <w:t>day </w:t>
      </w:r>
      <w:r w:rsidR="00766900" w:rsidRPr="00766900">
        <w:t>14</w:t>
      </w:r>
      <w:r w:rsidR="005E3036">
        <w:t> </w:t>
      </w:r>
      <w:r w:rsidR="00766900" w:rsidRPr="00766900">
        <w:t>[9].</w:t>
      </w:r>
      <w:r w:rsidR="005C7B43">
        <w:t xml:space="preserve"> </w:t>
      </w:r>
      <w:r w:rsidR="000E09CC">
        <w:t>The</w:t>
      </w:r>
      <w:r w:rsidR="00B8774E">
        <w:t xml:space="preserve"> </w:t>
      </w:r>
      <w:r w:rsidR="00116703">
        <w:t xml:space="preserve">sufficiency of the resulting </w:t>
      </w:r>
      <w:r w:rsidR="00286954">
        <w:t>dosing regimen</w:t>
      </w:r>
      <w:r w:rsidR="0087369C">
        <w:t xml:space="preserve"> throughout </w:t>
      </w:r>
      <w:r w:rsidR="00094ABB">
        <w:t>the</w:t>
      </w:r>
      <w:r w:rsidR="00284B70">
        <w:t xml:space="preserve"> entire</w:t>
      </w:r>
      <w:r w:rsidR="00094ABB">
        <w:t xml:space="preserve"> 2-week treatment period</w:t>
      </w:r>
      <w:r w:rsidR="00286954">
        <w:t xml:space="preserve"> </w:t>
      </w:r>
      <w:r w:rsidR="0087369C">
        <w:t>was then confirmed via its PTA on day</w:t>
      </w:r>
      <w:r w:rsidR="00B13F36">
        <w:t>s</w:t>
      </w:r>
      <w:r w:rsidR="0071515A">
        <w:t xml:space="preserve"> 2 and 7.</w:t>
      </w:r>
    </w:p>
    <w:p w14:paraId="69454632" w14:textId="6D756152" w:rsidR="007E3AB8" w:rsidRDefault="00EB4685" w:rsidP="007E3AB8">
      <w:r w:rsidRPr="00E03B11">
        <w:t xml:space="preserve">The </w:t>
      </w:r>
      <w:r w:rsidR="00D47329">
        <w:t xml:space="preserve">fluconazole </w:t>
      </w:r>
      <w:r w:rsidR="004B596A" w:rsidRPr="00E03B11">
        <w:t>AUC</w:t>
      </w:r>
      <w:r w:rsidR="004B596A" w:rsidRPr="00E03B11">
        <w:rPr>
          <w:vertAlign w:val="subscript"/>
        </w:rPr>
        <w:t>0-24</w:t>
      </w:r>
      <w:r w:rsidR="00137C30">
        <w:rPr>
          <w:vertAlign w:val="subscript"/>
        </w:rPr>
        <w:t xml:space="preserve"> </w:t>
      </w:r>
      <w:r w:rsidR="00671D20">
        <w:t>w</w:t>
      </w:r>
      <w:r w:rsidR="00D47329">
        <w:t>as</w:t>
      </w:r>
      <w:r w:rsidR="004B596A" w:rsidRPr="00E03B11">
        <w:t xml:space="preserve"> calculated</w:t>
      </w:r>
      <w:r w:rsidR="00B13F36">
        <w:t xml:space="preserve"> daily</w:t>
      </w:r>
      <w:r w:rsidR="004B596A" w:rsidRPr="00E03B11">
        <w:t xml:space="preserve"> </w:t>
      </w:r>
      <w:r w:rsidR="00D47329">
        <w:t>by</w:t>
      </w:r>
      <w:r w:rsidR="004B596A" w:rsidRPr="00E03B11">
        <w:t xml:space="preserve"> integrat</w:t>
      </w:r>
      <w:r w:rsidR="00D47329">
        <w:t>ing</w:t>
      </w:r>
      <w:r w:rsidR="004B596A" w:rsidRPr="00E03B11">
        <w:t xml:space="preserve"> the individually predicted </w:t>
      </w:r>
      <w:r w:rsidR="00520581">
        <w:t xml:space="preserve">total fluconazole </w:t>
      </w:r>
      <w:r w:rsidR="004B596A" w:rsidRPr="00E03B11">
        <w:t>concentration</w:t>
      </w:r>
      <w:r w:rsidR="00520581">
        <w:t>s</w:t>
      </w:r>
      <w:r w:rsidR="004B596A" w:rsidRPr="00E03B11">
        <w:t xml:space="preserve"> over </w:t>
      </w:r>
      <w:r w:rsidR="003E595D">
        <w:t xml:space="preserve">the dosing interval </w:t>
      </w:r>
      <w:r w:rsidR="00D47329">
        <w:t xml:space="preserve">using the </w:t>
      </w:r>
      <w:proofErr w:type="spellStart"/>
      <w:r w:rsidR="00D47329">
        <w:t>popPK</w:t>
      </w:r>
      <w:proofErr w:type="spellEnd"/>
      <w:r w:rsidR="00D47329">
        <w:t xml:space="preserve"> model</w:t>
      </w:r>
      <w:r w:rsidR="004B596A" w:rsidRPr="00E03B11">
        <w:t>.</w:t>
      </w:r>
      <w:r w:rsidR="00785566">
        <w:t xml:space="preserve"> </w:t>
      </w:r>
      <w:r w:rsidR="00610131">
        <w:t xml:space="preserve">A </w:t>
      </w:r>
      <w:r w:rsidR="00610131" w:rsidRPr="00E03B11">
        <w:t>fluconazole</w:t>
      </w:r>
      <w:r w:rsidR="00610131">
        <w:t xml:space="preserve"> unbound</w:t>
      </w:r>
      <w:r w:rsidR="00610131" w:rsidRPr="00E03B11">
        <w:t xml:space="preserve"> fraction of 89%</w:t>
      </w:r>
      <w:r w:rsidR="00610131">
        <w:t xml:space="preserve"> was </w:t>
      </w:r>
      <w:del w:id="142" w:author="Jason Roberts" w:date="2024-06-14T18:30:00Z">
        <w:r w:rsidR="00610131" w:rsidDel="00EC6EC9">
          <w:delText xml:space="preserve">considered </w:delText>
        </w:r>
      </w:del>
      <w:ins w:id="143" w:author="Jason Roberts" w:date="2024-06-14T18:30:00Z">
        <w:r w:rsidR="00EC6EC9">
          <w:t xml:space="preserve">used </w:t>
        </w:r>
      </w:ins>
      <w:r w:rsidR="00610131">
        <w:t xml:space="preserve">to calculate the corresponding </w:t>
      </w:r>
      <w:r w:rsidR="00610131" w:rsidRPr="00435B75">
        <w:rPr>
          <w:i/>
          <w:iCs/>
        </w:rPr>
        <w:t>f</w:t>
      </w:r>
      <w:r w:rsidR="00610131" w:rsidRPr="00E03B11">
        <w:t>AUC</w:t>
      </w:r>
      <w:r w:rsidR="00610131" w:rsidRPr="00E03B11">
        <w:rPr>
          <w:vertAlign w:val="subscript"/>
        </w:rPr>
        <w:t>0-24</w:t>
      </w:r>
      <w:r w:rsidR="00610131" w:rsidRPr="00E03B11">
        <w:fldChar w:fldCharType="begin"/>
      </w:r>
      <w:r w:rsidR="001C4009">
        <w:instrText xml:space="preserve"> ADDIN EN.CITE &lt;EndNote&gt;&lt;Cite&gt;&lt;Author&gt;Pfizer&lt;/Author&gt;&lt;Year&gt;2012&lt;/Year&gt;&lt;RecNum&gt;13&lt;/RecNum&gt;&lt;DisplayText&gt; [5]&lt;/DisplayText&gt;&lt;record&gt;&lt;rec-number&gt;13&lt;/rec-number&gt;&lt;foreign-keys&gt;&lt;key app="EN" db-id="xred9e5sg009pcetsepxtfs0dwxsa5rzvawx" timestamp="1682601068"&gt;13&lt;/key&gt;&lt;/foreign-keys&gt;&lt;ref-type name="Journal Article"&gt;17&lt;/ref-type&gt;&lt;contributors&gt;&lt;authors&gt;&lt;author&gt;Pfizer &lt;/author&gt;&lt;/authors&gt;&lt;/contributors&gt;&lt;titles&gt;&lt;title&gt;Summary of Product Characteristics (SmPC) Diflucan&lt;/title&gt;&lt;secondary-title&gt;Summary of Product Characteristics (SmPC) Diflucan&lt;/secondary-title&gt;&lt;/titles&gt;&lt;periodical&gt;&lt;full-title&gt;Summary of Product Characteristics (SmPC) Diflucan&lt;/full-title&gt;&lt;/periodical&gt;&lt;dates&gt;&lt;year&gt;2012&lt;/year&gt;&lt;/dates&gt;&lt;urls&gt;&lt;/urls&gt;&lt;/record&gt;&lt;/Cite&gt;&lt;/EndNote&gt;</w:instrText>
      </w:r>
      <w:r w:rsidR="00610131" w:rsidRPr="00E03B11">
        <w:fldChar w:fldCharType="separate"/>
      </w:r>
      <w:r w:rsidR="001C4009">
        <w:rPr>
          <w:noProof/>
        </w:rPr>
        <w:t> [5]</w:t>
      </w:r>
      <w:r w:rsidR="00610131" w:rsidRPr="00E03B11">
        <w:fldChar w:fldCharType="end"/>
      </w:r>
      <w:r w:rsidR="00610131">
        <w:t xml:space="preserve">. </w:t>
      </w:r>
      <w:r w:rsidR="004F6CBB" w:rsidRPr="00E03B11">
        <w:t>A</w:t>
      </w:r>
      <w:r w:rsidR="00610131">
        <w:t>n</w:t>
      </w:r>
      <w:r w:rsidR="004F6CBB" w:rsidRPr="00E03B11">
        <w:t xml:space="preserve"> </w:t>
      </w:r>
      <w:r w:rsidR="004F6CBB" w:rsidRPr="00435B75">
        <w:rPr>
          <w:i/>
          <w:iCs/>
        </w:rPr>
        <w:t>f</w:t>
      </w:r>
      <w:r w:rsidR="004F6CBB" w:rsidRPr="00E03B11">
        <w:t>AUC</w:t>
      </w:r>
      <w:r w:rsidR="004F6CBB" w:rsidRPr="00E03B11">
        <w:rPr>
          <w:vertAlign w:val="subscript"/>
        </w:rPr>
        <w:t>0-24</w:t>
      </w:r>
      <w:r w:rsidR="004F6CBB" w:rsidRPr="00E03B11">
        <w:t xml:space="preserve"> of 200</w:t>
      </w:r>
      <w:r w:rsidR="00D47329">
        <w:t> </w:t>
      </w:r>
      <w:proofErr w:type="spellStart"/>
      <w:r w:rsidR="004F6CBB" w:rsidRPr="00E03B11">
        <w:t>mg</w:t>
      </w:r>
      <w:r w:rsidR="00D313FF">
        <w:t>×</w:t>
      </w:r>
      <w:r w:rsidR="004F6CBB" w:rsidRPr="00E03B11">
        <w:t>h</w:t>
      </w:r>
      <w:proofErr w:type="spellEnd"/>
      <w:r w:rsidR="004F6CBB" w:rsidRPr="00E03B11">
        <w:t xml:space="preserve">/L was </w:t>
      </w:r>
      <w:r w:rsidR="00610131">
        <w:t>set</w:t>
      </w:r>
      <w:r w:rsidR="00610131" w:rsidRPr="00E03B11">
        <w:t xml:space="preserve"> </w:t>
      </w:r>
      <w:r w:rsidR="004F6CBB" w:rsidRPr="00E03B11">
        <w:t>as the optimal PKPD target</w:t>
      </w:r>
      <w:r w:rsidR="00001CFF">
        <w:t xml:space="preserve">, taking into account the non-species specific susceptibility breakpoint </w:t>
      </w:r>
      <w:r w:rsidR="00610131">
        <w:t>of</w:t>
      </w:r>
      <w:r w:rsidR="00001CFF">
        <w:t xml:space="preserve"> 2</w:t>
      </w:r>
      <w:r w:rsidR="00610131">
        <w:t> </w:t>
      </w:r>
      <w:r w:rsidR="00001CFF">
        <w:t>mg/L</w:t>
      </w:r>
      <w:r w:rsidR="00C36D63">
        <w:fldChar w:fldCharType="begin"/>
      </w:r>
      <w:r w:rsidR="00B83DFB">
        <w:instrText xml:space="preserve"> ADDIN EN.CITE &lt;EndNote&gt;&lt;Cite&gt;&lt;Year&gt;2020&lt;/Year&gt;&lt;RecNum&gt;17&lt;/RecNum&gt;&lt;DisplayText&gt;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C36D63">
        <w:fldChar w:fldCharType="separate"/>
      </w:r>
      <w:r w:rsidR="00B83DFB">
        <w:rPr>
          <w:noProof/>
        </w:rPr>
        <w:t> [8]</w:t>
      </w:r>
      <w:r w:rsidR="00C36D63">
        <w:fldChar w:fldCharType="end"/>
      </w:r>
      <w:r w:rsidR="00610131">
        <w:t>.</w:t>
      </w:r>
      <w:r w:rsidR="00935686">
        <w:t xml:space="preserve"> In</w:t>
      </w:r>
      <w:r w:rsidR="00D803BD">
        <w:t xml:space="preserve"> addition, an</w:t>
      </w:r>
      <w:r w:rsidR="00D803BD" w:rsidRPr="00E03B11">
        <w:t xml:space="preserve"> </w:t>
      </w:r>
      <w:r w:rsidR="00D803BD" w:rsidRPr="00435B75">
        <w:rPr>
          <w:i/>
          <w:iCs/>
        </w:rPr>
        <w:t>f</w:t>
      </w:r>
      <w:r w:rsidR="00D803BD" w:rsidRPr="00E03B11">
        <w:t>AUC</w:t>
      </w:r>
      <w:r w:rsidR="00D803BD" w:rsidRPr="00E03B11">
        <w:rPr>
          <w:vertAlign w:val="subscript"/>
        </w:rPr>
        <w:t>0-24</w:t>
      </w:r>
      <w:r w:rsidR="00D803BD" w:rsidRPr="00E03B11">
        <w:t xml:space="preserve"> of </w:t>
      </w:r>
      <w:r w:rsidR="00D803BD">
        <w:t>4</w:t>
      </w:r>
      <w:r w:rsidR="00D803BD" w:rsidRPr="00E03B11">
        <w:t>00</w:t>
      </w:r>
      <w:r w:rsidR="00D803BD">
        <w:t> </w:t>
      </w:r>
      <w:proofErr w:type="spellStart"/>
      <w:r w:rsidR="00D803BD" w:rsidRPr="00E03B11">
        <w:t>mg</w:t>
      </w:r>
      <w:r w:rsidR="00493409">
        <w:t>×</w:t>
      </w:r>
      <w:r w:rsidR="00D803BD" w:rsidRPr="00E03B11">
        <w:t>h</w:t>
      </w:r>
      <w:proofErr w:type="spellEnd"/>
      <w:r w:rsidR="00D803BD" w:rsidRPr="00E03B11">
        <w:t>/L</w:t>
      </w:r>
      <w:r w:rsidR="00C12AF2">
        <w:t xml:space="preserve"> was also explored </w:t>
      </w:r>
      <w:r w:rsidR="00961162">
        <w:t xml:space="preserve">to account for </w:t>
      </w:r>
      <w:r w:rsidR="00F95F0A">
        <w:t xml:space="preserve">“susceptible, </w:t>
      </w:r>
      <w:r w:rsidR="00870310">
        <w:t>increased exposure”</w:t>
      </w:r>
      <w:r w:rsidR="007265D2">
        <w:t xml:space="preserve"> non</w:t>
      </w:r>
      <w:r w:rsidR="004A730C">
        <w:t>–</w:t>
      </w:r>
      <w:r w:rsidR="00D01B36" w:rsidRPr="00D279D8">
        <w:rPr>
          <w:i/>
          <w:iCs/>
        </w:rPr>
        <w:t>Candida glabrata</w:t>
      </w:r>
      <w:r w:rsidR="00870310">
        <w:t xml:space="preserve"> </w:t>
      </w:r>
      <w:r w:rsidR="00E70774">
        <w:t>species</w:t>
      </w:r>
      <w:r w:rsidR="00870310">
        <w:t xml:space="preserve"> (i.e.</w:t>
      </w:r>
      <w:r w:rsidR="003A2327">
        <w:t>,</w:t>
      </w:r>
      <w:r w:rsidR="00870310">
        <w:t xml:space="preserve"> </w:t>
      </w:r>
      <w:r w:rsidR="009345FD">
        <w:t xml:space="preserve">with a </w:t>
      </w:r>
      <w:r w:rsidR="00134566">
        <w:t>MIC of 4</w:t>
      </w:r>
      <w:r w:rsidR="009345FD">
        <w:t> </w:t>
      </w:r>
      <w:r w:rsidR="00134566">
        <w:t>mg/L)</w:t>
      </w:r>
      <w:r w:rsidR="00880179">
        <w:fldChar w:fldCharType="begin"/>
      </w:r>
      <w:r w:rsidR="00B83DFB">
        <w:instrText xml:space="preserve"> ADDIN EN.CITE &lt;EndNote&gt;&lt;Cite ExcludeAuth="1"&gt;&lt;Year&gt;2020&lt;/Year&gt;&lt;RecNum&gt;17&lt;/RecNum&gt;&lt;DisplayText&gt; [8]&lt;/DisplayText&gt;&lt;record&gt;&lt;rec-number&gt;17&lt;/rec-number&gt;&lt;foreign-keys&gt;&lt;key app="EN" db-id="xred9e5sg009pcetsepxtfs0dwxsa5rzvawx" timestamp="1682602513"&gt;17&lt;/key&gt;&lt;/foreign-keys&gt;&lt;ref-type name="Web Page"&gt;12&lt;/ref-type&gt;&lt;contributors&gt;&lt;/contributors&gt;&lt;titles&gt;&lt;title&gt;European Committee on Antimicrobial Susceptibility Testing. Fluconazole: Rationale for the clinical breakpoints, version 3.0&lt;/title&gt;&lt;/titles&gt;&lt;dates&gt;&lt;year&gt;2020&lt;/year&gt;&lt;/dates&gt;&lt;urls&gt;&lt;related-urls&gt;&lt;url&gt;https://www.eucast.org/fileadmin/src/media/PDFs/EUCAST_files/Rationale_documents/Fluconazole_RD_v3.0_final_18_02.pdf&lt;/url&gt;&lt;/related-urls&gt;&lt;/urls&gt;&lt;/record&gt;&lt;/Cite&gt;&lt;/EndNote&gt;</w:instrText>
      </w:r>
      <w:r w:rsidR="00880179">
        <w:fldChar w:fldCharType="separate"/>
      </w:r>
      <w:r w:rsidR="00B83DFB">
        <w:rPr>
          <w:noProof/>
        </w:rPr>
        <w:t> [8]</w:t>
      </w:r>
      <w:r w:rsidR="00880179">
        <w:fldChar w:fldCharType="end"/>
      </w:r>
      <w:r w:rsidR="00880179">
        <w:t>.</w:t>
      </w:r>
      <w:r w:rsidR="000C7DB8">
        <w:t xml:space="preserve"> </w:t>
      </w:r>
      <w:r w:rsidR="00610131">
        <w:t>A</w:t>
      </w:r>
      <w:r w:rsidR="004F6CBB" w:rsidRPr="00E03B11">
        <w:t xml:space="preserve"> </w:t>
      </w:r>
      <w:proofErr w:type="spellStart"/>
      <w:r w:rsidR="004F6CBB" w:rsidRPr="00E03B11">
        <w:t>C</w:t>
      </w:r>
      <w:r w:rsidR="00610131">
        <w:rPr>
          <w:vertAlign w:val="subscript"/>
        </w:rPr>
        <w:t>trough</w:t>
      </w:r>
      <w:proofErr w:type="spellEnd"/>
      <w:r w:rsidR="004F6CBB" w:rsidRPr="00E03B11">
        <w:t xml:space="preserve"> of 80</w:t>
      </w:r>
      <w:r w:rsidR="00610131">
        <w:t> </w:t>
      </w:r>
      <w:r w:rsidR="004F6CBB" w:rsidRPr="00E03B11">
        <w:t xml:space="preserve">mg/L </w:t>
      </w:r>
      <w:r w:rsidR="00552E7C">
        <w:t>w</w:t>
      </w:r>
      <w:r w:rsidR="004F6CBB" w:rsidRPr="00E03B11">
        <w:t xml:space="preserve">as </w:t>
      </w:r>
      <w:r w:rsidR="00610131">
        <w:t xml:space="preserve">considered as </w:t>
      </w:r>
      <w:r w:rsidR="004F6CBB" w:rsidRPr="00E03B11">
        <w:t>the threshold for toxicity</w:t>
      </w:r>
      <w:r w:rsidR="0085514F">
        <w:t xml:space="preserve"> with exposures above this value considered unacceptable </w:t>
      </w:r>
      <w:r w:rsidR="004F6CBB" w:rsidRPr="00E03B11">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 </w:instrText>
      </w:r>
      <w:r w:rsidR="00B83DFB">
        <w:fldChar w:fldCharType="begin">
          <w:fldData xml:space="preserve">PEVuZE5vdGU+PENpdGU+PEF1dGhvcj5NYXRzdW1vdG88L0F1dGhvcj48WWVhcj4yMDAwPC9ZZWFy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</w:fldData>
        </w:fldChar>
      </w:r>
      <w:r w:rsidR="00B83DFB">
        <w:instrText xml:space="preserve"> ADDIN EN.CITE.DATA </w:instrText>
      </w:r>
      <w:r w:rsidR="00B83DFB">
        <w:fldChar w:fldCharType="end"/>
      </w:r>
      <w:r w:rsidR="004F6CBB" w:rsidRPr="00E03B11">
        <w:fldChar w:fldCharType="separate"/>
      </w:r>
      <w:r w:rsidR="00B83DFB">
        <w:rPr>
          <w:noProof/>
        </w:rPr>
        <w:t> [10, 11]</w:t>
      </w:r>
      <w:r w:rsidR="004F6CBB" w:rsidRPr="00E03B11">
        <w:fldChar w:fldCharType="end"/>
      </w:r>
      <w:r w:rsidR="00710CEB">
        <w:t>.</w:t>
      </w:r>
    </w:p>
    <w:p w14:paraId="01EC415A" w14:textId="75689BF3" w:rsidR="00465EAC" w:rsidRPr="00A72BCD" w:rsidRDefault="0000186A" w:rsidP="00593CAA">
      <w:pPr>
        <w:pStyle w:val="Heading3"/>
        <w:rPr>
          <w:rFonts w:eastAsia="Times New Roman"/>
        </w:rPr>
      </w:pPr>
      <w:r>
        <w:rPr>
          <w:rFonts w:eastAsia="Times New Roman"/>
        </w:rPr>
        <w:lastRenderedPageBreak/>
        <w:t>Real-world p</w:t>
      </w:r>
      <w:r w:rsidR="00465EAC" w:rsidRPr="00A72BCD">
        <w:rPr>
          <w:rFonts w:eastAsia="Times New Roman"/>
        </w:rPr>
        <w:t>opulation simulations</w:t>
      </w:r>
    </w:p>
    <w:p w14:paraId="02E696CA" w14:textId="7F5AF9BB" w:rsidR="00D11A0F" w:rsidRDefault="0000186A" w:rsidP="00D11A0F">
      <w:r>
        <w:t>T</w:t>
      </w:r>
      <w:r w:rsidR="00EB4685" w:rsidRPr="00E03B11">
        <w:t>he</w:t>
      </w:r>
      <w:r w:rsidR="00B429DC">
        <w:t xml:space="preserve"> 14-day</w:t>
      </w:r>
      <w:r w:rsidR="00EB4685" w:rsidRPr="00E03B11">
        <w:t xml:space="preserve"> standard and </w:t>
      </w:r>
      <w:r>
        <w:t xml:space="preserve">identified </w:t>
      </w:r>
      <w:r w:rsidR="00EB4685" w:rsidRPr="00E03B11">
        <w:t xml:space="preserve">optimised </w:t>
      </w:r>
      <w:commentRangeStart w:id="144"/>
      <w:del w:id="145" w:author="Jason Roberts" w:date="2024-06-14T18:31:00Z">
        <w:r w:rsidR="00EB4685" w:rsidRPr="00E03B11" w:rsidDel="00EC6EC9">
          <w:delText xml:space="preserve">inclusive </w:delText>
        </w:r>
      </w:del>
      <w:r w:rsidR="00EB4685" w:rsidRPr="00E03B11">
        <w:t>dosing</w:t>
      </w:r>
      <w:commentRangeEnd w:id="144"/>
      <w:r w:rsidR="00EC6EC9">
        <w:rPr>
          <w:rStyle w:val="CommentReference"/>
        </w:rPr>
        <w:commentReference w:id="144"/>
      </w:r>
      <w:r w:rsidR="00EB4685" w:rsidRPr="00E03B11">
        <w:t xml:space="preserve"> regimens were compared </w:t>
      </w:r>
      <w:del w:id="146" w:author="My Luong Vuong" w:date="2024-05-31T15:38:00Z">
        <w:r w:rsidR="00EB4685" w:rsidRPr="00E03B11" w:rsidDel="0057161A">
          <w:delText>in terms of</w:delText>
        </w:r>
      </w:del>
      <w:ins w:id="147" w:author="My Luong Vuong" w:date="2024-05-31T15:38:00Z">
        <w:r w:rsidR="0057161A">
          <w:t>for</w:t>
        </w:r>
      </w:ins>
      <w:r w:rsidR="00EB4685" w:rsidRPr="00E03B11">
        <w:t xml:space="preserve"> population-level PTA</w:t>
      </w:r>
      <w:r w:rsidR="002755AD">
        <w:t xml:space="preserve"> and drug</w:t>
      </w:r>
      <w:r w:rsidR="00EB4685" w:rsidRPr="00E03B11">
        <w:t xml:space="preserve"> exposure. </w:t>
      </w:r>
      <w:r w:rsidR="00953A4B">
        <w:t>Therefore, a</w:t>
      </w:r>
      <w:r w:rsidR="00953A4B" w:rsidRPr="00E03B11">
        <w:t xml:space="preserve"> population of </w:t>
      </w:r>
      <w:commentRangeStart w:id="148"/>
      <w:r w:rsidR="00953A4B" w:rsidRPr="00E03B11">
        <w:t xml:space="preserve">1000 virtual patients </w:t>
      </w:r>
      <w:commentRangeEnd w:id="148"/>
      <w:r w:rsidR="00D77C3B">
        <w:rPr>
          <w:rStyle w:val="CommentReference"/>
        </w:rPr>
        <w:commentReference w:id="148"/>
      </w:r>
      <w:r w:rsidR="00953A4B" w:rsidRPr="00E03B11">
        <w:t>was created</w:t>
      </w:r>
      <w:r w:rsidR="00953A4B">
        <w:t xml:space="preserve"> considering</w:t>
      </w:r>
      <w:r w:rsidR="00953A4B" w:rsidRPr="00E03B11">
        <w:t xml:space="preserve"> </w:t>
      </w:r>
      <w:r w:rsidR="002912AC">
        <w:t xml:space="preserve">the </w:t>
      </w:r>
      <w:r w:rsidR="00953A4B" w:rsidRPr="00E03B11">
        <w:t>proportion</w:t>
      </w:r>
      <w:r w:rsidR="00953A4B">
        <w:t>s</w:t>
      </w:r>
      <w:r w:rsidR="00953A4B" w:rsidRPr="00E03B11">
        <w:t xml:space="preserve"> of categorical covariates</w:t>
      </w:r>
      <w:r w:rsidR="00953A4B">
        <w:t xml:space="preserve"> and distributions of continuous covariates to correspond to</w:t>
      </w:r>
      <w:r w:rsidR="00953A4B" w:rsidRPr="00E03B11">
        <w:t xml:space="preserve"> the </w:t>
      </w:r>
      <w:del w:id="149" w:author="My Luong Vuong" w:date="2024-05-30T16:19:00Z">
        <w:r w:rsidR="00953A4B" w:rsidRPr="00E03B11" w:rsidDel="00364903">
          <w:delText>meta-analysis</w:delText>
        </w:r>
      </w:del>
      <w:ins w:id="150" w:author="My Luong Vuong" w:date="2024-05-30T16:19:00Z">
        <w:r w:rsidR="00364903">
          <w:t>aggre</w:t>
        </w:r>
      </w:ins>
      <w:ins w:id="151" w:author="My Luong Vuong" w:date="2024-05-30T16:20:00Z">
        <w:r w:rsidR="00364903">
          <w:t>gated</w:t>
        </w:r>
      </w:ins>
      <w:r w:rsidR="00953A4B" w:rsidRPr="00E03B11" w:rsidDel="00A75629">
        <w:t xml:space="preserve"> </w:t>
      </w:r>
      <w:r w:rsidR="00953A4B" w:rsidRPr="00E03B11">
        <w:t>dataset.</w:t>
      </w:r>
      <w:r w:rsidR="00EF6C09" w:rsidRPr="00E03B11">
        <w:t xml:space="preserve"> </w:t>
      </w:r>
      <w:r w:rsidR="00BA3D50">
        <w:t xml:space="preserve">Specifically, </w:t>
      </w:r>
      <w:r w:rsidR="006E1F6C">
        <w:t>c</w:t>
      </w:r>
      <w:r w:rsidR="00BA3D50" w:rsidRPr="00E03B11">
        <w:t xml:space="preserve">ontinuous </w:t>
      </w:r>
      <w:r w:rsidR="006E5B06" w:rsidRPr="00E03B11">
        <w:t xml:space="preserve">covariate values were randomly </w:t>
      </w:r>
      <w:r w:rsidR="005A38A2">
        <w:t>sampled</w:t>
      </w:r>
      <w:r w:rsidR="005A38A2" w:rsidRPr="00E03B11">
        <w:t xml:space="preserve"> </w:t>
      </w:r>
      <w:r w:rsidR="006E5B06" w:rsidRPr="00E03B11">
        <w:t>from the</w:t>
      </w:r>
      <w:r w:rsidR="002F1382">
        <w:t>ir</w:t>
      </w:r>
      <w:r w:rsidR="006E5B06" w:rsidRPr="00E03B11">
        <w:t xml:space="preserve"> </w:t>
      </w:r>
      <w:r w:rsidR="00DD66AD" w:rsidRPr="00DD66AD">
        <w:t>empirical cumulative distribution functions</w:t>
      </w:r>
      <w:r w:rsidR="00DD66AD" w:rsidRPr="00DD66AD" w:rsidDel="00DD66AD">
        <w:t xml:space="preserve"> </w:t>
      </w:r>
      <w:r w:rsidR="00EB4C07">
        <w:t>in the dataset</w:t>
      </w:r>
      <w:r w:rsidR="00886B47" w:rsidRPr="00E03B11">
        <w:fldChar w:fldCharType="begin"/>
      </w:r>
      <w:ins w:id="152" w:author="My Luong Vuong" w:date="2024-05-31T16:58:00Z">
        <w:r w:rsidR="004E788E">
          <w:instrText xml:space="preserve"> ADDIN EN.CITE &lt;EndNote&gt;&lt;Cite&gt;&lt;Author&gt;Ramachandran&lt;/Author&gt;&lt;Year&gt;2021&lt;/Year&gt;&lt;RecNum&gt;47&lt;/RecNum&gt;&lt;DisplayText&gt; [22]&lt;/DisplayText&gt;&lt;record&gt;&lt;rec-number&gt;47&lt;/rec-number&gt;&lt;foreign-keys&gt;&lt;key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instrText>
        </w:r>
      </w:ins>
      <w:del w:id="153" w:author="My Luong Vuong" w:date="2024-05-31T16:58:00Z">
        <w:r w:rsidR="005A3D30" w:rsidDel="004E788E">
          <w:delInstrText xml:space="preserve"> ADDIN EN.CITE &lt;EndNote&gt;&lt;Cite&gt;&lt;Author&gt;Ramachandran&lt;/Author&gt;&lt;Year&gt;2021&lt;/Year&gt;&lt;RecNum&gt;47&lt;/RecNum&gt;&lt;DisplayText&gt; [23]&lt;/DisplayText&gt;&lt;record&gt;&lt;rec-number&gt;47&lt;/rec-number&gt;&lt;foreign-keys&gt;&lt;key app="EN" db-id="xred9e5sg009pcetsepxtfs0dwxsa5rzvawx" timestamp="1684922454"&gt;47&lt;/key&gt;&lt;/foreign-keys&gt;&lt;ref-type name="Book Section"&gt;5&lt;/ref-type&gt;&lt;contributors&gt;&lt;authors&gt;&lt;author&gt;Ramachandran, Kandethody M.&lt;/author&gt;&lt;author&gt;Tsokos, Chris P.&lt;/author&gt;&lt;/authors&gt;&lt;secondary-authors&gt;&lt;author&gt;Ramachandran, Kandethody M.&lt;/author&gt;&lt;author&gt;Tsokos, Chris P.&lt;/author&gt;&lt;/secondary-authors&gt;&lt;/contributors&gt;&lt;titles&gt;&lt;title&gt;Chapter 5 - Statistical estimation&lt;/title&gt;&lt;secondary-title&gt;Mathematical Statistics with Applications in R (Third Edition)&lt;/secondary-title&gt;&lt;/titles&gt;&lt;pages&gt;179-251&lt;/pages&gt;&lt;dates&gt;&lt;year&gt;2021&lt;/year&gt;&lt;pub-dates&gt;&lt;date&gt;2021/01/01/&lt;/date&gt;&lt;/pub-dates&gt;&lt;/dates&gt;&lt;publisher&gt;Academic Press&lt;/publisher&gt;&lt;isbn&gt;978-0-12-817815-7&lt;/isbn&gt;&lt;urls&gt;&lt;related-urls&gt;&lt;url&gt;https://www.sciencedirect.com/science/article/pii/B9780128178157000051&lt;/url&gt;&lt;/related-urls&gt;&lt;/urls&gt;&lt;electronic-resource-num&gt;https://doi.org/10.1016/B978-0-12-817815-7.00005-1&lt;/electronic-resource-num&gt;&lt;/record&gt;&lt;/Cite&gt;&lt;/EndNote&gt;</w:delInstrText>
        </w:r>
      </w:del>
      <w:r w:rsidR="00886B47" w:rsidRPr="00E03B11">
        <w:fldChar w:fldCharType="separate"/>
      </w:r>
      <w:ins w:id="154" w:author="My Luong Vuong" w:date="2024-05-31T16:58:00Z">
        <w:r w:rsidR="004E788E">
          <w:rPr>
            <w:noProof/>
          </w:rPr>
          <w:t> [22]</w:t>
        </w:r>
      </w:ins>
      <w:del w:id="155" w:author="My Luong Vuong" w:date="2024-05-31T16:58:00Z">
        <w:r w:rsidR="005A3D30" w:rsidDel="004E788E">
          <w:rPr>
            <w:noProof/>
          </w:rPr>
          <w:delText> [23]</w:delText>
        </w:r>
      </w:del>
      <w:r w:rsidR="00886B47" w:rsidRPr="00E03B11">
        <w:fldChar w:fldCharType="end"/>
      </w:r>
      <w:r w:rsidR="00540D33">
        <w:t>.</w:t>
      </w:r>
      <w:r w:rsidR="006F1685" w:rsidRPr="00E03B11">
        <w:t xml:space="preserve"> </w:t>
      </w:r>
      <w:r w:rsidR="00D11A0F" w:rsidRPr="004F73E3">
        <w:t xml:space="preserve">1000 simulations were </w:t>
      </w:r>
      <w:r w:rsidR="00E9132B">
        <w:t xml:space="preserve">also </w:t>
      </w:r>
      <w:r w:rsidR="00D11A0F" w:rsidRPr="004F73E3">
        <w:t>performed per virtual patient.</w:t>
      </w:r>
    </w:p>
    <w:bookmarkEnd w:id="122"/>
    <w:p w14:paraId="4855DD86" w14:textId="77777777" w:rsidR="00612626" w:rsidRPr="00E03B11" w:rsidRDefault="00612626" w:rsidP="00593CAA">
      <w:pPr>
        <w:pStyle w:val="Heading2"/>
        <w:rPr>
          <w:rFonts w:eastAsia="Times New Roman"/>
        </w:rPr>
      </w:pPr>
      <w:r w:rsidRPr="00E03B11">
        <w:rPr>
          <w:rFonts w:eastAsia="Times New Roman"/>
        </w:rPr>
        <w:t>Software</w:t>
      </w:r>
    </w:p>
    <w:p w14:paraId="47B0DA56" w14:textId="4E41405B" w:rsidR="00110745" w:rsidRDefault="00412F80" w:rsidP="00593CAA">
      <w:pPr>
        <w:rPr>
          <w:b/>
          <w:bCs/>
          <w:sz w:val="28"/>
          <w:szCs w:val="28"/>
        </w:rPr>
      </w:pPr>
      <w:bookmarkStart w:id="156" w:name="_Hlk136862059"/>
      <w:r w:rsidRPr="00E03B11">
        <w:t xml:space="preserve">Dataset formatting and exploration were performed using </w:t>
      </w:r>
      <w:r w:rsidRPr="00E03B11">
        <w:rPr>
          <w:bCs/>
        </w:rPr>
        <w:t>R</w:t>
      </w:r>
      <w:r w:rsidRPr="00E03B11">
        <w:t xml:space="preserve"> </w:t>
      </w:r>
      <w:r w:rsidR="00612626" w:rsidRPr="00E03B11">
        <w:t>(v4.</w:t>
      </w:r>
      <w:r w:rsidR="00DB57E4">
        <w:t>3</w:t>
      </w:r>
      <w:r w:rsidR="00612626" w:rsidRPr="00E03B11">
        <w:t>.</w:t>
      </w:r>
      <w:r w:rsidR="00DB57E4">
        <w:t>1</w:t>
      </w:r>
      <w:r w:rsidR="00612626" w:rsidRPr="00E03B11">
        <w:t xml:space="preserve">; R Core Team, Vienna, Austria) in </w:t>
      </w:r>
      <w:r w:rsidR="00686259">
        <w:t xml:space="preserve">the </w:t>
      </w:r>
      <w:r w:rsidR="00612626" w:rsidRPr="00E03B11">
        <w:t>RStudio integrated development environment (</w:t>
      </w:r>
      <w:r w:rsidR="00575D7D" w:rsidRPr="00E03B11">
        <w:t>v</w:t>
      </w:r>
      <w:r w:rsidR="007064D2" w:rsidRPr="007064D2">
        <w:t>2023.09.0+463</w:t>
      </w:r>
      <w:r w:rsidR="00612626" w:rsidRPr="00E03B11">
        <w:t>; RStudio, Inc., Boston, MA, USA)</w:t>
      </w:r>
      <w:r w:rsidR="00913EE7" w:rsidRPr="00E03B11">
        <w:t xml:space="preserve">. </w:t>
      </w:r>
      <w:del w:id="157" w:author="My Luong Vuong" w:date="2024-05-31T13:59:00Z">
        <w:r w:rsidR="009248EC" w:rsidDel="007B554C">
          <w:delText>T</w:delText>
        </w:r>
        <w:r w:rsidR="005460A5" w:rsidRPr="00E03B11" w:rsidDel="007B554C">
          <w:delText xml:space="preserve">he </w:delText>
        </w:r>
      </w:del>
      <w:ins w:id="158" w:author="My Luong Vuong" w:date="2024-05-31T13:59:00Z">
        <w:r w:rsidR="007B554C">
          <w:t>We used t</w:t>
        </w:r>
        <w:r w:rsidR="007B554C" w:rsidRPr="00E03B11">
          <w:t xml:space="preserve">he </w:t>
        </w:r>
      </w:ins>
      <w:proofErr w:type="spellStart"/>
      <w:r w:rsidR="00612626" w:rsidRPr="00E03B11">
        <w:rPr>
          <w:i/>
          <w:iCs/>
        </w:rPr>
        <w:t>tidyverse</w:t>
      </w:r>
      <w:proofErr w:type="spellEnd"/>
      <w:r w:rsidR="00612626" w:rsidRPr="00E03B11">
        <w:t xml:space="preserve"> collection of packages</w:t>
      </w:r>
      <w:r w:rsidR="00106AB2" w:rsidRPr="00E03B11">
        <w:t xml:space="preserve"> </w:t>
      </w:r>
      <w:del w:id="159" w:author="My Luong Vuong" w:date="2024-05-31T13:59:00Z">
        <w:r w:rsidR="00686259" w:rsidDel="007B554C">
          <w:delText>was</w:delText>
        </w:r>
        <w:r w:rsidR="00686259" w:rsidRPr="00E03B11" w:rsidDel="007B554C">
          <w:delText xml:space="preserve"> </w:delText>
        </w:r>
        <w:r w:rsidR="00913EE7" w:rsidRPr="00E03B11" w:rsidDel="007B554C">
          <w:delText xml:space="preserve">used </w:delText>
        </w:r>
      </w:del>
      <w:r w:rsidR="00913EE7" w:rsidRPr="00E03B11">
        <w:t>for this purpose</w:t>
      </w:r>
      <w:r w:rsidR="00106AB2" w:rsidRPr="00E03B11">
        <w:t xml:space="preserve">, while </w:t>
      </w:r>
      <w:ins w:id="160" w:author="My Luong Vuong" w:date="2024-05-31T13:59:00Z">
        <w:r w:rsidR="008F43D3">
          <w:t xml:space="preserve">using </w:t>
        </w:r>
      </w:ins>
      <w:r w:rsidR="005460A5" w:rsidRPr="00E03B11">
        <w:t xml:space="preserve">the </w:t>
      </w:r>
      <w:r w:rsidR="00106AB2" w:rsidRPr="00E03B11">
        <w:rPr>
          <w:i/>
          <w:iCs/>
        </w:rPr>
        <w:t>mice</w:t>
      </w:r>
      <w:r w:rsidR="00106AB2" w:rsidRPr="00E03B11">
        <w:t xml:space="preserve"> package </w:t>
      </w:r>
      <w:del w:id="161" w:author="My Luong Vuong" w:date="2024-05-31T13:59:00Z">
        <w:r w:rsidR="00106AB2" w:rsidRPr="00E03B11" w:rsidDel="008F43D3">
          <w:delText xml:space="preserve">was used </w:delText>
        </w:r>
      </w:del>
      <w:r w:rsidR="00106AB2" w:rsidRPr="00E03B11">
        <w:t>to perform multiple imputation</w:t>
      </w:r>
      <w:r w:rsidR="004A6898" w:rsidRPr="00E03B11">
        <w:fldChar w:fldCharType="begin"/>
      </w:r>
      <w:ins w:id="162" w:author="My Luong Vuong" w:date="2024-05-31T16:58:00Z">
        <w:r w:rsidR="004E788E">
          <w:instrText xml:space="preserve"> ADDIN EN.CITE &lt;EndNote&gt;&lt;Cite&gt;&lt;Author&gt;Buuren&lt;/Author&gt;&lt;Year&gt;2018&lt;/Year&gt;&lt;RecNum&gt;26&lt;/RecNum&gt;&lt;DisplayText&gt; [19, 23]&lt;/DisplayText&gt;&lt;record&gt;&lt;rec-number&gt;26&lt;/rec-number&gt;&lt;foreign-keys&gt;&lt;key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instrText>
        </w:r>
      </w:ins>
      <w:del w:id="163" w:author="My Luong Vuong" w:date="2024-05-31T16:58:00Z">
        <w:r w:rsidR="005A3D30" w:rsidDel="004E788E">
          <w:delInstrText xml:space="preserve"> ADDIN EN.CITE &lt;EndNote&gt;&lt;Cite&gt;&lt;Author&gt;Buuren&lt;/Author&gt;&lt;Year&gt;2018&lt;/Year&gt;&lt;RecNum&gt;26&lt;/RecNum&gt;&lt;DisplayText&gt; [20, 24]&lt;/DisplayText&gt;&lt;record&gt;&lt;rec-number&gt;26&lt;/rec-number&gt;&lt;foreign-keys&gt;&lt;key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Group&lt;/publisher&gt;&lt;urls&gt;&lt;/urls&gt;&lt;/record&gt;&lt;/Cite&gt;&lt;Cite&gt;&lt;Author&gt;Wickham&lt;/Author&gt;&lt;Year&gt;2017. https://r4ds.had.co.nz/&lt;/Year&gt;&lt;RecNum&gt;41&lt;/RecNum&gt;&lt;record&gt;&lt;rec-number&gt;41&lt;/rec-number&gt;&lt;foreign-keys&gt;&lt;key app="EN" db-id="xred9e5sg009pcetsepxtfs0dwxsa5rzvawx" timestamp="1683524797"&gt;41&lt;/key&gt;&lt;/foreign-keys&gt;&lt;ref-type name="Book"&gt;6&lt;/ref-type&gt;&lt;contributors&gt;&lt;authors&gt;&lt;author&gt;Hadley Wickham&lt;/author&gt;&lt;author&gt;Garrett Grolemund&lt;/author&gt;&lt;/authors&gt;&lt;/contributors&gt;&lt;titles&gt;&lt;title&gt;R for Data Science&lt;/title&gt;&lt;/titles&gt;&lt;dates&gt;&lt;year&gt;2017. https://r4ds.had.co.nz/&lt;/year&gt;&lt;/dates&gt;&lt;urls&gt;&lt;/urls&gt;&lt;/record&gt;&lt;/Cite&gt;&lt;/EndNote&gt;</w:delInstrText>
        </w:r>
      </w:del>
      <w:r w:rsidR="004A6898" w:rsidRPr="00E03B11">
        <w:fldChar w:fldCharType="separate"/>
      </w:r>
      <w:ins w:id="164" w:author="My Luong Vuong" w:date="2024-05-31T16:58:00Z">
        <w:r w:rsidR="004E788E">
          <w:rPr>
            <w:noProof/>
          </w:rPr>
          <w:t> [19, 23]</w:t>
        </w:r>
      </w:ins>
      <w:del w:id="165" w:author="My Luong Vuong" w:date="2024-05-31T16:58:00Z">
        <w:r w:rsidR="005A3D30" w:rsidDel="004E788E">
          <w:rPr>
            <w:noProof/>
          </w:rPr>
          <w:delText> [20, 24]</w:delText>
        </w:r>
      </w:del>
      <w:r w:rsidR="004A6898" w:rsidRPr="00E03B11">
        <w:fldChar w:fldCharType="end"/>
      </w:r>
      <w:r w:rsidR="003D0964">
        <w:t>.</w:t>
      </w:r>
      <w:r w:rsidR="00612626" w:rsidRPr="00E03B11">
        <w:t xml:space="preserve"> </w:t>
      </w:r>
      <w:r w:rsidR="00602549" w:rsidRPr="00E03B11">
        <w:t xml:space="preserve">NONMEM (v7.5.0; ICON Development Solutions, Gaithersburg, MD, USA) with differential equation solver ADVAN13 and the first-order conditional estimation with interaction method for parameter estimation was used for nonlinear mixed-effects </w:t>
      </w:r>
      <w:r w:rsidRPr="00E03B11">
        <w:t>modelling</w:t>
      </w:r>
      <w:r w:rsidR="00612626" w:rsidRPr="00E03B11">
        <w:t>. All procedures were executed using the Perl-speaks-NONMEM (</w:t>
      </w:r>
      <w:proofErr w:type="spellStart"/>
      <w:r w:rsidR="00612626" w:rsidRPr="00E03B11">
        <w:t>PsN</w:t>
      </w:r>
      <w:proofErr w:type="spellEnd"/>
      <w:r w:rsidR="00612626" w:rsidRPr="00E03B11">
        <w:t>; v</w:t>
      </w:r>
      <w:r w:rsidR="005D6F0D" w:rsidRPr="00E03B11">
        <w:t>5</w:t>
      </w:r>
      <w:r w:rsidR="00612626" w:rsidRPr="00E03B11">
        <w:t>.</w:t>
      </w:r>
      <w:r w:rsidR="005D6F0D" w:rsidRPr="00E03B11">
        <w:t>3</w:t>
      </w:r>
      <w:r w:rsidR="00612626" w:rsidRPr="00E03B11">
        <w:t xml:space="preserve">.0) toolkit on the </w:t>
      </w:r>
      <w:proofErr w:type="spellStart"/>
      <w:r w:rsidR="00612626" w:rsidRPr="00E03B11">
        <w:t>Pirana</w:t>
      </w:r>
      <w:proofErr w:type="spellEnd"/>
      <w:r w:rsidR="00612626" w:rsidRPr="00E03B11">
        <w:t xml:space="preserve"> modelling workbench (v2</w:t>
      </w:r>
      <w:r w:rsidR="00B25231" w:rsidRPr="00E03B11">
        <w:t>1</w:t>
      </w:r>
      <w:r w:rsidR="00612626" w:rsidRPr="00E03B11">
        <w:t>.</w:t>
      </w:r>
      <w:r w:rsidR="00B25231" w:rsidRPr="00E03B11">
        <w:t>11</w:t>
      </w:r>
      <w:r w:rsidR="00612626" w:rsidRPr="00E03B11">
        <w:t>.</w:t>
      </w:r>
      <w:r w:rsidR="00B25231" w:rsidRPr="00E03B11">
        <w:t>1</w:t>
      </w:r>
      <w:r w:rsidR="00612626" w:rsidRPr="00E03B11">
        <w:t>; Certara, Inc., Princeton, NJ, USA)</w:t>
      </w:r>
      <w:r w:rsidR="00D36629" w:rsidRPr="00E03B11">
        <w:fldChar w:fldCharType="begin"/>
      </w:r>
      <w:ins w:id="166" w:author="My Luong Vuong" w:date="2024-05-31T16:58:00Z">
        <w:r w:rsidR="004E788E">
          <w:instrText xml:space="preserve"> ADDIN EN.CITE &lt;EndNote&gt;&lt;Cite&gt;&lt;Author&gt;Keizer&lt;/Author&gt;&lt;Year&gt;2013&lt;/Year&gt;&lt;RecNum&gt;35&lt;/RecNum&gt;&lt;DisplayText&gt; [24]&lt;/DisplayText&gt;&lt;record&gt;&lt;rec-number&gt;35&lt;/rec-number&gt;&lt;foreign-keys&gt;&lt;key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instrText>
        </w:r>
      </w:ins>
      <w:del w:id="167" w:author="My Luong Vuong" w:date="2024-05-31T16:58:00Z">
        <w:r w:rsidR="005A3D30" w:rsidDel="004E788E">
          <w:delInstrText xml:space="preserve"> ADDIN EN.CITE &lt;EndNote&gt;&lt;Cite&gt;&lt;Author&gt;Keizer&lt;/Author&gt;&lt;Year&gt;2013&lt;/Year&gt;&lt;RecNum&gt;35&lt;/RecNum&gt;&lt;DisplayText&gt; [25]&lt;/DisplayText&gt;&lt;record&gt;&lt;rec-number&gt;35&lt;/rec-number&gt;&lt;foreign-keys&gt;&lt;key app="EN" db-id="xred9e5sg009pcetsepxtfs0dwxsa5rzvawx" timestamp="1682848767"&gt;35&lt;/key&gt;&lt;/foreign-keys&gt;&lt;ref-type name="Journal Article"&gt;17&lt;/ref-type&gt;&lt;contributors&gt;&lt;authors&gt;&lt;author&gt;Keizer, R. J.&lt;/author&gt;&lt;author&gt;Karlsson, M. O.&lt;/author&gt;&lt;author&gt;Hooker, A.&lt;/author&gt;&lt;/authors&gt;&lt;/contributors&gt;&lt;auth-address&gt;Department of Pharmaceutical Biosciences, Pharmacometrics research Group, Uppsala University, Uppsala, Sweden.&lt;/auth-address&gt;&lt;titles&gt;&lt;title&gt;Modeling and Simulation Workbench for NONMEM: Tutorial on Pirana, PsN, and Xpose&lt;/title&gt;&lt;secondary-title&gt;CPT Pharmacometrics Syst Pharmacol&lt;/secondary-title&gt;&lt;/titles&gt;&lt;periodical&gt;&lt;full-title&gt;CPT Pharmacometrics Syst Pharmacol&lt;/full-title&gt;&lt;/periodical&gt;&lt;pages&gt;e50&lt;/pages&gt;&lt;volume&gt;2&lt;/volume&gt;&lt;number&gt;6&lt;/number&gt;&lt;edition&gt;20130626&lt;/edition&gt;&lt;dates&gt;&lt;year&gt;2013&lt;/year&gt;&lt;pub-dates&gt;&lt;date&gt;Jun 26&lt;/date&gt;&lt;/pub-dates&gt;&lt;/dates&gt;&lt;isbn&gt;2163-8306 (Print)&amp;#xD;2163-8306&lt;/isbn&gt;&lt;accession-num&gt;23836189&lt;/accession-num&gt;&lt;urls&gt;&lt;/urls&gt;&lt;custom2&gt;PMC3697037&lt;/custom2&gt;&lt;electronic-resource-num&gt;10.1038/psp.2013.24&lt;/electronic-resource-num&gt;&lt;remote-database-provider&gt;NLM&lt;/remote-database-provider&gt;&lt;language&gt;eng&lt;/language&gt;&lt;/record&gt;&lt;/Cite&gt;&lt;/EndNote&gt;</w:delInstrText>
        </w:r>
      </w:del>
      <w:r w:rsidR="00D36629" w:rsidRPr="00E03B11">
        <w:fldChar w:fldCharType="separate"/>
      </w:r>
      <w:ins w:id="168" w:author="My Luong Vuong" w:date="2024-05-31T16:58:00Z">
        <w:r w:rsidR="004E788E">
          <w:rPr>
            <w:noProof/>
          </w:rPr>
          <w:t> [24]</w:t>
        </w:r>
      </w:ins>
      <w:del w:id="169" w:author="My Luong Vuong" w:date="2024-05-31T16:58:00Z">
        <w:r w:rsidR="005A3D30" w:rsidDel="004E788E">
          <w:rPr>
            <w:noProof/>
          </w:rPr>
          <w:delText> [25]</w:delText>
        </w:r>
      </w:del>
      <w:r w:rsidR="00D36629" w:rsidRPr="00E03B11">
        <w:fldChar w:fldCharType="end"/>
      </w:r>
      <w:r w:rsidR="009D7B2E">
        <w:t>.</w:t>
      </w:r>
      <w:r w:rsidR="00612626" w:rsidRPr="00E03B11">
        <w:t xml:space="preserve"> The NONMEM control</w:t>
      </w:r>
      <w:r w:rsidR="00890C9B" w:rsidRPr="00E03B11">
        <w:t xml:space="preserve"> </w:t>
      </w:r>
      <w:r w:rsidR="00612626" w:rsidRPr="00E03B11">
        <w:t>stream</w:t>
      </w:r>
      <w:r w:rsidR="0012221E">
        <w:t xml:space="preserve"> </w:t>
      </w:r>
      <w:del w:id="170" w:author="My Luong Vuong" w:date="2024-05-31T14:02:00Z">
        <w:r w:rsidR="0012221E" w:rsidDel="004F5CF9">
          <w:delText xml:space="preserve">and the code for </w:delText>
        </w:r>
        <w:r w:rsidR="00644069" w:rsidDel="004F5CF9">
          <w:delText>generating</w:delText>
        </w:r>
        <w:r w:rsidR="0012221E" w:rsidDel="004F5CF9">
          <w:delText xml:space="preserve"> the virtual population</w:delText>
        </w:r>
        <w:r w:rsidR="00A95ACC" w:rsidRPr="00E03B11" w:rsidDel="004F5CF9">
          <w:delText xml:space="preserve"> </w:delText>
        </w:r>
        <w:r w:rsidR="00E271DB" w:rsidDel="00847593">
          <w:delText>are</w:delText>
        </w:r>
      </w:del>
      <w:ins w:id="171" w:author="My Luong Vuong" w:date="2024-05-31T14:02:00Z">
        <w:r w:rsidR="00847593">
          <w:t>is</w:t>
        </w:r>
      </w:ins>
      <w:r w:rsidR="00E271DB" w:rsidRPr="00E03B11">
        <w:t xml:space="preserve"> </w:t>
      </w:r>
      <w:r w:rsidR="00612626" w:rsidRPr="00E03B11">
        <w:t xml:space="preserve">available in </w:t>
      </w:r>
      <w:r w:rsidR="00CF068A" w:rsidRPr="00E03B11">
        <w:t xml:space="preserve">the </w:t>
      </w:r>
      <w:r w:rsidR="00CF068A" w:rsidRPr="00A72BCD">
        <w:rPr>
          <w:b/>
          <w:bCs/>
        </w:rPr>
        <w:t>Supplementary Code</w:t>
      </w:r>
      <w:r w:rsidR="00CF068A" w:rsidRPr="00E03B11">
        <w:t>.</w:t>
      </w:r>
      <w:bookmarkEnd w:id="156"/>
      <w:r w:rsidR="00110745">
        <w:rPr>
          <w:b/>
          <w:bCs/>
          <w:sz w:val="28"/>
          <w:szCs w:val="28"/>
        </w:rPr>
        <w:br w:type="page"/>
      </w:r>
    </w:p>
    <w:p w14:paraId="7E5A6A4B" w14:textId="37B22136" w:rsidR="002566FB" w:rsidRPr="00E03B11" w:rsidRDefault="001C6240" w:rsidP="00593CAA">
      <w:pPr>
        <w:pStyle w:val="Heading1"/>
      </w:pPr>
      <w:r w:rsidRPr="00E03B11">
        <w:lastRenderedPageBreak/>
        <w:t>Results</w:t>
      </w:r>
    </w:p>
    <w:p w14:paraId="3BE70ED6" w14:textId="77777777" w:rsidR="00BF6CF3" w:rsidRPr="00E03B11" w:rsidRDefault="00BF6CF3" w:rsidP="00593CAA">
      <w:pPr>
        <w:pStyle w:val="Heading2"/>
        <w:rPr>
          <w:rFonts w:eastAsia="Times New Roman"/>
        </w:rPr>
      </w:pPr>
      <w:r w:rsidRPr="00E03B11">
        <w:rPr>
          <w:rFonts w:eastAsia="Times New Roman"/>
        </w:rPr>
        <w:t>Data</w:t>
      </w:r>
    </w:p>
    <w:p w14:paraId="2A30F97E" w14:textId="5BAC9BD1" w:rsidR="00BF6CF3" w:rsidRPr="00E05CF4" w:rsidRDefault="00BF6CF3" w:rsidP="00593CAA">
      <w:bookmarkStart w:id="172" w:name="_Hlk136862086"/>
      <w:commentRangeStart w:id="173"/>
      <w:r w:rsidRPr="00E03B11">
        <w:t xml:space="preserve">Eight clinical centres </w:t>
      </w:r>
      <w:r w:rsidR="0085514F">
        <w:t xml:space="preserve">from </w:t>
      </w:r>
      <w:r w:rsidR="00226097">
        <w:t>4</w:t>
      </w:r>
      <w:r w:rsidR="0085514F">
        <w:t xml:space="preserve"> countries</w:t>
      </w:r>
      <w:r w:rsidR="0085514F" w:rsidRPr="00E03B11">
        <w:t xml:space="preserve"> </w:t>
      </w:r>
      <w:commentRangeEnd w:id="173"/>
      <w:r w:rsidR="00DF3FF7">
        <w:rPr>
          <w:rStyle w:val="CommentReference"/>
        </w:rPr>
        <w:commentReference w:id="173"/>
      </w:r>
      <w:r w:rsidRPr="00E03B11">
        <w:t xml:space="preserve">shared data from a total of 177 </w:t>
      </w:r>
      <w:r w:rsidR="0085514F">
        <w:t xml:space="preserve">ICU </w:t>
      </w:r>
      <w:r w:rsidRPr="00E03B11">
        <w:t xml:space="preserve">patients </w:t>
      </w:r>
      <w:r w:rsidR="0052675C">
        <w:t>treated with</w:t>
      </w:r>
      <w:r w:rsidR="009248EC">
        <w:t xml:space="preserve"> IV fluconazole</w:t>
      </w:r>
      <w:r w:rsidRPr="00E03B11">
        <w:fldChar w:fldCharType="begin">
          <w:fldData xml:space="preserve">PEVuZE5vdGU+PENpdGU+PEF1dGhvcj5BbG9iYWlkPC9BdXRob3I+PFllYXI+MjAxNjwvWWVhcj48
UmVjTnVtPjE5PC9SZWNOdW0+PERpc3BsYXlUZXh0PsKgWzEyLTE1LCAyNS0yOF08L0Rpc3BsYXlU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ins w:id="174" w:author="My Luong Vuong" w:date="2024-05-31T16:58:00Z">
        <w:r w:rsidR="004E788E">
          <w:instrText xml:space="preserve"> ADDIN EN.CITE </w:instrText>
        </w:r>
      </w:ins>
      <w:del w:id="175" w:author="My Luong Vuong" w:date="2024-05-31T16:58:00Z">
        <w:r w:rsidR="005A3D30" w:rsidDel="004E788E">
          <w:delInstrText xml:space="preserve"> ADDIN EN.CITE </w:delInstrText>
        </w:r>
        <w:r w:rsidR="005A3D30" w:rsidDel="004E788E">
          <w:fldChar w:fldCharType="begin">
            <w:fldData xml:space="preserve">PEVuZE5vdGU+PENpdGU+PEF1dGhvcj5BbG9iYWlkPC9BdXRob3I+PFllYXI+MjAxNjwvWWVhcj48
UmVjTnVtPjE5PC9SZWNOdW0+PERpc3BsYXlUZXh0PsKgWzEyLTE1LCAyNi0yOV08L0Rpc3BsYXlU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5A3D30" w:rsidDel="004E788E">
          <w:delInstrText xml:space="preserve"> ADDIN EN.CITE.DATA </w:delInstrText>
        </w:r>
        <w:r w:rsidR="005A3D30" w:rsidDel="004E788E">
          <w:fldChar w:fldCharType="end"/>
        </w:r>
      </w:del>
      <w:ins w:id="176" w:author="My Luong Vuong" w:date="2024-05-31T16:58:00Z">
        <w:r w:rsidR="004E788E">
          <w:fldChar w:fldCharType="begin">
            <w:fldData xml:space="preserve">PEVuZE5vdGU+PENpdGU+PEF1dGhvcj5BbG9iYWlkPC9BdXRob3I+PFllYXI+MjAxNjwvWWVhcj48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</w:fldData>
          </w:fldChar>
        </w:r>
        <w:r w:rsidR="004E788E">
          <w:instrText xml:space="preserve"> ADDIN EN.CITE.DATA </w:instrText>
        </w:r>
        <w:r w:rsidR="004E788E">
          <w:fldChar w:fldCharType="end"/>
        </w:r>
      </w:ins>
      <w:r w:rsidRPr="00E03B11">
        <w:fldChar w:fldCharType="separate"/>
      </w:r>
      <w:ins w:id="177" w:author="My Luong Vuong" w:date="2024-05-31T16:58:00Z">
        <w:r w:rsidR="004E788E">
          <w:rPr>
            <w:noProof/>
          </w:rPr>
          <w:t> [12-15, 25-28]</w:t>
        </w:r>
      </w:ins>
      <w:del w:id="178" w:author="My Luong Vuong" w:date="2024-05-31T16:58:00Z">
        <w:r w:rsidR="005A3D30" w:rsidDel="004E788E">
          <w:rPr>
            <w:noProof/>
          </w:rPr>
          <w:delText> [12-15, 26-29]</w:delText>
        </w:r>
      </w:del>
      <w:r w:rsidRPr="00E03B11">
        <w:fldChar w:fldCharType="end"/>
      </w:r>
      <w:r w:rsidR="005A1AC0">
        <w:t>.</w:t>
      </w:r>
      <w:r w:rsidRPr="00E03B11">
        <w:t xml:space="preserve"> </w:t>
      </w:r>
      <w:r w:rsidR="0052675C">
        <w:t>Patient</w:t>
      </w:r>
      <w:r w:rsidRPr="00E03B11">
        <w:t xml:space="preserve"> characteristics are </w:t>
      </w:r>
      <w:r w:rsidR="009248EC">
        <w:t>summarised</w:t>
      </w:r>
      <w:r w:rsidR="009248EC" w:rsidRPr="00E03B11">
        <w:t xml:space="preserve"> </w:t>
      </w:r>
      <w:r w:rsidRPr="00E03B11">
        <w:t xml:space="preserve">in </w:t>
      </w:r>
      <w:r w:rsidRPr="00CA5A80">
        <w:rPr>
          <w:b/>
          <w:bCs/>
        </w:rPr>
        <w:t>Table</w:t>
      </w:r>
      <w:r w:rsidR="00BB0AD2">
        <w:rPr>
          <w:b/>
          <w:bCs/>
        </w:rPr>
        <w:t> </w:t>
      </w:r>
      <w:r w:rsidRPr="00CA5A80">
        <w:rPr>
          <w:b/>
          <w:bCs/>
        </w:rPr>
        <w:t>1</w:t>
      </w:r>
      <w:r w:rsidRPr="00E03B11">
        <w:t xml:space="preserve">. </w:t>
      </w:r>
      <w:r w:rsidR="009248EC">
        <w:t>Patient</w:t>
      </w:r>
      <w:r w:rsidR="0052675C">
        <w:t>s</w:t>
      </w:r>
      <w:r w:rsidR="009248EC">
        <w:t xml:space="preserve"> contributed</w:t>
      </w:r>
      <w:r w:rsidRPr="00E03B11">
        <w:t xml:space="preserve"> 1616 </w:t>
      </w:r>
      <w:r w:rsidR="009248EC">
        <w:t xml:space="preserve">total fluconazole </w:t>
      </w:r>
      <w:r w:rsidRPr="00E03B11">
        <w:t>plasma concentrations,</w:t>
      </w:r>
      <w:del w:id="179" w:author="My Luong Vuong" w:date="2024-05-31T14:04:00Z">
        <w:r w:rsidRPr="00E03B11" w:rsidDel="00A11E84">
          <w:delText xml:space="preserve"> </w:delText>
        </w:r>
      </w:del>
      <w:r w:rsidRPr="00E03B11">
        <w:t xml:space="preserve"> </w:t>
      </w:r>
      <w:r w:rsidR="008D5C79">
        <w:t>with</w:t>
      </w:r>
      <w:r w:rsidR="00184492">
        <w:t xml:space="preserve"> a median </w:t>
      </w:r>
      <w:r w:rsidR="00BA5C69">
        <w:t xml:space="preserve">of </w:t>
      </w:r>
      <w:r w:rsidR="00FE6C7C">
        <w:t xml:space="preserve">7 </w:t>
      </w:r>
      <w:r w:rsidR="003E595D">
        <w:t>concentrations</w:t>
      </w:r>
      <w:r w:rsidR="00FE6C7C">
        <w:t xml:space="preserve"> </w:t>
      </w:r>
      <w:r w:rsidR="007D3F01">
        <w:t>per</w:t>
      </w:r>
      <w:r w:rsidR="00FE6C7C">
        <w:t xml:space="preserve"> patient</w:t>
      </w:r>
      <w:del w:id="180" w:author="My Luong Vuong" w:date="2024-05-30T16:59:00Z">
        <w:r w:rsidR="008D5C79" w:rsidDel="00EB6007">
          <w:delText xml:space="preserve"> </w:delText>
        </w:r>
      </w:del>
      <w:r w:rsidRPr="00E03B11">
        <w:t>.</w:t>
      </w:r>
      <w:r w:rsidR="000673C3">
        <w:t xml:space="preserve"> None of the concentrations were below the lower limit of quantification.</w:t>
      </w:r>
      <w:r w:rsidRPr="00E03B11">
        <w:t xml:space="preserve"> </w:t>
      </w:r>
      <w:del w:id="181" w:author="My Luong Vuong" w:date="2024-05-30T17:02:00Z">
        <w:r w:rsidR="00C01CA6" w:rsidDel="00FB3246">
          <w:delText xml:space="preserve">Body </w:delText>
        </w:r>
      </w:del>
      <w:ins w:id="182" w:author="My Luong Vuong" w:date="2024-05-30T17:02:00Z">
        <w:r w:rsidR="00FB3246">
          <w:t xml:space="preserve">Total body </w:t>
        </w:r>
      </w:ins>
      <w:r w:rsidR="00C01CA6" w:rsidRPr="007B176B">
        <w:t>weight</w:t>
      </w:r>
      <w:del w:id="183" w:author="My Luong Vuong" w:date="2024-05-30T17:03:00Z">
        <w:r w:rsidR="00C26E94" w:rsidDel="00FB3246">
          <w:delText>s</w:delText>
        </w:r>
      </w:del>
      <w:r w:rsidR="00C26E94">
        <w:t xml:space="preserve"> at ICU admission</w:t>
      </w:r>
      <w:r w:rsidR="00FA0048" w:rsidRPr="007B176B">
        <w:t xml:space="preserve"> range</w:t>
      </w:r>
      <w:r w:rsidR="00C26E94">
        <w:t>d</w:t>
      </w:r>
      <w:r w:rsidR="00FA0048" w:rsidRPr="007B176B">
        <w:t xml:space="preserve"> from 34</w:t>
      </w:r>
      <w:r w:rsidR="00C26E94">
        <w:t> kg</w:t>
      </w:r>
      <w:r w:rsidR="00FA0048" w:rsidRPr="007B176B">
        <w:t xml:space="preserve"> to 142</w:t>
      </w:r>
      <w:r w:rsidR="00C26E94">
        <w:t> </w:t>
      </w:r>
      <w:r w:rsidR="00FA0048" w:rsidRPr="007B176B">
        <w:t>kg</w:t>
      </w:r>
      <w:r w:rsidR="00C26E94">
        <w:t>,</w:t>
      </w:r>
      <w:r w:rsidR="00FA0048" w:rsidRPr="007B176B">
        <w:t xml:space="preserve"> while </w:t>
      </w:r>
      <w:commentRangeStart w:id="184"/>
      <w:proofErr w:type="spellStart"/>
      <w:r w:rsidR="00FA0048" w:rsidRPr="007B176B">
        <w:t>eGFR</w:t>
      </w:r>
      <w:r w:rsidR="00FA0048" w:rsidRPr="007B176B">
        <w:rPr>
          <w:vertAlign w:val="subscript"/>
        </w:rPr>
        <w:t>CKD</w:t>
      </w:r>
      <w:proofErr w:type="spellEnd"/>
      <w:r w:rsidR="00C26E94">
        <w:rPr>
          <w:vertAlign w:val="subscript"/>
        </w:rPr>
        <w:t>-</w:t>
      </w:r>
      <w:r w:rsidR="00FA0048" w:rsidRPr="007B176B">
        <w:rPr>
          <w:vertAlign w:val="subscript"/>
        </w:rPr>
        <w:t>EPI</w:t>
      </w:r>
      <w:r w:rsidR="00FA0048" w:rsidRPr="007B176B">
        <w:t xml:space="preserve"> </w:t>
      </w:r>
      <w:commentRangeEnd w:id="184"/>
      <w:r w:rsidR="00D77C3B">
        <w:rPr>
          <w:rStyle w:val="CommentReference"/>
        </w:rPr>
        <w:commentReference w:id="184"/>
      </w:r>
      <w:r w:rsidR="00682AD7">
        <w:t xml:space="preserve">when </w:t>
      </w:r>
      <w:del w:id="185" w:author="My Luong Vuong" w:date="2024-05-31T15:39:00Z">
        <w:r w:rsidR="000B60B6" w:rsidDel="006A169D">
          <w:delText>not receiving</w:delText>
        </w:r>
      </w:del>
      <w:ins w:id="186" w:author="My Luong Vuong" w:date="2024-05-31T15:39:00Z">
        <w:r w:rsidR="006A169D">
          <w:t>off</w:t>
        </w:r>
      </w:ins>
      <w:r w:rsidR="000B60B6" w:rsidDel="000B60B6">
        <w:t xml:space="preserve"> </w:t>
      </w:r>
      <w:r w:rsidR="007452AC">
        <w:t>CRRT</w:t>
      </w:r>
      <w:r w:rsidR="005E45EB">
        <w:t xml:space="preserve"> </w:t>
      </w:r>
      <w:r w:rsidR="00FA0048" w:rsidRPr="007B176B">
        <w:t>range</w:t>
      </w:r>
      <w:r w:rsidR="00C26E94">
        <w:t>d</w:t>
      </w:r>
      <w:r w:rsidR="00FA0048" w:rsidRPr="007B176B">
        <w:t xml:space="preserve"> from </w:t>
      </w:r>
      <w:r w:rsidR="00D44803">
        <w:t>7 </w:t>
      </w:r>
      <w:r w:rsidR="00C26E94" w:rsidRPr="00026643">
        <w:t>mL/min/1.73 m</w:t>
      </w:r>
      <w:r w:rsidR="00C26E94" w:rsidRPr="00CA5A80">
        <w:rPr>
          <w:vertAlign w:val="superscript"/>
        </w:rPr>
        <w:t>2</w:t>
      </w:r>
      <w:r w:rsidR="00026643" w:rsidRPr="007B176B">
        <w:t xml:space="preserve"> to 213</w:t>
      </w:r>
      <w:r w:rsidR="00C26E94">
        <w:t> </w:t>
      </w:r>
      <w:r w:rsidR="00026643" w:rsidRPr="00026643">
        <w:t>mL/min/1.73</w:t>
      </w:r>
      <w:r w:rsidR="003E595D">
        <w:t> </w:t>
      </w:r>
      <w:r w:rsidR="00026643" w:rsidRPr="00026643">
        <w:t>m</w:t>
      </w:r>
      <w:r w:rsidR="00026643" w:rsidRPr="00CA5A80">
        <w:rPr>
          <w:vertAlign w:val="superscript"/>
        </w:rPr>
        <w:t>2</w:t>
      </w:r>
      <w:r w:rsidR="00026643">
        <w:t>.</w:t>
      </w:r>
      <w:r w:rsidR="00E05CF4" w:rsidRPr="00762255">
        <w:t xml:space="preserve"> </w:t>
      </w:r>
      <w:del w:id="187" w:author="My Luong Vuong" w:date="2024-05-31T14:05:00Z">
        <w:r w:rsidR="001F4CBE" w:rsidDel="00F02061">
          <w:delText xml:space="preserve">Body </w:delText>
        </w:r>
      </w:del>
      <w:ins w:id="188" w:author="My Luong Vuong" w:date="2024-05-31T14:05:00Z">
        <w:r w:rsidR="00F02061">
          <w:t xml:space="preserve">Total body </w:t>
        </w:r>
      </w:ins>
      <w:r w:rsidR="001F4CBE">
        <w:t>weight</w:t>
      </w:r>
      <w:del w:id="189" w:author="My Luong Vuong" w:date="2024-05-31T14:05:00Z">
        <w:r w:rsidR="001F4CBE" w:rsidDel="00F02061">
          <w:delText>s</w:delText>
        </w:r>
      </w:del>
      <w:r w:rsidR="001F4CBE">
        <w:t xml:space="preserve"> </w:t>
      </w:r>
      <w:del w:id="190" w:author="My Luong Vuong" w:date="2024-05-31T14:05:00Z">
        <w:r w:rsidR="001F4CBE" w:rsidDel="00F02061">
          <w:delText xml:space="preserve">were </w:delText>
        </w:r>
      </w:del>
      <w:ins w:id="191" w:author="My Luong Vuong" w:date="2024-05-31T14:05:00Z">
        <w:r w:rsidR="00F02061">
          <w:t xml:space="preserve">was </w:t>
        </w:r>
      </w:ins>
      <w:r w:rsidR="001F4CBE">
        <w:t>missing</w:t>
      </w:r>
      <w:r w:rsidR="00DB4CD8">
        <w:t xml:space="preserve"> in </w:t>
      </w:r>
      <w:r w:rsidR="00C77259">
        <w:t>2</w:t>
      </w:r>
      <w:r w:rsidR="004739AE">
        <w:t>.</w:t>
      </w:r>
      <w:r w:rsidR="00C77259">
        <w:t>8</w:t>
      </w:r>
      <w:r w:rsidR="004739AE">
        <w:t xml:space="preserve">% </w:t>
      </w:r>
      <w:r w:rsidR="00F846E2">
        <w:t>of</w:t>
      </w:r>
      <w:r w:rsidR="00EC0656">
        <w:t xml:space="preserve"> the </w:t>
      </w:r>
      <w:r w:rsidR="00C82483">
        <w:t>cohort</w:t>
      </w:r>
      <w:r w:rsidR="00EC0656">
        <w:t>.</w:t>
      </w:r>
      <w:r w:rsidR="00201009">
        <w:t xml:space="preserve"> </w:t>
      </w:r>
      <w:r w:rsidR="00353270">
        <w:t xml:space="preserve">CRRT </w:t>
      </w:r>
      <w:del w:id="192" w:author="Jason Roberts" w:date="2024-06-14T18:33:00Z">
        <w:r w:rsidR="00F147E9" w:rsidDel="00EC6EC9">
          <w:delText xml:space="preserve">information </w:delText>
        </w:r>
      </w:del>
      <w:ins w:id="193" w:author="Jason Roberts" w:date="2024-06-14T18:33:00Z">
        <w:r w:rsidR="00EC6EC9">
          <w:t xml:space="preserve">status </w:t>
        </w:r>
      </w:ins>
      <w:r w:rsidR="00F147E9">
        <w:t>was available for all patients,</w:t>
      </w:r>
      <w:r w:rsidR="005A4FAE">
        <w:t xml:space="preserve"> with</w:t>
      </w:r>
      <w:r w:rsidR="00F147E9">
        <w:t xml:space="preserve"> 19.2% of </w:t>
      </w:r>
      <w:del w:id="194" w:author="Jason Roberts" w:date="2024-06-14T18:34:00Z">
        <w:r w:rsidR="004164B9" w:rsidDel="00EC6EC9">
          <w:delText xml:space="preserve">whom </w:delText>
        </w:r>
      </w:del>
      <w:ins w:id="195" w:author="Jason Roberts" w:date="2024-06-14T18:34:00Z">
        <w:r w:rsidR="00EC6EC9">
          <w:t>patients receiving</w:t>
        </w:r>
      </w:ins>
      <w:del w:id="196" w:author="Jason Roberts" w:date="2024-06-14T18:34:00Z">
        <w:r w:rsidR="004164B9" w:rsidDel="00EC6EC9">
          <w:delText>had</w:delText>
        </w:r>
      </w:del>
      <w:r w:rsidR="004164B9">
        <w:t xml:space="preserve"> CRRT</w:t>
      </w:r>
      <w:r w:rsidR="00F147E9">
        <w:t xml:space="preserve"> </w:t>
      </w:r>
      <w:r w:rsidR="006E7BDC">
        <w:t>at least once during their treatment period.</w:t>
      </w:r>
      <w:r w:rsidR="00CF5A9A">
        <w:t xml:space="preserve"> </w:t>
      </w:r>
      <w:r w:rsidR="00066555">
        <w:t>An</w:t>
      </w:r>
      <w:r w:rsidR="00C26E94">
        <w:t xml:space="preserve"> </w:t>
      </w:r>
      <w:proofErr w:type="spellStart"/>
      <w:r w:rsidR="00B8330D" w:rsidRPr="00B8330D">
        <w:t>eGFR</w:t>
      </w:r>
      <w:r w:rsidR="00B8330D" w:rsidRPr="00A72BCD">
        <w:rPr>
          <w:vertAlign w:val="subscript"/>
        </w:rPr>
        <w:t>CKD</w:t>
      </w:r>
      <w:proofErr w:type="spellEnd"/>
      <w:r w:rsidR="00E46977">
        <w:rPr>
          <w:vertAlign w:val="subscript"/>
        </w:rPr>
        <w:t>-</w:t>
      </w:r>
      <w:r w:rsidR="00B8330D" w:rsidRPr="00A72BCD">
        <w:rPr>
          <w:vertAlign w:val="subscript"/>
        </w:rPr>
        <w:t>EPI</w:t>
      </w:r>
      <w:r w:rsidR="00C64F63">
        <w:t xml:space="preserve"> </w:t>
      </w:r>
      <w:r w:rsidR="008B63F0">
        <w:t xml:space="preserve">was </w:t>
      </w:r>
      <w:r w:rsidR="00FF2DEB">
        <w:t xml:space="preserve">available </w:t>
      </w:r>
      <w:r w:rsidR="00B725AF">
        <w:t>only in 40.7</w:t>
      </w:r>
      <w:r w:rsidR="00CF5A9A">
        <w:t>% of the dosing intervals</w:t>
      </w:r>
      <w:r w:rsidR="00066555">
        <w:t xml:space="preserve">. </w:t>
      </w:r>
      <w:r w:rsidR="0075746B">
        <w:t xml:space="preserve">Missing </w:t>
      </w:r>
      <w:proofErr w:type="spellStart"/>
      <w:r w:rsidR="0075746B" w:rsidRPr="007B176B">
        <w:t>eGFR</w:t>
      </w:r>
      <w:r w:rsidR="0075746B" w:rsidRPr="007B176B">
        <w:rPr>
          <w:vertAlign w:val="subscript"/>
        </w:rPr>
        <w:t>CKD</w:t>
      </w:r>
      <w:proofErr w:type="spellEnd"/>
      <w:r w:rsidR="0075746B">
        <w:rPr>
          <w:vertAlign w:val="subscript"/>
        </w:rPr>
        <w:t>-</w:t>
      </w:r>
      <w:r w:rsidR="0075746B" w:rsidRPr="007B176B">
        <w:rPr>
          <w:vertAlign w:val="subscript"/>
        </w:rPr>
        <w:t>EPI</w:t>
      </w:r>
      <w:r w:rsidR="0075746B" w:rsidRPr="007B176B">
        <w:t xml:space="preserve"> </w:t>
      </w:r>
      <w:ins w:id="197" w:author="Jason Roberts" w:date="2024-06-14T18:34:00Z">
        <w:r w:rsidR="00D77C3B">
          <w:t xml:space="preserve">data </w:t>
        </w:r>
      </w:ins>
      <w:r w:rsidR="004C102C">
        <w:t xml:space="preserve">were </w:t>
      </w:r>
      <w:r w:rsidR="0075746B">
        <w:t>handled with multiple imputation at the dosing interval level</w:t>
      </w:r>
      <w:r w:rsidR="005D7FE3">
        <w:t>, while missing</w:t>
      </w:r>
      <w:ins w:id="198" w:author="My Luong Vuong" w:date="2024-05-31T14:06:00Z">
        <w:r w:rsidR="00D03F5D">
          <w:t xml:space="preserve"> total</w:t>
        </w:r>
      </w:ins>
      <w:r w:rsidR="005D7FE3">
        <w:t xml:space="preserve"> body weight</w:t>
      </w:r>
      <w:del w:id="199" w:author="My Luong Vuong" w:date="2024-05-31T14:06:00Z">
        <w:r w:rsidR="005D7FE3" w:rsidDel="00D03F5D">
          <w:delText>s</w:delText>
        </w:r>
      </w:del>
      <w:r w:rsidR="005D7FE3">
        <w:t xml:space="preserve"> </w:t>
      </w:r>
      <w:ins w:id="200" w:author="Jason Roberts" w:date="2024-06-14T18:34:00Z">
        <w:r w:rsidR="00D77C3B">
          <w:t xml:space="preserve">data </w:t>
        </w:r>
      </w:ins>
      <w:r w:rsidR="005D7FE3">
        <w:t>were</w:t>
      </w:r>
      <w:r w:rsidR="00B013B9">
        <w:t xml:space="preserve"> </w:t>
      </w:r>
      <w:r w:rsidR="00155F4D">
        <w:t>handled</w:t>
      </w:r>
      <w:r w:rsidR="00B013B9">
        <w:t xml:space="preserve"> at the patient </w:t>
      </w:r>
      <w:r w:rsidR="00324BA3">
        <w:t>level</w:t>
      </w:r>
      <w:r w:rsidR="0075746B">
        <w:t xml:space="preserve"> (</w:t>
      </w:r>
      <w:r w:rsidR="0075746B" w:rsidRPr="00410A03">
        <w:rPr>
          <w:i/>
          <w:iCs/>
        </w:rPr>
        <w:t>m</w:t>
      </w:r>
      <w:r w:rsidR="0075746B">
        <w:t xml:space="preserve"> = 70 </w:t>
      </w:r>
      <w:r w:rsidR="00965C82">
        <w:t xml:space="preserve">multiply </w:t>
      </w:r>
      <w:r w:rsidR="0075746B">
        <w:t>imputed datasets)</w:t>
      </w:r>
      <w:r w:rsidR="0075746B" w:rsidRPr="00E03B11">
        <w:t>.</w:t>
      </w:r>
      <w:r w:rsidR="000E79DB">
        <w:t xml:space="preserve"> Multiple imputation performance </w:t>
      </w:r>
      <w:r w:rsidR="002806E4">
        <w:t xml:space="preserve">is shown in </w:t>
      </w:r>
      <w:r w:rsidR="002806E4" w:rsidRPr="00A72BCD">
        <w:rPr>
          <w:b/>
          <w:bCs/>
        </w:rPr>
        <w:t>Fig.</w:t>
      </w:r>
      <w:r w:rsidR="002806E4">
        <w:rPr>
          <w:b/>
          <w:bCs/>
        </w:rPr>
        <w:t> </w:t>
      </w:r>
      <w:r w:rsidR="002806E4" w:rsidRPr="00A72BCD">
        <w:rPr>
          <w:b/>
          <w:bCs/>
        </w:rPr>
        <w:t>S1</w:t>
      </w:r>
      <w:r w:rsidR="00094328">
        <w:t>-</w:t>
      </w:r>
      <w:r w:rsidR="002806E4" w:rsidRPr="00A72BCD">
        <w:rPr>
          <w:b/>
          <w:bCs/>
        </w:rPr>
        <w:t>S2</w:t>
      </w:r>
      <w:r w:rsidR="002806E4">
        <w:t>.</w:t>
      </w:r>
      <w:r w:rsidR="00684CB0">
        <w:t xml:space="preserve"> </w:t>
      </w:r>
      <w:r w:rsidR="00E7513D">
        <w:t>The c</w:t>
      </w:r>
      <w:r w:rsidR="004D3538">
        <w:t>oncentration</w:t>
      </w:r>
      <w:r w:rsidR="00E7513D">
        <w:t>–</w:t>
      </w:r>
      <w:r w:rsidR="004D3538">
        <w:t xml:space="preserve">time </w:t>
      </w:r>
      <w:r w:rsidR="00E7513D">
        <w:t xml:space="preserve">course </w:t>
      </w:r>
      <w:r w:rsidR="004D3538">
        <w:t xml:space="preserve">of </w:t>
      </w:r>
      <w:r w:rsidR="008750E2">
        <w:t xml:space="preserve">the </w:t>
      </w:r>
      <w:r w:rsidR="00A4093C">
        <w:t>per</w:t>
      </w:r>
      <w:r w:rsidR="001773D6">
        <w:t>-centre</w:t>
      </w:r>
      <w:r w:rsidR="00D323E6">
        <w:t xml:space="preserve"> and </w:t>
      </w:r>
      <w:ins w:id="201" w:author="My Luong Vuong" w:date="2024-05-31T14:07:00Z">
        <w:r w:rsidR="00BB6661">
          <w:t xml:space="preserve">the </w:t>
        </w:r>
      </w:ins>
      <w:r w:rsidR="00D323E6">
        <w:t xml:space="preserve">pooled </w:t>
      </w:r>
      <w:r w:rsidR="00D751E8">
        <w:t>data</w:t>
      </w:r>
      <w:r w:rsidR="00E7513D">
        <w:t>sets</w:t>
      </w:r>
      <w:r w:rsidR="00D751E8">
        <w:t xml:space="preserve"> are available in </w:t>
      </w:r>
      <w:r w:rsidR="00D751E8" w:rsidRPr="00A72BCD">
        <w:rPr>
          <w:b/>
          <w:bCs/>
        </w:rPr>
        <w:t>Fig.</w:t>
      </w:r>
      <w:r w:rsidR="00E7513D">
        <w:rPr>
          <w:b/>
          <w:bCs/>
        </w:rPr>
        <w:t> </w:t>
      </w:r>
      <w:r w:rsidR="00833814" w:rsidRPr="00A72BCD">
        <w:rPr>
          <w:b/>
          <w:bCs/>
        </w:rPr>
        <w:t>S</w:t>
      </w:r>
      <w:r w:rsidR="00833814">
        <w:rPr>
          <w:b/>
          <w:bCs/>
        </w:rPr>
        <w:t>3</w:t>
      </w:r>
      <w:r w:rsidR="001D4038">
        <w:t>-</w:t>
      </w:r>
      <w:r w:rsidR="00833814" w:rsidRPr="00A72BCD">
        <w:rPr>
          <w:b/>
          <w:bCs/>
        </w:rPr>
        <w:t>S</w:t>
      </w:r>
      <w:r w:rsidR="00833814">
        <w:rPr>
          <w:b/>
          <w:bCs/>
        </w:rPr>
        <w:t>4</w:t>
      </w:r>
      <w:r w:rsidR="00D751E8">
        <w:t>.</w:t>
      </w:r>
    </w:p>
    <w:bookmarkEnd w:id="172"/>
    <w:p w14:paraId="33E010C5" w14:textId="77777777" w:rsidR="00BF6CF3" w:rsidRPr="00E03B11" w:rsidRDefault="00BF6CF3" w:rsidP="00593CAA">
      <w:pPr>
        <w:pStyle w:val="Heading2"/>
        <w:rPr>
          <w:rFonts w:eastAsia="Times New Roman"/>
        </w:rPr>
      </w:pPr>
      <w:r w:rsidRPr="00E03B11">
        <w:rPr>
          <w:rFonts w:eastAsia="Times New Roman"/>
        </w:rPr>
        <w:t>Population pharmacokinetics modelling</w:t>
      </w:r>
    </w:p>
    <w:p w14:paraId="0867944D" w14:textId="0490C3FD" w:rsidR="001169E0" w:rsidRPr="00E03B11" w:rsidRDefault="00BF6CF3" w:rsidP="00593CAA">
      <w:bookmarkStart w:id="202" w:name="_Hlk136862119"/>
      <w:r w:rsidRPr="00E03B11">
        <w:t>A two-compartment</w:t>
      </w:r>
      <w:r w:rsidR="00DE41B5">
        <w:t xml:space="preserve"> </w:t>
      </w:r>
      <w:proofErr w:type="spellStart"/>
      <w:r w:rsidRPr="00E03B11">
        <w:t>popPK</w:t>
      </w:r>
      <w:proofErr w:type="spellEnd"/>
      <w:r w:rsidRPr="00E03B11">
        <w:t xml:space="preserve"> model with linear elimination best described the fluconazole concentration</w:t>
      </w:r>
      <w:r w:rsidR="00FE6C59">
        <w:t>–</w:t>
      </w:r>
      <w:r w:rsidRPr="00E03B11">
        <w:t>time data</w:t>
      </w:r>
      <w:r w:rsidR="00DA19D9">
        <w:t xml:space="preserve"> (</w:t>
      </w:r>
      <w:r w:rsidR="00DA19D9" w:rsidRPr="00B808F3">
        <w:rPr>
          <w:b/>
          <w:bCs/>
        </w:rPr>
        <w:t>Table</w:t>
      </w:r>
      <w:r w:rsidR="00547134">
        <w:rPr>
          <w:b/>
          <w:bCs/>
        </w:rPr>
        <w:t> </w:t>
      </w:r>
      <w:r w:rsidR="00FB504B" w:rsidRPr="00B808F3">
        <w:rPr>
          <w:b/>
          <w:bCs/>
        </w:rPr>
        <w:t>2</w:t>
      </w:r>
      <w:r w:rsidR="00DA19D9">
        <w:t>)</w:t>
      </w:r>
      <w:r w:rsidRPr="00E03B11">
        <w:t xml:space="preserve">. </w:t>
      </w:r>
      <w:r w:rsidR="00AE3FC1">
        <w:t>Fluconazole c</w:t>
      </w:r>
      <w:r w:rsidR="00EF64BB">
        <w:t>learance</w:t>
      </w:r>
      <w:r w:rsidR="00547134">
        <w:t xml:space="preserve"> was estimated separately</w:t>
      </w:r>
      <w:r w:rsidR="00EF64BB">
        <w:t xml:space="preserve"> when a patient was on CRRT </w:t>
      </w:r>
      <w:r w:rsidR="007D70D5" w:rsidRPr="007D70D5">
        <w:t>(</w:t>
      </w:r>
      <w:proofErr w:type="spellStart"/>
      <w:r w:rsidR="00EF64BB">
        <w:t>C</w:t>
      </w:r>
      <w:r w:rsidR="003D4E3F">
        <w:t>L</w:t>
      </w:r>
      <w:r w:rsidR="003D4E3F" w:rsidRPr="00B808F3">
        <w:rPr>
          <w:vertAlign w:val="subscript"/>
        </w:rPr>
        <w:t>on</w:t>
      </w:r>
      <w:proofErr w:type="spellEnd"/>
      <w:r w:rsidR="003D4E3F" w:rsidRPr="00B808F3">
        <w:rPr>
          <w:vertAlign w:val="subscript"/>
        </w:rPr>
        <w:t>-</w:t>
      </w:r>
      <w:r w:rsidR="00F63620" w:rsidRPr="00A72BCD">
        <w:rPr>
          <w:vertAlign w:val="subscript"/>
        </w:rPr>
        <w:t>CRRT</w:t>
      </w:r>
      <w:r w:rsidR="00F63620">
        <w:t xml:space="preserve">; </w:t>
      </w:r>
      <w:r w:rsidR="007D70D5" w:rsidRPr="007D70D5">
        <w:t>1.</w:t>
      </w:r>
      <w:r w:rsidR="008270EF">
        <w:t>56 </w:t>
      </w:r>
      <w:r w:rsidR="007D70D5" w:rsidRPr="007D70D5">
        <w:t>L/h</w:t>
      </w:r>
      <w:r w:rsidR="003D4E3F">
        <w:t xml:space="preserve"> [</w:t>
      </w:r>
      <w:r w:rsidR="00BD34B4">
        <w:t>10</w:t>
      </w:r>
      <w:r w:rsidR="008F6D72">
        <w:t>.2</w:t>
      </w:r>
      <w:r w:rsidR="003D4E3F">
        <w:t>%</w:t>
      </w:r>
      <w:r w:rsidR="00AE6868">
        <w:t xml:space="preserve"> relative standard error; RSE</w:t>
      </w:r>
      <w:r w:rsidR="003D4E3F">
        <w:t>]</w:t>
      </w:r>
      <w:r w:rsidR="007D70D5" w:rsidRPr="007D70D5">
        <w:t>)</w:t>
      </w:r>
      <w:r w:rsidR="000E3998">
        <w:t xml:space="preserve">, </w:t>
      </w:r>
      <w:r w:rsidR="00826491">
        <w:t>and</w:t>
      </w:r>
      <w:r w:rsidR="007D70D5" w:rsidRPr="007D70D5">
        <w:t xml:space="preserve"> </w:t>
      </w:r>
      <w:r w:rsidR="00826491" w:rsidRPr="00826491">
        <w:t xml:space="preserve">when </w:t>
      </w:r>
      <w:r w:rsidR="003D4E3F">
        <w:t>off</w:t>
      </w:r>
      <w:r w:rsidR="00826491" w:rsidRPr="00826491">
        <w:t xml:space="preserve"> </w:t>
      </w:r>
      <w:r w:rsidR="00F6679E">
        <w:t>CRRT</w:t>
      </w:r>
      <w:r w:rsidR="00826491" w:rsidRPr="00826491">
        <w:t xml:space="preserve"> (</w:t>
      </w:r>
      <w:proofErr w:type="spellStart"/>
      <w:r w:rsidR="00826491" w:rsidRPr="00826491">
        <w:t>CL</w:t>
      </w:r>
      <w:r w:rsidR="003F0719" w:rsidRPr="00A72BCD">
        <w:rPr>
          <w:vertAlign w:val="subscript"/>
        </w:rPr>
        <w:t>o</w:t>
      </w:r>
      <w:r w:rsidR="003D4E3F">
        <w:rPr>
          <w:vertAlign w:val="subscript"/>
        </w:rPr>
        <w:t>ff</w:t>
      </w:r>
      <w:proofErr w:type="spellEnd"/>
      <w:r w:rsidR="003D4E3F">
        <w:rPr>
          <w:vertAlign w:val="subscript"/>
        </w:rPr>
        <w:t>-</w:t>
      </w:r>
      <w:r w:rsidR="00826491" w:rsidRPr="00A72BCD">
        <w:rPr>
          <w:vertAlign w:val="subscript"/>
        </w:rPr>
        <w:t>CRRT</w:t>
      </w:r>
      <w:r w:rsidR="00826491" w:rsidRPr="00826491">
        <w:t xml:space="preserve">; </w:t>
      </w:r>
      <w:r w:rsidR="00C419C2">
        <w:t>0</w:t>
      </w:r>
      <w:r w:rsidR="00826491" w:rsidRPr="00826491">
        <w:t>.</w:t>
      </w:r>
      <w:r w:rsidR="00581449" w:rsidRPr="00826491">
        <w:t>6</w:t>
      </w:r>
      <w:r w:rsidR="00581449">
        <w:t>33 </w:t>
      </w:r>
      <w:r w:rsidR="00826491" w:rsidRPr="00826491">
        <w:t>L/h</w:t>
      </w:r>
      <w:r w:rsidR="00AE6868">
        <w:t xml:space="preserve"> [</w:t>
      </w:r>
      <w:r w:rsidR="00003024">
        <w:t>5.</w:t>
      </w:r>
      <w:r w:rsidR="00053A0A">
        <w:t>4</w:t>
      </w:r>
      <w:r w:rsidR="00AE6868">
        <w:t>% RSE]</w:t>
      </w:r>
      <w:r w:rsidR="00826491" w:rsidRPr="00826491">
        <w:t>)</w:t>
      </w:r>
      <w:r w:rsidR="007D70D5" w:rsidRPr="007D70D5">
        <w:t xml:space="preserve">. </w:t>
      </w:r>
      <w:r w:rsidR="001A2DCE">
        <w:t>Interindividual variability</w:t>
      </w:r>
      <w:r w:rsidR="007D70D5" w:rsidRPr="007D70D5">
        <w:t xml:space="preserve"> </w:t>
      </w:r>
      <w:r w:rsidR="00A52E5C">
        <w:t>was estimated on</w:t>
      </w:r>
      <w:r w:rsidR="00A52E5C" w:rsidRPr="007D70D5">
        <w:t xml:space="preserve"> </w:t>
      </w:r>
      <w:proofErr w:type="spellStart"/>
      <w:r w:rsidR="007D70D5" w:rsidRPr="007D70D5">
        <w:t>CL</w:t>
      </w:r>
      <w:r w:rsidR="00A52E5C">
        <w:rPr>
          <w:vertAlign w:val="subscript"/>
        </w:rPr>
        <w:t>on</w:t>
      </w:r>
      <w:proofErr w:type="spellEnd"/>
      <w:r w:rsidR="00A52E5C">
        <w:rPr>
          <w:vertAlign w:val="subscript"/>
        </w:rPr>
        <w:t>-C</w:t>
      </w:r>
      <w:r w:rsidR="007D70D5" w:rsidRPr="00A72BCD">
        <w:rPr>
          <w:vertAlign w:val="subscript"/>
        </w:rPr>
        <w:t>RRT</w:t>
      </w:r>
      <w:r w:rsidR="007D70D5" w:rsidRPr="007D70D5">
        <w:t xml:space="preserve">, </w:t>
      </w:r>
      <w:proofErr w:type="spellStart"/>
      <w:r w:rsidR="007D70D5" w:rsidRPr="007D70D5">
        <w:t>CL</w:t>
      </w:r>
      <w:r w:rsidR="007D70D5" w:rsidRPr="00A72BCD">
        <w:rPr>
          <w:vertAlign w:val="subscript"/>
        </w:rPr>
        <w:t>o</w:t>
      </w:r>
      <w:r w:rsidR="00A52E5C">
        <w:rPr>
          <w:vertAlign w:val="subscript"/>
        </w:rPr>
        <w:t>ff</w:t>
      </w:r>
      <w:proofErr w:type="spellEnd"/>
      <w:r w:rsidR="0097332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7D70D5" w:rsidRPr="007D70D5">
        <w:t xml:space="preserve">, with a covariance relationship between </w:t>
      </w:r>
      <w:proofErr w:type="spellStart"/>
      <w:r w:rsidR="007D70D5" w:rsidRPr="007D70D5">
        <w:t>CL</w:t>
      </w:r>
      <w:r w:rsidR="007D70D5" w:rsidRPr="00A72BCD">
        <w:rPr>
          <w:vertAlign w:val="subscript"/>
        </w:rPr>
        <w:t>o</w:t>
      </w:r>
      <w:r w:rsidR="00A52E5C">
        <w:rPr>
          <w:vertAlign w:val="subscript"/>
        </w:rPr>
        <w:t>ff</w:t>
      </w:r>
      <w:proofErr w:type="spellEnd"/>
      <w:r w:rsidR="008268F2" w:rsidRPr="00A72BCD">
        <w:rPr>
          <w:vertAlign w:val="subscript"/>
        </w:rPr>
        <w:t>-</w:t>
      </w:r>
      <w:r w:rsidR="007D70D5" w:rsidRPr="00A72BCD">
        <w:rPr>
          <w:vertAlign w:val="subscript"/>
        </w:rPr>
        <w:t>CRRT</w:t>
      </w:r>
      <w:r w:rsidR="007D70D5" w:rsidRPr="007D70D5">
        <w:t xml:space="preserve"> and </w:t>
      </w:r>
      <w:proofErr w:type="spellStart"/>
      <w:r w:rsidR="007D70D5" w:rsidRPr="007D70D5">
        <w:t>V</w:t>
      </w:r>
      <w:r w:rsidR="007D70D5" w:rsidRPr="00BD228F">
        <w:t>c</w:t>
      </w:r>
      <w:proofErr w:type="spellEnd"/>
      <w:r w:rsidR="008438F7">
        <w:t xml:space="preserve"> of </w:t>
      </w:r>
      <w:r w:rsidR="000B0591">
        <w:t>33.9</w:t>
      </w:r>
      <w:r w:rsidR="008438F7">
        <w:t>%</w:t>
      </w:r>
      <w:r w:rsidR="008438F7" w:rsidRPr="007D70D5">
        <w:t>.</w:t>
      </w:r>
      <w:r w:rsidR="0052675C" w:rsidRPr="00B808F3">
        <w:t xml:space="preserve"> </w:t>
      </w:r>
      <w:r w:rsidRPr="00E03B11">
        <w:t xml:space="preserve">A proportional error model best described the </w:t>
      </w:r>
      <w:r w:rsidR="00EB103B">
        <w:t>residual variability</w:t>
      </w:r>
      <w:r w:rsidRPr="00E03B11">
        <w:t>.</w:t>
      </w:r>
      <w:r w:rsidR="00631AE6">
        <w:t xml:space="preserve"> </w:t>
      </w:r>
      <w:r w:rsidR="00453F43" w:rsidRPr="00453F43">
        <w:t>Different analytical assay</w:t>
      </w:r>
      <w:r w:rsidR="00453F43">
        <w:t>s</w:t>
      </w:r>
      <w:r w:rsidR="00453F43" w:rsidRPr="00453F43">
        <w:t xml:space="preserve"> did not significant</w:t>
      </w:r>
      <w:r w:rsidR="003E595D">
        <w:t>ly</w:t>
      </w:r>
      <w:r w:rsidR="00453F43" w:rsidRPr="00453F43">
        <w:t xml:space="preserve"> impact </w:t>
      </w:r>
      <w:del w:id="203" w:author="My Luong Vuong" w:date="2024-05-30T17:10:00Z">
        <w:r w:rsidR="00453F43" w:rsidRPr="00453F43" w:rsidDel="007A7023">
          <w:delText xml:space="preserve">on </w:delText>
        </w:r>
      </w:del>
      <w:r w:rsidR="00453F43" w:rsidRPr="00453F43">
        <w:t>the error model.</w:t>
      </w:r>
      <w:r w:rsidRPr="00E03B11">
        <w:t xml:space="preserve"> </w:t>
      </w:r>
      <w:r w:rsidR="00C92655">
        <w:t>T</w:t>
      </w:r>
      <w:r w:rsidRPr="00E03B11">
        <w:t xml:space="preserve">he </w:t>
      </w:r>
      <w:r w:rsidR="00EB7A93">
        <w:t>per-centre</w:t>
      </w:r>
      <w:r w:rsidR="00986E1A">
        <w:t xml:space="preserve"> and overall</w:t>
      </w:r>
      <w:r w:rsidR="00EB7A93">
        <w:t xml:space="preserve"> </w:t>
      </w:r>
      <w:r w:rsidRPr="00E03B11">
        <w:t xml:space="preserve">goodness-of-fit plots </w:t>
      </w:r>
      <w:r w:rsidR="000F456D">
        <w:t>are</w:t>
      </w:r>
      <w:r w:rsidRPr="00E03B11">
        <w:t xml:space="preserve"> available in </w:t>
      </w:r>
      <w:r w:rsidRPr="00E03B11">
        <w:rPr>
          <w:b/>
          <w:bCs/>
        </w:rPr>
        <w:t>Fig</w:t>
      </w:r>
      <w:r w:rsidR="00986E1A">
        <w:rPr>
          <w:b/>
          <w:bCs/>
        </w:rPr>
        <w:t>. </w:t>
      </w:r>
      <w:r w:rsidR="00083F71" w:rsidRPr="00E03B11">
        <w:rPr>
          <w:b/>
          <w:bCs/>
        </w:rPr>
        <w:t>S</w:t>
      </w:r>
      <w:r w:rsidR="00083F71">
        <w:rPr>
          <w:b/>
          <w:bCs/>
        </w:rPr>
        <w:t>5</w:t>
      </w:r>
      <w:r w:rsidR="007472F0">
        <w:rPr>
          <w:b/>
          <w:bCs/>
        </w:rPr>
        <w:t>-</w:t>
      </w:r>
      <w:r w:rsidR="00083F71">
        <w:rPr>
          <w:b/>
          <w:bCs/>
        </w:rPr>
        <w:t>S9</w:t>
      </w:r>
      <w:r w:rsidRPr="00E03B11">
        <w:t>.</w:t>
      </w:r>
    </w:p>
    <w:p w14:paraId="47059E0D" w14:textId="463FD4C9" w:rsidR="00BF6CF3" w:rsidRDefault="00536DB6" w:rsidP="00593CAA">
      <w:r w:rsidRPr="00536DB6">
        <w:t>Inclusion of effects of</w:t>
      </w:r>
      <w:r w:rsidR="001169E0">
        <w:t xml:space="preserve"> baseline</w:t>
      </w:r>
      <w:r w:rsidR="00ED2769">
        <w:t xml:space="preserve"> total</w:t>
      </w:r>
      <w:r w:rsidRPr="00536DB6">
        <w:t xml:space="preserve"> </w:t>
      </w:r>
      <w:r w:rsidR="001169E0">
        <w:t>body weight</w:t>
      </w:r>
      <w:r w:rsidR="001169E0" w:rsidRPr="00536DB6">
        <w:t xml:space="preserve"> </w:t>
      </w:r>
      <w:r w:rsidRPr="00536DB6">
        <w:t xml:space="preserve">on </w:t>
      </w:r>
      <w:proofErr w:type="spellStart"/>
      <w:r w:rsidR="001169E0">
        <w:t>Vc</w:t>
      </w:r>
      <w:proofErr w:type="spellEnd"/>
      <w:r w:rsidRPr="00536DB6">
        <w:t xml:space="preserve"> and</w:t>
      </w:r>
      <w:ins w:id="204" w:author="My Luong Vuong" w:date="2024-05-31T15:41:00Z">
        <w:r w:rsidR="00DC723C">
          <w:t xml:space="preserve"> time-varying</w:t>
        </w:r>
      </w:ins>
      <w:r w:rsidRPr="00536DB6">
        <w:t xml:space="preserve"> </w:t>
      </w:r>
      <w:proofErr w:type="spellStart"/>
      <w:r w:rsidRPr="00536DB6">
        <w:t>eGFR</w:t>
      </w:r>
      <w:r w:rsidRPr="00A72BCD">
        <w:rPr>
          <w:vertAlign w:val="subscript"/>
        </w:rPr>
        <w:t>CKD</w:t>
      </w:r>
      <w:proofErr w:type="spellEnd"/>
      <w:r w:rsidRPr="00A72BCD">
        <w:rPr>
          <w:vertAlign w:val="subscript"/>
        </w:rPr>
        <w:t>-EPI</w:t>
      </w:r>
      <w:r w:rsidRPr="00536DB6">
        <w:t xml:space="preserve"> on </w:t>
      </w:r>
      <w:proofErr w:type="spellStart"/>
      <w:r w:rsidRPr="00536DB6">
        <w:t>CL</w:t>
      </w:r>
      <w:r w:rsidRPr="00A72BCD">
        <w:rPr>
          <w:vertAlign w:val="subscript"/>
        </w:rPr>
        <w:t>o</w:t>
      </w:r>
      <w:r w:rsidR="001169E0">
        <w:rPr>
          <w:vertAlign w:val="subscript"/>
        </w:rPr>
        <w:t>ff</w:t>
      </w:r>
      <w:proofErr w:type="spellEnd"/>
      <w:r w:rsidRPr="00A72BCD">
        <w:rPr>
          <w:vertAlign w:val="subscript"/>
        </w:rPr>
        <w:t>-CRRT</w:t>
      </w:r>
      <w:r w:rsidRPr="00FD4FB7">
        <w:t xml:space="preserve"> </w:t>
      </w:r>
      <w:r w:rsidRPr="00536DB6">
        <w:t xml:space="preserve">significantly improved </w:t>
      </w:r>
      <w:r w:rsidR="001169E0">
        <w:t xml:space="preserve">the </w:t>
      </w:r>
      <w:r w:rsidRPr="00536DB6">
        <w:t>goodness-of-fit</w:t>
      </w:r>
      <w:r w:rsidR="001169E0">
        <w:t xml:space="preserve"> of the </w:t>
      </w:r>
      <w:proofErr w:type="spellStart"/>
      <w:r w:rsidR="001169E0">
        <w:t>popPK</w:t>
      </w:r>
      <w:proofErr w:type="spellEnd"/>
      <w:r w:rsidR="001169E0">
        <w:t xml:space="preserve"> model</w:t>
      </w:r>
      <w:r w:rsidRPr="00536DB6">
        <w:t>.</w:t>
      </w:r>
      <w:r w:rsidR="00BF6CF3" w:rsidRPr="00E03B11">
        <w:t xml:space="preserve"> The pooled </w:t>
      </w:r>
      <w:r w:rsidR="00F17B40">
        <w:t xml:space="preserve">parameter </w:t>
      </w:r>
      <w:r w:rsidR="00BF6CF3" w:rsidRPr="00E03B11">
        <w:t>estimates</w:t>
      </w:r>
      <w:r w:rsidR="00F17B40">
        <w:t xml:space="preserve"> of </w:t>
      </w:r>
      <w:r w:rsidR="00D2464E">
        <w:t>the 70</w:t>
      </w:r>
      <w:r w:rsidR="00737AFF">
        <w:t xml:space="preserve"> multiply</w:t>
      </w:r>
      <w:r w:rsidR="009C1FA9">
        <w:t xml:space="preserve"> imputed</w:t>
      </w:r>
      <w:r w:rsidR="00D2464E">
        <w:t xml:space="preserve"> models</w:t>
      </w:r>
      <w:r w:rsidR="00BF6CF3" w:rsidRPr="00E03B11">
        <w:t xml:space="preserve"> </w:t>
      </w:r>
      <w:del w:id="205" w:author="My Luong Vuong" w:date="2024-05-31T15:42:00Z">
        <w:r w:rsidR="00BF6CF3" w:rsidRPr="00E03B11" w:rsidDel="009C480C">
          <w:delText>as well as</w:delText>
        </w:r>
      </w:del>
      <w:ins w:id="206" w:author="My Luong Vuong" w:date="2024-05-31T15:42:00Z">
        <w:r w:rsidR="009C480C">
          <w:t>and</w:t>
        </w:r>
      </w:ins>
      <w:r w:rsidR="00BF6CF3" w:rsidRPr="00E03B11">
        <w:t xml:space="preserve"> the medians of </w:t>
      </w:r>
      <w:r w:rsidR="00574243">
        <w:t>10 random</w:t>
      </w:r>
      <w:r w:rsidR="00BF6CF3" w:rsidRPr="00E03B11">
        <w:t xml:space="preserve"> bootstrap results</w:t>
      </w:r>
      <w:r w:rsidR="00F769A9">
        <w:t xml:space="preserve"> (2000 bootstraps</w:t>
      </w:r>
      <w:r w:rsidR="00294BAA">
        <w:t xml:space="preserve"> in total</w:t>
      </w:r>
      <w:r w:rsidR="00F769A9">
        <w:t>)</w:t>
      </w:r>
      <w:r w:rsidR="00BF6CF3" w:rsidRPr="00E03B11">
        <w:t xml:space="preserve"> are available in </w:t>
      </w:r>
      <w:r w:rsidR="00BF6CF3" w:rsidRPr="00E03B11">
        <w:rPr>
          <w:b/>
          <w:bCs/>
        </w:rPr>
        <w:t>Table</w:t>
      </w:r>
      <w:r w:rsidR="00294BAA">
        <w:rPr>
          <w:b/>
          <w:bCs/>
        </w:rPr>
        <w:t> </w:t>
      </w:r>
      <w:r w:rsidR="00BF6CF3" w:rsidRPr="00E03B11">
        <w:rPr>
          <w:b/>
          <w:bCs/>
        </w:rPr>
        <w:t>2</w:t>
      </w:r>
      <w:r w:rsidR="00BF6CF3" w:rsidRPr="00E03B11">
        <w:t>.</w:t>
      </w:r>
      <w:r w:rsidR="00DD3AAE">
        <w:t xml:space="preserve"> </w:t>
      </w:r>
      <w:r w:rsidR="00BF6CF3" w:rsidRPr="00E03B11">
        <w:t>Equation</w:t>
      </w:r>
      <w:r w:rsidR="00053064">
        <w:t>s</w:t>
      </w:r>
      <w:r w:rsidR="00DD3AAE">
        <w:t> </w:t>
      </w:r>
      <w:r w:rsidR="004F077A">
        <w:t>3</w:t>
      </w:r>
      <w:r w:rsidR="00BD14F8">
        <w:t xml:space="preserve"> and 4</w:t>
      </w:r>
      <w:r w:rsidR="00BF6CF3" w:rsidRPr="00E03B11">
        <w:t xml:space="preserve"> show how fluconazole </w:t>
      </w:r>
      <w:proofErr w:type="spellStart"/>
      <w:r w:rsidR="00BF6CF3" w:rsidRPr="00E03B11">
        <w:t>V</w:t>
      </w:r>
      <w:r w:rsidR="00BF6CF3" w:rsidRPr="007006E7">
        <w:t>c</w:t>
      </w:r>
      <w:proofErr w:type="spellEnd"/>
      <w:r w:rsidR="00BD14F8">
        <w:rPr>
          <w:vertAlign w:val="subscript"/>
        </w:rPr>
        <w:t xml:space="preserve"> </w:t>
      </w:r>
      <w:r w:rsidR="00BD14F8">
        <w:t xml:space="preserve">and </w:t>
      </w:r>
      <w:proofErr w:type="spellStart"/>
      <w:r w:rsidR="00294434" w:rsidRPr="00536DB6">
        <w:t>CL</w:t>
      </w:r>
      <w:r w:rsidR="00294434" w:rsidRPr="00BA7DD3">
        <w:rPr>
          <w:vertAlign w:val="subscript"/>
        </w:rPr>
        <w:t>o</w:t>
      </w:r>
      <w:r w:rsidR="00DD3AAE">
        <w:rPr>
          <w:vertAlign w:val="subscript"/>
        </w:rPr>
        <w:t>ff</w:t>
      </w:r>
      <w:proofErr w:type="spellEnd"/>
      <w:r w:rsidR="00294434" w:rsidRPr="00BA7DD3">
        <w:rPr>
          <w:vertAlign w:val="subscript"/>
        </w:rPr>
        <w:t>-CRRT</w:t>
      </w:r>
      <w:r w:rsidR="00BF6CF3" w:rsidRPr="00E03B11">
        <w:t xml:space="preserve"> of patient </w:t>
      </w:r>
      <w:proofErr w:type="spellStart"/>
      <w:r w:rsidR="00BF6CF3" w:rsidRPr="00CA5A80">
        <w:rPr>
          <w:i/>
          <w:iCs/>
        </w:rPr>
        <w:t>i</w:t>
      </w:r>
      <w:proofErr w:type="spellEnd"/>
      <w:r w:rsidR="00BF6CF3" w:rsidRPr="00E03B11">
        <w:t xml:space="preserve"> increase with </w:t>
      </w:r>
      <w:ins w:id="207" w:author="My Luong Vuong" w:date="2024-05-30T17:15:00Z">
        <w:r w:rsidR="005D1B0B">
          <w:t xml:space="preserve">total </w:t>
        </w:r>
      </w:ins>
      <w:r w:rsidR="004F077A">
        <w:t>body weight</w:t>
      </w:r>
      <w:r w:rsidR="00294434">
        <w:t xml:space="preserve"> and </w:t>
      </w:r>
      <w:proofErr w:type="spellStart"/>
      <w:r w:rsidR="00B906E5" w:rsidRPr="00B906E5">
        <w:t>eGFR</w:t>
      </w:r>
      <w:r w:rsidR="00B906E5" w:rsidRPr="00A72BCD">
        <w:rPr>
          <w:vertAlign w:val="subscript"/>
        </w:rPr>
        <w:t>CKD</w:t>
      </w:r>
      <w:proofErr w:type="spellEnd"/>
      <w:r w:rsidR="00B906E5" w:rsidRPr="00A72BCD">
        <w:rPr>
          <w:vertAlign w:val="subscript"/>
        </w:rPr>
        <w:t>-EPI</w:t>
      </w:r>
      <w:r w:rsidR="00DD3AAE">
        <w:t>, respectively</w:t>
      </w:r>
      <w:r w:rsidR="00BF6CF3" w:rsidRPr="00E03B11">
        <w:t>:</w:t>
      </w:r>
    </w:p>
    <w:p w14:paraId="4B016952" w14:textId="2000515A" w:rsidR="009E2FE8" w:rsidRDefault="00000000" w:rsidP="00FD4FB7">
      <w:pPr>
        <w:tabs>
          <w:tab w:val="right" w:pos="9026"/>
        </w:tabs>
        <w:ind w:left="567"/>
        <w:rPr>
          <w:rFonts w:eastAsiaTheme="minorEastAsia"/>
        </w:rPr>
      </w:pPr>
      <m:oMath>
        <m:sSub>
          <m:sSubPr>
            <m:ctrlPr>
              <w:ins w:id="208" w:author="My Luong Vuong" w:date="2024-06-21T10:33:00Z">
                <w:rPr>
                  <w:rFonts w:ascii="Cambria Math" w:hAnsi="Cambria Math"/>
                  <w:i/>
                </w:rPr>
              </w:ins>
            </m:ctrlPr>
          </m:sSubPr>
          <m:e>
            <m:r>
              <m:rPr>
                <m:nor/>
              </m:rPr>
              <m:t>Vc</m:t>
            </m:r>
          </m:e>
          <m:sub>
            <m:r>
              <m:rPr>
                <m:nor/>
              </m:rPr>
              <w:rPr>
                <w:i/>
              </w:rPr>
              <m:t>i</m:t>
            </m:r>
          </m:sub>
        </m:sSub>
        <m:r>
          <m:rPr>
            <m:nor/>
          </m:rPr>
          <m:t xml:space="preserve"> = 39.4 L × </m:t>
        </m:r>
        <m:sSup>
          <m:sSupPr>
            <m:ctrlPr>
              <w:ins w:id="209" w:author="My Luong Vuong" w:date="2024-06-21T10:33:00Z">
                <w:rPr>
                  <w:rFonts w:ascii="Cambria Math" w:hAnsi="Cambria Math"/>
                  <w:i/>
                </w:rPr>
              </w:ins>
            </m:ctrlPr>
          </m:sSupPr>
          <m:e>
            <m:d>
              <m:dPr>
                <m:ctrlPr>
                  <w:ins w:id="210" w:author="My Luong Vuong" w:date="2024-06-21T10:33:00Z">
                    <w:rPr>
                      <w:rFonts w:ascii="Cambria Math" w:hAnsi="Cambria Math"/>
                      <w:i/>
                    </w:rPr>
                  </w:ins>
                </m:ctrlPr>
              </m:dPr>
              <m:e>
                <m:f>
                  <m:fPr>
                    <m:ctrlPr>
                      <w:ins w:id="211" w:author="My Luong Vuong" w:date="2024-06-21T10:33:00Z">
                        <w:rPr>
                          <w:rFonts w:ascii="Cambria Math" w:hAnsi="Cambria Math"/>
                          <w:i/>
                        </w:rPr>
                      </w:ins>
                    </m:ctrlPr>
                  </m:fPr>
                  <m:num>
                    <m:sSub>
                      <m:sSubPr>
                        <m:ctrlPr>
                          <w:ins w:id="212" w:author="My Luong Vuong" w:date="2024-06-21T10:33:00Z">
                            <w:rPr>
                              <w:rFonts w:ascii="Cambria Math" w:hAnsi="Cambria Math"/>
                              <w:i/>
                            </w:rPr>
                          </w:ins>
                        </m:ctrlPr>
                      </m:sSubPr>
                      <m:e>
                        <m:r>
                          <m:rPr>
                            <m:nor/>
                          </m:rPr>
                          <m:t>BW</m:t>
                        </m:r>
                      </m:e>
                      <m:sub>
                        <m:r>
                          <m:rPr>
                            <m:nor/>
                          </m:rPr>
                          <w:rPr>
                            <w:i/>
                            <w:iCs/>
                          </w:rPr>
                          <m:t>i</m:t>
                        </m:r>
                      </m:sub>
                    </m:sSub>
                  </m:num>
                  <m:den>
                    <m:r>
                      <m:rPr>
                        <m:nor/>
                      </m:rPr>
                      <m:t>80</m:t>
                    </m:r>
                    <m:r>
                      <m:rPr>
                        <m:nor/>
                      </m:rPr>
                      <w:rPr>
                        <w:rFonts w:ascii="Cambria Math"/>
                      </w:rPr>
                      <m:t> </m:t>
                    </m:r>
                    <m:r>
                      <m:rPr>
                        <m:nor/>
                      </m:rPr>
                      <m:t xml:space="preserve">kg </m:t>
                    </m:r>
                  </m:den>
                </m:f>
              </m:e>
            </m:d>
          </m:e>
          <m:sup>
            <m:r>
              <m:rPr>
                <m:nor/>
              </m:rPr>
              <m:t>0.908</m:t>
            </m:r>
          </m:sup>
        </m:sSup>
        <m:r>
          <m:rPr>
            <m:nor/>
          </m:rPr>
          <m:t>×</m:t>
        </m:r>
        <m:func>
          <m:funcPr>
            <m:ctrlPr>
              <w:ins w:id="213" w:author="My Luong Vuong" w:date="2024-06-21T10:33:00Z">
                <w:rPr>
                  <w:rFonts w:ascii="Cambria Math" w:hAnsi="Cambria Math"/>
                  <w:i/>
                </w:rPr>
              </w:ins>
            </m:ctrlPr>
          </m:funcPr>
          <m:fName>
            <m:r>
              <m:rPr>
                <m:nor/>
              </m:rPr>
              <m:t>exp</m:t>
            </m:r>
          </m:fName>
          <m:e>
            <m:d>
              <m:dPr>
                <m:ctrlPr>
                  <w:ins w:id="214" w:author="My Luong Vuong" w:date="2024-06-21T10:33:00Z">
                    <w:rPr>
                      <w:rFonts w:ascii="Cambria Math" w:hAnsi="Cambria Math"/>
                      <w:i/>
                    </w:rPr>
                  </w:ins>
                </m:ctrlPr>
              </m:dPr>
              <m:e>
                <m:sSub>
                  <m:sSubPr>
                    <m:ctrlPr>
                      <w:ins w:id="215" w:author="My Luong Vuong" w:date="2024-06-21T10:33:00Z">
                        <w:rPr>
                          <w:rFonts w:ascii="Cambria Math" w:hAnsi="Cambria Math"/>
                          <w:i/>
                        </w:rPr>
                      </w:ins>
                    </m:ctrlPr>
                  </m:sSubPr>
                  <m:e>
                    <m:r>
                      <m:rPr>
                        <m:nor/>
                      </m:rPr>
                      <w:rPr>
                        <w:i/>
                      </w:rPr>
                      <m:t>η</m:t>
                    </m:r>
                  </m:e>
                  <m:sub>
                    <m:r>
                      <m:rPr>
                        <m:nor/>
                      </m:rPr>
                      <w:rPr>
                        <w:i/>
                      </w:rPr>
                      <m:t>i</m:t>
                    </m:r>
                  </m:sub>
                </m:sSub>
              </m:e>
            </m:d>
          </m:e>
        </m:func>
      </m:oMath>
      <w:r w:rsidR="009E2FE8" w:rsidRPr="00E03B11">
        <w:rPr>
          <w:rFonts w:eastAsiaTheme="minorEastAsia"/>
        </w:rPr>
        <w:t xml:space="preserve"> with </w:t>
      </w:r>
      <m:oMath>
        <m:sSub>
          <m:sSubPr>
            <m:ctrlPr>
              <w:ins w:id="216" w:author="My Luong Vuong" w:date="2024-06-21T10:33:00Z">
                <w:rPr>
                  <w:rFonts w:ascii="Cambria Math" w:eastAsiaTheme="minorEastAsia" w:hAnsi="Cambria Math"/>
                  <w:i/>
                </w:rPr>
              </w:ins>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ins w:id="217" w:author="My Luong Vuong" w:date="2024-06-21T10:33:00Z">
                <w:rPr>
                  <w:rFonts w:ascii="Cambria Math" w:eastAsiaTheme="minorEastAsia" w:hAnsi="Cambria Math"/>
                  <w:i/>
                </w:rPr>
              </w:ins>
            </m:ctrlPr>
          </m:dPr>
          <m:e>
            <m:r>
              <m:rPr>
                <m:nor/>
              </m:rPr>
              <w:rPr>
                <w:rFonts w:eastAsiaTheme="minorEastAsia"/>
              </w:rPr>
              <m:t>0, 0.312</m:t>
            </m:r>
          </m:e>
        </m:d>
      </m:oMath>
      <w:r w:rsidR="009A4B00">
        <w:rPr>
          <w:rFonts w:eastAsiaTheme="minorEastAsia"/>
        </w:rPr>
        <w:tab/>
      </w:r>
      <w:r w:rsidR="009E2FE8" w:rsidRPr="00E03B11">
        <w:rPr>
          <w:rFonts w:eastAsiaTheme="minorEastAsia"/>
        </w:rPr>
        <w:t>(Eq.</w:t>
      </w:r>
      <w:r w:rsidR="009A4B00">
        <w:rPr>
          <w:rFonts w:eastAsiaTheme="minorEastAsia"/>
        </w:rPr>
        <w:t> </w:t>
      </w:r>
      <w:r w:rsidR="004F077A">
        <w:rPr>
          <w:rFonts w:eastAsiaTheme="minorEastAsia"/>
        </w:rPr>
        <w:t>3</w:t>
      </w:r>
      <w:r w:rsidR="009E2FE8" w:rsidRPr="00E03B11">
        <w:rPr>
          <w:rFonts w:eastAsiaTheme="minorEastAsia"/>
        </w:rPr>
        <w:t>)</w:t>
      </w:r>
    </w:p>
    <w:p w14:paraId="19AE6E36" w14:textId="4E52D924" w:rsidR="003517DF" w:rsidRDefault="00000000" w:rsidP="00FD4FB7">
      <w:pPr>
        <w:tabs>
          <w:tab w:val="right" w:pos="9026"/>
        </w:tabs>
        <w:ind w:left="567"/>
        <w:rPr>
          <w:rFonts w:eastAsiaTheme="minorEastAsia"/>
        </w:rPr>
      </w:pPr>
      <m:oMath>
        <m:sSub>
          <m:sSubPr>
            <m:ctrlPr>
              <w:ins w:id="218" w:author="My Luong Vuong" w:date="2024-06-21T10:33:00Z">
                <w:rPr>
                  <w:rFonts w:ascii="Cambria Math" w:hAnsi="Cambria Math"/>
                  <w:i/>
                </w:rPr>
              </w:ins>
            </m:ctrlPr>
          </m:sSubPr>
          <m:e>
            <m:r>
              <m:rPr>
                <m:nor/>
              </m:rPr>
              <m:t>CL</m:t>
            </m:r>
          </m:e>
          <m:sub>
            <m:r>
              <m:rPr>
                <m:nor/>
              </m:rPr>
              <m:t>o</m:t>
            </m:r>
            <m:r>
              <m:rPr>
                <m:nor/>
              </m:rPr>
              <w:rPr>
                <w:rFonts w:ascii="Cambria Math"/>
              </w:rPr>
              <m:t>ff</m:t>
            </m:r>
            <m:r>
              <m:rPr>
                <m:nor/>
              </m:rPr>
              <m:t>-CRRT,</m:t>
            </m:r>
            <m:r>
              <m:rPr>
                <m:nor/>
              </m:rPr>
              <w:rPr>
                <w:i/>
                <w:iCs/>
              </w:rPr>
              <m:t>i</m:t>
            </m:r>
          </m:sub>
        </m:sSub>
        <m:r>
          <m:rPr>
            <m:nor/>
          </m:rPr>
          <m:t xml:space="preserve"> = 0.614 L ×</m:t>
        </m:r>
        <m:sSup>
          <m:sSupPr>
            <m:ctrlPr>
              <w:ins w:id="219" w:author="My Luong Vuong" w:date="2024-06-21T10:33:00Z">
                <w:rPr>
                  <w:rFonts w:ascii="Cambria Math" w:hAnsi="Cambria Math"/>
                  <w:i/>
                </w:rPr>
              </w:ins>
            </m:ctrlPr>
          </m:sSupPr>
          <m:e>
            <m:d>
              <m:dPr>
                <m:ctrlPr>
                  <w:ins w:id="220" w:author="My Luong Vuong" w:date="2024-06-21T10:33:00Z">
                    <w:rPr>
                      <w:rFonts w:ascii="Cambria Math" w:hAnsi="Cambria Math"/>
                      <w:i/>
                    </w:rPr>
                  </w:ins>
                </m:ctrlPr>
              </m:dPr>
              <m:e>
                <m:f>
                  <m:fPr>
                    <m:ctrlPr>
                      <w:ins w:id="221" w:author="My Luong Vuong" w:date="2024-06-21T10:33:00Z">
                        <w:rPr>
                          <w:rFonts w:ascii="Cambria Math" w:hAnsi="Cambria Math"/>
                          <w:i/>
                        </w:rPr>
                      </w:ins>
                    </m:ctrlPr>
                  </m:fPr>
                  <m:num>
                    <m:sSub>
                      <m:sSubPr>
                        <m:ctrlPr>
                          <w:ins w:id="222" w:author="My Luong Vuong" w:date="2024-06-21T10:33:00Z">
                            <w:rPr>
                              <w:rFonts w:ascii="Cambria Math" w:hAnsi="Cambria Math"/>
                              <w:i/>
                            </w:rPr>
                          </w:ins>
                        </m:ctrlPr>
                      </m:sSubPr>
                      <m:e>
                        <m:r>
                          <m:rPr>
                            <m:nor/>
                          </m:rPr>
                          <m:t>eGFR</m:t>
                        </m:r>
                      </m:e>
                      <m:sub>
                        <m:r>
                          <m:rPr>
                            <m:nor/>
                          </m:rPr>
                          <m:t>CKD-EPI,</m:t>
                        </m:r>
                        <m:r>
                          <m:rPr>
                            <m:nor/>
                          </m:rPr>
                          <w:rPr>
                            <w:i/>
                            <w:iCs/>
                          </w:rPr>
                          <m:t>i</m:t>
                        </m:r>
                      </m:sub>
                    </m:sSub>
                  </m:num>
                  <m:den>
                    <m:r>
                      <m:rPr>
                        <m:nor/>
                      </m:rPr>
                      <m:t>80</m:t>
                    </m:r>
                    <m:r>
                      <m:rPr>
                        <m:nor/>
                      </m:rPr>
                      <w:rPr>
                        <w:rFonts w:ascii="Cambria Math"/>
                      </w:rPr>
                      <m:t> </m:t>
                    </m:r>
                    <m:r>
                      <m:rPr>
                        <m:nor/>
                      </m:rPr>
                      <m:t>m</m:t>
                    </m:r>
                    <m:r>
                      <m:rPr>
                        <m:nor/>
                      </m:rPr>
                      <w:rPr>
                        <w:rFonts w:ascii="Cambria Math"/>
                      </w:rPr>
                      <m:t>L</m:t>
                    </m:r>
                    <m:r>
                      <m:rPr>
                        <m:nor/>
                      </m:rPr>
                      <m:t>/min/1.73</m:t>
                    </m:r>
                    <m:r>
                      <m:rPr>
                        <m:nor/>
                      </m:rPr>
                      <w:rPr>
                        <w:rFonts w:ascii="Cambria Math"/>
                      </w:rPr>
                      <m:t> </m:t>
                    </m:r>
                    <m:sSup>
                      <m:sSupPr>
                        <m:ctrlPr>
                          <w:ins w:id="223" w:author="My Luong Vuong" w:date="2024-06-21T10:33:00Z">
                            <w:rPr>
                              <w:rFonts w:ascii="Cambria Math" w:hAnsi="Cambria Math"/>
                              <w:i/>
                            </w:rPr>
                          </w:ins>
                        </m:ctrlPr>
                      </m:sSupPr>
                      <m:e>
                        <m:r>
                          <w:rPr>
                            <w:rFonts w:ascii="Cambria Math" w:hAnsi="Cambria Math"/>
                          </w:rPr>
                          <m:t>m</m:t>
                        </m:r>
                      </m:e>
                      <m:sup>
                        <m:r>
                          <w:rPr>
                            <w:rFonts w:ascii="Cambria Math" w:hAnsi="Cambria Math"/>
                          </w:rPr>
                          <m:t>2</m:t>
                        </m:r>
                      </m:sup>
                    </m:sSup>
                    <m:r>
                      <m:rPr>
                        <m:nor/>
                      </m:rPr>
                      <m:t xml:space="preserve"> </m:t>
                    </m:r>
                  </m:den>
                </m:f>
              </m:e>
            </m:d>
          </m:e>
          <m:sup>
            <m:r>
              <m:rPr>
                <m:nor/>
              </m:rPr>
              <m:t>0.532</m:t>
            </m:r>
          </m:sup>
        </m:sSup>
        <m:r>
          <m:rPr>
            <m:nor/>
          </m:rPr>
          <m:t>×</m:t>
        </m:r>
        <m:func>
          <m:funcPr>
            <m:ctrlPr>
              <w:ins w:id="224" w:author="My Luong Vuong" w:date="2024-06-21T10:33:00Z">
                <w:rPr>
                  <w:rFonts w:ascii="Cambria Math" w:hAnsi="Cambria Math"/>
                  <w:i/>
                </w:rPr>
              </w:ins>
            </m:ctrlPr>
          </m:funcPr>
          <m:fName>
            <m:r>
              <m:rPr>
                <m:sty m:val="p"/>
              </m:rPr>
              <w:rPr>
                <w:rFonts w:ascii="Cambria Math" w:hAnsi="Cambria Math"/>
              </w:rPr>
              <m:t>exp</m:t>
            </m:r>
          </m:fName>
          <m:e>
            <m:d>
              <m:dPr>
                <m:ctrlPr>
                  <w:ins w:id="225" w:author="My Luong Vuong" w:date="2024-06-21T10:33:00Z">
                    <w:rPr>
                      <w:rFonts w:ascii="Cambria Math" w:hAnsi="Cambria Math"/>
                      <w:i/>
                    </w:rPr>
                  </w:ins>
                </m:ctrlPr>
              </m:dPr>
              <m:e>
                <m:sSub>
                  <m:sSubPr>
                    <m:ctrlPr>
                      <w:ins w:id="226" w:author="My Luong Vuong" w:date="2024-06-21T10:33:00Z">
                        <w:rPr>
                          <w:rFonts w:ascii="Cambria Math" w:hAnsi="Cambria Math"/>
                          <w:i/>
                        </w:rPr>
                      </w:ins>
                    </m:ctrlPr>
                  </m:sSubPr>
                  <m:e>
                    <m:r>
                      <w:rPr>
                        <w:rFonts w:ascii="Cambria Math" w:hAnsi="Cambria Math"/>
                      </w:rPr>
                      <m:t>η</m:t>
                    </m:r>
                  </m:e>
                  <m:sub>
                    <m:r>
                      <w:rPr>
                        <w:rFonts w:ascii="Cambria Math" w:hAnsi="Cambria Math"/>
                      </w:rPr>
                      <m:t>i</m:t>
                    </m:r>
                  </m:sub>
                </m:sSub>
              </m:e>
            </m:d>
          </m:e>
        </m:func>
        <m:r>
          <m:rPr>
            <m:sty m:val="p"/>
          </m:rPr>
          <w:rPr>
            <w:rFonts w:ascii="Cambria Math" w:eastAsiaTheme="minorEastAsia" w:hAnsi="Cambria Math"/>
          </w:rPr>
          <m:t xml:space="preserve"> </m:t>
        </m:r>
      </m:oMath>
      <w:r w:rsidR="003517DF" w:rsidRPr="00E03B11">
        <w:rPr>
          <w:rFonts w:eastAsiaTheme="minorEastAsia"/>
        </w:rPr>
        <w:t xml:space="preserve">with </w:t>
      </w:r>
      <m:oMath>
        <m:sSub>
          <m:sSubPr>
            <m:ctrlPr>
              <w:ins w:id="227" w:author="My Luong Vuong" w:date="2024-06-21T10:33:00Z">
                <w:rPr>
                  <w:rFonts w:ascii="Cambria Math" w:eastAsiaTheme="minorEastAsia" w:hAnsi="Cambria Math"/>
                  <w:i/>
                </w:rPr>
              </w:ins>
            </m:ctrlPr>
          </m:sSubPr>
          <m:e>
            <m:r>
              <m:rPr>
                <m:nor/>
              </m:rPr>
              <w:rPr>
                <w:rFonts w:eastAsiaTheme="minorEastAsia"/>
                <w:i/>
              </w:rPr>
              <m:t>η</m:t>
            </m:r>
          </m:e>
          <m:sub>
            <m:r>
              <m:rPr>
                <m:nor/>
              </m:rPr>
              <w:rPr>
                <w:rFonts w:eastAsiaTheme="minorEastAsia"/>
                <w:i/>
              </w:rPr>
              <m:t>i</m:t>
            </m:r>
          </m:sub>
        </m:sSub>
        <m:r>
          <m:rPr>
            <m:nor/>
          </m:rPr>
          <w:rPr>
            <w:rFonts w:ascii="Cambria Math" w:eastAsiaTheme="minorEastAsia"/>
          </w:rPr>
          <m:t xml:space="preserve"> </m:t>
        </m:r>
        <m:r>
          <m:rPr>
            <m:nor/>
          </m:rPr>
          <w:rPr>
            <w:rFonts w:eastAsiaTheme="minorEastAsia"/>
          </w:rPr>
          <m:t>~</m:t>
        </m:r>
        <m:r>
          <m:rPr>
            <m:nor/>
          </m:rPr>
          <w:rPr>
            <w:rFonts w:ascii="Cambria Math" w:eastAsiaTheme="minorEastAsia"/>
          </w:rPr>
          <m:t xml:space="preserve"> </m:t>
        </m:r>
        <m:r>
          <m:rPr>
            <m:nor/>
          </m:rPr>
          <w:rPr>
            <w:rFonts w:eastAsiaTheme="minorEastAsia"/>
            <w:i/>
          </w:rPr>
          <m:t>N</m:t>
        </m:r>
        <m:d>
          <m:dPr>
            <m:ctrlPr>
              <w:ins w:id="228" w:author="My Luong Vuong" w:date="2024-06-21T10:33:00Z">
                <w:rPr>
                  <w:rFonts w:ascii="Cambria Math" w:eastAsiaTheme="minorEastAsia" w:hAnsi="Cambria Math"/>
                  <w:i/>
                </w:rPr>
              </w:ins>
            </m:ctrlPr>
          </m:dPr>
          <m:e>
            <m:r>
              <m:rPr>
                <m:nor/>
              </m:rPr>
              <w:rPr>
                <w:rFonts w:eastAsiaTheme="minorEastAsia"/>
              </w:rPr>
              <m:t>0, 0.217</m:t>
            </m:r>
          </m:e>
        </m:d>
      </m:oMath>
      <w:r w:rsidR="003517DF" w:rsidRPr="00E03B11">
        <w:rPr>
          <w:rFonts w:eastAsiaTheme="minorEastAsia"/>
        </w:rPr>
        <w:tab/>
        <w:t>(Eq.</w:t>
      </w:r>
      <w:r w:rsidR="009A4B00">
        <w:rPr>
          <w:rFonts w:eastAsiaTheme="minorEastAsia"/>
        </w:rPr>
        <w:t> </w:t>
      </w:r>
      <w:r w:rsidR="005E7E56">
        <w:rPr>
          <w:rFonts w:eastAsiaTheme="minorEastAsia"/>
        </w:rPr>
        <w:t>4</w:t>
      </w:r>
      <w:r w:rsidR="003517DF" w:rsidRPr="00E03B11">
        <w:rPr>
          <w:rFonts w:eastAsiaTheme="minorEastAsia"/>
        </w:rPr>
        <w:t>)</w:t>
      </w:r>
    </w:p>
    <w:p w14:paraId="632F5796" w14:textId="6F3DF411" w:rsidR="00A9147B" w:rsidRPr="00E03B11" w:rsidRDefault="00CF6F6D" w:rsidP="00593CAA">
      <w:r>
        <w:lastRenderedPageBreak/>
        <w:t>Body weight</w:t>
      </w:r>
      <w:r w:rsidR="00E3741E">
        <w:t xml:space="preserve"> and </w:t>
      </w:r>
      <w:proofErr w:type="spellStart"/>
      <w:r w:rsidR="00853F73" w:rsidRPr="00B906E5">
        <w:t>eGFR</w:t>
      </w:r>
      <w:r w:rsidR="00853F73" w:rsidRPr="00BA7DD3">
        <w:rPr>
          <w:vertAlign w:val="subscript"/>
        </w:rPr>
        <w:t>CKD</w:t>
      </w:r>
      <w:proofErr w:type="spellEnd"/>
      <w:r w:rsidR="00853F73" w:rsidRPr="00BA7DD3">
        <w:rPr>
          <w:vertAlign w:val="subscript"/>
        </w:rPr>
        <w:t>-EPI</w:t>
      </w:r>
      <w:r w:rsidRPr="00E03B11">
        <w:t xml:space="preserve"> </w:t>
      </w:r>
      <w:r w:rsidR="00A9147B" w:rsidRPr="00E03B11">
        <w:t xml:space="preserve">explained </w:t>
      </w:r>
      <w:r w:rsidR="00B112D7">
        <w:t>7</w:t>
      </w:r>
      <w:r w:rsidR="00A9147B" w:rsidRPr="00E03B11">
        <w:t>.</w:t>
      </w:r>
      <w:r w:rsidR="00B112D7">
        <w:t>1</w:t>
      </w:r>
      <w:r w:rsidR="00A9147B" w:rsidRPr="00E03B11">
        <w:t>%</w:t>
      </w:r>
      <w:r w:rsidR="00853F73">
        <w:t xml:space="preserve"> and </w:t>
      </w:r>
      <w:r w:rsidR="00A55CFF">
        <w:t>8</w:t>
      </w:r>
      <w:r w:rsidR="00853F73">
        <w:t>.</w:t>
      </w:r>
      <w:r w:rsidR="00A55CFF">
        <w:t>1</w:t>
      </w:r>
      <w:r w:rsidR="006C7D61">
        <w:t>%</w:t>
      </w:r>
      <w:r w:rsidR="00A9147B" w:rsidRPr="00E03B11">
        <w:t xml:space="preserve"> of the </w:t>
      </w:r>
      <w:r w:rsidR="00724684">
        <w:t>interindividual variability</w:t>
      </w:r>
      <w:r w:rsidR="00724684" w:rsidRPr="00E03B11">
        <w:t xml:space="preserve"> </w:t>
      </w:r>
      <w:r w:rsidR="00A9147B" w:rsidRPr="00E03B11">
        <w:t xml:space="preserve">in </w:t>
      </w:r>
      <w:proofErr w:type="spellStart"/>
      <w:r w:rsidR="00017584" w:rsidRPr="00E03B11">
        <w:t>V</w:t>
      </w:r>
      <w:r w:rsidR="00D27C63" w:rsidRPr="00FD4FB7">
        <w:t>c</w:t>
      </w:r>
      <w:proofErr w:type="spellEnd"/>
      <w:r w:rsidR="006C7D61" w:rsidRPr="00FD4FB7">
        <w:t xml:space="preserve"> </w:t>
      </w:r>
      <w:r w:rsidR="006C7D61">
        <w:t xml:space="preserve">and </w:t>
      </w:r>
      <w:proofErr w:type="spellStart"/>
      <w:r w:rsidR="006C7D61">
        <w:t>CL</w:t>
      </w:r>
      <w:r w:rsidR="006C7D61" w:rsidRPr="00A72BCD">
        <w:rPr>
          <w:vertAlign w:val="subscript"/>
        </w:rPr>
        <w:t>o</w:t>
      </w:r>
      <w:r w:rsidR="00D27C63">
        <w:rPr>
          <w:vertAlign w:val="subscript"/>
        </w:rPr>
        <w:t>ff</w:t>
      </w:r>
      <w:proofErr w:type="spellEnd"/>
      <w:r w:rsidR="006C7D61" w:rsidRPr="00A72BCD">
        <w:rPr>
          <w:vertAlign w:val="subscript"/>
        </w:rPr>
        <w:t>-CRRT</w:t>
      </w:r>
      <w:r w:rsidR="00335192">
        <w:rPr>
          <w:vertAlign w:val="subscript"/>
        </w:rPr>
        <w:t xml:space="preserve"> </w:t>
      </w:r>
      <w:r w:rsidR="00A9147B" w:rsidRPr="00E03B11">
        <w:t xml:space="preserve">of </w:t>
      </w:r>
      <w:r w:rsidR="00017584" w:rsidRPr="00E03B11">
        <w:t>fluconazole</w:t>
      </w:r>
      <w:r w:rsidR="00335192">
        <w:t>, respectively</w:t>
      </w:r>
      <w:r w:rsidR="00A9147B" w:rsidRPr="00E03B11">
        <w:t xml:space="preserve">. The unexplained </w:t>
      </w:r>
      <w:r w:rsidR="00724684">
        <w:t>interindividual variability</w:t>
      </w:r>
      <w:r w:rsidR="00724684" w:rsidRPr="00E03B11">
        <w:t xml:space="preserve"> </w:t>
      </w:r>
      <w:r w:rsidR="00A9147B" w:rsidRPr="00E03B11">
        <w:t>in</w:t>
      </w:r>
      <w:r w:rsidR="00017584" w:rsidRPr="00E03B11">
        <w:t xml:space="preserve"> </w:t>
      </w:r>
      <w:proofErr w:type="spellStart"/>
      <w:r w:rsidR="006F06AB" w:rsidRPr="00E03B11">
        <w:t>V</w:t>
      </w:r>
      <w:r w:rsidR="006F06AB" w:rsidRPr="006F031D">
        <w:t>c</w:t>
      </w:r>
      <w:proofErr w:type="spellEnd"/>
      <w:r w:rsidR="00A9147B" w:rsidRPr="00E03B11">
        <w:t xml:space="preserve"> </w:t>
      </w:r>
      <w:r w:rsidR="00564107">
        <w:t xml:space="preserve">and </w:t>
      </w:r>
      <w:proofErr w:type="spellStart"/>
      <w:r w:rsidR="00564107">
        <w:t>CL</w:t>
      </w:r>
      <w:r w:rsidR="00263A44">
        <w:rPr>
          <w:vertAlign w:val="subscript"/>
        </w:rPr>
        <w:t>off</w:t>
      </w:r>
      <w:proofErr w:type="spellEnd"/>
      <w:r w:rsidR="00564107" w:rsidRPr="00BA7DD3">
        <w:rPr>
          <w:vertAlign w:val="subscript"/>
        </w:rPr>
        <w:t>-CRRT</w:t>
      </w:r>
      <w:r w:rsidR="00564107">
        <w:t xml:space="preserve"> </w:t>
      </w:r>
      <w:r w:rsidR="00A9147B" w:rsidRPr="00E03B11">
        <w:t>remained high</w:t>
      </w:r>
      <w:r w:rsidR="00DB1077">
        <w:t>, i.e.</w:t>
      </w:r>
      <w:r w:rsidR="003A2327">
        <w:t>,</w:t>
      </w:r>
      <w:r w:rsidR="00DB1077">
        <w:t xml:space="preserve"> </w:t>
      </w:r>
      <w:r w:rsidR="00647A01">
        <w:t>60</w:t>
      </w:r>
      <w:r w:rsidR="00A9147B" w:rsidRPr="00E03B11">
        <w:t>.</w:t>
      </w:r>
      <w:r w:rsidR="00647A01">
        <w:t>5</w:t>
      </w:r>
      <w:r w:rsidR="00A9147B" w:rsidRPr="00E03B11">
        <w:t>%</w:t>
      </w:r>
      <w:r w:rsidR="00EE6484">
        <w:t xml:space="preserve"> and </w:t>
      </w:r>
      <w:r w:rsidR="00C706AD">
        <w:t>49.</w:t>
      </w:r>
      <w:r w:rsidR="00171EA5">
        <w:t>3</w:t>
      </w:r>
      <w:r w:rsidR="00C706AD">
        <w:t>%, respectively</w:t>
      </w:r>
      <w:r w:rsidR="00A9147B" w:rsidRPr="00E03B11">
        <w:t>.</w:t>
      </w:r>
    </w:p>
    <w:p w14:paraId="08D97122" w14:textId="1EFC6DA2" w:rsidR="00044CFA" w:rsidRPr="00E03B11" w:rsidRDefault="00241A56" w:rsidP="00593CAA">
      <w:r w:rsidRPr="00E03B11">
        <w:t xml:space="preserve">The </w:t>
      </w:r>
      <w:r w:rsidR="00D27C63">
        <w:t xml:space="preserve">per-centre and </w:t>
      </w:r>
      <w:r w:rsidR="006321BE" w:rsidRPr="00E03B11">
        <w:t>pooled</w:t>
      </w:r>
      <w:r w:rsidR="006155E8">
        <w:t xml:space="preserve"> data</w:t>
      </w:r>
      <w:r w:rsidR="006321BE" w:rsidRPr="00E03B11">
        <w:t xml:space="preserve"> </w:t>
      </w:r>
      <w:proofErr w:type="spellStart"/>
      <w:r w:rsidR="006155E8" w:rsidRPr="00E03B11">
        <w:t>pcVPC</w:t>
      </w:r>
      <w:proofErr w:type="spellEnd"/>
      <w:r w:rsidR="006155E8" w:rsidRPr="00E03B11">
        <w:t xml:space="preserve"> plots </w:t>
      </w:r>
      <w:r w:rsidRPr="00E03B11">
        <w:t>show a good agreement between model simulations and observed data</w:t>
      </w:r>
      <w:r w:rsidR="00B91D00" w:rsidRPr="00E03B11">
        <w:t xml:space="preserve"> (</w:t>
      </w:r>
      <w:r w:rsidR="00394C8E" w:rsidRPr="00FD4FB7">
        <w:rPr>
          <w:b/>
          <w:bCs/>
        </w:rPr>
        <w:t>Fig</w:t>
      </w:r>
      <w:r w:rsidR="00A46741" w:rsidRPr="00FD4FB7">
        <w:rPr>
          <w:b/>
          <w:bCs/>
        </w:rPr>
        <w:t>.</w:t>
      </w:r>
      <w:r w:rsidR="00D27C63" w:rsidRPr="00FD4FB7">
        <w:rPr>
          <w:b/>
          <w:bCs/>
        </w:rPr>
        <w:t> </w:t>
      </w:r>
      <w:r w:rsidR="004C387A" w:rsidRPr="00FD4FB7">
        <w:rPr>
          <w:b/>
          <w:bCs/>
        </w:rPr>
        <w:t>S</w:t>
      </w:r>
      <w:r w:rsidR="004C387A">
        <w:rPr>
          <w:b/>
          <w:bCs/>
        </w:rPr>
        <w:t>10</w:t>
      </w:r>
      <w:r w:rsidR="00B37386">
        <w:t>-S</w:t>
      </w:r>
      <w:r w:rsidR="004C387A">
        <w:rPr>
          <w:b/>
          <w:bCs/>
        </w:rPr>
        <w:t>11</w:t>
      </w:r>
      <w:r w:rsidR="00B91D00" w:rsidRPr="00E03B11">
        <w:t>)</w:t>
      </w:r>
      <w:r w:rsidR="00D4353C" w:rsidRPr="00E03B11">
        <w:t xml:space="preserve">. </w:t>
      </w:r>
      <w:r w:rsidR="00DC70E9">
        <w:t xml:space="preserve">The </w:t>
      </w:r>
      <w:proofErr w:type="spellStart"/>
      <w:r w:rsidR="00DC70E9">
        <w:t>pcVPC</w:t>
      </w:r>
      <w:proofErr w:type="spellEnd"/>
      <w:r w:rsidR="00DC70E9">
        <w:t xml:space="preserve"> stratified by CRRT status is available in </w:t>
      </w:r>
      <w:r w:rsidR="00DC70E9" w:rsidRPr="00A72BCD">
        <w:rPr>
          <w:b/>
          <w:bCs/>
        </w:rPr>
        <w:t>Fig</w:t>
      </w:r>
      <w:r w:rsidR="00DC70E9">
        <w:rPr>
          <w:b/>
          <w:bCs/>
        </w:rPr>
        <w:t>. </w:t>
      </w:r>
      <w:r w:rsidR="00C60FF4" w:rsidRPr="00A72BCD">
        <w:rPr>
          <w:b/>
          <w:bCs/>
        </w:rPr>
        <w:t>S1</w:t>
      </w:r>
      <w:r w:rsidR="00C60FF4">
        <w:rPr>
          <w:b/>
          <w:bCs/>
        </w:rPr>
        <w:t>2</w:t>
      </w:r>
      <w:r w:rsidR="00DC70E9">
        <w:t xml:space="preserve">. </w:t>
      </w:r>
      <w:r w:rsidR="00AC7415" w:rsidRPr="00E03B11">
        <w:t>Median values of the non-parametric bootstrap were in good agreement with the pooled point estimates (</w:t>
      </w:r>
      <w:r w:rsidR="00AC7415" w:rsidRPr="00FD4FB7">
        <w:rPr>
          <w:b/>
          <w:bCs/>
        </w:rPr>
        <w:t>Table</w:t>
      </w:r>
      <w:r w:rsidR="00D27C63" w:rsidRPr="00FD4FB7">
        <w:rPr>
          <w:b/>
          <w:bCs/>
        </w:rPr>
        <w:t> </w:t>
      </w:r>
      <w:r w:rsidR="00AC7415" w:rsidRPr="00FD4FB7">
        <w:rPr>
          <w:b/>
          <w:bCs/>
        </w:rPr>
        <w:t>2</w:t>
      </w:r>
      <w:r w:rsidR="00AC7415" w:rsidRPr="00E03B11">
        <w:t>).</w:t>
      </w:r>
    </w:p>
    <w:bookmarkEnd w:id="202"/>
    <w:p w14:paraId="1668758A" w14:textId="7E78FBC7" w:rsidR="00262A1C" w:rsidRPr="00E03B11" w:rsidRDefault="005653EE" w:rsidP="00593CAA">
      <w:pPr>
        <w:pStyle w:val="Heading2"/>
        <w:rPr>
          <w:rFonts w:eastAsia="Times New Roman"/>
        </w:rPr>
      </w:pPr>
      <w:r w:rsidRPr="00E03B11">
        <w:rPr>
          <w:rFonts w:eastAsia="Times New Roman"/>
        </w:rPr>
        <w:t>S</w:t>
      </w:r>
      <w:r w:rsidR="00262A1C" w:rsidRPr="00E03B11">
        <w:rPr>
          <w:rFonts w:eastAsia="Times New Roman"/>
        </w:rPr>
        <w:t>imulations</w:t>
      </w:r>
    </w:p>
    <w:p w14:paraId="38BFDCED" w14:textId="25F72440" w:rsidR="004B1B5C" w:rsidRDefault="00816D31" w:rsidP="00593CAA">
      <w:bookmarkStart w:id="229" w:name="_Hlk136862153"/>
      <w:r>
        <w:t>The s</w:t>
      </w:r>
      <w:r w:rsidR="004B1B5C" w:rsidRPr="004B1B5C">
        <w:t xml:space="preserve">tandard dosing regimen </w:t>
      </w:r>
      <w:r w:rsidR="00613AD8">
        <w:t>did not result</w:t>
      </w:r>
      <w:r w:rsidR="004B1B5C" w:rsidRPr="004B1B5C">
        <w:t xml:space="preserve"> in clinically acceptable PTA</w:t>
      </w:r>
      <w:r w:rsidR="0078577B">
        <w:t xml:space="preserve"> of </w:t>
      </w:r>
      <w:r w:rsidR="00F43CEE">
        <w:t>≥90%</w:t>
      </w:r>
      <w:r w:rsidR="002D791B">
        <w:t xml:space="preserve"> </w:t>
      </w:r>
      <w:r w:rsidR="0023663A">
        <w:t>when</w:t>
      </w:r>
      <w:r w:rsidR="00F058C3" w:rsidRPr="004B1B5C">
        <w:t xml:space="preserve"> </w:t>
      </w:r>
      <w:r w:rsidR="005B2AEB">
        <w:t xml:space="preserve">total </w:t>
      </w:r>
      <w:r w:rsidR="004B1B5C" w:rsidRPr="004B1B5C">
        <w:t>body</w:t>
      </w:r>
      <w:r w:rsidR="00613AD8">
        <w:t xml:space="preserve"> </w:t>
      </w:r>
      <w:r w:rsidR="004B1B5C" w:rsidRPr="004B1B5C">
        <w:t>weight</w:t>
      </w:r>
      <w:r w:rsidR="0023663A">
        <w:t xml:space="preserve"> exceed</w:t>
      </w:r>
      <w:r w:rsidR="00AB1B25">
        <w:t>ed</w:t>
      </w:r>
      <w:r w:rsidR="00E86957">
        <w:t xml:space="preserve"> </w:t>
      </w:r>
      <w:r w:rsidR="00202403">
        <w:t>65</w:t>
      </w:r>
      <w:r w:rsidR="00E86957">
        <w:t xml:space="preserve"> kg and </w:t>
      </w:r>
      <w:r w:rsidR="00970491">
        <w:t xml:space="preserve">30 </w:t>
      </w:r>
      <w:r w:rsidR="00E86957">
        <w:t>kg</w:t>
      </w:r>
      <w:r w:rsidR="003906CB">
        <w:t xml:space="preserve">, </w:t>
      </w:r>
      <w:r w:rsidR="00E86957">
        <w:t>in</w:t>
      </w:r>
      <w:r w:rsidR="004B1B5C" w:rsidRPr="004B1B5C">
        <w:t xml:space="preserve"> </w:t>
      </w:r>
      <w:r w:rsidR="00522D5C">
        <w:t>patients</w:t>
      </w:r>
      <w:r w:rsidR="00AD4851">
        <w:t xml:space="preserve"> </w:t>
      </w:r>
      <w:del w:id="230" w:author="My Luong Vuong" w:date="2024-05-31T15:44:00Z">
        <w:r w:rsidR="0019155F" w:rsidDel="000159F5">
          <w:delText xml:space="preserve">who </w:delText>
        </w:r>
        <w:r w:rsidR="00AD4851" w:rsidDel="000159F5">
          <w:delText>were</w:delText>
        </w:r>
        <w:r w:rsidR="00522D5C" w:rsidDel="000159F5">
          <w:delText xml:space="preserve"> </w:delText>
        </w:r>
      </w:del>
      <w:r w:rsidR="00184EF6">
        <w:t>off</w:t>
      </w:r>
      <w:r w:rsidR="003906CB">
        <w:t xml:space="preserve"> </w:t>
      </w:r>
      <w:r w:rsidR="0019155F">
        <w:t>and</w:t>
      </w:r>
      <w:r w:rsidR="003906CB">
        <w:t xml:space="preserve"> o</w:t>
      </w:r>
      <w:r w:rsidR="00184EF6">
        <w:t>n</w:t>
      </w:r>
      <w:r w:rsidR="00522D5C">
        <w:t xml:space="preserve"> CRRT</w:t>
      </w:r>
      <w:r w:rsidR="0045099C">
        <w:t>, respectively</w:t>
      </w:r>
      <w:r w:rsidR="0028490E">
        <w:t>.</w:t>
      </w:r>
      <w:r w:rsidR="00770B51">
        <w:t xml:space="preserve"> </w:t>
      </w:r>
      <w:r w:rsidR="005E36F3">
        <w:t>Similarly, t</w:t>
      </w:r>
      <w:r w:rsidR="00770B51">
        <w:t>he weight-based</w:t>
      </w:r>
      <w:r w:rsidR="004A06E3">
        <w:t xml:space="preserve"> </w:t>
      </w:r>
      <w:commentRangeStart w:id="231"/>
      <w:r w:rsidR="004A06E3">
        <w:t>regimen</w:t>
      </w:r>
      <w:r w:rsidR="00770B51">
        <w:t xml:space="preserve"> (12 mg/kg</w:t>
      </w:r>
      <w:r w:rsidR="005B2496">
        <w:t xml:space="preserve"> </w:t>
      </w:r>
      <w:r w:rsidR="00394553" w:rsidRPr="00394553">
        <w:t xml:space="preserve">loading </w:t>
      </w:r>
      <w:r w:rsidR="00C806E9">
        <w:t xml:space="preserve">followed </w:t>
      </w:r>
      <w:r w:rsidR="00450EB7">
        <w:t>b</w:t>
      </w:r>
      <w:r w:rsidR="00C806E9">
        <w:t xml:space="preserve">y 6 mg/kg </w:t>
      </w:r>
      <w:r w:rsidR="00A339D6" w:rsidRPr="00A339D6">
        <w:t>maintenance</w:t>
      </w:r>
      <w:r w:rsidR="00C806E9">
        <w:t>)</w:t>
      </w:r>
      <w:commentRangeEnd w:id="231"/>
      <w:r w:rsidR="00C876F6">
        <w:rPr>
          <w:rStyle w:val="CommentReference"/>
        </w:rPr>
        <w:commentReference w:id="231"/>
      </w:r>
      <w:r w:rsidR="00202E1C">
        <w:t xml:space="preserve"> failed </w:t>
      </w:r>
      <w:r w:rsidR="00654C5B">
        <w:t>to achieve</w:t>
      </w:r>
      <w:r w:rsidR="00770B51">
        <w:t xml:space="preserve"> </w:t>
      </w:r>
      <w:r w:rsidR="00D83C78">
        <w:t>adequate PTA</w:t>
      </w:r>
      <w:r w:rsidR="00E3646C">
        <w:t xml:space="preserve"> at </w:t>
      </w:r>
      <w:r w:rsidR="0016605A">
        <w:t xml:space="preserve">a </w:t>
      </w:r>
      <w:r w:rsidR="00E3646C">
        <w:t>total body weight below 80 kg and 120 kg</w:t>
      </w:r>
      <w:r w:rsidR="00345F96">
        <w:t xml:space="preserve"> </w:t>
      </w:r>
      <w:r w:rsidR="005E36F3">
        <w:t>in patient</w:t>
      </w:r>
      <w:r w:rsidR="00AB1B25">
        <w:t>s off and on CRRT</w:t>
      </w:r>
      <w:r w:rsidR="005E36F3">
        <w:t>, respectively</w:t>
      </w:r>
      <w:r w:rsidR="0016605A">
        <w:t xml:space="preserve"> (</w:t>
      </w:r>
      <w:r w:rsidR="0016605A" w:rsidRPr="00092B52">
        <w:rPr>
          <w:b/>
          <w:bCs/>
        </w:rPr>
        <w:t>Fig. </w:t>
      </w:r>
      <w:r w:rsidR="0016605A">
        <w:rPr>
          <w:b/>
          <w:bCs/>
        </w:rPr>
        <w:t>1</w:t>
      </w:r>
      <w:r w:rsidR="0016605A" w:rsidRPr="001D2D6B">
        <w:rPr>
          <w:b/>
          <w:bCs/>
        </w:rPr>
        <w:t>-2</w:t>
      </w:r>
      <w:r w:rsidR="0016605A">
        <w:t>)</w:t>
      </w:r>
      <w:r w:rsidR="005E36F3">
        <w:t>.</w:t>
      </w:r>
      <w:r w:rsidR="00A61679">
        <w:t xml:space="preserve"> The statistically significant effect of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rsidRPr="00092B52">
        <w:t xml:space="preserve"> </w:t>
      </w:r>
      <w:r w:rsidR="00A61679">
        <w:t xml:space="preserve">on </w:t>
      </w:r>
      <w:proofErr w:type="spellStart"/>
      <w:r w:rsidR="00A61679">
        <w:t>CL</w:t>
      </w:r>
      <w:r w:rsidR="00A61679" w:rsidRPr="00092B52">
        <w:rPr>
          <w:vertAlign w:val="subscript"/>
        </w:rPr>
        <w:t>off</w:t>
      </w:r>
      <w:proofErr w:type="spellEnd"/>
      <w:r w:rsidR="00A61679" w:rsidRPr="00092B52">
        <w:rPr>
          <w:vertAlign w:val="subscript"/>
        </w:rPr>
        <w:t>-CRRT</w:t>
      </w:r>
      <w:r w:rsidR="00A61679">
        <w:t xml:space="preserve"> did not translate into a clinically relevant impact on fluconazole </w:t>
      </w:r>
      <w:r w:rsidR="00A61679" w:rsidRPr="00C47D23">
        <w:rPr>
          <w:i/>
          <w:iCs/>
          <w:color w:val="auto"/>
        </w:rPr>
        <w:t>f</w:t>
      </w:r>
      <w:r w:rsidR="00A61679" w:rsidRPr="00C47D23">
        <w:rPr>
          <w:color w:val="auto"/>
        </w:rPr>
        <w:t>AUC</w:t>
      </w:r>
      <w:r w:rsidR="00A61679" w:rsidRPr="00C47D23">
        <w:rPr>
          <w:color w:val="auto"/>
          <w:vertAlign w:val="subscript"/>
        </w:rPr>
        <w:t>0-24</w:t>
      </w:r>
      <w:r w:rsidR="00A61679" w:rsidRPr="00C47D23">
        <w:rPr>
          <w:color w:val="auto"/>
        </w:rPr>
        <w:t xml:space="preserve"> </w:t>
      </w:r>
      <w:r w:rsidR="00A61679">
        <w:rPr>
          <w:color w:val="auto"/>
        </w:rPr>
        <w:t>2</w:t>
      </w:r>
      <w:r w:rsidR="00A61679" w:rsidRPr="00C47D23">
        <w:rPr>
          <w:color w:val="auto"/>
        </w:rPr>
        <w:t xml:space="preserve">00 </w:t>
      </w:r>
      <w:proofErr w:type="spellStart"/>
      <w:r w:rsidR="00A61679" w:rsidRPr="00C47D23">
        <w:rPr>
          <w:color w:val="auto"/>
        </w:rPr>
        <w:t>mg×h</w:t>
      </w:r>
      <w:proofErr w:type="spellEnd"/>
      <w:r w:rsidR="00A61679" w:rsidRPr="00C47D23">
        <w:rPr>
          <w:color w:val="auto"/>
        </w:rPr>
        <w:t>/L</w:t>
      </w:r>
      <w:r w:rsidR="00A61679">
        <w:t xml:space="preserve"> PTA under simulated </w:t>
      </w:r>
      <w:r w:rsidR="0030799F">
        <w:t xml:space="preserve">loading </w:t>
      </w:r>
      <w:r w:rsidR="00A61679">
        <w:t xml:space="preserve">dosing </w:t>
      </w:r>
      <w:r w:rsidR="0030799F">
        <w:t>doses</w:t>
      </w:r>
      <w:r w:rsidR="00A61679">
        <w:t xml:space="preserve"> across the</w:t>
      </w:r>
      <w:r w:rsidR="00A61679" w:rsidRPr="00F058C3">
        <w:t xml:space="preserve"> </w:t>
      </w:r>
      <w:proofErr w:type="spellStart"/>
      <w:r w:rsidR="00A61679">
        <w:t>eGFR</w:t>
      </w:r>
      <w:r w:rsidR="00A61679" w:rsidRPr="00A72BCD">
        <w:rPr>
          <w:vertAlign w:val="subscript"/>
        </w:rPr>
        <w:t>CKD</w:t>
      </w:r>
      <w:proofErr w:type="spellEnd"/>
      <w:r w:rsidR="00A61679">
        <w:rPr>
          <w:vertAlign w:val="subscript"/>
        </w:rPr>
        <w:t>-</w:t>
      </w:r>
      <w:r w:rsidR="00A61679" w:rsidRPr="00A72BCD">
        <w:rPr>
          <w:vertAlign w:val="subscript"/>
        </w:rPr>
        <w:t>EPI</w:t>
      </w:r>
      <w:r w:rsidR="00A61679">
        <w:t xml:space="preserve"> range </w:t>
      </w:r>
      <w:del w:id="232" w:author="My Luong Vuong" w:date="2024-05-31T15:45:00Z">
        <w:r w:rsidR="00A61679" w:rsidDel="00D12B9F">
          <w:delText xml:space="preserve">of </w:delText>
        </w:r>
      </w:del>
      <w:ins w:id="233" w:author="My Luong Vuong" w:date="2024-05-31T15:45:00Z">
        <w:r w:rsidR="00D12B9F">
          <w:t xml:space="preserve">from </w:t>
        </w:r>
      </w:ins>
      <w:r w:rsidR="00A61679">
        <w:t>5 mL/min/1.73 m</w:t>
      </w:r>
      <w:r w:rsidR="00A61679" w:rsidRPr="00410A03">
        <w:rPr>
          <w:vertAlign w:val="superscript"/>
        </w:rPr>
        <w:t>2</w:t>
      </w:r>
      <w:r w:rsidR="00A61679">
        <w:t xml:space="preserve"> to 215 mL/min/1.73 m</w:t>
      </w:r>
      <w:r w:rsidR="00A61679" w:rsidRPr="00092B52">
        <w:rPr>
          <w:vertAlign w:val="superscript"/>
        </w:rPr>
        <w:t>2</w:t>
      </w:r>
      <w:r w:rsidR="00A61679">
        <w:t>.</w:t>
      </w:r>
      <w:r w:rsidR="00A424CA">
        <w:t xml:space="preserve"> </w:t>
      </w:r>
      <w:r w:rsidR="00C44DF2">
        <w:t>In addition, u</w:t>
      </w:r>
      <w:r w:rsidR="00E5452C">
        <w:t xml:space="preserve">nder the standard </w:t>
      </w:r>
      <w:del w:id="234" w:author="My Luong Vuong" w:date="2024-05-31T15:46:00Z">
        <w:r w:rsidR="00E5452C" w:rsidDel="00A260C1">
          <w:delText xml:space="preserve">recommended </w:delText>
        </w:r>
      </w:del>
      <w:r w:rsidR="00B772ED" w:rsidRPr="00B772ED">
        <w:t>maintenance dose</w:t>
      </w:r>
      <w:r w:rsidR="00B772ED" w:rsidRPr="00B772ED" w:rsidDel="00B772ED">
        <w:t xml:space="preserve"> </w:t>
      </w:r>
      <w:r w:rsidR="00E5452C">
        <w:t xml:space="preserve">of 400 mg, </w:t>
      </w:r>
      <w:r w:rsidR="00267307">
        <w:t xml:space="preserve">the </w:t>
      </w:r>
      <w:r w:rsidR="00823E8C">
        <w:t>PTA</w:t>
      </w:r>
      <w:r w:rsidR="00A8716C">
        <w:t xml:space="preserve"> only</w:t>
      </w:r>
      <w:r w:rsidR="00823E8C">
        <w:t xml:space="preserve"> fell slightly below 90% </w:t>
      </w:r>
      <w:r w:rsidR="003350AA">
        <w:t>with</w:t>
      </w:r>
      <w:r w:rsidR="00823E8C">
        <w:t xml:space="preserve"> </w:t>
      </w:r>
      <w:proofErr w:type="spellStart"/>
      <w:r w:rsidR="004A62BB">
        <w:t>eGFR</w:t>
      </w:r>
      <w:r w:rsidR="004A62BB" w:rsidRPr="00A72BCD">
        <w:rPr>
          <w:vertAlign w:val="subscript"/>
        </w:rPr>
        <w:t>CKD</w:t>
      </w:r>
      <w:proofErr w:type="spellEnd"/>
      <w:r w:rsidR="004A62BB">
        <w:rPr>
          <w:vertAlign w:val="subscript"/>
        </w:rPr>
        <w:t>-</w:t>
      </w:r>
      <w:r w:rsidR="004A62BB" w:rsidRPr="00A72BCD">
        <w:rPr>
          <w:vertAlign w:val="subscript"/>
        </w:rPr>
        <w:t>EPI</w:t>
      </w:r>
      <w:r w:rsidR="004A62BB">
        <w:rPr>
          <w:vertAlign w:val="subscript"/>
        </w:rPr>
        <w:t xml:space="preserve"> </w:t>
      </w:r>
      <w:r w:rsidR="003350AA">
        <w:t>exceeding</w:t>
      </w:r>
      <w:r w:rsidR="005D6876">
        <w:t xml:space="preserve"> 195</w:t>
      </w:r>
      <w:r w:rsidR="003350AA">
        <w:t xml:space="preserve"> mL/min/1.73 m</w:t>
      </w:r>
      <w:r w:rsidR="003350AA" w:rsidRPr="00092B52">
        <w:rPr>
          <w:vertAlign w:val="superscript"/>
        </w:rPr>
        <w:t>2</w:t>
      </w:r>
      <w:r w:rsidR="00645E53">
        <w:t xml:space="preserve"> </w:t>
      </w:r>
      <w:r w:rsidR="00645E53" w:rsidRPr="001A247B">
        <w:rPr>
          <w:b/>
          <w:bCs/>
        </w:rPr>
        <w:t>(Fig. 3)</w:t>
      </w:r>
      <w:r w:rsidR="003350AA">
        <w:t xml:space="preserve">. </w:t>
      </w:r>
      <w:r w:rsidR="000B69DC">
        <w:t xml:space="preserve">The plots </w:t>
      </w:r>
      <w:r w:rsidR="005F66E1">
        <w:t>showing</w:t>
      </w:r>
      <w:r w:rsidR="000B69DC">
        <w:t xml:space="preserve"> </w:t>
      </w:r>
      <w:r w:rsidR="0078039F">
        <w:rPr>
          <w:color w:val="auto"/>
        </w:rPr>
        <w:t xml:space="preserve">the probability </w:t>
      </w:r>
      <w:r w:rsidR="005F66E1">
        <w:rPr>
          <w:color w:val="auto"/>
        </w:rPr>
        <w:t>of</w:t>
      </w:r>
      <w:r w:rsidR="0078039F">
        <w:rPr>
          <w:color w:val="auto"/>
        </w:rPr>
        <w:t xml:space="preserve"> attaining </w:t>
      </w:r>
      <w:r w:rsidR="0078039F" w:rsidRPr="00B06240">
        <w:rPr>
          <w:i/>
          <w:iCs/>
          <w:color w:val="auto"/>
        </w:rPr>
        <w:t>f</w:t>
      </w:r>
      <w:r w:rsidR="0078039F" w:rsidRPr="00310197">
        <w:rPr>
          <w:color w:val="auto"/>
        </w:rPr>
        <w:t>AUC</w:t>
      </w:r>
      <w:r w:rsidR="0078039F" w:rsidRPr="00B06240">
        <w:rPr>
          <w:color w:val="auto"/>
          <w:vertAlign w:val="subscript"/>
        </w:rPr>
        <w:t>0-24</w:t>
      </w:r>
      <w:r w:rsidR="00310197" w:rsidRPr="00310197">
        <w:rPr>
          <w:color w:val="auto"/>
        </w:rPr>
        <w:t xml:space="preserve"> 400 </w:t>
      </w:r>
      <w:proofErr w:type="spellStart"/>
      <w:r w:rsidR="00310197" w:rsidRPr="00310197">
        <w:rPr>
          <w:color w:val="auto"/>
        </w:rPr>
        <w:t>mg</w:t>
      </w:r>
      <w:r w:rsidR="00244A5D" w:rsidRPr="00C47D23">
        <w:rPr>
          <w:color w:val="auto"/>
        </w:rPr>
        <w:t>×</w:t>
      </w:r>
      <w:r w:rsidR="00310197" w:rsidRPr="00310197">
        <w:rPr>
          <w:color w:val="auto"/>
        </w:rPr>
        <w:t>h</w:t>
      </w:r>
      <w:proofErr w:type="spellEnd"/>
      <w:r w:rsidR="00310197" w:rsidRPr="00310197">
        <w:rPr>
          <w:color w:val="auto"/>
        </w:rPr>
        <w:t>/L PKPD target</w:t>
      </w:r>
      <w:r w:rsidR="00310197" w:rsidRPr="00310197" w:rsidDel="005C12C9">
        <w:rPr>
          <w:color w:val="auto"/>
        </w:rPr>
        <w:t xml:space="preserve"> </w:t>
      </w:r>
      <w:r w:rsidR="003F72E1" w:rsidRPr="00C47D23">
        <w:rPr>
          <w:color w:val="auto"/>
        </w:rPr>
        <w:t xml:space="preserve">versus </w:t>
      </w:r>
      <w:r w:rsidR="00AA5B19" w:rsidRPr="00C47D23">
        <w:rPr>
          <w:color w:val="auto"/>
        </w:rPr>
        <w:t xml:space="preserve">body weight of the </w:t>
      </w:r>
      <w:r w:rsidR="00983278" w:rsidRPr="00C47D23">
        <w:rPr>
          <w:color w:val="auto"/>
        </w:rPr>
        <w:t>simulated dosing regimens</w:t>
      </w:r>
      <w:r w:rsidR="00B037EB" w:rsidRPr="00C47D23">
        <w:rPr>
          <w:color w:val="auto"/>
        </w:rPr>
        <w:t xml:space="preserve"> </w:t>
      </w:r>
      <w:del w:id="235" w:author="My Luong Vuong" w:date="2024-05-31T15:46:00Z">
        <w:r w:rsidR="002E763C" w:rsidRPr="00C47D23" w:rsidDel="001A35F5">
          <w:rPr>
            <w:color w:val="auto"/>
          </w:rPr>
          <w:delText>can be found</w:delText>
        </w:r>
      </w:del>
      <w:ins w:id="236" w:author="My Luong Vuong" w:date="2024-05-31T15:46:00Z">
        <w:r w:rsidR="001A35F5">
          <w:rPr>
            <w:color w:val="auto"/>
          </w:rPr>
          <w:t>are available</w:t>
        </w:r>
      </w:ins>
      <w:r w:rsidR="00B037EB" w:rsidRPr="00C47D23">
        <w:rPr>
          <w:color w:val="auto"/>
        </w:rPr>
        <w:t xml:space="preserve"> in </w:t>
      </w:r>
      <w:r w:rsidR="00B037EB" w:rsidRPr="00C47D23">
        <w:rPr>
          <w:b/>
          <w:bCs/>
          <w:color w:val="auto"/>
        </w:rPr>
        <w:t>Fig</w:t>
      </w:r>
      <w:r w:rsidR="00925D7A">
        <w:rPr>
          <w:b/>
          <w:bCs/>
          <w:color w:val="auto"/>
        </w:rPr>
        <w:t>.</w:t>
      </w:r>
      <w:r w:rsidR="00B037EB" w:rsidRPr="00C47D23">
        <w:rPr>
          <w:b/>
          <w:bCs/>
          <w:color w:val="auto"/>
        </w:rPr>
        <w:t xml:space="preserve"> </w:t>
      </w:r>
      <w:r w:rsidR="00EE4F02">
        <w:rPr>
          <w:b/>
          <w:bCs/>
          <w:color w:val="auto"/>
        </w:rPr>
        <w:t>4</w:t>
      </w:r>
      <w:r w:rsidR="00736B21" w:rsidRPr="00C47D23">
        <w:rPr>
          <w:b/>
          <w:bCs/>
          <w:color w:val="auto"/>
        </w:rPr>
        <w:t>-</w:t>
      </w:r>
      <w:r w:rsidR="00EE4F02">
        <w:rPr>
          <w:b/>
          <w:bCs/>
          <w:color w:val="auto"/>
        </w:rPr>
        <w:t>5</w:t>
      </w:r>
      <w:r w:rsidR="00736B21" w:rsidRPr="00C47D23">
        <w:rPr>
          <w:b/>
          <w:bCs/>
          <w:color w:val="auto"/>
        </w:rPr>
        <w:t>.</w:t>
      </w:r>
      <w:r w:rsidR="00DA660A" w:rsidRPr="00C47D23">
        <w:rPr>
          <w:b/>
          <w:bCs/>
          <w:color w:val="auto"/>
        </w:rPr>
        <w:t xml:space="preserve"> </w:t>
      </w:r>
    </w:p>
    <w:p w14:paraId="52351FEB" w14:textId="5A7BC6CA" w:rsidR="00240EC2" w:rsidRPr="00E03B11" w:rsidRDefault="00F540B4" w:rsidP="00593CAA">
      <w:r w:rsidRPr="00E03B11">
        <w:t xml:space="preserve">The optimised </w:t>
      </w:r>
      <w:r w:rsidR="00EA4CFC">
        <w:t>stratified</w:t>
      </w:r>
      <w:r w:rsidR="00EA4CFC" w:rsidRPr="00E03B11">
        <w:t xml:space="preserve"> </w:t>
      </w:r>
      <w:r w:rsidRPr="00E03B11">
        <w:t xml:space="preserve">dosing regimen </w:t>
      </w:r>
      <w:r w:rsidR="00021221">
        <w:t>is</w:t>
      </w:r>
      <w:r w:rsidR="005A6620">
        <w:t xml:space="preserve"> </w:t>
      </w:r>
      <w:r w:rsidRPr="00E03B11">
        <w:t>presented</w:t>
      </w:r>
      <w:r w:rsidR="001077B7">
        <w:t xml:space="preserve"> </w:t>
      </w:r>
      <w:r w:rsidRPr="00E03B11">
        <w:t xml:space="preserve">in </w:t>
      </w:r>
      <w:r w:rsidRPr="00E03B11">
        <w:rPr>
          <w:b/>
          <w:bCs/>
        </w:rPr>
        <w:t>Table</w:t>
      </w:r>
      <w:r w:rsidR="00F7327B">
        <w:rPr>
          <w:b/>
          <w:bCs/>
        </w:rPr>
        <w:t> </w:t>
      </w:r>
      <w:r w:rsidRPr="00E03B11">
        <w:rPr>
          <w:b/>
          <w:bCs/>
        </w:rPr>
        <w:t>3</w:t>
      </w:r>
      <w:r w:rsidR="00240EC2" w:rsidRPr="00E03B11">
        <w:t xml:space="preserve">. </w:t>
      </w:r>
      <w:r w:rsidR="005552D8" w:rsidRPr="005552D8">
        <w:t xml:space="preserve">The proposed </w:t>
      </w:r>
      <w:r w:rsidR="00CB0F3C" w:rsidRPr="00CB0F3C">
        <w:t>loading dose</w:t>
      </w:r>
      <w:r w:rsidR="00AB1F94">
        <w:t xml:space="preserve"> </w:t>
      </w:r>
      <w:r w:rsidR="005552D8" w:rsidRPr="005552D8">
        <w:t xml:space="preserve">was determined </w:t>
      </w:r>
      <w:r w:rsidR="007128FB">
        <w:t>by the</w:t>
      </w:r>
      <w:r w:rsidR="005552D8" w:rsidRPr="005552D8">
        <w:t xml:space="preserve"> body weight </w:t>
      </w:r>
      <w:r w:rsidR="007128FB">
        <w:t>stratum</w:t>
      </w:r>
      <w:r w:rsidR="00625C88">
        <w:t xml:space="preserve"> </w:t>
      </w:r>
      <w:r w:rsidR="00B767E1">
        <w:t>of the patient</w:t>
      </w:r>
      <w:r w:rsidR="005552D8" w:rsidRPr="005552D8">
        <w:t xml:space="preserve">. </w:t>
      </w:r>
      <w:r w:rsidR="005D12E7">
        <w:t>The</w:t>
      </w:r>
      <w:r w:rsidR="00625C88">
        <w:t xml:space="preserve"> corresponding</w:t>
      </w:r>
      <w:r w:rsidR="005D12E7">
        <w:t xml:space="preserve"> doses were</w:t>
      </w:r>
      <w:r w:rsidR="005552D8" w:rsidRPr="005552D8">
        <w:t xml:space="preserve"> selected as the minimum </w:t>
      </w:r>
      <w:r w:rsidR="00F41452">
        <w:t>ensuring</w:t>
      </w:r>
      <w:r w:rsidR="005552D8" w:rsidRPr="005552D8">
        <w:t xml:space="preserve"> a clinically acceptable PTA </w:t>
      </w:r>
      <w:r w:rsidR="00B41721">
        <w:t xml:space="preserve">24 hours after </w:t>
      </w:r>
      <w:r w:rsidR="00055E26">
        <w:t>administration</w:t>
      </w:r>
      <w:del w:id="237" w:author="My Luong Vuong" w:date="2024-05-31T15:48:00Z">
        <w:r w:rsidR="00055E26" w:rsidDel="00814E08">
          <w:delText xml:space="preserve"> of the </w:delText>
        </w:r>
        <w:r w:rsidR="00A17D4C" w:rsidRPr="00A17D4C" w:rsidDel="00814E08">
          <w:delText>loading dose</w:delText>
        </w:r>
      </w:del>
      <w:r w:rsidR="00240EC2" w:rsidRPr="00E03B11">
        <w:t xml:space="preserve">. </w:t>
      </w:r>
      <w:r w:rsidR="004C01F1">
        <w:t xml:space="preserve">Daily </w:t>
      </w:r>
      <w:r w:rsidR="00484325" w:rsidRPr="00484325">
        <w:t xml:space="preserve"> maintenance doses </w:t>
      </w:r>
      <w:r w:rsidR="004C01F1">
        <w:t>of</w:t>
      </w:r>
      <w:r w:rsidR="00240EC2" w:rsidRPr="00E03B11">
        <w:t xml:space="preserve"> 400</w:t>
      </w:r>
      <w:r w:rsidR="00E05CF4">
        <w:t> </w:t>
      </w:r>
      <w:r w:rsidR="00240EC2" w:rsidRPr="00E03B11">
        <w:t xml:space="preserve">mg and 800 mg </w:t>
      </w:r>
      <w:r w:rsidR="005432AA" w:rsidRPr="00E03B11">
        <w:t>were</w:t>
      </w:r>
      <w:r w:rsidR="00240EC2" w:rsidRPr="00E03B11">
        <w:t xml:space="preserve"> adequate for achieving </w:t>
      </w:r>
      <w:r w:rsidR="001557AB">
        <w:t xml:space="preserve">at least 90% </w:t>
      </w:r>
      <w:r w:rsidR="00240EC2" w:rsidRPr="00E03B11">
        <w:t xml:space="preserve">PTA </w:t>
      </w:r>
      <w:r w:rsidR="004B7663">
        <w:t xml:space="preserve">along the </w:t>
      </w:r>
      <w:r w:rsidR="0005797E">
        <w:t xml:space="preserve">studied </w:t>
      </w:r>
      <w:r w:rsidR="00DE6817">
        <w:t xml:space="preserve">total </w:t>
      </w:r>
      <w:r w:rsidR="008E6C08">
        <w:t xml:space="preserve">body </w:t>
      </w:r>
      <w:r w:rsidR="004B7663">
        <w:t>weight range</w:t>
      </w:r>
      <w:r w:rsidR="00240EC2" w:rsidRPr="00E03B11">
        <w:t xml:space="preserve"> </w:t>
      </w:r>
      <w:r w:rsidR="0087630D">
        <w:t>when o</w:t>
      </w:r>
      <w:r w:rsidR="00F869B6">
        <w:t>ff</w:t>
      </w:r>
      <w:r w:rsidR="0087630D">
        <w:t xml:space="preserve"> and o</w:t>
      </w:r>
      <w:r w:rsidR="00F869B6">
        <w:t>n</w:t>
      </w:r>
      <w:r w:rsidR="0087630D" w:rsidRPr="00E03B11">
        <w:t xml:space="preserve"> </w:t>
      </w:r>
      <w:r w:rsidR="00240EC2" w:rsidRPr="00E03B11">
        <w:t>CRRT, respectively (</w:t>
      </w:r>
      <w:r w:rsidR="000F012D" w:rsidRPr="00092B52">
        <w:rPr>
          <w:b/>
          <w:bCs/>
        </w:rPr>
        <w:t>Fig.</w:t>
      </w:r>
      <w:r w:rsidR="004E25A6" w:rsidRPr="00092B52">
        <w:rPr>
          <w:b/>
          <w:bCs/>
        </w:rPr>
        <w:t> </w:t>
      </w:r>
      <w:r w:rsidR="0049198C">
        <w:rPr>
          <w:b/>
          <w:bCs/>
        </w:rPr>
        <w:t>1</w:t>
      </w:r>
      <w:r w:rsidR="004C224C">
        <w:rPr>
          <w:b/>
          <w:bCs/>
        </w:rPr>
        <w:t>-</w:t>
      </w:r>
      <w:r w:rsidR="0049198C">
        <w:rPr>
          <w:b/>
          <w:bCs/>
        </w:rPr>
        <w:t>2</w:t>
      </w:r>
      <w:r w:rsidR="003807E3">
        <w:rPr>
          <w:b/>
          <w:bCs/>
        </w:rPr>
        <w:t>,</w:t>
      </w:r>
      <w:r w:rsidR="00D1749D">
        <w:rPr>
          <w:b/>
          <w:bCs/>
        </w:rPr>
        <w:t xml:space="preserve"> Fig. </w:t>
      </w:r>
      <w:r w:rsidR="00D05B67">
        <w:rPr>
          <w:b/>
          <w:bCs/>
        </w:rPr>
        <w:t>S13</w:t>
      </w:r>
      <w:r w:rsidR="00D1749D">
        <w:rPr>
          <w:b/>
          <w:bCs/>
        </w:rPr>
        <w:t>-</w:t>
      </w:r>
      <w:r w:rsidR="00D05B67">
        <w:rPr>
          <w:b/>
          <w:bCs/>
        </w:rPr>
        <w:t>S14</w:t>
      </w:r>
      <w:r w:rsidR="00240EC2" w:rsidRPr="00E03B11">
        <w:t>).</w:t>
      </w:r>
      <w:r w:rsidR="00E86A3C" w:rsidRPr="00E86A3C">
        <w:t xml:space="preserve"> </w:t>
      </w:r>
    </w:p>
    <w:p w14:paraId="1FD5D263" w14:textId="3D234CF5" w:rsidR="009248EC" w:rsidRDefault="006E66BD" w:rsidP="00593CAA">
      <w:r>
        <w:t xml:space="preserve">Real-world population simulations </w:t>
      </w:r>
      <w:r w:rsidR="00240EC2" w:rsidRPr="00E03B11">
        <w:t>confirmed that the standard dosing regimen</w:t>
      </w:r>
      <w:r w:rsidR="00FB22C2">
        <w:t xml:space="preserve"> of </w:t>
      </w:r>
      <w:r w:rsidR="00FB22C2" w:rsidRPr="00E03B11">
        <w:t>800</w:t>
      </w:r>
      <w:r w:rsidR="00FB22C2">
        <w:t> </w:t>
      </w:r>
      <w:r w:rsidR="00FB22C2" w:rsidRPr="00E03B11">
        <w:t xml:space="preserve">mg </w:t>
      </w:r>
      <w:r w:rsidR="00FB22C2">
        <w:t xml:space="preserve">on day one followed by </w:t>
      </w:r>
      <w:r w:rsidR="00FB22C2" w:rsidRPr="00E03B11">
        <w:t>400</w:t>
      </w:r>
      <w:r w:rsidR="00FB22C2">
        <w:t> </w:t>
      </w:r>
      <w:r w:rsidR="00FB22C2" w:rsidRPr="00E03B11">
        <w:t xml:space="preserve">mg </w:t>
      </w:r>
      <w:r w:rsidR="00FB22C2">
        <w:t>daily</w:t>
      </w:r>
      <w:r w:rsidR="00FA745F">
        <w:t xml:space="preserve"> </w:t>
      </w:r>
      <w:del w:id="238" w:author="Jason Roberts" w:date="2024-06-14T18:39:00Z">
        <w:r w:rsidR="00240EC2" w:rsidRPr="00E03B11" w:rsidDel="00D77C3B">
          <w:delText>resulted in clinically unacceptable</w:delText>
        </w:r>
      </w:del>
      <w:ins w:id="239" w:author="Jason Roberts" w:date="2024-06-14T18:39:00Z">
        <w:r w:rsidR="00D77C3B">
          <w:t>did not achieve 90%</w:t>
        </w:r>
      </w:ins>
      <w:r w:rsidR="00240EC2" w:rsidRPr="00E03B11">
        <w:t xml:space="preserve"> PTA in the first two days</w:t>
      </w:r>
      <w:r w:rsidR="007B768F">
        <w:t>,</w:t>
      </w:r>
      <w:r w:rsidR="006D1B3C">
        <w:t xml:space="preserve"> </w:t>
      </w:r>
      <w:r w:rsidR="000B0976" w:rsidRPr="000B0976">
        <w:t>but improved to</w:t>
      </w:r>
      <w:r w:rsidR="000B0976">
        <w:t xml:space="preserve"> </w:t>
      </w:r>
      <w:del w:id="240" w:author="Jason Roberts" w:date="2024-06-14T18:40:00Z">
        <w:r w:rsidR="000B0976" w:rsidDel="00D77C3B">
          <w:delText>become</w:delText>
        </w:r>
        <w:r w:rsidR="000B0976" w:rsidRPr="000B0976" w:rsidDel="00D77C3B">
          <w:delText xml:space="preserve"> </w:delText>
        </w:r>
      </w:del>
      <w:ins w:id="241" w:author="Jason Roberts" w:date="2024-06-14T18:40:00Z">
        <w:r w:rsidR="00D77C3B">
          <w:t>for a PTA &gt;90%</w:t>
        </w:r>
        <w:r w:rsidR="00D77C3B" w:rsidRPr="000B0976">
          <w:t xml:space="preserve"> </w:t>
        </w:r>
      </w:ins>
      <w:del w:id="242" w:author="Jason Roberts" w:date="2024-06-14T18:40:00Z">
        <w:r w:rsidR="000B0976" w:rsidRPr="000B0976" w:rsidDel="00D77C3B">
          <w:delText xml:space="preserve">clinically acceptable starting </w:delText>
        </w:r>
      </w:del>
      <w:r w:rsidR="000B0976" w:rsidRPr="000B0976">
        <w:t>from day 3 of the treatment period</w:t>
      </w:r>
      <w:r w:rsidR="00240EC2" w:rsidRPr="00E03B11">
        <w:t xml:space="preserve"> </w:t>
      </w:r>
      <w:r w:rsidR="00A643D8" w:rsidRPr="00E03B11">
        <w:t>(</w:t>
      </w:r>
      <w:r w:rsidR="00A643D8" w:rsidRPr="00CD770F">
        <w:rPr>
          <w:b/>
          <w:bCs/>
        </w:rPr>
        <w:t>Fig. </w:t>
      </w:r>
      <w:r w:rsidR="00E314B8" w:rsidRPr="00CD770F">
        <w:rPr>
          <w:b/>
          <w:bCs/>
        </w:rPr>
        <w:t>S1</w:t>
      </w:r>
      <w:r w:rsidR="00F163C5">
        <w:rPr>
          <w:b/>
          <w:bCs/>
        </w:rPr>
        <w:t>5</w:t>
      </w:r>
      <w:r w:rsidR="00A643D8" w:rsidRPr="00E03B11">
        <w:t>)</w:t>
      </w:r>
      <w:r w:rsidR="00240EC2" w:rsidRPr="00E03B11">
        <w:t>. Simulati</w:t>
      </w:r>
      <w:r w:rsidR="00D6713F">
        <w:t>on of</w:t>
      </w:r>
      <w:r w:rsidR="00240EC2" w:rsidRPr="00E03B11">
        <w:t xml:space="preserve"> the optimised</w:t>
      </w:r>
      <w:del w:id="243" w:author="Jason Roberts" w:date="2024-06-14T18:32:00Z">
        <w:r w:rsidR="00CA6CF6" w:rsidDel="00EC6EC9">
          <w:delText>,</w:delText>
        </w:r>
      </w:del>
      <w:r w:rsidR="00240EC2" w:rsidRPr="00E03B11">
        <w:t xml:space="preserve"> </w:t>
      </w:r>
      <w:del w:id="244" w:author="Jason Roberts" w:date="2024-06-14T18:32:00Z">
        <w:r w:rsidR="00240EC2" w:rsidRPr="00E03B11" w:rsidDel="00EC6EC9">
          <w:delText xml:space="preserve">inclusive </w:delText>
        </w:r>
      </w:del>
      <w:r w:rsidR="00240EC2" w:rsidRPr="00E03B11">
        <w:t xml:space="preserve">dosing regimen resulted in </w:t>
      </w:r>
      <w:del w:id="245" w:author="Jason Roberts" w:date="2024-06-14T18:40:00Z">
        <w:r w:rsidR="00240EC2" w:rsidRPr="00E03B11" w:rsidDel="00D77C3B">
          <w:delText xml:space="preserve">clinically acceptable </w:delText>
        </w:r>
      </w:del>
      <w:ins w:id="246" w:author="Jason Roberts" w:date="2024-06-14T18:40:00Z">
        <w:r w:rsidR="00D77C3B">
          <w:t xml:space="preserve">&gt;90% </w:t>
        </w:r>
      </w:ins>
      <w:r w:rsidR="00240EC2" w:rsidRPr="00E03B11">
        <w:t xml:space="preserve">PTA as early as </w:t>
      </w:r>
      <w:r w:rsidR="004554B4" w:rsidRPr="00E03B11">
        <w:t>day</w:t>
      </w:r>
      <w:r w:rsidR="004554B4">
        <w:t> </w:t>
      </w:r>
      <w:r w:rsidR="00240EC2" w:rsidRPr="00E03B11">
        <w:t xml:space="preserve">1 </w:t>
      </w:r>
      <w:r w:rsidR="004554B4">
        <w:t>up to</w:t>
      </w:r>
      <w:r w:rsidR="004554B4" w:rsidRPr="00E03B11">
        <w:t xml:space="preserve"> day</w:t>
      </w:r>
      <w:r w:rsidR="004554B4">
        <w:t> </w:t>
      </w:r>
      <w:r w:rsidR="00240EC2" w:rsidRPr="00E03B11">
        <w:t>14 of treatment (</w:t>
      </w:r>
      <w:r w:rsidR="00FB633A" w:rsidRPr="00FB633A">
        <w:rPr>
          <w:b/>
          <w:bCs/>
        </w:rPr>
        <w:t xml:space="preserve">Fig. </w:t>
      </w:r>
      <w:r w:rsidR="009626D7">
        <w:rPr>
          <w:b/>
          <w:bCs/>
        </w:rPr>
        <w:t>6</w:t>
      </w:r>
      <w:r w:rsidR="00FB633A">
        <w:t xml:space="preserve">, </w:t>
      </w:r>
      <w:r w:rsidR="00F6481B" w:rsidRPr="00CD770F">
        <w:rPr>
          <w:b/>
          <w:bCs/>
        </w:rPr>
        <w:t>Fig</w:t>
      </w:r>
      <w:r w:rsidR="009C7710" w:rsidRPr="00CD770F">
        <w:rPr>
          <w:b/>
          <w:bCs/>
        </w:rPr>
        <w:t>.</w:t>
      </w:r>
      <w:r w:rsidR="004E25A6" w:rsidRPr="00CD770F">
        <w:rPr>
          <w:b/>
          <w:bCs/>
        </w:rPr>
        <w:t> </w:t>
      </w:r>
      <w:r w:rsidR="00521DDF" w:rsidRPr="00CD770F">
        <w:rPr>
          <w:b/>
          <w:bCs/>
        </w:rPr>
        <w:t>S1</w:t>
      </w:r>
      <w:r w:rsidR="00F163C5">
        <w:rPr>
          <w:b/>
          <w:bCs/>
        </w:rPr>
        <w:t>5</w:t>
      </w:r>
      <w:r w:rsidR="00240EC2" w:rsidRPr="00E03B11">
        <w:t>)</w:t>
      </w:r>
      <w:r w:rsidR="00EE395A">
        <w:t>.</w:t>
      </w:r>
      <w:r w:rsidR="006B2187">
        <w:t xml:space="preserve"> </w:t>
      </w:r>
      <w:r w:rsidR="006C319C">
        <w:t>Less than 1.2%</w:t>
      </w:r>
      <w:r w:rsidR="006B2187" w:rsidRPr="00E03B11">
        <w:t xml:space="preserve"> of patients </w:t>
      </w:r>
      <w:r w:rsidR="006C319C">
        <w:t>had</w:t>
      </w:r>
      <w:r w:rsidR="006B2187" w:rsidRPr="00E03B11">
        <w:t xml:space="preserve"> fluconazole </w:t>
      </w:r>
      <w:proofErr w:type="spellStart"/>
      <w:r w:rsidR="006B2187">
        <w:t>C</w:t>
      </w:r>
      <w:r w:rsidR="006B2187" w:rsidRPr="00AF5993">
        <w:rPr>
          <w:vertAlign w:val="subscript"/>
        </w:rPr>
        <w:t>trough</w:t>
      </w:r>
      <w:proofErr w:type="spellEnd"/>
      <w:r w:rsidR="006B2187" w:rsidRPr="00E03B11">
        <w:t xml:space="preserve"> </w:t>
      </w:r>
      <w:r w:rsidR="006B2187">
        <w:t xml:space="preserve">of </w:t>
      </w:r>
      <w:r w:rsidR="006B2187" w:rsidRPr="00E03B11">
        <w:t>80</w:t>
      </w:r>
      <w:r w:rsidR="006B2187">
        <w:t> </w:t>
      </w:r>
      <w:r w:rsidR="006B2187" w:rsidRPr="00E03B11">
        <w:t>mg/L</w:t>
      </w:r>
      <w:r w:rsidR="006B2187">
        <w:t xml:space="preserve"> or higher</w:t>
      </w:r>
      <w:r w:rsidR="006C319C">
        <w:t xml:space="preserve"> </w:t>
      </w:r>
      <w:r w:rsidR="00A30B69" w:rsidRPr="00A30B69">
        <w:t>across the</w:t>
      </w:r>
      <w:r w:rsidR="00A30B69">
        <w:t>ir</w:t>
      </w:r>
      <w:r w:rsidR="00A30B69" w:rsidRPr="00A30B69">
        <w:t xml:space="preserve"> two-week treatment period.</w:t>
      </w:r>
      <w:r w:rsidR="00B26A53">
        <w:t xml:space="preserve"> </w:t>
      </w:r>
      <w:r w:rsidR="00B26A53" w:rsidRPr="00B26A53">
        <w:t xml:space="preserve">The characteristics of the </w:t>
      </w:r>
      <w:r w:rsidR="005B510E">
        <w:t>real-world virtual</w:t>
      </w:r>
      <w:r w:rsidR="00B26A53" w:rsidRPr="00B26A53">
        <w:t xml:space="preserve"> population</w:t>
      </w:r>
      <w:r>
        <w:t xml:space="preserve"> </w:t>
      </w:r>
      <w:r w:rsidR="00B26A53" w:rsidRPr="00B26A53">
        <w:t xml:space="preserve">are shown in </w:t>
      </w:r>
      <w:r w:rsidR="00B26A53" w:rsidRPr="0076151A">
        <w:rPr>
          <w:b/>
          <w:bCs/>
        </w:rPr>
        <w:t>Fig S1</w:t>
      </w:r>
      <w:r w:rsidR="00695207">
        <w:rPr>
          <w:b/>
          <w:bCs/>
        </w:rPr>
        <w:t>6</w:t>
      </w:r>
      <w:r w:rsidR="00B26A53" w:rsidRPr="0076151A">
        <w:rPr>
          <w:b/>
          <w:bCs/>
        </w:rPr>
        <w:t>-S1</w:t>
      </w:r>
      <w:r w:rsidR="00695207">
        <w:rPr>
          <w:b/>
          <w:bCs/>
        </w:rPr>
        <w:t>7</w:t>
      </w:r>
      <w:r w:rsidR="0088045F">
        <w:t xml:space="preserve">. The R code and dataset used to generate this population are in </w:t>
      </w:r>
      <w:r w:rsidR="008A02C7">
        <w:t xml:space="preserve">the </w:t>
      </w:r>
      <w:r w:rsidR="008A02C7" w:rsidRPr="0076151A">
        <w:rPr>
          <w:b/>
          <w:bCs/>
        </w:rPr>
        <w:t>Supplementary Code</w:t>
      </w:r>
      <w:r w:rsidR="0088045F">
        <w:rPr>
          <w:b/>
          <w:bCs/>
        </w:rPr>
        <w:t xml:space="preserve"> </w:t>
      </w:r>
      <w:r w:rsidR="0088045F" w:rsidRPr="0076151A">
        <w:t>and</w:t>
      </w:r>
      <w:r w:rsidR="0088045F">
        <w:rPr>
          <w:b/>
          <w:bCs/>
        </w:rPr>
        <w:t xml:space="preserve"> Supplementary Dataset</w:t>
      </w:r>
      <w:r w:rsidR="00B26A53" w:rsidRPr="00B26A53">
        <w:t>.</w:t>
      </w:r>
      <w:bookmarkEnd w:id="229"/>
    </w:p>
    <w:p w14:paraId="6F4D32B2" w14:textId="4E1BE966" w:rsidR="00A905E8" w:rsidRPr="00E03B11" w:rsidRDefault="00A905E8" w:rsidP="00593CAA">
      <w:pPr>
        <w:pStyle w:val="Heading1"/>
      </w:pPr>
      <w:r w:rsidRPr="00E03B11">
        <w:lastRenderedPageBreak/>
        <w:t>Discussion</w:t>
      </w:r>
    </w:p>
    <w:p w14:paraId="39606BFF" w14:textId="3F732625" w:rsidR="00CB50CB" w:rsidRPr="00E03B11" w:rsidRDefault="00CB50CB" w:rsidP="00593CAA">
      <w:bookmarkStart w:id="247" w:name="_Hlk136862217"/>
      <w:r w:rsidRPr="00E03B11">
        <w:t xml:space="preserve">Our </w:t>
      </w:r>
      <w:commentRangeStart w:id="248"/>
      <w:r w:rsidRPr="00E03B11">
        <w:t xml:space="preserve">study aimed to </w:t>
      </w:r>
      <w:r w:rsidR="00543749" w:rsidRPr="00715016">
        <w:t xml:space="preserve">identify factors </w:t>
      </w:r>
      <w:r w:rsidR="00035BB0">
        <w:t>influencing</w:t>
      </w:r>
      <w:r w:rsidR="006C319C">
        <w:t xml:space="preserve"> fluconazole PKPD</w:t>
      </w:r>
      <w:r w:rsidR="00543749" w:rsidRPr="00715016">
        <w:t xml:space="preserve"> target </w:t>
      </w:r>
      <w:r w:rsidR="00543749">
        <w:t xml:space="preserve">attainment </w:t>
      </w:r>
      <w:commentRangeEnd w:id="248"/>
      <w:r w:rsidR="00AA18E6">
        <w:rPr>
          <w:rStyle w:val="CommentReference"/>
        </w:rPr>
        <w:commentReference w:id="248"/>
      </w:r>
      <w:r w:rsidR="00543749">
        <w:t xml:space="preserve">and </w:t>
      </w:r>
      <w:r w:rsidR="009271E0">
        <w:t>propose</w:t>
      </w:r>
      <w:r w:rsidR="00543749">
        <w:t xml:space="preserve"> a </w:t>
      </w:r>
      <w:commentRangeStart w:id="249"/>
      <w:r w:rsidR="00543749">
        <w:t xml:space="preserve">dosing regimen </w:t>
      </w:r>
      <w:r w:rsidR="000A5C30">
        <w:t xml:space="preserve">that </w:t>
      </w:r>
      <w:commentRangeStart w:id="250"/>
      <w:commentRangeStart w:id="251"/>
      <w:r w:rsidR="000A5C30">
        <w:t>guarantees</w:t>
      </w:r>
      <w:r w:rsidR="00543749">
        <w:t xml:space="preserve"> </w:t>
      </w:r>
      <w:commentRangeEnd w:id="250"/>
      <w:r w:rsidR="00D77C3B">
        <w:rPr>
          <w:rStyle w:val="CommentReference"/>
        </w:rPr>
        <w:commentReference w:id="250"/>
      </w:r>
      <w:commentRangeEnd w:id="251"/>
      <w:r w:rsidR="006206B6">
        <w:rPr>
          <w:rStyle w:val="CommentReference"/>
        </w:rPr>
        <w:commentReference w:id="251"/>
      </w:r>
      <w:r w:rsidR="00543749">
        <w:t xml:space="preserve">adequate target attainment </w:t>
      </w:r>
      <w:r w:rsidR="00543749" w:rsidRPr="00715016">
        <w:t>in critically ill patients</w:t>
      </w:r>
      <w:commentRangeEnd w:id="249"/>
      <w:r w:rsidR="00F2131D">
        <w:rPr>
          <w:rStyle w:val="CommentReference"/>
        </w:rPr>
        <w:commentReference w:id="249"/>
      </w:r>
      <w:r w:rsidR="006E41A0">
        <w:t>.</w:t>
      </w:r>
      <w:r w:rsidRPr="00E03B11">
        <w:t xml:space="preserve"> </w:t>
      </w:r>
      <w:r w:rsidR="007D0A54">
        <w:t>To</w:t>
      </w:r>
      <w:r w:rsidR="00B235A1">
        <w:t xml:space="preserve"> do so, w</w:t>
      </w:r>
      <w:r w:rsidR="00B235A1" w:rsidRPr="00E03B11">
        <w:t xml:space="preserve">e </w:t>
      </w:r>
      <w:del w:id="252" w:author="My Luong Vuong" w:date="2024-05-31T10:02:00Z">
        <w:r w:rsidRPr="00E03B11" w:rsidDel="004650C8">
          <w:delText>utili</w:delText>
        </w:r>
        <w:r w:rsidR="008B2E15" w:rsidDel="004650C8">
          <w:delText>s</w:delText>
        </w:r>
        <w:r w:rsidRPr="00E03B11" w:rsidDel="004650C8">
          <w:delText xml:space="preserve">ed </w:delText>
        </w:r>
      </w:del>
      <w:ins w:id="253" w:author="My Luong Vuong" w:date="2024-05-31T10:02:00Z">
        <w:r w:rsidR="004650C8">
          <w:t>used</w:t>
        </w:r>
        <w:r w:rsidR="004650C8" w:rsidRPr="00E03B11">
          <w:t xml:space="preserve"> </w:t>
        </w:r>
      </w:ins>
      <w:r w:rsidRPr="00E03B11">
        <w:t xml:space="preserve">data from </w:t>
      </w:r>
      <w:r w:rsidR="0090470C">
        <w:t>eight studies</w:t>
      </w:r>
      <w:r w:rsidRPr="00E03B11">
        <w:t xml:space="preserve"> to </w:t>
      </w:r>
      <w:r w:rsidR="00591A84">
        <w:t>build</w:t>
      </w:r>
      <w:r w:rsidR="00591A84" w:rsidRPr="00E03B11">
        <w:t xml:space="preserve"> </w:t>
      </w:r>
      <w:r w:rsidRPr="00E03B11">
        <w:t xml:space="preserve">a </w:t>
      </w:r>
      <w:proofErr w:type="spellStart"/>
      <w:r w:rsidRPr="00E03B11">
        <w:t>popPK</w:t>
      </w:r>
      <w:proofErr w:type="spellEnd"/>
      <w:r w:rsidRPr="00E03B11">
        <w:t xml:space="preserve"> model</w:t>
      </w:r>
      <w:r w:rsidR="008137B3">
        <w:t>.</w:t>
      </w:r>
      <w:r w:rsidRPr="00E03B11">
        <w:t xml:space="preserve"> Our </w:t>
      </w:r>
      <w:r w:rsidR="008B2E15">
        <w:t>modelling</w:t>
      </w:r>
      <w:r w:rsidR="008B2E15" w:rsidRPr="00E03B11">
        <w:t xml:space="preserve"> </w:t>
      </w:r>
      <w:r w:rsidRPr="00E03B11">
        <w:t>and simulation results revealed that the standard IV dosing regimen resulted in</w:t>
      </w:r>
      <w:ins w:id="254" w:author="My Luong Vuong" w:date="2024-05-31T10:13:00Z">
        <w:r w:rsidR="00577C72">
          <w:t xml:space="preserve"> an</w:t>
        </w:r>
      </w:ins>
      <w:r w:rsidRPr="00E03B11">
        <w:t xml:space="preserve"> inadequate </w:t>
      </w:r>
      <w:r w:rsidR="00B446CE" w:rsidRPr="00E03B11">
        <w:t>target</w:t>
      </w:r>
      <w:r w:rsidRPr="00E03B11">
        <w:t xml:space="preserve"> attainment of the </w:t>
      </w:r>
      <w:r w:rsidRPr="00CA5A80">
        <w:rPr>
          <w:i/>
          <w:iCs/>
        </w:rPr>
        <w:t>f</w:t>
      </w:r>
      <w:r w:rsidRPr="00E03B11">
        <w:t>AUC</w:t>
      </w:r>
      <w:r w:rsidRPr="00E03B11">
        <w:rPr>
          <w:vertAlign w:val="subscript"/>
        </w:rPr>
        <w:t>0-24</w:t>
      </w:r>
      <w:r w:rsidRPr="00E03B11">
        <w:t xml:space="preserve"> </w:t>
      </w:r>
      <w:r w:rsidR="00CC1798">
        <w:t xml:space="preserve">200 </w:t>
      </w:r>
      <w:proofErr w:type="spellStart"/>
      <w:r w:rsidR="00CC1798">
        <w:t>mg</w:t>
      </w:r>
      <w:r w:rsidR="001251A5">
        <w:t>×</w:t>
      </w:r>
      <w:r w:rsidR="00CC1798">
        <w:t>h</w:t>
      </w:r>
      <w:proofErr w:type="spellEnd"/>
      <w:r w:rsidR="00CC1798">
        <w:t xml:space="preserve">/L </w:t>
      </w:r>
      <w:r w:rsidRPr="00E03B11">
        <w:t xml:space="preserve">in </w:t>
      </w:r>
      <w:r w:rsidR="008137B3">
        <w:t>this population.</w:t>
      </w:r>
      <w:r w:rsidRPr="00E03B11">
        <w:t xml:space="preserve"> </w:t>
      </w:r>
      <w:r w:rsidR="00EE32D7">
        <w:t>Theref</w:t>
      </w:r>
      <w:r w:rsidR="000022EB">
        <w:t>o</w:t>
      </w:r>
      <w:r w:rsidR="00EE32D7">
        <w:t>re</w:t>
      </w:r>
      <w:r w:rsidRPr="00E03B11">
        <w:t>, we proposed a pragmatic</w:t>
      </w:r>
      <w:ins w:id="255" w:author="My Luong Vuong" w:date="2024-05-31T10:16:00Z">
        <w:r w:rsidR="00607DA2">
          <w:t>,</w:t>
        </w:r>
      </w:ins>
      <w:r w:rsidR="00BD5981">
        <w:t xml:space="preserve"> </w:t>
      </w:r>
      <w:r w:rsidRPr="00E03B11">
        <w:t>optimi</w:t>
      </w:r>
      <w:r w:rsidR="00B445D6" w:rsidRPr="00E03B11">
        <w:t>s</w:t>
      </w:r>
      <w:r w:rsidRPr="00E03B11">
        <w:t>ed dosing regimen</w:t>
      </w:r>
      <w:r w:rsidR="00283CA5">
        <w:t xml:space="preserve"> </w:t>
      </w:r>
      <w:del w:id="256" w:author="My Luong Vuong" w:date="2024-05-31T10:17:00Z">
        <w:r w:rsidR="00DF212F" w:rsidDel="00950E76">
          <w:delText xml:space="preserve">which was </w:delText>
        </w:r>
      </w:del>
      <w:r w:rsidR="00DF212F">
        <w:t xml:space="preserve">based </w:t>
      </w:r>
      <w:r w:rsidR="007F1836">
        <w:t xml:space="preserve">on </w:t>
      </w:r>
      <w:r w:rsidR="00DF212F">
        <w:t>our simulations</w:t>
      </w:r>
      <w:ins w:id="257" w:author="My Luong Vuong" w:date="2024-05-31T10:17:00Z">
        <w:r w:rsidR="00950E76">
          <w:t xml:space="preserve">, </w:t>
        </w:r>
      </w:ins>
      <w:ins w:id="258" w:author="My Luong Vuong" w:date="2024-05-31T15:54:00Z">
        <w:r w:rsidR="00AA77CA">
          <w:t>achieving</w:t>
        </w:r>
      </w:ins>
      <w:del w:id="259" w:author="My Luong Vuong" w:date="2024-05-31T10:17:00Z">
        <w:r w:rsidR="00DF212F" w:rsidDel="00950E76">
          <w:delText xml:space="preserve"> </w:delText>
        </w:r>
      </w:del>
      <w:del w:id="260" w:author="My Luong Vuong" w:date="2024-05-31T15:54:00Z">
        <w:r w:rsidR="00DF212F" w:rsidDel="00AA77CA">
          <w:delText>result</w:delText>
        </w:r>
      </w:del>
      <w:del w:id="261" w:author="My Luong Vuong" w:date="2024-05-31T10:17:00Z">
        <w:r w:rsidR="00DF212F" w:rsidDel="00950E76">
          <w:delText>ing</w:delText>
        </w:r>
      </w:del>
      <w:del w:id="262" w:author="My Luong Vuong" w:date="2024-05-31T15:54:00Z">
        <w:r w:rsidR="00517906" w:rsidDel="00AA77CA">
          <w:delText xml:space="preserve"> in</w:delText>
        </w:r>
      </w:del>
      <w:r w:rsidR="00283CA5">
        <w:t xml:space="preserve"> a</w:t>
      </w:r>
      <w:r w:rsidRPr="00E03B11">
        <w:t xml:space="preserve"> </w:t>
      </w:r>
      <w:del w:id="263" w:author="My Luong Vuong" w:date="2024-05-31T15:52:00Z">
        <w:r w:rsidRPr="00E03B11" w:rsidDel="00B47AFD">
          <w:delText>target attainmen</w:delText>
        </w:r>
      </w:del>
      <w:ins w:id="264" w:author="My Luong Vuong" w:date="2024-05-31T15:52:00Z">
        <w:r w:rsidR="00B47AFD">
          <w:t>P</w:t>
        </w:r>
      </w:ins>
      <w:del w:id="265" w:author="My Luong Vuong" w:date="2024-05-31T15:52:00Z">
        <w:r w:rsidRPr="00E03B11" w:rsidDel="00B47AFD">
          <w:delText>t</w:delText>
        </w:r>
      </w:del>
      <w:ins w:id="266" w:author="My Luong Vuong" w:date="2024-05-31T15:52:00Z">
        <w:r w:rsidR="00B47AFD">
          <w:t>TA</w:t>
        </w:r>
      </w:ins>
      <w:r w:rsidRPr="00E03B11">
        <w:t xml:space="preserve"> </w:t>
      </w:r>
      <w:r w:rsidR="00EE32D7">
        <w:t>of</w:t>
      </w:r>
      <w:r w:rsidR="00EE32D7" w:rsidRPr="00E03B11">
        <w:t xml:space="preserve"> </w:t>
      </w:r>
      <w:r w:rsidR="00EE32D7">
        <w:t xml:space="preserve">at least </w:t>
      </w:r>
      <w:r w:rsidRPr="00E03B11">
        <w:t xml:space="preserve">90% </w:t>
      </w:r>
      <w:del w:id="267" w:author="My Luong Vuong" w:date="2024-05-31T15:54:00Z">
        <w:r w:rsidRPr="00E03B11" w:rsidDel="009F2B64">
          <w:delText>from the first day of treatment throughout a</w:delText>
        </w:r>
      </w:del>
      <w:ins w:id="268" w:author="My Luong Vuong" w:date="2024-05-31T15:54:00Z">
        <w:r w:rsidR="009F2B64">
          <w:t>over the entire</w:t>
        </w:r>
      </w:ins>
      <w:r w:rsidRPr="00E03B11">
        <w:t xml:space="preserve"> two-week</w:t>
      </w:r>
      <w:ins w:id="269" w:author="My Luong Vuong" w:date="2024-05-31T15:54:00Z">
        <w:r w:rsidR="009F2B64">
          <w:t xml:space="preserve"> treatment</w:t>
        </w:r>
      </w:ins>
      <w:r w:rsidRPr="00E03B11">
        <w:t xml:space="preserve"> course.</w:t>
      </w:r>
    </w:p>
    <w:p w14:paraId="17AB23FB" w14:textId="43DF94DB" w:rsidR="00C71CF6" w:rsidRPr="00E03B11" w:rsidRDefault="006C319C" w:rsidP="00C71CF6">
      <w:r>
        <w:t>W</w:t>
      </w:r>
      <w:r w:rsidR="00C71CF6" w:rsidRPr="00E03B11">
        <w:t xml:space="preserve">e </w:t>
      </w:r>
      <w:r w:rsidR="00C71CF6">
        <w:t>performed an</w:t>
      </w:r>
      <w:r w:rsidR="00C71CF6" w:rsidRPr="00E03B11">
        <w:t xml:space="preserve"> </w:t>
      </w:r>
      <w:r w:rsidR="00C71CF6" w:rsidRPr="00D77C3B">
        <w:rPr>
          <w:highlight w:val="yellow"/>
          <w:rPrChange w:id="270" w:author="Jason Roberts" w:date="2024-06-14T18:43:00Z">
            <w:rPr/>
          </w:rPrChange>
        </w:rPr>
        <w:t>IPDMA</w:t>
      </w:r>
      <w:r w:rsidR="00C71CF6" w:rsidRPr="00E03B11">
        <w:t xml:space="preserve">, which involves merging datasets from multiple studies </w:t>
      </w:r>
      <w:del w:id="271" w:author="My Luong Vuong" w:date="2024-05-31T15:55:00Z">
        <w:r w:rsidR="00C71CF6" w:rsidRPr="00E03B11" w:rsidDel="00F63D8B">
          <w:delText>that share</w:delText>
        </w:r>
      </w:del>
      <w:ins w:id="272" w:author="My Luong Vuong" w:date="2024-05-31T15:55:00Z">
        <w:r w:rsidR="00F63D8B">
          <w:t>sharing</w:t>
        </w:r>
      </w:ins>
      <w:r w:rsidR="00C71CF6" w:rsidRPr="00E03B11">
        <w:t xml:space="preserve"> subject populations and similar variables</w:t>
      </w:r>
      <w:r w:rsidR="00C71CF6" w:rsidRPr="00E03B11">
        <w:fldChar w:fldCharType="begin"/>
      </w:r>
      <w:ins w:id="273" w:author="My Luong Vuong" w:date="2024-05-31T16:58:00Z">
        <w:r w:rsidR="004E788E">
          <w:instrText xml:space="preserve"> ADDIN EN.CITE &lt;EndNote&gt;&lt;Cite&gt;&lt;Author&gt;Azar&lt;/Author&gt;&lt;Year&gt;2020&lt;/Year&gt;&lt;RecNum&gt;48&lt;/RecNum&gt;&lt;DisplayText&gt; [29]&lt;/DisplayText&gt;&lt;record&gt;&lt;rec-number&gt;48&lt;/rec-number&gt;&lt;foreign-keys&gt;&lt;key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instrText>
        </w:r>
      </w:ins>
      <w:del w:id="274" w:author="My Luong Vuong" w:date="2024-05-31T16:58:00Z">
        <w:r w:rsidR="005A3D30" w:rsidDel="004E788E">
          <w:delInstrText xml:space="preserve"> ADDIN EN.CITE &lt;EndNote&gt;&lt;Cite&gt;&lt;Author&gt;Azar&lt;/Author&gt;&lt;Year&gt;2020&lt;/Year&gt;&lt;RecNum&gt;48&lt;/RecNum&gt;&lt;DisplayText&gt; [30]&lt;/DisplayText&gt;&lt;record&gt;&lt;rec-number&gt;48&lt;/rec-number&gt;&lt;foreign-keys&gt;&lt;key app="EN" db-id="xred9e5sg009pcetsepxtfs0dwxsa5rzvawx" timestamp="1685799382"&gt;48&lt;/key&gt;&lt;/foreign-keys&gt;&lt;ref-type name="Journal Article"&gt;17&lt;/ref-type&gt;&lt;contributors&gt;&lt;authors&gt;&lt;author&gt;Azar, Marleine&lt;/author&gt;&lt;author&gt;Benedetti, Andrea&lt;/author&gt;&lt;author&gt;Riehm, Kira E.&lt;/author&gt;&lt;author&gt;Imran, Mahrukh&lt;/author&gt;&lt;author&gt;Krishnan, Ankur&lt;/author&gt;&lt;author&gt;Chiovitti, Matthew&lt;/author&gt;&lt;author&gt;Sanchez, Tatiana&lt;/author&gt;&lt;author&gt;Shrier, Ian&lt;/author&gt;&lt;author&gt;Thombs, Brett D.&lt;/author&gt;&lt;/authors&gt;&lt;/contributors&gt;&lt;titles&gt;&lt;title&gt;Individual participant data meta-analyses (IPDMA): data contribution was associated with trial corresponding author country, publication year, and journal impact factor&lt;/title&gt;&lt;secondary-title&gt;Journal of Clinical Epidemiology&lt;/secondary-title&gt;&lt;/titles&gt;&lt;periodical&gt;&lt;full-title&gt;Journal of Clinical Epidemiology&lt;/full-title&gt;&lt;/periodical&gt;&lt;pages&gt;16-23&lt;/pages&gt;&lt;volume&gt;124&lt;/volume&gt;&lt;dates&gt;&lt;year&gt;2020&lt;/year&gt;&lt;/dates&gt;&lt;publisher&gt;Elsevier&lt;/publisher&gt;&lt;isbn&gt;0895-4356&lt;/isbn&gt;&lt;urls&gt;&lt;related-urls&gt;&lt;url&gt;https://doi.org/10.1016/j.jclinepi.2020.03.026&lt;/url&gt;&lt;/related-urls&gt;&lt;/urls&gt;&lt;electronic-resource-num&gt;10.1016/j.jclinepi.2020.03.026&lt;/electronic-resource-num&gt;&lt;access-date&gt;2023/06/03&lt;/access-date&gt;&lt;/record&gt;&lt;/Cite&gt;&lt;/EndNote&gt;</w:delInstrText>
        </w:r>
      </w:del>
      <w:r w:rsidR="00C71CF6" w:rsidRPr="00E03B11">
        <w:fldChar w:fldCharType="separate"/>
      </w:r>
      <w:ins w:id="275" w:author="My Luong Vuong" w:date="2024-05-31T16:58:00Z">
        <w:r w:rsidR="004E788E">
          <w:rPr>
            <w:noProof/>
          </w:rPr>
          <w:t> [29]</w:t>
        </w:r>
      </w:ins>
      <w:del w:id="276" w:author="My Luong Vuong" w:date="2024-05-31T16:58:00Z">
        <w:r w:rsidR="005A3D30" w:rsidDel="004E788E">
          <w:rPr>
            <w:noProof/>
          </w:rPr>
          <w:delText> [30]</w:delText>
        </w:r>
      </w:del>
      <w:r w:rsidR="00C71CF6" w:rsidRPr="00E03B11">
        <w:fldChar w:fldCharType="end"/>
      </w:r>
      <w:r w:rsidR="00C71CF6">
        <w:t>.</w:t>
      </w:r>
      <w:r w:rsidR="00C71CF6" w:rsidRPr="00E03B11">
        <w:t xml:space="preserve"> </w:t>
      </w:r>
      <w:r w:rsidR="00C71CF6">
        <w:t xml:space="preserve">An </w:t>
      </w:r>
      <w:r w:rsidR="00C71CF6" w:rsidRPr="00E03B11">
        <w:t xml:space="preserve">IPDMA offers several advantages, </w:t>
      </w:r>
      <w:r w:rsidR="00C71CF6">
        <w:t>including more complete information per study, a consistent analysis method for each study, the ability of conducting more complex analysis, and achieving greater statistical power</w:t>
      </w:r>
      <w:r w:rsidR="00C71CF6" w:rsidRPr="00E03B11">
        <w:fldChar w:fldCharType="begin">
          <w:fldData xml:space="preserve">PEVuZE5vdGU+PENpdGU+PEF1dGhvcj5UaWVybmV5PC9BdXRob3I+PFllYXI+MjAxNTwvWWVhcj48
UmVjTnVtPjQ5PC9SZWNOdW0+PERpc3BsYXlUZXh0PsKgWzMwXTwvRGlzcGxheVRleHQ+PHJlY29y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ins w:id="277" w:author="My Luong Vuong" w:date="2024-05-31T16:58:00Z">
        <w:r w:rsidR="004E788E">
          <w:instrText xml:space="preserve"> ADDIN EN.CITE </w:instrText>
        </w:r>
      </w:ins>
      <w:del w:id="278" w:author="My Luong Vuong" w:date="2024-05-31T16:58:00Z">
        <w:r w:rsidR="005A3D30" w:rsidDel="004E788E">
          <w:delInstrText xml:space="preserve"> ADDIN EN.CITE </w:delInstrText>
        </w:r>
        <w:r w:rsidR="005A3D30" w:rsidDel="004E788E">
          <w:fldChar w:fldCharType="begin">
            <w:fldData xml:space="preserve">PEVuZE5vdGU+PENpdGU+PEF1dGhvcj5UaWVybmV5PC9BdXRob3I+PFllYXI+MjAxNTwvWWVhcj48
UmVjTnVtPjQ5PC9SZWNOdW0+PERpc3BsYXlUZXh0PsKgWzMxXTwvRGlzcGxheVRleHQ+PHJlY29y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5A3D30" w:rsidDel="004E788E">
          <w:delInstrText xml:space="preserve"> ADDIN EN.CITE.DATA </w:delInstrText>
        </w:r>
        <w:r w:rsidR="005A3D30" w:rsidDel="004E788E">
          <w:fldChar w:fldCharType="end"/>
        </w:r>
      </w:del>
      <w:ins w:id="279" w:author="My Luong Vuong" w:date="2024-05-31T16:58:00Z">
        <w:r w:rsidR="004E788E">
          <w:fldChar w:fldCharType="begin">
            <w:fldData xml:space="preserve">PEVuZE5vdGU+PENpdGU+PEF1dGhvcj5UaWVybmV5PC9BdXRob3I+PFllYXI+MjAxNTwvWWVhcj48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</w:fldData>
          </w:fldChar>
        </w:r>
        <w:r w:rsidR="004E788E">
          <w:instrText xml:space="preserve"> ADDIN EN.CITE.DATA </w:instrText>
        </w:r>
        <w:r w:rsidR="004E788E">
          <w:fldChar w:fldCharType="end"/>
        </w:r>
      </w:ins>
      <w:r w:rsidR="00C71CF6" w:rsidRPr="00E03B11">
        <w:fldChar w:fldCharType="separate"/>
      </w:r>
      <w:ins w:id="280" w:author="My Luong Vuong" w:date="2024-05-31T16:58:00Z">
        <w:r w:rsidR="004E788E">
          <w:rPr>
            <w:noProof/>
          </w:rPr>
          <w:t> [30]</w:t>
        </w:r>
      </w:ins>
      <w:del w:id="281" w:author="My Luong Vuong" w:date="2024-05-31T16:58:00Z">
        <w:r w:rsidR="005A3D30" w:rsidDel="004E788E">
          <w:rPr>
            <w:noProof/>
          </w:rPr>
          <w:delText> [31]</w:delText>
        </w:r>
      </w:del>
      <w:r w:rsidR="00C71CF6" w:rsidRPr="00E03B11">
        <w:fldChar w:fldCharType="end"/>
      </w:r>
      <w:r w:rsidR="00C71CF6">
        <w:t>.</w:t>
      </w:r>
    </w:p>
    <w:p w14:paraId="5D36F38E" w14:textId="4A25DA74" w:rsidR="00EC2A71" w:rsidRDefault="00CB50CB" w:rsidP="00593CAA">
      <w:r w:rsidRPr="00E03B11">
        <w:t xml:space="preserve">The </w:t>
      </w:r>
      <w:r w:rsidR="00904589">
        <w:t>PK</w:t>
      </w:r>
      <w:r w:rsidR="00904589" w:rsidRPr="00E03B11">
        <w:t xml:space="preserve"> </w:t>
      </w:r>
      <w:r w:rsidRPr="00E03B11">
        <w:t xml:space="preserve">of fluconazole in critically ill patients </w:t>
      </w:r>
      <w:r w:rsidR="00031419">
        <w:t>was</w:t>
      </w:r>
      <w:r w:rsidR="00031419" w:rsidRPr="00E03B11">
        <w:t xml:space="preserve"> </w:t>
      </w:r>
      <w:r w:rsidRPr="00E03B11">
        <w:t xml:space="preserve">best described by a two-compartment model with first-order elimination, consistent with studies that </w:t>
      </w:r>
      <w:del w:id="282" w:author="My Luong Vuong" w:date="2024-05-31T10:03:00Z">
        <w:r w:rsidRPr="00E03B11" w:rsidDel="00E00FCB">
          <w:delText>utili</w:delText>
        </w:r>
        <w:r w:rsidR="00A12DE6" w:rsidRPr="00E03B11" w:rsidDel="00E00FCB">
          <w:delText>s</w:delText>
        </w:r>
        <w:r w:rsidRPr="00E03B11" w:rsidDel="00E00FCB">
          <w:delText xml:space="preserve">ed </w:delText>
        </w:r>
      </w:del>
      <w:ins w:id="283" w:author="My Luong Vuong" w:date="2024-05-31T10:03:00Z">
        <w:r w:rsidR="00E00FCB">
          <w:t>employed</w:t>
        </w:r>
      </w:ins>
      <w:ins w:id="284" w:author="My Luong Vuong" w:date="2024-05-31T10:05:00Z">
        <w:r w:rsidR="000E083E">
          <w:t xml:space="preserve"> a</w:t>
        </w:r>
      </w:ins>
      <w:ins w:id="285" w:author="My Luong Vuong" w:date="2024-05-31T10:03:00Z">
        <w:r w:rsidR="00E00FCB" w:rsidRPr="00E03B11">
          <w:t xml:space="preserve"> </w:t>
        </w:r>
      </w:ins>
      <w:r w:rsidRPr="00E03B11">
        <w:t>rich-sampling technique</w:t>
      </w:r>
      <w:r w:rsidR="00C2334D" w:rsidRPr="00E03B11">
        <w:fldChar w:fldCharType="begin">
          <w:fldData xml:space="preserve">PEVuZE5vdGU+PENpdGU+PEF1dGhvcj5BbG9iYWlkPC9BdXRob3I+PFllYXI+MjAxNjwvWWVhcj48
UmVjTnVtPjE5PC9SZWNOdW0+PERpc3BsYXlUZXh0PsKgWzE0LCAxNSwgMzFdPC9EaXNwbGF5VGV4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ins w:id="286" w:author="My Luong Vuong" w:date="2024-05-31T16:58:00Z">
        <w:r w:rsidR="004E788E">
          <w:instrText xml:space="preserve"> ADDIN EN.CITE </w:instrText>
        </w:r>
      </w:ins>
      <w:del w:id="287" w:author="My Luong Vuong" w:date="2024-05-31T16:58:00Z">
        <w:r w:rsidR="005A3D30" w:rsidDel="004E788E">
          <w:delInstrText xml:space="preserve"> ADDIN EN.CITE </w:delInstrText>
        </w:r>
        <w:r w:rsidR="005A3D30" w:rsidDel="004E788E">
          <w:fldChar w:fldCharType="begin">
            <w:fldData xml:space="preserve">PEVuZE5vdGU+PENpdGU+PEF1dGhvcj5BbG9iYWlkPC9BdXRob3I+PFllYXI+MjAxNjwvWWVhcj48
UmVjTnVtPjE5PC9SZWNOdW0+PERpc3BsYXlUZXh0PsKgWzE0LCAxNSwgMzJdPC9EaXNwbGF5VGV4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5A3D30" w:rsidDel="004E788E">
          <w:delInstrText xml:space="preserve"> ADDIN EN.CITE.DATA </w:delInstrText>
        </w:r>
        <w:r w:rsidR="005A3D30" w:rsidDel="004E788E">
          <w:fldChar w:fldCharType="end"/>
        </w:r>
      </w:del>
      <w:ins w:id="288" w:author="My Luong Vuong" w:date="2024-05-31T16:58:00Z">
        <w:r w:rsidR="004E788E">
          <w:fldChar w:fldCharType="begin">
            <w:fldData xml:space="preserve">PEVuZE5vdGU+PENpdGU+PEF1dGhvcj5BbG9iYWlkPC9BdXRob3I+PFllYXI+MjAxNjwvWWVhcj48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</w:fldData>
          </w:fldChar>
        </w:r>
        <w:r w:rsidR="004E788E">
          <w:instrText xml:space="preserve"> ADDIN EN.CITE.DATA </w:instrText>
        </w:r>
        <w:r w:rsidR="004E788E">
          <w:fldChar w:fldCharType="end"/>
        </w:r>
      </w:ins>
      <w:r w:rsidR="00C2334D" w:rsidRPr="00E03B11">
        <w:fldChar w:fldCharType="separate"/>
      </w:r>
      <w:ins w:id="289" w:author="My Luong Vuong" w:date="2024-05-31T16:58:00Z">
        <w:r w:rsidR="004E788E">
          <w:rPr>
            <w:noProof/>
          </w:rPr>
          <w:t> [14, 15, 31]</w:t>
        </w:r>
      </w:ins>
      <w:del w:id="290" w:author="My Luong Vuong" w:date="2024-05-31T16:58:00Z">
        <w:r w:rsidR="005A3D30" w:rsidDel="004E788E">
          <w:rPr>
            <w:noProof/>
          </w:rPr>
          <w:delText> [14, 15, 32]</w:delText>
        </w:r>
      </w:del>
      <w:r w:rsidR="00C2334D" w:rsidRPr="00E03B11">
        <w:fldChar w:fldCharType="end"/>
      </w:r>
      <w:r w:rsidR="003414CA">
        <w:t>.</w:t>
      </w:r>
      <w:r w:rsidRPr="00E03B11">
        <w:t xml:space="preserve"> In contrast, </w:t>
      </w:r>
      <w:r w:rsidR="008137B3">
        <w:t xml:space="preserve">several </w:t>
      </w:r>
      <w:r w:rsidRPr="00E03B11">
        <w:t>studies that relied on</w:t>
      </w:r>
      <w:r w:rsidR="008137B3">
        <w:t xml:space="preserve"> (trough)</w:t>
      </w:r>
      <w:r w:rsidRPr="00E03B11">
        <w:t xml:space="preserve"> samples collected during routine clinical practice identified a one-compartment model</w:t>
      </w:r>
      <w:r w:rsidR="0029658F" w:rsidRPr="00E03B11">
        <w:fldChar w:fldCharType="begin">
          <w:fldData xml:space="preserve">PEVuZE5vdGU+PENpdGU+PEF1dGhvcj5Bb3lhbWE8L0F1dGhvcj48WWVhcj4yMDEyPC9ZZWFyPjxS
ZWNOdW0+NTU8L1JlY051bT48RGlzcGxheVRleHQ+wqBbMTIsIDEzLCAzMl08L0Rpc3BsYXlUZXh0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ins w:id="291" w:author="My Luong Vuong" w:date="2024-05-31T16:58:00Z">
        <w:r w:rsidR="004E788E">
          <w:instrText xml:space="preserve"> ADDIN EN.CITE </w:instrText>
        </w:r>
      </w:ins>
      <w:del w:id="292" w:author="My Luong Vuong" w:date="2024-05-31T16:58:00Z">
        <w:r w:rsidR="005A3D30" w:rsidDel="004E788E">
          <w:delInstrText xml:space="preserve"> ADDIN EN.CITE </w:delInstrText>
        </w:r>
        <w:r w:rsidR="005A3D30" w:rsidDel="004E788E">
          <w:fldChar w:fldCharType="begin">
            <w:fldData xml:space="preserve">PEVuZE5vdGU+PENpdGU+PEF1dGhvcj5Bb3lhbWE8L0F1dGhvcj48WWVhcj4yMDEyPC9ZZWFyPjxS
ZWNOdW0+NTU8L1JlY051bT48RGlzcGxheVRleHQ+wqBbMTIsIDEzLCAzM108L0Rpc3BsYXlUZXh0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5A3D30" w:rsidDel="004E788E">
          <w:delInstrText xml:space="preserve"> ADDIN EN.CITE.DATA </w:delInstrText>
        </w:r>
        <w:r w:rsidR="005A3D30" w:rsidDel="004E788E">
          <w:fldChar w:fldCharType="end"/>
        </w:r>
      </w:del>
      <w:ins w:id="293" w:author="My Luong Vuong" w:date="2024-05-31T16:58:00Z">
        <w:r w:rsidR="004E788E">
          <w:fldChar w:fldCharType="begin">
            <w:fldData xml:space="preserve">PEVuZE5vdGU+PENpdGU+PEF1dGhvcj5Bb3lhbWE8L0F1dGhvcj48WWVhcj4yMDEyPC9ZZWFyPjxS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</w:fldData>
          </w:fldChar>
        </w:r>
        <w:r w:rsidR="004E788E">
          <w:instrText xml:space="preserve"> ADDIN EN.CITE.DATA </w:instrText>
        </w:r>
        <w:r w:rsidR="004E788E">
          <w:fldChar w:fldCharType="end"/>
        </w:r>
      </w:ins>
      <w:r w:rsidR="0029658F" w:rsidRPr="00E03B11">
        <w:fldChar w:fldCharType="separate"/>
      </w:r>
      <w:ins w:id="294" w:author="My Luong Vuong" w:date="2024-05-31T16:58:00Z">
        <w:r w:rsidR="004E788E">
          <w:rPr>
            <w:noProof/>
          </w:rPr>
          <w:t> [12, 13, 32]</w:t>
        </w:r>
      </w:ins>
      <w:del w:id="295" w:author="My Luong Vuong" w:date="2024-05-31T16:58:00Z">
        <w:r w:rsidR="005A3D30" w:rsidDel="004E788E">
          <w:rPr>
            <w:noProof/>
          </w:rPr>
          <w:delText> [12, 13, 33]</w:delText>
        </w:r>
      </w:del>
      <w:r w:rsidR="0029658F" w:rsidRPr="00E03B11">
        <w:fldChar w:fldCharType="end"/>
      </w:r>
      <w:r w:rsidR="00AA50B6">
        <w:t>.</w:t>
      </w:r>
      <w:r w:rsidRPr="00E03B11">
        <w:t xml:space="preserve"> This disparity can be attributed to the sparse sampling in clinical practice, which limits the </w:t>
      </w:r>
      <w:r w:rsidR="00DC0AC8">
        <w:t>ability</w:t>
      </w:r>
      <w:r w:rsidR="00DF3462">
        <w:t xml:space="preserve"> to </w:t>
      </w:r>
      <w:r w:rsidR="00DC0AC8">
        <w:t>fit</w:t>
      </w:r>
      <w:r w:rsidRPr="00E03B11">
        <w:t xml:space="preserve"> a two-compartment model.</w:t>
      </w:r>
      <w:r w:rsidR="002A14CB">
        <w:t xml:space="preserve"> </w:t>
      </w:r>
      <w:r w:rsidR="00BE09DD">
        <w:t>Total b</w:t>
      </w:r>
      <w:r w:rsidR="00BE09DD" w:rsidRPr="00E03B11">
        <w:t xml:space="preserve">ody </w:t>
      </w:r>
      <w:r w:rsidR="00D5798A" w:rsidRPr="00E03B11">
        <w:t xml:space="preserve">weight </w:t>
      </w:r>
      <w:r w:rsidR="00483EE0">
        <w:t xml:space="preserve">not only </w:t>
      </w:r>
      <w:r w:rsidR="00483EE0" w:rsidRPr="00E03B11">
        <w:t xml:space="preserve">significantly influenced </w:t>
      </w:r>
      <w:proofErr w:type="spellStart"/>
      <w:r w:rsidR="00483EE0" w:rsidRPr="00E03B11">
        <w:t>V</w:t>
      </w:r>
      <w:r w:rsidR="00483EE0">
        <w:t>c</w:t>
      </w:r>
      <w:proofErr w:type="spellEnd"/>
      <w:r w:rsidR="00483EE0">
        <w:t>,</w:t>
      </w:r>
      <w:r w:rsidR="00112C0C">
        <w:t xml:space="preserve"> but</w:t>
      </w:r>
      <w:r w:rsidR="00483EE0">
        <w:t xml:space="preserve"> it</w:t>
      </w:r>
      <w:r w:rsidR="00483EE0" w:rsidRPr="00E03B11">
        <w:t xml:space="preserve"> </w:t>
      </w:r>
      <w:r w:rsidR="00483EE0">
        <w:t>also had</w:t>
      </w:r>
      <w:r w:rsidR="00D5798A" w:rsidRPr="00E03B11">
        <w:t xml:space="preserve"> </w:t>
      </w:r>
      <w:r w:rsidR="00266F53">
        <w:t>a</w:t>
      </w:r>
      <w:r w:rsidR="006E3D15">
        <w:t xml:space="preserve"> clinically relevant</w:t>
      </w:r>
      <w:r w:rsidR="00D5798A" w:rsidRPr="00E03B11">
        <w:t xml:space="preserve"> </w:t>
      </w:r>
      <w:r w:rsidR="00483EE0">
        <w:t xml:space="preserve">impact on target </w:t>
      </w:r>
      <w:r w:rsidR="00EE3AF7">
        <w:t>attainment</w:t>
      </w:r>
      <w:r w:rsidR="006C319C">
        <w:t xml:space="preserve"> under</w:t>
      </w:r>
      <w:ins w:id="296" w:author="My Luong Vuong" w:date="2024-05-31T10:21:00Z">
        <w:r w:rsidR="007267BE">
          <w:t xml:space="preserve"> the</w:t>
        </w:r>
      </w:ins>
      <w:r w:rsidR="006C319C">
        <w:t xml:space="preserve"> standard dosing</w:t>
      </w:r>
      <w:ins w:id="297" w:author="My Luong Vuong" w:date="2024-05-31T10:21:00Z">
        <w:r w:rsidR="007267BE">
          <w:t xml:space="preserve"> regimen</w:t>
        </w:r>
      </w:ins>
      <w:r w:rsidR="00D5798A" w:rsidRPr="00E03B11">
        <w:t>.</w:t>
      </w:r>
      <w:r w:rsidR="007F49F1">
        <w:t xml:space="preserve"> Specifically, </w:t>
      </w:r>
      <w:commentRangeStart w:id="298"/>
      <w:r w:rsidR="007222E9">
        <w:t xml:space="preserve">a </w:t>
      </w:r>
      <w:r w:rsidR="003517A9">
        <w:t xml:space="preserve">higher total body weight led to </w:t>
      </w:r>
      <w:r w:rsidR="00713419">
        <w:t>a lower PTA.</w:t>
      </w:r>
      <w:r w:rsidR="00D5798A" w:rsidRPr="00E03B11">
        <w:t xml:space="preserve"> </w:t>
      </w:r>
      <w:commentRangeEnd w:id="298"/>
      <w:r w:rsidR="00242B08">
        <w:rPr>
          <w:rStyle w:val="CommentReference"/>
        </w:rPr>
        <w:commentReference w:id="298"/>
      </w:r>
      <w:r w:rsidR="00D5798A" w:rsidRPr="00E03B11">
        <w:t xml:space="preserve">This finding aligns with previous </w:t>
      </w:r>
      <w:proofErr w:type="spellStart"/>
      <w:r w:rsidR="00C96B95">
        <w:t>popPK</w:t>
      </w:r>
      <w:proofErr w:type="spellEnd"/>
      <w:r w:rsidR="00C96B95">
        <w:t xml:space="preserve"> </w:t>
      </w:r>
      <w:r w:rsidR="00695FFB">
        <w:t xml:space="preserve">studies </w:t>
      </w:r>
      <w:r w:rsidR="00DF4C72">
        <w:t xml:space="preserve">showing that </w:t>
      </w:r>
      <w:ins w:id="299" w:author="Jason Roberts" w:date="2024-06-14T18:45:00Z">
        <w:r w:rsidR="006206B6">
          <w:t xml:space="preserve">being </w:t>
        </w:r>
      </w:ins>
      <w:r w:rsidR="00DF4C72">
        <w:t>overweight</w:t>
      </w:r>
      <w:r w:rsidR="00A47533">
        <w:t xml:space="preserve"> is a risk factor </w:t>
      </w:r>
      <w:r w:rsidR="00A54E66">
        <w:t>for</w:t>
      </w:r>
      <w:r w:rsidR="00242FC4">
        <w:t xml:space="preserve"> suboptimal exposure</w:t>
      </w:r>
      <w:r w:rsidR="00A54E66">
        <w:t xml:space="preserve"> </w:t>
      </w:r>
      <w:r w:rsidR="00813D4C">
        <w:t>to</w:t>
      </w:r>
      <w:r w:rsidR="00A54E66">
        <w:t xml:space="preserve"> fluconazole</w:t>
      </w:r>
      <w:ins w:id="300" w:author="My Luong Vuong" w:date="2024-05-31T10:38:00Z">
        <w:r w:rsidR="001B7553">
          <w:fldChar w:fldCharType="begin">
            <w:fldData xml:space="preserve">PEVuZE5vdGU+PENpdGU+PEF1dGhvcj5DaGVuPC9BdXRob3I+PFllYXI+MjAyMjwvWWVhcj48UmVj
TnVtPjc1PC9SZWNOdW0+PERpc3BsYXlUZXh0PsKgWzEyLCAxNSwgMzNdPC9EaXNwbGF5VGV4dD48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ins>
      <w:ins w:id="301" w:author="My Luong Vuong" w:date="2024-05-31T16:58:00Z">
        <w:r w:rsidR="004E788E">
          <w:instrText xml:space="preserve"> ADDIN EN.CITE </w:instrText>
        </w:r>
        <w:r w:rsidR="004E788E">
          <w:fldChar w:fldCharType="begin">
            <w:fldData xml:space="preserve">PEVuZE5vdGU+PENpdGU+PEF1dGhvcj5DaGVuPC9BdXRob3I+PFllYXI+MjAyMjwvWWVhcj48UmVj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</w:fldData>
          </w:fldChar>
        </w:r>
        <w:r w:rsidR="004E788E">
          <w:instrText xml:space="preserve"> ADDIN EN.CITE.DATA </w:instrText>
        </w:r>
        <w:r w:rsidR="004E788E">
          <w:fldChar w:fldCharType="end"/>
        </w:r>
      </w:ins>
      <w:r w:rsidR="001B7553">
        <w:fldChar w:fldCharType="separate"/>
      </w:r>
      <w:ins w:id="302" w:author="My Luong Vuong" w:date="2024-05-31T16:58:00Z">
        <w:r w:rsidR="004E788E">
          <w:rPr>
            <w:noProof/>
          </w:rPr>
          <w:t> [12, 15, 33]</w:t>
        </w:r>
      </w:ins>
      <w:ins w:id="303" w:author="My Luong Vuong" w:date="2024-05-31T10:38:00Z">
        <w:r w:rsidR="001B7553">
          <w:fldChar w:fldCharType="end"/>
        </w:r>
      </w:ins>
      <w:r w:rsidR="00D5798A">
        <w:t>.</w:t>
      </w:r>
      <w:r w:rsidR="004179E2">
        <w:t xml:space="preserve"> </w:t>
      </w:r>
      <w:r w:rsidR="00D5798A" w:rsidRPr="00E03B11">
        <w:t xml:space="preserve">Although LBW </w:t>
      </w:r>
      <w:r w:rsidR="00483EE0">
        <w:t>and</w:t>
      </w:r>
      <w:r w:rsidR="00483EE0" w:rsidRPr="00E03B11">
        <w:t xml:space="preserve"> </w:t>
      </w:r>
      <w:r w:rsidR="00A66218">
        <w:t>FFM</w:t>
      </w:r>
      <w:r w:rsidR="00D5798A" w:rsidRPr="00E03B11">
        <w:t xml:space="preserve"> may be better surrogates for </w:t>
      </w:r>
      <w:proofErr w:type="spellStart"/>
      <w:r w:rsidR="00D5798A" w:rsidRPr="00E03B11">
        <w:t>V</w:t>
      </w:r>
      <w:r w:rsidR="00BA25E1" w:rsidRPr="00BA25E1">
        <w:t>c</w:t>
      </w:r>
      <w:proofErr w:type="spellEnd"/>
      <w:r w:rsidR="00805FB0">
        <w:t xml:space="preserve"> </w:t>
      </w:r>
      <w:r w:rsidR="00483EE0">
        <w:t xml:space="preserve">of </w:t>
      </w:r>
      <w:r w:rsidR="00D5798A">
        <w:t xml:space="preserve">fluconazole, </w:t>
      </w:r>
      <w:r w:rsidR="00D5798A" w:rsidRPr="00E03B11">
        <w:t>we found that</w:t>
      </w:r>
      <w:r w:rsidR="009B1E00">
        <w:t xml:space="preserve"> </w:t>
      </w:r>
      <w:del w:id="304" w:author="My Luong Vuong" w:date="2024-05-31T15:57:00Z">
        <w:r w:rsidR="009B1E00" w:rsidDel="006F0CB2">
          <w:delText>actual</w:delText>
        </w:r>
      </w:del>
      <w:ins w:id="305" w:author="My Luong Vuong" w:date="2024-05-31T10:44:00Z">
        <w:r w:rsidR="00087F51">
          <w:t>total</w:t>
        </w:r>
      </w:ins>
      <w:r w:rsidR="00D5798A" w:rsidRPr="00E03B11">
        <w:t xml:space="preserve"> </w:t>
      </w:r>
      <w:r w:rsidR="00D5798A">
        <w:t>body weight</w:t>
      </w:r>
      <w:r w:rsidR="000779BD">
        <w:t xml:space="preserve"> improved the model fit most</w:t>
      </w:r>
      <w:r w:rsidR="00D5798A" w:rsidRPr="00E03B11">
        <w:t xml:space="preserve">. </w:t>
      </w:r>
      <w:r w:rsidR="000779BD">
        <w:t>Furthermore</w:t>
      </w:r>
      <w:r w:rsidR="00D5798A">
        <w:t>,</w:t>
      </w:r>
      <w:r w:rsidR="00AE10B9">
        <w:t xml:space="preserve"> total</w:t>
      </w:r>
      <w:r w:rsidR="00D5798A">
        <w:t xml:space="preserve"> </w:t>
      </w:r>
      <w:r w:rsidR="006E1FF3">
        <w:t>b</w:t>
      </w:r>
      <w:r w:rsidR="006E1FF3" w:rsidRPr="00E03B11">
        <w:t>ody weight is</w:t>
      </w:r>
      <w:r w:rsidR="00D5798A" w:rsidRPr="00E03B11">
        <w:t xml:space="preserve"> preferred</w:t>
      </w:r>
      <w:r w:rsidR="000779BD">
        <w:t xml:space="preserve"> over </w:t>
      </w:r>
      <w:r w:rsidR="00B554FD">
        <w:t>BMI and FFM</w:t>
      </w:r>
      <w:r w:rsidR="00D5798A" w:rsidRPr="00E03B11">
        <w:t xml:space="preserve"> in clinical practice </w:t>
      </w:r>
      <w:r w:rsidR="00B554FD">
        <w:t xml:space="preserve">as it does not require </w:t>
      </w:r>
      <w:del w:id="306" w:author="Jason Roberts" w:date="2024-06-14T18:46:00Z">
        <w:r w:rsidR="00B554FD" w:rsidDel="006206B6">
          <w:delText xml:space="preserve">guestimating </w:delText>
        </w:r>
      </w:del>
      <w:ins w:id="307" w:author="Jason Roberts" w:date="2024-06-14T18:46:00Z">
        <w:r w:rsidR="006206B6">
          <w:t xml:space="preserve">estimating </w:t>
        </w:r>
      </w:ins>
      <w:r w:rsidR="00B554FD">
        <w:t>the patient’s</w:t>
      </w:r>
      <w:r w:rsidR="00D5798A" w:rsidRPr="00E03B11">
        <w:t xml:space="preserve"> height</w:t>
      </w:r>
      <w:r w:rsidR="00D5798A" w:rsidRPr="00E03B11">
        <w:fldChar w:fldCharType="begin"/>
      </w:r>
      <w:ins w:id="308" w:author="My Luong Vuong" w:date="2024-05-31T16:58:00Z">
        <w:r w:rsidR="004E788E">
          <w: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instrText>
        </w:r>
      </w:ins>
      <w:del w:id="309" w:author="My Luong Vuong" w:date="2024-05-31T16:58:00Z">
        <w:r w:rsidR="00B83DFB" w:rsidDel="004E788E">
          <w:delInstrText xml:space="preserve"> ADDIN EN.CITE &lt;EndNote&gt;&lt;Cite&gt;&lt;Author&gt;Boer&lt;/Author&gt;&lt;Year&gt;1984&lt;/Year&gt;&lt;RecNum&gt;24&lt;/RecNum&gt;&lt;DisplayText&gt; [17]&lt;/DisplayText&gt;&lt;record&gt;&lt;rec-number&gt;24&lt;/rec-number&gt;&lt;foreign-keys&gt;&lt;key app="EN" db-id="xred9e5sg009pcetsepxtfs0dwxsa5rzvawx" timestamp="1682684106"&gt;24&lt;/key&gt;&lt;/foreign-keys&gt;&lt;ref-type name="Journal Article"&gt;17&lt;/ref-type&gt;&lt;contributors&gt;&lt;authors&gt;&lt;author&gt;Boer, P.&lt;/author&gt;&lt;/authors&gt;&lt;/contributors&gt;&lt;titles&gt;&lt;title&gt;Estimated lean body mass as an index for normalization of body fluid volumes in humans&lt;/title&gt;&lt;secondary-title&gt;Am J Physiol&lt;/secondary-title&gt;&lt;/titles&gt;&lt;periodical&gt;&lt;full-title&gt;Am J Physiol&lt;/full-title&gt;&lt;/periodical&gt;&lt;pages&gt;F632-6&lt;/pages&gt;&lt;volume&gt;247&lt;/volume&gt;&lt;number&gt;4 Pt 2&lt;/number&gt;&lt;keywords&gt;&lt;keyword&gt;*Blood Volume&lt;/keyword&gt;&lt;keyword&gt;Body Fluids/*physiology&lt;/keyword&gt;&lt;keyword&gt;Body Height&lt;/keyword&gt;&lt;keyword&gt;*Body Surface Area&lt;/keyword&gt;&lt;keyword&gt;Body Water/physiology&lt;/keyword&gt;&lt;keyword&gt;*Body Weight&lt;/keyword&gt;&lt;keyword&gt;Extracellular Space/physiology&lt;/keyword&gt;&lt;keyword&gt;Female&lt;/keyword&gt;&lt;keyword&gt;Humans&lt;/keyword&gt;&lt;keyword&gt;Male&lt;/keyword&gt;&lt;keyword&gt;Plasma Volume&lt;/keyword&gt;&lt;keyword&gt;Reference Values&lt;/keyword&gt;&lt;keyword&gt;Sex Factors&lt;/keyword&gt;&lt;/keywords&gt;&lt;dates&gt;&lt;year&gt;1984&lt;/year&gt;&lt;pub-dates&gt;&lt;date&gt;Oct&lt;/date&gt;&lt;/pub-dates&gt;&lt;/dates&gt;&lt;isbn&gt;0002-9513 (Print)&amp;#xD;0002-9513&lt;/isbn&gt;&lt;accession-num&gt;6496691&lt;/accession-num&gt;&lt;urls&gt;&lt;/urls&gt;&lt;electronic-resource-num&gt;10.1152/ajprenal.1984.247.4.F632&lt;/electronic-resource-num&gt;&lt;remote-database-provider&gt;NLM&lt;/remote-database-provider&gt;&lt;language&gt;eng&lt;/language&gt;&lt;/record&gt;&lt;/Cite&gt;&lt;/EndNote&gt;</w:delInstrText>
        </w:r>
      </w:del>
      <w:r w:rsidR="00D5798A" w:rsidRPr="00E03B11">
        <w:fldChar w:fldCharType="separate"/>
      </w:r>
      <w:ins w:id="310" w:author="My Luong Vuong" w:date="2024-05-31T16:58:00Z">
        <w:r w:rsidR="004E788E">
          <w:rPr>
            <w:noProof/>
          </w:rPr>
          <w:t> [17]</w:t>
        </w:r>
      </w:ins>
      <w:del w:id="311" w:author="My Luong Vuong" w:date="2024-05-31T16:58:00Z">
        <w:r w:rsidR="00B83DFB" w:rsidDel="004E788E">
          <w:rPr>
            <w:noProof/>
          </w:rPr>
          <w:delText> [17]</w:delText>
        </w:r>
      </w:del>
      <w:r w:rsidR="00D5798A" w:rsidRPr="00E03B11">
        <w:fldChar w:fldCharType="end"/>
      </w:r>
      <w:r w:rsidR="00D92B2B">
        <w:t>.</w:t>
      </w:r>
      <w:r w:rsidR="002A14CB">
        <w:t xml:space="preserve"> </w:t>
      </w:r>
      <w:r w:rsidR="00F02428">
        <w:t>F</w:t>
      </w:r>
      <w:r w:rsidR="00EC2A71">
        <w:t>luco</w:t>
      </w:r>
      <w:r w:rsidR="0007476F">
        <w:t xml:space="preserve">nazole </w:t>
      </w:r>
      <w:r w:rsidR="00690FB0">
        <w:t>clearance</w:t>
      </w:r>
      <w:r w:rsidR="00F02428">
        <w:t xml:space="preserve"> was</w:t>
      </w:r>
      <w:r w:rsidR="00690FB0">
        <w:t xml:space="preserve"> </w:t>
      </w:r>
      <w:del w:id="312" w:author="My Luong Vuong" w:date="2024-05-31T10:47:00Z">
        <w:r w:rsidR="001846ED" w:rsidDel="00C60726">
          <w:delText>almost 3</w:delText>
        </w:r>
        <w:r w:rsidR="00F02428" w:rsidDel="00C60726">
          <w:delText>-</w:delText>
        </w:r>
        <w:r w:rsidR="001846ED" w:rsidDel="00C60726">
          <w:delText>fold</w:delText>
        </w:r>
      </w:del>
      <w:ins w:id="313" w:author="My Luong Vuong" w:date="2024-05-31T10:47:00Z">
        <w:r w:rsidR="00C60726">
          <w:t>nearly three times</w:t>
        </w:r>
      </w:ins>
      <w:r w:rsidR="001846ED">
        <w:t xml:space="preserve"> </w:t>
      </w:r>
      <w:r w:rsidR="00F02428">
        <w:t xml:space="preserve">higher </w:t>
      </w:r>
      <w:r w:rsidR="001846ED">
        <w:t xml:space="preserve">when patients were on CRRT </w:t>
      </w:r>
      <w:del w:id="314" w:author="My Luong Vuong" w:date="2024-05-31T10:47:00Z">
        <w:r w:rsidR="00F02428" w:rsidDel="00F26EF0">
          <w:delText xml:space="preserve">as </w:delText>
        </w:r>
      </w:del>
      <w:r w:rsidR="001846ED">
        <w:t xml:space="preserve">compared </w:t>
      </w:r>
      <w:r w:rsidR="00F02428">
        <w:t xml:space="preserve">to </w:t>
      </w:r>
      <w:r w:rsidR="00DA6C55">
        <w:t>when</w:t>
      </w:r>
      <w:ins w:id="315" w:author="My Luong Vuong" w:date="2024-05-31T10:47:00Z">
        <w:r w:rsidR="00056240">
          <w:t xml:space="preserve"> they were</w:t>
        </w:r>
      </w:ins>
      <w:r w:rsidR="00DA6C55">
        <w:t xml:space="preserve"> </w:t>
      </w:r>
      <w:r w:rsidR="00F02428">
        <w:t>off</w:t>
      </w:r>
      <w:r w:rsidR="00DA6C55">
        <w:t xml:space="preserve"> CRRT. </w:t>
      </w:r>
      <w:r w:rsidR="00D07CB5">
        <w:t xml:space="preserve">This </w:t>
      </w:r>
      <w:r w:rsidR="002A0551">
        <w:t>acce</w:t>
      </w:r>
      <w:r w:rsidR="008A4C9A">
        <w:t>lerated on-</w:t>
      </w:r>
      <w:r w:rsidR="004D3F19">
        <w:t xml:space="preserve">CRRT </w:t>
      </w:r>
      <w:r w:rsidR="008A4C9A">
        <w:t xml:space="preserve">clearance </w:t>
      </w:r>
      <w:r w:rsidR="009B1E00">
        <w:t>is</w:t>
      </w:r>
      <w:r w:rsidR="004D3F19">
        <w:t xml:space="preserve"> explained by </w:t>
      </w:r>
      <w:r w:rsidR="00371087">
        <w:t xml:space="preserve">the </w:t>
      </w:r>
      <w:r w:rsidR="008A4C9A">
        <w:t>abs</w:t>
      </w:r>
      <w:r w:rsidR="00582568">
        <w:t>ence</w:t>
      </w:r>
      <w:r w:rsidR="008A4C9A">
        <w:t xml:space="preserve"> </w:t>
      </w:r>
      <w:r w:rsidR="00371087">
        <w:t xml:space="preserve">of tubular reabsorption in </w:t>
      </w:r>
      <w:r w:rsidR="009B744C">
        <w:t xml:space="preserve">anuric patients, whereas </w:t>
      </w:r>
      <w:r w:rsidR="00EB3558">
        <w:t xml:space="preserve">fluconazole </w:t>
      </w:r>
      <w:r w:rsidR="00C82FEC">
        <w:t xml:space="preserve">is extensively reabsorbed </w:t>
      </w:r>
      <w:r w:rsidR="00582568">
        <w:t xml:space="preserve">when </w:t>
      </w:r>
      <w:r w:rsidR="00336833">
        <w:t xml:space="preserve">the </w:t>
      </w:r>
      <w:r w:rsidR="00582568">
        <w:t>kidney function is</w:t>
      </w:r>
      <w:r w:rsidR="00C82FEC">
        <w:t xml:space="preserve"> normal</w:t>
      </w:r>
      <w:r w:rsidR="00053E2C">
        <w:fldChar w:fldCharType="begin">
          <w:fldData xml:space="preserve">PEVuZE5vdGU+PENpdGU+PEF1dGhvcj5QYXRlbDwvQXV0aG9yPjxZZWFyPjIwMTE8L1llYXI+PFJl
Y051bT41NDwvUmVjTnVtPjxEaXNwbGF5VGV4dD7CoFszMV08L0Rpc3BsYXlUZXh0PjxyZWNvcmQ+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ins w:id="316" w:author="My Luong Vuong" w:date="2024-05-31T16:58:00Z">
        <w:r w:rsidR="004E788E">
          <w:instrText xml:space="preserve"> ADDIN EN.CITE </w:instrText>
        </w:r>
      </w:ins>
      <w:del w:id="317" w:author="My Luong Vuong" w:date="2024-05-31T16:58:00Z">
        <w:r w:rsidR="005A3D30" w:rsidDel="004E788E">
          <w:delInstrText xml:space="preserve"> ADDIN EN.CITE </w:delInstrText>
        </w:r>
        <w:r w:rsidR="005A3D30" w:rsidDel="004E788E">
          <w:fldChar w:fldCharType="begin">
            <w:fldData xml:space="preserve">PEVuZE5vdGU+PENpdGU+PEF1dGhvcj5QYXRlbDwvQXV0aG9yPjxZZWFyPjIwMTE8L1llYXI+PFJl
Y051bT41NDwvUmVjTnVtPjxEaXNwbGF5VGV4dD7CoFszMl08L0Rpc3BsYXlUZXh0PjxyZWNvcmQ+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5A3D30" w:rsidDel="004E788E">
          <w:delInstrText xml:space="preserve"> ADDIN EN.CITE.DATA </w:delInstrText>
        </w:r>
        <w:r w:rsidR="005A3D30" w:rsidDel="004E788E">
          <w:fldChar w:fldCharType="end"/>
        </w:r>
      </w:del>
      <w:ins w:id="318" w:author="My Luong Vuong" w:date="2024-05-31T16:58:00Z">
        <w:r w:rsidR="004E788E">
          <w:fldChar w:fldCharType="begin">
            <w:fldData xml:space="preserve">PEVuZE5vdGU+PENpdGU+PEF1dGhvcj5QYXRlbDwvQXV0aG9yPjxZZWFyPjIwMTE8L1llYXI+PFJl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</w:fldData>
          </w:fldChar>
        </w:r>
        <w:r w:rsidR="004E788E">
          <w:instrText xml:space="preserve"> ADDIN EN.CITE.DATA </w:instrText>
        </w:r>
        <w:r w:rsidR="004E788E">
          <w:fldChar w:fldCharType="end"/>
        </w:r>
      </w:ins>
      <w:r w:rsidR="00053E2C">
        <w:fldChar w:fldCharType="separate"/>
      </w:r>
      <w:ins w:id="319" w:author="My Luong Vuong" w:date="2024-05-31T16:58:00Z">
        <w:r w:rsidR="004E788E">
          <w:rPr>
            <w:noProof/>
          </w:rPr>
          <w:t> [31]</w:t>
        </w:r>
      </w:ins>
      <w:del w:id="320" w:author="My Luong Vuong" w:date="2024-05-31T16:58:00Z">
        <w:r w:rsidR="005A3D30" w:rsidDel="004E788E">
          <w:rPr>
            <w:noProof/>
          </w:rPr>
          <w:delText> [32]</w:delText>
        </w:r>
      </w:del>
      <w:r w:rsidR="00053E2C">
        <w:fldChar w:fldCharType="end"/>
      </w:r>
      <w:r w:rsidR="00C82FEC">
        <w:t>.</w:t>
      </w:r>
    </w:p>
    <w:p w14:paraId="66213A4D" w14:textId="4CCE80DB" w:rsidR="00BA3DFC" w:rsidRDefault="0047500A" w:rsidP="00FA10AD">
      <w:r>
        <w:t xml:space="preserve">We found that </w:t>
      </w:r>
      <w:proofErr w:type="spellStart"/>
      <w:r w:rsidR="00B730E7">
        <w:t>eGFR</w:t>
      </w:r>
      <w:r w:rsidR="00B730E7" w:rsidRPr="00A72BCD">
        <w:rPr>
          <w:vertAlign w:val="subscript"/>
        </w:rPr>
        <w:t>CKD</w:t>
      </w:r>
      <w:proofErr w:type="spellEnd"/>
      <w:r w:rsidR="00E46977">
        <w:rPr>
          <w:vertAlign w:val="subscript"/>
        </w:rPr>
        <w:t>-</w:t>
      </w:r>
      <w:r w:rsidR="00B730E7" w:rsidRPr="00A72BCD">
        <w:rPr>
          <w:vertAlign w:val="subscript"/>
        </w:rPr>
        <w:t>EPI</w:t>
      </w:r>
      <w:r w:rsidR="00B730E7">
        <w:t xml:space="preserve"> </w:t>
      </w:r>
      <w:r w:rsidR="009078D4">
        <w:t>had no</w:t>
      </w:r>
      <w:r w:rsidR="00B730E7">
        <w:t xml:space="preserve"> clinically</w:t>
      </w:r>
      <w:r w:rsidR="009078D4">
        <w:t xml:space="preserve"> </w:t>
      </w:r>
      <w:r w:rsidR="00B730E7">
        <w:t xml:space="preserve">relevant </w:t>
      </w:r>
      <w:r w:rsidR="009078D4">
        <w:t>impact on PKPD target attainment</w:t>
      </w:r>
      <w:r w:rsidR="00511DE2">
        <w:t xml:space="preserve"> under the proposed </w:t>
      </w:r>
      <w:r w:rsidR="005771FA">
        <w:t>optimised dosing regimen</w:t>
      </w:r>
      <w:r w:rsidR="00664077">
        <w:t>, thus</w:t>
      </w:r>
      <w:r w:rsidR="008F1EEB">
        <w:t xml:space="preserve"> </w:t>
      </w:r>
      <w:r w:rsidR="00A34F61">
        <w:t xml:space="preserve">our dosing recommendation </w:t>
      </w:r>
      <w:r w:rsidR="00391E35">
        <w:t>did</w:t>
      </w:r>
      <w:r w:rsidR="00A34F61">
        <w:t xml:space="preserve"> </w:t>
      </w:r>
      <w:r w:rsidR="006240D3">
        <w:t>not adjust for</w:t>
      </w:r>
      <w:r w:rsidR="00A34F61">
        <w:t xml:space="preserve"> </w:t>
      </w:r>
      <w:r w:rsidR="002539C5">
        <w:t xml:space="preserve">the </w:t>
      </w:r>
      <w:r w:rsidR="00A34F61">
        <w:t>kidney function</w:t>
      </w:r>
      <w:r w:rsidR="008F1EEB">
        <w:t>.</w:t>
      </w:r>
      <w:r w:rsidR="00664077">
        <w:t xml:space="preserve"> </w:t>
      </w:r>
      <w:r w:rsidR="0079098D">
        <w:t xml:space="preserve">Despite </w:t>
      </w:r>
      <w:ins w:id="321" w:author="My Luong Vuong" w:date="2024-05-31T10:50:00Z">
        <w:r w:rsidR="00374D9D">
          <w:t xml:space="preserve">significantly </w:t>
        </w:r>
      </w:ins>
      <w:r w:rsidR="0079098D">
        <w:t>improving</w:t>
      </w:r>
      <w:r w:rsidR="00313A65">
        <w:t xml:space="preserve"> </w:t>
      </w:r>
      <w:r w:rsidR="00C41A21">
        <w:t xml:space="preserve">the </w:t>
      </w:r>
      <w:r w:rsidR="00083BC1">
        <w:t>goodness-of-</w:t>
      </w:r>
      <w:r w:rsidR="0017709B">
        <w:t>f</w:t>
      </w:r>
      <w:r w:rsidR="006F00AA">
        <w:t>it</w:t>
      </w:r>
      <w:r w:rsidR="0017709B">
        <w:t xml:space="preserve"> of the </w:t>
      </w:r>
      <w:proofErr w:type="spellStart"/>
      <w:r w:rsidR="0017709B">
        <w:t>popPK</w:t>
      </w:r>
      <w:proofErr w:type="spellEnd"/>
      <w:r w:rsidR="0017709B">
        <w:t xml:space="preserve"> model,</w:t>
      </w:r>
      <w:r w:rsidR="006F00AA">
        <w:t xml:space="preserve"> </w:t>
      </w:r>
      <w:proofErr w:type="spellStart"/>
      <w:r w:rsidR="0079098D">
        <w:t>eGFR</w:t>
      </w:r>
      <w:r w:rsidR="0079098D" w:rsidRPr="00A72BCD">
        <w:rPr>
          <w:vertAlign w:val="subscript"/>
        </w:rPr>
        <w:t>CKD</w:t>
      </w:r>
      <w:proofErr w:type="spellEnd"/>
      <w:r w:rsidR="0079098D">
        <w:rPr>
          <w:vertAlign w:val="subscript"/>
        </w:rPr>
        <w:t>-</w:t>
      </w:r>
      <w:r w:rsidR="0079098D" w:rsidRPr="00A72BCD">
        <w:rPr>
          <w:vertAlign w:val="subscript"/>
        </w:rPr>
        <w:t>EPI</w:t>
      </w:r>
      <w:r w:rsidR="0079098D" w:rsidDel="0079098D">
        <w:t xml:space="preserve"> </w:t>
      </w:r>
      <w:r w:rsidR="008C0A4A">
        <w:t xml:space="preserve">did not affect </w:t>
      </w:r>
      <w:r w:rsidR="00D605AD">
        <w:t>PTA</w:t>
      </w:r>
      <w:r w:rsidR="008C0A4A">
        <w:t xml:space="preserve"> </w:t>
      </w:r>
      <w:r w:rsidR="00854C04">
        <w:t xml:space="preserve">across </w:t>
      </w:r>
      <w:del w:id="322" w:author="My Luong Vuong" w:date="2024-05-31T10:52:00Z">
        <w:r w:rsidR="0017709B" w:rsidDel="00DB644B">
          <w:delText>the studied</w:delText>
        </w:r>
      </w:del>
      <w:ins w:id="323" w:author="My Luong Vuong" w:date="2024-05-31T10:52:00Z">
        <w:r w:rsidR="00DB644B">
          <w:t>its entire</w:t>
        </w:r>
      </w:ins>
      <w:r w:rsidR="0017709B">
        <w:t xml:space="preserve"> </w:t>
      </w:r>
      <w:r w:rsidR="00854C04">
        <w:t>range</w:t>
      </w:r>
      <w:r w:rsidR="00B647C7">
        <w:t xml:space="preserve"> with th</w:t>
      </w:r>
      <w:r w:rsidR="006C319C">
        <w:t>is</w:t>
      </w:r>
      <w:r w:rsidR="00B647C7">
        <w:t xml:space="preserve"> </w:t>
      </w:r>
      <w:ins w:id="324" w:author="My Luong Vuong" w:date="2024-05-31T10:52:00Z">
        <w:r w:rsidR="00024729">
          <w:t xml:space="preserve">optimised </w:t>
        </w:r>
      </w:ins>
      <w:r w:rsidR="00B647C7">
        <w:t>regimen</w:t>
      </w:r>
      <w:r w:rsidR="00854C04">
        <w:t>.</w:t>
      </w:r>
      <w:r w:rsidR="00404147">
        <w:t xml:space="preserve"> </w:t>
      </w:r>
      <w:r w:rsidR="00572697">
        <w:t xml:space="preserve">Our </w:t>
      </w:r>
      <w:r w:rsidR="00A21FB9">
        <w:t xml:space="preserve">recommended </w:t>
      </w:r>
      <w:r w:rsidR="0050114B" w:rsidRPr="0050114B">
        <w:t>maintenance dose</w:t>
      </w:r>
      <w:ins w:id="325" w:author="My Luong Vuong" w:date="2024-05-31T10:56:00Z">
        <w:r w:rsidR="006F05B7">
          <w:t xml:space="preserve"> for patients when they were off CRRT</w:t>
        </w:r>
      </w:ins>
      <w:r w:rsidR="0050114B" w:rsidRPr="0050114B" w:rsidDel="0050114B">
        <w:t xml:space="preserve"> </w:t>
      </w:r>
      <w:r w:rsidR="006D583D">
        <w:t xml:space="preserve">was in </w:t>
      </w:r>
      <w:r w:rsidR="0052533B">
        <w:t>line with</w:t>
      </w:r>
      <w:r w:rsidR="006D583D">
        <w:t xml:space="preserve"> the </w:t>
      </w:r>
      <w:r w:rsidR="001407A0">
        <w:t xml:space="preserve">current standard </w:t>
      </w:r>
      <w:r w:rsidR="00090502" w:rsidRPr="00090502">
        <w:t>maintenance dose</w:t>
      </w:r>
      <w:r w:rsidR="00090502" w:rsidRPr="00090502" w:rsidDel="00090502">
        <w:t xml:space="preserve"> </w:t>
      </w:r>
      <w:r w:rsidR="001407A0">
        <w:t>of 400 mg q24h.</w:t>
      </w:r>
      <w:r w:rsidR="00E03C7D">
        <w:t xml:space="preserve"> </w:t>
      </w:r>
      <w:r w:rsidR="009F6C1F">
        <w:t>Al</w:t>
      </w:r>
      <w:r w:rsidR="008852D1">
        <w:t>t</w:t>
      </w:r>
      <w:r w:rsidR="0029252F">
        <w:t xml:space="preserve">hough </w:t>
      </w:r>
      <w:r w:rsidR="00E03C7D">
        <w:t xml:space="preserve">our simulation showed a slight decrease below </w:t>
      </w:r>
      <w:r w:rsidR="004855E3">
        <w:t>the 90% PTA</w:t>
      </w:r>
      <w:r w:rsidR="00F841EB">
        <w:t xml:space="preserve"> with this </w:t>
      </w:r>
      <w:r w:rsidR="00A24319" w:rsidRPr="00A24319">
        <w:t xml:space="preserve">maintenance </w:t>
      </w:r>
      <w:r w:rsidR="00A24319" w:rsidRPr="00A24319">
        <w:lastRenderedPageBreak/>
        <w:t>dose</w:t>
      </w:r>
      <w:r w:rsidR="00A24319" w:rsidRPr="00A24319" w:rsidDel="00A24319">
        <w:t xml:space="preserve"> </w:t>
      </w:r>
      <w:r w:rsidR="00F841EB">
        <w:t xml:space="preserve">in patients with </w:t>
      </w:r>
      <w:proofErr w:type="spellStart"/>
      <w:r w:rsidR="00FE78CF">
        <w:t>eGFR</w:t>
      </w:r>
      <w:r w:rsidR="00FE78CF" w:rsidRPr="00A72BCD">
        <w:rPr>
          <w:vertAlign w:val="subscript"/>
        </w:rPr>
        <w:t>CKD</w:t>
      </w:r>
      <w:proofErr w:type="spellEnd"/>
      <w:r w:rsidR="00FE78CF">
        <w:rPr>
          <w:vertAlign w:val="subscript"/>
        </w:rPr>
        <w:t>-</w:t>
      </w:r>
      <w:r w:rsidR="00FE78CF" w:rsidRPr="00A72BCD">
        <w:rPr>
          <w:vertAlign w:val="subscript"/>
        </w:rPr>
        <w:t>EPI</w:t>
      </w:r>
      <w:r w:rsidR="00FE78CF">
        <w:rPr>
          <w:vertAlign w:val="subscript"/>
        </w:rPr>
        <w:t xml:space="preserve"> </w:t>
      </w:r>
      <w:r w:rsidR="00C80704">
        <w:t>above 195</w:t>
      </w:r>
      <w:r w:rsidR="006C319C">
        <w:t> </w:t>
      </w:r>
      <w:r w:rsidR="006F1FC2">
        <w:t>mL/min/1.73 m</w:t>
      </w:r>
      <w:r w:rsidR="006F1FC2" w:rsidRPr="00092B52">
        <w:rPr>
          <w:vertAlign w:val="superscript"/>
        </w:rPr>
        <w:t>2</w:t>
      </w:r>
      <w:r w:rsidR="006F1FC2">
        <w:t>, we did not</w:t>
      </w:r>
      <w:r w:rsidR="001B2F1A">
        <w:t xml:space="preserve"> </w:t>
      </w:r>
      <w:r w:rsidR="00B64359">
        <w:t xml:space="preserve">recommend </w:t>
      </w:r>
      <w:r w:rsidR="007C11F7">
        <w:t>increasing</w:t>
      </w:r>
      <w:r w:rsidR="00B64359">
        <w:t xml:space="preserve"> the dose</w:t>
      </w:r>
      <w:r w:rsidR="007C11F7">
        <w:t xml:space="preserve"> in this case. </w:t>
      </w:r>
      <w:ins w:id="326" w:author="My Luong Vuong" w:date="2024-05-31T16:00:00Z">
        <w:r w:rsidR="00FD7ACE">
          <w:t xml:space="preserve">It was because this </w:t>
        </w:r>
        <w:del w:id="327" w:author="Jan-Willem Alffenaar" w:date="2024-06-01T07:39:00Z">
          <w:r w:rsidR="00FD7ACE" w:rsidDel="006E3A18">
            <w:delText>slight</w:delText>
          </w:r>
        </w:del>
      </w:ins>
      <w:ins w:id="328" w:author="Jan-Willem Alffenaar" w:date="2024-06-01T07:39:00Z">
        <w:r w:rsidR="006E3A18">
          <w:t>minor</w:t>
        </w:r>
      </w:ins>
      <w:ins w:id="329" w:author="My Luong Vuong" w:date="2024-05-31T16:00:00Z">
        <w:r w:rsidR="00FD7ACE">
          <w:t xml:space="preserve"> reduction was based on the assumption that </w:t>
        </w:r>
        <w:proofErr w:type="spellStart"/>
        <w:r w:rsidR="00FD7ACE">
          <w:t>eGFR</w:t>
        </w:r>
        <w:r w:rsidR="00FD7ACE" w:rsidRPr="00A72BCD">
          <w:rPr>
            <w:vertAlign w:val="subscript"/>
          </w:rPr>
          <w:t>CKD</w:t>
        </w:r>
        <w:proofErr w:type="spellEnd"/>
        <w:r w:rsidR="00FD7ACE">
          <w:rPr>
            <w:vertAlign w:val="subscript"/>
          </w:rPr>
          <w:t>-</w:t>
        </w:r>
        <w:r w:rsidR="00FD7ACE" w:rsidRPr="00A72BCD">
          <w:rPr>
            <w:vertAlign w:val="subscript"/>
          </w:rPr>
          <w:t>EPI</w:t>
        </w:r>
        <w:r w:rsidR="00FD7ACE">
          <w:t xml:space="preserve"> would remain at least 195 mL/min/1.73 m</w:t>
        </w:r>
        <w:r w:rsidR="00FD7ACE" w:rsidRPr="00092B52">
          <w:rPr>
            <w:vertAlign w:val="superscript"/>
          </w:rPr>
          <w:t>2</w:t>
        </w:r>
        <w:r w:rsidR="00FD7ACE">
          <w:t xml:space="preserve"> consecutively for 14 days, which is unrealistic. Huang </w:t>
        </w:r>
        <w:r w:rsidR="00FD7ACE" w:rsidRPr="00200930">
          <w:rPr>
            <w:i/>
            <w:iCs/>
          </w:rPr>
          <w:t>et al</w:t>
        </w:r>
        <w:r w:rsidR="00FD7ACE">
          <w:t>. recently showed that kidney function is highly unstable in ICU patients</w:t>
        </w:r>
      </w:ins>
      <w:del w:id="330" w:author="My Luong Vuong" w:date="2024-05-31T16:00:00Z">
        <w:r w:rsidR="00872A8C" w:rsidDel="00FD7ACE">
          <w:delText xml:space="preserve">We did so because </w:delText>
        </w:r>
        <w:r w:rsidR="002C5D83" w:rsidDel="00FD7ACE">
          <w:delText xml:space="preserve">this slight reduction was a result </w:delText>
        </w:r>
        <w:r w:rsidR="00E20313" w:rsidDel="00FD7ACE">
          <w:delText>of</w:delText>
        </w:r>
        <w:r w:rsidR="002C5D83" w:rsidDel="00FD7ACE">
          <w:delText xml:space="preserve"> the assumption that</w:delText>
        </w:r>
        <w:r w:rsidR="00E20313" w:rsidDel="00FD7ACE">
          <w:delText xml:space="preserve"> eGFR</w:delText>
        </w:r>
        <w:r w:rsidR="00E20313" w:rsidRPr="00A72BCD" w:rsidDel="00FD7ACE">
          <w:rPr>
            <w:vertAlign w:val="subscript"/>
          </w:rPr>
          <w:delText>CKD</w:delText>
        </w:r>
        <w:r w:rsidR="00E20313" w:rsidDel="00FD7ACE">
          <w:rPr>
            <w:vertAlign w:val="subscript"/>
          </w:rPr>
          <w:delText>-</w:delText>
        </w:r>
        <w:r w:rsidR="00E20313" w:rsidRPr="00A72BCD" w:rsidDel="00FD7ACE">
          <w:rPr>
            <w:vertAlign w:val="subscript"/>
          </w:rPr>
          <w:delText>EPI</w:delText>
        </w:r>
        <w:r w:rsidR="002C5D83" w:rsidDel="00FD7ACE">
          <w:delText xml:space="preserve"> </w:delText>
        </w:r>
        <w:r w:rsidR="00E20313" w:rsidDel="00FD7ACE">
          <w:delText xml:space="preserve">would </w:delText>
        </w:r>
        <w:r w:rsidR="00D477FC" w:rsidDel="00FD7ACE">
          <w:delText>remain at least</w:delText>
        </w:r>
        <w:r w:rsidR="00E20313" w:rsidDel="00FD7ACE">
          <w:delText xml:space="preserve"> 195</w:delText>
        </w:r>
        <w:r w:rsidR="006C319C" w:rsidDel="00FD7ACE">
          <w:delText> </w:delText>
        </w:r>
        <w:r w:rsidR="00E20313" w:rsidDel="00FD7ACE">
          <w:delText>mL/min/1.73 m</w:delText>
        </w:r>
        <w:r w:rsidR="00E20313" w:rsidRPr="00092B52" w:rsidDel="00FD7ACE">
          <w:rPr>
            <w:vertAlign w:val="superscript"/>
          </w:rPr>
          <w:delText>2</w:delText>
        </w:r>
        <w:r w:rsidR="006F1FC2" w:rsidDel="00FD7ACE">
          <w:delText xml:space="preserve"> </w:delText>
        </w:r>
        <w:r w:rsidR="00017CBA" w:rsidDel="00FD7ACE">
          <w:delText>consecutively</w:delText>
        </w:r>
        <w:r w:rsidR="00AF3818" w:rsidDel="00FD7ACE">
          <w:delText xml:space="preserve"> for 14 days</w:delText>
        </w:r>
        <w:r w:rsidR="00382269" w:rsidDel="00FD7ACE">
          <w:delText xml:space="preserve">, </w:delText>
        </w:r>
        <w:r w:rsidR="004305D5" w:rsidDel="00FD7ACE">
          <w:delText>and this assumption is unrealistic</w:delText>
        </w:r>
        <w:r w:rsidR="00017CBA" w:rsidDel="00FD7ACE">
          <w:delText>.</w:delText>
        </w:r>
        <w:r w:rsidR="004305D5" w:rsidDel="00FD7ACE">
          <w:delText xml:space="preserve"> </w:delText>
        </w:r>
        <w:r w:rsidR="007F10FA" w:rsidDel="00FD7ACE">
          <w:delText xml:space="preserve">Huang </w:delText>
        </w:r>
        <w:r w:rsidR="007F10FA" w:rsidRPr="00200930" w:rsidDel="00FD7ACE">
          <w:rPr>
            <w:i/>
            <w:iCs/>
          </w:rPr>
          <w:delText>et al</w:delText>
        </w:r>
        <w:r w:rsidR="0005525B" w:rsidDel="00FD7ACE">
          <w:delText>.</w:delText>
        </w:r>
        <w:r w:rsidR="007F10FA" w:rsidDel="00FD7ACE">
          <w:delText xml:space="preserve"> </w:delText>
        </w:r>
        <w:r w:rsidR="0005525B" w:rsidDel="00FD7ACE">
          <w:delText>have</w:delText>
        </w:r>
        <w:r w:rsidR="00446DC3" w:rsidDel="00FD7ACE">
          <w:delText xml:space="preserve"> recently</w:delText>
        </w:r>
        <w:r w:rsidR="007F10FA" w:rsidDel="00FD7ACE">
          <w:delText xml:space="preserve"> shown that</w:delText>
        </w:r>
        <w:r w:rsidR="00DF2204" w:rsidDel="00FD7ACE">
          <w:delText xml:space="preserve"> </w:delText>
        </w:r>
        <w:r w:rsidR="00D331DC" w:rsidDel="00FD7ACE">
          <w:delText xml:space="preserve">kidney function </w:delText>
        </w:r>
        <w:r w:rsidR="009115FF" w:rsidDel="00FD7ACE">
          <w:delText>is highly unstable in</w:delText>
        </w:r>
        <w:r w:rsidR="00F8181A" w:rsidDel="00FD7ACE">
          <w:delText xml:space="preserve"> ICU</w:delText>
        </w:r>
        <w:r w:rsidR="009115FF" w:rsidDel="00FD7ACE">
          <w:delText xml:space="preserve"> patients,</w:delText>
        </w:r>
        <w:r w:rsidR="00877E31" w:rsidDel="00FD7ACE">
          <w:delText xml:space="preserve"> especially in patients </w:delText>
        </w:r>
        <w:r w:rsidR="00E82324" w:rsidDel="00FD7ACE">
          <w:delText>with high</w:delText>
        </w:r>
        <w:r w:rsidR="00AF44D4" w:rsidDel="00FD7ACE">
          <w:delText xml:space="preserve"> </w:delText>
        </w:r>
        <w:r w:rsidR="006C319C" w:rsidDel="00FD7ACE">
          <w:delText>c</w:delText>
        </w:r>
        <w:r w:rsidR="00AF44D4" w:rsidDel="00FD7ACE">
          <w:delText>r</w:delText>
        </w:r>
        <w:r w:rsidR="006C319C" w:rsidDel="00FD7ACE">
          <w:delText>eatinine c</w:delText>
        </w:r>
        <w:r w:rsidR="00AF44D4" w:rsidDel="00FD7ACE">
          <w:delText>l</w:delText>
        </w:r>
        <w:r w:rsidR="006C319C" w:rsidDel="00FD7ACE">
          <w:delText>earance</w:delText>
        </w:r>
        <w:r w:rsidR="00AF44D4" w:rsidDel="00FD7ACE">
          <w:delText xml:space="preserve"> </w:delText>
        </w:r>
        <w:r w:rsidR="009C7316" w:rsidDel="00FD7ACE">
          <w:delText>(</w:delText>
        </w:r>
        <w:r w:rsidR="006C319C" w:rsidDel="00FD7ACE">
          <w:delText>above</w:delText>
        </w:r>
        <w:r w:rsidR="00A63397" w:rsidDel="00FD7ACE">
          <w:delText xml:space="preserve"> 180 ml/min</w:delText>
        </w:r>
        <w:r w:rsidR="009C7316" w:rsidDel="00FD7ACE">
          <w:delText>)</w:delText>
        </w:r>
        <w:r w:rsidR="00E82324" w:rsidDel="00FD7ACE">
          <w:delText xml:space="preserve"> and in the first week of ICU admission, </w:delText>
        </w:r>
        <w:r w:rsidR="00253EBE" w:rsidDel="00FD7ACE">
          <w:delText xml:space="preserve">where kidney function tends to go downward by </w:delText>
        </w:r>
        <w:r w:rsidR="00C75BE1" w:rsidDel="00FD7ACE">
          <w:delText>20% daily</w:delText>
        </w:r>
      </w:del>
      <w:r w:rsidR="004F05AB">
        <w:fldChar w:fldCharType="begin"/>
      </w:r>
      <w:ins w:id="331" w:author="My Luong Vuong" w:date="2024-05-31T16:58:00Z">
        <w:r w:rsidR="004E788E">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ins>
      <w:del w:id="332" w:author="My Luong Vuong" w:date="2024-05-31T10:38:00Z">
        <w:r w:rsidR="005A3D30" w:rsidDel="001B7553">
          <w:del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delInstrText>
        </w:r>
      </w:del>
      <w:r w:rsidR="004F05AB">
        <w:fldChar w:fldCharType="separate"/>
      </w:r>
      <w:ins w:id="333" w:author="My Luong Vuong" w:date="2024-05-31T16:58:00Z">
        <w:r w:rsidR="004E788E">
          <w:rPr>
            <w:noProof/>
          </w:rPr>
          <w:t> [34]</w:t>
        </w:r>
      </w:ins>
      <w:del w:id="334" w:author="My Luong Vuong" w:date="2024-05-31T10:38:00Z">
        <w:r w:rsidR="005A3D30" w:rsidDel="001B7553">
          <w:rPr>
            <w:noProof/>
          </w:rPr>
          <w:delText> [34]</w:delText>
        </w:r>
      </w:del>
      <w:r w:rsidR="004F05AB">
        <w:fldChar w:fldCharType="end"/>
      </w:r>
      <w:r w:rsidR="00C75BE1">
        <w:t>.</w:t>
      </w:r>
    </w:p>
    <w:p w14:paraId="7DFFBF45" w14:textId="417AD739" w:rsidR="00116AAE" w:rsidRDefault="00DC1929" w:rsidP="00FA10AD">
      <w:ins w:id="335" w:author="My Luong Vuong" w:date="2024-05-31T11:08:00Z">
        <w:r w:rsidRPr="00A76A64">
          <w:t xml:space="preserve">Our 400 mg q24h maintenance </w:t>
        </w:r>
        <w:commentRangeStart w:id="336"/>
        <w:r w:rsidRPr="00A76A64">
          <w:t>dose</w:t>
        </w:r>
      </w:ins>
      <w:ins w:id="337" w:author="My Luong Vuong" w:date="2024-05-31T16:39:00Z">
        <w:r w:rsidR="00FD28BC">
          <w:t xml:space="preserve"> recommendation</w:t>
        </w:r>
      </w:ins>
      <w:ins w:id="338" w:author="My Luong Vuong" w:date="2024-05-31T11:08:00Z">
        <w:r w:rsidRPr="00A76A64">
          <w:t xml:space="preserve"> for off-CRRT events is </w:t>
        </w:r>
        <w:r>
          <w:t>seemingly striking</w:t>
        </w:r>
        <w:r w:rsidRPr="00A76A64">
          <w:t xml:space="preserve"> </w:t>
        </w:r>
        <w:r>
          <w:t>as</w:t>
        </w:r>
        <w:r w:rsidRPr="00A76A64">
          <w:t xml:space="preserve"> it contrasts with previous studies that suggested higher doses for patients with augmented renal clearance</w:t>
        </w:r>
      </w:ins>
      <w:del w:id="339" w:author="My Luong Vuong" w:date="2024-05-31T11:08:00Z">
        <w:r w:rsidR="00BA3DFC" w:rsidDel="00DC1929">
          <w:delText>O</w:delText>
        </w:r>
        <w:r w:rsidR="005006A0" w:rsidDel="00DC1929">
          <w:delText>ur</w:delText>
        </w:r>
        <w:r w:rsidR="00BA3DFC" w:rsidDel="00DC1929">
          <w:delText xml:space="preserve"> </w:delText>
        </w:r>
        <w:r w:rsidR="008C75AC" w:rsidDel="00DC1929">
          <w:delText xml:space="preserve">400 mg q24h maintenance dose recommendation for off-CRRT </w:delText>
        </w:r>
      </w:del>
      <w:commentRangeEnd w:id="336"/>
      <w:r w:rsidR="00504F6F">
        <w:rPr>
          <w:rStyle w:val="CommentReference"/>
        </w:rPr>
        <w:commentReference w:id="336"/>
      </w:r>
      <w:del w:id="340" w:author="My Luong Vuong" w:date="2024-05-31T11:08:00Z">
        <w:r w:rsidR="008C75AC" w:rsidDel="00DC1929">
          <w:delText>events</w:delText>
        </w:r>
        <w:r w:rsidR="005006A0" w:rsidDel="00DC1929">
          <w:delText xml:space="preserve"> is seemingly striking as it</w:delText>
        </w:r>
        <w:r w:rsidR="0017709B" w:rsidDel="00DC1929">
          <w:delText xml:space="preserve"> </w:delText>
        </w:r>
        <w:r w:rsidR="00EA6690" w:rsidDel="00DC1929">
          <w:delText xml:space="preserve">is in </w:delText>
        </w:r>
        <w:r w:rsidR="0017709B" w:rsidDel="00DC1929">
          <w:delText xml:space="preserve">contrast </w:delText>
        </w:r>
        <w:r w:rsidR="00EA6690" w:rsidDel="00DC1929">
          <w:delText xml:space="preserve">with </w:delText>
        </w:r>
        <w:r w:rsidR="0017709B" w:rsidDel="00DC1929">
          <w:delText xml:space="preserve">what </w:delText>
        </w:r>
        <w:r w:rsidR="00367263" w:rsidDel="00DC1929">
          <w:delText>some of the previous studies</w:delText>
        </w:r>
        <w:r w:rsidR="0017709B" w:rsidDel="00DC1929">
          <w:delText xml:space="preserve"> concluded</w:delText>
        </w:r>
        <w:r w:rsidR="00367263" w:rsidDel="00DC1929">
          <w:delText xml:space="preserve">, </w:delText>
        </w:r>
        <w:r w:rsidR="00EA0FA7" w:rsidDel="00DC1929">
          <w:delText xml:space="preserve">where </w:delText>
        </w:r>
        <w:r w:rsidR="005B79C8" w:rsidDel="00DC1929">
          <w:delText>high</w:delText>
        </w:r>
        <w:r w:rsidR="008E6589" w:rsidDel="00DC1929">
          <w:delText>er</w:delText>
        </w:r>
        <w:r w:rsidR="005B79C8" w:rsidDel="00DC1929">
          <w:delText xml:space="preserve"> doses </w:delText>
        </w:r>
        <w:r w:rsidR="005C7103" w:rsidDel="00DC1929">
          <w:delText xml:space="preserve">were </w:delText>
        </w:r>
        <w:r w:rsidR="005B79C8" w:rsidDel="00DC1929">
          <w:delText xml:space="preserve">recommended in patients with higher </w:delText>
        </w:r>
        <w:r w:rsidR="004D1EAA" w:rsidDel="00DC1929">
          <w:delText>renal</w:delText>
        </w:r>
        <w:r w:rsidR="005B79C8" w:rsidDel="00DC1929">
          <w:delText xml:space="preserve"> clearance, including patients with augmented renal </w:delText>
        </w:r>
        <w:r w:rsidR="009B530F" w:rsidDel="00DC1929">
          <w:delText>clearance</w:delText>
        </w:r>
      </w:del>
      <w:r w:rsidR="009B530F">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 </w:instrText>
      </w:r>
      <w:r w:rsidR="00B83DFB">
        <w:fldChar w:fldCharType="begin">
          <w:fldData xml:space="preserve">PEVuZE5vdGU+PENpdGU+PEF1dGhvcj5NdWlsd2lqazwvQXV0aG9yPjxZZWFyPjIwMjA8L1llYXI+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</w:fldData>
        </w:fldChar>
      </w:r>
      <w:r w:rsidR="00B83DFB">
        <w:instrText xml:space="preserve"> ADDIN EN.CITE.DATA </w:instrText>
      </w:r>
      <w:r w:rsidR="00B83DFB">
        <w:fldChar w:fldCharType="end"/>
      </w:r>
      <w:r w:rsidR="009B530F">
        <w:fldChar w:fldCharType="separate"/>
      </w:r>
      <w:r w:rsidR="00B83DFB">
        <w:rPr>
          <w:noProof/>
        </w:rPr>
        <w:t> [12, 14]</w:t>
      </w:r>
      <w:r w:rsidR="009B530F">
        <w:fldChar w:fldCharType="end"/>
      </w:r>
      <w:r w:rsidR="009B530F">
        <w:t>.</w:t>
      </w:r>
      <w:r w:rsidR="005B79C8">
        <w:t xml:space="preserve"> </w:t>
      </w:r>
      <w:r w:rsidR="006D63AD">
        <w:t xml:space="preserve">This </w:t>
      </w:r>
      <w:r w:rsidR="007E453D">
        <w:t xml:space="preserve">discrepancy </w:t>
      </w:r>
      <w:r w:rsidR="00F01D35">
        <w:t>likely reflects</w:t>
      </w:r>
      <w:r w:rsidR="005C7103">
        <w:t xml:space="preserve"> bias caused by </w:t>
      </w:r>
      <w:r w:rsidR="00600361">
        <w:t>inadequate</w:t>
      </w:r>
      <w:r w:rsidR="000D0ABD">
        <w:t xml:space="preserve"> missing</w:t>
      </w:r>
      <w:r w:rsidR="0010559F">
        <w:t xml:space="preserve"> data </w:t>
      </w:r>
      <w:r w:rsidR="00626D02">
        <w:t>handling technique</w:t>
      </w:r>
      <w:r w:rsidR="00600361">
        <w:t>s</w:t>
      </w:r>
      <w:r w:rsidR="00571D1F">
        <w:t>.</w:t>
      </w:r>
      <w:r w:rsidR="008C6892">
        <w:t xml:space="preserve"> </w:t>
      </w:r>
      <w:r w:rsidR="000C17BA">
        <w:t>Unlike previous studies, w</w:t>
      </w:r>
      <w:r w:rsidR="002321EF">
        <w:t xml:space="preserve">e used </w:t>
      </w:r>
      <w:r w:rsidR="00E76E4C">
        <w:t>multiple imputation</w:t>
      </w:r>
      <w:r w:rsidR="00681574">
        <w:t xml:space="preserve"> which </w:t>
      </w:r>
      <w:r w:rsidR="00791D21">
        <w:t>is</w:t>
      </w:r>
      <w:r w:rsidR="00584981">
        <w:t xml:space="preserve"> </w:t>
      </w:r>
      <w:r w:rsidR="00F00DF6">
        <w:t xml:space="preserve">a </w:t>
      </w:r>
      <w:r w:rsidR="0059300F">
        <w:t>superior</w:t>
      </w:r>
      <w:r w:rsidR="00F00DF6">
        <w:t xml:space="preserve"> method </w:t>
      </w:r>
      <w:del w:id="341" w:author="My Luong Vuong" w:date="2024-05-31T16:04:00Z">
        <w:r w:rsidR="00F00DF6" w:rsidDel="001331B6">
          <w:delText>compared</w:delText>
        </w:r>
        <w:r w:rsidR="0059300F" w:rsidDel="001331B6">
          <w:delText xml:space="preserve"> </w:delText>
        </w:r>
      </w:del>
      <w:r w:rsidR="000C17BA">
        <w:t xml:space="preserve">to </w:t>
      </w:r>
      <w:r w:rsidR="001350FC">
        <w:t>single imputation</w:t>
      </w:r>
      <w:r w:rsidR="00F00DF6">
        <w:t xml:space="preserve"> or complete case analysis</w:t>
      </w:r>
      <w:r w:rsidR="005178B4">
        <w:t>,</w:t>
      </w:r>
      <w:r w:rsidR="005C18E0">
        <w:t xml:space="preserve"> </w:t>
      </w:r>
      <w:r w:rsidR="005178B4">
        <w:t xml:space="preserve">especially </w:t>
      </w:r>
      <w:del w:id="342" w:author="My Luong Vuong" w:date="2024-05-31T16:04:00Z">
        <w:r w:rsidR="00314142" w:rsidDel="00BB3FD8">
          <w:delText>under the assumption that</w:delText>
        </w:r>
      </w:del>
      <w:ins w:id="343" w:author="My Luong Vuong" w:date="2024-05-31T16:04:00Z">
        <w:r w:rsidR="00BB3FD8">
          <w:t>when</w:t>
        </w:r>
      </w:ins>
      <w:r w:rsidR="00314142">
        <w:t xml:space="preserve"> </w:t>
      </w:r>
      <w:r w:rsidR="005178B4">
        <w:t xml:space="preserve">data is </w:t>
      </w:r>
      <w:r w:rsidR="0017061F">
        <w:t>missing at random</w:t>
      </w:r>
      <w:r w:rsidR="00314142">
        <w:t xml:space="preserve"> (MAR)</w:t>
      </w:r>
      <w:r w:rsidR="00BF2EC5">
        <w:fldChar w:fldCharType="begin"/>
      </w:r>
      <w:ins w:id="344" w:author="My Luong Vuong" w:date="2024-05-31T16:58:00Z">
        <w:r w:rsidR="004E788E">
          <w: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instrText>
        </w:r>
      </w:ins>
      <w:del w:id="345" w:author="My Luong Vuong" w:date="2024-05-31T10:38:00Z">
        <w:r w:rsidR="005A3D30" w:rsidDel="001B7553">
          <w:delInstrText xml:space="preserve"> ADDIN EN.CITE &lt;EndNote&gt;&lt;Cite&gt;&lt;Author&gt;Johansson Å&lt;/Author&gt;&lt;Year&gt;2013&lt;/Year&gt;&lt;RecNum&gt;63&lt;/RecNum&gt;&lt;DisplayText&gt; [35]&lt;/DisplayText&gt;&lt;record&gt;&lt;rec-number&gt;63&lt;/rec-number&gt;&lt;foreign-keys&gt;&lt;key app="EN" db-id="xred9e5sg009pcetsepxtfs0dwxsa5rzvawx" timestamp="1685826781"&gt;63&lt;/key&gt;&lt;/foreign-keys&gt;&lt;ref-type name="Journal Article"&gt;17&lt;/ref-type&gt;&lt;contributors&gt;&lt;authors&gt;&lt;author&gt;Johansson Å, M.&lt;/author&gt;&lt;author&gt;Karlsson, M. O.&lt;/author&gt;&lt;/authors&gt;&lt;/contributors&gt;&lt;titles&gt;&lt;title&gt;Comparison of methods for handling missing covariate data&lt;/title&gt;&lt;secondary-title&gt;Aaps j&lt;/secondary-title&gt;&lt;/titles&gt;&lt;periodical&gt;&lt;full-title&gt;Aaps j&lt;/full-title&gt;&lt;/periodical&gt;&lt;pages&gt;1232-41&lt;/pages&gt;&lt;volume&gt;15&lt;/volume&gt;&lt;number&gt;4&lt;/number&gt;&lt;keywords&gt;&lt;keyword&gt;Female&lt;/keyword&gt;&lt;keyword&gt;Humans&lt;/keyword&gt;&lt;keyword&gt;Male&lt;/keyword&gt;&lt;keyword&gt;Statistics as Topic/*methods/standards&lt;/keyword&gt;&lt;keyword&gt;*Stochastic Processes&lt;/keyword&gt;&lt;/keywords&gt;&lt;dates&gt;&lt;year&gt;2013&lt;/year&gt;&lt;pub-dates&gt;&lt;date&gt;Oct&lt;/date&gt;&lt;/pub-dates&gt;&lt;/dates&gt;&lt;isbn&gt;1550-7416&lt;/isbn&gt;&lt;accession-num&gt;24022319&lt;/accession-num&gt;&lt;urls&gt;&lt;/urls&gt;&lt;custom2&gt;PMC3787222&lt;/custom2&gt;&lt;electronic-resource-num&gt;10.1208/s12248-013-9526-y&lt;/electronic-resource-num&gt;&lt;remote-database-provider&gt;NLM&lt;/remote-database-provider&gt;&lt;language&gt;eng&lt;/language&gt;&lt;/record&gt;&lt;/Cite&gt;&lt;/EndNote&gt;</w:delInstrText>
        </w:r>
      </w:del>
      <w:r w:rsidR="00BF2EC5">
        <w:fldChar w:fldCharType="separate"/>
      </w:r>
      <w:ins w:id="346" w:author="My Luong Vuong" w:date="2024-05-31T16:58:00Z">
        <w:r w:rsidR="004E788E">
          <w:rPr>
            <w:noProof/>
          </w:rPr>
          <w:t> [35]</w:t>
        </w:r>
      </w:ins>
      <w:del w:id="347" w:author="My Luong Vuong" w:date="2024-05-31T10:38:00Z">
        <w:r w:rsidR="005A3D30" w:rsidDel="001B7553">
          <w:rPr>
            <w:noProof/>
          </w:rPr>
          <w:delText> [35]</w:delText>
        </w:r>
      </w:del>
      <w:r w:rsidR="00BF2EC5">
        <w:fldChar w:fldCharType="end"/>
      </w:r>
      <w:r w:rsidR="0017061F">
        <w:t>.</w:t>
      </w:r>
      <w:r w:rsidR="000C17BA">
        <w:t xml:space="preserve"> Unfortunately, </w:t>
      </w:r>
      <w:del w:id="348" w:author="My Luong Vuong" w:date="2024-05-31T16:04:00Z">
        <w:r w:rsidR="000C17BA" w:rsidDel="00FF2B58">
          <w:delText xml:space="preserve">and </w:delText>
        </w:r>
      </w:del>
      <w:r w:rsidR="000C17BA">
        <w:t>against all evidence</w:t>
      </w:r>
      <w:r w:rsidR="00035A20">
        <w:t>,</w:t>
      </w:r>
      <w:r w:rsidR="000C17BA">
        <w:t xml:space="preserve"> single imputation remains</w:t>
      </w:r>
      <w:r w:rsidR="00035A20">
        <w:t xml:space="preserve"> widely applied in pharmacometrics research. </w:t>
      </w:r>
      <w:del w:id="349" w:author="My Luong Vuong" w:date="2024-05-31T11:14:00Z">
        <w:r w:rsidR="00035A20" w:rsidDel="00452E75">
          <w:delText>S</w:delText>
        </w:r>
      </w:del>
      <w:ins w:id="350" w:author="My Luong Vuong" w:date="2024-05-31T11:14:00Z">
        <w:r w:rsidR="00452E75">
          <w:t>I</w:t>
        </w:r>
      </w:ins>
      <w:del w:id="351" w:author="My Luong Vuong" w:date="2024-05-31T11:13:00Z">
        <w:r w:rsidR="00035A20" w:rsidDel="00452E75">
          <w:delText>pecifically i</w:delText>
        </w:r>
      </w:del>
      <w:r w:rsidR="00035A20">
        <w:t>n our case,</w:t>
      </w:r>
      <w:r w:rsidR="00B04D68">
        <w:t xml:space="preserve"> </w:t>
      </w:r>
      <w:ins w:id="352" w:author="My Luong Vuong" w:date="2024-05-31T11:15:00Z">
        <w:r w:rsidR="0027650D" w:rsidRPr="0027650D">
          <w:t xml:space="preserve">when we explored the </w:t>
        </w:r>
      </w:ins>
      <w:proofErr w:type="spellStart"/>
      <w:ins w:id="353" w:author="My Luong Vuong" w:date="2024-05-31T11:16:00Z">
        <w:r w:rsidR="00D032DD">
          <w:t>eGFR</w:t>
        </w:r>
        <w:r w:rsidR="00D032DD" w:rsidRPr="00A72BCD">
          <w:rPr>
            <w:vertAlign w:val="subscript"/>
          </w:rPr>
          <w:t>CKD</w:t>
        </w:r>
        <w:proofErr w:type="spellEnd"/>
        <w:r w:rsidR="00D032DD">
          <w:rPr>
            <w:vertAlign w:val="subscript"/>
          </w:rPr>
          <w:t>-</w:t>
        </w:r>
        <w:r w:rsidR="00D032DD" w:rsidRPr="00A72BCD">
          <w:rPr>
            <w:vertAlign w:val="subscript"/>
          </w:rPr>
          <w:t>EPI</w:t>
        </w:r>
      </w:ins>
      <w:ins w:id="354" w:author="My Luong Vuong" w:date="2024-05-31T11:15:00Z">
        <w:r w:rsidR="0027650D" w:rsidRPr="0027650D">
          <w:t xml:space="preserve"> data in our </w:t>
        </w:r>
      </w:ins>
      <w:ins w:id="355" w:author="My Luong Vuong" w:date="2024-05-31T11:16:00Z">
        <w:r w:rsidR="00A12839">
          <w:t>pooled</w:t>
        </w:r>
      </w:ins>
      <w:ins w:id="356" w:author="My Luong Vuong" w:date="2024-05-31T11:15:00Z">
        <w:r w:rsidR="0027650D" w:rsidRPr="0027650D">
          <w:t xml:space="preserve"> dataset, we found that using single imputation methods like</w:t>
        </w:r>
      </w:ins>
      <w:del w:id="357" w:author="My Luong Vuong" w:date="2024-05-31T11:15:00Z">
        <w:r w:rsidR="00282A1D" w:rsidDel="0027650D">
          <w:delText>exploratory</w:delText>
        </w:r>
        <w:r w:rsidR="00B62601" w:rsidDel="0027650D">
          <w:delText xml:space="preserve"> analysis of the</w:delText>
        </w:r>
        <w:r w:rsidR="00282A1D" w:rsidDel="0027650D">
          <w:delText xml:space="preserve"> eGFR</w:delText>
        </w:r>
        <w:r w:rsidR="00282A1D" w:rsidRPr="00A72BCD" w:rsidDel="0027650D">
          <w:rPr>
            <w:vertAlign w:val="subscript"/>
          </w:rPr>
          <w:delText>CKD</w:delText>
        </w:r>
        <w:r w:rsidR="00282A1D" w:rsidDel="0027650D">
          <w:rPr>
            <w:vertAlign w:val="subscript"/>
          </w:rPr>
          <w:delText>-</w:delText>
        </w:r>
        <w:r w:rsidR="00282A1D" w:rsidRPr="00A72BCD" w:rsidDel="0027650D">
          <w:rPr>
            <w:vertAlign w:val="subscript"/>
          </w:rPr>
          <w:delText>EPI</w:delText>
        </w:r>
        <w:r w:rsidR="00282A1D" w:rsidDel="0027650D">
          <w:delText xml:space="preserve"> data</w:delText>
        </w:r>
        <w:r w:rsidR="00B62601" w:rsidDel="0027650D">
          <w:delText xml:space="preserve"> in our pooled dataset</w:delText>
        </w:r>
        <w:r w:rsidR="00282A1D" w:rsidDel="0027650D">
          <w:delText xml:space="preserve"> confirm</w:delText>
        </w:r>
        <w:r w:rsidR="004C7727" w:rsidDel="0027650D">
          <w:delText>ed</w:delText>
        </w:r>
        <w:r w:rsidR="00282A1D" w:rsidDel="0027650D">
          <w:delText xml:space="preserve"> that single imputation</w:delText>
        </w:r>
        <w:r w:rsidR="00A41608" w:rsidDel="0027650D">
          <w:delText xml:space="preserve"> with</w:delText>
        </w:r>
      </w:del>
      <w:r w:rsidR="00A41608">
        <w:t xml:space="preserve"> last observation carried forward </w:t>
      </w:r>
      <w:del w:id="358" w:author="My Luong Vuong" w:date="2024-05-31T16:05:00Z">
        <w:r w:rsidR="00A41608" w:rsidDel="00770C11">
          <w:delText xml:space="preserve">or </w:delText>
        </w:r>
        <w:r w:rsidR="00E37A2B" w:rsidDel="00770C11">
          <w:delText>next observation carried backward</w:delText>
        </w:r>
        <w:r w:rsidR="00282A1D" w:rsidDel="00770C11">
          <w:delText xml:space="preserve"> </w:delText>
        </w:r>
      </w:del>
      <w:r w:rsidR="00282A1D">
        <w:t>would be inappropriate</w:t>
      </w:r>
      <w:ins w:id="359" w:author="My Luong Vuong" w:date="2024-05-31T11:14:00Z">
        <w:r w:rsidR="00B338A9">
          <w:t xml:space="preserve">. </w:t>
        </w:r>
      </w:ins>
      <w:ins w:id="360" w:author="My Luong Vuong" w:date="2024-05-31T16:05:00Z">
        <w:r w:rsidR="0098485D">
          <w:t>Such a</w:t>
        </w:r>
      </w:ins>
      <w:ins w:id="361" w:author="My Luong Vuong" w:date="2024-05-31T11:14:00Z">
        <w:r w:rsidR="00B338A9">
          <w:t xml:space="preserve"> method would</w:t>
        </w:r>
      </w:ins>
      <w:r w:rsidR="0047336D">
        <w:t xml:space="preserve"> </w:t>
      </w:r>
      <w:del w:id="362" w:author="My Luong Vuong" w:date="2024-05-31T11:14:00Z">
        <w:r w:rsidR="0047336D" w:rsidDel="00B338A9">
          <w:delText xml:space="preserve">as it would </w:delText>
        </w:r>
      </w:del>
      <w:r w:rsidR="00861ABD">
        <w:t xml:space="preserve">falsely </w:t>
      </w:r>
      <w:ins w:id="363" w:author="My Luong Vuong" w:date="2024-05-31T11:14:00Z">
        <w:r w:rsidR="00B338A9">
          <w:t>decrease</w:t>
        </w:r>
      </w:ins>
      <w:del w:id="364" w:author="My Luong Vuong" w:date="2024-05-31T11:14:00Z">
        <w:r w:rsidR="0047336D" w:rsidDel="00B338A9">
          <w:delText>reduce</w:delText>
        </w:r>
      </w:del>
      <w:r w:rsidR="0047336D">
        <w:t xml:space="preserve"> the</w:t>
      </w:r>
      <w:r w:rsidR="008D687B">
        <w:t xml:space="preserve"> temporal</w:t>
      </w:r>
      <w:r w:rsidR="0047336D">
        <w:t xml:space="preserve"> variability in </w:t>
      </w:r>
      <w:proofErr w:type="spellStart"/>
      <w:r w:rsidR="0047336D">
        <w:t>eGFR</w:t>
      </w:r>
      <w:r w:rsidR="0047336D" w:rsidRPr="00A72BCD">
        <w:rPr>
          <w:vertAlign w:val="subscript"/>
        </w:rPr>
        <w:t>CKD</w:t>
      </w:r>
      <w:proofErr w:type="spellEnd"/>
      <w:r w:rsidR="0047336D">
        <w:rPr>
          <w:vertAlign w:val="subscript"/>
        </w:rPr>
        <w:t>-</w:t>
      </w:r>
      <w:r w:rsidR="0047336D" w:rsidRPr="00A72BCD">
        <w:rPr>
          <w:vertAlign w:val="subscript"/>
        </w:rPr>
        <w:t>EPI</w:t>
      </w:r>
      <w:r w:rsidR="004C7727" w:rsidRPr="00A8548F">
        <w:t xml:space="preserve"> </w:t>
      </w:r>
      <w:del w:id="365" w:author="My Luong Vuong" w:date="2024-05-31T11:15:00Z">
        <w:r w:rsidR="00FA10AD" w:rsidDel="0057294B">
          <w:delText xml:space="preserve">as </w:delText>
        </w:r>
      </w:del>
      <w:ins w:id="366" w:author="My Luong Vuong" w:date="2024-05-31T11:15:00Z">
        <w:r w:rsidR="0057294B">
          <w:t xml:space="preserve">that we </w:t>
        </w:r>
      </w:ins>
      <w:r w:rsidR="00861ABD">
        <w:t xml:space="preserve">observed </w:t>
      </w:r>
      <w:r w:rsidR="00FA10AD">
        <w:t>during critical illness</w:t>
      </w:r>
      <w:r w:rsidR="00372158">
        <w:fldChar w:fldCharType="begin"/>
      </w:r>
      <w:ins w:id="367" w:author="My Luong Vuong" w:date="2024-05-31T16:58:00Z">
        <w:r w:rsidR="004E788E">
          <w: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instrText>
        </w:r>
      </w:ins>
      <w:del w:id="368" w:author="My Luong Vuong" w:date="2024-05-31T10:38:00Z">
        <w:r w:rsidR="005A3D30" w:rsidDel="001B7553">
          <w:delInstrText xml:space="preserve"> ADDIN EN.CITE &lt;EndNote&gt;&lt;Cite&gt;&lt;Author&gt;Huang&lt;/Author&gt;&lt;Year&gt;2022&lt;/Year&gt;&lt;RecNum&gt;72&lt;/RecNum&gt;&lt;DisplayText&gt; [34]&lt;/DisplayText&gt;&lt;record&gt;&lt;rec-number&gt;72&lt;/rec-number&gt;&lt;foreign-keys&gt;&lt;key app="EN" db-id="xred9e5sg009pcetsepxtfs0dwxsa5rzvawx" timestamp="1700835626"&gt;72&lt;/key&gt;&lt;/foreign-keys&gt;&lt;ref-type name="Journal Article"&gt;17&lt;/ref-type&gt;&lt;contributors&gt;&lt;authors&gt;&lt;author&gt;Huang, Chao-Yuan&lt;/author&gt;&lt;author&gt;Güiza, Fabian&lt;/author&gt;&lt;author&gt;De Vlieger, Greet&lt;/author&gt;&lt;author&gt;Meyfroidt, Geert&lt;/author&gt;&lt;/authors&gt;&lt;/contributors&gt;&lt;titles&gt;&lt;title&gt;Daily fluctuations in kidney function in critically ill adults&lt;/title&gt;&lt;secondary-title&gt;Critical Care&lt;/secondary-title&gt;&lt;/titles&gt;&lt;periodical&gt;&lt;full-title&gt;Critical Care&lt;/full-title&gt;&lt;/periodical&gt;&lt;pages&gt;347&lt;/pages&gt;&lt;volume&gt;26&lt;/volume&gt;&lt;number&gt;1&lt;/number&gt;&lt;dates&gt;&lt;year&gt;2022&lt;/year&gt;&lt;pub-dates&gt;&lt;date&gt;2022/11/09&lt;/date&gt;&lt;/pub-dates&gt;&lt;/dates&gt;&lt;isbn&gt;1364-8535&lt;/isbn&gt;&lt;urls&gt;&lt;related-urls&gt;&lt;url&gt;https://doi.org/10.1186/s13054-022-04226-3&lt;/url&gt;&lt;/related-urls&gt;&lt;/urls&gt;&lt;electronic-resource-num&gt;10.1186/s13054-022-04226-3&lt;/electronic-resource-num&gt;&lt;/record&gt;&lt;/Cite&gt;&lt;/EndNote&gt;</w:delInstrText>
        </w:r>
      </w:del>
      <w:r w:rsidR="00372158">
        <w:fldChar w:fldCharType="separate"/>
      </w:r>
      <w:ins w:id="369" w:author="My Luong Vuong" w:date="2024-05-31T16:58:00Z">
        <w:r w:rsidR="004E788E">
          <w:rPr>
            <w:noProof/>
          </w:rPr>
          <w:t> [34]</w:t>
        </w:r>
      </w:ins>
      <w:del w:id="370" w:author="My Luong Vuong" w:date="2024-05-31T10:38:00Z">
        <w:r w:rsidR="005A3D30" w:rsidDel="001B7553">
          <w:rPr>
            <w:noProof/>
          </w:rPr>
          <w:delText> [34]</w:delText>
        </w:r>
      </w:del>
      <w:r w:rsidR="00372158">
        <w:fldChar w:fldCharType="end"/>
      </w:r>
      <w:r w:rsidR="00DF7754">
        <w:t>.</w:t>
      </w:r>
      <w:r w:rsidR="00A113CE">
        <w:t xml:space="preserve"> </w:t>
      </w:r>
      <w:r w:rsidR="00DF7754">
        <w:t>M</w:t>
      </w:r>
      <w:r w:rsidR="007E4428">
        <w:t>ultiple</w:t>
      </w:r>
      <w:r w:rsidR="00A113CE">
        <w:t xml:space="preserve"> imputation</w:t>
      </w:r>
      <w:r w:rsidR="008576B3" w:rsidRPr="008576B3">
        <w:t xml:space="preserve"> </w:t>
      </w:r>
      <w:r w:rsidR="003F5D3E">
        <w:t xml:space="preserve">fills </w:t>
      </w:r>
      <w:r w:rsidR="00D233DA">
        <w:t xml:space="preserve">in the </w:t>
      </w:r>
      <w:r w:rsidR="003F5D3E">
        <w:t xml:space="preserve">missing data multiple times </w:t>
      </w:r>
      <w:r w:rsidR="00342E01" w:rsidRPr="00342E01">
        <w:t>with many different plausible values</w:t>
      </w:r>
      <w:r w:rsidR="00DF7754">
        <w:t xml:space="preserve">, </w:t>
      </w:r>
      <w:r w:rsidR="00C01288">
        <w:t>thereby accounting for the variability</w:t>
      </w:r>
      <w:r w:rsidR="00461C40">
        <w:fldChar w:fldCharType="begin"/>
      </w:r>
      <w:ins w:id="371" w:author="My Luong Vuong" w:date="2024-05-31T16:58:00Z">
        <w:r w:rsidR="004E788E">
          <w:instrText xml:space="preserve"> ADDIN EN.CITE &lt;EndNote&gt;&lt;Cite&gt;&lt;Author&gt;Buuren&lt;/Author&gt;&lt;Year&gt;2018&lt;/Year&gt;&lt;RecNum&gt;26&lt;/RecNum&gt;&lt;DisplayText&gt; [19]&lt;/DisplayText&gt;&lt;record&gt;&lt;rec-number&gt;26&lt;/rec-number&gt;&lt;foreign-keys&gt;&lt;key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instrText>
        </w:r>
      </w:ins>
      <w:del w:id="372" w:author="My Luong Vuong" w:date="2024-05-31T16:58:00Z">
        <w:r w:rsidR="00B83DFB" w:rsidDel="004E788E">
          <w:delInstrText xml:space="preserve"> ADDIN EN.CITE &lt;EndNote&gt;&lt;Cite&gt;&lt;Author&gt;Buuren&lt;/Author&gt;&lt;Year&gt;2018&lt;/Year&gt;&lt;RecNum&gt;26&lt;/RecNum&gt;&lt;DisplayText&gt; [20]&lt;/DisplayText&gt;&lt;record&gt;&lt;rec-number&gt;26&lt;/rec-number&gt;&lt;foreign-keys&gt;&lt;key app="EN" db-id="xred9e5sg009pcetsepxtfs0dwxsa5rzvawx" timestamp="1682774525"&gt;26&lt;/key&gt;&lt;/foreign-keys&gt;&lt;ref-type name="Book"&gt;6&lt;/ref-type&gt;&lt;contributors&gt;&lt;authors&gt;&lt;author&gt;Stef van Buuren&lt;/author&gt;&lt;/authors&gt;&lt;/contributors&gt;&lt;titles&gt;&lt;title&gt;Flexible Imputation of Missing Data, Second Edition&lt;/title&gt;&lt;/titles&gt;&lt;dates&gt;&lt;year&gt;2018&lt;/year&gt;&lt;/dates&gt;&lt;publisher&gt;Taylor &amp;amp; Francis Group&lt;/publisher&gt;&lt;urls&gt;&lt;/urls&gt;&lt;/record&gt;&lt;/Cite&gt;&lt;/EndNote&gt;</w:delInstrText>
        </w:r>
      </w:del>
      <w:r w:rsidR="00461C40">
        <w:fldChar w:fldCharType="separate"/>
      </w:r>
      <w:ins w:id="373" w:author="My Luong Vuong" w:date="2024-05-31T16:58:00Z">
        <w:r w:rsidR="004E788E">
          <w:rPr>
            <w:noProof/>
          </w:rPr>
          <w:t> [19]</w:t>
        </w:r>
      </w:ins>
      <w:del w:id="374" w:author="My Luong Vuong" w:date="2024-05-31T16:58:00Z">
        <w:r w:rsidR="00B83DFB" w:rsidDel="004E788E">
          <w:rPr>
            <w:noProof/>
          </w:rPr>
          <w:delText> [20]</w:delText>
        </w:r>
      </w:del>
      <w:r w:rsidR="00461C40">
        <w:fldChar w:fldCharType="end"/>
      </w:r>
      <w:r w:rsidR="007E4428">
        <w:t>.</w:t>
      </w:r>
      <w:r w:rsidR="00850642">
        <w:t xml:space="preserve"> Nevertheless, </w:t>
      </w:r>
      <w:r w:rsidR="00C67CB9">
        <w:t xml:space="preserve">the best </w:t>
      </w:r>
      <w:r w:rsidR="00606189">
        <w:t xml:space="preserve">missing </w:t>
      </w:r>
      <w:r w:rsidR="00781614">
        <w:t xml:space="preserve">data handling </w:t>
      </w:r>
      <w:r w:rsidR="004D22DD">
        <w:t>method is not having</w:t>
      </w:r>
      <w:r w:rsidR="00900A1C">
        <w:t xml:space="preserve"> any data missing</w:t>
      </w:r>
      <w:r w:rsidR="000715BB">
        <w:fldChar w:fldCharType="begin"/>
      </w:r>
      <w:ins w:id="375" w:author="My Luong Vuong" w:date="2024-05-31T16:58:00Z">
        <w:r w:rsidR="004E788E">
          <w: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instrText>
        </w:r>
      </w:ins>
      <w:del w:id="376" w:author="My Luong Vuong" w:date="2024-05-31T10:38:00Z">
        <w:r w:rsidR="005A3D30" w:rsidDel="001B7553">
          <w:delInstrText xml:space="preserve"> ADDIN EN.CITE &lt;EndNote&gt;&lt;Cite&gt;&lt;Author&gt;Heymans&lt;/Author&gt;&lt;Year&gt;2022&lt;/Year&gt;&lt;RecNum&gt;83&lt;/RecNum&gt;&lt;DisplayText&gt; [36]&lt;/DisplayText&gt;&lt;record&gt;&lt;rec-number&gt;83&lt;/rec-number&gt;&lt;foreign-keys&gt;&lt;key app="EN" db-id="xred9e5sg009pcetsepxtfs0dwxsa5rzvawx" timestamp="1715544464"&gt;83&lt;/key&gt;&lt;/foreign-keys&gt;&lt;ref-type name="Journal Article"&gt;17&lt;/ref-type&gt;&lt;contributors&gt;&lt;authors&gt;&lt;author&gt;Heymans, Martijn W.&lt;/author&gt;&lt;author&gt;Twisk, Jos W. R.&lt;/author&gt;&lt;/authors&gt;&lt;/contributors&gt;&lt;titles&gt;&lt;title&gt;Handling missing data in clinical research&lt;/title&gt;&lt;secondary-title&gt;Journal of Clinical Epidemiology&lt;/secondary-title&gt;&lt;/titles&gt;&lt;periodical&gt;&lt;full-title&gt;Journal of Clinical Epidemiology&lt;/full-title&gt;&lt;/periodical&gt;&lt;pages&gt;185-188&lt;/pages&gt;&lt;volume&gt;151&lt;/volume&gt;&lt;dates&gt;&lt;year&gt;2022&lt;/year&gt;&lt;pub-dates&gt;&lt;date&gt;2022/11/01/&lt;/date&gt;&lt;/pub-dates&gt;&lt;/dates&gt;&lt;isbn&gt;0895-4356&lt;/isbn&gt;&lt;urls&gt;&lt;related-urls&gt;&lt;url&gt;https://www.sciencedirect.com/science/article/pii/S0895435622002189&lt;/url&gt;&lt;/related-urls&gt;&lt;/urls&gt;&lt;electronic-resource-num&gt;https://doi.org/10.1016/j.jclinepi.2022.08.016&lt;/electronic-resource-num&gt;&lt;/record&gt;&lt;/Cite&gt;&lt;/EndNote&gt;</w:delInstrText>
        </w:r>
      </w:del>
      <w:r w:rsidR="000715BB">
        <w:fldChar w:fldCharType="separate"/>
      </w:r>
      <w:ins w:id="377" w:author="My Luong Vuong" w:date="2024-05-31T16:58:00Z">
        <w:r w:rsidR="004E788E">
          <w:rPr>
            <w:noProof/>
          </w:rPr>
          <w:t> [36]</w:t>
        </w:r>
      </w:ins>
      <w:del w:id="378" w:author="My Luong Vuong" w:date="2024-05-31T10:38:00Z">
        <w:r w:rsidR="005A3D30" w:rsidDel="001B7553">
          <w:rPr>
            <w:noProof/>
          </w:rPr>
          <w:delText> [36]</w:delText>
        </w:r>
      </w:del>
      <w:r w:rsidR="000715BB">
        <w:fldChar w:fldCharType="end"/>
      </w:r>
      <w:r w:rsidR="004D22DD">
        <w:t>.</w:t>
      </w:r>
      <w:r w:rsidR="00522739">
        <w:t xml:space="preserve"> </w:t>
      </w:r>
      <w:r w:rsidR="008650D7">
        <w:t>Hence, o</w:t>
      </w:r>
      <w:r w:rsidR="00D61134">
        <w:t xml:space="preserve">ur </w:t>
      </w:r>
      <w:r w:rsidR="00D9314D">
        <w:t>profound</w:t>
      </w:r>
      <w:r w:rsidR="00D61134">
        <w:t xml:space="preserve"> degree of </w:t>
      </w:r>
      <w:r w:rsidR="000715BB">
        <w:t>missing data</w:t>
      </w:r>
      <w:r w:rsidR="00D61134">
        <w:t xml:space="preserve"> </w:t>
      </w:r>
      <w:del w:id="379" w:author="My Luong Vuong" w:date="2024-05-31T16:07:00Z">
        <w:r w:rsidR="00D61134" w:rsidDel="003F0FE9">
          <w:delText xml:space="preserve">suggests </w:delText>
        </w:r>
        <w:r w:rsidR="009911D9" w:rsidDel="003F0FE9">
          <w:delText>a high need</w:delText>
        </w:r>
      </w:del>
      <w:ins w:id="380" w:author="My Luong Vuong" w:date="2024-05-31T16:07:00Z">
        <w:r w:rsidR="003F0FE9">
          <w:t>necessitates</w:t>
        </w:r>
      </w:ins>
      <w:r w:rsidR="009911D9">
        <w:t xml:space="preserve"> </w:t>
      </w:r>
      <w:del w:id="381" w:author="My Luong Vuong" w:date="2024-05-31T16:07:00Z">
        <w:r w:rsidR="009911D9" w:rsidDel="00FF32FA">
          <w:delText xml:space="preserve">for </w:delText>
        </w:r>
      </w:del>
      <w:r w:rsidR="009911D9">
        <w:t>a w</w:t>
      </w:r>
      <w:r w:rsidR="00AF5CE9">
        <w:t>ell-designed</w:t>
      </w:r>
      <w:r w:rsidR="009911D9">
        <w:t>, prospective clinical trial</w:t>
      </w:r>
      <w:ins w:id="382" w:author="My Luong Vuong" w:date="2024-05-31T11:22:00Z">
        <w:r w:rsidR="001D6C7E">
          <w:t xml:space="preserve"> with </w:t>
        </w:r>
      </w:ins>
      <w:ins w:id="383" w:author="My Luong Vuong" w:date="2024-05-31T11:23:00Z">
        <w:r w:rsidR="00047193">
          <w:t xml:space="preserve">an </w:t>
        </w:r>
        <w:r w:rsidR="00F01693">
          <w:t>intensive data collection</w:t>
        </w:r>
        <w:r w:rsidR="00047193">
          <w:t xml:space="preserve"> scheme</w:t>
        </w:r>
        <w:r w:rsidR="00F01693">
          <w:t>.</w:t>
        </w:r>
      </w:ins>
      <w:r w:rsidR="009911D9">
        <w:t xml:space="preserve"> </w:t>
      </w:r>
      <w:del w:id="384" w:author="My Luong Vuong" w:date="2024-05-31T11:24:00Z">
        <w:r w:rsidR="009911D9" w:rsidDel="000B34C7">
          <w:delText xml:space="preserve">to </w:delText>
        </w:r>
      </w:del>
      <w:ins w:id="385" w:author="My Luong Vuong" w:date="2024-05-31T11:24:00Z">
        <w:r w:rsidR="00F10947">
          <w:t>This clinical trial</w:t>
        </w:r>
        <w:r w:rsidR="000B34C7">
          <w:t xml:space="preserve"> can then help </w:t>
        </w:r>
      </w:ins>
      <w:r w:rsidR="009911D9">
        <w:t xml:space="preserve">confirm or refute the clinical relevance of </w:t>
      </w:r>
      <w:r w:rsidR="00BE7E50">
        <w:t xml:space="preserve">the </w:t>
      </w:r>
      <w:del w:id="386" w:author="My Luong Vuong" w:date="2024-05-31T11:19:00Z">
        <w:r w:rsidR="00BE7E50" w:rsidDel="003963CA">
          <w:delText xml:space="preserve">renal </w:delText>
        </w:r>
      </w:del>
      <w:ins w:id="387" w:author="My Luong Vuong" w:date="2024-05-31T11:19:00Z">
        <w:r w:rsidR="003963CA">
          <w:t xml:space="preserve">kidney </w:t>
        </w:r>
      </w:ins>
      <w:r w:rsidR="00BE7E50">
        <w:t>function on PKPD target attainment</w:t>
      </w:r>
      <w:ins w:id="388" w:author="My Luong Vuong" w:date="2024-05-31T11:21:00Z">
        <w:r w:rsidR="00E20B55">
          <w:t xml:space="preserve"> of fluconazole</w:t>
        </w:r>
      </w:ins>
      <w:r w:rsidR="00BE7E50">
        <w:t xml:space="preserve"> </w:t>
      </w:r>
      <w:r w:rsidR="00697DA6">
        <w:t xml:space="preserve">under our </w:t>
      </w:r>
      <w:del w:id="389" w:author="My Luong Vuong" w:date="2024-05-31T16:07:00Z">
        <w:r w:rsidR="00697DA6" w:rsidDel="00E03C43">
          <w:delText xml:space="preserve">proposed </w:delText>
        </w:r>
      </w:del>
      <w:r w:rsidR="00697DA6">
        <w:t>dosing recommendation</w:t>
      </w:r>
      <w:ins w:id="390" w:author="My Luong Vuong" w:date="2024-05-31T11:18:00Z">
        <w:r w:rsidR="005C013B">
          <w:t>.</w:t>
        </w:r>
      </w:ins>
    </w:p>
    <w:p w14:paraId="73505988" w14:textId="0FE43692" w:rsidR="00A24960" w:rsidRPr="00E03B11" w:rsidRDefault="00BD3C3F" w:rsidP="00593CAA">
      <w:commentRangeStart w:id="391"/>
      <w:r>
        <w:t>Our</w:t>
      </w:r>
      <w:r w:rsidRPr="00E03B11">
        <w:t xml:space="preserve"> </w:t>
      </w:r>
      <w:r w:rsidR="0010285C">
        <w:t xml:space="preserve">proposed </w:t>
      </w:r>
      <w:del w:id="392" w:author="My Luong Vuong" w:date="2024-05-31T16:36:00Z">
        <w:r w:rsidR="00A24960" w:rsidRPr="00E03B11" w:rsidDel="002A7BB7">
          <w:delText>optimised</w:delText>
        </w:r>
        <w:r w:rsidR="00BE7E50" w:rsidDel="002A7BB7">
          <w:delText xml:space="preserve"> </w:delText>
        </w:r>
      </w:del>
      <w:r w:rsidR="00A24960" w:rsidRPr="00E03B11">
        <w:t>dosing regimen</w:t>
      </w:r>
      <w:r w:rsidR="004859F2">
        <w:t xml:space="preserve"> </w:t>
      </w:r>
      <w:r w:rsidR="005501B9">
        <w:t>can make</w:t>
      </w:r>
      <w:r w:rsidR="00A24960" w:rsidRPr="00E03B11">
        <w:t xml:space="preserve"> the use of TDM no longer necessary</w:t>
      </w:r>
      <w:r w:rsidR="00BC6AEE">
        <w:t xml:space="preserve"> after being successfully confirm</w:t>
      </w:r>
      <w:r w:rsidR="0081108D">
        <w:t xml:space="preserve">ed </w:t>
      </w:r>
      <w:r w:rsidR="00BA3DFC">
        <w:t>in</w:t>
      </w:r>
      <w:r w:rsidR="003F52E2">
        <w:t xml:space="preserve"> </w:t>
      </w:r>
      <w:r w:rsidR="00BA3DFC">
        <w:t xml:space="preserve">a </w:t>
      </w:r>
      <w:r w:rsidR="003F52E2">
        <w:t xml:space="preserve">future </w:t>
      </w:r>
      <w:r w:rsidR="00BA3DFC">
        <w:t>trial</w:t>
      </w:r>
      <w:r w:rsidR="00A24960" w:rsidRPr="00E03B11">
        <w:t xml:space="preserve">. </w:t>
      </w:r>
      <w:commentRangeEnd w:id="391"/>
      <w:r w:rsidR="002E3831">
        <w:rPr>
          <w:rStyle w:val="CommentReference"/>
        </w:rPr>
        <w:commentReference w:id="391"/>
      </w:r>
      <w:r w:rsidR="00A24960" w:rsidRPr="00E03B11">
        <w:t>TDM of fluconazole</w:t>
      </w:r>
      <w:r w:rsidR="0039037D">
        <w:t xml:space="preserve"> </w:t>
      </w:r>
      <w:r w:rsidR="00EC7FA5">
        <w:t>is not widely recommended nor implemented, but advocated in rare circumstances such as for obese patients, patients on CRRT</w:t>
      </w:r>
      <w:r w:rsidR="009B1E00">
        <w:t xml:space="preserve">, </w:t>
      </w:r>
      <w:r w:rsidR="00DE73FF">
        <w:t>and</w:t>
      </w:r>
      <w:r w:rsidR="00EC7FA5">
        <w:t xml:space="preserve"> </w:t>
      </w:r>
      <w:del w:id="393" w:author="My Luong Vuong" w:date="2024-05-31T16:08:00Z">
        <w:r w:rsidR="00EC7FA5" w:rsidDel="0021501D">
          <w:delText xml:space="preserve">in </w:delText>
        </w:r>
      </w:del>
      <w:r w:rsidR="00EC7FA5">
        <w:t>patients with sepsis</w:t>
      </w:r>
      <w:r w:rsidR="00D875A9">
        <w:fldChar w:fldCharType="begin"/>
      </w:r>
      <w:r w:rsidR="00B83DFB">
        <w:instrText xml:space="preserve"> ADDIN EN.CITE &lt;EndNote&gt;&lt;Cite&gt;&lt;Author&gt;Lewis&lt;/Author&gt;&lt;Year&gt;2015&lt;/Year&gt;&lt;RecNum&gt;68&lt;/RecNum&gt;&lt;DisplayText&gt; [11]&lt;/DisplayText&gt;&lt;record&gt;&lt;rec-number&gt;68&lt;/rec-number&gt;&lt;foreign-keys&gt;&lt;key app="EN" db-id="xred9e5sg009pcetsepxtfs0dwxsa5rzvawx" timestamp="1700489755"&gt;68&lt;/key&gt;&lt;/foreign-keys&gt;&lt;ref-type name="Conference Proceedings"&gt;10&lt;/ref-type&gt;&lt;contributors&gt;&lt;authors&gt;&lt;author&gt;Lewis, Russell&lt;/author&gt;&lt;author&gt;Brüggemann, Roger&lt;/author&gt;&lt;author&gt;Padoin, Christophe&lt;/author&gt;&lt;author&gt;Maertens, Johan&lt;/author&gt;&lt;author&gt;Marchetti, Oscar&lt;/author&gt;&lt;author&gt;Groll, Andreas&lt;/author&gt;&lt;author&gt;Johnson, E&lt;/author&gt;&lt;author&gt;Arendrup, Maiken&lt;/author&gt;&lt;/authors&gt;&lt;/contributors&gt;&lt;titles&gt;&lt;title&gt;Triazole antifungal therapeutic drug monitoring&lt;/title&gt;&lt;secondary-title&gt;Sixth European Conference on Infections in Leukaemia Meeting, Sophia Antipolis, France&lt;/secondary-title&gt;&lt;/titles&gt;&lt;dates&gt;&lt;year&gt;2015&lt;/year&gt;&lt;/dates&gt;&lt;urls&gt;&lt;/urls&gt;&lt;/record&gt;&lt;/Cite&gt;&lt;/EndNote&gt;</w:instrText>
      </w:r>
      <w:r w:rsidR="00D875A9">
        <w:fldChar w:fldCharType="separate"/>
      </w:r>
      <w:r w:rsidR="00B83DFB">
        <w:rPr>
          <w:noProof/>
        </w:rPr>
        <w:t> [11]</w:t>
      </w:r>
      <w:r w:rsidR="00D875A9">
        <w:fldChar w:fldCharType="end"/>
      </w:r>
      <w:r w:rsidR="00EC7FA5">
        <w:t>.</w:t>
      </w:r>
      <w:commentRangeStart w:id="394"/>
      <w:r w:rsidR="00EC7FA5">
        <w:t xml:space="preserve"> However, </w:t>
      </w:r>
      <w:r w:rsidR="00C20A52">
        <w:t xml:space="preserve">fluconazole </w:t>
      </w:r>
      <w:r w:rsidR="00EC7FA5">
        <w:t xml:space="preserve">TDM </w:t>
      </w:r>
      <w:r w:rsidR="00C20A52">
        <w:t xml:space="preserve">is not </w:t>
      </w:r>
      <w:r w:rsidR="005D6AE0">
        <w:t>always available</w:t>
      </w:r>
      <w:r w:rsidR="00EC7FA5">
        <w:t>, and when available, turn</w:t>
      </w:r>
      <w:r w:rsidR="00C20A52">
        <w:t>-</w:t>
      </w:r>
      <w:r w:rsidR="00EC7FA5">
        <w:t>around</w:t>
      </w:r>
      <w:r w:rsidR="00C20A52">
        <w:t>-</w:t>
      </w:r>
      <w:r w:rsidR="00EC7FA5">
        <w:t>time and cost</w:t>
      </w:r>
      <w:r w:rsidR="00C20A52">
        <w:t>s</w:t>
      </w:r>
      <w:r w:rsidR="00EC7FA5">
        <w:t xml:space="preserve"> might hamper </w:t>
      </w:r>
      <w:r w:rsidR="00C20A52">
        <w:t>feasibility of routine implementation</w:t>
      </w:r>
      <w:r w:rsidR="00A24960" w:rsidRPr="00E03B11">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ins w:id="395" w:author="My Luong Vuong" w:date="2024-05-31T16:58:00Z">
        <w:r w:rsidR="004E788E">
          <w:instrText xml:space="preserve"> ADDIN EN.CITE </w:instrText>
        </w:r>
      </w:ins>
      <w:del w:id="396" w:author="My Luong Vuong" w:date="2024-05-31T10:38:00Z">
        <w:r w:rsidR="005A3D30" w:rsidDel="001B7553">
          <w:delInstrText xml:space="preserve"> ADDIN EN.CITE </w:delInstrText>
        </w:r>
        <w:r w:rsidR="005A3D30" w:rsidDel="001B7553">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5A3D30" w:rsidDel="001B7553">
          <w:delInstrText xml:space="preserve"> ADDIN EN.CITE.DATA </w:delInstrText>
        </w:r>
        <w:r w:rsidR="005A3D30" w:rsidDel="001B7553">
          <w:fldChar w:fldCharType="end"/>
        </w:r>
      </w:del>
      <w:ins w:id="397" w:author="My Luong Vuong" w:date="2024-05-31T16:58:00Z">
        <w:r w:rsidR="004E788E">
          <w:fldChar w:fldCharType="begin">
            <w:fldData xml:space="preserve">PEVuZE5vdGU+PENpdGU+PEF1dGhvcj5TYW5kYXJhZHVyYTwvQXV0aG9yPjxZZWFyPjIwMjE8L1ll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</w:fldData>
          </w:fldChar>
        </w:r>
        <w:r w:rsidR="004E788E">
          <w:instrText xml:space="preserve"> ADDIN EN.CITE.DATA </w:instrText>
        </w:r>
        <w:r w:rsidR="004E788E">
          <w:fldChar w:fldCharType="end"/>
        </w:r>
      </w:ins>
      <w:r w:rsidR="00A24960" w:rsidRPr="00E03B11">
        <w:fldChar w:fldCharType="separate"/>
      </w:r>
      <w:ins w:id="398" w:author="My Luong Vuong" w:date="2024-05-31T16:58:00Z">
        <w:r w:rsidR="004E788E">
          <w:rPr>
            <w:noProof/>
          </w:rPr>
          <w:t> [37]</w:t>
        </w:r>
      </w:ins>
      <w:del w:id="399" w:author="My Luong Vuong" w:date="2024-05-31T10:38:00Z">
        <w:r w:rsidR="005A3D30" w:rsidDel="001B7553">
          <w:rPr>
            <w:noProof/>
          </w:rPr>
          <w:delText> [37]</w:delText>
        </w:r>
      </w:del>
      <w:r w:rsidR="00A24960" w:rsidRPr="00E03B11">
        <w:fldChar w:fldCharType="end"/>
      </w:r>
      <w:commentRangeEnd w:id="394"/>
      <w:r w:rsidR="00ED0825">
        <w:rPr>
          <w:rStyle w:val="CommentReference"/>
        </w:rPr>
        <w:commentReference w:id="394"/>
      </w:r>
      <w:r w:rsidR="004D7B5E">
        <w:t>.</w:t>
      </w:r>
      <w:r w:rsidR="00A24960" w:rsidRPr="00E03B11">
        <w:t xml:space="preserve"> Therefore, </w:t>
      </w:r>
      <w:r w:rsidR="002F2E73">
        <w:t>the implementation potential of</w:t>
      </w:r>
      <w:r w:rsidR="002F2E73" w:rsidRPr="00E03B11">
        <w:t xml:space="preserve"> </w:t>
      </w:r>
      <w:r w:rsidR="00C20A52">
        <w:t xml:space="preserve">our </w:t>
      </w:r>
      <w:del w:id="400" w:author="My Luong Vuong" w:date="2024-05-31T16:10:00Z">
        <w:r w:rsidR="00DD32B1" w:rsidDel="00930264">
          <w:delText xml:space="preserve">optimised </w:delText>
        </w:r>
        <w:r w:rsidR="00A24960" w:rsidRPr="00E03B11" w:rsidDel="00930264">
          <w:delText>dosing</w:delText>
        </w:r>
        <w:r w:rsidR="00C73945" w:rsidDel="00930264">
          <w:delText xml:space="preserve"> regimen</w:delText>
        </w:r>
      </w:del>
      <w:ins w:id="401" w:author="My Luong Vuong" w:date="2024-05-31T16:10:00Z">
        <w:r w:rsidR="00E77983">
          <w:t>recommendation</w:t>
        </w:r>
      </w:ins>
      <w:r w:rsidR="00C73945">
        <w:t xml:space="preserve"> based on </w:t>
      </w:r>
      <w:r w:rsidR="003F31C2">
        <w:t>total body weight</w:t>
      </w:r>
      <w:r w:rsidR="00C73945">
        <w:t xml:space="preserve"> and CRRT status</w:t>
      </w:r>
      <w:r w:rsidR="00A24960" w:rsidRPr="00E03B11">
        <w:t xml:space="preserve"> </w:t>
      </w:r>
      <w:r w:rsidR="002F2E73">
        <w:t>exceeds that of</w:t>
      </w:r>
      <w:r w:rsidR="00A24960" w:rsidRPr="00E03B11">
        <w:t xml:space="preserve"> TDM</w:t>
      </w:r>
      <w:r w:rsidR="0064166E">
        <w:t>.</w:t>
      </w:r>
    </w:p>
    <w:p w14:paraId="1D29AC9B" w14:textId="623FD1CA" w:rsidR="00CB50CB" w:rsidRDefault="00984EA0" w:rsidP="0072645E">
      <w:ins w:id="402" w:author="My Luong Vuong" w:date="2024-05-31T16:10:00Z">
        <w:r>
          <w:t>We</w:t>
        </w:r>
        <w:r w:rsidRPr="00952395">
          <w:t xml:space="preserve"> do </w:t>
        </w:r>
        <w:commentRangeStart w:id="403"/>
        <w:r w:rsidRPr="00952395">
          <w:t>not claim</w:t>
        </w:r>
        <w:r>
          <w:t xml:space="preserve"> </w:t>
        </w:r>
        <w:del w:id="404" w:author="Jan-Willem Alffenaar" w:date="2024-06-01T07:45:00Z">
          <w:r w:rsidDel="00B67AFF">
            <w:delText xml:space="preserve">our </w:delText>
          </w:r>
        </w:del>
        <w:r>
          <w:t xml:space="preserve">our optimised </w:t>
        </w:r>
        <w:r w:rsidRPr="00E03B11">
          <w:t>dosing</w:t>
        </w:r>
        <w:r>
          <w:t xml:space="preserve"> regimen based on total body weight and CRRT status</w:t>
        </w:r>
        <w:r w:rsidRPr="00952395">
          <w:t xml:space="preserve"> to </w:t>
        </w:r>
        <w:r>
          <w:t>be</w:t>
        </w:r>
        <w:r w:rsidRPr="00952395">
          <w:t xml:space="preserve"> the sole dosing solution</w:t>
        </w:r>
      </w:ins>
      <w:del w:id="405" w:author="My Luong Vuong" w:date="2024-05-31T16:10:00Z">
        <w:r w:rsidR="007E5073" w:rsidRPr="007E5073" w:rsidDel="00984EA0">
          <w:delText xml:space="preserve">We have </w:delText>
        </w:r>
        <w:r w:rsidR="007E5073" w:rsidRPr="00952395" w:rsidDel="00984EA0">
          <w:delText>developed</w:delText>
        </w:r>
        <w:r w:rsidR="001348B8" w:rsidDel="00984EA0">
          <w:delText xml:space="preserve"> a pragmatic</w:delText>
        </w:r>
        <w:r w:rsidR="00BC196C" w:rsidDel="00984EA0">
          <w:delText>, optimised</w:delText>
        </w:r>
        <w:r w:rsidR="00871189" w:rsidDel="00984EA0">
          <w:delText xml:space="preserve"> </w:delText>
        </w:r>
        <w:r w:rsidR="007E5073" w:rsidRPr="00952395" w:rsidDel="00984EA0">
          <w:delText xml:space="preserve">dosing regimen that involves a </w:delText>
        </w:r>
        <w:r w:rsidR="005C1641" w:rsidRPr="00952395" w:rsidDel="00984EA0">
          <w:delText xml:space="preserve">single </w:delText>
        </w:r>
        <w:r w:rsidR="00480D7C" w:rsidRPr="00952395" w:rsidDel="00984EA0">
          <w:delText>loading dose</w:delText>
        </w:r>
        <w:r w:rsidR="00480D7C" w:rsidDel="00984EA0">
          <w:delText xml:space="preserve"> </w:delText>
        </w:r>
        <w:r w:rsidR="007E5073" w:rsidRPr="00952395" w:rsidDel="00984EA0">
          <w:delText xml:space="preserve">determined </w:delText>
        </w:r>
      </w:del>
      <w:commentRangeEnd w:id="403"/>
      <w:r w:rsidR="00B73599">
        <w:rPr>
          <w:rStyle w:val="CommentReference"/>
        </w:rPr>
        <w:commentReference w:id="403"/>
      </w:r>
      <w:del w:id="406" w:author="My Luong Vuong" w:date="2024-05-31T16:10:00Z">
        <w:r w:rsidR="007E5073" w:rsidRPr="00952395" w:rsidDel="00984EA0">
          <w:delText>by body weight</w:delText>
        </w:r>
        <w:r w:rsidR="005C1641" w:rsidRPr="00952395" w:rsidDel="00984EA0">
          <w:delText xml:space="preserve"> and CRRT status, and a </w:delText>
        </w:r>
        <w:r w:rsidR="004B7020" w:rsidRPr="00952395" w:rsidDel="00984EA0">
          <w:delText>maintenance dose</w:delText>
        </w:r>
        <w:r w:rsidR="004B7020" w:rsidDel="00984EA0">
          <w:delText xml:space="preserve"> </w:delText>
        </w:r>
        <w:r w:rsidR="00BC3285" w:rsidRPr="00952395" w:rsidDel="00984EA0">
          <w:delText>that is only determined by CRRT status</w:delText>
        </w:r>
        <w:r w:rsidR="007E5073" w:rsidRPr="00952395" w:rsidDel="00984EA0">
          <w:delText xml:space="preserve">. </w:delText>
        </w:r>
        <w:r w:rsidR="00BC3285" w:rsidRPr="00952395" w:rsidDel="00984EA0">
          <w:delText>However, we do not claim to have identified the sole dosing solution</w:delText>
        </w:r>
      </w:del>
      <w:r w:rsidR="00BC3285" w:rsidRPr="00952395">
        <w:t>. In</w:t>
      </w:r>
      <w:r w:rsidR="005B207F" w:rsidRPr="00952395">
        <w:t xml:space="preserve"> clinical centr</w:t>
      </w:r>
      <w:r w:rsidR="009946B5">
        <w:t>e</w:t>
      </w:r>
      <w:r w:rsidR="005B207F" w:rsidRPr="00952395">
        <w:t xml:space="preserve">s where </w:t>
      </w:r>
      <w:ins w:id="407" w:author="My Luong Vuong" w:date="2024-05-31T10:08:00Z">
        <w:r w:rsidR="00A16692">
          <w:t xml:space="preserve">neither </w:t>
        </w:r>
      </w:ins>
      <w:r w:rsidR="005B207F" w:rsidRPr="00952395">
        <w:t xml:space="preserve">drug cost </w:t>
      </w:r>
      <w:r w:rsidR="0063202B" w:rsidRPr="00952395">
        <w:t>nor integration of automated dose calculation</w:t>
      </w:r>
      <w:r w:rsidR="0072645E" w:rsidRPr="00952395">
        <w:t xml:space="preserve"> in prescribing software tools </w:t>
      </w:r>
      <w:r w:rsidR="007E5073" w:rsidRPr="00952395">
        <w:t>is not a concern</w:t>
      </w:r>
      <w:ins w:id="408" w:author="My Luong Vuong" w:date="2024-05-31T10:08:00Z">
        <w:r w:rsidR="00B866A1">
          <w:t>,</w:t>
        </w:r>
      </w:ins>
      <w:del w:id="409" w:author="My Luong Vuong" w:date="2024-05-31T10:08:00Z">
        <w:r w:rsidR="007E5073" w:rsidRPr="00952395" w:rsidDel="00B866A1">
          <w:delText>,</w:delText>
        </w:r>
      </w:del>
      <w:r w:rsidR="007E5073" w:rsidRPr="00952395">
        <w:t xml:space="preserve"> </w:t>
      </w:r>
      <w:r w:rsidR="0072645E" w:rsidRPr="00952395">
        <w:t xml:space="preserve">other </w:t>
      </w:r>
      <w:r w:rsidR="007E5073" w:rsidRPr="00952395">
        <w:t xml:space="preserve">dosing strategies </w:t>
      </w:r>
      <w:r w:rsidR="0072645E" w:rsidRPr="00952395">
        <w:t xml:space="preserve">may </w:t>
      </w:r>
      <w:r w:rsidR="007E5073" w:rsidRPr="00952395">
        <w:t>be considered</w:t>
      </w:r>
      <w:r w:rsidR="000B12EF">
        <w:t xml:space="preserve"> and t</w:t>
      </w:r>
      <w:r w:rsidR="00A0176A">
        <w:t xml:space="preserve">he </w:t>
      </w:r>
      <w:r w:rsidR="00F02842">
        <w:t xml:space="preserve">availability </w:t>
      </w:r>
      <w:r w:rsidR="00A0176A">
        <w:t xml:space="preserve">of </w:t>
      </w:r>
      <w:r w:rsidR="00FC096E">
        <w:t>TDM</w:t>
      </w:r>
      <w:del w:id="410" w:author="My Luong Vuong" w:date="2024-05-31T10:06:00Z">
        <w:r w:rsidR="00A0176A" w:rsidDel="005330C2">
          <w:delText xml:space="preserve"> </w:delText>
        </w:r>
      </w:del>
      <w:del w:id="411" w:author="My Luong Vuong" w:date="2024-05-31T10:09:00Z">
        <w:r w:rsidR="00A0176A" w:rsidDel="00B866A1">
          <w:delText>,</w:delText>
        </w:r>
      </w:del>
      <w:r w:rsidR="00FC096E">
        <w:t xml:space="preserve"> </w:t>
      </w:r>
      <w:r w:rsidR="002F5684">
        <w:t xml:space="preserve">may be </w:t>
      </w:r>
      <w:del w:id="412" w:author="My Luong Vuong" w:date="2024-05-31T10:06:00Z">
        <w:r w:rsidR="00F02842" w:rsidDel="005A006F">
          <w:delText>utilised</w:delText>
        </w:r>
      </w:del>
      <w:ins w:id="413" w:author="My Luong Vuong" w:date="2024-05-31T10:06:00Z">
        <w:r w:rsidR="005A006F">
          <w:t>used</w:t>
        </w:r>
      </w:ins>
      <w:r w:rsidR="007E5073" w:rsidRPr="007E5073">
        <w:t>. It is worth noting that our</w:t>
      </w:r>
      <w:r w:rsidR="00507ABC">
        <w:t xml:space="preserve"> recommended</w:t>
      </w:r>
      <w:r w:rsidR="007E5073" w:rsidRPr="007E5073">
        <w:t xml:space="preserve"> </w:t>
      </w:r>
      <w:del w:id="414" w:author="My Luong Vuong" w:date="2024-05-31T16:13:00Z">
        <w:r w:rsidR="007E5073" w:rsidRPr="007E5073" w:rsidDel="00367FFE">
          <w:delText>optimi</w:delText>
        </w:r>
        <w:r w:rsidR="008A51CF" w:rsidDel="00367FFE">
          <w:delText>s</w:delText>
        </w:r>
        <w:r w:rsidR="007E5073" w:rsidRPr="007E5073" w:rsidDel="00367FFE">
          <w:delText xml:space="preserve">ed </w:delText>
        </w:r>
      </w:del>
      <w:r w:rsidR="00CE12DB" w:rsidRPr="00CE12DB">
        <w:t>loading dose</w:t>
      </w:r>
      <w:r w:rsidR="00CE12DB" w:rsidRPr="00CE12DB" w:rsidDel="00CE12DB">
        <w:t xml:space="preserve"> </w:t>
      </w:r>
      <w:r w:rsidR="007E5073" w:rsidRPr="007E5073">
        <w:t xml:space="preserve">is not the </w:t>
      </w:r>
      <w:r w:rsidR="00507ABC">
        <w:t>lowest</w:t>
      </w:r>
      <w:r w:rsidR="00507ABC" w:rsidRPr="007E5073">
        <w:t xml:space="preserve"> </w:t>
      </w:r>
      <w:r w:rsidR="007E5073" w:rsidRPr="007E5073">
        <w:t xml:space="preserve">effective dose. </w:t>
      </w:r>
      <w:r w:rsidR="00BE22FE">
        <w:t>Specifically, since there</w:t>
      </w:r>
      <w:r w:rsidR="00BE22FE" w:rsidRPr="007E5073">
        <w:t xml:space="preserve"> </w:t>
      </w:r>
      <w:r w:rsidR="00BE22FE">
        <w:t>are</w:t>
      </w:r>
      <w:r w:rsidR="00BE22FE" w:rsidRPr="007E5073">
        <w:t xml:space="preserve"> </w:t>
      </w:r>
      <w:r w:rsidR="007E5073" w:rsidRPr="007E5073">
        <w:t xml:space="preserve">challenges </w:t>
      </w:r>
      <w:del w:id="415" w:author="My Luong Vuong" w:date="2024-05-31T16:12:00Z">
        <w:r w:rsidR="007E5073" w:rsidRPr="007E5073" w:rsidDel="007370B4">
          <w:delText>associated with</w:delText>
        </w:r>
      </w:del>
      <w:ins w:id="416" w:author="My Luong Vuong" w:date="2024-05-31T16:12:00Z">
        <w:r w:rsidR="007370B4">
          <w:t>in</w:t>
        </w:r>
      </w:ins>
      <w:r w:rsidR="007E5073" w:rsidRPr="007E5073">
        <w:t xml:space="preserve"> </w:t>
      </w:r>
      <w:del w:id="417" w:author="My Luong Vuong" w:date="2024-05-31T16:12:00Z">
        <w:r w:rsidR="007E5073" w:rsidRPr="007E5073" w:rsidDel="00897078">
          <w:delText xml:space="preserve">accurately </w:delText>
        </w:r>
      </w:del>
      <w:r w:rsidR="007E5073" w:rsidRPr="007E5073">
        <w:t>measuring</w:t>
      </w:r>
      <w:ins w:id="418" w:author="My Luong Vuong" w:date="2024-05-31T16:12:00Z">
        <w:r w:rsidR="00897078">
          <w:t xml:space="preserve"> accurately</w:t>
        </w:r>
      </w:ins>
      <w:r w:rsidR="005866D3">
        <w:t xml:space="preserve"> </w:t>
      </w:r>
      <w:r w:rsidR="000E1F0D">
        <w:t xml:space="preserve">the </w:t>
      </w:r>
      <w:r w:rsidR="005866D3">
        <w:t>total</w:t>
      </w:r>
      <w:r w:rsidR="007E5073" w:rsidRPr="007E5073">
        <w:t xml:space="preserve"> body weight </w:t>
      </w:r>
      <w:r w:rsidR="00623061">
        <w:t>of patients confined to their bed</w:t>
      </w:r>
      <w:r w:rsidR="006F6402">
        <w:t>s</w:t>
      </w:r>
      <w:r w:rsidR="009B1E00">
        <w:t xml:space="preserve"> in the ICU setting</w:t>
      </w:r>
      <w:r w:rsidR="007E5073" w:rsidRPr="007E5073">
        <w:t xml:space="preserve">, </w:t>
      </w:r>
      <w:r w:rsidR="007F1648">
        <w:t xml:space="preserve">we incorporated </w:t>
      </w:r>
      <w:r w:rsidR="00A67CB2">
        <w:t>a</w:t>
      </w:r>
      <w:r w:rsidR="00A67CB2" w:rsidRPr="007E5073">
        <w:t xml:space="preserve"> </w:t>
      </w:r>
      <w:r w:rsidR="006F6402">
        <w:t>precautionary measure</w:t>
      </w:r>
      <w:r w:rsidR="00A67CB2">
        <w:t xml:space="preserve"> </w:t>
      </w:r>
      <w:r w:rsidR="00C4772E">
        <w:t>of</w:t>
      </w:r>
      <w:r w:rsidR="00A67CB2">
        <w:t xml:space="preserve"> </w:t>
      </w:r>
      <w:r w:rsidR="00A11E9B">
        <w:t>accounting for ~5</w:t>
      </w:r>
      <w:r w:rsidR="009946B5">
        <w:t>–</w:t>
      </w:r>
      <w:r w:rsidR="00A11E9B">
        <w:t>10 kg underestimation in total body weight</w:t>
      </w:r>
      <w:r w:rsidR="00143934" w:rsidRPr="00E03B11">
        <w:fldChar w:fldCharType="begin"/>
      </w:r>
      <w:ins w:id="419" w:author="My Luong Vuong" w:date="2024-05-31T16:58:00Z">
        <w:r w:rsidR="004E788E">
          <w: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instrText>
        </w:r>
      </w:ins>
      <w:del w:id="420" w:author="My Luong Vuong" w:date="2024-05-31T10:38:00Z">
        <w:r w:rsidR="005A3D30" w:rsidDel="001B7553">
          <w:delInstrText xml:space="preserve"> ADDIN EN.CITE &lt;EndNote&gt;&lt;Cite&gt;&lt;Author&gt;Darnis&lt;/Author&gt;&lt;Year&gt;2012&lt;/Year&gt;&lt;RecNum&gt;64&lt;/RecNum&gt;&lt;DisplayText&gt; [38]&lt;/DisplayText&gt;&lt;record&gt;&lt;rec-number&gt;64&lt;/rec-number&gt;&lt;foreign-keys&gt;&lt;key app="EN" db-id="xred9e5sg009pcetsepxtfs0dwxsa5rzvawx" timestamp="1685836504"&gt;64&lt;/key&gt;&lt;/foreign-keys&gt;&lt;ref-type name="Journal Article"&gt;17&lt;/ref-type&gt;&lt;contributors&gt;&lt;authors&gt;&lt;author&gt;Darnis, S.&lt;/author&gt;&lt;author&gt;Fareau, N.&lt;/author&gt;&lt;author&gt;Corallo, C.E.&lt;/author&gt;&lt;author&gt;Poole, S.&lt;/author&gt;&lt;author&gt;Dooley, M.J.&lt;/author&gt;&lt;author&gt;Cheng, A.C.&lt;/author&gt;&lt;/authors&gt;&lt;/contributors&gt;&lt;titles&gt;&lt;title&gt;Estimation of body weight in hospitalized patients&lt;/title&gt;&lt;secondary-title&gt;QJM: An International Journal of Medicine&lt;/secondary-title&gt;&lt;/titles&gt;&lt;periodical&gt;&lt;full-title&gt;QJM: An International Journal of Medicine&lt;/full-title&gt;&lt;/periodical&gt;&lt;pages&gt;769-774&lt;/pages&gt;&lt;volume&gt;105&lt;/volume&gt;&lt;number&gt;8&lt;/number&gt;&lt;dates&gt;&lt;year&gt;2012&lt;/year&gt;&lt;/dates&gt;&lt;isbn&gt;1460-2725&lt;/isbn&gt;&lt;urls&gt;&lt;related-urls&gt;&lt;url&gt;https://doi.org/10.1093/qjmed/hcs060&lt;/url&gt;&lt;/related-urls&gt;&lt;/urls&gt;&lt;electronic-resource-num&gt;10.1093/qjmed/hcs060&lt;/electronic-resource-num&gt;&lt;access-date&gt;6/3/2023&lt;/access-date&gt;&lt;/record&gt;&lt;/Cite&gt;&lt;/EndNote&gt;</w:delInstrText>
        </w:r>
      </w:del>
      <w:r w:rsidR="00143934" w:rsidRPr="00E03B11">
        <w:fldChar w:fldCharType="separate"/>
      </w:r>
      <w:ins w:id="421" w:author="My Luong Vuong" w:date="2024-05-31T16:58:00Z">
        <w:r w:rsidR="004E788E">
          <w:rPr>
            <w:noProof/>
          </w:rPr>
          <w:t> [38]</w:t>
        </w:r>
      </w:ins>
      <w:del w:id="422" w:author="My Luong Vuong" w:date="2024-05-31T10:38:00Z">
        <w:r w:rsidR="005A3D30" w:rsidDel="001B7553">
          <w:rPr>
            <w:noProof/>
          </w:rPr>
          <w:delText> [38]</w:delText>
        </w:r>
      </w:del>
      <w:r w:rsidR="00143934" w:rsidRPr="00E03B11">
        <w:fldChar w:fldCharType="end"/>
      </w:r>
      <w:r w:rsidR="00A14F24">
        <w:t>.</w:t>
      </w:r>
    </w:p>
    <w:p w14:paraId="5429EA5E" w14:textId="6AC5BEA6" w:rsidR="0036411B" w:rsidRDefault="00047E03" w:rsidP="00593CAA">
      <w:r>
        <w:lastRenderedPageBreak/>
        <w:t xml:space="preserve">The proposed regimen was </w:t>
      </w:r>
      <w:commentRangeStart w:id="423"/>
      <w:r>
        <w:t xml:space="preserve">also demonstrated to be safe </w:t>
      </w:r>
      <w:commentRangeEnd w:id="423"/>
      <w:r w:rsidR="00027325">
        <w:rPr>
          <w:rStyle w:val="CommentReference"/>
        </w:rPr>
        <w:commentReference w:id="423"/>
      </w:r>
      <w:r>
        <w:t>(</w:t>
      </w:r>
      <w:r w:rsidR="00603377">
        <w:t>&lt;</w:t>
      </w:r>
      <w:r w:rsidR="0019156E">
        <w:t>1</w:t>
      </w:r>
      <w:r w:rsidR="00603377">
        <w:t>.</w:t>
      </w:r>
      <w:r w:rsidR="0019156E">
        <w:t>2</w:t>
      </w:r>
      <w:r w:rsidR="00603377">
        <w:t xml:space="preserve">% </w:t>
      </w:r>
      <w:r>
        <w:t xml:space="preserve">risk of having </w:t>
      </w:r>
      <w:proofErr w:type="spellStart"/>
      <w:r>
        <w:t>C</w:t>
      </w:r>
      <w:r w:rsidRPr="00E12082">
        <w:rPr>
          <w:vertAlign w:val="subscript"/>
        </w:rPr>
        <w:t>trough</w:t>
      </w:r>
      <w:proofErr w:type="spellEnd"/>
      <w:r>
        <w:t xml:space="preserve"> ≥80</w:t>
      </w:r>
      <w:r w:rsidR="00603377">
        <w:t> </w:t>
      </w:r>
      <w:r>
        <w:t xml:space="preserve">mg/L). </w:t>
      </w:r>
      <w:del w:id="424" w:author="My Luong Vuong" w:date="2024-05-31T16:14:00Z">
        <w:r w:rsidR="00D8083E" w:rsidDel="00734C9F">
          <w:delText>O</w:delText>
        </w:r>
      </w:del>
      <w:ins w:id="425" w:author="My Luong Vuong" w:date="2024-05-31T16:14:00Z">
        <w:r w:rsidR="00734C9F">
          <w:t>By being both safe and effective, our regimen</w:t>
        </w:r>
        <w:r w:rsidR="000B0321">
          <w:t xml:space="preserve"> is suitable</w:t>
        </w:r>
      </w:ins>
      <w:del w:id="426" w:author="My Luong Vuong" w:date="2024-05-31T16:14:00Z">
        <w:r w:rsidR="00F1634B" w:rsidDel="00734C9F">
          <w:delText xml:space="preserve">ur proposed fluconazole </w:delText>
        </w:r>
        <w:r w:rsidR="006F7B09" w:rsidDel="00734C9F">
          <w:delText>dosing</w:delText>
        </w:r>
        <w:r w:rsidR="00F1634B" w:rsidDel="00734C9F">
          <w:delText xml:space="preserve"> strategy</w:delText>
        </w:r>
        <w:r w:rsidR="00D8083E" w:rsidDel="00734C9F">
          <w:delText xml:space="preserve"> tha</w:delText>
        </w:r>
        <w:r w:rsidR="004B55D0" w:rsidDel="00734C9F">
          <w:delText xml:space="preserve">t </w:delText>
        </w:r>
        <w:r w:rsidR="00D8083E" w:rsidDel="00734C9F">
          <w:delText>ma</w:delText>
        </w:r>
        <w:r w:rsidR="00E92A33" w:rsidDel="00734C9F">
          <w:delText>ximises target attainment with</w:delText>
        </w:r>
        <w:r w:rsidR="004B55D0" w:rsidDel="00734C9F">
          <w:delText>out exposing patients to too high concentrations</w:delText>
        </w:r>
        <w:r w:rsidR="006F7B09" w:rsidDel="00734C9F">
          <w:delText xml:space="preserve"> </w:delText>
        </w:r>
        <w:r w:rsidR="001A0946" w:rsidDel="00734C9F">
          <w:delText xml:space="preserve">is </w:delText>
        </w:r>
        <w:r w:rsidR="00F02842" w:rsidDel="00734C9F">
          <w:delText>suitable</w:delText>
        </w:r>
      </w:del>
      <w:r w:rsidR="00F02842">
        <w:t xml:space="preserve"> </w:t>
      </w:r>
      <w:r w:rsidR="000005EE">
        <w:t xml:space="preserve">to be used in </w:t>
      </w:r>
      <w:r w:rsidR="00F1634B">
        <w:t>ICUs</w:t>
      </w:r>
      <w:r w:rsidR="005009F7">
        <w:t xml:space="preserve"> worldwide</w:t>
      </w:r>
      <w:r w:rsidR="00395A2C">
        <w:t xml:space="preserve"> to treat patients infected with </w:t>
      </w:r>
      <w:r w:rsidR="00443C76" w:rsidRPr="0042166A">
        <w:rPr>
          <w:i/>
          <w:iCs/>
        </w:rPr>
        <w:t>Candida</w:t>
      </w:r>
      <w:r w:rsidR="00443C76">
        <w:t xml:space="preserve"> species </w:t>
      </w:r>
      <w:r w:rsidR="00F1634B">
        <w:t xml:space="preserve">with </w:t>
      </w:r>
      <w:r w:rsidR="00443C76">
        <w:t>MIC ≤2 mg/L</w:t>
      </w:r>
      <w:r w:rsidR="00F14557">
        <w:t xml:space="preserve"> after </w:t>
      </w:r>
      <w:r w:rsidR="00DA482E">
        <w:t>being locally evaluated</w:t>
      </w:r>
      <w:r w:rsidR="000005EE">
        <w:t>.</w:t>
      </w:r>
      <w:r w:rsidR="005009F7">
        <w:t xml:space="preserve"> </w:t>
      </w:r>
      <w:r w:rsidR="00E6586F">
        <w:t>However, w</w:t>
      </w:r>
      <w:r w:rsidR="00850220">
        <w:t xml:space="preserve">ith </w:t>
      </w:r>
      <w:r w:rsidR="00DB1F17">
        <w:t>“</w:t>
      </w:r>
      <w:r w:rsidR="00DB1F17" w:rsidRPr="00DB1F17">
        <w:t>susceptible, increased exposure</w:t>
      </w:r>
      <w:r w:rsidR="00561113">
        <w:t>”</w:t>
      </w:r>
      <w:r w:rsidR="00134107">
        <w:t xml:space="preserve"> non</w:t>
      </w:r>
      <w:r w:rsidR="00DD06E4">
        <w:t>–</w:t>
      </w:r>
      <w:r w:rsidR="00134107" w:rsidRPr="00B06240">
        <w:rPr>
          <w:i/>
          <w:iCs/>
        </w:rPr>
        <w:t>Candia glabrata</w:t>
      </w:r>
      <w:r w:rsidR="00561113">
        <w:t xml:space="preserve"> species (MIC</w:t>
      </w:r>
      <w:r w:rsidR="00F02F16">
        <w:t xml:space="preserve"> </w:t>
      </w:r>
      <w:r w:rsidR="00FE40E2">
        <w:t xml:space="preserve">of 4 mg/L), </w:t>
      </w:r>
      <w:r w:rsidR="007719B2" w:rsidRPr="007719B2">
        <w:t xml:space="preserve">our recommended regimen demonstrated </w:t>
      </w:r>
      <w:ins w:id="427" w:author="My Luong Vuong" w:date="2024-05-31T11:42:00Z">
        <w:r w:rsidR="00B61B75">
          <w:t xml:space="preserve">a </w:t>
        </w:r>
      </w:ins>
      <w:r w:rsidR="007719B2" w:rsidRPr="007719B2">
        <w:t xml:space="preserve">poor target attainment, </w:t>
      </w:r>
      <w:del w:id="428" w:author="My Luong Vuong" w:date="2024-05-31T16:15:00Z">
        <w:r w:rsidR="007719B2" w:rsidRPr="007719B2" w:rsidDel="00E8374D">
          <w:delText xml:space="preserve">indicating the necessity </w:delText>
        </w:r>
        <w:r w:rsidR="00B60D32" w:rsidDel="00E8374D">
          <w:delText>for</w:delText>
        </w:r>
      </w:del>
      <w:ins w:id="429" w:author="My Luong Vuong" w:date="2024-05-31T16:15:00Z">
        <w:r w:rsidR="00E8374D">
          <w:t>necessitating</w:t>
        </w:r>
      </w:ins>
      <w:r w:rsidR="00B60D32" w:rsidRPr="007719B2">
        <w:t xml:space="preserve"> </w:t>
      </w:r>
      <w:r w:rsidR="007719B2" w:rsidRPr="007719B2">
        <w:t>a</w:t>
      </w:r>
      <w:r w:rsidR="00750B30">
        <w:t xml:space="preserve"> much</w:t>
      </w:r>
      <w:r w:rsidR="007719B2" w:rsidRPr="007719B2">
        <w:t xml:space="preserve"> higher dose.</w:t>
      </w:r>
      <w:r w:rsidR="001E18A5">
        <w:t xml:space="preserve"> The same is true for </w:t>
      </w:r>
      <w:proofErr w:type="spellStart"/>
      <w:r w:rsidR="001E18A5" w:rsidRPr="00B06240">
        <w:rPr>
          <w:i/>
          <w:iCs/>
        </w:rPr>
        <w:t>C.glabrata</w:t>
      </w:r>
      <w:proofErr w:type="spellEnd"/>
      <w:r w:rsidR="001E18A5">
        <w:t xml:space="preserve"> species with MICs up</w:t>
      </w:r>
      <w:r w:rsidR="00792479">
        <w:t xml:space="preserve"> </w:t>
      </w:r>
      <w:r w:rsidR="001E18A5">
        <w:t>to 16 mg/L.</w:t>
      </w:r>
      <w:r w:rsidR="007719B2" w:rsidRPr="007719B2">
        <w:t xml:space="preserve"> </w:t>
      </w:r>
      <w:r w:rsidR="007F7621">
        <w:t>Dose optimisation considering these MICs</w:t>
      </w:r>
      <w:r w:rsidR="007F7621" w:rsidRPr="007719B2">
        <w:t xml:space="preserve"> </w:t>
      </w:r>
      <w:r w:rsidR="007719B2" w:rsidRPr="007719B2">
        <w:t xml:space="preserve">raises </w:t>
      </w:r>
      <w:r w:rsidR="006F6E2C" w:rsidRPr="007719B2">
        <w:t xml:space="preserve">safety </w:t>
      </w:r>
      <w:r w:rsidR="007719B2" w:rsidRPr="007719B2">
        <w:t>concerns</w:t>
      </w:r>
      <w:r w:rsidR="00B60D32">
        <w:t xml:space="preserve">, as the </w:t>
      </w:r>
      <w:r w:rsidR="0061134B">
        <w:t xml:space="preserve">percentage </w:t>
      </w:r>
      <w:r w:rsidR="008F4B87">
        <w:t xml:space="preserve">of </w:t>
      </w:r>
      <w:r w:rsidR="005933DE">
        <w:t xml:space="preserve">patients </w:t>
      </w:r>
      <w:r w:rsidR="008F4B87">
        <w:t xml:space="preserve">having </w:t>
      </w:r>
      <w:proofErr w:type="spellStart"/>
      <w:r w:rsidR="005933DE">
        <w:t>C</w:t>
      </w:r>
      <w:r w:rsidR="005933DE" w:rsidRPr="00E12082">
        <w:rPr>
          <w:vertAlign w:val="subscript"/>
        </w:rPr>
        <w:t>trough</w:t>
      </w:r>
      <w:proofErr w:type="spellEnd"/>
      <w:r w:rsidR="005933DE">
        <w:t xml:space="preserve"> ≥80 mg/L </w:t>
      </w:r>
      <w:del w:id="430" w:author="My Luong Vuong" w:date="2024-05-31T16:16:00Z">
        <w:r w:rsidR="00B67274" w:rsidDel="00F175CE">
          <w:delText>is expected to</w:delText>
        </w:r>
      </w:del>
      <w:ins w:id="431" w:author="My Luong Vuong" w:date="2024-05-31T16:16:00Z">
        <w:r w:rsidR="00F175CE">
          <w:t>will</w:t>
        </w:r>
      </w:ins>
      <w:r w:rsidR="00B67274">
        <w:t xml:space="preserve"> be much higher</w:t>
      </w:r>
      <w:r w:rsidR="007719B2" w:rsidRPr="007719B2">
        <w:t>.</w:t>
      </w:r>
    </w:p>
    <w:p w14:paraId="3E59E88F" w14:textId="0B45E557" w:rsidR="008E0107" w:rsidRPr="00E03B11" w:rsidRDefault="00CB50CB" w:rsidP="008E0107">
      <w:r w:rsidRPr="00E03B11">
        <w:t xml:space="preserve">We acknowledge several limitations in our study. First, </w:t>
      </w:r>
      <w:r w:rsidR="00AC4292">
        <w:t xml:space="preserve">we did not conduct a </w:t>
      </w:r>
      <w:commentRangeStart w:id="432"/>
      <w:r w:rsidR="00AC4292">
        <w:t xml:space="preserve">systematic search </w:t>
      </w:r>
      <w:commentRangeEnd w:id="432"/>
      <w:r w:rsidR="00BE242E">
        <w:rPr>
          <w:rStyle w:val="CommentReference"/>
        </w:rPr>
        <w:commentReference w:id="432"/>
      </w:r>
      <w:r w:rsidR="00AC4292">
        <w:t xml:space="preserve">to </w:t>
      </w:r>
      <w:r w:rsidR="001E1408">
        <w:t xml:space="preserve">identify </w:t>
      </w:r>
      <w:r w:rsidR="004D6F26">
        <w:t xml:space="preserve">eligible studies in the literature, </w:t>
      </w:r>
      <w:r w:rsidR="004F3659">
        <w:t xml:space="preserve">thus </w:t>
      </w:r>
      <w:del w:id="433" w:author="My Luong Vuong" w:date="2024-05-31T16:17:00Z">
        <w:r w:rsidR="004F3659" w:rsidDel="00DB305F">
          <w:delText>it</w:delText>
        </w:r>
        <w:r w:rsidR="002A14CB" w:rsidDel="00DB305F">
          <w:delText xml:space="preserve"> i</w:delText>
        </w:r>
        <w:r w:rsidR="004F3659" w:rsidDel="00DB305F">
          <w:delText xml:space="preserve">s likely that </w:delText>
        </w:r>
      </w:del>
      <w:r w:rsidR="004F3659">
        <w:t xml:space="preserve">we </w:t>
      </w:r>
      <w:del w:id="434" w:author="My Luong Vuong" w:date="2024-05-31T16:17:00Z">
        <w:r w:rsidR="00847122" w:rsidDel="00DB305F">
          <w:delText>did not include</w:delText>
        </w:r>
      </w:del>
      <w:ins w:id="435" w:author="My Luong Vuong" w:date="2024-05-31T16:17:00Z">
        <w:r w:rsidR="00DB305F">
          <w:t>might have not included</w:t>
        </w:r>
      </w:ins>
      <w:r w:rsidR="00847122">
        <w:t xml:space="preserve"> </w:t>
      </w:r>
      <w:r w:rsidR="00D3705B">
        <w:t xml:space="preserve">all the </w:t>
      </w:r>
      <w:r w:rsidR="006F6E2C">
        <w:t xml:space="preserve">published study </w:t>
      </w:r>
      <w:r w:rsidR="00D3705B">
        <w:t xml:space="preserve">data in our </w:t>
      </w:r>
      <w:r w:rsidR="00470F40" w:rsidRPr="00470F40">
        <w:t>IPDMA</w:t>
      </w:r>
      <w:r w:rsidR="0018159C">
        <w:fldChar w:fldCharType="begin"/>
      </w:r>
      <w:ins w:id="436" w:author="My Luong Vuong" w:date="2024-05-31T16:58:00Z">
        <w:r w:rsidR="004E788E">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ins>
      <w:del w:id="437" w:author="My Luong Vuong" w:date="2024-05-31T10:38:00Z">
        <w:r w:rsidR="005A3D30" w:rsidDel="001B7553">
          <w:del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delInstrText>
        </w:r>
      </w:del>
      <w:r w:rsidR="0018159C">
        <w:fldChar w:fldCharType="separate"/>
      </w:r>
      <w:ins w:id="438" w:author="My Luong Vuong" w:date="2024-05-31T16:58:00Z">
        <w:r w:rsidR="004E788E">
          <w:rPr>
            <w:noProof/>
          </w:rPr>
          <w:t> [39]</w:t>
        </w:r>
      </w:ins>
      <w:del w:id="439" w:author="My Luong Vuong" w:date="2024-05-31T10:38:00Z">
        <w:r w:rsidR="005A3D30" w:rsidDel="001B7553">
          <w:rPr>
            <w:noProof/>
          </w:rPr>
          <w:delText> [39]</w:delText>
        </w:r>
      </w:del>
      <w:r w:rsidR="0018159C">
        <w:fldChar w:fldCharType="end"/>
      </w:r>
      <w:r w:rsidR="00D3705B">
        <w:t>.</w:t>
      </w:r>
      <w:r w:rsidR="00640E5D">
        <w:t xml:space="preserve"> </w:t>
      </w:r>
      <w:r w:rsidR="00261E77">
        <w:t>The</w:t>
      </w:r>
      <w:r w:rsidR="005E19A4">
        <w:t xml:space="preserve"> </w:t>
      </w:r>
      <w:r w:rsidR="00821DA2">
        <w:t xml:space="preserve">resource intensive and time-consuming </w:t>
      </w:r>
      <w:r w:rsidR="00EA50EE">
        <w:t>process</w:t>
      </w:r>
      <w:r w:rsidR="00821DA2">
        <w:t xml:space="preserve"> </w:t>
      </w:r>
      <w:r w:rsidR="00EA50EE">
        <w:t>of contacting authors,</w:t>
      </w:r>
      <w:r w:rsidR="005E4FE6">
        <w:t xml:space="preserve"> obtaining data, and preparing datasets for </w:t>
      </w:r>
      <w:r w:rsidR="005460E7">
        <w:t>IPDMA</w:t>
      </w:r>
      <w:r w:rsidR="005E4FE6">
        <w:t xml:space="preserve"> </w:t>
      </w:r>
      <w:r w:rsidR="00261E77">
        <w:t>may not always outw</w:t>
      </w:r>
      <w:r w:rsidR="00543F1B">
        <w:t>eigh the benefits and should be seriously considered before initi</w:t>
      </w:r>
      <w:r w:rsidR="008B32AE">
        <w:t>atio</w:t>
      </w:r>
      <w:r w:rsidR="00662B4C">
        <w:t>n</w:t>
      </w:r>
      <w:r w:rsidR="00C35CF2">
        <w:fldChar w:fldCharType="begin"/>
      </w:r>
      <w:ins w:id="440" w:author="My Luong Vuong" w:date="2024-05-31T16:58:00Z">
        <w:r w:rsidR="004E788E">
          <w: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instrText>
        </w:r>
      </w:ins>
      <w:del w:id="441" w:author="My Luong Vuong" w:date="2024-05-31T10:38:00Z">
        <w:r w:rsidR="005A3D30" w:rsidDel="001B7553">
          <w:delInstrText xml:space="preserve"> ADDIN EN.CITE &lt;EndNote&gt;&lt;Cite&gt;&lt;Author&gt;van Wijk&lt;/Author&gt;&lt;Year&gt;2023&lt;/Year&gt;&lt;RecNum&gt;73&lt;/RecNum&gt;&lt;DisplayText&gt; [39]&lt;/DisplayText&gt;&lt;record&gt;&lt;rec-number&gt;73&lt;/rec-number&gt;&lt;foreign-keys&gt;&lt;key app="EN" db-id="xred9e5sg009pcetsepxtfs0dwxsa5rzvawx" timestamp="1700837297"&gt;73&lt;/key&gt;&lt;/foreign-keys&gt;&lt;ref-type name="Journal Article"&gt;17&lt;/ref-type&gt;&lt;contributors&gt;&lt;authors&gt;&lt;author&gt;van Wijk, R. C.&lt;/author&gt;&lt;author&gt;Imperial, M. Z.&lt;/author&gt;&lt;author&gt;Savic, R. M.&lt;/author&gt;&lt;author&gt;Solans, B. P.&lt;/author&gt;&lt;/authors&gt;&lt;/contributors&gt;&lt;auth-address&gt;University of California San Francisco Schools of Pharmacy and Medicine, San Francisco, California, USA.&amp;#xD;UCSF Center for Tuberculosis, University of California San Francisco, San Francisco, California, USA.&lt;/auth-address&gt;&lt;titles&gt;&lt;title&gt;Pharmacokinetic analysis across studies to drive knowledge-integration: A tutorial on individual patient data meta-analysis (IPDMA)&lt;/title&gt;&lt;secondary-title&gt;CPT Pharmacometrics Syst Pharmacol&lt;/secondary-title&gt;&lt;/titles&gt;&lt;periodical&gt;&lt;full-title&gt;CPT Pharmacometrics Syst Pharmacol&lt;/full-title&gt;&lt;/periodical&gt;&lt;pages&gt;1187-1200&lt;/pages&gt;&lt;volume&gt;12&lt;/volume&gt;&lt;number&gt;9&lt;/number&gt;&lt;edition&gt;20230611&lt;/edition&gt;&lt;keywords&gt;&lt;keyword&gt;Humans&lt;/keyword&gt;&lt;keyword&gt;*Databases, Factual&lt;/keyword&gt;&lt;keyword&gt;*Pharmacokinetics&lt;/keyword&gt;&lt;keyword&gt;Drug Development&lt;/keyword&gt;&lt;keyword&gt;*Meta-Analysis as Topic&lt;/keyword&gt;&lt;/keywords&gt;&lt;dates&gt;&lt;year&gt;2023&lt;/year&gt;&lt;pub-dates&gt;&lt;date&gt;Sep&lt;/date&gt;&lt;/pub-dates&gt;&lt;/dates&gt;&lt;isbn&gt;2163-8306&lt;/isbn&gt;&lt;accession-num&gt;37303132&lt;/accession-num&gt;&lt;urls&gt;&lt;/urls&gt;&lt;custom1&gt;The authors declared no competing interests for this work.&lt;/custom1&gt;&lt;custom2&gt;PMC10508576&lt;/custom2&gt;&lt;electronic-resource-num&gt;10.1002/psp4.13002&lt;/electronic-resource-num&gt;&lt;remote-database-provider&gt;NLM&lt;/remote-database-provider&gt;&lt;language&gt;eng&lt;/language&gt;&lt;/record&gt;&lt;/Cite&gt;&lt;/EndNote&gt;</w:delInstrText>
        </w:r>
      </w:del>
      <w:r w:rsidR="00C35CF2">
        <w:fldChar w:fldCharType="separate"/>
      </w:r>
      <w:ins w:id="442" w:author="My Luong Vuong" w:date="2024-05-31T16:58:00Z">
        <w:r w:rsidR="004E788E">
          <w:rPr>
            <w:noProof/>
          </w:rPr>
          <w:t> [39]</w:t>
        </w:r>
      </w:ins>
      <w:del w:id="443" w:author="My Luong Vuong" w:date="2024-05-31T10:38:00Z">
        <w:r w:rsidR="005A3D30" w:rsidDel="001B7553">
          <w:rPr>
            <w:noProof/>
          </w:rPr>
          <w:delText> [39]</w:delText>
        </w:r>
      </w:del>
      <w:r w:rsidR="00C35CF2">
        <w:fldChar w:fldCharType="end"/>
      </w:r>
      <w:r w:rsidR="008B32AE">
        <w:t xml:space="preserve">. </w:t>
      </w:r>
      <w:commentRangeStart w:id="444"/>
      <w:r w:rsidR="00515A09">
        <w:t>Yet</w:t>
      </w:r>
      <w:r w:rsidR="00640E5D">
        <w:t xml:space="preserve">, </w:t>
      </w:r>
      <w:r w:rsidR="008B32AE">
        <w:t>we generated the</w:t>
      </w:r>
      <w:r w:rsidR="00E241F6">
        <w:t xml:space="preserve"> </w:t>
      </w:r>
      <w:r w:rsidR="00FD15E3">
        <w:t xml:space="preserve">largest </w:t>
      </w:r>
      <w:r w:rsidR="008B32AE">
        <w:t xml:space="preserve">IV </w:t>
      </w:r>
      <w:r w:rsidR="00E241F6">
        <w:t>fluconazole</w:t>
      </w:r>
      <w:r w:rsidR="003766B4">
        <w:t xml:space="preserve"> </w:t>
      </w:r>
      <w:r w:rsidR="00E241F6">
        <w:t>PK data</w:t>
      </w:r>
      <w:r w:rsidR="008B32AE">
        <w:t>set</w:t>
      </w:r>
      <w:r w:rsidR="008C1C6F">
        <w:t xml:space="preserve"> in ICU patients</w:t>
      </w:r>
      <w:r w:rsidR="008B32AE">
        <w:t xml:space="preserve"> existing</w:t>
      </w:r>
      <w:r w:rsidR="00E241F6">
        <w:t xml:space="preserve"> to date</w:t>
      </w:r>
      <w:commentRangeEnd w:id="444"/>
      <w:r w:rsidR="008B5CD0">
        <w:rPr>
          <w:rStyle w:val="CommentReference"/>
        </w:rPr>
        <w:commentReference w:id="444"/>
      </w:r>
      <w:r w:rsidR="009603AC">
        <w:t>.</w:t>
      </w:r>
      <w:del w:id="445" w:author="My Luong Vuong" w:date="2024-05-31T16:19:00Z">
        <w:r w:rsidR="001077C9" w:rsidDel="00472526">
          <w:delText xml:space="preserve"> </w:delText>
        </w:r>
      </w:del>
      <w:r w:rsidR="009946B5">
        <w:t xml:space="preserve"> </w:t>
      </w:r>
      <w:r w:rsidR="001077C9">
        <w:t xml:space="preserve">Second, </w:t>
      </w:r>
      <w:r w:rsidRPr="00E03B11">
        <w:t xml:space="preserve">we </w:t>
      </w:r>
      <w:del w:id="446" w:author="My Luong Vuong" w:date="2024-05-31T16:18:00Z">
        <w:r w:rsidRPr="00E03B11" w:rsidDel="00077D91">
          <w:delText>were unable</w:delText>
        </w:r>
      </w:del>
      <w:ins w:id="447" w:author="My Luong Vuong" w:date="2024-05-31T16:18:00Z">
        <w:r w:rsidR="00077D91">
          <w:t>could</w:t>
        </w:r>
      </w:ins>
      <w:r w:rsidRPr="00E03B11">
        <w:t xml:space="preserve"> </w:t>
      </w:r>
      <w:del w:id="448" w:author="My Luong Vuong" w:date="2024-05-31T16:18:00Z">
        <w:r w:rsidRPr="00E03B11" w:rsidDel="00077D91">
          <w:delText xml:space="preserve">to </w:delText>
        </w:r>
      </w:del>
      <w:ins w:id="449" w:author="My Luong Vuong" w:date="2024-05-31T16:18:00Z">
        <w:r w:rsidR="00077D91">
          <w:t>not</w:t>
        </w:r>
        <w:r w:rsidR="00077D91" w:rsidRPr="00E03B11">
          <w:t xml:space="preserve"> </w:t>
        </w:r>
      </w:ins>
      <w:r w:rsidRPr="00E03B11">
        <w:t>differentiate between types</w:t>
      </w:r>
      <w:r w:rsidR="007C08DA">
        <w:t xml:space="preserve"> of</w:t>
      </w:r>
      <w:r w:rsidRPr="00E03B11">
        <w:t xml:space="preserve"> CRRT </w:t>
      </w:r>
      <w:ins w:id="450" w:author="My Luong Vuong" w:date="2024-05-31T11:56:00Z">
        <w:r w:rsidR="000A4B10">
          <w:t>as this information was not fully recorded in our dataset</w:t>
        </w:r>
      </w:ins>
      <w:del w:id="451" w:author="My Luong Vuong" w:date="2024-05-31T11:56:00Z">
        <w:r w:rsidRPr="00E03B11" w:rsidDel="000A4B10">
          <w:delText>due to a lack of information</w:delText>
        </w:r>
        <w:r w:rsidR="007C08DA" w:rsidDel="000A4B10">
          <w:delText xml:space="preserve"> in </w:delText>
        </w:r>
      </w:del>
      <w:del w:id="452" w:author="My Luong Vuong" w:date="2024-05-31T11:54:00Z">
        <w:r w:rsidR="007C08DA" w:rsidDel="00245117">
          <w:delText xml:space="preserve">the </w:delText>
        </w:r>
      </w:del>
      <w:del w:id="453" w:author="My Luong Vuong" w:date="2024-05-31T11:56:00Z">
        <w:r w:rsidR="007C08DA" w:rsidDel="000A4B10">
          <w:delText>data</w:delText>
        </w:r>
      </w:del>
      <w:del w:id="454" w:author="My Luong Vuong" w:date="2024-05-31T11:55:00Z">
        <w:r w:rsidR="007C08DA" w:rsidDel="00245117">
          <w:delText xml:space="preserve"> </w:delText>
        </w:r>
      </w:del>
      <w:del w:id="455" w:author="My Luong Vuong" w:date="2024-05-31T11:56:00Z">
        <w:r w:rsidR="007C08DA" w:rsidDel="000A4B10">
          <w:delText>set</w:delText>
        </w:r>
      </w:del>
      <w:del w:id="456" w:author="My Luong Vuong" w:date="2024-05-31T11:55:00Z">
        <w:r w:rsidR="007C08DA" w:rsidDel="008A66C6">
          <w:delText>s</w:delText>
        </w:r>
      </w:del>
      <w:r w:rsidRPr="00E03B11">
        <w:t xml:space="preserve">. Each type of CRRT has different implications for fluconazole elimination and </w:t>
      </w:r>
      <w:r w:rsidR="00AE5A57">
        <w:t>could potentially</w:t>
      </w:r>
      <w:r w:rsidRPr="00E03B11">
        <w:t xml:space="preserve"> require different dosing strategies</w:t>
      </w:r>
      <w:r w:rsidR="00972F81"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ins w:id="457" w:author="My Luong Vuong" w:date="2024-05-31T16:58:00Z">
        <w:r w:rsidR="004E788E">
          <w:instrText xml:space="preserve"> ADDIN EN.CITE </w:instrText>
        </w:r>
      </w:ins>
      <w:del w:id="458" w:author="My Luong Vuong" w:date="2024-05-31T10:38:00Z">
        <w:r w:rsidR="005A3D30" w:rsidDel="001B7553">
          <w:delInstrText xml:space="preserve"> ADDIN EN.CITE </w:delInstrText>
        </w:r>
        <w:r w:rsidR="005A3D30" w:rsidDel="001B7553">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rsidDel="001B7553">
          <w:delInstrText xml:space="preserve"> ADDIN EN.CITE.DATA </w:delInstrText>
        </w:r>
        <w:r w:rsidR="005A3D30" w:rsidDel="001B7553">
          <w:fldChar w:fldCharType="end"/>
        </w:r>
      </w:del>
      <w:ins w:id="459" w:author="My Luong Vuong" w:date="2024-05-31T16:58:00Z">
        <w:r w:rsidR="004E788E">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88E">
          <w:instrText xml:space="preserve"> ADDIN EN.CITE.DATA </w:instrText>
        </w:r>
        <w:r w:rsidR="004E788E">
          <w:fldChar w:fldCharType="end"/>
        </w:r>
      </w:ins>
      <w:r w:rsidR="00972F81" w:rsidRPr="00E03B11">
        <w:fldChar w:fldCharType="separate"/>
      </w:r>
      <w:ins w:id="460" w:author="My Luong Vuong" w:date="2024-05-31T16:58:00Z">
        <w:r w:rsidR="004E788E">
          <w:rPr>
            <w:noProof/>
          </w:rPr>
          <w:t> [40]</w:t>
        </w:r>
      </w:ins>
      <w:del w:id="461" w:author="My Luong Vuong" w:date="2024-05-31T10:38:00Z">
        <w:r w:rsidR="005A3D30" w:rsidDel="001B7553">
          <w:rPr>
            <w:noProof/>
          </w:rPr>
          <w:delText> [40]</w:delText>
        </w:r>
      </w:del>
      <w:r w:rsidR="00972F81" w:rsidRPr="00E03B11">
        <w:fldChar w:fldCharType="end"/>
      </w:r>
      <w:r w:rsidR="00C53B7B">
        <w:t>.</w:t>
      </w:r>
      <w:r w:rsidR="007B40FD" w:rsidRPr="00E03B11">
        <w:t xml:space="preserve"> </w:t>
      </w:r>
      <w:del w:id="462" w:author="My Luong Vuong" w:date="2024-05-31T16:21:00Z">
        <w:r w:rsidR="007B40FD" w:rsidRPr="00E03B11" w:rsidDel="00D24DE2">
          <w:delText xml:space="preserve">The majority of CRRT patients in our study were on continuous veno-venous hemodiafiltration (CVVHDF) and continuous veno-venous hemofiltration (CVVH), in which CVVHDF </w:delText>
        </w:r>
      </w:del>
      <w:del w:id="463" w:author="My Luong Vuong" w:date="2024-05-31T12:03:00Z">
        <w:r w:rsidR="007B40FD" w:rsidRPr="00E03B11" w:rsidDel="00AB1825">
          <w:delText>is believed to have</w:delText>
        </w:r>
      </w:del>
      <w:del w:id="464" w:author="My Luong Vuong" w:date="2024-05-31T16:21:00Z">
        <w:r w:rsidR="007B40FD" w:rsidRPr="00E03B11" w:rsidDel="00D24DE2">
          <w:delText xml:space="preserve"> a higher fluconazole clearance as fluconazole is more effectively eliminated by diffusion</w:delText>
        </w:r>
        <w:r w:rsidR="007B40FD" w:rsidRPr="00E03B11" w:rsidDel="00D24DE2">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del>
      <w:del w:id="465" w:author="My Luong Vuong" w:date="2024-05-31T10:38:00Z">
        <w:r w:rsidR="005A3D30" w:rsidDel="001B7553">
          <w:delInstrText xml:space="preserve"> ADDIN EN.CITE </w:delInstrText>
        </w:r>
        <w:r w:rsidR="005A3D30" w:rsidDel="001B7553">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rsidDel="001B7553">
          <w:delInstrText xml:space="preserve"> ADDIN EN.CITE.DATA </w:delInstrText>
        </w:r>
        <w:r w:rsidR="005A3D30" w:rsidDel="001B7553">
          <w:fldChar w:fldCharType="end"/>
        </w:r>
      </w:del>
      <w:del w:id="466" w:author="My Luong Vuong" w:date="2024-05-31T16:21:00Z">
        <w:r w:rsidR="007B40FD" w:rsidRPr="00E03B11" w:rsidDel="00D24DE2">
          <w:fldChar w:fldCharType="separate"/>
        </w:r>
      </w:del>
      <w:del w:id="467" w:author="My Luong Vuong" w:date="2024-05-31T10:38:00Z">
        <w:r w:rsidR="005A3D30" w:rsidDel="001B7553">
          <w:rPr>
            <w:noProof/>
          </w:rPr>
          <w:delText> [40]</w:delText>
        </w:r>
      </w:del>
      <w:del w:id="468" w:author="My Luong Vuong" w:date="2024-05-31T16:21:00Z">
        <w:r w:rsidR="007B40FD" w:rsidRPr="00E03B11" w:rsidDel="00D24DE2">
          <w:fldChar w:fldCharType="end"/>
        </w:r>
        <w:r w:rsidR="00B635F9" w:rsidDel="00D24DE2">
          <w:delText>.</w:delText>
        </w:r>
        <w:r w:rsidR="00102674" w:rsidRPr="00E03B11" w:rsidDel="00D24DE2">
          <w:delText xml:space="preserve"> </w:delText>
        </w:r>
      </w:del>
      <w:del w:id="469" w:author="My Luong Vuong" w:date="2024-05-31T12:03:00Z">
        <w:r w:rsidR="00102674" w:rsidRPr="00E03B11" w:rsidDel="001E4ECF">
          <w:delText>However</w:delText>
        </w:r>
      </w:del>
      <w:ins w:id="470" w:author="My Luong Vuong" w:date="2024-05-31T12:03:00Z">
        <w:r w:rsidR="001E4ECF">
          <w:t>Nevertheless</w:t>
        </w:r>
      </w:ins>
      <w:r w:rsidR="00102674" w:rsidRPr="00E03B11">
        <w:t>,</w:t>
      </w:r>
      <w:del w:id="471" w:author="My Luong Vuong" w:date="2024-05-31T12:04:00Z">
        <w:r w:rsidR="004B7F0D" w:rsidRPr="00E03B11" w:rsidDel="00F802C4">
          <w:delText xml:space="preserve"> </w:delText>
        </w:r>
        <w:r w:rsidR="004B7F0D" w:rsidRPr="00E03B11" w:rsidDel="00A538AE">
          <w:delText>due t</w:delText>
        </w:r>
      </w:del>
      <w:ins w:id="472" w:author="My Luong Vuong" w:date="2024-05-31T12:04:00Z">
        <w:r w:rsidR="00A538AE" w:rsidRPr="00A538AE">
          <w:t xml:space="preserve"> </w:t>
        </w:r>
        <w:r w:rsidR="00A538AE">
          <w:t xml:space="preserve">we would not likely be able to pick up the effect of CRRT types due to the limited </w:t>
        </w:r>
        <w:proofErr w:type="spellStart"/>
        <w:r w:rsidR="00A538AE">
          <w:t>repsentation</w:t>
        </w:r>
        <w:proofErr w:type="spellEnd"/>
        <w:r w:rsidR="00A538AE">
          <w:t xml:space="preserve"> of CRRT in our dataset</w:t>
        </w:r>
      </w:ins>
      <w:ins w:id="473" w:author="My Luong Vuong" w:date="2024-05-31T16:21:00Z">
        <w:r w:rsidR="008F17BB">
          <w:t>,</w:t>
        </w:r>
      </w:ins>
      <w:ins w:id="474" w:author="My Luong Vuong" w:date="2024-05-31T12:04:00Z">
        <w:r w:rsidR="00A538AE" w:rsidRPr="00E03B11">
          <w:t xml:space="preserve"> </w:t>
        </w:r>
      </w:ins>
      <w:ins w:id="475" w:author="My Luong Vuong" w:date="2024-05-31T16:21:00Z">
        <w:r w:rsidR="008F17BB">
          <w:t xml:space="preserve">as only </w:t>
        </w:r>
      </w:ins>
      <w:ins w:id="476" w:author="My Luong Vuong" w:date="2024-05-31T12:04:00Z">
        <w:r w:rsidR="00A538AE" w:rsidRPr="00E03B11">
          <w:t>1</w:t>
        </w:r>
        <w:r w:rsidR="00A538AE">
          <w:t>9.2</w:t>
        </w:r>
        <w:r w:rsidR="00A538AE" w:rsidRPr="00E03B11">
          <w:t>%</w:t>
        </w:r>
        <w:r w:rsidR="00A538AE">
          <w:t xml:space="preserve"> of patients </w:t>
        </w:r>
      </w:ins>
      <w:ins w:id="477" w:author="My Luong Vuong" w:date="2024-05-31T16:21:00Z">
        <w:r w:rsidR="00A13FD4">
          <w:t>had at least one CRRT sess</w:t>
        </w:r>
      </w:ins>
      <w:ins w:id="478" w:author="My Luong Vuong" w:date="2024-05-31T16:22:00Z">
        <w:r w:rsidR="00A13FD4">
          <w:t>ion</w:t>
        </w:r>
      </w:ins>
      <w:del w:id="479" w:author="My Luong Vuong" w:date="2024-05-31T12:04:00Z">
        <w:r w:rsidR="004B7F0D" w:rsidRPr="00E03B11" w:rsidDel="00A538AE">
          <w:delText xml:space="preserve">o </w:delText>
        </w:r>
        <w:r w:rsidR="004B7F0D" w:rsidDel="00A538AE">
          <w:delText>a</w:delText>
        </w:r>
        <w:r w:rsidR="004B7F0D" w:rsidRPr="00E03B11" w:rsidDel="00A538AE">
          <w:delText xml:space="preserve"> limited representation in our study (1</w:delText>
        </w:r>
        <w:r w:rsidR="004B7F0D" w:rsidDel="00A538AE">
          <w:delText>9.2</w:delText>
        </w:r>
        <w:r w:rsidR="004B7F0D" w:rsidRPr="00E03B11" w:rsidDel="00A538AE">
          <w:delText>%</w:delText>
        </w:r>
        <w:r w:rsidR="004B7F0D" w:rsidDel="00A538AE">
          <w:delText xml:space="preserve"> of patients were on</w:delText>
        </w:r>
        <w:r w:rsidR="004B7F0D" w:rsidRPr="00E03B11" w:rsidDel="00A538AE">
          <w:delText xml:space="preserve"> CRRT</w:delText>
        </w:r>
        <w:r w:rsidR="004B7F0D" w:rsidDel="00A538AE">
          <w:delText xml:space="preserve"> at least once</w:delText>
        </w:r>
        <w:r w:rsidR="004B7F0D" w:rsidRPr="00E03B11" w:rsidDel="00A538AE">
          <w:delText>)</w:delText>
        </w:r>
        <w:r w:rsidR="004B7F0D" w:rsidDel="00A538AE">
          <w:delText xml:space="preserve">, </w:delText>
        </w:r>
        <w:r w:rsidR="004B7F0D" w:rsidRPr="00E03B11" w:rsidDel="00A538AE">
          <w:delText xml:space="preserve">we </w:delText>
        </w:r>
        <w:r w:rsidR="004B7F0D" w:rsidDel="00A538AE">
          <w:delText>were</w:delText>
        </w:r>
        <w:r w:rsidR="004B7F0D" w:rsidRPr="00E03B11" w:rsidDel="00A538AE">
          <w:delText xml:space="preserve"> </w:delText>
        </w:r>
        <w:r w:rsidR="004B7F0D" w:rsidDel="00A538AE">
          <w:delText xml:space="preserve">not able to </w:delText>
        </w:r>
        <w:r w:rsidR="004B7F0D" w:rsidRPr="00E03B11" w:rsidDel="00A538AE">
          <w:delText xml:space="preserve">detect </w:delText>
        </w:r>
        <w:r w:rsidR="004B7F0D" w:rsidDel="00A538AE">
          <w:delText>differences between</w:delText>
        </w:r>
        <w:r w:rsidR="004B7F0D" w:rsidRPr="00E03B11" w:rsidDel="00A538AE">
          <w:delText xml:space="preserve"> CRRT types</w:delText>
        </w:r>
      </w:del>
      <w:r w:rsidR="004B7F0D" w:rsidRPr="00E03B11">
        <w:t>.</w:t>
      </w:r>
      <w:r w:rsidR="007B40FD" w:rsidRPr="00E03B11">
        <w:t xml:space="preserve"> Furthermore, different CRRT flow rates (i.e., dialysate rate and ultrafiltration rate) c</w:t>
      </w:r>
      <w:r w:rsidR="008B6720">
        <w:t>ould also</w:t>
      </w:r>
      <w:r w:rsidR="007B40FD" w:rsidRPr="00E03B11">
        <w:t xml:space="preserve"> </w:t>
      </w:r>
      <w:r w:rsidR="006F6EA5">
        <w:t>impact</w:t>
      </w:r>
      <w:r w:rsidR="007B40FD" w:rsidRPr="00E03B11">
        <w:t xml:space="preserve"> fluconazole clearance</w:t>
      </w:r>
      <w:r w:rsidR="007B40FD" w:rsidRPr="00E03B11">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ins w:id="480" w:author="My Luong Vuong" w:date="2024-05-31T16:58:00Z">
        <w:r w:rsidR="004E788E">
          <w:instrText xml:space="preserve"> ADDIN EN.CITE </w:instrText>
        </w:r>
      </w:ins>
      <w:del w:id="481" w:author="My Luong Vuong" w:date="2024-05-31T10:38:00Z">
        <w:r w:rsidR="005A3D30" w:rsidDel="001B7553">
          <w:delInstrText xml:space="preserve"> ADDIN EN.CITE </w:delInstrText>
        </w:r>
        <w:r w:rsidR="005A3D30" w:rsidDel="001B7553">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5A3D30" w:rsidDel="001B7553">
          <w:delInstrText xml:space="preserve"> ADDIN EN.CITE.DATA </w:delInstrText>
        </w:r>
        <w:r w:rsidR="005A3D30" w:rsidDel="001B7553">
          <w:fldChar w:fldCharType="end"/>
        </w:r>
      </w:del>
      <w:ins w:id="482" w:author="My Luong Vuong" w:date="2024-05-31T16:58:00Z">
        <w:r w:rsidR="004E788E">
          <w:fldChar w:fldCharType="begin">
            <w:fldData xml:space="preserve">PEVuZE5vdGU+PENpdGU+PEF1dGhvcj5MaTwvQXV0aG9yPjxZZWFyPjIwMjA8L1llYXI+PFJlY051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=
</w:fldData>
          </w:fldChar>
        </w:r>
        <w:r w:rsidR="004E788E">
          <w:instrText xml:space="preserve"> ADDIN EN.CITE.DATA </w:instrText>
        </w:r>
        <w:r w:rsidR="004E788E">
          <w:fldChar w:fldCharType="end"/>
        </w:r>
      </w:ins>
      <w:r w:rsidR="007B40FD" w:rsidRPr="00E03B11">
        <w:fldChar w:fldCharType="separate"/>
      </w:r>
      <w:ins w:id="483" w:author="My Luong Vuong" w:date="2024-05-31T16:58:00Z">
        <w:r w:rsidR="004E788E">
          <w:rPr>
            <w:noProof/>
          </w:rPr>
          <w:t> [40]</w:t>
        </w:r>
      </w:ins>
      <w:del w:id="484" w:author="My Luong Vuong" w:date="2024-05-31T10:38:00Z">
        <w:r w:rsidR="005A3D30" w:rsidDel="001B7553">
          <w:rPr>
            <w:noProof/>
          </w:rPr>
          <w:delText> [40]</w:delText>
        </w:r>
      </w:del>
      <w:r w:rsidR="007B40FD" w:rsidRPr="00E03B11">
        <w:fldChar w:fldCharType="end"/>
      </w:r>
      <w:r w:rsidR="009D225B">
        <w:t>.</w:t>
      </w:r>
      <w:r w:rsidR="007B40FD" w:rsidRPr="00E03B11">
        <w:t xml:space="preserve"> </w:t>
      </w:r>
      <w:del w:id="485" w:author="My Luong Vuong" w:date="2024-05-31T16:22:00Z">
        <w:r w:rsidR="007B40FD" w:rsidRPr="00E03B11" w:rsidDel="00C84B70">
          <w:delText>This piece of</w:delText>
        </w:r>
      </w:del>
      <w:ins w:id="486" w:author="My Luong Vuong" w:date="2024-05-31T16:22:00Z">
        <w:r w:rsidR="00C84B70">
          <w:t>Such</w:t>
        </w:r>
      </w:ins>
      <w:r w:rsidR="007B40FD" w:rsidRPr="00E03B11">
        <w:t xml:space="preserve"> information </w:t>
      </w:r>
      <w:r w:rsidR="009946B5">
        <w:t>was</w:t>
      </w:r>
      <w:r w:rsidR="009946B5" w:rsidRPr="00E03B11">
        <w:t xml:space="preserve"> </w:t>
      </w:r>
      <w:r w:rsidR="007B40FD" w:rsidRPr="00E03B11">
        <w:t xml:space="preserve">completely missing in our </w:t>
      </w:r>
      <w:del w:id="487" w:author="My Luong Vuong" w:date="2024-05-31T11:46:00Z">
        <w:r w:rsidR="007B40FD" w:rsidRPr="00E03B11" w:rsidDel="00B0717C">
          <w:delText>study</w:delText>
        </w:r>
        <w:r w:rsidR="009946B5" w:rsidDel="00B0717C">
          <w:delText xml:space="preserve"> </w:delText>
        </w:r>
      </w:del>
      <w:r w:rsidR="009946B5">
        <w:t>dataset</w:t>
      </w:r>
      <w:r w:rsidRPr="00E03B11">
        <w:t xml:space="preserve">. </w:t>
      </w:r>
      <w:del w:id="488" w:author="My Luong Vuong" w:date="2024-05-31T12:05:00Z">
        <w:r w:rsidR="006F6EA5" w:rsidDel="00F709FB">
          <w:delText>Third</w:delText>
        </w:r>
      </w:del>
      <w:ins w:id="489" w:author="My Luong Vuong" w:date="2024-05-31T12:05:00Z">
        <w:r w:rsidR="00F709FB">
          <w:t>Finally</w:t>
        </w:r>
      </w:ins>
      <w:r w:rsidRPr="00E03B11">
        <w:t xml:space="preserve">, </w:t>
      </w:r>
      <w:r w:rsidR="002D0580">
        <w:t xml:space="preserve">our </w:t>
      </w:r>
      <w:r w:rsidR="008045BE">
        <w:t>studied</w:t>
      </w:r>
      <w:r w:rsidR="002D0580">
        <w:t xml:space="preserve"> population may not be representative </w:t>
      </w:r>
      <w:r w:rsidR="0031010B">
        <w:t>of</w:t>
      </w:r>
      <w:r w:rsidR="00756421">
        <w:t>,</w:t>
      </w:r>
      <w:r w:rsidR="0031010B">
        <w:t xml:space="preserve"> </w:t>
      </w:r>
      <w:r w:rsidR="002D0580">
        <w:t>and thus</w:t>
      </w:r>
      <w:r w:rsidR="0031010B">
        <w:t xml:space="preserve"> our study re</w:t>
      </w:r>
      <w:r w:rsidR="00094837">
        <w:t>s</w:t>
      </w:r>
      <w:r w:rsidR="0031010B">
        <w:t>ults</w:t>
      </w:r>
      <w:r w:rsidR="002D0580">
        <w:t xml:space="preserve"> may not be extrapolated to other patient </w:t>
      </w:r>
      <w:r w:rsidR="001935BD">
        <w:t>populations</w:t>
      </w:r>
      <w:r w:rsidR="00C57849">
        <w:t>.</w:t>
      </w:r>
      <w:r w:rsidR="008E0107" w:rsidRPr="008E0107">
        <w:t xml:space="preserve"> </w:t>
      </w:r>
      <w:r w:rsidR="008E0107">
        <w:t>To address this issue, we included the model code in the Supplementary file</w:t>
      </w:r>
      <w:ins w:id="490" w:author="My Luong Vuong" w:date="2024-05-31T11:47:00Z">
        <w:r w:rsidR="00D54252">
          <w:t>,</w:t>
        </w:r>
      </w:ins>
      <w:r w:rsidR="008E0107">
        <w:t xml:space="preserve"> and we encourage other data owners to externally evaluate our model with their populations. </w:t>
      </w:r>
    </w:p>
    <w:p w14:paraId="49ACDA9B" w14:textId="2200701C" w:rsidR="00CB50CB" w:rsidRPr="00E03B11" w:rsidDel="00501700" w:rsidRDefault="00CB50CB" w:rsidP="00593CAA">
      <w:pPr>
        <w:rPr>
          <w:del w:id="491" w:author="My Luong Vuong" w:date="2024-05-31T16:22:00Z"/>
        </w:rPr>
      </w:pPr>
    </w:p>
    <w:p w14:paraId="02C01D1A" w14:textId="5DE5ECBD" w:rsidR="004B0DC8" w:rsidRDefault="00CB50CB" w:rsidP="00593CAA">
      <w:r w:rsidRPr="00E03B11">
        <w:t xml:space="preserve">In conclusion, our </w:t>
      </w:r>
      <w:proofErr w:type="spellStart"/>
      <w:r w:rsidRPr="00E03B11">
        <w:t>popPK</w:t>
      </w:r>
      <w:proofErr w:type="spellEnd"/>
      <w:r w:rsidRPr="00E03B11">
        <w:t xml:space="preserve"> analysis supports dos</w:t>
      </w:r>
      <w:r w:rsidR="00EC2679">
        <w:t>e stratification</w:t>
      </w:r>
      <w:r w:rsidRPr="00E03B11">
        <w:t xml:space="preserve"> of fluconazole in critically ill patients based on</w:t>
      </w:r>
      <w:r w:rsidR="003F31C2">
        <w:t xml:space="preserve"> total</w:t>
      </w:r>
      <w:r w:rsidRPr="00E03B11">
        <w:t xml:space="preserve"> </w:t>
      </w:r>
      <w:r w:rsidR="00EC2679">
        <w:t>body weight</w:t>
      </w:r>
      <w:r w:rsidR="00EC2679" w:rsidRPr="00E03B11">
        <w:t xml:space="preserve"> </w:t>
      </w:r>
      <w:r w:rsidRPr="00E03B11">
        <w:t>and CRRT status</w:t>
      </w:r>
      <w:del w:id="492" w:author="Jason Roberts" w:date="2024-06-14T18:49:00Z">
        <w:r w:rsidRPr="00E03B11" w:rsidDel="006206B6">
          <w:delText xml:space="preserve">, </w:delText>
        </w:r>
        <w:commentRangeStart w:id="493"/>
        <w:r w:rsidRPr="00E03B11" w:rsidDel="006206B6">
          <w:delText xml:space="preserve">eliminating the need for </w:delText>
        </w:r>
        <w:r w:rsidR="004424F8" w:rsidRPr="00E03B11" w:rsidDel="006206B6">
          <w:delText>TDM</w:delText>
        </w:r>
        <w:commentRangeEnd w:id="493"/>
        <w:r w:rsidR="00196755" w:rsidDel="006206B6">
          <w:rPr>
            <w:rStyle w:val="CommentReference"/>
          </w:rPr>
          <w:commentReference w:id="493"/>
        </w:r>
      </w:del>
      <w:r w:rsidRPr="00E03B11">
        <w:t xml:space="preserve">. </w:t>
      </w:r>
      <w:commentRangeStart w:id="494"/>
      <w:commentRangeStart w:id="495"/>
      <w:r w:rsidRPr="00E03B11">
        <w:t xml:space="preserve">We </w:t>
      </w:r>
      <w:r w:rsidR="00DC3F2B" w:rsidRPr="00E03B11">
        <w:t>emphasi</w:t>
      </w:r>
      <w:r w:rsidR="00DC3F2B">
        <w:t>s</w:t>
      </w:r>
      <w:r w:rsidR="00DC3F2B" w:rsidRPr="00E03B11">
        <w:t xml:space="preserve">e </w:t>
      </w:r>
      <w:r w:rsidRPr="00E03B11">
        <w:t xml:space="preserve">the importance of </w:t>
      </w:r>
      <w:r w:rsidR="00EC2679" w:rsidRPr="00E03B11">
        <w:t xml:space="preserve">appropriately </w:t>
      </w:r>
      <w:r w:rsidRPr="00E03B11">
        <w:t>handling missing data in pharmacometric</w:t>
      </w:r>
      <w:r w:rsidR="00EC2679">
        <w:t>s</w:t>
      </w:r>
      <w:r w:rsidRPr="00E03B11">
        <w:t xml:space="preserve"> studies</w:t>
      </w:r>
      <w:commentRangeEnd w:id="494"/>
      <w:r w:rsidR="00DC5EE4">
        <w:rPr>
          <w:rStyle w:val="CommentReference"/>
        </w:rPr>
        <w:commentReference w:id="494"/>
      </w:r>
      <w:commentRangeEnd w:id="495"/>
      <w:r w:rsidR="006206B6">
        <w:rPr>
          <w:rStyle w:val="CommentReference"/>
        </w:rPr>
        <w:commentReference w:id="495"/>
      </w:r>
      <w:r w:rsidRPr="00E03B11">
        <w:t xml:space="preserve">. </w:t>
      </w:r>
      <w:commentRangeStart w:id="496"/>
      <w:r w:rsidR="00C7308D">
        <w:t xml:space="preserve">A prospective </w:t>
      </w:r>
      <w:r w:rsidR="002E5A49">
        <w:t xml:space="preserve">clinical trial </w:t>
      </w:r>
      <w:r w:rsidR="00023EAD">
        <w:t>with</w:t>
      </w:r>
      <w:r w:rsidRPr="00E03B11">
        <w:t xml:space="preserve"> more intensive data</w:t>
      </w:r>
      <w:r w:rsidR="0021637D">
        <w:t xml:space="preserve"> collection</w:t>
      </w:r>
      <w:r w:rsidRPr="00E03B11">
        <w:t xml:space="preserve"> </w:t>
      </w:r>
      <w:r w:rsidR="0021637D">
        <w:t>should be conducted to</w:t>
      </w:r>
      <w:r w:rsidRPr="00E03B11">
        <w:t xml:space="preserve"> provide robust evidence </w:t>
      </w:r>
      <w:r w:rsidR="002A4ACC">
        <w:t>supporting</w:t>
      </w:r>
      <w:r w:rsidRPr="00E03B11">
        <w:t xml:space="preserve"> </w:t>
      </w:r>
      <w:r w:rsidR="002373C7">
        <w:t xml:space="preserve">our optimised </w:t>
      </w:r>
      <w:r w:rsidR="00840878">
        <w:t>flu</w:t>
      </w:r>
      <w:r w:rsidR="002373C7">
        <w:t xml:space="preserve">conazole </w:t>
      </w:r>
      <w:r w:rsidRPr="00E03B11">
        <w:t>dosing recommendation.</w:t>
      </w:r>
      <w:r w:rsidR="004B0DC8">
        <w:br w:type="page"/>
      </w:r>
      <w:commentRangeEnd w:id="496"/>
      <w:r w:rsidR="004C4864">
        <w:rPr>
          <w:rStyle w:val="CommentReference"/>
        </w:rPr>
        <w:commentReference w:id="496"/>
      </w:r>
    </w:p>
    <w:p w14:paraId="229594BA" w14:textId="2A322B2C" w:rsidR="00EE5777" w:rsidRDefault="00DB122C" w:rsidP="00494DCF">
      <w:pPr>
        <w:spacing w:after="0" w:line="480" w:lineRule="auto"/>
        <w:rPr>
          <w:b/>
          <w:bCs/>
        </w:rPr>
      </w:pPr>
      <w:r w:rsidRPr="00494DCF">
        <w:rPr>
          <w:b/>
          <w:bCs/>
        </w:rPr>
        <w:lastRenderedPageBreak/>
        <w:t>Acknowledgements</w:t>
      </w:r>
    </w:p>
    <w:p w14:paraId="41AC7BAC" w14:textId="66F780DB" w:rsidR="006206B6" w:rsidRPr="00B61BC3" w:rsidRDefault="00B82C7A" w:rsidP="006206B6">
      <w:pPr>
        <w:rPr>
          <w:ins w:id="497" w:author="Jason Roberts" w:date="2024-06-14T18:50:00Z"/>
        </w:rPr>
      </w:pPr>
      <w:r w:rsidRPr="00B82C7A">
        <w:t xml:space="preserve">The authors wish to thank Thi Nguyen and Sebastian Rosser from the University of Sydney for their valuable support in the </w:t>
      </w:r>
      <w:r w:rsidR="00EB1C88">
        <w:t>modelling step of this study</w:t>
      </w:r>
      <w:r w:rsidR="00B37DE1" w:rsidRPr="00494DCF">
        <w:t>.</w:t>
      </w:r>
      <w:r w:rsidR="002F56EE">
        <w:t xml:space="preserve"> </w:t>
      </w:r>
      <w:r w:rsidR="002F56EE" w:rsidRPr="002F56EE">
        <w:t xml:space="preserve">The resources and services used in this work were provided by the VSC (Flemish Supercomputer </w:t>
      </w:r>
      <w:proofErr w:type="spellStart"/>
      <w:r w:rsidR="002F56EE" w:rsidRPr="002F56EE">
        <w:t>Center</w:t>
      </w:r>
      <w:proofErr w:type="spellEnd"/>
      <w:r w:rsidR="002F56EE" w:rsidRPr="002F56EE">
        <w:t>), funded by the Research Foundation - Flanders (FWO) and the Flemish Government.</w:t>
      </w:r>
      <w:ins w:id="498" w:author="Jason Roberts" w:date="2024-06-14T18:50:00Z">
        <w:r w:rsidR="006206B6">
          <w:t xml:space="preserve"> </w:t>
        </w:r>
        <w:r w:rsidR="006206B6" w:rsidRPr="00B61BC3">
          <w:rPr>
            <w:lang w:val="en-US"/>
          </w:rPr>
          <w:t>J</w:t>
        </w:r>
        <w:r w:rsidR="006206B6">
          <w:rPr>
            <w:lang w:val="en-US"/>
          </w:rPr>
          <w:t>ason</w:t>
        </w:r>
        <w:r w:rsidR="006206B6" w:rsidRPr="00B61BC3">
          <w:rPr>
            <w:lang w:val="en-US"/>
          </w:rPr>
          <w:t xml:space="preserve"> Roberts would like to acknowledge funding from the Australian National Health and Medical Research Council for a Centre of Research Excellence </w:t>
        </w:r>
        <w:r w:rsidR="006206B6" w:rsidRPr="00B61BC3">
          <w:rPr>
            <w:lang w:val="en-AU"/>
          </w:rPr>
          <w:t>(APP</w:t>
        </w:r>
        <w:r w:rsidR="006206B6">
          <w:rPr>
            <w:lang w:val="en-AU"/>
          </w:rPr>
          <w:t>2007007</w:t>
        </w:r>
        <w:r w:rsidR="006206B6" w:rsidRPr="00B61BC3">
          <w:rPr>
            <w:lang w:val="en-AU"/>
          </w:rPr>
          <w:t xml:space="preserve">) </w:t>
        </w:r>
        <w:r w:rsidR="006206B6" w:rsidRPr="00B61BC3">
          <w:rPr>
            <w:lang w:val="en-US"/>
          </w:rPr>
          <w:t>and a</w:t>
        </w:r>
        <w:r w:rsidR="006206B6">
          <w:rPr>
            <w:lang w:val="en-US"/>
          </w:rPr>
          <w:t>n</w:t>
        </w:r>
        <w:r w:rsidR="006206B6" w:rsidRPr="00B61BC3">
          <w:rPr>
            <w:lang w:val="en-US"/>
          </w:rPr>
          <w:t xml:space="preserve"> </w:t>
        </w:r>
        <w:r w:rsidR="006206B6">
          <w:rPr>
            <w:lang w:val="en-US"/>
          </w:rPr>
          <w:t>Investigator Grant</w:t>
        </w:r>
        <w:r w:rsidR="006206B6" w:rsidRPr="00B61BC3">
          <w:rPr>
            <w:lang w:val="en-US"/>
          </w:rPr>
          <w:t xml:space="preserve"> </w:t>
        </w:r>
        <w:r w:rsidR="006206B6" w:rsidRPr="00B61BC3">
          <w:rPr>
            <w:lang w:val="en-AU"/>
          </w:rPr>
          <w:t>(APP</w:t>
        </w:r>
        <w:r w:rsidR="006206B6">
          <w:rPr>
            <w:lang w:val="en-AU"/>
          </w:rPr>
          <w:t>2009736</w:t>
        </w:r>
        <w:r w:rsidR="006206B6" w:rsidRPr="00B61BC3">
          <w:rPr>
            <w:lang w:val="en-AU"/>
          </w:rPr>
          <w:t>)</w:t>
        </w:r>
        <w:r w:rsidR="006206B6">
          <w:rPr>
            <w:lang w:val="en-AU"/>
          </w:rPr>
          <w:t xml:space="preserve"> as well as </w:t>
        </w:r>
        <w:r w:rsidR="006206B6">
          <w:t>an Advancing Queensland Clinical Fellowship</w:t>
        </w:r>
        <w:r w:rsidR="006206B6" w:rsidRPr="00B61BC3">
          <w:rPr>
            <w:lang w:val="en-US"/>
          </w:rPr>
          <w:t>.</w:t>
        </w:r>
      </w:ins>
    </w:p>
    <w:p w14:paraId="02853BD5" w14:textId="11114EF4" w:rsidR="00B37DE1" w:rsidRPr="00CE6856" w:rsidRDefault="00B37DE1" w:rsidP="00B37DE1"/>
    <w:p w14:paraId="37558E76" w14:textId="4C7BA2A2" w:rsidR="00DB122C" w:rsidRPr="00494DCF" w:rsidRDefault="00DB122C" w:rsidP="00494DCF">
      <w:pPr>
        <w:spacing w:after="0" w:line="480" w:lineRule="auto"/>
        <w:rPr>
          <w:b/>
          <w:bCs/>
        </w:rPr>
      </w:pPr>
      <w:r w:rsidRPr="00494DCF">
        <w:rPr>
          <w:b/>
          <w:bCs/>
        </w:rPr>
        <w:t>Funding sources</w:t>
      </w:r>
    </w:p>
    <w:p w14:paraId="10767AB4" w14:textId="5E3A68AA" w:rsidR="00A55057" w:rsidRDefault="00894D50" w:rsidP="00894D50">
      <w:r>
        <w:t>My-Luong Vuong is supported by a doctoral research grant from the Research Foundation – Flanders (FWO), Belgium (grant number:</w:t>
      </w:r>
      <w:r w:rsidR="00160D99">
        <w:t xml:space="preserve"> </w:t>
      </w:r>
      <w:r>
        <w:t>1S</w:t>
      </w:r>
      <w:r w:rsidR="00160D99">
        <w:t>H</w:t>
      </w:r>
      <w:r w:rsidR="00593C78">
        <w:t>6A</w:t>
      </w:r>
      <w:r>
        <w:t>2</w:t>
      </w:r>
      <w:r w:rsidR="00593C78">
        <w:t>4</w:t>
      </w:r>
      <w:r>
        <w:t>N)</w:t>
      </w:r>
      <w:r w:rsidR="00E81091">
        <w:t>.</w:t>
      </w:r>
      <w:r w:rsidR="00413C52">
        <w:t xml:space="preserve"> Isabel Spriet is supported by the Clinical Research Fund, University Hospitals Leuven, Belgium.</w:t>
      </w:r>
      <w:r w:rsidR="00A55057">
        <w:br w:type="page"/>
      </w:r>
    </w:p>
    <w:p w14:paraId="527CE4A1" w14:textId="6143B146" w:rsidR="00A55057" w:rsidRDefault="00A55057" w:rsidP="00593CAA">
      <w:pPr>
        <w:pStyle w:val="Heading1"/>
      </w:pPr>
      <w:r>
        <w:lastRenderedPageBreak/>
        <w:t>References</w:t>
      </w:r>
    </w:p>
    <w:p w14:paraId="3FCCEC80" w14:textId="31199F63" w:rsidR="004F42D7" w:rsidRPr="007C2F81" w:rsidRDefault="00221AE5">
      <w:pPr>
        <w:pStyle w:val="EndNoteBibliography"/>
        <w:spacing w:after="0"/>
        <w:rPr>
          <w:ins w:id="499" w:author="My Luong Vuong" w:date="2024-05-31T16:58:00Z"/>
          <w:lang w:val="de-DE"/>
          <w:rPrChange w:id="500" w:author="My Luong Vuong" w:date="2024-08-19T15:03:00Z">
            <w:rPr>
              <w:ins w:id="501" w:author="My Luong Vuong" w:date="2024-05-31T16:58:00Z"/>
            </w:rPr>
          </w:rPrChange>
        </w:rPr>
        <w:pPrChange w:id="502" w:author="My Luong Vuong" w:date="2024-05-31T16:58:00Z">
          <w:pPr/>
        </w:pPrChange>
      </w:pPr>
      <w:r w:rsidRPr="00E03B11">
        <w:rPr>
          <w:noProof w:val="0"/>
        </w:rPr>
        <w:fldChar w:fldCharType="begin"/>
      </w:r>
      <w:r w:rsidRPr="00790105">
        <w:rPr>
          <w:noProof w:val="0"/>
        </w:rPr>
        <w:instrText xml:space="preserve"> ADDIN EN.REFLIST </w:instrText>
      </w:r>
      <w:r w:rsidRPr="00E03B11">
        <w:rPr>
          <w:noProof w:val="0"/>
        </w:rPr>
        <w:fldChar w:fldCharType="separate"/>
      </w:r>
      <w:ins w:id="503" w:author="My Luong Vuong" w:date="2024-05-31T16:58:00Z">
        <w:r w:rsidR="004F42D7" w:rsidRPr="00CE5DAE">
          <w:t xml:space="preserve">[1] Cornely OA, Bassetti M, Calandra T, Garbino J, Kullberg BJ, Lortholary O, et al. ESCMID* guideline for the diagnosis and management of Candida diseases 2012: non-neutropenic adult patients. </w:t>
        </w:r>
        <w:r w:rsidR="004F42D7" w:rsidRPr="007C2F81">
          <w:rPr>
            <w:lang w:val="de-DE"/>
            <w:rPrChange w:id="504" w:author="My Luong Vuong" w:date="2024-08-19T15:03:00Z">
              <w:rPr/>
            </w:rPrChange>
          </w:rPr>
          <w:t xml:space="preserve">Clin Microbiol Infect. 2012;18 Suppl 7:19-37. </w:t>
        </w:r>
        <w:r w:rsidR="004F42D7">
          <w:fldChar w:fldCharType="begin"/>
        </w:r>
        <w:r w:rsidR="004F42D7" w:rsidRPr="007C2F81">
          <w:rPr>
            <w:lang w:val="de-DE"/>
            <w:rPrChange w:id="505" w:author="My Luong Vuong" w:date="2024-08-19T15:03:00Z">
              <w:rPr/>
            </w:rPrChange>
          </w:rPr>
          <w:instrText>HYPERLINK "http://doi.org/10.1111/1469-0691.12039"</w:instrText>
        </w:r>
        <w:r w:rsidR="004F42D7">
          <w:fldChar w:fldCharType="separate"/>
        </w:r>
        <w:r w:rsidR="004F42D7" w:rsidRPr="007C2F81">
          <w:rPr>
            <w:rStyle w:val="Hyperlink"/>
            <w:lang w:val="de-DE"/>
            <w:rPrChange w:id="506" w:author="My Luong Vuong" w:date="2024-08-19T15:03:00Z">
              <w:rPr/>
            </w:rPrChange>
          </w:rPr>
          <w:t>http://doi.org/10.1111/1469-0691.12039</w:t>
        </w:r>
        <w:r w:rsidR="004F42D7">
          <w:fldChar w:fldCharType="end"/>
        </w:r>
        <w:r w:rsidR="004F42D7" w:rsidRPr="007C2F81">
          <w:rPr>
            <w:lang w:val="de-DE"/>
            <w:rPrChange w:id="507" w:author="My Luong Vuong" w:date="2024-08-19T15:03:00Z">
              <w:rPr/>
            </w:rPrChange>
          </w:rPr>
          <w:t>.</w:t>
        </w:r>
      </w:ins>
    </w:p>
    <w:p w14:paraId="1D77DB46" w14:textId="0B803283" w:rsidR="004F42D7" w:rsidRPr="00CE5DAE" w:rsidRDefault="004F42D7">
      <w:pPr>
        <w:pStyle w:val="EndNoteBibliography"/>
        <w:spacing w:after="0"/>
        <w:rPr>
          <w:ins w:id="508" w:author="My Luong Vuong" w:date="2024-05-31T16:58:00Z"/>
        </w:rPr>
        <w:pPrChange w:id="509" w:author="My Luong Vuong" w:date="2024-05-31T16:58:00Z">
          <w:pPr/>
        </w:pPrChange>
      </w:pPr>
      <w:ins w:id="510" w:author="My Luong Vuong" w:date="2024-05-31T16:58:00Z">
        <w:r w:rsidRPr="007C2F81">
          <w:rPr>
            <w:lang w:val="de-DE"/>
            <w:rPrChange w:id="511" w:author="My Luong Vuong" w:date="2024-08-19T15:03:00Z">
              <w:rPr/>
            </w:rPrChange>
          </w:rPr>
          <w:t xml:space="preserve">[2] Schroeder M, Weber T, Denker T, Winterland S, Wichmann D, Rohde H, et al. </w:t>
        </w:r>
        <w:r w:rsidRPr="00CE5DAE">
          <w:t xml:space="preserve">Epidemiology, clinical characteristics, and outcome of candidemia in critically ill patients in Germany: a single-center retrospective 10-year analysis. Annals of Intensive Care. 2020;10:142. </w:t>
        </w:r>
        <w:r>
          <w:fldChar w:fldCharType="begin"/>
        </w:r>
        <w:r>
          <w:instrText>HYPERLINK "http://doi.org/10.1186/s13613-020-00755-8"</w:instrText>
        </w:r>
        <w:r>
          <w:fldChar w:fldCharType="separate"/>
        </w:r>
        <w:r w:rsidRPr="004F42D7">
          <w:rPr>
            <w:rStyle w:val="Hyperlink"/>
            <w:rPrChange w:id="512" w:author="My Luong Vuong" w:date="2024-05-31T16:58:00Z">
              <w:rPr/>
            </w:rPrChange>
          </w:rPr>
          <w:t>http://doi.org/10.1186/s13613-020-00755-8</w:t>
        </w:r>
        <w:r>
          <w:fldChar w:fldCharType="end"/>
        </w:r>
        <w:r w:rsidRPr="00CE5DAE">
          <w:t>.</w:t>
        </w:r>
      </w:ins>
    </w:p>
    <w:p w14:paraId="11E88C76" w14:textId="4BBE5634" w:rsidR="004F42D7" w:rsidRPr="00CE5DAE" w:rsidRDefault="004F42D7">
      <w:pPr>
        <w:pStyle w:val="EndNoteBibliography"/>
        <w:spacing w:after="0"/>
        <w:rPr>
          <w:ins w:id="513" w:author="My Luong Vuong" w:date="2024-05-31T16:58:00Z"/>
        </w:rPr>
        <w:pPrChange w:id="514" w:author="My Luong Vuong" w:date="2024-05-31T16:58:00Z">
          <w:pPr/>
        </w:pPrChange>
      </w:pPr>
      <w:ins w:id="515" w:author="My Luong Vuong" w:date="2024-05-31T16:58:00Z">
        <w:r w:rsidRPr="00CE5DAE">
          <w:t xml:space="preserve">[3] Bassetti M, Giacobbe DR, Vena A, Trucchi C, Ansaldi F, Antonelli M, et al. Incidence and outcome of invasive candidiasis in intensive care units (ICUs) in Europe: results of the EUCANDICU project. Critical Care. 2019;23:219. </w:t>
        </w:r>
        <w:r>
          <w:fldChar w:fldCharType="begin"/>
        </w:r>
        <w:r>
          <w:instrText>HYPERLINK "http://doi.org/10.1186/s13054-019-2497-3"</w:instrText>
        </w:r>
        <w:r>
          <w:fldChar w:fldCharType="separate"/>
        </w:r>
        <w:r w:rsidRPr="004F42D7">
          <w:rPr>
            <w:rStyle w:val="Hyperlink"/>
            <w:rPrChange w:id="516" w:author="My Luong Vuong" w:date="2024-05-31T16:58:00Z">
              <w:rPr/>
            </w:rPrChange>
          </w:rPr>
          <w:t>http://doi.org/10.1186/s13054-019-2497-3</w:t>
        </w:r>
        <w:r>
          <w:fldChar w:fldCharType="end"/>
        </w:r>
        <w:r w:rsidRPr="00CE5DAE">
          <w:t>.</w:t>
        </w:r>
      </w:ins>
    </w:p>
    <w:p w14:paraId="4893C70A" w14:textId="63BF2925" w:rsidR="004F42D7" w:rsidRPr="00CE5DAE" w:rsidRDefault="004F42D7">
      <w:pPr>
        <w:pStyle w:val="EndNoteBibliography"/>
        <w:spacing w:after="0"/>
        <w:rPr>
          <w:ins w:id="517" w:author="My Luong Vuong" w:date="2024-05-31T16:58:00Z"/>
        </w:rPr>
        <w:pPrChange w:id="518" w:author="My Luong Vuong" w:date="2024-05-31T16:58:00Z">
          <w:pPr/>
        </w:pPrChange>
      </w:pPr>
      <w:ins w:id="519" w:author="My Luong Vuong" w:date="2024-05-31T16:58:00Z">
        <w:r w:rsidRPr="00CE5DAE">
          <w:t xml:space="preserve">[4] Sbrana F, Sozio E, Bassetti M, Ripoli A, Pieralli F, Azzini AM, et al. Independent risk factors for mortality in critically ill patients with candidemia on Italian Internal Medicine Wards. Internal and Emergency Medicine. 2018;13:199-204. </w:t>
        </w:r>
        <w:r>
          <w:fldChar w:fldCharType="begin"/>
        </w:r>
        <w:r>
          <w:instrText>HYPERLINK "http://doi.org/10.1007/s11739-017-1783-9"</w:instrText>
        </w:r>
        <w:r>
          <w:fldChar w:fldCharType="separate"/>
        </w:r>
        <w:r w:rsidRPr="004F42D7">
          <w:rPr>
            <w:rStyle w:val="Hyperlink"/>
            <w:rPrChange w:id="520" w:author="My Luong Vuong" w:date="2024-05-31T16:58:00Z">
              <w:rPr/>
            </w:rPrChange>
          </w:rPr>
          <w:t>http://doi.org/10.1007/s11739-017-1783-9</w:t>
        </w:r>
        <w:r>
          <w:fldChar w:fldCharType="end"/>
        </w:r>
        <w:r w:rsidRPr="00CE5DAE">
          <w:t>.</w:t>
        </w:r>
      </w:ins>
    </w:p>
    <w:p w14:paraId="1F0D6CAD" w14:textId="77777777" w:rsidR="004F42D7" w:rsidRPr="00CE5DAE" w:rsidRDefault="004F42D7">
      <w:pPr>
        <w:pStyle w:val="EndNoteBibliography"/>
        <w:spacing w:after="0"/>
        <w:rPr>
          <w:ins w:id="521" w:author="My Luong Vuong" w:date="2024-05-31T16:58:00Z"/>
        </w:rPr>
        <w:pPrChange w:id="522" w:author="My Luong Vuong" w:date="2024-05-31T16:58:00Z">
          <w:pPr/>
        </w:pPrChange>
      </w:pPr>
      <w:ins w:id="523" w:author="My Luong Vuong" w:date="2024-05-31T16:58:00Z">
        <w:r w:rsidRPr="00CE5DAE">
          <w:t>[5] Pfizer. Summary of Product Characteristics (SmPC) Diflucan. Summary of Product Characteristics (SmPC) Diflucan. 2012.</w:t>
        </w:r>
      </w:ins>
    </w:p>
    <w:p w14:paraId="0021E3AD" w14:textId="3161A445" w:rsidR="004F42D7" w:rsidRPr="00CE5DAE" w:rsidRDefault="004F42D7">
      <w:pPr>
        <w:pStyle w:val="EndNoteBibliography"/>
        <w:spacing w:after="0"/>
        <w:rPr>
          <w:ins w:id="524" w:author="My Luong Vuong" w:date="2024-05-31T16:58:00Z"/>
        </w:rPr>
        <w:pPrChange w:id="525" w:author="My Luong Vuong" w:date="2024-05-31T16:58:00Z">
          <w:pPr/>
        </w:pPrChange>
      </w:pPr>
      <w:ins w:id="526" w:author="My Luong Vuong" w:date="2024-05-31T16:58:00Z">
        <w:r w:rsidRPr="00CE5DAE">
          <w:t xml:space="preserve">[6] Pappas PG, Kauffman CA, Andes DR, Clancy CJ, Marr KA, Ostrosky-Zeichner L, et al. Clinical Practice Guideline for the Management of Candidiasis: 2016 Update by the Infectious Diseases Society of America. Clin Infect Dis. 2016;62:e1-50. </w:t>
        </w:r>
        <w:r>
          <w:fldChar w:fldCharType="begin"/>
        </w:r>
        <w:r>
          <w:instrText>HYPERLINK "http://doi.org/10.1093/cid/civ933"</w:instrText>
        </w:r>
        <w:r>
          <w:fldChar w:fldCharType="separate"/>
        </w:r>
        <w:r w:rsidRPr="004F42D7">
          <w:rPr>
            <w:rStyle w:val="Hyperlink"/>
            <w:rPrChange w:id="527" w:author="My Luong Vuong" w:date="2024-05-31T16:58:00Z">
              <w:rPr/>
            </w:rPrChange>
          </w:rPr>
          <w:t>http://doi.org/10.1093/cid/civ933</w:t>
        </w:r>
        <w:r>
          <w:fldChar w:fldCharType="end"/>
        </w:r>
        <w:r w:rsidRPr="00CE5DAE">
          <w:t>.</w:t>
        </w:r>
      </w:ins>
    </w:p>
    <w:p w14:paraId="14C958CC" w14:textId="48E583BD" w:rsidR="004F42D7" w:rsidRPr="00CE5DAE" w:rsidRDefault="004F42D7">
      <w:pPr>
        <w:pStyle w:val="EndNoteBibliography"/>
        <w:spacing w:after="0"/>
        <w:rPr>
          <w:ins w:id="528" w:author="My Luong Vuong" w:date="2024-05-31T16:58:00Z"/>
        </w:rPr>
        <w:pPrChange w:id="529" w:author="My Luong Vuong" w:date="2024-05-31T16:58:00Z">
          <w:pPr/>
        </w:pPrChange>
      </w:pPr>
      <w:ins w:id="530" w:author="My Luong Vuong" w:date="2024-05-31T16:58:00Z">
        <w:r w:rsidRPr="00CE5DAE">
          <w:t xml:space="preserve">[7] Grau S, Pozo JC, Romá E, Salavert M, Barrueta JA, Peral C, et al. Cost-effectiveness of three echinocandins and fluconazole in the treatment of candidemia and/or invasive candidiasis in nonneutropenic adult patients. Clinicoecon Outcomes Res. 2015;7:527-35. </w:t>
        </w:r>
        <w:r>
          <w:fldChar w:fldCharType="begin"/>
        </w:r>
        <w:r>
          <w:instrText>HYPERLINK "http://doi.org/10.2147/ceor.S91587"</w:instrText>
        </w:r>
        <w:r>
          <w:fldChar w:fldCharType="separate"/>
        </w:r>
        <w:r w:rsidRPr="004F42D7">
          <w:rPr>
            <w:rStyle w:val="Hyperlink"/>
            <w:rPrChange w:id="531" w:author="My Luong Vuong" w:date="2024-05-31T16:58:00Z">
              <w:rPr/>
            </w:rPrChange>
          </w:rPr>
          <w:t>http://doi.org/10.2147/ceor.S91587</w:t>
        </w:r>
        <w:r>
          <w:fldChar w:fldCharType="end"/>
        </w:r>
        <w:r w:rsidRPr="00CE5DAE">
          <w:t>.</w:t>
        </w:r>
      </w:ins>
    </w:p>
    <w:p w14:paraId="05F9773D" w14:textId="77777777" w:rsidR="004F42D7" w:rsidRPr="00CE5DAE" w:rsidRDefault="004F42D7">
      <w:pPr>
        <w:pStyle w:val="EndNoteBibliography"/>
        <w:spacing w:after="0"/>
        <w:rPr>
          <w:ins w:id="532" w:author="My Luong Vuong" w:date="2024-05-31T16:58:00Z"/>
        </w:rPr>
        <w:pPrChange w:id="533" w:author="My Luong Vuong" w:date="2024-05-31T16:58:00Z">
          <w:pPr/>
        </w:pPrChange>
      </w:pPr>
      <w:ins w:id="534" w:author="My Luong Vuong" w:date="2024-05-31T16:58:00Z">
        <w:r w:rsidRPr="00CE5DAE">
          <w:t>[8] European Committee on Antimicrobial Susceptibility Testing. Fluconazole: Rationale for the clinical breakpoints, version 3.0. 2020.</w:t>
        </w:r>
      </w:ins>
    </w:p>
    <w:p w14:paraId="46607A41" w14:textId="0C0231FD" w:rsidR="004F42D7" w:rsidRPr="00CE5DAE" w:rsidRDefault="004F42D7">
      <w:pPr>
        <w:pStyle w:val="EndNoteBibliography"/>
        <w:spacing w:after="0"/>
        <w:rPr>
          <w:ins w:id="535" w:author="My Luong Vuong" w:date="2024-05-31T16:58:00Z"/>
        </w:rPr>
        <w:pPrChange w:id="536" w:author="My Luong Vuong" w:date="2024-05-31T16:58:00Z">
          <w:pPr/>
        </w:pPrChange>
      </w:pPr>
      <w:ins w:id="537" w:author="My Luong Vuong" w:date="2024-05-31T16:58:00Z">
        <w:r w:rsidRPr="00CE5DAE">
          <w:t xml:space="preserve">[9] Jacobson MA, Hanks DK, Ferrell LD. Fatal acute hepatic necrosis due to fluconazole. The American Journal of Medicine. 1994;96:188-90. </w:t>
        </w:r>
        <w:r>
          <w:fldChar w:fldCharType="begin"/>
        </w:r>
        <w:r>
          <w:instrText>HYPERLINK "http://doi.org/https://doi.org/10.1016/0002-9343(94)90141-4"</w:instrText>
        </w:r>
        <w:r>
          <w:fldChar w:fldCharType="separate"/>
        </w:r>
        <w:r w:rsidRPr="004F42D7">
          <w:rPr>
            <w:rStyle w:val="Hyperlink"/>
            <w:rPrChange w:id="538" w:author="My Luong Vuong" w:date="2024-05-31T16:58:00Z">
              <w:rPr/>
            </w:rPrChange>
          </w:rPr>
          <w:t>http://doi.org/https://doi.org/10.1016/0002-9343(94)90141-4</w:t>
        </w:r>
        <w:r>
          <w:fldChar w:fldCharType="end"/>
        </w:r>
        <w:r w:rsidRPr="00CE5DAE">
          <w:t>.</w:t>
        </w:r>
      </w:ins>
    </w:p>
    <w:p w14:paraId="1BDBB605" w14:textId="77777777" w:rsidR="004F42D7" w:rsidRPr="00CE5DAE" w:rsidRDefault="004F42D7">
      <w:pPr>
        <w:pStyle w:val="EndNoteBibliography"/>
        <w:spacing w:after="0"/>
        <w:rPr>
          <w:ins w:id="539" w:author="My Luong Vuong" w:date="2024-05-31T16:58:00Z"/>
        </w:rPr>
        <w:pPrChange w:id="540" w:author="My Luong Vuong" w:date="2024-05-31T16:58:00Z">
          <w:pPr/>
        </w:pPrChange>
      </w:pPr>
      <w:ins w:id="541" w:author="My Luong Vuong" w:date="2024-05-31T16:58:00Z">
        <w:r w:rsidRPr="00CE5DAE">
          <w:t>[10] Matsumoto K, Ueno K, Yoshimura H, Morii M, Takada M, Sawai T, et al. Fluconazole-Induced Convulsions at Serum Trough Concentrations of Approximately 80 μg/mL. Therapeutic Drug Monitoring. 2000;22:635-6.</w:t>
        </w:r>
      </w:ins>
    </w:p>
    <w:p w14:paraId="3CB8AF77" w14:textId="77777777" w:rsidR="004F42D7" w:rsidRPr="00CE5DAE" w:rsidRDefault="004F42D7">
      <w:pPr>
        <w:pStyle w:val="EndNoteBibliography"/>
        <w:spacing w:after="0"/>
        <w:rPr>
          <w:ins w:id="542" w:author="My Luong Vuong" w:date="2024-05-31T16:58:00Z"/>
        </w:rPr>
        <w:pPrChange w:id="543" w:author="My Luong Vuong" w:date="2024-05-31T16:58:00Z">
          <w:pPr/>
        </w:pPrChange>
      </w:pPr>
      <w:ins w:id="544" w:author="My Luong Vuong" w:date="2024-05-31T16:58:00Z">
        <w:r w:rsidRPr="00CE5DAE">
          <w:t>[11] Lewis R, Brüggemann R, Padoin C, Maertens J, Marchetti O, Groll A, et al. Triazole antifungal therapeutic drug monitoring.  Sixth European Conference on Infections in Leukaemia Meeting, Sophia Antipolis, France2015.</w:t>
        </w:r>
      </w:ins>
    </w:p>
    <w:p w14:paraId="6C2D0879" w14:textId="5AA5C577" w:rsidR="004F42D7" w:rsidRPr="00CE5DAE" w:rsidRDefault="004F42D7">
      <w:pPr>
        <w:pStyle w:val="EndNoteBibliography"/>
        <w:spacing w:after="0"/>
        <w:rPr>
          <w:ins w:id="545" w:author="My Luong Vuong" w:date="2024-05-31T16:58:00Z"/>
        </w:rPr>
        <w:pPrChange w:id="546" w:author="My Luong Vuong" w:date="2024-05-31T16:58:00Z">
          <w:pPr/>
        </w:pPrChange>
      </w:pPr>
      <w:ins w:id="547" w:author="My Luong Vuong" w:date="2024-05-31T16:58:00Z">
        <w:r w:rsidRPr="00CE5DAE">
          <w:t xml:space="preserve">[12] Sandaradura I, Marriott DJE, Day RO, Norris RLG, Pang E, Stocker SL, et al. Current fluconazole treatment regimens result in under-dosing of critically ill adults during early therapy. Eur J Clin Microbiol Infect Dis. 2021;40:1521-8. </w:t>
        </w:r>
        <w:r>
          <w:fldChar w:fldCharType="begin"/>
        </w:r>
        <w:r>
          <w:instrText>HYPERLINK "http://doi.org/10.1007/s10096-021-04201-w"</w:instrText>
        </w:r>
        <w:r>
          <w:fldChar w:fldCharType="separate"/>
        </w:r>
        <w:r w:rsidRPr="004F42D7">
          <w:rPr>
            <w:rStyle w:val="Hyperlink"/>
            <w:rPrChange w:id="548" w:author="My Luong Vuong" w:date="2024-05-31T16:58:00Z">
              <w:rPr/>
            </w:rPrChange>
          </w:rPr>
          <w:t>http://doi.org/10.1007/s10096-021-04201-w</w:t>
        </w:r>
        <w:r>
          <w:fldChar w:fldCharType="end"/>
        </w:r>
        <w:r w:rsidRPr="00CE5DAE">
          <w:t>.</w:t>
        </w:r>
      </w:ins>
    </w:p>
    <w:p w14:paraId="54D70616" w14:textId="40EF66AC" w:rsidR="004F42D7" w:rsidRPr="00CE5DAE" w:rsidRDefault="004F42D7">
      <w:pPr>
        <w:pStyle w:val="EndNoteBibliography"/>
        <w:spacing w:after="0"/>
        <w:rPr>
          <w:ins w:id="549" w:author="My Luong Vuong" w:date="2024-05-31T16:58:00Z"/>
        </w:rPr>
        <w:pPrChange w:id="550" w:author="My Luong Vuong" w:date="2024-05-31T16:58:00Z">
          <w:pPr/>
        </w:pPrChange>
      </w:pPr>
      <w:ins w:id="551" w:author="My Luong Vuong" w:date="2024-05-31T16:58:00Z">
        <w:r w:rsidRPr="00CE5DAE">
          <w: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t>
        </w:r>
        <w:r>
          <w:fldChar w:fldCharType="begin"/>
        </w:r>
        <w:r>
          <w:instrText>HYPERLINK "http://doi.org/10.1128/aac.01554-20"</w:instrText>
        </w:r>
        <w:r>
          <w:fldChar w:fldCharType="separate"/>
        </w:r>
        <w:r w:rsidRPr="004F42D7">
          <w:rPr>
            <w:rStyle w:val="Hyperlink"/>
            <w:rPrChange w:id="552" w:author="My Luong Vuong" w:date="2024-05-31T16:58:00Z">
              <w:rPr/>
            </w:rPrChange>
          </w:rPr>
          <w:t>http://doi.org/10.1128/aac.01554-20</w:t>
        </w:r>
        <w:r>
          <w:fldChar w:fldCharType="end"/>
        </w:r>
        <w:r w:rsidRPr="00CE5DAE">
          <w:t>.</w:t>
        </w:r>
      </w:ins>
    </w:p>
    <w:p w14:paraId="49824E97" w14:textId="21ED8EA2" w:rsidR="004F42D7" w:rsidRPr="00CE5DAE" w:rsidRDefault="004F42D7">
      <w:pPr>
        <w:pStyle w:val="EndNoteBibliography"/>
        <w:spacing w:after="0"/>
        <w:rPr>
          <w:ins w:id="553" w:author="My Luong Vuong" w:date="2024-05-31T16:58:00Z"/>
        </w:rPr>
        <w:pPrChange w:id="554" w:author="My Luong Vuong" w:date="2024-05-31T16:58:00Z">
          <w:pPr/>
        </w:pPrChange>
      </w:pPr>
      <w:ins w:id="555" w:author="My Luong Vuong" w:date="2024-05-31T16:58:00Z">
        <w:r w:rsidRPr="00CE5DAE">
          <w:t xml:space="preserve">[14] Muilwijk EW, de Lange DW, Schouten JA, Wasmann RE, Ter Heine R, Burger DM, et al. Suboptimal Dosing of Fluconazole in Critically Ill Patients: Time To Rethink Dosing. Antimicrob Agents Chemother. 2020;64. </w:t>
        </w:r>
        <w:r>
          <w:fldChar w:fldCharType="begin"/>
        </w:r>
        <w:r>
          <w:instrText>HYPERLINK "http://doi.org/10.1128/aac.00984-20"</w:instrText>
        </w:r>
        <w:r>
          <w:fldChar w:fldCharType="separate"/>
        </w:r>
        <w:r w:rsidRPr="004F42D7">
          <w:rPr>
            <w:rStyle w:val="Hyperlink"/>
            <w:rPrChange w:id="556" w:author="My Luong Vuong" w:date="2024-05-31T16:58:00Z">
              <w:rPr/>
            </w:rPrChange>
          </w:rPr>
          <w:t>http://doi.org/10.1128/aac.00984-20</w:t>
        </w:r>
        <w:r>
          <w:fldChar w:fldCharType="end"/>
        </w:r>
        <w:r w:rsidRPr="00CE5DAE">
          <w:t>.</w:t>
        </w:r>
      </w:ins>
    </w:p>
    <w:p w14:paraId="0A978DF0" w14:textId="198CBC1B" w:rsidR="004F42D7" w:rsidRPr="00CE5DAE" w:rsidRDefault="004F42D7">
      <w:pPr>
        <w:pStyle w:val="EndNoteBibliography"/>
        <w:spacing w:after="0"/>
        <w:rPr>
          <w:ins w:id="557" w:author="My Luong Vuong" w:date="2024-05-31T16:58:00Z"/>
        </w:rPr>
        <w:pPrChange w:id="558" w:author="My Luong Vuong" w:date="2024-05-31T16:58:00Z">
          <w:pPr/>
        </w:pPrChange>
      </w:pPr>
      <w:ins w:id="559" w:author="My Luong Vuong" w:date="2024-05-31T16:58:00Z">
        <w:r w:rsidRPr="00CE5DAE">
          <w:t xml:space="preserve">[15] Alobaid AS, Wallis SC, Jarrett P, Starr T, Stuart J, Lassig-Smith M, et al. Effect of Obesity on the Population Pharmacokinetics of Fluconazole in Critically Ill Patients. Antimicrob Agents Chemother. 2016;60:6550-7. </w:t>
        </w:r>
        <w:r>
          <w:fldChar w:fldCharType="begin"/>
        </w:r>
        <w:r>
          <w:instrText>HYPERLINK "http://doi.org/10.1128/aac.01088-16"</w:instrText>
        </w:r>
        <w:r>
          <w:fldChar w:fldCharType="separate"/>
        </w:r>
        <w:r w:rsidRPr="004F42D7">
          <w:rPr>
            <w:rStyle w:val="Hyperlink"/>
            <w:rPrChange w:id="560" w:author="My Luong Vuong" w:date="2024-05-31T16:58:00Z">
              <w:rPr/>
            </w:rPrChange>
          </w:rPr>
          <w:t>http://doi.org/10.1128/aac.01088-16</w:t>
        </w:r>
        <w:r>
          <w:fldChar w:fldCharType="end"/>
        </w:r>
        <w:r w:rsidRPr="00CE5DAE">
          <w:t>.</w:t>
        </w:r>
      </w:ins>
    </w:p>
    <w:p w14:paraId="11B392F3" w14:textId="52DC00D4" w:rsidR="004F42D7" w:rsidRPr="00CE5DAE" w:rsidRDefault="004F42D7">
      <w:pPr>
        <w:pStyle w:val="EndNoteBibliography"/>
        <w:spacing w:after="0"/>
        <w:rPr>
          <w:ins w:id="561" w:author="My Luong Vuong" w:date="2024-05-31T16:58:00Z"/>
        </w:rPr>
        <w:pPrChange w:id="562" w:author="My Luong Vuong" w:date="2024-05-31T16:58:00Z">
          <w:pPr/>
        </w:pPrChange>
      </w:pPr>
      <w:ins w:id="563" w:author="My Luong Vuong" w:date="2024-05-31T16:58:00Z">
        <w:r w:rsidRPr="00CE5DAE">
          <w:t xml:space="preserve">[16] Mould DR, Upton RN. Basic concepts in population modeling, simulation, and model-based drug development-part 2: introduction to pharmacokinetic modeling methods. CPT Pharmacometrics Syst Pharmacol. 2013;2:e38. </w:t>
        </w:r>
        <w:r>
          <w:fldChar w:fldCharType="begin"/>
        </w:r>
        <w:r>
          <w:instrText>HYPERLINK "http://doi.org/10.1038/psp.2013.14"</w:instrText>
        </w:r>
        <w:r>
          <w:fldChar w:fldCharType="separate"/>
        </w:r>
        <w:r w:rsidRPr="004F42D7">
          <w:rPr>
            <w:rStyle w:val="Hyperlink"/>
            <w:rPrChange w:id="564" w:author="My Luong Vuong" w:date="2024-05-31T16:58:00Z">
              <w:rPr/>
            </w:rPrChange>
          </w:rPr>
          <w:t>http://doi.org/10.1038/psp.2013.14</w:t>
        </w:r>
        <w:r>
          <w:fldChar w:fldCharType="end"/>
        </w:r>
        <w:r w:rsidRPr="00CE5DAE">
          <w:t>.</w:t>
        </w:r>
      </w:ins>
    </w:p>
    <w:p w14:paraId="0E595435" w14:textId="3DAFFAC9" w:rsidR="004F42D7" w:rsidRPr="00CE5DAE" w:rsidRDefault="004F42D7">
      <w:pPr>
        <w:pStyle w:val="EndNoteBibliography"/>
        <w:spacing w:after="0"/>
        <w:rPr>
          <w:ins w:id="565" w:author="My Luong Vuong" w:date="2024-05-31T16:58:00Z"/>
        </w:rPr>
        <w:pPrChange w:id="566" w:author="My Luong Vuong" w:date="2024-05-31T16:58:00Z">
          <w:pPr/>
        </w:pPrChange>
      </w:pPr>
      <w:ins w:id="567" w:author="My Luong Vuong" w:date="2024-05-31T16:58:00Z">
        <w:r w:rsidRPr="00CE5DAE">
          <w:lastRenderedPageBreak/>
          <w:t xml:space="preserve">[17] Boer P. Estimated lean body mass as an index for normalization of body fluid volumes in humans. Am J Physiol. 1984;247:F632-6. </w:t>
        </w:r>
        <w:r>
          <w:fldChar w:fldCharType="begin"/>
        </w:r>
        <w:r>
          <w:instrText>HYPERLINK "http://doi.org/10.1152/ajprenal.1984.247.4.F632"</w:instrText>
        </w:r>
        <w:r>
          <w:fldChar w:fldCharType="separate"/>
        </w:r>
        <w:r w:rsidRPr="004F42D7">
          <w:rPr>
            <w:rStyle w:val="Hyperlink"/>
            <w:rPrChange w:id="568" w:author="My Luong Vuong" w:date="2024-05-31T16:58:00Z">
              <w:rPr/>
            </w:rPrChange>
          </w:rPr>
          <w:t>http://doi.org/10.1152/ajprenal.1984.247.4.F632</w:t>
        </w:r>
        <w:r>
          <w:fldChar w:fldCharType="end"/>
        </w:r>
        <w:r w:rsidRPr="00CE5DAE">
          <w:t>.</w:t>
        </w:r>
      </w:ins>
    </w:p>
    <w:p w14:paraId="53D9A4A3" w14:textId="591C6D81" w:rsidR="004F42D7" w:rsidRPr="00CE5DAE" w:rsidRDefault="004F42D7">
      <w:pPr>
        <w:pStyle w:val="EndNoteBibliography"/>
        <w:spacing w:after="0"/>
        <w:rPr>
          <w:ins w:id="569" w:author="My Luong Vuong" w:date="2024-05-31T16:58:00Z"/>
        </w:rPr>
        <w:pPrChange w:id="570" w:author="My Luong Vuong" w:date="2024-05-31T16:58:00Z">
          <w:pPr/>
        </w:pPrChange>
      </w:pPr>
      <w:ins w:id="571" w:author="My Luong Vuong" w:date="2024-05-31T16:58:00Z">
        <w:r w:rsidRPr="00CE5DAE">
          <w:t xml:space="preserve">[18] Sharma A, Sahasrabudhe V, Musib L, Zhang S, Younis I, Kanodia J. Time to Rethink the Current Paradigm for Assessing Kidney Function in Drug Development and Beyond. Clin Pharmacol Ther. 2022;112:946-58. </w:t>
        </w:r>
        <w:r>
          <w:fldChar w:fldCharType="begin"/>
        </w:r>
        <w:r>
          <w:instrText>HYPERLINK "http://doi.org/10.1002/cpt.2489"</w:instrText>
        </w:r>
        <w:r>
          <w:fldChar w:fldCharType="separate"/>
        </w:r>
        <w:r w:rsidRPr="004F42D7">
          <w:rPr>
            <w:rStyle w:val="Hyperlink"/>
            <w:rPrChange w:id="572" w:author="My Luong Vuong" w:date="2024-05-31T16:58:00Z">
              <w:rPr/>
            </w:rPrChange>
          </w:rPr>
          <w:t>http://doi.org/10.1002/cpt.2489</w:t>
        </w:r>
        <w:r>
          <w:fldChar w:fldCharType="end"/>
        </w:r>
        <w:r w:rsidRPr="00CE5DAE">
          <w:t>.</w:t>
        </w:r>
      </w:ins>
    </w:p>
    <w:p w14:paraId="63863250" w14:textId="77777777" w:rsidR="004F42D7" w:rsidRPr="00CE5DAE" w:rsidRDefault="004F42D7">
      <w:pPr>
        <w:pStyle w:val="EndNoteBibliography"/>
        <w:spacing w:after="0"/>
        <w:rPr>
          <w:ins w:id="573" w:author="My Luong Vuong" w:date="2024-05-31T16:58:00Z"/>
        </w:rPr>
        <w:pPrChange w:id="574" w:author="My Luong Vuong" w:date="2024-05-31T16:58:00Z">
          <w:pPr/>
        </w:pPrChange>
      </w:pPr>
      <w:ins w:id="575" w:author="My Luong Vuong" w:date="2024-05-31T16:58:00Z">
        <w:r w:rsidRPr="00CE5DAE">
          <w:t>[19] Buuren Sv. Flexible Imputation of Missing Data, Second Edition: Taylor &amp; Francis Group; 2018.</w:t>
        </w:r>
      </w:ins>
    </w:p>
    <w:p w14:paraId="54A75EAC" w14:textId="77777777" w:rsidR="004F42D7" w:rsidRPr="00CE5DAE" w:rsidRDefault="004F42D7">
      <w:pPr>
        <w:pStyle w:val="EndNoteBibliography"/>
        <w:spacing w:after="0"/>
        <w:rPr>
          <w:ins w:id="576" w:author="My Luong Vuong" w:date="2024-05-31T16:58:00Z"/>
        </w:rPr>
        <w:pPrChange w:id="577" w:author="My Luong Vuong" w:date="2024-05-31T16:58:00Z">
          <w:pPr/>
        </w:pPrChange>
      </w:pPr>
      <w:ins w:id="578" w:author="My Luong Vuong" w:date="2024-05-31T16:58:00Z">
        <w:r w:rsidRPr="00CE5DAE">
          <w:t>[20] Hosmer DW, Lemeshow S, May S. Applied Survival Analysis: Regression Modeling of Time-to-Event Data, Second Edition: John Wiley &amp; Sons, Inc.; 2008.</w:t>
        </w:r>
      </w:ins>
    </w:p>
    <w:p w14:paraId="29D97D1A" w14:textId="77777777" w:rsidR="004F42D7" w:rsidRPr="00CE5DAE" w:rsidRDefault="004F42D7">
      <w:pPr>
        <w:pStyle w:val="EndNoteBibliography"/>
        <w:spacing w:after="0"/>
        <w:rPr>
          <w:ins w:id="579" w:author="My Luong Vuong" w:date="2024-05-31T16:58:00Z"/>
        </w:rPr>
        <w:pPrChange w:id="580" w:author="My Luong Vuong" w:date="2024-05-31T16:58:00Z">
          <w:pPr/>
        </w:pPrChange>
      </w:pPr>
      <w:ins w:id="581" w:author="My Luong Vuong" w:date="2024-05-31T16:58:00Z">
        <w:r w:rsidRPr="00CE5DAE">
          <w:t>[21] Committee for Medicinal Products for Human Use (CHMP) EMA. Guideline on the use of pharmacokinetics and pharmacodynamics in the development of antimicrobial medicinal products. United Kingdom: European Medicines Agency; 2016.</w:t>
        </w:r>
      </w:ins>
    </w:p>
    <w:p w14:paraId="1B6B3784" w14:textId="77777777" w:rsidR="004F42D7" w:rsidRPr="00CE5DAE" w:rsidRDefault="004F42D7">
      <w:pPr>
        <w:pStyle w:val="EndNoteBibliography"/>
        <w:spacing w:after="0"/>
        <w:rPr>
          <w:ins w:id="582" w:author="My Luong Vuong" w:date="2024-05-31T16:58:00Z"/>
        </w:rPr>
        <w:pPrChange w:id="583" w:author="My Luong Vuong" w:date="2024-05-31T16:58:00Z">
          <w:pPr/>
        </w:pPrChange>
      </w:pPr>
      <w:ins w:id="584" w:author="My Luong Vuong" w:date="2024-05-31T16:58:00Z">
        <w:r w:rsidRPr="00CE5DAE">
          <w:t>[22] Ramachandran KM, Tsokos CP. Chapter 5 - Statistical estimation. In: Ramachandran KM, Tsokos CP, editors. Mathematical Statistics with Applications in R (Third Edition): Academic Press; 2021. p. 179-251.</w:t>
        </w:r>
      </w:ins>
    </w:p>
    <w:p w14:paraId="1D04EA5E" w14:textId="6C9D5D0E" w:rsidR="004F42D7" w:rsidRPr="00CE5DAE" w:rsidRDefault="004F42D7">
      <w:pPr>
        <w:pStyle w:val="EndNoteBibliography"/>
        <w:spacing w:after="0"/>
        <w:rPr>
          <w:ins w:id="585" w:author="My Luong Vuong" w:date="2024-05-31T16:58:00Z"/>
        </w:rPr>
        <w:pPrChange w:id="586" w:author="My Luong Vuong" w:date="2024-05-31T16:58:00Z">
          <w:pPr/>
        </w:pPrChange>
      </w:pPr>
      <w:ins w:id="587" w:author="My Luong Vuong" w:date="2024-05-31T16:58:00Z">
        <w:r w:rsidRPr="00CE5DAE">
          <w:t xml:space="preserve">[23] Wickham H, Grolemund G. R for Data Science2017. </w:t>
        </w:r>
        <w:r>
          <w:fldChar w:fldCharType="begin"/>
        </w:r>
        <w:r>
          <w:instrText>HYPERLINK "https://r4ds.had.co.nz/"</w:instrText>
        </w:r>
        <w:r>
          <w:fldChar w:fldCharType="separate"/>
        </w:r>
        <w:r w:rsidRPr="004F42D7">
          <w:rPr>
            <w:rStyle w:val="Hyperlink"/>
            <w:rPrChange w:id="588" w:author="My Luong Vuong" w:date="2024-05-31T16:58:00Z">
              <w:rPr/>
            </w:rPrChange>
          </w:rPr>
          <w:t>https://r4ds.had.co.nz/</w:t>
        </w:r>
        <w:r>
          <w:fldChar w:fldCharType="end"/>
        </w:r>
        <w:r w:rsidRPr="00CE5DAE">
          <w:t>.</w:t>
        </w:r>
      </w:ins>
    </w:p>
    <w:p w14:paraId="2D3CA6B0" w14:textId="16BE9874" w:rsidR="004F42D7" w:rsidRPr="00CE5DAE" w:rsidRDefault="004F42D7">
      <w:pPr>
        <w:pStyle w:val="EndNoteBibliography"/>
        <w:spacing w:after="0"/>
        <w:rPr>
          <w:ins w:id="589" w:author="My Luong Vuong" w:date="2024-05-31T16:58:00Z"/>
        </w:rPr>
        <w:pPrChange w:id="590" w:author="My Luong Vuong" w:date="2024-05-31T16:58:00Z">
          <w:pPr/>
        </w:pPrChange>
      </w:pPr>
      <w:ins w:id="591" w:author="My Luong Vuong" w:date="2024-05-31T16:58:00Z">
        <w:r w:rsidRPr="00CE5DAE">
          <w:t xml:space="preserve">[24] Keizer RJ, Karlsson MO, Hooker A. Modeling and Simulation Workbench for NONMEM: Tutorial on Pirana, PsN, and Xpose. CPT Pharmacometrics Syst Pharmacol. 2013;2:e50. </w:t>
        </w:r>
        <w:r>
          <w:fldChar w:fldCharType="begin"/>
        </w:r>
        <w:r>
          <w:instrText>HYPERLINK "http://doi.org/10.1038/psp.2013.24"</w:instrText>
        </w:r>
        <w:r>
          <w:fldChar w:fldCharType="separate"/>
        </w:r>
        <w:r w:rsidRPr="004F42D7">
          <w:rPr>
            <w:rStyle w:val="Hyperlink"/>
            <w:rPrChange w:id="592" w:author="My Luong Vuong" w:date="2024-05-31T16:58:00Z">
              <w:rPr/>
            </w:rPrChange>
          </w:rPr>
          <w:t>http://doi.org/10.1038/psp.2013.24</w:t>
        </w:r>
        <w:r>
          <w:fldChar w:fldCharType="end"/>
        </w:r>
        <w:r w:rsidRPr="00CE5DAE">
          <w:t>.</w:t>
        </w:r>
      </w:ins>
    </w:p>
    <w:p w14:paraId="2BEC66EE" w14:textId="715EE4B9" w:rsidR="004F42D7" w:rsidRPr="00CE5DAE" w:rsidRDefault="004F42D7">
      <w:pPr>
        <w:pStyle w:val="EndNoteBibliography"/>
        <w:spacing w:after="0"/>
        <w:rPr>
          <w:ins w:id="593" w:author="My Luong Vuong" w:date="2024-05-31T16:58:00Z"/>
        </w:rPr>
        <w:pPrChange w:id="594" w:author="My Luong Vuong" w:date="2024-05-31T16:58:00Z">
          <w:pPr/>
        </w:pPrChange>
      </w:pPr>
      <w:ins w:id="595" w:author="My Luong Vuong" w:date="2024-05-31T16:58:00Z">
        <w:r w:rsidRPr="00CE5DAE">
          <w:t xml:space="preserve">[25] Bergner R, Hoffmann M, Riedel KD, Mikus G, Henrich DM, Haefeli WE, et al. Fluconazole dosing in continuous veno-venous haemofiltration (CVVHF): need for a high daily dose of 800 mg. Nephrol Dial Transplant. 2006;21:1019-23. </w:t>
        </w:r>
        <w:r>
          <w:fldChar w:fldCharType="begin"/>
        </w:r>
        <w:r>
          <w:instrText>HYPERLINK "http://doi.org/10.1093/ndt/gfi284"</w:instrText>
        </w:r>
        <w:r>
          <w:fldChar w:fldCharType="separate"/>
        </w:r>
        <w:r w:rsidRPr="004F42D7">
          <w:rPr>
            <w:rStyle w:val="Hyperlink"/>
            <w:rPrChange w:id="596" w:author="My Luong Vuong" w:date="2024-05-31T16:58:00Z">
              <w:rPr/>
            </w:rPrChange>
          </w:rPr>
          <w:t>http://doi.org/10.1093/ndt/gfi284</w:t>
        </w:r>
        <w:r>
          <w:fldChar w:fldCharType="end"/>
        </w:r>
        <w:r w:rsidRPr="00CE5DAE">
          <w:t>.</w:t>
        </w:r>
      </w:ins>
    </w:p>
    <w:p w14:paraId="6E4AFC3A" w14:textId="7BCEA8F6" w:rsidR="004F42D7" w:rsidRPr="00CE5DAE" w:rsidRDefault="004F42D7">
      <w:pPr>
        <w:pStyle w:val="EndNoteBibliography"/>
        <w:spacing w:after="0"/>
        <w:rPr>
          <w:ins w:id="597" w:author="My Luong Vuong" w:date="2024-05-31T16:58:00Z"/>
        </w:rPr>
        <w:pPrChange w:id="598" w:author="My Luong Vuong" w:date="2024-05-31T16:58:00Z">
          <w:pPr/>
        </w:pPrChange>
      </w:pPr>
      <w:ins w:id="599" w:author="My Luong Vuong" w:date="2024-05-31T16:58:00Z">
        <w:r w:rsidRPr="00CE5DAE">
          <w:t xml:space="preserve">[26] Buijk SL, Gyssens IC, Mouton JW, Verbrugh HA, Touw DJ, Bruining HA. Pharmacokinetics of sequential intravenous and enteral fluconazole in critically ill surgical patients with invasive mycoses and compromised gastro-intestinal function. Intensive Care Med. 2001;27:115-21. </w:t>
        </w:r>
        <w:r>
          <w:fldChar w:fldCharType="begin"/>
        </w:r>
        <w:r>
          <w:instrText>HYPERLINK "http://doi.org/10.1007/s001340000771"</w:instrText>
        </w:r>
        <w:r>
          <w:fldChar w:fldCharType="separate"/>
        </w:r>
        <w:r w:rsidRPr="004F42D7">
          <w:rPr>
            <w:rStyle w:val="Hyperlink"/>
            <w:rPrChange w:id="600" w:author="My Luong Vuong" w:date="2024-05-31T16:58:00Z">
              <w:rPr/>
            </w:rPrChange>
          </w:rPr>
          <w:t>http://doi.org/10.1007/s001340000771</w:t>
        </w:r>
        <w:r>
          <w:fldChar w:fldCharType="end"/>
        </w:r>
        <w:r w:rsidRPr="00CE5DAE">
          <w:t>.</w:t>
        </w:r>
      </w:ins>
    </w:p>
    <w:p w14:paraId="060D2110" w14:textId="77777777" w:rsidR="004F42D7" w:rsidRPr="00CE5DAE" w:rsidRDefault="004F42D7">
      <w:pPr>
        <w:pStyle w:val="EndNoteBibliography"/>
        <w:spacing w:after="0"/>
        <w:rPr>
          <w:ins w:id="601" w:author="My Luong Vuong" w:date="2024-05-31T16:58:00Z"/>
        </w:rPr>
        <w:pPrChange w:id="602" w:author="My Luong Vuong" w:date="2024-05-31T16:58:00Z">
          <w:pPr/>
        </w:pPrChange>
      </w:pPr>
      <w:ins w:id="603" w:author="My Luong Vuong" w:date="2024-05-31T16:58:00Z">
        <w:r w:rsidRPr="00CE5DAE">
          <w:t>[27]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t>
        </w:r>
      </w:ins>
    </w:p>
    <w:p w14:paraId="35280E62" w14:textId="58D34751" w:rsidR="004F42D7" w:rsidRPr="00CE5DAE" w:rsidRDefault="004F42D7">
      <w:pPr>
        <w:pStyle w:val="EndNoteBibliography"/>
        <w:spacing w:after="0"/>
        <w:rPr>
          <w:ins w:id="604" w:author="My Luong Vuong" w:date="2024-05-31T16:58:00Z"/>
        </w:rPr>
        <w:pPrChange w:id="605" w:author="My Luong Vuong" w:date="2024-05-31T16:58:00Z">
          <w:pPr/>
        </w:pPrChange>
      </w:pPr>
      <w:ins w:id="606" w:author="My Luong Vuong" w:date="2024-05-31T16:58:00Z">
        <w:r w:rsidRPr="00CE5DAE">
          <w:t xml:space="preserve">[28] Van Daele R, Wauters J, Lagrou K, Denooz R, Hayette MP, Gijsen M, et al. Pharmacokinetic Variability and Target Attainment of Fluconazole in Critically Ill Patients. Microorganisms. 2021;9. </w:t>
        </w:r>
        <w:r>
          <w:fldChar w:fldCharType="begin"/>
        </w:r>
        <w:r>
          <w:instrText>HYPERLINK "http://doi.org/10.3390/microorganisms9102068"</w:instrText>
        </w:r>
        <w:r>
          <w:fldChar w:fldCharType="separate"/>
        </w:r>
        <w:r w:rsidRPr="004F42D7">
          <w:rPr>
            <w:rStyle w:val="Hyperlink"/>
            <w:rPrChange w:id="607" w:author="My Luong Vuong" w:date="2024-05-31T16:58:00Z">
              <w:rPr/>
            </w:rPrChange>
          </w:rPr>
          <w:t>http://doi.org/10.3390/microorganisms9102068</w:t>
        </w:r>
        <w:r>
          <w:fldChar w:fldCharType="end"/>
        </w:r>
        <w:r w:rsidRPr="00CE5DAE">
          <w:t>.</w:t>
        </w:r>
      </w:ins>
    </w:p>
    <w:p w14:paraId="4313E995" w14:textId="1F0E83EB" w:rsidR="004F42D7" w:rsidRPr="00CE5DAE" w:rsidRDefault="004F42D7">
      <w:pPr>
        <w:pStyle w:val="EndNoteBibliography"/>
        <w:spacing w:after="0"/>
        <w:rPr>
          <w:ins w:id="608" w:author="My Luong Vuong" w:date="2024-05-31T16:58:00Z"/>
        </w:rPr>
        <w:pPrChange w:id="609" w:author="My Luong Vuong" w:date="2024-05-31T16:58:00Z">
          <w:pPr/>
        </w:pPrChange>
      </w:pPr>
      <w:ins w:id="610" w:author="My Luong Vuong" w:date="2024-05-31T16:58:00Z">
        <w:r w:rsidRPr="00CE5DAE">
          <w:t xml:space="preserve">[29] Azar M, Benedetti A, Riehm KE, Imran M, Krishnan A, Chiovitti M, et al. Individual participant data meta-analyses (IPDMA): data contribution was associated with trial corresponding author country, publication year, and journal impact factor. Journal of Clinical Epidemiology. 2020;124:16-23. </w:t>
        </w:r>
        <w:r>
          <w:fldChar w:fldCharType="begin"/>
        </w:r>
        <w:r>
          <w:instrText>HYPERLINK "http://doi.org/10.1016/j.jclinepi.2020.03.026"</w:instrText>
        </w:r>
        <w:r>
          <w:fldChar w:fldCharType="separate"/>
        </w:r>
        <w:r w:rsidRPr="004F42D7">
          <w:rPr>
            <w:rStyle w:val="Hyperlink"/>
            <w:rPrChange w:id="611" w:author="My Luong Vuong" w:date="2024-05-31T16:58:00Z">
              <w:rPr/>
            </w:rPrChange>
          </w:rPr>
          <w:t>http://doi.org/10.1016/j.jclinepi.2020.03.026</w:t>
        </w:r>
        <w:r>
          <w:fldChar w:fldCharType="end"/>
        </w:r>
        <w:r w:rsidRPr="00CE5DAE">
          <w:t>.</w:t>
        </w:r>
      </w:ins>
    </w:p>
    <w:p w14:paraId="5AD8EC9F" w14:textId="67E82459" w:rsidR="004F42D7" w:rsidRPr="00CE5DAE" w:rsidRDefault="004F42D7">
      <w:pPr>
        <w:pStyle w:val="EndNoteBibliography"/>
        <w:spacing w:after="0"/>
        <w:rPr>
          <w:ins w:id="612" w:author="My Luong Vuong" w:date="2024-05-31T16:58:00Z"/>
        </w:rPr>
        <w:pPrChange w:id="613" w:author="My Luong Vuong" w:date="2024-05-31T16:58:00Z">
          <w:pPr/>
        </w:pPrChange>
      </w:pPr>
      <w:ins w:id="614" w:author="My Luong Vuong" w:date="2024-05-31T16:58:00Z">
        <w:r w:rsidRPr="00CE5DAE">
          <w:t xml:space="preserve">[30] Tierney JF, Vale C, Riley R, Smith CT, Stewart L, Clarke M, et al. Individual Participant Data (IPD) Meta-analyses of Randomised Controlled Trials: Guidance on Their Use. PLoS Med. 2015;12:e1001855. </w:t>
        </w:r>
        <w:r>
          <w:fldChar w:fldCharType="begin"/>
        </w:r>
        <w:r>
          <w:instrText>HYPERLINK "http://doi.org/10.1371/journal.pmed.1001855"</w:instrText>
        </w:r>
        <w:r>
          <w:fldChar w:fldCharType="separate"/>
        </w:r>
        <w:r w:rsidRPr="004F42D7">
          <w:rPr>
            <w:rStyle w:val="Hyperlink"/>
            <w:rPrChange w:id="615" w:author="My Luong Vuong" w:date="2024-05-31T16:58:00Z">
              <w:rPr/>
            </w:rPrChange>
          </w:rPr>
          <w:t>http://doi.org/10.1371/journal.pmed.1001855</w:t>
        </w:r>
        <w:r>
          <w:fldChar w:fldCharType="end"/>
        </w:r>
        <w:r w:rsidRPr="00CE5DAE">
          <w:t>.</w:t>
        </w:r>
      </w:ins>
    </w:p>
    <w:p w14:paraId="4DF8E3BD" w14:textId="1ACE5D28" w:rsidR="004F42D7" w:rsidRPr="00CE5DAE" w:rsidRDefault="004F42D7">
      <w:pPr>
        <w:pStyle w:val="EndNoteBibliography"/>
        <w:spacing w:after="0"/>
        <w:rPr>
          <w:ins w:id="616" w:author="My Luong Vuong" w:date="2024-05-31T16:58:00Z"/>
        </w:rPr>
        <w:pPrChange w:id="617" w:author="My Luong Vuong" w:date="2024-05-31T16:58:00Z">
          <w:pPr/>
        </w:pPrChange>
      </w:pPr>
      <w:ins w:id="618" w:author="My Luong Vuong" w:date="2024-05-31T16:58:00Z">
        <w:r w:rsidRPr="00CE5DAE">
          <w:t xml:space="preserve">[31]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t>
        </w:r>
        <w:r>
          <w:fldChar w:fldCharType="begin"/>
        </w:r>
        <w:r>
          <w:instrText>HYPERLINK "http://doi.org/10.1128/aac.00424-11"</w:instrText>
        </w:r>
        <w:r>
          <w:fldChar w:fldCharType="separate"/>
        </w:r>
        <w:r w:rsidRPr="004F42D7">
          <w:rPr>
            <w:rStyle w:val="Hyperlink"/>
            <w:rPrChange w:id="619" w:author="My Luong Vuong" w:date="2024-05-31T16:58:00Z">
              <w:rPr/>
            </w:rPrChange>
          </w:rPr>
          <w:t>http://doi.org/10.1128/aac.00424-11</w:t>
        </w:r>
        <w:r>
          <w:fldChar w:fldCharType="end"/>
        </w:r>
        <w:r w:rsidRPr="00CE5DAE">
          <w:t>.</w:t>
        </w:r>
      </w:ins>
    </w:p>
    <w:p w14:paraId="23BBCAAB" w14:textId="0B3E7713" w:rsidR="004F42D7" w:rsidRPr="007C2F81" w:rsidRDefault="004F42D7">
      <w:pPr>
        <w:pStyle w:val="EndNoteBibliography"/>
        <w:spacing w:after="0"/>
        <w:rPr>
          <w:ins w:id="620" w:author="My Luong Vuong" w:date="2024-05-31T16:58:00Z"/>
          <w:lang w:val="nl-BE"/>
          <w:rPrChange w:id="621" w:author="My Luong Vuong" w:date="2024-08-19T15:03:00Z">
            <w:rPr>
              <w:ins w:id="622" w:author="My Luong Vuong" w:date="2024-05-31T16:58:00Z"/>
            </w:rPr>
          </w:rPrChange>
        </w:rPr>
        <w:pPrChange w:id="623" w:author="My Luong Vuong" w:date="2024-05-31T16:58:00Z">
          <w:pPr/>
        </w:pPrChange>
      </w:pPr>
      <w:ins w:id="624" w:author="My Luong Vuong" w:date="2024-05-31T16:58:00Z">
        <w:r w:rsidRPr="00CE5DAE">
          <w:t xml:space="preserve">[32] Aoyama T, Hirata K, Hirata R, Yamazaki H, Yamamoto Y, Hayashi H, et al. Population pharmacokinetics of fluconazole after administration of fosfluconazole and fluconazole in critically ill patients. </w:t>
        </w:r>
        <w:r w:rsidRPr="007C2F81">
          <w:rPr>
            <w:lang w:val="nl-BE"/>
            <w:rPrChange w:id="625" w:author="My Luong Vuong" w:date="2024-08-19T15:03:00Z">
              <w:rPr/>
            </w:rPrChange>
          </w:rPr>
          <w:t xml:space="preserve">J Clin Pharm Ther. 2012;37:356-63. </w:t>
        </w:r>
        <w:r>
          <w:fldChar w:fldCharType="begin"/>
        </w:r>
        <w:r w:rsidRPr="007C2F81">
          <w:rPr>
            <w:lang w:val="nl-BE"/>
            <w:rPrChange w:id="626" w:author="My Luong Vuong" w:date="2024-08-19T15:03:00Z">
              <w:rPr/>
            </w:rPrChange>
          </w:rPr>
          <w:instrText>HYPERLINK "http://doi.org/10.1111/j.1365-2710.2011.01297.x"</w:instrText>
        </w:r>
        <w:r>
          <w:fldChar w:fldCharType="separate"/>
        </w:r>
        <w:r w:rsidRPr="007C2F81">
          <w:rPr>
            <w:rStyle w:val="Hyperlink"/>
            <w:lang w:val="nl-BE"/>
            <w:rPrChange w:id="627" w:author="My Luong Vuong" w:date="2024-08-19T15:03:00Z">
              <w:rPr/>
            </w:rPrChange>
          </w:rPr>
          <w:t>http://doi.org/10.1111/j.1365-2710.2011.01297.x</w:t>
        </w:r>
        <w:r>
          <w:fldChar w:fldCharType="end"/>
        </w:r>
        <w:r w:rsidRPr="007C2F81">
          <w:rPr>
            <w:lang w:val="nl-BE"/>
            <w:rPrChange w:id="628" w:author="My Luong Vuong" w:date="2024-08-19T15:03:00Z">
              <w:rPr/>
            </w:rPrChange>
          </w:rPr>
          <w:t>.</w:t>
        </w:r>
      </w:ins>
    </w:p>
    <w:p w14:paraId="1F616199" w14:textId="52C848D7" w:rsidR="004F42D7" w:rsidRPr="00CE5DAE" w:rsidRDefault="004F42D7">
      <w:pPr>
        <w:pStyle w:val="EndNoteBibliography"/>
        <w:spacing w:after="0"/>
        <w:rPr>
          <w:ins w:id="629" w:author="My Luong Vuong" w:date="2024-05-31T16:58:00Z"/>
        </w:rPr>
        <w:pPrChange w:id="630" w:author="My Luong Vuong" w:date="2024-05-31T16:58:00Z">
          <w:pPr/>
        </w:pPrChange>
      </w:pPr>
      <w:ins w:id="631" w:author="My Luong Vuong" w:date="2024-05-31T16:58:00Z">
        <w:r w:rsidRPr="007C2F81">
          <w:rPr>
            <w:lang w:val="nl-BE"/>
            <w:rPrChange w:id="632" w:author="My Luong Vuong" w:date="2024-08-19T15:03:00Z">
              <w:rPr/>
            </w:rPrChange>
          </w:rPr>
          <w:t xml:space="preserve">[33] Chen L, van Rhee KP, Wasmann RE, Krekels EHJ, Wiezer MJ, van Dongen EPA, et al. </w:t>
        </w:r>
        <w:r w:rsidRPr="00CE5DAE">
          <w:t xml:space="preserve">Total bodyweight and sex both drive pharmacokinetic variability of fluconazole in obese adults. J Antimicrob Chemother. 2022;77:2217-26. </w:t>
        </w:r>
        <w:r>
          <w:fldChar w:fldCharType="begin"/>
        </w:r>
        <w:r>
          <w:instrText>HYPERLINK "http://doi.org/10.1093/jac/dkac160"</w:instrText>
        </w:r>
        <w:r>
          <w:fldChar w:fldCharType="separate"/>
        </w:r>
        <w:r w:rsidRPr="004F42D7">
          <w:rPr>
            <w:rStyle w:val="Hyperlink"/>
            <w:rPrChange w:id="633" w:author="My Luong Vuong" w:date="2024-05-31T16:58:00Z">
              <w:rPr/>
            </w:rPrChange>
          </w:rPr>
          <w:t>http://doi.org/10.1093/jac/dkac160</w:t>
        </w:r>
        <w:r>
          <w:fldChar w:fldCharType="end"/>
        </w:r>
        <w:r w:rsidRPr="00CE5DAE">
          <w:t>.</w:t>
        </w:r>
      </w:ins>
    </w:p>
    <w:p w14:paraId="6BD17887" w14:textId="6C6A21A1" w:rsidR="004F42D7" w:rsidRPr="00CE5DAE" w:rsidRDefault="004F42D7">
      <w:pPr>
        <w:pStyle w:val="EndNoteBibliography"/>
        <w:spacing w:after="0"/>
        <w:rPr>
          <w:ins w:id="634" w:author="My Luong Vuong" w:date="2024-05-31T16:58:00Z"/>
        </w:rPr>
        <w:pPrChange w:id="635" w:author="My Luong Vuong" w:date="2024-05-31T16:58:00Z">
          <w:pPr/>
        </w:pPrChange>
      </w:pPr>
      <w:ins w:id="636" w:author="My Luong Vuong" w:date="2024-05-31T16:58:00Z">
        <w:r w:rsidRPr="00CE5DAE">
          <w:t xml:space="preserve">[34] Huang C-Y, Güiza F, De Vlieger G, Meyfroidt G. Daily fluctuations in kidney function in critically ill adults. Critical Care. 2022;26:347. </w:t>
        </w:r>
        <w:r>
          <w:fldChar w:fldCharType="begin"/>
        </w:r>
        <w:r>
          <w:instrText>HYPERLINK "http://doi.org/10.1186/s13054-022-04226-3"</w:instrText>
        </w:r>
        <w:r>
          <w:fldChar w:fldCharType="separate"/>
        </w:r>
        <w:r w:rsidRPr="004F42D7">
          <w:rPr>
            <w:rStyle w:val="Hyperlink"/>
            <w:rPrChange w:id="637" w:author="My Luong Vuong" w:date="2024-05-31T16:58:00Z">
              <w:rPr/>
            </w:rPrChange>
          </w:rPr>
          <w:t>http://doi.org/10.1186/s13054-022-04226-3</w:t>
        </w:r>
        <w:r>
          <w:fldChar w:fldCharType="end"/>
        </w:r>
        <w:r w:rsidRPr="00CE5DAE">
          <w:t>.</w:t>
        </w:r>
      </w:ins>
    </w:p>
    <w:p w14:paraId="3595FC20" w14:textId="2A584D8F" w:rsidR="004F42D7" w:rsidRPr="00CE5DAE" w:rsidRDefault="004F42D7">
      <w:pPr>
        <w:pStyle w:val="EndNoteBibliography"/>
        <w:spacing w:after="0"/>
        <w:rPr>
          <w:ins w:id="638" w:author="My Luong Vuong" w:date="2024-05-31T16:58:00Z"/>
        </w:rPr>
        <w:pPrChange w:id="639" w:author="My Luong Vuong" w:date="2024-05-31T16:58:00Z">
          <w:pPr/>
        </w:pPrChange>
      </w:pPr>
      <w:ins w:id="640" w:author="My Luong Vuong" w:date="2024-05-31T16:58:00Z">
        <w:r w:rsidRPr="00CE5DAE">
          <w:lastRenderedPageBreak/>
          <w:t xml:space="preserve">[35] Johansson Å M, Karlsson MO. Comparison of methods for handling missing covariate data. Aaps j. 2013;15:1232-41. </w:t>
        </w:r>
        <w:r>
          <w:fldChar w:fldCharType="begin"/>
        </w:r>
        <w:r>
          <w:instrText>HYPERLINK "http://doi.org/10.1208/s12248-013-9526-y"</w:instrText>
        </w:r>
        <w:r>
          <w:fldChar w:fldCharType="separate"/>
        </w:r>
        <w:r w:rsidRPr="004F42D7">
          <w:rPr>
            <w:rStyle w:val="Hyperlink"/>
            <w:rPrChange w:id="641" w:author="My Luong Vuong" w:date="2024-05-31T16:58:00Z">
              <w:rPr/>
            </w:rPrChange>
          </w:rPr>
          <w:t>http://doi.org/10.1208/s12248-013-9526-y</w:t>
        </w:r>
        <w:r>
          <w:fldChar w:fldCharType="end"/>
        </w:r>
        <w:r w:rsidRPr="00CE5DAE">
          <w:t>.</w:t>
        </w:r>
      </w:ins>
    </w:p>
    <w:p w14:paraId="2A0F2CDB" w14:textId="2261B528" w:rsidR="004F42D7" w:rsidRPr="00CE5DAE" w:rsidRDefault="004F42D7">
      <w:pPr>
        <w:pStyle w:val="EndNoteBibliography"/>
        <w:spacing w:after="0"/>
        <w:rPr>
          <w:ins w:id="642" w:author="My Luong Vuong" w:date="2024-05-31T16:58:00Z"/>
        </w:rPr>
        <w:pPrChange w:id="643" w:author="My Luong Vuong" w:date="2024-05-31T16:58:00Z">
          <w:pPr/>
        </w:pPrChange>
      </w:pPr>
      <w:ins w:id="644" w:author="My Luong Vuong" w:date="2024-05-31T16:58:00Z">
        <w:r w:rsidRPr="00CE5DAE">
          <w:t xml:space="preserve">[36] Heymans MW, Twisk JWR. Handling missing data in clinical research. Journal of Clinical Epidemiology. 2022;151:185-8. </w:t>
        </w:r>
        <w:r>
          <w:fldChar w:fldCharType="begin"/>
        </w:r>
        <w:r>
          <w:instrText>HYPERLINK "http://doi.org/https://doi.org/10.1016/j.jclinepi.2022.08.016"</w:instrText>
        </w:r>
        <w:r>
          <w:fldChar w:fldCharType="separate"/>
        </w:r>
        <w:r w:rsidRPr="004F42D7">
          <w:rPr>
            <w:rStyle w:val="Hyperlink"/>
            <w:rPrChange w:id="645" w:author="My Luong Vuong" w:date="2024-05-31T16:58:00Z">
              <w:rPr/>
            </w:rPrChange>
          </w:rPr>
          <w:t>http://doi.org/https://doi.org/10.1016/j.jclinepi.2022.08.016</w:t>
        </w:r>
        <w:r>
          <w:fldChar w:fldCharType="end"/>
        </w:r>
        <w:r w:rsidRPr="00CE5DAE">
          <w:t>.</w:t>
        </w:r>
      </w:ins>
    </w:p>
    <w:p w14:paraId="2A7DD5A4" w14:textId="4ECD34CE" w:rsidR="004F42D7" w:rsidRPr="00CE5DAE" w:rsidRDefault="004F42D7">
      <w:pPr>
        <w:pStyle w:val="EndNoteBibliography"/>
        <w:spacing w:after="0"/>
        <w:rPr>
          <w:ins w:id="646" w:author="My Luong Vuong" w:date="2024-05-31T16:58:00Z"/>
        </w:rPr>
        <w:pPrChange w:id="647" w:author="My Luong Vuong" w:date="2024-05-31T16:58:00Z">
          <w:pPr/>
        </w:pPrChange>
      </w:pPr>
      <w:ins w:id="648" w:author="My Luong Vuong" w:date="2024-05-31T16:58:00Z">
        <w:r w:rsidRPr="00CE5DAE">
          <w: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t>
        </w:r>
        <w:r>
          <w:fldChar w:fldCharType="begin"/>
        </w:r>
        <w:r>
          <w:instrText>HYPERLINK "http://doi.org/10.1128/aac.02019-20"</w:instrText>
        </w:r>
        <w:r>
          <w:fldChar w:fldCharType="separate"/>
        </w:r>
        <w:r w:rsidRPr="004F42D7">
          <w:rPr>
            <w:rStyle w:val="Hyperlink"/>
            <w:rPrChange w:id="649" w:author="My Luong Vuong" w:date="2024-05-31T16:58:00Z">
              <w:rPr/>
            </w:rPrChange>
          </w:rPr>
          <w:t>http://doi.org/10.1128/aac.02019-20</w:t>
        </w:r>
        <w:r>
          <w:fldChar w:fldCharType="end"/>
        </w:r>
        <w:r w:rsidRPr="00CE5DAE">
          <w:t>.</w:t>
        </w:r>
      </w:ins>
    </w:p>
    <w:p w14:paraId="592ACB46" w14:textId="57116070" w:rsidR="004F42D7" w:rsidRPr="00CE5DAE" w:rsidRDefault="004F42D7">
      <w:pPr>
        <w:pStyle w:val="EndNoteBibliography"/>
        <w:spacing w:after="0"/>
        <w:rPr>
          <w:ins w:id="650" w:author="My Luong Vuong" w:date="2024-05-31T16:58:00Z"/>
        </w:rPr>
        <w:pPrChange w:id="651" w:author="My Luong Vuong" w:date="2024-05-31T16:58:00Z">
          <w:pPr/>
        </w:pPrChange>
      </w:pPr>
      <w:ins w:id="652" w:author="My Luong Vuong" w:date="2024-05-31T16:58:00Z">
        <w:r w:rsidRPr="00CE5DAE">
          <w:t xml:space="preserve">[38] Darnis S, Fareau N, Corallo CE, Poole S, Dooley MJ, Cheng AC. Estimation of body weight in hospitalized patients. QJM: An International Journal of Medicine. 2012;105:769-74. </w:t>
        </w:r>
        <w:r>
          <w:fldChar w:fldCharType="begin"/>
        </w:r>
        <w:r>
          <w:instrText>HYPERLINK "http://doi.org/10.1093/qjmed/hcs060"</w:instrText>
        </w:r>
        <w:r>
          <w:fldChar w:fldCharType="separate"/>
        </w:r>
        <w:r w:rsidRPr="004F42D7">
          <w:rPr>
            <w:rStyle w:val="Hyperlink"/>
            <w:rPrChange w:id="653" w:author="My Luong Vuong" w:date="2024-05-31T16:58:00Z">
              <w:rPr/>
            </w:rPrChange>
          </w:rPr>
          <w:t>http://doi.org/10.1093/qjmed/hcs060</w:t>
        </w:r>
        <w:r>
          <w:fldChar w:fldCharType="end"/>
        </w:r>
        <w:r w:rsidRPr="00CE5DAE">
          <w:t>.</w:t>
        </w:r>
      </w:ins>
    </w:p>
    <w:p w14:paraId="4D0E87F7" w14:textId="07D1430E" w:rsidR="004F42D7" w:rsidRPr="00CE5DAE" w:rsidRDefault="004F42D7">
      <w:pPr>
        <w:pStyle w:val="EndNoteBibliography"/>
        <w:spacing w:after="0"/>
        <w:rPr>
          <w:ins w:id="654" w:author="My Luong Vuong" w:date="2024-05-31T16:58:00Z"/>
        </w:rPr>
        <w:pPrChange w:id="655" w:author="My Luong Vuong" w:date="2024-05-31T16:58:00Z">
          <w:pPr/>
        </w:pPrChange>
      </w:pPr>
      <w:ins w:id="656" w:author="My Luong Vuong" w:date="2024-05-31T16:58:00Z">
        <w:r w:rsidRPr="00CE5DAE">
          <w:t xml:space="preserve">[39] van Wijk RC, Imperial MZ, Savic RM, Solans BP. Pharmacokinetic analysis across studies to drive knowledge-integration: A tutorial on individual patient data meta-analysis (IPDMA). CPT Pharmacometrics Syst Pharmacol. 2023;12:1187-200. </w:t>
        </w:r>
        <w:r>
          <w:fldChar w:fldCharType="begin"/>
        </w:r>
        <w:r>
          <w:instrText>HYPERLINK "http://doi.org/10.1002/psp4.13002"</w:instrText>
        </w:r>
        <w:r>
          <w:fldChar w:fldCharType="separate"/>
        </w:r>
        <w:r w:rsidRPr="004F42D7">
          <w:rPr>
            <w:rStyle w:val="Hyperlink"/>
            <w:rPrChange w:id="657" w:author="My Luong Vuong" w:date="2024-05-31T16:58:00Z">
              <w:rPr/>
            </w:rPrChange>
          </w:rPr>
          <w:t>http://doi.org/10.1002/psp4.13002</w:t>
        </w:r>
        <w:r>
          <w:fldChar w:fldCharType="end"/>
        </w:r>
        <w:r w:rsidRPr="00CE5DAE">
          <w:t>.</w:t>
        </w:r>
      </w:ins>
    </w:p>
    <w:p w14:paraId="6C0973DF" w14:textId="46568A6D" w:rsidR="004F42D7" w:rsidRPr="00CE5DAE" w:rsidRDefault="004F42D7">
      <w:pPr>
        <w:pStyle w:val="EndNoteBibliography"/>
        <w:rPr>
          <w:ins w:id="658" w:author="My Luong Vuong" w:date="2024-05-31T16:58:00Z"/>
        </w:rPr>
        <w:pPrChange w:id="659" w:author="My Luong Vuong" w:date="2024-05-31T16:58:00Z">
          <w:pPr/>
        </w:pPrChange>
      </w:pPr>
      <w:ins w:id="660" w:author="My Luong Vuong" w:date="2024-05-31T16:58:00Z">
        <w:r w:rsidRPr="00CE5DAE">
          <w:t xml:space="preserve">[40] Li L, Li X, Xia Y, Chu Y, Zhong H, Li J, et al. Recommendation of Antimicrobial Dosing Optimization During Continuous Renal Replacement Therapy. Front Pharmacol. 2020;11:786. </w:t>
        </w:r>
        <w:r>
          <w:fldChar w:fldCharType="begin"/>
        </w:r>
        <w:r>
          <w:instrText>HYPERLINK "http://doi.org/10.3389/fphar.2020.00786"</w:instrText>
        </w:r>
        <w:r>
          <w:fldChar w:fldCharType="separate"/>
        </w:r>
        <w:r w:rsidRPr="004F42D7">
          <w:rPr>
            <w:rStyle w:val="Hyperlink"/>
            <w:rPrChange w:id="661" w:author="My Luong Vuong" w:date="2024-05-31T16:58:00Z">
              <w:rPr/>
            </w:rPrChange>
          </w:rPr>
          <w:t>http://doi.org/10.3389/fphar.2020.00786</w:t>
        </w:r>
        <w:r>
          <w:fldChar w:fldCharType="end"/>
        </w:r>
        <w:r w:rsidRPr="00CE5DAE">
          <w:t>.</w:t>
        </w:r>
      </w:ins>
    </w:p>
    <w:p w14:paraId="16B15C35" w14:textId="543E1070" w:rsidR="005A3D30" w:rsidRPr="0076151A" w:rsidDel="001B7553" w:rsidRDefault="005A3D30" w:rsidP="005A3D30">
      <w:pPr>
        <w:pStyle w:val="EndNoteBibliography"/>
        <w:spacing w:after="0"/>
        <w:rPr>
          <w:del w:id="662" w:author="My Luong Vuong" w:date="2024-05-31T10:38:00Z"/>
          <w:lang w:val="de-DE"/>
        </w:rPr>
      </w:pPr>
      <w:del w:id="663" w:author="My Luong Vuong" w:date="2024-05-31T10:38:00Z">
        <w:r w:rsidRPr="005A3D30" w:rsidDel="001B7553">
          <w:delText xml:space="preserve">[1] Cornely OA, Bassetti M, Calandra T, Garbino J, Kullberg BJ, Lortholary O, et al. ESCMID* guideline for the diagnosis and management of Candida diseases 2012: non-neutropenic adult patients. </w:delText>
        </w:r>
        <w:r w:rsidRPr="0076151A" w:rsidDel="001B7553">
          <w:rPr>
            <w:lang w:val="de-DE"/>
          </w:rPr>
          <w:delText xml:space="preserve">Clin Microbiol Infect. 2012;18 Suppl 7:19-37. </w:delText>
        </w:r>
        <w:r w:rsidDel="001B7553">
          <w:fldChar w:fldCharType="begin"/>
        </w:r>
        <w:r w:rsidRPr="0076151A" w:rsidDel="001B7553">
          <w:rPr>
            <w:lang w:val="de-DE"/>
          </w:rPr>
          <w:delInstrText>HYPERLINK "http://doi.org/10.1111/1469-0691.12039"</w:delInstrText>
        </w:r>
        <w:r w:rsidDel="001B7553">
          <w:fldChar w:fldCharType="separate"/>
        </w:r>
        <w:r w:rsidRPr="0076151A" w:rsidDel="001B7553">
          <w:rPr>
            <w:rStyle w:val="Hyperlink"/>
            <w:lang w:val="de-DE"/>
          </w:rPr>
          <w:delText>http://doi.org/10.1111/1469-0691.12039</w:delText>
        </w:r>
        <w:r w:rsidDel="001B7553">
          <w:rPr>
            <w:rStyle w:val="Hyperlink"/>
          </w:rPr>
          <w:fldChar w:fldCharType="end"/>
        </w:r>
        <w:r w:rsidRPr="0076151A" w:rsidDel="001B7553">
          <w:rPr>
            <w:lang w:val="de-DE"/>
          </w:rPr>
          <w:delText>.</w:delText>
        </w:r>
      </w:del>
    </w:p>
    <w:p w14:paraId="1529AE6B" w14:textId="5FCFEEDF" w:rsidR="005A3D30" w:rsidRPr="005A3D30" w:rsidDel="001B7553" w:rsidRDefault="005A3D30" w:rsidP="005A3D30">
      <w:pPr>
        <w:pStyle w:val="EndNoteBibliography"/>
        <w:spacing w:after="0"/>
        <w:rPr>
          <w:del w:id="664" w:author="My Luong Vuong" w:date="2024-05-31T10:38:00Z"/>
        </w:rPr>
      </w:pPr>
      <w:del w:id="665" w:author="My Luong Vuong" w:date="2024-05-31T10:38:00Z">
        <w:r w:rsidRPr="0076151A" w:rsidDel="001B7553">
          <w:rPr>
            <w:lang w:val="de-DE"/>
          </w:rPr>
          <w:delText xml:space="preserve">[2] Schroeder M, Weber T, Denker T, Winterland S, Wichmann D, Rohde H, et al. </w:delText>
        </w:r>
        <w:r w:rsidRPr="005A3D30" w:rsidDel="001B7553">
          <w:delText xml:space="preserve">Epidemiology, clinical characteristics, and outcome of candidemia in critically ill patients in Germany: a single-center retrospective 10-year analysis. Annals of Intensive Care. 2020;10:142. </w:delText>
        </w:r>
        <w:r w:rsidDel="001B7553">
          <w:fldChar w:fldCharType="begin"/>
        </w:r>
        <w:r w:rsidDel="001B7553">
          <w:delInstrText>HYPERLINK "http://doi.org/10.1186/s13613-020-00755-8"</w:delInstrText>
        </w:r>
        <w:r w:rsidDel="001B7553">
          <w:fldChar w:fldCharType="separate"/>
        </w:r>
        <w:r w:rsidRPr="005A3D30" w:rsidDel="001B7553">
          <w:rPr>
            <w:rStyle w:val="Hyperlink"/>
          </w:rPr>
          <w:delText>http://doi.org/10.1186/s13613-020-00755-8</w:delText>
        </w:r>
        <w:r w:rsidDel="001B7553">
          <w:rPr>
            <w:rStyle w:val="Hyperlink"/>
          </w:rPr>
          <w:fldChar w:fldCharType="end"/>
        </w:r>
        <w:r w:rsidRPr="005A3D30" w:rsidDel="001B7553">
          <w:delText>.</w:delText>
        </w:r>
      </w:del>
    </w:p>
    <w:p w14:paraId="0B08E363" w14:textId="02A84D63" w:rsidR="005A3D30" w:rsidRPr="005A3D30" w:rsidDel="001B7553" w:rsidRDefault="005A3D30" w:rsidP="005A3D30">
      <w:pPr>
        <w:pStyle w:val="EndNoteBibliography"/>
        <w:spacing w:after="0"/>
        <w:rPr>
          <w:del w:id="666" w:author="My Luong Vuong" w:date="2024-05-31T10:38:00Z"/>
        </w:rPr>
      </w:pPr>
      <w:del w:id="667" w:author="My Luong Vuong" w:date="2024-05-31T10:38:00Z">
        <w:r w:rsidRPr="005A3D30" w:rsidDel="001B7553">
          <w:delText xml:space="preserve">[3] Bassetti M, Giacobbe DR, Vena A, Trucchi C, Ansaldi F, Antonelli M, et al. Incidence and outcome of invasive candidiasis in intensive care units (ICUs) in Europe: results of the EUCANDICU project. Critical Care. 2019;23:219. </w:delText>
        </w:r>
        <w:r w:rsidDel="001B7553">
          <w:fldChar w:fldCharType="begin"/>
        </w:r>
        <w:r w:rsidDel="001B7553">
          <w:delInstrText>HYPERLINK "http://doi.org/10.1186/s13054-019-2497-3"</w:delInstrText>
        </w:r>
        <w:r w:rsidDel="001B7553">
          <w:fldChar w:fldCharType="separate"/>
        </w:r>
        <w:r w:rsidRPr="005A3D30" w:rsidDel="001B7553">
          <w:rPr>
            <w:rStyle w:val="Hyperlink"/>
          </w:rPr>
          <w:delText>http://doi.org/10.1186/s13054-019-2497-3</w:delText>
        </w:r>
        <w:r w:rsidDel="001B7553">
          <w:rPr>
            <w:rStyle w:val="Hyperlink"/>
          </w:rPr>
          <w:fldChar w:fldCharType="end"/>
        </w:r>
        <w:r w:rsidRPr="005A3D30" w:rsidDel="001B7553">
          <w:delText>.</w:delText>
        </w:r>
      </w:del>
    </w:p>
    <w:p w14:paraId="577D46FF" w14:textId="6623598A" w:rsidR="005A3D30" w:rsidRPr="005A3D30" w:rsidDel="001B7553" w:rsidRDefault="005A3D30" w:rsidP="005A3D30">
      <w:pPr>
        <w:pStyle w:val="EndNoteBibliography"/>
        <w:spacing w:after="0"/>
        <w:rPr>
          <w:del w:id="668" w:author="My Luong Vuong" w:date="2024-05-31T10:38:00Z"/>
        </w:rPr>
      </w:pPr>
      <w:del w:id="669" w:author="My Luong Vuong" w:date="2024-05-31T10:38:00Z">
        <w:r w:rsidRPr="005A3D30" w:rsidDel="001B7553">
          <w:delText xml:space="preserve">[4] Sbrana F, Sozio E, Bassetti M, Ripoli A, Pieralli F, Azzini AM, et al. Independent risk factors for mortality in critically ill patients with candidemia on Italian Internal Medicine Wards. Internal and Emergency Medicine. 2018;13:199-204. </w:delText>
        </w:r>
        <w:r w:rsidDel="001B7553">
          <w:fldChar w:fldCharType="begin"/>
        </w:r>
        <w:r w:rsidDel="001B7553">
          <w:delInstrText>HYPERLINK "http://doi.org/10.1007/s11739-017-1783-9"</w:delInstrText>
        </w:r>
        <w:r w:rsidDel="001B7553">
          <w:fldChar w:fldCharType="separate"/>
        </w:r>
        <w:r w:rsidRPr="005A3D30" w:rsidDel="001B7553">
          <w:rPr>
            <w:rStyle w:val="Hyperlink"/>
          </w:rPr>
          <w:delText>http://doi.org/10.1007/s11739-017-1783-9</w:delText>
        </w:r>
        <w:r w:rsidDel="001B7553">
          <w:rPr>
            <w:rStyle w:val="Hyperlink"/>
          </w:rPr>
          <w:fldChar w:fldCharType="end"/>
        </w:r>
        <w:r w:rsidRPr="005A3D30" w:rsidDel="001B7553">
          <w:delText>.</w:delText>
        </w:r>
      </w:del>
    </w:p>
    <w:p w14:paraId="7A6BF099" w14:textId="2391F9E1" w:rsidR="005A3D30" w:rsidRPr="005A3D30" w:rsidDel="001B7553" w:rsidRDefault="005A3D30" w:rsidP="005A3D30">
      <w:pPr>
        <w:pStyle w:val="EndNoteBibliography"/>
        <w:spacing w:after="0"/>
        <w:rPr>
          <w:del w:id="670" w:author="My Luong Vuong" w:date="2024-05-31T10:38:00Z"/>
        </w:rPr>
      </w:pPr>
      <w:del w:id="671" w:author="My Luong Vuong" w:date="2024-05-31T10:38:00Z">
        <w:r w:rsidRPr="005A3D30" w:rsidDel="001B7553">
          <w:delText>[5] Pfizer. Summary of Product Characteristics (SmPC) Diflucan. Summary of Product Characteristics (SmPC) Diflucan. 2012.</w:delText>
        </w:r>
      </w:del>
    </w:p>
    <w:p w14:paraId="03DF77EA" w14:textId="2A8A7312" w:rsidR="005A3D30" w:rsidRPr="005A3D30" w:rsidDel="001B7553" w:rsidRDefault="005A3D30" w:rsidP="005A3D30">
      <w:pPr>
        <w:pStyle w:val="EndNoteBibliography"/>
        <w:spacing w:after="0"/>
        <w:rPr>
          <w:del w:id="672" w:author="My Luong Vuong" w:date="2024-05-31T10:38:00Z"/>
        </w:rPr>
      </w:pPr>
      <w:del w:id="673" w:author="My Luong Vuong" w:date="2024-05-31T10:38:00Z">
        <w:r w:rsidRPr="005A3D30" w:rsidDel="001B7553">
          <w:delText xml:space="preserve">[6] Pappas PG, Kauffman CA, Andes DR, Clancy CJ, Marr KA, Ostrosky-Zeichner L, et al. Clinical Practice Guideline for the Management of Candidiasis: 2016 Update by the Infectious Diseases Society of America. Clin Infect Dis. 2016;62:e1-50. </w:delText>
        </w:r>
        <w:r w:rsidDel="001B7553">
          <w:fldChar w:fldCharType="begin"/>
        </w:r>
        <w:r w:rsidDel="001B7553">
          <w:delInstrText>HYPERLINK "http://doi.org/10.1093/cid/civ933"</w:delInstrText>
        </w:r>
        <w:r w:rsidDel="001B7553">
          <w:fldChar w:fldCharType="separate"/>
        </w:r>
        <w:r w:rsidRPr="005A3D30" w:rsidDel="001B7553">
          <w:rPr>
            <w:rStyle w:val="Hyperlink"/>
          </w:rPr>
          <w:delText>http://doi.org/10.1093/cid/civ933</w:delText>
        </w:r>
        <w:r w:rsidDel="001B7553">
          <w:rPr>
            <w:rStyle w:val="Hyperlink"/>
          </w:rPr>
          <w:fldChar w:fldCharType="end"/>
        </w:r>
        <w:r w:rsidRPr="005A3D30" w:rsidDel="001B7553">
          <w:delText>.</w:delText>
        </w:r>
      </w:del>
    </w:p>
    <w:p w14:paraId="51DE1427" w14:textId="5DBAB7B0" w:rsidR="005A3D30" w:rsidRPr="005A3D30" w:rsidDel="001B7553" w:rsidRDefault="005A3D30" w:rsidP="005A3D30">
      <w:pPr>
        <w:pStyle w:val="EndNoteBibliography"/>
        <w:spacing w:after="0"/>
        <w:rPr>
          <w:del w:id="674" w:author="My Luong Vuong" w:date="2024-05-31T10:38:00Z"/>
        </w:rPr>
      </w:pPr>
      <w:del w:id="675" w:author="My Luong Vuong" w:date="2024-05-31T10:38:00Z">
        <w:r w:rsidRPr="005A3D30" w:rsidDel="001B7553">
          <w:delText xml:space="preserve">[7] Grau S, Pozo JC, Romá E, Salavert M, Barrueta JA, Peral C, et al. Cost-effectiveness of three echinocandins and fluconazole in the treatment of candidemia and/or invasive candidiasis in nonneutropenic adult patients. Clinicoecon Outcomes Res. 2015;7:527-35. </w:delText>
        </w:r>
        <w:r w:rsidDel="001B7553">
          <w:fldChar w:fldCharType="begin"/>
        </w:r>
        <w:r w:rsidDel="001B7553">
          <w:delInstrText>HYPERLINK "http://doi.org/10.2147/ceor.S91587"</w:delInstrText>
        </w:r>
        <w:r w:rsidDel="001B7553">
          <w:fldChar w:fldCharType="separate"/>
        </w:r>
        <w:r w:rsidRPr="005A3D30" w:rsidDel="001B7553">
          <w:rPr>
            <w:rStyle w:val="Hyperlink"/>
          </w:rPr>
          <w:delText>http://doi.org/10.2147/ceor.S91587</w:delText>
        </w:r>
        <w:r w:rsidDel="001B7553">
          <w:rPr>
            <w:rStyle w:val="Hyperlink"/>
          </w:rPr>
          <w:fldChar w:fldCharType="end"/>
        </w:r>
        <w:r w:rsidRPr="005A3D30" w:rsidDel="001B7553">
          <w:delText>.</w:delText>
        </w:r>
      </w:del>
    </w:p>
    <w:p w14:paraId="60E0EB53" w14:textId="45895CF9" w:rsidR="005A3D30" w:rsidRPr="005A3D30" w:rsidDel="001B7553" w:rsidRDefault="005A3D30" w:rsidP="005A3D30">
      <w:pPr>
        <w:pStyle w:val="EndNoteBibliography"/>
        <w:spacing w:after="0"/>
        <w:rPr>
          <w:del w:id="676" w:author="My Luong Vuong" w:date="2024-05-31T10:38:00Z"/>
        </w:rPr>
      </w:pPr>
      <w:del w:id="677" w:author="My Luong Vuong" w:date="2024-05-31T10:38:00Z">
        <w:r w:rsidRPr="005A3D30" w:rsidDel="001B7553">
          <w:delText>[8] European Committee on Antimicrobial Susceptibility Testing. Fluconazole: Rationale for the clinical breakpoints, version 3.0. 2020.</w:delText>
        </w:r>
      </w:del>
    </w:p>
    <w:p w14:paraId="15AE010A" w14:textId="748E432C" w:rsidR="005A3D30" w:rsidRPr="005A3D30" w:rsidDel="001B7553" w:rsidRDefault="005A3D30" w:rsidP="005A3D30">
      <w:pPr>
        <w:pStyle w:val="EndNoteBibliography"/>
        <w:spacing w:after="0"/>
        <w:rPr>
          <w:del w:id="678" w:author="My Luong Vuong" w:date="2024-05-31T10:38:00Z"/>
        </w:rPr>
      </w:pPr>
      <w:del w:id="679" w:author="My Luong Vuong" w:date="2024-05-31T10:38:00Z">
        <w:r w:rsidRPr="005A3D30" w:rsidDel="001B7553">
          <w:delText xml:space="preserve">[9] Jacobson MA, Hanks DK, Ferrell LD. Fatal acute hepatic necrosis due to fluconazole. The American Journal of Medicine. 1994;96:188-90. </w:delText>
        </w:r>
        <w:r w:rsidDel="001B7553">
          <w:fldChar w:fldCharType="begin"/>
        </w:r>
        <w:r w:rsidDel="001B7553">
          <w:delInstrText>HYPERLINK "http://doi.org/https://doi.org/10.1016/0002-9343(94)90141-4"</w:delInstrText>
        </w:r>
        <w:r w:rsidDel="001B7553">
          <w:fldChar w:fldCharType="separate"/>
        </w:r>
        <w:r w:rsidRPr="005A3D30" w:rsidDel="001B7553">
          <w:rPr>
            <w:rStyle w:val="Hyperlink"/>
          </w:rPr>
          <w:delText>http://doi.org/https://doi.org/10.1016/0002-9343(94)90141-4</w:delText>
        </w:r>
        <w:r w:rsidDel="001B7553">
          <w:rPr>
            <w:rStyle w:val="Hyperlink"/>
          </w:rPr>
          <w:fldChar w:fldCharType="end"/>
        </w:r>
        <w:r w:rsidRPr="005A3D30" w:rsidDel="001B7553">
          <w:delText>.</w:delText>
        </w:r>
      </w:del>
    </w:p>
    <w:p w14:paraId="3007236C" w14:textId="243D4E07" w:rsidR="005A3D30" w:rsidRPr="005A3D30" w:rsidDel="001B7553" w:rsidRDefault="005A3D30" w:rsidP="005A3D30">
      <w:pPr>
        <w:pStyle w:val="EndNoteBibliography"/>
        <w:spacing w:after="0"/>
        <w:rPr>
          <w:del w:id="680" w:author="My Luong Vuong" w:date="2024-05-31T10:38:00Z"/>
        </w:rPr>
      </w:pPr>
      <w:del w:id="681" w:author="My Luong Vuong" w:date="2024-05-31T10:38:00Z">
        <w:r w:rsidRPr="005A3D30" w:rsidDel="001B7553">
          <w:delText>[10] Matsumoto K, Ueno K, Yoshimura H, Morii M, Takada M, Sawai T, et al. Fluconazole-Induced Convulsions at Serum Trough Concentrations of Approximately 80 μg/mL. Therapeutic Drug Monitoring. 2000;22:635-6.</w:delText>
        </w:r>
      </w:del>
    </w:p>
    <w:p w14:paraId="6344FC77" w14:textId="4F39E278" w:rsidR="005A3D30" w:rsidRPr="005A3D30" w:rsidDel="001B7553" w:rsidRDefault="005A3D30" w:rsidP="005A3D30">
      <w:pPr>
        <w:pStyle w:val="EndNoteBibliography"/>
        <w:spacing w:after="0"/>
        <w:rPr>
          <w:del w:id="682" w:author="My Luong Vuong" w:date="2024-05-31T10:38:00Z"/>
        </w:rPr>
      </w:pPr>
      <w:del w:id="683" w:author="My Luong Vuong" w:date="2024-05-31T10:38:00Z">
        <w:r w:rsidRPr="005A3D30" w:rsidDel="001B7553">
          <w:delText>[11] Lewis R, Brüggemann R, Padoin C, Maertens J, Marchetti O, Groll A, et al. Triazole antifungal therapeutic drug monitoring.  Sixth European Conference on Infections in Leukaemia Meeting, Sophia Antipolis, France2015.</w:delText>
        </w:r>
      </w:del>
    </w:p>
    <w:p w14:paraId="58EB3B69" w14:textId="7C1AC57A" w:rsidR="005A3D30" w:rsidRPr="005A3D30" w:rsidDel="001B7553" w:rsidRDefault="005A3D30" w:rsidP="005A3D30">
      <w:pPr>
        <w:pStyle w:val="EndNoteBibliography"/>
        <w:spacing w:after="0"/>
        <w:rPr>
          <w:del w:id="684" w:author="My Luong Vuong" w:date="2024-05-31T10:38:00Z"/>
        </w:rPr>
      </w:pPr>
      <w:del w:id="685" w:author="My Luong Vuong" w:date="2024-05-31T10:38:00Z">
        <w:r w:rsidRPr="005A3D30" w:rsidDel="001B7553">
          <w:delText xml:space="preserve">[12] Sandaradura I, Marriott DJE, Day RO, Norris RLG, Pang E, Stocker SL, et al. Current fluconazole treatment regimens result in under-dosing of critically ill adults during early therapy. Eur J Clin Microbiol Infect Dis. 2021;40:1521-8. </w:delText>
        </w:r>
        <w:r w:rsidDel="001B7553">
          <w:fldChar w:fldCharType="begin"/>
        </w:r>
        <w:r w:rsidDel="001B7553">
          <w:delInstrText>HYPERLINK "http://doi.org/10.1007/s10096-021-04201-w"</w:delInstrText>
        </w:r>
        <w:r w:rsidDel="001B7553">
          <w:fldChar w:fldCharType="separate"/>
        </w:r>
        <w:r w:rsidRPr="005A3D30" w:rsidDel="001B7553">
          <w:rPr>
            <w:rStyle w:val="Hyperlink"/>
          </w:rPr>
          <w:delText>http://doi.org/10.1007/s10096-021-04201-w</w:delText>
        </w:r>
        <w:r w:rsidDel="001B7553">
          <w:rPr>
            <w:rStyle w:val="Hyperlink"/>
          </w:rPr>
          <w:fldChar w:fldCharType="end"/>
        </w:r>
        <w:r w:rsidRPr="005A3D30" w:rsidDel="001B7553">
          <w:delText>.</w:delText>
        </w:r>
      </w:del>
    </w:p>
    <w:p w14:paraId="11101EA5" w14:textId="3A216C96" w:rsidR="005A3D30" w:rsidRPr="005A3D30" w:rsidDel="001B7553" w:rsidRDefault="005A3D30" w:rsidP="005A3D30">
      <w:pPr>
        <w:pStyle w:val="EndNoteBibliography"/>
        <w:spacing w:after="0"/>
        <w:rPr>
          <w:del w:id="686" w:author="My Luong Vuong" w:date="2024-05-31T10:38:00Z"/>
        </w:rPr>
      </w:pPr>
      <w:del w:id="687" w:author="My Luong Vuong" w:date="2024-05-31T10:38:00Z">
        <w:r w:rsidRPr="005A3D30" w:rsidDel="001B7553">
          <w:delText xml:space="preserve">[13] Boonstra JM, Märtson AG, Sandaradura I, Kosterink JGW, van der Werf TS, Marriott DJE, et al. Optimization of Fluconazole Dosing for the Prevention and Treatment of Invasive Candidiasis Based on the Pharmacokinetics of Fluconazole in Critically Ill Patients. Antimicrob Agents Chemother. 2021;65. </w:delText>
        </w:r>
        <w:r w:rsidDel="001B7553">
          <w:fldChar w:fldCharType="begin"/>
        </w:r>
        <w:r w:rsidDel="001B7553">
          <w:delInstrText>HYPERLINK "http://doi.org/10.1128/aac.01554-20"</w:delInstrText>
        </w:r>
        <w:r w:rsidDel="001B7553">
          <w:fldChar w:fldCharType="separate"/>
        </w:r>
        <w:r w:rsidRPr="005A3D30" w:rsidDel="001B7553">
          <w:rPr>
            <w:rStyle w:val="Hyperlink"/>
          </w:rPr>
          <w:delText>http://doi.org/10.1128/aac.01554-20</w:delText>
        </w:r>
        <w:r w:rsidDel="001B7553">
          <w:rPr>
            <w:rStyle w:val="Hyperlink"/>
          </w:rPr>
          <w:fldChar w:fldCharType="end"/>
        </w:r>
        <w:r w:rsidRPr="005A3D30" w:rsidDel="001B7553">
          <w:delText>.</w:delText>
        </w:r>
      </w:del>
    </w:p>
    <w:p w14:paraId="45B7F961" w14:textId="0ADB026E" w:rsidR="005A3D30" w:rsidRPr="005A3D30" w:rsidDel="001B7553" w:rsidRDefault="005A3D30" w:rsidP="005A3D30">
      <w:pPr>
        <w:pStyle w:val="EndNoteBibliography"/>
        <w:spacing w:after="0"/>
        <w:rPr>
          <w:del w:id="688" w:author="My Luong Vuong" w:date="2024-05-31T10:38:00Z"/>
        </w:rPr>
      </w:pPr>
      <w:del w:id="689" w:author="My Luong Vuong" w:date="2024-05-31T10:38:00Z">
        <w:r w:rsidRPr="005A3D30" w:rsidDel="001B7553">
          <w:delText xml:space="preserve">[14] Muilwijk EW, de Lange DW, Schouten JA, Wasmann RE, Ter Heine R, Burger DM, et al. Suboptimal Dosing of Fluconazole in Critically Ill Patients: Time To Rethink Dosing. Antimicrob Agents Chemother. 2020;64. </w:delText>
        </w:r>
        <w:r w:rsidDel="001B7553">
          <w:fldChar w:fldCharType="begin"/>
        </w:r>
        <w:r w:rsidDel="001B7553">
          <w:delInstrText>HYPERLINK "http://doi.org/10.1128/aac.00984-20"</w:delInstrText>
        </w:r>
        <w:r w:rsidDel="001B7553">
          <w:fldChar w:fldCharType="separate"/>
        </w:r>
        <w:r w:rsidRPr="005A3D30" w:rsidDel="001B7553">
          <w:rPr>
            <w:rStyle w:val="Hyperlink"/>
          </w:rPr>
          <w:delText>http://doi.org/10.1128/aac.00984-20</w:delText>
        </w:r>
        <w:r w:rsidDel="001B7553">
          <w:rPr>
            <w:rStyle w:val="Hyperlink"/>
          </w:rPr>
          <w:fldChar w:fldCharType="end"/>
        </w:r>
        <w:r w:rsidRPr="005A3D30" w:rsidDel="001B7553">
          <w:delText>.</w:delText>
        </w:r>
      </w:del>
    </w:p>
    <w:p w14:paraId="2BEBF3F3" w14:textId="792D288A" w:rsidR="005A3D30" w:rsidRPr="005A3D30" w:rsidDel="001B7553" w:rsidRDefault="005A3D30" w:rsidP="005A3D30">
      <w:pPr>
        <w:pStyle w:val="EndNoteBibliography"/>
        <w:spacing w:after="0"/>
        <w:rPr>
          <w:del w:id="690" w:author="My Luong Vuong" w:date="2024-05-31T10:38:00Z"/>
        </w:rPr>
      </w:pPr>
      <w:del w:id="691" w:author="My Luong Vuong" w:date="2024-05-31T10:38:00Z">
        <w:r w:rsidRPr="005A3D30" w:rsidDel="001B7553">
          <w:delText xml:space="preserve">[15] Alobaid AS, Wallis SC, Jarrett P, Starr T, Stuart J, Lassig-Smith M, et al. Effect of Obesity on the Population Pharmacokinetics of Fluconazole in Critically Ill Patients. Antimicrob Agents Chemother. 2016;60:6550-7. </w:delText>
        </w:r>
        <w:r w:rsidDel="001B7553">
          <w:fldChar w:fldCharType="begin"/>
        </w:r>
        <w:r w:rsidDel="001B7553">
          <w:delInstrText>HYPERLINK "http://doi.org/10.1128/aac.01088-16"</w:delInstrText>
        </w:r>
        <w:r w:rsidDel="001B7553">
          <w:fldChar w:fldCharType="separate"/>
        </w:r>
        <w:r w:rsidRPr="005A3D30" w:rsidDel="001B7553">
          <w:rPr>
            <w:rStyle w:val="Hyperlink"/>
          </w:rPr>
          <w:delText>http://doi.org/10.1128/aac.01088-16</w:delText>
        </w:r>
        <w:r w:rsidDel="001B7553">
          <w:rPr>
            <w:rStyle w:val="Hyperlink"/>
          </w:rPr>
          <w:fldChar w:fldCharType="end"/>
        </w:r>
        <w:r w:rsidRPr="005A3D30" w:rsidDel="001B7553">
          <w:delText>.</w:delText>
        </w:r>
      </w:del>
    </w:p>
    <w:p w14:paraId="3ACD8140" w14:textId="5828CAF7" w:rsidR="005A3D30" w:rsidRPr="005A3D30" w:rsidDel="001B7553" w:rsidRDefault="005A3D30" w:rsidP="005A3D30">
      <w:pPr>
        <w:pStyle w:val="EndNoteBibliography"/>
        <w:spacing w:after="0"/>
        <w:rPr>
          <w:del w:id="692" w:author="My Luong Vuong" w:date="2024-05-31T10:38:00Z"/>
        </w:rPr>
      </w:pPr>
      <w:del w:id="693" w:author="My Luong Vuong" w:date="2024-05-31T10:38:00Z">
        <w:r w:rsidRPr="005A3D30" w:rsidDel="001B7553">
          <w:delText xml:space="preserve">[16] Jonsson EN, Karlsson MO. Automated covariate model building within NONMEM. Pharm Res. 1998;15:1463-8. </w:delText>
        </w:r>
        <w:r w:rsidDel="001B7553">
          <w:fldChar w:fldCharType="begin"/>
        </w:r>
        <w:r w:rsidDel="001B7553">
          <w:delInstrText>HYPERLINK "http://doi.org/10.1023/a:1011970125687"</w:delInstrText>
        </w:r>
        <w:r w:rsidDel="001B7553">
          <w:fldChar w:fldCharType="separate"/>
        </w:r>
        <w:r w:rsidRPr="005A3D30" w:rsidDel="001B7553">
          <w:rPr>
            <w:rStyle w:val="Hyperlink"/>
          </w:rPr>
          <w:delText>http://doi.org/10.1023/a:1011970125687</w:delText>
        </w:r>
        <w:r w:rsidDel="001B7553">
          <w:rPr>
            <w:rStyle w:val="Hyperlink"/>
          </w:rPr>
          <w:fldChar w:fldCharType="end"/>
        </w:r>
        <w:r w:rsidRPr="005A3D30" w:rsidDel="001B7553">
          <w:delText>.</w:delText>
        </w:r>
      </w:del>
    </w:p>
    <w:p w14:paraId="6A2FD30B" w14:textId="2015FDE1" w:rsidR="005A3D30" w:rsidRPr="005A3D30" w:rsidDel="001B7553" w:rsidRDefault="005A3D30" w:rsidP="005A3D30">
      <w:pPr>
        <w:pStyle w:val="EndNoteBibliography"/>
        <w:spacing w:after="0"/>
        <w:rPr>
          <w:del w:id="694" w:author="My Luong Vuong" w:date="2024-05-31T10:38:00Z"/>
        </w:rPr>
      </w:pPr>
      <w:del w:id="695" w:author="My Luong Vuong" w:date="2024-05-31T10:38:00Z">
        <w:r w:rsidRPr="005A3D30" w:rsidDel="001B7553">
          <w:delText xml:space="preserve">[17] Boer P. Estimated lean body mass as an index for normalization of body fluid volumes in humans. Am J Physiol. 1984;247:F632-6. </w:delText>
        </w:r>
        <w:r w:rsidDel="001B7553">
          <w:fldChar w:fldCharType="begin"/>
        </w:r>
        <w:r w:rsidDel="001B7553">
          <w:delInstrText>HYPERLINK "http://doi.org/10.1152/ajprenal.1984.247.4.F632"</w:delInstrText>
        </w:r>
        <w:r w:rsidDel="001B7553">
          <w:fldChar w:fldCharType="separate"/>
        </w:r>
        <w:r w:rsidRPr="005A3D30" w:rsidDel="001B7553">
          <w:rPr>
            <w:rStyle w:val="Hyperlink"/>
          </w:rPr>
          <w:delText>http://doi.org/10.1152/ajprenal.1984.247.4.F632</w:delText>
        </w:r>
        <w:r w:rsidDel="001B7553">
          <w:rPr>
            <w:rStyle w:val="Hyperlink"/>
          </w:rPr>
          <w:fldChar w:fldCharType="end"/>
        </w:r>
        <w:r w:rsidRPr="005A3D30" w:rsidDel="001B7553">
          <w:delText>.</w:delText>
        </w:r>
      </w:del>
    </w:p>
    <w:p w14:paraId="0A70BE68" w14:textId="014EC318" w:rsidR="005A3D30" w:rsidRPr="005A3D30" w:rsidDel="001B7553" w:rsidRDefault="005A3D30" w:rsidP="005A3D30">
      <w:pPr>
        <w:pStyle w:val="EndNoteBibliography"/>
        <w:spacing w:after="0"/>
        <w:rPr>
          <w:del w:id="696" w:author="My Luong Vuong" w:date="2024-05-31T10:38:00Z"/>
        </w:rPr>
      </w:pPr>
      <w:del w:id="697" w:author="My Luong Vuong" w:date="2024-05-31T10:38:00Z">
        <w:r w:rsidRPr="005A3D30" w:rsidDel="001B7553">
          <w:delText xml:space="preserve">[18] Sharma A, Sahasrabudhe V, Musib L, Zhang S, Younis I, Kanodia J. Time to Rethink the Current Paradigm for Assessing Kidney Function in Drug Development and Beyond. Clin Pharmacol Ther. 2022;112:946-58. </w:delText>
        </w:r>
        <w:r w:rsidDel="001B7553">
          <w:fldChar w:fldCharType="begin"/>
        </w:r>
        <w:r w:rsidDel="001B7553">
          <w:delInstrText>HYPERLINK "http://doi.org/10.1002/cpt.2489"</w:delInstrText>
        </w:r>
        <w:r w:rsidDel="001B7553">
          <w:fldChar w:fldCharType="separate"/>
        </w:r>
        <w:r w:rsidRPr="005A3D30" w:rsidDel="001B7553">
          <w:rPr>
            <w:rStyle w:val="Hyperlink"/>
          </w:rPr>
          <w:delText>http://doi.org/10.1002/cpt.2489</w:delText>
        </w:r>
        <w:r w:rsidDel="001B7553">
          <w:rPr>
            <w:rStyle w:val="Hyperlink"/>
          </w:rPr>
          <w:fldChar w:fldCharType="end"/>
        </w:r>
        <w:r w:rsidRPr="005A3D30" w:rsidDel="001B7553">
          <w:delText>.</w:delText>
        </w:r>
      </w:del>
    </w:p>
    <w:p w14:paraId="48922824" w14:textId="5623310F" w:rsidR="005A3D30" w:rsidRPr="005A3D30" w:rsidDel="001B7553" w:rsidRDefault="005A3D30" w:rsidP="005A3D30">
      <w:pPr>
        <w:pStyle w:val="EndNoteBibliography"/>
        <w:spacing w:after="0"/>
        <w:rPr>
          <w:del w:id="698" w:author="My Luong Vuong" w:date="2024-05-31T10:38:00Z"/>
        </w:rPr>
      </w:pPr>
      <w:del w:id="699" w:author="My Luong Vuong" w:date="2024-05-31T10:38:00Z">
        <w:r w:rsidRPr="005A3D30" w:rsidDel="001B7553">
          <w:delText xml:space="preserve">[19] Mould DR, Upton RN. Basic concepts in population modeling, simulation, and model-based drug development-part 2: introduction to pharmacokinetic modeling methods. CPT Pharmacometrics Syst Pharmacol. 2013;2:e38. </w:delText>
        </w:r>
        <w:r w:rsidDel="001B7553">
          <w:fldChar w:fldCharType="begin"/>
        </w:r>
        <w:r w:rsidDel="001B7553">
          <w:delInstrText>HYPERLINK "http://doi.org/10.1038/psp.2013.14"</w:delInstrText>
        </w:r>
        <w:r w:rsidDel="001B7553">
          <w:fldChar w:fldCharType="separate"/>
        </w:r>
        <w:r w:rsidRPr="005A3D30" w:rsidDel="001B7553">
          <w:rPr>
            <w:rStyle w:val="Hyperlink"/>
          </w:rPr>
          <w:delText>http://doi.org/10.1038/psp.2013.14</w:delText>
        </w:r>
        <w:r w:rsidDel="001B7553">
          <w:rPr>
            <w:rStyle w:val="Hyperlink"/>
          </w:rPr>
          <w:fldChar w:fldCharType="end"/>
        </w:r>
        <w:r w:rsidRPr="005A3D30" w:rsidDel="001B7553">
          <w:delText>.</w:delText>
        </w:r>
      </w:del>
    </w:p>
    <w:p w14:paraId="3BE3ED9A" w14:textId="3199E9F5" w:rsidR="005A3D30" w:rsidRPr="005A3D30" w:rsidDel="001B7553" w:rsidRDefault="005A3D30" w:rsidP="005A3D30">
      <w:pPr>
        <w:pStyle w:val="EndNoteBibliography"/>
        <w:spacing w:after="0"/>
        <w:rPr>
          <w:del w:id="700" w:author="My Luong Vuong" w:date="2024-05-31T10:38:00Z"/>
        </w:rPr>
      </w:pPr>
      <w:del w:id="701" w:author="My Luong Vuong" w:date="2024-05-31T10:38:00Z">
        <w:r w:rsidRPr="005A3D30" w:rsidDel="001B7553">
          <w:delText>[20] Buuren Sv. Flexible Imputation of Missing Data, Second Edition: Taylor &amp; Francis Group; 2018.</w:delText>
        </w:r>
      </w:del>
    </w:p>
    <w:p w14:paraId="6BA1BB32" w14:textId="3F63288D" w:rsidR="005A3D30" w:rsidRPr="005A3D30" w:rsidDel="001B7553" w:rsidRDefault="005A3D30" w:rsidP="005A3D30">
      <w:pPr>
        <w:pStyle w:val="EndNoteBibliography"/>
        <w:spacing w:after="0"/>
        <w:rPr>
          <w:del w:id="702" w:author="My Luong Vuong" w:date="2024-05-31T10:38:00Z"/>
        </w:rPr>
      </w:pPr>
      <w:del w:id="703" w:author="My Luong Vuong" w:date="2024-05-31T10:38:00Z">
        <w:r w:rsidRPr="005A3D30" w:rsidDel="001B7553">
          <w:delText>[21] Hosmer DW, Lemeshow S, May S. Applied Survival Analysis: Regression Modeling of Time-to-Event Data, Second Edition: John Wiley &amp; Sons, Inc.; 2008.</w:delText>
        </w:r>
      </w:del>
    </w:p>
    <w:p w14:paraId="4FFA6EC2" w14:textId="1B395026" w:rsidR="005A3D30" w:rsidRPr="005A3D30" w:rsidDel="001B7553" w:rsidRDefault="005A3D30" w:rsidP="005A3D30">
      <w:pPr>
        <w:pStyle w:val="EndNoteBibliography"/>
        <w:spacing w:after="0"/>
        <w:rPr>
          <w:del w:id="704" w:author="My Luong Vuong" w:date="2024-05-31T10:38:00Z"/>
        </w:rPr>
      </w:pPr>
      <w:del w:id="705" w:author="My Luong Vuong" w:date="2024-05-31T10:38:00Z">
        <w:r w:rsidRPr="005A3D30" w:rsidDel="001B7553">
          <w:delText>[22] Committee for Medicinal Products for Human Use (CHMP) EMA. Guideline on the use of pharmacokinetics and pharmacodynamics in the development of antimicrobial medicinal products. United Kingdom: European Medicines Agency; 2016.</w:delText>
        </w:r>
      </w:del>
    </w:p>
    <w:p w14:paraId="6647D399" w14:textId="2A683FF4" w:rsidR="005A3D30" w:rsidRPr="005A3D30" w:rsidDel="001B7553" w:rsidRDefault="005A3D30" w:rsidP="005A3D30">
      <w:pPr>
        <w:pStyle w:val="EndNoteBibliography"/>
        <w:spacing w:after="0"/>
        <w:rPr>
          <w:del w:id="706" w:author="My Luong Vuong" w:date="2024-05-31T10:38:00Z"/>
        </w:rPr>
      </w:pPr>
      <w:del w:id="707" w:author="My Luong Vuong" w:date="2024-05-31T10:38:00Z">
        <w:r w:rsidRPr="005A3D30" w:rsidDel="001B7553">
          <w:delText>[23] Ramachandran KM, Tsokos CP. Chapter 5 - Statistical estimation. In: Ramachandran KM, Tsokos CP, editors. Mathematical Statistics with Applications in R (Third Edition): Academic Press; 2021. p. 179-251.</w:delText>
        </w:r>
      </w:del>
    </w:p>
    <w:p w14:paraId="0B221C45" w14:textId="04174CA7" w:rsidR="005A3D30" w:rsidRPr="005A3D30" w:rsidDel="001B7553" w:rsidRDefault="005A3D30" w:rsidP="005A3D30">
      <w:pPr>
        <w:pStyle w:val="EndNoteBibliography"/>
        <w:spacing w:after="0"/>
        <w:rPr>
          <w:del w:id="708" w:author="My Luong Vuong" w:date="2024-05-31T10:38:00Z"/>
        </w:rPr>
      </w:pPr>
      <w:del w:id="709" w:author="My Luong Vuong" w:date="2024-05-31T10:38:00Z">
        <w:r w:rsidRPr="005A3D30" w:rsidDel="001B7553">
          <w:delText xml:space="preserve">[24] Wickham H, Grolemund G. R for Data Science2017. </w:delText>
        </w:r>
        <w:r w:rsidDel="001B7553">
          <w:fldChar w:fldCharType="begin"/>
        </w:r>
        <w:r w:rsidDel="001B7553">
          <w:delInstrText>HYPERLINK "https://r4ds.had.co.nz/"</w:delInstrText>
        </w:r>
        <w:r w:rsidDel="001B7553">
          <w:fldChar w:fldCharType="separate"/>
        </w:r>
        <w:r w:rsidRPr="005A3D30" w:rsidDel="001B7553">
          <w:rPr>
            <w:rStyle w:val="Hyperlink"/>
          </w:rPr>
          <w:delText>https://r4ds.had.co.nz/</w:delText>
        </w:r>
        <w:r w:rsidDel="001B7553">
          <w:rPr>
            <w:rStyle w:val="Hyperlink"/>
          </w:rPr>
          <w:fldChar w:fldCharType="end"/>
        </w:r>
        <w:r w:rsidRPr="005A3D30" w:rsidDel="001B7553">
          <w:delText>.</w:delText>
        </w:r>
      </w:del>
    </w:p>
    <w:p w14:paraId="202636E3" w14:textId="499D6BAE" w:rsidR="005A3D30" w:rsidRPr="005A3D30" w:rsidDel="001B7553" w:rsidRDefault="005A3D30" w:rsidP="005A3D30">
      <w:pPr>
        <w:pStyle w:val="EndNoteBibliography"/>
        <w:spacing w:after="0"/>
        <w:rPr>
          <w:del w:id="710" w:author="My Luong Vuong" w:date="2024-05-31T10:38:00Z"/>
        </w:rPr>
      </w:pPr>
      <w:del w:id="711" w:author="My Luong Vuong" w:date="2024-05-31T10:38:00Z">
        <w:r w:rsidRPr="005A3D30" w:rsidDel="001B7553">
          <w:delText xml:space="preserve">[25] Keizer RJ, Karlsson MO, Hooker A. Modeling and Simulation Workbench for NONMEM: Tutorial on Pirana, PsN, and Xpose. CPT Pharmacometrics Syst Pharmacol. 2013;2:e50. </w:delText>
        </w:r>
        <w:r w:rsidDel="001B7553">
          <w:fldChar w:fldCharType="begin"/>
        </w:r>
        <w:r w:rsidDel="001B7553">
          <w:delInstrText>HYPERLINK "http://doi.org/10.1038/psp.2013.24"</w:delInstrText>
        </w:r>
        <w:r w:rsidDel="001B7553">
          <w:fldChar w:fldCharType="separate"/>
        </w:r>
        <w:r w:rsidRPr="005A3D30" w:rsidDel="001B7553">
          <w:rPr>
            <w:rStyle w:val="Hyperlink"/>
          </w:rPr>
          <w:delText>http://doi.org/10.1038/psp.2013.24</w:delText>
        </w:r>
        <w:r w:rsidDel="001B7553">
          <w:rPr>
            <w:rStyle w:val="Hyperlink"/>
          </w:rPr>
          <w:fldChar w:fldCharType="end"/>
        </w:r>
        <w:r w:rsidRPr="005A3D30" w:rsidDel="001B7553">
          <w:delText>.</w:delText>
        </w:r>
      </w:del>
    </w:p>
    <w:p w14:paraId="4F3AB680" w14:textId="0951BFBA" w:rsidR="005A3D30" w:rsidRPr="005A3D30" w:rsidDel="001B7553" w:rsidRDefault="005A3D30" w:rsidP="005A3D30">
      <w:pPr>
        <w:pStyle w:val="EndNoteBibliography"/>
        <w:spacing w:after="0"/>
        <w:rPr>
          <w:del w:id="712" w:author="My Luong Vuong" w:date="2024-05-31T10:38:00Z"/>
        </w:rPr>
      </w:pPr>
      <w:del w:id="713" w:author="My Luong Vuong" w:date="2024-05-31T10:38:00Z">
        <w:r w:rsidRPr="005A3D30" w:rsidDel="001B7553">
          <w:delText xml:space="preserve">[26] Bergner R, Hoffmann M, Riedel KD, Mikus G, Henrich DM, Haefeli WE, et al. Fluconazole dosing in continuous veno-venous haemofiltration (CVVHF): need for a high daily dose of 800 mg. Nephrol Dial Transplant. 2006;21:1019-23. </w:delText>
        </w:r>
        <w:r w:rsidDel="001B7553">
          <w:fldChar w:fldCharType="begin"/>
        </w:r>
        <w:r w:rsidDel="001B7553">
          <w:delInstrText>HYPERLINK "http://doi.org/10.1093/ndt/gfi284"</w:delInstrText>
        </w:r>
        <w:r w:rsidDel="001B7553">
          <w:fldChar w:fldCharType="separate"/>
        </w:r>
        <w:r w:rsidRPr="005A3D30" w:rsidDel="001B7553">
          <w:rPr>
            <w:rStyle w:val="Hyperlink"/>
          </w:rPr>
          <w:delText>http://doi.org/10.1093/ndt/gfi284</w:delText>
        </w:r>
        <w:r w:rsidDel="001B7553">
          <w:rPr>
            <w:rStyle w:val="Hyperlink"/>
          </w:rPr>
          <w:fldChar w:fldCharType="end"/>
        </w:r>
        <w:r w:rsidRPr="005A3D30" w:rsidDel="001B7553">
          <w:delText>.</w:delText>
        </w:r>
      </w:del>
    </w:p>
    <w:p w14:paraId="75340899" w14:textId="48E87C5C" w:rsidR="005A3D30" w:rsidRPr="005A3D30" w:rsidDel="001B7553" w:rsidRDefault="005A3D30" w:rsidP="005A3D30">
      <w:pPr>
        <w:pStyle w:val="EndNoteBibliography"/>
        <w:spacing w:after="0"/>
        <w:rPr>
          <w:del w:id="714" w:author="My Luong Vuong" w:date="2024-05-31T10:38:00Z"/>
        </w:rPr>
      </w:pPr>
      <w:del w:id="715" w:author="My Luong Vuong" w:date="2024-05-31T10:38:00Z">
        <w:r w:rsidRPr="005A3D30" w:rsidDel="001B7553">
          <w:delText xml:space="preserve">[27] Buijk SL, Gyssens IC, Mouton JW, Verbrugh HA, Touw DJ, Bruining HA. Pharmacokinetics of sequential intravenous and enteral fluconazole in critically ill surgical patients with invasive mycoses and compromised gastro-intestinal function. Intensive Care Med. 2001;27:115-21. </w:delText>
        </w:r>
        <w:r w:rsidDel="001B7553">
          <w:fldChar w:fldCharType="begin"/>
        </w:r>
        <w:r w:rsidDel="001B7553">
          <w:delInstrText>HYPERLINK "http://doi.org/10.1007/s001340000771"</w:delInstrText>
        </w:r>
        <w:r w:rsidDel="001B7553">
          <w:fldChar w:fldCharType="separate"/>
        </w:r>
        <w:r w:rsidRPr="005A3D30" w:rsidDel="001B7553">
          <w:rPr>
            <w:rStyle w:val="Hyperlink"/>
          </w:rPr>
          <w:delText>http://doi.org/10.1007/s001340000771</w:delText>
        </w:r>
        <w:r w:rsidDel="001B7553">
          <w:rPr>
            <w:rStyle w:val="Hyperlink"/>
          </w:rPr>
          <w:fldChar w:fldCharType="end"/>
        </w:r>
        <w:r w:rsidRPr="005A3D30" w:rsidDel="001B7553">
          <w:delText>.</w:delText>
        </w:r>
      </w:del>
    </w:p>
    <w:p w14:paraId="08F114BE" w14:textId="54944546" w:rsidR="005A3D30" w:rsidRPr="005A3D30" w:rsidDel="001B7553" w:rsidRDefault="005A3D30" w:rsidP="005A3D30">
      <w:pPr>
        <w:pStyle w:val="EndNoteBibliography"/>
        <w:spacing w:after="0"/>
        <w:rPr>
          <w:del w:id="716" w:author="My Luong Vuong" w:date="2024-05-31T10:38:00Z"/>
        </w:rPr>
      </w:pPr>
      <w:del w:id="717" w:author="My Luong Vuong" w:date="2024-05-31T10:38:00Z">
        <w:r w:rsidRPr="005A3D30" w:rsidDel="001B7553">
          <w:delText>[28] Sinnollareddy MG, Roberts JA, Lipman J, Akova M, Bassetti M, De Waele JJ, et al. Pharmacokinetic variability and exposures of fluconazole, anidulafungin, and caspofungin in intensive care unit patients: Data from multinational Defining Antibiotic Levels in Intensive care unit (DALI) patients Study. Critical Care. 2015;19.</w:delText>
        </w:r>
      </w:del>
    </w:p>
    <w:p w14:paraId="2519E159" w14:textId="365DCDB2" w:rsidR="005A3D30" w:rsidRPr="005A3D30" w:rsidDel="001B7553" w:rsidRDefault="005A3D30" w:rsidP="005A3D30">
      <w:pPr>
        <w:pStyle w:val="EndNoteBibliography"/>
        <w:spacing w:after="0"/>
        <w:rPr>
          <w:del w:id="718" w:author="My Luong Vuong" w:date="2024-05-31T10:38:00Z"/>
        </w:rPr>
      </w:pPr>
      <w:del w:id="719" w:author="My Luong Vuong" w:date="2024-05-31T10:38:00Z">
        <w:r w:rsidRPr="005A3D30" w:rsidDel="001B7553">
          <w:delText xml:space="preserve">[29] Van Daele R, Wauters J, Lagrou K, Denooz R, Hayette MP, Gijsen M, et al. Pharmacokinetic Variability and Target Attainment of Fluconazole in Critically Ill Patients. Microorganisms. 2021;9. </w:delText>
        </w:r>
        <w:r w:rsidDel="001B7553">
          <w:fldChar w:fldCharType="begin"/>
        </w:r>
        <w:r w:rsidDel="001B7553">
          <w:delInstrText>HYPERLINK "http://doi.org/10.3390/microorganisms9102068"</w:delInstrText>
        </w:r>
        <w:r w:rsidDel="001B7553">
          <w:fldChar w:fldCharType="separate"/>
        </w:r>
        <w:r w:rsidRPr="005A3D30" w:rsidDel="001B7553">
          <w:rPr>
            <w:rStyle w:val="Hyperlink"/>
          </w:rPr>
          <w:delText>http://doi.org/10.3390/microorganisms9102068</w:delText>
        </w:r>
        <w:r w:rsidDel="001B7553">
          <w:rPr>
            <w:rStyle w:val="Hyperlink"/>
          </w:rPr>
          <w:fldChar w:fldCharType="end"/>
        </w:r>
        <w:r w:rsidRPr="005A3D30" w:rsidDel="001B7553">
          <w:delText>.</w:delText>
        </w:r>
      </w:del>
    </w:p>
    <w:p w14:paraId="3DE3DB4A" w14:textId="12F30DCD" w:rsidR="005A3D30" w:rsidRPr="005A3D30" w:rsidDel="001B7553" w:rsidRDefault="005A3D30" w:rsidP="005A3D30">
      <w:pPr>
        <w:pStyle w:val="EndNoteBibliography"/>
        <w:spacing w:after="0"/>
        <w:rPr>
          <w:del w:id="720" w:author="My Luong Vuong" w:date="2024-05-31T10:38:00Z"/>
        </w:rPr>
      </w:pPr>
      <w:del w:id="721" w:author="My Luong Vuong" w:date="2024-05-31T10:38:00Z">
        <w:r w:rsidRPr="005A3D30" w:rsidDel="001B7553">
          <w:delText xml:space="preserve">[30] Azar M, Benedetti A, Riehm KE, Imran M, Krishnan A, Chiovitti M, et al. Individual participant data meta-analyses (IPDMA): data contribution was associated with trial corresponding author country, publication year, and journal impact factor. Journal of Clinical Epidemiology. 2020;124:16-23. </w:delText>
        </w:r>
        <w:r w:rsidDel="001B7553">
          <w:fldChar w:fldCharType="begin"/>
        </w:r>
        <w:r w:rsidDel="001B7553">
          <w:delInstrText>HYPERLINK "http://doi.org/10.1016/j.jclinepi.2020.03.026"</w:delInstrText>
        </w:r>
        <w:r w:rsidDel="001B7553">
          <w:fldChar w:fldCharType="separate"/>
        </w:r>
        <w:r w:rsidRPr="005A3D30" w:rsidDel="001B7553">
          <w:rPr>
            <w:rStyle w:val="Hyperlink"/>
          </w:rPr>
          <w:delText>http://doi.org/10.1016/j.jclinepi.2020.03.026</w:delText>
        </w:r>
        <w:r w:rsidDel="001B7553">
          <w:rPr>
            <w:rStyle w:val="Hyperlink"/>
          </w:rPr>
          <w:fldChar w:fldCharType="end"/>
        </w:r>
        <w:r w:rsidRPr="005A3D30" w:rsidDel="001B7553">
          <w:delText>.</w:delText>
        </w:r>
      </w:del>
    </w:p>
    <w:p w14:paraId="000FFCC8" w14:textId="61F83E5F" w:rsidR="005A3D30" w:rsidRPr="005A3D30" w:rsidDel="001B7553" w:rsidRDefault="005A3D30" w:rsidP="005A3D30">
      <w:pPr>
        <w:pStyle w:val="EndNoteBibliography"/>
        <w:spacing w:after="0"/>
        <w:rPr>
          <w:del w:id="722" w:author="My Luong Vuong" w:date="2024-05-31T10:38:00Z"/>
        </w:rPr>
      </w:pPr>
      <w:del w:id="723" w:author="My Luong Vuong" w:date="2024-05-31T10:38:00Z">
        <w:r w:rsidRPr="005A3D30" w:rsidDel="001B7553">
          <w:delText xml:space="preserve">[31] Tierney JF, Vale C, Riley R, Smith CT, Stewart L, Clarke M, et al. Individual Participant Data (IPD) Meta-analyses of Randomised Controlled Trials: Guidance on Their Use. PLoS Med. 2015;12:e1001855. </w:delText>
        </w:r>
        <w:r w:rsidDel="001B7553">
          <w:fldChar w:fldCharType="begin"/>
        </w:r>
        <w:r w:rsidDel="001B7553">
          <w:delInstrText>HYPERLINK "http://doi.org/10.1371/journal.pmed.1001855"</w:delInstrText>
        </w:r>
        <w:r w:rsidDel="001B7553">
          <w:fldChar w:fldCharType="separate"/>
        </w:r>
        <w:r w:rsidRPr="005A3D30" w:rsidDel="001B7553">
          <w:rPr>
            <w:rStyle w:val="Hyperlink"/>
          </w:rPr>
          <w:delText>http://doi.org/10.1371/journal.pmed.1001855</w:delText>
        </w:r>
        <w:r w:rsidDel="001B7553">
          <w:rPr>
            <w:rStyle w:val="Hyperlink"/>
          </w:rPr>
          <w:fldChar w:fldCharType="end"/>
        </w:r>
        <w:r w:rsidRPr="005A3D30" w:rsidDel="001B7553">
          <w:delText>.</w:delText>
        </w:r>
      </w:del>
    </w:p>
    <w:p w14:paraId="2CB51778" w14:textId="29717335" w:rsidR="005A3D30" w:rsidRPr="005A3D30" w:rsidDel="001B7553" w:rsidRDefault="005A3D30" w:rsidP="005A3D30">
      <w:pPr>
        <w:pStyle w:val="EndNoteBibliography"/>
        <w:spacing w:after="0"/>
        <w:rPr>
          <w:del w:id="724" w:author="My Luong Vuong" w:date="2024-05-31T10:38:00Z"/>
        </w:rPr>
      </w:pPr>
      <w:del w:id="725" w:author="My Luong Vuong" w:date="2024-05-31T10:38:00Z">
        <w:r w:rsidRPr="005A3D30" w:rsidDel="001B7553">
          <w:delText xml:space="preserve">[32] Patel K, Roberts JA, Lipman J, Tett SE, Deldot ME, Kirkpatrick CM. Population pharmacokinetics of fluconazole in critically ill patients receiving continuous venovenous hemodiafiltration: using Monte Carlo simulations to predict doses for specified pharmacodynamic targets. Antimicrob Agents Chemother. 2011;55:5868-73. </w:delText>
        </w:r>
        <w:r w:rsidDel="001B7553">
          <w:fldChar w:fldCharType="begin"/>
        </w:r>
        <w:r w:rsidDel="001B7553">
          <w:delInstrText>HYPERLINK "http://doi.org/10.1128/aac.00424-11"</w:delInstrText>
        </w:r>
        <w:r w:rsidDel="001B7553">
          <w:fldChar w:fldCharType="separate"/>
        </w:r>
        <w:r w:rsidRPr="005A3D30" w:rsidDel="001B7553">
          <w:rPr>
            <w:rStyle w:val="Hyperlink"/>
          </w:rPr>
          <w:delText>http://doi.org/10.1128/aac.00424-11</w:delText>
        </w:r>
        <w:r w:rsidDel="001B7553">
          <w:rPr>
            <w:rStyle w:val="Hyperlink"/>
          </w:rPr>
          <w:fldChar w:fldCharType="end"/>
        </w:r>
        <w:r w:rsidRPr="005A3D30" w:rsidDel="001B7553">
          <w:delText>.</w:delText>
        </w:r>
      </w:del>
    </w:p>
    <w:p w14:paraId="7B92D98B" w14:textId="53420D5C" w:rsidR="005A3D30" w:rsidRPr="005A3D30" w:rsidDel="001B7553" w:rsidRDefault="005A3D30" w:rsidP="005A3D30">
      <w:pPr>
        <w:pStyle w:val="EndNoteBibliography"/>
        <w:spacing w:after="0"/>
        <w:rPr>
          <w:del w:id="726" w:author="My Luong Vuong" w:date="2024-05-31T10:38:00Z"/>
        </w:rPr>
      </w:pPr>
      <w:del w:id="727" w:author="My Luong Vuong" w:date="2024-05-31T10:38:00Z">
        <w:r w:rsidRPr="005A3D30" w:rsidDel="001B7553">
          <w:delText xml:space="preserve">[33] Aoyama T, Hirata K, Hirata R, Yamazaki H, Yamamoto Y, Hayashi H, et al. Population pharmacokinetics of fluconazole after administration of fosfluconazole and fluconazole in critically ill patients. J Clin Pharm Ther. 2012;37:356-63. </w:delText>
        </w:r>
        <w:r w:rsidDel="001B7553">
          <w:fldChar w:fldCharType="begin"/>
        </w:r>
        <w:r w:rsidDel="001B7553">
          <w:delInstrText>HYPERLINK "http://doi.org/10.1111/j.1365-2710.2011.01297.x"</w:delInstrText>
        </w:r>
        <w:r w:rsidDel="001B7553">
          <w:fldChar w:fldCharType="separate"/>
        </w:r>
        <w:r w:rsidRPr="005A3D30" w:rsidDel="001B7553">
          <w:rPr>
            <w:rStyle w:val="Hyperlink"/>
          </w:rPr>
          <w:delText>http://doi.org/10.1111/j.1365-2710.2011.01297.x</w:delText>
        </w:r>
        <w:r w:rsidDel="001B7553">
          <w:rPr>
            <w:rStyle w:val="Hyperlink"/>
          </w:rPr>
          <w:fldChar w:fldCharType="end"/>
        </w:r>
        <w:r w:rsidRPr="005A3D30" w:rsidDel="001B7553">
          <w:delText>.</w:delText>
        </w:r>
      </w:del>
    </w:p>
    <w:p w14:paraId="52D2B0B4" w14:textId="2781B8F9" w:rsidR="005A3D30" w:rsidRPr="005A3D30" w:rsidDel="001B7553" w:rsidRDefault="005A3D30" w:rsidP="005A3D30">
      <w:pPr>
        <w:pStyle w:val="EndNoteBibliography"/>
        <w:spacing w:after="0"/>
        <w:rPr>
          <w:del w:id="728" w:author="My Luong Vuong" w:date="2024-05-31T10:38:00Z"/>
        </w:rPr>
      </w:pPr>
      <w:del w:id="729" w:author="My Luong Vuong" w:date="2024-05-31T10:38:00Z">
        <w:r w:rsidRPr="005A3D30" w:rsidDel="001B7553">
          <w:delText xml:space="preserve">[34] Huang C-Y, Güiza F, De Vlieger G, Meyfroidt G. Daily fluctuations in kidney function in critically ill adults. Critical Care. 2022;26:347. </w:delText>
        </w:r>
        <w:r w:rsidDel="001B7553">
          <w:fldChar w:fldCharType="begin"/>
        </w:r>
        <w:r w:rsidDel="001B7553">
          <w:delInstrText>HYPERLINK "http://doi.org/10.1186/s13054-022-04226-3"</w:delInstrText>
        </w:r>
        <w:r w:rsidDel="001B7553">
          <w:fldChar w:fldCharType="separate"/>
        </w:r>
        <w:r w:rsidRPr="005A3D30" w:rsidDel="001B7553">
          <w:rPr>
            <w:rStyle w:val="Hyperlink"/>
          </w:rPr>
          <w:delText>http://doi.org/10.1186/s13054-022-04226-3</w:delText>
        </w:r>
        <w:r w:rsidDel="001B7553">
          <w:rPr>
            <w:rStyle w:val="Hyperlink"/>
          </w:rPr>
          <w:fldChar w:fldCharType="end"/>
        </w:r>
        <w:r w:rsidRPr="005A3D30" w:rsidDel="001B7553">
          <w:delText>.</w:delText>
        </w:r>
      </w:del>
    </w:p>
    <w:p w14:paraId="7F01E8C1" w14:textId="2E8DA7D6" w:rsidR="005A3D30" w:rsidRPr="005A3D30" w:rsidDel="001B7553" w:rsidRDefault="005A3D30" w:rsidP="005A3D30">
      <w:pPr>
        <w:pStyle w:val="EndNoteBibliography"/>
        <w:spacing w:after="0"/>
        <w:rPr>
          <w:del w:id="730" w:author="My Luong Vuong" w:date="2024-05-31T10:38:00Z"/>
        </w:rPr>
      </w:pPr>
      <w:del w:id="731" w:author="My Luong Vuong" w:date="2024-05-31T10:38:00Z">
        <w:r w:rsidRPr="005A3D30" w:rsidDel="001B7553">
          <w:delText xml:space="preserve">[35] Johansson Å M, Karlsson MO. Comparison of methods for handling missing covariate data. Aaps j. 2013;15:1232-41. </w:delText>
        </w:r>
        <w:r w:rsidDel="001B7553">
          <w:fldChar w:fldCharType="begin"/>
        </w:r>
        <w:r w:rsidDel="001B7553">
          <w:delInstrText>HYPERLINK "http://doi.org/10.1208/s12248-013-9526-y"</w:delInstrText>
        </w:r>
        <w:r w:rsidDel="001B7553">
          <w:fldChar w:fldCharType="separate"/>
        </w:r>
        <w:r w:rsidRPr="005A3D30" w:rsidDel="001B7553">
          <w:rPr>
            <w:rStyle w:val="Hyperlink"/>
          </w:rPr>
          <w:delText>http://doi.org/10.1208/s12248-013-9526-y</w:delText>
        </w:r>
        <w:r w:rsidDel="001B7553">
          <w:rPr>
            <w:rStyle w:val="Hyperlink"/>
          </w:rPr>
          <w:fldChar w:fldCharType="end"/>
        </w:r>
        <w:r w:rsidRPr="005A3D30" w:rsidDel="001B7553">
          <w:delText>.</w:delText>
        </w:r>
      </w:del>
    </w:p>
    <w:p w14:paraId="078359AE" w14:textId="4D728C3B" w:rsidR="005A3D30" w:rsidRPr="005A3D30" w:rsidDel="001B7553" w:rsidRDefault="005A3D30" w:rsidP="005A3D30">
      <w:pPr>
        <w:pStyle w:val="EndNoteBibliography"/>
        <w:spacing w:after="0"/>
        <w:rPr>
          <w:del w:id="732" w:author="My Luong Vuong" w:date="2024-05-31T10:38:00Z"/>
        </w:rPr>
      </w:pPr>
      <w:del w:id="733" w:author="My Luong Vuong" w:date="2024-05-31T10:38:00Z">
        <w:r w:rsidRPr="005A3D30" w:rsidDel="001B7553">
          <w:delText xml:space="preserve">[36] Heymans MW, Twisk JWR. Handling missing data in clinical research. Journal of Clinical Epidemiology. 2022;151:185-8. </w:delText>
        </w:r>
        <w:r w:rsidDel="001B7553">
          <w:fldChar w:fldCharType="begin"/>
        </w:r>
        <w:r w:rsidDel="001B7553">
          <w:delInstrText>HYPERLINK "http://doi.org/https://doi.org/10.1016/j.jclinepi.2022.08.016"</w:delInstrText>
        </w:r>
        <w:r w:rsidDel="001B7553">
          <w:fldChar w:fldCharType="separate"/>
        </w:r>
        <w:r w:rsidRPr="005A3D30" w:rsidDel="001B7553">
          <w:rPr>
            <w:rStyle w:val="Hyperlink"/>
          </w:rPr>
          <w:delText>http://doi.org/https://doi.org/10.1016/j.jclinepi.2022.08.016</w:delText>
        </w:r>
        <w:r w:rsidDel="001B7553">
          <w:rPr>
            <w:rStyle w:val="Hyperlink"/>
          </w:rPr>
          <w:fldChar w:fldCharType="end"/>
        </w:r>
        <w:r w:rsidRPr="005A3D30" w:rsidDel="001B7553">
          <w:delText>.</w:delText>
        </w:r>
      </w:del>
    </w:p>
    <w:p w14:paraId="522D8DD1" w14:textId="2997D291" w:rsidR="005A3D30" w:rsidRPr="005A3D30" w:rsidDel="001B7553" w:rsidRDefault="005A3D30" w:rsidP="005A3D30">
      <w:pPr>
        <w:pStyle w:val="EndNoteBibliography"/>
        <w:spacing w:after="0"/>
        <w:rPr>
          <w:del w:id="734" w:author="My Luong Vuong" w:date="2024-05-31T10:38:00Z"/>
        </w:rPr>
      </w:pPr>
      <w:del w:id="735" w:author="My Luong Vuong" w:date="2024-05-31T10:38:00Z">
        <w:r w:rsidRPr="005A3D30" w:rsidDel="001B7553">
          <w:delText xml:space="preserve">[37] Sandaradura I, Wojciechowski J, Marriott DJE, Day RO, Stocker S, Reuter SE. Model-Optimized Fluconazole Dose Selection for Critically Ill Patients Improves Early Pharmacodynamic Target Attainment without the Need for Therapeutic Drug Monitoring. Antimicrob Agents Chemother. 2021;65. </w:delText>
        </w:r>
        <w:r w:rsidDel="001B7553">
          <w:fldChar w:fldCharType="begin"/>
        </w:r>
        <w:r w:rsidDel="001B7553">
          <w:delInstrText>HYPERLINK "http://doi.org/10.1128/aac.02019-20"</w:delInstrText>
        </w:r>
        <w:r w:rsidDel="001B7553">
          <w:fldChar w:fldCharType="separate"/>
        </w:r>
        <w:r w:rsidRPr="005A3D30" w:rsidDel="001B7553">
          <w:rPr>
            <w:rStyle w:val="Hyperlink"/>
          </w:rPr>
          <w:delText>http://doi.org/10.1128/aac.02019-20</w:delText>
        </w:r>
        <w:r w:rsidDel="001B7553">
          <w:rPr>
            <w:rStyle w:val="Hyperlink"/>
          </w:rPr>
          <w:fldChar w:fldCharType="end"/>
        </w:r>
        <w:r w:rsidRPr="005A3D30" w:rsidDel="001B7553">
          <w:delText>.</w:delText>
        </w:r>
      </w:del>
    </w:p>
    <w:p w14:paraId="1563E8AE" w14:textId="00FB74E5" w:rsidR="005A3D30" w:rsidRPr="005A3D30" w:rsidDel="001B7553" w:rsidRDefault="005A3D30" w:rsidP="005A3D30">
      <w:pPr>
        <w:pStyle w:val="EndNoteBibliography"/>
        <w:spacing w:after="0"/>
        <w:rPr>
          <w:del w:id="736" w:author="My Luong Vuong" w:date="2024-05-31T10:38:00Z"/>
        </w:rPr>
      </w:pPr>
      <w:del w:id="737" w:author="My Luong Vuong" w:date="2024-05-31T10:38:00Z">
        <w:r w:rsidRPr="005A3D30" w:rsidDel="001B7553">
          <w:delText xml:space="preserve">[38] Darnis S, Fareau N, Corallo CE, Poole S, Dooley MJ, Cheng AC. Estimation of body weight in hospitalized patients. QJM: An International Journal of Medicine. 2012;105:769-74. </w:delText>
        </w:r>
        <w:r w:rsidDel="001B7553">
          <w:fldChar w:fldCharType="begin"/>
        </w:r>
        <w:r w:rsidDel="001B7553">
          <w:delInstrText>HYPERLINK "http://doi.org/10.1093/qjmed/hcs060"</w:delInstrText>
        </w:r>
        <w:r w:rsidDel="001B7553">
          <w:fldChar w:fldCharType="separate"/>
        </w:r>
        <w:r w:rsidRPr="005A3D30" w:rsidDel="001B7553">
          <w:rPr>
            <w:rStyle w:val="Hyperlink"/>
          </w:rPr>
          <w:delText>http://doi.org/10.1093/qjmed/hcs060</w:delText>
        </w:r>
        <w:r w:rsidDel="001B7553">
          <w:rPr>
            <w:rStyle w:val="Hyperlink"/>
          </w:rPr>
          <w:fldChar w:fldCharType="end"/>
        </w:r>
        <w:r w:rsidRPr="005A3D30" w:rsidDel="001B7553">
          <w:delText>.</w:delText>
        </w:r>
      </w:del>
    </w:p>
    <w:p w14:paraId="7601EEEC" w14:textId="7ADBC096" w:rsidR="005A3D30" w:rsidRPr="005A3D30" w:rsidDel="001B7553" w:rsidRDefault="005A3D30" w:rsidP="005A3D30">
      <w:pPr>
        <w:pStyle w:val="EndNoteBibliography"/>
        <w:spacing w:after="0"/>
        <w:rPr>
          <w:del w:id="738" w:author="My Luong Vuong" w:date="2024-05-31T10:38:00Z"/>
        </w:rPr>
      </w:pPr>
      <w:del w:id="739" w:author="My Luong Vuong" w:date="2024-05-31T10:38:00Z">
        <w:r w:rsidRPr="005A3D30" w:rsidDel="001B7553">
          <w:delText xml:space="preserve">[39] van Wijk RC, Imperial MZ, Savic RM, Solans BP. Pharmacokinetic analysis across studies to drive knowledge-integration: A tutorial on individual patient data meta-analysis (IPDMA). CPT Pharmacometrics Syst Pharmacol. 2023;12:1187-200. </w:delText>
        </w:r>
        <w:r w:rsidDel="001B7553">
          <w:fldChar w:fldCharType="begin"/>
        </w:r>
        <w:r w:rsidDel="001B7553">
          <w:delInstrText>HYPERLINK "http://doi.org/10.1002/psp4.13002"</w:delInstrText>
        </w:r>
        <w:r w:rsidDel="001B7553">
          <w:fldChar w:fldCharType="separate"/>
        </w:r>
        <w:r w:rsidRPr="005A3D30" w:rsidDel="001B7553">
          <w:rPr>
            <w:rStyle w:val="Hyperlink"/>
          </w:rPr>
          <w:delText>http://doi.org/10.1002/psp4.13002</w:delText>
        </w:r>
        <w:r w:rsidDel="001B7553">
          <w:rPr>
            <w:rStyle w:val="Hyperlink"/>
          </w:rPr>
          <w:fldChar w:fldCharType="end"/>
        </w:r>
        <w:r w:rsidRPr="005A3D30" w:rsidDel="001B7553">
          <w:delText>.</w:delText>
        </w:r>
      </w:del>
    </w:p>
    <w:p w14:paraId="6566B06D" w14:textId="1817D182" w:rsidR="005A3D30" w:rsidRPr="005A3D30" w:rsidDel="001B7553" w:rsidRDefault="005A3D30" w:rsidP="005A3D30">
      <w:pPr>
        <w:pStyle w:val="EndNoteBibliography"/>
        <w:rPr>
          <w:del w:id="740" w:author="My Luong Vuong" w:date="2024-05-31T10:38:00Z"/>
        </w:rPr>
      </w:pPr>
      <w:del w:id="741" w:author="My Luong Vuong" w:date="2024-05-31T10:38:00Z">
        <w:r w:rsidRPr="005A3D30" w:rsidDel="001B7553">
          <w:delText xml:space="preserve">[40] Li L, Li X, Xia Y, Chu Y, Zhong H, Li J, et al. Recommendation of Antimicrobial Dosing Optimization During Continuous Renal Replacement Therapy. Front Pharmacol. 2020;11:786. </w:delText>
        </w:r>
        <w:r w:rsidDel="001B7553">
          <w:fldChar w:fldCharType="begin"/>
        </w:r>
        <w:r w:rsidDel="001B7553">
          <w:delInstrText>HYPERLINK "http://doi.org/10.3389/fphar.2020.00786"</w:delInstrText>
        </w:r>
        <w:r w:rsidDel="001B7553">
          <w:fldChar w:fldCharType="separate"/>
        </w:r>
        <w:r w:rsidRPr="005A3D30" w:rsidDel="001B7553">
          <w:rPr>
            <w:rStyle w:val="Hyperlink"/>
          </w:rPr>
          <w:delText>http://doi.org/10.3389/fphar.2020.00786</w:delText>
        </w:r>
        <w:r w:rsidDel="001B7553">
          <w:rPr>
            <w:rStyle w:val="Hyperlink"/>
          </w:rPr>
          <w:fldChar w:fldCharType="end"/>
        </w:r>
        <w:r w:rsidRPr="005A3D30" w:rsidDel="001B7553">
          <w:delText>.</w:delText>
        </w:r>
      </w:del>
    </w:p>
    <w:p w14:paraId="218B9AF3" w14:textId="4E887E6B" w:rsidR="00A55057" w:rsidRPr="00845D5D" w:rsidRDefault="00221AE5" w:rsidP="00221AE5">
      <w:r w:rsidRPr="00E03B11">
        <w:fldChar w:fldCharType="end"/>
      </w:r>
      <w:r w:rsidDel="00221AE5">
        <w:t xml:space="preserve"> </w:t>
      </w:r>
    </w:p>
    <w:p w14:paraId="15B0E83B" w14:textId="77777777" w:rsidR="00DB122C" w:rsidRPr="00E03B11" w:rsidRDefault="00DB122C" w:rsidP="00593CAA"/>
    <w:bookmarkEnd w:id="247"/>
    <w:p w14:paraId="1CAA5F78" w14:textId="4F1D4194" w:rsidR="00EE5777" w:rsidRPr="00E03B11" w:rsidRDefault="00EE5777" w:rsidP="00593CAA"/>
    <w:p w14:paraId="2AFC7A25" w14:textId="77777777" w:rsidR="00FF47EE" w:rsidRPr="00E03B11" w:rsidRDefault="00FF47EE" w:rsidP="00593CAA">
      <w:pPr>
        <w:sectPr w:rsidR="00FF47EE" w:rsidRPr="00E03B11" w:rsidSect="001E4D5C">
          <w:footerReference w:type="default" r:id="rId13"/>
          <w:type w:val="continuous"/>
          <w:pgSz w:w="11906" w:h="16838" w:code="9"/>
          <w:pgMar w:top="1440" w:right="1440" w:bottom="1440" w:left="1440" w:header="720" w:footer="720" w:gutter="0"/>
          <w:cols w:space="720"/>
          <w:titlePg/>
          <w:docGrid w:linePitch="360"/>
        </w:sectPr>
      </w:pPr>
    </w:p>
    <w:p w14:paraId="4D922171" w14:textId="26D8D3EE" w:rsidR="00AB1B25" w:rsidRDefault="00AB1B25" w:rsidP="00CE12B9">
      <w:pPr>
        <w:pStyle w:val="Heading1"/>
        <w:numPr>
          <w:ilvl w:val="0"/>
          <w:numId w:val="0"/>
        </w:numPr>
        <w:ind w:left="432" w:hanging="432"/>
      </w:pPr>
      <w:r>
        <w:lastRenderedPageBreak/>
        <w:t>Tables</w:t>
      </w:r>
    </w:p>
    <w:p w14:paraId="140239CA" w14:textId="3A96FDC4" w:rsidR="00E6620C" w:rsidRPr="00E03B11" w:rsidRDefault="00F73945" w:rsidP="00AA2598">
      <w:pPr>
        <w:spacing w:after="0"/>
      </w:pPr>
      <w:r w:rsidRPr="00E03B11">
        <w:rPr>
          <w:b/>
          <w:bCs/>
        </w:rPr>
        <w:t>Table 1.</w:t>
      </w:r>
      <w:r w:rsidRPr="00E03B11">
        <w:t xml:space="preserve"> Patient characteristics</w:t>
      </w:r>
    </w:p>
    <w:tbl>
      <w:tblPr>
        <w:tblW w:w="0" w:type="auto"/>
        <w:jc w:val="center"/>
        <w:shd w:val="clear" w:color="auto" w:fill="FFFFFF"/>
        <w:tblLayout w:type="fixed"/>
        <w:tblCellMar>
          <w:left w:w="0" w:type="dxa"/>
          <w:right w:w="0" w:type="dxa"/>
        </w:tblCellMar>
        <w:tblLook w:val="04A0" w:firstRow="1" w:lastRow="0" w:firstColumn="1" w:lastColumn="0" w:noHBand="0" w:noVBand="1"/>
      </w:tblPr>
      <w:tblGrid>
        <w:gridCol w:w="2552"/>
        <w:gridCol w:w="1243"/>
        <w:gridCol w:w="1244"/>
        <w:gridCol w:w="1244"/>
        <w:gridCol w:w="1244"/>
        <w:gridCol w:w="1243"/>
        <w:gridCol w:w="1244"/>
        <w:gridCol w:w="1244"/>
        <w:gridCol w:w="1244"/>
        <w:gridCol w:w="1244"/>
      </w:tblGrid>
      <w:tr w:rsidR="003657F6" w:rsidRPr="00C54898" w14:paraId="64DDEA28" w14:textId="77777777" w:rsidTr="002E01AC">
        <w:trPr>
          <w:trHeight w:val="20"/>
          <w:tblHeader/>
          <w:jc w:val="center"/>
        </w:trPr>
        <w:tc>
          <w:tcPr>
            <w:tcW w:w="2552" w:type="dxa"/>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27221121" w14:textId="07B6C723" w:rsidR="00B10629" w:rsidRPr="002E01AC" w:rsidRDefault="006C6091" w:rsidP="002E01AC">
            <w:pPr>
              <w:spacing w:after="0" w:line="240" w:lineRule="auto"/>
              <w:jc w:val="left"/>
              <w:rPr>
                <w:b/>
                <w:bCs/>
                <w:sz w:val="18"/>
                <w:szCs w:val="18"/>
              </w:rPr>
            </w:pPr>
            <w:r w:rsidRPr="002E01AC">
              <w:rPr>
                <w:b/>
                <w:bCs/>
                <w:sz w:val="18"/>
                <w:szCs w:val="18"/>
              </w:rPr>
              <w:t>Parameter</w:t>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F7E08D" w14:textId="6D2152EB" w:rsidR="00B10629" w:rsidRPr="002E01AC" w:rsidRDefault="00B10629" w:rsidP="002E01AC">
            <w:pPr>
              <w:spacing w:after="0" w:line="240" w:lineRule="auto"/>
              <w:jc w:val="left"/>
              <w:rPr>
                <w:b/>
                <w:bCs/>
                <w:sz w:val="18"/>
                <w:szCs w:val="18"/>
                <w:lang w:val="nl-BE"/>
              </w:rPr>
            </w:pPr>
            <w:r w:rsidRPr="002E01AC">
              <w:rPr>
                <w:b/>
                <w:bCs/>
                <w:sz w:val="18"/>
                <w:szCs w:val="18"/>
                <w:lang w:val="nl-BE"/>
              </w:rPr>
              <w:t>Van Daele et al.</w:t>
            </w:r>
            <w:r w:rsidR="00C54898">
              <w:rPr>
                <w:b/>
                <w:bCs/>
                <w:sz w:val="18"/>
                <w:szCs w:val="18"/>
                <w:lang w:val="nl-BE"/>
              </w:rPr>
              <w:t xml:space="preserve"> </w:t>
            </w:r>
            <w:r w:rsidRPr="002E01AC">
              <w:rPr>
                <w:b/>
                <w:bCs/>
                <w:sz w:val="18"/>
                <w:szCs w:val="18"/>
                <w:lang w:val="nl-BE"/>
              </w:rPr>
              <w:t>(</w:t>
            </w:r>
            <w:r w:rsidR="00AF2B61" w:rsidRPr="002E01AC">
              <w:rPr>
                <w:b/>
                <w:bCs/>
                <w:sz w:val="18"/>
                <w:szCs w:val="18"/>
                <w:lang w:val="nl-BE"/>
              </w:rPr>
              <w:t>n</w:t>
            </w:r>
            <w:r w:rsidR="00C54898">
              <w:rPr>
                <w:b/>
                <w:bCs/>
                <w:sz w:val="18"/>
                <w:szCs w:val="18"/>
                <w:lang w:val="nl-BE"/>
              </w:rPr>
              <w:t> </w:t>
            </w:r>
            <w:r w:rsidRPr="002E01AC">
              <w:rPr>
                <w:b/>
                <w:bCs/>
                <w:sz w:val="18"/>
                <w:szCs w:val="18"/>
                <w:lang w:val="nl-BE"/>
              </w:rPr>
              <w:t>=</w:t>
            </w:r>
            <w:r w:rsidR="00C54898">
              <w:rPr>
                <w:b/>
                <w:bCs/>
                <w:sz w:val="18"/>
                <w:szCs w:val="18"/>
                <w:lang w:val="nl-BE"/>
              </w:rPr>
              <w:t> </w:t>
            </w:r>
            <w:r w:rsidRPr="002E01AC">
              <w:rPr>
                <w:b/>
                <w:bCs/>
                <w:sz w:val="18"/>
                <w:szCs w:val="18"/>
                <w:lang w:val="nl-BE"/>
              </w:rPr>
              <w:t>39)</w:t>
            </w:r>
            <w:r w:rsidR="0012034A" w:rsidRPr="002E01AC">
              <w:rPr>
                <w:b/>
                <w:bCs/>
                <w:sz w:val="18"/>
                <w:szCs w:val="18"/>
              </w:rPr>
              <w:fldChar w:fldCharType="begin">
                <w:fldData xml:space="preserve">PEVuZE5vdGU+PENpdGU+PEF1dGhvcj5WYW4gRGFlbGU8L0F1dGhvcj48WWVhcj4yMDIxPC9ZZWFy
PjxSZWNOdW0+NjwvUmVjTnVtPjxEaXNwbGF5VGV4dD7CoFsyOF08L0Rpc3BsYXlUZXh0PjxyZWNv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ins w:id="742" w:author="My Luong Vuong" w:date="2024-05-31T16:58:00Z">
              <w:r w:rsidR="004E788E">
                <w:rPr>
                  <w:b/>
                  <w:bCs/>
                  <w:sz w:val="18"/>
                  <w:szCs w:val="18"/>
                  <w:lang w:val="nl-BE"/>
                </w:rPr>
                <w:instrText xml:space="preserve"> ADDIN EN.CITE </w:instrText>
              </w:r>
            </w:ins>
            <w:del w:id="743" w:author="My Luong Vuong" w:date="2024-05-31T16:58:00Z">
              <w:r w:rsidR="005A3D30" w:rsidRPr="00CE12B9" w:rsidDel="004E788E">
                <w:rPr>
                  <w:b/>
                  <w:bCs/>
                  <w:sz w:val="18"/>
                  <w:szCs w:val="18"/>
                  <w:lang w:val="nl-BE"/>
                </w:rPr>
                <w:delInstrText xml:space="preserve"> ADDIN EN.CITE </w:delInstrText>
              </w:r>
              <w:r w:rsidR="005A3D30" w:rsidDel="004E788E">
                <w:rPr>
                  <w:b/>
                  <w:bCs/>
                  <w:sz w:val="18"/>
                  <w:szCs w:val="18"/>
                </w:rPr>
                <w:fldChar w:fldCharType="begin">
                  <w:fldData xml:space="preserve">PEVuZE5vdGU+PENpdGU+PEF1dGhvcj5WYW4gRGFlbGU8L0F1dGhvcj48WWVhcj4yMDIxPC9ZZWFy
PjxSZWNOdW0+NjwvUmVjTnVtPjxEaXNwbGF5VGV4dD7CoFsyOV08L0Rpc3BsYXlUZXh0PjxyZWNv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5A3D30" w:rsidRPr="00CE12B9" w:rsidDel="004E788E">
                <w:rPr>
                  <w:b/>
                  <w:bCs/>
                  <w:sz w:val="18"/>
                  <w:szCs w:val="18"/>
                  <w:lang w:val="nl-BE"/>
                </w:rPr>
                <w:delInstrText xml:space="preserve"> ADDIN EN.CITE.DATA </w:delInstrText>
              </w:r>
              <w:r w:rsidR="005A3D30" w:rsidDel="004E788E">
                <w:rPr>
                  <w:b/>
                  <w:bCs/>
                  <w:sz w:val="18"/>
                  <w:szCs w:val="18"/>
                </w:rPr>
              </w:r>
              <w:r w:rsidR="005A3D30" w:rsidDel="004E788E">
                <w:rPr>
                  <w:b/>
                  <w:bCs/>
                  <w:sz w:val="18"/>
                  <w:szCs w:val="18"/>
                </w:rPr>
                <w:fldChar w:fldCharType="end"/>
              </w:r>
            </w:del>
            <w:ins w:id="744" w:author="My Luong Vuong" w:date="2024-05-31T16:58:00Z">
              <w:r w:rsidR="004E788E">
                <w:rPr>
                  <w:b/>
                  <w:bCs/>
                  <w:sz w:val="18"/>
                  <w:szCs w:val="18"/>
                </w:rPr>
                <w:fldChar w:fldCharType="begin">
                  <w:fldData xml:space="preserve">PEVuZE5vdGU+PENpdGU+PEF1dGhvcj5WYW4gRGFlbGU8L0F1dGhvcj48WWVhcj4yMDIxPC9ZZWFy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</w:fldData>
                </w:fldChar>
              </w:r>
              <w:r w:rsidR="004E788E" w:rsidRPr="004E788E">
                <w:rPr>
                  <w:b/>
                  <w:bCs/>
                  <w:sz w:val="18"/>
                  <w:szCs w:val="18"/>
                  <w:lang w:val="nl-BE"/>
                  <w:rPrChange w:id="745" w:author="My Luong Vuong" w:date="2024-05-31T16:58:00Z">
                    <w:rPr>
                      <w:b/>
                      <w:bCs/>
                      <w:sz w:val="18"/>
                      <w:szCs w:val="18"/>
                    </w:rPr>
                  </w:rPrChange>
                </w:rPr>
                <w:instrText xml:space="preserve"> ADDIN EN.CITE.DATA </w:instrText>
              </w:r>
              <w:r w:rsidR="004E788E">
                <w:rPr>
                  <w:b/>
                  <w:bCs/>
                  <w:sz w:val="18"/>
                  <w:szCs w:val="18"/>
                </w:rPr>
              </w:r>
              <w:r w:rsidR="004E788E">
                <w:rPr>
                  <w:b/>
                  <w:bCs/>
                  <w:sz w:val="18"/>
                  <w:szCs w:val="18"/>
                </w:rPr>
                <w:fldChar w:fldCharType="end"/>
              </w:r>
            </w:ins>
            <w:r w:rsidR="0012034A" w:rsidRPr="002E01AC">
              <w:rPr>
                <w:b/>
                <w:bCs/>
                <w:sz w:val="18"/>
                <w:szCs w:val="18"/>
              </w:rPr>
            </w:r>
            <w:r w:rsidR="0012034A" w:rsidRPr="002E01AC">
              <w:rPr>
                <w:b/>
                <w:bCs/>
                <w:sz w:val="18"/>
                <w:szCs w:val="18"/>
              </w:rPr>
              <w:fldChar w:fldCharType="separate"/>
            </w:r>
            <w:ins w:id="746" w:author="My Luong Vuong" w:date="2024-05-31T16:58:00Z">
              <w:r w:rsidR="004E788E">
                <w:rPr>
                  <w:b/>
                  <w:bCs/>
                  <w:noProof/>
                  <w:sz w:val="18"/>
                  <w:szCs w:val="18"/>
                  <w:lang w:val="nl-BE"/>
                </w:rPr>
                <w:t> [28]</w:t>
              </w:r>
            </w:ins>
            <w:del w:id="747" w:author="My Luong Vuong" w:date="2024-05-31T16:58:00Z">
              <w:r w:rsidR="005A3D30" w:rsidRPr="00CE12B9" w:rsidDel="004E788E">
                <w:rPr>
                  <w:b/>
                  <w:bCs/>
                  <w:noProof/>
                  <w:sz w:val="18"/>
                  <w:szCs w:val="18"/>
                  <w:lang w:val="nl-BE"/>
                </w:rPr>
                <w:delText> [29]</w:delText>
              </w:r>
            </w:del>
            <w:r w:rsidR="0012034A"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206E5897" w14:textId="548BAF71" w:rsidR="00B10629" w:rsidRPr="002E01AC" w:rsidRDefault="00B10629" w:rsidP="002E01AC">
            <w:pPr>
              <w:spacing w:after="0" w:line="240" w:lineRule="auto"/>
              <w:jc w:val="left"/>
              <w:rPr>
                <w:b/>
                <w:bCs/>
                <w:sz w:val="18"/>
                <w:szCs w:val="18"/>
              </w:rPr>
            </w:pPr>
            <w:proofErr w:type="spellStart"/>
            <w:r w:rsidRPr="002E01AC">
              <w:rPr>
                <w:b/>
                <w:bCs/>
                <w:sz w:val="18"/>
                <w:szCs w:val="18"/>
              </w:rPr>
              <w:t>Muilwijk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19)</w:t>
            </w:r>
            <w:r w:rsidR="00045E2C" w:rsidRPr="002E01AC">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 </w:instrText>
            </w:r>
            <w:r w:rsidR="00B83DFB">
              <w:rPr>
                <w:b/>
                <w:bCs/>
                <w:sz w:val="18"/>
                <w:szCs w:val="18"/>
              </w:rPr>
              <w:fldChar w:fldCharType="begin">
                <w:fldData xml:space="preserve">PEVuZE5vdGU+PENpdGU+PEF1dGhvcj5NdWlsd2lqazwvQXV0aG9yPjxZZWFyPjIwMjA8L1llYXI+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045E2C" w:rsidRPr="002E01AC">
              <w:rPr>
                <w:b/>
                <w:bCs/>
                <w:sz w:val="18"/>
                <w:szCs w:val="18"/>
              </w:rPr>
            </w:r>
            <w:r w:rsidR="00045E2C" w:rsidRPr="002E01AC">
              <w:rPr>
                <w:b/>
                <w:bCs/>
                <w:sz w:val="18"/>
                <w:szCs w:val="18"/>
              </w:rPr>
              <w:fldChar w:fldCharType="separate"/>
            </w:r>
            <w:r w:rsidR="00B83DFB">
              <w:rPr>
                <w:b/>
                <w:bCs/>
                <w:noProof/>
                <w:sz w:val="18"/>
                <w:szCs w:val="18"/>
              </w:rPr>
              <w:t> [14]</w:t>
            </w:r>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4496AC1" w14:textId="2D89F42F" w:rsidR="00B10629" w:rsidRPr="002E01AC" w:rsidRDefault="00B10629" w:rsidP="002E01AC">
            <w:pPr>
              <w:spacing w:after="0" w:line="240" w:lineRule="auto"/>
              <w:jc w:val="left"/>
              <w:rPr>
                <w:b/>
                <w:bCs/>
                <w:sz w:val="18"/>
                <w:szCs w:val="18"/>
              </w:rPr>
            </w:pPr>
            <w:r w:rsidRPr="002E01AC">
              <w:rPr>
                <w:b/>
                <w:bCs/>
                <w:sz w:val="18"/>
                <w:szCs w:val="18"/>
              </w:rPr>
              <w:t>Bergner et al.</w:t>
            </w:r>
            <w:r w:rsidRPr="002E01AC">
              <w:rPr>
                <w:b/>
                <w:bCs/>
                <w:sz w:val="18"/>
                <w:szCs w:val="18"/>
              </w:rPr>
              <w:br/>
              <w:t>(</w:t>
            </w:r>
            <w:r w:rsidR="00AF2B61" w:rsidRPr="002E01AC">
              <w:rPr>
                <w:b/>
                <w:bCs/>
                <w:sz w:val="18"/>
                <w:szCs w:val="18"/>
              </w:rPr>
              <w:t>n</w:t>
            </w:r>
            <w:r w:rsidR="00C54898">
              <w:rPr>
                <w:b/>
                <w:bCs/>
                <w:sz w:val="18"/>
                <w:szCs w:val="18"/>
              </w:rPr>
              <w:t> </w:t>
            </w:r>
            <w:r w:rsidRPr="002E01AC">
              <w:rPr>
                <w:b/>
                <w:bCs/>
                <w:sz w:val="18"/>
                <w:szCs w:val="18"/>
              </w:rPr>
              <w:t>=</w:t>
            </w:r>
            <w:r w:rsidR="00C54898">
              <w:rPr>
                <w:b/>
                <w:bCs/>
                <w:sz w:val="18"/>
                <w:szCs w:val="18"/>
              </w:rPr>
              <w:t> </w:t>
            </w:r>
            <w:r w:rsidRPr="002E01AC">
              <w:rPr>
                <w:b/>
                <w:bCs/>
                <w:sz w:val="18"/>
                <w:szCs w:val="18"/>
              </w:rPr>
              <w:t>5)</w:t>
            </w:r>
            <w:r w:rsidR="00045E2C" w:rsidRPr="002E01AC">
              <w:rPr>
                <w:b/>
                <w:bCs/>
                <w:sz w:val="18"/>
                <w:szCs w:val="18"/>
              </w:rPr>
              <w:fldChar w:fldCharType="begin"/>
            </w:r>
            <w:ins w:id="748" w:author="My Luong Vuong" w:date="2024-05-31T16:58:00Z">
              <w:r w:rsidR="004E788E">
                <w:rPr>
                  <w:b/>
                  <w:bCs/>
                  <w:sz w:val="18"/>
                  <w:szCs w:val="18"/>
                </w:rPr>
                <w:instrText xml:space="preserve"> ADDIN EN.CITE &lt;EndNote&gt;&lt;Cite&gt;&lt;Author&gt;Bergner&lt;/Author&gt;&lt;Year&gt;2006&lt;/Year&gt;&lt;RecNum&gt;21&lt;/RecNum&gt;&lt;DisplayText&gt; [25]&lt;/DisplayText&gt;&lt;record&gt;&lt;rec-number&gt;21&lt;/rec-number&gt;&lt;foreign-keys&gt;&lt;key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instrText>
              </w:r>
            </w:ins>
            <w:del w:id="749" w:author="My Luong Vuong" w:date="2024-05-31T16:58:00Z">
              <w:r w:rsidR="005A3D30" w:rsidDel="004E788E">
                <w:rPr>
                  <w:b/>
                  <w:bCs/>
                  <w:sz w:val="18"/>
                  <w:szCs w:val="18"/>
                </w:rPr>
                <w:delInstrText xml:space="preserve"> ADDIN EN.CITE &lt;EndNote&gt;&lt;Cite&gt;&lt;Author&gt;Bergner&lt;/Author&gt;&lt;Year&gt;2006&lt;/Year&gt;&lt;RecNum&gt;21&lt;/RecNum&gt;&lt;DisplayText&gt; [26]&lt;/DisplayText&gt;&lt;record&gt;&lt;rec-number&gt;21&lt;/rec-number&gt;&lt;foreign-keys&gt;&lt;key app="EN" db-id="xred9e5sg009pcetsepxtfs0dwxsa5rzvawx" timestamp="1682667044"&gt;21&lt;/key&gt;&lt;/foreign-keys&gt;&lt;ref-type name="Journal Article"&gt;17&lt;/ref-type&gt;&lt;contributors&gt;&lt;authors&gt;&lt;author&gt;Bergner, R.&lt;/author&gt;&lt;author&gt;Hoffmann, M.&lt;/author&gt;&lt;author&gt;Riedel, K. D.&lt;/author&gt;&lt;author&gt;Mikus, G.&lt;/author&gt;&lt;author&gt;Henrich, D. M.&lt;/author&gt;&lt;author&gt;Haefeli, W. E.&lt;/author&gt;&lt;author&gt;Uppenkamp, M.&lt;/author&gt;&lt;author&gt;Walter-Sack, I.&lt;/author&gt;&lt;/authors&gt;&lt;/contributors&gt;&lt;auth-address&gt;Medical Department A, Klinikum der Stadt Ludwigshafen, 67063 Ludwigshafen, Germany. bergnerr@klilu.de&lt;/auth-address&gt;&lt;titles&gt;&lt;title&gt;Fluconazole dosing in continuous veno-venous haemofiltration (CVVHF): need for a high daily dose of 800 mg&lt;/title&gt;&lt;secondary-title&gt;Nephrol Dial Transplant&lt;/secondary-title&gt;&lt;/titles&gt;&lt;periodical&gt;&lt;full-title&gt;Nephrol Dial Transplant&lt;/full-title&gt;&lt;/periodical&gt;&lt;pages&gt;1019-23&lt;/pages&gt;&lt;volume&gt;21&lt;/volume&gt;&lt;number&gt;4&lt;/number&gt;&lt;edition&gt;20051125&lt;/edition&gt;&lt;keywords&gt;&lt;keyword&gt;Acute Kidney Injury/microbiology/therapy&lt;/keyword&gt;&lt;keyword&gt;Antifungal Agents/*administration &amp;amp; dosage&lt;/keyword&gt;&lt;keyword&gt;Candida glabrata/pathogenicity&lt;/keyword&gt;&lt;keyword&gt;Candidiasis/therapy&lt;/keyword&gt;&lt;keyword&gt;Cross-Sectional Studies&lt;/keyword&gt;&lt;keyword&gt;Fluconazole/*administration &amp;amp; dosage&lt;/keyword&gt;&lt;keyword&gt;*Hemofiltration&lt;/keyword&gt;&lt;keyword&gt;Humans&lt;/keyword&gt;&lt;keyword&gt;Prospective Studies&lt;/keyword&gt;&lt;keyword&gt;*Renal Dialysis&lt;/keyword&gt;&lt;/keywords&gt;&lt;dates&gt;&lt;year&gt;2006&lt;/year&gt;&lt;pub-dates&gt;&lt;date&gt;Apr&lt;/date&gt;&lt;/pub-dates&gt;&lt;/dates&gt;&lt;isbn&gt;0931-0509 (Print)&amp;#xD;0931-0509&lt;/isbn&gt;&lt;accession-num&gt;16311263&lt;/accession-num&gt;&lt;urls&gt;&lt;/urls&gt;&lt;electronic-resource-num&gt;10.1093/ndt/gfi284&lt;/electronic-resource-num&gt;&lt;remote-database-provider&gt;NLM&lt;/remote-database-provider&gt;&lt;language&gt;eng&lt;/language&gt;&lt;/record&gt;&lt;/Cite&gt;&lt;/EndNote&gt;</w:delInstrText>
              </w:r>
            </w:del>
            <w:r w:rsidR="00045E2C" w:rsidRPr="002E01AC">
              <w:rPr>
                <w:b/>
                <w:bCs/>
                <w:sz w:val="18"/>
                <w:szCs w:val="18"/>
              </w:rPr>
              <w:fldChar w:fldCharType="separate"/>
            </w:r>
            <w:ins w:id="750" w:author="My Luong Vuong" w:date="2024-05-31T16:58:00Z">
              <w:r w:rsidR="004E788E">
                <w:rPr>
                  <w:b/>
                  <w:bCs/>
                  <w:noProof/>
                  <w:sz w:val="18"/>
                  <w:szCs w:val="18"/>
                </w:rPr>
                <w:t> [25]</w:t>
              </w:r>
            </w:ins>
            <w:del w:id="751" w:author="My Luong Vuong" w:date="2024-05-31T16:58:00Z">
              <w:r w:rsidR="005A3D30" w:rsidDel="004E788E">
                <w:rPr>
                  <w:b/>
                  <w:bCs/>
                  <w:noProof/>
                  <w:sz w:val="18"/>
                  <w:szCs w:val="18"/>
                </w:rPr>
                <w:delText> [26]</w:delText>
              </w:r>
            </w:del>
            <w:r w:rsidR="00045E2C"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4F91360B" w14:textId="54E2DE50" w:rsidR="00B10629" w:rsidRPr="002E01AC" w:rsidRDefault="00B10629" w:rsidP="002E01AC">
            <w:pPr>
              <w:spacing w:after="0" w:line="240" w:lineRule="auto"/>
              <w:jc w:val="left"/>
              <w:rPr>
                <w:b/>
                <w:bCs/>
                <w:sz w:val="18"/>
                <w:szCs w:val="18"/>
              </w:rPr>
            </w:pPr>
            <w:proofErr w:type="spellStart"/>
            <w:r w:rsidRPr="002E01AC">
              <w:rPr>
                <w:b/>
                <w:bCs/>
                <w:sz w:val="18"/>
                <w:szCs w:val="18"/>
              </w:rPr>
              <w:t>Buijk</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5D704D">
              <w:rPr>
                <w:b/>
                <w:bCs/>
                <w:sz w:val="18"/>
                <w:szCs w:val="18"/>
              </w:rPr>
              <w:t xml:space="preserve"> </w:t>
            </w:r>
            <w:r w:rsidRPr="002E01AC">
              <w:rPr>
                <w:b/>
                <w:bCs/>
                <w:sz w:val="18"/>
                <w:szCs w:val="18"/>
              </w:rPr>
              <w:t>=</w:t>
            </w:r>
            <w:r w:rsidR="005D704D">
              <w:rPr>
                <w:b/>
                <w:bCs/>
                <w:sz w:val="18"/>
                <w:szCs w:val="18"/>
              </w:rPr>
              <w:t xml:space="preserve"> </w:t>
            </w:r>
            <w:r w:rsidRPr="002E01AC">
              <w:rPr>
                <w:b/>
                <w:bCs/>
                <w:sz w:val="18"/>
                <w:szCs w:val="18"/>
              </w:rPr>
              <w:t>5)</w:t>
            </w:r>
            <w:r w:rsidR="00427372" w:rsidRPr="002E01AC">
              <w:rPr>
                <w:b/>
                <w:bCs/>
                <w:sz w:val="18"/>
                <w:szCs w:val="18"/>
              </w:rPr>
              <w:fldChar w:fldCharType="begin">
                <w:fldData xml:space="preserve">PEVuZE5vdGU+PENpdGU+PEF1dGhvcj5CdWlqazwvQXV0aG9yPjxZZWFyPjIwMDE8L1llYXI+PFJl
Y051bT4yMjwvUmVjTnVtPjxEaXNwbGF5VGV4dD7CoFsyNl08L0Rpc3BsYXlUZXh0PjxyZWNvcmQ+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ins w:id="752" w:author="My Luong Vuong" w:date="2024-05-31T16:58:00Z">
              <w:r w:rsidR="004E788E">
                <w:rPr>
                  <w:b/>
                  <w:bCs/>
                  <w:sz w:val="18"/>
                  <w:szCs w:val="18"/>
                </w:rPr>
                <w:instrText xml:space="preserve"> ADDIN EN.CITE </w:instrText>
              </w:r>
            </w:ins>
            <w:del w:id="753" w:author="My Luong Vuong" w:date="2024-05-31T16:58:00Z">
              <w:r w:rsidR="005A3D30" w:rsidDel="004E788E">
                <w:rPr>
                  <w:b/>
                  <w:bCs/>
                  <w:sz w:val="18"/>
                  <w:szCs w:val="18"/>
                </w:rPr>
                <w:delInstrText xml:space="preserve"> ADDIN EN.CITE </w:delInstrText>
              </w:r>
              <w:r w:rsidR="005A3D30" w:rsidDel="004E788E">
                <w:rPr>
                  <w:b/>
                  <w:bCs/>
                  <w:sz w:val="18"/>
                  <w:szCs w:val="18"/>
                </w:rPr>
                <w:fldChar w:fldCharType="begin">
                  <w:fldData xml:space="preserve">PEVuZE5vdGU+PENpdGU+PEF1dGhvcj5CdWlqazwvQXV0aG9yPjxZZWFyPjIwMDE8L1llYXI+PFJl
Y051bT4yMjwvUmVjTnVtPjxEaXNwbGF5VGV4dD7CoFsyN108L0Rpc3BsYXlUZXh0PjxyZWNvcmQ+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5A3D30" w:rsidDel="004E788E">
                <w:rPr>
                  <w:b/>
                  <w:bCs/>
                  <w:sz w:val="18"/>
                  <w:szCs w:val="18"/>
                </w:rPr>
                <w:delInstrText xml:space="preserve"> ADDIN EN.CITE.DATA </w:delInstrText>
              </w:r>
              <w:r w:rsidR="005A3D30" w:rsidDel="004E788E">
                <w:rPr>
                  <w:b/>
                  <w:bCs/>
                  <w:sz w:val="18"/>
                  <w:szCs w:val="18"/>
                </w:rPr>
              </w:r>
              <w:r w:rsidR="005A3D30" w:rsidDel="004E788E">
                <w:rPr>
                  <w:b/>
                  <w:bCs/>
                  <w:sz w:val="18"/>
                  <w:szCs w:val="18"/>
                </w:rPr>
                <w:fldChar w:fldCharType="end"/>
              </w:r>
            </w:del>
            <w:ins w:id="754" w:author="My Luong Vuong" w:date="2024-05-31T16:58:00Z">
              <w:r w:rsidR="004E788E">
                <w:rPr>
                  <w:b/>
                  <w:bCs/>
                  <w:sz w:val="18"/>
                  <w:szCs w:val="18"/>
                </w:rPr>
                <w:fldChar w:fldCharType="begin">
                  <w:fldData xml:space="preserve">PEVuZE5vdGU+PENpdGU+PEF1dGhvcj5CdWlqazwvQXV0aG9yPjxZZWFyPjIwMDE8L1llYXI+PFJl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</w:fldData>
                </w:fldChar>
              </w:r>
              <w:r w:rsidR="004E788E">
                <w:rPr>
                  <w:b/>
                  <w:bCs/>
                  <w:sz w:val="18"/>
                  <w:szCs w:val="18"/>
                </w:rPr>
                <w:instrText xml:space="preserve"> ADDIN EN.CITE.DATA </w:instrText>
              </w:r>
              <w:r w:rsidR="004E788E">
                <w:rPr>
                  <w:b/>
                  <w:bCs/>
                  <w:sz w:val="18"/>
                  <w:szCs w:val="18"/>
                </w:rPr>
              </w:r>
              <w:r w:rsidR="004E788E">
                <w:rPr>
                  <w:b/>
                  <w:bCs/>
                  <w:sz w:val="18"/>
                  <w:szCs w:val="18"/>
                </w:rPr>
                <w:fldChar w:fldCharType="end"/>
              </w:r>
            </w:ins>
            <w:r w:rsidR="00427372" w:rsidRPr="002E01AC">
              <w:rPr>
                <w:b/>
                <w:bCs/>
                <w:sz w:val="18"/>
                <w:szCs w:val="18"/>
              </w:rPr>
            </w:r>
            <w:r w:rsidR="00427372" w:rsidRPr="002E01AC">
              <w:rPr>
                <w:b/>
                <w:bCs/>
                <w:sz w:val="18"/>
                <w:szCs w:val="18"/>
              </w:rPr>
              <w:fldChar w:fldCharType="separate"/>
            </w:r>
            <w:ins w:id="755" w:author="My Luong Vuong" w:date="2024-05-31T16:58:00Z">
              <w:r w:rsidR="004E788E">
                <w:rPr>
                  <w:b/>
                  <w:bCs/>
                  <w:noProof/>
                  <w:sz w:val="18"/>
                  <w:szCs w:val="18"/>
                </w:rPr>
                <w:t> [26]</w:t>
              </w:r>
            </w:ins>
            <w:del w:id="756" w:author="My Luong Vuong" w:date="2024-05-31T16:58:00Z">
              <w:r w:rsidR="005A3D30" w:rsidDel="004E788E">
                <w:rPr>
                  <w:b/>
                  <w:bCs/>
                  <w:noProof/>
                  <w:sz w:val="18"/>
                  <w:szCs w:val="18"/>
                </w:rPr>
                <w:delText> [27]</w:delText>
              </w:r>
            </w:del>
            <w:r w:rsidR="00427372" w:rsidRPr="002E01AC">
              <w:rPr>
                <w:b/>
                <w:bCs/>
                <w:sz w:val="18"/>
                <w:szCs w:val="18"/>
              </w:rPr>
              <w:fldChar w:fldCharType="end"/>
            </w:r>
          </w:p>
        </w:tc>
        <w:tc>
          <w:tcPr>
            <w:tcW w:w="1243"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D32C39" w14:textId="2A49F0DA" w:rsidR="00B10629" w:rsidRPr="002E01AC" w:rsidRDefault="00B10629" w:rsidP="002E01AC">
            <w:pPr>
              <w:spacing w:after="0" w:line="240" w:lineRule="auto"/>
              <w:jc w:val="left"/>
              <w:rPr>
                <w:b/>
                <w:bCs/>
                <w:sz w:val="18"/>
                <w:szCs w:val="18"/>
              </w:rPr>
            </w:pPr>
            <w:r w:rsidRPr="002E01AC">
              <w:rPr>
                <w:b/>
                <w:bCs/>
                <w:sz w:val="18"/>
                <w:szCs w:val="18"/>
              </w:rPr>
              <w:t>Sandaradura et al.</w:t>
            </w:r>
            <w:r w:rsidRPr="002E01AC">
              <w:rPr>
                <w:b/>
                <w:bCs/>
                <w:sz w:val="18"/>
                <w:szCs w:val="18"/>
              </w:rPr>
              <w:br/>
              <w:t>(</w:t>
            </w:r>
            <w:r w:rsidR="00AF2B61" w:rsidRPr="002E01AC">
              <w:rPr>
                <w:b/>
                <w:bCs/>
                <w:sz w:val="18"/>
                <w:szCs w:val="18"/>
              </w:rPr>
              <w:t>n</w:t>
            </w:r>
            <w:r w:rsidR="00CF6EA8">
              <w:rPr>
                <w:b/>
                <w:bCs/>
                <w:sz w:val="18"/>
                <w:szCs w:val="18"/>
              </w:rPr>
              <w:t xml:space="preserve"> </w:t>
            </w:r>
            <w:r w:rsidRPr="002E01AC">
              <w:rPr>
                <w:b/>
                <w:bCs/>
                <w:sz w:val="18"/>
                <w:szCs w:val="18"/>
              </w:rPr>
              <w:t>=</w:t>
            </w:r>
            <w:r w:rsidR="00CF6EA8">
              <w:rPr>
                <w:b/>
                <w:bCs/>
                <w:sz w:val="18"/>
                <w:szCs w:val="18"/>
              </w:rPr>
              <w:t xml:space="preserve"> </w:t>
            </w:r>
            <w:r w:rsidRPr="002E01AC">
              <w:rPr>
                <w:b/>
                <w:bCs/>
                <w:sz w:val="18"/>
                <w:szCs w:val="18"/>
              </w:rPr>
              <w:t>30)</w:t>
            </w:r>
            <w:r w:rsidR="00344F02" w:rsidRPr="002E01AC">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 </w:instrText>
            </w:r>
            <w:r w:rsidR="00B83DFB">
              <w:rPr>
                <w:b/>
                <w:bCs/>
                <w:sz w:val="18"/>
                <w:szCs w:val="18"/>
              </w:rPr>
              <w:fldChar w:fldCharType="begin">
                <w:fldData xml:space="preserve">PEVuZE5vdGU+PENpdGU+PEF1dGhvcj5TYW5kYXJhZHVyYTwvQXV0aG9yPjxZZWFyPjIwMjE8L1ll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=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344F02" w:rsidRPr="002E01AC">
              <w:rPr>
                <w:b/>
                <w:bCs/>
                <w:sz w:val="18"/>
                <w:szCs w:val="18"/>
              </w:rPr>
            </w:r>
            <w:r w:rsidR="00344F02" w:rsidRPr="002E01AC">
              <w:rPr>
                <w:b/>
                <w:bCs/>
                <w:sz w:val="18"/>
                <w:szCs w:val="18"/>
              </w:rPr>
              <w:fldChar w:fldCharType="separate"/>
            </w:r>
            <w:r w:rsidR="00B83DFB">
              <w:rPr>
                <w:b/>
                <w:bCs/>
                <w:noProof/>
                <w:sz w:val="18"/>
                <w:szCs w:val="18"/>
              </w:rPr>
              <w:t> [12]</w:t>
            </w:r>
            <w:r w:rsidR="00344F02"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0545396" w14:textId="38406760" w:rsidR="00B10629" w:rsidRPr="002E01AC" w:rsidRDefault="00B10629" w:rsidP="002E01AC">
            <w:pPr>
              <w:spacing w:after="0" w:line="240" w:lineRule="auto"/>
              <w:jc w:val="left"/>
              <w:rPr>
                <w:b/>
                <w:bCs/>
                <w:sz w:val="18"/>
                <w:szCs w:val="18"/>
              </w:rPr>
            </w:pPr>
            <w:proofErr w:type="spellStart"/>
            <w:r w:rsidRPr="002E01AC">
              <w:rPr>
                <w:b/>
                <w:bCs/>
                <w:sz w:val="18"/>
                <w:szCs w:val="18"/>
              </w:rPr>
              <w:t>Sinnollareddy</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840B30">
              <w:rPr>
                <w:b/>
                <w:bCs/>
                <w:sz w:val="18"/>
                <w:szCs w:val="18"/>
              </w:rPr>
              <w:t xml:space="preserve"> </w:t>
            </w:r>
            <w:r w:rsidRPr="002E01AC">
              <w:rPr>
                <w:b/>
                <w:bCs/>
                <w:sz w:val="18"/>
                <w:szCs w:val="18"/>
              </w:rPr>
              <w:t>=</w:t>
            </w:r>
            <w:r w:rsidR="00840B30">
              <w:rPr>
                <w:b/>
                <w:bCs/>
                <w:sz w:val="18"/>
                <w:szCs w:val="18"/>
              </w:rPr>
              <w:t xml:space="preserve"> </w:t>
            </w:r>
            <w:r w:rsidRPr="002E01AC">
              <w:rPr>
                <w:b/>
                <w:bCs/>
                <w:sz w:val="18"/>
                <w:szCs w:val="18"/>
              </w:rPr>
              <w:t>25)</w:t>
            </w:r>
            <w:r w:rsidR="00EC311D" w:rsidRPr="002E01AC">
              <w:rPr>
                <w:b/>
                <w:bCs/>
                <w:sz w:val="18"/>
                <w:szCs w:val="18"/>
              </w:rPr>
              <w:fldChar w:fldCharType="begin"/>
            </w:r>
            <w:ins w:id="757" w:author="My Luong Vuong" w:date="2024-05-31T16:58:00Z">
              <w:r w:rsidR="004E788E">
                <w:rPr>
                  <w:b/>
                  <w:bCs/>
                  <w:sz w:val="18"/>
                  <w:szCs w:val="18"/>
                </w:rPr>
                <w:instrText xml:space="preserve"> ADDIN EN.CITE &lt;EndNote&gt;&lt;Cite&gt;&lt;Author&gt;Sinnollareddy&lt;/Author&gt;&lt;Year&gt;2015&lt;/Year&gt;&lt;RecNum&gt;5&lt;/RecNum&gt;&lt;DisplayText&gt; [27]&lt;/DisplayText&gt;&lt;record&gt;&lt;rec-number&gt;5&lt;/rec-number&gt;&lt;foreign-keys&gt;&lt;key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instrText>
              </w:r>
            </w:ins>
            <w:del w:id="758" w:author="My Luong Vuong" w:date="2024-05-31T16:58:00Z">
              <w:r w:rsidR="005A3D30" w:rsidDel="004E788E">
                <w:rPr>
                  <w:b/>
                  <w:bCs/>
                  <w:sz w:val="18"/>
                  <w:szCs w:val="18"/>
                </w:rPr>
                <w:delInstrText xml:space="preserve"> ADDIN EN.CITE &lt;EndNote&gt;&lt;Cite&gt;&lt;Author&gt;Sinnollareddy&lt;/Author&gt;&lt;Year&gt;2015&lt;/Year&gt;&lt;RecNum&gt;5&lt;/RecNum&gt;&lt;DisplayText&gt; [28]&lt;/DisplayText&gt;&lt;record&gt;&lt;rec-number&gt;5&lt;/rec-number&gt;&lt;foreign-keys&gt;&lt;key app="EN" db-id="xred9e5sg009pcetsepxtfs0dwxsa5rzvawx" timestamp="1682595361"&gt;5&lt;/key&gt;&lt;/foreign-keys&gt;&lt;ref-type name="Journal Article"&gt;17&lt;/ref-type&gt;&lt;contributors&gt;&lt;authors&gt;&lt;author&gt;Sinnollareddy, Mahipal G.&lt;/author&gt;&lt;author&gt;Roberts, Jason Alexander&lt;/author&gt;&lt;author&gt;Lipman, Jeffrey&lt;/author&gt;&lt;author&gt;Akova, Murat&lt;/author&gt;&lt;author&gt;Bassetti, Matteo&lt;/author&gt;&lt;author&gt;De Waele, Jan J.&lt;/author&gt;&lt;author&gt;Kaukonen, K. M.&lt;/author&gt;&lt;author&gt;Koulenti, Despoina&lt;/author&gt;&lt;author&gt;Martin, Claude D&lt;/author&gt;&lt;author&gt;Montravers, Philippe&lt;/author&gt;&lt;author&gt;Rello, Jordi&lt;/author&gt;&lt;author&gt;Rhodes, Andrew&lt;/author&gt;&lt;author&gt;Starr, Therese&lt;/author&gt;&lt;author&gt;Wallis, Steven C.&lt;/author&gt;&lt;author&gt;Dimopoulos, George&lt;/author&gt;&lt;/authors&gt;&lt;/contributors&gt;&lt;titles&gt;&lt;title&gt;Pharmacokinetic variability and exposures of fluconazole, anidulafungin, and caspofungin in intensive care unit patients: Data from multinational Defining Antibiotic Levels in Intensive care unit (DALI) patients Study&lt;/title&gt;&lt;secondary-title&gt;Critical Care&lt;/secondary-title&gt;&lt;/titles&gt;&lt;periodical&gt;&lt;full-title&gt;Critical Care&lt;/full-title&gt;&lt;/periodical&gt;&lt;volume&gt;19&lt;/volume&gt;&lt;dates&gt;&lt;year&gt;2015&lt;/year&gt;&lt;/dates&gt;&lt;urls&gt;&lt;/urls&gt;&lt;/record&gt;&lt;/Cite&gt;&lt;/EndNote&gt;</w:delInstrText>
              </w:r>
            </w:del>
            <w:r w:rsidR="00EC311D" w:rsidRPr="002E01AC">
              <w:rPr>
                <w:b/>
                <w:bCs/>
                <w:sz w:val="18"/>
                <w:szCs w:val="18"/>
              </w:rPr>
              <w:fldChar w:fldCharType="separate"/>
            </w:r>
            <w:ins w:id="759" w:author="My Luong Vuong" w:date="2024-05-31T16:58:00Z">
              <w:r w:rsidR="004E788E">
                <w:rPr>
                  <w:b/>
                  <w:bCs/>
                  <w:noProof/>
                  <w:sz w:val="18"/>
                  <w:szCs w:val="18"/>
                </w:rPr>
                <w:t> [27]</w:t>
              </w:r>
            </w:ins>
            <w:del w:id="760" w:author="My Luong Vuong" w:date="2024-05-31T16:58:00Z">
              <w:r w:rsidR="005A3D30" w:rsidDel="004E788E">
                <w:rPr>
                  <w:b/>
                  <w:bCs/>
                  <w:noProof/>
                  <w:sz w:val="18"/>
                  <w:szCs w:val="18"/>
                </w:rPr>
                <w:delText> [28]</w:delText>
              </w:r>
            </w:del>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0E1762E8" w14:textId="2E446CAA" w:rsidR="00B10629" w:rsidRPr="002E01AC" w:rsidRDefault="00B10629" w:rsidP="002E01AC">
            <w:pPr>
              <w:spacing w:after="0" w:line="240" w:lineRule="auto"/>
              <w:jc w:val="left"/>
              <w:rPr>
                <w:b/>
                <w:bCs/>
                <w:sz w:val="18"/>
                <w:szCs w:val="18"/>
              </w:rPr>
            </w:pPr>
            <w:proofErr w:type="spellStart"/>
            <w:r w:rsidRPr="002E01AC">
              <w:rPr>
                <w:b/>
                <w:bCs/>
                <w:sz w:val="18"/>
                <w:szCs w:val="18"/>
              </w:rPr>
              <w:t>Alobaid</w:t>
            </w:r>
            <w:proofErr w:type="spellEnd"/>
            <w:r w:rsidRPr="002E01AC">
              <w:rPr>
                <w:b/>
                <w:bCs/>
                <w:sz w:val="18"/>
                <w:szCs w:val="18"/>
              </w:rPr>
              <w:t xml:space="preserve"> et al.</w:t>
            </w:r>
            <w:r w:rsidRPr="002E01AC">
              <w:rPr>
                <w:b/>
                <w:bCs/>
                <w:sz w:val="18"/>
                <w:szCs w:val="18"/>
              </w:rPr>
              <w:br/>
              <w:t>(</w:t>
            </w:r>
            <w:r w:rsidR="00AF2B61" w:rsidRPr="002E01AC">
              <w:rPr>
                <w:b/>
                <w:bCs/>
                <w:sz w:val="18"/>
                <w:szCs w:val="18"/>
              </w:rPr>
              <w:t>n</w:t>
            </w:r>
            <w:r w:rsidR="00181981">
              <w:rPr>
                <w:b/>
                <w:bCs/>
                <w:sz w:val="18"/>
                <w:szCs w:val="18"/>
              </w:rPr>
              <w:t xml:space="preserve"> </w:t>
            </w:r>
            <w:r w:rsidRPr="002E01AC">
              <w:rPr>
                <w:b/>
                <w:bCs/>
                <w:sz w:val="18"/>
                <w:szCs w:val="18"/>
              </w:rPr>
              <w:t>=</w:t>
            </w:r>
            <w:r w:rsidR="00181981">
              <w:rPr>
                <w:b/>
                <w:bCs/>
                <w:sz w:val="18"/>
                <w:szCs w:val="18"/>
              </w:rPr>
              <w:t xml:space="preserve"> </w:t>
            </w:r>
            <w:r w:rsidRPr="002E01AC">
              <w:rPr>
                <w:b/>
                <w:bCs/>
                <w:sz w:val="18"/>
                <w:szCs w:val="18"/>
              </w:rPr>
              <w:t>21)</w:t>
            </w:r>
            <w:r w:rsidR="00EC311D" w:rsidRPr="002E01AC">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 </w:instrText>
            </w:r>
            <w:r w:rsidR="00B83DFB">
              <w:rPr>
                <w:b/>
                <w:bCs/>
                <w:sz w:val="18"/>
                <w:szCs w:val="18"/>
              </w:rPr>
              <w:fldChar w:fldCharType="begin">
                <w:fldData xml:space="preserve">PEVuZE5vdGU+PENpdGU+PEF1dGhvcj5BbG9iYWlkPC9BdXRob3I+PFllYXI+MjAxNjwvWWVhcj48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[15]</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323A27B6" w14:textId="4B1B23F5" w:rsidR="00B10629" w:rsidRPr="002E01AC" w:rsidRDefault="00B10629" w:rsidP="002E01AC">
            <w:pPr>
              <w:spacing w:after="0" w:line="240" w:lineRule="auto"/>
              <w:jc w:val="left"/>
              <w:rPr>
                <w:b/>
                <w:bCs/>
                <w:sz w:val="18"/>
                <w:szCs w:val="18"/>
              </w:rPr>
            </w:pPr>
            <w:r w:rsidRPr="002E01AC">
              <w:rPr>
                <w:b/>
                <w:bCs/>
                <w:sz w:val="18"/>
                <w:szCs w:val="18"/>
              </w:rPr>
              <w:t>Boonstra et al.</w:t>
            </w:r>
            <w:r w:rsidRPr="002E01AC">
              <w:rPr>
                <w:b/>
                <w:bCs/>
                <w:sz w:val="18"/>
                <w:szCs w:val="18"/>
              </w:rPr>
              <w:br/>
              <w:t>(</w:t>
            </w:r>
            <w:r w:rsidR="00AF2B61" w:rsidRPr="002E01AC">
              <w:rPr>
                <w:b/>
                <w:bCs/>
                <w:sz w:val="18"/>
                <w:szCs w:val="18"/>
              </w:rPr>
              <w:t>n</w:t>
            </w:r>
            <w:r w:rsidR="00056FF0">
              <w:rPr>
                <w:b/>
                <w:bCs/>
                <w:sz w:val="18"/>
                <w:szCs w:val="18"/>
              </w:rPr>
              <w:t xml:space="preserve"> </w:t>
            </w:r>
            <w:r w:rsidRPr="002E01AC">
              <w:rPr>
                <w:b/>
                <w:bCs/>
                <w:sz w:val="18"/>
                <w:szCs w:val="18"/>
              </w:rPr>
              <w:t>=</w:t>
            </w:r>
            <w:r w:rsidR="00056FF0">
              <w:rPr>
                <w:b/>
                <w:bCs/>
                <w:sz w:val="18"/>
                <w:szCs w:val="18"/>
              </w:rPr>
              <w:t xml:space="preserve"> </w:t>
            </w:r>
            <w:r w:rsidRPr="002E01AC">
              <w:rPr>
                <w:b/>
                <w:bCs/>
                <w:sz w:val="18"/>
                <w:szCs w:val="18"/>
              </w:rPr>
              <w:t>33)</w:t>
            </w:r>
            <w:r w:rsidR="00EC311D" w:rsidRPr="002E01AC">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 </w:instrText>
            </w:r>
            <w:r w:rsidR="00B83DFB">
              <w:rPr>
                <w:b/>
                <w:bCs/>
                <w:sz w:val="18"/>
                <w:szCs w:val="18"/>
              </w:rPr>
              <w:fldChar w:fldCharType="begin">
                <w:fldData xml:space="preserve">PEVuZE5vdGU+PENpdGU+PEF1dGhvcj5Cb29uc3RyYTwvQXV0aG9yPjxZZWFyPjIwMjE8L1llYXI+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</w:fldData>
              </w:fldChar>
            </w:r>
            <w:r w:rsidR="00B83DFB">
              <w:rPr>
                <w:b/>
                <w:bCs/>
                <w:sz w:val="18"/>
                <w:szCs w:val="18"/>
              </w:rPr>
              <w:instrText xml:space="preserve"> ADDIN EN.CITE.DATA </w:instrText>
            </w:r>
            <w:r w:rsidR="00B83DFB">
              <w:rPr>
                <w:b/>
                <w:bCs/>
                <w:sz w:val="18"/>
                <w:szCs w:val="18"/>
              </w:rPr>
            </w:r>
            <w:r w:rsidR="00B83DFB">
              <w:rPr>
                <w:b/>
                <w:bCs/>
                <w:sz w:val="18"/>
                <w:szCs w:val="18"/>
              </w:rPr>
              <w:fldChar w:fldCharType="end"/>
            </w:r>
            <w:r w:rsidR="00EC311D" w:rsidRPr="002E01AC">
              <w:rPr>
                <w:b/>
                <w:bCs/>
                <w:sz w:val="18"/>
                <w:szCs w:val="18"/>
              </w:rPr>
            </w:r>
            <w:r w:rsidR="00EC311D" w:rsidRPr="002E01AC">
              <w:rPr>
                <w:b/>
                <w:bCs/>
                <w:sz w:val="18"/>
                <w:szCs w:val="18"/>
              </w:rPr>
              <w:fldChar w:fldCharType="separate"/>
            </w:r>
            <w:r w:rsidR="00B83DFB">
              <w:rPr>
                <w:b/>
                <w:bCs/>
                <w:noProof/>
                <w:sz w:val="18"/>
                <w:szCs w:val="18"/>
              </w:rPr>
              <w:t> [13]</w:t>
            </w:r>
            <w:r w:rsidR="00EC311D" w:rsidRPr="002E01AC">
              <w:rPr>
                <w:b/>
                <w:bCs/>
                <w:sz w:val="18"/>
                <w:szCs w:val="18"/>
              </w:rPr>
              <w:fldChar w:fldCharType="end"/>
            </w:r>
          </w:p>
        </w:tc>
        <w:tc>
          <w:tcPr>
            <w:tcW w:w="1244" w:type="dxa"/>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7C124B41" w14:textId="0DC2A26E" w:rsidR="00B10629" w:rsidRPr="002E01AC" w:rsidRDefault="00B10629" w:rsidP="002E01AC">
            <w:pPr>
              <w:spacing w:after="0" w:line="240" w:lineRule="auto"/>
              <w:jc w:val="left"/>
              <w:rPr>
                <w:b/>
                <w:bCs/>
                <w:sz w:val="18"/>
                <w:szCs w:val="18"/>
              </w:rPr>
            </w:pPr>
            <w:r w:rsidRPr="002E01AC">
              <w:rPr>
                <w:b/>
                <w:bCs/>
                <w:sz w:val="18"/>
                <w:szCs w:val="18"/>
              </w:rPr>
              <w:t>Overall</w:t>
            </w:r>
            <w:r w:rsidRPr="002E01AC">
              <w:rPr>
                <w:b/>
                <w:bCs/>
                <w:sz w:val="18"/>
                <w:szCs w:val="18"/>
              </w:rPr>
              <w:br/>
              <w:t>(</w:t>
            </w:r>
            <w:r w:rsidR="00AF2B61" w:rsidRPr="002E01AC">
              <w:rPr>
                <w:b/>
                <w:bCs/>
                <w:sz w:val="18"/>
                <w:szCs w:val="18"/>
              </w:rPr>
              <w:t>n</w:t>
            </w:r>
            <w:r w:rsidR="00B04B61">
              <w:rPr>
                <w:b/>
                <w:bCs/>
                <w:sz w:val="18"/>
                <w:szCs w:val="18"/>
              </w:rPr>
              <w:t xml:space="preserve"> </w:t>
            </w:r>
            <w:r w:rsidRPr="002E01AC">
              <w:rPr>
                <w:b/>
                <w:bCs/>
                <w:sz w:val="18"/>
                <w:szCs w:val="18"/>
              </w:rPr>
              <w:t>=</w:t>
            </w:r>
            <w:r w:rsidR="00B04B61">
              <w:rPr>
                <w:b/>
                <w:bCs/>
                <w:sz w:val="18"/>
                <w:szCs w:val="18"/>
              </w:rPr>
              <w:t xml:space="preserve"> </w:t>
            </w:r>
            <w:r w:rsidRPr="002E01AC">
              <w:rPr>
                <w:b/>
                <w:bCs/>
                <w:sz w:val="18"/>
                <w:szCs w:val="18"/>
              </w:rPr>
              <w:t>177)</w:t>
            </w:r>
          </w:p>
        </w:tc>
      </w:tr>
      <w:tr w:rsidR="003657F6" w:rsidRPr="00E03B11" w14:paraId="6E69D75D"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hideMark/>
          </w:tcPr>
          <w:p w14:paraId="306CEFF3" w14:textId="4B8A7FF7" w:rsidR="00CD1B2B" w:rsidRPr="002E01AC" w:rsidRDefault="00CD1B2B" w:rsidP="002E01AC">
            <w:pPr>
              <w:spacing w:after="0" w:line="240" w:lineRule="auto"/>
              <w:jc w:val="left"/>
              <w:rPr>
                <w:sz w:val="18"/>
                <w:szCs w:val="18"/>
                <w:lang w:val="es-ES"/>
              </w:rPr>
            </w:pPr>
            <w:r w:rsidRPr="002E01AC">
              <w:rPr>
                <w:sz w:val="18"/>
                <w:szCs w:val="18"/>
                <w:lang w:val="es-ES"/>
              </w:rPr>
              <w:t xml:space="preserve">APACHE II, </w:t>
            </w:r>
            <w:r w:rsidR="00AA2B3D" w:rsidRPr="002E01AC">
              <w:rPr>
                <w:sz w:val="18"/>
                <w:szCs w:val="18"/>
                <w:lang w:val="es-ES"/>
              </w:rPr>
              <w:t>m</w:t>
            </w:r>
            <w:r w:rsidRPr="002E01AC">
              <w:rPr>
                <w:sz w:val="18"/>
                <w:szCs w:val="18"/>
                <w:lang w:val="es-ES"/>
              </w:rPr>
              <w:t>edian [Q1</w:t>
            </w:r>
            <w:r w:rsidR="006F045C">
              <w:rPr>
                <w:sz w:val="18"/>
                <w:szCs w:val="18"/>
                <w:lang w:val="es-ES"/>
              </w:rPr>
              <w:t>–</w:t>
            </w:r>
            <w:r w:rsidRPr="002E01AC">
              <w:rPr>
                <w:sz w:val="18"/>
                <w:szCs w:val="18"/>
                <w:lang w:val="es-ES"/>
              </w:rPr>
              <w:t xml:space="preserve">Q3]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5E3E1AF0" w14:textId="36AAEEE3" w:rsidR="00CD1B2B" w:rsidRPr="002E01AC" w:rsidRDefault="00CD1B2B" w:rsidP="002E01AC">
            <w:pPr>
              <w:spacing w:after="0" w:line="240" w:lineRule="auto"/>
              <w:jc w:val="left"/>
              <w:rPr>
                <w:b/>
                <w:bCs/>
                <w:color w:val="000000"/>
                <w:sz w:val="18"/>
                <w:szCs w:val="18"/>
              </w:rPr>
            </w:pPr>
            <w:r w:rsidRPr="002E01AC">
              <w:rPr>
                <w:sz w:val="18"/>
                <w:szCs w:val="18"/>
              </w:rPr>
              <w:t>16.0 [14.0</w:t>
            </w:r>
            <w:r w:rsidR="006F045C">
              <w:rPr>
                <w:sz w:val="18"/>
                <w:szCs w:val="18"/>
              </w:rPr>
              <w:t>–</w:t>
            </w:r>
            <w:r w:rsidRPr="002E01AC">
              <w:rPr>
                <w:sz w:val="18"/>
                <w:szCs w:val="18"/>
              </w:rPr>
              <w:t>22.0]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0F9C44FA" w14:textId="2154169F"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90EF1D9" w14:textId="6F930D57"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4D611987" w14:textId="2F69EC7F" w:rsidR="00CD1B2B" w:rsidRPr="002E01AC" w:rsidRDefault="00CD1B2B" w:rsidP="002E01AC">
            <w:pPr>
              <w:spacing w:after="0" w:line="240" w:lineRule="auto"/>
              <w:jc w:val="left"/>
              <w:rPr>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11D2816" w14:textId="303D6C65" w:rsidR="00CD1B2B" w:rsidRPr="002E01AC" w:rsidRDefault="00CD1B2B" w:rsidP="002E01AC">
            <w:pPr>
              <w:spacing w:after="0" w:line="240" w:lineRule="auto"/>
              <w:jc w:val="left"/>
              <w:rPr>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769797E0" w14:textId="0DD61942" w:rsidR="00CD1B2B" w:rsidRPr="002E01AC" w:rsidRDefault="00CD1B2B" w:rsidP="002E01AC">
            <w:pPr>
              <w:spacing w:after="0" w:line="240" w:lineRule="auto"/>
              <w:jc w:val="left"/>
              <w:rPr>
                <w:sz w:val="18"/>
                <w:szCs w:val="18"/>
              </w:rPr>
            </w:pPr>
            <w:r w:rsidRPr="002E01AC">
              <w:rPr>
                <w:sz w:val="18"/>
                <w:szCs w:val="18"/>
              </w:rPr>
              <w:t>22.0 [12.0</w:t>
            </w:r>
            <w:r w:rsidR="006F045C">
              <w:rPr>
                <w:sz w:val="18"/>
                <w:szCs w:val="18"/>
              </w:rPr>
              <w:t>–</w:t>
            </w:r>
            <w:r w:rsidRPr="002E01AC">
              <w:rPr>
                <w:sz w:val="18"/>
                <w:szCs w:val="18"/>
              </w:rPr>
              <w:t>33.0]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30AA5BF2" w14:textId="5F9F6315" w:rsidR="00CD1B2B" w:rsidRPr="002E01AC" w:rsidRDefault="00CD1B2B" w:rsidP="002E01AC">
            <w:pPr>
              <w:spacing w:after="0" w:line="240" w:lineRule="auto"/>
              <w:jc w:val="left"/>
              <w:rPr>
                <w:sz w:val="18"/>
                <w:szCs w:val="18"/>
              </w:rPr>
            </w:pPr>
            <w:r w:rsidRPr="002E01AC">
              <w:rPr>
                <w:sz w:val="18"/>
                <w:szCs w:val="18"/>
              </w:rPr>
              <w:t>18.0 [17.0</w:t>
            </w:r>
            <w:r w:rsidR="006F045C">
              <w:rPr>
                <w:sz w:val="18"/>
                <w:szCs w:val="18"/>
              </w:rPr>
              <w:t>–</w:t>
            </w:r>
            <w:r w:rsidRPr="002E01AC">
              <w:rPr>
                <w:sz w:val="18"/>
                <w:szCs w:val="18"/>
              </w:rPr>
              <w:t>21.0]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1296183A" w14:textId="6CFB8BA7" w:rsidR="00CD1B2B" w:rsidRPr="002E01AC" w:rsidRDefault="00CD1B2B" w:rsidP="002E01AC">
            <w:pPr>
              <w:spacing w:after="0" w:line="240" w:lineRule="auto"/>
              <w:jc w:val="left"/>
              <w:rPr>
                <w:sz w:val="18"/>
                <w:szCs w:val="18"/>
              </w:rPr>
            </w:pPr>
            <w:r w:rsidRPr="002E01AC">
              <w:rPr>
                <w:sz w:val="18"/>
                <w:szCs w:val="18"/>
              </w:rPr>
              <w:t>19.0 [14.0</w:t>
            </w:r>
            <w:r w:rsidR="006F045C">
              <w:rPr>
                <w:sz w:val="18"/>
                <w:szCs w:val="18"/>
              </w:rPr>
              <w:t>–</w:t>
            </w:r>
            <w:r w:rsidRPr="002E01AC">
              <w:rPr>
                <w:sz w:val="18"/>
                <w:szCs w:val="18"/>
              </w:rP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hideMark/>
          </w:tcPr>
          <w:p w14:paraId="232C1D39" w14:textId="150AE6E1" w:rsidR="00CD1B2B" w:rsidRPr="002E01AC" w:rsidRDefault="00CD1B2B" w:rsidP="002E01AC">
            <w:pPr>
              <w:spacing w:after="0" w:line="240" w:lineRule="auto"/>
              <w:jc w:val="left"/>
              <w:rPr>
                <w:sz w:val="18"/>
                <w:szCs w:val="18"/>
              </w:rPr>
            </w:pPr>
            <w:r w:rsidRPr="002E01AC">
              <w:rPr>
                <w:sz w:val="18"/>
                <w:szCs w:val="18"/>
              </w:rPr>
              <w:t>18.0 [15.0</w:t>
            </w:r>
            <w:r w:rsidR="006F045C">
              <w:rPr>
                <w:sz w:val="18"/>
                <w:szCs w:val="18"/>
              </w:rPr>
              <w:t>–</w:t>
            </w:r>
            <w:r w:rsidRPr="002E01AC">
              <w:rPr>
                <w:sz w:val="18"/>
                <w:szCs w:val="18"/>
              </w:rPr>
              <w:t>23.0]</w:t>
            </w:r>
          </w:p>
        </w:tc>
      </w:tr>
      <w:tr w:rsidR="003657F6" w:rsidRPr="00E03B11" w14:paraId="25CF456D"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6D780BCF" w14:textId="1CEF8332" w:rsidR="00245C82" w:rsidRPr="002E01AC" w:rsidRDefault="00245C82" w:rsidP="002E01AC">
            <w:pPr>
              <w:spacing w:after="0" w:line="240" w:lineRule="auto"/>
              <w:jc w:val="left"/>
              <w:rPr>
                <w:sz w:val="18"/>
                <w:szCs w:val="18"/>
              </w:rPr>
            </w:pPr>
            <w:r w:rsidRPr="002E01AC">
              <w:rPr>
                <w:sz w:val="18"/>
                <w:szCs w:val="18"/>
              </w:rPr>
              <w:t xml:space="preserve">Missing, </w:t>
            </w:r>
            <w:r w:rsidRPr="002E01AC">
              <w:rPr>
                <w:i/>
                <w:iCs/>
                <w:sz w:val="18"/>
                <w:szCs w:val="18"/>
              </w:rPr>
              <w:t>n</w:t>
            </w:r>
            <w:r w:rsidRPr="002E01AC">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169FC4F" w14:textId="06AFF372" w:rsidR="00245C82" w:rsidRPr="002E01AC" w:rsidRDefault="00245C82" w:rsidP="002E01AC">
            <w:pPr>
              <w:spacing w:after="0" w:line="240" w:lineRule="auto"/>
              <w:jc w:val="left"/>
              <w:rPr>
                <w:color w:val="000000"/>
                <w:sz w:val="18"/>
                <w:szCs w:val="18"/>
              </w:rPr>
            </w:pPr>
            <w:r w:rsidRPr="002E01AC">
              <w:rPr>
                <w:sz w:val="18"/>
                <w:szCs w:val="18"/>
              </w:rPr>
              <w:t>2 (5.1)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014322" w14:textId="69697C6D"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D79406D" w14:textId="4F54B929" w:rsidR="00245C82" w:rsidRPr="002E01AC" w:rsidRDefault="00245C82"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FA95D9B" w14:textId="202B372F" w:rsidR="00245C82" w:rsidRPr="002E01AC" w:rsidRDefault="00245C82" w:rsidP="002E01AC">
            <w:pPr>
              <w:spacing w:after="0" w:line="240" w:lineRule="auto"/>
              <w:jc w:val="left"/>
              <w:rPr>
                <w:color w:val="000000"/>
                <w:sz w:val="18"/>
                <w:szCs w:val="18"/>
              </w:rPr>
            </w:pPr>
            <w:r w:rsidRPr="002E01AC">
              <w:rPr>
                <w:sz w:val="18"/>
                <w:szCs w:val="18"/>
              </w:rPr>
              <w:t>5 (100)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F78CC24" w14:textId="221FA62C" w:rsidR="00245C82" w:rsidRPr="002E01AC" w:rsidRDefault="00245C82" w:rsidP="002E01AC">
            <w:pPr>
              <w:spacing w:after="0" w:line="240" w:lineRule="auto"/>
              <w:jc w:val="left"/>
              <w:rPr>
                <w:color w:val="000000"/>
                <w:sz w:val="18"/>
                <w:szCs w:val="18"/>
              </w:rPr>
            </w:pPr>
            <w:r w:rsidRPr="002E01AC">
              <w:rPr>
                <w:sz w:val="18"/>
                <w:szCs w:val="18"/>
              </w:rPr>
              <w:t>30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83C49D6" w14:textId="237C7E27"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E95887" w14:textId="3D7B733E" w:rsidR="00245C82" w:rsidRPr="002E01AC" w:rsidRDefault="00245C82"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F61F51" w14:textId="1AD0A0E1" w:rsidR="00245C82" w:rsidRPr="002E01AC" w:rsidRDefault="00245C82" w:rsidP="002E01AC">
            <w:pPr>
              <w:spacing w:after="0" w:line="240" w:lineRule="auto"/>
              <w:jc w:val="left"/>
              <w:rPr>
                <w:color w:val="000000"/>
                <w:sz w:val="18"/>
                <w:szCs w:val="18"/>
              </w:rPr>
            </w:pPr>
            <w:r w:rsidRPr="002E01AC">
              <w:rPr>
                <w:sz w:val="18"/>
                <w:szCs w:val="18"/>
              </w:rPr>
              <w:t>6 (18.2)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A1C2BF5" w14:textId="7200706C" w:rsidR="00245C82" w:rsidRPr="002E01AC" w:rsidRDefault="00245C82" w:rsidP="002E01AC">
            <w:pPr>
              <w:spacing w:after="0" w:line="240" w:lineRule="auto"/>
              <w:jc w:val="left"/>
              <w:rPr>
                <w:color w:val="000000"/>
                <w:sz w:val="18"/>
                <w:szCs w:val="18"/>
              </w:rPr>
            </w:pPr>
            <w:r w:rsidRPr="002E01AC">
              <w:rPr>
                <w:sz w:val="18"/>
                <w:szCs w:val="18"/>
              </w:rPr>
              <w:t>48 (27.1)</w:t>
            </w:r>
          </w:p>
        </w:tc>
      </w:tr>
      <w:tr w:rsidR="003657F6" w:rsidRPr="00E03B11" w14:paraId="23B2C6E0"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1BA71DF9" w14:textId="09812C8B" w:rsidR="002D34A3" w:rsidRPr="002E01AC" w:rsidRDefault="002D34A3" w:rsidP="002E01AC">
            <w:pPr>
              <w:spacing w:after="0" w:line="240" w:lineRule="auto"/>
              <w:ind w:left="-227"/>
              <w:jc w:val="left"/>
              <w:rPr>
                <w:sz w:val="18"/>
                <w:szCs w:val="18"/>
              </w:rPr>
            </w:pPr>
            <w:r w:rsidRPr="002E01AC">
              <w:rPr>
                <w:sz w:val="18"/>
                <w:szCs w:val="18"/>
              </w:rPr>
              <w:t>Age, median [Q1</w:t>
            </w:r>
            <w:r w:rsidR="006F045C">
              <w:rPr>
                <w:sz w:val="18"/>
                <w:szCs w:val="18"/>
              </w:rPr>
              <w:t>–</w:t>
            </w:r>
            <w:r w:rsidRPr="002E01AC">
              <w:rPr>
                <w:sz w:val="18"/>
                <w:szCs w:val="18"/>
              </w:rPr>
              <w:t>Q3], years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53595D9" w14:textId="1B6DF54F" w:rsidR="002D34A3" w:rsidRPr="002E01AC" w:rsidRDefault="002D34A3" w:rsidP="002E01AC">
            <w:pPr>
              <w:spacing w:after="0" w:line="240" w:lineRule="auto"/>
              <w:jc w:val="left"/>
              <w:rPr>
                <w:sz w:val="18"/>
                <w:szCs w:val="18"/>
              </w:rPr>
            </w:pPr>
            <w:r w:rsidRPr="002E01AC">
              <w:rPr>
                <w:sz w:val="18"/>
                <w:szCs w:val="18"/>
              </w:rPr>
              <w:t>65.0 [57.5</w:t>
            </w:r>
            <w:r w:rsidR="006F045C">
              <w:rPr>
                <w:sz w:val="18"/>
                <w:szCs w:val="18"/>
              </w:rPr>
              <w:t>–</w:t>
            </w:r>
            <w:r w:rsidRPr="002E01AC">
              <w:rPr>
                <w:sz w:val="18"/>
                <w:szCs w:val="18"/>
              </w:rPr>
              <w:t>70.0]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3C28F1C" w14:textId="1B061FA2" w:rsidR="002D34A3" w:rsidRPr="002E01AC" w:rsidRDefault="002D34A3" w:rsidP="002E01AC">
            <w:pPr>
              <w:spacing w:after="0" w:line="240" w:lineRule="auto"/>
              <w:jc w:val="left"/>
              <w:rPr>
                <w:sz w:val="18"/>
                <w:szCs w:val="18"/>
              </w:rPr>
            </w:pPr>
            <w:r w:rsidRPr="002E01AC">
              <w:rPr>
                <w:sz w:val="18"/>
                <w:szCs w:val="18"/>
              </w:rPr>
              <w:t>64.0 [52.5</w:t>
            </w:r>
            <w:r w:rsidR="006F045C">
              <w:rPr>
                <w:sz w:val="18"/>
                <w:szCs w:val="18"/>
              </w:rPr>
              <w:t>–</w:t>
            </w:r>
            <w:r w:rsidRPr="002E01AC">
              <w:rPr>
                <w:sz w:val="18"/>
                <w:szCs w:val="18"/>
              </w:rPr>
              <w:t>70.5]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9F8E096" w14:textId="5383639B" w:rsidR="002D34A3" w:rsidRPr="002E01AC" w:rsidRDefault="002D34A3" w:rsidP="002E01AC">
            <w:pPr>
              <w:spacing w:after="0" w:line="240" w:lineRule="auto"/>
              <w:jc w:val="left"/>
              <w:rPr>
                <w:sz w:val="18"/>
                <w:szCs w:val="18"/>
              </w:rPr>
            </w:pPr>
            <w:r w:rsidRPr="002E01AC">
              <w:rPr>
                <w:sz w:val="18"/>
                <w:szCs w:val="18"/>
              </w:rPr>
              <w:t>57.0 [43.0</w:t>
            </w:r>
            <w:r w:rsidR="006F045C">
              <w:rPr>
                <w:sz w:val="18"/>
                <w:szCs w:val="18"/>
              </w:rPr>
              <w:t>–</w:t>
            </w:r>
            <w:r w:rsidRPr="002E01AC">
              <w:rPr>
                <w:sz w:val="18"/>
                <w:szCs w:val="18"/>
              </w:rPr>
              <w:t>67.0]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BCCDC44" w14:textId="4578F388" w:rsidR="002D34A3" w:rsidRPr="002E01AC" w:rsidRDefault="002D34A3" w:rsidP="002E01AC">
            <w:pPr>
              <w:spacing w:after="0" w:line="240" w:lineRule="auto"/>
              <w:jc w:val="left"/>
              <w:rPr>
                <w:sz w:val="18"/>
                <w:szCs w:val="18"/>
              </w:rPr>
            </w:pPr>
            <w:r w:rsidRPr="002E01AC">
              <w:rPr>
                <w:sz w:val="18"/>
                <w:szCs w:val="18"/>
              </w:rPr>
              <w:t>53.0 [48.0</w:t>
            </w:r>
            <w:r w:rsidR="006F045C">
              <w:rPr>
                <w:sz w:val="18"/>
                <w:szCs w:val="18"/>
              </w:rPr>
              <w:t>–</w:t>
            </w:r>
            <w:r w:rsidRPr="002E01AC">
              <w:rPr>
                <w:sz w:val="18"/>
                <w:szCs w:val="18"/>
              </w:rPr>
              <w:t>56.0]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2B0D9E" w14:textId="0942BCD2" w:rsidR="002D34A3" w:rsidRPr="002E01AC" w:rsidRDefault="002D34A3" w:rsidP="002E01AC">
            <w:pPr>
              <w:spacing w:after="0" w:line="240" w:lineRule="auto"/>
              <w:jc w:val="left"/>
              <w:rPr>
                <w:sz w:val="18"/>
                <w:szCs w:val="18"/>
              </w:rPr>
            </w:pPr>
            <w:r w:rsidRPr="002E01AC">
              <w:rPr>
                <w:sz w:val="18"/>
                <w:szCs w:val="18"/>
              </w:rPr>
              <w:t>55.0 [44.0</w:t>
            </w:r>
            <w:r w:rsidR="006F045C">
              <w:rPr>
                <w:sz w:val="18"/>
                <w:szCs w:val="18"/>
              </w:rPr>
              <w:t>–</w:t>
            </w:r>
            <w:r w:rsidRPr="002E01AC">
              <w:rPr>
                <w:sz w:val="18"/>
                <w:szCs w:val="18"/>
              </w:rPr>
              <w:t>66.5]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7B65C56" w14:textId="57F45E6D" w:rsidR="002D34A3" w:rsidRPr="002E01AC" w:rsidRDefault="002D34A3" w:rsidP="002E01AC">
            <w:pPr>
              <w:spacing w:after="0" w:line="240" w:lineRule="auto"/>
              <w:jc w:val="left"/>
              <w:rPr>
                <w:sz w:val="18"/>
                <w:szCs w:val="18"/>
              </w:rPr>
            </w:pPr>
            <w:r w:rsidRPr="002E01AC">
              <w:rPr>
                <w:sz w:val="18"/>
                <w:szCs w:val="18"/>
              </w:rPr>
              <w:t>64.0 [53.0</w:t>
            </w:r>
            <w:r w:rsidR="006F045C">
              <w:rPr>
                <w:sz w:val="18"/>
                <w:szCs w:val="18"/>
              </w:rPr>
              <w:t>–</w:t>
            </w:r>
            <w:r w:rsidRPr="002E01AC">
              <w:rPr>
                <w:sz w:val="18"/>
                <w:szCs w:val="18"/>
              </w:rPr>
              <w:t>78.0]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012557" w14:textId="62E74784" w:rsidR="002D34A3" w:rsidRPr="002E01AC" w:rsidRDefault="002D34A3" w:rsidP="002E01AC">
            <w:pPr>
              <w:spacing w:after="0" w:line="240" w:lineRule="auto"/>
              <w:jc w:val="left"/>
              <w:rPr>
                <w:sz w:val="18"/>
                <w:szCs w:val="18"/>
              </w:rPr>
            </w:pPr>
            <w:r w:rsidRPr="002E01AC">
              <w:rPr>
                <w:sz w:val="18"/>
                <w:szCs w:val="18"/>
              </w:rPr>
              <w:t>52.0 [48.0</w:t>
            </w:r>
            <w:r w:rsidR="006F045C">
              <w:rPr>
                <w:sz w:val="18"/>
                <w:szCs w:val="18"/>
              </w:rPr>
              <w:t>–</w:t>
            </w:r>
            <w:r w:rsidRPr="002E01AC">
              <w:rPr>
                <w:sz w:val="18"/>
                <w:szCs w:val="18"/>
              </w:rPr>
              <w:t>65.0]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90222C4" w14:textId="2E6BF3BB" w:rsidR="002D34A3" w:rsidRPr="002E01AC" w:rsidRDefault="002D34A3" w:rsidP="002E01AC">
            <w:pPr>
              <w:spacing w:after="0" w:line="240" w:lineRule="auto"/>
              <w:jc w:val="left"/>
              <w:rPr>
                <w:sz w:val="18"/>
                <w:szCs w:val="18"/>
              </w:rPr>
            </w:pPr>
            <w:r w:rsidRPr="002E01AC">
              <w:rPr>
                <w:sz w:val="18"/>
                <w:szCs w:val="18"/>
              </w:rPr>
              <w:t>60.0 [54.0</w:t>
            </w:r>
            <w:r w:rsidR="006F045C">
              <w:rPr>
                <w:sz w:val="18"/>
                <w:szCs w:val="18"/>
              </w:rPr>
              <w:t>–</w:t>
            </w:r>
            <w:r w:rsidRPr="002E01AC">
              <w:rPr>
                <w:sz w:val="18"/>
                <w:szCs w:val="18"/>
              </w:rPr>
              <w:t>72.0]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1FCA0D5" w14:textId="7807BC7C" w:rsidR="002D34A3" w:rsidRPr="002E01AC" w:rsidRDefault="002D34A3" w:rsidP="002E01AC">
            <w:pPr>
              <w:spacing w:after="0" w:line="240" w:lineRule="auto"/>
              <w:jc w:val="left"/>
              <w:rPr>
                <w:sz w:val="18"/>
                <w:szCs w:val="18"/>
              </w:rPr>
            </w:pPr>
            <w:r w:rsidRPr="002E01AC">
              <w:rPr>
                <w:sz w:val="18"/>
                <w:szCs w:val="18"/>
              </w:rPr>
              <w:t>62.0 [50.0</w:t>
            </w:r>
            <w:r w:rsidR="006F045C">
              <w:rPr>
                <w:sz w:val="18"/>
                <w:szCs w:val="18"/>
              </w:rPr>
              <w:t>–</w:t>
            </w:r>
            <w:r w:rsidRPr="002E01AC">
              <w:rPr>
                <w:sz w:val="18"/>
                <w:szCs w:val="18"/>
              </w:rPr>
              <w:t>70.0]</w:t>
            </w:r>
          </w:p>
        </w:tc>
      </w:tr>
      <w:tr w:rsidR="00B11C25" w:rsidRPr="00E03B11" w14:paraId="3D490A9C"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7775E4CD" w14:textId="29D40604" w:rsidR="00B11C25" w:rsidRPr="002E01AC" w:rsidRDefault="00B11C25" w:rsidP="00B11C25">
            <w:pPr>
              <w:spacing w:after="0" w:line="240" w:lineRule="auto"/>
              <w:ind w:left="-227"/>
              <w:jc w:val="left"/>
              <w:rPr>
                <w:sz w:val="18"/>
                <w:szCs w:val="18"/>
              </w:rPr>
            </w:pPr>
            <w:r w:rsidRPr="00026B55">
              <w:rPr>
                <w:sz w:val="18"/>
                <w:szCs w:val="18"/>
              </w:rPr>
              <w:t>Body weight, median [Q1–Q3], kg</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D77740" w14:textId="5AA9A3F0" w:rsidR="00B11C25" w:rsidRPr="002E01AC" w:rsidRDefault="00B11C25" w:rsidP="00B11C25">
            <w:pPr>
              <w:spacing w:after="0" w:line="240" w:lineRule="auto"/>
              <w:jc w:val="left"/>
              <w:rPr>
                <w:sz w:val="18"/>
                <w:szCs w:val="18"/>
              </w:rPr>
            </w:pPr>
            <w:r w:rsidRPr="00C617A3">
              <w:rPr>
                <w:sz w:val="18"/>
                <w:szCs w:val="18"/>
              </w:rPr>
              <w:t>72.0 [63.5</w:t>
            </w:r>
            <w:r w:rsidR="00EC3414">
              <w:rPr>
                <w:sz w:val="18"/>
                <w:szCs w:val="18"/>
              </w:rPr>
              <w:t>–</w:t>
            </w:r>
            <w:r w:rsidRPr="00C617A3">
              <w:rPr>
                <w:sz w:val="18"/>
                <w:szCs w:val="18"/>
              </w:rPr>
              <w:t>86.5]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65067F94" w14:textId="7C7B5E6B" w:rsidR="00B11C25" w:rsidRPr="00B11C25" w:rsidRDefault="00B11C25" w:rsidP="00B11C25">
            <w:pPr>
              <w:spacing w:after="0" w:line="240" w:lineRule="auto"/>
              <w:jc w:val="left"/>
              <w:rPr>
                <w:sz w:val="18"/>
                <w:szCs w:val="18"/>
              </w:rPr>
            </w:pPr>
            <w:r w:rsidRPr="00CE12B9">
              <w:rPr>
                <w:sz w:val="18"/>
                <w:szCs w:val="18"/>
              </w:rPr>
              <w:t>82.0 [73.0</w:t>
            </w:r>
            <w:r w:rsidR="00945D58">
              <w:rPr>
                <w:sz w:val="18"/>
                <w:szCs w:val="18"/>
              </w:rPr>
              <w:t>–</w:t>
            </w:r>
            <w:r w:rsidRPr="00CE12B9">
              <w:rPr>
                <w:sz w:val="18"/>
                <w:szCs w:val="18"/>
              </w:rPr>
              <w:t>96.5]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5594CD9" w14:textId="3855BC24" w:rsidR="00B11C25" w:rsidRPr="00B11C25" w:rsidRDefault="00B11C25" w:rsidP="00B11C25">
            <w:pPr>
              <w:spacing w:after="0" w:line="240" w:lineRule="auto"/>
              <w:jc w:val="left"/>
              <w:rPr>
                <w:sz w:val="18"/>
                <w:szCs w:val="18"/>
              </w:rPr>
            </w:pPr>
            <w:r w:rsidRPr="00CE12B9">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DE5FE59" w14:textId="191D4345" w:rsidR="00B11C25" w:rsidRPr="00B11C25" w:rsidRDefault="00B11C25" w:rsidP="00B11C25">
            <w:pPr>
              <w:spacing w:after="0" w:line="240" w:lineRule="auto"/>
              <w:jc w:val="left"/>
              <w:rPr>
                <w:sz w:val="18"/>
                <w:szCs w:val="18"/>
              </w:rPr>
            </w:pPr>
            <w:r w:rsidRPr="00CE12B9">
              <w:rPr>
                <w:sz w:val="18"/>
                <w:szCs w:val="18"/>
              </w:rPr>
              <w:t>72.0 [65.0</w:t>
            </w:r>
            <w:r w:rsidR="00945D58">
              <w:rPr>
                <w:sz w:val="18"/>
                <w:szCs w:val="18"/>
              </w:rPr>
              <w:t>–</w:t>
            </w:r>
            <w:r w:rsidRPr="00CE12B9">
              <w:rPr>
                <w:sz w:val="18"/>
                <w:szCs w:val="18"/>
              </w:rPr>
              <w:t>80.0]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4B5B43D2" w14:textId="0DC19992" w:rsidR="00B11C25" w:rsidRPr="00B11C25" w:rsidRDefault="00B11C25" w:rsidP="00B11C25">
            <w:pPr>
              <w:spacing w:after="0" w:line="240" w:lineRule="auto"/>
              <w:jc w:val="left"/>
              <w:rPr>
                <w:sz w:val="18"/>
                <w:szCs w:val="18"/>
              </w:rPr>
            </w:pPr>
            <w:r w:rsidRPr="00CE12B9">
              <w:rPr>
                <w:sz w:val="18"/>
                <w:szCs w:val="18"/>
              </w:rPr>
              <w:t>80.0 [61.0</w:t>
            </w:r>
            <w:r w:rsidR="00945D58">
              <w:rPr>
                <w:sz w:val="18"/>
                <w:szCs w:val="18"/>
              </w:rPr>
              <w:t>–</w:t>
            </w:r>
            <w:r w:rsidRPr="00CE12B9">
              <w:rPr>
                <w:sz w:val="18"/>
                <w:szCs w:val="18"/>
              </w:rPr>
              <w:t>98.5]</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459E91" w14:textId="001F6077" w:rsidR="00B11C25" w:rsidRPr="00B11C25" w:rsidRDefault="00B11C25" w:rsidP="00B11C25">
            <w:pPr>
              <w:spacing w:after="0" w:line="240" w:lineRule="auto"/>
              <w:jc w:val="left"/>
              <w:rPr>
                <w:sz w:val="18"/>
                <w:szCs w:val="18"/>
              </w:rPr>
            </w:pPr>
            <w:r w:rsidRPr="00CE12B9">
              <w:rPr>
                <w:sz w:val="18"/>
                <w:szCs w:val="18"/>
              </w:rPr>
              <w:t>80.0 [75.0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DAE6" w14:textId="5D4E1AB7" w:rsidR="00B11C25" w:rsidRPr="00B11C25" w:rsidRDefault="00B11C25" w:rsidP="00B11C25">
            <w:pPr>
              <w:spacing w:after="0" w:line="240" w:lineRule="auto"/>
              <w:jc w:val="left"/>
              <w:rPr>
                <w:sz w:val="18"/>
                <w:szCs w:val="18"/>
              </w:rPr>
            </w:pPr>
            <w:r w:rsidRPr="00CE12B9">
              <w:rPr>
                <w:sz w:val="18"/>
                <w:szCs w:val="18"/>
              </w:rPr>
              <w:t>85.0 [74.0</w:t>
            </w:r>
            <w:r w:rsidR="00945D58">
              <w:rPr>
                <w:sz w:val="18"/>
                <w:szCs w:val="18"/>
              </w:rPr>
              <w:t>–</w:t>
            </w:r>
            <w:r w:rsidRPr="00CE12B9">
              <w:rPr>
                <w:sz w:val="18"/>
                <w:szCs w:val="18"/>
              </w:rPr>
              <w:t>103]</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3A6234" w14:textId="6028CF20" w:rsidR="00B11C25" w:rsidRPr="00B11C25" w:rsidRDefault="00B11C25" w:rsidP="00B11C25">
            <w:pPr>
              <w:spacing w:after="0" w:line="240" w:lineRule="auto"/>
              <w:jc w:val="left"/>
              <w:rPr>
                <w:sz w:val="18"/>
                <w:szCs w:val="18"/>
              </w:rPr>
            </w:pPr>
            <w:r w:rsidRPr="00CE12B9">
              <w:rPr>
                <w:sz w:val="18"/>
                <w:szCs w:val="18"/>
              </w:rPr>
              <w:t>80.0 [72.0</w:t>
            </w:r>
            <w:r w:rsidR="00945D58">
              <w:rPr>
                <w:sz w:val="18"/>
                <w:szCs w:val="18"/>
              </w:rPr>
              <w:t>–</w:t>
            </w:r>
            <w:r w:rsidRPr="00CE12B9">
              <w:rPr>
                <w:sz w:val="18"/>
                <w:szCs w:val="18"/>
              </w:rPr>
              <w:t>90.0]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7D624A9" w14:textId="475E0FD1" w:rsidR="00B11C25" w:rsidRPr="00B11C25" w:rsidRDefault="00B11C25" w:rsidP="00B11C25">
            <w:pPr>
              <w:spacing w:after="0" w:line="240" w:lineRule="auto"/>
              <w:jc w:val="left"/>
              <w:rPr>
                <w:sz w:val="18"/>
                <w:szCs w:val="18"/>
              </w:rPr>
            </w:pPr>
            <w:r w:rsidRPr="00CE12B9">
              <w:rPr>
                <w:sz w:val="18"/>
                <w:szCs w:val="18"/>
              </w:rPr>
              <w:t>80.0 [70.0</w:t>
            </w:r>
            <w:r w:rsidR="00945D58">
              <w:rPr>
                <w:sz w:val="18"/>
                <w:szCs w:val="18"/>
              </w:rPr>
              <w:t>–</w:t>
            </w:r>
            <w:r w:rsidRPr="00CE12B9">
              <w:rPr>
                <w:sz w:val="18"/>
                <w:szCs w:val="18"/>
              </w:rPr>
              <w:t>92.0]</w:t>
            </w:r>
          </w:p>
        </w:tc>
      </w:tr>
      <w:tr w:rsidR="003A38AE" w:rsidRPr="00E03B11" w14:paraId="5E517CDD" w14:textId="77777777" w:rsidTr="00CE12B9">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653033B9" w14:textId="7846D3F0" w:rsidR="003A38AE" w:rsidRPr="002E01AC" w:rsidRDefault="003A38AE" w:rsidP="00CE12B9">
            <w:pPr>
              <w:spacing w:after="0" w:line="240" w:lineRule="auto"/>
              <w:jc w:val="left"/>
              <w:rPr>
                <w:sz w:val="18"/>
                <w:szCs w:val="18"/>
              </w:rPr>
            </w:pPr>
            <w:r w:rsidRPr="00917351">
              <w:rPr>
                <w:sz w:val="18"/>
                <w:szCs w:val="18"/>
              </w:rPr>
              <w:t xml:space="preserve">Missing, </w:t>
            </w:r>
            <w:r w:rsidRPr="00CE12B9">
              <w:rPr>
                <w:i/>
                <w:iCs/>
                <w:sz w:val="18"/>
                <w:szCs w:val="18"/>
              </w:rPr>
              <w:t>n</w:t>
            </w:r>
            <w:r w:rsidRPr="00917351">
              <w:rPr>
                <w:sz w:val="18"/>
                <w:szCs w:val="18"/>
              </w:rPr>
              <w:t xml:space="preserve"> (%)</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053D1F25" w14:textId="3FCD7372"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0873D" w14:textId="5ED370FA"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4B0FCDD" w14:textId="601EB0C4" w:rsidR="003A38AE" w:rsidRPr="003A38AE" w:rsidRDefault="003A38AE" w:rsidP="003A38AE">
            <w:pPr>
              <w:spacing w:after="0" w:line="240" w:lineRule="auto"/>
              <w:jc w:val="left"/>
              <w:rPr>
                <w:sz w:val="18"/>
                <w:szCs w:val="18"/>
              </w:rPr>
            </w:pPr>
            <w:r w:rsidRPr="00CE12B9">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4E16BA0" w14:textId="43779563" w:rsidR="003A38AE" w:rsidRPr="003A38AE" w:rsidRDefault="003A38AE" w:rsidP="003A38AE">
            <w:pPr>
              <w:spacing w:after="0" w:line="240" w:lineRule="auto"/>
              <w:jc w:val="left"/>
              <w:rPr>
                <w:sz w:val="18"/>
                <w:szCs w:val="18"/>
              </w:rPr>
            </w:pPr>
            <w:r w:rsidRPr="00CE12B9">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tcPr>
          <w:p w14:paraId="26EA9B97" w14:textId="7A06BA68"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15FA7C1" w14:textId="17970B0E"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1DB35DEC" w14:textId="37ACED53"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0526F32A" w14:textId="2ED983A9" w:rsidR="003A38AE" w:rsidRPr="003A38AE" w:rsidRDefault="003A38AE" w:rsidP="003A38AE">
            <w:pPr>
              <w:spacing w:after="0" w:line="240" w:lineRule="auto"/>
              <w:jc w:val="left"/>
              <w:rPr>
                <w:sz w:val="18"/>
                <w:szCs w:val="18"/>
              </w:rPr>
            </w:pPr>
            <w:r w:rsidRPr="00CE12B9">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tcPr>
          <w:p w14:paraId="424B5039" w14:textId="35D8AA5A" w:rsidR="003A38AE" w:rsidRPr="003A38AE" w:rsidRDefault="003A38AE" w:rsidP="003A38AE">
            <w:pPr>
              <w:spacing w:after="0" w:line="240" w:lineRule="auto"/>
              <w:jc w:val="left"/>
              <w:rPr>
                <w:sz w:val="18"/>
                <w:szCs w:val="18"/>
              </w:rPr>
            </w:pPr>
            <w:r w:rsidRPr="00CE12B9">
              <w:rPr>
                <w:sz w:val="18"/>
                <w:szCs w:val="18"/>
              </w:rPr>
              <w:t>5 (2.8)</w:t>
            </w:r>
          </w:p>
        </w:tc>
      </w:tr>
      <w:tr w:rsidR="003657F6" w:rsidRPr="00E03B11" w14:paraId="6F840038"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1C843B65" w14:textId="1C536744" w:rsidR="00981138" w:rsidRPr="002E01AC" w:rsidRDefault="00981138" w:rsidP="002E01AC">
            <w:pPr>
              <w:spacing w:after="0" w:line="240" w:lineRule="auto"/>
              <w:jc w:val="left"/>
              <w:rPr>
                <w:sz w:val="18"/>
                <w:szCs w:val="18"/>
              </w:rPr>
            </w:pPr>
            <w:r w:rsidRPr="002E01AC">
              <w:rPr>
                <w:sz w:val="18"/>
                <w:szCs w:val="18"/>
              </w:rPr>
              <w:t xml:space="preserve">Sex, male,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7E75820" w14:textId="7B977963" w:rsidR="00981138" w:rsidRPr="002E01AC" w:rsidRDefault="00981138" w:rsidP="002E01AC">
            <w:pPr>
              <w:spacing w:after="0" w:line="240" w:lineRule="auto"/>
              <w:jc w:val="left"/>
              <w:rPr>
                <w:b/>
                <w:bCs/>
                <w:sz w:val="18"/>
                <w:szCs w:val="18"/>
              </w:rPr>
            </w:pPr>
            <w:r w:rsidRPr="002E01AC">
              <w:rPr>
                <w:sz w:val="18"/>
                <w:szCs w:val="18"/>
              </w:rPr>
              <w:t>26 (66.7)</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12C9393" w14:textId="2DA2A64C" w:rsidR="00981138" w:rsidRPr="002E01AC" w:rsidRDefault="00981138" w:rsidP="002E01AC">
            <w:pPr>
              <w:spacing w:after="0" w:line="240" w:lineRule="auto"/>
              <w:jc w:val="left"/>
              <w:rPr>
                <w:sz w:val="18"/>
                <w:szCs w:val="18"/>
              </w:rPr>
            </w:pPr>
            <w:r w:rsidRPr="002E01AC">
              <w:rPr>
                <w:sz w:val="18"/>
                <w:szCs w:val="18"/>
              </w:rPr>
              <w:t>11 (57.9)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62640F9" w14:textId="4E6C2FC5" w:rsidR="00981138" w:rsidRPr="002E01AC" w:rsidRDefault="00981138" w:rsidP="002E01AC">
            <w:pPr>
              <w:spacing w:after="0" w:line="240" w:lineRule="auto"/>
              <w:jc w:val="left"/>
              <w:rPr>
                <w:sz w:val="18"/>
                <w:szCs w:val="18"/>
              </w:rPr>
            </w:pPr>
            <w:r w:rsidRPr="002E01AC">
              <w:rPr>
                <w:sz w:val="18"/>
                <w:szCs w:val="18"/>
              </w:rPr>
              <w:t>1</w:t>
            </w:r>
            <w:r w:rsidRPr="002E01AC">
              <w:rPr>
                <w:sz w:val="18"/>
                <w:szCs w:val="18"/>
              </w:rPr>
              <w:br/>
              <w:t>(20.0)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9770BD" w14:textId="7FCD87D8" w:rsidR="00981138" w:rsidRPr="002E01AC" w:rsidRDefault="00981138" w:rsidP="002E01AC">
            <w:pPr>
              <w:spacing w:after="0" w:line="240" w:lineRule="auto"/>
              <w:jc w:val="left"/>
              <w:rPr>
                <w:sz w:val="18"/>
                <w:szCs w:val="18"/>
              </w:rPr>
            </w:pPr>
            <w:r w:rsidRPr="002E01AC">
              <w:rPr>
                <w:sz w:val="18"/>
                <w:szCs w:val="18"/>
              </w:rPr>
              <w:t>3 (60.0)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0CCEC2A" w14:textId="606B475A" w:rsidR="00981138" w:rsidRPr="002E01AC" w:rsidRDefault="00981138" w:rsidP="002E01AC">
            <w:pPr>
              <w:spacing w:after="0" w:line="240" w:lineRule="auto"/>
              <w:jc w:val="left"/>
              <w:rPr>
                <w:sz w:val="18"/>
                <w:szCs w:val="18"/>
              </w:rPr>
            </w:pPr>
            <w:r w:rsidRPr="002E01AC">
              <w:rPr>
                <w:sz w:val="18"/>
                <w:szCs w:val="18"/>
              </w:rPr>
              <w:t>18 (60.0)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8CB124" w14:textId="776487BF" w:rsidR="00981138" w:rsidRPr="002E01AC" w:rsidRDefault="00981138" w:rsidP="002E01AC">
            <w:pPr>
              <w:spacing w:after="0" w:line="240" w:lineRule="auto"/>
              <w:jc w:val="left"/>
              <w:rPr>
                <w:sz w:val="18"/>
                <w:szCs w:val="18"/>
              </w:rPr>
            </w:pPr>
            <w:r w:rsidRPr="002E01AC">
              <w:rPr>
                <w:sz w:val="18"/>
                <w:szCs w:val="18"/>
              </w:rPr>
              <w:t>19 (76.0)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074A086" w14:textId="682C140A" w:rsidR="00981138" w:rsidRPr="002E01AC" w:rsidRDefault="00981138" w:rsidP="002E01AC">
            <w:pPr>
              <w:spacing w:after="0" w:line="240" w:lineRule="auto"/>
              <w:jc w:val="left"/>
              <w:rPr>
                <w:sz w:val="18"/>
                <w:szCs w:val="18"/>
              </w:rPr>
            </w:pPr>
            <w:r w:rsidRPr="002E01AC">
              <w:rPr>
                <w:sz w:val="18"/>
                <w:szCs w:val="18"/>
              </w:rPr>
              <w:t>11 (52.4)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3F0FF1" w14:textId="0BFF3359" w:rsidR="00981138" w:rsidRPr="002E01AC" w:rsidRDefault="00981138" w:rsidP="002E01AC">
            <w:pPr>
              <w:spacing w:after="0" w:line="240" w:lineRule="auto"/>
              <w:jc w:val="left"/>
              <w:rPr>
                <w:sz w:val="18"/>
                <w:szCs w:val="18"/>
              </w:rPr>
            </w:pPr>
            <w:r w:rsidRPr="002E01AC">
              <w:rPr>
                <w:sz w:val="18"/>
                <w:szCs w:val="18"/>
              </w:rPr>
              <w:t>26 (78.8)</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537387" w14:textId="705CD4DA" w:rsidR="00981138" w:rsidRPr="002E01AC" w:rsidRDefault="00981138" w:rsidP="002E01AC">
            <w:pPr>
              <w:spacing w:after="0" w:line="240" w:lineRule="auto"/>
              <w:jc w:val="left"/>
              <w:rPr>
                <w:sz w:val="18"/>
                <w:szCs w:val="18"/>
              </w:rPr>
            </w:pPr>
            <w:r w:rsidRPr="002E01AC">
              <w:rPr>
                <w:sz w:val="18"/>
                <w:szCs w:val="18"/>
              </w:rPr>
              <w:t>115 (65.0)</w:t>
            </w:r>
          </w:p>
        </w:tc>
      </w:tr>
      <w:tr w:rsidR="003657F6" w:rsidRPr="00E03B11" w14:paraId="282F7546"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4AD0D87F" w14:textId="6283D237" w:rsidR="007979BD" w:rsidRPr="002E01AC" w:rsidRDefault="007979BD" w:rsidP="002E01AC">
            <w:pPr>
              <w:spacing w:after="0" w:line="240" w:lineRule="auto"/>
              <w:jc w:val="left"/>
              <w:rPr>
                <w:sz w:val="18"/>
                <w:szCs w:val="18"/>
              </w:rPr>
            </w:pPr>
            <w:r w:rsidRPr="002E01AC">
              <w:rPr>
                <w:sz w:val="18"/>
                <w:szCs w:val="18"/>
              </w:rPr>
              <w:t xml:space="preserve">CRRT, </w:t>
            </w:r>
            <w:r w:rsidR="00FB196F" w:rsidRPr="002E01AC">
              <w:rPr>
                <w:i/>
                <w:iCs/>
                <w:sz w:val="18"/>
                <w:szCs w:val="18"/>
              </w:rPr>
              <w:t>n</w:t>
            </w:r>
            <w:r w:rsidR="00FB196F" w:rsidRPr="002E01AC">
              <w:rPr>
                <w:sz w:val="18"/>
                <w:szCs w:val="18"/>
              </w:rPr>
              <w:t xml:space="preserve"> </w:t>
            </w:r>
            <w:r w:rsidRPr="002E01AC">
              <w:rPr>
                <w:sz w:val="18"/>
                <w:szCs w:val="18"/>
              </w:rPr>
              <w:t>(%)</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490E50C2" w14:textId="34BA2815" w:rsidR="007979BD" w:rsidRPr="002E01AC" w:rsidRDefault="007979BD" w:rsidP="002E01AC">
            <w:pPr>
              <w:spacing w:after="0" w:line="240" w:lineRule="auto"/>
              <w:jc w:val="left"/>
              <w:rPr>
                <w:color w:val="000000"/>
                <w:sz w:val="18"/>
                <w:szCs w:val="18"/>
              </w:rPr>
            </w:pPr>
            <w:r w:rsidRPr="002E01AC">
              <w:rPr>
                <w:sz w:val="18"/>
                <w:szCs w:val="18"/>
              </w:rPr>
              <w:t>8 (20.5)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3D0D66" w14:textId="54B5CACC" w:rsidR="007979BD" w:rsidRPr="002E01AC" w:rsidRDefault="007979BD" w:rsidP="002E01AC">
            <w:pPr>
              <w:spacing w:after="0" w:line="240" w:lineRule="auto"/>
              <w:jc w:val="left"/>
              <w:rPr>
                <w:color w:val="000000"/>
                <w:sz w:val="18"/>
                <w:szCs w:val="18"/>
              </w:rPr>
            </w:pPr>
            <w:r w:rsidRPr="002E01AC">
              <w:rPr>
                <w:sz w:val="18"/>
                <w:szCs w:val="18"/>
              </w:rPr>
              <w:t>6 (31.6)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37E39C" w14:textId="55888605" w:rsidR="007979BD" w:rsidRPr="002E01AC" w:rsidRDefault="007979BD" w:rsidP="002E01AC">
            <w:pPr>
              <w:spacing w:after="0" w:line="240" w:lineRule="auto"/>
              <w:jc w:val="left"/>
              <w:rPr>
                <w:color w:val="000000"/>
                <w:sz w:val="18"/>
                <w:szCs w:val="18"/>
              </w:rPr>
            </w:pPr>
            <w:r w:rsidRPr="002E01AC">
              <w:rPr>
                <w:sz w:val="18"/>
                <w:szCs w:val="18"/>
              </w:rPr>
              <w:t>5 (100)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523C48B" w14:textId="40DCCEB8" w:rsidR="007979BD" w:rsidRPr="002E01AC" w:rsidRDefault="007979BD" w:rsidP="002E01AC">
            <w:pPr>
              <w:spacing w:after="0" w:line="240" w:lineRule="auto"/>
              <w:jc w:val="left"/>
              <w:rPr>
                <w:color w:val="000000"/>
                <w:sz w:val="18"/>
                <w:szCs w:val="18"/>
              </w:rPr>
            </w:pPr>
            <w:r w:rsidRPr="002E01AC">
              <w:rPr>
                <w:sz w:val="18"/>
                <w:szCs w:val="18"/>
              </w:rPr>
              <w:t>0 (0)</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37DF6B" w14:textId="6CF7C493" w:rsidR="007979BD" w:rsidRPr="002E01AC" w:rsidRDefault="007979BD" w:rsidP="002E01AC">
            <w:pPr>
              <w:spacing w:after="0" w:line="240" w:lineRule="auto"/>
              <w:jc w:val="left"/>
              <w:rPr>
                <w:color w:val="000000"/>
                <w:sz w:val="18"/>
                <w:szCs w:val="18"/>
              </w:rPr>
            </w:pPr>
            <w:r w:rsidRPr="002E01AC">
              <w:rPr>
                <w:sz w:val="18"/>
                <w:szCs w:val="18"/>
              </w:rPr>
              <w:t>10 (33.3)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282B3F5" w14:textId="45A896EE" w:rsidR="007979BD" w:rsidRPr="002E01AC" w:rsidRDefault="00626236" w:rsidP="002E01AC">
            <w:pPr>
              <w:spacing w:after="0" w:line="240" w:lineRule="auto"/>
              <w:jc w:val="left"/>
              <w:rPr>
                <w:color w:val="000000"/>
                <w:sz w:val="18"/>
                <w:szCs w:val="18"/>
              </w:rPr>
            </w:pPr>
            <w:r>
              <w:rPr>
                <w:sz w:val="18"/>
                <w:szCs w:val="18"/>
              </w:rPr>
              <w:t>5</w:t>
            </w:r>
            <w:r w:rsidRPr="002E01AC">
              <w:rPr>
                <w:sz w:val="18"/>
                <w:szCs w:val="18"/>
              </w:rPr>
              <w:t xml:space="preserve"> </w:t>
            </w:r>
            <w:r w:rsidR="007979BD"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3E9EA9" w14:textId="37C3AFD5"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C599F5F" w14:textId="323844B4" w:rsidR="007979BD" w:rsidRPr="002E01AC" w:rsidRDefault="007979BD" w:rsidP="002E01AC">
            <w:pPr>
              <w:spacing w:after="0" w:line="240" w:lineRule="auto"/>
              <w:jc w:val="left"/>
              <w:rPr>
                <w:color w:val="000000"/>
                <w:sz w:val="18"/>
                <w:szCs w:val="18"/>
              </w:rPr>
            </w:pPr>
            <w:r w:rsidRPr="002E01AC">
              <w:rPr>
                <w:sz w:val="18"/>
                <w:szCs w:val="18"/>
              </w:rPr>
              <w:t>0 (0)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543E184" w14:textId="13ED471C" w:rsidR="007979BD" w:rsidRPr="002E01AC" w:rsidRDefault="00CF7ED4" w:rsidP="002E01AC">
            <w:pPr>
              <w:spacing w:after="0" w:line="240" w:lineRule="auto"/>
              <w:jc w:val="left"/>
              <w:rPr>
                <w:color w:val="000000"/>
                <w:sz w:val="18"/>
                <w:szCs w:val="18"/>
              </w:rPr>
            </w:pPr>
            <w:r w:rsidRPr="002E01AC">
              <w:rPr>
                <w:sz w:val="18"/>
                <w:szCs w:val="18"/>
              </w:rPr>
              <w:t>3</w:t>
            </w:r>
            <w:r>
              <w:rPr>
                <w:sz w:val="18"/>
                <w:szCs w:val="18"/>
              </w:rPr>
              <w:t>4</w:t>
            </w:r>
            <w:r w:rsidRPr="002E01AC">
              <w:rPr>
                <w:sz w:val="18"/>
                <w:szCs w:val="18"/>
              </w:rPr>
              <w:t xml:space="preserve"> </w:t>
            </w:r>
            <w:r w:rsidR="007979BD" w:rsidRPr="002E01AC">
              <w:rPr>
                <w:sz w:val="18"/>
                <w:szCs w:val="18"/>
              </w:rPr>
              <w:t>(</w:t>
            </w:r>
            <w:r w:rsidR="00806B67" w:rsidRPr="002E01AC">
              <w:rPr>
                <w:sz w:val="18"/>
                <w:szCs w:val="18"/>
              </w:rPr>
              <w:t>1</w:t>
            </w:r>
            <w:r w:rsidR="00806B67">
              <w:rPr>
                <w:sz w:val="18"/>
                <w:szCs w:val="18"/>
              </w:rPr>
              <w:t>9</w:t>
            </w:r>
            <w:r w:rsidR="007979BD" w:rsidRPr="002E01AC">
              <w:rPr>
                <w:sz w:val="18"/>
                <w:szCs w:val="18"/>
              </w:rPr>
              <w:t>.</w:t>
            </w:r>
            <w:r w:rsidR="00806B67">
              <w:rPr>
                <w:sz w:val="18"/>
                <w:szCs w:val="18"/>
              </w:rPr>
              <w:t>2</w:t>
            </w:r>
            <w:r w:rsidR="007979BD" w:rsidRPr="002E01AC">
              <w:rPr>
                <w:sz w:val="18"/>
                <w:szCs w:val="18"/>
              </w:rPr>
              <w:t>)</w:t>
            </w:r>
          </w:p>
        </w:tc>
      </w:tr>
      <w:tr w:rsidR="003657F6" w:rsidRPr="00E03B11" w14:paraId="6BDD2455" w14:textId="77777777" w:rsidTr="002E01AC">
        <w:trPr>
          <w:trHeight w:val="20"/>
          <w:jc w:val="center"/>
        </w:trPr>
        <w:tc>
          <w:tcPr>
            <w:tcW w:w="2552" w:type="dxa"/>
            <w:tcBorders>
              <w:top w:val="nil"/>
              <w:left w:val="nil"/>
              <w:bottom w:val="nil"/>
              <w:right w:val="nil"/>
            </w:tcBorders>
            <w:shd w:val="clear" w:color="auto" w:fill="FFFFFF"/>
            <w:noWrap/>
            <w:tcMar>
              <w:top w:w="60" w:type="dxa"/>
              <w:left w:w="60" w:type="dxa"/>
              <w:bottom w:w="60" w:type="dxa"/>
              <w:right w:w="180" w:type="dxa"/>
            </w:tcMar>
            <w:vAlign w:val="center"/>
          </w:tcPr>
          <w:p w14:paraId="007F32A2" w14:textId="3DADB4FE" w:rsidR="00724EA0" w:rsidRPr="002E01AC" w:rsidRDefault="00724EA0" w:rsidP="002E01AC">
            <w:pPr>
              <w:spacing w:after="0" w:line="240" w:lineRule="auto"/>
              <w:jc w:val="left"/>
              <w:rPr>
                <w:sz w:val="18"/>
                <w:szCs w:val="18"/>
              </w:rPr>
            </w:pPr>
            <w:r w:rsidRPr="002E01AC">
              <w:rPr>
                <w:sz w:val="18"/>
                <w:szCs w:val="18"/>
              </w:rPr>
              <w:t>Total dosing + sampling events</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AC623F4" w14:textId="2B944E67" w:rsidR="00724EA0" w:rsidRPr="002E01AC" w:rsidRDefault="00555334" w:rsidP="002E01AC">
            <w:pPr>
              <w:spacing w:after="0" w:line="240" w:lineRule="auto"/>
              <w:jc w:val="left"/>
              <w:rPr>
                <w:sz w:val="18"/>
                <w:szCs w:val="18"/>
              </w:rPr>
            </w:pPr>
            <w:r w:rsidRPr="002E01AC">
              <w:rPr>
                <w:sz w:val="18"/>
                <w:szCs w:val="18"/>
              </w:rPr>
              <w:t>709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5E1CD7" w14:textId="0AA7ECE7" w:rsidR="00724EA0" w:rsidRPr="002E01AC" w:rsidRDefault="007D222E" w:rsidP="002E01AC">
            <w:pPr>
              <w:spacing w:after="0" w:line="240" w:lineRule="auto"/>
              <w:jc w:val="left"/>
              <w:rPr>
                <w:sz w:val="18"/>
                <w:szCs w:val="18"/>
              </w:rPr>
            </w:pPr>
            <w:r w:rsidRPr="002E01AC">
              <w:rPr>
                <w:sz w:val="18"/>
                <w:szCs w:val="18"/>
              </w:rPr>
              <w:t>496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B8510E0" w14:textId="293CBFBE" w:rsidR="00724EA0" w:rsidRPr="002E01AC" w:rsidRDefault="00264C02" w:rsidP="002E01AC">
            <w:pPr>
              <w:spacing w:after="0" w:line="240" w:lineRule="auto"/>
              <w:jc w:val="left"/>
              <w:rPr>
                <w:sz w:val="18"/>
                <w:szCs w:val="18"/>
              </w:rPr>
            </w:pPr>
            <w:r w:rsidRPr="002E01AC">
              <w:rPr>
                <w:sz w:val="18"/>
                <w:szCs w:val="18"/>
              </w:rPr>
              <w:t>174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AE53C60" w14:textId="323B7C54" w:rsidR="00724EA0" w:rsidRPr="002E01AC" w:rsidRDefault="00264C02" w:rsidP="002E01AC">
            <w:pPr>
              <w:spacing w:after="0" w:line="240" w:lineRule="auto"/>
              <w:jc w:val="left"/>
              <w:rPr>
                <w:sz w:val="18"/>
                <w:szCs w:val="18"/>
              </w:rPr>
            </w:pPr>
            <w:r w:rsidRPr="002E01AC">
              <w:rPr>
                <w:sz w:val="18"/>
                <w:szCs w:val="18"/>
              </w:rPr>
              <w:t>76</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74A0CAF" w14:textId="4536ED67" w:rsidR="00724EA0" w:rsidRPr="002E01AC" w:rsidRDefault="00264C02" w:rsidP="002E01AC">
            <w:pPr>
              <w:spacing w:after="0" w:line="240" w:lineRule="auto"/>
              <w:jc w:val="left"/>
              <w:rPr>
                <w:sz w:val="18"/>
                <w:szCs w:val="18"/>
              </w:rPr>
            </w:pPr>
            <w:r w:rsidRPr="002E01AC">
              <w:rPr>
                <w:sz w:val="18"/>
                <w:szCs w:val="18"/>
              </w:rPr>
              <w:t>451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ED57F4C" w14:textId="12E35FFF" w:rsidR="00724EA0" w:rsidRPr="002E01AC" w:rsidRDefault="00264C02" w:rsidP="002E01AC">
            <w:pPr>
              <w:spacing w:after="0" w:line="240" w:lineRule="auto"/>
              <w:jc w:val="left"/>
              <w:rPr>
                <w:sz w:val="18"/>
                <w:szCs w:val="18"/>
              </w:rPr>
            </w:pPr>
            <w:r w:rsidRPr="002E01AC">
              <w:rPr>
                <w:sz w:val="18"/>
                <w:szCs w:val="18"/>
              </w:rPr>
              <w:t>261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F816BC3" w14:textId="1618E219" w:rsidR="00724EA0" w:rsidRPr="002E01AC" w:rsidRDefault="00264C02" w:rsidP="002E01AC">
            <w:pPr>
              <w:spacing w:after="0" w:line="240" w:lineRule="auto"/>
              <w:jc w:val="left"/>
              <w:rPr>
                <w:sz w:val="18"/>
                <w:szCs w:val="18"/>
              </w:rPr>
            </w:pPr>
            <w:r w:rsidRPr="002E01AC">
              <w:rPr>
                <w:sz w:val="18"/>
                <w:szCs w:val="18"/>
              </w:rPr>
              <w:t>249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30FF9EC" w14:textId="183972EA" w:rsidR="00724EA0" w:rsidRPr="002E01AC" w:rsidRDefault="00264C02" w:rsidP="002E01AC">
            <w:pPr>
              <w:spacing w:after="0" w:line="240" w:lineRule="auto"/>
              <w:jc w:val="left"/>
              <w:rPr>
                <w:sz w:val="18"/>
                <w:szCs w:val="18"/>
              </w:rPr>
            </w:pPr>
            <w:r w:rsidRPr="002E01AC">
              <w:rPr>
                <w:sz w:val="18"/>
                <w:szCs w:val="18"/>
              </w:rPr>
              <w:t>755</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6F3A3BC" w14:textId="1EFA94E9" w:rsidR="00724EA0" w:rsidRPr="002E01AC" w:rsidRDefault="00D11E2C" w:rsidP="002E01AC">
            <w:pPr>
              <w:spacing w:after="0" w:line="240" w:lineRule="auto"/>
              <w:jc w:val="left"/>
              <w:rPr>
                <w:sz w:val="18"/>
                <w:szCs w:val="18"/>
              </w:rPr>
            </w:pPr>
            <w:r w:rsidRPr="002E01AC">
              <w:rPr>
                <w:sz w:val="18"/>
                <w:szCs w:val="18"/>
              </w:rPr>
              <w:t>3170</w:t>
            </w:r>
          </w:p>
        </w:tc>
      </w:tr>
      <w:tr w:rsidR="003657F6" w:rsidRPr="00E03B11" w14:paraId="328233BC"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hideMark/>
          </w:tcPr>
          <w:p w14:paraId="3609600D" w14:textId="5B3640E5" w:rsidR="00550CB3" w:rsidRPr="002E01AC" w:rsidRDefault="0067351A" w:rsidP="002E01AC">
            <w:pPr>
              <w:spacing w:after="0" w:line="240" w:lineRule="auto"/>
              <w:jc w:val="left"/>
              <w:rPr>
                <w:sz w:val="18"/>
                <w:szCs w:val="18"/>
                <w:lang w:val="es-ES"/>
              </w:rPr>
            </w:pPr>
            <w:proofErr w:type="spellStart"/>
            <w:r w:rsidRPr="002E01AC">
              <w:rPr>
                <w:sz w:val="18"/>
                <w:szCs w:val="18"/>
                <w:lang w:val="es-ES"/>
              </w:rPr>
              <w:t>Fluconazole</w:t>
            </w:r>
            <w:proofErr w:type="spellEnd"/>
            <w:r w:rsidRPr="002E01AC">
              <w:rPr>
                <w:sz w:val="18"/>
                <w:szCs w:val="18"/>
                <w:lang w:val="es-ES"/>
              </w:rPr>
              <w:t xml:space="preserve"> </w:t>
            </w:r>
            <w:proofErr w:type="spellStart"/>
            <w:r w:rsidRPr="002E01AC">
              <w:rPr>
                <w:sz w:val="18"/>
                <w:szCs w:val="18"/>
                <w:lang w:val="es-ES"/>
              </w:rPr>
              <w:t>dose</w:t>
            </w:r>
            <w:proofErr w:type="spellEnd"/>
            <w:r w:rsidR="00550CB3" w:rsidRPr="002E01AC">
              <w:rPr>
                <w:sz w:val="18"/>
                <w:szCs w:val="18"/>
                <w:lang w:val="es-ES"/>
              </w:rPr>
              <w:t xml:space="preserve">, </w:t>
            </w:r>
            <w:r w:rsidR="00E4568D" w:rsidRPr="002E01AC">
              <w:rPr>
                <w:sz w:val="18"/>
                <w:szCs w:val="18"/>
                <w:lang w:val="es-ES"/>
              </w:rPr>
              <w:t>m</w:t>
            </w:r>
            <w:r w:rsidR="00550CB3" w:rsidRPr="002E01AC">
              <w:rPr>
                <w:sz w:val="18"/>
                <w:szCs w:val="18"/>
                <w:lang w:val="es-ES"/>
              </w:rPr>
              <w:t>edian [Q1</w:t>
            </w:r>
            <w:r w:rsidR="006F045C">
              <w:rPr>
                <w:sz w:val="18"/>
                <w:szCs w:val="18"/>
                <w:lang w:val="es-ES"/>
              </w:rPr>
              <w:t>–</w:t>
            </w:r>
            <w:r w:rsidR="00550CB3" w:rsidRPr="002E01AC">
              <w:rPr>
                <w:sz w:val="18"/>
                <w:szCs w:val="18"/>
                <w:lang w:val="es-ES"/>
              </w:rPr>
              <w:t xml:space="preserve">Q3], </w:t>
            </w:r>
            <w:r w:rsidR="00132C36" w:rsidRPr="002E01AC">
              <w:rPr>
                <w:sz w:val="18"/>
                <w:szCs w:val="18"/>
                <w:lang w:val="es-ES"/>
              </w:rPr>
              <w:t>mg</w:t>
            </w:r>
            <w:r w:rsidR="00B51121" w:rsidRPr="002E01AC">
              <w:rPr>
                <w:sz w:val="18"/>
                <w:szCs w:val="18"/>
                <w:lang w:val="es-ES"/>
              </w:rPr>
              <w:t xml:space="preserve">, </w:t>
            </w:r>
            <w:r w:rsidR="00D53CB9" w:rsidRPr="002E01AC">
              <w:rPr>
                <w:i/>
                <w:iCs/>
                <w:sz w:val="18"/>
                <w:szCs w:val="18"/>
                <w:lang w:val="es-ES"/>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20B6A85E" w14:textId="695EE190" w:rsidR="00550CB3" w:rsidRPr="002E01AC" w:rsidRDefault="00550CB3" w:rsidP="002E01AC">
            <w:pPr>
              <w:spacing w:after="0" w:line="240" w:lineRule="auto"/>
              <w:jc w:val="left"/>
              <w:rPr>
                <w:color w:val="000000"/>
                <w:sz w:val="18"/>
                <w:szCs w:val="18"/>
              </w:rPr>
            </w:pPr>
            <w:r w:rsidRPr="002E01AC">
              <w:rPr>
                <w:sz w:val="18"/>
                <w:szCs w:val="18"/>
              </w:rPr>
              <w:t>400</w:t>
            </w:r>
            <w:r w:rsidR="0065635B" w:rsidRPr="002E01AC">
              <w:rPr>
                <w:sz w:val="18"/>
                <w:szCs w:val="18"/>
              </w:rPr>
              <w:t xml:space="preserve"> </w:t>
            </w:r>
            <w:r w:rsidRPr="002E01AC">
              <w:rPr>
                <w:sz w:val="18"/>
                <w:szCs w:val="18"/>
              </w:rPr>
              <w:t>[400</w:t>
            </w:r>
            <w:r w:rsidR="006F045C">
              <w:rPr>
                <w:sz w:val="18"/>
                <w:szCs w:val="18"/>
              </w:rPr>
              <w:t>–</w:t>
            </w:r>
            <w:r w:rsidRPr="002E01AC">
              <w:rPr>
                <w:sz w:val="18"/>
                <w:szCs w:val="18"/>
              </w:rPr>
              <w:t>400]</w:t>
            </w:r>
            <w:r w:rsidR="00AD7127" w:rsidRPr="002E01AC">
              <w:rPr>
                <w:sz w:val="18"/>
                <w:szCs w:val="18"/>
              </w:rPr>
              <w:t>, 453</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A65E93B" w14:textId="3DBFF816"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C031FA" w:rsidRPr="002E01AC">
              <w:rPr>
                <w:sz w:val="18"/>
                <w:szCs w:val="18"/>
              </w:rPr>
              <w:t xml:space="preserve">, </w:t>
            </w:r>
            <w:r w:rsidR="004D2EEC" w:rsidRPr="002E01AC">
              <w:rPr>
                <w:sz w:val="18"/>
                <w:szCs w:val="18"/>
              </w:rPr>
              <w:t>182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2B1300F" w14:textId="106E87AE" w:rsidR="00550CB3" w:rsidRPr="002E01AC" w:rsidRDefault="00550CB3" w:rsidP="002E01AC">
            <w:pPr>
              <w:spacing w:after="0" w:line="240" w:lineRule="auto"/>
              <w:jc w:val="left"/>
              <w:rPr>
                <w:color w:val="000000"/>
                <w:sz w:val="18"/>
                <w:szCs w:val="18"/>
              </w:rPr>
            </w:pPr>
            <w:r w:rsidRPr="002E01AC">
              <w:rPr>
                <w:sz w:val="18"/>
                <w:szCs w:val="18"/>
              </w:rPr>
              <w:t>800 [800</w:t>
            </w:r>
            <w:r w:rsidR="006F045C">
              <w:rPr>
                <w:sz w:val="18"/>
                <w:szCs w:val="18"/>
              </w:rPr>
              <w:t>–</w:t>
            </w:r>
            <w:r w:rsidRPr="002E01AC">
              <w:rPr>
                <w:sz w:val="18"/>
                <w:szCs w:val="18"/>
              </w:rPr>
              <w:t>800]</w:t>
            </w:r>
            <w:r w:rsidR="004D2EEC" w:rsidRPr="002E01AC">
              <w:rPr>
                <w:sz w:val="18"/>
                <w:szCs w:val="18"/>
              </w:rPr>
              <w:t xml:space="preserve">, </w:t>
            </w:r>
            <w:r w:rsidR="003B388E" w:rsidRPr="002E01AC">
              <w:rPr>
                <w:sz w:val="18"/>
                <w:szCs w:val="18"/>
              </w:rPr>
              <w:t>90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28D8F0E" w14:textId="729B640A"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33</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3BB60399" w14:textId="6440AB98"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3B388E" w:rsidRPr="002E01AC">
              <w:rPr>
                <w:sz w:val="18"/>
                <w:szCs w:val="18"/>
              </w:rPr>
              <w:t>, 321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50B4D3A1" w14:textId="4EC5C4C3" w:rsidR="00550CB3" w:rsidRPr="002E01AC" w:rsidRDefault="00550CB3" w:rsidP="002E01AC">
            <w:pPr>
              <w:spacing w:after="0" w:line="240" w:lineRule="auto"/>
              <w:jc w:val="left"/>
              <w:rPr>
                <w:color w:val="000000"/>
                <w:sz w:val="18"/>
                <w:szCs w:val="18"/>
              </w:rPr>
            </w:pPr>
            <w:r w:rsidRPr="002E01AC">
              <w:rPr>
                <w:sz w:val="18"/>
                <w:szCs w:val="18"/>
              </w:rPr>
              <w:t>400 [300</w:t>
            </w:r>
            <w:r w:rsidR="006F045C">
              <w:rPr>
                <w:sz w:val="18"/>
                <w:szCs w:val="18"/>
              </w:rPr>
              <w:t>–</w:t>
            </w:r>
            <w:r w:rsidRPr="002E01AC">
              <w:rPr>
                <w:sz w:val="18"/>
                <w:szCs w:val="18"/>
              </w:rPr>
              <w:t>400]</w:t>
            </w:r>
            <w:r w:rsidR="003B388E" w:rsidRPr="002E01AC">
              <w:rPr>
                <w:sz w:val="18"/>
                <w:szCs w:val="18"/>
              </w:rPr>
              <w:t xml:space="preserve">, </w:t>
            </w:r>
            <w:r w:rsidR="00621979" w:rsidRPr="002E01AC">
              <w:rPr>
                <w:sz w:val="18"/>
                <w:szCs w:val="18"/>
              </w:rPr>
              <w:t>192</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427B987" w14:textId="4FE82971"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89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43055B6A" w14:textId="1C156BCE" w:rsidR="00550CB3" w:rsidRPr="002E01AC" w:rsidRDefault="00550CB3" w:rsidP="002E01AC">
            <w:pPr>
              <w:spacing w:after="0" w:line="240" w:lineRule="auto"/>
              <w:jc w:val="left"/>
              <w:rPr>
                <w:color w:val="000000"/>
                <w:sz w:val="18"/>
                <w:szCs w:val="18"/>
              </w:rPr>
            </w:pPr>
            <w:r w:rsidRPr="002E01AC">
              <w:rPr>
                <w:sz w:val="18"/>
                <w:szCs w:val="18"/>
              </w:rPr>
              <w:t>400 [200</w:t>
            </w:r>
            <w:r w:rsidR="006F045C">
              <w:rPr>
                <w:sz w:val="18"/>
                <w:szCs w:val="18"/>
              </w:rPr>
              <w:t>–</w:t>
            </w:r>
            <w:r w:rsidRPr="002E01AC">
              <w:rPr>
                <w:sz w:val="18"/>
                <w:szCs w:val="18"/>
              </w:rPr>
              <w:t>400]</w:t>
            </w:r>
            <w:r w:rsidR="00621979" w:rsidRPr="002E01AC">
              <w:rPr>
                <w:sz w:val="18"/>
                <w:szCs w:val="18"/>
              </w:rPr>
              <w:t>, 194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F90D683" w14:textId="23044043" w:rsidR="00550CB3" w:rsidRPr="002E01AC" w:rsidRDefault="00550CB3" w:rsidP="002E01AC">
            <w:pPr>
              <w:spacing w:after="0" w:line="240" w:lineRule="auto"/>
              <w:jc w:val="left"/>
              <w:rPr>
                <w:color w:val="000000"/>
                <w:sz w:val="18"/>
                <w:szCs w:val="18"/>
              </w:rPr>
            </w:pPr>
            <w:r w:rsidRPr="002E01AC">
              <w:rPr>
                <w:sz w:val="18"/>
                <w:szCs w:val="18"/>
              </w:rPr>
              <w:t>400 [400</w:t>
            </w:r>
            <w:r w:rsidR="006F045C">
              <w:rPr>
                <w:sz w:val="18"/>
                <w:szCs w:val="18"/>
              </w:rPr>
              <w:t>–</w:t>
            </w:r>
            <w:r w:rsidRPr="002E01AC">
              <w:rPr>
                <w:sz w:val="18"/>
                <w:szCs w:val="18"/>
              </w:rPr>
              <w:t>400]</w:t>
            </w:r>
            <w:r w:rsidR="00621979" w:rsidRPr="002E01AC">
              <w:rPr>
                <w:sz w:val="18"/>
                <w:szCs w:val="18"/>
              </w:rPr>
              <w:t>, 1554</w:t>
            </w:r>
          </w:p>
        </w:tc>
      </w:tr>
      <w:tr w:rsidR="003657F6" w:rsidRPr="00E03B11" w14:paraId="2DEE4135"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11008FA8" w14:textId="3862DAF0" w:rsidR="009E1FE8" w:rsidRPr="002E01AC" w:rsidRDefault="009E1FE8" w:rsidP="002E01AC">
            <w:pPr>
              <w:spacing w:after="0" w:line="240" w:lineRule="auto"/>
              <w:jc w:val="left"/>
              <w:rPr>
                <w:sz w:val="18"/>
                <w:szCs w:val="18"/>
              </w:rPr>
            </w:pPr>
            <w:r w:rsidRPr="002E01AC">
              <w:rPr>
                <w:sz w:val="18"/>
                <w:szCs w:val="18"/>
              </w:rPr>
              <w:t>Plasma samples available per patient, median [Q1</w:t>
            </w:r>
            <w:r w:rsidR="006F045C">
              <w:rPr>
                <w:sz w:val="18"/>
                <w:szCs w:val="18"/>
              </w:rPr>
              <w:t>–</w:t>
            </w:r>
            <w:r w:rsidRPr="002E01AC">
              <w:rPr>
                <w:sz w:val="18"/>
                <w:szCs w:val="18"/>
              </w:rPr>
              <w:t xml:space="preserve">Q3], </w:t>
            </w:r>
            <w:r w:rsidRPr="002E01AC">
              <w:rPr>
                <w:i/>
                <w:iCs/>
                <w:sz w:val="18"/>
                <w:szCs w:val="18"/>
              </w:rPr>
              <w:t>N</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5D93E856" w14:textId="1FE3864A" w:rsidR="009E1FE8" w:rsidRPr="002E01AC" w:rsidRDefault="00FB4C20" w:rsidP="002E01AC">
            <w:pPr>
              <w:spacing w:after="0" w:line="240" w:lineRule="auto"/>
              <w:jc w:val="left"/>
              <w:rPr>
                <w:sz w:val="18"/>
                <w:szCs w:val="18"/>
              </w:rPr>
            </w:pPr>
            <w:r w:rsidRPr="002E01AC">
              <w:rPr>
                <w:sz w:val="18"/>
                <w:szCs w:val="18"/>
              </w:rPr>
              <w:t>6</w:t>
            </w:r>
            <w:r w:rsidR="009E1FE8" w:rsidRPr="002E01AC">
              <w:rPr>
                <w:sz w:val="18"/>
                <w:szCs w:val="18"/>
              </w:rPr>
              <w:t xml:space="preserve"> [</w:t>
            </w:r>
            <w:r w:rsidRPr="002E01AC">
              <w:rPr>
                <w:sz w:val="18"/>
                <w:szCs w:val="18"/>
              </w:rPr>
              <w:t>3</w:t>
            </w:r>
            <w:r w:rsidR="006F045C">
              <w:rPr>
                <w:sz w:val="18"/>
                <w:szCs w:val="18"/>
              </w:rPr>
              <w:t>–</w:t>
            </w:r>
            <w:r w:rsidR="00B85E56" w:rsidRPr="002E01AC">
              <w:rPr>
                <w:sz w:val="18"/>
                <w:szCs w:val="18"/>
              </w:rPr>
              <w:t>8</w:t>
            </w:r>
            <w:r w:rsidR="009E1FE8" w:rsidRPr="002E01AC">
              <w:rPr>
                <w:sz w:val="18"/>
                <w:szCs w:val="18"/>
              </w:rPr>
              <w:t>], 256</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450FF3" w14:textId="794467F8" w:rsidR="009E1FE8" w:rsidRPr="002E01AC" w:rsidRDefault="00BD703C" w:rsidP="002E01AC">
            <w:pPr>
              <w:spacing w:after="0" w:line="240" w:lineRule="auto"/>
              <w:jc w:val="left"/>
              <w:rPr>
                <w:sz w:val="18"/>
                <w:szCs w:val="18"/>
              </w:rPr>
            </w:pPr>
            <w:r w:rsidRPr="002E01AC">
              <w:rPr>
                <w:sz w:val="18"/>
                <w:szCs w:val="18"/>
              </w:rPr>
              <w:t>18</w:t>
            </w:r>
            <w:r w:rsidR="009E1FE8" w:rsidRPr="002E01AC">
              <w:rPr>
                <w:sz w:val="18"/>
                <w:szCs w:val="18"/>
              </w:rPr>
              <w:t xml:space="preserve"> [</w:t>
            </w:r>
            <w:r w:rsidRPr="002E01AC">
              <w:rPr>
                <w:sz w:val="18"/>
                <w:szCs w:val="18"/>
              </w:rPr>
              <w:t>12</w:t>
            </w:r>
            <w:r w:rsidR="006F045C">
              <w:rPr>
                <w:sz w:val="18"/>
                <w:szCs w:val="18"/>
              </w:rPr>
              <w:t>–</w:t>
            </w:r>
            <w:r w:rsidR="009E1FE8" w:rsidRPr="002E01AC">
              <w:rPr>
                <w:sz w:val="18"/>
                <w:szCs w:val="18"/>
              </w:rPr>
              <w:t>19], 314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A81958D" w14:textId="7CDD66E8" w:rsidR="009E1FE8" w:rsidRPr="002E01AC" w:rsidRDefault="009E1FE8" w:rsidP="002E01AC">
            <w:pPr>
              <w:spacing w:after="0" w:line="240" w:lineRule="auto"/>
              <w:jc w:val="left"/>
              <w:rPr>
                <w:sz w:val="18"/>
                <w:szCs w:val="18"/>
              </w:rPr>
            </w:pPr>
            <w:r w:rsidRPr="002E01AC">
              <w:rPr>
                <w:sz w:val="18"/>
                <w:szCs w:val="18"/>
              </w:rPr>
              <w:t>1</w:t>
            </w:r>
            <w:r w:rsidR="001257CE" w:rsidRPr="002E01AC">
              <w:rPr>
                <w:sz w:val="18"/>
                <w:szCs w:val="18"/>
              </w:rPr>
              <w:t>8</w:t>
            </w:r>
            <w:r w:rsidRPr="002E01AC">
              <w:rPr>
                <w:sz w:val="18"/>
                <w:szCs w:val="18"/>
              </w:rPr>
              <w:t xml:space="preserve"> [</w:t>
            </w:r>
            <w:r w:rsidR="001257CE" w:rsidRPr="002E01AC">
              <w:rPr>
                <w:sz w:val="18"/>
                <w:szCs w:val="18"/>
              </w:rPr>
              <w:t>8</w:t>
            </w:r>
            <w:r w:rsidR="006F045C">
              <w:rPr>
                <w:sz w:val="18"/>
                <w:szCs w:val="18"/>
              </w:rPr>
              <w:t>–</w:t>
            </w:r>
            <w:r w:rsidRPr="002E01AC">
              <w:rPr>
                <w:sz w:val="18"/>
                <w:szCs w:val="18"/>
              </w:rPr>
              <w:t>2</w:t>
            </w:r>
            <w:r w:rsidR="001257CE" w:rsidRPr="002E01AC">
              <w:rPr>
                <w:sz w:val="18"/>
                <w:szCs w:val="18"/>
              </w:rPr>
              <w:t>5</w:t>
            </w:r>
            <w:r w:rsidRPr="002E01AC">
              <w:rPr>
                <w:sz w:val="18"/>
                <w:szCs w:val="18"/>
              </w:rPr>
              <w:t>], 84</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8530583" w14:textId="2A3ED62C" w:rsidR="009E1FE8" w:rsidRPr="002E01AC" w:rsidRDefault="009E1FE8" w:rsidP="002E01AC">
            <w:pPr>
              <w:spacing w:after="0" w:line="240" w:lineRule="auto"/>
              <w:jc w:val="left"/>
              <w:rPr>
                <w:sz w:val="18"/>
                <w:szCs w:val="18"/>
              </w:rPr>
            </w:pPr>
            <w:r w:rsidRPr="002E01AC">
              <w:rPr>
                <w:sz w:val="18"/>
                <w:szCs w:val="18"/>
              </w:rPr>
              <w:t>7 [7</w:t>
            </w:r>
            <w:r w:rsidR="006F045C">
              <w:rPr>
                <w:sz w:val="18"/>
                <w:szCs w:val="18"/>
              </w:rPr>
              <w:t>–</w:t>
            </w:r>
            <w:r w:rsidR="00BA2C87" w:rsidRPr="002E01AC">
              <w:rPr>
                <w:sz w:val="18"/>
                <w:szCs w:val="18"/>
              </w:rPr>
              <w:t>7</w:t>
            </w:r>
            <w:r w:rsidRPr="002E01AC">
              <w:rPr>
                <w:sz w:val="18"/>
                <w:szCs w:val="18"/>
              </w:rPr>
              <w:t>], 42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14072A6A" w14:textId="0BEF337E" w:rsidR="009E1FE8" w:rsidRPr="002E01AC" w:rsidRDefault="00272E56" w:rsidP="002E01AC">
            <w:pPr>
              <w:spacing w:after="0" w:line="240" w:lineRule="auto"/>
              <w:jc w:val="left"/>
              <w:rPr>
                <w:sz w:val="18"/>
                <w:szCs w:val="18"/>
              </w:rPr>
            </w:pPr>
            <w:r w:rsidRPr="002E01AC">
              <w:rPr>
                <w:sz w:val="18"/>
                <w:szCs w:val="18"/>
              </w:rPr>
              <w:t>3</w:t>
            </w:r>
            <w:r w:rsidR="009E1FE8" w:rsidRPr="002E01AC">
              <w:rPr>
                <w:sz w:val="18"/>
                <w:szCs w:val="18"/>
              </w:rPr>
              <w:t>.</w:t>
            </w:r>
            <w:r w:rsidRPr="002E01AC">
              <w:rPr>
                <w:sz w:val="18"/>
                <w:szCs w:val="18"/>
              </w:rPr>
              <w:t>50</w:t>
            </w:r>
            <w:r w:rsidR="009E1FE8" w:rsidRPr="002E01AC">
              <w:rPr>
                <w:sz w:val="18"/>
                <w:szCs w:val="18"/>
              </w:rPr>
              <w:t xml:space="preserve"> [</w:t>
            </w:r>
            <w:r w:rsidR="00775906" w:rsidRPr="002E01AC">
              <w:rPr>
                <w:sz w:val="18"/>
                <w:szCs w:val="18"/>
              </w:rPr>
              <w:t>3</w:t>
            </w:r>
            <w:r w:rsidR="009E1FE8" w:rsidRPr="002E01AC">
              <w:rPr>
                <w:sz w:val="18"/>
                <w:szCs w:val="18"/>
              </w:rPr>
              <w:t>.</w:t>
            </w:r>
            <w:r w:rsidR="00775906" w:rsidRPr="002E01AC">
              <w:rPr>
                <w:sz w:val="18"/>
                <w:szCs w:val="18"/>
              </w:rPr>
              <w:t>00</w:t>
            </w:r>
            <w:r w:rsidR="006F045C">
              <w:rPr>
                <w:sz w:val="18"/>
                <w:szCs w:val="18"/>
              </w:rPr>
              <w:t>–</w:t>
            </w:r>
            <w:r w:rsidR="00CC5B5F" w:rsidRPr="002E01AC">
              <w:rPr>
                <w:sz w:val="18"/>
                <w:szCs w:val="18"/>
              </w:rPr>
              <w:t>5</w:t>
            </w:r>
            <w:r w:rsidR="009E1FE8" w:rsidRPr="002E01AC">
              <w:rPr>
                <w:sz w:val="18"/>
                <w:szCs w:val="18"/>
              </w:rPr>
              <w:t>.</w:t>
            </w:r>
            <w:r w:rsidR="00CC5B5F" w:rsidRPr="002E01AC">
              <w:rPr>
                <w:sz w:val="18"/>
                <w:szCs w:val="18"/>
              </w:rPr>
              <w:t>75</w:t>
            </w:r>
            <w:r w:rsidR="009E1FE8" w:rsidRPr="002E01AC">
              <w:rPr>
                <w:sz w:val="18"/>
                <w:szCs w:val="18"/>
              </w:rPr>
              <w:t>], 130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71F2E458" w14:textId="2C87D960" w:rsidR="009E1FE8" w:rsidRPr="002E01AC" w:rsidRDefault="00955E43" w:rsidP="002E01AC">
            <w:pPr>
              <w:spacing w:after="0" w:line="240" w:lineRule="auto"/>
              <w:jc w:val="left"/>
              <w:rPr>
                <w:sz w:val="18"/>
                <w:szCs w:val="18"/>
              </w:rPr>
            </w:pPr>
            <w:r w:rsidRPr="002E01AC">
              <w:rPr>
                <w:sz w:val="18"/>
                <w:szCs w:val="18"/>
              </w:rPr>
              <w:t>3</w:t>
            </w:r>
            <w:r w:rsidR="009E1FE8" w:rsidRPr="002E01AC">
              <w:rPr>
                <w:sz w:val="18"/>
                <w:szCs w:val="18"/>
              </w:rPr>
              <w:t xml:space="preserve"> [</w:t>
            </w:r>
            <w:r w:rsidRPr="002E01AC">
              <w:rPr>
                <w:sz w:val="18"/>
                <w:szCs w:val="18"/>
              </w:rPr>
              <w:t>3</w:t>
            </w:r>
            <w:r w:rsidR="006F045C">
              <w:rPr>
                <w:sz w:val="18"/>
                <w:szCs w:val="18"/>
              </w:rPr>
              <w:t>–</w:t>
            </w:r>
            <w:r w:rsidR="009E1FE8" w:rsidRPr="002E01AC">
              <w:rPr>
                <w:sz w:val="18"/>
                <w:szCs w:val="18"/>
              </w:rPr>
              <w:t>3], 69</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E2EFAE2" w14:textId="287463E9" w:rsidR="009E1FE8" w:rsidRPr="002E01AC" w:rsidRDefault="00CB08F9" w:rsidP="002E01AC">
            <w:pPr>
              <w:spacing w:after="0" w:line="240" w:lineRule="auto"/>
              <w:jc w:val="left"/>
              <w:rPr>
                <w:sz w:val="18"/>
                <w:szCs w:val="18"/>
              </w:rPr>
            </w:pPr>
            <w:r w:rsidRPr="002E01AC">
              <w:rPr>
                <w:sz w:val="18"/>
                <w:szCs w:val="18"/>
              </w:rPr>
              <w:t>8</w:t>
            </w:r>
            <w:r w:rsidR="009E1FE8" w:rsidRPr="002E01AC">
              <w:rPr>
                <w:sz w:val="18"/>
                <w:szCs w:val="18"/>
              </w:rPr>
              <w:t xml:space="preserve"> [</w:t>
            </w:r>
            <w:r w:rsidRPr="002E01AC">
              <w:rPr>
                <w:sz w:val="18"/>
                <w:szCs w:val="18"/>
              </w:rPr>
              <w:t>7</w:t>
            </w:r>
            <w:r w:rsidR="006F045C">
              <w:rPr>
                <w:sz w:val="18"/>
                <w:szCs w:val="18"/>
              </w:rPr>
              <w:t>–</w:t>
            </w:r>
            <w:r w:rsidRPr="002E01AC">
              <w:rPr>
                <w:sz w:val="18"/>
                <w:szCs w:val="18"/>
              </w:rPr>
              <w:t>8</w:t>
            </w:r>
            <w:r w:rsidR="009E1FE8" w:rsidRPr="002E01AC">
              <w:rPr>
                <w:sz w:val="18"/>
                <w:szCs w:val="18"/>
              </w:rPr>
              <w:t>], 160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B5B6DC5" w14:textId="1FE7D746" w:rsidR="009E1FE8" w:rsidRPr="002E01AC" w:rsidRDefault="009E1FE8" w:rsidP="002E01AC">
            <w:pPr>
              <w:spacing w:after="0" w:line="240" w:lineRule="auto"/>
              <w:jc w:val="left"/>
              <w:rPr>
                <w:sz w:val="18"/>
                <w:szCs w:val="18"/>
              </w:rPr>
            </w:pPr>
            <w:r w:rsidRPr="002E01AC">
              <w:rPr>
                <w:sz w:val="18"/>
                <w:szCs w:val="18"/>
              </w:rPr>
              <w:t>1</w:t>
            </w:r>
            <w:r w:rsidR="00363BCE" w:rsidRPr="002E01AC">
              <w:rPr>
                <w:sz w:val="18"/>
                <w:szCs w:val="18"/>
              </w:rPr>
              <w:t>4</w:t>
            </w:r>
            <w:r w:rsidRPr="002E01AC">
              <w:rPr>
                <w:sz w:val="18"/>
                <w:szCs w:val="18"/>
              </w:rPr>
              <w:t xml:space="preserve"> [</w:t>
            </w:r>
            <w:r w:rsidR="00363BCE" w:rsidRPr="002E01AC">
              <w:rPr>
                <w:sz w:val="18"/>
                <w:szCs w:val="18"/>
              </w:rPr>
              <w:t>7</w:t>
            </w:r>
            <w:r w:rsidR="006F045C">
              <w:rPr>
                <w:sz w:val="18"/>
                <w:szCs w:val="18"/>
              </w:rPr>
              <w:t>–</w:t>
            </w:r>
            <w:r w:rsidRPr="002E01AC">
              <w:rPr>
                <w:sz w:val="18"/>
                <w:szCs w:val="18"/>
              </w:rPr>
              <w:t>2</w:t>
            </w:r>
            <w:r w:rsidR="00363BCE" w:rsidRPr="002E01AC">
              <w:rPr>
                <w:sz w:val="18"/>
                <w:szCs w:val="18"/>
              </w:rPr>
              <w:t>2</w:t>
            </w:r>
            <w:r w:rsidRPr="002E01AC">
              <w:rPr>
                <w:sz w:val="18"/>
                <w:szCs w:val="18"/>
              </w:rPr>
              <w:t>], 561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D8EE4DA" w14:textId="05170298" w:rsidR="009E1FE8" w:rsidRPr="002E01AC" w:rsidRDefault="00E97899" w:rsidP="002E01AC">
            <w:pPr>
              <w:spacing w:after="0" w:line="240" w:lineRule="auto"/>
              <w:jc w:val="left"/>
              <w:rPr>
                <w:sz w:val="18"/>
                <w:szCs w:val="18"/>
              </w:rPr>
            </w:pPr>
            <w:r w:rsidRPr="002E01AC">
              <w:rPr>
                <w:sz w:val="18"/>
                <w:szCs w:val="18"/>
              </w:rPr>
              <w:t>7 [3</w:t>
            </w:r>
            <w:r w:rsidR="006F045C">
              <w:rPr>
                <w:sz w:val="18"/>
                <w:szCs w:val="18"/>
              </w:rPr>
              <w:t>–</w:t>
            </w:r>
            <w:r w:rsidRPr="002E01AC">
              <w:rPr>
                <w:sz w:val="18"/>
                <w:szCs w:val="18"/>
              </w:rPr>
              <w:t>12]</w:t>
            </w:r>
            <w:r w:rsidR="009E1FE8" w:rsidRPr="002E01AC">
              <w:rPr>
                <w:sz w:val="18"/>
                <w:szCs w:val="18"/>
              </w:rPr>
              <w:t>, 1616</w:t>
            </w:r>
          </w:p>
        </w:tc>
      </w:tr>
      <w:tr w:rsidR="003657F6" w:rsidRPr="00E03B11" w:rsidDel="001276B3" w14:paraId="161F2029" w14:textId="77777777" w:rsidTr="002E01AC">
        <w:trPr>
          <w:trHeight w:val="20"/>
          <w:jc w:val="center"/>
        </w:trPr>
        <w:tc>
          <w:tcPr>
            <w:tcW w:w="2552" w:type="dxa"/>
            <w:tcBorders>
              <w:top w:val="nil"/>
              <w:left w:val="nil"/>
              <w:bottom w:val="nil"/>
              <w:right w:val="nil"/>
            </w:tcBorders>
            <w:shd w:val="clear" w:color="auto" w:fill="FFFFFF"/>
            <w:noWrap/>
            <w:tcMar>
              <w:top w:w="60" w:type="dxa"/>
              <w:left w:w="300" w:type="dxa"/>
              <w:bottom w:w="60" w:type="dxa"/>
              <w:right w:w="180" w:type="dxa"/>
            </w:tcMar>
            <w:vAlign w:val="center"/>
          </w:tcPr>
          <w:p w14:paraId="3066C5E1" w14:textId="4DCAF9F2" w:rsidR="00A3478D" w:rsidRPr="002E01AC" w:rsidRDefault="00A3478D" w:rsidP="002E01AC">
            <w:pPr>
              <w:spacing w:after="0" w:line="240" w:lineRule="auto"/>
              <w:jc w:val="left"/>
              <w:rPr>
                <w:sz w:val="18"/>
                <w:szCs w:val="18"/>
              </w:rPr>
            </w:pPr>
            <w:proofErr w:type="spellStart"/>
            <w:r w:rsidRPr="002E01AC">
              <w:rPr>
                <w:sz w:val="18"/>
                <w:szCs w:val="18"/>
              </w:rPr>
              <w:t>eGFR</w:t>
            </w:r>
            <w:r w:rsidRPr="002E01AC">
              <w:rPr>
                <w:sz w:val="18"/>
                <w:szCs w:val="18"/>
                <w:vertAlign w:val="subscript"/>
              </w:rPr>
              <w:t>CKD</w:t>
            </w:r>
            <w:proofErr w:type="spellEnd"/>
            <w:r w:rsidR="006F045C">
              <w:rPr>
                <w:sz w:val="18"/>
                <w:szCs w:val="18"/>
                <w:vertAlign w:val="subscript"/>
              </w:rPr>
              <w:t>-</w:t>
            </w:r>
            <w:r w:rsidRPr="002E01AC">
              <w:rPr>
                <w:sz w:val="18"/>
                <w:szCs w:val="18"/>
                <w:vertAlign w:val="subscript"/>
              </w:rPr>
              <w:t xml:space="preserve">EPI </w:t>
            </w:r>
            <w:r w:rsidRPr="002E01AC">
              <w:rPr>
                <w:sz w:val="18"/>
                <w:szCs w:val="18"/>
              </w:rPr>
              <w:t>, median [Q1</w:t>
            </w:r>
            <w:r w:rsidR="006F045C">
              <w:rPr>
                <w:sz w:val="18"/>
                <w:szCs w:val="18"/>
              </w:rPr>
              <w:t>–</w:t>
            </w:r>
            <w:r w:rsidRPr="002E01AC">
              <w:rPr>
                <w:sz w:val="18"/>
                <w:szCs w:val="18"/>
              </w:rPr>
              <w:t>Q3], mL/min/1.73 m</w:t>
            </w:r>
            <w:r w:rsidRPr="002E01AC">
              <w:rPr>
                <w:sz w:val="18"/>
                <w:szCs w:val="18"/>
                <w:vertAlign w:val="superscript"/>
              </w:rPr>
              <w:t>2</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71C21CCE" w14:textId="196E01FD" w:rsidR="00A3478D" w:rsidRPr="002E01AC" w:rsidDel="001276B3" w:rsidRDefault="00A523C5" w:rsidP="002E01AC">
            <w:pPr>
              <w:spacing w:after="0" w:line="240" w:lineRule="auto"/>
              <w:jc w:val="left"/>
              <w:rPr>
                <w:color w:val="000000"/>
                <w:sz w:val="18"/>
                <w:szCs w:val="18"/>
              </w:rPr>
            </w:pPr>
            <w:r>
              <w:rPr>
                <w:sz w:val="18"/>
                <w:szCs w:val="18"/>
              </w:rPr>
              <w:t>85</w:t>
            </w:r>
            <w:r w:rsidR="00A3478D" w:rsidRPr="002E01AC">
              <w:rPr>
                <w:sz w:val="18"/>
                <w:szCs w:val="18"/>
              </w:rPr>
              <w:t>.</w:t>
            </w:r>
            <w:r>
              <w:rPr>
                <w:sz w:val="18"/>
                <w:szCs w:val="18"/>
              </w:rPr>
              <w:t>5</w:t>
            </w:r>
            <w:r w:rsidRPr="002E01AC">
              <w:rPr>
                <w:sz w:val="18"/>
                <w:szCs w:val="18"/>
              </w:rPr>
              <w:t xml:space="preserve"> </w:t>
            </w:r>
            <w:r w:rsidR="00A3478D" w:rsidRPr="002E01AC">
              <w:rPr>
                <w:sz w:val="18"/>
                <w:szCs w:val="18"/>
              </w:rPr>
              <w:t>[</w:t>
            </w:r>
            <w:r>
              <w:rPr>
                <w:sz w:val="18"/>
                <w:szCs w:val="18"/>
              </w:rPr>
              <w:t>46</w:t>
            </w:r>
            <w:r w:rsidR="00A3478D" w:rsidRPr="002E01AC">
              <w:rPr>
                <w:sz w:val="18"/>
                <w:szCs w:val="18"/>
              </w:rPr>
              <w:t>.</w:t>
            </w:r>
            <w:r>
              <w:rPr>
                <w:sz w:val="18"/>
                <w:szCs w:val="18"/>
              </w:rPr>
              <w:t>9</w:t>
            </w:r>
            <w:r w:rsidR="006F045C">
              <w:rPr>
                <w:sz w:val="18"/>
                <w:szCs w:val="18"/>
              </w:rPr>
              <w:t>–</w:t>
            </w:r>
            <w:r w:rsidR="00B53A45">
              <w:rPr>
                <w:sz w:val="18"/>
                <w:szCs w:val="18"/>
              </w:rPr>
              <w:t>105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ED80365" w14:textId="38BEE4D3" w:rsidR="00A3478D" w:rsidRPr="002E01AC" w:rsidDel="001276B3" w:rsidRDefault="00CC302C" w:rsidP="002E01AC">
            <w:pPr>
              <w:spacing w:after="0" w:line="240" w:lineRule="auto"/>
              <w:jc w:val="left"/>
              <w:rPr>
                <w:color w:val="000000"/>
                <w:sz w:val="18"/>
                <w:szCs w:val="18"/>
              </w:rPr>
            </w:pPr>
            <w:r>
              <w:rPr>
                <w:sz w:val="18"/>
                <w:szCs w:val="18"/>
              </w:rPr>
              <w:t>9</w:t>
            </w:r>
            <w:r w:rsidR="0064622E">
              <w:rPr>
                <w:sz w:val="18"/>
                <w:szCs w:val="18"/>
              </w:rPr>
              <w:t>3</w:t>
            </w:r>
            <w:r w:rsidR="00A3478D" w:rsidRPr="002E01AC">
              <w:rPr>
                <w:sz w:val="18"/>
                <w:szCs w:val="18"/>
              </w:rPr>
              <w:t>.</w:t>
            </w:r>
            <w:r>
              <w:rPr>
                <w:sz w:val="18"/>
                <w:szCs w:val="18"/>
              </w:rPr>
              <w:t>1</w:t>
            </w:r>
            <w:r w:rsidR="0064622E" w:rsidRPr="002E01AC">
              <w:rPr>
                <w:sz w:val="18"/>
                <w:szCs w:val="18"/>
              </w:rPr>
              <w:t xml:space="preserve"> </w:t>
            </w:r>
            <w:r w:rsidR="00A3478D" w:rsidRPr="002E01AC">
              <w:rPr>
                <w:sz w:val="18"/>
                <w:szCs w:val="18"/>
              </w:rPr>
              <w:t>[</w:t>
            </w:r>
            <w:r w:rsidR="000334CB" w:rsidRPr="002E01AC">
              <w:rPr>
                <w:sz w:val="18"/>
                <w:szCs w:val="18"/>
              </w:rPr>
              <w:t>6</w:t>
            </w:r>
            <w:r w:rsidR="000334CB">
              <w:rPr>
                <w:sz w:val="18"/>
                <w:szCs w:val="18"/>
              </w:rPr>
              <w:t>0</w:t>
            </w:r>
            <w:r w:rsidR="00A3478D" w:rsidRPr="002E01AC">
              <w:rPr>
                <w:sz w:val="18"/>
                <w:szCs w:val="18"/>
              </w:rPr>
              <w:t>.</w:t>
            </w:r>
            <w:r w:rsidR="000334CB">
              <w:rPr>
                <w:sz w:val="18"/>
                <w:szCs w:val="18"/>
              </w:rPr>
              <w:t>3</w:t>
            </w:r>
            <w:r w:rsidR="006F045C">
              <w:rPr>
                <w:sz w:val="18"/>
                <w:szCs w:val="18"/>
              </w:rPr>
              <w:t>–</w:t>
            </w:r>
            <w:r w:rsidR="000334CB" w:rsidRPr="002E01AC">
              <w:rPr>
                <w:sz w:val="18"/>
                <w:szCs w:val="18"/>
              </w:rPr>
              <w:t>10</w:t>
            </w:r>
            <w:r w:rsidR="000334CB">
              <w:rPr>
                <w:sz w:val="18"/>
                <w:szCs w:val="18"/>
              </w:rPr>
              <w:t>5</w:t>
            </w:r>
            <w:r w:rsidR="00A3478D" w:rsidRPr="002E01AC">
              <w:rPr>
                <w:sz w:val="18"/>
                <w:szCs w:val="18"/>
              </w:rPr>
              <w:t>]</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00071D93" w14:textId="6C7D3EC7"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2C0648C0" w14:textId="1BDE3D39" w:rsidR="00A3478D" w:rsidRPr="002E01AC" w:rsidDel="001276B3" w:rsidRDefault="00A3478D" w:rsidP="002E01AC">
            <w:pPr>
              <w:spacing w:after="0" w:line="240" w:lineRule="auto"/>
              <w:jc w:val="left"/>
              <w:rPr>
                <w:color w:val="000000"/>
                <w:sz w:val="18"/>
                <w:szCs w:val="18"/>
              </w:rPr>
            </w:pPr>
            <w:r w:rsidRPr="002E01AC">
              <w:rPr>
                <w:sz w:val="18"/>
                <w:szCs w:val="18"/>
              </w:rPr>
              <w:t>NA</w:t>
            </w:r>
          </w:p>
        </w:tc>
        <w:tc>
          <w:tcPr>
            <w:tcW w:w="1243" w:type="dxa"/>
            <w:tcBorders>
              <w:top w:val="nil"/>
              <w:left w:val="nil"/>
              <w:bottom w:val="nil"/>
              <w:right w:val="nil"/>
            </w:tcBorders>
            <w:shd w:val="clear" w:color="auto" w:fill="FFFFFF"/>
            <w:noWrap/>
            <w:tcMar>
              <w:top w:w="60" w:type="dxa"/>
              <w:left w:w="180" w:type="dxa"/>
              <w:bottom w:w="60" w:type="dxa"/>
              <w:right w:w="180" w:type="dxa"/>
            </w:tcMar>
            <w:vAlign w:val="center"/>
          </w:tcPr>
          <w:p w14:paraId="0821B802" w14:textId="2781E640" w:rsidR="00A3478D" w:rsidRPr="002E01AC" w:rsidDel="001276B3" w:rsidRDefault="00A3478D" w:rsidP="002E01AC">
            <w:pPr>
              <w:spacing w:after="0" w:line="240" w:lineRule="auto"/>
              <w:jc w:val="left"/>
              <w:rPr>
                <w:color w:val="000000"/>
                <w:sz w:val="18"/>
                <w:szCs w:val="18"/>
              </w:rPr>
            </w:pPr>
            <w:r w:rsidRPr="002E01AC">
              <w:rPr>
                <w:sz w:val="18"/>
                <w:szCs w:val="18"/>
              </w:rPr>
              <w:t>67.7 [46.6</w:t>
            </w:r>
            <w:r w:rsidR="006F045C">
              <w:rPr>
                <w:sz w:val="18"/>
                <w:szCs w:val="18"/>
              </w:rPr>
              <w:t>–</w:t>
            </w:r>
            <w:r w:rsidRPr="002E01AC">
              <w:rPr>
                <w:sz w:val="18"/>
                <w:szCs w:val="18"/>
              </w:rPr>
              <w:t>100]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109CE611" w14:textId="4BB7D350" w:rsidR="00A3478D" w:rsidRPr="002E01AC" w:rsidDel="001276B3" w:rsidRDefault="00A3478D" w:rsidP="002E01AC">
            <w:pPr>
              <w:spacing w:after="0" w:line="240" w:lineRule="auto"/>
              <w:jc w:val="left"/>
              <w:rPr>
                <w:color w:val="000000"/>
                <w:sz w:val="18"/>
                <w:szCs w:val="18"/>
              </w:rPr>
            </w:pPr>
            <w:r w:rsidRPr="002E01AC">
              <w:rPr>
                <w:sz w:val="18"/>
                <w:szCs w:val="18"/>
              </w:rPr>
              <w:t>73.3 [25.5</w:t>
            </w:r>
            <w:r w:rsidR="006F045C">
              <w:rPr>
                <w:sz w:val="18"/>
                <w:szCs w:val="18"/>
              </w:rPr>
              <w:t>–</w:t>
            </w:r>
            <w:r w:rsidRPr="002E01AC">
              <w:rPr>
                <w:sz w:val="18"/>
                <w:szCs w:val="18"/>
              </w:rPr>
              <w:t>110]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6E32DCA2" w14:textId="3B316BCA" w:rsidR="00A3478D" w:rsidRPr="002E01AC" w:rsidDel="001276B3" w:rsidRDefault="00A3478D" w:rsidP="002E01AC">
            <w:pPr>
              <w:spacing w:after="0" w:line="240" w:lineRule="auto"/>
              <w:jc w:val="left"/>
              <w:rPr>
                <w:color w:val="000000"/>
                <w:sz w:val="18"/>
                <w:szCs w:val="18"/>
              </w:rPr>
            </w:pPr>
            <w:r w:rsidRPr="002E01AC">
              <w:rPr>
                <w:sz w:val="18"/>
                <w:szCs w:val="18"/>
              </w:rPr>
              <w:t>101 [72.9</w:t>
            </w:r>
            <w:r w:rsidR="006F045C">
              <w:rPr>
                <w:sz w:val="18"/>
                <w:szCs w:val="18"/>
              </w:rPr>
              <w:t>–</w:t>
            </w:r>
            <w:r w:rsidRPr="002E01AC">
              <w:rPr>
                <w:sz w:val="18"/>
                <w:szCs w:val="18"/>
              </w:rPr>
              <w:t>120]</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047377A" w14:textId="276E2D30" w:rsidR="00A3478D" w:rsidRPr="002E01AC" w:rsidDel="001276B3" w:rsidRDefault="00A3478D" w:rsidP="002E01AC">
            <w:pPr>
              <w:spacing w:after="0" w:line="240" w:lineRule="auto"/>
              <w:jc w:val="left"/>
              <w:rPr>
                <w:color w:val="000000"/>
                <w:sz w:val="18"/>
                <w:szCs w:val="18"/>
              </w:rPr>
            </w:pPr>
            <w:r w:rsidRPr="002E01AC">
              <w:rPr>
                <w:sz w:val="18"/>
                <w:szCs w:val="18"/>
              </w:rPr>
              <w:t>98.3 [71.9</w:t>
            </w:r>
            <w:r w:rsidR="006F045C">
              <w:rPr>
                <w:sz w:val="18"/>
                <w:szCs w:val="18"/>
              </w:rPr>
              <w:t>–</w:t>
            </w:r>
            <w:r w:rsidRPr="002E01AC">
              <w:rPr>
                <w:sz w:val="18"/>
                <w:szCs w:val="18"/>
              </w:rPr>
              <w:t>111]</w:t>
            </w:r>
          </w:p>
        </w:tc>
        <w:tc>
          <w:tcPr>
            <w:tcW w:w="1244" w:type="dxa"/>
            <w:tcBorders>
              <w:top w:val="nil"/>
              <w:left w:val="nil"/>
              <w:bottom w:val="nil"/>
              <w:right w:val="nil"/>
            </w:tcBorders>
            <w:shd w:val="clear" w:color="auto" w:fill="FFFFFF"/>
            <w:noWrap/>
            <w:tcMar>
              <w:top w:w="60" w:type="dxa"/>
              <w:left w:w="180" w:type="dxa"/>
              <w:bottom w:w="60" w:type="dxa"/>
              <w:right w:w="180" w:type="dxa"/>
            </w:tcMar>
            <w:vAlign w:val="center"/>
          </w:tcPr>
          <w:p w14:paraId="37280A47" w14:textId="3E20BCA0" w:rsidR="00A3478D" w:rsidRPr="002E01AC" w:rsidDel="001276B3" w:rsidRDefault="00BB43EF" w:rsidP="002E01AC">
            <w:pPr>
              <w:spacing w:after="0" w:line="240" w:lineRule="auto"/>
              <w:jc w:val="left"/>
              <w:rPr>
                <w:color w:val="000000"/>
                <w:sz w:val="18"/>
                <w:szCs w:val="18"/>
              </w:rPr>
            </w:pPr>
            <w:r w:rsidRPr="002E01AC">
              <w:rPr>
                <w:sz w:val="18"/>
                <w:szCs w:val="18"/>
              </w:rPr>
              <w:t>8</w:t>
            </w:r>
            <w:r>
              <w:rPr>
                <w:sz w:val="18"/>
                <w:szCs w:val="18"/>
              </w:rPr>
              <w:t>2</w:t>
            </w:r>
            <w:r w:rsidR="00A3478D" w:rsidRPr="002E01AC">
              <w:rPr>
                <w:sz w:val="18"/>
                <w:szCs w:val="18"/>
              </w:rPr>
              <w:t>.</w:t>
            </w:r>
            <w:r>
              <w:rPr>
                <w:sz w:val="18"/>
                <w:szCs w:val="18"/>
              </w:rPr>
              <w:t>7</w:t>
            </w:r>
            <w:r w:rsidRPr="002E01AC">
              <w:rPr>
                <w:sz w:val="18"/>
                <w:szCs w:val="18"/>
              </w:rPr>
              <w:t xml:space="preserve"> </w:t>
            </w:r>
            <w:r w:rsidR="00A3478D" w:rsidRPr="002E01AC">
              <w:rPr>
                <w:sz w:val="18"/>
                <w:szCs w:val="18"/>
              </w:rPr>
              <w:t>[49.</w:t>
            </w:r>
            <w:r w:rsidR="00C16ADB">
              <w:rPr>
                <w:sz w:val="18"/>
                <w:szCs w:val="18"/>
              </w:rPr>
              <w:t>8</w:t>
            </w:r>
            <w:r w:rsidR="006F045C">
              <w:rPr>
                <w:sz w:val="18"/>
                <w:szCs w:val="18"/>
              </w:rPr>
              <w:t>–</w:t>
            </w:r>
            <w:r w:rsidR="00A3478D" w:rsidRPr="002E01AC">
              <w:rPr>
                <w:sz w:val="18"/>
                <w:szCs w:val="18"/>
              </w:rPr>
              <w:t>104]</w:t>
            </w:r>
          </w:p>
        </w:tc>
      </w:tr>
      <w:tr w:rsidR="003657F6" w:rsidRPr="00E03B11" w:rsidDel="001276B3" w14:paraId="0E638A1D" w14:textId="77777777" w:rsidTr="002E01AC">
        <w:trPr>
          <w:trHeight w:val="20"/>
          <w:jc w:val="center"/>
        </w:trPr>
        <w:tc>
          <w:tcPr>
            <w:tcW w:w="2552" w:type="dxa"/>
            <w:tcBorders>
              <w:top w:val="nil"/>
              <w:left w:val="nil"/>
              <w:right w:val="nil"/>
            </w:tcBorders>
            <w:shd w:val="clear" w:color="auto" w:fill="FFFFFF"/>
            <w:noWrap/>
            <w:tcMar>
              <w:top w:w="60" w:type="dxa"/>
              <w:left w:w="300" w:type="dxa"/>
              <w:bottom w:w="60" w:type="dxa"/>
              <w:right w:w="180" w:type="dxa"/>
            </w:tcMar>
            <w:vAlign w:val="center"/>
          </w:tcPr>
          <w:p w14:paraId="45306D0D" w14:textId="3A2CBC80" w:rsidR="00E546E6" w:rsidRPr="002E01AC" w:rsidRDefault="00E546E6" w:rsidP="002E01AC">
            <w:pPr>
              <w:spacing w:after="0" w:line="240" w:lineRule="auto"/>
              <w:jc w:val="left"/>
              <w:rPr>
                <w:sz w:val="18"/>
                <w:szCs w:val="18"/>
              </w:rPr>
            </w:pPr>
            <w:r w:rsidRPr="002E01AC">
              <w:rPr>
                <w:sz w:val="18"/>
                <w:szCs w:val="18"/>
              </w:rPr>
              <w:t>Missing</w:t>
            </w:r>
            <w:r w:rsidR="00D4360C" w:rsidRPr="002E01AC">
              <w:rPr>
                <w:sz w:val="18"/>
                <w:szCs w:val="18"/>
              </w:rPr>
              <w:t xml:space="preserve"> within dosing interval</w:t>
            </w:r>
            <w:r w:rsidR="00461CC2" w:rsidRPr="002E01AC">
              <w:rPr>
                <w:sz w:val="18"/>
                <w:szCs w:val="18"/>
              </w:rPr>
              <w:t>s</w:t>
            </w:r>
            <w:r w:rsidRPr="002E01AC">
              <w:rPr>
                <w:sz w:val="18"/>
                <w:szCs w:val="18"/>
              </w:rPr>
              <w:t xml:space="preserve">, </w:t>
            </w:r>
            <w:r w:rsidRPr="002E01AC">
              <w:rPr>
                <w:i/>
                <w:iCs/>
                <w:sz w:val="18"/>
                <w:szCs w:val="18"/>
              </w:rPr>
              <w:t>N</w:t>
            </w:r>
            <w:r w:rsidRPr="002E01AC">
              <w:rPr>
                <w:sz w:val="18"/>
                <w:szCs w:val="18"/>
              </w:rPr>
              <w:t xml:space="preserve"> (%)</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6DD4573F" w14:textId="63257D7D" w:rsidR="00E546E6" w:rsidRPr="002E01AC" w:rsidDel="001276B3" w:rsidRDefault="00C2197D" w:rsidP="002E01AC">
            <w:pPr>
              <w:spacing w:after="0" w:line="240" w:lineRule="auto"/>
              <w:jc w:val="left"/>
              <w:rPr>
                <w:color w:val="000000"/>
                <w:sz w:val="18"/>
                <w:szCs w:val="18"/>
              </w:rPr>
            </w:pPr>
            <w:r>
              <w:rPr>
                <w:sz w:val="18"/>
                <w:szCs w:val="18"/>
              </w:rPr>
              <w:t>254</w:t>
            </w:r>
            <w:r w:rsidRPr="002E01AC">
              <w:rPr>
                <w:sz w:val="18"/>
                <w:szCs w:val="18"/>
              </w:rPr>
              <w:t xml:space="preserve"> </w:t>
            </w:r>
            <w:r w:rsidR="00E546E6" w:rsidRPr="002E01AC">
              <w:rPr>
                <w:sz w:val="18"/>
                <w:szCs w:val="18"/>
              </w:rPr>
              <w:t>(</w:t>
            </w:r>
            <w:r>
              <w:rPr>
                <w:sz w:val="18"/>
                <w:szCs w:val="18"/>
              </w:rPr>
              <w:t>3</w:t>
            </w:r>
            <w:r w:rsidR="00E6161B" w:rsidRPr="002E01AC">
              <w:rPr>
                <w:sz w:val="18"/>
                <w:szCs w:val="18"/>
              </w:rPr>
              <w:t>5</w:t>
            </w:r>
            <w:r w:rsidR="00E546E6" w:rsidRPr="002E01AC">
              <w:rPr>
                <w:sz w:val="18"/>
                <w:szCs w:val="18"/>
              </w:rPr>
              <w:t>.</w:t>
            </w:r>
            <w:r>
              <w:rPr>
                <w:sz w:val="18"/>
                <w:szCs w:val="18"/>
              </w:rPr>
              <w:t>8)</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6240FB0" w14:textId="5DA80210" w:rsidR="00E546E6" w:rsidRPr="002E01AC" w:rsidDel="001276B3" w:rsidRDefault="002F76B6" w:rsidP="002E01AC">
            <w:pPr>
              <w:spacing w:after="0" w:line="240" w:lineRule="auto"/>
              <w:jc w:val="left"/>
              <w:rPr>
                <w:color w:val="000000"/>
                <w:sz w:val="18"/>
                <w:szCs w:val="18"/>
              </w:rPr>
            </w:pPr>
            <w:r w:rsidRPr="002E01AC">
              <w:rPr>
                <w:sz w:val="18"/>
                <w:szCs w:val="18"/>
              </w:rPr>
              <w:t>2</w:t>
            </w:r>
            <w:r w:rsidR="0029302E">
              <w:rPr>
                <w:sz w:val="18"/>
                <w:szCs w:val="18"/>
              </w:rPr>
              <w:t>31</w:t>
            </w:r>
            <w:r w:rsidRPr="002E01AC">
              <w:rPr>
                <w:sz w:val="18"/>
                <w:szCs w:val="18"/>
              </w:rPr>
              <w:t xml:space="preserve"> </w:t>
            </w:r>
            <w:r w:rsidR="00E546E6" w:rsidRPr="002E01AC">
              <w:rPr>
                <w:sz w:val="18"/>
                <w:szCs w:val="18"/>
              </w:rPr>
              <w:t>(</w:t>
            </w:r>
            <w:r w:rsidRPr="002E01AC">
              <w:rPr>
                <w:sz w:val="18"/>
                <w:szCs w:val="18"/>
              </w:rPr>
              <w:t>4</w:t>
            </w:r>
            <w:r w:rsidR="001274A1">
              <w:rPr>
                <w:sz w:val="18"/>
                <w:szCs w:val="18"/>
              </w:rPr>
              <w:t>6</w:t>
            </w:r>
            <w:r w:rsidR="00E546E6" w:rsidRPr="002E01AC">
              <w:rPr>
                <w:sz w:val="18"/>
                <w:szCs w:val="18"/>
              </w:rPr>
              <w:t>.</w:t>
            </w:r>
            <w:r w:rsidR="001274A1">
              <w:rPr>
                <w:sz w:val="18"/>
                <w:szCs w:val="18"/>
              </w:rPr>
              <w:t>6</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307A99E5" w14:textId="3511AEE5"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6A6EC08D" w14:textId="026F5BDD" w:rsidR="00E546E6" w:rsidRPr="002E01AC" w:rsidDel="001276B3" w:rsidRDefault="007A1808" w:rsidP="002E01AC">
            <w:pPr>
              <w:spacing w:after="0" w:line="240" w:lineRule="auto"/>
              <w:jc w:val="left"/>
              <w:rPr>
                <w:color w:val="000000"/>
                <w:sz w:val="18"/>
                <w:szCs w:val="18"/>
              </w:rPr>
            </w:pPr>
            <w:r w:rsidRPr="002E01AC">
              <w:rPr>
                <w:sz w:val="18"/>
                <w:szCs w:val="18"/>
              </w:rPr>
              <w:t>0</w:t>
            </w:r>
          </w:p>
        </w:tc>
        <w:tc>
          <w:tcPr>
            <w:tcW w:w="1243" w:type="dxa"/>
            <w:tcBorders>
              <w:top w:val="nil"/>
              <w:left w:val="nil"/>
              <w:right w:val="nil"/>
            </w:tcBorders>
            <w:shd w:val="clear" w:color="auto" w:fill="FFFFFF"/>
            <w:noWrap/>
            <w:tcMar>
              <w:top w:w="60" w:type="dxa"/>
              <w:left w:w="180" w:type="dxa"/>
              <w:bottom w:w="60" w:type="dxa"/>
              <w:right w:w="180" w:type="dxa"/>
            </w:tcMar>
            <w:vAlign w:val="center"/>
          </w:tcPr>
          <w:p w14:paraId="35DDE3AC" w14:textId="32A43106" w:rsidR="00E546E6" w:rsidRPr="002E01AC" w:rsidDel="001276B3" w:rsidRDefault="00AA2566" w:rsidP="002E01AC">
            <w:pPr>
              <w:spacing w:after="0" w:line="240" w:lineRule="auto"/>
              <w:jc w:val="left"/>
              <w:rPr>
                <w:color w:val="000000"/>
                <w:sz w:val="18"/>
                <w:szCs w:val="18"/>
              </w:rPr>
            </w:pPr>
            <w:r>
              <w:rPr>
                <w:sz w:val="18"/>
                <w:szCs w:val="18"/>
              </w:rPr>
              <w:t>8</w:t>
            </w:r>
            <w:r w:rsidRPr="002E01AC">
              <w:rPr>
                <w:sz w:val="18"/>
                <w:szCs w:val="18"/>
              </w:rPr>
              <w:t xml:space="preserve">2 </w:t>
            </w:r>
            <w:r w:rsidR="00E546E6" w:rsidRPr="002E01AC">
              <w:rPr>
                <w:sz w:val="18"/>
                <w:szCs w:val="18"/>
              </w:rPr>
              <w:t>(</w:t>
            </w:r>
            <w:r w:rsidRPr="002E01AC">
              <w:rPr>
                <w:sz w:val="18"/>
                <w:szCs w:val="18"/>
              </w:rPr>
              <w:t>1</w:t>
            </w:r>
            <w:r>
              <w:rPr>
                <w:sz w:val="18"/>
                <w:szCs w:val="18"/>
              </w:rPr>
              <w:t>8</w:t>
            </w:r>
            <w:r w:rsidR="00E546E6" w:rsidRPr="002E01AC">
              <w:rPr>
                <w:sz w:val="18"/>
                <w:szCs w:val="18"/>
              </w:rPr>
              <w:t>.</w:t>
            </w:r>
            <w:r>
              <w:rPr>
                <w:sz w:val="18"/>
                <w:szCs w:val="18"/>
              </w:rPr>
              <w:t>2</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1C742064" w14:textId="7EDA73E1" w:rsidR="00E546E6" w:rsidRPr="002E01AC" w:rsidDel="001276B3" w:rsidRDefault="008A4003" w:rsidP="002E01AC">
            <w:pPr>
              <w:spacing w:after="0" w:line="240" w:lineRule="auto"/>
              <w:jc w:val="left"/>
              <w:rPr>
                <w:color w:val="000000"/>
                <w:sz w:val="18"/>
                <w:szCs w:val="18"/>
              </w:rPr>
            </w:pPr>
            <w:r w:rsidRPr="002E01AC">
              <w:rPr>
                <w:sz w:val="18"/>
                <w:szCs w:val="18"/>
              </w:rPr>
              <w:t xml:space="preserve">15 </w:t>
            </w:r>
            <w:r w:rsidR="00E546E6" w:rsidRPr="002E01AC">
              <w:rPr>
                <w:sz w:val="18"/>
                <w:szCs w:val="18"/>
              </w:rPr>
              <w:t>(</w:t>
            </w:r>
            <w:r w:rsidRPr="002E01AC">
              <w:rPr>
                <w:sz w:val="18"/>
                <w:szCs w:val="18"/>
              </w:rPr>
              <w:t>5</w:t>
            </w:r>
            <w:r w:rsidR="00E546E6" w:rsidRPr="002E01AC">
              <w:rPr>
                <w:sz w:val="18"/>
                <w:szCs w:val="18"/>
              </w:rPr>
              <w:t>.</w:t>
            </w:r>
            <w:r w:rsidRPr="002E01AC">
              <w:rPr>
                <w:sz w:val="18"/>
                <w:szCs w:val="18"/>
              </w:rPr>
              <w:t>7</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2E0B6D2D" w14:textId="5E9696D4" w:rsidR="00E546E6" w:rsidRPr="002E01AC" w:rsidDel="001276B3" w:rsidRDefault="00FF7329" w:rsidP="002E01AC">
            <w:pPr>
              <w:spacing w:after="0" w:line="240" w:lineRule="auto"/>
              <w:jc w:val="left"/>
              <w:rPr>
                <w:color w:val="000000"/>
                <w:sz w:val="18"/>
                <w:szCs w:val="18"/>
              </w:rPr>
            </w:pPr>
            <w:r w:rsidRPr="002E01AC">
              <w:rPr>
                <w:sz w:val="18"/>
                <w:szCs w:val="18"/>
              </w:rPr>
              <w:t xml:space="preserve">6 </w:t>
            </w:r>
            <w:r w:rsidR="00E546E6" w:rsidRPr="002E01AC">
              <w:rPr>
                <w:sz w:val="18"/>
                <w:szCs w:val="18"/>
              </w:rPr>
              <w:t>(</w:t>
            </w:r>
            <w:r w:rsidRPr="002E01AC">
              <w:rPr>
                <w:sz w:val="18"/>
                <w:szCs w:val="18"/>
              </w:rPr>
              <w:t>2</w:t>
            </w:r>
            <w:r w:rsidR="00E546E6" w:rsidRPr="002E01AC">
              <w:rPr>
                <w:sz w:val="18"/>
                <w:szCs w:val="18"/>
              </w:rPr>
              <w:t>.</w:t>
            </w:r>
            <w:r w:rsidRPr="002E01AC">
              <w:rPr>
                <w:sz w:val="18"/>
                <w:szCs w:val="18"/>
              </w:rPr>
              <w:t>4</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076830D1" w14:textId="5FF989DF" w:rsidR="00E546E6" w:rsidRPr="002E01AC" w:rsidDel="001276B3" w:rsidRDefault="009978DF" w:rsidP="002E01AC">
            <w:pPr>
              <w:spacing w:after="0" w:line="240" w:lineRule="auto"/>
              <w:jc w:val="left"/>
              <w:rPr>
                <w:color w:val="000000"/>
                <w:sz w:val="18"/>
                <w:szCs w:val="18"/>
              </w:rPr>
            </w:pPr>
            <w:r w:rsidRPr="002E01AC">
              <w:rPr>
                <w:sz w:val="18"/>
                <w:szCs w:val="18"/>
              </w:rPr>
              <w:t xml:space="preserve">104 </w:t>
            </w:r>
            <w:r w:rsidR="00E546E6" w:rsidRPr="002E01AC">
              <w:rPr>
                <w:sz w:val="18"/>
                <w:szCs w:val="18"/>
              </w:rPr>
              <w:t>(</w:t>
            </w:r>
            <w:r w:rsidRPr="002E01AC">
              <w:rPr>
                <w:sz w:val="18"/>
                <w:szCs w:val="18"/>
              </w:rPr>
              <w:t>13</w:t>
            </w:r>
            <w:r w:rsidR="00E546E6" w:rsidRPr="002E01AC">
              <w:rPr>
                <w:sz w:val="18"/>
                <w:szCs w:val="18"/>
              </w:rPr>
              <w:t>.</w:t>
            </w:r>
            <w:r w:rsidR="002D08CE">
              <w:rPr>
                <w:sz w:val="18"/>
                <w:szCs w:val="18"/>
              </w:rPr>
              <w:t>8</w:t>
            </w:r>
            <w:r w:rsidR="00E546E6" w:rsidRPr="002E01AC">
              <w:rPr>
                <w:sz w:val="18"/>
                <w:szCs w:val="18"/>
              </w:rPr>
              <w:t>)</w:t>
            </w:r>
          </w:p>
        </w:tc>
        <w:tc>
          <w:tcPr>
            <w:tcW w:w="1244" w:type="dxa"/>
            <w:tcBorders>
              <w:top w:val="nil"/>
              <w:left w:val="nil"/>
              <w:right w:val="nil"/>
            </w:tcBorders>
            <w:shd w:val="clear" w:color="auto" w:fill="FFFFFF"/>
            <w:noWrap/>
            <w:tcMar>
              <w:top w:w="60" w:type="dxa"/>
              <w:left w:w="180" w:type="dxa"/>
              <w:bottom w:w="60" w:type="dxa"/>
              <w:right w:w="180" w:type="dxa"/>
            </w:tcMar>
            <w:vAlign w:val="center"/>
          </w:tcPr>
          <w:p w14:paraId="432570C2" w14:textId="3C04ACDC" w:rsidR="00E546E6" w:rsidRPr="002E01AC" w:rsidDel="001276B3" w:rsidRDefault="008E34FC" w:rsidP="002E01AC">
            <w:pPr>
              <w:spacing w:after="0" w:line="240" w:lineRule="auto"/>
              <w:jc w:val="left"/>
              <w:rPr>
                <w:color w:val="000000"/>
                <w:sz w:val="18"/>
                <w:szCs w:val="18"/>
              </w:rPr>
            </w:pPr>
            <w:r>
              <w:rPr>
                <w:sz w:val="18"/>
                <w:szCs w:val="18"/>
              </w:rPr>
              <w:t>692</w:t>
            </w:r>
            <w:r w:rsidRPr="002E01AC">
              <w:rPr>
                <w:sz w:val="18"/>
                <w:szCs w:val="18"/>
              </w:rPr>
              <w:t xml:space="preserve"> </w:t>
            </w:r>
            <w:r w:rsidR="00E546E6" w:rsidRPr="002E01AC">
              <w:rPr>
                <w:sz w:val="18"/>
                <w:szCs w:val="18"/>
              </w:rPr>
              <w:t>(</w:t>
            </w:r>
            <w:r>
              <w:rPr>
                <w:sz w:val="18"/>
                <w:szCs w:val="18"/>
              </w:rPr>
              <w:t>21</w:t>
            </w:r>
            <w:r w:rsidR="00E546E6" w:rsidRPr="002E01AC">
              <w:rPr>
                <w:sz w:val="18"/>
                <w:szCs w:val="18"/>
              </w:rPr>
              <w:t>.</w:t>
            </w:r>
            <w:r>
              <w:rPr>
                <w:sz w:val="18"/>
                <w:szCs w:val="18"/>
              </w:rPr>
              <w:t>8</w:t>
            </w:r>
            <w:r w:rsidR="00E546E6" w:rsidRPr="002E01AC">
              <w:rPr>
                <w:sz w:val="18"/>
                <w:szCs w:val="18"/>
              </w:rPr>
              <w:t>)</w:t>
            </w:r>
          </w:p>
        </w:tc>
      </w:tr>
      <w:tr w:rsidR="003657F6" w:rsidRPr="00E03B11" w:rsidDel="001276B3" w14:paraId="12CD8EDD" w14:textId="77777777" w:rsidTr="002E01AC">
        <w:trPr>
          <w:trHeight w:val="20"/>
          <w:jc w:val="center"/>
        </w:trPr>
        <w:tc>
          <w:tcPr>
            <w:tcW w:w="2552" w:type="dxa"/>
            <w:tcBorders>
              <w:left w:val="nil"/>
              <w:bottom w:val="single" w:sz="4" w:space="0" w:color="auto"/>
              <w:right w:val="nil"/>
            </w:tcBorders>
            <w:shd w:val="clear" w:color="auto" w:fill="FFFFFF"/>
            <w:noWrap/>
            <w:tcMar>
              <w:top w:w="60" w:type="dxa"/>
              <w:left w:w="300" w:type="dxa"/>
              <w:bottom w:w="60" w:type="dxa"/>
              <w:right w:w="180" w:type="dxa"/>
            </w:tcMar>
            <w:vAlign w:val="center"/>
          </w:tcPr>
          <w:p w14:paraId="465F9B3F" w14:textId="570B92DB" w:rsidR="0038100E" w:rsidRPr="002E01AC" w:rsidRDefault="0038100E" w:rsidP="002E01AC">
            <w:pPr>
              <w:spacing w:after="0" w:line="240" w:lineRule="auto"/>
              <w:jc w:val="left"/>
              <w:rPr>
                <w:sz w:val="18"/>
                <w:szCs w:val="18"/>
              </w:rPr>
            </w:pPr>
            <w:r w:rsidRPr="002E01AC">
              <w:rPr>
                <w:sz w:val="18"/>
                <w:szCs w:val="18"/>
              </w:rPr>
              <w:t>Missing between dosing intervals, N (%)</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5CD3A9D5" w14:textId="4711FCF7" w:rsidR="0038100E" w:rsidRPr="002E01AC" w:rsidRDefault="00BD7D0B" w:rsidP="002E01AC">
            <w:pPr>
              <w:spacing w:after="0" w:line="240" w:lineRule="auto"/>
              <w:jc w:val="left"/>
              <w:rPr>
                <w:sz w:val="18"/>
                <w:szCs w:val="18"/>
              </w:rPr>
            </w:pPr>
            <w:r w:rsidRPr="002E01AC">
              <w:rPr>
                <w:sz w:val="18"/>
                <w:szCs w:val="18"/>
              </w:rPr>
              <w:t>199</w:t>
            </w:r>
            <w:r w:rsidR="0038100E" w:rsidRPr="002E01AC">
              <w:rPr>
                <w:sz w:val="18"/>
                <w:szCs w:val="18"/>
              </w:rPr>
              <w:t xml:space="preserve"> (</w:t>
            </w:r>
            <w:r w:rsidR="00175313" w:rsidRPr="002E01AC">
              <w:rPr>
                <w:sz w:val="18"/>
                <w:szCs w:val="18"/>
              </w:rPr>
              <w:t>28</w:t>
            </w:r>
            <w:r w:rsidR="0038100E" w:rsidRPr="002E01AC">
              <w:rPr>
                <w:sz w:val="18"/>
                <w:szCs w:val="18"/>
              </w:rPr>
              <w:t>.</w:t>
            </w:r>
            <w:r w:rsidR="00175313" w:rsidRPr="002E01AC">
              <w:rPr>
                <w:sz w:val="18"/>
                <w:szCs w:val="18"/>
              </w:rPr>
              <w:t>1</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F274A70" w14:textId="6F9756E7" w:rsidR="0038100E" w:rsidRPr="002E01AC" w:rsidRDefault="002A4F7F" w:rsidP="002E01AC">
            <w:pPr>
              <w:spacing w:after="0" w:line="240" w:lineRule="auto"/>
              <w:jc w:val="left"/>
              <w:rPr>
                <w:sz w:val="18"/>
                <w:szCs w:val="18"/>
              </w:rPr>
            </w:pPr>
            <w:r w:rsidRPr="002E01AC">
              <w:rPr>
                <w:sz w:val="18"/>
                <w:szCs w:val="18"/>
              </w:rPr>
              <w:t>215</w:t>
            </w:r>
            <w:r w:rsidR="0038100E" w:rsidRPr="002E01AC">
              <w:rPr>
                <w:sz w:val="18"/>
                <w:szCs w:val="18"/>
              </w:rPr>
              <w:t xml:space="preserve"> (</w:t>
            </w:r>
            <w:r w:rsidRPr="002E01AC">
              <w:rPr>
                <w:sz w:val="18"/>
                <w:szCs w:val="18"/>
              </w:rPr>
              <w:t>43</w:t>
            </w:r>
            <w:r w:rsidR="0038100E" w:rsidRPr="002E01AC">
              <w:rPr>
                <w:sz w:val="18"/>
                <w:szCs w:val="18"/>
              </w:rPr>
              <w:t>.</w:t>
            </w:r>
            <w:r w:rsidRPr="002E01AC">
              <w:rPr>
                <w:sz w:val="18"/>
                <w:szCs w:val="18"/>
              </w:rPr>
              <w:t>3</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615F8067" w14:textId="308E7B87" w:rsidR="0038100E" w:rsidRPr="002E01AC" w:rsidRDefault="0038100E" w:rsidP="002E01AC">
            <w:pPr>
              <w:spacing w:after="0" w:line="240" w:lineRule="auto"/>
              <w:jc w:val="left"/>
              <w:rPr>
                <w:sz w:val="18"/>
                <w:szCs w:val="18"/>
              </w:rPr>
            </w:pPr>
            <w:r w:rsidRPr="002E01AC">
              <w:rPr>
                <w:sz w:val="18"/>
                <w:szCs w:val="18"/>
              </w:rPr>
              <w:t>174 (100)</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7CDE7D4" w14:textId="6525A6A8" w:rsidR="0038100E" w:rsidRPr="002E01AC" w:rsidRDefault="0038100E" w:rsidP="002E01AC">
            <w:pPr>
              <w:spacing w:after="0" w:line="240" w:lineRule="auto"/>
              <w:jc w:val="left"/>
              <w:rPr>
                <w:sz w:val="18"/>
                <w:szCs w:val="18"/>
              </w:rPr>
            </w:pPr>
            <w:r w:rsidRPr="002E01AC">
              <w:rPr>
                <w:sz w:val="18"/>
                <w:szCs w:val="18"/>
              </w:rPr>
              <w:t>75 (100)</w:t>
            </w:r>
          </w:p>
        </w:tc>
        <w:tc>
          <w:tcPr>
            <w:tcW w:w="1243"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214385E3" w14:textId="6B168DBA" w:rsidR="0038100E" w:rsidRPr="002E01AC" w:rsidRDefault="00C50FDB" w:rsidP="002E01AC">
            <w:pPr>
              <w:spacing w:after="0" w:line="240" w:lineRule="auto"/>
              <w:jc w:val="left"/>
              <w:rPr>
                <w:sz w:val="18"/>
                <w:szCs w:val="18"/>
              </w:rPr>
            </w:pPr>
            <w:r w:rsidRPr="002E01AC">
              <w:rPr>
                <w:sz w:val="18"/>
                <w:szCs w:val="18"/>
              </w:rPr>
              <w:t>156</w:t>
            </w:r>
            <w:r w:rsidR="0038100E" w:rsidRPr="002E01AC">
              <w:rPr>
                <w:sz w:val="18"/>
                <w:szCs w:val="18"/>
              </w:rPr>
              <w:t xml:space="preserve"> (</w:t>
            </w:r>
            <w:r w:rsidR="003004A4" w:rsidRPr="002E01AC">
              <w:rPr>
                <w:sz w:val="18"/>
                <w:szCs w:val="18"/>
              </w:rPr>
              <w:t>34</w:t>
            </w:r>
            <w:r w:rsidR="0038100E" w:rsidRPr="002E01AC">
              <w:rPr>
                <w:sz w:val="18"/>
                <w:szCs w:val="18"/>
              </w:rPr>
              <w:t>.</w:t>
            </w:r>
            <w:r w:rsidR="003004A4" w:rsidRPr="002E01AC">
              <w:rPr>
                <w:sz w:val="18"/>
                <w:szCs w:val="18"/>
              </w:rPr>
              <w:t>6</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36740F16" w14:textId="044F22EB" w:rsidR="0038100E" w:rsidRPr="002E01AC" w:rsidRDefault="0038100E" w:rsidP="002E01AC">
            <w:pPr>
              <w:spacing w:after="0" w:line="240" w:lineRule="auto"/>
              <w:jc w:val="left"/>
              <w:rPr>
                <w:sz w:val="18"/>
                <w:szCs w:val="18"/>
              </w:rPr>
            </w:pPr>
            <w:r w:rsidRPr="002E01AC">
              <w:rPr>
                <w:sz w:val="18"/>
                <w:szCs w:val="18"/>
              </w:rPr>
              <w:t>2</w:t>
            </w:r>
            <w:r w:rsidR="003176AF" w:rsidRPr="002E01AC">
              <w:rPr>
                <w:sz w:val="18"/>
                <w:szCs w:val="18"/>
              </w:rPr>
              <w:t>21</w:t>
            </w:r>
            <w:r w:rsidRPr="002E01AC">
              <w:rPr>
                <w:sz w:val="18"/>
                <w:szCs w:val="18"/>
              </w:rPr>
              <w:t xml:space="preserve"> (</w:t>
            </w:r>
            <w:r w:rsidR="003176AF" w:rsidRPr="002E01AC">
              <w:rPr>
                <w:sz w:val="18"/>
                <w:szCs w:val="18"/>
              </w:rPr>
              <w:t>84</w:t>
            </w:r>
            <w:r w:rsidRPr="002E01AC">
              <w:rPr>
                <w:sz w:val="18"/>
                <w:szCs w:val="18"/>
              </w:rPr>
              <w:t>.</w:t>
            </w:r>
            <w:r w:rsidR="003176AF" w:rsidRPr="002E01AC">
              <w:rPr>
                <w:sz w:val="18"/>
                <w:szCs w:val="18"/>
              </w:rPr>
              <w:t>7</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1D738C9F" w14:textId="4DBED0B8" w:rsidR="0038100E" w:rsidRPr="002E01AC" w:rsidRDefault="0038100E" w:rsidP="002E01AC">
            <w:pPr>
              <w:spacing w:after="0" w:line="240" w:lineRule="auto"/>
              <w:jc w:val="left"/>
              <w:rPr>
                <w:sz w:val="18"/>
                <w:szCs w:val="18"/>
              </w:rPr>
            </w:pPr>
            <w:r w:rsidRPr="002E01AC">
              <w:rPr>
                <w:sz w:val="18"/>
                <w:szCs w:val="18"/>
              </w:rPr>
              <w:t>22</w:t>
            </w:r>
            <w:r w:rsidR="00C60824" w:rsidRPr="002E01AC">
              <w:rPr>
                <w:sz w:val="18"/>
                <w:szCs w:val="18"/>
              </w:rPr>
              <w:t>2</w:t>
            </w:r>
            <w:r w:rsidRPr="002E01AC">
              <w:rPr>
                <w:sz w:val="18"/>
                <w:szCs w:val="18"/>
              </w:rPr>
              <w:t xml:space="preserve"> (</w:t>
            </w:r>
            <w:r w:rsidR="00C60824" w:rsidRPr="002E01AC">
              <w:rPr>
                <w:sz w:val="18"/>
                <w:szCs w:val="18"/>
              </w:rPr>
              <w:t>89</w:t>
            </w:r>
            <w:r w:rsidRPr="002E01AC">
              <w:rPr>
                <w:sz w:val="18"/>
                <w:szCs w:val="18"/>
              </w:rPr>
              <w:t>.</w:t>
            </w:r>
            <w:r w:rsidR="00C60824" w:rsidRPr="002E01AC">
              <w:rPr>
                <w:sz w:val="18"/>
                <w:szCs w:val="18"/>
              </w:rPr>
              <w:t>2</w:t>
            </w:r>
            <w:r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74E66A21" w14:textId="3473AB72" w:rsidR="0038100E" w:rsidRPr="002E01AC" w:rsidRDefault="00FC3327" w:rsidP="002E01AC">
            <w:pPr>
              <w:spacing w:after="0" w:line="240" w:lineRule="auto"/>
              <w:jc w:val="left"/>
              <w:rPr>
                <w:sz w:val="18"/>
                <w:szCs w:val="18"/>
              </w:rPr>
            </w:pPr>
            <w:r w:rsidRPr="002E01AC">
              <w:rPr>
                <w:sz w:val="18"/>
                <w:szCs w:val="18"/>
              </w:rPr>
              <w:t>618</w:t>
            </w:r>
            <w:r w:rsidR="0038100E" w:rsidRPr="002E01AC">
              <w:rPr>
                <w:sz w:val="18"/>
                <w:szCs w:val="18"/>
              </w:rPr>
              <w:t xml:space="preserve"> (</w:t>
            </w:r>
            <w:r w:rsidR="00B2204B" w:rsidRPr="002E01AC">
              <w:rPr>
                <w:sz w:val="18"/>
                <w:szCs w:val="18"/>
              </w:rPr>
              <w:t>81</w:t>
            </w:r>
            <w:r w:rsidR="0038100E" w:rsidRPr="002E01AC">
              <w:rPr>
                <w:sz w:val="18"/>
                <w:szCs w:val="18"/>
              </w:rPr>
              <w:t>.</w:t>
            </w:r>
            <w:r w:rsidR="006320D4" w:rsidRPr="002E01AC">
              <w:rPr>
                <w:sz w:val="18"/>
                <w:szCs w:val="18"/>
              </w:rPr>
              <w:t>9</w:t>
            </w:r>
            <w:r w:rsidR="0038100E" w:rsidRPr="002E01AC">
              <w:rPr>
                <w:sz w:val="18"/>
                <w:szCs w:val="18"/>
              </w:rPr>
              <w:t>)</w:t>
            </w:r>
          </w:p>
        </w:tc>
        <w:tc>
          <w:tcPr>
            <w:tcW w:w="1244" w:type="dxa"/>
            <w:tcBorders>
              <w:top w:val="nil"/>
              <w:left w:val="nil"/>
              <w:bottom w:val="single" w:sz="4" w:space="0" w:color="auto"/>
              <w:right w:val="nil"/>
            </w:tcBorders>
            <w:shd w:val="clear" w:color="auto" w:fill="FFFFFF"/>
            <w:noWrap/>
            <w:tcMar>
              <w:top w:w="60" w:type="dxa"/>
              <w:left w:w="180" w:type="dxa"/>
              <w:bottom w:w="60" w:type="dxa"/>
              <w:right w:w="180" w:type="dxa"/>
            </w:tcMar>
            <w:vAlign w:val="center"/>
          </w:tcPr>
          <w:p w14:paraId="468260EF" w14:textId="61F61517" w:rsidR="0038100E" w:rsidRPr="002E01AC" w:rsidRDefault="00333ACB" w:rsidP="002E01AC">
            <w:pPr>
              <w:spacing w:after="0" w:line="240" w:lineRule="auto"/>
              <w:jc w:val="left"/>
              <w:rPr>
                <w:sz w:val="18"/>
                <w:szCs w:val="18"/>
              </w:rPr>
            </w:pPr>
            <w:r w:rsidRPr="002E01AC">
              <w:rPr>
                <w:sz w:val="18"/>
                <w:szCs w:val="18"/>
              </w:rPr>
              <w:t>1880</w:t>
            </w:r>
            <w:r w:rsidR="0038100E" w:rsidRPr="002E01AC">
              <w:rPr>
                <w:sz w:val="18"/>
                <w:szCs w:val="18"/>
              </w:rPr>
              <w:t xml:space="preserve"> (</w:t>
            </w:r>
            <w:r w:rsidRPr="002E01AC">
              <w:rPr>
                <w:sz w:val="18"/>
                <w:szCs w:val="18"/>
              </w:rPr>
              <w:t>59</w:t>
            </w:r>
            <w:r w:rsidR="0038100E" w:rsidRPr="002E01AC">
              <w:rPr>
                <w:sz w:val="18"/>
                <w:szCs w:val="18"/>
              </w:rPr>
              <w:t>.</w:t>
            </w:r>
            <w:r w:rsidRPr="002E01AC">
              <w:rPr>
                <w:sz w:val="18"/>
                <w:szCs w:val="18"/>
              </w:rPr>
              <w:t>3</w:t>
            </w:r>
            <w:r w:rsidR="0038100E" w:rsidRPr="002E01AC">
              <w:rPr>
                <w:sz w:val="18"/>
                <w:szCs w:val="18"/>
              </w:rPr>
              <w:t>)</w:t>
            </w:r>
          </w:p>
        </w:tc>
      </w:tr>
      <w:tr w:rsidR="00D46083" w:rsidRPr="00E03B11" w:rsidDel="001276B3" w14:paraId="2428D501" w14:textId="77777777" w:rsidTr="002E01AC">
        <w:trPr>
          <w:trHeight w:val="20"/>
          <w:jc w:val="center"/>
        </w:trPr>
        <w:tc>
          <w:tcPr>
            <w:tcW w:w="13746" w:type="dxa"/>
            <w:gridSpan w:val="10"/>
            <w:tcBorders>
              <w:top w:val="nil"/>
              <w:left w:val="nil"/>
              <w:bottom w:val="nil"/>
              <w:right w:val="nil"/>
            </w:tcBorders>
            <w:shd w:val="clear" w:color="auto" w:fill="FFFFFF"/>
            <w:noWrap/>
            <w:tcMar>
              <w:top w:w="60" w:type="dxa"/>
              <w:left w:w="300" w:type="dxa"/>
              <w:bottom w:w="60" w:type="dxa"/>
              <w:right w:w="180" w:type="dxa"/>
            </w:tcMar>
            <w:vAlign w:val="center"/>
          </w:tcPr>
          <w:p w14:paraId="78D1D016" w14:textId="37473507" w:rsidR="00D46083" w:rsidRPr="00C54898" w:rsidRDefault="00D46083" w:rsidP="002E01AC">
            <w:pPr>
              <w:spacing w:after="0" w:line="240" w:lineRule="auto"/>
              <w:rPr>
                <w:sz w:val="18"/>
                <w:szCs w:val="18"/>
              </w:rPr>
            </w:pPr>
            <w:r w:rsidRPr="002E01AC">
              <w:rPr>
                <w:sz w:val="18"/>
                <w:szCs w:val="18"/>
              </w:rPr>
              <w:lastRenderedPageBreak/>
              <w:t xml:space="preserve">APACHE II, Acute Physiology and Chronic Health Evaluation II; C: plasma concentration; </w:t>
            </w:r>
            <w:r w:rsidRPr="002E01AC">
              <w:rPr>
                <w:color w:val="000000"/>
                <w:sz w:val="18"/>
                <w:szCs w:val="18"/>
              </w:rPr>
              <w:t>CRRT:</w:t>
            </w:r>
            <w:r w:rsidRPr="002E01AC">
              <w:rPr>
                <w:b/>
                <w:bCs/>
                <w:color w:val="000000"/>
                <w:sz w:val="18"/>
                <w:szCs w:val="18"/>
              </w:rPr>
              <w:t xml:space="preserve"> </w:t>
            </w:r>
            <w:r w:rsidRPr="002E01AC">
              <w:rPr>
                <w:color w:val="000000"/>
                <w:sz w:val="18"/>
                <w:szCs w:val="18"/>
              </w:rPr>
              <w:t>continuous renal replacement therapy;</w:t>
            </w:r>
            <w:r w:rsidRPr="002E01AC">
              <w:rPr>
                <w:sz w:val="18"/>
                <w:szCs w:val="18"/>
              </w:rPr>
              <w:t xml:space="preserve"> </w:t>
            </w:r>
            <w:proofErr w:type="spellStart"/>
            <w:r w:rsidRPr="002E01AC">
              <w:rPr>
                <w:color w:val="000000"/>
                <w:sz w:val="18"/>
                <w:szCs w:val="18"/>
              </w:rPr>
              <w:t>eGFR</w:t>
            </w:r>
            <w:r w:rsidRPr="002E01AC">
              <w:rPr>
                <w:color w:val="000000"/>
                <w:sz w:val="18"/>
                <w:szCs w:val="18"/>
                <w:vertAlign w:val="subscript"/>
              </w:rPr>
              <w:t>CKD</w:t>
            </w:r>
            <w:proofErr w:type="spellEnd"/>
            <w:r w:rsidR="00E46977" w:rsidRPr="002E01AC">
              <w:rPr>
                <w:color w:val="000000"/>
                <w:sz w:val="18"/>
                <w:szCs w:val="18"/>
                <w:vertAlign w:val="subscript"/>
              </w:rPr>
              <w:t>-</w:t>
            </w:r>
            <w:r w:rsidRPr="002E01AC">
              <w:rPr>
                <w:color w:val="000000"/>
                <w:sz w:val="18"/>
                <w:szCs w:val="18"/>
                <w:vertAlign w:val="subscript"/>
              </w:rPr>
              <w:t>EPI</w:t>
            </w:r>
            <w:r w:rsidRPr="002E01AC">
              <w:rPr>
                <w:color w:val="000000"/>
                <w:sz w:val="18"/>
                <w:szCs w:val="18"/>
              </w:rPr>
              <w:t>:</w:t>
            </w:r>
            <w:r w:rsidRPr="002E01AC">
              <w:rPr>
                <w:b/>
                <w:bCs/>
                <w:color w:val="000000"/>
                <w:sz w:val="18"/>
                <w:szCs w:val="18"/>
              </w:rPr>
              <w:t xml:space="preserve"> </w:t>
            </w:r>
            <w:r w:rsidRPr="002E01AC">
              <w:rPr>
                <w:color w:val="000000"/>
                <w:sz w:val="18"/>
                <w:szCs w:val="18"/>
              </w:rPr>
              <w:t xml:space="preserve">estimated glomerular filtration rate calculated using the Chronic Kidney Disease Epidemiology Collaboration equation without a race variable </w:t>
            </w:r>
            <w:r w:rsidRPr="002E01AC">
              <w:rPr>
                <w:sz w:val="18"/>
                <w:szCs w:val="18"/>
              </w:rPr>
              <w:t>; IHD: intermittent haemodialysis; n, number of patients; N, number of events (either dosing or sampling or both); NA, not available</w:t>
            </w:r>
            <w:r w:rsidRPr="002E01AC">
              <w:rPr>
                <w:color w:val="000000"/>
                <w:sz w:val="18"/>
                <w:szCs w:val="18"/>
              </w:rPr>
              <w:t xml:space="preserve"> </w:t>
            </w:r>
            <w:r w:rsidRPr="002E01AC">
              <w:rPr>
                <w:sz w:val="18"/>
                <w:szCs w:val="18"/>
              </w:rPr>
              <w:t>; Q1, 1</w:t>
            </w:r>
            <w:r w:rsidRPr="002E01AC">
              <w:rPr>
                <w:sz w:val="18"/>
                <w:szCs w:val="18"/>
                <w:vertAlign w:val="superscript"/>
              </w:rPr>
              <w:t>st</w:t>
            </w:r>
            <w:r w:rsidRPr="002E01AC">
              <w:rPr>
                <w:sz w:val="18"/>
                <w:szCs w:val="18"/>
              </w:rPr>
              <w:t xml:space="preserve"> quartile; Q3, 3</w:t>
            </w:r>
            <w:r w:rsidRPr="002E01AC">
              <w:rPr>
                <w:sz w:val="18"/>
                <w:szCs w:val="18"/>
                <w:vertAlign w:val="superscript"/>
              </w:rPr>
              <w:t>rd</w:t>
            </w:r>
            <w:r w:rsidRPr="002E01AC">
              <w:rPr>
                <w:sz w:val="18"/>
                <w:szCs w:val="18"/>
              </w:rPr>
              <w:t xml:space="preserve"> quartile.</w:t>
            </w:r>
          </w:p>
        </w:tc>
      </w:tr>
    </w:tbl>
    <w:p w14:paraId="517D9807" w14:textId="77777777" w:rsidR="00040181" w:rsidRPr="00A72BCD" w:rsidRDefault="00040181" w:rsidP="00593CAA">
      <w:pPr>
        <w:sectPr w:rsidR="00040181" w:rsidRPr="00A72BCD" w:rsidSect="001E4D5C">
          <w:pgSz w:w="16838" w:h="11906" w:orient="landscape" w:code="9"/>
          <w:pgMar w:top="1440" w:right="1440" w:bottom="1440" w:left="1440" w:header="720" w:footer="720" w:gutter="0"/>
          <w:cols w:space="720"/>
          <w:docGrid w:linePitch="360"/>
        </w:sectPr>
      </w:pPr>
    </w:p>
    <w:p w14:paraId="7B414DE9" w14:textId="41CA3026" w:rsidR="00F73945" w:rsidRPr="00E03B11" w:rsidRDefault="00B901B3" w:rsidP="00593CAA">
      <w:r w:rsidRPr="00E03B11">
        <w:rPr>
          <w:b/>
          <w:bCs/>
        </w:rPr>
        <w:lastRenderedPageBreak/>
        <w:t>Table 2</w:t>
      </w:r>
      <w:r w:rsidRPr="00E03B11">
        <w:t xml:space="preserve">. </w:t>
      </w:r>
      <w:r w:rsidR="00D92590">
        <w:t>Model p</w:t>
      </w:r>
      <w:r w:rsidRPr="00E03B11">
        <w:t xml:space="preserve">arameter </w:t>
      </w:r>
      <w:r w:rsidR="007464C8" w:rsidRPr="00E03B11">
        <w:t>estimates</w:t>
      </w:r>
    </w:p>
    <w:tbl>
      <w:tblPr>
        <w:tblW w:w="5000" w:type="pct"/>
        <w:tblInd w:w="-60" w:type="dxa"/>
        <w:shd w:val="clear" w:color="auto" w:fill="FFFFFF"/>
        <w:tblCellMar>
          <w:left w:w="0" w:type="dxa"/>
          <w:right w:w="0" w:type="dxa"/>
        </w:tblCellMar>
        <w:tblLook w:val="04A0" w:firstRow="1" w:lastRow="0" w:firstColumn="1" w:lastColumn="0" w:noHBand="0" w:noVBand="1"/>
      </w:tblPr>
      <w:tblGrid>
        <w:gridCol w:w="3743"/>
        <w:gridCol w:w="3406"/>
        <w:gridCol w:w="3406"/>
        <w:gridCol w:w="3403"/>
      </w:tblGrid>
      <w:tr w:rsidR="002B0CBD" w:rsidRPr="007C2F81" w14:paraId="2DDC9274" w14:textId="77777777" w:rsidTr="00B6006D">
        <w:trPr>
          <w:tblHeader/>
        </w:trPr>
        <w:tc>
          <w:tcPr>
            <w:tcW w:w="1341" w:type="pct"/>
            <w:tcBorders>
              <w:top w:val="single" w:sz="18" w:space="0" w:color="000000"/>
              <w:left w:val="nil"/>
              <w:bottom w:val="single" w:sz="8" w:space="0" w:color="000000"/>
              <w:right w:val="nil"/>
            </w:tcBorders>
            <w:shd w:val="clear" w:color="auto" w:fill="FFFFFF"/>
            <w:tcMar>
              <w:top w:w="60" w:type="dxa"/>
              <w:left w:w="60" w:type="dxa"/>
              <w:bottom w:w="60" w:type="dxa"/>
              <w:right w:w="180" w:type="dxa"/>
            </w:tcMar>
            <w:vAlign w:val="center"/>
            <w:hideMark/>
          </w:tcPr>
          <w:p w14:paraId="75F1E501" w14:textId="6BF46C10" w:rsidR="002B0CBD" w:rsidRPr="009F0560" w:rsidRDefault="002B0CBD">
            <w:pPr>
              <w:spacing w:after="0" w:line="240" w:lineRule="auto"/>
              <w:contextualSpacing/>
              <w:rPr>
                <w:b/>
                <w:bCs/>
                <w:sz w:val="18"/>
                <w:szCs w:val="18"/>
              </w:rPr>
            </w:pPr>
            <w:r w:rsidRPr="002E01AC">
              <w:rPr>
                <w:b/>
                <w:bCs/>
                <w:sz w:val="18"/>
                <w:szCs w:val="18"/>
              </w:rPr>
              <w:t>Parameter</w:t>
            </w:r>
            <w:r w:rsidR="00A635EF">
              <w:rPr>
                <w:b/>
                <w:bCs/>
                <w:sz w:val="18"/>
                <w:szCs w:val="18"/>
              </w:rPr>
              <w:t>s</w:t>
            </w:r>
          </w:p>
        </w:tc>
        <w:tc>
          <w:tcPr>
            <w:tcW w:w="1220" w:type="pct"/>
            <w:tcBorders>
              <w:top w:val="single" w:sz="18" w:space="0" w:color="000000"/>
              <w:left w:val="nil"/>
              <w:bottom w:val="single" w:sz="8" w:space="0" w:color="000000"/>
              <w:right w:val="nil"/>
            </w:tcBorders>
            <w:shd w:val="clear" w:color="auto" w:fill="FFFFFF"/>
            <w:vAlign w:val="center"/>
          </w:tcPr>
          <w:p w14:paraId="08CAA11E" w14:textId="2A7B55E1" w:rsidR="002B0CBD" w:rsidRPr="00CE12B9" w:rsidRDefault="008E0FFF" w:rsidP="002E01AC">
            <w:pPr>
              <w:spacing w:after="0" w:line="240" w:lineRule="auto"/>
              <w:ind w:left="170"/>
              <w:contextualSpacing/>
              <w:rPr>
                <w:b/>
                <w:bCs/>
                <w:sz w:val="18"/>
                <w:szCs w:val="18"/>
                <w:lang w:val="es-ES"/>
              </w:rPr>
            </w:pPr>
            <w:r w:rsidRPr="00CE12B9">
              <w:rPr>
                <w:b/>
                <w:bCs/>
                <w:sz w:val="18"/>
                <w:szCs w:val="18"/>
                <w:lang w:val="es-ES"/>
              </w:rPr>
              <w:t xml:space="preserve">Base </w:t>
            </w:r>
            <w:proofErr w:type="spellStart"/>
            <w:r w:rsidRPr="00CE12B9">
              <w:rPr>
                <w:b/>
                <w:bCs/>
                <w:sz w:val="18"/>
                <w:szCs w:val="18"/>
                <w:lang w:val="es-ES"/>
              </w:rPr>
              <w:t>model</w:t>
            </w:r>
            <w:proofErr w:type="spellEnd"/>
            <w:r w:rsidR="0067647F" w:rsidRPr="00CE12B9">
              <w:rPr>
                <w:b/>
                <w:bCs/>
                <w:sz w:val="18"/>
                <w:szCs w:val="18"/>
                <w:lang w:val="es-ES"/>
              </w:rPr>
              <w:t xml:space="preserve"> </w:t>
            </w:r>
            <w:proofErr w:type="spellStart"/>
            <w:r w:rsidR="0067647F" w:rsidRPr="00CE12B9">
              <w:rPr>
                <w:b/>
                <w:bCs/>
                <w:sz w:val="18"/>
                <w:szCs w:val="18"/>
                <w:lang w:val="es-ES"/>
              </w:rPr>
              <w:t>estimate</w:t>
            </w:r>
            <w:proofErr w:type="spellEnd"/>
            <w:r w:rsidRPr="00CE12B9">
              <w:rPr>
                <w:b/>
                <w:bCs/>
                <w:sz w:val="18"/>
                <w:szCs w:val="18"/>
                <w:lang w:val="es-ES"/>
              </w:rPr>
              <w:t xml:space="preserve"> </w:t>
            </w:r>
            <w:r w:rsidR="00C9166C" w:rsidRPr="00CE12B9">
              <w:rPr>
                <w:b/>
                <w:bCs/>
                <w:sz w:val="18"/>
                <w:szCs w:val="18"/>
                <w:lang w:val="es-ES"/>
              </w:rPr>
              <w:t>(</w:t>
            </w:r>
            <w:r w:rsidR="00FF63CE" w:rsidRPr="00CE12B9">
              <w:rPr>
                <w:b/>
                <w:bCs/>
                <w:sz w:val="18"/>
                <w:szCs w:val="18"/>
                <w:lang w:val="es-ES"/>
              </w:rPr>
              <w:t xml:space="preserve">% </w:t>
            </w:r>
            <w:r w:rsidR="00C9166C" w:rsidRPr="00CE12B9">
              <w:rPr>
                <w:b/>
                <w:bCs/>
                <w:sz w:val="18"/>
                <w:szCs w:val="18"/>
                <w:lang w:val="es-ES"/>
              </w:rPr>
              <w:t>RSE)</w:t>
            </w:r>
            <w:r w:rsidR="00896B15" w:rsidRPr="00CE12B9">
              <w:rPr>
                <w:b/>
                <w:bCs/>
                <w:sz w:val="18"/>
                <w:szCs w:val="18"/>
                <w:lang w:val="es-ES"/>
              </w:rPr>
              <w:t xml:space="preserve"> </w:t>
            </w:r>
            <w:r w:rsidR="005F7B5F" w:rsidRPr="00CE12B9">
              <w:rPr>
                <w:b/>
                <w:bCs/>
                <w:sz w:val="18"/>
                <w:szCs w:val="18"/>
                <w:lang w:val="es-ES"/>
              </w:rPr>
              <w:t>[</w:t>
            </w:r>
            <w:r w:rsidR="005F7B5F">
              <w:rPr>
                <w:b/>
                <w:bCs/>
                <w:sz w:val="18"/>
                <w:szCs w:val="18"/>
                <w:lang w:val="es-ES"/>
              </w:rPr>
              <w:t>%</w:t>
            </w:r>
            <w:proofErr w:type="spellStart"/>
            <w:r w:rsidR="005F7B5F" w:rsidRPr="00CE12B9">
              <w:rPr>
                <w:b/>
                <w:bCs/>
                <w:sz w:val="18"/>
                <w:szCs w:val="18"/>
                <w:lang w:val="es-ES"/>
              </w:rPr>
              <w:t>sh</w:t>
            </w:r>
            <w:r w:rsidR="005F7B5F">
              <w:rPr>
                <w:b/>
                <w:bCs/>
                <w:sz w:val="18"/>
                <w:szCs w:val="18"/>
                <w:lang w:val="es-ES"/>
              </w:rPr>
              <w:t>rinkage</w:t>
            </w:r>
            <w:proofErr w:type="spellEnd"/>
            <w:r w:rsidR="005F7B5F">
              <w:rPr>
                <w:b/>
                <w:bCs/>
                <w:sz w:val="18"/>
                <w:szCs w:val="18"/>
                <w:lang w:val="es-ES"/>
              </w:rPr>
              <w:t>]</w:t>
            </w:r>
          </w:p>
        </w:tc>
        <w:tc>
          <w:tcPr>
            <w:tcW w:w="1220"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6093AE8C" w14:textId="06B4B657" w:rsidR="002B0CBD" w:rsidRPr="002E01AC" w:rsidRDefault="008B5AC4" w:rsidP="002E01AC">
            <w:pPr>
              <w:spacing w:after="0" w:line="240" w:lineRule="auto"/>
              <w:contextualSpacing/>
              <w:rPr>
                <w:b/>
                <w:bCs/>
                <w:sz w:val="18"/>
                <w:szCs w:val="18"/>
                <w:lang w:val="es-ES"/>
              </w:rPr>
            </w:pPr>
            <w:r w:rsidRPr="00B4099D">
              <w:rPr>
                <w:b/>
                <w:bCs/>
                <w:sz w:val="18"/>
                <w:szCs w:val="18"/>
                <w:lang w:val="es-ES"/>
              </w:rPr>
              <w:t xml:space="preserve">Final </w:t>
            </w:r>
            <w:proofErr w:type="spellStart"/>
            <w:r w:rsidRPr="00B4099D">
              <w:rPr>
                <w:b/>
                <w:bCs/>
                <w:sz w:val="18"/>
                <w:szCs w:val="18"/>
                <w:lang w:val="es-ES"/>
              </w:rPr>
              <w:t>model</w:t>
            </w:r>
            <w:proofErr w:type="spellEnd"/>
            <w:r w:rsidRPr="00B4099D">
              <w:rPr>
                <w:b/>
                <w:bCs/>
                <w:sz w:val="18"/>
                <w:szCs w:val="18"/>
                <w:lang w:val="es-ES"/>
              </w:rPr>
              <w:t xml:space="preserve"> </w:t>
            </w:r>
            <w:proofErr w:type="spellStart"/>
            <w:r w:rsidR="00B4099D">
              <w:rPr>
                <w:b/>
                <w:bCs/>
                <w:sz w:val="18"/>
                <w:szCs w:val="18"/>
                <w:lang w:val="es-ES"/>
              </w:rPr>
              <w:t>p</w:t>
            </w:r>
            <w:r w:rsidR="002B0CBD" w:rsidRPr="002E01AC">
              <w:rPr>
                <w:b/>
                <w:bCs/>
                <w:sz w:val="18"/>
                <w:szCs w:val="18"/>
                <w:lang w:val="es-ES"/>
              </w:rPr>
              <w:t>ooled</w:t>
            </w:r>
            <w:proofErr w:type="spellEnd"/>
            <w:r w:rsidR="002B0CBD" w:rsidRPr="002E01AC">
              <w:rPr>
                <w:b/>
                <w:bCs/>
                <w:sz w:val="18"/>
                <w:szCs w:val="18"/>
                <w:lang w:val="es-ES"/>
              </w:rPr>
              <w:t xml:space="preserve"> </w:t>
            </w:r>
            <w:proofErr w:type="spellStart"/>
            <w:r w:rsidR="002B0CBD" w:rsidRPr="002E01AC">
              <w:rPr>
                <w:b/>
                <w:bCs/>
                <w:sz w:val="18"/>
                <w:szCs w:val="18"/>
                <w:lang w:val="es-ES"/>
              </w:rPr>
              <w:t>estimate</w:t>
            </w:r>
            <w:proofErr w:type="spellEnd"/>
            <w:r w:rsidR="002B0CBD" w:rsidRPr="002E01AC">
              <w:rPr>
                <w:b/>
                <w:bCs/>
                <w:sz w:val="18"/>
                <w:szCs w:val="18"/>
                <w:lang w:val="es-ES"/>
              </w:rPr>
              <w:t xml:space="preserve"> (95% CI)</w:t>
            </w:r>
          </w:p>
        </w:tc>
        <w:tc>
          <w:tcPr>
            <w:tcW w:w="1219" w:type="pct"/>
            <w:tcBorders>
              <w:top w:val="single" w:sz="18" w:space="0" w:color="000000"/>
              <w:left w:val="nil"/>
              <w:bottom w:val="single" w:sz="8" w:space="0" w:color="000000"/>
              <w:right w:val="nil"/>
            </w:tcBorders>
            <w:shd w:val="clear" w:color="auto" w:fill="FFFFFF"/>
            <w:tcMar>
              <w:top w:w="60" w:type="dxa"/>
              <w:left w:w="180" w:type="dxa"/>
              <w:bottom w:w="60" w:type="dxa"/>
              <w:right w:w="180" w:type="dxa"/>
            </w:tcMar>
            <w:vAlign w:val="center"/>
            <w:hideMark/>
          </w:tcPr>
          <w:p w14:paraId="1C9C28F9" w14:textId="2BADEBC6" w:rsidR="002B0CBD" w:rsidRPr="002E01AC" w:rsidRDefault="002B0CBD" w:rsidP="002E01AC">
            <w:pPr>
              <w:spacing w:after="0" w:line="240" w:lineRule="auto"/>
              <w:contextualSpacing/>
              <w:rPr>
                <w:b/>
                <w:bCs/>
                <w:sz w:val="18"/>
                <w:szCs w:val="18"/>
                <w:lang w:val="es-ES"/>
              </w:rPr>
            </w:pPr>
            <w:r w:rsidRPr="002E01AC">
              <w:rPr>
                <w:b/>
                <w:bCs/>
                <w:sz w:val="18"/>
                <w:szCs w:val="18"/>
                <w:lang w:val="es-ES"/>
              </w:rPr>
              <w:t>Bootstrap median</w:t>
            </w:r>
            <w:r w:rsidR="00ED5C39" w:rsidRPr="008B5AC4">
              <w:rPr>
                <w:b/>
                <w:bCs/>
                <w:sz w:val="18"/>
                <w:szCs w:val="18"/>
                <w:lang w:val="es-ES"/>
              </w:rPr>
              <w:t xml:space="preserve"> final </w:t>
            </w:r>
            <w:proofErr w:type="spellStart"/>
            <w:r w:rsidR="00ED5C39" w:rsidRPr="008B5AC4">
              <w:rPr>
                <w:b/>
                <w:bCs/>
                <w:sz w:val="18"/>
                <w:szCs w:val="18"/>
                <w:lang w:val="es-ES"/>
              </w:rPr>
              <w:t>model</w:t>
            </w:r>
            <w:proofErr w:type="spellEnd"/>
            <w:r w:rsidRPr="002E01AC">
              <w:rPr>
                <w:b/>
                <w:bCs/>
                <w:sz w:val="18"/>
                <w:szCs w:val="18"/>
                <w:lang w:val="es-ES"/>
              </w:rPr>
              <w:t xml:space="preserve"> (95% CI)*</w:t>
            </w:r>
          </w:p>
        </w:tc>
      </w:tr>
      <w:tr w:rsidR="002B0CBD" w:rsidRPr="00E03B11" w14:paraId="6BB8FD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hideMark/>
          </w:tcPr>
          <w:p w14:paraId="27941FBB" w14:textId="2071A3AA" w:rsidR="002B0CBD" w:rsidRPr="009F0560" w:rsidRDefault="002B0CBD" w:rsidP="00B32CB8">
            <w:pPr>
              <w:spacing w:after="0" w:line="240" w:lineRule="auto"/>
              <w:contextualSpacing/>
              <w:rPr>
                <w:i/>
                <w:iCs/>
                <w:sz w:val="18"/>
                <w:szCs w:val="18"/>
              </w:rPr>
            </w:pPr>
            <w:r>
              <w:rPr>
                <w:i/>
                <w:iCs/>
                <w:sz w:val="18"/>
                <w:szCs w:val="18"/>
              </w:rPr>
              <w:t>Structural parameters</w:t>
            </w:r>
          </w:p>
        </w:tc>
        <w:tc>
          <w:tcPr>
            <w:tcW w:w="1220" w:type="pct"/>
            <w:tcBorders>
              <w:top w:val="nil"/>
              <w:left w:val="nil"/>
              <w:bottom w:val="nil"/>
              <w:right w:val="nil"/>
            </w:tcBorders>
            <w:shd w:val="clear" w:color="auto" w:fill="FFFFFF"/>
            <w:vAlign w:val="center"/>
          </w:tcPr>
          <w:p w14:paraId="01EB3640" w14:textId="24F64CAA" w:rsidR="002B0CBD" w:rsidRPr="002E01AC" w:rsidRDefault="002B0CBD"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hideMark/>
          </w:tcPr>
          <w:p w14:paraId="378CDB04" w14:textId="77777777" w:rsidR="002B0CBD" w:rsidRPr="002E01AC" w:rsidRDefault="002B0CBD"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31BAF0EA" w14:textId="77777777" w:rsidR="002B0CBD" w:rsidRPr="002E01AC" w:rsidRDefault="002B0CBD" w:rsidP="002E01AC">
            <w:pPr>
              <w:spacing w:after="0" w:line="240" w:lineRule="auto"/>
              <w:contextualSpacing/>
              <w:rPr>
                <w:sz w:val="18"/>
                <w:szCs w:val="18"/>
              </w:rPr>
            </w:pPr>
          </w:p>
        </w:tc>
      </w:tr>
      <w:tr w:rsidR="00E05082" w:rsidRPr="00E03B11" w14:paraId="2D5BCC6D"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25376D8B" w14:textId="73820A34" w:rsidR="00E05082" w:rsidRPr="009F0560" w:rsidRDefault="00E05082" w:rsidP="00E05082">
            <w:pPr>
              <w:spacing w:after="0" w:line="240" w:lineRule="auto"/>
              <w:contextualSpacing/>
              <w:rPr>
                <w:sz w:val="18"/>
                <w:szCs w:val="18"/>
              </w:rPr>
            </w:pPr>
            <w:r w:rsidRPr="002E01AC">
              <w:rPr>
                <w:sz w:val="18"/>
                <w:szCs w:val="18"/>
              </w:rPr>
              <w:t>C</w:t>
            </w:r>
            <w:r w:rsidR="00601028" w:rsidRPr="002E01AC">
              <w:rPr>
                <w:sz w:val="18"/>
                <w:szCs w:val="18"/>
              </w:rPr>
              <w:t>l</w:t>
            </w:r>
            <w:r w:rsidR="00601028" w:rsidRPr="00494DCF">
              <w:rPr>
                <w:sz w:val="18"/>
                <w:szCs w:val="18"/>
                <w:vertAlign w:val="subscript"/>
              </w:rPr>
              <w:t>on</w:t>
            </w:r>
            <w:r w:rsidR="0065700E">
              <w:rPr>
                <w:sz w:val="18"/>
                <w:szCs w:val="18"/>
                <w:vertAlign w:val="subscript"/>
                <w:lang w:val="fr-FR"/>
              </w:rPr>
              <w:t>-</w:t>
            </w:r>
            <w:r w:rsidRPr="002E01AC">
              <w:rPr>
                <w:sz w:val="18"/>
                <w:szCs w:val="18"/>
                <w:vertAlign w:val="subscript"/>
              </w:rPr>
              <w:t>CRRT</w:t>
            </w:r>
            <w:r w:rsidRPr="002E01AC">
              <w:rPr>
                <w:sz w:val="18"/>
                <w:szCs w:val="18"/>
              </w:rPr>
              <w:t xml:space="preserve"> (L/h)</w:t>
            </w:r>
          </w:p>
        </w:tc>
        <w:tc>
          <w:tcPr>
            <w:tcW w:w="1220" w:type="pct"/>
            <w:tcBorders>
              <w:top w:val="nil"/>
              <w:left w:val="nil"/>
              <w:bottom w:val="nil"/>
              <w:right w:val="nil"/>
            </w:tcBorders>
            <w:shd w:val="clear" w:color="auto" w:fill="FFFFFF"/>
          </w:tcPr>
          <w:p w14:paraId="32F23A6D" w14:textId="1D8B383E" w:rsidR="00E05082" w:rsidRPr="002E01AC" w:rsidRDefault="00E05082" w:rsidP="002E01AC">
            <w:pPr>
              <w:spacing w:after="0" w:line="240" w:lineRule="auto"/>
              <w:ind w:left="170"/>
              <w:contextualSpacing/>
              <w:rPr>
                <w:sz w:val="18"/>
                <w:szCs w:val="18"/>
              </w:rPr>
            </w:pPr>
            <w:r w:rsidRPr="00BE0814">
              <w:rPr>
                <w:sz w:val="18"/>
                <w:szCs w:val="18"/>
              </w:rPr>
              <w:t>1.</w:t>
            </w:r>
            <w:r w:rsidR="00635D99">
              <w:rPr>
                <w:sz w:val="18"/>
                <w:szCs w:val="18"/>
              </w:rPr>
              <w:t xml:space="preserve">56 </w:t>
            </w:r>
            <w:r w:rsidR="00DB491F">
              <w:rPr>
                <w:sz w:val="18"/>
                <w:szCs w:val="18"/>
              </w:rPr>
              <w:t>(</w:t>
            </w:r>
            <w:r w:rsidR="00635D99">
              <w:rPr>
                <w:sz w:val="18"/>
                <w:szCs w:val="18"/>
              </w:rPr>
              <w:t>10</w:t>
            </w:r>
            <w:r w:rsidR="00DB491F">
              <w:rPr>
                <w:sz w:val="18"/>
                <w:szCs w:val="18"/>
              </w:rPr>
              <w:t>.2)</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1B82C76" w14:textId="153CBCC8" w:rsidR="00E05082" w:rsidRPr="002E01AC" w:rsidRDefault="00E05082" w:rsidP="002E01AC">
            <w:pPr>
              <w:spacing w:after="0" w:line="240" w:lineRule="auto"/>
              <w:contextualSpacing/>
              <w:rPr>
                <w:color w:val="000000"/>
                <w:sz w:val="18"/>
                <w:szCs w:val="18"/>
              </w:rPr>
            </w:pPr>
            <w:r w:rsidRPr="002E01AC">
              <w:rPr>
                <w:sz w:val="18"/>
                <w:szCs w:val="18"/>
              </w:rPr>
              <w:t>1.</w:t>
            </w:r>
            <w:r w:rsidR="00755FCD">
              <w:rPr>
                <w:sz w:val="18"/>
                <w:szCs w:val="18"/>
              </w:rPr>
              <w:t>56</w:t>
            </w:r>
            <w:r w:rsidR="00755FCD" w:rsidRPr="002E01AC">
              <w:rPr>
                <w:sz w:val="18"/>
                <w:szCs w:val="18"/>
              </w:rPr>
              <w:t xml:space="preserve"> </w:t>
            </w:r>
            <w:r w:rsidRPr="002E01AC">
              <w:rPr>
                <w:sz w:val="18"/>
                <w:szCs w:val="18"/>
              </w:rPr>
              <w:t>(1.</w:t>
            </w:r>
            <w:r w:rsidR="00717BAB">
              <w:rPr>
                <w:sz w:val="18"/>
                <w:szCs w:val="18"/>
              </w:rPr>
              <w:t>25</w:t>
            </w:r>
            <w:r w:rsidRPr="002E01AC">
              <w:rPr>
                <w:sz w:val="18"/>
                <w:szCs w:val="18"/>
              </w:rPr>
              <w:t>–1.</w:t>
            </w:r>
            <w:r w:rsidR="00717BAB">
              <w:rPr>
                <w:sz w:val="18"/>
                <w:szCs w:val="18"/>
              </w:rPr>
              <w:t>87</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18E5B92" w14:textId="5268931C" w:rsidR="00E05082" w:rsidRPr="002E01AC" w:rsidRDefault="00E05082" w:rsidP="002E01AC">
            <w:pPr>
              <w:spacing w:after="0" w:line="240" w:lineRule="auto"/>
              <w:contextualSpacing/>
              <w:rPr>
                <w:color w:val="000000"/>
                <w:sz w:val="18"/>
                <w:szCs w:val="18"/>
              </w:rPr>
            </w:pPr>
            <w:r w:rsidRPr="002E01AC">
              <w:rPr>
                <w:sz w:val="18"/>
                <w:szCs w:val="18"/>
              </w:rPr>
              <w:t>1.</w:t>
            </w:r>
            <w:r w:rsidR="009322E9">
              <w:rPr>
                <w:sz w:val="18"/>
                <w:szCs w:val="18"/>
              </w:rPr>
              <w:t>58</w:t>
            </w:r>
            <w:r w:rsidR="009322E9" w:rsidRPr="002E01AC">
              <w:rPr>
                <w:sz w:val="18"/>
                <w:szCs w:val="18"/>
              </w:rPr>
              <w:t xml:space="preserve"> </w:t>
            </w:r>
            <w:r w:rsidRPr="002E01AC">
              <w:rPr>
                <w:sz w:val="18"/>
                <w:szCs w:val="18"/>
              </w:rPr>
              <w:t>(1.</w:t>
            </w:r>
            <w:r w:rsidR="00EE7FEC">
              <w:rPr>
                <w:sz w:val="18"/>
                <w:szCs w:val="18"/>
              </w:rPr>
              <w:t>24</w:t>
            </w:r>
            <w:r w:rsidRPr="002E01AC">
              <w:rPr>
                <w:sz w:val="18"/>
                <w:szCs w:val="18"/>
              </w:rPr>
              <w:t>–1.</w:t>
            </w:r>
            <w:r w:rsidR="00E8634D">
              <w:rPr>
                <w:sz w:val="18"/>
                <w:szCs w:val="18"/>
              </w:rPr>
              <w:t>88</w:t>
            </w:r>
            <w:r w:rsidRPr="002E01AC">
              <w:rPr>
                <w:sz w:val="18"/>
                <w:szCs w:val="18"/>
              </w:rPr>
              <w:t>)</w:t>
            </w:r>
          </w:p>
        </w:tc>
      </w:tr>
      <w:tr w:rsidR="00E05082" w:rsidRPr="00E03B11" w14:paraId="3C7A40F0"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8776A2E" w14:textId="701EE247" w:rsidR="00E05082" w:rsidRPr="009F0560" w:rsidRDefault="00904C30" w:rsidP="00E05082">
            <w:pPr>
              <w:spacing w:after="0" w:line="240" w:lineRule="auto"/>
              <w:contextualSpacing/>
              <w:rPr>
                <w:sz w:val="18"/>
                <w:szCs w:val="18"/>
              </w:rPr>
            </w:pPr>
            <w:proofErr w:type="spellStart"/>
            <w:r w:rsidRPr="002E01AC">
              <w:rPr>
                <w:sz w:val="18"/>
                <w:szCs w:val="18"/>
              </w:rPr>
              <w:t>CL</w:t>
            </w:r>
            <w:r>
              <w:rPr>
                <w:sz w:val="18"/>
                <w:szCs w:val="18"/>
                <w:vertAlign w:val="subscript"/>
              </w:rPr>
              <w:t>off</w:t>
            </w:r>
            <w:proofErr w:type="spellEnd"/>
            <w:r w:rsidR="0065700E">
              <w:rPr>
                <w:sz w:val="18"/>
                <w:szCs w:val="18"/>
                <w:vertAlign w:val="subscript"/>
                <w:lang w:val="fr-FR"/>
              </w:rPr>
              <w:t>-</w:t>
            </w:r>
            <w:r w:rsidR="00E05082" w:rsidRPr="002E01AC">
              <w:rPr>
                <w:sz w:val="18"/>
                <w:szCs w:val="18"/>
                <w:vertAlign w:val="subscript"/>
              </w:rPr>
              <w:t xml:space="preserve">CRRT </w:t>
            </w:r>
            <w:r w:rsidR="00E05082" w:rsidRPr="002E01AC">
              <w:rPr>
                <w:sz w:val="18"/>
                <w:szCs w:val="18"/>
              </w:rPr>
              <w:t>(L/h)</w:t>
            </w:r>
          </w:p>
        </w:tc>
        <w:tc>
          <w:tcPr>
            <w:tcW w:w="1220" w:type="pct"/>
            <w:tcBorders>
              <w:top w:val="nil"/>
              <w:left w:val="nil"/>
              <w:bottom w:val="nil"/>
              <w:right w:val="nil"/>
            </w:tcBorders>
            <w:shd w:val="clear" w:color="auto" w:fill="FFFFFF"/>
          </w:tcPr>
          <w:p w14:paraId="35BE4A04" w14:textId="0E0227C2" w:rsidR="00E05082" w:rsidRPr="002E01AC" w:rsidRDefault="00E05082" w:rsidP="002E01AC">
            <w:pPr>
              <w:spacing w:after="0" w:line="240" w:lineRule="auto"/>
              <w:ind w:left="170"/>
              <w:contextualSpacing/>
              <w:rPr>
                <w:sz w:val="18"/>
                <w:szCs w:val="18"/>
              </w:rPr>
            </w:pPr>
            <w:r w:rsidRPr="00BE0814">
              <w:rPr>
                <w:sz w:val="18"/>
                <w:szCs w:val="18"/>
              </w:rPr>
              <w:t>0.</w:t>
            </w:r>
            <w:r w:rsidR="00C1222A" w:rsidRPr="00BE0814">
              <w:rPr>
                <w:sz w:val="18"/>
                <w:szCs w:val="18"/>
              </w:rPr>
              <w:t>63</w:t>
            </w:r>
            <w:r w:rsidR="00C1222A">
              <w:rPr>
                <w:sz w:val="18"/>
                <w:szCs w:val="18"/>
              </w:rPr>
              <w:t>3</w:t>
            </w:r>
            <w:r w:rsidR="00C1222A" w:rsidRPr="00BE0814">
              <w:rPr>
                <w:sz w:val="18"/>
                <w:szCs w:val="18"/>
              </w:rPr>
              <w:t xml:space="preserve"> </w:t>
            </w:r>
            <w:r w:rsidR="008F2DC8">
              <w:rPr>
                <w:sz w:val="18"/>
                <w:szCs w:val="18"/>
              </w:rPr>
              <w:t>(5.</w:t>
            </w:r>
            <w:r w:rsidR="004014F9">
              <w:rPr>
                <w:sz w:val="18"/>
                <w:szCs w:val="18"/>
              </w:rPr>
              <w:t>4</w:t>
            </w:r>
            <w:r w:rsidR="008F2DC8">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02A3BD1" w14:textId="2D327D96" w:rsidR="00E05082" w:rsidRPr="002E01AC" w:rsidRDefault="00E05082" w:rsidP="002E01AC">
            <w:pPr>
              <w:spacing w:after="0" w:line="240" w:lineRule="auto"/>
              <w:contextualSpacing/>
              <w:rPr>
                <w:sz w:val="18"/>
                <w:szCs w:val="18"/>
              </w:rPr>
            </w:pPr>
            <w:r w:rsidRPr="002E01AC">
              <w:rPr>
                <w:sz w:val="18"/>
                <w:szCs w:val="18"/>
              </w:rPr>
              <w:t>0.</w:t>
            </w:r>
            <w:r w:rsidR="00B8608A" w:rsidRPr="002E01AC">
              <w:rPr>
                <w:sz w:val="18"/>
                <w:szCs w:val="18"/>
              </w:rPr>
              <w:t>6</w:t>
            </w:r>
            <w:r w:rsidR="00B8608A">
              <w:rPr>
                <w:sz w:val="18"/>
                <w:szCs w:val="18"/>
              </w:rPr>
              <w:t>14</w:t>
            </w:r>
            <w:r w:rsidR="00B8608A" w:rsidRPr="002E01AC">
              <w:rPr>
                <w:sz w:val="18"/>
                <w:szCs w:val="18"/>
              </w:rPr>
              <w:t xml:space="preserve"> </w:t>
            </w:r>
            <w:r w:rsidRPr="002E01AC">
              <w:rPr>
                <w:sz w:val="18"/>
                <w:szCs w:val="18"/>
              </w:rPr>
              <w:t>(0.</w:t>
            </w:r>
            <w:r w:rsidR="0018223B" w:rsidRPr="002E01AC">
              <w:rPr>
                <w:sz w:val="18"/>
                <w:szCs w:val="18"/>
              </w:rPr>
              <w:t>5</w:t>
            </w:r>
            <w:r w:rsidR="0018223B">
              <w:rPr>
                <w:sz w:val="18"/>
                <w:szCs w:val="18"/>
              </w:rPr>
              <w:t>48</w:t>
            </w:r>
            <w:r w:rsidRPr="002E01AC">
              <w:rPr>
                <w:sz w:val="18"/>
                <w:szCs w:val="18"/>
              </w:rPr>
              <w:t>–0.</w:t>
            </w:r>
            <w:r w:rsidR="0049426E" w:rsidRPr="002E01AC">
              <w:rPr>
                <w:sz w:val="18"/>
                <w:szCs w:val="18"/>
              </w:rPr>
              <w:t>6</w:t>
            </w:r>
            <w:r w:rsidR="0049426E">
              <w:rPr>
                <w:sz w:val="18"/>
                <w:szCs w:val="18"/>
              </w:rPr>
              <w:t>79</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4F459BE3" w14:textId="133D7A45" w:rsidR="00E05082" w:rsidRPr="002E01AC" w:rsidRDefault="00E05082" w:rsidP="002E01AC">
            <w:pPr>
              <w:spacing w:after="0" w:line="240" w:lineRule="auto"/>
              <w:contextualSpacing/>
              <w:rPr>
                <w:sz w:val="18"/>
                <w:szCs w:val="18"/>
              </w:rPr>
            </w:pPr>
            <w:r w:rsidRPr="002E01AC">
              <w:rPr>
                <w:sz w:val="18"/>
                <w:szCs w:val="18"/>
              </w:rPr>
              <w:t>0.</w:t>
            </w:r>
            <w:r w:rsidR="00813D80" w:rsidRPr="002E01AC">
              <w:rPr>
                <w:sz w:val="18"/>
                <w:szCs w:val="18"/>
              </w:rPr>
              <w:t>6</w:t>
            </w:r>
            <w:r w:rsidR="00813D80">
              <w:rPr>
                <w:sz w:val="18"/>
                <w:szCs w:val="18"/>
              </w:rPr>
              <w:t>14</w:t>
            </w:r>
            <w:r w:rsidR="00813D80" w:rsidRPr="002E01AC">
              <w:rPr>
                <w:sz w:val="18"/>
                <w:szCs w:val="18"/>
              </w:rPr>
              <w:t xml:space="preserve"> </w:t>
            </w:r>
            <w:r w:rsidRPr="002E01AC">
              <w:rPr>
                <w:sz w:val="18"/>
                <w:szCs w:val="18"/>
              </w:rPr>
              <w:t>(0.</w:t>
            </w:r>
            <w:r w:rsidR="00034514" w:rsidRPr="002E01AC">
              <w:rPr>
                <w:sz w:val="18"/>
                <w:szCs w:val="18"/>
              </w:rPr>
              <w:t>5</w:t>
            </w:r>
            <w:r w:rsidR="00034514">
              <w:rPr>
                <w:sz w:val="18"/>
                <w:szCs w:val="18"/>
              </w:rPr>
              <w:t>50</w:t>
            </w:r>
            <w:r w:rsidRPr="002E01AC">
              <w:rPr>
                <w:sz w:val="18"/>
                <w:szCs w:val="18"/>
              </w:rPr>
              <w:t>–0.</w:t>
            </w:r>
            <w:r w:rsidR="00A71709">
              <w:rPr>
                <w:sz w:val="18"/>
                <w:szCs w:val="18"/>
              </w:rPr>
              <w:t>676</w:t>
            </w:r>
            <w:r w:rsidRPr="002E01AC">
              <w:rPr>
                <w:sz w:val="18"/>
                <w:szCs w:val="18"/>
              </w:rPr>
              <w:t>)</w:t>
            </w:r>
          </w:p>
        </w:tc>
      </w:tr>
      <w:tr w:rsidR="00E05082" w:rsidRPr="00E03B11" w14:paraId="11AA180F"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3CDB09EC" w14:textId="65040BB1" w:rsidR="00E05082" w:rsidRPr="009F0560" w:rsidRDefault="00E05082" w:rsidP="00E05082">
            <w:pPr>
              <w:spacing w:after="0" w:line="240" w:lineRule="auto"/>
              <w:ind w:left="267"/>
              <w:contextualSpacing/>
              <w:rPr>
                <w:sz w:val="18"/>
                <w:szCs w:val="18"/>
              </w:rPr>
            </w:pPr>
            <w:proofErr w:type="spellStart"/>
            <w:r w:rsidRPr="002E01AC">
              <w:rPr>
                <w:sz w:val="18"/>
                <w:szCs w:val="18"/>
              </w:rPr>
              <w:t>eGFR</w:t>
            </w:r>
            <w:r w:rsidRPr="002E01AC">
              <w:rPr>
                <w:sz w:val="18"/>
                <w:szCs w:val="18"/>
                <w:vertAlign w:val="subscript"/>
              </w:rPr>
              <w:t>CKD</w:t>
            </w:r>
            <w:proofErr w:type="spellEnd"/>
            <w:r w:rsidRPr="002E01AC">
              <w:rPr>
                <w:sz w:val="18"/>
                <w:szCs w:val="18"/>
                <w:vertAlign w:val="subscript"/>
              </w:rPr>
              <w:t>-EPI</w:t>
            </w:r>
            <w:r w:rsidRPr="002E01AC">
              <w:rPr>
                <w:sz w:val="18"/>
                <w:szCs w:val="18"/>
              </w:rPr>
              <w:t xml:space="preserve"> on </w:t>
            </w:r>
            <w:proofErr w:type="spellStart"/>
            <w:r w:rsidR="00AF0391" w:rsidRPr="002E01AC">
              <w:rPr>
                <w:sz w:val="18"/>
                <w:szCs w:val="18"/>
              </w:rPr>
              <w:t>CL</w:t>
            </w:r>
            <w:r w:rsidR="00AF0391">
              <w:rPr>
                <w:sz w:val="18"/>
                <w:szCs w:val="18"/>
                <w:vertAlign w:val="subscript"/>
              </w:rPr>
              <w:t>off</w:t>
            </w:r>
            <w:proofErr w:type="spellEnd"/>
            <w:r w:rsidRPr="002E01AC">
              <w:rPr>
                <w:sz w:val="18"/>
                <w:szCs w:val="18"/>
                <w:vertAlign w:val="subscript"/>
              </w:rPr>
              <w:t>-CRRT</w:t>
            </w:r>
          </w:p>
        </w:tc>
        <w:tc>
          <w:tcPr>
            <w:tcW w:w="1220" w:type="pct"/>
            <w:tcBorders>
              <w:top w:val="nil"/>
              <w:left w:val="nil"/>
              <w:bottom w:val="nil"/>
              <w:right w:val="nil"/>
            </w:tcBorders>
            <w:shd w:val="clear" w:color="auto" w:fill="FFFFFF"/>
          </w:tcPr>
          <w:p w14:paraId="3919F920" w14:textId="6DE53945" w:rsidR="00E05082" w:rsidRPr="002E01AC" w:rsidRDefault="00E05082"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4771479" w14:textId="03DE1743" w:rsidR="00E05082" w:rsidRPr="002E01AC" w:rsidRDefault="00E05082" w:rsidP="002E01AC">
            <w:pPr>
              <w:spacing w:after="0" w:line="240" w:lineRule="auto"/>
              <w:contextualSpacing/>
              <w:rPr>
                <w:sz w:val="18"/>
                <w:szCs w:val="18"/>
              </w:rPr>
            </w:pPr>
            <w:r w:rsidRPr="002E01AC">
              <w:rPr>
                <w:sz w:val="18"/>
                <w:szCs w:val="18"/>
              </w:rPr>
              <w:t>0.</w:t>
            </w:r>
            <w:r w:rsidR="00205626">
              <w:rPr>
                <w:sz w:val="18"/>
                <w:szCs w:val="18"/>
              </w:rPr>
              <w:t>53</w:t>
            </w:r>
            <w:r w:rsidR="00931589">
              <w:rPr>
                <w:sz w:val="18"/>
                <w:szCs w:val="18"/>
              </w:rPr>
              <w:t>2</w:t>
            </w:r>
            <w:r w:rsidR="00205626" w:rsidRPr="002E01AC">
              <w:rPr>
                <w:sz w:val="18"/>
                <w:szCs w:val="18"/>
              </w:rPr>
              <w:t xml:space="preserve"> </w:t>
            </w:r>
            <w:r w:rsidRPr="002E01AC">
              <w:rPr>
                <w:sz w:val="18"/>
                <w:szCs w:val="18"/>
              </w:rPr>
              <w:t>(0.</w:t>
            </w:r>
            <w:r w:rsidR="00F4705D" w:rsidRPr="002E01AC">
              <w:rPr>
                <w:sz w:val="18"/>
                <w:szCs w:val="18"/>
              </w:rPr>
              <w:t>1</w:t>
            </w:r>
            <w:r w:rsidR="00F4705D">
              <w:rPr>
                <w:sz w:val="18"/>
                <w:szCs w:val="18"/>
              </w:rPr>
              <w:t>3</w:t>
            </w:r>
            <w:r w:rsidR="00D27E08">
              <w:rPr>
                <w:sz w:val="18"/>
                <w:szCs w:val="18"/>
              </w:rPr>
              <w:t>1</w:t>
            </w:r>
            <w:r w:rsidRPr="002E01AC">
              <w:rPr>
                <w:sz w:val="18"/>
                <w:szCs w:val="18"/>
              </w:rPr>
              <w:t>–0.</w:t>
            </w:r>
            <w:r w:rsidR="00F4705D">
              <w:rPr>
                <w:sz w:val="18"/>
                <w:szCs w:val="18"/>
              </w:rPr>
              <w:t>93</w:t>
            </w:r>
            <w:r w:rsidR="00D27E08">
              <w:rPr>
                <w:sz w:val="18"/>
                <w:szCs w:val="18"/>
              </w:rPr>
              <w:t>3</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759233F" w14:textId="03A92C40" w:rsidR="00E05082" w:rsidRPr="002E01AC" w:rsidRDefault="00E05082" w:rsidP="002E01AC">
            <w:pPr>
              <w:spacing w:after="0" w:line="240" w:lineRule="auto"/>
              <w:contextualSpacing/>
              <w:rPr>
                <w:sz w:val="18"/>
                <w:szCs w:val="18"/>
              </w:rPr>
            </w:pPr>
            <w:r w:rsidRPr="002E01AC">
              <w:rPr>
                <w:sz w:val="18"/>
                <w:szCs w:val="18"/>
              </w:rPr>
              <w:t>0.</w:t>
            </w:r>
            <w:r w:rsidR="00092DAC">
              <w:rPr>
                <w:sz w:val="18"/>
                <w:szCs w:val="18"/>
              </w:rPr>
              <w:t>512</w:t>
            </w:r>
            <w:r w:rsidR="00092DAC" w:rsidRPr="002E01AC">
              <w:rPr>
                <w:sz w:val="18"/>
                <w:szCs w:val="18"/>
              </w:rPr>
              <w:t xml:space="preserve"> </w:t>
            </w:r>
            <w:r w:rsidRPr="002E01AC">
              <w:rPr>
                <w:sz w:val="18"/>
                <w:szCs w:val="18"/>
              </w:rPr>
              <w:t>(0.</w:t>
            </w:r>
            <w:r w:rsidR="001439A0">
              <w:rPr>
                <w:sz w:val="18"/>
                <w:szCs w:val="18"/>
              </w:rPr>
              <w:t>222</w:t>
            </w:r>
            <w:r w:rsidRPr="002E01AC">
              <w:rPr>
                <w:sz w:val="18"/>
                <w:szCs w:val="18"/>
              </w:rPr>
              <w:t>–0.</w:t>
            </w:r>
            <w:r w:rsidR="00C75815" w:rsidRPr="002E01AC">
              <w:rPr>
                <w:sz w:val="18"/>
                <w:szCs w:val="18"/>
              </w:rPr>
              <w:t>8</w:t>
            </w:r>
            <w:r w:rsidR="00C75815">
              <w:rPr>
                <w:sz w:val="18"/>
                <w:szCs w:val="18"/>
              </w:rPr>
              <w:t>79</w:t>
            </w:r>
            <w:r w:rsidRPr="002E01AC">
              <w:rPr>
                <w:sz w:val="18"/>
                <w:szCs w:val="18"/>
              </w:rPr>
              <w:t>)</w:t>
            </w:r>
          </w:p>
        </w:tc>
      </w:tr>
      <w:tr w:rsidR="00E1478F" w:rsidRPr="00E03B11" w14:paraId="2E4C418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A2D0C7" w14:textId="42A06E33" w:rsidR="00E1478F" w:rsidRPr="009F0560" w:rsidRDefault="00E1478F" w:rsidP="00E1478F">
            <w:pPr>
              <w:spacing w:after="0" w:line="240" w:lineRule="auto"/>
              <w:contextualSpacing/>
              <w:rPr>
                <w:sz w:val="18"/>
                <w:szCs w:val="18"/>
              </w:rPr>
            </w:pPr>
            <w:proofErr w:type="spellStart"/>
            <w:r w:rsidRPr="002E01AC">
              <w:rPr>
                <w:sz w:val="18"/>
                <w:szCs w:val="18"/>
              </w:rPr>
              <w:t>V</w:t>
            </w:r>
            <w:r>
              <w:rPr>
                <w:sz w:val="18"/>
                <w:szCs w:val="18"/>
              </w:rPr>
              <w:t>c</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4569A7B4" w14:textId="732F3AF2" w:rsidR="00E1478F" w:rsidRPr="002E01AC" w:rsidRDefault="00E1478F" w:rsidP="002E01AC">
            <w:pPr>
              <w:spacing w:after="0" w:line="240" w:lineRule="auto"/>
              <w:ind w:left="170"/>
              <w:contextualSpacing/>
              <w:rPr>
                <w:sz w:val="18"/>
                <w:szCs w:val="18"/>
              </w:rPr>
            </w:pPr>
            <w:r w:rsidRPr="00BE0814">
              <w:rPr>
                <w:sz w:val="18"/>
                <w:szCs w:val="18"/>
              </w:rPr>
              <w:t>38.</w:t>
            </w:r>
            <w:r w:rsidR="00CA1EB1">
              <w:rPr>
                <w:sz w:val="18"/>
                <w:szCs w:val="18"/>
              </w:rPr>
              <w:t xml:space="preserve">7 </w:t>
            </w:r>
            <w:r w:rsidR="0096184E">
              <w:rPr>
                <w:sz w:val="18"/>
                <w:szCs w:val="18"/>
              </w:rPr>
              <w:t>(</w:t>
            </w:r>
            <w:r w:rsidR="00071E8D">
              <w:rPr>
                <w:sz w:val="18"/>
                <w:szCs w:val="18"/>
              </w:rPr>
              <w:t>8</w:t>
            </w:r>
            <w:r w:rsidR="0096184E" w:rsidRPr="0096184E">
              <w:rPr>
                <w:sz w:val="18"/>
                <w:szCs w:val="18"/>
              </w:rPr>
              <w:t>.</w:t>
            </w:r>
            <w:r w:rsidR="00071E8D">
              <w:rPr>
                <w:sz w:val="18"/>
                <w:szCs w:val="18"/>
              </w:rPr>
              <w:t>1</w:t>
            </w:r>
            <w:r w:rsidR="0096184E">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537D56" w14:textId="3E154BA2" w:rsidR="00E1478F" w:rsidRPr="002E01AC" w:rsidRDefault="00C77B05"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8608D1" w:rsidRPr="002E01AC">
              <w:rPr>
                <w:sz w:val="18"/>
                <w:szCs w:val="18"/>
              </w:rPr>
              <w:t>3</w:t>
            </w:r>
            <w:r w:rsidR="008608D1">
              <w:rPr>
                <w:sz w:val="18"/>
                <w:szCs w:val="18"/>
              </w:rPr>
              <w:t>3</w:t>
            </w:r>
            <w:r w:rsidR="00E1478F" w:rsidRPr="002E01AC">
              <w:rPr>
                <w:sz w:val="18"/>
                <w:szCs w:val="18"/>
              </w:rPr>
              <w:t>.</w:t>
            </w:r>
            <w:r w:rsidR="008608D1">
              <w:rPr>
                <w:sz w:val="18"/>
                <w:szCs w:val="18"/>
              </w:rPr>
              <w:t>1</w:t>
            </w:r>
            <w:r w:rsidR="00E1478F" w:rsidRPr="002E01AC">
              <w:rPr>
                <w:sz w:val="18"/>
                <w:szCs w:val="18"/>
              </w:rPr>
              <w:t>–45.</w:t>
            </w:r>
            <w:r w:rsidR="00213888">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AFBF0A7" w14:textId="514AEF73" w:rsidR="00E1478F" w:rsidRPr="002E01AC" w:rsidRDefault="00CC74C9" w:rsidP="002E01AC">
            <w:pPr>
              <w:spacing w:after="0" w:line="240" w:lineRule="auto"/>
              <w:contextualSpacing/>
              <w:rPr>
                <w:sz w:val="18"/>
                <w:szCs w:val="18"/>
              </w:rPr>
            </w:pPr>
            <w:r w:rsidRPr="002E01AC">
              <w:rPr>
                <w:sz w:val="18"/>
                <w:szCs w:val="18"/>
              </w:rPr>
              <w:t>3</w:t>
            </w:r>
            <w:r>
              <w:rPr>
                <w:sz w:val="18"/>
                <w:szCs w:val="18"/>
              </w:rPr>
              <w:t>9</w:t>
            </w:r>
            <w:r w:rsidR="00E1478F" w:rsidRPr="002E01AC">
              <w:rPr>
                <w:sz w:val="18"/>
                <w:szCs w:val="18"/>
              </w:rPr>
              <w:t>.</w:t>
            </w:r>
            <w:r>
              <w:rPr>
                <w:sz w:val="18"/>
                <w:szCs w:val="18"/>
              </w:rPr>
              <w:t>0</w:t>
            </w:r>
            <w:r w:rsidRPr="002E01AC">
              <w:rPr>
                <w:sz w:val="18"/>
                <w:szCs w:val="18"/>
              </w:rPr>
              <w:t xml:space="preserve"> </w:t>
            </w:r>
            <w:r w:rsidR="00E1478F" w:rsidRPr="002E01AC">
              <w:rPr>
                <w:sz w:val="18"/>
                <w:szCs w:val="18"/>
              </w:rPr>
              <w:t>(</w:t>
            </w:r>
            <w:r w:rsidR="009B5B7A">
              <w:rPr>
                <w:sz w:val="18"/>
                <w:szCs w:val="18"/>
              </w:rPr>
              <w:t>32.0</w:t>
            </w:r>
            <w:r w:rsidR="00E1478F" w:rsidRPr="002E01AC">
              <w:rPr>
                <w:sz w:val="18"/>
                <w:szCs w:val="18"/>
              </w:rPr>
              <w:t>–</w:t>
            </w:r>
            <w:r w:rsidR="00CF5A2A">
              <w:rPr>
                <w:sz w:val="18"/>
                <w:szCs w:val="18"/>
              </w:rPr>
              <w:t>45</w:t>
            </w:r>
            <w:r w:rsidR="00E1478F" w:rsidRPr="002E01AC">
              <w:rPr>
                <w:sz w:val="18"/>
                <w:szCs w:val="18"/>
              </w:rPr>
              <w:t>.</w:t>
            </w:r>
            <w:r w:rsidR="00CF5A2A">
              <w:rPr>
                <w:sz w:val="18"/>
                <w:szCs w:val="18"/>
              </w:rPr>
              <w:t>7</w:t>
            </w:r>
            <w:r w:rsidR="00E1478F" w:rsidRPr="002E01AC">
              <w:rPr>
                <w:sz w:val="18"/>
                <w:szCs w:val="18"/>
              </w:rPr>
              <w:t>)</w:t>
            </w:r>
          </w:p>
        </w:tc>
      </w:tr>
      <w:tr w:rsidR="00E1478F" w:rsidRPr="00E03B11" w14:paraId="766CD9A8"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051E456C" w14:textId="77777777" w:rsidR="00E1478F" w:rsidRPr="009F0560" w:rsidRDefault="00E1478F" w:rsidP="00E1478F">
            <w:pPr>
              <w:spacing w:after="0" w:line="240" w:lineRule="auto"/>
              <w:ind w:left="267"/>
              <w:contextualSpacing/>
              <w:rPr>
                <w:sz w:val="18"/>
                <w:szCs w:val="18"/>
              </w:rPr>
            </w:pPr>
            <w:r w:rsidRPr="002E01AC">
              <w:rPr>
                <w:sz w:val="18"/>
                <w:szCs w:val="18"/>
              </w:rPr>
              <w:t xml:space="preserve">BW on </w:t>
            </w:r>
            <w:proofErr w:type="spellStart"/>
            <w:r w:rsidRPr="002E01AC">
              <w:rPr>
                <w:sz w:val="18"/>
                <w:szCs w:val="18"/>
              </w:rPr>
              <w:t>Vc</w:t>
            </w:r>
            <w:proofErr w:type="spellEnd"/>
          </w:p>
        </w:tc>
        <w:tc>
          <w:tcPr>
            <w:tcW w:w="1220" w:type="pct"/>
            <w:tcBorders>
              <w:top w:val="nil"/>
              <w:left w:val="nil"/>
              <w:bottom w:val="nil"/>
              <w:right w:val="nil"/>
            </w:tcBorders>
            <w:shd w:val="clear" w:color="auto" w:fill="FFFFFF"/>
          </w:tcPr>
          <w:p w14:paraId="3E7A13EF" w14:textId="30BB742F" w:rsidR="00E1478F" w:rsidRPr="002E01AC" w:rsidRDefault="00E1478F" w:rsidP="002E01AC">
            <w:pPr>
              <w:spacing w:after="0" w:line="240" w:lineRule="auto"/>
              <w:ind w:left="170"/>
              <w:contextualSpacing/>
              <w:rPr>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C5B8D64" w14:textId="798B1E63" w:rsidR="00E1478F" w:rsidRPr="002E01AC" w:rsidRDefault="00D57E99" w:rsidP="002E01AC">
            <w:pPr>
              <w:spacing w:after="0" w:line="240" w:lineRule="auto"/>
              <w:contextualSpacing/>
              <w:rPr>
                <w:sz w:val="18"/>
                <w:szCs w:val="18"/>
              </w:rPr>
            </w:pPr>
            <w:r>
              <w:rPr>
                <w:sz w:val="18"/>
                <w:szCs w:val="18"/>
              </w:rPr>
              <w:t>0</w:t>
            </w:r>
            <w:r w:rsidR="00E1478F" w:rsidRPr="002E01AC">
              <w:rPr>
                <w:sz w:val="18"/>
                <w:szCs w:val="18"/>
              </w:rPr>
              <w:t>.</w:t>
            </w:r>
            <w:r>
              <w:rPr>
                <w:sz w:val="18"/>
                <w:szCs w:val="18"/>
              </w:rPr>
              <w:t>9</w:t>
            </w:r>
            <w:r w:rsidR="0045684F">
              <w:rPr>
                <w:sz w:val="18"/>
                <w:szCs w:val="18"/>
              </w:rPr>
              <w:t>08</w:t>
            </w:r>
            <w:r w:rsidRPr="002E01AC">
              <w:rPr>
                <w:sz w:val="18"/>
                <w:szCs w:val="18"/>
              </w:rPr>
              <w:t xml:space="preserve"> </w:t>
            </w:r>
            <w:r w:rsidR="00E1478F" w:rsidRPr="002E01AC">
              <w:rPr>
                <w:sz w:val="18"/>
                <w:szCs w:val="18"/>
              </w:rPr>
              <w:t>(0.</w:t>
            </w:r>
            <w:r w:rsidR="00995036">
              <w:rPr>
                <w:sz w:val="18"/>
                <w:szCs w:val="18"/>
              </w:rPr>
              <w:t>498</w:t>
            </w:r>
            <w:r w:rsidR="00E1478F" w:rsidRPr="002E01AC">
              <w:rPr>
                <w:sz w:val="18"/>
                <w:szCs w:val="18"/>
              </w:rPr>
              <w:t>–1.</w:t>
            </w:r>
            <w:r w:rsidR="00C96CB5">
              <w:rPr>
                <w:sz w:val="18"/>
                <w:szCs w:val="18"/>
              </w:rPr>
              <w:t>317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F4C1FCE" w14:textId="7C761955" w:rsidR="00E1478F" w:rsidRPr="002E01AC" w:rsidRDefault="00D0235F" w:rsidP="002E01AC">
            <w:pPr>
              <w:spacing w:after="0" w:line="240" w:lineRule="auto"/>
              <w:contextualSpacing/>
              <w:rPr>
                <w:sz w:val="18"/>
                <w:szCs w:val="18"/>
              </w:rPr>
            </w:pPr>
            <w:r>
              <w:rPr>
                <w:sz w:val="18"/>
                <w:szCs w:val="18"/>
              </w:rPr>
              <w:t>0</w:t>
            </w:r>
            <w:r w:rsidR="00E1478F" w:rsidRPr="002E01AC">
              <w:rPr>
                <w:sz w:val="18"/>
                <w:szCs w:val="18"/>
              </w:rPr>
              <w:t>.</w:t>
            </w:r>
            <w:r w:rsidR="001E5FB3">
              <w:rPr>
                <w:sz w:val="18"/>
                <w:szCs w:val="18"/>
              </w:rPr>
              <w:t>906</w:t>
            </w:r>
            <w:r w:rsidR="001E5FB3" w:rsidRPr="002E01AC">
              <w:rPr>
                <w:sz w:val="18"/>
                <w:szCs w:val="18"/>
              </w:rPr>
              <w:t xml:space="preserve"> </w:t>
            </w:r>
            <w:r w:rsidR="00E1478F" w:rsidRPr="002E01AC">
              <w:rPr>
                <w:sz w:val="18"/>
                <w:szCs w:val="18"/>
              </w:rPr>
              <w:t>(0.</w:t>
            </w:r>
            <w:r w:rsidR="00D61CA7">
              <w:rPr>
                <w:sz w:val="18"/>
                <w:szCs w:val="18"/>
              </w:rPr>
              <w:t>508</w:t>
            </w:r>
            <w:r w:rsidR="00E1478F" w:rsidRPr="002E01AC">
              <w:rPr>
                <w:sz w:val="18"/>
                <w:szCs w:val="18"/>
              </w:rPr>
              <w:t>–1.</w:t>
            </w:r>
            <w:r w:rsidR="00250A6A">
              <w:rPr>
                <w:sz w:val="18"/>
                <w:szCs w:val="18"/>
              </w:rPr>
              <w:t>328</w:t>
            </w:r>
            <w:r w:rsidR="00E1478F" w:rsidRPr="002E01AC">
              <w:rPr>
                <w:sz w:val="18"/>
                <w:szCs w:val="18"/>
              </w:rPr>
              <w:t>)</w:t>
            </w:r>
          </w:p>
        </w:tc>
      </w:tr>
      <w:tr w:rsidR="00E1478F" w:rsidRPr="00E03B11" w14:paraId="6B72706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1D154155" w14:textId="77777777" w:rsidR="00E1478F" w:rsidRPr="009F0560" w:rsidRDefault="00E1478F" w:rsidP="00E1478F">
            <w:pPr>
              <w:spacing w:after="0" w:line="240" w:lineRule="auto"/>
              <w:contextualSpacing/>
              <w:rPr>
                <w:sz w:val="18"/>
                <w:szCs w:val="18"/>
              </w:rPr>
            </w:pPr>
            <w:r w:rsidRPr="002E01AC">
              <w:rPr>
                <w:sz w:val="18"/>
                <w:szCs w:val="18"/>
              </w:rPr>
              <w:t>Q (L/h)</w:t>
            </w:r>
          </w:p>
        </w:tc>
        <w:tc>
          <w:tcPr>
            <w:tcW w:w="1220" w:type="pct"/>
            <w:tcBorders>
              <w:top w:val="nil"/>
              <w:left w:val="nil"/>
              <w:bottom w:val="nil"/>
              <w:right w:val="nil"/>
            </w:tcBorders>
            <w:shd w:val="clear" w:color="auto" w:fill="FFFFFF"/>
          </w:tcPr>
          <w:p w14:paraId="48E6E83C" w14:textId="293F708B" w:rsidR="00E1478F" w:rsidRPr="002E01AC" w:rsidRDefault="00E1478F" w:rsidP="002E01AC">
            <w:pPr>
              <w:spacing w:after="0" w:line="240" w:lineRule="auto"/>
              <w:ind w:left="170"/>
              <w:contextualSpacing/>
              <w:rPr>
                <w:sz w:val="18"/>
                <w:szCs w:val="18"/>
              </w:rPr>
            </w:pPr>
            <w:r w:rsidRPr="00BE0814">
              <w:rPr>
                <w:sz w:val="18"/>
                <w:szCs w:val="18"/>
              </w:rPr>
              <w:t>13.</w:t>
            </w:r>
            <w:r w:rsidR="002919B4">
              <w:rPr>
                <w:sz w:val="18"/>
                <w:szCs w:val="18"/>
              </w:rPr>
              <w:t xml:space="preserve">5 </w:t>
            </w:r>
            <w:r w:rsidR="00EC632A">
              <w:rPr>
                <w:sz w:val="18"/>
                <w:szCs w:val="18"/>
              </w:rPr>
              <w:t>(</w:t>
            </w:r>
            <w:r w:rsidR="00E76B83">
              <w:rPr>
                <w:sz w:val="18"/>
                <w:szCs w:val="18"/>
              </w:rPr>
              <w:t>32.8</w:t>
            </w:r>
            <w:r w:rsidR="00EC632A">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D681658" w14:textId="1884EA78" w:rsidR="00E1478F" w:rsidRPr="002E01AC" w:rsidRDefault="00E1478F" w:rsidP="002E01AC">
            <w:pPr>
              <w:spacing w:after="0" w:line="240" w:lineRule="auto"/>
              <w:contextualSpacing/>
              <w:rPr>
                <w:sz w:val="18"/>
                <w:szCs w:val="18"/>
              </w:rPr>
            </w:pPr>
            <w:r w:rsidRPr="002E01AC">
              <w:rPr>
                <w:sz w:val="18"/>
                <w:szCs w:val="18"/>
              </w:rPr>
              <w:t>12.</w:t>
            </w:r>
            <w:r w:rsidR="0036187B">
              <w:rPr>
                <w:sz w:val="18"/>
                <w:szCs w:val="18"/>
              </w:rPr>
              <w:t>1</w:t>
            </w:r>
            <w:r w:rsidR="0036187B" w:rsidRPr="002E01AC">
              <w:rPr>
                <w:sz w:val="18"/>
                <w:szCs w:val="18"/>
              </w:rPr>
              <w:t xml:space="preserve"> </w:t>
            </w:r>
            <w:r w:rsidRPr="002E01AC">
              <w:rPr>
                <w:sz w:val="18"/>
                <w:szCs w:val="18"/>
              </w:rPr>
              <w:t>(</w:t>
            </w:r>
            <w:r w:rsidR="00DC54CB">
              <w:rPr>
                <w:sz w:val="18"/>
                <w:szCs w:val="18"/>
              </w:rPr>
              <w:t>3</w:t>
            </w:r>
            <w:r w:rsidRPr="002E01AC">
              <w:rPr>
                <w:sz w:val="18"/>
                <w:szCs w:val="18"/>
              </w:rPr>
              <w:t>.7–</w:t>
            </w:r>
            <w:r w:rsidR="00DC54CB" w:rsidRPr="002E01AC">
              <w:rPr>
                <w:sz w:val="18"/>
                <w:szCs w:val="18"/>
              </w:rPr>
              <w:t>2</w:t>
            </w:r>
            <w:r w:rsidR="00DC54CB">
              <w:rPr>
                <w:sz w:val="18"/>
                <w:szCs w:val="18"/>
              </w:rPr>
              <w:t>0</w:t>
            </w:r>
            <w:r w:rsidRPr="002E01AC">
              <w:rPr>
                <w:sz w:val="18"/>
                <w:szCs w:val="18"/>
              </w:rPr>
              <w:t>.</w:t>
            </w:r>
            <w:r w:rsidR="00DC54CB">
              <w:rPr>
                <w:sz w:val="18"/>
                <w:szCs w:val="18"/>
              </w:rPr>
              <w:t>5</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7D2E11EB" w14:textId="3466C0D9" w:rsidR="00E1478F" w:rsidRPr="002E01AC" w:rsidRDefault="00E1478F" w:rsidP="002E01AC">
            <w:pPr>
              <w:spacing w:after="0" w:line="240" w:lineRule="auto"/>
              <w:contextualSpacing/>
              <w:rPr>
                <w:sz w:val="18"/>
                <w:szCs w:val="18"/>
              </w:rPr>
            </w:pPr>
            <w:r w:rsidRPr="002E01AC">
              <w:rPr>
                <w:sz w:val="18"/>
                <w:szCs w:val="18"/>
              </w:rPr>
              <w:t>12.0 (</w:t>
            </w:r>
            <w:r w:rsidR="00C2109E">
              <w:rPr>
                <w:sz w:val="18"/>
                <w:szCs w:val="18"/>
              </w:rPr>
              <w:t>3</w:t>
            </w:r>
            <w:r w:rsidRPr="002E01AC">
              <w:rPr>
                <w:sz w:val="18"/>
                <w:szCs w:val="18"/>
              </w:rPr>
              <w:t>.</w:t>
            </w:r>
            <w:r w:rsidR="00C2109E">
              <w:rPr>
                <w:sz w:val="18"/>
                <w:szCs w:val="18"/>
              </w:rPr>
              <w:t>8</w:t>
            </w:r>
            <w:r w:rsidRPr="002E01AC">
              <w:rPr>
                <w:sz w:val="18"/>
                <w:szCs w:val="18"/>
              </w:rPr>
              <w:t>–28.</w:t>
            </w:r>
            <w:r w:rsidR="008E5307">
              <w:rPr>
                <w:sz w:val="18"/>
                <w:szCs w:val="18"/>
              </w:rPr>
              <w:t>2</w:t>
            </w:r>
            <w:r w:rsidRPr="002E01AC">
              <w:rPr>
                <w:sz w:val="18"/>
                <w:szCs w:val="18"/>
              </w:rPr>
              <w:t>)</w:t>
            </w:r>
          </w:p>
        </w:tc>
      </w:tr>
      <w:tr w:rsidR="00E1478F" w:rsidRPr="00E03B11" w14:paraId="0BE7361C"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23E99572" w14:textId="77777777" w:rsidR="00E1478F" w:rsidRPr="009F0560" w:rsidRDefault="00E1478F" w:rsidP="00E1478F">
            <w:pPr>
              <w:spacing w:after="0" w:line="240" w:lineRule="auto"/>
              <w:contextualSpacing/>
              <w:rPr>
                <w:sz w:val="18"/>
                <w:szCs w:val="18"/>
              </w:rPr>
            </w:pPr>
            <w:proofErr w:type="spellStart"/>
            <w:r w:rsidRPr="002E01AC">
              <w:rPr>
                <w:sz w:val="18"/>
                <w:szCs w:val="18"/>
              </w:rPr>
              <w:t>V</w:t>
            </w:r>
            <w:r w:rsidRPr="002E01AC">
              <w:rPr>
                <w:sz w:val="18"/>
                <w:szCs w:val="18"/>
                <w:vertAlign w:val="subscript"/>
              </w:rPr>
              <w:t>p</w:t>
            </w:r>
            <w:proofErr w:type="spellEnd"/>
            <w:r w:rsidRPr="002E01AC">
              <w:rPr>
                <w:sz w:val="18"/>
                <w:szCs w:val="18"/>
              </w:rPr>
              <w:t xml:space="preserve"> (L)</w:t>
            </w:r>
          </w:p>
        </w:tc>
        <w:tc>
          <w:tcPr>
            <w:tcW w:w="1220" w:type="pct"/>
            <w:tcBorders>
              <w:top w:val="nil"/>
              <w:left w:val="nil"/>
              <w:bottom w:val="nil"/>
              <w:right w:val="nil"/>
            </w:tcBorders>
            <w:shd w:val="clear" w:color="auto" w:fill="FFFFFF"/>
          </w:tcPr>
          <w:p w14:paraId="204F58B8" w14:textId="7D116AC8" w:rsidR="00E1478F" w:rsidRPr="002E01AC" w:rsidRDefault="00E1478F" w:rsidP="002E01AC">
            <w:pPr>
              <w:spacing w:after="0" w:line="240" w:lineRule="auto"/>
              <w:ind w:left="170"/>
              <w:contextualSpacing/>
              <w:rPr>
                <w:sz w:val="18"/>
                <w:szCs w:val="18"/>
              </w:rPr>
            </w:pPr>
            <w:r w:rsidRPr="00BE0814">
              <w:rPr>
                <w:sz w:val="18"/>
                <w:szCs w:val="18"/>
              </w:rPr>
              <w:t>8.</w:t>
            </w:r>
            <w:r w:rsidR="003A2642">
              <w:rPr>
                <w:sz w:val="18"/>
                <w:szCs w:val="18"/>
              </w:rPr>
              <w:t xml:space="preserve">66 </w:t>
            </w:r>
            <w:r w:rsidR="003B18FE">
              <w:rPr>
                <w:sz w:val="18"/>
                <w:szCs w:val="18"/>
              </w:rPr>
              <w:t>(</w:t>
            </w:r>
            <w:r w:rsidR="005B381D">
              <w:rPr>
                <w:sz w:val="18"/>
                <w:szCs w:val="18"/>
              </w:rPr>
              <w:t>32</w:t>
            </w:r>
            <w:r w:rsidR="003B18FE">
              <w:rPr>
                <w:sz w:val="18"/>
                <w:szCs w:val="18"/>
              </w:rPr>
              <w:t>.9)</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1F0B45F7" w14:textId="7BA7F4B2" w:rsidR="00E1478F" w:rsidRPr="002E01AC" w:rsidRDefault="00E1478F" w:rsidP="002E01AC">
            <w:pPr>
              <w:spacing w:after="0" w:line="240" w:lineRule="auto"/>
              <w:contextualSpacing/>
              <w:rPr>
                <w:sz w:val="18"/>
                <w:szCs w:val="18"/>
              </w:rPr>
            </w:pPr>
            <w:r w:rsidRPr="002E01AC">
              <w:rPr>
                <w:sz w:val="18"/>
                <w:szCs w:val="18"/>
              </w:rPr>
              <w:t>8.</w:t>
            </w:r>
            <w:r w:rsidR="00CA46A1">
              <w:rPr>
                <w:sz w:val="18"/>
                <w:szCs w:val="18"/>
              </w:rPr>
              <w:t>47</w:t>
            </w:r>
            <w:r w:rsidR="00CA46A1" w:rsidRPr="002E01AC">
              <w:rPr>
                <w:sz w:val="18"/>
                <w:szCs w:val="18"/>
              </w:rPr>
              <w:t xml:space="preserve"> </w:t>
            </w:r>
            <w:r w:rsidRPr="002E01AC">
              <w:rPr>
                <w:sz w:val="18"/>
                <w:szCs w:val="18"/>
              </w:rPr>
              <w:t>(2.</w:t>
            </w:r>
            <w:r w:rsidR="007D391E">
              <w:rPr>
                <w:sz w:val="18"/>
                <w:szCs w:val="18"/>
              </w:rPr>
              <w:t>73</w:t>
            </w:r>
            <w:r w:rsidRPr="002E01AC">
              <w:rPr>
                <w:sz w:val="18"/>
                <w:szCs w:val="18"/>
              </w:rPr>
              <w:t>–14.</w:t>
            </w:r>
            <w:r w:rsidR="0018252C">
              <w:rPr>
                <w:sz w:val="18"/>
                <w:szCs w:val="18"/>
              </w:rPr>
              <w:t>20</w:t>
            </w:r>
            <w:r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0E87D446" w14:textId="4F1C60CE" w:rsidR="00E1478F" w:rsidRPr="002E01AC" w:rsidRDefault="000B55AF" w:rsidP="002E01AC">
            <w:pPr>
              <w:spacing w:after="0" w:line="240" w:lineRule="auto"/>
              <w:contextualSpacing/>
              <w:rPr>
                <w:sz w:val="18"/>
                <w:szCs w:val="18"/>
              </w:rPr>
            </w:pPr>
            <w:r>
              <w:rPr>
                <w:sz w:val="18"/>
                <w:szCs w:val="18"/>
              </w:rPr>
              <w:t>8</w:t>
            </w:r>
            <w:r w:rsidR="00E1478F" w:rsidRPr="002E01AC">
              <w:rPr>
                <w:sz w:val="18"/>
                <w:szCs w:val="18"/>
              </w:rPr>
              <w:t>.</w:t>
            </w:r>
            <w:r>
              <w:rPr>
                <w:sz w:val="18"/>
                <w:szCs w:val="18"/>
              </w:rPr>
              <w:t>71</w:t>
            </w:r>
            <w:r w:rsidRPr="002E01AC">
              <w:rPr>
                <w:sz w:val="18"/>
                <w:szCs w:val="18"/>
              </w:rPr>
              <w:t xml:space="preserve"> </w:t>
            </w:r>
            <w:r w:rsidR="00E1478F" w:rsidRPr="002E01AC">
              <w:rPr>
                <w:sz w:val="18"/>
                <w:szCs w:val="18"/>
              </w:rPr>
              <w:t>(</w:t>
            </w:r>
            <w:r w:rsidR="006014A0">
              <w:rPr>
                <w:sz w:val="18"/>
                <w:szCs w:val="18"/>
              </w:rPr>
              <w:t>2</w:t>
            </w:r>
            <w:r w:rsidR="00E1478F" w:rsidRPr="002E01AC">
              <w:rPr>
                <w:sz w:val="18"/>
                <w:szCs w:val="18"/>
              </w:rPr>
              <w:t>.</w:t>
            </w:r>
            <w:r w:rsidR="006014A0">
              <w:rPr>
                <w:sz w:val="18"/>
                <w:szCs w:val="18"/>
              </w:rPr>
              <w:t>64</w:t>
            </w:r>
            <w:r w:rsidR="00E1478F" w:rsidRPr="002E01AC">
              <w:rPr>
                <w:sz w:val="18"/>
                <w:szCs w:val="18"/>
              </w:rPr>
              <w:t>–15.</w:t>
            </w:r>
            <w:r w:rsidR="000B0B62">
              <w:rPr>
                <w:sz w:val="18"/>
                <w:szCs w:val="18"/>
              </w:rPr>
              <w:t>82</w:t>
            </w:r>
            <w:r w:rsidR="00E1478F" w:rsidRPr="002E01AC">
              <w:rPr>
                <w:sz w:val="18"/>
                <w:szCs w:val="18"/>
              </w:rPr>
              <w:t>)</w:t>
            </w:r>
          </w:p>
        </w:tc>
      </w:tr>
      <w:tr w:rsidR="00E1478F" w:rsidRPr="00E03B11" w14:paraId="196D4E03"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83F0110" w14:textId="4F1C8F71" w:rsidR="00E1478F" w:rsidRPr="009F0560" w:rsidRDefault="00E1478F" w:rsidP="00E1478F">
            <w:pPr>
              <w:spacing w:after="0" w:line="240" w:lineRule="auto"/>
              <w:ind w:left="-227"/>
              <w:contextualSpacing/>
              <w:rPr>
                <w:i/>
                <w:iCs/>
                <w:sz w:val="18"/>
                <w:szCs w:val="18"/>
              </w:rPr>
            </w:pPr>
            <w:r>
              <w:rPr>
                <w:i/>
                <w:iCs/>
                <w:sz w:val="18"/>
                <w:szCs w:val="18"/>
              </w:rPr>
              <w:t>Variability parameters</w:t>
            </w:r>
          </w:p>
        </w:tc>
        <w:tc>
          <w:tcPr>
            <w:tcW w:w="1220" w:type="pct"/>
            <w:tcBorders>
              <w:top w:val="nil"/>
              <w:left w:val="nil"/>
              <w:bottom w:val="nil"/>
              <w:right w:val="nil"/>
            </w:tcBorders>
            <w:shd w:val="clear" w:color="auto" w:fill="FFFFFF"/>
            <w:vAlign w:val="center"/>
          </w:tcPr>
          <w:p w14:paraId="401377E2" w14:textId="174ABF3F"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45EAFD4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63038760" w14:textId="77777777" w:rsidR="00E1478F" w:rsidRPr="002E01AC" w:rsidRDefault="00E1478F" w:rsidP="002E01AC">
            <w:pPr>
              <w:spacing w:after="0" w:line="240" w:lineRule="auto"/>
              <w:contextualSpacing/>
              <w:rPr>
                <w:sz w:val="18"/>
                <w:szCs w:val="18"/>
              </w:rPr>
            </w:pPr>
          </w:p>
        </w:tc>
      </w:tr>
      <w:tr w:rsidR="00E1478F" w:rsidRPr="00E03B11" w14:paraId="018D271A"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52DED01D" w14:textId="68A69F02" w:rsidR="00E1478F" w:rsidRPr="00494DCF" w:rsidRDefault="00E1478F" w:rsidP="00E1478F">
            <w:pPr>
              <w:spacing w:after="0" w:line="240" w:lineRule="auto"/>
              <w:ind w:left="224"/>
              <w:contextualSpacing/>
              <w:rPr>
                <w:sz w:val="18"/>
                <w:szCs w:val="18"/>
                <w:lang w:val="fr-FR"/>
              </w:rPr>
            </w:pPr>
            <w:r w:rsidRPr="00494DCF">
              <w:rPr>
                <w:sz w:val="18"/>
                <w:szCs w:val="18"/>
                <w:lang w:val="fr-FR"/>
              </w:rPr>
              <w:t xml:space="preserve">IIV on </w:t>
            </w:r>
            <w:proofErr w:type="spellStart"/>
            <w:r w:rsidRPr="00494DCF">
              <w:rPr>
                <w:sz w:val="18"/>
                <w:szCs w:val="18"/>
                <w:lang w:val="fr-FR"/>
              </w:rPr>
              <w:t>CL</w:t>
            </w:r>
            <w:r w:rsidR="004F7803" w:rsidRPr="00494DCF">
              <w:rPr>
                <w:sz w:val="18"/>
                <w:szCs w:val="18"/>
                <w:vertAlign w:val="subscript"/>
                <w:lang w:val="fr-FR"/>
              </w:rPr>
              <w:t>on</w:t>
            </w:r>
            <w:proofErr w:type="spellEnd"/>
            <w:r w:rsidR="00E36609">
              <w:rPr>
                <w:sz w:val="18"/>
                <w:szCs w:val="18"/>
                <w:vertAlign w:val="subscript"/>
                <w:lang w:val="fr-FR"/>
              </w:rPr>
              <w:t>-</w:t>
            </w:r>
            <w:r w:rsidRPr="00494DCF">
              <w:rPr>
                <w:sz w:val="18"/>
                <w:szCs w:val="18"/>
                <w:vertAlign w:val="subscript"/>
                <w:lang w:val="fr-FR"/>
              </w:rPr>
              <w:t>CRRT</w:t>
            </w:r>
            <w:r w:rsidRPr="00494DCF">
              <w:rPr>
                <w:sz w:val="18"/>
                <w:szCs w:val="18"/>
                <w:lang w:val="fr-FR"/>
              </w:rPr>
              <w:t xml:space="preserve"> (%CV)</w:t>
            </w:r>
          </w:p>
        </w:tc>
        <w:tc>
          <w:tcPr>
            <w:tcW w:w="1220" w:type="pct"/>
            <w:tcBorders>
              <w:top w:val="nil"/>
              <w:left w:val="nil"/>
              <w:bottom w:val="nil"/>
              <w:right w:val="nil"/>
            </w:tcBorders>
            <w:shd w:val="clear" w:color="auto" w:fill="FFFFFF"/>
            <w:vAlign w:val="center"/>
          </w:tcPr>
          <w:p w14:paraId="11567E4B" w14:textId="7349823A" w:rsidR="00E1478F" w:rsidRPr="002E01AC" w:rsidRDefault="00D010B5" w:rsidP="002E01AC">
            <w:pPr>
              <w:spacing w:after="0" w:line="240" w:lineRule="auto"/>
              <w:ind w:left="170"/>
              <w:contextualSpacing/>
              <w:rPr>
                <w:sz w:val="18"/>
                <w:szCs w:val="18"/>
              </w:rPr>
            </w:pPr>
            <w:r>
              <w:rPr>
                <w:color w:val="000000"/>
                <w:sz w:val="18"/>
                <w:szCs w:val="18"/>
              </w:rPr>
              <w:t>57</w:t>
            </w:r>
            <w:r w:rsidR="00E1478F" w:rsidRPr="00BE0814">
              <w:rPr>
                <w:color w:val="000000"/>
                <w:sz w:val="18"/>
                <w:szCs w:val="18"/>
              </w:rPr>
              <w:t>.</w:t>
            </w:r>
            <w:r w:rsidR="0047175E">
              <w:rPr>
                <w:color w:val="000000"/>
                <w:sz w:val="18"/>
                <w:szCs w:val="18"/>
              </w:rPr>
              <w:t xml:space="preserve">9 </w:t>
            </w:r>
            <w:r w:rsidR="004C2ECE">
              <w:rPr>
                <w:color w:val="000000"/>
                <w:sz w:val="18"/>
                <w:szCs w:val="18"/>
              </w:rPr>
              <w:t>(</w:t>
            </w:r>
            <w:r w:rsidR="00187B27">
              <w:rPr>
                <w:color w:val="000000"/>
                <w:sz w:val="18"/>
                <w:szCs w:val="18"/>
              </w:rPr>
              <w:t>20</w:t>
            </w:r>
            <w:r w:rsidR="004C2ECE">
              <w:rPr>
                <w:color w:val="000000"/>
                <w:sz w:val="18"/>
                <w:szCs w:val="18"/>
              </w:rPr>
              <w:t>.</w:t>
            </w:r>
            <w:r w:rsidR="00187B27">
              <w:rPr>
                <w:color w:val="000000"/>
                <w:sz w:val="18"/>
                <w:szCs w:val="18"/>
              </w:rPr>
              <w:t>1</w:t>
            </w:r>
            <w:r w:rsidR="004C2ECE">
              <w:rPr>
                <w:color w:val="000000"/>
                <w:sz w:val="18"/>
                <w:szCs w:val="18"/>
              </w:rPr>
              <w:t>)</w:t>
            </w:r>
            <w:r w:rsidR="00673031">
              <w:rPr>
                <w:color w:val="000000"/>
                <w:sz w:val="18"/>
                <w:szCs w:val="18"/>
              </w:rPr>
              <w:t xml:space="preserve"> [58]</w:t>
            </w:r>
          </w:p>
        </w:tc>
        <w:tc>
          <w:tcPr>
            <w:tcW w:w="1220" w:type="pct"/>
            <w:tcBorders>
              <w:top w:val="nil"/>
              <w:left w:val="nil"/>
              <w:bottom w:val="nil"/>
              <w:right w:val="nil"/>
            </w:tcBorders>
            <w:shd w:val="clear" w:color="auto" w:fill="FFFFFF"/>
            <w:noWrap/>
            <w:tcMar>
              <w:top w:w="60" w:type="dxa"/>
              <w:left w:w="180" w:type="dxa"/>
              <w:bottom w:w="60" w:type="dxa"/>
              <w:right w:w="180" w:type="dxa"/>
            </w:tcMar>
            <w:vAlign w:val="center"/>
          </w:tcPr>
          <w:p w14:paraId="3E37B560" w14:textId="0B279E74" w:rsidR="00E1478F" w:rsidRPr="002E01AC" w:rsidRDefault="00D015AC" w:rsidP="002E01AC">
            <w:pPr>
              <w:spacing w:after="0" w:line="240" w:lineRule="auto"/>
              <w:contextualSpacing/>
              <w:rPr>
                <w:b/>
                <w:bCs/>
                <w:sz w:val="18"/>
                <w:szCs w:val="18"/>
              </w:rPr>
            </w:pPr>
            <w:r>
              <w:rPr>
                <w:sz w:val="18"/>
                <w:szCs w:val="18"/>
              </w:rPr>
              <w:t>57</w:t>
            </w:r>
            <w:r w:rsidR="00E1478F" w:rsidRPr="002E01AC">
              <w:rPr>
                <w:sz w:val="18"/>
                <w:szCs w:val="18"/>
              </w:rPr>
              <w:t>.</w:t>
            </w:r>
            <w:r>
              <w:rPr>
                <w:sz w:val="18"/>
                <w:szCs w:val="18"/>
              </w:rPr>
              <w:t>1</w:t>
            </w:r>
            <w:r w:rsidRPr="002E01AC">
              <w:rPr>
                <w:sz w:val="18"/>
                <w:szCs w:val="18"/>
              </w:rPr>
              <w:t xml:space="preserve"> </w:t>
            </w:r>
            <w:r w:rsidR="00E1478F" w:rsidRPr="002E01AC">
              <w:rPr>
                <w:sz w:val="18"/>
                <w:szCs w:val="18"/>
              </w:rPr>
              <w:t>(</w:t>
            </w:r>
            <w:r w:rsidR="00AB0ED5">
              <w:rPr>
                <w:sz w:val="18"/>
                <w:szCs w:val="18"/>
              </w:rPr>
              <w:t>36</w:t>
            </w:r>
            <w:r w:rsidR="00E1478F" w:rsidRPr="002E01AC">
              <w:rPr>
                <w:sz w:val="18"/>
                <w:szCs w:val="18"/>
              </w:rPr>
              <w:t>.</w:t>
            </w:r>
            <w:r w:rsidR="00AB0ED5">
              <w:rPr>
                <w:sz w:val="18"/>
                <w:szCs w:val="18"/>
              </w:rPr>
              <w:t>1</w:t>
            </w:r>
            <w:r w:rsidR="00E1478F" w:rsidRPr="002E01AC">
              <w:rPr>
                <w:sz w:val="18"/>
                <w:szCs w:val="18"/>
              </w:rPr>
              <w:t>–</w:t>
            </w:r>
            <w:r w:rsidR="009C1F4B">
              <w:rPr>
                <w:sz w:val="18"/>
                <w:szCs w:val="18"/>
              </w:rPr>
              <w:t>95</w:t>
            </w:r>
            <w:r w:rsidR="00E1478F" w:rsidRPr="002E01AC">
              <w:rPr>
                <w:sz w:val="18"/>
                <w:szCs w:val="18"/>
              </w:rPr>
              <w:t>.</w:t>
            </w:r>
            <w:r w:rsidR="009C1F4B">
              <w:rPr>
                <w:sz w:val="18"/>
                <w:szCs w:val="18"/>
              </w:rPr>
              <w:t>7</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vAlign w:val="center"/>
          </w:tcPr>
          <w:p w14:paraId="7A35EB34" w14:textId="1C4CCBF4" w:rsidR="00E1478F" w:rsidRPr="002E01AC" w:rsidRDefault="00A0340D" w:rsidP="002E01AC">
            <w:pPr>
              <w:spacing w:after="0" w:line="240" w:lineRule="auto"/>
              <w:contextualSpacing/>
              <w:rPr>
                <w:sz w:val="18"/>
                <w:szCs w:val="18"/>
              </w:rPr>
            </w:pPr>
            <w:r>
              <w:rPr>
                <w:sz w:val="18"/>
                <w:szCs w:val="18"/>
              </w:rPr>
              <w:t>54</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BF388F">
              <w:rPr>
                <w:sz w:val="18"/>
                <w:szCs w:val="18"/>
              </w:rPr>
              <w:t>31</w:t>
            </w:r>
            <w:r w:rsidR="00E1478F" w:rsidRPr="002E01AC">
              <w:rPr>
                <w:sz w:val="18"/>
                <w:szCs w:val="18"/>
              </w:rPr>
              <w:t>.2–</w:t>
            </w:r>
            <w:r w:rsidR="002C2252">
              <w:rPr>
                <w:sz w:val="18"/>
                <w:szCs w:val="18"/>
              </w:rPr>
              <w:t>90</w:t>
            </w:r>
            <w:r w:rsidR="00E1478F" w:rsidRPr="002E01AC">
              <w:rPr>
                <w:sz w:val="18"/>
                <w:szCs w:val="18"/>
              </w:rPr>
              <w:t>.</w:t>
            </w:r>
            <w:r w:rsidR="002C2252">
              <w:rPr>
                <w:sz w:val="18"/>
                <w:szCs w:val="18"/>
              </w:rPr>
              <w:t>7</w:t>
            </w:r>
            <w:r w:rsidR="00E1478F" w:rsidRPr="002E01AC">
              <w:rPr>
                <w:sz w:val="18"/>
                <w:szCs w:val="18"/>
              </w:rPr>
              <w:t>)</w:t>
            </w:r>
          </w:p>
        </w:tc>
      </w:tr>
      <w:tr w:rsidR="00E1478F" w:rsidRPr="00E03B11" w14:paraId="3B6739EC"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46B5D1A1" w14:textId="141D417E" w:rsidR="00E1478F" w:rsidRPr="009F0560" w:rsidRDefault="00E1478F" w:rsidP="00E1478F">
            <w:pPr>
              <w:spacing w:after="0" w:line="240" w:lineRule="auto"/>
              <w:ind w:left="224"/>
              <w:contextualSpacing/>
              <w:rPr>
                <w:sz w:val="18"/>
                <w:szCs w:val="18"/>
              </w:rPr>
            </w:pPr>
            <w:r w:rsidRPr="002E01AC">
              <w:rPr>
                <w:sz w:val="18"/>
                <w:szCs w:val="18"/>
              </w:rPr>
              <w:t xml:space="preserve">IIV on </w:t>
            </w:r>
            <w:proofErr w:type="spellStart"/>
            <w:r w:rsidR="00F841C2" w:rsidRPr="002E01AC">
              <w:rPr>
                <w:sz w:val="18"/>
                <w:szCs w:val="18"/>
              </w:rPr>
              <w:t>CL</w:t>
            </w:r>
            <w:r w:rsidR="00F841C2">
              <w:rPr>
                <w:sz w:val="18"/>
                <w:szCs w:val="18"/>
                <w:vertAlign w:val="subscript"/>
              </w:rPr>
              <w:t>off</w:t>
            </w:r>
            <w:proofErr w:type="spellEnd"/>
            <w:r w:rsidR="003434C0">
              <w:rPr>
                <w:sz w:val="18"/>
                <w:szCs w:val="18"/>
                <w:vertAlign w:val="subscript"/>
              </w:rPr>
              <w:t>-</w:t>
            </w:r>
            <w:r w:rsidRPr="002E01AC">
              <w:rPr>
                <w:sz w:val="18"/>
                <w:szCs w:val="18"/>
                <w:vertAlign w:val="subscript"/>
              </w:rPr>
              <w:t>CRRT</w:t>
            </w:r>
            <w:r w:rsidRPr="002E01AC">
              <w:rPr>
                <w:sz w:val="18"/>
                <w:szCs w:val="18"/>
              </w:rPr>
              <w:t xml:space="preserve"> (%CV)</w:t>
            </w:r>
          </w:p>
        </w:tc>
        <w:tc>
          <w:tcPr>
            <w:tcW w:w="1220" w:type="pct"/>
            <w:tcBorders>
              <w:top w:val="nil"/>
              <w:left w:val="nil"/>
              <w:bottom w:val="nil"/>
              <w:right w:val="nil"/>
            </w:tcBorders>
            <w:shd w:val="clear" w:color="auto" w:fill="FFFFFF"/>
          </w:tcPr>
          <w:p w14:paraId="1F21B1A4" w14:textId="4A483CAE" w:rsidR="00E1478F" w:rsidRPr="002E01AC" w:rsidRDefault="00E1478F" w:rsidP="002E01AC">
            <w:pPr>
              <w:spacing w:after="0" w:line="240" w:lineRule="auto"/>
              <w:ind w:left="170"/>
              <w:contextualSpacing/>
              <w:rPr>
                <w:sz w:val="18"/>
                <w:szCs w:val="18"/>
              </w:rPr>
            </w:pPr>
            <w:r w:rsidRPr="00BE0814">
              <w:rPr>
                <w:sz w:val="18"/>
                <w:szCs w:val="18"/>
              </w:rPr>
              <w:t>57.</w:t>
            </w:r>
            <w:r w:rsidR="00CF7CF6">
              <w:rPr>
                <w:sz w:val="18"/>
                <w:szCs w:val="18"/>
              </w:rPr>
              <w:t xml:space="preserve">4 </w:t>
            </w:r>
            <w:r w:rsidR="00A056AE">
              <w:rPr>
                <w:sz w:val="18"/>
                <w:szCs w:val="18"/>
              </w:rPr>
              <w:t>(8.</w:t>
            </w:r>
            <w:r w:rsidR="00775186">
              <w:rPr>
                <w:sz w:val="18"/>
                <w:szCs w:val="18"/>
              </w:rPr>
              <w:t>3</w:t>
            </w:r>
            <w:r w:rsidR="00A056AE">
              <w:rPr>
                <w:sz w:val="18"/>
                <w:szCs w:val="18"/>
              </w:rPr>
              <w:t>)</w:t>
            </w:r>
            <w:r w:rsidR="00196DA7">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6AA8A5F6" w14:textId="61C6C84B" w:rsidR="00E1478F" w:rsidRPr="002E01AC" w:rsidRDefault="00E1478F" w:rsidP="002E01AC">
            <w:pPr>
              <w:spacing w:after="0" w:line="240" w:lineRule="auto"/>
              <w:contextualSpacing/>
              <w:rPr>
                <w:color w:val="000000"/>
                <w:sz w:val="18"/>
                <w:szCs w:val="18"/>
              </w:rPr>
            </w:pPr>
            <w:r w:rsidRPr="002E01AC">
              <w:rPr>
                <w:sz w:val="18"/>
                <w:szCs w:val="18"/>
              </w:rPr>
              <w:t>49.</w:t>
            </w:r>
            <w:r w:rsidR="00674E28">
              <w:rPr>
                <w:sz w:val="18"/>
                <w:szCs w:val="18"/>
              </w:rPr>
              <w:t>3</w:t>
            </w:r>
            <w:r w:rsidR="00674E28" w:rsidRPr="002E01AC">
              <w:rPr>
                <w:sz w:val="18"/>
                <w:szCs w:val="18"/>
              </w:rPr>
              <w:t xml:space="preserve"> </w:t>
            </w:r>
            <w:r w:rsidRPr="002E01AC">
              <w:rPr>
                <w:sz w:val="18"/>
                <w:szCs w:val="18"/>
              </w:rPr>
              <w:t>(</w:t>
            </w:r>
            <w:r w:rsidR="00A70B51">
              <w:rPr>
                <w:sz w:val="18"/>
                <w:szCs w:val="18"/>
              </w:rPr>
              <w:t>39</w:t>
            </w:r>
            <w:r w:rsidRPr="002E01AC">
              <w:rPr>
                <w:sz w:val="18"/>
                <w:szCs w:val="18"/>
              </w:rPr>
              <w:t>.</w:t>
            </w:r>
            <w:r w:rsidR="00A70B51">
              <w:rPr>
                <w:sz w:val="18"/>
                <w:szCs w:val="18"/>
              </w:rPr>
              <w:t>5</w:t>
            </w:r>
            <w:r w:rsidRPr="002E01AC">
              <w:rPr>
                <w:sz w:val="18"/>
                <w:szCs w:val="18"/>
              </w:rPr>
              <w:t>–62.1)</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2F3BB59" w14:textId="0ED6DCA3" w:rsidR="00E1478F" w:rsidRPr="002E01AC" w:rsidRDefault="00592AB3" w:rsidP="002E01AC">
            <w:pPr>
              <w:spacing w:after="0" w:line="240" w:lineRule="auto"/>
              <w:contextualSpacing/>
              <w:rPr>
                <w:sz w:val="18"/>
                <w:szCs w:val="18"/>
              </w:rPr>
            </w:pPr>
            <w:r>
              <w:rPr>
                <w:sz w:val="18"/>
                <w:szCs w:val="18"/>
              </w:rPr>
              <w:t>49</w:t>
            </w:r>
            <w:r w:rsidR="00E1478F" w:rsidRPr="002E01AC">
              <w:rPr>
                <w:sz w:val="18"/>
                <w:szCs w:val="18"/>
              </w:rPr>
              <w:t>.</w:t>
            </w:r>
            <w:r>
              <w:rPr>
                <w:sz w:val="18"/>
                <w:szCs w:val="18"/>
              </w:rPr>
              <w:t>7</w:t>
            </w:r>
            <w:r w:rsidRPr="002E01AC">
              <w:rPr>
                <w:sz w:val="18"/>
                <w:szCs w:val="18"/>
              </w:rPr>
              <w:t xml:space="preserve"> </w:t>
            </w:r>
            <w:r w:rsidR="00E1478F" w:rsidRPr="002E01AC">
              <w:rPr>
                <w:sz w:val="18"/>
                <w:szCs w:val="18"/>
              </w:rPr>
              <w:t>(</w:t>
            </w:r>
            <w:r w:rsidR="004E063C">
              <w:rPr>
                <w:sz w:val="18"/>
                <w:szCs w:val="18"/>
              </w:rPr>
              <w:t>39</w:t>
            </w:r>
            <w:r w:rsidR="00E1478F" w:rsidRPr="002E01AC">
              <w:rPr>
                <w:sz w:val="18"/>
                <w:szCs w:val="18"/>
              </w:rPr>
              <w:t>.2–</w:t>
            </w:r>
            <w:r w:rsidR="00DA1C28" w:rsidRPr="002E01AC">
              <w:rPr>
                <w:sz w:val="18"/>
                <w:szCs w:val="18"/>
              </w:rPr>
              <w:t>6</w:t>
            </w:r>
            <w:r w:rsidR="00DA1C28">
              <w:rPr>
                <w:sz w:val="18"/>
                <w:szCs w:val="18"/>
              </w:rPr>
              <w:t>2</w:t>
            </w:r>
            <w:r w:rsidR="00E1478F" w:rsidRPr="002E01AC">
              <w:rPr>
                <w:sz w:val="18"/>
                <w:szCs w:val="18"/>
              </w:rPr>
              <w:t>.</w:t>
            </w:r>
            <w:r w:rsidR="00DA1C28">
              <w:rPr>
                <w:sz w:val="18"/>
                <w:szCs w:val="18"/>
              </w:rPr>
              <w:t>1</w:t>
            </w:r>
            <w:r w:rsidR="00E1478F" w:rsidRPr="002E01AC">
              <w:rPr>
                <w:sz w:val="18"/>
                <w:szCs w:val="18"/>
              </w:rPr>
              <w:t>)</w:t>
            </w:r>
          </w:p>
        </w:tc>
      </w:tr>
      <w:tr w:rsidR="00E1478F" w:rsidRPr="00E03B11" w14:paraId="76DBE359"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hideMark/>
          </w:tcPr>
          <w:p w14:paraId="47437507" w14:textId="77777777" w:rsidR="00E1478F" w:rsidRPr="009F0560" w:rsidRDefault="00E1478F" w:rsidP="00E1478F">
            <w:pPr>
              <w:spacing w:after="0" w:line="240" w:lineRule="auto"/>
              <w:contextualSpacing/>
              <w:rPr>
                <w:sz w:val="18"/>
                <w:szCs w:val="18"/>
              </w:rPr>
            </w:pPr>
            <w:r w:rsidRPr="002E01AC">
              <w:rPr>
                <w:sz w:val="18"/>
                <w:szCs w:val="18"/>
              </w:rPr>
              <w:t xml:space="preserve">IIV on </w:t>
            </w:r>
            <w:proofErr w:type="spellStart"/>
            <w:r w:rsidRPr="002E01AC">
              <w:rPr>
                <w:sz w:val="18"/>
                <w:szCs w:val="18"/>
              </w:rPr>
              <w:t>Vc</w:t>
            </w:r>
            <w:proofErr w:type="spellEnd"/>
            <w:r w:rsidRPr="002E01AC">
              <w:rPr>
                <w:sz w:val="18"/>
                <w:szCs w:val="18"/>
              </w:rPr>
              <w:t xml:space="preserve"> (%CV)</w:t>
            </w:r>
          </w:p>
        </w:tc>
        <w:tc>
          <w:tcPr>
            <w:tcW w:w="1220" w:type="pct"/>
            <w:tcBorders>
              <w:top w:val="nil"/>
              <w:left w:val="nil"/>
              <w:bottom w:val="nil"/>
              <w:right w:val="nil"/>
            </w:tcBorders>
            <w:shd w:val="clear" w:color="auto" w:fill="FFFFFF"/>
          </w:tcPr>
          <w:p w14:paraId="0225DE7E" w14:textId="4E9EB6AC" w:rsidR="00E1478F" w:rsidRPr="002E01AC" w:rsidRDefault="00E833E2" w:rsidP="002E01AC">
            <w:pPr>
              <w:spacing w:after="0" w:line="240" w:lineRule="auto"/>
              <w:ind w:left="170"/>
              <w:contextualSpacing/>
              <w:rPr>
                <w:sz w:val="18"/>
                <w:szCs w:val="18"/>
              </w:rPr>
            </w:pPr>
            <w:r w:rsidRPr="00BE0814">
              <w:rPr>
                <w:sz w:val="18"/>
                <w:szCs w:val="18"/>
              </w:rPr>
              <w:t>6</w:t>
            </w:r>
            <w:r>
              <w:rPr>
                <w:sz w:val="18"/>
                <w:szCs w:val="18"/>
              </w:rPr>
              <w:t>7</w:t>
            </w:r>
            <w:r w:rsidR="00E1478F" w:rsidRPr="00BE0814">
              <w:rPr>
                <w:sz w:val="18"/>
                <w:szCs w:val="18"/>
              </w:rPr>
              <w:t>.6</w:t>
            </w:r>
            <w:r w:rsidR="001E6922">
              <w:rPr>
                <w:sz w:val="18"/>
                <w:szCs w:val="18"/>
              </w:rPr>
              <w:t xml:space="preserve"> (</w:t>
            </w:r>
            <w:r w:rsidR="00924DE2">
              <w:rPr>
                <w:sz w:val="18"/>
                <w:szCs w:val="18"/>
              </w:rPr>
              <w:t>9</w:t>
            </w:r>
            <w:r w:rsidR="001E6922">
              <w:rPr>
                <w:sz w:val="18"/>
                <w:szCs w:val="18"/>
              </w:rPr>
              <w:t>.</w:t>
            </w:r>
            <w:r w:rsidR="00924DE2">
              <w:rPr>
                <w:sz w:val="18"/>
                <w:szCs w:val="18"/>
              </w:rPr>
              <w:t>1</w:t>
            </w:r>
            <w:r w:rsidR="001E6922">
              <w:rPr>
                <w:sz w:val="18"/>
                <w:szCs w:val="18"/>
              </w:rPr>
              <w:t>)</w:t>
            </w:r>
            <w:r w:rsidR="00035D7D">
              <w:rPr>
                <w:sz w:val="18"/>
                <w:szCs w:val="18"/>
              </w:rPr>
              <w:t xml:space="preserve"> [15]</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01D52D64" w14:textId="1158ACD2" w:rsidR="00E1478F" w:rsidRPr="002E01AC" w:rsidRDefault="00B47B96" w:rsidP="002E01AC">
            <w:pPr>
              <w:spacing w:after="0" w:line="240" w:lineRule="auto"/>
              <w:contextualSpacing/>
              <w:rPr>
                <w:color w:val="000000"/>
                <w:sz w:val="18"/>
                <w:szCs w:val="18"/>
              </w:rPr>
            </w:pPr>
            <w:r>
              <w:rPr>
                <w:sz w:val="18"/>
                <w:szCs w:val="18"/>
              </w:rPr>
              <w:t>60</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3338EB" w:rsidRPr="002E01AC">
              <w:rPr>
                <w:sz w:val="18"/>
                <w:szCs w:val="18"/>
              </w:rPr>
              <w:t>4</w:t>
            </w:r>
            <w:r w:rsidR="003338EB">
              <w:rPr>
                <w:sz w:val="18"/>
                <w:szCs w:val="18"/>
              </w:rPr>
              <w:t>7</w:t>
            </w:r>
            <w:r w:rsidR="00E1478F" w:rsidRPr="002E01AC">
              <w:rPr>
                <w:sz w:val="18"/>
                <w:szCs w:val="18"/>
              </w:rPr>
              <w:t>.</w:t>
            </w:r>
            <w:r w:rsidR="00FE2A2F">
              <w:rPr>
                <w:sz w:val="18"/>
                <w:szCs w:val="18"/>
              </w:rPr>
              <w:t>9</w:t>
            </w:r>
            <w:r w:rsidR="00E1478F" w:rsidRPr="002E01AC">
              <w:rPr>
                <w:sz w:val="18"/>
                <w:szCs w:val="18"/>
              </w:rPr>
              <w:t>–</w:t>
            </w:r>
            <w:r w:rsidR="003A5F10" w:rsidRPr="002E01AC">
              <w:rPr>
                <w:sz w:val="18"/>
                <w:szCs w:val="18"/>
              </w:rPr>
              <w:t>7</w:t>
            </w:r>
            <w:r w:rsidR="003A5F10">
              <w:rPr>
                <w:sz w:val="18"/>
                <w:szCs w:val="18"/>
              </w:rPr>
              <w:t>7</w:t>
            </w:r>
            <w:r w:rsidR="00E1478F" w:rsidRPr="002E01AC">
              <w:rPr>
                <w:sz w:val="18"/>
                <w:szCs w:val="18"/>
              </w:rPr>
              <w:t>.</w:t>
            </w:r>
            <w:r w:rsidR="003A5F10">
              <w:rPr>
                <w:sz w:val="18"/>
                <w:szCs w:val="18"/>
              </w:rPr>
              <w:t>6</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6A3B0FD9" w14:textId="2EAD07FB" w:rsidR="00E1478F" w:rsidRPr="002E01AC" w:rsidRDefault="00C442D7" w:rsidP="002E01AC">
            <w:pPr>
              <w:spacing w:after="0" w:line="240" w:lineRule="auto"/>
              <w:contextualSpacing/>
              <w:rPr>
                <w:sz w:val="18"/>
                <w:szCs w:val="18"/>
              </w:rPr>
            </w:pPr>
            <w:r w:rsidRPr="002E01AC">
              <w:rPr>
                <w:sz w:val="18"/>
                <w:szCs w:val="18"/>
              </w:rPr>
              <w:t>5</w:t>
            </w:r>
            <w:r>
              <w:rPr>
                <w:sz w:val="18"/>
                <w:szCs w:val="18"/>
              </w:rPr>
              <w:t>9</w:t>
            </w:r>
            <w:r w:rsidR="00E1478F" w:rsidRPr="002E01AC">
              <w:rPr>
                <w:sz w:val="18"/>
                <w:szCs w:val="18"/>
              </w:rPr>
              <w:t>.</w:t>
            </w:r>
            <w:r>
              <w:rPr>
                <w:sz w:val="18"/>
                <w:szCs w:val="18"/>
              </w:rPr>
              <w:t>5</w:t>
            </w:r>
            <w:r w:rsidRPr="002E01AC">
              <w:rPr>
                <w:sz w:val="18"/>
                <w:szCs w:val="18"/>
              </w:rPr>
              <w:t xml:space="preserve"> </w:t>
            </w:r>
            <w:r w:rsidR="00E1478F" w:rsidRPr="002E01AC">
              <w:rPr>
                <w:sz w:val="18"/>
                <w:szCs w:val="18"/>
              </w:rPr>
              <w:t>(</w:t>
            </w:r>
            <w:r w:rsidR="00F83C4A" w:rsidRPr="002E01AC">
              <w:rPr>
                <w:sz w:val="18"/>
                <w:szCs w:val="18"/>
              </w:rPr>
              <w:t>4</w:t>
            </w:r>
            <w:r w:rsidR="00F83C4A">
              <w:rPr>
                <w:sz w:val="18"/>
                <w:szCs w:val="18"/>
              </w:rPr>
              <w:t>5</w:t>
            </w:r>
            <w:r w:rsidR="00E1478F" w:rsidRPr="002E01AC">
              <w:rPr>
                <w:sz w:val="18"/>
                <w:szCs w:val="18"/>
              </w:rPr>
              <w:t>.</w:t>
            </w:r>
            <w:r w:rsidR="00F83C4A">
              <w:rPr>
                <w:sz w:val="18"/>
                <w:szCs w:val="18"/>
              </w:rPr>
              <w:t>1</w:t>
            </w:r>
            <w:r w:rsidR="00E1478F" w:rsidRPr="002E01AC">
              <w:rPr>
                <w:sz w:val="18"/>
                <w:szCs w:val="18"/>
              </w:rPr>
              <w:t>–</w:t>
            </w:r>
            <w:r w:rsidR="00546321" w:rsidRPr="002E01AC">
              <w:rPr>
                <w:sz w:val="18"/>
                <w:szCs w:val="18"/>
              </w:rPr>
              <w:t>7</w:t>
            </w:r>
            <w:r w:rsidR="00546321">
              <w:rPr>
                <w:sz w:val="18"/>
                <w:szCs w:val="18"/>
              </w:rPr>
              <w:t>5</w:t>
            </w:r>
            <w:r w:rsidR="00E1478F" w:rsidRPr="002E01AC">
              <w:rPr>
                <w:sz w:val="18"/>
                <w:szCs w:val="18"/>
              </w:rPr>
              <w:t>.</w:t>
            </w:r>
            <w:r w:rsidR="00546321">
              <w:rPr>
                <w:sz w:val="18"/>
                <w:szCs w:val="18"/>
              </w:rPr>
              <w:t>9</w:t>
            </w:r>
            <w:r w:rsidR="00E1478F" w:rsidRPr="002E01AC">
              <w:rPr>
                <w:sz w:val="18"/>
                <w:szCs w:val="18"/>
              </w:rPr>
              <w:t>)</w:t>
            </w:r>
          </w:p>
        </w:tc>
      </w:tr>
      <w:tr w:rsidR="00E1478F" w:rsidRPr="00E03B11" w14:paraId="79E7BE92" w14:textId="77777777" w:rsidTr="00B6006D">
        <w:tc>
          <w:tcPr>
            <w:tcW w:w="1341" w:type="pct"/>
            <w:tcBorders>
              <w:top w:val="nil"/>
              <w:left w:val="nil"/>
              <w:bottom w:val="nil"/>
              <w:right w:val="nil"/>
            </w:tcBorders>
            <w:shd w:val="clear" w:color="auto" w:fill="FFFFFF"/>
            <w:noWrap/>
            <w:tcMar>
              <w:top w:w="60" w:type="dxa"/>
              <w:left w:w="300" w:type="dxa"/>
              <w:bottom w:w="60" w:type="dxa"/>
              <w:right w:w="180" w:type="dxa"/>
            </w:tcMar>
            <w:vAlign w:val="center"/>
          </w:tcPr>
          <w:p w14:paraId="66166FA1" w14:textId="08AB328A" w:rsidR="00E1478F" w:rsidRPr="009F0560" w:rsidRDefault="00E1478F" w:rsidP="00E1478F">
            <w:pPr>
              <w:spacing w:after="0" w:line="240" w:lineRule="auto"/>
              <w:ind w:left="-16"/>
              <w:contextualSpacing/>
              <w:rPr>
                <w:sz w:val="18"/>
                <w:szCs w:val="18"/>
              </w:rPr>
            </w:pPr>
            <w:proofErr w:type="spellStart"/>
            <w:r w:rsidRPr="002E01AC">
              <w:rPr>
                <w:i/>
                <w:iCs/>
                <w:sz w:val="18"/>
                <w:szCs w:val="18"/>
              </w:rPr>
              <w:t>Cov</w:t>
            </w:r>
            <w:proofErr w:type="spellEnd"/>
            <w:r w:rsidRPr="002E01AC">
              <w:rPr>
                <w:sz w:val="18"/>
                <w:szCs w:val="18"/>
              </w:rPr>
              <w:t xml:space="preserve">(IIV on </w:t>
            </w:r>
            <w:proofErr w:type="spellStart"/>
            <w:r w:rsidR="005C216D" w:rsidRPr="002E01AC">
              <w:rPr>
                <w:sz w:val="18"/>
                <w:szCs w:val="18"/>
              </w:rPr>
              <w:t>CL</w:t>
            </w:r>
            <w:r w:rsidR="005C216D">
              <w:rPr>
                <w:sz w:val="18"/>
                <w:szCs w:val="18"/>
                <w:vertAlign w:val="subscript"/>
              </w:rPr>
              <w:t>off</w:t>
            </w:r>
            <w:proofErr w:type="spellEnd"/>
            <w:r w:rsidRPr="002E01AC">
              <w:rPr>
                <w:sz w:val="18"/>
                <w:szCs w:val="18"/>
                <w:vertAlign w:val="subscript"/>
              </w:rPr>
              <w:t>-CRRT</w:t>
            </w:r>
            <w:r w:rsidRPr="002E01AC">
              <w:rPr>
                <w:sz w:val="18"/>
                <w:szCs w:val="18"/>
              </w:rPr>
              <w:t>-</w:t>
            </w:r>
            <w:proofErr w:type="spellStart"/>
            <w:r w:rsidRPr="002E01AC">
              <w:rPr>
                <w:sz w:val="18"/>
                <w:szCs w:val="18"/>
              </w:rPr>
              <w:t>Vc</w:t>
            </w:r>
            <w:proofErr w:type="spellEnd"/>
            <w:r w:rsidRPr="002E01AC">
              <w:rPr>
                <w:sz w:val="18"/>
                <w:szCs w:val="18"/>
              </w:rPr>
              <w:t>) (%CV)</w:t>
            </w:r>
          </w:p>
        </w:tc>
        <w:tc>
          <w:tcPr>
            <w:tcW w:w="1220" w:type="pct"/>
            <w:tcBorders>
              <w:top w:val="nil"/>
              <w:left w:val="nil"/>
              <w:bottom w:val="nil"/>
              <w:right w:val="nil"/>
            </w:tcBorders>
            <w:shd w:val="clear" w:color="auto" w:fill="FFFFFF"/>
          </w:tcPr>
          <w:p w14:paraId="6CADB8A0" w14:textId="79C95771" w:rsidR="00E1478F" w:rsidRPr="002E01AC" w:rsidRDefault="00A065D7" w:rsidP="002E01AC">
            <w:pPr>
              <w:spacing w:after="0" w:line="240" w:lineRule="auto"/>
              <w:ind w:left="170"/>
              <w:contextualSpacing/>
              <w:rPr>
                <w:sz w:val="18"/>
                <w:szCs w:val="18"/>
              </w:rPr>
            </w:pPr>
            <w:r w:rsidRPr="00BE0814">
              <w:rPr>
                <w:sz w:val="18"/>
                <w:szCs w:val="18"/>
              </w:rPr>
              <w:t>3</w:t>
            </w:r>
            <w:r>
              <w:rPr>
                <w:sz w:val="18"/>
                <w:szCs w:val="18"/>
              </w:rPr>
              <w:t>3</w:t>
            </w:r>
            <w:r w:rsidR="00E1478F" w:rsidRPr="00BE0814">
              <w:rPr>
                <w:sz w:val="18"/>
                <w:szCs w:val="18"/>
              </w:rPr>
              <w:t>.</w:t>
            </w:r>
            <w:r>
              <w:rPr>
                <w:sz w:val="18"/>
                <w:szCs w:val="18"/>
              </w:rPr>
              <w:t xml:space="preserve">9 </w:t>
            </w:r>
            <w:r w:rsidR="00C56DB7">
              <w:rPr>
                <w:sz w:val="18"/>
                <w:szCs w:val="18"/>
              </w:rPr>
              <w:t>(</w:t>
            </w:r>
            <w:r w:rsidR="00B1129B">
              <w:rPr>
                <w:sz w:val="18"/>
                <w:szCs w:val="18"/>
              </w:rPr>
              <w:t>20</w:t>
            </w:r>
            <w:r w:rsidR="00C56DB7">
              <w:rPr>
                <w:sz w:val="18"/>
                <w:szCs w:val="18"/>
              </w:rPr>
              <w:t>.</w:t>
            </w:r>
            <w:r w:rsidR="00B1129B">
              <w:rPr>
                <w:sz w:val="18"/>
                <w:szCs w:val="18"/>
              </w:rPr>
              <w:t>5</w:t>
            </w:r>
            <w:r w:rsidR="00C56DB7">
              <w:rPr>
                <w:sz w:val="18"/>
                <w:szCs w:val="18"/>
              </w:rPr>
              <w:t>)</w:t>
            </w: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5F90D686" w14:textId="7B0FFA92" w:rsidR="00E1478F" w:rsidRPr="002E01AC" w:rsidRDefault="00CD40CD" w:rsidP="002E01AC">
            <w:pPr>
              <w:spacing w:after="0" w:line="240" w:lineRule="auto"/>
              <w:contextualSpacing/>
              <w:rPr>
                <w:sz w:val="18"/>
                <w:szCs w:val="18"/>
              </w:rPr>
            </w:pPr>
            <w:r w:rsidRPr="002E01AC">
              <w:rPr>
                <w:sz w:val="18"/>
                <w:szCs w:val="18"/>
              </w:rPr>
              <w:t>2</w:t>
            </w:r>
            <w:r>
              <w:rPr>
                <w:sz w:val="18"/>
                <w:szCs w:val="18"/>
              </w:rPr>
              <w:t>6</w:t>
            </w:r>
            <w:r w:rsidR="00E1478F" w:rsidRPr="002E01AC">
              <w:rPr>
                <w:sz w:val="18"/>
                <w:szCs w:val="18"/>
              </w:rPr>
              <w:t>.</w:t>
            </w:r>
            <w:r>
              <w:rPr>
                <w:sz w:val="18"/>
                <w:szCs w:val="18"/>
              </w:rPr>
              <w:t>4</w:t>
            </w:r>
            <w:r w:rsidRPr="002E01AC">
              <w:rPr>
                <w:sz w:val="18"/>
                <w:szCs w:val="18"/>
              </w:rPr>
              <w:t xml:space="preserve"> </w:t>
            </w:r>
            <w:r w:rsidR="00E1478F" w:rsidRPr="002E01AC">
              <w:rPr>
                <w:sz w:val="18"/>
                <w:szCs w:val="18"/>
              </w:rPr>
              <w:t>(</w:t>
            </w:r>
            <w:r w:rsidR="001434C9">
              <w:rPr>
                <w:sz w:val="18"/>
                <w:szCs w:val="18"/>
              </w:rPr>
              <w:t>9</w:t>
            </w:r>
            <w:r w:rsidR="00E1478F" w:rsidRPr="002E01AC">
              <w:rPr>
                <w:sz w:val="18"/>
                <w:szCs w:val="18"/>
              </w:rPr>
              <w:t>.</w:t>
            </w:r>
            <w:r w:rsidR="001434C9">
              <w:rPr>
                <w:sz w:val="18"/>
                <w:szCs w:val="18"/>
              </w:rPr>
              <w:t>4</w:t>
            </w:r>
            <w:r w:rsidR="00E1478F" w:rsidRPr="002E01AC">
              <w:rPr>
                <w:sz w:val="18"/>
                <w:szCs w:val="18"/>
              </w:rPr>
              <w:t>–</w:t>
            </w:r>
            <w:r w:rsidR="005F0E84">
              <w:rPr>
                <w:sz w:val="18"/>
                <w:szCs w:val="18"/>
              </w:rPr>
              <w:t>39</w:t>
            </w:r>
            <w:r w:rsidR="00E1478F" w:rsidRPr="002E01AC">
              <w:rPr>
                <w:sz w:val="18"/>
                <w:szCs w:val="18"/>
              </w:rPr>
              <w:t>.</w:t>
            </w:r>
            <w:r w:rsidR="005F0E84">
              <w:rPr>
                <w:sz w:val="18"/>
                <w:szCs w:val="18"/>
              </w:rPr>
              <w:t>3</w:t>
            </w:r>
            <w:r w:rsidR="00E1478F" w:rsidRPr="002E01AC">
              <w:rPr>
                <w:sz w:val="18"/>
                <w:szCs w:val="18"/>
              </w:rPr>
              <w:t>)</w:t>
            </w: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282AB05" w14:textId="51792230" w:rsidR="00E1478F" w:rsidRPr="002E01AC" w:rsidRDefault="002564ED" w:rsidP="002E01AC">
            <w:pPr>
              <w:spacing w:after="0" w:line="240" w:lineRule="auto"/>
              <w:contextualSpacing/>
              <w:rPr>
                <w:sz w:val="18"/>
                <w:szCs w:val="18"/>
              </w:rPr>
            </w:pPr>
            <w:r w:rsidRPr="002E01AC">
              <w:rPr>
                <w:sz w:val="18"/>
                <w:szCs w:val="18"/>
              </w:rPr>
              <w:t>2</w:t>
            </w:r>
            <w:r>
              <w:rPr>
                <w:sz w:val="18"/>
                <w:szCs w:val="18"/>
              </w:rPr>
              <w:t>7</w:t>
            </w:r>
            <w:r w:rsidR="00E1478F" w:rsidRPr="002E01AC">
              <w:rPr>
                <w:sz w:val="18"/>
                <w:szCs w:val="18"/>
              </w:rPr>
              <w:t>.</w:t>
            </w:r>
            <w:r>
              <w:rPr>
                <w:sz w:val="18"/>
                <w:szCs w:val="18"/>
              </w:rPr>
              <w:t>3</w:t>
            </w:r>
            <w:r w:rsidRPr="002E01AC">
              <w:rPr>
                <w:sz w:val="18"/>
                <w:szCs w:val="18"/>
              </w:rPr>
              <w:t xml:space="preserve"> </w:t>
            </w:r>
            <w:r w:rsidR="00E1478F" w:rsidRPr="002E01AC">
              <w:rPr>
                <w:sz w:val="18"/>
                <w:szCs w:val="18"/>
              </w:rPr>
              <w:t>(</w:t>
            </w:r>
            <w:r w:rsidR="00110463">
              <w:rPr>
                <w:sz w:val="18"/>
                <w:szCs w:val="18"/>
              </w:rPr>
              <w:t>7</w:t>
            </w:r>
            <w:r w:rsidR="00E1478F" w:rsidRPr="002E01AC">
              <w:rPr>
                <w:sz w:val="18"/>
                <w:szCs w:val="18"/>
              </w:rPr>
              <w:t>.</w:t>
            </w:r>
            <w:r w:rsidR="00110463">
              <w:rPr>
                <w:sz w:val="18"/>
                <w:szCs w:val="18"/>
              </w:rPr>
              <w:t>7</w:t>
            </w:r>
            <w:r w:rsidR="00E1478F" w:rsidRPr="002E01AC">
              <w:rPr>
                <w:sz w:val="18"/>
                <w:szCs w:val="18"/>
              </w:rPr>
              <w:t>–</w:t>
            </w:r>
            <w:r w:rsidR="00844811" w:rsidRPr="002E01AC">
              <w:rPr>
                <w:sz w:val="18"/>
                <w:szCs w:val="18"/>
              </w:rPr>
              <w:t>4</w:t>
            </w:r>
            <w:r w:rsidR="00844811">
              <w:rPr>
                <w:sz w:val="18"/>
                <w:szCs w:val="18"/>
              </w:rPr>
              <w:t>1</w:t>
            </w:r>
            <w:r w:rsidR="00E1478F" w:rsidRPr="002E01AC">
              <w:rPr>
                <w:sz w:val="18"/>
                <w:szCs w:val="18"/>
              </w:rPr>
              <w:t>.</w:t>
            </w:r>
            <w:r w:rsidR="00844811">
              <w:rPr>
                <w:sz w:val="18"/>
                <w:szCs w:val="18"/>
              </w:rPr>
              <w:t>7</w:t>
            </w:r>
            <w:r w:rsidR="00E1478F" w:rsidRPr="002E01AC">
              <w:rPr>
                <w:sz w:val="18"/>
                <w:szCs w:val="18"/>
              </w:rPr>
              <w:t>)</w:t>
            </w:r>
          </w:p>
        </w:tc>
      </w:tr>
      <w:tr w:rsidR="00E1478F" w:rsidRPr="00E03B11" w14:paraId="04B687E6" w14:textId="77777777" w:rsidTr="00B6006D">
        <w:tc>
          <w:tcPr>
            <w:tcW w:w="1341" w:type="pct"/>
            <w:tcBorders>
              <w:top w:val="nil"/>
              <w:left w:val="nil"/>
              <w:bottom w:val="nil"/>
              <w:right w:val="nil"/>
            </w:tcBorders>
            <w:shd w:val="clear" w:color="auto" w:fill="FFFFFF"/>
            <w:noWrap/>
            <w:tcMar>
              <w:top w:w="60" w:type="dxa"/>
              <w:left w:w="60" w:type="dxa"/>
              <w:bottom w:w="60" w:type="dxa"/>
              <w:right w:w="180" w:type="dxa"/>
            </w:tcMar>
            <w:vAlign w:val="center"/>
          </w:tcPr>
          <w:p w14:paraId="67141442" w14:textId="77777777" w:rsidR="00E1478F" w:rsidRPr="009F0560" w:rsidRDefault="00E1478F" w:rsidP="00E1478F">
            <w:pPr>
              <w:spacing w:after="0" w:line="240" w:lineRule="auto"/>
              <w:contextualSpacing/>
              <w:rPr>
                <w:i/>
                <w:iCs/>
                <w:sz w:val="18"/>
                <w:szCs w:val="18"/>
              </w:rPr>
            </w:pPr>
            <w:r w:rsidRPr="002E01AC">
              <w:rPr>
                <w:i/>
                <w:iCs/>
                <w:sz w:val="18"/>
                <w:szCs w:val="18"/>
              </w:rPr>
              <w:t>Residual variability</w:t>
            </w:r>
          </w:p>
        </w:tc>
        <w:tc>
          <w:tcPr>
            <w:tcW w:w="1220" w:type="pct"/>
            <w:tcBorders>
              <w:top w:val="nil"/>
              <w:left w:val="nil"/>
              <w:bottom w:val="nil"/>
              <w:right w:val="nil"/>
            </w:tcBorders>
            <w:shd w:val="clear" w:color="auto" w:fill="FFFFFF"/>
          </w:tcPr>
          <w:p w14:paraId="4A86EC7C" w14:textId="68F97F83" w:rsidR="00E1478F" w:rsidRPr="002E01AC" w:rsidRDefault="00E1478F" w:rsidP="002E01AC">
            <w:pPr>
              <w:spacing w:after="0" w:line="240" w:lineRule="auto"/>
              <w:ind w:left="170"/>
              <w:contextualSpacing/>
              <w:rPr>
                <w:i/>
                <w:iCs/>
                <w:sz w:val="18"/>
                <w:szCs w:val="18"/>
              </w:rPr>
            </w:pPr>
          </w:p>
        </w:tc>
        <w:tc>
          <w:tcPr>
            <w:tcW w:w="1220" w:type="pct"/>
            <w:tcBorders>
              <w:top w:val="nil"/>
              <w:left w:val="nil"/>
              <w:bottom w:val="nil"/>
              <w:right w:val="nil"/>
            </w:tcBorders>
            <w:shd w:val="clear" w:color="auto" w:fill="FFFFFF"/>
            <w:noWrap/>
            <w:tcMar>
              <w:top w:w="60" w:type="dxa"/>
              <w:left w:w="180" w:type="dxa"/>
              <w:bottom w:w="60" w:type="dxa"/>
              <w:right w:w="180" w:type="dxa"/>
            </w:tcMar>
          </w:tcPr>
          <w:p w14:paraId="352B3E38" w14:textId="77777777" w:rsidR="00E1478F" w:rsidRPr="002E01AC" w:rsidRDefault="00E1478F" w:rsidP="002E01AC">
            <w:pPr>
              <w:spacing w:after="0" w:line="240" w:lineRule="auto"/>
              <w:contextualSpacing/>
              <w:rPr>
                <w:sz w:val="18"/>
                <w:szCs w:val="18"/>
              </w:rPr>
            </w:pPr>
          </w:p>
        </w:tc>
        <w:tc>
          <w:tcPr>
            <w:tcW w:w="1219" w:type="pct"/>
            <w:tcBorders>
              <w:top w:val="nil"/>
              <w:left w:val="nil"/>
              <w:bottom w:val="nil"/>
              <w:right w:val="nil"/>
            </w:tcBorders>
            <w:shd w:val="clear" w:color="auto" w:fill="FFFFFF"/>
            <w:noWrap/>
            <w:tcMar>
              <w:top w:w="60" w:type="dxa"/>
              <w:left w:w="180" w:type="dxa"/>
              <w:bottom w:w="60" w:type="dxa"/>
              <w:right w:w="180" w:type="dxa"/>
            </w:tcMar>
          </w:tcPr>
          <w:p w14:paraId="56FEB6C5" w14:textId="77777777" w:rsidR="00E1478F" w:rsidRPr="002E01AC" w:rsidRDefault="00E1478F" w:rsidP="002E01AC">
            <w:pPr>
              <w:spacing w:after="0" w:line="240" w:lineRule="auto"/>
              <w:contextualSpacing/>
              <w:rPr>
                <w:sz w:val="18"/>
                <w:szCs w:val="18"/>
              </w:rPr>
            </w:pPr>
          </w:p>
        </w:tc>
      </w:tr>
      <w:tr w:rsidR="00E1478F" w:rsidRPr="00E03B11" w14:paraId="26BB5044" w14:textId="77777777" w:rsidTr="00B6006D">
        <w:tc>
          <w:tcPr>
            <w:tcW w:w="1341" w:type="pct"/>
            <w:tcBorders>
              <w:top w:val="nil"/>
              <w:left w:val="nil"/>
              <w:bottom w:val="single" w:sz="4" w:space="0" w:color="auto"/>
              <w:right w:val="nil"/>
            </w:tcBorders>
            <w:shd w:val="clear" w:color="auto" w:fill="FFFFFF"/>
            <w:noWrap/>
            <w:tcMar>
              <w:top w:w="60" w:type="dxa"/>
              <w:left w:w="300" w:type="dxa"/>
              <w:bottom w:w="60" w:type="dxa"/>
              <w:right w:w="180" w:type="dxa"/>
            </w:tcMar>
            <w:hideMark/>
          </w:tcPr>
          <w:p w14:paraId="55B8EB97" w14:textId="77777777" w:rsidR="00E1478F" w:rsidRPr="009F0560" w:rsidRDefault="00E1478F" w:rsidP="00E1478F">
            <w:pPr>
              <w:spacing w:after="0" w:line="240" w:lineRule="auto"/>
              <w:contextualSpacing/>
              <w:rPr>
                <w:sz w:val="18"/>
                <w:szCs w:val="18"/>
              </w:rPr>
            </w:pPr>
            <w:r w:rsidRPr="002E01AC">
              <w:rPr>
                <w:sz w:val="18"/>
                <w:szCs w:val="18"/>
              </w:rPr>
              <w:t>Proportional error(%CV)</w:t>
            </w:r>
          </w:p>
        </w:tc>
        <w:tc>
          <w:tcPr>
            <w:tcW w:w="1220" w:type="pct"/>
            <w:tcBorders>
              <w:top w:val="nil"/>
              <w:left w:val="nil"/>
              <w:bottom w:val="single" w:sz="4" w:space="0" w:color="auto"/>
              <w:right w:val="nil"/>
            </w:tcBorders>
            <w:shd w:val="clear" w:color="auto" w:fill="FFFFFF"/>
          </w:tcPr>
          <w:p w14:paraId="69883E58" w14:textId="2E87CE5B" w:rsidR="00E1478F" w:rsidRPr="002E01AC" w:rsidRDefault="00E1478F" w:rsidP="002E01AC">
            <w:pPr>
              <w:spacing w:after="0" w:line="240" w:lineRule="auto"/>
              <w:ind w:left="170"/>
              <w:contextualSpacing/>
              <w:rPr>
                <w:sz w:val="18"/>
                <w:szCs w:val="18"/>
              </w:rPr>
            </w:pPr>
            <w:r w:rsidRPr="00BE0814">
              <w:rPr>
                <w:color w:val="000000"/>
                <w:sz w:val="18"/>
                <w:szCs w:val="18"/>
              </w:rPr>
              <w:t>16.</w:t>
            </w:r>
            <w:r w:rsidR="006440C9">
              <w:rPr>
                <w:color w:val="000000"/>
                <w:sz w:val="18"/>
                <w:szCs w:val="18"/>
              </w:rPr>
              <w:t xml:space="preserve">9 </w:t>
            </w:r>
            <w:r w:rsidR="00EA2450">
              <w:rPr>
                <w:color w:val="000000"/>
                <w:sz w:val="18"/>
                <w:szCs w:val="18"/>
              </w:rPr>
              <w:t>(6.5)</w:t>
            </w:r>
            <w:r w:rsidR="00CD7D54">
              <w:rPr>
                <w:color w:val="000000"/>
                <w:sz w:val="18"/>
                <w:szCs w:val="18"/>
              </w:rPr>
              <w:t xml:space="preserve"> [8]</w:t>
            </w:r>
          </w:p>
        </w:tc>
        <w:tc>
          <w:tcPr>
            <w:tcW w:w="1220" w:type="pct"/>
            <w:tcBorders>
              <w:top w:val="nil"/>
              <w:left w:val="nil"/>
              <w:bottom w:val="single" w:sz="4" w:space="0" w:color="auto"/>
              <w:right w:val="nil"/>
            </w:tcBorders>
            <w:shd w:val="clear" w:color="auto" w:fill="FFFFFF"/>
            <w:noWrap/>
            <w:tcMar>
              <w:top w:w="60" w:type="dxa"/>
              <w:left w:w="180" w:type="dxa"/>
              <w:bottom w:w="60" w:type="dxa"/>
              <w:right w:w="180" w:type="dxa"/>
            </w:tcMar>
          </w:tcPr>
          <w:p w14:paraId="2ACCB439" w14:textId="2B04414B" w:rsidR="00E1478F" w:rsidRPr="002E01AC" w:rsidRDefault="00E1478F" w:rsidP="002E01AC">
            <w:pPr>
              <w:spacing w:after="0" w:line="240" w:lineRule="auto"/>
              <w:contextualSpacing/>
              <w:rPr>
                <w:sz w:val="18"/>
                <w:szCs w:val="18"/>
              </w:rPr>
            </w:pPr>
            <w:r w:rsidRPr="002E01AC">
              <w:rPr>
                <w:sz w:val="18"/>
                <w:szCs w:val="18"/>
              </w:rPr>
              <w:t>16.7 (14.6–19.</w:t>
            </w:r>
            <w:r w:rsidR="00237AEB">
              <w:rPr>
                <w:sz w:val="18"/>
                <w:szCs w:val="18"/>
              </w:rPr>
              <w:t>2</w:t>
            </w:r>
            <w:r w:rsidRPr="002E01AC">
              <w:rPr>
                <w:sz w:val="18"/>
                <w:szCs w:val="18"/>
              </w:rPr>
              <w:t>)</w:t>
            </w:r>
          </w:p>
        </w:tc>
        <w:tc>
          <w:tcPr>
            <w:tcW w:w="1219" w:type="pct"/>
            <w:tcBorders>
              <w:top w:val="nil"/>
              <w:left w:val="nil"/>
              <w:bottom w:val="single" w:sz="4" w:space="0" w:color="auto"/>
              <w:right w:val="nil"/>
            </w:tcBorders>
            <w:shd w:val="clear" w:color="auto" w:fill="FFFFFF"/>
            <w:noWrap/>
            <w:tcMar>
              <w:top w:w="60" w:type="dxa"/>
              <w:left w:w="180" w:type="dxa"/>
              <w:bottom w:w="60" w:type="dxa"/>
              <w:right w:w="180" w:type="dxa"/>
            </w:tcMar>
          </w:tcPr>
          <w:p w14:paraId="0A2ACB06" w14:textId="6A643D27" w:rsidR="00E1478F" w:rsidRPr="002E01AC" w:rsidRDefault="00E1478F" w:rsidP="002E01AC">
            <w:pPr>
              <w:spacing w:after="0" w:line="240" w:lineRule="auto"/>
              <w:contextualSpacing/>
              <w:rPr>
                <w:sz w:val="18"/>
                <w:szCs w:val="18"/>
              </w:rPr>
            </w:pPr>
            <w:r w:rsidRPr="002E01AC">
              <w:rPr>
                <w:sz w:val="18"/>
                <w:szCs w:val="18"/>
              </w:rPr>
              <w:t>16.</w:t>
            </w:r>
            <w:r w:rsidR="00283012">
              <w:rPr>
                <w:sz w:val="18"/>
                <w:szCs w:val="18"/>
              </w:rPr>
              <w:t>6</w:t>
            </w:r>
            <w:r w:rsidR="00283012" w:rsidRPr="002E01AC">
              <w:rPr>
                <w:sz w:val="18"/>
                <w:szCs w:val="18"/>
              </w:rPr>
              <w:t xml:space="preserve"> </w:t>
            </w:r>
            <w:r w:rsidRPr="002E01AC">
              <w:rPr>
                <w:sz w:val="18"/>
                <w:szCs w:val="18"/>
              </w:rPr>
              <w:t>(14.4–18.</w:t>
            </w:r>
            <w:r w:rsidR="00E736F8">
              <w:rPr>
                <w:sz w:val="18"/>
                <w:szCs w:val="18"/>
              </w:rPr>
              <w:t>9</w:t>
            </w:r>
            <w:r w:rsidRPr="002E01AC">
              <w:rPr>
                <w:sz w:val="18"/>
                <w:szCs w:val="18"/>
              </w:rPr>
              <w:t>)</w:t>
            </w:r>
          </w:p>
        </w:tc>
      </w:tr>
    </w:tbl>
    <w:p w14:paraId="613DE60C" w14:textId="69132775" w:rsidR="005B7E8A" w:rsidRPr="00DC46F5" w:rsidRDefault="005B7E8A" w:rsidP="005B7E8A">
      <w:pPr>
        <w:spacing w:after="0" w:line="240" w:lineRule="auto"/>
        <w:contextualSpacing/>
        <w:rPr>
          <w:sz w:val="18"/>
          <w:szCs w:val="18"/>
        </w:rPr>
      </w:pPr>
      <w:r w:rsidRPr="00DC46F5">
        <w:rPr>
          <w:sz w:val="18"/>
          <w:szCs w:val="18"/>
        </w:rPr>
        <w:t>BW, body weight; CI, confidence interval; CRRT, continuous renal replacement therapy; C</w:t>
      </w:r>
      <w:r w:rsidR="00C95EDC" w:rsidRPr="00DC46F5">
        <w:rPr>
          <w:sz w:val="18"/>
          <w:szCs w:val="18"/>
        </w:rPr>
        <w:t>l</w:t>
      </w:r>
      <w:r w:rsidR="00C95EDC" w:rsidRPr="00494DCF">
        <w:rPr>
          <w:sz w:val="18"/>
          <w:szCs w:val="18"/>
          <w:vertAlign w:val="subscript"/>
        </w:rPr>
        <w:t>on-</w:t>
      </w:r>
      <w:r w:rsidRPr="00DC46F5">
        <w:rPr>
          <w:sz w:val="18"/>
          <w:szCs w:val="18"/>
          <w:vertAlign w:val="subscript"/>
        </w:rPr>
        <w:t>CRRT</w:t>
      </w:r>
      <w:r w:rsidRPr="00DC46F5">
        <w:rPr>
          <w:sz w:val="18"/>
          <w:szCs w:val="18"/>
        </w:rPr>
        <w:t xml:space="preserve">, clearance when patients were on CRRT; </w:t>
      </w:r>
      <w:proofErr w:type="spellStart"/>
      <w:r w:rsidR="00CF7E36" w:rsidRPr="00DC46F5">
        <w:rPr>
          <w:sz w:val="18"/>
          <w:szCs w:val="18"/>
        </w:rPr>
        <w:t>CL</w:t>
      </w:r>
      <w:r w:rsidR="00CF7E36">
        <w:rPr>
          <w:sz w:val="18"/>
          <w:szCs w:val="18"/>
          <w:vertAlign w:val="subscript"/>
        </w:rPr>
        <w:t>off</w:t>
      </w:r>
      <w:proofErr w:type="spellEnd"/>
      <w:r w:rsidRPr="00DC46F5">
        <w:rPr>
          <w:sz w:val="18"/>
          <w:szCs w:val="18"/>
          <w:vertAlign w:val="subscript"/>
        </w:rPr>
        <w:t>-CRRT</w:t>
      </w:r>
      <w:r w:rsidRPr="00DC46F5">
        <w:rPr>
          <w:sz w:val="18"/>
          <w:szCs w:val="18"/>
        </w:rPr>
        <w:t xml:space="preserve">, clearance when patients were not on CRRT; </w:t>
      </w:r>
      <w:proofErr w:type="spellStart"/>
      <w:r w:rsidRPr="00DC46F5">
        <w:rPr>
          <w:sz w:val="18"/>
          <w:szCs w:val="18"/>
        </w:rPr>
        <w:t>Cov</w:t>
      </w:r>
      <w:proofErr w:type="spellEnd"/>
      <w:r w:rsidRPr="00DC46F5">
        <w:rPr>
          <w:sz w:val="18"/>
          <w:szCs w:val="18"/>
        </w:rPr>
        <w:t xml:space="preserve">, covariance; CV, coefficient of variation expressed as % CV = </w:t>
      </w:r>
      <m:oMath>
        <m:rad>
          <m:radPr>
            <m:degHide m:val="1"/>
            <m:ctrlPr>
              <w:ins w:id="761" w:author="My Luong Vuong" w:date="2024-06-21T10:33:00Z">
                <w:rPr>
                  <w:rFonts w:ascii="Cambria Math" w:hAnsi="Cambria Math"/>
                  <w:sz w:val="18"/>
                  <w:szCs w:val="18"/>
                </w:rPr>
              </w:ins>
            </m:ctrlPr>
          </m:radPr>
          <m:deg/>
          <m:e>
            <m:sSup>
              <m:sSupPr>
                <m:ctrlPr>
                  <w:ins w:id="762" w:author="My Luong Vuong" w:date="2024-06-21T10:33:00Z">
                    <w:rPr>
                      <w:rFonts w:ascii="Cambria Math" w:hAnsi="Cambria Math"/>
                      <w:i/>
                      <w:sz w:val="18"/>
                      <w:szCs w:val="18"/>
                    </w:rPr>
                  </w:ins>
                </m:ctrlPr>
              </m:sSupPr>
              <m:e>
                <m:r>
                  <m:rPr>
                    <m:nor/>
                  </m:rPr>
                  <w:rPr>
                    <w:sz w:val="18"/>
                    <w:szCs w:val="18"/>
                  </w:rPr>
                  <m:t>e</m:t>
                </m:r>
              </m:e>
              <m:sup>
                <m:sSup>
                  <m:sSupPr>
                    <m:ctrlPr>
                      <w:ins w:id="763" w:author="My Luong Vuong" w:date="2024-06-21T10:33:00Z">
                        <w:rPr>
                          <w:rFonts w:ascii="Cambria Math" w:hAnsi="Cambria Math"/>
                          <w:i/>
                          <w:sz w:val="18"/>
                          <w:szCs w:val="18"/>
                        </w:rPr>
                      </w:ins>
                    </m:ctrlPr>
                  </m:sSupPr>
                  <m:e>
                    <m:r>
                      <m:rPr>
                        <m:nor/>
                      </m:rPr>
                      <w:rPr>
                        <w:sz w:val="18"/>
                        <w:szCs w:val="18"/>
                      </w:rPr>
                      <m:t>ω</m:t>
                    </m:r>
                  </m:e>
                  <m:sup>
                    <m:r>
                      <m:rPr>
                        <m:nor/>
                      </m:rPr>
                      <w:rPr>
                        <w:sz w:val="18"/>
                        <w:szCs w:val="18"/>
                      </w:rPr>
                      <m:t>2</m:t>
                    </m:r>
                  </m:sup>
                </m:sSup>
              </m:sup>
            </m:sSup>
            <m:r>
              <m:rPr>
                <m:nor/>
              </m:rPr>
              <w:rPr>
                <w:sz w:val="18"/>
                <w:szCs w:val="18"/>
              </w:rPr>
              <m:t>-1</m:t>
            </m:r>
          </m:e>
        </m:rad>
      </m:oMath>
      <w:r w:rsidRPr="00DC46F5">
        <w:rPr>
          <w:sz w:val="18"/>
          <w:szCs w:val="18"/>
        </w:rPr>
        <w:t>×100%;</w:t>
      </w:r>
      <w:r w:rsidRPr="00DC46F5">
        <w:rPr>
          <w:color w:val="000000"/>
          <w:sz w:val="18"/>
          <w:szCs w:val="18"/>
        </w:rPr>
        <w:t xml:space="preserve"> </w:t>
      </w:r>
      <w:proofErr w:type="spellStart"/>
      <w:r w:rsidRPr="00DC46F5">
        <w:rPr>
          <w:color w:val="000000"/>
          <w:sz w:val="18"/>
          <w:szCs w:val="18"/>
        </w:rPr>
        <w:t>eGFR</w:t>
      </w:r>
      <w:r w:rsidRPr="00DC46F5">
        <w:rPr>
          <w:color w:val="000000"/>
          <w:sz w:val="18"/>
          <w:szCs w:val="18"/>
          <w:vertAlign w:val="subscript"/>
        </w:rPr>
        <w:t>CKD</w:t>
      </w:r>
      <w:proofErr w:type="spellEnd"/>
      <w:r w:rsidRPr="00DC46F5">
        <w:rPr>
          <w:color w:val="000000"/>
          <w:sz w:val="18"/>
          <w:szCs w:val="18"/>
          <w:vertAlign w:val="subscript"/>
        </w:rPr>
        <w:t>-EPI</w:t>
      </w:r>
      <w:r w:rsidRPr="00DC46F5">
        <w:rPr>
          <w:color w:val="000000"/>
          <w:sz w:val="18"/>
          <w:szCs w:val="18"/>
        </w:rPr>
        <w:t>,</w:t>
      </w:r>
      <w:r w:rsidRPr="00DC46F5">
        <w:rPr>
          <w:color w:val="000000"/>
          <w:sz w:val="18"/>
          <w:szCs w:val="18"/>
          <w:vertAlign w:val="subscript"/>
        </w:rPr>
        <w:t xml:space="preserve"> </w:t>
      </w:r>
      <w:r w:rsidRPr="00DC46F5">
        <w:rPr>
          <w:sz w:val="18"/>
          <w:szCs w:val="18"/>
        </w:rPr>
        <w:t>estimated glomerular filtration rate (calculated using the Chronic Kidney Disease Epidemiology Collaboration equation)</w:t>
      </w:r>
      <w:r w:rsidRPr="00DC46F5">
        <w:rPr>
          <w:color w:val="000000"/>
          <w:sz w:val="18"/>
          <w:szCs w:val="18"/>
        </w:rPr>
        <w:t>;</w:t>
      </w:r>
      <w:r w:rsidRPr="00DC46F5">
        <w:rPr>
          <w:sz w:val="18"/>
          <w:szCs w:val="18"/>
        </w:rPr>
        <w:t xml:space="preserve"> IIV, inter-individual variability; Q, inter-compartmental clearance;</w:t>
      </w:r>
      <w:r w:rsidR="00DE7A2C">
        <w:rPr>
          <w:sz w:val="18"/>
          <w:szCs w:val="18"/>
        </w:rPr>
        <w:t xml:space="preserve"> RSE</w:t>
      </w:r>
      <w:r w:rsidR="00DE7A2C" w:rsidRPr="00DC46F5">
        <w:rPr>
          <w:sz w:val="18"/>
          <w:szCs w:val="18"/>
        </w:rPr>
        <w:t xml:space="preserve">, </w:t>
      </w:r>
      <w:r w:rsidR="00DE7A2C">
        <w:rPr>
          <w:sz w:val="18"/>
          <w:szCs w:val="18"/>
        </w:rPr>
        <w:t>relative standard erro</w:t>
      </w:r>
      <w:r w:rsidR="000509CC">
        <w:rPr>
          <w:sz w:val="18"/>
          <w:szCs w:val="18"/>
        </w:rPr>
        <w:t>r</w:t>
      </w:r>
      <w:r w:rsidR="00DE7A2C">
        <w:rPr>
          <w:sz w:val="18"/>
          <w:szCs w:val="18"/>
        </w:rPr>
        <w:t>;</w:t>
      </w:r>
      <w:r w:rsidRPr="00DC46F5">
        <w:rPr>
          <w:sz w:val="18"/>
          <w:szCs w:val="18"/>
        </w:rPr>
        <w:t xml:space="preserve"> </w:t>
      </w:r>
      <w:proofErr w:type="spellStart"/>
      <w:r w:rsidRPr="00DC46F5">
        <w:rPr>
          <w:sz w:val="18"/>
          <w:szCs w:val="18"/>
        </w:rPr>
        <w:t>V</w:t>
      </w:r>
      <w:r w:rsidR="003522FA" w:rsidRPr="003522FA">
        <w:rPr>
          <w:sz w:val="18"/>
          <w:szCs w:val="18"/>
        </w:rPr>
        <w:t>c</w:t>
      </w:r>
      <w:proofErr w:type="spellEnd"/>
      <w:r w:rsidRPr="00DC46F5">
        <w:rPr>
          <w:sz w:val="18"/>
          <w:szCs w:val="18"/>
        </w:rPr>
        <w:t xml:space="preserve">, volume of distribution in the central compartment; </w:t>
      </w:r>
      <w:proofErr w:type="spellStart"/>
      <w:r w:rsidRPr="00DC46F5">
        <w:rPr>
          <w:sz w:val="18"/>
          <w:szCs w:val="18"/>
        </w:rPr>
        <w:t>V</w:t>
      </w:r>
      <w:r w:rsidRPr="00DC46F5">
        <w:rPr>
          <w:sz w:val="18"/>
          <w:szCs w:val="18"/>
          <w:vertAlign w:val="subscript"/>
        </w:rPr>
        <w:t>p</w:t>
      </w:r>
      <w:proofErr w:type="spellEnd"/>
      <w:r w:rsidRPr="00DC46F5">
        <w:rPr>
          <w:sz w:val="18"/>
          <w:szCs w:val="18"/>
        </w:rPr>
        <w:t>, volume of distribution in the peripheral compartment.</w:t>
      </w:r>
    </w:p>
    <w:p w14:paraId="4F8A2DE3" w14:textId="6C9E658A" w:rsidR="007C5719" w:rsidRDefault="005B7E8A" w:rsidP="002E01AC">
      <w:pPr>
        <w:spacing w:after="0" w:line="240" w:lineRule="auto"/>
        <w:contextualSpacing/>
        <w:jc w:val="left"/>
        <w:rPr>
          <w:b/>
          <w:bCs/>
        </w:rPr>
      </w:pPr>
      <w:r w:rsidRPr="00DC46F5">
        <w:rPr>
          <w:sz w:val="18"/>
          <w:szCs w:val="18"/>
        </w:rPr>
        <w:t>*Data are represented as the median of the 2000 bootstrap runs (200 bootstrap runs × 10 multiple imputed datasets). The median successful minimization rate for the 2000 bootstrap runs was 96.5%.</w:t>
      </w:r>
      <w:r w:rsidR="007C5719">
        <w:rPr>
          <w:b/>
          <w:bCs/>
        </w:rPr>
        <w:br w:type="page"/>
      </w:r>
    </w:p>
    <w:p w14:paraId="225A0CBE" w14:textId="1D9A9D1D" w:rsidR="001B111A" w:rsidRDefault="001B111A" w:rsidP="00593CAA">
      <w:r w:rsidRPr="00E03B11">
        <w:rPr>
          <w:b/>
          <w:bCs/>
        </w:rPr>
        <w:lastRenderedPageBreak/>
        <w:t>Table 3</w:t>
      </w:r>
      <w:r w:rsidRPr="00E03B11">
        <w:t xml:space="preserve">. </w:t>
      </w:r>
      <w:r w:rsidR="00125C5F" w:rsidRPr="00125C5F">
        <w:t>Fluconazole dosing strategy with minimally 90% probability of target attainment in ICU patients.</w:t>
      </w:r>
    </w:p>
    <w:tbl>
      <w:tblPr>
        <w:tblStyle w:val="TableGrid"/>
        <w:tblW w:w="0" w:type="auto"/>
        <w:tblLook w:val="04A0" w:firstRow="1" w:lastRow="0" w:firstColumn="1" w:lastColumn="0" w:noHBand="0" w:noVBand="1"/>
      </w:tblPr>
      <w:tblGrid>
        <w:gridCol w:w="2263"/>
        <w:gridCol w:w="2671"/>
        <w:gridCol w:w="2672"/>
        <w:gridCol w:w="2672"/>
        <w:gridCol w:w="2672"/>
      </w:tblGrid>
      <w:tr w:rsidR="00B257DD" w14:paraId="3FDFFF5B" w14:textId="77777777" w:rsidTr="00BA7DD3">
        <w:tc>
          <w:tcPr>
            <w:tcW w:w="2263" w:type="dxa"/>
            <w:vMerge w:val="restart"/>
            <w:vAlign w:val="center"/>
          </w:tcPr>
          <w:p w14:paraId="24FC66C3" w14:textId="79491C70" w:rsidR="00B257DD" w:rsidRPr="00E13681" w:rsidRDefault="00B257DD" w:rsidP="007911FE">
            <w:pPr>
              <w:spacing w:after="0"/>
              <w:ind w:left="170"/>
              <w:rPr>
                <w:sz w:val="18"/>
                <w:szCs w:val="18"/>
              </w:rPr>
            </w:pPr>
            <w:del w:id="764" w:author="My Luong Vuong" w:date="2024-05-31T16:43:00Z">
              <w:r w:rsidRPr="00E13681" w:rsidDel="00966C2F">
                <w:rPr>
                  <w:sz w:val="18"/>
                  <w:szCs w:val="18"/>
                </w:rPr>
                <w:delText xml:space="preserve">Body </w:delText>
              </w:r>
            </w:del>
            <w:ins w:id="765" w:author="My Luong Vuong" w:date="2024-05-31T16:43:00Z">
              <w:r w:rsidR="00966C2F">
                <w:rPr>
                  <w:sz w:val="18"/>
                  <w:szCs w:val="18"/>
                </w:rPr>
                <w:t>Total b</w:t>
              </w:r>
              <w:r w:rsidR="00966C2F" w:rsidRPr="00E13681">
                <w:rPr>
                  <w:sz w:val="18"/>
                  <w:szCs w:val="18"/>
                </w:rPr>
                <w:t xml:space="preserve">ody </w:t>
              </w:r>
            </w:ins>
            <w:r w:rsidRPr="00E13681">
              <w:rPr>
                <w:sz w:val="18"/>
                <w:szCs w:val="18"/>
              </w:rPr>
              <w:t xml:space="preserve">weight </w:t>
            </w:r>
          </w:p>
        </w:tc>
        <w:tc>
          <w:tcPr>
            <w:tcW w:w="5343" w:type="dxa"/>
            <w:gridSpan w:val="2"/>
            <w:vAlign w:val="center"/>
          </w:tcPr>
          <w:p w14:paraId="01FF081B" w14:textId="77777777" w:rsidR="00B257DD" w:rsidRPr="00E13681" w:rsidRDefault="00B257DD" w:rsidP="007911FE">
            <w:pPr>
              <w:spacing w:after="0"/>
              <w:ind w:left="170"/>
              <w:rPr>
                <w:sz w:val="18"/>
                <w:szCs w:val="18"/>
              </w:rPr>
            </w:pPr>
            <w:r w:rsidRPr="00E13681">
              <w:rPr>
                <w:sz w:val="18"/>
                <w:szCs w:val="18"/>
              </w:rPr>
              <w:t>No CRRT</w:t>
            </w:r>
          </w:p>
        </w:tc>
        <w:tc>
          <w:tcPr>
            <w:tcW w:w="5344" w:type="dxa"/>
            <w:gridSpan w:val="2"/>
            <w:vAlign w:val="center"/>
          </w:tcPr>
          <w:p w14:paraId="2FE6AF4E" w14:textId="77777777" w:rsidR="00B257DD" w:rsidRPr="00E13681" w:rsidRDefault="00B257DD" w:rsidP="007911FE">
            <w:pPr>
              <w:spacing w:after="0"/>
              <w:ind w:left="170"/>
              <w:rPr>
                <w:sz w:val="18"/>
                <w:szCs w:val="18"/>
              </w:rPr>
            </w:pPr>
            <w:r w:rsidRPr="00E13681">
              <w:rPr>
                <w:sz w:val="18"/>
                <w:szCs w:val="18"/>
              </w:rPr>
              <w:t>CRRT</w:t>
            </w:r>
          </w:p>
        </w:tc>
      </w:tr>
      <w:tr w:rsidR="00B257DD" w14:paraId="460418A3" w14:textId="77777777" w:rsidTr="00BA7DD3">
        <w:tc>
          <w:tcPr>
            <w:tcW w:w="2263" w:type="dxa"/>
            <w:vMerge/>
          </w:tcPr>
          <w:p w14:paraId="0F54237F" w14:textId="77777777" w:rsidR="00B257DD" w:rsidRPr="00E13681" w:rsidRDefault="00B257DD" w:rsidP="00F13F82">
            <w:pPr>
              <w:spacing w:after="0"/>
              <w:ind w:left="170"/>
              <w:rPr>
                <w:sz w:val="18"/>
                <w:szCs w:val="18"/>
              </w:rPr>
            </w:pPr>
          </w:p>
        </w:tc>
        <w:tc>
          <w:tcPr>
            <w:tcW w:w="2671" w:type="dxa"/>
            <w:vAlign w:val="center"/>
          </w:tcPr>
          <w:p w14:paraId="29E28605" w14:textId="77777777" w:rsidR="00B257DD" w:rsidRPr="00E13681" w:rsidRDefault="00B257DD" w:rsidP="007911FE">
            <w:pPr>
              <w:spacing w:after="0"/>
              <w:ind w:left="170"/>
              <w:rPr>
                <w:sz w:val="18"/>
                <w:szCs w:val="18"/>
              </w:rPr>
            </w:pPr>
            <w:r w:rsidRPr="00E13681">
              <w:rPr>
                <w:sz w:val="18"/>
                <w:szCs w:val="18"/>
              </w:rPr>
              <w:t>Loading dose</w:t>
            </w:r>
          </w:p>
          <w:p w14:paraId="723C4135"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0C9E94D4" w14:textId="77777777" w:rsidR="00B257DD" w:rsidRPr="00E13681" w:rsidRDefault="00B257DD" w:rsidP="007911FE">
            <w:pPr>
              <w:spacing w:after="0"/>
              <w:ind w:left="170"/>
              <w:rPr>
                <w:sz w:val="18"/>
                <w:szCs w:val="18"/>
              </w:rPr>
            </w:pPr>
            <w:r w:rsidRPr="00E13681">
              <w:rPr>
                <w:sz w:val="18"/>
                <w:szCs w:val="18"/>
              </w:rPr>
              <w:t>Maintenance dose</w:t>
            </w:r>
          </w:p>
          <w:p w14:paraId="3AC0452F" w14:textId="77777777" w:rsidR="00B257DD" w:rsidRPr="00E13681" w:rsidRDefault="00B257DD" w:rsidP="007911FE">
            <w:pPr>
              <w:spacing w:after="0"/>
              <w:ind w:left="170"/>
              <w:rPr>
                <w:sz w:val="18"/>
                <w:szCs w:val="18"/>
              </w:rPr>
            </w:pPr>
            <w:r w:rsidRPr="00E13681">
              <w:rPr>
                <w:sz w:val="18"/>
                <w:szCs w:val="18"/>
              </w:rPr>
              <w:t>(from day 2)</w:t>
            </w:r>
          </w:p>
        </w:tc>
        <w:tc>
          <w:tcPr>
            <w:tcW w:w="2672" w:type="dxa"/>
            <w:vAlign w:val="center"/>
          </w:tcPr>
          <w:p w14:paraId="7D2AF071" w14:textId="77777777" w:rsidR="00B257DD" w:rsidRPr="00E13681" w:rsidRDefault="00B257DD" w:rsidP="007911FE">
            <w:pPr>
              <w:spacing w:after="0"/>
              <w:ind w:left="170"/>
              <w:rPr>
                <w:sz w:val="18"/>
                <w:szCs w:val="18"/>
              </w:rPr>
            </w:pPr>
            <w:r w:rsidRPr="00E13681">
              <w:rPr>
                <w:sz w:val="18"/>
                <w:szCs w:val="18"/>
              </w:rPr>
              <w:t>Loading dose</w:t>
            </w:r>
          </w:p>
          <w:p w14:paraId="73570D1E" w14:textId="77777777" w:rsidR="00B257DD" w:rsidRPr="00E13681" w:rsidRDefault="00B257DD" w:rsidP="007911FE">
            <w:pPr>
              <w:spacing w:after="0"/>
              <w:ind w:left="170"/>
              <w:rPr>
                <w:sz w:val="18"/>
                <w:szCs w:val="18"/>
              </w:rPr>
            </w:pPr>
            <w:r w:rsidRPr="00E13681">
              <w:rPr>
                <w:sz w:val="18"/>
                <w:szCs w:val="18"/>
              </w:rPr>
              <w:t>(day 1)</w:t>
            </w:r>
          </w:p>
        </w:tc>
        <w:tc>
          <w:tcPr>
            <w:tcW w:w="2672" w:type="dxa"/>
            <w:vAlign w:val="center"/>
          </w:tcPr>
          <w:p w14:paraId="6D9F31A8" w14:textId="77777777" w:rsidR="00B257DD" w:rsidRPr="00E13681" w:rsidRDefault="00B257DD" w:rsidP="007911FE">
            <w:pPr>
              <w:spacing w:after="0"/>
              <w:ind w:left="170"/>
              <w:rPr>
                <w:sz w:val="18"/>
                <w:szCs w:val="18"/>
              </w:rPr>
            </w:pPr>
            <w:r w:rsidRPr="00E13681">
              <w:rPr>
                <w:sz w:val="18"/>
                <w:szCs w:val="18"/>
              </w:rPr>
              <w:t>Maintenance dose</w:t>
            </w:r>
          </w:p>
          <w:p w14:paraId="0F40DA51" w14:textId="77777777" w:rsidR="00B257DD" w:rsidRPr="00E13681" w:rsidRDefault="00B257DD" w:rsidP="007911FE">
            <w:pPr>
              <w:spacing w:after="0"/>
              <w:ind w:left="170"/>
              <w:rPr>
                <w:sz w:val="18"/>
                <w:szCs w:val="18"/>
              </w:rPr>
            </w:pPr>
            <w:r w:rsidRPr="00E13681">
              <w:rPr>
                <w:sz w:val="18"/>
                <w:szCs w:val="18"/>
              </w:rPr>
              <w:t>(from day 2)</w:t>
            </w:r>
          </w:p>
        </w:tc>
      </w:tr>
      <w:tr w:rsidR="00B257DD" w14:paraId="747C373D" w14:textId="77777777" w:rsidTr="00BA7DD3">
        <w:tc>
          <w:tcPr>
            <w:tcW w:w="2263" w:type="dxa"/>
            <w:vAlign w:val="center"/>
          </w:tcPr>
          <w:p w14:paraId="2631FC6F" w14:textId="228AEA72" w:rsidR="00B257DD" w:rsidRPr="00E13681" w:rsidRDefault="00B257DD" w:rsidP="007911FE">
            <w:pPr>
              <w:spacing w:after="0"/>
              <w:ind w:left="170"/>
              <w:rPr>
                <w:sz w:val="18"/>
                <w:szCs w:val="18"/>
              </w:rPr>
            </w:pPr>
            <w:commentRangeStart w:id="766"/>
            <w:r w:rsidRPr="00E13681">
              <w:rPr>
                <w:sz w:val="18"/>
                <w:szCs w:val="18"/>
              </w:rPr>
              <w:t>30</w:t>
            </w:r>
            <w:r w:rsidR="005E768B">
              <w:rPr>
                <w:sz w:val="18"/>
                <w:szCs w:val="18"/>
              </w:rPr>
              <w:t>.0</w:t>
            </w:r>
            <w:r w:rsidRPr="00E13681">
              <w:rPr>
                <w:sz w:val="18"/>
                <w:szCs w:val="18"/>
              </w:rPr>
              <w:t xml:space="preserve"> kg </w:t>
            </w:r>
            <w:r w:rsidR="00833FED">
              <w:rPr>
                <w:sz w:val="18"/>
                <w:szCs w:val="18"/>
              </w:rPr>
              <w:t>–</w:t>
            </w:r>
            <w:r w:rsidRPr="00E13681">
              <w:rPr>
                <w:sz w:val="18"/>
                <w:szCs w:val="18"/>
              </w:rPr>
              <w:t xml:space="preserve"> </w:t>
            </w:r>
            <w:r w:rsidR="001363B3" w:rsidRPr="00E13681">
              <w:rPr>
                <w:sz w:val="18"/>
                <w:szCs w:val="18"/>
              </w:rPr>
              <w:t>60</w:t>
            </w:r>
            <w:r w:rsidR="00833FED">
              <w:rPr>
                <w:sz w:val="18"/>
                <w:szCs w:val="18"/>
              </w:rPr>
              <w:t>.0</w:t>
            </w:r>
            <w:r w:rsidRPr="00E13681">
              <w:rPr>
                <w:sz w:val="18"/>
                <w:szCs w:val="18"/>
              </w:rPr>
              <w:t xml:space="preserve"> kg</w:t>
            </w:r>
            <w:commentRangeEnd w:id="766"/>
            <w:r w:rsidR="00B111F4">
              <w:rPr>
                <w:rStyle w:val="CommentReference"/>
              </w:rPr>
              <w:commentReference w:id="766"/>
            </w:r>
          </w:p>
        </w:tc>
        <w:tc>
          <w:tcPr>
            <w:tcW w:w="2671" w:type="dxa"/>
            <w:vAlign w:val="center"/>
          </w:tcPr>
          <w:p w14:paraId="66ADF248" w14:textId="77777777" w:rsidR="00B257DD" w:rsidRPr="00E13681" w:rsidRDefault="00B257DD" w:rsidP="007911FE">
            <w:pPr>
              <w:spacing w:after="0"/>
              <w:ind w:left="170"/>
              <w:rPr>
                <w:sz w:val="18"/>
                <w:szCs w:val="18"/>
              </w:rPr>
            </w:pPr>
            <w:r w:rsidRPr="00E13681">
              <w:rPr>
                <w:sz w:val="18"/>
                <w:szCs w:val="18"/>
              </w:rPr>
              <w:t>800 mg q24h</w:t>
            </w:r>
          </w:p>
        </w:tc>
        <w:tc>
          <w:tcPr>
            <w:tcW w:w="2672" w:type="dxa"/>
            <w:vMerge w:val="restart"/>
            <w:vAlign w:val="center"/>
          </w:tcPr>
          <w:p w14:paraId="3A34AAB2" w14:textId="77777777" w:rsidR="00B257DD" w:rsidRPr="00E13681" w:rsidRDefault="00B257DD" w:rsidP="007911FE">
            <w:pPr>
              <w:spacing w:after="0"/>
              <w:ind w:left="170"/>
              <w:rPr>
                <w:sz w:val="18"/>
                <w:szCs w:val="18"/>
              </w:rPr>
            </w:pPr>
            <w:r w:rsidRPr="00E13681">
              <w:rPr>
                <w:sz w:val="18"/>
                <w:szCs w:val="18"/>
              </w:rPr>
              <w:t>400 mg q24h</w:t>
            </w:r>
          </w:p>
        </w:tc>
        <w:tc>
          <w:tcPr>
            <w:tcW w:w="2672" w:type="dxa"/>
            <w:vAlign w:val="center"/>
          </w:tcPr>
          <w:p w14:paraId="11852FC8"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val="restart"/>
            <w:vAlign w:val="center"/>
          </w:tcPr>
          <w:p w14:paraId="3D86B937" w14:textId="77777777" w:rsidR="00B257DD" w:rsidRPr="00E13681" w:rsidRDefault="00B257DD" w:rsidP="007911FE">
            <w:pPr>
              <w:spacing w:after="0"/>
              <w:ind w:left="170"/>
              <w:rPr>
                <w:sz w:val="18"/>
                <w:szCs w:val="18"/>
              </w:rPr>
            </w:pPr>
            <w:r w:rsidRPr="00E13681">
              <w:rPr>
                <w:sz w:val="18"/>
                <w:szCs w:val="18"/>
              </w:rPr>
              <w:t>800 mg q24h</w:t>
            </w:r>
          </w:p>
        </w:tc>
      </w:tr>
      <w:tr w:rsidR="00B257DD" w14:paraId="3DF17ECA" w14:textId="77777777" w:rsidTr="00BA7DD3">
        <w:tc>
          <w:tcPr>
            <w:tcW w:w="2263" w:type="dxa"/>
            <w:vAlign w:val="center"/>
          </w:tcPr>
          <w:p w14:paraId="5C600B35" w14:textId="44E837FA" w:rsidR="00B257DD" w:rsidRPr="00E13681" w:rsidRDefault="00B257DD" w:rsidP="007911FE">
            <w:pPr>
              <w:spacing w:after="0"/>
              <w:ind w:left="170"/>
              <w:rPr>
                <w:sz w:val="18"/>
                <w:szCs w:val="18"/>
              </w:rPr>
            </w:pPr>
            <w:r w:rsidRPr="00E13681">
              <w:rPr>
                <w:sz w:val="18"/>
                <w:szCs w:val="18"/>
              </w:rPr>
              <w:t>6</w:t>
            </w:r>
            <w:r w:rsidR="00A97994">
              <w:rPr>
                <w:sz w:val="18"/>
                <w:szCs w:val="18"/>
              </w:rPr>
              <w:t>0.</w:t>
            </w:r>
            <w:r w:rsidR="00CA0E24" w:rsidRPr="00E13681">
              <w:rPr>
                <w:sz w:val="18"/>
                <w:szCs w:val="18"/>
              </w:rPr>
              <w:t>1</w:t>
            </w:r>
            <w:r w:rsidRPr="00E13681">
              <w:rPr>
                <w:sz w:val="18"/>
                <w:szCs w:val="18"/>
              </w:rPr>
              <w:t xml:space="preserve"> kg – </w:t>
            </w:r>
            <w:r w:rsidR="00CA0E24" w:rsidRPr="00E13681">
              <w:rPr>
                <w:sz w:val="18"/>
                <w:szCs w:val="18"/>
              </w:rPr>
              <w:t>80</w:t>
            </w:r>
            <w:r w:rsidR="00D61368">
              <w:rPr>
                <w:sz w:val="18"/>
                <w:szCs w:val="18"/>
              </w:rPr>
              <w:t>.0</w:t>
            </w:r>
            <w:r w:rsidRPr="00E13681">
              <w:rPr>
                <w:sz w:val="18"/>
                <w:szCs w:val="18"/>
              </w:rPr>
              <w:t xml:space="preserve"> kg</w:t>
            </w:r>
          </w:p>
        </w:tc>
        <w:tc>
          <w:tcPr>
            <w:tcW w:w="2671" w:type="dxa"/>
            <w:vAlign w:val="center"/>
          </w:tcPr>
          <w:p w14:paraId="6B9AC765" w14:textId="77777777" w:rsidR="00B257DD" w:rsidRPr="00E13681" w:rsidRDefault="00B257DD" w:rsidP="007911FE">
            <w:pPr>
              <w:spacing w:after="0"/>
              <w:ind w:left="170"/>
              <w:rPr>
                <w:sz w:val="18"/>
                <w:szCs w:val="18"/>
              </w:rPr>
            </w:pPr>
            <w:r w:rsidRPr="00E13681">
              <w:rPr>
                <w:sz w:val="18"/>
                <w:szCs w:val="18"/>
              </w:rPr>
              <w:t>1000 mg q24h</w:t>
            </w:r>
          </w:p>
        </w:tc>
        <w:tc>
          <w:tcPr>
            <w:tcW w:w="2672" w:type="dxa"/>
            <w:vMerge/>
          </w:tcPr>
          <w:p w14:paraId="2BE0510C" w14:textId="77777777" w:rsidR="00B257DD" w:rsidRPr="00E13681" w:rsidRDefault="00B257DD" w:rsidP="00F13F82">
            <w:pPr>
              <w:spacing w:after="0"/>
              <w:ind w:left="170"/>
              <w:rPr>
                <w:sz w:val="18"/>
                <w:szCs w:val="18"/>
              </w:rPr>
            </w:pPr>
          </w:p>
        </w:tc>
        <w:tc>
          <w:tcPr>
            <w:tcW w:w="2672" w:type="dxa"/>
            <w:vAlign w:val="center"/>
          </w:tcPr>
          <w:p w14:paraId="57920DCD"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19286683" w14:textId="77777777" w:rsidR="00B257DD" w:rsidRPr="00E13681" w:rsidRDefault="00B257DD" w:rsidP="00F13F82">
            <w:pPr>
              <w:spacing w:after="0"/>
              <w:ind w:left="170"/>
              <w:rPr>
                <w:sz w:val="18"/>
                <w:szCs w:val="18"/>
              </w:rPr>
            </w:pPr>
          </w:p>
        </w:tc>
      </w:tr>
      <w:tr w:rsidR="00B257DD" w14:paraId="44028E42" w14:textId="77777777" w:rsidTr="00BA7DD3">
        <w:tc>
          <w:tcPr>
            <w:tcW w:w="2263" w:type="dxa"/>
            <w:vAlign w:val="center"/>
          </w:tcPr>
          <w:p w14:paraId="7499E4FF" w14:textId="25B230EC" w:rsidR="00B257DD" w:rsidRPr="00E13681" w:rsidRDefault="00040817" w:rsidP="007911FE">
            <w:pPr>
              <w:spacing w:after="0"/>
              <w:ind w:left="170"/>
              <w:rPr>
                <w:sz w:val="18"/>
                <w:szCs w:val="18"/>
              </w:rPr>
            </w:pPr>
            <w:r w:rsidRPr="00E13681">
              <w:rPr>
                <w:sz w:val="18"/>
                <w:szCs w:val="18"/>
              </w:rPr>
              <w:t>8</w:t>
            </w:r>
            <w:r>
              <w:rPr>
                <w:sz w:val="18"/>
                <w:szCs w:val="18"/>
              </w:rPr>
              <w:t>0.1</w:t>
            </w:r>
            <w:r w:rsidRPr="00E13681">
              <w:rPr>
                <w:sz w:val="18"/>
                <w:szCs w:val="18"/>
              </w:rPr>
              <w:t xml:space="preserve"> </w:t>
            </w:r>
            <w:r w:rsidR="00B257DD" w:rsidRPr="00E13681">
              <w:rPr>
                <w:sz w:val="18"/>
                <w:szCs w:val="18"/>
              </w:rPr>
              <w:t xml:space="preserve">kg – </w:t>
            </w:r>
            <w:r w:rsidR="005D5ED7" w:rsidRPr="00E13681">
              <w:rPr>
                <w:sz w:val="18"/>
                <w:szCs w:val="18"/>
              </w:rPr>
              <w:t>100</w:t>
            </w:r>
            <w:r w:rsidR="0018026C">
              <w:rPr>
                <w:sz w:val="18"/>
                <w:szCs w:val="18"/>
              </w:rPr>
              <w:t>.0</w:t>
            </w:r>
            <w:r w:rsidR="00B257DD" w:rsidRPr="00E13681">
              <w:rPr>
                <w:sz w:val="18"/>
                <w:szCs w:val="18"/>
              </w:rPr>
              <w:t xml:space="preserve"> kg</w:t>
            </w:r>
          </w:p>
        </w:tc>
        <w:tc>
          <w:tcPr>
            <w:tcW w:w="2671" w:type="dxa"/>
            <w:vAlign w:val="center"/>
          </w:tcPr>
          <w:p w14:paraId="4EF2EDC4" w14:textId="77777777" w:rsidR="00B257DD" w:rsidRPr="00E13681" w:rsidRDefault="00B257DD" w:rsidP="007911FE">
            <w:pPr>
              <w:spacing w:after="0"/>
              <w:ind w:left="170"/>
              <w:rPr>
                <w:sz w:val="18"/>
                <w:szCs w:val="18"/>
              </w:rPr>
            </w:pPr>
            <w:r w:rsidRPr="00E13681">
              <w:rPr>
                <w:sz w:val="18"/>
                <w:szCs w:val="18"/>
              </w:rPr>
              <w:t>1200 mg q24h</w:t>
            </w:r>
          </w:p>
        </w:tc>
        <w:tc>
          <w:tcPr>
            <w:tcW w:w="2672" w:type="dxa"/>
            <w:vMerge/>
          </w:tcPr>
          <w:p w14:paraId="58985E08" w14:textId="77777777" w:rsidR="00B257DD" w:rsidRPr="00E13681" w:rsidRDefault="00B257DD" w:rsidP="00F13F82">
            <w:pPr>
              <w:spacing w:after="0"/>
              <w:ind w:left="170"/>
              <w:rPr>
                <w:sz w:val="18"/>
                <w:szCs w:val="18"/>
              </w:rPr>
            </w:pPr>
          </w:p>
        </w:tc>
        <w:tc>
          <w:tcPr>
            <w:tcW w:w="2672" w:type="dxa"/>
            <w:vAlign w:val="center"/>
          </w:tcPr>
          <w:p w14:paraId="685C2CF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33364505" w14:textId="77777777" w:rsidR="00B257DD" w:rsidRPr="00E13681" w:rsidRDefault="00B257DD" w:rsidP="00F13F82">
            <w:pPr>
              <w:spacing w:after="0"/>
              <w:ind w:left="170"/>
              <w:rPr>
                <w:sz w:val="18"/>
                <w:szCs w:val="18"/>
              </w:rPr>
            </w:pPr>
          </w:p>
        </w:tc>
      </w:tr>
      <w:tr w:rsidR="00B257DD" w14:paraId="4C4DB81D" w14:textId="77777777" w:rsidTr="00BA7DD3">
        <w:tc>
          <w:tcPr>
            <w:tcW w:w="2263" w:type="dxa"/>
            <w:vAlign w:val="center"/>
          </w:tcPr>
          <w:p w14:paraId="311851B8" w14:textId="43302252" w:rsidR="00B257DD" w:rsidRPr="00E13681" w:rsidRDefault="00B257DD" w:rsidP="007911FE">
            <w:pPr>
              <w:spacing w:after="0"/>
              <w:ind w:left="170"/>
              <w:rPr>
                <w:sz w:val="18"/>
                <w:szCs w:val="18"/>
              </w:rPr>
            </w:pPr>
            <w:r w:rsidRPr="00E13681">
              <w:rPr>
                <w:sz w:val="18"/>
                <w:szCs w:val="18"/>
              </w:rPr>
              <w:t>10</w:t>
            </w:r>
            <w:r w:rsidR="00753384">
              <w:rPr>
                <w:sz w:val="18"/>
                <w:szCs w:val="18"/>
              </w:rPr>
              <w:t>0.</w:t>
            </w:r>
            <w:r w:rsidR="00AD7FAB" w:rsidRPr="00E13681">
              <w:rPr>
                <w:sz w:val="18"/>
                <w:szCs w:val="18"/>
              </w:rPr>
              <w:t>1</w:t>
            </w:r>
            <w:r w:rsidRPr="00E13681">
              <w:rPr>
                <w:sz w:val="18"/>
                <w:szCs w:val="18"/>
              </w:rPr>
              <w:t xml:space="preserve"> kg – 1</w:t>
            </w:r>
            <w:r w:rsidR="00AD7FAB" w:rsidRPr="00E13681">
              <w:rPr>
                <w:sz w:val="18"/>
                <w:szCs w:val="18"/>
              </w:rPr>
              <w:t>20</w:t>
            </w:r>
            <w:r w:rsidR="00753384">
              <w:rPr>
                <w:sz w:val="18"/>
                <w:szCs w:val="18"/>
              </w:rPr>
              <w:t>.0</w:t>
            </w:r>
            <w:r w:rsidRPr="00E13681">
              <w:rPr>
                <w:sz w:val="18"/>
                <w:szCs w:val="18"/>
              </w:rPr>
              <w:t xml:space="preserve"> kg</w:t>
            </w:r>
          </w:p>
        </w:tc>
        <w:tc>
          <w:tcPr>
            <w:tcW w:w="2671" w:type="dxa"/>
            <w:vAlign w:val="center"/>
          </w:tcPr>
          <w:p w14:paraId="0D03CE39" w14:textId="77777777" w:rsidR="00B257DD" w:rsidRPr="00E13681" w:rsidRDefault="00B257DD" w:rsidP="007911FE">
            <w:pPr>
              <w:spacing w:after="0"/>
              <w:ind w:left="170"/>
              <w:rPr>
                <w:sz w:val="18"/>
                <w:szCs w:val="18"/>
              </w:rPr>
            </w:pPr>
            <w:r w:rsidRPr="00E13681">
              <w:rPr>
                <w:sz w:val="18"/>
                <w:szCs w:val="18"/>
              </w:rPr>
              <w:t>1400 mg q24h</w:t>
            </w:r>
          </w:p>
        </w:tc>
        <w:tc>
          <w:tcPr>
            <w:tcW w:w="2672" w:type="dxa"/>
            <w:vMerge/>
          </w:tcPr>
          <w:p w14:paraId="660B1408" w14:textId="77777777" w:rsidR="00B257DD" w:rsidRPr="00E13681" w:rsidRDefault="00B257DD" w:rsidP="00F13F82">
            <w:pPr>
              <w:spacing w:after="0"/>
              <w:ind w:left="170"/>
              <w:rPr>
                <w:sz w:val="18"/>
                <w:szCs w:val="18"/>
              </w:rPr>
            </w:pPr>
          </w:p>
        </w:tc>
        <w:tc>
          <w:tcPr>
            <w:tcW w:w="2672" w:type="dxa"/>
            <w:vAlign w:val="center"/>
          </w:tcPr>
          <w:p w14:paraId="520C6101" w14:textId="77777777" w:rsidR="00B257DD" w:rsidRPr="00E13681" w:rsidRDefault="00B257DD" w:rsidP="007911FE">
            <w:pPr>
              <w:spacing w:after="0"/>
              <w:ind w:left="170"/>
              <w:rPr>
                <w:sz w:val="18"/>
                <w:szCs w:val="18"/>
              </w:rPr>
            </w:pPr>
            <w:r w:rsidRPr="00E13681">
              <w:rPr>
                <w:sz w:val="18"/>
                <w:szCs w:val="18"/>
              </w:rPr>
              <w:t>1600 mg q24h</w:t>
            </w:r>
          </w:p>
        </w:tc>
        <w:tc>
          <w:tcPr>
            <w:tcW w:w="2672" w:type="dxa"/>
            <w:vMerge/>
          </w:tcPr>
          <w:p w14:paraId="3FF244FF" w14:textId="77777777" w:rsidR="00B257DD" w:rsidRPr="00E13681" w:rsidRDefault="00B257DD" w:rsidP="00F13F82">
            <w:pPr>
              <w:spacing w:after="0"/>
              <w:ind w:left="170"/>
              <w:rPr>
                <w:sz w:val="18"/>
                <w:szCs w:val="18"/>
              </w:rPr>
            </w:pPr>
          </w:p>
        </w:tc>
      </w:tr>
      <w:tr w:rsidR="00B257DD" w14:paraId="46107EAD" w14:textId="77777777" w:rsidTr="00BA7DD3">
        <w:tc>
          <w:tcPr>
            <w:tcW w:w="2263" w:type="dxa"/>
            <w:vAlign w:val="center"/>
          </w:tcPr>
          <w:p w14:paraId="5C9D0354" w14:textId="70640495" w:rsidR="00B257DD" w:rsidRPr="00E13681" w:rsidRDefault="00B257DD" w:rsidP="007911FE">
            <w:pPr>
              <w:spacing w:after="0"/>
              <w:ind w:left="170"/>
              <w:rPr>
                <w:sz w:val="18"/>
                <w:szCs w:val="18"/>
              </w:rPr>
            </w:pPr>
            <w:r w:rsidRPr="00E13681">
              <w:rPr>
                <w:sz w:val="18"/>
                <w:szCs w:val="18"/>
              </w:rPr>
              <w:t>12</w:t>
            </w:r>
            <w:r w:rsidR="00A2161E">
              <w:rPr>
                <w:sz w:val="18"/>
                <w:szCs w:val="18"/>
              </w:rPr>
              <w:t>0.</w:t>
            </w:r>
            <w:r w:rsidR="000F75F3" w:rsidRPr="00E13681">
              <w:rPr>
                <w:sz w:val="18"/>
                <w:szCs w:val="18"/>
              </w:rPr>
              <w:t>1</w:t>
            </w:r>
            <w:r w:rsidRPr="00E13681">
              <w:rPr>
                <w:sz w:val="18"/>
                <w:szCs w:val="18"/>
              </w:rPr>
              <w:t xml:space="preserve"> kg – </w:t>
            </w:r>
            <w:r w:rsidR="0017322D" w:rsidRPr="00E13681">
              <w:rPr>
                <w:sz w:val="18"/>
                <w:szCs w:val="18"/>
              </w:rPr>
              <w:t>1</w:t>
            </w:r>
            <w:r w:rsidR="0017322D">
              <w:rPr>
                <w:sz w:val="18"/>
                <w:szCs w:val="18"/>
              </w:rPr>
              <w:t>5</w:t>
            </w:r>
            <w:r w:rsidR="0017322D" w:rsidRPr="00E13681">
              <w:rPr>
                <w:sz w:val="18"/>
                <w:szCs w:val="18"/>
              </w:rPr>
              <w:t>0</w:t>
            </w:r>
            <w:r w:rsidR="00A2161E">
              <w:rPr>
                <w:sz w:val="18"/>
                <w:szCs w:val="18"/>
              </w:rPr>
              <w:t>.0</w:t>
            </w:r>
            <w:r w:rsidR="0017322D" w:rsidRPr="00E13681">
              <w:rPr>
                <w:sz w:val="18"/>
                <w:szCs w:val="18"/>
              </w:rPr>
              <w:t xml:space="preserve"> </w:t>
            </w:r>
            <w:r w:rsidRPr="00E13681">
              <w:rPr>
                <w:sz w:val="18"/>
                <w:szCs w:val="18"/>
              </w:rPr>
              <w:t>kg</w:t>
            </w:r>
          </w:p>
        </w:tc>
        <w:tc>
          <w:tcPr>
            <w:tcW w:w="2671" w:type="dxa"/>
            <w:vAlign w:val="center"/>
          </w:tcPr>
          <w:p w14:paraId="0E95A2B5" w14:textId="77777777" w:rsidR="00B257DD" w:rsidRPr="00E13681" w:rsidRDefault="00B257DD" w:rsidP="007911FE">
            <w:pPr>
              <w:spacing w:after="0"/>
              <w:ind w:left="170"/>
              <w:rPr>
                <w:sz w:val="18"/>
                <w:szCs w:val="18"/>
              </w:rPr>
            </w:pPr>
            <w:commentRangeStart w:id="767"/>
            <w:r w:rsidRPr="00E13681">
              <w:rPr>
                <w:sz w:val="18"/>
                <w:szCs w:val="18"/>
              </w:rPr>
              <w:t>1600 mg q24h</w:t>
            </w:r>
            <w:commentRangeEnd w:id="767"/>
            <w:r w:rsidR="006206B6">
              <w:rPr>
                <w:rStyle w:val="CommentReference"/>
              </w:rPr>
              <w:commentReference w:id="767"/>
            </w:r>
          </w:p>
        </w:tc>
        <w:tc>
          <w:tcPr>
            <w:tcW w:w="2672" w:type="dxa"/>
            <w:vMerge/>
          </w:tcPr>
          <w:p w14:paraId="1D8FB087" w14:textId="77777777" w:rsidR="00B257DD" w:rsidRPr="00E13681" w:rsidRDefault="00B257DD" w:rsidP="00F13F82">
            <w:pPr>
              <w:spacing w:after="0"/>
              <w:ind w:left="170"/>
              <w:rPr>
                <w:sz w:val="18"/>
                <w:szCs w:val="18"/>
              </w:rPr>
            </w:pPr>
          </w:p>
        </w:tc>
        <w:tc>
          <w:tcPr>
            <w:tcW w:w="2672" w:type="dxa"/>
            <w:vAlign w:val="center"/>
          </w:tcPr>
          <w:p w14:paraId="2C73FC6B" w14:textId="77777777" w:rsidR="00B257DD" w:rsidRPr="00E13681" w:rsidRDefault="00B257DD" w:rsidP="007911FE">
            <w:pPr>
              <w:spacing w:after="0"/>
              <w:ind w:left="170"/>
              <w:rPr>
                <w:sz w:val="18"/>
                <w:szCs w:val="18"/>
              </w:rPr>
            </w:pPr>
            <w:r w:rsidRPr="00E13681">
              <w:rPr>
                <w:sz w:val="18"/>
                <w:szCs w:val="18"/>
              </w:rPr>
              <w:t>1800 mg q24h</w:t>
            </w:r>
          </w:p>
        </w:tc>
        <w:tc>
          <w:tcPr>
            <w:tcW w:w="2672" w:type="dxa"/>
            <w:vMerge/>
          </w:tcPr>
          <w:p w14:paraId="78A75262" w14:textId="77777777" w:rsidR="00B257DD" w:rsidRPr="00E13681" w:rsidRDefault="00B257DD" w:rsidP="00F13F82">
            <w:pPr>
              <w:spacing w:after="0"/>
              <w:ind w:left="170"/>
              <w:rPr>
                <w:sz w:val="18"/>
                <w:szCs w:val="18"/>
              </w:rPr>
            </w:pPr>
          </w:p>
        </w:tc>
      </w:tr>
    </w:tbl>
    <w:p w14:paraId="02FE5DCC" w14:textId="5732FC89" w:rsidR="00E66019" w:rsidRDefault="009946B5" w:rsidP="00593CAA">
      <w:pPr>
        <w:sectPr w:rsidR="00E66019" w:rsidSect="001E4D5C">
          <w:pgSz w:w="16838" w:h="11906" w:orient="landscape" w:code="9"/>
          <w:pgMar w:top="1440" w:right="1440" w:bottom="1440" w:left="1440" w:header="720" w:footer="720" w:gutter="0"/>
          <w:cols w:space="720"/>
          <w:docGrid w:linePitch="360"/>
        </w:sectPr>
      </w:pPr>
      <w:r w:rsidRPr="00E13681">
        <w:rPr>
          <w:sz w:val="18"/>
          <w:szCs w:val="18"/>
        </w:rPr>
        <w:t>CRRT: continuous renal replacement therapy; q24h: every 24 hours.</w:t>
      </w:r>
    </w:p>
    <w:p w14:paraId="30731143" w14:textId="48A38009" w:rsidR="00AB1B25" w:rsidRDefault="00AB1B25" w:rsidP="00CE12B9">
      <w:pPr>
        <w:pStyle w:val="Heading1"/>
        <w:numPr>
          <w:ilvl w:val="0"/>
          <w:numId w:val="0"/>
        </w:numPr>
      </w:pPr>
      <w:r>
        <w:lastRenderedPageBreak/>
        <w:t>Figures</w:t>
      </w:r>
    </w:p>
    <w:p w14:paraId="3ACBCF1D" w14:textId="161A9464" w:rsidR="00C40B2F" w:rsidRDefault="00642C91" w:rsidP="00593CAA">
      <w:r w:rsidRPr="00E03B11">
        <w:rPr>
          <w:noProof/>
        </w:rPr>
        <w:drawing>
          <wp:inline distT="0" distB="0" distL="0" distR="0" wp14:anchorId="6D084236" wp14:editId="5632462D">
            <wp:extent cx="6534000" cy="6534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534000" cy="6534000"/>
                    </a:xfrm>
                    <a:prstGeom prst="rect">
                      <a:avLst/>
                    </a:prstGeom>
                  </pic:spPr>
                </pic:pic>
              </a:graphicData>
            </a:graphic>
          </wp:inline>
        </w:drawing>
      </w:r>
    </w:p>
    <w:p w14:paraId="6199936D" w14:textId="77131DDE" w:rsidR="00C40B2F" w:rsidRDefault="00C40B2F" w:rsidP="00593CAA">
      <w:r w:rsidRPr="00A72BCD">
        <w:rPr>
          <w:b/>
          <w:bCs/>
        </w:rPr>
        <w:t>Fig</w:t>
      </w:r>
      <w:r w:rsidR="00A67769">
        <w:rPr>
          <w:b/>
          <w:bCs/>
        </w:rPr>
        <w:t>.</w:t>
      </w:r>
      <w:r w:rsidRPr="00A72BCD">
        <w:rPr>
          <w:b/>
          <w:bCs/>
        </w:rPr>
        <w:t xml:space="preserve"> </w:t>
      </w:r>
      <w:r w:rsidR="007F5861">
        <w:rPr>
          <w:b/>
          <w:bCs/>
        </w:rPr>
        <w:t>1</w:t>
      </w:r>
      <w:r w:rsidRPr="00C40B2F">
        <w:t xml:space="preserve">. </w:t>
      </w:r>
      <w:r w:rsidR="005518E1" w:rsidRPr="001B3939">
        <w:t xml:space="preserve">Probability of target attainment of </w:t>
      </w:r>
      <w:r w:rsidR="005518E1" w:rsidRPr="00A72BCD">
        <w:rPr>
          <w:i/>
          <w:iCs/>
        </w:rPr>
        <w:t>f</w:t>
      </w:r>
      <w:r w:rsidR="005518E1" w:rsidRPr="001B3939">
        <w:t>AUC</w:t>
      </w:r>
      <w:r w:rsidR="005518E1" w:rsidRPr="00A72BCD">
        <w:rPr>
          <w:vertAlign w:val="subscript"/>
        </w:rPr>
        <w:t>0-24</w:t>
      </w:r>
      <w:r w:rsidR="005518E1" w:rsidRPr="001B3939">
        <w:t xml:space="preserve"> 200</w:t>
      </w:r>
      <w:r w:rsidR="005518E1">
        <w:t> </w:t>
      </w:r>
      <w:proofErr w:type="spellStart"/>
      <w:r w:rsidR="005518E1" w:rsidRPr="001B3939">
        <w:t>mg</w:t>
      </w:r>
      <w:r w:rsidR="005518E1">
        <w:t>×</w:t>
      </w:r>
      <w:r w:rsidR="005518E1" w:rsidRPr="001B3939">
        <w:t>h</w:t>
      </w:r>
      <w:proofErr w:type="spellEnd"/>
      <w:r w:rsidR="005518E1" w:rsidRPr="001B3939">
        <w:t>/L</w:t>
      </w:r>
      <w:r w:rsidR="005518E1">
        <w:t xml:space="preserve"> vs </w:t>
      </w:r>
      <w:r w:rsidR="008E1904">
        <w:t>body weight</w:t>
      </w:r>
      <w:r w:rsidR="005518E1" w:rsidRPr="001B3939">
        <w:t xml:space="preserve"> over time</w:t>
      </w:r>
      <w:r w:rsidR="005518E1">
        <w:t xml:space="preserve"> when not on CRRT</w:t>
      </w:r>
      <w:r w:rsidRPr="00C40B2F">
        <w:t>. CRRT: continuous renal replacement therapy</w:t>
      </w:r>
      <w:r w:rsidR="00AF1B68">
        <w:t>;</w:t>
      </w:r>
      <w:r w:rsidR="006E4092">
        <w:t xml:space="preserve"> </w:t>
      </w:r>
      <w:r w:rsidR="006E4092" w:rsidRPr="00CE1DF2">
        <w:rPr>
          <w:i/>
          <w:iCs/>
        </w:rPr>
        <w:t>f</w:t>
      </w:r>
      <w:r w:rsidR="006E4092" w:rsidRPr="0042308B">
        <w:t>AUC</w:t>
      </w:r>
      <w:r w:rsidR="006E4092" w:rsidRPr="00CE1DF2">
        <w:rPr>
          <w:vertAlign w:val="subscript"/>
        </w:rPr>
        <w:t>0-24</w:t>
      </w:r>
      <w:r w:rsidR="006E4092">
        <w:t xml:space="preserve">: </w:t>
      </w:r>
      <w:r w:rsidR="006E4092" w:rsidRPr="00461004">
        <w:t>area under the unbound concentration–time curve for 24 hours</w:t>
      </w:r>
      <w:r w:rsidR="000C7670">
        <w:t>;</w:t>
      </w:r>
      <w:r w:rsidR="00A35D6D">
        <w:t xml:space="preserve"> LD: loading dose</w:t>
      </w:r>
      <w:r w:rsidR="00E43C68">
        <w:t>;</w:t>
      </w:r>
      <w:r w:rsidR="00A35D6D">
        <w:t xml:space="preserve"> MD: maintenance dose.</w:t>
      </w:r>
    </w:p>
    <w:p w14:paraId="4838DBE5" w14:textId="28F78591" w:rsidR="006662BF" w:rsidRPr="00E03B11" w:rsidRDefault="006662BF" w:rsidP="00593CAA">
      <w:r w:rsidRPr="00E03B11">
        <w:rPr>
          <w:noProof/>
        </w:rPr>
        <w:lastRenderedPageBreak/>
        <w:drawing>
          <wp:inline distT="0" distB="0" distL="0" distR="0" wp14:anchorId="715D9BE3" wp14:editId="183411E2">
            <wp:extent cx="6534000" cy="6534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6534000" cy="6534000"/>
                    </a:xfrm>
                    <a:prstGeom prst="rect">
                      <a:avLst/>
                    </a:prstGeom>
                  </pic:spPr>
                </pic:pic>
              </a:graphicData>
            </a:graphic>
          </wp:inline>
        </w:drawing>
      </w:r>
    </w:p>
    <w:p w14:paraId="1CF97FF7" w14:textId="336DC802" w:rsidR="0034198D" w:rsidRDefault="000C6D32" w:rsidP="00593CAA">
      <w:r w:rsidRPr="00BA7DD3">
        <w:rPr>
          <w:b/>
          <w:bCs/>
        </w:rPr>
        <w:t xml:space="preserve">Fig. </w:t>
      </w:r>
      <w:r w:rsidR="006E091A">
        <w:rPr>
          <w:b/>
          <w:bCs/>
        </w:rPr>
        <w:t>2</w:t>
      </w:r>
      <w:r w:rsidRPr="00C40B2F">
        <w:t xml:space="preserve">. </w:t>
      </w:r>
      <w:r w:rsidR="00A37D58" w:rsidRPr="001B3939">
        <w:t xml:space="preserve">Probability of target attainment of </w:t>
      </w:r>
      <w:r w:rsidR="00A37D58" w:rsidRPr="00A72BCD">
        <w:rPr>
          <w:i/>
          <w:iCs/>
        </w:rPr>
        <w:t>f</w:t>
      </w:r>
      <w:r w:rsidR="00A37D58" w:rsidRPr="001B3939">
        <w:t>AUC</w:t>
      </w:r>
      <w:r w:rsidR="00A37D58" w:rsidRPr="00A72BCD">
        <w:rPr>
          <w:vertAlign w:val="subscript"/>
        </w:rPr>
        <w:t>0-24</w:t>
      </w:r>
      <w:r w:rsidR="00A37D58" w:rsidRPr="001B3939">
        <w:t xml:space="preserve"> 200</w:t>
      </w:r>
      <w:r w:rsidR="00A37D58">
        <w:t> </w:t>
      </w:r>
      <w:proofErr w:type="spellStart"/>
      <w:r w:rsidR="00A37D58" w:rsidRPr="001B3939">
        <w:t>mg</w:t>
      </w:r>
      <w:r w:rsidR="00A37D58">
        <w:t>×</w:t>
      </w:r>
      <w:r w:rsidR="00A37D58" w:rsidRPr="001B3939">
        <w:t>h</w:t>
      </w:r>
      <w:proofErr w:type="spellEnd"/>
      <w:r w:rsidR="00A37D58" w:rsidRPr="001B3939">
        <w:t>/L</w:t>
      </w:r>
      <w:r w:rsidR="00A37D58">
        <w:t xml:space="preserve"> vs body weight</w:t>
      </w:r>
      <w:r w:rsidR="00A37D58" w:rsidRPr="001B3939">
        <w:t xml:space="preserve"> over time</w:t>
      </w:r>
      <w:r w:rsidR="00A37D58">
        <w:t xml:space="preserve"> when on CRRT</w:t>
      </w:r>
      <w:r w:rsidRPr="00C40B2F">
        <w:t xml:space="preserve">. </w:t>
      </w:r>
      <w:r w:rsidR="001E2FD9" w:rsidRPr="00C40B2F">
        <w:t>CRRT: continuous renal replacement therapy</w:t>
      </w:r>
      <w:r w:rsidR="001E2FD9">
        <w:t xml:space="preserve">; </w:t>
      </w:r>
      <w:r w:rsidR="001E2FD9" w:rsidRPr="00CE1DF2">
        <w:rPr>
          <w:i/>
          <w:iCs/>
        </w:rPr>
        <w:t>f</w:t>
      </w:r>
      <w:r w:rsidR="001E2FD9" w:rsidRPr="0042308B">
        <w:t>AUC</w:t>
      </w:r>
      <w:r w:rsidR="001E2FD9" w:rsidRPr="00CE1DF2">
        <w:rPr>
          <w:vertAlign w:val="subscript"/>
        </w:rPr>
        <w:t>0-24</w:t>
      </w:r>
      <w:r w:rsidR="001E2FD9">
        <w:t xml:space="preserve">: </w:t>
      </w:r>
      <w:r w:rsidR="001E2FD9" w:rsidRPr="00461004">
        <w:t>area under the unbound concentration–time curve for 24 hours</w:t>
      </w:r>
      <w:r w:rsidR="001E2FD9">
        <w:t>; LD: loading dose; MD: maintenance dose.</w:t>
      </w:r>
    </w:p>
    <w:p w14:paraId="108B99B7" w14:textId="77777777" w:rsidR="0034198D" w:rsidRDefault="0034198D">
      <w:pPr>
        <w:spacing w:after="160" w:line="259" w:lineRule="auto"/>
        <w:jc w:val="left"/>
      </w:pPr>
      <w:r>
        <w:br w:type="page"/>
      </w:r>
    </w:p>
    <w:p w14:paraId="35FB5B4B" w14:textId="6EC1CB7F" w:rsidR="0034198D" w:rsidRPr="00E03B11" w:rsidDel="00035AF8" w:rsidRDefault="0034198D" w:rsidP="0034198D">
      <w:pPr>
        <w:rPr>
          <w:del w:id="768" w:author="My Luong Vuong" w:date="2024-05-31T16:45:00Z"/>
        </w:rPr>
      </w:pPr>
    </w:p>
    <w:p w14:paraId="06EA2BB5" w14:textId="561A3003" w:rsidR="0034198D" w:rsidRDefault="00DB7DE0" w:rsidP="0034198D">
      <w:r>
        <w:rPr>
          <w:noProof/>
        </w:rPr>
        <w:drawing>
          <wp:inline distT="0" distB="0" distL="0" distR="0" wp14:anchorId="45B0BC2E" wp14:editId="6B003439">
            <wp:extent cx="6534000" cy="6534000"/>
            <wp:effectExtent l="0" t="0" r="0" b="0"/>
            <wp:docPr id="2"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phic 2"/>
                    <pic:cNvPicPr/>
                  </pic:nvPicPr>
                  <pic:blipFill>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tretch>
                      <a:fillRect/>
                    </a:stretch>
                  </pic:blipFill>
                  <pic:spPr>
                    <a:xfrm>
                      <a:off x="0" y="0"/>
                      <a:ext cx="6534000" cy="6534000"/>
                    </a:xfrm>
                    <a:prstGeom prst="rect">
                      <a:avLst/>
                    </a:prstGeom>
                  </pic:spPr>
                </pic:pic>
              </a:graphicData>
            </a:graphic>
          </wp:inline>
        </w:drawing>
      </w:r>
    </w:p>
    <w:p w14:paraId="3091B47F" w14:textId="77777777" w:rsidR="00686A21" w:rsidRDefault="0034198D" w:rsidP="0034198D">
      <w:r w:rsidRPr="00A72BCD">
        <w:rPr>
          <w:b/>
          <w:bCs/>
        </w:rPr>
        <w:t xml:space="preserve">Fig. </w:t>
      </w:r>
      <w:r>
        <w:rPr>
          <w:b/>
          <w:bCs/>
        </w:rPr>
        <w:t>3</w:t>
      </w:r>
      <w:r w:rsidRPr="001B3939">
        <w:t xml:space="preserve">. </w:t>
      </w:r>
      <w:commentRangeStart w:id="769"/>
      <w:commentRangeStart w:id="770"/>
      <w:r w:rsidRPr="001B3939">
        <w:t xml:space="preserve">Probability </w:t>
      </w:r>
      <w:commentRangeEnd w:id="769"/>
      <w:r w:rsidR="00F27854">
        <w:rPr>
          <w:rStyle w:val="CommentReference"/>
        </w:rPr>
        <w:commentReference w:id="769"/>
      </w:r>
      <w:commentRangeEnd w:id="770"/>
      <w:r w:rsidR="006206B6">
        <w:rPr>
          <w:rStyle w:val="CommentReference"/>
        </w:rPr>
        <w:commentReference w:id="770"/>
      </w:r>
      <w:r w:rsidRPr="001B3939">
        <w:t xml:space="preserve">of target attainment of </w:t>
      </w:r>
      <w:r w:rsidRPr="00A72BCD">
        <w:rPr>
          <w:i/>
          <w:iCs/>
        </w:rPr>
        <w:t>f</w:t>
      </w:r>
      <w:r w:rsidRPr="001B3939">
        <w:t>AUC</w:t>
      </w:r>
      <w:r w:rsidRPr="00A72BCD">
        <w:rPr>
          <w:vertAlign w:val="subscript"/>
        </w:rPr>
        <w:t>0-24</w:t>
      </w:r>
      <w:r w:rsidRPr="001B3939">
        <w:t xml:space="preserve"> 200</w:t>
      </w:r>
      <w:r>
        <w:t> </w:t>
      </w:r>
      <w:proofErr w:type="spellStart"/>
      <w:r w:rsidRPr="001B3939">
        <w:t>mg</w:t>
      </w:r>
      <w:r>
        <w:t>×</w:t>
      </w:r>
      <w:r w:rsidRPr="001B3939">
        <w:t>h</w:t>
      </w:r>
      <w:proofErr w:type="spellEnd"/>
      <w:r w:rsidRPr="001B3939">
        <w:t>/L</w:t>
      </w:r>
      <w:r>
        <w:t xml:space="preserve"> vs </w:t>
      </w:r>
      <w:proofErr w:type="spellStart"/>
      <w:r>
        <w:t>eGFR</w:t>
      </w:r>
      <w:r w:rsidRPr="008D08CE">
        <w:rPr>
          <w:vertAlign w:val="subscript"/>
        </w:rPr>
        <w:t>CKD</w:t>
      </w:r>
      <w:proofErr w:type="spellEnd"/>
      <w:r w:rsidRPr="008D08CE">
        <w:rPr>
          <w:vertAlign w:val="subscript"/>
        </w:rPr>
        <w:t>-EPI</w:t>
      </w:r>
      <w:r w:rsidDel="00F92D91">
        <w:t xml:space="preserve"> </w:t>
      </w:r>
      <w:r w:rsidRPr="001B3939">
        <w:t>over time</w:t>
      </w:r>
      <w:r>
        <w:t xml:space="preserve"> when not on CRRT</w:t>
      </w:r>
      <w:r w:rsidRPr="001B3939">
        <w:t xml:space="preserve">. </w:t>
      </w:r>
      <w:proofErr w:type="spellStart"/>
      <w:r>
        <w:t>eGFR</w:t>
      </w:r>
      <w:r w:rsidRPr="00494DCF">
        <w:rPr>
          <w:vertAlign w:val="subscript"/>
        </w:rPr>
        <w:t>CKD</w:t>
      </w:r>
      <w:proofErr w:type="spellEnd"/>
      <w:r w:rsidRPr="00494DCF">
        <w:rPr>
          <w:vertAlign w:val="subscript"/>
        </w:rPr>
        <w:t>-EPI</w:t>
      </w:r>
      <w:r w:rsidRPr="001B3939">
        <w:t xml:space="preserve">: </w:t>
      </w:r>
      <w:r w:rsidRPr="009224E3">
        <w:t>estimated glomerular filtration rate (calculated using the Chronic Kidney Disease Epidemiology Collaboration equation</w:t>
      </w:r>
      <w:r>
        <w:t>)</w:t>
      </w:r>
      <w:r w:rsidRPr="001B3939">
        <w:t>.</w:t>
      </w:r>
      <w:r>
        <w:t xml:space="preserve"> </w:t>
      </w:r>
      <w:r w:rsidRPr="00C40B2F">
        <w:t>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31159DE4" w14:textId="77777777" w:rsidR="00686A21" w:rsidRDefault="00686A21">
      <w:pPr>
        <w:spacing w:after="160" w:line="259" w:lineRule="auto"/>
        <w:jc w:val="left"/>
      </w:pPr>
      <w:r>
        <w:br w:type="page"/>
      </w:r>
    </w:p>
    <w:p w14:paraId="744797E9" w14:textId="77777777" w:rsidR="00686A21" w:rsidRDefault="00686A21" w:rsidP="00686A21">
      <w:r w:rsidRPr="00E03B11">
        <w:rPr>
          <w:noProof/>
        </w:rPr>
        <w:lastRenderedPageBreak/>
        <w:drawing>
          <wp:inline distT="0" distB="0" distL="0" distR="0" wp14:anchorId="6597E34F" wp14:editId="61DAAFB4">
            <wp:extent cx="6534000" cy="6534000"/>
            <wp:effectExtent l="0" t="0" r="0" b="0"/>
            <wp:docPr id="7" name="Graphic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phic 7"/>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6534000" cy="6534000"/>
                    </a:xfrm>
                    <a:prstGeom prst="rect">
                      <a:avLst/>
                    </a:prstGeom>
                  </pic:spPr>
                </pic:pic>
              </a:graphicData>
            </a:graphic>
          </wp:inline>
        </w:drawing>
      </w:r>
    </w:p>
    <w:p w14:paraId="799BB5BC" w14:textId="5DB80F32" w:rsidR="00373B90" w:rsidRDefault="00686A21" w:rsidP="00686A21">
      <w:r w:rsidRPr="00A72BCD">
        <w:rPr>
          <w:b/>
          <w:bCs/>
        </w:rPr>
        <w:t>Fig</w:t>
      </w:r>
      <w:r>
        <w:rPr>
          <w:b/>
          <w:bCs/>
        </w:rPr>
        <w:t>.</w:t>
      </w:r>
      <w:r w:rsidRPr="00A72BCD">
        <w:rPr>
          <w:b/>
          <w:bCs/>
        </w:rPr>
        <w:t xml:space="preserve"> </w:t>
      </w:r>
      <w:r w:rsidR="009523DE">
        <w:rPr>
          <w:b/>
          <w:bCs/>
        </w:rPr>
        <w:t>4</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C075FF">
        <w:t>4</w:t>
      </w:r>
      <w:r w:rsidRPr="001B3939">
        <w:t>00</w:t>
      </w:r>
      <w:r>
        <w:t> </w:t>
      </w:r>
      <w:proofErr w:type="spellStart"/>
      <w:r w:rsidRPr="001B3939">
        <w:t>mg</w:t>
      </w:r>
      <w:r>
        <w:t>×</w:t>
      </w:r>
      <w:r w:rsidRPr="001B3939">
        <w:t>h</w:t>
      </w:r>
      <w:proofErr w:type="spellEnd"/>
      <w:r w:rsidRPr="001B3939">
        <w:t>/L</w:t>
      </w:r>
      <w:r>
        <w:t xml:space="preserve"> vs </w:t>
      </w:r>
      <w:r w:rsidR="00847483">
        <w:t xml:space="preserve">total </w:t>
      </w:r>
      <w:r>
        <w:t>body weight</w:t>
      </w:r>
      <w:r w:rsidRPr="001B3939">
        <w:t xml:space="preserve"> over time</w:t>
      </w:r>
      <w:r>
        <w:t xml:space="preserve"> when not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792BEBAB" w14:textId="77777777" w:rsidR="00373B90" w:rsidRDefault="00373B90">
      <w:pPr>
        <w:spacing w:after="160" w:line="259" w:lineRule="auto"/>
        <w:jc w:val="left"/>
      </w:pPr>
      <w:r>
        <w:br w:type="page"/>
      </w:r>
    </w:p>
    <w:p w14:paraId="74F6BB4B" w14:textId="77777777" w:rsidR="00373B90" w:rsidRPr="00E03B11" w:rsidRDefault="00373B90" w:rsidP="00373B90">
      <w:r w:rsidRPr="00E03B11">
        <w:rPr>
          <w:noProof/>
        </w:rPr>
        <w:lastRenderedPageBreak/>
        <w:drawing>
          <wp:inline distT="0" distB="0" distL="0" distR="0" wp14:anchorId="0C245EAA" wp14:editId="155DD737">
            <wp:extent cx="6534000" cy="6534000"/>
            <wp:effectExtent l="0" t="0" r="0" b="0"/>
            <wp:docPr id="8" name="Graphic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phic 8"/>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6534000" cy="6534000"/>
                    </a:xfrm>
                    <a:prstGeom prst="rect">
                      <a:avLst/>
                    </a:prstGeom>
                  </pic:spPr>
                </pic:pic>
              </a:graphicData>
            </a:graphic>
          </wp:inline>
        </w:drawing>
      </w:r>
    </w:p>
    <w:p w14:paraId="387C1AFE" w14:textId="7DF64A47" w:rsidR="00373B90" w:rsidRDefault="00373B90" w:rsidP="00373B90">
      <w:r w:rsidRPr="00BA7DD3">
        <w:rPr>
          <w:b/>
          <w:bCs/>
        </w:rPr>
        <w:t xml:space="preserve">Fig. </w:t>
      </w:r>
      <w:r w:rsidR="00C46408">
        <w:rPr>
          <w:b/>
          <w:bCs/>
        </w:rPr>
        <w:t>5</w:t>
      </w:r>
      <w:r w:rsidRPr="00C40B2F">
        <w:t xml:space="preserve">. </w:t>
      </w:r>
      <w:r w:rsidRPr="001B3939">
        <w:t xml:space="preserve">Probability of target attainment of </w:t>
      </w:r>
      <w:r w:rsidRPr="00A72BCD">
        <w:rPr>
          <w:i/>
          <w:iCs/>
        </w:rPr>
        <w:t>f</w:t>
      </w:r>
      <w:r w:rsidRPr="001B3939">
        <w:t>AUC</w:t>
      </w:r>
      <w:r w:rsidRPr="00A72BCD">
        <w:rPr>
          <w:vertAlign w:val="subscript"/>
        </w:rPr>
        <w:t>0-24</w:t>
      </w:r>
      <w:r w:rsidRPr="001B3939">
        <w:t xml:space="preserve"> </w:t>
      </w:r>
      <w:r w:rsidR="00422C2C">
        <w:t>4</w:t>
      </w:r>
      <w:r w:rsidRPr="001B3939">
        <w:t>00</w:t>
      </w:r>
      <w:r>
        <w:t> </w:t>
      </w:r>
      <w:proofErr w:type="spellStart"/>
      <w:r w:rsidRPr="001B3939">
        <w:t>mg</w:t>
      </w:r>
      <w:r>
        <w:t>×</w:t>
      </w:r>
      <w:r w:rsidRPr="001B3939">
        <w:t>h</w:t>
      </w:r>
      <w:proofErr w:type="spellEnd"/>
      <w:r w:rsidRPr="001B3939">
        <w:t>/L</w:t>
      </w:r>
      <w:r>
        <w:t xml:space="preserve"> vs body weight</w:t>
      </w:r>
      <w:r w:rsidRPr="001B3939">
        <w:t xml:space="preserve"> over time</w:t>
      </w:r>
      <w:r>
        <w:t xml:space="preserve"> when on CRRT</w:t>
      </w:r>
      <w:r w:rsidRPr="00C40B2F">
        <w:t>. CRRT: continuous renal replacement therapy</w:t>
      </w:r>
      <w:r>
        <w:t xml:space="preserve">; </w:t>
      </w:r>
      <w:r w:rsidRPr="00CE1DF2">
        <w:rPr>
          <w:i/>
          <w:iCs/>
        </w:rPr>
        <w:t>f</w:t>
      </w:r>
      <w:r w:rsidRPr="0042308B">
        <w:t>AUC</w:t>
      </w:r>
      <w:r w:rsidRPr="00CE1DF2">
        <w:rPr>
          <w:vertAlign w:val="subscript"/>
        </w:rPr>
        <w:t>0-24</w:t>
      </w:r>
      <w:r>
        <w:t xml:space="preserve">: </w:t>
      </w:r>
      <w:r w:rsidRPr="00461004">
        <w:t>area under the unbound concentration–time curve for 24 hours</w:t>
      </w:r>
      <w:r>
        <w:t>; LD: loading dose; MD: maintenance dose.</w:t>
      </w:r>
    </w:p>
    <w:p w14:paraId="5D2E8BDA" w14:textId="77777777" w:rsidR="00686A21" w:rsidRDefault="00686A21" w:rsidP="00686A21"/>
    <w:p w14:paraId="33467031" w14:textId="60C6436D" w:rsidR="00216F6C" w:rsidRDefault="00216F6C" w:rsidP="0034198D">
      <w:r>
        <w:br w:type="page"/>
      </w:r>
    </w:p>
    <w:p w14:paraId="5F56027B" w14:textId="159EC008" w:rsidR="00F76D85" w:rsidRPr="00E03B11" w:rsidRDefault="00632A7E" w:rsidP="007723C0">
      <w:r>
        <w:rPr>
          <w:noProof/>
        </w:rPr>
        <w:lastRenderedPageBreak/>
        <w:drawing>
          <wp:inline distT="0" distB="0" distL="0" distR="0" wp14:anchorId="1083E491" wp14:editId="727A83A9">
            <wp:extent cx="6534000" cy="6534000"/>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6534000" cy="6534000"/>
                    </a:xfrm>
                    <a:prstGeom prst="rect">
                      <a:avLst/>
                    </a:prstGeom>
                  </pic:spPr>
                </pic:pic>
              </a:graphicData>
            </a:graphic>
          </wp:inline>
        </w:drawing>
      </w:r>
      <w:r w:rsidR="00A32FA2" w:rsidRPr="0070785F">
        <w:rPr>
          <w:b/>
          <w:bCs/>
        </w:rPr>
        <w:t xml:space="preserve">Fig. </w:t>
      </w:r>
      <w:r w:rsidR="00B204E1">
        <w:rPr>
          <w:b/>
          <w:bCs/>
        </w:rPr>
        <w:t>6</w:t>
      </w:r>
      <w:r w:rsidR="00A32FA2" w:rsidRPr="0070785F">
        <w:rPr>
          <w:b/>
          <w:bCs/>
        </w:rPr>
        <w:t>.</w:t>
      </w:r>
      <w:r w:rsidR="00A32FA2" w:rsidRPr="00A32FA2">
        <w:t xml:space="preserve"> </w:t>
      </w:r>
      <w:commentRangeStart w:id="771"/>
      <w:r w:rsidR="00FB6B5C">
        <w:t xml:space="preserve">Fluconazole total concentration </w:t>
      </w:r>
      <w:commentRangeEnd w:id="771"/>
      <w:r w:rsidR="00B8502B">
        <w:rPr>
          <w:rStyle w:val="CommentReference"/>
        </w:rPr>
        <w:commentReference w:id="771"/>
      </w:r>
      <w:r w:rsidR="00FB6B5C">
        <w:t xml:space="preserve">over time </w:t>
      </w:r>
      <w:r w:rsidR="002D4DF0">
        <w:t xml:space="preserve">at the population level </w:t>
      </w:r>
      <w:r w:rsidR="00745486">
        <w:t>between</w:t>
      </w:r>
      <w:r w:rsidR="004700E5">
        <w:t xml:space="preserve"> standard and optimised dosing regimens. </w:t>
      </w:r>
      <w:r w:rsidR="00142CAE" w:rsidRPr="00142CAE">
        <w:t xml:space="preserve">Concentration is represented by the median line and a ribbon showing the 90% percentile range of the population. </w:t>
      </w:r>
    </w:p>
    <w:sectPr w:rsidR="00F76D85" w:rsidRPr="00E03B11" w:rsidSect="00CE12B9">
      <w:pgSz w:w="11906" w:h="16838" w:code="9"/>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Jan-Willem Alffenaar" w:date="2024-06-01T08:12:00Z" w:initials="JA">
    <w:p w14:paraId="25DBF061" w14:textId="77777777" w:rsidR="00903810" w:rsidRDefault="00903810" w:rsidP="00903810">
      <w:pPr>
        <w:pStyle w:val="CommentText"/>
        <w:jc w:val="left"/>
      </w:pPr>
      <w:r>
        <w:rPr>
          <w:rStyle w:val="CommentReference"/>
        </w:rPr>
        <w:annotationRef/>
      </w:r>
      <w:r>
        <w:t>Need to add line numbers.</w:t>
      </w:r>
    </w:p>
  </w:comment>
  <w:comment w:id="8" w:author="Jason Roberts" w:date="2024-06-14T18:21:00Z" w:initials="JR">
    <w:p w14:paraId="18FBE32C" w14:textId="77777777" w:rsidR="005170F2" w:rsidRDefault="005170F2" w:rsidP="00DC236E">
      <w:pPr>
        <w:jc w:val="left"/>
      </w:pPr>
      <w:r>
        <w:rPr>
          <w:rStyle w:val="CommentReference"/>
        </w:rPr>
        <w:annotationRef/>
      </w:r>
      <w:r>
        <w:rPr>
          <w:color w:val="000000"/>
          <w:sz w:val="20"/>
          <w:szCs w:val="20"/>
        </w:rPr>
        <w:t>Can you check this? I thought it was total, but can’t find the reference you have used? I know that unbound is a better descriptor, but I thought the clinical PD target came from total values?</w:t>
      </w:r>
    </w:p>
  </w:comment>
  <w:comment w:id="21" w:author="Jason Roberts" w:date="2024-06-14T18:23:00Z" w:initials="JR">
    <w:p w14:paraId="5F04BA71" w14:textId="77777777" w:rsidR="005170F2" w:rsidRDefault="005170F2" w:rsidP="00503E9D">
      <w:pPr>
        <w:jc w:val="left"/>
      </w:pPr>
      <w:r>
        <w:rPr>
          <w:rStyle w:val="CommentReference"/>
        </w:rPr>
        <w:annotationRef/>
      </w:r>
      <w:r>
        <w:rPr>
          <w:color w:val="000000"/>
          <w:sz w:val="20"/>
          <w:szCs w:val="20"/>
        </w:rPr>
        <w:t>As per my last email - this is factually wrong…the TDM Position Statement in ICM 2020 was a consensus approach…</w:t>
      </w:r>
    </w:p>
  </w:comment>
  <w:comment w:id="25" w:author="Jason Roberts" w:date="2024-06-14T18:16:00Z" w:initials="JR">
    <w:p w14:paraId="1D755DA5" w14:textId="2BD045F7" w:rsidR="005170F2" w:rsidRDefault="005170F2" w:rsidP="000F527A">
      <w:pPr>
        <w:jc w:val="left"/>
      </w:pPr>
      <w:r>
        <w:rPr>
          <w:rStyle w:val="CommentReference"/>
        </w:rPr>
        <w:annotationRef/>
      </w:r>
      <w:r>
        <w:rPr>
          <w:color w:val="000000"/>
          <w:sz w:val="20"/>
          <w:szCs w:val="20"/>
        </w:rPr>
        <w:t>As per email - I don’t agree with this term or the way you’ve worded the aim</w:t>
      </w:r>
    </w:p>
  </w:comment>
  <w:comment w:id="27" w:author="Jan-Willem Alffenaar" w:date="2024-06-01T07:28:00Z" w:initials="JA">
    <w:p w14:paraId="01FAB0AB" w14:textId="7EFF27EB" w:rsidR="00CE5DAE" w:rsidRDefault="00CE5DAE" w:rsidP="00CE5DAE">
      <w:pPr>
        <w:pStyle w:val="CommentText"/>
        <w:jc w:val="left"/>
      </w:pPr>
      <w:r>
        <w:rPr>
          <w:rStyle w:val="CommentReference"/>
        </w:rPr>
        <w:annotationRef/>
      </w:r>
      <w:r>
        <w:t>I don’t this is correct wording as it suggest we contacted all participants and asked them if it was ok to re-use the data. This is also not a requirement for sharing anonymous data of already published data.</w:t>
      </w:r>
    </w:p>
  </w:comment>
  <w:comment w:id="112" w:author="Jason Roberts" w:date="2024-06-14T18:26:00Z" w:initials="JR">
    <w:p w14:paraId="08F92229" w14:textId="77777777" w:rsidR="00EC6EC9" w:rsidRDefault="00EC6EC9" w:rsidP="00CD65C1">
      <w:pPr>
        <w:jc w:val="left"/>
      </w:pPr>
      <w:r>
        <w:rPr>
          <w:rStyle w:val="CommentReference"/>
        </w:rPr>
        <w:annotationRef/>
      </w:r>
      <w:r>
        <w:rPr>
          <w:color w:val="000000"/>
          <w:sz w:val="20"/>
          <w:szCs w:val="20"/>
        </w:rPr>
        <w:t>It is important to add this caveat…as I said, I can’t think of any guideline that still recommends this, but three that recommend a different approach not simulated</w:t>
      </w:r>
    </w:p>
  </w:comment>
  <w:comment w:id="123" w:author="Jason Roberts" w:date="2024-06-14T18:29:00Z" w:initials="JR">
    <w:p w14:paraId="22D3F842" w14:textId="77777777" w:rsidR="00EC6EC9" w:rsidRDefault="00EC6EC9" w:rsidP="007C0A87">
      <w:pPr>
        <w:jc w:val="left"/>
      </w:pPr>
      <w:r>
        <w:rPr>
          <w:rStyle w:val="CommentReference"/>
        </w:rPr>
        <w:annotationRef/>
      </w:r>
      <w:r>
        <w:rPr>
          <w:color w:val="000000"/>
          <w:sz w:val="20"/>
          <w:szCs w:val="20"/>
        </w:rPr>
        <w:t>I reworded this because it was not internally consistent and overly wordy</w:t>
      </w:r>
    </w:p>
  </w:comment>
  <w:comment w:id="124" w:author="Jason Roberts" w:date="2024-06-14T18:29:00Z" w:initials="JR">
    <w:p w14:paraId="694E1622" w14:textId="77777777" w:rsidR="00EC6EC9" w:rsidRDefault="00EC6EC9" w:rsidP="00332215">
      <w:pPr>
        <w:jc w:val="left"/>
      </w:pPr>
      <w:r>
        <w:rPr>
          <w:rStyle w:val="CommentReference"/>
        </w:rPr>
        <w:annotationRef/>
      </w:r>
      <w:r>
        <w:rPr>
          <w:color w:val="000000"/>
          <w:sz w:val="20"/>
          <w:szCs w:val="20"/>
        </w:rPr>
        <w:t>I made the same comment last time, but was not changed…</w:t>
      </w:r>
    </w:p>
  </w:comment>
  <w:comment w:id="144" w:author="Jason Roberts" w:date="2024-06-14T18:32:00Z" w:initials="JR">
    <w:p w14:paraId="1D5DA09F" w14:textId="77777777" w:rsidR="00EC6EC9" w:rsidRDefault="00EC6EC9" w:rsidP="00060A14">
      <w:pPr>
        <w:jc w:val="left"/>
      </w:pPr>
      <w:r>
        <w:rPr>
          <w:rStyle w:val="CommentReference"/>
        </w:rPr>
        <w:annotationRef/>
      </w:r>
      <w:r>
        <w:rPr>
          <w:color w:val="000000"/>
          <w:sz w:val="20"/>
          <w:szCs w:val="20"/>
        </w:rPr>
        <w:t>I’ve removed ‘inclusive’ - by accepting 90% you are excluding 10% of patients…so in addition to points already made, it is clear not wholly inclusive</w:t>
      </w:r>
    </w:p>
  </w:comment>
  <w:comment w:id="148" w:author="Jason Roberts" w:date="2024-06-14T18:42:00Z" w:initials="JR">
    <w:p w14:paraId="2913602F" w14:textId="77777777" w:rsidR="00D77C3B" w:rsidRDefault="00D77C3B" w:rsidP="004C5E21">
      <w:pPr>
        <w:jc w:val="left"/>
      </w:pPr>
      <w:r>
        <w:rPr>
          <w:rStyle w:val="CommentReference"/>
        </w:rPr>
        <w:annotationRef/>
      </w:r>
      <w:r>
        <w:rPr>
          <w:color w:val="000000"/>
          <w:sz w:val="20"/>
          <w:szCs w:val="20"/>
        </w:rPr>
        <w:t>Is it a real world population if it is a virtual dataset?</w:t>
      </w:r>
    </w:p>
  </w:comment>
  <w:comment w:id="173" w:author="Jan-Willem Alffenaar" w:date="2024-06-01T07:36:00Z" w:initials="JA">
    <w:p w14:paraId="3FF9C6D9" w14:textId="59E46EB1" w:rsidR="00DF3FF7" w:rsidRDefault="00DF3FF7" w:rsidP="00DF3FF7">
      <w:pPr>
        <w:pStyle w:val="CommentText"/>
        <w:jc w:val="left"/>
      </w:pPr>
      <w:r>
        <w:rPr>
          <w:rStyle w:val="CommentReference"/>
        </w:rPr>
        <w:annotationRef/>
      </w:r>
      <w:r>
        <w:t>I would change this to data form 8 studies as those are the once you found in PubMed, the countries and centres is secondary.</w:t>
      </w:r>
    </w:p>
  </w:comment>
  <w:comment w:id="184" w:author="Jason Roberts" w:date="2024-06-14T18:35:00Z" w:initials="JR">
    <w:p w14:paraId="60311D6B" w14:textId="77777777" w:rsidR="00D77C3B" w:rsidRDefault="00D77C3B" w:rsidP="00CE7AFB">
      <w:pPr>
        <w:jc w:val="left"/>
      </w:pPr>
      <w:r>
        <w:rPr>
          <w:rStyle w:val="CommentReference"/>
        </w:rPr>
        <w:annotationRef/>
      </w:r>
      <w:r>
        <w:rPr>
          <w:color w:val="000000"/>
          <w:sz w:val="20"/>
          <w:szCs w:val="20"/>
        </w:rPr>
        <w:t>Did you test other GFR/CrCL estimates?</w:t>
      </w:r>
    </w:p>
  </w:comment>
  <w:comment w:id="231" w:author="Jan-Willem Alffenaar" w:date="2024-06-01T08:24:00Z" w:initials="JA">
    <w:p w14:paraId="3A2B271D" w14:textId="3D480A7C" w:rsidR="00C876F6" w:rsidRDefault="00C876F6" w:rsidP="00C876F6">
      <w:pPr>
        <w:pStyle w:val="CommentText"/>
        <w:jc w:val="left"/>
      </w:pPr>
      <w:r>
        <w:rPr>
          <w:rStyle w:val="CommentReference"/>
        </w:rPr>
        <w:annotationRef/>
      </w:r>
      <w:r>
        <w:t>Did you cap at certain absolute values? I feel that is happening in “real life”.</w:t>
      </w:r>
    </w:p>
  </w:comment>
  <w:comment w:id="248" w:author="Jan-Willem Alffenaar" w:date="2024-06-01T08:06:00Z" w:initials="JA">
    <w:p w14:paraId="4C3CB4F7" w14:textId="59B19A30" w:rsidR="00AA18E6" w:rsidRDefault="00AA18E6" w:rsidP="00AA18E6">
      <w:pPr>
        <w:pStyle w:val="CommentText"/>
        <w:jc w:val="left"/>
      </w:pPr>
      <w:r>
        <w:rPr>
          <w:rStyle w:val="CommentReference"/>
        </w:rPr>
        <w:annotationRef/>
      </w:r>
      <w:r>
        <w:t>Can’t find anything of this in your conclusion</w:t>
      </w:r>
    </w:p>
  </w:comment>
  <w:comment w:id="250" w:author="Jason Roberts" w:date="2024-06-14T18:43:00Z" w:initials="JR">
    <w:p w14:paraId="58AB25C0" w14:textId="77777777" w:rsidR="00D77C3B" w:rsidRDefault="00D77C3B" w:rsidP="005C53C7">
      <w:pPr>
        <w:jc w:val="left"/>
      </w:pPr>
      <w:r>
        <w:rPr>
          <w:rStyle w:val="CommentReference"/>
        </w:rPr>
        <w:annotationRef/>
      </w:r>
      <w:r>
        <w:rPr>
          <w:color w:val="000000"/>
          <w:sz w:val="20"/>
          <w:szCs w:val="20"/>
        </w:rPr>
        <w:t>Suggests 100% you only aimed for 90%. Suggest change the terms here…it isn’t right in its current form</w:t>
      </w:r>
    </w:p>
  </w:comment>
  <w:comment w:id="251" w:author="Jason Roberts" w:date="2024-06-14T18:45:00Z" w:initials="JR">
    <w:p w14:paraId="147EE0D8" w14:textId="77777777" w:rsidR="006206B6" w:rsidRDefault="006206B6" w:rsidP="00BF2ED2">
      <w:pPr>
        <w:jc w:val="left"/>
      </w:pPr>
      <w:r>
        <w:rPr>
          <w:rStyle w:val="CommentReference"/>
        </w:rPr>
        <w:annotationRef/>
      </w:r>
      <w:r>
        <w:rPr>
          <w:color w:val="000000"/>
          <w:sz w:val="20"/>
          <w:szCs w:val="20"/>
        </w:rPr>
        <w:t>I mentioned this last time...</w:t>
      </w:r>
    </w:p>
  </w:comment>
  <w:comment w:id="249" w:author="Jan-Willem Alffenaar" w:date="2024-06-01T08:06:00Z" w:initials="JA">
    <w:p w14:paraId="2BE3919D" w14:textId="5B5CFCA0" w:rsidR="00F2131D" w:rsidRDefault="00F2131D" w:rsidP="00F2131D">
      <w:pPr>
        <w:pStyle w:val="CommentText"/>
        <w:jc w:val="left"/>
      </w:pPr>
      <w:r>
        <w:rPr>
          <w:rStyle w:val="CommentReference"/>
        </w:rPr>
        <w:annotationRef/>
      </w:r>
      <w:r>
        <w:t>Would be great to see this in your conclusion</w:t>
      </w:r>
    </w:p>
  </w:comment>
  <w:comment w:id="298" w:author="Jan-Willem Alffenaar" w:date="2024-06-01T08:30:00Z" w:initials="JA">
    <w:p w14:paraId="489F91D5" w14:textId="77777777" w:rsidR="00242B08" w:rsidRDefault="00242B08" w:rsidP="00242B08">
      <w:pPr>
        <w:pStyle w:val="CommentText"/>
        <w:jc w:val="left"/>
      </w:pPr>
      <w:r>
        <w:rPr>
          <w:rStyle w:val="CommentReference"/>
        </w:rPr>
        <w:annotationRef/>
      </w:r>
      <w:r>
        <w:t>This is not what I see in the figures with the 12 and 6 mg/kg.</w:t>
      </w:r>
    </w:p>
  </w:comment>
  <w:comment w:id="336" w:author="Jan-Willem Alffenaar" w:date="2024-06-01T07:41:00Z" w:initials="JA">
    <w:p w14:paraId="7BBE9E58" w14:textId="65CF76D2" w:rsidR="00504F6F" w:rsidRDefault="00504F6F" w:rsidP="00504F6F">
      <w:pPr>
        <w:pStyle w:val="CommentText"/>
        <w:jc w:val="left"/>
      </w:pPr>
      <w:r>
        <w:rPr>
          <w:rStyle w:val="CommentReference"/>
        </w:rPr>
        <w:annotationRef/>
      </w:r>
      <w:r>
        <w:t>Perhaps tune this down a bit to more in line with the end of this section</w:t>
      </w:r>
    </w:p>
  </w:comment>
  <w:comment w:id="391" w:author="Jan-Willem Alffenaar" w:date="2024-06-01T07:42:00Z" w:initials="JA">
    <w:p w14:paraId="13120930" w14:textId="77777777" w:rsidR="002E3831" w:rsidRDefault="002E3831" w:rsidP="002E3831">
      <w:pPr>
        <w:pStyle w:val="CommentText"/>
        <w:jc w:val="left"/>
      </w:pPr>
      <w:r>
        <w:rPr>
          <w:rStyle w:val="CommentReference"/>
        </w:rPr>
        <w:annotationRef/>
      </w:r>
      <w:r>
        <w:t>This is speculating. Would not do that...</w:t>
      </w:r>
    </w:p>
  </w:comment>
  <w:comment w:id="394" w:author="Jan-Willem Alffenaar" w:date="2024-06-01T07:44:00Z" w:initials="JA">
    <w:p w14:paraId="6D0CDFF7" w14:textId="77777777" w:rsidR="00C706D3" w:rsidRDefault="00ED0825" w:rsidP="00C706D3">
      <w:pPr>
        <w:pStyle w:val="CommentText"/>
        <w:jc w:val="left"/>
      </w:pPr>
      <w:r>
        <w:rPr>
          <w:rStyle w:val="CommentReference"/>
        </w:rPr>
        <w:annotationRef/>
      </w:r>
      <w:r w:rsidR="00C706D3">
        <w:rPr>
          <w:color w:val="000000"/>
        </w:rPr>
        <w:t>I disagree with this as centres not having access to fluconazole TDM will not likely perform TDM for the reasons mentioned earlier (not widely recommended). So you are creating a problem that is not a real life problem.</w:t>
      </w:r>
    </w:p>
  </w:comment>
  <w:comment w:id="403" w:author="Jan-Willem Alffenaar" w:date="2024-06-01T07:47:00Z" w:initials="JA">
    <w:p w14:paraId="3F511DEA" w14:textId="77777777" w:rsidR="00B73599" w:rsidRDefault="00B73599" w:rsidP="00B73599">
      <w:pPr>
        <w:pStyle w:val="CommentText"/>
        <w:jc w:val="left"/>
      </w:pPr>
      <w:r>
        <w:rPr>
          <w:rStyle w:val="CommentReference"/>
        </w:rPr>
        <w:annotationRef/>
      </w:r>
      <w:r>
        <w:t>Upfront dose optimization is always better than TDM as there is less time wasted. “TDM is not the solution for a suboptimal dosing but modelling and simulation is to determine a better dose”</w:t>
      </w:r>
    </w:p>
  </w:comment>
  <w:comment w:id="423" w:author="Jan-Willem Alffenaar" w:date="2024-06-01T07:49:00Z" w:initials="JA">
    <w:p w14:paraId="240D6976" w14:textId="77777777" w:rsidR="00027325" w:rsidRDefault="00027325" w:rsidP="00027325">
      <w:pPr>
        <w:pStyle w:val="CommentText"/>
        <w:jc w:val="left"/>
      </w:pPr>
      <w:r>
        <w:rPr>
          <w:rStyle w:val="CommentReference"/>
        </w:rPr>
        <w:annotationRef/>
      </w:r>
      <w:r>
        <w:t>Be careful with wording like this. It is only simulation and not a prospective study. I would reword it and suggest to link to the prospective confirmation as you did earlier.</w:t>
      </w:r>
    </w:p>
  </w:comment>
  <w:comment w:id="432" w:author="Jan-Willem Alffenaar" w:date="2024-06-01T07:56:00Z" w:initials="JA">
    <w:p w14:paraId="2B110833" w14:textId="77777777" w:rsidR="00972CEE" w:rsidRDefault="00BE242E" w:rsidP="00972CEE">
      <w:pPr>
        <w:pStyle w:val="CommentText"/>
        <w:jc w:val="left"/>
      </w:pPr>
      <w:r>
        <w:rPr>
          <w:rStyle w:val="CommentReference"/>
        </w:rPr>
        <w:annotationRef/>
      </w:r>
      <w:r w:rsidR="00972CEE">
        <w:rPr>
          <w:color w:val="000000"/>
        </w:rPr>
        <w:t>From your methods: “Studies with data on plasma concentrations of IV fluconazole obtained in patients admitted to the ICU were identified through a literature search (PubMed) from inception to October 2022.”  This is not too bad because you are looking for “clinical studies” and most will be included in PubMed. I really wonder if you would have missed much from other database. My problem is that you have not stated how many studies you identified from PubMed in relation to the 8 studies included.</w:t>
      </w:r>
    </w:p>
    <w:p w14:paraId="4774465F" w14:textId="77777777" w:rsidR="00972CEE" w:rsidRDefault="00972CEE" w:rsidP="00972CEE">
      <w:pPr>
        <w:pStyle w:val="CommentText"/>
        <w:jc w:val="left"/>
      </w:pPr>
    </w:p>
    <w:p w14:paraId="4A58A81E" w14:textId="77777777" w:rsidR="00972CEE" w:rsidRDefault="00972CEE" w:rsidP="00972CEE">
      <w:pPr>
        <w:pStyle w:val="CommentText"/>
        <w:jc w:val="left"/>
      </w:pPr>
      <w:r>
        <w:rPr>
          <w:color w:val="000000"/>
        </w:rPr>
        <w:t xml:space="preserve">Moreover finding studies with a systematic search does not equal inclusion in your IDPMA as people may decide not to share their data. </w:t>
      </w:r>
    </w:p>
  </w:comment>
  <w:comment w:id="444" w:author="Jan-Willem Alffenaar" w:date="2024-06-01T08:00:00Z" w:initials="JA">
    <w:p w14:paraId="24B25FDC" w14:textId="77777777" w:rsidR="008B5CD0" w:rsidRDefault="008B5CD0" w:rsidP="008B5CD0">
      <w:pPr>
        <w:pStyle w:val="CommentText"/>
        <w:jc w:val="left"/>
      </w:pPr>
      <w:r>
        <w:rPr>
          <w:rStyle w:val="CommentReference"/>
        </w:rPr>
        <w:annotationRef/>
      </w:r>
      <w:r>
        <w:t>Is this intended to “fix the methodological issues” you described? If so, it does not. Would suggest to remove it.</w:t>
      </w:r>
    </w:p>
  </w:comment>
  <w:comment w:id="493" w:author="Jan-Willem Alffenaar" w:date="2024-06-01T08:03:00Z" w:initials="JA">
    <w:p w14:paraId="7C91FBFC" w14:textId="77777777" w:rsidR="00196755" w:rsidRDefault="00196755" w:rsidP="00196755">
      <w:pPr>
        <w:pStyle w:val="CommentText"/>
        <w:jc w:val="left"/>
      </w:pPr>
      <w:r>
        <w:rPr>
          <w:rStyle w:val="CommentReference"/>
        </w:rPr>
        <w:annotationRef/>
      </w:r>
      <w:r>
        <w:t xml:space="preserve">This is very strong wording would reword. Just state what you have done develop a dosing strategy with high PTA%. </w:t>
      </w:r>
    </w:p>
  </w:comment>
  <w:comment w:id="494" w:author="Jan-Willem Alffenaar" w:date="2024-06-01T08:05:00Z" w:initials="JA">
    <w:p w14:paraId="113F7C5D" w14:textId="77777777" w:rsidR="00DC5EE4" w:rsidRDefault="00DC5EE4" w:rsidP="00DC5EE4">
      <w:pPr>
        <w:pStyle w:val="CommentText"/>
        <w:jc w:val="left"/>
      </w:pPr>
      <w:r>
        <w:rPr>
          <w:rStyle w:val="CommentReference"/>
        </w:rPr>
        <w:annotationRef/>
      </w:r>
      <w:r>
        <w:t>Why is this in your conclusion?</w:t>
      </w:r>
    </w:p>
  </w:comment>
  <w:comment w:id="495" w:author="Jason Roberts" w:date="2024-06-14T18:49:00Z" w:initials="JR">
    <w:p w14:paraId="08B3DFF6" w14:textId="77777777" w:rsidR="006206B6" w:rsidRDefault="006206B6" w:rsidP="00A96688">
      <w:pPr>
        <w:jc w:val="left"/>
      </w:pPr>
      <w:r>
        <w:rPr>
          <w:rStyle w:val="CommentReference"/>
        </w:rPr>
        <w:annotationRef/>
      </w:r>
      <w:r>
        <w:rPr>
          <w:color w:val="000000"/>
          <w:sz w:val="20"/>
          <w:szCs w:val="20"/>
        </w:rPr>
        <w:t>I agree -suggest to remove</w:t>
      </w:r>
    </w:p>
  </w:comment>
  <w:comment w:id="496" w:author="Jan-Willem Alffenaar" w:date="2024-06-01T08:05:00Z" w:initials="JA">
    <w:p w14:paraId="0D08C3BD" w14:textId="298F348F" w:rsidR="004C4864" w:rsidRDefault="004C4864" w:rsidP="004C4864">
      <w:pPr>
        <w:pStyle w:val="CommentText"/>
        <w:jc w:val="left"/>
      </w:pPr>
      <w:r>
        <w:rPr>
          <w:rStyle w:val="CommentReference"/>
        </w:rPr>
        <w:annotationRef/>
      </w:r>
      <w:r>
        <w:t>This sentence should be in the future perspective section. Ideally between limitations and conclusion</w:t>
      </w:r>
    </w:p>
  </w:comment>
  <w:comment w:id="766" w:author="Jan-Willem Alffenaar" w:date="2024-06-01T08:21:00Z" w:initials="JA">
    <w:p w14:paraId="7B4E614C" w14:textId="77777777" w:rsidR="005C2A56" w:rsidRDefault="00B111F4" w:rsidP="005C2A56">
      <w:pPr>
        <w:pStyle w:val="CommentText"/>
        <w:jc w:val="left"/>
      </w:pPr>
      <w:r>
        <w:rPr>
          <w:rStyle w:val="CommentReference"/>
        </w:rPr>
        <w:annotationRef/>
      </w:r>
      <w:r w:rsidR="005C2A56">
        <w:rPr>
          <w:color w:val="000000"/>
        </w:rPr>
        <w:t>How much actual PK data do we have in this category? Especially toward the lower end?</w:t>
      </w:r>
    </w:p>
  </w:comment>
  <w:comment w:id="767" w:author="Jason Roberts" w:date="2024-06-14T18:51:00Z" w:initials="JR">
    <w:p w14:paraId="3FB863B2" w14:textId="77777777" w:rsidR="006206B6" w:rsidRDefault="006206B6" w:rsidP="009B5202">
      <w:pPr>
        <w:jc w:val="left"/>
      </w:pPr>
      <w:r>
        <w:rPr>
          <w:rStyle w:val="CommentReference"/>
        </w:rPr>
        <w:annotationRef/>
      </w:r>
      <w:r>
        <w:rPr>
          <w:color w:val="000000"/>
          <w:sz w:val="20"/>
          <w:szCs w:val="20"/>
        </w:rPr>
        <w:t>I thought there was mg/kg dosing too? Where did it go?</w:t>
      </w:r>
    </w:p>
  </w:comment>
  <w:comment w:id="769" w:author="Jan-Willem Alffenaar" w:date="2024-06-01T08:10:00Z" w:initials="JA">
    <w:p w14:paraId="47A0573C" w14:textId="7725D392" w:rsidR="00F27854" w:rsidRDefault="00F27854" w:rsidP="00F27854">
      <w:pPr>
        <w:pStyle w:val="CommentText"/>
        <w:jc w:val="left"/>
      </w:pPr>
      <w:r>
        <w:rPr>
          <w:rStyle w:val="CommentReference"/>
        </w:rPr>
        <w:annotationRef/>
      </w:r>
      <w:r>
        <w:t>Very puzzled by this graph. Flat dose across such a wide range of renal function suggest limited effect of renal clearance?</w:t>
      </w:r>
    </w:p>
  </w:comment>
  <w:comment w:id="770" w:author="Jason Roberts" w:date="2024-06-14T18:52:00Z" w:initials="JR">
    <w:p w14:paraId="044EE8F9" w14:textId="77777777" w:rsidR="006206B6" w:rsidRDefault="006206B6" w:rsidP="00C03FE7">
      <w:pPr>
        <w:jc w:val="left"/>
      </w:pPr>
      <w:r>
        <w:rPr>
          <w:rStyle w:val="CommentReference"/>
        </w:rPr>
        <w:annotationRef/>
      </w:r>
      <w:r>
        <w:rPr>
          <w:color w:val="000000"/>
          <w:sz w:val="20"/>
          <w:szCs w:val="20"/>
        </w:rPr>
        <w:t>Missing data may be the reason...</w:t>
      </w:r>
    </w:p>
  </w:comment>
  <w:comment w:id="771" w:author="Jan-Willem Alffenaar" w:date="2024-06-01T08:17:00Z" w:initials="JA">
    <w:p w14:paraId="3C10E8F0" w14:textId="32F2B086" w:rsidR="00B8502B" w:rsidRDefault="00B8502B" w:rsidP="00B8502B">
      <w:pPr>
        <w:pStyle w:val="CommentText"/>
        <w:jc w:val="left"/>
      </w:pPr>
      <w:r>
        <w:rPr>
          <w:rStyle w:val="CommentReference"/>
        </w:rPr>
        <w:annotationRef/>
      </w:r>
      <w:r>
        <w:t>Can you improve the figure to better highlight the difference between both (90% range). For the median it is somewhat clear due to higher concentration after the first dose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5DBF061" w15:done="0"/>
  <w15:commentEx w15:paraId="18FBE32C" w15:done="0"/>
  <w15:commentEx w15:paraId="5F04BA71" w15:done="0"/>
  <w15:commentEx w15:paraId="1D755DA5" w15:done="0"/>
  <w15:commentEx w15:paraId="01FAB0AB" w15:done="0"/>
  <w15:commentEx w15:paraId="08F92229" w15:done="0"/>
  <w15:commentEx w15:paraId="22D3F842" w15:done="0"/>
  <w15:commentEx w15:paraId="694E1622" w15:paraIdParent="22D3F842" w15:done="0"/>
  <w15:commentEx w15:paraId="1D5DA09F" w15:done="0"/>
  <w15:commentEx w15:paraId="2913602F" w15:done="0"/>
  <w15:commentEx w15:paraId="3FF9C6D9" w15:done="0"/>
  <w15:commentEx w15:paraId="60311D6B" w15:done="0"/>
  <w15:commentEx w15:paraId="3A2B271D" w15:done="0"/>
  <w15:commentEx w15:paraId="4C3CB4F7" w15:done="0"/>
  <w15:commentEx w15:paraId="58AB25C0" w15:done="0"/>
  <w15:commentEx w15:paraId="147EE0D8" w15:paraIdParent="58AB25C0" w15:done="0"/>
  <w15:commentEx w15:paraId="2BE3919D" w15:done="0"/>
  <w15:commentEx w15:paraId="489F91D5" w15:done="0"/>
  <w15:commentEx w15:paraId="7BBE9E58" w15:done="0"/>
  <w15:commentEx w15:paraId="13120930" w15:done="0"/>
  <w15:commentEx w15:paraId="6D0CDFF7" w15:done="0"/>
  <w15:commentEx w15:paraId="3F511DEA" w15:done="0"/>
  <w15:commentEx w15:paraId="240D6976" w15:done="0"/>
  <w15:commentEx w15:paraId="4A58A81E" w15:done="0"/>
  <w15:commentEx w15:paraId="24B25FDC" w15:done="0"/>
  <w15:commentEx w15:paraId="7C91FBFC" w15:done="0"/>
  <w15:commentEx w15:paraId="113F7C5D" w15:done="0"/>
  <w15:commentEx w15:paraId="08B3DFF6" w15:paraIdParent="113F7C5D" w15:done="0"/>
  <w15:commentEx w15:paraId="0D08C3BD" w15:done="0"/>
  <w15:commentEx w15:paraId="7B4E614C" w15:done="0"/>
  <w15:commentEx w15:paraId="3FB863B2" w15:done="0"/>
  <w15:commentEx w15:paraId="47A0573C" w15:done="0"/>
  <w15:commentEx w15:paraId="044EE8F9" w15:paraIdParent="47A0573C" w15:done="0"/>
  <w15:commentEx w15:paraId="3C10E8F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1D0444F7" w16cex:dateUtc="2024-05-31T22:12:00Z"/>
  <w16cex:commentExtensible w16cex:durableId="08497C0F" w16cex:dateUtc="2024-06-14T08:21:00Z"/>
  <w16cex:commentExtensible w16cex:durableId="2396F44A" w16cex:dateUtc="2024-06-14T08:23:00Z"/>
  <w16cex:commentExtensible w16cex:durableId="468839C6" w16cex:dateUtc="2024-06-14T08:16:00Z"/>
  <w16cex:commentExtensible w16cex:durableId="3B940EC3" w16cex:dateUtc="2024-05-31T21:28:00Z"/>
  <w16cex:commentExtensible w16cex:durableId="716B7E9D" w16cex:dateUtc="2024-06-14T08:26:00Z"/>
  <w16cex:commentExtensible w16cex:durableId="58F43481" w16cex:dateUtc="2024-06-14T08:29:00Z"/>
  <w16cex:commentExtensible w16cex:durableId="79CD6FFF" w16cex:dateUtc="2024-06-14T08:29:00Z"/>
  <w16cex:commentExtensible w16cex:durableId="49E51EF2" w16cex:dateUtc="2024-06-14T08:32:00Z"/>
  <w16cex:commentExtensible w16cex:durableId="0C0C3419" w16cex:dateUtc="2024-06-14T08:42:00Z"/>
  <w16cex:commentExtensible w16cex:durableId="50EFB0D2" w16cex:dateUtc="2024-05-31T21:36:00Z"/>
  <w16cex:commentExtensible w16cex:durableId="481EA092" w16cex:dateUtc="2024-06-14T08:35:00Z"/>
  <w16cex:commentExtensible w16cex:durableId="40E2455A" w16cex:dateUtc="2024-05-31T22:24:00Z"/>
  <w16cex:commentExtensible w16cex:durableId="74FA7721" w16cex:dateUtc="2024-05-31T22:06:00Z"/>
  <w16cex:commentExtensible w16cex:durableId="59F98631" w16cex:dateUtc="2024-06-14T08:43:00Z"/>
  <w16cex:commentExtensible w16cex:durableId="2B0D498F" w16cex:dateUtc="2024-06-14T08:45:00Z"/>
  <w16cex:commentExtensible w16cex:durableId="36F2D246" w16cex:dateUtc="2024-05-31T22:06:00Z"/>
  <w16cex:commentExtensible w16cex:durableId="6CA81533" w16cex:dateUtc="2024-05-31T22:30:00Z"/>
  <w16cex:commentExtensible w16cex:durableId="62F08DB3" w16cex:dateUtc="2024-05-31T21:41:00Z"/>
  <w16cex:commentExtensible w16cex:durableId="5D3945F1" w16cex:dateUtc="2024-05-31T21:42:00Z"/>
  <w16cex:commentExtensible w16cex:durableId="206B04A7" w16cex:dateUtc="2024-05-31T21:44:00Z"/>
  <w16cex:commentExtensible w16cex:durableId="21761B81" w16cex:dateUtc="2024-05-31T21:47:00Z"/>
  <w16cex:commentExtensible w16cex:durableId="59EB95C7" w16cex:dateUtc="2024-05-31T21:49:00Z"/>
  <w16cex:commentExtensible w16cex:durableId="74A7D926" w16cex:dateUtc="2024-05-31T21:56:00Z"/>
  <w16cex:commentExtensible w16cex:durableId="697FA33E" w16cex:dateUtc="2024-05-31T22:00:00Z"/>
  <w16cex:commentExtensible w16cex:durableId="788FCB08" w16cex:dateUtc="2024-05-31T22:03:00Z"/>
  <w16cex:commentExtensible w16cex:durableId="31D13C40" w16cex:dateUtc="2024-05-31T22:05:00Z"/>
  <w16cex:commentExtensible w16cex:durableId="634F5869" w16cex:dateUtc="2024-06-14T08:49:00Z"/>
  <w16cex:commentExtensible w16cex:durableId="6BD24A33" w16cex:dateUtc="2024-05-31T22:05:00Z"/>
  <w16cex:commentExtensible w16cex:durableId="56546C40" w16cex:dateUtc="2024-05-31T22:21:00Z"/>
  <w16cex:commentExtensible w16cex:durableId="29C1636D" w16cex:dateUtc="2024-06-14T08:51:00Z"/>
  <w16cex:commentExtensible w16cex:durableId="3459F9D0" w16cex:dateUtc="2024-05-31T22:10:00Z"/>
  <w16cex:commentExtensible w16cex:durableId="606949B9" w16cex:dateUtc="2024-06-14T08:52:00Z"/>
  <w16cex:commentExtensible w16cex:durableId="3F0248D2" w16cex:dateUtc="2024-05-31T22: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5DBF061" w16cid:durableId="1D0444F7"/>
  <w16cid:commentId w16cid:paraId="18FBE32C" w16cid:durableId="08497C0F"/>
  <w16cid:commentId w16cid:paraId="5F04BA71" w16cid:durableId="2396F44A"/>
  <w16cid:commentId w16cid:paraId="1D755DA5" w16cid:durableId="468839C6"/>
  <w16cid:commentId w16cid:paraId="01FAB0AB" w16cid:durableId="3B940EC3"/>
  <w16cid:commentId w16cid:paraId="08F92229" w16cid:durableId="716B7E9D"/>
  <w16cid:commentId w16cid:paraId="22D3F842" w16cid:durableId="58F43481"/>
  <w16cid:commentId w16cid:paraId="694E1622" w16cid:durableId="79CD6FFF"/>
  <w16cid:commentId w16cid:paraId="1D5DA09F" w16cid:durableId="49E51EF2"/>
  <w16cid:commentId w16cid:paraId="2913602F" w16cid:durableId="0C0C3419"/>
  <w16cid:commentId w16cid:paraId="3FF9C6D9" w16cid:durableId="50EFB0D2"/>
  <w16cid:commentId w16cid:paraId="60311D6B" w16cid:durableId="481EA092"/>
  <w16cid:commentId w16cid:paraId="3A2B271D" w16cid:durableId="40E2455A"/>
  <w16cid:commentId w16cid:paraId="4C3CB4F7" w16cid:durableId="74FA7721"/>
  <w16cid:commentId w16cid:paraId="58AB25C0" w16cid:durableId="59F98631"/>
  <w16cid:commentId w16cid:paraId="147EE0D8" w16cid:durableId="2B0D498F"/>
  <w16cid:commentId w16cid:paraId="2BE3919D" w16cid:durableId="36F2D246"/>
  <w16cid:commentId w16cid:paraId="489F91D5" w16cid:durableId="6CA81533"/>
  <w16cid:commentId w16cid:paraId="7BBE9E58" w16cid:durableId="62F08DB3"/>
  <w16cid:commentId w16cid:paraId="13120930" w16cid:durableId="5D3945F1"/>
  <w16cid:commentId w16cid:paraId="6D0CDFF7" w16cid:durableId="206B04A7"/>
  <w16cid:commentId w16cid:paraId="3F511DEA" w16cid:durableId="21761B81"/>
  <w16cid:commentId w16cid:paraId="240D6976" w16cid:durableId="59EB95C7"/>
  <w16cid:commentId w16cid:paraId="4A58A81E" w16cid:durableId="74A7D926"/>
  <w16cid:commentId w16cid:paraId="24B25FDC" w16cid:durableId="697FA33E"/>
  <w16cid:commentId w16cid:paraId="7C91FBFC" w16cid:durableId="788FCB08"/>
  <w16cid:commentId w16cid:paraId="113F7C5D" w16cid:durableId="31D13C40"/>
  <w16cid:commentId w16cid:paraId="08B3DFF6" w16cid:durableId="634F5869"/>
  <w16cid:commentId w16cid:paraId="0D08C3BD" w16cid:durableId="6BD24A33"/>
  <w16cid:commentId w16cid:paraId="7B4E614C" w16cid:durableId="56546C40"/>
  <w16cid:commentId w16cid:paraId="3FB863B2" w16cid:durableId="29C1636D"/>
  <w16cid:commentId w16cid:paraId="47A0573C" w16cid:durableId="3459F9D0"/>
  <w16cid:commentId w16cid:paraId="044EE8F9" w16cid:durableId="606949B9"/>
  <w16cid:commentId w16cid:paraId="3C10E8F0" w16cid:durableId="3F0248D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995A05" w14:textId="77777777" w:rsidR="00F633CD" w:rsidRDefault="00F633CD" w:rsidP="00593CAA">
      <w:r>
        <w:separator/>
      </w:r>
    </w:p>
  </w:endnote>
  <w:endnote w:type="continuationSeparator" w:id="0">
    <w:p w14:paraId="53909AD2" w14:textId="77777777" w:rsidR="00F633CD" w:rsidRDefault="00F633CD" w:rsidP="00593CAA">
      <w:r>
        <w:continuationSeparator/>
      </w:r>
    </w:p>
  </w:endnote>
  <w:endnote w:type="continuationNotice" w:id="1">
    <w:p w14:paraId="522DDC30" w14:textId="77777777" w:rsidR="00F633CD" w:rsidRDefault="00F633C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Regular">
    <w:altName w:val="Yu Gothic"/>
    <w:panose1 w:val="00000000000000000000"/>
    <w:charset w:val="80"/>
    <w:family w:val="auto"/>
    <w:notTrueType/>
    <w:pitch w:val="default"/>
    <w:sig w:usb0="00000001" w:usb1="08070000" w:usb2="00000010" w:usb3="00000000" w:csb0="0002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741109"/>
      <w:docPartObj>
        <w:docPartGallery w:val="Page Numbers (Bottom of Page)"/>
        <w:docPartUnique/>
      </w:docPartObj>
    </w:sdtPr>
    <w:sdtEndPr>
      <w:rPr>
        <w:noProof/>
      </w:rPr>
    </w:sdtEndPr>
    <w:sdtContent>
      <w:p w14:paraId="2E969CF2" w14:textId="285443EF" w:rsidR="007C6F8A" w:rsidRPr="00CA5A80" w:rsidRDefault="007C6F8A" w:rsidP="00593CAA">
        <w:pPr>
          <w:pStyle w:val="Footer"/>
        </w:pPr>
        <w:r w:rsidRPr="00CA5A80">
          <w:fldChar w:fldCharType="begin"/>
        </w:r>
        <w:r w:rsidRPr="00CA5A80">
          <w:instrText xml:space="preserve"> PAGE   \* MERGEFORMAT </w:instrText>
        </w:r>
        <w:r w:rsidRPr="00CA5A80">
          <w:fldChar w:fldCharType="separate"/>
        </w:r>
        <w:r w:rsidRPr="00CA5A80">
          <w:rPr>
            <w:noProof/>
          </w:rPr>
          <w:t>2</w:t>
        </w:r>
        <w:r w:rsidRPr="00CA5A80">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0FDB7" w14:textId="77777777" w:rsidR="00F633CD" w:rsidRDefault="00F633CD" w:rsidP="00593CAA">
      <w:r>
        <w:separator/>
      </w:r>
    </w:p>
  </w:footnote>
  <w:footnote w:type="continuationSeparator" w:id="0">
    <w:p w14:paraId="5B33255B" w14:textId="77777777" w:rsidR="00F633CD" w:rsidRDefault="00F633CD" w:rsidP="00593CAA">
      <w:r>
        <w:continuationSeparator/>
      </w:r>
    </w:p>
  </w:footnote>
  <w:footnote w:type="continuationNotice" w:id="1">
    <w:p w14:paraId="5B2DDC89" w14:textId="77777777" w:rsidR="00F633CD" w:rsidRDefault="00F633CD">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15146E"/>
    <w:multiLevelType w:val="hybridMultilevel"/>
    <w:tmpl w:val="DFB6FE46"/>
    <w:lvl w:ilvl="0" w:tplc="6A328070">
      <w:start w:val="1"/>
      <w:numFmt w:val="bullet"/>
      <w:lvlText w:val=""/>
      <w:lvlJc w:val="left"/>
      <w:pPr>
        <w:ind w:left="720" w:hanging="360"/>
      </w:pPr>
      <w:rPr>
        <w:rFonts w:ascii="Symbol" w:hAnsi="Symbol"/>
      </w:rPr>
    </w:lvl>
    <w:lvl w:ilvl="1" w:tplc="AE0EBAE2">
      <w:start w:val="1"/>
      <w:numFmt w:val="bullet"/>
      <w:lvlText w:val=""/>
      <w:lvlJc w:val="left"/>
      <w:pPr>
        <w:ind w:left="720" w:hanging="360"/>
      </w:pPr>
      <w:rPr>
        <w:rFonts w:ascii="Symbol" w:hAnsi="Symbol"/>
      </w:rPr>
    </w:lvl>
    <w:lvl w:ilvl="2" w:tplc="19E8487A">
      <w:start w:val="1"/>
      <w:numFmt w:val="bullet"/>
      <w:lvlText w:val=""/>
      <w:lvlJc w:val="left"/>
      <w:pPr>
        <w:ind w:left="720" w:hanging="360"/>
      </w:pPr>
      <w:rPr>
        <w:rFonts w:ascii="Symbol" w:hAnsi="Symbol"/>
      </w:rPr>
    </w:lvl>
    <w:lvl w:ilvl="3" w:tplc="C9EC0B2C">
      <w:start w:val="1"/>
      <w:numFmt w:val="bullet"/>
      <w:lvlText w:val=""/>
      <w:lvlJc w:val="left"/>
      <w:pPr>
        <w:ind w:left="720" w:hanging="360"/>
      </w:pPr>
      <w:rPr>
        <w:rFonts w:ascii="Symbol" w:hAnsi="Symbol"/>
      </w:rPr>
    </w:lvl>
    <w:lvl w:ilvl="4" w:tplc="1944C544">
      <w:start w:val="1"/>
      <w:numFmt w:val="bullet"/>
      <w:lvlText w:val=""/>
      <w:lvlJc w:val="left"/>
      <w:pPr>
        <w:ind w:left="720" w:hanging="360"/>
      </w:pPr>
      <w:rPr>
        <w:rFonts w:ascii="Symbol" w:hAnsi="Symbol"/>
      </w:rPr>
    </w:lvl>
    <w:lvl w:ilvl="5" w:tplc="6396C69A">
      <w:start w:val="1"/>
      <w:numFmt w:val="bullet"/>
      <w:lvlText w:val=""/>
      <w:lvlJc w:val="left"/>
      <w:pPr>
        <w:ind w:left="720" w:hanging="360"/>
      </w:pPr>
      <w:rPr>
        <w:rFonts w:ascii="Symbol" w:hAnsi="Symbol"/>
      </w:rPr>
    </w:lvl>
    <w:lvl w:ilvl="6" w:tplc="A7F61460">
      <w:start w:val="1"/>
      <w:numFmt w:val="bullet"/>
      <w:lvlText w:val=""/>
      <w:lvlJc w:val="left"/>
      <w:pPr>
        <w:ind w:left="720" w:hanging="360"/>
      </w:pPr>
      <w:rPr>
        <w:rFonts w:ascii="Symbol" w:hAnsi="Symbol"/>
      </w:rPr>
    </w:lvl>
    <w:lvl w:ilvl="7" w:tplc="23BE777E">
      <w:start w:val="1"/>
      <w:numFmt w:val="bullet"/>
      <w:lvlText w:val=""/>
      <w:lvlJc w:val="left"/>
      <w:pPr>
        <w:ind w:left="720" w:hanging="360"/>
      </w:pPr>
      <w:rPr>
        <w:rFonts w:ascii="Symbol" w:hAnsi="Symbol"/>
      </w:rPr>
    </w:lvl>
    <w:lvl w:ilvl="8" w:tplc="A202A554">
      <w:start w:val="1"/>
      <w:numFmt w:val="bullet"/>
      <w:lvlText w:val=""/>
      <w:lvlJc w:val="left"/>
      <w:pPr>
        <w:ind w:left="720" w:hanging="360"/>
      </w:pPr>
      <w:rPr>
        <w:rFonts w:ascii="Symbol" w:hAnsi="Symbol"/>
      </w:rPr>
    </w:lvl>
  </w:abstractNum>
  <w:abstractNum w:abstractNumId="1" w15:restartNumberingAfterBreak="0">
    <w:nsid w:val="090A7110"/>
    <w:multiLevelType w:val="multilevel"/>
    <w:tmpl w:val="0813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C3E2D4B"/>
    <w:multiLevelType w:val="hybridMultilevel"/>
    <w:tmpl w:val="9BC8B18C"/>
    <w:lvl w:ilvl="0" w:tplc="6C46427A">
      <w:start w:val="1"/>
      <w:numFmt w:val="bullet"/>
      <w:lvlText w:val=""/>
      <w:lvlJc w:val="left"/>
      <w:pPr>
        <w:ind w:left="720" w:hanging="360"/>
      </w:pPr>
      <w:rPr>
        <w:rFonts w:ascii="Wingdings" w:eastAsia="Times New Roman" w:hAnsi="Wingdings" w:cstheme="minorHAn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7CF6FDF"/>
    <w:multiLevelType w:val="hybridMultilevel"/>
    <w:tmpl w:val="4DDEA262"/>
    <w:lvl w:ilvl="0" w:tplc="4E72E5E0">
      <w:start w:val="57"/>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133213F"/>
    <w:multiLevelType w:val="hybridMultilevel"/>
    <w:tmpl w:val="654CB3CE"/>
    <w:lvl w:ilvl="0" w:tplc="6E124276">
      <w:start w:val="1"/>
      <w:numFmt w:val="bullet"/>
      <w:lvlText w:val=""/>
      <w:lvlJc w:val="left"/>
      <w:pPr>
        <w:ind w:left="720" w:hanging="360"/>
      </w:pPr>
      <w:rPr>
        <w:rFonts w:ascii="Symbol" w:hAnsi="Symbol"/>
      </w:rPr>
    </w:lvl>
    <w:lvl w:ilvl="1" w:tplc="16DC60D4">
      <w:start w:val="1"/>
      <w:numFmt w:val="bullet"/>
      <w:lvlText w:val=""/>
      <w:lvlJc w:val="left"/>
      <w:pPr>
        <w:ind w:left="720" w:hanging="360"/>
      </w:pPr>
      <w:rPr>
        <w:rFonts w:ascii="Symbol" w:hAnsi="Symbol"/>
      </w:rPr>
    </w:lvl>
    <w:lvl w:ilvl="2" w:tplc="33AE0954">
      <w:start w:val="1"/>
      <w:numFmt w:val="bullet"/>
      <w:lvlText w:val=""/>
      <w:lvlJc w:val="left"/>
      <w:pPr>
        <w:ind w:left="720" w:hanging="360"/>
      </w:pPr>
      <w:rPr>
        <w:rFonts w:ascii="Symbol" w:hAnsi="Symbol"/>
      </w:rPr>
    </w:lvl>
    <w:lvl w:ilvl="3" w:tplc="471C7DBC">
      <w:start w:val="1"/>
      <w:numFmt w:val="bullet"/>
      <w:lvlText w:val=""/>
      <w:lvlJc w:val="left"/>
      <w:pPr>
        <w:ind w:left="720" w:hanging="360"/>
      </w:pPr>
      <w:rPr>
        <w:rFonts w:ascii="Symbol" w:hAnsi="Symbol"/>
      </w:rPr>
    </w:lvl>
    <w:lvl w:ilvl="4" w:tplc="1BC84808">
      <w:start w:val="1"/>
      <w:numFmt w:val="bullet"/>
      <w:lvlText w:val=""/>
      <w:lvlJc w:val="left"/>
      <w:pPr>
        <w:ind w:left="720" w:hanging="360"/>
      </w:pPr>
      <w:rPr>
        <w:rFonts w:ascii="Symbol" w:hAnsi="Symbol"/>
      </w:rPr>
    </w:lvl>
    <w:lvl w:ilvl="5" w:tplc="D80E2EEA">
      <w:start w:val="1"/>
      <w:numFmt w:val="bullet"/>
      <w:lvlText w:val=""/>
      <w:lvlJc w:val="left"/>
      <w:pPr>
        <w:ind w:left="720" w:hanging="360"/>
      </w:pPr>
      <w:rPr>
        <w:rFonts w:ascii="Symbol" w:hAnsi="Symbol"/>
      </w:rPr>
    </w:lvl>
    <w:lvl w:ilvl="6" w:tplc="2974B304">
      <w:start w:val="1"/>
      <w:numFmt w:val="bullet"/>
      <w:lvlText w:val=""/>
      <w:lvlJc w:val="left"/>
      <w:pPr>
        <w:ind w:left="720" w:hanging="360"/>
      </w:pPr>
      <w:rPr>
        <w:rFonts w:ascii="Symbol" w:hAnsi="Symbol"/>
      </w:rPr>
    </w:lvl>
    <w:lvl w:ilvl="7" w:tplc="556C61CE">
      <w:start w:val="1"/>
      <w:numFmt w:val="bullet"/>
      <w:lvlText w:val=""/>
      <w:lvlJc w:val="left"/>
      <w:pPr>
        <w:ind w:left="720" w:hanging="360"/>
      </w:pPr>
      <w:rPr>
        <w:rFonts w:ascii="Symbol" w:hAnsi="Symbol"/>
      </w:rPr>
    </w:lvl>
    <w:lvl w:ilvl="8" w:tplc="B632292E">
      <w:start w:val="1"/>
      <w:numFmt w:val="bullet"/>
      <w:lvlText w:val=""/>
      <w:lvlJc w:val="left"/>
      <w:pPr>
        <w:ind w:left="720" w:hanging="360"/>
      </w:pPr>
      <w:rPr>
        <w:rFonts w:ascii="Symbol" w:hAnsi="Symbol"/>
      </w:rPr>
    </w:lvl>
  </w:abstractNum>
  <w:abstractNum w:abstractNumId="5" w15:restartNumberingAfterBreak="0">
    <w:nsid w:val="41201F4E"/>
    <w:multiLevelType w:val="hybridMultilevel"/>
    <w:tmpl w:val="7120484C"/>
    <w:lvl w:ilvl="0" w:tplc="DE309C6E">
      <w:start w:val="1"/>
      <w:numFmt w:val="bullet"/>
      <w:lvlText w:val=""/>
      <w:lvlJc w:val="left"/>
      <w:pPr>
        <w:ind w:left="720" w:hanging="360"/>
      </w:pPr>
      <w:rPr>
        <w:rFonts w:ascii="Symbol" w:hAnsi="Symbol"/>
      </w:rPr>
    </w:lvl>
    <w:lvl w:ilvl="1" w:tplc="D2B4C8E0">
      <w:start w:val="1"/>
      <w:numFmt w:val="bullet"/>
      <w:lvlText w:val=""/>
      <w:lvlJc w:val="left"/>
      <w:pPr>
        <w:ind w:left="720" w:hanging="360"/>
      </w:pPr>
      <w:rPr>
        <w:rFonts w:ascii="Symbol" w:hAnsi="Symbol"/>
      </w:rPr>
    </w:lvl>
    <w:lvl w:ilvl="2" w:tplc="F3301CBE">
      <w:start w:val="1"/>
      <w:numFmt w:val="bullet"/>
      <w:lvlText w:val=""/>
      <w:lvlJc w:val="left"/>
      <w:pPr>
        <w:ind w:left="720" w:hanging="360"/>
      </w:pPr>
      <w:rPr>
        <w:rFonts w:ascii="Symbol" w:hAnsi="Symbol"/>
      </w:rPr>
    </w:lvl>
    <w:lvl w:ilvl="3" w:tplc="F45632C6">
      <w:start w:val="1"/>
      <w:numFmt w:val="bullet"/>
      <w:lvlText w:val=""/>
      <w:lvlJc w:val="left"/>
      <w:pPr>
        <w:ind w:left="720" w:hanging="360"/>
      </w:pPr>
      <w:rPr>
        <w:rFonts w:ascii="Symbol" w:hAnsi="Symbol"/>
      </w:rPr>
    </w:lvl>
    <w:lvl w:ilvl="4" w:tplc="4086E0D8">
      <w:start w:val="1"/>
      <w:numFmt w:val="bullet"/>
      <w:lvlText w:val=""/>
      <w:lvlJc w:val="left"/>
      <w:pPr>
        <w:ind w:left="720" w:hanging="360"/>
      </w:pPr>
      <w:rPr>
        <w:rFonts w:ascii="Symbol" w:hAnsi="Symbol"/>
      </w:rPr>
    </w:lvl>
    <w:lvl w:ilvl="5" w:tplc="7814043A">
      <w:start w:val="1"/>
      <w:numFmt w:val="bullet"/>
      <w:lvlText w:val=""/>
      <w:lvlJc w:val="left"/>
      <w:pPr>
        <w:ind w:left="720" w:hanging="360"/>
      </w:pPr>
      <w:rPr>
        <w:rFonts w:ascii="Symbol" w:hAnsi="Symbol"/>
      </w:rPr>
    </w:lvl>
    <w:lvl w:ilvl="6" w:tplc="7DAE0A56">
      <w:start w:val="1"/>
      <w:numFmt w:val="bullet"/>
      <w:lvlText w:val=""/>
      <w:lvlJc w:val="left"/>
      <w:pPr>
        <w:ind w:left="720" w:hanging="360"/>
      </w:pPr>
      <w:rPr>
        <w:rFonts w:ascii="Symbol" w:hAnsi="Symbol"/>
      </w:rPr>
    </w:lvl>
    <w:lvl w:ilvl="7" w:tplc="F7AAE242">
      <w:start w:val="1"/>
      <w:numFmt w:val="bullet"/>
      <w:lvlText w:val=""/>
      <w:lvlJc w:val="left"/>
      <w:pPr>
        <w:ind w:left="720" w:hanging="360"/>
      </w:pPr>
      <w:rPr>
        <w:rFonts w:ascii="Symbol" w:hAnsi="Symbol"/>
      </w:rPr>
    </w:lvl>
    <w:lvl w:ilvl="8" w:tplc="BBA2BCA8">
      <w:start w:val="1"/>
      <w:numFmt w:val="bullet"/>
      <w:lvlText w:val=""/>
      <w:lvlJc w:val="left"/>
      <w:pPr>
        <w:ind w:left="720" w:hanging="360"/>
      </w:pPr>
      <w:rPr>
        <w:rFonts w:ascii="Symbol" w:hAnsi="Symbol"/>
      </w:rPr>
    </w:lvl>
  </w:abstractNum>
  <w:abstractNum w:abstractNumId="6" w15:restartNumberingAfterBreak="0">
    <w:nsid w:val="42770325"/>
    <w:multiLevelType w:val="hybridMultilevel"/>
    <w:tmpl w:val="FC9EDC34"/>
    <w:lvl w:ilvl="0" w:tplc="3128264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5B4547"/>
    <w:multiLevelType w:val="multilevel"/>
    <w:tmpl w:val="3F366264"/>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8" w15:restartNumberingAfterBreak="0">
    <w:nsid w:val="56D503FA"/>
    <w:multiLevelType w:val="hybridMultilevel"/>
    <w:tmpl w:val="933CCFFC"/>
    <w:lvl w:ilvl="0" w:tplc="10841502">
      <w:start w:val="1"/>
      <w:numFmt w:val="decimal"/>
      <w:lvlText w:val="%1."/>
      <w:lvlJc w:val="left"/>
      <w:pPr>
        <w:ind w:left="720" w:hanging="360"/>
      </w:pPr>
    </w:lvl>
    <w:lvl w:ilvl="1" w:tplc="08130019" w:tentative="1">
      <w:start w:val="1"/>
      <w:numFmt w:val="lowerLetter"/>
      <w:lvlText w:val="%2."/>
      <w:lvlJc w:val="left"/>
      <w:pPr>
        <w:ind w:left="1440" w:hanging="360"/>
      </w:pPr>
    </w:lvl>
    <w:lvl w:ilvl="2" w:tplc="0813001B" w:tentative="1">
      <w:start w:val="1"/>
      <w:numFmt w:val="lowerRoman"/>
      <w:lvlText w:val="%3."/>
      <w:lvlJc w:val="right"/>
      <w:pPr>
        <w:ind w:left="2160" w:hanging="180"/>
      </w:pPr>
    </w:lvl>
    <w:lvl w:ilvl="3" w:tplc="0813000F" w:tentative="1">
      <w:start w:val="1"/>
      <w:numFmt w:val="decimal"/>
      <w:lvlText w:val="%4."/>
      <w:lvlJc w:val="left"/>
      <w:pPr>
        <w:ind w:left="2880" w:hanging="360"/>
      </w:pPr>
    </w:lvl>
    <w:lvl w:ilvl="4" w:tplc="08130019" w:tentative="1">
      <w:start w:val="1"/>
      <w:numFmt w:val="lowerLetter"/>
      <w:lvlText w:val="%5."/>
      <w:lvlJc w:val="left"/>
      <w:pPr>
        <w:ind w:left="3600" w:hanging="360"/>
      </w:pPr>
    </w:lvl>
    <w:lvl w:ilvl="5" w:tplc="0813001B" w:tentative="1">
      <w:start w:val="1"/>
      <w:numFmt w:val="lowerRoman"/>
      <w:lvlText w:val="%6."/>
      <w:lvlJc w:val="right"/>
      <w:pPr>
        <w:ind w:left="4320" w:hanging="180"/>
      </w:pPr>
    </w:lvl>
    <w:lvl w:ilvl="6" w:tplc="0813000F" w:tentative="1">
      <w:start w:val="1"/>
      <w:numFmt w:val="decimal"/>
      <w:lvlText w:val="%7."/>
      <w:lvlJc w:val="left"/>
      <w:pPr>
        <w:ind w:left="5040" w:hanging="360"/>
      </w:pPr>
    </w:lvl>
    <w:lvl w:ilvl="7" w:tplc="08130019" w:tentative="1">
      <w:start w:val="1"/>
      <w:numFmt w:val="lowerLetter"/>
      <w:lvlText w:val="%8."/>
      <w:lvlJc w:val="left"/>
      <w:pPr>
        <w:ind w:left="5760" w:hanging="360"/>
      </w:pPr>
    </w:lvl>
    <w:lvl w:ilvl="8" w:tplc="0813001B" w:tentative="1">
      <w:start w:val="1"/>
      <w:numFmt w:val="lowerRoman"/>
      <w:lvlText w:val="%9."/>
      <w:lvlJc w:val="right"/>
      <w:pPr>
        <w:ind w:left="6480" w:hanging="180"/>
      </w:pPr>
    </w:lvl>
  </w:abstractNum>
  <w:abstractNum w:abstractNumId="9" w15:restartNumberingAfterBreak="0">
    <w:nsid w:val="5C2A022E"/>
    <w:multiLevelType w:val="hybridMultilevel"/>
    <w:tmpl w:val="8C528A7C"/>
    <w:lvl w:ilvl="0" w:tplc="3A4A85D2">
      <w:start w:val="1"/>
      <w:numFmt w:val="bullet"/>
      <w:lvlText w:val=""/>
      <w:lvlJc w:val="left"/>
      <w:pPr>
        <w:ind w:left="720" w:hanging="360"/>
      </w:pPr>
      <w:rPr>
        <w:rFonts w:ascii="Symbol" w:hAnsi="Symbol"/>
      </w:rPr>
    </w:lvl>
    <w:lvl w:ilvl="1" w:tplc="69C04ADA">
      <w:start w:val="1"/>
      <w:numFmt w:val="bullet"/>
      <w:lvlText w:val=""/>
      <w:lvlJc w:val="left"/>
      <w:pPr>
        <w:ind w:left="720" w:hanging="360"/>
      </w:pPr>
      <w:rPr>
        <w:rFonts w:ascii="Symbol" w:hAnsi="Symbol"/>
      </w:rPr>
    </w:lvl>
    <w:lvl w:ilvl="2" w:tplc="03F4EDA8">
      <w:start w:val="1"/>
      <w:numFmt w:val="bullet"/>
      <w:lvlText w:val=""/>
      <w:lvlJc w:val="left"/>
      <w:pPr>
        <w:ind w:left="720" w:hanging="360"/>
      </w:pPr>
      <w:rPr>
        <w:rFonts w:ascii="Symbol" w:hAnsi="Symbol"/>
      </w:rPr>
    </w:lvl>
    <w:lvl w:ilvl="3" w:tplc="F2765CC6">
      <w:start w:val="1"/>
      <w:numFmt w:val="bullet"/>
      <w:lvlText w:val=""/>
      <w:lvlJc w:val="left"/>
      <w:pPr>
        <w:ind w:left="720" w:hanging="360"/>
      </w:pPr>
      <w:rPr>
        <w:rFonts w:ascii="Symbol" w:hAnsi="Symbol"/>
      </w:rPr>
    </w:lvl>
    <w:lvl w:ilvl="4" w:tplc="97E6F4DA">
      <w:start w:val="1"/>
      <w:numFmt w:val="bullet"/>
      <w:lvlText w:val=""/>
      <w:lvlJc w:val="left"/>
      <w:pPr>
        <w:ind w:left="720" w:hanging="360"/>
      </w:pPr>
      <w:rPr>
        <w:rFonts w:ascii="Symbol" w:hAnsi="Symbol"/>
      </w:rPr>
    </w:lvl>
    <w:lvl w:ilvl="5" w:tplc="F02C4CAE">
      <w:start w:val="1"/>
      <w:numFmt w:val="bullet"/>
      <w:lvlText w:val=""/>
      <w:lvlJc w:val="left"/>
      <w:pPr>
        <w:ind w:left="720" w:hanging="360"/>
      </w:pPr>
      <w:rPr>
        <w:rFonts w:ascii="Symbol" w:hAnsi="Symbol"/>
      </w:rPr>
    </w:lvl>
    <w:lvl w:ilvl="6" w:tplc="0A12D924">
      <w:start w:val="1"/>
      <w:numFmt w:val="bullet"/>
      <w:lvlText w:val=""/>
      <w:lvlJc w:val="left"/>
      <w:pPr>
        <w:ind w:left="720" w:hanging="360"/>
      </w:pPr>
      <w:rPr>
        <w:rFonts w:ascii="Symbol" w:hAnsi="Symbol"/>
      </w:rPr>
    </w:lvl>
    <w:lvl w:ilvl="7" w:tplc="D30E6664">
      <w:start w:val="1"/>
      <w:numFmt w:val="bullet"/>
      <w:lvlText w:val=""/>
      <w:lvlJc w:val="left"/>
      <w:pPr>
        <w:ind w:left="720" w:hanging="360"/>
      </w:pPr>
      <w:rPr>
        <w:rFonts w:ascii="Symbol" w:hAnsi="Symbol"/>
      </w:rPr>
    </w:lvl>
    <w:lvl w:ilvl="8" w:tplc="84E247BC">
      <w:start w:val="1"/>
      <w:numFmt w:val="bullet"/>
      <w:lvlText w:val=""/>
      <w:lvlJc w:val="left"/>
      <w:pPr>
        <w:ind w:left="720" w:hanging="360"/>
      </w:pPr>
      <w:rPr>
        <w:rFonts w:ascii="Symbol" w:hAnsi="Symbol"/>
      </w:rPr>
    </w:lvl>
  </w:abstractNum>
  <w:abstractNum w:abstractNumId="10" w15:restartNumberingAfterBreak="0">
    <w:nsid w:val="62744CD0"/>
    <w:multiLevelType w:val="hybridMultilevel"/>
    <w:tmpl w:val="6056247E"/>
    <w:lvl w:ilvl="0" w:tplc="12C45F60">
      <w:numFmt w:val="bullet"/>
      <w:lvlText w:val="-"/>
      <w:lvlJc w:val="left"/>
      <w:pPr>
        <w:ind w:left="720" w:hanging="360"/>
      </w:pPr>
      <w:rPr>
        <w:rFonts w:ascii="Calibri" w:eastAsia="Times New Roman"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70731DB"/>
    <w:multiLevelType w:val="hybridMultilevel"/>
    <w:tmpl w:val="93E6508E"/>
    <w:lvl w:ilvl="0" w:tplc="7AF6C1B4">
      <w:start w:val="10"/>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86A5D99"/>
    <w:multiLevelType w:val="hybridMultilevel"/>
    <w:tmpl w:val="9FA85BB8"/>
    <w:lvl w:ilvl="0" w:tplc="3AAC478E">
      <w:numFmt w:val="bullet"/>
      <w:lvlText w:val="-"/>
      <w:lvlJc w:val="left"/>
      <w:pPr>
        <w:ind w:left="720" w:hanging="360"/>
      </w:pPr>
      <w:rPr>
        <w:rFonts w:ascii="Calibri" w:eastAsiaTheme="minorHAnsi" w:hAnsi="Calibri" w:cs="Calibri" w:hint="default"/>
      </w:rPr>
    </w:lvl>
    <w:lvl w:ilvl="1" w:tplc="08130003" w:tentative="1">
      <w:start w:val="1"/>
      <w:numFmt w:val="bullet"/>
      <w:lvlText w:val="o"/>
      <w:lvlJc w:val="left"/>
      <w:pPr>
        <w:ind w:left="1440" w:hanging="360"/>
      </w:pPr>
      <w:rPr>
        <w:rFonts w:ascii="Courier New" w:hAnsi="Courier New" w:cs="Courier New" w:hint="default"/>
      </w:rPr>
    </w:lvl>
    <w:lvl w:ilvl="2" w:tplc="08130005" w:tentative="1">
      <w:start w:val="1"/>
      <w:numFmt w:val="bullet"/>
      <w:lvlText w:val=""/>
      <w:lvlJc w:val="left"/>
      <w:pPr>
        <w:ind w:left="2160" w:hanging="360"/>
      </w:pPr>
      <w:rPr>
        <w:rFonts w:ascii="Wingdings" w:hAnsi="Wingdings" w:hint="default"/>
      </w:rPr>
    </w:lvl>
    <w:lvl w:ilvl="3" w:tplc="08130001" w:tentative="1">
      <w:start w:val="1"/>
      <w:numFmt w:val="bullet"/>
      <w:lvlText w:val=""/>
      <w:lvlJc w:val="left"/>
      <w:pPr>
        <w:ind w:left="2880" w:hanging="360"/>
      </w:pPr>
      <w:rPr>
        <w:rFonts w:ascii="Symbol" w:hAnsi="Symbol" w:hint="default"/>
      </w:rPr>
    </w:lvl>
    <w:lvl w:ilvl="4" w:tplc="08130003" w:tentative="1">
      <w:start w:val="1"/>
      <w:numFmt w:val="bullet"/>
      <w:lvlText w:val="o"/>
      <w:lvlJc w:val="left"/>
      <w:pPr>
        <w:ind w:left="3600" w:hanging="360"/>
      </w:pPr>
      <w:rPr>
        <w:rFonts w:ascii="Courier New" w:hAnsi="Courier New" w:cs="Courier New" w:hint="default"/>
      </w:rPr>
    </w:lvl>
    <w:lvl w:ilvl="5" w:tplc="08130005" w:tentative="1">
      <w:start w:val="1"/>
      <w:numFmt w:val="bullet"/>
      <w:lvlText w:val=""/>
      <w:lvlJc w:val="left"/>
      <w:pPr>
        <w:ind w:left="4320" w:hanging="360"/>
      </w:pPr>
      <w:rPr>
        <w:rFonts w:ascii="Wingdings" w:hAnsi="Wingdings" w:hint="default"/>
      </w:rPr>
    </w:lvl>
    <w:lvl w:ilvl="6" w:tplc="08130001" w:tentative="1">
      <w:start w:val="1"/>
      <w:numFmt w:val="bullet"/>
      <w:lvlText w:val=""/>
      <w:lvlJc w:val="left"/>
      <w:pPr>
        <w:ind w:left="5040" w:hanging="360"/>
      </w:pPr>
      <w:rPr>
        <w:rFonts w:ascii="Symbol" w:hAnsi="Symbol" w:hint="default"/>
      </w:rPr>
    </w:lvl>
    <w:lvl w:ilvl="7" w:tplc="08130003" w:tentative="1">
      <w:start w:val="1"/>
      <w:numFmt w:val="bullet"/>
      <w:lvlText w:val="o"/>
      <w:lvlJc w:val="left"/>
      <w:pPr>
        <w:ind w:left="5760" w:hanging="360"/>
      </w:pPr>
      <w:rPr>
        <w:rFonts w:ascii="Courier New" w:hAnsi="Courier New" w:cs="Courier New" w:hint="default"/>
      </w:rPr>
    </w:lvl>
    <w:lvl w:ilvl="8" w:tplc="08130005" w:tentative="1">
      <w:start w:val="1"/>
      <w:numFmt w:val="bullet"/>
      <w:lvlText w:val=""/>
      <w:lvlJc w:val="left"/>
      <w:pPr>
        <w:ind w:left="6480" w:hanging="360"/>
      </w:pPr>
      <w:rPr>
        <w:rFonts w:ascii="Wingdings" w:hAnsi="Wingdings" w:hint="default"/>
      </w:rPr>
    </w:lvl>
  </w:abstractNum>
  <w:num w:numId="1" w16cid:durableId="1871870847">
    <w:abstractNumId w:val="12"/>
  </w:num>
  <w:num w:numId="2" w16cid:durableId="744301894">
    <w:abstractNumId w:val="6"/>
  </w:num>
  <w:num w:numId="3" w16cid:durableId="1198927472">
    <w:abstractNumId w:val="11"/>
  </w:num>
  <w:num w:numId="4" w16cid:durableId="1095712407">
    <w:abstractNumId w:val="8"/>
  </w:num>
  <w:num w:numId="5" w16cid:durableId="928007866">
    <w:abstractNumId w:val="1"/>
  </w:num>
  <w:num w:numId="6" w16cid:durableId="170217602">
    <w:abstractNumId w:val="7"/>
  </w:num>
  <w:num w:numId="7" w16cid:durableId="434249372">
    <w:abstractNumId w:val="10"/>
  </w:num>
  <w:num w:numId="8" w16cid:durableId="294331904">
    <w:abstractNumId w:val="4"/>
  </w:num>
  <w:num w:numId="9" w16cid:durableId="86925338">
    <w:abstractNumId w:val="0"/>
  </w:num>
  <w:num w:numId="10" w16cid:durableId="1112941236">
    <w:abstractNumId w:val="9"/>
  </w:num>
  <w:num w:numId="11" w16cid:durableId="2146659328">
    <w:abstractNumId w:val="5"/>
  </w:num>
  <w:num w:numId="12" w16cid:durableId="800926683">
    <w:abstractNumId w:val="2"/>
  </w:num>
  <w:num w:numId="13" w16cid:durableId="205816311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an-Willem Alffenaar">
    <w15:presenceInfo w15:providerId="AD" w15:userId="S::johannes.alffenaar@sydney.edu.au::02f740e7-48e1-4de5-ac6a-b3751a759522"/>
  </w15:person>
  <w15:person w15:author="My Luong Vuong">
    <w15:presenceInfo w15:providerId="AD" w15:userId="S::myluong.vuong@kuleuven.be::3a095926-c094-4dc5-9520-da494b4df4d0"/>
  </w15:person>
  <w15:person w15:author="Jason Roberts">
    <w15:presenceInfo w15:providerId="AD" w15:userId="S::uqjrobe2@uq.edu.au::7f7aca20-af8b-4bf5-83a7-cf16f8acfa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hideSpellingErrors/>
  <w:hideGrammaticalErrors/>
  <w:proofState w:spelling="clean"/>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A2NTQ2N7c0MLAwMjNU0lEKTi0uzszPAykwqgUAcAcaOCwAAAA="/>
    <w:docVar w:name="EN.InstantFormat" w:val="&lt;ENInstantFormat&gt;&lt;Enabled&gt;1&lt;/Enabled&gt;&lt;ScanUnformatted&gt;1&lt;/ScanUnformatted&gt;&lt;ScanChanges&gt;1&lt;/ScanChanges&gt;&lt;Suspended&gt;1&lt;/Suspended&gt;&lt;/ENInstantFormat&gt;"/>
    <w:docVar w:name="EN.Layout" w:val="&lt;ENLayout&gt;&lt;Style&gt;IJAA_Style&lt;/Style&gt;&lt;LeftDelim&gt;{&lt;/LeftDelim&gt;&lt;RightDelim&gt;}&lt;/RightDelim&gt;&lt;FontName&gt;Calibri&lt;/FontName&gt;&lt;FontSize&gt;11&lt;/FontSize&gt;&lt;ReflistTitle&gt;&lt;/ReflistTitle&gt;&lt;StartingRefnum&gt;1&lt;/StartingRefnum&gt;&lt;FirstLineIndent&gt;0&lt;/FirstLineIndent&gt;&lt;HangingIndent&gt;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xred9e5sg009pcetsepxtfs0dwxsa5rzvawx&quot;&gt;Fluc_Manuscript&lt;record-ids&gt;&lt;item&gt;1&lt;/item&gt;&lt;item&gt;4&lt;/item&gt;&lt;item&gt;5&lt;/item&gt;&lt;item&gt;6&lt;/item&gt;&lt;item&gt;7&lt;/item&gt;&lt;item&gt;9&lt;/item&gt;&lt;item&gt;10&lt;/item&gt;&lt;item&gt;13&lt;/item&gt;&lt;item&gt;15&lt;/item&gt;&lt;item&gt;17&lt;/item&gt;&lt;item&gt;19&lt;/item&gt;&lt;item&gt;21&lt;/item&gt;&lt;item&gt;22&lt;/item&gt;&lt;item&gt;24&lt;/item&gt;&lt;item&gt;25&lt;/item&gt;&lt;item&gt;26&lt;/item&gt;&lt;item&gt;29&lt;/item&gt;&lt;item&gt;30&lt;/item&gt;&lt;item&gt;32&lt;/item&gt;&lt;item&gt;35&lt;/item&gt;&lt;item&gt;38&lt;/item&gt;&lt;item&gt;41&lt;/item&gt;&lt;item&gt;44&lt;/item&gt;&lt;item&gt;47&lt;/item&gt;&lt;item&gt;48&lt;/item&gt;&lt;item&gt;49&lt;/item&gt;&lt;item&gt;51&lt;/item&gt;&lt;item&gt;54&lt;/item&gt;&lt;item&gt;55&lt;/item&gt;&lt;item&gt;63&lt;/item&gt;&lt;item&gt;64&lt;/item&gt;&lt;item&gt;68&lt;/item&gt;&lt;item&gt;72&lt;/item&gt;&lt;item&gt;73&lt;/item&gt;&lt;item&gt;75&lt;/item&gt;&lt;item&gt;77&lt;/item&gt;&lt;item&gt;79&lt;/item&gt;&lt;item&gt;80&lt;/item&gt;&lt;item&gt;81&lt;/item&gt;&lt;item&gt;83&lt;/item&gt;&lt;/record-ids&gt;&lt;/item&gt;&lt;/Libraries&gt;"/>
  </w:docVars>
  <w:rsids>
    <w:rsidRoot w:val="009A24FE"/>
    <w:rsid w:val="000005EE"/>
    <w:rsid w:val="000012A7"/>
    <w:rsid w:val="00001605"/>
    <w:rsid w:val="0000186A"/>
    <w:rsid w:val="00001CFF"/>
    <w:rsid w:val="00001DD7"/>
    <w:rsid w:val="00001FE4"/>
    <w:rsid w:val="0000226C"/>
    <w:rsid w:val="000022EB"/>
    <w:rsid w:val="000026CF"/>
    <w:rsid w:val="00002905"/>
    <w:rsid w:val="000029E8"/>
    <w:rsid w:val="00002A2D"/>
    <w:rsid w:val="00003024"/>
    <w:rsid w:val="0000319A"/>
    <w:rsid w:val="00003881"/>
    <w:rsid w:val="00003A21"/>
    <w:rsid w:val="00004C4E"/>
    <w:rsid w:val="00004E98"/>
    <w:rsid w:val="00005008"/>
    <w:rsid w:val="000054B0"/>
    <w:rsid w:val="000056A8"/>
    <w:rsid w:val="00005DA2"/>
    <w:rsid w:val="00006708"/>
    <w:rsid w:val="0000694F"/>
    <w:rsid w:val="00006A93"/>
    <w:rsid w:val="0000758C"/>
    <w:rsid w:val="000078AC"/>
    <w:rsid w:val="000078AF"/>
    <w:rsid w:val="00007D5B"/>
    <w:rsid w:val="00010229"/>
    <w:rsid w:val="00010298"/>
    <w:rsid w:val="0001053A"/>
    <w:rsid w:val="00010937"/>
    <w:rsid w:val="00010954"/>
    <w:rsid w:val="000112E3"/>
    <w:rsid w:val="000112F1"/>
    <w:rsid w:val="000118F3"/>
    <w:rsid w:val="00011DAB"/>
    <w:rsid w:val="0001219E"/>
    <w:rsid w:val="00012976"/>
    <w:rsid w:val="000133BA"/>
    <w:rsid w:val="000134CA"/>
    <w:rsid w:val="0001360C"/>
    <w:rsid w:val="000137D0"/>
    <w:rsid w:val="00013AD6"/>
    <w:rsid w:val="00013CD2"/>
    <w:rsid w:val="00013EF8"/>
    <w:rsid w:val="00013F83"/>
    <w:rsid w:val="000149CE"/>
    <w:rsid w:val="00014A08"/>
    <w:rsid w:val="00014D31"/>
    <w:rsid w:val="00014D98"/>
    <w:rsid w:val="00014F4D"/>
    <w:rsid w:val="000152C6"/>
    <w:rsid w:val="0001563B"/>
    <w:rsid w:val="0001591E"/>
    <w:rsid w:val="000159F5"/>
    <w:rsid w:val="00016206"/>
    <w:rsid w:val="00016FA0"/>
    <w:rsid w:val="0001749E"/>
    <w:rsid w:val="00017584"/>
    <w:rsid w:val="000178D6"/>
    <w:rsid w:val="00017C28"/>
    <w:rsid w:val="00017CBA"/>
    <w:rsid w:val="00017E6F"/>
    <w:rsid w:val="00020103"/>
    <w:rsid w:val="0002016D"/>
    <w:rsid w:val="0002033A"/>
    <w:rsid w:val="00021221"/>
    <w:rsid w:val="0002165B"/>
    <w:rsid w:val="0002169B"/>
    <w:rsid w:val="000217AB"/>
    <w:rsid w:val="00021944"/>
    <w:rsid w:val="00021E38"/>
    <w:rsid w:val="0002249B"/>
    <w:rsid w:val="0002259C"/>
    <w:rsid w:val="000228F7"/>
    <w:rsid w:val="00022E85"/>
    <w:rsid w:val="000237B6"/>
    <w:rsid w:val="00023AB8"/>
    <w:rsid w:val="00023EAD"/>
    <w:rsid w:val="000240B2"/>
    <w:rsid w:val="000243E5"/>
    <w:rsid w:val="000244F3"/>
    <w:rsid w:val="00024729"/>
    <w:rsid w:val="0002472B"/>
    <w:rsid w:val="0002535A"/>
    <w:rsid w:val="000254A2"/>
    <w:rsid w:val="000255CF"/>
    <w:rsid w:val="00025A30"/>
    <w:rsid w:val="00025CB1"/>
    <w:rsid w:val="0002635B"/>
    <w:rsid w:val="00026643"/>
    <w:rsid w:val="00026B36"/>
    <w:rsid w:val="00026B55"/>
    <w:rsid w:val="00027325"/>
    <w:rsid w:val="00027FC0"/>
    <w:rsid w:val="00030735"/>
    <w:rsid w:val="00030D0F"/>
    <w:rsid w:val="000311FF"/>
    <w:rsid w:val="00031419"/>
    <w:rsid w:val="00031716"/>
    <w:rsid w:val="00031971"/>
    <w:rsid w:val="00032145"/>
    <w:rsid w:val="00032644"/>
    <w:rsid w:val="000329AF"/>
    <w:rsid w:val="0003308C"/>
    <w:rsid w:val="000334CB"/>
    <w:rsid w:val="0003366C"/>
    <w:rsid w:val="00033B3B"/>
    <w:rsid w:val="000344A3"/>
    <w:rsid w:val="00034514"/>
    <w:rsid w:val="0003455F"/>
    <w:rsid w:val="00034A3B"/>
    <w:rsid w:val="00035A20"/>
    <w:rsid w:val="00035AF8"/>
    <w:rsid w:val="00035BB0"/>
    <w:rsid w:val="00035D7D"/>
    <w:rsid w:val="00035E4E"/>
    <w:rsid w:val="0003626F"/>
    <w:rsid w:val="00036378"/>
    <w:rsid w:val="000368A7"/>
    <w:rsid w:val="000369E5"/>
    <w:rsid w:val="00036E49"/>
    <w:rsid w:val="00037192"/>
    <w:rsid w:val="00037D26"/>
    <w:rsid w:val="00037E4A"/>
    <w:rsid w:val="00040181"/>
    <w:rsid w:val="0004043A"/>
    <w:rsid w:val="000406A6"/>
    <w:rsid w:val="00040817"/>
    <w:rsid w:val="0004156D"/>
    <w:rsid w:val="0004173C"/>
    <w:rsid w:val="00041D63"/>
    <w:rsid w:val="000421AB"/>
    <w:rsid w:val="000424EE"/>
    <w:rsid w:val="0004268F"/>
    <w:rsid w:val="00042840"/>
    <w:rsid w:val="0004340C"/>
    <w:rsid w:val="000435D9"/>
    <w:rsid w:val="00043910"/>
    <w:rsid w:val="000439E1"/>
    <w:rsid w:val="00043F91"/>
    <w:rsid w:val="0004401E"/>
    <w:rsid w:val="00044832"/>
    <w:rsid w:val="000449D5"/>
    <w:rsid w:val="00044CFA"/>
    <w:rsid w:val="00044E33"/>
    <w:rsid w:val="00045731"/>
    <w:rsid w:val="00045A42"/>
    <w:rsid w:val="00045BCE"/>
    <w:rsid w:val="00045C42"/>
    <w:rsid w:val="00045E2C"/>
    <w:rsid w:val="000461F0"/>
    <w:rsid w:val="00046914"/>
    <w:rsid w:val="000469F8"/>
    <w:rsid w:val="00047164"/>
    <w:rsid w:val="00047193"/>
    <w:rsid w:val="00047461"/>
    <w:rsid w:val="0004753D"/>
    <w:rsid w:val="00047D64"/>
    <w:rsid w:val="00047E03"/>
    <w:rsid w:val="00050360"/>
    <w:rsid w:val="0005039A"/>
    <w:rsid w:val="000509CC"/>
    <w:rsid w:val="0005105E"/>
    <w:rsid w:val="00051426"/>
    <w:rsid w:val="00051790"/>
    <w:rsid w:val="00051938"/>
    <w:rsid w:val="00051A6C"/>
    <w:rsid w:val="00051A95"/>
    <w:rsid w:val="00051CEA"/>
    <w:rsid w:val="00053064"/>
    <w:rsid w:val="0005376E"/>
    <w:rsid w:val="0005389A"/>
    <w:rsid w:val="00053A0A"/>
    <w:rsid w:val="00053E2C"/>
    <w:rsid w:val="00054377"/>
    <w:rsid w:val="00054667"/>
    <w:rsid w:val="00054C4F"/>
    <w:rsid w:val="00054F2F"/>
    <w:rsid w:val="00055089"/>
    <w:rsid w:val="0005525B"/>
    <w:rsid w:val="00055265"/>
    <w:rsid w:val="00055E26"/>
    <w:rsid w:val="00056090"/>
    <w:rsid w:val="00056240"/>
    <w:rsid w:val="00056FF0"/>
    <w:rsid w:val="000576C6"/>
    <w:rsid w:val="0005797E"/>
    <w:rsid w:val="00057C16"/>
    <w:rsid w:val="00057CF0"/>
    <w:rsid w:val="000606D3"/>
    <w:rsid w:val="00060879"/>
    <w:rsid w:val="00060A09"/>
    <w:rsid w:val="00061E3A"/>
    <w:rsid w:val="00062123"/>
    <w:rsid w:val="0006232A"/>
    <w:rsid w:val="0006243B"/>
    <w:rsid w:val="000625FD"/>
    <w:rsid w:val="00062FBC"/>
    <w:rsid w:val="000634D0"/>
    <w:rsid w:val="00063E85"/>
    <w:rsid w:val="000640FF"/>
    <w:rsid w:val="0006511A"/>
    <w:rsid w:val="000651A0"/>
    <w:rsid w:val="000657F0"/>
    <w:rsid w:val="00066020"/>
    <w:rsid w:val="00066555"/>
    <w:rsid w:val="00066A79"/>
    <w:rsid w:val="00066B6E"/>
    <w:rsid w:val="00066E5F"/>
    <w:rsid w:val="00066F25"/>
    <w:rsid w:val="000673C3"/>
    <w:rsid w:val="00067A26"/>
    <w:rsid w:val="00067D63"/>
    <w:rsid w:val="00067FAE"/>
    <w:rsid w:val="00070081"/>
    <w:rsid w:val="00070472"/>
    <w:rsid w:val="00070854"/>
    <w:rsid w:val="00070C01"/>
    <w:rsid w:val="000715BB"/>
    <w:rsid w:val="00071E5C"/>
    <w:rsid w:val="00071E8D"/>
    <w:rsid w:val="000744EF"/>
    <w:rsid w:val="00074506"/>
    <w:rsid w:val="0007476F"/>
    <w:rsid w:val="00075CAA"/>
    <w:rsid w:val="00075E0F"/>
    <w:rsid w:val="00075E44"/>
    <w:rsid w:val="00076497"/>
    <w:rsid w:val="00076498"/>
    <w:rsid w:val="00076F67"/>
    <w:rsid w:val="0007719F"/>
    <w:rsid w:val="000779BD"/>
    <w:rsid w:val="00077D91"/>
    <w:rsid w:val="00077F5C"/>
    <w:rsid w:val="00080449"/>
    <w:rsid w:val="00080524"/>
    <w:rsid w:val="0008076C"/>
    <w:rsid w:val="000808E4"/>
    <w:rsid w:val="00080F35"/>
    <w:rsid w:val="00081F03"/>
    <w:rsid w:val="00082D86"/>
    <w:rsid w:val="000830E7"/>
    <w:rsid w:val="0008378B"/>
    <w:rsid w:val="00083BC1"/>
    <w:rsid w:val="00083C79"/>
    <w:rsid w:val="00083CAF"/>
    <w:rsid w:val="00083F71"/>
    <w:rsid w:val="0008414D"/>
    <w:rsid w:val="000842C2"/>
    <w:rsid w:val="0008452E"/>
    <w:rsid w:val="00084DAF"/>
    <w:rsid w:val="00084E05"/>
    <w:rsid w:val="000852B3"/>
    <w:rsid w:val="0008592A"/>
    <w:rsid w:val="00085ED2"/>
    <w:rsid w:val="0008755F"/>
    <w:rsid w:val="000878AC"/>
    <w:rsid w:val="00087F50"/>
    <w:rsid w:val="00087F51"/>
    <w:rsid w:val="000902AF"/>
    <w:rsid w:val="00090502"/>
    <w:rsid w:val="00090CA8"/>
    <w:rsid w:val="00090F1D"/>
    <w:rsid w:val="00091057"/>
    <w:rsid w:val="00091227"/>
    <w:rsid w:val="00091CB8"/>
    <w:rsid w:val="00091CF0"/>
    <w:rsid w:val="00091F8D"/>
    <w:rsid w:val="00092485"/>
    <w:rsid w:val="000926FF"/>
    <w:rsid w:val="000929A3"/>
    <w:rsid w:val="00092B52"/>
    <w:rsid w:val="00092DAB"/>
    <w:rsid w:val="00092DAC"/>
    <w:rsid w:val="00093820"/>
    <w:rsid w:val="00094328"/>
    <w:rsid w:val="0009444E"/>
    <w:rsid w:val="000946E7"/>
    <w:rsid w:val="00094837"/>
    <w:rsid w:val="0009498D"/>
    <w:rsid w:val="00094ABB"/>
    <w:rsid w:val="00094C7C"/>
    <w:rsid w:val="00094CD1"/>
    <w:rsid w:val="00094E5A"/>
    <w:rsid w:val="0009541D"/>
    <w:rsid w:val="00095DF6"/>
    <w:rsid w:val="00095F49"/>
    <w:rsid w:val="00095FDF"/>
    <w:rsid w:val="00096005"/>
    <w:rsid w:val="00096B7A"/>
    <w:rsid w:val="00096C9B"/>
    <w:rsid w:val="00096D94"/>
    <w:rsid w:val="000970AE"/>
    <w:rsid w:val="00097269"/>
    <w:rsid w:val="000972A6"/>
    <w:rsid w:val="000979C6"/>
    <w:rsid w:val="00097C69"/>
    <w:rsid w:val="000A07E1"/>
    <w:rsid w:val="000A0B13"/>
    <w:rsid w:val="000A1607"/>
    <w:rsid w:val="000A2447"/>
    <w:rsid w:val="000A2C96"/>
    <w:rsid w:val="000A34FA"/>
    <w:rsid w:val="000A35AE"/>
    <w:rsid w:val="000A39E1"/>
    <w:rsid w:val="000A4196"/>
    <w:rsid w:val="000A45BA"/>
    <w:rsid w:val="000A495C"/>
    <w:rsid w:val="000A4A2D"/>
    <w:rsid w:val="000A4B10"/>
    <w:rsid w:val="000A4CA7"/>
    <w:rsid w:val="000A4FF6"/>
    <w:rsid w:val="000A53E1"/>
    <w:rsid w:val="000A5800"/>
    <w:rsid w:val="000A5C30"/>
    <w:rsid w:val="000A6202"/>
    <w:rsid w:val="000A69B3"/>
    <w:rsid w:val="000A6BC3"/>
    <w:rsid w:val="000A6E01"/>
    <w:rsid w:val="000A6F57"/>
    <w:rsid w:val="000A720A"/>
    <w:rsid w:val="000A75A5"/>
    <w:rsid w:val="000B01A2"/>
    <w:rsid w:val="000B02E4"/>
    <w:rsid w:val="000B0321"/>
    <w:rsid w:val="000B032C"/>
    <w:rsid w:val="000B0591"/>
    <w:rsid w:val="000B0976"/>
    <w:rsid w:val="000B0B62"/>
    <w:rsid w:val="000B0E5F"/>
    <w:rsid w:val="000B0EF4"/>
    <w:rsid w:val="000B12EF"/>
    <w:rsid w:val="000B1478"/>
    <w:rsid w:val="000B154D"/>
    <w:rsid w:val="000B15E6"/>
    <w:rsid w:val="000B181D"/>
    <w:rsid w:val="000B1D58"/>
    <w:rsid w:val="000B1E12"/>
    <w:rsid w:val="000B2471"/>
    <w:rsid w:val="000B2581"/>
    <w:rsid w:val="000B26B8"/>
    <w:rsid w:val="000B291E"/>
    <w:rsid w:val="000B2C87"/>
    <w:rsid w:val="000B2C8D"/>
    <w:rsid w:val="000B2E99"/>
    <w:rsid w:val="000B34C7"/>
    <w:rsid w:val="000B44C0"/>
    <w:rsid w:val="000B4EE2"/>
    <w:rsid w:val="000B53A6"/>
    <w:rsid w:val="000B555B"/>
    <w:rsid w:val="000B55AF"/>
    <w:rsid w:val="000B5856"/>
    <w:rsid w:val="000B5A95"/>
    <w:rsid w:val="000B5DFF"/>
    <w:rsid w:val="000B5F4F"/>
    <w:rsid w:val="000B60B6"/>
    <w:rsid w:val="000B61D2"/>
    <w:rsid w:val="000B62B8"/>
    <w:rsid w:val="000B6705"/>
    <w:rsid w:val="000B69DC"/>
    <w:rsid w:val="000B6C0C"/>
    <w:rsid w:val="000B6E47"/>
    <w:rsid w:val="000B7238"/>
    <w:rsid w:val="000B72F4"/>
    <w:rsid w:val="000B7386"/>
    <w:rsid w:val="000B744B"/>
    <w:rsid w:val="000B7CF6"/>
    <w:rsid w:val="000C0CD1"/>
    <w:rsid w:val="000C1092"/>
    <w:rsid w:val="000C127D"/>
    <w:rsid w:val="000C17BA"/>
    <w:rsid w:val="000C196E"/>
    <w:rsid w:val="000C1C59"/>
    <w:rsid w:val="000C2CBF"/>
    <w:rsid w:val="000C2D91"/>
    <w:rsid w:val="000C379B"/>
    <w:rsid w:val="000C37F2"/>
    <w:rsid w:val="000C3847"/>
    <w:rsid w:val="000C3C4B"/>
    <w:rsid w:val="000C409D"/>
    <w:rsid w:val="000C47B8"/>
    <w:rsid w:val="000C4B88"/>
    <w:rsid w:val="000C514A"/>
    <w:rsid w:val="000C54A3"/>
    <w:rsid w:val="000C67BC"/>
    <w:rsid w:val="000C6A38"/>
    <w:rsid w:val="000C6C19"/>
    <w:rsid w:val="000C6C2A"/>
    <w:rsid w:val="000C6D32"/>
    <w:rsid w:val="000C70C5"/>
    <w:rsid w:val="000C73B4"/>
    <w:rsid w:val="000C7670"/>
    <w:rsid w:val="000C7742"/>
    <w:rsid w:val="000C7DB8"/>
    <w:rsid w:val="000D089E"/>
    <w:rsid w:val="000D0ABD"/>
    <w:rsid w:val="000D13B2"/>
    <w:rsid w:val="000D13E2"/>
    <w:rsid w:val="000D1952"/>
    <w:rsid w:val="000D1B7A"/>
    <w:rsid w:val="000D1DF0"/>
    <w:rsid w:val="000D1F14"/>
    <w:rsid w:val="000D2C8D"/>
    <w:rsid w:val="000D2F6A"/>
    <w:rsid w:val="000D30A5"/>
    <w:rsid w:val="000D30DB"/>
    <w:rsid w:val="000D3D17"/>
    <w:rsid w:val="000D3E8C"/>
    <w:rsid w:val="000D4147"/>
    <w:rsid w:val="000D4B6A"/>
    <w:rsid w:val="000D4F8F"/>
    <w:rsid w:val="000D504D"/>
    <w:rsid w:val="000D51B5"/>
    <w:rsid w:val="000D5473"/>
    <w:rsid w:val="000D5942"/>
    <w:rsid w:val="000D5FD6"/>
    <w:rsid w:val="000D62AF"/>
    <w:rsid w:val="000D63C2"/>
    <w:rsid w:val="000D6744"/>
    <w:rsid w:val="000D6BF2"/>
    <w:rsid w:val="000D6ED5"/>
    <w:rsid w:val="000E00CD"/>
    <w:rsid w:val="000E00F2"/>
    <w:rsid w:val="000E083E"/>
    <w:rsid w:val="000E09CC"/>
    <w:rsid w:val="000E15F8"/>
    <w:rsid w:val="000E18D7"/>
    <w:rsid w:val="000E1D50"/>
    <w:rsid w:val="000E1F0D"/>
    <w:rsid w:val="000E22C9"/>
    <w:rsid w:val="000E3998"/>
    <w:rsid w:val="000E3CA1"/>
    <w:rsid w:val="000E47A6"/>
    <w:rsid w:val="000E4846"/>
    <w:rsid w:val="000E4A1F"/>
    <w:rsid w:val="000E54B9"/>
    <w:rsid w:val="000E5E32"/>
    <w:rsid w:val="000E5EEA"/>
    <w:rsid w:val="000E604D"/>
    <w:rsid w:val="000E671B"/>
    <w:rsid w:val="000E756A"/>
    <w:rsid w:val="000E78F0"/>
    <w:rsid w:val="000E79DB"/>
    <w:rsid w:val="000E7B66"/>
    <w:rsid w:val="000E7C17"/>
    <w:rsid w:val="000E7CC4"/>
    <w:rsid w:val="000E7E3F"/>
    <w:rsid w:val="000F012D"/>
    <w:rsid w:val="000F01CC"/>
    <w:rsid w:val="000F0336"/>
    <w:rsid w:val="000F126E"/>
    <w:rsid w:val="000F1BF8"/>
    <w:rsid w:val="000F28F8"/>
    <w:rsid w:val="000F2E10"/>
    <w:rsid w:val="000F2F60"/>
    <w:rsid w:val="000F3F9B"/>
    <w:rsid w:val="000F41E5"/>
    <w:rsid w:val="000F456D"/>
    <w:rsid w:val="000F4A56"/>
    <w:rsid w:val="000F53CC"/>
    <w:rsid w:val="000F6320"/>
    <w:rsid w:val="000F63E1"/>
    <w:rsid w:val="000F63F4"/>
    <w:rsid w:val="000F65A4"/>
    <w:rsid w:val="000F6C15"/>
    <w:rsid w:val="000F6C6F"/>
    <w:rsid w:val="000F74BB"/>
    <w:rsid w:val="000F75BE"/>
    <w:rsid w:val="000F75F3"/>
    <w:rsid w:val="000F7A33"/>
    <w:rsid w:val="001004F2"/>
    <w:rsid w:val="00102674"/>
    <w:rsid w:val="001026C6"/>
    <w:rsid w:val="0010285C"/>
    <w:rsid w:val="00103091"/>
    <w:rsid w:val="0010321E"/>
    <w:rsid w:val="00103583"/>
    <w:rsid w:val="001045BF"/>
    <w:rsid w:val="00104AE0"/>
    <w:rsid w:val="00104BC4"/>
    <w:rsid w:val="001053A6"/>
    <w:rsid w:val="001054FE"/>
    <w:rsid w:val="00105584"/>
    <w:rsid w:val="0010559F"/>
    <w:rsid w:val="00105EA5"/>
    <w:rsid w:val="001060D8"/>
    <w:rsid w:val="001063D0"/>
    <w:rsid w:val="0010641B"/>
    <w:rsid w:val="00106AB2"/>
    <w:rsid w:val="00106CBD"/>
    <w:rsid w:val="00106F16"/>
    <w:rsid w:val="00107530"/>
    <w:rsid w:val="001077B7"/>
    <w:rsid w:val="001077C9"/>
    <w:rsid w:val="001078F7"/>
    <w:rsid w:val="00107C8C"/>
    <w:rsid w:val="00107E97"/>
    <w:rsid w:val="001102F5"/>
    <w:rsid w:val="00110463"/>
    <w:rsid w:val="00110745"/>
    <w:rsid w:val="00110B31"/>
    <w:rsid w:val="001111A9"/>
    <w:rsid w:val="00111EE1"/>
    <w:rsid w:val="0011248C"/>
    <w:rsid w:val="00112613"/>
    <w:rsid w:val="001127B0"/>
    <w:rsid w:val="00112C0C"/>
    <w:rsid w:val="001130E1"/>
    <w:rsid w:val="001131AF"/>
    <w:rsid w:val="001133CB"/>
    <w:rsid w:val="00113778"/>
    <w:rsid w:val="00113BC1"/>
    <w:rsid w:val="001144AE"/>
    <w:rsid w:val="001165B8"/>
    <w:rsid w:val="00116703"/>
    <w:rsid w:val="001169CB"/>
    <w:rsid w:val="001169E0"/>
    <w:rsid w:val="00116AAE"/>
    <w:rsid w:val="00117C6B"/>
    <w:rsid w:val="001200D7"/>
    <w:rsid w:val="0012034A"/>
    <w:rsid w:val="0012099C"/>
    <w:rsid w:val="00120AFE"/>
    <w:rsid w:val="00120C80"/>
    <w:rsid w:val="00120D53"/>
    <w:rsid w:val="001214C8"/>
    <w:rsid w:val="001220D0"/>
    <w:rsid w:val="0012221E"/>
    <w:rsid w:val="00122284"/>
    <w:rsid w:val="0012236D"/>
    <w:rsid w:val="00122528"/>
    <w:rsid w:val="001225C3"/>
    <w:rsid w:val="00123819"/>
    <w:rsid w:val="00123A1E"/>
    <w:rsid w:val="00124A25"/>
    <w:rsid w:val="00124BC3"/>
    <w:rsid w:val="00124CC1"/>
    <w:rsid w:val="00124F5D"/>
    <w:rsid w:val="001251A5"/>
    <w:rsid w:val="001253F4"/>
    <w:rsid w:val="001256C7"/>
    <w:rsid w:val="001257CE"/>
    <w:rsid w:val="00125A47"/>
    <w:rsid w:val="00125AB7"/>
    <w:rsid w:val="00125C5F"/>
    <w:rsid w:val="00126433"/>
    <w:rsid w:val="001265E1"/>
    <w:rsid w:val="00126FE5"/>
    <w:rsid w:val="001273A1"/>
    <w:rsid w:val="001274A1"/>
    <w:rsid w:val="00127535"/>
    <w:rsid w:val="00127C42"/>
    <w:rsid w:val="00127E83"/>
    <w:rsid w:val="00130074"/>
    <w:rsid w:val="001300AC"/>
    <w:rsid w:val="00130EA5"/>
    <w:rsid w:val="00131638"/>
    <w:rsid w:val="00131C35"/>
    <w:rsid w:val="00132108"/>
    <w:rsid w:val="00132C36"/>
    <w:rsid w:val="001331B6"/>
    <w:rsid w:val="00134107"/>
    <w:rsid w:val="00134566"/>
    <w:rsid w:val="001348B8"/>
    <w:rsid w:val="00134DDC"/>
    <w:rsid w:val="001350FC"/>
    <w:rsid w:val="00135AC2"/>
    <w:rsid w:val="00135C38"/>
    <w:rsid w:val="00136119"/>
    <w:rsid w:val="001362BF"/>
    <w:rsid w:val="001363B3"/>
    <w:rsid w:val="00136623"/>
    <w:rsid w:val="00137308"/>
    <w:rsid w:val="001373C7"/>
    <w:rsid w:val="00137C30"/>
    <w:rsid w:val="00137F48"/>
    <w:rsid w:val="001405E0"/>
    <w:rsid w:val="0014066C"/>
    <w:rsid w:val="001407A0"/>
    <w:rsid w:val="00140ABC"/>
    <w:rsid w:val="00140CC1"/>
    <w:rsid w:val="001410CD"/>
    <w:rsid w:val="001413C2"/>
    <w:rsid w:val="00141472"/>
    <w:rsid w:val="001419CF"/>
    <w:rsid w:val="0014274F"/>
    <w:rsid w:val="00142AE8"/>
    <w:rsid w:val="00142CAE"/>
    <w:rsid w:val="00142F78"/>
    <w:rsid w:val="001434C9"/>
    <w:rsid w:val="00143934"/>
    <w:rsid w:val="001439A0"/>
    <w:rsid w:val="00143D99"/>
    <w:rsid w:val="00144C75"/>
    <w:rsid w:val="001451A1"/>
    <w:rsid w:val="00145497"/>
    <w:rsid w:val="00145E8F"/>
    <w:rsid w:val="0014611D"/>
    <w:rsid w:val="00146601"/>
    <w:rsid w:val="00147713"/>
    <w:rsid w:val="001478CD"/>
    <w:rsid w:val="00147C34"/>
    <w:rsid w:val="001505EF"/>
    <w:rsid w:val="00150921"/>
    <w:rsid w:val="00150AD9"/>
    <w:rsid w:val="00150BF0"/>
    <w:rsid w:val="00151048"/>
    <w:rsid w:val="00151066"/>
    <w:rsid w:val="0015172C"/>
    <w:rsid w:val="00151998"/>
    <w:rsid w:val="00151A8A"/>
    <w:rsid w:val="00152593"/>
    <w:rsid w:val="001528EA"/>
    <w:rsid w:val="0015296D"/>
    <w:rsid w:val="00152F76"/>
    <w:rsid w:val="00153138"/>
    <w:rsid w:val="00153382"/>
    <w:rsid w:val="001538AA"/>
    <w:rsid w:val="001538E1"/>
    <w:rsid w:val="0015488A"/>
    <w:rsid w:val="0015491C"/>
    <w:rsid w:val="00154D98"/>
    <w:rsid w:val="001557AB"/>
    <w:rsid w:val="00155B5D"/>
    <w:rsid w:val="00155F4D"/>
    <w:rsid w:val="001564C6"/>
    <w:rsid w:val="0015663D"/>
    <w:rsid w:val="001567E4"/>
    <w:rsid w:val="00156BEE"/>
    <w:rsid w:val="00156D2A"/>
    <w:rsid w:val="00156EC2"/>
    <w:rsid w:val="001570AC"/>
    <w:rsid w:val="001574F9"/>
    <w:rsid w:val="00160299"/>
    <w:rsid w:val="0016057F"/>
    <w:rsid w:val="001606B7"/>
    <w:rsid w:val="00160BA5"/>
    <w:rsid w:val="00160D65"/>
    <w:rsid w:val="00160D99"/>
    <w:rsid w:val="00160FB2"/>
    <w:rsid w:val="0016127B"/>
    <w:rsid w:val="001613F7"/>
    <w:rsid w:val="0016151B"/>
    <w:rsid w:val="00161666"/>
    <w:rsid w:val="0016181A"/>
    <w:rsid w:val="0016182A"/>
    <w:rsid w:val="00161910"/>
    <w:rsid w:val="00161D27"/>
    <w:rsid w:val="00162D5F"/>
    <w:rsid w:val="00163580"/>
    <w:rsid w:val="0016391A"/>
    <w:rsid w:val="00163A01"/>
    <w:rsid w:val="00163B36"/>
    <w:rsid w:val="00163FA6"/>
    <w:rsid w:val="00163FE8"/>
    <w:rsid w:val="00164079"/>
    <w:rsid w:val="001645F0"/>
    <w:rsid w:val="00164C4E"/>
    <w:rsid w:val="00165148"/>
    <w:rsid w:val="00165488"/>
    <w:rsid w:val="00165516"/>
    <w:rsid w:val="00165F41"/>
    <w:rsid w:val="0016605A"/>
    <w:rsid w:val="00166575"/>
    <w:rsid w:val="001673BF"/>
    <w:rsid w:val="00170263"/>
    <w:rsid w:val="0017061F"/>
    <w:rsid w:val="00170811"/>
    <w:rsid w:val="00170D4C"/>
    <w:rsid w:val="00170F19"/>
    <w:rsid w:val="0017103F"/>
    <w:rsid w:val="0017105E"/>
    <w:rsid w:val="00171626"/>
    <w:rsid w:val="00171A0F"/>
    <w:rsid w:val="00171EA5"/>
    <w:rsid w:val="001721EA"/>
    <w:rsid w:val="00172399"/>
    <w:rsid w:val="0017322D"/>
    <w:rsid w:val="00173610"/>
    <w:rsid w:val="00173752"/>
    <w:rsid w:val="00173F7F"/>
    <w:rsid w:val="001743A2"/>
    <w:rsid w:val="0017471B"/>
    <w:rsid w:val="00175313"/>
    <w:rsid w:val="00175B0B"/>
    <w:rsid w:val="00175C2C"/>
    <w:rsid w:val="00176338"/>
    <w:rsid w:val="001763B0"/>
    <w:rsid w:val="0017675F"/>
    <w:rsid w:val="00176C58"/>
    <w:rsid w:val="0017709B"/>
    <w:rsid w:val="001773D6"/>
    <w:rsid w:val="0017791D"/>
    <w:rsid w:val="00177C1B"/>
    <w:rsid w:val="00177C80"/>
    <w:rsid w:val="0018006A"/>
    <w:rsid w:val="0018026C"/>
    <w:rsid w:val="00180F34"/>
    <w:rsid w:val="0018159C"/>
    <w:rsid w:val="00181981"/>
    <w:rsid w:val="00181BF2"/>
    <w:rsid w:val="0018223B"/>
    <w:rsid w:val="0018243B"/>
    <w:rsid w:val="001824BA"/>
    <w:rsid w:val="0018252C"/>
    <w:rsid w:val="0018261D"/>
    <w:rsid w:val="001826C3"/>
    <w:rsid w:val="00182834"/>
    <w:rsid w:val="0018291C"/>
    <w:rsid w:val="0018296F"/>
    <w:rsid w:val="00182E91"/>
    <w:rsid w:val="00183725"/>
    <w:rsid w:val="00183953"/>
    <w:rsid w:val="0018402E"/>
    <w:rsid w:val="00184089"/>
    <w:rsid w:val="0018433E"/>
    <w:rsid w:val="00184492"/>
    <w:rsid w:val="001846ED"/>
    <w:rsid w:val="00184887"/>
    <w:rsid w:val="00184DCD"/>
    <w:rsid w:val="00184EA5"/>
    <w:rsid w:val="00184EF6"/>
    <w:rsid w:val="00185538"/>
    <w:rsid w:val="00185C4C"/>
    <w:rsid w:val="001864CE"/>
    <w:rsid w:val="0018666F"/>
    <w:rsid w:val="001872F5"/>
    <w:rsid w:val="00187AC3"/>
    <w:rsid w:val="00187B27"/>
    <w:rsid w:val="00187BAF"/>
    <w:rsid w:val="00187F5D"/>
    <w:rsid w:val="001908EC"/>
    <w:rsid w:val="00190FB2"/>
    <w:rsid w:val="0019155F"/>
    <w:rsid w:val="0019156E"/>
    <w:rsid w:val="00191AED"/>
    <w:rsid w:val="0019219A"/>
    <w:rsid w:val="001923A3"/>
    <w:rsid w:val="0019303B"/>
    <w:rsid w:val="001935BD"/>
    <w:rsid w:val="001940CD"/>
    <w:rsid w:val="00194D58"/>
    <w:rsid w:val="001955D5"/>
    <w:rsid w:val="00196078"/>
    <w:rsid w:val="00196081"/>
    <w:rsid w:val="00196755"/>
    <w:rsid w:val="00196DA7"/>
    <w:rsid w:val="00197631"/>
    <w:rsid w:val="00197FBF"/>
    <w:rsid w:val="001A02C2"/>
    <w:rsid w:val="001A0946"/>
    <w:rsid w:val="001A0B76"/>
    <w:rsid w:val="001A0CDA"/>
    <w:rsid w:val="001A0DD3"/>
    <w:rsid w:val="001A0DF5"/>
    <w:rsid w:val="001A1334"/>
    <w:rsid w:val="001A140A"/>
    <w:rsid w:val="001A14D8"/>
    <w:rsid w:val="001A23A6"/>
    <w:rsid w:val="001A247B"/>
    <w:rsid w:val="001A26CE"/>
    <w:rsid w:val="001A2DC4"/>
    <w:rsid w:val="001A2DCE"/>
    <w:rsid w:val="001A33DD"/>
    <w:rsid w:val="001A35F5"/>
    <w:rsid w:val="001A56DC"/>
    <w:rsid w:val="001A675D"/>
    <w:rsid w:val="001A6B0E"/>
    <w:rsid w:val="001A6D2C"/>
    <w:rsid w:val="001A6EE3"/>
    <w:rsid w:val="001A74D0"/>
    <w:rsid w:val="001A7D62"/>
    <w:rsid w:val="001A7EB9"/>
    <w:rsid w:val="001A7ECE"/>
    <w:rsid w:val="001B08F1"/>
    <w:rsid w:val="001B09A3"/>
    <w:rsid w:val="001B111A"/>
    <w:rsid w:val="001B14C5"/>
    <w:rsid w:val="001B14F4"/>
    <w:rsid w:val="001B1CF6"/>
    <w:rsid w:val="001B1E07"/>
    <w:rsid w:val="001B1E5C"/>
    <w:rsid w:val="001B294A"/>
    <w:rsid w:val="001B2F1A"/>
    <w:rsid w:val="001B2F89"/>
    <w:rsid w:val="001B3939"/>
    <w:rsid w:val="001B3BFB"/>
    <w:rsid w:val="001B40F7"/>
    <w:rsid w:val="001B4568"/>
    <w:rsid w:val="001B497D"/>
    <w:rsid w:val="001B4997"/>
    <w:rsid w:val="001B569B"/>
    <w:rsid w:val="001B6E2B"/>
    <w:rsid w:val="001B6F79"/>
    <w:rsid w:val="001B7553"/>
    <w:rsid w:val="001B79EF"/>
    <w:rsid w:val="001B7A9F"/>
    <w:rsid w:val="001B7CC1"/>
    <w:rsid w:val="001B7FDE"/>
    <w:rsid w:val="001C02CD"/>
    <w:rsid w:val="001C03AF"/>
    <w:rsid w:val="001C0D9F"/>
    <w:rsid w:val="001C14C6"/>
    <w:rsid w:val="001C1772"/>
    <w:rsid w:val="001C1894"/>
    <w:rsid w:val="001C2339"/>
    <w:rsid w:val="001C2352"/>
    <w:rsid w:val="001C38F1"/>
    <w:rsid w:val="001C3B9F"/>
    <w:rsid w:val="001C3BFC"/>
    <w:rsid w:val="001C4009"/>
    <w:rsid w:val="001C442F"/>
    <w:rsid w:val="001C4782"/>
    <w:rsid w:val="001C49AB"/>
    <w:rsid w:val="001C4D5E"/>
    <w:rsid w:val="001C5151"/>
    <w:rsid w:val="001C582D"/>
    <w:rsid w:val="001C6163"/>
    <w:rsid w:val="001C6240"/>
    <w:rsid w:val="001C6687"/>
    <w:rsid w:val="001C6F2C"/>
    <w:rsid w:val="001C7CC4"/>
    <w:rsid w:val="001D00C1"/>
    <w:rsid w:val="001D0143"/>
    <w:rsid w:val="001D0393"/>
    <w:rsid w:val="001D0764"/>
    <w:rsid w:val="001D0F9F"/>
    <w:rsid w:val="001D131B"/>
    <w:rsid w:val="001D2B7D"/>
    <w:rsid w:val="001D2E6A"/>
    <w:rsid w:val="001D315F"/>
    <w:rsid w:val="001D35D4"/>
    <w:rsid w:val="001D3C4A"/>
    <w:rsid w:val="001D4038"/>
    <w:rsid w:val="001D4AEC"/>
    <w:rsid w:val="001D5190"/>
    <w:rsid w:val="001D541F"/>
    <w:rsid w:val="001D56DE"/>
    <w:rsid w:val="001D58CE"/>
    <w:rsid w:val="001D5917"/>
    <w:rsid w:val="001D6740"/>
    <w:rsid w:val="001D6AED"/>
    <w:rsid w:val="001D6C7E"/>
    <w:rsid w:val="001D6C9C"/>
    <w:rsid w:val="001D7188"/>
    <w:rsid w:val="001D71F2"/>
    <w:rsid w:val="001D741B"/>
    <w:rsid w:val="001D74F2"/>
    <w:rsid w:val="001D76C7"/>
    <w:rsid w:val="001D7BFA"/>
    <w:rsid w:val="001E01E1"/>
    <w:rsid w:val="001E0968"/>
    <w:rsid w:val="001E0F8D"/>
    <w:rsid w:val="001E0FDF"/>
    <w:rsid w:val="001E1408"/>
    <w:rsid w:val="001E18A5"/>
    <w:rsid w:val="001E1CA6"/>
    <w:rsid w:val="001E1D69"/>
    <w:rsid w:val="001E244C"/>
    <w:rsid w:val="001E2F80"/>
    <w:rsid w:val="001E2FD9"/>
    <w:rsid w:val="001E330E"/>
    <w:rsid w:val="001E419D"/>
    <w:rsid w:val="001E48D1"/>
    <w:rsid w:val="001E4BCA"/>
    <w:rsid w:val="001E4D5C"/>
    <w:rsid w:val="001E4ECF"/>
    <w:rsid w:val="001E4F00"/>
    <w:rsid w:val="001E51EC"/>
    <w:rsid w:val="001E5203"/>
    <w:rsid w:val="001E590A"/>
    <w:rsid w:val="001E5CA8"/>
    <w:rsid w:val="001E5D46"/>
    <w:rsid w:val="001E5FB3"/>
    <w:rsid w:val="001E5FD2"/>
    <w:rsid w:val="001E6370"/>
    <w:rsid w:val="001E6519"/>
    <w:rsid w:val="001E6585"/>
    <w:rsid w:val="001E65A6"/>
    <w:rsid w:val="001E680E"/>
    <w:rsid w:val="001E6922"/>
    <w:rsid w:val="001E69F1"/>
    <w:rsid w:val="001E6DED"/>
    <w:rsid w:val="001E783D"/>
    <w:rsid w:val="001F0491"/>
    <w:rsid w:val="001F0B81"/>
    <w:rsid w:val="001F1217"/>
    <w:rsid w:val="001F143C"/>
    <w:rsid w:val="001F19E6"/>
    <w:rsid w:val="001F1C5D"/>
    <w:rsid w:val="001F204B"/>
    <w:rsid w:val="001F2969"/>
    <w:rsid w:val="001F3050"/>
    <w:rsid w:val="001F334C"/>
    <w:rsid w:val="001F3790"/>
    <w:rsid w:val="001F3792"/>
    <w:rsid w:val="001F39CA"/>
    <w:rsid w:val="001F3F57"/>
    <w:rsid w:val="001F3F63"/>
    <w:rsid w:val="001F45A6"/>
    <w:rsid w:val="001F4CBE"/>
    <w:rsid w:val="001F4CF0"/>
    <w:rsid w:val="001F4CF3"/>
    <w:rsid w:val="001F4E46"/>
    <w:rsid w:val="001F5108"/>
    <w:rsid w:val="001F5CB8"/>
    <w:rsid w:val="001F6035"/>
    <w:rsid w:val="001F60AD"/>
    <w:rsid w:val="001F6266"/>
    <w:rsid w:val="001F62C6"/>
    <w:rsid w:val="001F6569"/>
    <w:rsid w:val="001F6EAD"/>
    <w:rsid w:val="001F7CC7"/>
    <w:rsid w:val="002003B6"/>
    <w:rsid w:val="00200493"/>
    <w:rsid w:val="00200930"/>
    <w:rsid w:val="00201009"/>
    <w:rsid w:val="00201486"/>
    <w:rsid w:val="00201561"/>
    <w:rsid w:val="0020197E"/>
    <w:rsid w:val="00201AF2"/>
    <w:rsid w:val="00201D9F"/>
    <w:rsid w:val="00202403"/>
    <w:rsid w:val="002024C6"/>
    <w:rsid w:val="0020274B"/>
    <w:rsid w:val="00202976"/>
    <w:rsid w:val="00202E1C"/>
    <w:rsid w:val="00203027"/>
    <w:rsid w:val="00203C97"/>
    <w:rsid w:val="0020444C"/>
    <w:rsid w:val="00205626"/>
    <w:rsid w:val="00205CFE"/>
    <w:rsid w:val="00206265"/>
    <w:rsid w:val="0020637E"/>
    <w:rsid w:val="002068A4"/>
    <w:rsid w:val="002073BD"/>
    <w:rsid w:val="0020750F"/>
    <w:rsid w:val="00207758"/>
    <w:rsid w:val="00207BBF"/>
    <w:rsid w:val="0021014C"/>
    <w:rsid w:val="00210776"/>
    <w:rsid w:val="0021111B"/>
    <w:rsid w:val="002120D9"/>
    <w:rsid w:val="0021227E"/>
    <w:rsid w:val="00212C40"/>
    <w:rsid w:val="00212F43"/>
    <w:rsid w:val="00213190"/>
    <w:rsid w:val="0021336A"/>
    <w:rsid w:val="00213443"/>
    <w:rsid w:val="002135FC"/>
    <w:rsid w:val="0021375E"/>
    <w:rsid w:val="0021385D"/>
    <w:rsid w:val="00213888"/>
    <w:rsid w:val="00213909"/>
    <w:rsid w:val="00214DAB"/>
    <w:rsid w:val="0021501D"/>
    <w:rsid w:val="00216361"/>
    <w:rsid w:val="0021637D"/>
    <w:rsid w:val="00216385"/>
    <w:rsid w:val="002164A6"/>
    <w:rsid w:val="00216562"/>
    <w:rsid w:val="00216F6C"/>
    <w:rsid w:val="00217422"/>
    <w:rsid w:val="00217685"/>
    <w:rsid w:val="00217734"/>
    <w:rsid w:val="00217884"/>
    <w:rsid w:val="00217923"/>
    <w:rsid w:val="00217BF7"/>
    <w:rsid w:val="00217DE2"/>
    <w:rsid w:val="0022019F"/>
    <w:rsid w:val="00220BCC"/>
    <w:rsid w:val="00220CBB"/>
    <w:rsid w:val="00220D4F"/>
    <w:rsid w:val="00221238"/>
    <w:rsid w:val="002213BB"/>
    <w:rsid w:val="00221AE5"/>
    <w:rsid w:val="00221CB3"/>
    <w:rsid w:val="00221E79"/>
    <w:rsid w:val="00222286"/>
    <w:rsid w:val="00222650"/>
    <w:rsid w:val="002229A5"/>
    <w:rsid w:val="00222A5D"/>
    <w:rsid w:val="00222C11"/>
    <w:rsid w:val="00222F9A"/>
    <w:rsid w:val="00222F9D"/>
    <w:rsid w:val="0022330F"/>
    <w:rsid w:val="002235DB"/>
    <w:rsid w:val="00223921"/>
    <w:rsid w:val="00223BCE"/>
    <w:rsid w:val="00223BD5"/>
    <w:rsid w:val="00223F22"/>
    <w:rsid w:val="00224ABE"/>
    <w:rsid w:val="00225221"/>
    <w:rsid w:val="0022540E"/>
    <w:rsid w:val="002256F4"/>
    <w:rsid w:val="0022578E"/>
    <w:rsid w:val="00225A58"/>
    <w:rsid w:val="00225ACC"/>
    <w:rsid w:val="00226097"/>
    <w:rsid w:val="00226906"/>
    <w:rsid w:val="00226AE6"/>
    <w:rsid w:val="00226FDC"/>
    <w:rsid w:val="002271E7"/>
    <w:rsid w:val="002275CE"/>
    <w:rsid w:val="002279A5"/>
    <w:rsid w:val="0023038A"/>
    <w:rsid w:val="00230687"/>
    <w:rsid w:val="00230998"/>
    <w:rsid w:val="00231302"/>
    <w:rsid w:val="002321EF"/>
    <w:rsid w:val="002323EE"/>
    <w:rsid w:val="0023246B"/>
    <w:rsid w:val="00232A10"/>
    <w:rsid w:val="002332FA"/>
    <w:rsid w:val="00233740"/>
    <w:rsid w:val="00233772"/>
    <w:rsid w:val="00233DE7"/>
    <w:rsid w:val="002340EC"/>
    <w:rsid w:val="002341E7"/>
    <w:rsid w:val="0023474D"/>
    <w:rsid w:val="00235497"/>
    <w:rsid w:val="002359F5"/>
    <w:rsid w:val="0023663A"/>
    <w:rsid w:val="0023698A"/>
    <w:rsid w:val="002370A9"/>
    <w:rsid w:val="002373C7"/>
    <w:rsid w:val="00237570"/>
    <w:rsid w:val="00237AEB"/>
    <w:rsid w:val="00237D7C"/>
    <w:rsid w:val="0024022C"/>
    <w:rsid w:val="00240EC2"/>
    <w:rsid w:val="00241A56"/>
    <w:rsid w:val="00241D0A"/>
    <w:rsid w:val="00241F3A"/>
    <w:rsid w:val="00242600"/>
    <w:rsid w:val="0024287B"/>
    <w:rsid w:val="00242B08"/>
    <w:rsid w:val="00242FC4"/>
    <w:rsid w:val="002432F7"/>
    <w:rsid w:val="0024361E"/>
    <w:rsid w:val="0024399C"/>
    <w:rsid w:val="00243C32"/>
    <w:rsid w:val="00244206"/>
    <w:rsid w:val="0024430C"/>
    <w:rsid w:val="00244451"/>
    <w:rsid w:val="00244653"/>
    <w:rsid w:val="002446ED"/>
    <w:rsid w:val="00244A5D"/>
    <w:rsid w:val="00244CA1"/>
    <w:rsid w:val="00245117"/>
    <w:rsid w:val="00245C82"/>
    <w:rsid w:val="002463AC"/>
    <w:rsid w:val="00246952"/>
    <w:rsid w:val="0024699D"/>
    <w:rsid w:val="00246D73"/>
    <w:rsid w:val="00247135"/>
    <w:rsid w:val="002479D8"/>
    <w:rsid w:val="002500E8"/>
    <w:rsid w:val="00250420"/>
    <w:rsid w:val="00250A6A"/>
    <w:rsid w:val="00252012"/>
    <w:rsid w:val="00252CEB"/>
    <w:rsid w:val="002539AB"/>
    <w:rsid w:val="002539C5"/>
    <w:rsid w:val="00253BE1"/>
    <w:rsid w:val="00253EBE"/>
    <w:rsid w:val="002546DE"/>
    <w:rsid w:val="002547AC"/>
    <w:rsid w:val="0025542E"/>
    <w:rsid w:val="002557EA"/>
    <w:rsid w:val="00255C59"/>
    <w:rsid w:val="00255F6B"/>
    <w:rsid w:val="002564ED"/>
    <w:rsid w:val="002566FB"/>
    <w:rsid w:val="00256865"/>
    <w:rsid w:val="00256952"/>
    <w:rsid w:val="00256ADD"/>
    <w:rsid w:val="00256FFF"/>
    <w:rsid w:val="00257613"/>
    <w:rsid w:val="0025785E"/>
    <w:rsid w:val="00257977"/>
    <w:rsid w:val="00260028"/>
    <w:rsid w:val="00261E77"/>
    <w:rsid w:val="00262355"/>
    <w:rsid w:val="00262661"/>
    <w:rsid w:val="00262A1C"/>
    <w:rsid w:val="00262C56"/>
    <w:rsid w:val="00262FB6"/>
    <w:rsid w:val="00263807"/>
    <w:rsid w:val="00263A44"/>
    <w:rsid w:val="002643B0"/>
    <w:rsid w:val="0026449D"/>
    <w:rsid w:val="00264769"/>
    <w:rsid w:val="00264BF7"/>
    <w:rsid w:val="00264C02"/>
    <w:rsid w:val="002654ED"/>
    <w:rsid w:val="002657C9"/>
    <w:rsid w:val="002658C3"/>
    <w:rsid w:val="00266F1E"/>
    <w:rsid w:val="00266F53"/>
    <w:rsid w:val="00266FD6"/>
    <w:rsid w:val="002671D7"/>
    <w:rsid w:val="00267307"/>
    <w:rsid w:val="002673F2"/>
    <w:rsid w:val="0026752B"/>
    <w:rsid w:val="00267D1A"/>
    <w:rsid w:val="00267E6A"/>
    <w:rsid w:val="002702BD"/>
    <w:rsid w:val="00270621"/>
    <w:rsid w:val="002714B4"/>
    <w:rsid w:val="002720AC"/>
    <w:rsid w:val="00272E56"/>
    <w:rsid w:val="00273C01"/>
    <w:rsid w:val="00273CCB"/>
    <w:rsid w:val="00274161"/>
    <w:rsid w:val="0027451E"/>
    <w:rsid w:val="00274553"/>
    <w:rsid w:val="002745D9"/>
    <w:rsid w:val="00274604"/>
    <w:rsid w:val="002748C4"/>
    <w:rsid w:val="00274AAB"/>
    <w:rsid w:val="00274BCA"/>
    <w:rsid w:val="00274D12"/>
    <w:rsid w:val="0027550A"/>
    <w:rsid w:val="002755AD"/>
    <w:rsid w:val="00275AB4"/>
    <w:rsid w:val="00275CDD"/>
    <w:rsid w:val="002762B6"/>
    <w:rsid w:val="002764DA"/>
    <w:rsid w:val="0027650D"/>
    <w:rsid w:val="00276706"/>
    <w:rsid w:val="002774C3"/>
    <w:rsid w:val="0027770D"/>
    <w:rsid w:val="002778BF"/>
    <w:rsid w:val="00277B05"/>
    <w:rsid w:val="00277BBA"/>
    <w:rsid w:val="00277D91"/>
    <w:rsid w:val="002806E4"/>
    <w:rsid w:val="00280A2A"/>
    <w:rsid w:val="0028135A"/>
    <w:rsid w:val="0028153A"/>
    <w:rsid w:val="00281B53"/>
    <w:rsid w:val="0028213F"/>
    <w:rsid w:val="00282A1D"/>
    <w:rsid w:val="00283012"/>
    <w:rsid w:val="002830D2"/>
    <w:rsid w:val="002831DA"/>
    <w:rsid w:val="00283422"/>
    <w:rsid w:val="0028381C"/>
    <w:rsid w:val="00283CA5"/>
    <w:rsid w:val="00283E28"/>
    <w:rsid w:val="00283FED"/>
    <w:rsid w:val="002844D8"/>
    <w:rsid w:val="0028490E"/>
    <w:rsid w:val="00284B70"/>
    <w:rsid w:val="0028504F"/>
    <w:rsid w:val="002855D3"/>
    <w:rsid w:val="00285AA2"/>
    <w:rsid w:val="00285B62"/>
    <w:rsid w:val="00286614"/>
    <w:rsid w:val="0028672A"/>
    <w:rsid w:val="00286954"/>
    <w:rsid w:val="00287C66"/>
    <w:rsid w:val="0029012B"/>
    <w:rsid w:val="00290813"/>
    <w:rsid w:val="00290A33"/>
    <w:rsid w:val="00290CD3"/>
    <w:rsid w:val="002912AC"/>
    <w:rsid w:val="002919B4"/>
    <w:rsid w:val="00291F87"/>
    <w:rsid w:val="00292106"/>
    <w:rsid w:val="0029252F"/>
    <w:rsid w:val="00292569"/>
    <w:rsid w:val="00292A89"/>
    <w:rsid w:val="00292B48"/>
    <w:rsid w:val="0029302E"/>
    <w:rsid w:val="00293509"/>
    <w:rsid w:val="002936D6"/>
    <w:rsid w:val="00294434"/>
    <w:rsid w:val="002944C7"/>
    <w:rsid w:val="00294727"/>
    <w:rsid w:val="0029481C"/>
    <w:rsid w:val="0029491A"/>
    <w:rsid w:val="00294BAA"/>
    <w:rsid w:val="00294CCA"/>
    <w:rsid w:val="0029516D"/>
    <w:rsid w:val="002954A5"/>
    <w:rsid w:val="002954F7"/>
    <w:rsid w:val="00295824"/>
    <w:rsid w:val="00295CBA"/>
    <w:rsid w:val="0029658F"/>
    <w:rsid w:val="00296AC2"/>
    <w:rsid w:val="0029736A"/>
    <w:rsid w:val="002A053E"/>
    <w:rsid w:val="002A0551"/>
    <w:rsid w:val="002A07A1"/>
    <w:rsid w:val="002A0A25"/>
    <w:rsid w:val="002A0ACE"/>
    <w:rsid w:val="002A0C09"/>
    <w:rsid w:val="002A14CB"/>
    <w:rsid w:val="002A1709"/>
    <w:rsid w:val="002A171A"/>
    <w:rsid w:val="002A1763"/>
    <w:rsid w:val="002A2448"/>
    <w:rsid w:val="002A2810"/>
    <w:rsid w:val="002A2EDA"/>
    <w:rsid w:val="002A3220"/>
    <w:rsid w:val="002A3543"/>
    <w:rsid w:val="002A35B5"/>
    <w:rsid w:val="002A377B"/>
    <w:rsid w:val="002A41A5"/>
    <w:rsid w:val="002A492E"/>
    <w:rsid w:val="002A4ACC"/>
    <w:rsid w:val="002A4B31"/>
    <w:rsid w:val="002A4F7F"/>
    <w:rsid w:val="002A51DA"/>
    <w:rsid w:val="002A5674"/>
    <w:rsid w:val="002A571E"/>
    <w:rsid w:val="002A58CF"/>
    <w:rsid w:val="002A5F55"/>
    <w:rsid w:val="002A63E1"/>
    <w:rsid w:val="002A6419"/>
    <w:rsid w:val="002A6B40"/>
    <w:rsid w:val="002A6C23"/>
    <w:rsid w:val="002A6C27"/>
    <w:rsid w:val="002A6DD1"/>
    <w:rsid w:val="002A6E12"/>
    <w:rsid w:val="002A7BB7"/>
    <w:rsid w:val="002A7F06"/>
    <w:rsid w:val="002B0183"/>
    <w:rsid w:val="002B06F3"/>
    <w:rsid w:val="002B0CBD"/>
    <w:rsid w:val="002B0F0E"/>
    <w:rsid w:val="002B166C"/>
    <w:rsid w:val="002B192D"/>
    <w:rsid w:val="002B1CF1"/>
    <w:rsid w:val="002B2118"/>
    <w:rsid w:val="002B30F7"/>
    <w:rsid w:val="002B35F8"/>
    <w:rsid w:val="002B380F"/>
    <w:rsid w:val="002B3E9C"/>
    <w:rsid w:val="002B40A4"/>
    <w:rsid w:val="002B5377"/>
    <w:rsid w:val="002B5A8F"/>
    <w:rsid w:val="002B5F77"/>
    <w:rsid w:val="002B6053"/>
    <w:rsid w:val="002B65E9"/>
    <w:rsid w:val="002B6C54"/>
    <w:rsid w:val="002B709E"/>
    <w:rsid w:val="002B7A75"/>
    <w:rsid w:val="002C0533"/>
    <w:rsid w:val="002C064C"/>
    <w:rsid w:val="002C0974"/>
    <w:rsid w:val="002C0D51"/>
    <w:rsid w:val="002C1317"/>
    <w:rsid w:val="002C1346"/>
    <w:rsid w:val="002C1720"/>
    <w:rsid w:val="002C1A62"/>
    <w:rsid w:val="002C2252"/>
    <w:rsid w:val="002C24A8"/>
    <w:rsid w:val="002C2B33"/>
    <w:rsid w:val="002C2D64"/>
    <w:rsid w:val="002C3084"/>
    <w:rsid w:val="002C33A9"/>
    <w:rsid w:val="002C379A"/>
    <w:rsid w:val="002C40EC"/>
    <w:rsid w:val="002C49EC"/>
    <w:rsid w:val="002C4E9C"/>
    <w:rsid w:val="002C5321"/>
    <w:rsid w:val="002C54E1"/>
    <w:rsid w:val="002C569F"/>
    <w:rsid w:val="002C58AC"/>
    <w:rsid w:val="002C5A86"/>
    <w:rsid w:val="002C5C6C"/>
    <w:rsid w:val="002C5D83"/>
    <w:rsid w:val="002C6462"/>
    <w:rsid w:val="002C6F69"/>
    <w:rsid w:val="002C7A1A"/>
    <w:rsid w:val="002C7A23"/>
    <w:rsid w:val="002D015E"/>
    <w:rsid w:val="002D04DE"/>
    <w:rsid w:val="002D0580"/>
    <w:rsid w:val="002D08CE"/>
    <w:rsid w:val="002D093F"/>
    <w:rsid w:val="002D0E22"/>
    <w:rsid w:val="002D1B9A"/>
    <w:rsid w:val="002D21CD"/>
    <w:rsid w:val="002D32C6"/>
    <w:rsid w:val="002D33F4"/>
    <w:rsid w:val="002D3460"/>
    <w:rsid w:val="002D34A3"/>
    <w:rsid w:val="002D364A"/>
    <w:rsid w:val="002D399E"/>
    <w:rsid w:val="002D3F81"/>
    <w:rsid w:val="002D44DD"/>
    <w:rsid w:val="002D4D84"/>
    <w:rsid w:val="002D4DF0"/>
    <w:rsid w:val="002D5804"/>
    <w:rsid w:val="002D585B"/>
    <w:rsid w:val="002D6076"/>
    <w:rsid w:val="002D61EE"/>
    <w:rsid w:val="002D66B5"/>
    <w:rsid w:val="002D67F2"/>
    <w:rsid w:val="002D6811"/>
    <w:rsid w:val="002D713F"/>
    <w:rsid w:val="002D7142"/>
    <w:rsid w:val="002D791B"/>
    <w:rsid w:val="002D7923"/>
    <w:rsid w:val="002D7B04"/>
    <w:rsid w:val="002D7B53"/>
    <w:rsid w:val="002D7C7A"/>
    <w:rsid w:val="002D7EE7"/>
    <w:rsid w:val="002E01AC"/>
    <w:rsid w:val="002E040F"/>
    <w:rsid w:val="002E16BD"/>
    <w:rsid w:val="002E21B9"/>
    <w:rsid w:val="002E2200"/>
    <w:rsid w:val="002E22C7"/>
    <w:rsid w:val="002E2ACB"/>
    <w:rsid w:val="002E2BC8"/>
    <w:rsid w:val="002E3073"/>
    <w:rsid w:val="002E311D"/>
    <w:rsid w:val="002E3318"/>
    <w:rsid w:val="002E3831"/>
    <w:rsid w:val="002E3EF4"/>
    <w:rsid w:val="002E49B0"/>
    <w:rsid w:val="002E49FF"/>
    <w:rsid w:val="002E4CCC"/>
    <w:rsid w:val="002E4F76"/>
    <w:rsid w:val="002E4FE0"/>
    <w:rsid w:val="002E500D"/>
    <w:rsid w:val="002E5831"/>
    <w:rsid w:val="002E58AB"/>
    <w:rsid w:val="002E5A49"/>
    <w:rsid w:val="002E6C9D"/>
    <w:rsid w:val="002E6EE8"/>
    <w:rsid w:val="002E6F82"/>
    <w:rsid w:val="002E7346"/>
    <w:rsid w:val="002E763C"/>
    <w:rsid w:val="002F02A1"/>
    <w:rsid w:val="002F0393"/>
    <w:rsid w:val="002F040A"/>
    <w:rsid w:val="002F074F"/>
    <w:rsid w:val="002F092A"/>
    <w:rsid w:val="002F0A13"/>
    <w:rsid w:val="002F0B2A"/>
    <w:rsid w:val="002F0B6E"/>
    <w:rsid w:val="002F0EDE"/>
    <w:rsid w:val="002F1296"/>
    <w:rsid w:val="002F12D2"/>
    <w:rsid w:val="002F1382"/>
    <w:rsid w:val="002F139B"/>
    <w:rsid w:val="002F1656"/>
    <w:rsid w:val="002F1914"/>
    <w:rsid w:val="002F1C3F"/>
    <w:rsid w:val="002F2006"/>
    <w:rsid w:val="002F2428"/>
    <w:rsid w:val="002F2608"/>
    <w:rsid w:val="002F2AE5"/>
    <w:rsid w:val="002F2E73"/>
    <w:rsid w:val="002F3AFA"/>
    <w:rsid w:val="002F3DE6"/>
    <w:rsid w:val="002F4554"/>
    <w:rsid w:val="002F47D5"/>
    <w:rsid w:val="002F47E9"/>
    <w:rsid w:val="002F4A2C"/>
    <w:rsid w:val="002F5684"/>
    <w:rsid w:val="002F56EE"/>
    <w:rsid w:val="002F5821"/>
    <w:rsid w:val="002F5853"/>
    <w:rsid w:val="002F5E2A"/>
    <w:rsid w:val="002F60EF"/>
    <w:rsid w:val="002F66FF"/>
    <w:rsid w:val="002F6C0B"/>
    <w:rsid w:val="002F6FFE"/>
    <w:rsid w:val="002F70F7"/>
    <w:rsid w:val="002F742C"/>
    <w:rsid w:val="002F76B6"/>
    <w:rsid w:val="002F79E8"/>
    <w:rsid w:val="002F7ABF"/>
    <w:rsid w:val="002F7B46"/>
    <w:rsid w:val="002F7FEC"/>
    <w:rsid w:val="003003EA"/>
    <w:rsid w:val="003004A4"/>
    <w:rsid w:val="00300AE7"/>
    <w:rsid w:val="0030100B"/>
    <w:rsid w:val="00301051"/>
    <w:rsid w:val="00301DFC"/>
    <w:rsid w:val="003020A8"/>
    <w:rsid w:val="00302928"/>
    <w:rsid w:val="0030311E"/>
    <w:rsid w:val="003034E2"/>
    <w:rsid w:val="003039DC"/>
    <w:rsid w:val="00303AD0"/>
    <w:rsid w:val="00303FE3"/>
    <w:rsid w:val="00304128"/>
    <w:rsid w:val="00304630"/>
    <w:rsid w:val="00304AF8"/>
    <w:rsid w:val="00304C72"/>
    <w:rsid w:val="00304C78"/>
    <w:rsid w:val="003054EF"/>
    <w:rsid w:val="00305711"/>
    <w:rsid w:val="00305755"/>
    <w:rsid w:val="0030676C"/>
    <w:rsid w:val="00306CE7"/>
    <w:rsid w:val="0030799F"/>
    <w:rsid w:val="00307C35"/>
    <w:rsid w:val="0031010B"/>
    <w:rsid w:val="00310197"/>
    <w:rsid w:val="003103CE"/>
    <w:rsid w:val="003126D2"/>
    <w:rsid w:val="0031293D"/>
    <w:rsid w:val="003137B9"/>
    <w:rsid w:val="00313822"/>
    <w:rsid w:val="00313A65"/>
    <w:rsid w:val="00313D6E"/>
    <w:rsid w:val="00314142"/>
    <w:rsid w:val="00314441"/>
    <w:rsid w:val="00314526"/>
    <w:rsid w:val="00314F4D"/>
    <w:rsid w:val="003159D3"/>
    <w:rsid w:val="00315E02"/>
    <w:rsid w:val="00316795"/>
    <w:rsid w:val="00316AE6"/>
    <w:rsid w:val="00316EAD"/>
    <w:rsid w:val="003171CE"/>
    <w:rsid w:val="003176AF"/>
    <w:rsid w:val="003176FD"/>
    <w:rsid w:val="00317B99"/>
    <w:rsid w:val="00317BE0"/>
    <w:rsid w:val="00317FE8"/>
    <w:rsid w:val="0032033C"/>
    <w:rsid w:val="00320728"/>
    <w:rsid w:val="00320E7A"/>
    <w:rsid w:val="00321482"/>
    <w:rsid w:val="00322D7D"/>
    <w:rsid w:val="00323736"/>
    <w:rsid w:val="00323D95"/>
    <w:rsid w:val="00324002"/>
    <w:rsid w:val="0032414E"/>
    <w:rsid w:val="003243AE"/>
    <w:rsid w:val="00324767"/>
    <w:rsid w:val="00324BA3"/>
    <w:rsid w:val="00325045"/>
    <w:rsid w:val="00325778"/>
    <w:rsid w:val="00325AD8"/>
    <w:rsid w:val="003263D5"/>
    <w:rsid w:val="00326646"/>
    <w:rsid w:val="00326CC6"/>
    <w:rsid w:val="00326D1F"/>
    <w:rsid w:val="00326D38"/>
    <w:rsid w:val="00327143"/>
    <w:rsid w:val="0032715B"/>
    <w:rsid w:val="00327467"/>
    <w:rsid w:val="003274E0"/>
    <w:rsid w:val="00327978"/>
    <w:rsid w:val="003279B6"/>
    <w:rsid w:val="00327ED8"/>
    <w:rsid w:val="00330378"/>
    <w:rsid w:val="0033040E"/>
    <w:rsid w:val="003307F5"/>
    <w:rsid w:val="00330E8C"/>
    <w:rsid w:val="00330EF4"/>
    <w:rsid w:val="003311C5"/>
    <w:rsid w:val="003312BD"/>
    <w:rsid w:val="00331760"/>
    <w:rsid w:val="00331F5E"/>
    <w:rsid w:val="0033221B"/>
    <w:rsid w:val="0033256E"/>
    <w:rsid w:val="00332EE5"/>
    <w:rsid w:val="003338EB"/>
    <w:rsid w:val="00333ACB"/>
    <w:rsid w:val="003348A0"/>
    <w:rsid w:val="00334CCC"/>
    <w:rsid w:val="003350AA"/>
    <w:rsid w:val="00335192"/>
    <w:rsid w:val="0033561E"/>
    <w:rsid w:val="00335BB9"/>
    <w:rsid w:val="00336189"/>
    <w:rsid w:val="00336629"/>
    <w:rsid w:val="00336833"/>
    <w:rsid w:val="00337633"/>
    <w:rsid w:val="003378A5"/>
    <w:rsid w:val="00337DC0"/>
    <w:rsid w:val="0034029C"/>
    <w:rsid w:val="00340361"/>
    <w:rsid w:val="003404D5"/>
    <w:rsid w:val="003404E6"/>
    <w:rsid w:val="0034093F"/>
    <w:rsid w:val="003414CA"/>
    <w:rsid w:val="00341725"/>
    <w:rsid w:val="00341805"/>
    <w:rsid w:val="0034198D"/>
    <w:rsid w:val="00341BE0"/>
    <w:rsid w:val="0034281B"/>
    <w:rsid w:val="00342E01"/>
    <w:rsid w:val="00343281"/>
    <w:rsid w:val="003434C0"/>
    <w:rsid w:val="00343645"/>
    <w:rsid w:val="003439C8"/>
    <w:rsid w:val="00343E71"/>
    <w:rsid w:val="003440D4"/>
    <w:rsid w:val="00344236"/>
    <w:rsid w:val="00344866"/>
    <w:rsid w:val="003449AB"/>
    <w:rsid w:val="00344DCA"/>
    <w:rsid w:val="00344E1F"/>
    <w:rsid w:val="00344F02"/>
    <w:rsid w:val="00345C90"/>
    <w:rsid w:val="00345F96"/>
    <w:rsid w:val="00346601"/>
    <w:rsid w:val="003469D2"/>
    <w:rsid w:val="00346B30"/>
    <w:rsid w:val="00346B89"/>
    <w:rsid w:val="0034755E"/>
    <w:rsid w:val="00350032"/>
    <w:rsid w:val="00350298"/>
    <w:rsid w:val="00350452"/>
    <w:rsid w:val="00350876"/>
    <w:rsid w:val="00350CFD"/>
    <w:rsid w:val="003517A9"/>
    <w:rsid w:val="003517DF"/>
    <w:rsid w:val="003517F1"/>
    <w:rsid w:val="00351A44"/>
    <w:rsid w:val="00351B91"/>
    <w:rsid w:val="003522BD"/>
    <w:rsid w:val="003522FA"/>
    <w:rsid w:val="0035237B"/>
    <w:rsid w:val="003528DB"/>
    <w:rsid w:val="00352D6C"/>
    <w:rsid w:val="00353270"/>
    <w:rsid w:val="0035399D"/>
    <w:rsid w:val="00353A39"/>
    <w:rsid w:val="00354299"/>
    <w:rsid w:val="00354441"/>
    <w:rsid w:val="00354824"/>
    <w:rsid w:val="00354838"/>
    <w:rsid w:val="00354BF2"/>
    <w:rsid w:val="00354DBB"/>
    <w:rsid w:val="00355D77"/>
    <w:rsid w:val="00355E0F"/>
    <w:rsid w:val="00355EF2"/>
    <w:rsid w:val="00355F6D"/>
    <w:rsid w:val="003569C0"/>
    <w:rsid w:val="00356CE7"/>
    <w:rsid w:val="00357009"/>
    <w:rsid w:val="00357042"/>
    <w:rsid w:val="00357070"/>
    <w:rsid w:val="00357571"/>
    <w:rsid w:val="003577CF"/>
    <w:rsid w:val="0035789C"/>
    <w:rsid w:val="00361765"/>
    <w:rsid w:val="0036187B"/>
    <w:rsid w:val="00361DF2"/>
    <w:rsid w:val="003621DE"/>
    <w:rsid w:val="003625DF"/>
    <w:rsid w:val="0036283A"/>
    <w:rsid w:val="00362E9B"/>
    <w:rsid w:val="00363BCE"/>
    <w:rsid w:val="0036411B"/>
    <w:rsid w:val="00364138"/>
    <w:rsid w:val="00364903"/>
    <w:rsid w:val="003657F6"/>
    <w:rsid w:val="0036609B"/>
    <w:rsid w:val="00366783"/>
    <w:rsid w:val="00366788"/>
    <w:rsid w:val="00367263"/>
    <w:rsid w:val="00367AC2"/>
    <w:rsid w:val="00367FFE"/>
    <w:rsid w:val="00370016"/>
    <w:rsid w:val="00371087"/>
    <w:rsid w:val="003713E8"/>
    <w:rsid w:val="003718D3"/>
    <w:rsid w:val="00372158"/>
    <w:rsid w:val="00372464"/>
    <w:rsid w:val="003725B7"/>
    <w:rsid w:val="00372B3E"/>
    <w:rsid w:val="00373B90"/>
    <w:rsid w:val="003747E7"/>
    <w:rsid w:val="00374A63"/>
    <w:rsid w:val="00374AB3"/>
    <w:rsid w:val="00374D9D"/>
    <w:rsid w:val="00375383"/>
    <w:rsid w:val="0037590D"/>
    <w:rsid w:val="00375BFA"/>
    <w:rsid w:val="00375DCA"/>
    <w:rsid w:val="0037610F"/>
    <w:rsid w:val="00376302"/>
    <w:rsid w:val="003766B4"/>
    <w:rsid w:val="00376FCF"/>
    <w:rsid w:val="003771CA"/>
    <w:rsid w:val="003779D2"/>
    <w:rsid w:val="0038058A"/>
    <w:rsid w:val="003807E3"/>
    <w:rsid w:val="003808A0"/>
    <w:rsid w:val="003808F8"/>
    <w:rsid w:val="00380AF8"/>
    <w:rsid w:val="00380B7B"/>
    <w:rsid w:val="0038100E"/>
    <w:rsid w:val="003817B5"/>
    <w:rsid w:val="00382269"/>
    <w:rsid w:val="003822C2"/>
    <w:rsid w:val="0038243B"/>
    <w:rsid w:val="0038244B"/>
    <w:rsid w:val="00383586"/>
    <w:rsid w:val="00383D26"/>
    <w:rsid w:val="00383D3E"/>
    <w:rsid w:val="00383DDF"/>
    <w:rsid w:val="003841C3"/>
    <w:rsid w:val="00384819"/>
    <w:rsid w:val="00384D0A"/>
    <w:rsid w:val="00385DB5"/>
    <w:rsid w:val="003861A4"/>
    <w:rsid w:val="003863D9"/>
    <w:rsid w:val="00386528"/>
    <w:rsid w:val="00386733"/>
    <w:rsid w:val="00386895"/>
    <w:rsid w:val="0038739A"/>
    <w:rsid w:val="003877CA"/>
    <w:rsid w:val="00387837"/>
    <w:rsid w:val="00387FBC"/>
    <w:rsid w:val="003900CA"/>
    <w:rsid w:val="0039037D"/>
    <w:rsid w:val="00390381"/>
    <w:rsid w:val="003906CB"/>
    <w:rsid w:val="0039087D"/>
    <w:rsid w:val="003908E9"/>
    <w:rsid w:val="003910D5"/>
    <w:rsid w:val="00391664"/>
    <w:rsid w:val="0039175D"/>
    <w:rsid w:val="00391E35"/>
    <w:rsid w:val="003925B9"/>
    <w:rsid w:val="0039314A"/>
    <w:rsid w:val="003938C1"/>
    <w:rsid w:val="003940A5"/>
    <w:rsid w:val="00394374"/>
    <w:rsid w:val="00394553"/>
    <w:rsid w:val="00394856"/>
    <w:rsid w:val="00394AAC"/>
    <w:rsid w:val="00394C8E"/>
    <w:rsid w:val="00394D15"/>
    <w:rsid w:val="00394E23"/>
    <w:rsid w:val="003954E1"/>
    <w:rsid w:val="00395A2C"/>
    <w:rsid w:val="00395D4A"/>
    <w:rsid w:val="0039626A"/>
    <w:rsid w:val="003963CA"/>
    <w:rsid w:val="003964ED"/>
    <w:rsid w:val="0039666F"/>
    <w:rsid w:val="00396716"/>
    <w:rsid w:val="003975EC"/>
    <w:rsid w:val="003977CF"/>
    <w:rsid w:val="003A00A1"/>
    <w:rsid w:val="003A0615"/>
    <w:rsid w:val="003A0F31"/>
    <w:rsid w:val="003A11BA"/>
    <w:rsid w:val="003A155A"/>
    <w:rsid w:val="003A223C"/>
    <w:rsid w:val="003A2327"/>
    <w:rsid w:val="003A2642"/>
    <w:rsid w:val="003A279B"/>
    <w:rsid w:val="003A28BB"/>
    <w:rsid w:val="003A31CA"/>
    <w:rsid w:val="003A38AE"/>
    <w:rsid w:val="003A43DA"/>
    <w:rsid w:val="003A4C44"/>
    <w:rsid w:val="003A4C79"/>
    <w:rsid w:val="003A56B0"/>
    <w:rsid w:val="003A5877"/>
    <w:rsid w:val="003A5D66"/>
    <w:rsid w:val="003A5F10"/>
    <w:rsid w:val="003A62DF"/>
    <w:rsid w:val="003A6708"/>
    <w:rsid w:val="003A735F"/>
    <w:rsid w:val="003A7DB8"/>
    <w:rsid w:val="003A7ECD"/>
    <w:rsid w:val="003B0645"/>
    <w:rsid w:val="003B08CD"/>
    <w:rsid w:val="003B0EE3"/>
    <w:rsid w:val="003B1032"/>
    <w:rsid w:val="003B12D9"/>
    <w:rsid w:val="003B162D"/>
    <w:rsid w:val="003B17D9"/>
    <w:rsid w:val="003B18FE"/>
    <w:rsid w:val="003B1CC1"/>
    <w:rsid w:val="003B1EF5"/>
    <w:rsid w:val="003B23B7"/>
    <w:rsid w:val="003B2AC6"/>
    <w:rsid w:val="003B2AFF"/>
    <w:rsid w:val="003B2E73"/>
    <w:rsid w:val="003B3768"/>
    <w:rsid w:val="003B388E"/>
    <w:rsid w:val="003B3BC8"/>
    <w:rsid w:val="003B41E8"/>
    <w:rsid w:val="003B4447"/>
    <w:rsid w:val="003B4498"/>
    <w:rsid w:val="003B4ED5"/>
    <w:rsid w:val="003B5525"/>
    <w:rsid w:val="003B586F"/>
    <w:rsid w:val="003B5C2F"/>
    <w:rsid w:val="003B5CA9"/>
    <w:rsid w:val="003B6291"/>
    <w:rsid w:val="003B643F"/>
    <w:rsid w:val="003B6587"/>
    <w:rsid w:val="003B66EE"/>
    <w:rsid w:val="003B6736"/>
    <w:rsid w:val="003B693C"/>
    <w:rsid w:val="003B7A83"/>
    <w:rsid w:val="003B7B90"/>
    <w:rsid w:val="003C0095"/>
    <w:rsid w:val="003C0341"/>
    <w:rsid w:val="003C0692"/>
    <w:rsid w:val="003C0EBD"/>
    <w:rsid w:val="003C1455"/>
    <w:rsid w:val="003C1536"/>
    <w:rsid w:val="003C1554"/>
    <w:rsid w:val="003C1B0C"/>
    <w:rsid w:val="003C24EF"/>
    <w:rsid w:val="003C267E"/>
    <w:rsid w:val="003C300A"/>
    <w:rsid w:val="003C4C7A"/>
    <w:rsid w:val="003C5347"/>
    <w:rsid w:val="003C536C"/>
    <w:rsid w:val="003C5FE0"/>
    <w:rsid w:val="003C6122"/>
    <w:rsid w:val="003C6245"/>
    <w:rsid w:val="003C6487"/>
    <w:rsid w:val="003C65CE"/>
    <w:rsid w:val="003C6BE8"/>
    <w:rsid w:val="003C6DF9"/>
    <w:rsid w:val="003C6F1E"/>
    <w:rsid w:val="003C7668"/>
    <w:rsid w:val="003D0696"/>
    <w:rsid w:val="003D0964"/>
    <w:rsid w:val="003D0B66"/>
    <w:rsid w:val="003D0D83"/>
    <w:rsid w:val="003D0D89"/>
    <w:rsid w:val="003D0E51"/>
    <w:rsid w:val="003D158C"/>
    <w:rsid w:val="003D160C"/>
    <w:rsid w:val="003D16B0"/>
    <w:rsid w:val="003D1C3F"/>
    <w:rsid w:val="003D1D5E"/>
    <w:rsid w:val="003D216C"/>
    <w:rsid w:val="003D24D9"/>
    <w:rsid w:val="003D27BD"/>
    <w:rsid w:val="003D3F81"/>
    <w:rsid w:val="003D44C4"/>
    <w:rsid w:val="003D4B0F"/>
    <w:rsid w:val="003D4E3F"/>
    <w:rsid w:val="003D5AC1"/>
    <w:rsid w:val="003D5E26"/>
    <w:rsid w:val="003D5FB4"/>
    <w:rsid w:val="003D6865"/>
    <w:rsid w:val="003D68FB"/>
    <w:rsid w:val="003D69C6"/>
    <w:rsid w:val="003D6B86"/>
    <w:rsid w:val="003D7446"/>
    <w:rsid w:val="003D762A"/>
    <w:rsid w:val="003D7B16"/>
    <w:rsid w:val="003E0C8D"/>
    <w:rsid w:val="003E1406"/>
    <w:rsid w:val="003E2590"/>
    <w:rsid w:val="003E286F"/>
    <w:rsid w:val="003E3831"/>
    <w:rsid w:val="003E400E"/>
    <w:rsid w:val="003E42FC"/>
    <w:rsid w:val="003E4D29"/>
    <w:rsid w:val="003E4E7D"/>
    <w:rsid w:val="003E502A"/>
    <w:rsid w:val="003E54AF"/>
    <w:rsid w:val="003E595D"/>
    <w:rsid w:val="003E6BEA"/>
    <w:rsid w:val="003E6D6E"/>
    <w:rsid w:val="003E73B0"/>
    <w:rsid w:val="003E7A15"/>
    <w:rsid w:val="003E7E81"/>
    <w:rsid w:val="003E7EE5"/>
    <w:rsid w:val="003F0240"/>
    <w:rsid w:val="003F03B0"/>
    <w:rsid w:val="003F06A7"/>
    <w:rsid w:val="003F0719"/>
    <w:rsid w:val="003F0D07"/>
    <w:rsid w:val="003F0FE9"/>
    <w:rsid w:val="003F118E"/>
    <w:rsid w:val="003F137A"/>
    <w:rsid w:val="003F15B9"/>
    <w:rsid w:val="003F1E0F"/>
    <w:rsid w:val="003F2B19"/>
    <w:rsid w:val="003F2B54"/>
    <w:rsid w:val="003F31C2"/>
    <w:rsid w:val="003F352D"/>
    <w:rsid w:val="003F37EB"/>
    <w:rsid w:val="003F3C64"/>
    <w:rsid w:val="003F4891"/>
    <w:rsid w:val="003F49CC"/>
    <w:rsid w:val="003F51BA"/>
    <w:rsid w:val="003F52E2"/>
    <w:rsid w:val="003F5345"/>
    <w:rsid w:val="003F54CD"/>
    <w:rsid w:val="003F5D3E"/>
    <w:rsid w:val="003F5E55"/>
    <w:rsid w:val="003F5EEC"/>
    <w:rsid w:val="003F61FD"/>
    <w:rsid w:val="003F6314"/>
    <w:rsid w:val="003F6B20"/>
    <w:rsid w:val="003F6E02"/>
    <w:rsid w:val="003F6F3E"/>
    <w:rsid w:val="003F72E1"/>
    <w:rsid w:val="003F7970"/>
    <w:rsid w:val="003F799E"/>
    <w:rsid w:val="003F7C06"/>
    <w:rsid w:val="004014F9"/>
    <w:rsid w:val="0040156E"/>
    <w:rsid w:val="004018AA"/>
    <w:rsid w:val="00402497"/>
    <w:rsid w:val="00402B16"/>
    <w:rsid w:val="0040363F"/>
    <w:rsid w:val="004036F4"/>
    <w:rsid w:val="004037FD"/>
    <w:rsid w:val="00403E6A"/>
    <w:rsid w:val="00404147"/>
    <w:rsid w:val="00404F7E"/>
    <w:rsid w:val="00406117"/>
    <w:rsid w:val="00406D7B"/>
    <w:rsid w:val="0040757E"/>
    <w:rsid w:val="00407DBC"/>
    <w:rsid w:val="004102EF"/>
    <w:rsid w:val="0041079A"/>
    <w:rsid w:val="0041098B"/>
    <w:rsid w:val="004109D7"/>
    <w:rsid w:val="00410B7E"/>
    <w:rsid w:val="0041147A"/>
    <w:rsid w:val="004115F5"/>
    <w:rsid w:val="00411B4F"/>
    <w:rsid w:val="00412158"/>
    <w:rsid w:val="0041239B"/>
    <w:rsid w:val="0041297D"/>
    <w:rsid w:val="00412E40"/>
    <w:rsid w:val="00412F80"/>
    <w:rsid w:val="0041326E"/>
    <w:rsid w:val="004134AF"/>
    <w:rsid w:val="00413C52"/>
    <w:rsid w:val="00414373"/>
    <w:rsid w:val="00414394"/>
    <w:rsid w:val="00414B71"/>
    <w:rsid w:val="004156A5"/>
    <w:rsid w:val="00415B59"/>
    <w:rsid w:val="00415B71"/>
    <w:rsid w:val="00415F24"/>
    <w:rsid w:val="00415FA7"/>
    <w:rsid w:val="004164B9"/>
    <w:rsid w:val="004166D3"/>
    <w:rsid w:val="00416873"/>
    <w:rsid w:val="00416A1F"/>
    <w:rsid w:val="00416B67"/>
    <w:rsid w:val="004175D0"/>
    <w:rsid w:val="004179E2"/>
    <w:rsid w:val="00417A92"/>
    <w:rsid w:val="00417C7A"/>
    <w:rsid w:val="00420159"/>
    <w:rsid w:val="00420229"/>
    <w:rsid w:val="00420805"/>
    <w:rsid w:val="004208D5"/>
    <w:rsid w:val="00420BAC"/>
    <w:rsid w:val="0042166A"/>
    <w:rsid w:val="0042194D"/>
    <w:rsid w:val="00421A11"/>
    <w:rsid w:val="00421A4F"/>
    <w:rsid w:val="0042210E"/>
    <w:rsid w:val="00422C2C"/>
    <w:rsid w:val="00422E95"/>
    <w:rsid w:val="0042308B"/>
    <w:rsid w:val="004234E7"/>
    <w:rsid w:val="004235B6"/>
    <w:rsid w:val="004244EE"/>
    <w:rsid w:val="00425088"/>
    <w:rsid w:val="00425155"/>
    <w:rsid w:val="00425204"/>
    <w:rsid w:val="004257F5"/>
    <w:rsid w:val="00425987"/>
    <w:rsid w:val="00426124"/>
    <w:rsid w:val="00426272"/>
    <w:rsid w:val="00426826"/>
    <w:rsid w:val="00426960"/>
    <w:rsid w:val="00427372"/>
    <w:rsid w:val="004276D1"/>
    <w:rsid w:val="004278C0"/>
    <w:rsid w:val="00427B5A"/>
    <w:rsid w:val="0043017A"/>
    <w:rsid w:val="004305D5"/>
    <w:rsid w:val="00430C7C"/>
    <w:rsid w:val="00430CA7"/>
    <w:rsid w:val="00431309"/>
    <w:rsid w:val="004318FB"/>
    <w:rsid w:val="00431EC9"/>
    <w:rsid w:val="00432B4D"/>
    <w:rsid w:val="00434600"/>
    <w:rsid w:val="00434683"/>
    <w:rsid w:val="00434858"/>
    <w:rsid w:val="00434E1C"/>
    <w:rsid w:val="00434E7B"/>
    <w:rsid w:val="00435ADB"/>
    <w:rsid w:val="00436BE8"/>
    <w:rsid w:val="00436E24"/>
    <w:rsid w:val="00436EAC"/>
    <w:rsid w:val="00436EAE"/>
    <w:rsid w:val="00436EDE"/>
    <w:rsid w:val="00437542"/>
    <w:rsid w:val="004376C7"/>
    <w:rsid w:val="00437D6F"/>
    <w:rsid w:val="00437EEB"/>
    <w:rsid w:val="004404E2"/>
    <w:rsid w:val="004404F5"/>
    <w:rsid w:val="004408BA"/>
    <w:rsid w:val="00440C96"/>
    <w:rsid w:val="00441710"/>
    <w:rsid w:val="004418EA"/>
    <w:rsid w:val="004424F8"/>
    <w:rsid w:val="004425E0"/>
    <w:rsid w:val="00442629"/>
    <w:rsid w:val="004429CA"/>
    <w:rsid w:val="00442AA9"/>
    <w:rsid w:val="00442B6E"/>
    <w:rsid w:val="00442CCC"/>
    <w:rsid w:val="00442F1B"/>
    <w:rsid w:val="00442F98"/>
    <w:rsid w:val="004431EE"/>
    <w:rsid w:val="0044373C"/>
    <w:rsid w:val="00443AE0"/>
    <w:rsid w:val="00443C76"/>
    <w:rsid w:val="00443EEC"/>
    <w:rsid w:val="00443F1D"/>
    <w:rsid w:val="004444D9"/>
    <w:rsid w:val="00444789"/>
    <w:rsid w:val="00444CA2"/>
    <w:rsid w:val="00444FAF"/>
    <w:rsid w:val="00445301"/>
    <w:rsid w:val="004453B5"/>
    <w:rsid w:val="00445E50"/>
    <w:rsid w:val="00446181"/>
    <w:rsid w:val="00446258"/>
    <w:rsid w:val="00446C99"/>
    <w:rsid w:val="00446D44"/>
    <w:rsid w:val="00446DC3"/>
    <w:rsid w:val="00447923"/>
    <w:rsid w:val="00447AEB"/>
    <w:rsid w:val="00447B40"/>
    <w:rsid w:val="00447C75"/>
    <w:rsid w:val="00447F0E"/>
    <w:rsid w:val="00450323"/>
    <w:rsid w:val="0045099C"/>
    <w:rsid w:val="00450EB7"/>
    <w:rsid w:val="00451B0C"/>
    <w:rsid w:val="00452657"/>
    <w:rsid w:val="004528DA"/>
    <w:rsid w:val="00452CD3"/>
    <w:rsid w:val="00452DC7"/>
    <w:rsid w:val="00452E75"/>
    <w:rsid w:val="00452F10"/>
    <w:rsid w:val="00452F49"/>
    <w:rsid w:val="00453C63"/>
    <w:rsid w:val="00453E28"/>
    <w:rsid w:val="00453F43"/>
    <w:rsid w:val="00454171"/>
    <w:rsid w:val="0045449B"/>
    <w:rsid w:val="004545E9"/>
    <w:rsid w:val="004548EC"/>
    <w:rsid w:val="00454905"/>
    <w:rsid w:val="004549AA"/>
    <w:rsid w:val="004550F3"/>
    <w:rsid w:val="004551F6"/>
    <w:rsid w:val="004554B4"/>
    <w:rsid w:val="004555AE"/>
    <w:rsid w:val="00455693"/>
    <w:rsid w:val="0045684F"/>
    <w:rsid w:val="00456B66"/>
    <w:rsid w:val="00457216"/>
    <w:rsid w:val="004577DF"/>
    <w:rsid w:val="00457D1E"/>
    <w:rsid w:val="0046039E"/>
    <w:rsid w:val="004604DF"/>
    <w:rsid w:val="00460734"/>
    <w:rsid w:val="00460DF3"/>
    <w:rsid w:val="00461004"/>
    <w:rsid w:val="00461991"/>
    <w:rsid w:val="00461C04"/>
    <w:rsid w:val="00461C40"/>
    <w:rsid w:val="00461CC2"/>
    <w:rsid w:val="00461CC9"/>
    <w:rsid w:val="00461FF4"/>
    <w:rsid w:val="00462AAC"/>
    <w:rsid w:val="00463C15"/>
    <w:rsid w:val="00464461"/>
    <w:rsid w:val="004648A1"/>
    <w:rsid w:val="00464C8B"/>
    <w:rsid w:val="004650C8"/>
    <w:rsid w:val="00465320"/>
    <w:rsid w:val="00465735"/>
    <w:rsid w:val="00465CE0"/>
    <w:rsid w:val="00465DC3"/>
    <w:rsid w:val="00465EAC"/>
    <w:rsid w:val="00465EE1"/>
    <w:rsid w:val="0046736D"/>
    <w:rsid w:val="004674D4"/>
    <w:rsid w:val="00467969"/>
    <w:rsid w:val="00467DF6"/>
    <w:rsid w:val="004700E5"/>
    <w:rsid w:val="00470194"/>
    <w:rsid w:val="004708CC"/>
    <w:rsid w:val="00470D36"/>
    <w:rsid w:val="00470F40"/>
    <w:rsid w:val="0047109C"/>
    <w:rsid w:val="004711D7"/>
    <w:rsid w:val="0047132B"/>
    <w:rsid w:val="004714AF"/>
    <w:rsid w:val="0047175E"/>
    <w:rsid w:val="00472421"/>
    <w:rsid w:val="004724A4"/>
    <w:rsid w:val="00472526"/>
    <w:rsid w:val="0047336D"/>
    <w:rsid w:val="004734AA"/>
    <w:rsid w:val="004736EF"/>
    <w:rsid w:val="004739AE"/>
    <w:rsid w:val="00473E38"/>
    <w:rsid w:val="00474F6F"/>
    <w:rsid w:val="0047500A"/>
    <w:rsid w:val="004750B5"/>
    <w:rsid w:val="004750FF"/>
    <w:rsid w:val="00475E0F"/>
    <w:rsid w:val="004766F3"/>
    <w:rsid w:val="004769A0"/>
    <w:rsid w:val="00477B65"/>
    <w:rsid w:val="00477EDB"/>
    <w:rsid w:val="0048055A"/>
    <w:rsid w:val="00480AB9"/>
    <w:rsid w:val="00480B18"/>
    <w:rsid w:val="00480D7C"/>
    <w:rsid w:val="00480D7F"/>
    <w:rsid w:val="00480F9C"/>
    <w:rsid w:val="004811AE"/>
    <w:rsid w:val="00481341"/>
    <w:rsid w:val="00481521"/>
    <w:rsid w:val="00481766"/>
    <w:rsid w:val="004818BF"/>
    <w:rsid w:val="004819EE"/>
    <w:rsid w:val="00481A4F"/>
    <w:rsid w:val="00481D3F"/>
    <w:rsid w:val="00482471"/>
    <w:rsid w:val="00482CED"/>
    <w:rsid w:val="00482F84"/>
    <w:rsid w:val="004833CF"/>
    <w:rsid w:val="00483BFD"/>
    <w:rsid w:val="00483EE0"/>
    <w:rsid w:val="00484325"/>
    <w:rsid w:val="0048451B"/>
    <w:rsid w:val="00484D48"/>
    <w:rsid w:val="004852B3"/>
    <w:rsid w:val="004855E3"/>
    <w:rsid w:val="004857AC"/>
    <w:rsid w:val="004859F2"/>
    <w:rsid w:val="00485AD5"/>
    <w:rsid w:val="00485B54"/>
    <w:rsid w:val="00485DC7"/>
    <w:rsid w:val="004866EF"/>
    <w:rsid w:val="00486D6C"/>
    <w:rsid w:val="00486D97"/>
    <w:rsid w:val="00486E2B"/>
    <w:rsid w:val="00486EAA"/>
    <w:rsid w:val="00486FBF"/>
    <w:rsid w:val="0048743C"/>
    <w:rsid w:val="00487BCD"/>
    <w:rsid w:val="00487CCF"/>
    <w:rsid w:val="00487D25"/>
    <w:rsid w:val="00490183"/>
    <w:rsid w:val="0049045E"/>
    <w:rsid w:val="00490802"/>
    <w:rsid w:val="00491286"/>
    <w:rsid w:val="0049134C"/>
    <w:rsid w:val="00491789"/>
    <w:rsid w:val="0049198C"/>
    <w:rsid w:val="004923E6"/>
    <w:rsid w:val="004925D4"/>
    <w:rsid w:val="00492651"/>
    <w:rsid w:val="004929AE"/>
    <w:rsid w:val="00492F72"/>
    <w:rsid w:val="00493409"/>
    <w:rsid w:val="00493716"/>
    <w:rsid w:val="00493766"/>
    <w:rsid w:val="0049426E"/>
    <w:rsid w:val="00494A85"/>
    <w:rsid w:val="00494C9D"/>
    <w:rsid w:val="00494DCF"/>
    <w:rsid w:val="0049542F"/>
    <w:rsid w:val="0049591C"/>
    <w:rsid w:val="0049614C"/>
    <w:rsid w:val="004962DC"/>
    <w:rsid w:val="0049693A"/>
    <w:rsid w:val="00496A49"/>
    <w:rsid w:val="004976E1"/>
    <w:rsid w:val="00497D63"/>
    <w:rsid w:val="004A066E"/>
    <w:rsid w:val="004A06E3"/>
    <w:rsid w:val="004A07AC"/>
    <w:rsid w:val="004A12FA"/>
    <w:rsid w:val="004A1513"/>
    <w:rsid w:val="004A16D4"/>
    <w:rsid w:val="004A1740"/>
    <w:rsid w:val="004A19BF"/>
    <w:rsid w:val="004A1F8E"/>
    <w:rsid w:val="004A1FE8"/>
    <w:rsid w:val="004A2530"/>
    <w:rsid w:val="004A259E"/>
    <w:rsid w:val="004A2693"/>
    <w:rsid w:val="004A292B"/>
    <w:rsid w:val="004A29D7"/>
    <w:rsid w:val="004A2CAB"/>
    <w:rsid w:val="004A2DD7"/>
    <w:rsid w:val="004A2E94"/>
    <w:rsid w:val="004A3C26"/>
    <w:rsid w:val="004A3FB7"/>
    <w:rsid w:val="004A42A7"/>
    <w:rsid w:val="004A47EF"/>
    <w:rsid w:val="004A4A3E"/>
    <w:rsid w:val="004A5093"/>
    <w:rsid w:val="004A5312"/>
    <w:rsid w:val="004A5778"/>
    <w:rsid w:val="004A5C49"/>
    <w:rsid w:val="004A62BB"/>
    <w:rsid w:val="004A6848"/>
    <w:rsid w:val="004A6898"/>
    <w:rsid w:val="004A6BA2"/>
    <w:rsid w:val="004A730C"/>
    <w:rsid w:val="004A74C6"/>
    <w:rsid w:val="004A7B2A"/>
    <w:rsid w:val="004B0235"/>
    <w:rsid w:val="004B0DC8"/>
    <w:rsid w:val="004B16DE"/>
    <w:rsid w:val="004B1B5C"/>
    <w:rsid w:val="004B1E51"/>
    <w:rsid w:val="004B1F58"/>
    <w:rsid w:val="004B1FBA"/>
    <w:rsid w:val="004B20D3"/>
    <w:rsid w:val="004B2255"/>
    <w:rsid w:val="004B27E1"/>
    <w:rsid w:val="004B2ACF"/>
    <w:rsid w:val="004B2BB3"/>
    <w:rsid w:val="004B3349"/>
    <w:rsid w:val="004B36B4"/>
    <w:rsid w:val="004B3703"/>
    <w:rsid w:val="004B37FC"/>
    <w:rsid w:val="004B3DD7"/>
    <w:rsid w:val="004B3E39"/>
    <w:rsid w:val="004B4055"/>
    <w:rsid w:val="004B4775"/>
    <w:rsid w:val="004B48A7"/>
    <w:rsid w:val="004B4A80"/>
    <w:rsid w:val="004B55D0"/>
    <w:rsid w:val="004B58A8"/>
    <w:rsid w:val="004B596A"/>
    <w:rsid w:val="004B5B2F"/>
    <w:rsid w:val="004B5B8D"/>
    <w:rsid w:val="004B5EB8"/>
    <w:rsid w:val="004B6148"/>
    <w:rsid w:val="004B65F3"/>
    <w:rsid w:val="004B68A8"/>
    <w:rsid w:val="004B6BAF"/>
    <w:rsid w:val="004B6E8E"/>
    <w:rsid w:val="004B6FFB"/>
    <w:rsid w:val="004B7020"/>
    <w:rsid w:val="004B7307"/>
    <w:rsid w:val="004B7663"/>
    <w:rsid w:val="004B7C38"/>
    <w:rsid w:val="004B7CB3"/>
    <w:rsid w:val="004B7F0D"/>
    <w:rsid w:val="004C01F1"/>
    <w:rsid w:val="004C04F6"/>
    <w:rsid w:val="004C102C"/>
    <w:rsid w:val="004C172A"/>
    <w:rsid w:val="004C1AAB"/>
    <w:rsid w:val="004C224C"/>
    <w:rsid w:val="004C2265"/>
    <w:rsid w:val="004C2799"/>
    <w:rsid w:val="004C2A4D"/>
    <w:rsid w:val="004C2D19"/>
    <w:rsid w:val="004C2DC7"/>
    <w:rsid w:val="004C2EC2"/>
    <w:rsid w:val="004C2ECE"/>
    <w:rsid w:val="004C2F56"/>
    <w:rsid w:val="004C3451"/>
    <w:rsid w:val="004C36B8"/>
    <w:rsid w:val="004C387A"/>
    <w:rsid w:val="004C3ADA"/>
    <w:rsid w:val="004C3B1E"/>
    <w:rsid w:val="004C3C67"/>
    <w:rsid w:val="004C41FD"/>
    <w:rsid w:val="004C4864"/>
    <w:rsid w:val="004C4ABE"/>
    <w:rsid w:val="004C4D78"/>
    <w:rsid w:val="004C5678"/>
    <w:rsid w:val="004C57EA"/>
    <w:rsid w:val="004C5C52"/>
    <w:rsid w:val="004C5EB0"/>
    <w:rsid w:val="004C5F96"/>
    <w:rsid w:val="004C609C"/>
    <w:rsid w:val="004C6960"/>
    <w:rsid w:val="004C6F81"/>
    <w:rsid w:val="004C767F"/>
    <w:rsid w:val="004C7727"/>
    <w:rsid w:val="004D0027"/>
    <w:rsid w:val="004D038F"/>
    <w:rsid w:val="004D079D"/>
    <w:rsid w:val="004D0965"/>
    <w:rsid w:val="004D0B7F"/>
    <w:rsid w:val="004D13D6"/>
    <w:rsid w:val="004D19C3"/>
    <w:rsid w:val="004D1AAC"/>
    <w:rsid w:val="004D1EAA"/>
    <w:rsid w:val="004D1F50"/>
    <w:rsid w:val="004D220C"/>
    <w:rsid w:val="004D22DD"/>
    <w:rsid w:val="004D2A46"/>
    <w:rsid w:val="004D2EEC"/>
    <w:rsid w:val="004D314E"/>
    <w:rsid w:val="004D3538"/>
    <w:rsid w:val="004D368C"/>
    <w:rsid w:val="004D36D2"/>
    <w:rsid w:val="004D3D34"/>
    <w:rsid w:val="004D3F19"/>
    <w:rsid w:val="004D4016"/>
    <w:rsid w:val="004D4863"/>
    <w:rsid w:val="004D4B90"/>
    <w:rsid w:val="004D4BCC"/>
    <w:rsid w:val="004D4DB1"/>
    <w:rsid w:val="004D5444"/>
    <w:rsid w:val="004D5FFC"/>
    <w:rsid w:val="004D6113"/>
    <w:rsid w:val="004D63AA"/>
    <w:rsid w:val="004D63C1"/>
    <w:rsid w:val="004D66B5"/>
    <w:rsid w:val="004D6743"/>
    <w:rsid w:val="004D6B38"/>
    <w:rsid w:val="004D6F26"/>
    <w:rsid w:val="004D770B"/>
    <w:rsid w:val="004D77FE"/>
    <w:rsid w:val="004D7B5E"/>
    <w:rsid w:val="004E0267"/>
    <w:rsid w:val="004E030E"/>
    <w:rsid w:val="004E063C"/>
    <w:rsid w:val="004E0E68"/>
    <w:rsid w:val="004E12F8"/>
    <w:rsid w:val="004E1E34"/>
    <w:rsid w:val="004E2368"/>
    <w:rsid w:val="004E25A6"/>
    <w:rsid w:val="004E25CC"/>
    <w:rsid w:val="004E2727"/>
    <w:rsid w:val="004E3110"/>
    <w:rsid w:val="004E3431"/>
    <w:rsid w:val="004E3966"/>
    <w:rsid w:val="004E3B77"/>
    <w:rsid w:val="004E47B6"/>
    <w:rsid w:val="004E4B3C"/>
    <w:rsid w:val="004E4B98"/>
    <w:rsid w:val="004E4F8A"/>
    <w:rsid w:val="004E545A"/>
    <w:rsid w:val="004E55A9"/>
    <w:rsid w:val="004E58AA"/>
    <w:rsid w:val="004E605C"/>
    <w:rsid w:val="004E656E"/>
    <w:rsid w:val="004E66F8"/>
    <w:rsid w:val="004E67E3"/>
    <w:rsid w:val="004E68AE"/>
    <w:rsid w:val="004E6981"/>
    <w:rsid w:val="004E724F"/>
    <w:rsid w:val="004E76CB"/>
    <w:rsid w:val="004E788E"/>
    <w:rsid w:val="004E7F98"/>
    <w:rsid w:val="004F02FE"/>
    <w:rsid w:val="004F05AB"/>
    <w:rsid w:val="004F05AE"/>
    <w:rsid w:val="004F077A"/>
    <w:rsid w:val="004F09C0"/>
    <w:rsid w:val="004F09DA"/>
    <w:rsid w:val="004F185F"/>
    <w:rsid w:val="004F1CEB"/>
    <w:rsid w:val="004F1DEF"/>
    <w:rsid w:val="004F2001"/>
    <w:rsid w:val="004F2D3E"/>
    <w:rsid w:val="004F3185"/>
    <w:rsid w:val="004F3659"/>
    <w:rsid w:val="004F3958"/>
    <w:rsid w:val="004F42D7"/>
    <w:rsid w:val="004F4509"/>
    <w:rsid w:val="004F457B"/>
    <w:rsid w:val="004F48A9"/>
    <w:rsid w:val="004F4B70"/>
    <w:rsid w:val="004F541D"/>
    <w:rsid w:val="004F585C"/>
    <w:rsid w:val="004F5934"/>
    <w:rsid w:val="004F5AB6"/>
    <w:rsid w:val="004F5CF9"/>
    <w:rsid w:val="004F64FA"/>
    <w:rsid w:val="004F6C7D"/>
    <w:rsid w:val="004F6CBB"/>
    <w:rsid w:val="004F6E21"/>
    <w:rsid w:val="004F72FB"/>
    <w:rsid w:val="004F73E3"/>
    <w:rsid w:val="004F7803"/>
    <w:rsid w:val="004F7835"/>
    <w:rsid w:val="004F798D"/>
    <w:rsid w:val="005001D5"/>
    <w:rsid w:val="005006A0"/>
    <w:rsid w:val="005009E8"/>
    <w:rsid w:val="005009F7"/>
    <w:rsid w:val="00500B92"/>
    <w:rsid w:val="00500C3C"/>
    <w:rsid w:val="00500FD3"/>
    <w:rsid w:val="0050114B"/>
    <w:rsid w:val="005016F7"/>
    <w:rsid w:val="00501700"/>
    <w:rsid w:val="00501A8D"/>
    <w:rsid w:val="00503450"/>
    <w:rsid w:val="005035BB"/>
    <w:rsid w:val="00503F9F"/>
    <w:rsid w:val="005042B0"/>
    <w:rsid w:val="00504D29"/>
    <w:rsid w:val="00504E21"/>
    <w:rsid w:val="00504F6F"/>
    <w:rsid w:val="005052F1"/>
    <w:rsid w:val="00505878"/>
    <w:rsid w:val="00506540"/>
    <w:rsid w:val="00506598"/>
    <w:rsid w:val="005065CD"/>
    <w:rsid w:val="0050669C"/>
    <w:rsid w:val="00506F04"/>
    <w:rsid w:val="00507ABC"/>
    <w:rsid w:val="00507BEC"/>
    <w:rsid w:val="00507DA4"/>
    <w:rsid w:val="00507F58"/>
    <w:rsid w:val="005102BD"/>
    <w:rsid w:val="005105C1"/>
    <w:rsid w:val="00510EBB"/>
    <w:rsid w:val="00510FFA"/>
    <w:rsid w:val="00511307"/>
    <w:rsid w:val="00511AA6"/>
    <w:rsid w:val="00511B22"/>
    <w:rsid w:val="00511D0F"/>
    <w:rsid w:val="00511DE2"/>
    <w:rsid w:val="00513061"/>
    <w:rsid w:val="0051372E"/>
    <w:rsid w:val="005140F7"/>
    <w:rsid w:val="00514357"/>
    <w:rsid w:val="005145D1"/>
    <w:rsid w:val="0051529B"/>
    <w:rsid w:val="0051538B"/>
    <w:rsid w:val="00515A09"/>
    <w:rsid w:val="00515B54"/>
    <w:rsid w:val="00515E8D"/>
    <w:rsid w:val="00515F3B"/>
    <w:rsid w:val="00516025"/>
    <w:rsid w:val="00516B4D"/>
    <w:rsid w:val="00516B69"/>
    <w:rsid w:val="005170F2"/>
    <w:rsid w:val="005178B4"/>
    <w:rsid w:val="00517906"/>
    <w:rsid w:val="00517A54"/>
    <w:rsid w:val="00517A6D"/>
    <w:rsid w:val="00517C91"/>
    <w:rsid w:val="00517D98"/>
    <w:rsid w:val="005203B0"/>
    <w:rsid w:val="00520435"/>
    <w:rsid w:val="00520581"/>
    <w:rsid w:val="00520C78"/>
    <w:rsid w:val="00521DDF"/>
    <w:rsid w:val="0052252C"/>
    <w:rsid w:val="00522739"/>
    <w:rsid w:val="00522B33"/>
    <w:rsid w:val="00522B6D"/>
    <w:rsid w:val="00522D5C"/>
    <w:rsid w:val="00523155"/>
    <w:rsid w:val="0052332C"/>
    <w:rsid w:val="0052333C"/>
    <w:rsid w:val="0052342D"/>
    <w:rsid w:val="00524EFA"/>
    <w:rsid w:val="00525017"/>
    <w:rsid w:val="0052533B"/>
    <w:rsid w:val="0052539F"/>
    <w:rsid w:val="0052675C"/>
    <w:rsid w:val="005269D9"/>
    <w:rsid w:val="005270BF"/>
    <w:rsid w:val="0052771C"/>
    <w:rsid w:val="00532F7B"/>
    <w:rsid w:val="0053304B"/>
    <w:rsid w:val="005330C2"/>
    <w:rsid w:val="0053316B"/>
    <w:rsid w:val="005331F7"/>
    <w:rsid w:val="005335FD"/>
    <w:rsid w:val="0053381E"/>
    <w:rsid w:val="00533C71"/>
    <w:rsid w:val="00534990"/>
    <w:rsid w:val="00534E3E"/>
    <w:rsid w:val="00535713"/>
    <w:rsid w:val="0053571D"/>
    <w:rsid w:val="0053582F"/>
    <w:rsid w:val="00535906"/>
    <w:rsid w:val="00535EFD"/>
    <w:rsid w:val="00535F1D"/>
    <w:rsid w:val="0053691C"/>
    <w:rsid w:val="00536C00"/>
    <w:rsid w:val="00536DB6"/>
    <w:rsid w:val="00536F4B"/>
    <w:rsid w:val="00537809"/>
    <w:rsid w:val="00537CAF"/>
    <w:rsid w:val="0054022B"/>
    <w:rsid w:val="00540308"/>
    <w:rsid w:val="0054087F"/>
    <w:rsid w:val="00540AEF"/>
    <w:rsid w:val="00540B96"/>
    <w:rsid w:val="00540C01"/>
    <w:rsid w:val="00540D33"/>
    <w:rsid w:val="0054174E"/>
    <w:rsid w:val="00542A1B"/>
    <w:rsid w:val="00542BDE"/>
    <w:rsid w:val="00542CE5"/>
    <w:rsid w:val="0054305E"/>
    <w:rsid w:val="005430DE"/>
    <w:rsid w:val="005432AA"/>
    <w:rsid w:val="00543749"/>
    <w:rsid w:val="00543ED7"/>
    <w:rsid w:val="00543F1B"/>
    <w:rsid w:val="005443DE"/>
    <w:rsid w:val="005453ED"/>
    <w:rsid w:val="0054566D"/>
    <w:rsid w:val="005457FB"/>
    <w:rsid w:val="00546059"/>
    <w:rsid w:val="005460A5"/>
    <w:rsid w:val="005460E7"/>
    <w:rsid w:val="00546125"/>
    <w:rsid w:val="00546321"/>
    <w:rsid w:val="00546673"/>
    <w:rsid w:val="00547134"/>
    <w:rsid w:val="005474CA"/>
    <w:rsid w:val="00547597"/>
    <w:rsid w:val="00547FE2"/>
    <w:rsid w:val="00550077"/>
    <w:rsid w:val="005501B9"/>
    <w:rsid w:val="005502C8"/>
    <w:rsid w:val="0055096D"/>
    <w:rsid w:val="00550B1C"/>
    <w:rsid w:val="00550CB3"/>
    <w:rsid w:val="0055129F"/>
    <w:rsid w:val="00551362"/>
    <w:rsid w:val="0055152B"/>
    <w:rsid w:val="00551726"/>
    <w:rsid w:val="005518E1"/>
    <w:rsid w:val="00551AE2"/>
    <w:rsid w:val="0055235E"/>
    <w:rsid w:val="00552605"/>
    <w:rsid w:val="00552B44"/>
    <w:rsid w:val="00552E7C"/>
    <w:rsid w:val="00552F2F"/>
    <w:rsid w:val="00553261"/>
    <w:rsid w:val="00554417"/>
    <w:rsid w:val="00554C8A"/>
    <w:rsid w:val="00554DD6"/>
    <w:rsid w:val="005552D8"/>
    <w:rsid w:val="00555334"/>
    <w:rsid w:val="005558F0"/>
    <w:rsid w:val="0055598D"/>
    <w:rsid w:val="00555CEB"/>
    <w:rsid w:val="005568F3"/>
    <w:rsid w:val="00557037"/>
    <w:rsid w:val="00557492"/>
    <w:rsid w:val="0056004A"/>
    <w:rsid w:val="005609FC"/>
    <w:rsid w:val="00560D15"/>
    <w:rsid w:val="00560D34"/>
    <w:rsid w:val="00561113"/>
    <w:rsid w:val="00561A22"/>
    <w:rsid w:val="00561B42"/>
    <w:rsid w:val="00561D67"/>
    <w:rsid w:val="00561F86"/>
    <w:rsid w:val="0056243E"/>
    <w:rsid w:val="00562B6D"/>
    <w:rsid w:val="00562E7B"/>
    <w:rsid w:val="005635AF"/>
    <w:rsid w:val="00563847"/>
    <w:rsid w:val="00563FC9"/>
    <w:rsid w:val="00564107"/>
    <w:rsid w:val="005642BA"/>
    <w:rsid w:val="005646AD"/>
    <w:rsid w:val="005647E5"/>
    <w:rsid w:val="005648FE"/>
    <w:rsid w:val="00564D5D"/>
    <w:rsid w:val="005653EE"/>
    <w:rsid w:val="00565FBF"/>
    <w:rsid w:val="00566052"/>
    <w:rsid w:val="0056614B"/>
    <w:rsid w:val="00566501"/>
    <w:rsid w:val="00566CA6"/>
    <w:rsid w:val="00566F02"/>
    <w:rsid w:val="00567521"/>
    <w:rsid w:val="00567781"/>
    <w:rsid w:val="0057107A"/>
    <w:rsid w:val="0057110E"/>
    <w:rsid w:val="005713F2"/>
    <w:rsid w:val="0057161A"/>
    <w:rsid w:val="00571B2A"/>
    <w:rsid w:val="00571D1F"/>
    <w:rsid w:val="00571D3D"/>
    <w:rsid w:val="00572697"/>
    <w:rsid w:val="0057294B"/>
    <w:rsid w:val="00572A12"/>
    <w:rsid w:val="00572C83"/>
    <w:rsid w:val="00572DCF"/>
    <w:rsid w:val="0057364E"/>
    <w:rsid w:val="00573B3D"/>
    <w:rsid w:val="00574151"/>
    <w:rsid w:val="00574243"/>
    <w:rsid w:val="0057479A"/>
    <w:rsid w:val="005749B3"/>
    <w:rsid w:val="00574D5A"/>
    <w:rsid w:val="005750D1"/>
    <w:rsid w:val="00575363"/>
    <w:rsid w:val="0057599B"/>
    <w:rsid w:val="00575A11"/>
    <w:rsid w:val="00575D7D"/>
    <w:rsid w:val="005766A0"/>
    <w:rsid w:val="005768CB"/>
    <w:rsid w:val="005771FA"/>
    <w:rsid w:val="00577C72"/>
    <w:rsid w:val="005809DA"/>
    <w:rsid w:val="00580BC8"/>
    <w:rsid w:val="005812CC"/>
    <w:rsid w:val="00581449"/>
    <w:rsid w:val="00581AD0"/>
    <w:rsid w:val="005822CC"/>
    <w:rsid w:val="00582539"/>
    <w:rsid w:val="00582568"/>
    <w:rsid w:val="00582836"/>
    <w:rsid w:val="00582A22"/>
    <w:rsid w:val="00582B20"/>
    <w:rsid w:val="0058332D"/>
    <w:rsid w:val="0058343C"/>
    <w:rsid w:val="0058351B"/>
    <w:rsid w:val="00583887"/>
    <w:rsid w:val="00583A2A"/>
    <w:rsid w:val="00583D2F"/>
    <w:rsid w:val="00583DEE"/>
    <w:rsid w:val="00583E19"/>
    <w:rsid w:val="00584981"/>
    <w:rsid w:val="005849CA"/>
    <w:rsid w:val="00584D00"/>
    <w:rsid w:val="00584DFD"/>
    <w:rsid w:val="00585AA6"/>
    <w:rsid w:val="00585CD0"/>
    <w:rsid w:val="005864D3"/>
    <w:rsid w:val="00586647"/>
    <w:rsid w:val="005866D3"/>
    <w:rsid w:val="00587330"/>
    <w:rsid w:val="005877DB"/>
    <w:rsid w:val="00590011"/>
    <w:rsid w:val="0059037C"/>
    <w:rsid w:val="005904F2"/>
    <w:rsid w:val="00591292"/>
    <w:rsid w:val="00591383"/>
    <w:rsid w:val="005918DC"/>
    <w:rsid w:val="00591A5A"/>
    <w:rsid w:val="00591A84"/>
    <w:rsid w:val="00591B93"/>
    <w:rsid w:val="00591C70"/>
    <w:rsid w:val="00591E6D"/>
    <w:rsid w:val="0059275C"/>
    <w:rsid w:val="00592AB3"/>
    <w:rsid w:val="00592D8E"/>
    <w:rsid w:val="00592F1C"/>
    <w:rsid w:val="0059300F"/>
    <w:rsid w:val="005933DE"/>
    <w:rsid w:val="0059359C"/>
    <w:rsid w:val="0059399F"/>
    <w:rsid w:val="00593C78"/>
    <w:rsid w:val="00593CAA"/>
    <w:rsid w:val="00594291"/>
    <w:rsid w:val="005945BF"/>
    <w:rsid w:val="00594803"/>
    <w:rsid w:val="0059488E"/>
    <w:rsid w:val="005948F0"/>
    <w:rsid w:val="00594BB6"/>
    <w:rsid w:val="00594C8C"/>
    <w:rsid w:val="00594D70"/>
    <w:rsid w:val="005958FE"/>
    <w:rsid w:val="00595E8E"/>
    <w:rsid w:val="00595FB7"/>
    <w:rsid w:val="0059609A"/>
    <w:rsid w:val="0059685A"/>
    <w:rsid w:val="00596890"/>
    <w:rsid w:val="0059694E"/>
    <w:rsid w:val="00596EC9"/>
    <w:rsid w:val="00597307"/>
    <w:rsid w:val="0059748A"/>
    <w:rsid w:val="005A006F"/>
    <w:rsid w:val="005A00BC"/>
    <w:rsid w:val="005A00D8"/>
    <w:rsid w:val="005A03DA"/>
    <w:rsid w:val="005A06F8"/>
    <w:rsid w:val="005A07CC"/>
    <w:rsid w:val="005A0F19"/>
    <w:rsid w:val="005A0F5F"/>
    <w:rsid w:val="005A10E9"/>
    <w:rsid w:val="005A1766"/>
    <w:rsid w:val="005A1AC0"/>
    <w:rsid w:val="005A25A5"/>
    <w:rsid w:val="005A26EA"/>
    <w:rsid w:val="005A2762"/>
    <w:rsid w:val="005A32A5"/>
    <w:rsid w:val="005A38A2"/>
    <w:rsid w:val="005A3D30"/>
    <w:rsid w:val="005A3E3A"/>
    <w:rsid w:val="005A486F"/>
    <w:rsid w:val="005A4FAE"/>
    <w:rsid w:val="005A59EA"/>
    <w:rsid w:val="005A5B91"/>
    <w:rsid w:val="005A5CAD"/>
    <w:rsid w:val="005A5E71"/>
    <w:rsid w:val="005A640F"/>
    <w:rsid w:val="005A6444"/>
    <w:rsid w:val="005A64E7"/>
    <w:rsid w:val="005A6620"/>
    <w:rsid w:val="005A6A41"/>
    <w:rsid w:val="005A6A6A"/>
    <w:rsid w:val="005A6C06"/>
    <w:rsid w:val="005A6D91"/>
    <w:rsid w:val="005A6D95"/>
    <w:rsid w:val="005A6DBF"/>
    <w:rsid w:val="005A6E35"/>
    <w:rsid w:val="005A7F05"/>
    <w:rsid w:val="005B066D"/>
    <w:rsid w:val="005B094D"/>
    <w:rsid w:val="005B0BE9"/>
    <w:rsid w:val="005B0EB5"/>
    <w:rsid w:val="005B1662"/>
    <w:rsid w:val="005B1BB1"/>
    <w:rsid w:val="005B1FB2"/>
    <w:rsid w:val="005B207D"/>
    <w:rsid w:val="005B207F"/>
    <w:rsid w:val="005B2496"/>
    <w:rsid w:val="005B27A7"/>
    <w:rsid w:val="005B2866"/>
    <w:rsid w:val="005B2AEB"/>
    <w:rsid w:val="005B2C62"/>
    <w:rsid w:val="005B381D"/>
    <w:rsid w:val="005B3E69"/>
    <w:rsid w:val="005B428F"/>
    <w:rsid w:val="005B4698"/>
    <w:rsid w:val="005B510E"/>
    <w:rsid w:val="005B5642"/>
    <w:rsid w:val="005B5755"/>
    <w:rsid w:val="005B5E12"/>
    <w:rsid w:val="005B68BF"/>
    <w:rsid w:val="005B6958"/>
    <w:rsid w:val="005B69ED"/>
    <w:rsid w:val="005B6FBC"/>
    <w:rsid w:val="005B79C8"/>
    <w:rsid w:val="005B7C83"/>
    <w:rsid w:val="005B7E8A"/>
    <w:rsid w:val="005C013B"/>
    <w:rsid w:val="005C0756"/>
    <w:rsid w:val="005C12C9"/>
    <w:rsid w:val="005C1401"/>
    <w:rsid w:val="005C160A"/>
    <w:rsid w:val="005C1641"/>
    <w:rsid w:val="005C1797"/>
    <w:rsid w:val="005C1837"/>
    <w:rsid w:val="005C18E0"/>
    <w:rsid w:val="005C216D"/>
    <w:rsid w:val="005C23F9"/>
    <w:rsid w:val="005C2A56"/>
    <w:rsid w:val="005C34B2"/>
    <w:rsid w:val="005C35FF"/>
    <w:rsid w:val="005C3678"/>
    <w:rsid w:val="005C3C70"/>
    <w:rsid w:val="005C3CAC"/>
    <w:rsid w:val="005C3DB1"/>
    <w:rsid w:val="005C4328"/>
    <w:rsid w:val="005C48AA"/>
    <w:rsid w:val="005C4BC9"/>
    <w:rsid w:val="005C4CA9"/>
    <w:rsid w:val="005C4CE3"/>
    <w:rsid w:val="005C4D3F"/>
    <w:rsid w:val="005C4EA6"/>
    <w:rsid w:val="005C5D6B"/>
    <w:rsid w:val="005C63B4"/>
    <w:rsid w:val="005C6DBC"/>
    <w:rsid w:val="005C6FE3"/>
    <w:rsid w:val="005C7103"/>
    <w:rsid w:val="005C7490"/>
    <w:rsid w:val="005C7B43"/>
    <w:rsid w:val="005C7BF0"/>
    <w:rsid w:val="005C7FBE"/>
    <w:rsid w:val="005D0046"/>
    <w:rsid w:val="005D0AE0"/>
    <w:rsid w:val="005D12E7"/>
    <w:rsid w:val="005D160B"/>
    <w:rsid w:val="005D1705"/>
    <w:rsid w:val="005D19B8"/>
    <w:rsid w:val="005D1B0B"/>
    <w:rsid w:val="005D1C63"/>
    <w:rsid w:val="005D21F9"/>
    <w:rsid w:val="005D2944"/>
    <w:rsid w:val="005D2971"/>
    <w:rsid w:val="005D2DC1"/>
    <w:rsid w:val="005D33F2"/>
    <w:rsid w:val="005D4C8F"/>
    <w:rsid w:val="005D4ECC"/>
    <w:rsid w:val="005D5472"/>
    <w:rsid w:val="005D5CF3"/>
    <w:rsid w:val="005D5ED7"/>
    <w:rsid w:val="005D6324"/>
    <w:rsid w:val="005D6434"/>
    <w:rsid w:val="005D6876"/>
    <w:rsid w:val="005D6AE0"/>
    <w:rsid w:val="005D6BEB"/>
    <w:rsid w:val="005D6F0D"/>
    <w:rsid w:val="005D704D"/>
    <w:rsid w:val="005D77E1"/>
    <w:rsid w:val="005D7B87"/>
    <w:rsid w:val="005D7FE3"/>
    <w:rsid w:val="005E022B"/>
    <w:rsid w:val="005E02AF"/>
    <w:rsid w:val="005E0332"/>
    <w:rsid w:val="005E0ED8"/>
    <w:rsid w:val="005E111A"/>
    <w:rsid w:val="005E136A"/>
    <w:rsid w:val="005E19A4"/>
    <w:rsid w:val="005E1F6D"/>
    <w:rsid w:val="005E1F99"/>
    <w:rsid w:val="005E1FFD"/>
    <w:rsid w:val="005E22D2"/>
    <w:rsid w:val="005E28A0"/>
    <w:rsid w:val="005E2A41"/>
    <w:rsid w:val="005E3036"/>
    <w:rsid w:val="005E31E6"/>
    <w:rsid w:val="005E36F3"/>
    <w:rsid w:val="005E3DB9"/>
    <w:rsid w:val="005E446A"/>
    <w:rsid w:val="005E45EB"/>
    <w:rsid w:val="005E49D5"/>
    <w:rsid w:val="005E4FE6"/>
    <w:rsid w:val="005E567F"/>
    <w:rsid w:val="005E58A2"/>
    <w:rsid w:val="005E5C59"/>
    <w:rsid w:val="005E5D57"/>
    <w:rsid w:val="005E61F6"/>
    <w:rsid w:val="005E6782"/>
    <w:rsid w:val="005E67EF"/>
    <w:rsid w:val="005E6C50"/>
    <w:rsid w:val="005E7312"/>
    <w:rsid w:val="005E741E"/>
    <w:rsid w:val="005E745F"/>
    <w:rsid w:val="005E768B"/>
    <w:rsid w:val="005E77DE"/>
    <w:rsid w:val="005E7AD1"/>
    <w:rsid w:val="005E7CB5"/>
    <w:rsid w:val="005E7E56"/>
    <w:rsid w:val="005E7EB9"/>
    <w:rsid w:val="005F05FA"/>
    <w:rsid w:val="005F0E84"/>
    <w:rsid w:val="005F1A60"/>
    <w:rsid w:val="005F1C1C"/>
    <w:rsid w:val="005F1C2A"/>
    <w:rsid w:val="005F1E29"/>
    <w:rsid w:val="005F1F6A"/>
    <w:rsid w:val="005F3060"/>
    <w:rsid w:val="005F3070"/>
    <w:rsid w:val="005F31A3"/>
    <w:rsid w:val="005F3348"/>
    <w:rsid w:val="005F3504"/>
    <w:rsid w:val="005F35B9"/>
    <w:rsid w:val="005F35EF"/>
    <w:rsid w:val="005F4362"/>
    <w:rsid w:val="005F496D"/>
    <w:rsid w:val="005F57EB"/>
    <w:rsid w:val="005F5EEE"/>
    <w:rsid w:val="005F607D"/>
    <w:rsid w:val="005F6496"/>
    <w:rsid w:val="005F66E1"/>
    <w:rsid w:val="005F682E"/>
    <w:rsid w:val="005F6938"/>
    <w:rsid w:val="005F69F7"/>
    <w:rsid w:val="005F6C0C"/>
    <w:rsid w:val="005F7604"/>
    <w:rsid w:val="005F7B5F"/>
    <w:rsid w:val="005F7BB6"/>
    <w:rsid w:val="005F7FD1"/>
    <w:rsid w:val="00600361"/>
    <w:rsid w:val="00600552"/>
    <w:rsid w:val="00600A21"/>
    <w:rsid w:val="00600AC0"/>
    <w:rsid w:val="00600C54"/>
    <w:rsid w:val="00601028"/>
    <w:rsid w:val="006014A0"/>
    <w:rsid w:val="0060173C"/>
    <w:rsid w:val="006020EF"/>
    <w:rsid w:val="00602549"/>
    <w:rsid w:val="006029FD"/>
    <w:rsid w:val="00602D35"/>
    <w:rsid w:val="00602E2F"/>
    <w:rsid w:val="00602F23"/>
    <w:rsid w:val="00602FBC"/>
    <w:rsid w:val="00602FD7"/>
    <w:rsid w:val="00603377"/>
    <w:rsid w:val="006034C3"/>
    <w:rsid w:val="006034F2"/>
    <w:rsid w:val="00603B0B"/>
    <w:rsid w:val="00604605"/>
    <w:rsid w:val="00604EFA"/>
    <w:rsid w:val="00605017"/>
    <w:rsid w:val="0060521C"/>
    <w:rsid w:val="00605AF8"/>
    <w:rsid w:val="00605F1B"/>
    <w:rsid w:val="00606189"/>
    <w:rsid w:val="0060711C"/>
    <w:rsid w:val="00607218"/>
    <w:rsid w:val="006077A5"/>
    <w:rsid w:val="00607DA2"/>
    <w:rsid w:val="00610131"/>
    <w:rsid w:val="006103BA"/>
    <w:rsid w:val="006105EB"/>
    <w:rsid w:val="0061073B"/>
    <w:rsid w:val="0061134B"/>
    <w:rsid w:val="006116CB"/>
    <w:rsid w:val="00611BD5"/>
    <w:rsid w:val="00612626"/>
    <w:rsid w:val="00612C31"/>
    <w:rsid w:val="00612D7F"/>
    <w:rsid w:val="00612EF0"/>
    <w:rsid w:val="0061304B"/>
    <w:rsid w:val="006134D4"/>
    <w:rsid w:val="00613AD8"/>
    <w:rsid w:val="00613FEF"/>
    <w:rsid w:val="006146C9"/>
    <w:rsid w:val="00614B29"/>
    <w:rsid w:val="00614D42"/>
    <w:rsid w:val="00614F0D"/>
    <w:rsid w:val="0061530A"/>
    <w:rsid w:val="006155E8"/>
    <w:rsid w:val="00617405"/>
    <w:rsid w:val="00617A2A"/>
    <w:rsid w:val="00617B25"/>
    <w:rsid w:val="00617DD4"/>
    <w:rsid w:val="00617F50"/>
    <w:rsid w:val="006200CD"/>
    <w:rsid w:val="00620230"/>
    <w:rsid w:val="00620315"/>
    <w:rsid w:val="00620420"/>
    <w:rsid w:val="00620432"/>
    <w:rsid w:val="006206B6"/>
    <w:rsid w:val="006210A6"/>
    <w:rsid w:val="006213E7"/>
    <w:rsid w:val="00621765"/>
    <w:rsid w:val="00621979"/>
    <w:rsid w:val="00621A14"/>
    <w:rsid w:val="00621D1B"/>
    <w:rsid w:val="006225A8"/>
    <w:rsid w:val="00622C1F"/>
    <w:rsid w:val="00623061"/>
    <w:rsid w:val="006233BE"/>
    <w:rsid w:val="006233D7"/>
    <w:rsid w:val="00623840"/>
    <w:rsid w:val="00623F7F"/>
    <w:rsid w:val="0062404C"/>
    <w:rsid w:val="006240A5"/>
    <w:rsid w:val="006240D3"/>
    <w:rsid w:val="00624AAF"/>
    <w:rsid w:val="00625AF7"/>
    <w:rsid w:val="00625C88"/>
    <w:rsid w:val="00626236"/>
    <w:rsid w:val="006263CC"/>
    <w:rsid w:val="00626D02"/>
    <w:rsid w:val="00626FEF"/>
    <w:rsid w:val="00627186"/>
    <w:rsid w:val="0062739B"/>
    <w:rsid w:val="0062747F"/>
    <w:rsid w:val="0062765C"/>
    <w:rsid w:val="00627963"/>
    <w:rsid w:val="00627D47"/>
    <w:rsid w:val="006302E2"/>
    <w:rsid w:val="0063066D"/>
    <w:rsid w:val="00630A27"/>
    <w:rsid w:val="00630A90"/>
    <w:rsid w:val="00631115"/>
    <w:rsid w:val="00631638"/>
    <w:rsid w:val="00631AE6"/>
    <w:rsid w:val="00631F15"/>
    <w:rsid w:val="00631F2E"/>
    <w:rsid w:val="0063202B"/>
    <w:rsid w:val="006320D4"/>
    <w:rsid w:val="006321BE"/>
    <w:rsid w:val="0063221E"/>
    <w:rsid w:val="00632476"/>
    <w:rsid w:val="00632A7E"/>
    <w:rsid w:val="00633714"/>
    <w:rsid w:val="006337FC"/>
    <w:rsid w:val="006340A4"/>
    <w:rsid w:val="00634462"/>
    <w:rsid w:val="00634471"/>
    <w:rsid w:val="00634620"/>
    <w:rsid w:val="006347D2"/>
    <w:rsid w:val="00635D99"/>
    <w:rsid w:val="006361C6"/>
    <w:rsid w:val="00636251"/>
    <w:rsid w:val="006367FD"/>
    <w:rsid w:val="00636A70"/>
    <w:rsid w:val="00636BE9"/>
    <w:rsid w:val="00637555"/>
    <w:rsid w:val="00640229"/>
    <w:rsid w:val="006407C0"/>
    <w:rsid w:val="00640858"/>
    <w:rsid w:val="00640C11"/>
    <w:rsid w:val="00640E5D"/>
    <w:rsid w:val="00641008"/>
    <w:rsid w:val="0064166E"/>
    <w:rsid w:val="00641744"/>
    <w:rsid w:val="00641D06"/>
    <w:rsid w:val="006421EA"/>
    <w:rsid w:val="00642243"/>
    <w:rsid w:val="00642743"/>
    <w:rsid w:val="00642B65"/>
    <w:rsid w:val="00642C91"/>
    <w:rsid w:val="00642CFC"/>
    <w:rsid w:val="006430BD"/>
    <w:rsid w:val="006430D5"/>
    <w:rsid w:val="0064343D"/>
    <w:rsid w:val="00643C26"/>
    <w:rsid w:val="00644069"/>
    <w:rsid w:val="006440C9"/>
    <w:rsid w:val="006443CE"/>
    <w:rsid w:val="00644DB8"/>
    <w:rsid w:val="00644DF0"/>
    <w:rsid w:val="00645D4E"/>
    <w:rsid w:val="00645E53"/>
    <w:rsid w:val="00646067"/>
    <w:rsid w:val="0064622E"/>
    <w:rsid w:val="0064658E"/>
    <w:rsid w:val="00646595"/>
    <w:rsid w:val="0064668B"/>
    <w:rsid w:val="0064687F"/>
    <w:rsid w:val="006469DC"/>
    <w:rsid w:val="00646C93"/>
    <w:rsid w:val="00646FA4"/>
    <w:rsid w:val="006477F0"/>
    <w:rsid w:val="00647A01"/>
    <w:rsid w:val="00647E47"/>
    <w:rsid w:val="006502D0"/>
    <w:rsid w:val="006503FD"/>
    <w:rsid w:val="00650A79"/>
    <w:rsid w:val="00650D38"/>
    <w:rsid w:val="00650EA6"/>
    <w:rsid w:val="00651741"/>
    <w:rsid w:val="006519F0"/>
    <w:rsid w:val="0065287F"/>
    <w:rsid w:val="00652C7F"/>
    <w:rsid w:val="00652CA4"/>
    <w:rsid w:val="00653711"/>
    <w:rsid w:val="0065374F"/>
    <w:rsid w:val="00653907"/>
    <w:rsid w:val="00654056"/>
    <w:rsid w:val="006541D7"/>
    <w:rsid w:val="00654C5B"/>
    <w:rsid w:val="0065543A"/>
    <w:rsid w:val="0065563A"/>
    <w:rsid w:val="00656225"/>
    <w:rsid w:val="0065635B"/>
    <w:rsid w:val="0065700E"/>
    <w:rsid w:val="00657A86"/>
    <w:rsid w:val="0066038B"/>
    <w:rsid w:val="00660A4A"/>
    <w:rsid w:val="00660CEF"/>
    <w:rsid w:val="00660F49"/>
    <w:rsid w:val="006615F2"/>
    <w:rsid w:val="00661E01"/>
    <w:rsid w:val="00661E15"/>
    <w:rsid w:val="006623F0"/>
    <w:rsid w:val="006626FF"/>
    <w:rsid w:val="00662B4C"/>
    <w:rsid w:val="006637AC"/>
    <w:rsid w:val="00663CDB"/>
    <w:rsid w:val="00663DA6"/>
    <w:rsid w:val="00664077"/>
    <w:rsid w:val="0066491F"/>
    <w:rsid w:val="00664C61"/>
    <w:rsid w:val="00665263"/>
    <w:rsid w:val="006662B0"/>
    <w:rsid w:val="006662BF"/>
    <w:rsid w:val="006663B7"/>
    <w:rsid w:val="006665E5"/>
    <w:rsid w:val="006666E0"/>
    <w:rsid w:val="00666B4A"/>
    <w:rsid w:val="006678D5"/>
    <w:rsid w:val="006679E7"/>
    <w:rsid w:val="00667B65"/>
    <w:rsid w:val="0067069E"/>
    <w:rsid w:val="006719D7"/>
    <w:rsid w:val="00671D20"/>
    <w:rsid w:val="0067276C"/>
    <w:rsid w:val="00672E2F"/>
    <w:rsid w:val="00672EA5"/>
    <w:rsid w:val="00673031"/>
    <w:rsid w:val="0067351A"/>
    <w:rsid w:val="006744EB"/>
    <w:rsid w:val="00674B31"/>
    <w:rsid w:val="00674BB7"/>
    <w:rsid w:val="00674E28"/>
    <w:rsid w:val="00674F0A"/>
    <w:rsid w:val="00675E77"/>
    <w:rsid w:val="00676057"/>
    <w:rsid w:val="0067647F"/>
    <w:rsid w:val="00676925"/>
    <w:rsid w:val="00676968"/>
    <w:rsid w:val="00677035"/>
    <w:rsid w:val="00677096"/>
    <w:rsid w:val="00677285"/>
    <w:rsid w:val="00677866"/>
    <w:rsid w:val="0068008B"/>
    <w:rsid w:val="00680222"/>
    <w:rsid w:val="006803D3"/>
    <w:rsid w:val="006804B4"/>
    <w:rsid w:val="006806D0"/>
    <w:rsid w:val="0068075E"/>
    <w:rsid w:val="00681574"/>
    <w:rsid w:val="00681F48"/>
    <w:rsid w:val="00682AD7"/>
    <w:rsid w:val="00682E0A"/>
    <w:rsid w:val="006832B1"/>
    <w:rsid w:val="006835AA"/>
    <w:rsid w:val="006836C0"/>
    <w:rsid w:val="00683E57"/>
    <w:rsid w:val="00683FA9"/>
    <w:rsid w:val="0068406F"/>
    <w:rsid w:val="0068407A"/>
    <w:rsid w:val="00684CB0"/>
    <w:rsid w:val="00684F2D"/>
    <w:rsid w:val="00686259"/>
    <w:rsid w:val="00686678"/>
    <w:rsid w:val="00686A21"/>
    <w:rsid w:val="00686D68"/>
    <w:rsid w:val="00687A39"/>
    <w:rsid w:val="00687D15"/>
    <w:rsid w:val="006902F8"/>
    <w:rsid w:val="00690695"/>
    <w:rsid w:val="00690A66"/>
    <w:rsid w:val="00690B60"/>
    <w:rsid w:val="00690EAB"/>
    <w:rsid w:val="00690FB0"/>
    <w:rsid w:val="0069280C"/>
    <w:rsid w:val="00692897"/>
    <w:rsid w:val="00692D9D"/>
    <w:rsid w:val="006938AA"/>
    <w:rsid w:val="0069444E"/>
    <w:rsid w:val="00694485"/>
    <w:rsid w:val="00694E3F"/>
    <w:rsid w:val="00695207"/>
    <w:rsid w:val="00695648"/>
    <w:rsid w:val="006956A9"/>
    <w:rsid w:val="00695FFB"/>
    <w:rsid w:val="00696321"/>
    <w:rsid w:val="0069694A"/>
    <w:rsid w:val="00697827"/>
    <w:rsid w:val="00697C6E"/>
    <w:rsid w:val="00697DA6"/>
    <w:rsid w:val="006A0053"/>
    <w:rsid w:val="006A005D"/>
    <w:rsid w:val="006A06B7"/>
    <w:rsid w:val="006A0D05"/>
    <w:rsid w:val="006A0F68"/>
    <w:rsid w:val="006A165A"/>
    <w:rsid w:val="006A169D"/>
    <w:rsid w:val="006A1AE8"/>
    <w:rsid w:val="006A226C"/>
    <w:rsid w:val="006A262D"/>
    <w:rsid w:val="006A286B"/>
    <w:rsid w:val="006A2F2F"/>
    <w:rsid w:val="006A2F75"/>
    <w:rsid w:val="006A309D"/>
    <w:rsid w:val="006A322E"/>
    <w:rsid w:val="006A333F"/>
    <w:rsid w:val="006A34E8"/>
    <w:rsid w:val="006A35F0"/>
    <w:rsid w:val="006A41C6"/>
    <w:rsid w:val="006A4CE4"/>
    <w:rsid w:val="006A5A3B"/>
    <w:rsid w:val="006A5CC3"/>
    <w:rsid w:val="006A5ECA"/>
    <w:rsid w:val="006A6850"/>
    <w:rsid w:val="006A6A54"/>
    <w:rsid w:val="006A6B00"/>
    <w:rsid w:val="006A6B4D"/>
    <w:rsid w:val="006A6C39"/>
    <w:rsid w:val="006A6E01"/>
    <w:rsid w:val="006A7237"/>
    <w:rsid w:val="006A7564"/>
    <w:rsid w:val="006A773D"/>
    <w:rsid w:val="006A7767"/>
    <w:rsid w:val="006A7841"/>
    <w:rsid w:val="006A78CB"/>
    <w:rsid w:val="006A7EB7"/>
    <w:rsid w:val="006A7F7D"/>
    <w:rsid w:val="006B08E0"/>
    <w:rsid w:val="006B0FCA"/>
    <w:rsid w:val="006B1229"/>
    <w:rsid w:val="006B1698"/>
    <w:rsid w:val="006B18A8"/>
    <w:rsid w:val="006B1CBD"/>
    <w:rsid w:val="006B2001"/>
    <w:rsid w:val="006B2187"/>
    <w:rsid w:val="006B2782"/>
    <w:rsid w:val="006B2C6C"/>
    <w:rsid w:val="006B2D9A"/>
    <w:rsid w:val="006B33BE"/>
    <w:rsid w:val="006B3400"/>
    <w:rsid w:val="006B40BD"/>
    <w:rsid w:val="006B4438"/>
    <w:rsid w:val="006B484A"/>
    <w:rsid w:val="006B4960"/>
    <w:rsid w:val="006B496D"/>
    <w:rsid w:val="006B4C67"/>
    <w:rsid w:val="006B4DB7"/>
    <w:rsid w:val="006B4E27"/>
    <w:rsid w:val="006B4F39"/>
    <w:rsid w:val="006B5234"/>
    <w:rsid w:val="006B5279"/>
    <w:rsid w:val="006B541C"/>
    <w:rsid w:val="006B5715"/>
    <w:rsid w:val="006B5AE2"/>
    <w:rsid w:val="006B630E"/>
    <w:rsid w:val="006B6789"/>
    <w:rsid w:val="006B6DB4"/>
    <w:rsid w:val="006B6FBE"/>
    <w:rsid w:val="006B7442"/>
    <w:rsid w:val="006B78A2"/>
    <w:rsid w:val="006B795E"/>
    <w:rsid w:val="006B7BE6"/>
    <w:rsid w:val="006B7C8A"/>
    <w:rsid w:val="006C07FF"/>
    <w:rsid w:val="006C0C9D"/>
    <w:rsid w:val="006C127E"/>
    <w:rsid w:val="006C13C9"/>
    <w:rsid w:val="006C2335"/>
    <w:rsid w:val="006C2377"/>
    <w:rsid w:val="006C23D1"/>
    <w:rsid w:val="006C319C"/>
    <w:rsid w:val="006C36A4"/>
    <w:rsid w:val="006C3817"/>
    <w:rsid w:val="006C3836"/>
    <w:rsid w:val="006C3D13"/>
    <w:rsid w:val="006C40C7"/>
    <w:rsid w:val="006C421A"/>
    <w:rsid w:val="006C43A2"/>
    <w:rsid w:val="006C4DFE"/>
    <w:rsid w:val="006C5135"/>
    <w:rsid w:val="006C5380"/>
    <w:rsid w:val="006C53BE"/>
    <w:rsid w:val="006C54C7"/>
    <w:rsid w:val="006C5688"/>
    <w:rsid w:val="006C56F3"/>
    <w:rsid w:val="006C5B80"/>
    <w:rsid w:val="006C5ECA"/>
    <w:rsid w:val="006C6091"/>
    <w:rsid w:val="006C6452"/>
    <w:rsid w:val="006C661B"/>
    <w:rsid w:val="006C6741"/>
    <w:rsid w:val="006C6817"/>
    <w:rsid w:val="006C692B"/>
    <w:rsid w:val="006C6C9E"/>
    <w:rsid w:val="006C7172"/>
    <w:rsid w:val="006C7D61"/>
    <w:rsid w:val="006C7F9C"/>
    <w:rsid w:val="006D024C"/>
    <w:rsid w:val="006D02D5"/>
    <w:rsid w:val="006D04F7"/>
    <w:rsid w:val="006D0783"/>
    <w:rsid w:val="006D0786"/>
    <w:rsid w:val="006D0DD0"/>
    <w:rsid w:val="006D1239"/>
    <w:rsid w:val="006D1B3C"/>
    <w:rsid w:val="006D2188"/>
    <w:rsid w:val="006D2352"/>
    <w:rsid w:val="006D2411"/>
    <w:rsid w:val="006D2759"/>
    <w:rsid w:val="006D297B"/>
    <w:rsid w:val="006D33F2"/>
    <w:rsid w:val="006D3B84"/>
    <w:rsid w:val="006D3F04"/>
    <w:rsid w:val="006D3F93"/>
    <w:rsid w:val="006D4090"/>
    <w:rsid w:val="006D4104"/>
    <w:rsid w:val="006D4AEE"/>
    <w:rsid w:val="006D5093"/>
    <w:rsid w:val="006D517D"/>
    <w:rsid w:val="006D56DF"/>
    <w:rsid w:val="006D583D"/>
    <w:rsid w:val="006D63AD"/>
    <w:rsid w:val="006D66B3"/>
    <w:rsid w:val="006D6B68"/>
    <w:rsid w:val="006D75A9"/>
    <w:rsid w:val="006D7B0B"/>
    <w:rsid w:val="006D7B3F"/>
    <w:rsid w:val="006E031D"/>
    <w:rsid w:val="006E037B"/>
    <w:rsid w:val="006E091A"/>
    <w:rsid w:val="006E0BB9"/>
    <w:rsid w:val="006E0C9C"/>
    <w:rsid w:val="006E1426"/>
    <w:rsid w:val="006E19B6"/>
    <w:rsid w:val="006E1C3F"/>
    <w:rsid w:val="006E1E6C"/>
    <w:rsid w:val="006E1F6C"/>
    <w:rsid w:val="006E1FF3"/>
    <w:rsid w:val="006E218C"/>
    <w:rsid w:val="006E34C6"/>
    <w:rsid w:val="006E37F2"/>
    <w:rsid w:val="006E3A18"/>
    <w:rsid w:val="006E3D15"/>
    <w:rsid w:val="006E3EBD"/>
    <w:rsid w:val="006E4092"/>
    <w:rsid w:val="006E41A0"/>
    <w:rsid w:val="006E41D5"/>
    <w:rsid w:val="006E430D"/>
    <w:rsid w:val="006E43A7"/>
    <w:rsid w:val="006E4C9F"/>
    <w:rsid w:val="006E504D"/>
    <w:rsid w:val="006E5B06"/>
    <w:rsid w:val="006E5BE2"/>
    <w:rsid w:val="006E62F9"/>
    <w:rsid w:val="006E66BD"/>
    <w:rsid w:val="006E6A98"/>
    <w:rsid w:val="006E6E46"/>
    <w:rsid w:val="006E6F29"/>
    <w:rsid w:val="006E7639"/>
    <w:rsid w:val="006E7878"/>
    <w:rsid w:val="006E7BDC"/>
    <w:rsid w:val="006E7C90"/>
    <w:rsid w:val="006E7C98"/>
    <w:rsid w:val="006F00AA"/>
    <w:rsid w:val="006F026C"/>
    <w:rsid w:val="006F031D"/>
    <w:rsid w:val="006F0383"/>
    <w:rsid w:val="006F045C"/>
    <w:rsid w:val="006F057D"/>
    <w:rsid w:val="006F05B7"/>
    <w:rsid w:val="006F06AB"/>
    <w:rsid w:val="006F06C3"/>
    <w:rsid w:val="006F0880"/>
    <w:rsid w:val="006F0CB2"/>
    <w:rsid w:val="006F14E3"/>
    <w:rsid w:val="006F1685"/>
    <w:rsid w:val="006F16B1"/>
    <w:rsid w:val="006F1CFE"/>
    <w:rsid w:val="006F1D9D"/>
    <w:rsid w:val="006F1F55"/>
    <w:rsid w:val="006F1FC2"/>
    <w:rsid w:val="006F2551"/>
    <w:rsid w:val="006F3E9E"/>
    <w:rsid w:val="006F46CF"/>
    <w:rsid w:val="006F47DA"/>
    <w:rsid w:val="006F47F4"/>
    <w:rsid w:val="006F4CA8"/>
    <w:rsid w:val="006F5057"/>
    <w:rsid w:val="006F5195"/>
    <w:rsid w:val="006F5C56"/>
    <w:rsid w:val="006F610A"/>
    <w:rsid w:val="006F6402"/>
    <w:rsid w:val="006F67E2"/>
    <w:rsid w:val="006F6C5F"/>
    <w:rsid w:val="006F6E2C"/>
    <w:rsid w:val="006F6EA5"/>
    <w:rsid w:val="006F6FDE"/>
    <w:rsid w:val="006F705C"/>
    <w:rsid w:val="006F73FD"/>
    <w:rsid w:val="006F7ACA"/>
    <w:rsid w:val="006F7B09"/>
    <w:rsid w:val="006F7D5E"/>
    <w:rsid w:val="007006E7"/>
    <w:rsid w:val="007007DB"/>
    <w:rsid w:val="0070092E"/>
    <w:rsid w:val="007011E9"/>
    <w:rsid w:val="00701683"/>
    <w:rsid w:val="007019A1"/>
    <w:rsid w:val="00701B12"/>
    <w:rsid w:val="00701D7B"/>
    <w:rsid w:val="007025BD"/>
    <w:rsid w:val="0070267F"/>
    <w:rsid w:val="00702CF9"/>
    <w:rsid w:val="007032E1"/>
    <w:rsid w:val="0070367F"/>
    <w:rsid w:val="00703F82"/>
    <w:rsid w:val="0070474C"/>
    <w:rsid w:val="00704A41"/>
    <w:rsid w:val="00704F68"/>
    <w:rsid w:val="00705350"/>
    <w:rsid w:val="007054CD"/>
    <w:rsid w:val="00705528"/>
    <w:rsid w:val="007055B0"/>
    <w:rsid w:val="007057EA"/>
    <w:rsid w:val="007060D2"/>
    <w:rsid w:val="007064D2"/>
    <w:rsid w:val="00706653"/>
    <w:rsid w:val="007068AB"/>
    <w:rsid w:val="007070E0"/>
    <w:rsid w:val="007071BB"/>
    <w:rsid w:val="0070785F"/>
    <w:rsid w:val="0071053B"/>
    <w:rsid w:val="00710884"/>
    <w:rsid w:val="00710BF5"/>
    <w:rsid w:val="00710CEB"/>
    <w:rsid w:val="00710F81"/>
    <w:rsid w:val="00711182"/>
    <w:rsid w:val="00711227"/>
    <w:rsid w:val="00711675"/>
    <w:rsid w:val="00711EC2"/>
    <w:rsid w:val="007128FB"/>
    <w:rsid w:val="007132A7"/>
    <w:rsid w:val="00713366"/>
    <w:rsid w:val="00713419"/>
    <w:rsid w:val="00714187"/>
    <w:rsid w:val="007146AA"/>
    <w:rsid w:val="00714841"/>
    <w:rsid w:val="00714ADD"/>
    <w:rsid w:val="00714DCE"/>
    <w:rsid w:val="00715016"/>
    <w:rsid w:val="0071515A"/>
    <w:rsid w:val="00715C50"/>
    <w:rsid w:val="00715E36"/>
    <w:rsid w:val="007160B6"/>
    <w:rsid w:val="0071636D"/>
    <w:rsid w:val="007165A8"/>
    <w:rsid w:val="0071671B"/>
    <w:rsid w:val="00716828"/>
    <w:rsid w:val="00716B5D"/>
    <w:rsid w:val="007176BE"/>
    <w:rsid w:val="00717BAB"/>
    <w:rsid w:val="00717DD0"/>
    <w:rsid w:val="00717F95"/>
    <w:rsid w:val="007200BD"/>
    <w:rsid w:val="00720959"/>
    <w:rsid w:val="00720B63"/>
    <w:rsid w:val="00720FD8"/>
    <w:rsid w:val="007216A1"/>
    <w:rsid w:val="007218F7"/>
    <w:rsid w:val="00721BBE"/>
    <w:rsid w:val="007220D2"/>
    <w:rsid w:val="007222E9"/>
    <w:rsid w:val="0072290B"/>
    <w:rsid w:val="00722F74"/>
    <w:rsid w:val="00724157"/>
    <w:rsid w:val="007244F4"/>
    <w:rsid w:val="00724684"/>
    <w:rsid w:val="0072492E"/>
    <w:rsid w:val="00724EA0"/>
    <w:rsid w:val="00724FBC"/>
    <w:rsid w:val="007255A4"/>
    <w:rsid w:val="007255B8"/>
    <w:rsid w:val="0072645E"/>
    <w:rsid w:val="007265D2"/>
    <w:rsid w:val="00726745"/>
    <w:rsid w:val="007267BE"/>
    <w:rsid w:val="00727864"/>
    <w:rsid w:val="007278E8"/>
    <w:rsid w:val="00727D7B"/>
    <w:rsid w:val="00727E3A"/>
    <w:rsid w:val="00730DAC"/>
    <w:rsid w:val="00730F61"/>
    <w:rsid w:val="0073131B"/>
    <w:rsid w:val="0073163B"/>
    <w:rsid w:val="0073178A"/>
    <w:rsid w:val="00731ED7"/>
    <w:rsid w:val="0073265A"/>
    <w:rsid w:val="0073337C"/>
    <w:rsid w:val="007335F0"/>
    <w:rsid w:val="007337CC"/>
    <w:rsid w:val="00733BA4"/>
    <w:rsid w:val="00733DB3"/>
    <w:rsid w:val="00733EA1"/>
    <w:rsid w:val="007340FB"/>
    <w:rsid w:val="007343E6"/>
    <w:rsid w:val="00734A9A"/>
    <w:rsid w:val="00734AEC"/>
    <w:rsid w:val="00734C9F"/>
    <w:rsid w:val="00734FDA"/>
    <w:rsid w:val="00735C67"/>
    <w:rsid w:val="00735FA6"/>
    <w:rsid w:val="00736075"/>
    <w:rsid w:val="0073611E"/>
    <w:rsid w:val="00736523"/>
    <w:rsid w:val="007365A8"/>
    <w:rsid w:val="0073671E"/>
    <w:rsid w:val="00736B21"/>
    <w:rsid w:val="00736DFB"/>
    <w:rsid w:val="007370B4"/>
    <w:rsid w:val="007370F3"/>
    <w:rsid w:val="007373A8"/>
    <w:rsid w:val="007377FF"/>
    <w:rsid w:val="00737AFF"/>
    <w:rsid w:val="00737DF7"/>
    <w:rsid w:val="00737F9C"/>
    <w:rsid w:val="00740FA5"/>
    <w:rsid w:val="00740FC2"/>
    <w:rsid w:val="00741224"/>
    <w:rsid w:val="00741301"/>
    <w:rsid w:val="00741535"/>
    <w:rsid w:val="0074168D"/>
    <w:rsid w:val="00741B96"/>
    <w:rsid w:val="0074272F"/>
    <w:rsid w:val="007427B0"/>
    <w:rsid w:val="00742C88"/>
    <w:rsid w:val="00742FEE"/>
    <w:rsid w:val="007435B4"/>
    <w:rsid w:val="007436E6"/>
    <w:rsid w:val="007452AC"/>
    <w:rsid w:val="00745486"/>
    <w:rsid w:val="007457CF"/>
    <w:rsid w:val="007458F3"/>
    <w:rsid w:val="00745B80"/>
    <w:rsid w:val="00745EA2"/>
    <w:rsid w:val="007464C8"/>
    <w:rsid w:val="007469DB"/>
    <w:rsid w:val="00746A8A"/>
    <w:rsid w:val="007472F0"/>
    <w:rsid w:val="0074733B"/>
    <w:rsid w:val="007478B7"/>
    <w:rsid w:val="00747B58"/>
    <w:rsid w:val="00750052"/>
    <w:rsid w:val="00750B0C"/>
    <w:rsid w:val="00750B30"/>
    <w:rsid w:val="00750E95"/>
    <w:rsid w:val="00751C0F"/>
    <w:rsid w:val="00752720"/>
    <w:rsid w:val="00752B19"/>
    <w:rsid w:val="00752B6B"/>
    <w:rsid w:val="00753384"/>
    <w:rsid w:val="00753653"/>
    <w:rsid w:val="007538AD"/>
    <w:rsid w:val="00753B59"/>
    <w:rsid w:val="00754525"/>
    <w:rsid w:val="00755044"/>
    <w:rsid w:val="00755816"/>
    <w:rsid w:val="00755955"/>
    <w:rsid w:val="007559CA"/>
    <w:rsid w:val="00755C62"/>
    <w:rsid w:val="00755D19"/>
    <w:rsid w:val="00755FCD"/>
    <w:rsid w:val="007561C7"/>
    <w:rsid w:val="00756421"/>
    <w:rsid w:val="00756530"/>
    <w:rsid w:val="00756CC4"/>
    <w:rsid w:val="00757179"/>
    <w:rsid w:val="0075746B"/>
    <w:rsid w:val="00757541"/>
    <w:rsid w:val="00757CE0"/>
    <w:rsid w:val="00760D58"/>
    <w:rsid w:val="00761494"/>
    <w:rsid w:val="0076151A"/>
    <w:rsid w:val="00762059"/>
    <w:rsid w:val="00762255"/>
    <w:rsid w:val="007625FA"/>
    <w:rsid w:val="007626DD"/>
    <w:rsid w:val="00762A62"/>
    <w:rsid w:val="00762D75"/>
    <w:rsid w:val="00762F8B"/>
    <w:rsid w:val="0076334E"/>
    <w:rsid w:val="007644CC"/>
    <w:rsid w:val="00764DC0"/>
    <w:rsid w:val="0076545F"/>
    <w:rsid w:val="00765C79"/>
    <w:rsid w:val="007661E1"/>
    <w:rsid w:val="007665AD"/>
    <w:rsid w:val="00766900"/>
    <w:rsid w:val="00766E0B"/>
    <w:rsid w:val="00767005"/>
    <w:rsid w:val="00767BB2"/>
    <w:rsid w:val="00767F50"/>
    <w:rsid w:val="00767FFC"/>
    <w:rsid w:val="007700A1"/>
    <w:rsid w:val="00770132"/>
    <w:rsid w:val="00770746"/>
    <w:rsid w:val="0077091E"/>
    <w:rsid w:val="00770974"/>
    <w:rsid w:val="00770A75"/>
    <w:rsid w:val="00770B51"/>
    <w:rsid w:val="00770C11"/>
    <w:rsid w:val="007719B2"/>
    <w:rsid w:val="00771B22"/>
    <w:rsid w:val="00771F2A"/>
    <w:rsid w:val="007723C0"/>
    <w:rsid w:val="007725C1"/>
    <w:rsid w:val="007727CD"/>
    <w:rsid w:val="00772A1F"/>
    <w:rsid w:val="00772BF3"/>
    <w:rsid w:val="00773318"/>
    <w:rsid w:val="00773958"/>
    <w:rsid w:val="00773A34"/>
    <w:rsid w:val="00773B1A"/>
    <w:rsid w:val="00773B22"/>
    <w:rsid w:val="00773C17"/>
    <w:rsid w:val="00774330"/>
    <w:rsid w:val="007748D1"/>
    <w:rsid w:val="00774D1E"/>
    <w:rsid w:val="00774DB7"/>
    <w:rsid w:val="00775186"/>
    <w:rsid w:val="00775205"/>
    <w:rsid w:val="00775906"/>
    <w:rsid w:val="0077593C"/>
    <w:rsid w:val="00775A17"/>
    <w:rsid w:val="00775C9C"/>
    <w:rsid w:val="00776192"/>
    <w:rsid w:val="007761D3"/>
    <w:rsid w:val="00776AEF"/>
    <w:rsid w:val="00776AF7"/>
    <w:rsid w:val="00776FBA"/>
    <w:rsid w:val="00776FDA"/>
    <w:rsid w:val="007770FA"/>
    <w:rsid w:val="00777157"/>
    <w:rsid w:val="007801C6"/>
    <w:rsid w:val="0078039F"/>
    <w:rsid w:val="007811A2"/>
    <w:rsid w:val="0078120D"/>
    <w:rsid w:val="0078152B"/>
    <w:rsid w:val="00781531"/>
    <w:rsid w:val="00781614"/>
    <w:rsid w:val="007818A0"/>
    <w:rsid w:val="00781DE3"/>
    <w:rsid w:val="00782468"/>
    <w:rsid w:val="00782507"/>
    <w:rsid w:val="0078287A"/>
    <w:rsid w:val="00784094"/>
    <w:rsid w:val="007844A0"/>
    <w:rsid w:val="007846B1"/>
    <w:rsid w:val="007851F3"/>
    <w:rsid w:val="00785326"/>
    <w:rsid w:val="00785566"/>
    <w:rsid w:val="0078562A"/>
    <w:rsid w:val="0078577B"/>
    <w:rsid w:val="00786099"/>
    <w:rsid w:val="0078667C"/>
    <w:rsid w:val="007867FF"/>
    <w:rsid w:val="00787267"/>
    <w:rsid w:val="00787289"/>
    <w:rsid w:val="0078729F"/>
    <w:rsid w:val="00787820"/>
    <w:rsid w:val="00787CCB"/>
    <w:rsid w:val="00790105"/>
    <w:rsid w:val="007904CD"/>
    <w:rsid w:val="00790727"/>
    <w:rsid w:val="0079098D"/>
    <w:rsid w:val="00790CF2"/>
    <w:rsid w:val="00790E52"/>
    <w:rsid w:val="007911FE"/>
    <w:rsid w:val="00791ACD"/>
    <w:rsid w:val="00791D21"/>
    <w:rsid w:val="00791E05"/>
    <w:rsid w:val="0079230B"/>
    <w:rsid w:val="00792479"/>
    <w:rsid w:val="00792DBB"/>
    <w:rsid w:val="00793282"/>
    <w:rsid w:val="00793466"/>
    <w:rsid w:val="007936AA"/>
    <w:rsid w:val="00793C50"/>
    <w:rsid w:val="00793F1C"/>
    <w:rsid w:val="00794055"/>
    <w:rsid w:val="00794556"/>
    <w:rsid w:val="007946D1"/>
    <w:rsid w:val="00794FA1"/>
    <w:rsid w:val="007953A1"/>
    <w:rsid w:val="0079540D"/>
    <w:rsid w:val="00795867"/>
    <w:rsid w:val="00795967"/>
    <w:rsid w:val="00795AE2"/>
    <w:rsid w:val="00795D3D"/>
    <w:rsid w:val="007961C1"/>
    <w:rsid w:val="007967A0"/>
    <w:rsid w:val="00796939"/>
    <w:rsid w:val="00797637"/>
    <w:rsid w:val="007979BD"/>
    <w:rsid w:val="007A0F74"/>
    <w:rsid w:val="007A10AC"/>
    <w:rsid w:val="007A11E5"/>
    <w:rsid w:val="007A13DA"/>
    <w:rsid w:val="007A1808"/>
    <w:rsid w:val="007A185E"/>
    <w:rsid w:val="007A2909"/>
    <w:rsid w:val="007A3081"/>
    <w:rsid w:val="007A35ED"/>
    <w:rsid w:val="007A3EB9"/>
    <w:rsid w:val="007A4008"/>
    <w:rsid w:val="007A4240"/>
    <w:rsid w:val="007A4FCF"/>
    <w:rsid w:val="007A54E7"/>
    <w:rsid w:val="007A57DA"/>
    <w:rsid w:val="007A58D5"/>
    <w:rsid w:val="007A5A4A"/>
    <w:rsid w:val="007A6386"/>
    <w:rsid w:val="007A6681"/>
    <w:rsid w:val="007A6A92"/>
    <w:rsid w:val="007A6ACC"/>
    <w:rsid w:val="007A6C82"/>
    <w:rsid w:val="007A7023"/>
    <w:rsid w:val="007A718E"/>
    <w:rsid w:val="007A72ED"/>
    <w:rsid w:val="007A731B"/>
    <w:rsid w:val="007B1510"/>
    <w:rsid w:val="007B172C"/>
    <w:rsid w:val="007B176B"/>
    <w:rsid w:val="007B1AAB"/>
    <w:rsid w:val="007B1B67"/>
    <w:rsid w:val="007B2456"/>
    <w:rsid w:val="007B269F"/>
    <w:rsid w:val="007B26FD"/>
    <w:rsid w:val="007B2FC8"/>
    <w:rsid w:val="007B37D9"/>
    <w:rsid w:val="007B3DE1"/>
    <w:rsid w:val="007B40FD"/>
    <w:rsid w:val="007B49A6"/>
    <w:rsid w:val="007B4FE9"/>
    <w:rsid w:val="007B554C"/>
    <w:rsid w:val="007B5EB5"/>
    <w:rsid w:val="007B6149"/>
    <w:rsid w:val="007B6574"/>
    <w:rsid w:val="007B6738"/>
    <w:rsid w:val="007B6DF0"/>
    <w:rsid w:val="007B768F"/>
    <w:rsid w:val="007B7C69"/>
    <w:rsid w:val="007C000D"/>
    <w:rsid w:val="007C0373"/>
    <w:rsid w:val="007C0554"/>
    <w:rsid w:val="007C05EF"/>
    <w:rsid w:val="007C07A4"/>
    <w:rsid w:val="007C087B"/>
    <w:rsid w:val="007C08DA"/>
    <w:rsid w:val="007C0AA2"/>
    <w:rsid w:val="007C0D80"/>
    <w:rsid w:val="007C11F7"/>
    <w:rsid w:val="007C19D2"/>
    <w:rsid w:val="007C1B11"/>
    <w:rsid w:val="007C1ED6"/>
    <w:rsid w:val="007C1F62"/>
    <w:rsid w:val="007C29BF"/>
    <w:rsid w:val="007C2F81"/>
    <w:rsid w:val="007C3415"/>
    <w:rsid w:val="007C3905"/>
    <w:rsid w:val="007C3AD1"/>
    <w:rsid w:val="007C3E6D"/>
    <w:rsid w:val="007C3EA1"/>
    <w:rsid w:val="007C3EA8"/>
    <w:rsid w:val="007C4177"/>
    <w:rsid w:val="007C49DB"/>
    <w:rsid w:val="007C4A98"/>
    <w:rsid w:val="007C51AE"/>
    <w:rsid w:val="007C5719"/>
    <w:rsid w:val="007C62D5"/>
    <w:rsid w:val="007C671C"/>
    <w:rsid w:val="007C6C9D"/>
    <w:rsid w:val="007C6F0D"/>
    <w:rsid w:val="007C6F8A"/>
    <w:rsid w:val="007C763F"/>
    <w:rsid w:val="007C7E14"/>
    <w:rsid w:val="007D02D1"/>
    <w:rsid w:val="007D0389"/>
    <w:rsid w:val="007D08E4"/>
    <w:rsid w:val="007D099A"/>
    <w:rsid w:val="007D0A54"/>
    <w:rsid w:val="007D16A1"/>
    <w:rsid w:val="007D17E4"/>
    <w:rsid w:val="007D180A"/>
    <w:rsid w:val="007D222E"/>
    <w:rsid w:val="007D26C0"/>
    <w:rsid w:val="007D2C8E"/>
    <w:rsid w:val="007D32D5"/>
    <w:rsid w:val="007D391E"/>
    <w:rsid w:val="007D3C0D"/>
    <w:rsid w:val="007D3F01"/>
    <w:rsid w:val="007D44D3"/>
    <w:rsid w:val="007D4536"/>
    <w:rsid w:val="007D4A68"/>
    <w:rsid w:val="007D4B60"/>
    <w:rsid w:val="007D5265"/>
    <w:rsid w:val="007D57C2"/>
    <w:rsid w:val="007D5993"/>
    <w:rsid w:val="007D5BDD"/>
    <w:rsid w:val="007D5ED5"/>
    <w:rsid w:val="007D60FF"/>
    <w:rsid w:val="007D6114"/>
    <w:rsid w:val="007D6B59"/>
    <w:rsid w:val="007D702D"/>
    <w:rsid w:val="007D70D5"/>
    <w:rsid w:val="007D7927"/>
    <w:rsid w:val="007D7962"/>
    <w:rsid w:val="007D7A36"/>
    <w:rsid w:val="007D7B37"/>
    <w:rsid w:val="007E0D99"/>
    <w:rsid w:val="007E1A20"/>
    <w:rsid w:val="007E1F23"/>
    <w:rsid w:val="007E2319"/>
    <w:rsid w:val="007E26BC"/>
    <w:rsid w:val="007E2CF2"/>
    <w:rsid w:val="007E2DB1"/>
    <w:rsid w:val="007E3656"/>
    <w:rsid w:val="007E3AB8"/>
    <w:rsid w:val="007E3C18"/>
    <w:rsid w:val="007E3CC8"/>
    <w:rsid w:val="007E4428"/>
    <w:rsid w:val="007E453D"/>
    <w:rsid w:val="007E479D"/>
    <w:rsid w:val="007E4C93"/>
    <w:rsid w:val="007E4E58"/>
    <w:rsid w:val="007E4F25"/>
    <w:rsid w:val="007E5073"/>
    <w:rsid w:val="007E53F3"/>
    <w:rsid w:val="007E61D3"/>
    <w:rsid w:val="007E626E"/>
    <w:rsid w:val="007E68A5"/>
    <w:rsid w:val="007E6BB4"/>
    <w:rsid w:val="007E6CB0"/>
    <w:rsid w:val="007E6E39"/>
    <w:rsid w:val="007E747E"/>
    <w:rsid w:val="007E767B"/>
    <w:rsid w:val="007F0250"/>
    <w:rsid w:val="007F091A"/>
    <w:rsid w:val="007F0D42"/>
    <w:rsid w:val="007F0D9C"/>
    <w:rsid w:val="007F10FA"/>
    <w:rsid w:val="007F1360"/>
    <w:rsid w:val="007F1648"/>
    <w:rsid w:val="007F17DC"/>
    <w:rsid w:val="007F1836"/>
    <w:rsid w:val="007F1C91"/>
    <w:rsid w:val="007F1FDF"/>
    <w:rsid w:val="007F23F3"/>
    <w:rsid w:val="007F269D"/>
    <w:rsid w:val="007F28AF"/>
    <w:rsid w:val="007F2A42"/>
    <w:rsid w:val="007F30D0"/>
    <w:rsid w:val="007F3A40"/>
    <w:rsid w:val="007F3CBF"/>
    <w:rsid w:val="007F47C2"/>
    <w:rsid w:val="007F49F1"/>
    <w:rsid w:val="007F4E40"/>
    <w:rsid w:val="007F4E71"/>
    <w:rsid w:val="007F5861"/>
    <w:rsid w:val="007F61A5"/>
    <w:rsid w:val="007F657A"/>
    <w:rsid w:val="007F65EE"/>
    <w:rsid w:val="007F65F5"/>
    <w:rsid w:val="007F6B9C"/>
    <w:rsid w:val="007F7621"/>
    <w:rsid w:val="007F774F"/>
    <w:rsid w:val="007F78BF"/>
    <w:rsid w:val="007F79A2"/>
    <w:rsid w:val="007F7D21"/>
    <w:rsid w:val="007F7DA0"/>
    <w:rsid w:val="00800292"/>
    <w:rsid w:val="008006A5"/>
    <w:rsid w:val="00800792"/>
    <w:rsid w:val="008007DC"/>
    <w:rsid w:val="00800A1C"/>
    <w:rsid w:val="00800BB0"/>
    <w:rsid w:val="00800F55"/>
    <w:rsid w:val="0080272F"/>
    <w:rsid w:val="00803AD0"/>
    <w:rsid w:val="008045BE"/>
    <w:rsid w:val="008048EF"/>
    <w:rsid w:val="00804DC9"/>
    <w:rsid w:val="008054B3"/>
    <w:rsid w:val="00805B1C"/>
    <w:rsid w:val="00805FB0"/>
    <w:rsid w:val="0080633D"/>
    <w:rsid w:val="008069C2"/>
    <w:rsid w:val="00806B67"/>
    <w:rsid w:val="00806CB7"/>
    <w:rsid w:val="0080718D"/>
    <w:rsid w:val="00807597"/>
    <w:rsid w:val="00807C8A"/>
    <w:rsid w:val="00810A9C"/>
    <w:rsid w:val="0081108D"/>
    <w:rsid w:val="00811097"/>
    <w:rsid w:val="0081119C"/>
    <w:rsid w:val="00811901"/>
    <w:rsid w:val="00812064"/>
    <w:rsid w:val="0081239D"/>
    <w:rsid w:val="00812ABE"/>
    <w:rsid w:val="00812FD3"/>
    <w:rsid w:val="00813155"/>
    <w:rsid w:val="008135D9"/>
    <w:rsid w:val="008137B3"/>
    <w:rsid w:val="00813BDB"/>
    <w:rsid w:val="00813D4C"/>
    <w:rsid w:val="00813D80"/>
    <w:rsid w:val="008149AF"/>
    <w:rsid w:val="00814E08"/>
    <w:rsid w:val="00814EF5"/>
    <w:rsid w:val="00815044"/>
    <w:rsid w:val="0081565D"/>
    <w:rsid w:val="00815681"/>
    <w:rsid w:val="00815B0E"/>
    <w:rsid w:val="00815CD6"/>
    <w:rsid w:val="0081605E"/>
    <w:rsid w:val="00816198"/>
    <w:rsid w:val="00816676"/>
    <w:rsid w:val="008167A4"/>
    <w:rsid w:val="008168C9"/>
    <w:rsid w:val="00816CD7"/>
    <w:rsid w:val="00816D31"/>
    <w:rsid w:val="0081715C"/>
    <w:rsid w:val="0081725F"/>
    <w:rsid w:val="008174C8"/>
    <w:rsid w:val="0081781C"/>
    <w:rsid w:val="00817F60"/>
    <w:rsid w:val="0082034B"/>
    <w:rsid w:val="008203D7"/>
    <w:rsid w:val="00820BFE"/>
    <w:rsid w:val="00821287"/>
    <w:rsid w:val="008217CF"/>
    <w:rsid w:val="00821847"/>
    <w:rsid w:val="00821DA2"/>
    <w:rsid w:val="008221E8"/>
    <w:rsid w:val="0082266F"/>
    <w:rsid w:val="008228EC"/>
    <w:rsid w:val="00822B45"/>
    <w:rsid w:val="008232F2"/>
    <w:rsid w:val="008237B3"/>
    <w:rsid w:val="00823A22"/>
    <w:rsid w:val="00823B7C"/>
    <w:rsid w:val="00823E8C"/>
    <w:rsid w:val="008242C9"/>
    <w:rsid w:val="008244CC"/>
    <w:rsid w:val="0082527A"/>
    <w:rsid w:val="00825558"/>
    <w:rsid w:val="00825986"/>
    <w:rsid w:val="00825EDF"/>
    <w:rsid w:val="008262A1"/>
    <w:rsid w:val="00826359"/>
    <w:rsid w:val="00826491"/>
    <w:rsid w:val="008268F2"/>
    <w:rsid w:val="00826C00"/>
    <w:rsid w:val="008270EF"/>
    <w:rsid w:val="00827159"/>
    <w:rsid w:val="008275F7"/>
    <w:rsid w:val="00827944"/>
    <w:rsid w:val="008279B3"/>
    <w:rsid w:val="00830594"/>
    <w:rsid w:val="008307C7"/>
    <w:rsid w:val="008308C8"/>
    <w:rsid w:val="00830936"/>
    <w:rsid w:val="008309FB"/>
    <w:rsid w:val="008311ED"/>
    <w:rsid w:val="00831E47"/>
    <w:rsid w:val="00832AD3"/>
    <w:rsid w:val="00832B9E"/>
    <w:rsid w:val="00833715"/>
    <w:rsid w:val="00833814"/>
    <w:rsid w:val="008339B1"/>
    <w:rsid w:val="00833DBC"/>
    <w:rsid w:val="00833FED"/>
    <w:rsid w:val="00834273"/>
    <w:rsid w:val="0083427B"/>
    <w:rsid w:val="00834877"/>
    <w:rsid w:val="00834963"/>
    <w:rsid w:val="00834C8C"/>
    <w:rsid w:val="00835281"/>
    <w:rsid w:val="00835377"/>
    <w:rsid w:val="00835DF0"/>
    <w:rsid w:val="00835FE9"/>
    <w:rsid w:val="00836257"/>
    <w:rsid w:val="0083665F"/>
    <w:rsid w:val="00836BF5"/>
    <w:rsid w:val="0083720C"/>
    <w:rsid w:val="00837627"/>
    <w:rsid w:val="00837841"/>
    <w:rsid w:val="00837C1F"/>
    <w:rsid w:val="008405D4"/>
    <w:rsid w:val="00840878"/>
    <w:rsid w:val="00840942"/>
    <w:rsid w:val="00840B30"/>
    <w:rsid w:val="00840B83"/>
    <w:rsid w:val="00840C23"/>
    <w:rsid w:val="008412D6"/>
    <w:rsid w:val="00841A25"/>
    <w:rsid w:val="00841C2D"/>
    <w:rsid w:val="00841FBF"/>
    <w:rsid w:val="0084213D"/>
    <w:rsid w:val="00842E12"/>
    <w:rsid w:val="008438F7"/>
    <w:rsid w:val="00843CAC"/>
    <w:rsid w:val="00843DC9"/>
    <w:rsid w:val="00843DCC"/>
    <w:rsid w:val="0084436B"/>
    <w:rsid w:val="008446FE"/>
    <w:rsid w:val="00844811"/>
    <w:rsid w:val="00844885"/>
    <w:rsid w:val="008448E5"/>
    <w:rsid w:val="00844C7E"/>
    <w:rsid w:val="00844F8A"/>
    <w:rsid w:val="00845099"/>
    <w:rsid w:val="008456D8"/>
    <w:rsid w:val="00845A6D"/>
    <w:rsid w:val="00845D5D"/>
    <w:rsid w:val="00846001"/>
    <w:rsid w:val="008462D2"/>
    <w:rsid w:val="00846600"/>
    <w:rsid w:val="0084667D"/>
    <w:rsid w:val="008469B2"/>
    <w:rsid w:val="00846C64"/>
    <w:rsid w:val="00847122"/>
    <w:rsid w:val="00847483"/>
    <w:rsid w:val="0084753E"/>
    <w:rsid w:val="00847593"/>
    <w:rsid w:val="008479FD"/>
    <w:rsid w:val="00847A24"/>
    <w:rsid w:val="00847DAA"/>
    <w:rsid w:val="00850220"/>
    <w:rsid w:val="00850642"/>
    <w:rsid w:val="0085080E"/>
    <w:rsid w:val="00851815"/>
    <w:rsid w:val="00851BDA"/>
    <w:rsid w:val="0085254B"/>
    <w:rsid w:val="00852EA8"/>
    <w:rsid w:val="00852FDA"/>
    <w:rsid w:val="00853596"/>
    <w:rsid w:val="00853C0C"/>
    <w:rsid w:val="00853F73"/>
    <w:rsid w:val="00854053"/>
    <w:rsid w:val="00854210"/>
    <w:rsid w:val="00854491"/>
    <w:rsid w:val="00854C04"/>
    <w:rsid w:val="00854D66"/>
    <w:rsid w:val="00854F8F"/>
    <w:rsid w:val="00855066"/>
    <w:rsid w:val="0085514F"/>
    <w:rsid w:val="00855280"/>
    <w:rsid w:val="00855C36"/>
    <w:rsid w:val="00855C3E"/>
    <w:rsid w:val="00855F3F"/>
    <w:rsid w:val="00856214"/>
    <w:rsid w:val="00856D47"/>
    <w:rsid w:val="00857110"/>
    <w:rsid w:val="0085720B"/>
    <w:rsid w:val="008576B3"/>
    <w:rsid w:val="00857A67"/>
    <w:rsid w:val="00857B5F"/>
    <w:rsid w:val="00857E76"/>
    <w:rsid w:val="00857F2D"/>
    <w:rsid w:val="00860507"/>
    <w:rsid w:val="008608C2"/>
    <w:rsid w:val="008608D1"/>
    <w:rsid w:val="00860916"/>
    <w:rsid w:val="00860B19"/>
    <w:rsid w:val="0086103D"/>
    <w:rsid w:val="00861261"/>
    <w:rsid w:val="00861864"/>
    <w:rsid w:val="00861960"/>
    <w:rsid w:val="00861ABD"/>
    <w:rsid w:val="00861BE5"/>
    <w:rsid w:val="00861F00"/>
    <w:rsid w:val="00862490"/>
    <w:rsid w:val="00862DF6"/>
    <w:rsid w:val="00862F5A"/>
    <w:rsid w:val="008631C9"/>
    <w:rsid w:val="008632F3"/>
    <w:rsid w:val="00863724"/>
    <w:rsid w:val="00863744"/>
    <w:rsid w:val="00863E5F"/>
    <w:rsid w:val="00863EF9"/>
    <w:rsid w:val="0086467B"/>
    <w:rsid w:val="008646EB"/>
    <w:rsid w:val="00864AB3"/>
    <w:rsid w:val="00864C1A"/>
    <w:rsid w:val="008650D7"/>
    <w:rsid w:val="00865524"/>
    <w:rsid w:val="0086556C"/>
    <w:rsid w:val="0086576E"/>
    <w:rsid w:val="00865784"/>
    <w:rsid w:val="00865A0B"/>
    <w:rsid w:val="00865AC9"/>
    <w:rsid w:val="00866507"/>
    <w:rsid w:val="00866FD5"/>
    <w:rsid w:val="008670A7"/>
    <w:rsid w:val="0086738B"/>
    <w:rsid w:val="0086770B"/>
    <w:rsid w:val="00867CCC"/>
    <w:rsid w:val="00867ECF"/>
    <w:rsid w:val="00870310"/>
    <w:rsid w:val="00870735"/>
    <w:rsid w:val="00870BC4"/>
    <w:rsid w:val="00871189"/>
    <w:rsid w:val="008715AE"/>
    <w:rsid w:val="00871C3F"/>
    <w:rsid w:val="00871ED9"/>
    <w:rsid w:val="0087223B"/>
    <w:rsid w:val="00872310"/>
    <w:rsid w:val="0087238B"/>
    <w:rsid w:val="00872A8C"/>
    <w:rsid w:val="00872B26"/>
    <w:rsid w:val="00872C02"/>
    <w:rsid w:val="00872DA8"/>
    <w:rsid w:val="00873031"/>
    <w:rsid w:val="00873241"/>
    <w:rsid w:val="0087369C"/>
    <w:rsid w:val="00873C05"/>
    <w:rsid w:val="00873DAC"/>
    <w:rsid w:val="00874101"/>
    <w:rsid w:val="00874658"/>
    <w:rsid w:val="00874B87"/>
    <w:rsid w:val="008750E2"/>
    <w:rsid w:val="00876174"/>
    <w:rsid w:val="0087619B"/>
    <w:rsid w:val="0087630D"/>
    <w:rsid w:val="00876A9E"/>
    <w:rsid w:val="00877322"/>
    <w:rsid w:val="008773D5"/>
    <w:rsid w:val="008779EB"/>
    <w:rsid w:val="00877E31"/>
    <w:rsid w:val="00877F74"/>
    <w:rsid w:val="00880179"/>
    <w:rsid w:val="0088045F"/>
    <w:rsid w:val="00880746"/>
    <w:rsid w:val="0088095F"/>
    <w:rsid w:val="00880ABA"/>
    <w:rsid w:val="00880EE7"/>
    <w:rsid w:val="0088155C"/>
    <w:rsid w:val="008821C8"/>
    <w:rsid w:val="008824E2"/>
    <w:rsid w:val="008833B4"/>
    <w:rsid w:val="00883489"/>
    <w:rsid w:val="008834BE"/>
    <w:rsid w:val="008837BC"/>
    <w:rsid w:val="00884656"/>
    <w:rsid w:val="00884689"/>
    <w:rsid w:val="00884E2D"/>
    <w:rsid w:val="008852D1"/>
    <w:rsid w:val="008856A1"/>
    <w:rsid w:val="00885AC4"/>
    <w:rsid w:val="00885EE5"/>
    <w:rsid w:val="008864EA"/>
    <w:rsid w:val="0088673C"/>
    <w:rsid w:val="00886B47"/>
    <w:rsid w:val="008875A2"/>
    <w:rsid w:val="008878E8"/>
    <w:rsid w:val="0089009E"/>
    <w:rsid w:val="008901ED"/>
    <w:rsid w:val="0089028F"/>
    <w:rsid w:val="008903E9"/>
    <w:rsid w:val="00890C9B"/>
    <w:rsid w:val="00891C83"/>
    <w:rsid w:val="00891E7D"/>
    <w:rsid w:val="00891F69"/>
    <w:rsid w:val="008922F0"/>
    <w:rsid w:val="008929D8"/>
    <w:rsid w:val="00892A57"/>
    <w:rsid w:val="00892BA2"/>
    <w:rsid w:val="00892F1B"/>
    <w:rsid w:val="0089351F"/>
    <w:rsid w:val="008936BE"/>
    <w:rsid w:val="00893C87"/>
    <w:rsid w:val="00893DD5"/>
    <w:rsid w:val="00893E4B"/>
    <w:rsid w:val="008940E2"/>
    <w:rsid w:val="008942AF"/>
    <w:rsid w:val="00894428"/>
    <w:rsid w:val="008949DB"/>
    <w:rsid w:val="00894D50"/>
    <w:rsid w:val="0089689A"/>
    <w:rsid w:val="00896A6B"/>
    <w:rsid w:val="00896B15"/>
    <w:rsid w:val="00896ECE"/>
    <w:rsid w:val="00897078"/>
    <w:rsid w:val="0089723F"/>
    <w:rsid w:val="008A0099"/>
    <w:rsid w:val="008A02C7"/>
    <w:rsid w:val="008A0363"/>
    <w:rsid w:val="008A0651"/>
    <w:rsid w:val="008A0AC2"/>
    <w:rsid w:val="008A0B8D"/>
    <w:rsid w:val="008A0FB9"/>
    <w:rsid w:val="008A1420"/>
    <w:rsid w:val="008A159F"/>
    <w:rsid w:val="008A16D1"/>
    <w:rsid w:val="008A1A88"/>
    <w:rsid w:val="008A1BD2"/>
    <w:rsid w:val="008A1FC4"/>
    <w:rsid w:val="008A2006"/>
    <w:rsid w:val="008A26BD"/>
    <w:rsid w:val="008A3109"/>
    <w:rsid w:val="008A3BA8"/>
    <w:rsid w:val="008A4003"/>
    <w:rsid w:val="008A4138"/>
    <w:rsid w:val="008A46F8"/>
    <w:rsid w:val="008A482F"/>
    <w:rsid w:val="008A483D"/>
    <w:rsid w:val="008A4883"/>
    <w:rsid w:val="008A498B"/>
    <w:rsid w:val="008A4C9A"/>
    <w:rsid w:val="008A4E03"/>
    <w:rsid w:val="008A51CF"/>
    <w:rsid w:val="008A5706"/>
    <w:rsid w:val="008A57D3"/>
    <w:rsid w:val="008A5AE0"/>
    <w:rsid w:val="008A60B4"/>
    <w:rsid w:val="008A621F"/>
    <w:rsid w:val="008A6657"/>
    <w:rsid w:val="008A66C6"/>
    <w:rsid w:val="008A7640"/>
    <w:rsid w:val="008B05C2"/>
    <w:rsid w:val="008B05E3"/>
    <w:rsid w:val="008B076C"/>
    <w:rsid w:val="008B0A79"/>
    <w:rsid w:val="008B0C50"/>
    <w:rsid w:val="008B0E2D"/>
    <w:rsid w:val="008B1417"/>
    <w:rsid w:val="008B159E"/>
    <w:rsid w:val="008B1845"/>
    <w:rsid w:val="008B2969"/>
    <w:rsid w:val="008B29A5"/>
    <w:rsid w:val="008B2D48"/>
    <w:rsid w:val="008B2E15"/>
    <w:rsid w:val="008B32AE"/>
    <w:rsid w:val="008B32BA"/>
    <w:rsid w:val="008B3704"/>
    <w:rsid w:val="008B3759"/>
    <w:rsid w:val="008B425A"/>
    <w:rsid w:val="008B45FB"/>
    <w:rsid w:val="008B51B6"/>
    <w:rsid w:val="008B5274"/>
    <w:rsid w:val="008B5AC4"/>
    <w:rsid w:val="008B5CD0"/>
    <w:rsid w:val="008B6390"/>
    <w:rsid w:val="008B63F0"/>
    <w:rsid w:val="008B66F5"/>
    <w:rsid w:val="008B6720"/>
    <w:rsid w:val="008B6D14"/>
    <w:rsid w:val="008B6DFB"/>
    <w:rsid w:val="008B7263"/>
    <w:rsid w:val="008B754B"/>
    <w:rsid w:val="008B7E8C"/>
    <w:rsid w:val="008C012D"/>
    <w:rsid w:val="008C03D3"/>
    <w:rsid w:val="008C0455"/>
    <w:rsid w:val="008C070E"/>
    <w:rsid w:val="008C08DE"/>
    <w:rsid w:val="008C0950"/>
    <w:rsid w:val="008C0A4A"/>
    <w:rsid w:val="008C0A55"/>
    <w:rsid w:val="008C0D46"/>
    <w:rsid w:val="008C0DBD"/>
    <w:rsid w:val="008C172D"/>
    <w:rsid w:val="008C1C6F"/>
    <w:rsid w:val="008C1D65"/>
    <w:rsid w:val="008C4132"/>
    <w:rsid w:val="008C4C93"/>
    <w:rsid w:val="008C553F"/>
    <w:rsid w:val="008C59E8"/>
    <w:rsid w:val="008C59F6"/>
    <w:rsid w:val="008C619E"/>
    <w:rsid w:val="008C6376"/>
    <w:rsid w:val="008C6619"/>
    <w:rsid w:val="008C6892"/>
    <w:rsid w:val="008C6957"/>
    <w:rsid w:val="008C6EC0"/>
    <w:rsid w:val="008C75AC"/>
    <w:rsid w:val="008C7C18"/>
    <w:rsid w:val="008D038F"/>
    <w:rsid w:val="008D03C5"/>
    <w:rsid w:val="008D07A6"/>
    <w:rsid w:val="008D0971"/>
    <w:rsid w:val="008D0AA0"/>
    <w:rsid w:val="008D1141"/>
    <w:rsid w:val="008D1925"/>
    <w:rsid w:val="008D27CD"/>
    <w:rsid w:val="008D292E"/>
    <w:rsid w:val="008D374B"/>
    <w:rsid w:val="008D387E"/>
    <w:rsid w:val="008D40A5"/>
    <w:rsid w:val="008D4E89"/>
    <w:rsid w:val="008D535F"/>
    <w:rsid w:val="008D579D"/>
    <w:rsid w:val="008D5A10"/>
    <w:rsid w:val="008D5C79"/>
    <w:rsid w:val="008D5E1F"/>
    <w:rsid w:val="008D5FE0"/>
    <w:rsid w:val="008D60BF"/>
    <w:rsid w:val="008D62B5"/>
    <w:rsid w:val="008D64F2"/>
    <w:rsid w:val="008D6637"/>
    <w:rsid w:val="008D6677"/>
    <w:rsid w:val="008D687B"/>
    <w:rsid w:val="008D6971"/>
    <w:rsid w:val="008D6EF7"/>
    <w:rsid w:val="008D74A8"/>
    <w:rsid w:val="008D7756"/>
    <w:rsid w:val="008D7AAD"/>
    <w:rsid w:val="008E0015"/>
    <w:rsid w:val="008E0107"/>
    <w:rsid w:val="008E08AA"/>
    <w:rsid w:val="008E0B02"/>
    <w:rsid w:val="008E0FB1"/>
    <w:rsid w:val="008E0FFF"/>
    <w:rsid w:val="008E11DE"/>
    <w:rsid w:val="008E1904"/>
    <w:rsid w:val="008E1C77"/>
    <w:rsid w:val="008E1D7B"/>
    <w:rsid w:val="008E1FDB"/>
    <w:rsid w:val="008E228C"/>
    <w:rsid w:val="008E256C"/>
    <w:rsid w:val="008E25C4"/>
    <w:rsid w:val="008E2BF6"/>
    <w:rsid w:val="008E2D6D"/>
    <w:rsid w:val="008E34FC"/>
    <w:rsid w:val="008E39AC"/>
    <w:rsid w:val="008E3C67"/>
    <w:rsid w:val="008E44F5"/>
    <w:rsid w:val="008E463C"/>
    <w:rsid w:val="008E4D23"/>
    <w:rsid w:val="008E52B6"/>
    <w:rsid w:val="008E52E7"/>
    <w:rsid w:val="008E5307"/>
    <w:rsid w:val="008E540C"/>
    <w:rsid w:val="008E6371"/>
    <w:rsid w:val="008E6589"/>
    <w:rsid w:val="008E6C08"/>
    <w:rsid w:val="008E6D82"/>
    <w:rsid w:val="008E72EA"/>
    <w:rsid w:val="008E786B"/>
    <w:rsid w:val="008F028D"/>
    <w:rsid w:val="008F17BB"/>
    <w:rsid w:val="008F1A74"/>
    <w:rsid w:val="008F1DB7"/>
    <w:rsid w:val="008F1EEB"/>
    <w:rsid w:val="008F239B"/>
    <w:rsid w:val="008F2C4B"/>
    <w:rsid w:val="008F2D24"/>
    <w:rsid w:val="008F2DC8"/>
    <w:rsid w:val="008F31C5"/>
    <w:rsid w:val="008F33C7"/>
    <w:rsid w:val="008F421A"/>
    <w:rsid w:val="008F4288"/>
    <w:rsid w:val="008F43D3"/>
    <w:rsid w:val="008F4404"/>
    <w:rsid w:val="008F467C"/>
    <w:rsid w:val="008F4B87"/>
    <w:rsid w:val="008F4CF4"/>
    <w:rsid w:val="008F52BC"/>
    <w:rsid w:val="008F5950"/>
    <w:rsid w:val="008F5F89"/>
    <w:rsid w:val="008F6264"/>
    <w:rsid w:val="008F6644"/>
    <w:rsid w:val="008F6D72"/>
    <w:rsid w:val="008F6E1C"/>
    <w:rsid w:val="008F6F41"/>
    <w:rsid w:val="008F7172"/>
    <w:rsid w:val="008F7196"/>
    <w:rsid w:val="008F7814"/>
    <w:rsid w:val="008F7F9E"/>
    <w:rsid w:val="00900418"/>
    <w:rsid w:val="00900A1C"/>
    <w:rsid w:val="0090101F"/>
    <w:rsid w:val="0090136F"/>
    <w:rsid w:val="0090148C"/>
    <w:rsid w:val="009014B9"/>
    <w:rsid w:val="00901801"/>
    <w:rsid w:val="00901F18"/>
    <w:rsid w:val="00901F6F"/>
    <w:rsid w:val="009020F0"/>
    <w:rsid w:val="00902230"/>
    <w:rsid w:val="0090241D"/>
    <w:rsid w:val="00902A7E"/>
    <w:rsid w:val="00902C50"/>
    <w:rsid w:val="00903452"/>
    <w:rsid w:val="009034D7"/>
    <w:rsid w:val="00903810"/>
    <w:rsid w:val="00903FBE"/>
    <w:rsid w:val="00904042"/>
    <w:rsid w:val="0090440D"/>
    <w:rsid w:val="00904589"/>
    <w:rsid w:val="0090462C"/>
    <w:rsid w:val="0090470C"/>
    <w:rsid w:val="00904C30"/>
    <w:rsid w:val="0090522C"/>
    <w:rsid w:val="009056D5"/>
    <w:rsid w:val="009058AA"/>
    <w:rsid w:val="00905EB0"/>
    <w:rsid w:val="00906117"/>
    <w:rsid w:val="00906693"/>
    <w:rsid w:val="00906714"/>
    <w:rsid w:val="0090697A"/>
    <w:rsid w:val="009078D4"/>
    <w:rsid w:val="00910131"/>
    <w:rsid w:val="009105E1"/>
    <w:rsid w:val="009109B0"/>
    <w:rsid w:val="00910BE7"/>
    <w:rsid w:val="009115FF"/>
    <w:rsid w:val="009116D1"/>
    <w:rsid w:val="00911AB6"/>
    <w:rsid w:val="00911D23"/>
    <w:rsid w:val="009120AD"/>
    <w:rsid w:val="009120FE"/>
    <w:rsid w:val="00912364"/>
    <w:rsid w:val="00912392"/>
    <w:rsid w:val="009125B7"/>
    <w:rsid w:val="0091264B"/>
    <w:rsid w:val="00912CD5"/>
    <w:rsid w:val="00913103"/>
    <w:rsid w:val="00913AD9"/>
    <w:rsid w:val="00913C2E"/>
    <w:rsid w:val="00913EE7"/>
    <w:rsid w:val="009142C2"/>
    <w:rsid w:val="00914529"/>
    <w:rsid w:val="009146D8"/>
    <w:rsid w:val="00914769"/>
    <w:rsid w:val="00914DCE"/>
    <w:rsid w:val="009154EB"/>
    <w:rsid w:val="00915F98"/>
    <w:rsid w:val="0091614D"/>
    <w:rsid w:val="00916390"/>
    <w:rsid w:val="00916A70"/>
    <w:rsid w:val="00916DE4"/>
    <w:rsid w:val="009170D1"/>
    <w:rsid w:val="00917287"/>
    <w:rsid w:val="00917351"/>
    <w:rsid w:val="00917671"/>
    <w:rsid w:val="009178D0"/>
    <w:rsid w:val="009179F5"/>
    <w:rsid w:val="00921243"/>
    <w:rsid w:val="00921958"/>
    <w:rsid w:val="00921963"/>
    <w:rsid w:val="00921F98"/>
    <w:rsid w:val="009224E3"/>
    <w:rsid w:val="00922565"/>
    <w:rsid w:val="009236E9"/>
    <w:rsid w:val="00923AA2"/>
    <w:rsid w:val="00923BB0"/>
    <w:rsid w:val="0092401B"/>
    <w:rsid w:val="009241A6"/>
    <w:rsid w:val="0092480F"/>
    <w:rsid w:val="009248EC"/>
    <w:rsid w:val="00924DE2"/>
    <w:rsid w:val="00925161"/>
    <w:rsid w:val="0092520C"/>
    <w:rsid w:val="00925AB3"/>
    <w:rsid w:val="00925BD1"/>
    <w:rsid w:val="00925D7A"/>
    <w:rsid w:val="00925E91"/>
    <w:rsid w:val="00926608"/>
    <w:rsid w:val="00926D88"/>
    <w:rsid w:val="00926FBC"/>
    <w:rsid w:val="009271E0"/>
    <w:rsid w:val="0092729D"/>
    <w:rsid w:val="00927B58"/>
    <w:rsid w:val="00927CB1"/>
    <w:rsid w:val="00930264"/>
    <w:rsid w:val="009304D6"/>
    <w:rsid w:val="00930EF0"/>
    <w:rsid w:val="009311AB"/>
    <w:rsid w:val="009311CF"/>
    <w:rsid w:val="00931589"/>
    <w:rsid w:val="00931B00"/>
    <w:rsid w:val="00931BCD"/>
    <w:rsid w:val="00931D09"/>
    <w:rsid w:val="00931DA4"/>
    <w:rsid w:val="00931E16"/>
    <w:rsid w:val="009322E9"/>
    <w:rsid w:val="0093234B"/>
    <w:rsid w:val="0093287D"/>
    <w:rsid w:val="00932D6E"/>
    <w:rsid w:val="00933041"/>
    <w:rsid w:val="0093323F"/>
    <w:rsid w:val="009332A9"/>
    <w:rsid w:val="009334E7"/>
    <w:rsid w:val="00933A90"/>
    <w:rsid w:val="00934050"/>
    <w:rsid w:val="009345FD"/>
    <w:rsid w:val="00934765"/>
    <w:rsid w:val="00934924"/>
    <w:rsid w:val="00934993"/>
    <w:rsid w:val="00934A6D"/>
    <w:rsid w:val="00934F7F"/>
    <w:rsid w:val="0093555A"/>
    <w:rsid w:val="00935686"/>
    <w:rsid w:val="00935CEB"/>
    <w:rsid w:val="009360AC"/>
    <w:rsid w:val="00936867"/>
    <w:rsid w:val="009403DE"/>
    <w:rsid w:val="0094094C"/>
    <w:rsid w:val="00940A7D"/>
    <w:rsid w:val="00941335"/>
    <w:rsid w:val="009421DA"/>
    <w:rsid w:val="00942DF2"/>
    <w:rsid w:val="009439C2"/>
    <w:rsid w:val="00943B79"/>
    <w:rsid w:val="00943C77"/>
    <w:rsid w:val="00943D92"/>
    <w:rsid w:val="0094432C"/>
    <w:rsid w:val="009443AA"/>
    <w:rsid w:val="009443EE"/>
    <w:rsid w:val="00944825"/>
    <w:rsid w:val="00944895"/>
    <w:rsid w:val="00944B8E"/>
    <w:rsid w:val="0094541D"/>
    <w:rsid w:val="00945831"/>
    <w:rsid w:val="00945A73"/>
    <w:rsid w:val="00945D58"/>
    <w:rsid w:val="00946580"/>
    <w:rsid w:val="0094788C"/>
    <w:rsid w:val="00950345"/>
    <w:rsid w:val="00950E76"/>
    <w:rsid w:val="009510DB"/>
    <w:rsid w:val="009511C9"/>
    <w:rsid w:val="009516E3"/>
    <w:rsid w:val="00951D47"/>
    <w:rsid w:val="00951E75"/>
    <w:rsid w:val="00951F26"/>
    <w:rsid w:val="00952395"/>
    <w:rsid w:val="009523DE"/>
    <w:rsid w:val="00952444"/>
    <w:rsid w:val="00952CCB"/>
    <w:rsid w:val="00952D58"/>
    <w:rsid w:val="00953128"/>
    <w:rsid w:val="0095314B"/>
    <w:rsid w:val="00953409"/>
    <w:rsid w:val="009534B9"/>
    <w:rsid w:val="009536A8"/>
    <w:rsid w:val="00953953"/>
    <w:rsid w:val="00953A4B"/>
    <w:rsid w:val="00953AA3"/>
    <w:rsid w:val="00953EDF"/>
    <w:rsid w:val="0095430E"/>
    <w:rsid w:val="009548D4"/>
    <w:rsid w:val="009558EE"/>
    <w:rsid w:val="00955E43"/>
    <w:rsid w:val="00956435"/>
    <w:rsid w:val="00956C10"/>
    <w:rsid w:val="00957AF4"/>
    <w:rsid w:val="00957EFC"/>
    <w:rsid w:val="00960054"/>
    <w:rsid w:val="0096007C"/>
    <w:rsid w:val="009603AC"/>
    <w:rsid w:val="009605C5"/>
    <w:rsid w:val="0096069D"/>
    <w:rsid w:val="0096073B"/>
    <w:rsid w:val="00960A62"/>
    <w:rsid w:val="00960AC6"/>
    <w:rsid w:val="00960CD5"/>
    <w:rsid w:val="00960DBD"/>
    <w:rsid w:val="00960F1C"/>
    <w:rsid w:val="00960FB0"/>
    <w:rsid w:val="009610A3"/>
    <w:rsid w:val="00961162"/>
    <w:rsid w:val="00961275"/>
    <w:rsid w:val="009613DF"/>
    <w:rsid w:val="0096152C"/>
    <w:rsid w:val="0096184E"/>
    <w:rsid w:val="009621B6"/>
    <w:rsid w:val="00962472"/>
    <w:rsid w:val="009626D7"/>
    <w:rsid w:val="0096292C"/>
    <w:rsid w:val="00962C7D"/>
    <w:rsid w:val="00963129"/>
    <w:rsid w:val="009633A0"/>
    <w:rsid w:val="0096362A"/>
    <w:rsid w:val="00963698"/>
    <w:rsid w:val="00963988"/>
    <w:rsid w:val="00963BD6"/>
    <w:rsid w:val="00964253"/>
    <w:rsid w:val="009653C0"/>
    <w:rsid w:val="00965426"/>
    <w:rsid w:val="00965829"/>
    <w:rsid w:val="00965B6F"/>
    <w:rsid w:val="00965C82"/>
    <w:rsid w:val="0096652D"/>
    <w:rsid w:val="00966803"/>
    <w:rsid w:val="009668A9"/>
    <w:rsid w:val="00966B10"/>
    <w:rsid w:val="00966C2F"/>
    <w:rsid w:val="00966EAE"/>
    <w:rsid w:val="00967421"/>
    <w:rsid w:val="00967465"/>
    <w:rsid w:val="0097002A"/>
    <w:rsid w:val="009700F6"/>
    <w:rsid w:val="00970491"/>
    <w:rsid w:val="00970925"/>
    <w:rsid w:val="0097097F"/>
    <w:rsid w:val="00970C49"/>
    <w:rsid w:val="00971389"/>
    <w:rsid w:val="00971651"/>
    <w:rsid w:val="00971CA6"/>
    <w:rsid w:val="00971DB3"/>
    <w:rsid w:val="00971E2E"/>
    <w:rsid w:val="00971EB8"/>
    <w:rsid w:val="00972767"/>
    <w:rsid w:val="009728E7"/>
    <w:rsid w:val="00972CEE"/>
    <w:rsid w:val="00972DB3"/>
    <w:rsid w:val="00972F81"/>
    <w:rsid w:val="00973322"/>
    <w:rsid w:val="00973F4B"/>
    <w:rsid w:val="00974309"/>
    <w:rsid w:val="00974A06"/>
    <w:rsid w:val="00975766"/>
    <w:rsid w:val="009761B4"/>
    <w:rsid w:val="00976450"/>
    <w:rsid w:val="009768F0"/>
    <w:rsid w:val="00976BBF"/>
    <w:rsid w:val="00977A6F"/>
    <w:rsid w:val="00977E10"/>
    <w:rsid w:val="00980916"/>
    <w:rsid w:val="00980DBF"/>
    <w:rsid w:val="00981029"/>
    <w:rsid w:val="00981138"/>
    <w:rsid w:val="00981989"/>
    <w:rsid w:val="0098225B"/>
    <w:rsid w:val="00982293"/>
    <w:rsid w:val="0098261C"/>
    <w:rsid w:val="00982656"/>
    <w:rsid w:val="00982BD7"/>
    <w:rsid w:val="00982C13"/>
    <w:rsid w:val="00982E97"/>
    <w:rsid w:val="00983278"/>
    <w:rsid w:val="00983D87"/>
    <w:rsid w:val="00983F99"/>
    <w:rsid w:val="00984820"/>
    <w:rsid w:val="0098485D"/>
    <w:rsid w:val="00984C64"/>
    <w:rsid w:val="00984EA0"/>
    <w:rsid w:val="00985343"/>
    <w:rsid w:val="00985DA7"/>
    <w:rsid w:val="00986B05"/>
    <w:rsid w:val="00986B76"/>
    <w:rsid w:val="00986C1F"/>
    <w:rsid w:val="00986C44"/>
    <w:rsid w:val="00986DA9"/>
    <w:rsid w:val="00986E1A"/>
    <w:rsid w:val="00990575"/>
    <w:rsid w:val="009906E8"/>
    <w:rsid w:val="00990FE1"/>
    <w:rsid w:val="0099104D"/>
    <w:rsid w:val="009911D9"/>
    <w:rsid w:val="0099144A"/>
    <w:rsid w:val="00991642"/>
    <w:rsid w:val="009917AC"/>
    <w:rsid w:val="00991AF3"/>
    <w:rsid w:val="009923D2"/>
    <w:rsid w:val="00992848"/>
    <w:rsid w:val="00992870"/>
    <w:rsid w:val="00992984"/>
    <w:rsid w:val="00992CE1"/>
    <w:rsid w:val="009936BC"/>
    <w:rsid w:val="00993769"/>
    <w:rsid w:val="009938F1"/>
    <w:rsid w:val="00993975"/>
    <w:rsid w:val="00994273"/>
    <w:rsid w:val="009946B5"/>
    <w:rsid w:val="00994AB2"/>
    <w:rsid w:val="00995036"/>
    <w:rsid w:val="009952E1"/>
    <w:rsid w:val="0099572E"/>
    <w:rsid w:val="00995DD1"/>
    <w:rsid w:val="009969F2"/>
    <w:rsid w:val="00996EFA"/>
    <w:rsid w:val="009975FB"/>
    <w:rsid w:val="00997855"/>
    <w:rsid w:val="009978DF"/>
    <w:rsid w:val="00997A68"/>
    <w:rsid w:val="00997C35"/>
    <w:rsid w:val="00997D3C"/>
    <w:rsid w:val="009A0989"/>
    <w:rsid w:val="009A0B30"/>
    <w:rsid w:val="009A0CEE"/>
    <w:rsid w:val="009A0DC0"/>
    <w:rsid w:val="009A14C6"/>
    <w:rsid w:val="009A1AA6"/>
    <w:rsid w:val="009A2320"/>
    <w:rsid w:val="009A24FE"/>
    <w:rsid w:val="009A2901"/>
    <w:rsid w:val="009A2A51"/>
    <w:rsid w:val="009A2CF7"/>
    <w:rsid w:val="009A2D26"/>
    <w:rsid w:val="009A35FE"/>
    <w:rsid w:val="009A3828"/>
    <w:rsid w:val="009A42F1"/>
    <w:rsid w:val="009A45C1"/>
    <w:rsid w:val="009A4B00"/>
    <w:rsid w:val="009A4F37"/>
    <w:rsid w:val="009A514F"/>
    <w:rsid w:val="009A6D06"/>
    <w:rsid w:val="009A7338"/>
    <w:rsid w:val="009A76C5"/>
    <w:rsid w:val="009A7B90"/>
    <w:rsid w:val="009A7DB9"/>
    <w:rsid w:val="009A7E11"/>
    <w:rsid w:val="009B00C3"/>
    <w:rsid w:val="009B05CD"/>
    <w:rsid w:val="009B0FC3"/>
    <w:rsid w:val="009B13C9"/>
    <w:rsid w:val="009B1817"/>
    <w:rsid w:val="009B1B72"/>
    <w:rsid w:val="009B1E00"/>
    <w:rsid w:val="009B24ED"/>
    <w:rsid w:val="009B2BAC"/>
    <w:rsid w:val="009B3412"/>
    <w:rsid w:val="009B344A"/>
    <w:rsid w:val="009B4329"/>
    <w:rsid w:val="009B45E6"/>
    <w:rsid w:val="009B4C13"/>
    <w:rsid w:val="009B4F42"/>
    <w:rsid w:val="009B530F"/>
    <w:rsid w:val="009B5B7A"/>
    <w:rsid w:val="009B67BF"/>
    <w:rsid w:val="009B6EC0"/>
    <w:rsid w:val="009B73B5"/>
    <w:rsid w:val="009B744C"/>
    <w:rsid w:val="009C0588"/>
    <w:rsid w:val="009C07C6"/>
    <w:rsid w:val="009C082D"/>
    <w:rsid w:val="009C0B51"/>
    <w:rsid w:val="009C0DD5"/>
    <w:rsid w:val="009C1836"/>
    <w:rsid w:val="009C18C1"/>
    <w:rsid w:val="009C1940"/>
    <w:rsid w:val="009C1E4A"/>
    <w:rsid w:val="009C1E7B"/>
    <w:rsid w:val="009C1F4B"/>
    <w:rsid w:val="009C1FA9"/>
    <w:rsid w:val="009C2728"/>
    <w:rsid w:val="009C36C6"/>
    <w:rsid w:val="009C39AF"/>
    <w:rsid w:val="009C3E67"/>
    <w:rsid w:val="009C3F6D"/>
    <w:rsid w:val="009C46BC"/>
    <w:rsid w:val="009C470E"/>
    <w:rsid w:val="009C480C"/>
    <w:rsid w:val="009C4BC3"/>
    <w:rsid w:val="009C50AC"/>
    <w:rsid w:val="009C5255"/>
    <w:rsid w:val="009C541D"/>
    <w:rsid w:val="009C622E"/>
    <w:rsid w:val="009C7316"/>
    <w:rsid w:val="009C7710"/>
    <w:rsid w:val="009C7A23"/>
    <w:rsid w:val="009C7F23"/>
    <w:rsid w:val="009D03B3"/>
    <w:rsid w:val="009D0960"/>
    <w:rsid w:val="009D0A27"/>
    <w:rsid w:val="009D0EB8"/>
    <w:rsid w:val="009D0F72"/>
    <w:rsid w:val="009D123F"/>
    <w:rsid w:val="009D1578"/>
    <w:rsid w:val="009D16BD"/>
    <w:rsid w:val="009D1844"/>
    <w:rsid w:val="009D18E4"/>
    <w:rsid w:val="009D1B1B"/>
    <w:rsid w:val="009D225B"/>
    <w:rsid w:val="009D24AC"/>
    <w:rsid w:val="009D28D1"/>
    <w:rsid w:val="009D2AC4"/>
    <w:rsid w:val="009D3742"/>
    <w:rsid w:val="009D3E94"/>
    <w:rsid w:val="009D4B2E"/>
    <w:rsid w:val="009D50F6"/>
    <w:rsid w:val="009D51AE"/>
    <w:rsid w:val="009D5622"/>
    <w:rsid w:val="009D5D37"/>
    <w:rsid w:val="009D6002"/>
    <w:rsid w:val="009D6045"/>
    <w:rsid w:val="009D61E8"/>
    <w:rsid w:val="009D682A"/>
    <w:rsid w:val="009D687A"/>
    <w:rsid w:val="009D6CD8"/>
    <w:rsid w:val="009D761A"/>
    <w:rsid w:val="009D79BD"/>
    <w:rsid w:val="009D7B2E"/>
    <w:rsid w:val="009E07CA"/>
    <w:rsid w:val="009E092A"/>
    <w:rsid w:val="009E0FB4"/>
    <w:rsid w:val="009E12F7"/>
    <w:rsid w:val="009E151C"/>
    <w:rsid w:val="009E1FE8"/>
    <w:rsid w:val="009E2167"/>
    <w:rsid w:val="009E2733"/>
    <w:rsid w:val="009E2A06"/>
    <w:rsid w:val="009E2C5B"/>
    <w:rsid w:val="009E2FE8"/>
    <w:rsid w:val="009E3011"/>
    <w:rsid w:val="009E3257"/>
    <w:rsid w:val="009E4224"/>
    <w:rsid w:val="009E4772"/>
    <w:rsid w:val="009E49DA"/>
    <w:rsid w:val="009E4DE0"/>
    <w:rsid w:val="009E569F"/>
    <w:rsid w:val="009E5F54"/>
    <w:rsid w:val="009E7187"/>
    <w:rsid w:val="009E772F"/>
    <w:rsid w:val="009E79B1"/>
    <w:rsid w:val="009E7D91"/>
    <w:rsid w:val="009E7EA9"/>
    <w:rsid w:val="009F0560"/>
    <w:rsid w:val="009F0ECC"/>
    <w:rsid w:val="009F16E8"/>
    <w:rsid w:val="009F176F"/>
    <w:rsid w:val="009F1BBF"/>
    <w:rsid w:val="009F1BED"/>
    <w:rsid w:val="009F2269"/>
    <w:rsid w:val="009F244D"/>
    <w:rsid w:val="009F2B01"/>
    <w:rsid w:val="009F2B64"/>
    <w:rsid w:val="009F2D1D"/>
    <w:rsid w:val="009F3355"/>
    <w:rsid w:val="009F4187"/>
    <w:rsid w:val="009F4C14"/>
    <w:rsid w:val="009F4EE4"/>
    <w:rsid w:val="009F59AC"/>
    <w:rsid w:val="009F60A8"/>
    <w:rsid w:val="009F660D"/>
    <w:rsid w:val="009F6BA8"/>
    <w:rsid w:val="009F6C1F"/>
    <w:rsid w:val="009F6F2E"/>
    <w:rsid w:val="009F7073"/>
    <w:rsid w:val="009F7C3C"/>
    <w:rsid w:val="00A00350"/>
    <w:rsid w:val="00A0043A"/>
    <w:rsid w:val="00A0057E"/>
    <w:rsid w:val="00A00C62"/>
    <w:rsid w:val="00A0176A"/>
    <w:rsid w:val="00A01897"/>
    <w:rsid w:val="00A0195F"/>
    <w:rsid w:val="00A01E06"/>
    <w:rsid w:val="00A02FC4"/>
    <w:rsid w:val="00A0339B"/>
    <w:rsid w:val="00A0340D"/>
    <w:rsid w:val="00A03EB9"/>
    <w:rsid w:val="00A043ED"/>
    <w:rsid w:val="00A0492C"/>
    <w:rsid w:val="00A05072"/>
    <w:rsid w:val="00A056AE"/>
    <w:rsid w:val="00A0579C"/>
    <w:rsid w:val="00A059A4"/>
    <w:rsid w:val="00A065D7"/>
    <w:rsid w:val="00A06B4A"/>
    <w:rsid w:val="00A06EAC"/>
    <w:rsid w:val="00A072B8"/>
    <w:rsid w:val="00A07694"/>
    <w:rsid w:val="00A07870"/>
    <w:rsid w:val="00A07CD8"/>
    <w:rsid w:val="00A10524"/>
    <w:rsid w:val="00A10C7A"/>
    <w:rsid w:val="00A10EBE"/>
    <w:rsid w:val="00A10EDA"/>
    <w:rsid w:val="00A11338"/>
    <w:rsid w:val="00A113CE"/>
    <w:rsid w:val="00A11E84"/>
    <w:rsid w:val="00A11E9B"/>
    <w:rsid w:val="00A12057"/>
    <w:rsid w:val="00A120F3"/>
    <w:rsid w:val="00A12133"/>
    <w:rsid w:val="00A1219C"/>
    <w:rsid w:val="00A12568"/>
    <w:rsid w:val="00A127F8"/>
    <w:rsid w:val="00A12839"/>
    <w:rsid w:val="00A12C24"/>
    <w:rsid w:val="00A12D1B"/>
    <w:rsid w:val="00A12DE6"/>
    <w:rsid w:val="00A12EF3"/>
    <w:rsid w:val="00A13326"/>
    <w:rsid w:val="00A133E4"/>
    <w:rsid w:val="00A1347E"/>
    <w:rsid w:val="00A135CC"/>
    <w:rsid w:val="00A13922"/>
    <w:rsid w:val="00A13B28"/>
    <w:rsid w:val="00A13FD4"/>
    <w:rsid w:val="00A1418A"/>
    <w:rsid w:val="00A142EB"/>
    <w:rsid w:val="00A1469E"/>
    <w:rsid w:val="00A1495A"/>
    <w:rsid w:val="00A14C02"/>
    <w:rsid w:val="00A14F24"/>
    <w:rsid w:val="00A15A54"/>
    <w:rsid w:val="00A1656E"/>
    <w:rsid w:val="00A16692"/>
    <w:rsid w:val="00A16D37"/>
    <w:rsid w:val="00A1711E"/>
    <w:rsid w:val="00A17232"/>
    <w:rsid w:val="00A17596"/>
    <w:rsid w:val="00A178AD"/>
    <w:rsid w:val="00A17B70"/>
    <w:rsid w:val="00A17C61"/>
    <w:rsid w:val="00A17D4C"/>
    <w:rsid w:val="00A20072"/>
    <w:rsid w:val="00A200BF"/>
    <w:rsid w:val="00A20472"/>
    <w:rsid w:val="00A20793"/>
    <w:rsid w:val="00A207E0"/>
    <w:rsid w:val="00A20AD6"/>
    <w:rsid w:val="00A2161E"/>
    <w:rsid w:val="00A21785"/>
    <w:rsid w:val="00A21861"/>
    <w:rsid w:val="00A218AD"/>
    <w:rsid w:val="00A21FB9"/>
    <w:rsid w:val="00A21FE2"/>
    <w:rsid w:val="00A2233E"/>
    <w:rsid w:val="00A225C9"/>
    <w:rsid w:val="00A22696"/>
    <w:rsid w:val="00A229E6"/>
    <w:rsid w:val="00A22D8A"/>
    <w:rsid w:val="00A233D8"/>
    <w:rsid w:val="00A240A9"/>
    <w:rsid w:val="00A24319"/>
    <w:rsid w:val="00A244CF"/>
    <w:rsid w:val="00A24960"/>
    <w:rsid w:val="00A24AA2"/>
    <w:rsid w:val="00A24E48"/>
    <w:rsid w:val="00A2518D"/>
    <w:rsid w:val="00A252B9"/>
    <w:rsid w:val="00A2532E"/>
    <w:rsid w:val="00A255ED"/>
    <w:rsid w:val="00A260C1"/>
    <w:rsid w:val="00A2612B"/>
    <w:rsid w:val="00A263A5"/>
    <w:rsid w:val="00A269F6"/>
    <w:rsid w:val="00A26BE3"/>
    <w:rsid w:val="00A26D8F"/>
    <w:rsid w:val="00A27093"/>
    <w:rsid w:val="00A270CE"/>
    <w:rsid w:val="00A27CE3"/>
    <w:rsid w:val="00A3009E"/>
    <w:rsid w:val="00A301DC"/>
    <w:rsid w:val="00A304B2"/>
    <w:rsid w:val="00A30B69"/>
    <w:rsid w:val="00A3134C"/>
    <w:rsid w:val="00A31762"/>
    <w:rsid w:val="00A31BF0"/>
    <w:rsid w:val="00A322FE"/>
    <w:rsid w:val="00A32ACF"/>
    <w:rsid w:val="00A32B37"/>
    <w:rsid w:val="00A32FA2"/>
    <w:rsid w:val="00A3394B"/>
    <w:rsid w:val="00A339D6"/>
    <w:rsid w:val="00A33B88"/>
    <w:rsid w:val="00A33BA9"/>
    <w:rsid w:val="00A34285"/>
    <w:rsid w:val="00A34557"/>
    <w:rsid w:val="00A3478D"/>
    <w:rsid w:val="00A349CB"/>
    <w:rsid w:val="00A34BC9"/>
    <w:rsid w:val="00A34DBE"/>
    <w:rsid w:val="00A34F61"/>
    <w:rsid w:val="00A350FF"/>
    <w:rsid w:val="00A3569E"/>
    <w:rsid w:val="00A356E7"/>
    <w:rsid w:val="00A35CF1"/>
    <w:rsid w:val="00A35D6D"/>
    <w:rsid w:val="00A36425"/>
    <w:rsid w:val="00A365AD"/>
    <w:rsid w:val="00A36CBE"/>
    <w:rsid w:val="00A36EA9"/>
    <w:rsid w:val="00A37056"/>
    <w:rsid w:val="00A37709"/>
    <w:rsid w:val="00A377F2"/>
    <w:rsid w:val="00A37D58"/>
    <w:rsid w:val="00A400E4"/>
    <w:rsid w:val="00A405EE"/>
    <w:rsid w:val="00A4093C"/>
    <w:rsid w:val="00A40F57"/>
    <w:rsid w:val="00A412E3"/>
    <w:rsid w:val="00A41596"/>
    <w:rsid w:val="00A415CE"/>
    <w:rsid w:val="00A41608"/>
    <w:rsid w:val="00A41899"/>
    <w:rsid w:val="00A418E1"/>
    <w:rsid w:val="00A418FE"/>
    <w:rsid w:val="00A41DF4"/>
    <w:rsid w:val="00A41EC6"/>
    <w:rsid w:val="00A4219C"/>
    <w:rsid w:val="00A42312"/>
    <w:rsid w:val="00A424CA"/>
    <w:rsid w:val="00A437AA"/>
    <w:rsid w:val="00A43877"/>
    <w:rsid w:val="00A44128"/>
    <w:rsid w:val="00A443BE"/>
    <w:rsid w:val="00A446ED"/>
    <w:rsid w:val="00A44B0C"/>
    <w:rsid w:val="00A44E7B"/>
    <w:rsid w:val="00A45485"/>
    <w:rsid w:val="00A45EA0"/>
    <w:rsid w:val="00A45ED4"/>
    <w:rsid w:val="00A45EEC"/>
    <w:rsid w:val="00A46617"/>
    <w:rsid w:val="00A46741"/>
    <w:rsid w:val="00A4690B"/>
    <w:rsid w:val="00A47533"/>
    <w:rsid w:val="00A51795"/>
    <w:rsid w:val="00A51A5C"/>
    <w:rsid w:val="00A51CCA"/>
    <w:rsid w:val="00A523C5"/>
    <w:rsid w:val="00A5257F"/>
    <w:rsid w:val="00A529F7"/>
    <w:rsid w:val="00A52E5C"/>
    <w:rsid w:val="00A5309A"/>
    <w:rsid w:val="00A5341C"/>
    <w:rsid w:val="00A538AE"/>
    <w:rsid w:val="00A546B1"/>
    <w:rsid w:val="00A54E02"/>
    <w:rsid w:val="00A54E66"/>
    <w:rsid w:val="00A55057"/>
    <w:rsid w:val="00A557D4"/>
    <w:rsid w:val="00A55CFF"/>
    <w:rsid w:val="00A55D00"/>
    <w:rsid w:val="00A55D6C"/>
    <w:rsid w:val="00A55E46"/>
    <w:rsid w:val="00A55F14"/>
    <w:rsid w:val="00A56768"/>
    <w:rsid w:val="00A56C84"/>
    <w:rsid w:val="00A56CF0"/>
    <w:rsid w:val="00A57828"/>
    <w:rsid w:val="00A57A28"/>
    <w:rsid w:val="00A6012A"/>
    <w:rsid w:val="00A60A2C"/>
    <w:rsid w:val="00A61401"/>
    <w:rsid w:val="00A61679"/>
    <w:rsid w:val="00A61938"/>
    <w:rsid w:val="00A61FDC"/>
    <w:rsid w:val="00A623BA"/>
    <w:rsid w:val="00A62A71"/>
    <w:rsid w:val="00A63052"/>
    <w:rsid w:val="00A63383"/>
    <w:rsid w:val="00A63397"/>
    <w:rsid w:val="00A635EF"/>
    <w:rsid w:val="00A63D43"/>
    <w:rsid w:val="00A63ECD"/>
    <w:rsid w:val="00A643D8"/>
    <w:rsid w:val="00A64683"/>
    <w:rsid w:val="00A64B62"/>
    <w:rsid w:val="00A65342"/>
    <w:rsid w:val="00A65915"/>
    <w:rsid w:val="00A65B8A"/>
    <w:rsid w:val="00A66218"/>
    <w:rsid w:val="00A6688E"/>
    <w:rsid w:val="00A673F6"/>
    <w:rsid w:val="00A676C5"/>
    <w:rsid w:val="00A67769"/>
    <w:rsid w:val="00A67BDD"/>
    <w:rsid w:val="00A67CB2"/>
    <w:rsid w:val="00A67F66"/>
    <w:rsid w:val="00A70102"/>
    <w:rsid w:val="00A7010E"/>
    <w:rsid w:val="00A70285"/>
    <w:rsid w:val="00A70B51"/>
    <w:rsid w:val="00A70FCE"/>
    <w:rsid w:val="00A7102F"/>
    <w:rsid w:val="00A71068"/>
    <w:rsid w:val="00A7137D"/>
    <w:rsid w:val="00A71481"/>
    <w:rsid w:val="00A71709"/>
    <w:rsid w:val="00A717B3"/>
    <w:rsid w:val="00A7234D"/>
    <w:rsid w:val="00A724FF"/>
    <w:rsid w:val="00A72744"/>
    <w:rsid w:val="00A7281C"/>
    <w:rsid w:val="00A728C5"/>
    <w:rsid w:val="00A728F8"/>
    <w:rsid w:val="00A72BCD"/>
    <w:rsid w:val="00A72D32"/>
    <w:rsid w:val="00A72E7F"/>
    <w:rsid w:val="00A736F1"/>
    <w:rsid w:val="00A73710"/>
    <w:rsid w:val="00A73982"/>
    <w:rsid w:val="00A73E01"/>
    <w:rsid w:val="00A74B82"/>
    <w:rsid w:val="00A75252"/>
    <w:rsid w:val="00A75542"/>
    <w:rsid w:val="00A755A1"/>
    <w:rsid w:val="00A75629"/>
    <w:rsid w:val="00A75654"/>
    <w:rsid w:val="00A762C1"/>
    <w:rsid w:val="00A765E3"/>
    <w:rsid w:val="00A76C11"/>
    <w:rsid w:val="00A7724D"/>
    <w:rsid w:val="00A77658"/>
    <w:rsid w:val="00A7783D"/>
    <w:rsid w:val="00A77A5A"/>
    <w:rsid w:val="00A77B97"/>
    <w:rsid w:val="00A804B6"/>
    <w:rsid w:val="00A80FB5"/>
    <w:rsid w:val="00A81016"/>
    <w:rsid w:val="00A81C7F"/>
    <w:rsid w:val="00A823F7"/>
    <w:rsid w:val="00A82E85"/>
    <w:rsid w:val="00A83115"/>
    <w:rsid w:val="00A8358B"/>
    <w:rsid w:val="00A83686"/>
    <w:rsid w:val="00A83774"/>
    <w:rsid w:val="00A83B00"/>
    <w:rsid w:val="00A842E2"/>
    <w:rsid w:val="00A843C5"/>
    <w:rsid w:val="00A84617"/>
    <w:rsid w:val="00A84802"/>
    <w:rsid w:val="00A84E7E"/>
    <w:rsid w:val="00A8548F"/>
    <w:rsid w:val="00A857D5"/>
    <w:rsid w:val="00A86620"/>
    <w:rsid w:val="00A870B2"/>
    <w:rsid w:val="00A8716C"/>
    <w:rsid w:val="00A871DF"/>
    <w:rsid w:val="00A875CF"/>
    <w:rsid w:val="00A878C2"/>
    <w:rsid w:val="00A87C39"/>
    <w:rsid w:val="00A904DD"/>
    <w:rsid w:val="00A905E8"/>
    <w:rsid w:val="00A90BDD"/>
    <w:rsid w:val="00A90F71"/>
    <w:rsid w:val="00A91085"/>
    <w:rsid w:val="00A9147B"/>
    <w:rsid w:val="00A917B0"/>
    <w:rsid w:val="00A91C50"/>
    <w:rsid w:val="00A91DE1"/>
    <w:rsid w:val="00A92623"/>
    <w:rsid w:val="00A92684"/>
    <w:rsid w:val="00A928BF"/>
    <w:rsid w:val="00A92ED9"/>
    <w:rsid w:val="00A93091"/>
    <w:rsid w:val="00A938EB"/>
    <w:rsid w:val="00A94EB7"/>
    <w:rsid w:val="00A95359"/>
    <w:rsid w:val="00A95ACC"/>
    <w:rsid w:val="00A95AD2"/>
    <w:rsid w:val="00A95DA7"/>
    <w:rsid w:val="00A96D39"/>
    <w:rsid w:val="00A97081"/>
    <w:rsid w:val="00A972F4"/>
    <w:rsid w:val="00A976C9"/>
    <w:rsid w:val="00A9797A"/>
    <w:rsid w:val="00A97994"/>
    <w:rsid w:val="00AA024F"/>
    <w:rsid w:val="00AA0530"/>
    <w:rsid w:val="00AA0C9D"/>
    <w:rsid w:val="00AA18E6"/>
    <w:rsid w:val="00AA1EAE"/>
    <w:rsid w:val="00AA2566"/>
    <w:rsid w:val="00AA2598"/>
    <w:rsid w:val="00AA2629"/>
    <w:rsid w:val="00AA2741"/>
    <w:rsid w:val="00AA2B3D"/>
    <w:rsid w:val="00AA2D0E"/>
    <w:rsid w:val="00AA36C2"/>
    <w:rsid w:val="00AA3817"/>
    <w:rsid w:val="00AA4E04"/>
    <w:rsid w:val="00AA50B6"/>
    <w:rsid w:val="00AA55A5"/>
    <w:rsid w:val="00AA5940"/>
    <w:rsid w:val="00AA5B19"/>
    <w:rsid w:val="00AA674D"/>
    <w:rsid w:val="00AA6785"/>
    <w:rsid w:val="00AA6C6D"/>
    <w:rsid w:val="00AA6F73"/>
    <w:rsid w:val="00AA6FB4"/>
    <w:rsid w:val="00AA7611"/>
    <w:rsid w:val="00AA77CA"/>
    <w:rsid w:val="00AA7E1A"/>
    <w:rsid w:val="00AB01E5"/>
    <w:rsid w:val="00AB0912"/>
    <w:rsid w:val="00AB0920"/>
    <w:rsid w:val="00AB0ED5"/>
    <w:rsid w:val="00AB0F5B"/>
    <w:rsid w:val="00AB1825"/>
    <w:rsid w:val="00AB1B25"/>
    <w:rsid w:val="00AB1BED"/>
    <w:rsid w:val="00AB1F94"/>
    <w:rsid w:val="00AB21BB"/>
    <w:rsid w:val="00AB2404"/>
    <w:rsid w:val="00AB3524"/>
    <w:rsid w:val="00AB37FA"/>
    <w:rsid w:val="00AB38FE"/>
    <w:rsid w:val="00AB3922"/>
    <w:rsid w:val="00AB3CCC"/>
    <w:rsid w:val="00AB546C"/>
    <w:rsid w:val="00AB5481"/>
    <w:rsid w:val="00AB5491"/>
    <w:rsid w:val="00AB643D"/>
    <w:rsid w:val="00AB6A93"/>
    <w:rsid w:val="00AB77E6"/>
    <w:rsid w:val="00AC0012"/>
    <w:rsid w:val="00AC0637"/>
    <w:rsid w:val="00AC118B"/>
    <w:rsid w:val="00AC1591"/>
    <w:rsid w:val="00AC1A97"/>
    <w:rsid w:val="00AC2681"/>
    <w:rsid w:val="00AC28D3"/>
    <w:rsid w:val="00AC2BFD"/>
    <w:rsid w:val="00AC2E23"/>
    <w:rsid w:val="00AC359E"/>
    <w:rsid w:val="00AC3627"/>
    <w:rsid w:val="00AC36D6"/>
    <w:rsid w:val="00AC3B41"/>
    <w:rsid w:val="00AC3BF3"/>
    <w:rsid w:val="00AC3CA3"/>
    <w:rsid w:val="00AC4292"/>
    <w:rsid w:val="00AC4DA0"/>
    <w:rsid w:val="00AC53C1"/>
    <w:rsid w:val="00AC61AD"/>
    <w:rsid w:val="00AC6371"/>
    <w:rsid w:val="00AC68AD"/>
    <w:rsid w:val="00AC6BBD"/>
    <w:rsid w:val="00AC72F4"/>
    <w:rsid w:val="00AC7415"/>
    <w:rsid w:val="00AC74D3"/>
    <w:rsid w:val="00AC76DF"/>
    <w:rsid w:val="00AC7958"/>
    <w:rsid w:val="00AC7BF6"/>
    <w:rsid w:val="00AD0348"/>
    <w:rsid w:val="00AD0908"/>
    <w:rsid w:val="00AD0B55"/>
    <w:rsid w:val="00AD116D"/>
    <w:rsid w:val="00AD17A2"/>
    <w:rsid w:val="00AD17E9"/>
    <w:rsid w:val="00AD19C4"/>
    <w:rsid w:val="00AD1D32"/>
    <w:rsid w:val="00AD26D3"/>
    <w:rsid w:val="00AD26F3"/>
    <w:rsid w:val="00AD2B42"/>
    <w:rsid w:val="00AD2B64"/>
    <w:rsid w:val="00AD2C77"/>
    <w:rsid w:val="00AD30A2"/>
    <w:rsid w:val="00AD319D"/>
    <w:rsid w:val="00AD3C52"/>
    <w:rsid w:val="00AD414B"/>
    <w:rsid w:val="00AD41E7"/>
    <w:rsid w:val="00AD43C7"/>
    <w:rsid w:val="00AD444D"/>
    <w:rsid w:val="00AD4851"/>
    <w:rsid w:val="00AD4CED"/>
    <w:rsid w:val="00AD4E6F"/>
    <w:rsid w:val="00AD60F3"/>
    <w:rsid w:val="00AD62BB"/>
    <w:rsid w:val="00AD64C1"/>
    <w:rsid w:val="00AD6A0F"/>
    <w:rsid w:val="00AD6B53"/>
    <w:rsid w:val="00AD7127"/>
    <w:rsid w:val="00AD737C"/>
    <w:rsid w:val="00AD73E0"/>
    <w:rsid w:val="00AD763A"/>
    <w:rsid w:val="00AD795C"/>
    <w:rsid w:val="00AD7A87"/>
    <w:rsid w:val="00AD7A8C"/>
    <w:rsid w:val="00AD7C11"/>
    <w:rsid w:val="00AD7E53"/>
    <w:rsid w:val="00AD7EA2"/>
    <w:rsid w:val="00AD7F69"/>
    <w:rsid w:val="00AD7FAB"/>
    <w:rsid w:val="00AE08BD"/>
    <w:rsid w:val="00AE0995"/>
    <w:rsid w:val="00AE0D30"/>
    <w:rsid w:val="00AE10B9"/>
    <w:rsid w:val="00AE11BA"/>
    <w:rsid w:val="00AE15F2"/>
    <w:rsid w:val="00AE1939"/>
    <w:rsid w:val="00AE1B10"/>
    <w:rsid w:val="00AE1D10"/>
    <w:rsid w:val="00AE2073"/>
    <w:rsid w:val="00AE2D1B"/>
    <w:rsid w:val="00AE3FC1"/>
    <w:rsid w:val="00AE4247"/>
    <w:rsid w:val="00AE43C3"/>
    <w:rsid w:val="00AE43FE"/>
    <w:rsid w:val="00AE5172"/>
    <w:rsid w:val="00AE52D0"/>
    <w:rsid w:val="00AE5502"/>
    <w:rsid w:val="00AE5533"/>
    <w:rsid w:val="00AE5A57"/>
    <w:rsid w:val="00AE607F"/>
    <w:rsid w:val="00AE61E7"/>
    <w:rsid w:val="00AE62EB"/>
    <w:rsid w:val="00AE62F8"/>
    <w:rsid w:val="00AE64F0"/>
    <w:rsid w:val="00AE66D0"/>
    <w:rsid w:val="00AE6868"/>
    <w:rsid w:val="00AE6BAE"/>
    <w:rsid w:val="00AE7566"/>
    <w:rsid w:val="00AF00DD"/>
    <w:rsid w:val="00AF0391"/>
    <w:rsid w:val="00AF0C6B"/>
    <w:rsid w:val="00AF0DD2"/>
    <w:rsid w:val="00AF11A1"/>
    <w:rsid w:val="00AF1B68"/>
    <w:rsid w:val="00AF21AB"/>
    <w:rsid w:val="00AF25B2"/>
    <w:rsid w:val="00AF2B61"/>
    <w:rsid w:val="00AF3818"/>
    <w:rsid w:val="00AF44D4"/>
    <w:rsid w:val="00AF4A0E"/>
    <w:rsid w:val="00AF4AAB"/>
    <w:rsid w:val="00AF4D2A"/>
    <w:rsid w:val="00AF5B67"/>
    <w:rsid w:val="00AF5CE9"/>
    <w:rsid w:val="00AF6051"/>
    <w:rsid w:val="00AF60C6"/>
    <w:rsid w:val="00AF68EC"/>
    <w:rsid w:val="00AF7567"/>
    <w:rsid w:val="00AF774A"/>
    <w:rsid w:val="00B00C6C"/>
    <w:rsid w:val="00B0103A"/>
    <w:rsid w:val="00B01319"/>
    <w:rsid w:val="00B013B9"/>
    <w:rsid w:val="00B01CE0"/>
    <w:rsid w:val="00B02876"/>
    <w:rsid w:val="00B0295B"/>
    <w:rsid w:val="00B02C29"/>
    <w:rsid w:val="00B037EB"/>
    <w:rsid w:val="00B03CF2"/>
    <w:rsid w:val="00B048AB"/>
    <w:rsid w:val="00B04B61"/>
    <w:rsid w:val="00B04BDE"/>
    <w:rsid w:val="00B04D68"/>
    <w:rsid w:val="00B04E65"/>
    <w:rsid w:val="00B05292"/>
    <w:rsid w:val="00B053AF"/>
    <w:rsid w:val="00B05550"/>
    <w:rsid w:val="00B05C9E"/>
    <w:rsid w:val="00B06240"/>
    <w:rsid w:val="00B062A8"/>
    <w:rsid w:val="00B06637"/>
    <w:rsid w:val="00B06B48"/>
    <w:rsid w:val="00B0717C"/>
    <w:rsid w:val="00B073F5"/>
    <w:rsid w:val="00B07538"/>
    <w:rsid w:val="00B07827"/>
    <w:rsid w:val="00B101F0"/>
    <w:rsid w:val="00B10629"/>
    <w:rsid w:val="00B10986"/>
    <w:rsid w:val="00B10E38"/>
    <w:rsid w:val="00B111CA"/>
    <w:rsid w:val="00B111F4"/>
    <w:rsid w:val="00B1129B"/>
    <w:rsid w:val="00B112D7"/>
    <w:rsid w:val="00B112EB"/>
    <w:rsid w:val="00B11699"/>
    <w:rsid w:val="00B11C25"/>
    <w:rsid w:val="00B1211F"/>
    <w:rsid w:val="00B12C24"/>
    <w:rsid w:val="00B13875"/>
    <w:rsid w:val="00B13A1F"/>
    <w:rsid w:val="00B13A8C"/>
    <w:rsid w:val="00B13E5D"/>
    <w:rsid w:val="00B13F36"/>
    <w:rsid w:val="00B14AAE"/>
    <w:rsid w:val="00B14EAA"/>
    <w:rsid w:val="00B155AE"/>
    <w:rsid w:val="00B156A3"/>
    <w:rsid w:val="00B15900"/>
    <w:rsid w:val="00B15BD4"/>
    <w:rsid w:val="00B15F26"/>
    <w:rsid w:val="00B15FE6"/>
    <w:rsid w:val="00B162D3"/>
    <w:rsid w:val="00B169A6"/>
    <w:rsid w:val="00B16B98"/>
    <w:rsid w:val="00B16C1C"/>
    <w:rsid w:val="00B16D4F"/>
    <w:rsid w:val="00B17A0C"/>
    <w:rsid w:val="00B204E1"/>
    <w:rsid w:val="00B204FF"/>
    <w:rsid w:val="00B20B2B"/>
    <w:rsid w:val="00B20E75"/>
    <w:rsid w:val="00B214C2"/>
    <w:rsid w:val="00B21C5B"/>
    <w:rsid w:val="00B21D46"/>
    <w:rsid w:val="00B2204B"/>
    <w:rsid w:val="00B221AE"/>
    <w:rsid w:val="00B2284D"/>
    <w:rsid w:val="00B22B56"/>
    <w:rsid w:val="00B2327D"/>
    <w:rsid w:val="00B2352F"/>
    <w:rsid w:val="00B235A1"/>
    <w:rsid w:val="00B23794"/>
    <w:rsid w:val="00B23A24"/>
    <w:rsid w:val="00B23C5F"/>
    <w:rsid w:val="00B23D05"/>
    <w:rsid w:val="00B2412E"/>
    <w:rsid w:val="00B2419C"/>
    <w:rsid w:val="00B248CF"/>
    <w:rsid w:val="00B251C0"/>
    <w:rsid w:val="00B25217"/>
    <w:rsid w:val="00B25231"/>
    <w:rsid w:val="00B257DD"/>
    <w:rsid w:val="00B25A1F"/>
    <w:rsid w:val="00B25AF9"/>
    <w:rsid w:val="00B25FD6"/>
    <w:rsid w:val="00B26324"/>
    <w:rsid w:val="00B268B3"/>
    <w:rsid w:val="00B26A53"/>
    <w:rsid w:val="00B26CE3"/>
    <w:rsid w:val="00B271C2"/>
    <w:rsid w:val="00B278BC"/>
    <w:rsid w:val="00B3018A"/>
    <w:rsid w:val="00B307D1"/>
    <w:rsid w:val="00B311AC"/>
    <w:rsid w:val="00B31217"/>
    <w:rsid w:val="00B31E42"/>
    <w:rsid w:val="00B31E4F"/>
    <w:rsid w:val="00B32B31"/>
    <w:rsid w:val="00B32C96"/>
    <w:rsid w:val="00B32CB8"/>
    <w:rsid w:val="00B32D54"/>
    <w:rsid w:val="00B32EEE"/>
    <w:rsid w:val="00B32F9D"/>
    <w:rsid w:val="00B335FA"/>
    <w:rsid w:val="00B338A9"/>
    <w:rsid w:val="00B3391B"/>
    <w:rsid w:val="00B33EC3"/>
    <w:rsid w:val="00B33FF9"/>
    <w:rsid w:val="00B34020"/>
    <w:rsid w:val="00B34667"/>
    <w:rsid w:val="00B35628"/>
    <w:rsid w:val="00B35658"/>
    <w:rsid w:val="00B356BE"/>
    <w:rsid w:val="00B3659A"/>
    <w:rsid w:val="00B3672D"/>
    <w:rsid w:val="00B36773"/>
    <w:rsid w:val="00B36C56"/>
    <w:rsid w:val="00B37386"/>
    <w:rsid w:val="00B37B16"/>
    <w:rsid w:val="00B37C1B"/>
    <w:rsid w:val="00B37DE1"/>
    <w:rsid w:val="00B400BA"/>
    <w:rsid w:val="00B400CB"/>
    <w:rsid w:val="00B4010D"/>
    <w:rsid w:val="00B4022D"/>
    <w:rsid w:val="00B40422"/>
    <w:rsid w:val="00B4099D"/>
    <w:rsid w:val="00B40A61"/>
    <w:rsid w:val="00B4160D"/>
    <w:rsid w:val="00B41721"/>
    <w:rsid w:val="00B41B76"/>
    <w:rsid w:val="00B41F30"/>
    <w:rsid w:val="00B426BF"/>
    <w:rsid w:val="00B429DC"/>
    <w:rsid w:val="00B42A19"/>
    <w:rsid w:val="00B43AE9"/>
    <w:rsid w:val="00B43B87"/>
    <w:rsid w:val="00B43BFB"/>
    <w:rsid w:val="00B44371"/>
    <w:rsid w:val="00B4451A"/>
    <w:rsid w:val="00B445D6"/>
    <w:rsid w:val="00B446CE"/>
    <w:rsid w:val="00B44DC4"/>
    <w:rsid w:val="00B45087"/>
    <w:rsid w:val="00B452A6"/>
    <w:rsid w:val="00B4569D"/>
    <w:rsid w:val="00B4585F"/>
    <w:rsid w:val="00B45B96"/>
    <w:rsid w:val="00B45C1C"/>
    <w:rsid w:val="00B45D12"/>
    <w:rsid w:val="00B45FE5"/>
    <w:rsid w:val="00B462B3"/>
    <w:rsid w:val="00B4666A"/>
    <w:rsid w:val="00B46779"/>
    <w:rsid w:val="00B46A3C"/>
    <w:rsid w:val="00B46F5D"/>
    <w:rsid w:val="00B47063"/>
    <w:rsid w:val="00B475DA"/>
    <w:rsid w:val="00B4797B"/>
    <w:rsid w:val="00B47AFD"/>
    <w:rsid w:val="00B47B96"/>
    <w:rsid w:val="00B47F53"/>
    <w:rsid w:val="00B501D0"/>
    <w:rsid w:val="00B50818"/>
    <w:rsid w:val="00B50830"/>
    <w:rsid w:val="00B50849"/>
    <w:rsid w:val="00B51121"/>
    <w:rsid w:val="00B51912"/>
    <w:rsid w:val="00B51C1A"/>
    <w:rsid w:val="00B5240D"/>
    <w:rsid w:val="00B5274A"/>
    <w:rsid w:val="00B529EA"/>
    <w:rsid w:val="00B52BCD"/>
    <w:rsid w:val="00B53A45"/>
    <w:rsid w:val="00B54758"/>
    <w:rsid w:val="00B54AA7"/>
    <w:rsid w:val="00B54C40"/>
    <w:rsid w:val="00B55146"/>
    <w:rsid w:val="00B55268"/>
    <w:rsid w:val="00B554FD"/>
    <w:rsid w:val="00B558D9"/>
    <w:rsid w:val="00B55B33"/>
    <w:rsid w:val="00B55D40"/>
    <w:rsid w:val="00B56055"/>
    <w:rsid w:val="00B563A9"/>
    <w:rsid w:val="00B576AD"/>
    <w:rsid w:val="00B6006D"/>
    <w:rsid w:val="00B601F5"/>
    <w:rsid w:val="00B6044F"/>
    <w:rsid w:val="00B604C3"/>
    <w:rsid w:val="00B60D32"/>
    <w:rsid w:val="00B61B73"/>
    <w:rsid w:val="00B61B75"/>
    <w:rsid w:val="00B6211E"/>
    <w:rsid w:val="00B62601"/>
    <w:rsid w:val="00B62DC8"/>
    <w:rsid w:val="00B62F9B"/>
    <w:rsid w:val="00B6334C"/>
    <w:rsid w:val="00B633E5"/>
    <w:rsid w:val="00B634B0"/>
    <w:rsid w:val="00B635F9"/>
    <w:rsid w:val="00B63640"/>
    <w:rsid w:val="00B63A3D"/>
    <w:rsid w:val="00B64359"/>
    <w:rsid w:val="00B647C7"/>
    <w:rsid w:val="00B652D1"/>
    <w:rsid w:val="00B6542B"/>
    <w:rsid w:val="00B65469"/>
    <w:rsid w:val="00B661EB"/>
    <w:rsid w:val="00B66F30"/>
    <w:rsid w:val="00B67062"/>
    <w:rsid w:val="00B671EB"/>
    <w:rsid w:val="00B67274"/>
    <w:rsid w:val="00B676EE"/>
    <w:rsid w:val="00B67721"/>
    <w:rsid w:val="00B6773D"/>
    <w:rsid w:val="00B678F0"/>
    <w:rsid w:val="00B6799E"/>
    <w:rsid w:val="00B67AFF"/>
    <w:rsid w:val="00B67D96"/>
    <w:rsid w:val="00B7014B"/>
    <w:rsid w:val="00B7034B"/>
    <w:rsid w:val="00B70D93"/>
    <w:rsid w:val="00B71E7A"/>
    <w:rsid w:val="00B722BB"/>
    <w:rsid w:val="00B725AF"/>
    <w:rsid w:val="00B72705"/>
    <w:rsid w:val="00B730E7"/>
    <w:rsid w:val="00B73599"/>
    <w:rsid w:val="00B7382E"/>
    <w:rsid w:val="00B742D8"/>
    <w:rsid w:val="00B747EA"/>
    <w:rsid w:val="00B74F00"/>
    <w:rsid w:val="00B750A4"/>
    <w:rsid w:val="00B75203"/>
    <w:rsid w:val="00B7543B"/>
    <w:rsid w:val="00B75528"/>
    <w:rsid w:val="00B755B8"/>
    <w:rsid w:val="00B75A9D"/>
    <w:rsid w:val="00B762D7"/>
    <w:rsid w:val="00B764E9"/>
    <w:rsid w:val="00B76682"/>
    <w:rsid w:val="00B767E1"/>
    <w:rsid w:val="00B768EB"/>
    <w:rsid w:val="00B76B7D"/>
    <w:rsid w:val="00B7719C"/>
    <w:rsid w:val="00B772C2"/>
    <w:rsid w:val="00B772ED"/>
    <w:rsid w:val="00B77E52"/>
    <w:rsid w:val="00B80165"/>
    <w:rsid w:val="00B80508"/>
    <w:rsid w:val="00B808F3"/>
    <w:rsid w:val="00B81000"/>
    <w:rsid w:val="00B823D5"/>
    <w:rsid w:val="00B82C7A"/>
    <w:rsid w:val="00B82D00"/>
    <w:rsid w:val="00B82EFC"/>
    <w:rsid w:val="00B8330D"/>
    <w:rsid w:val="00B834D0"/>
    <w:rsid w:val="00B837AD"/>
    <w:rsid w:val="00B83AB5"/>
    <w:rsid w:val="00B83DFB"/>
    <w:rsid w:val="00B840B0"/>
    <w:rsid w:val="00B84465"/>
    <w:rsid w:val="00B846FD"/>
    <w:rsid w:val="00B84915"/>
    <w:rsid w:val="00B84D10"/>
    <w:rsid w:val="00B84E5D"/>
    <w:rsid w:val="00B8502B"/>
    <w:rsid w:val="00B85031"/>
    <w:rsid w:val="00B851A9"/>
    <w:rsid w:val="00B85319"/>
    <w:rsid w:val="00B85DC0"/>
    <w:rsid w:val="00B85E56"/>
    <w:rsid w:val="00B8608A"/>
    <w:rsid w:val="00B866A1"/>
    <w:rsid w:val="00B8681C"/>
    <w:rsid w:val="00B86C6F"/>
    <w:rsid w:val="00B86D7F"/>
    <w:rsid w:val="00B87150"/>
    <w:rsid w:val="00B8774E"/>
    <w:rsid w:val="00B877C6"/>
    <w:rsid w:val="00B879DE"/>
    <w:rsid w:val="00B87CA4"/>
    <w:rsid w:val="00B87D15"/>
    <w:rsid w:val="00B87DED"/>
    <w:rsid w:val="00B901B3"/>
    <w:rsid w:val="00B90383"/>
    <w:rsid w:val="00B904A6"/>
    <w:rsid w:val="00B906E5"/>
    <w:rsid w:val="00B90965"/>
    <w:rsid w:val="00B90DC4"/>
    <w:rsid w:val="00B916E4"/>
    <w:rsid w:val="00B91844"/>
    <w:rsid w:val="00B91B6E"/>
    <w:rsid w:val="00B91CC0"/>
    <w:rsid w:val="00B91D00"/>
    <w:rsid w:val="00B91F1E"/>
    <w:rsid w:val="00B92411"/>
    <w:rsid w:val="00B92497"/>
    <w:rsid w:val="00B92996"/>
    <w:rsid w:val="00B92ACD"/>
    <w:rsid w:val="00B939D4"/>
    <w:rsid w:val="00B9479D"/>
    <w:rsid w:val="00B949A6"/>
    <w:rsid w:val="00B94F5B"/>
    <w:rsid w:val="00B950EF"/>
    <w:rsid w:val="00B95191"/>
    <w:rsid w:val="00B95958"/>
    <w:rsid w:val="00B959FB"/>
    <w:rsid w:val="00B95CFC"/>
    <w:rsid w:val="00B95FAA"/>
    <w:rsid w:val="00B9613D"/>
    <w:rsid w:val="00B9646C"/>
    <w:rsid w:val="00B9668B"/>
    <w:rsid w:val="00B96737"/>
    <w:rsid w:val="00B96821"/>
    <w:rsid w:val="00B97366"/>
    <w:rsid w:val="00B97C45"/>
    <w:rsid w:val="00BA0C2C"/>
    <w:rsid w:val="00BA1161"/>
    <w:rsid w:val="00BA1C67"/>
    <w:rsid w:val="00BA203D"/>
    <w:rsid w:val="00BA2368"/>
    <w:rsid w:val="00BA23DC"/>
    <w:rsid w:val="00BA25E1"/>
    <w:rsid w:val="00BA2810"/>
    <w:rsid w:val="00BA2C87"/>
    <w:rsid w:val="00BA2E20"/>
    <w:rsid w:val="00BA38B1"/>
    <w:rsid w:val="00BA3D0D"/>
    <w:rsid w:val="00BA3D50"/>
    <w:rsid w:val="00BA3DFC"/>
    <w:rsid w:val="00BA3FAA"/>
    <w:rsid w:val="00BA45F8"/>
    <w:rsid w:val="00BA48ED"/>
    <w:rsid w:val="00BA4CEE"/>
    <w:rsid w:val="00BA4EC1"/>
    <w:rsid w:val="00BA51D8"/>
    <w:rsid w:val="00BA5227"/>
    <w:rsid w:val="00BA5C69"/>
    <w:rsid w:val="00BA60AE"/>
    <w:rsid w:val="00BA6664"/>
    <w:rsid w:val="00BA670E"/>
    <w:rsid w:val="00BA6755"/>
    <w:rsid w:val="00BA6CDF"/>
    <w:rsid w:val="00BA7421"/>
    <w:rsid w:val="00BA7487"/>
    <w:rsid w:val="00BA749E"/>
    <w:rsid w:val="00BA7F92"/>
    <w:rsid w:val="00BB0453"/>
    <w:rsid w:val="00BB06DA"/>
    <w:rsid w:val="00BB092D"/>
    <w:rsid w:val="00BB0AD2"/>
    <w:rsid w:val="00BB0D14"/>
    <w:rsid w:val="00BB1026"/>
    <w:rsid w:val="00BB1BC4"/>
    <w:rsid w:val="00BB1D41"/>
    <w:rsid w:val="00BB1EF3"/>
    <w:rsid w:val="00BB2BCE"/>
    <w:rsid w:val="00BB2CAD"/>
    <w:rsid w:val="00BB3CC9"/>
    <w:rsid w:val="00BB3FD8"/>
    <w:rsid w:val="00BB3FDE"/>
    <w:rsid w:val="00BB43EF"/>
    <w:rsid w:val="00BB455F"/>
    <w:rsid w:val="00BB4AB6"/>
    <w:rsid w:val="00BB4E87"/>
    <w:rsid w:val="00BB4ED6"/>
    <w:rsid w:val="00BB4FAE"/>
    <w:rsid w:val="00BB512D"/>
    <w:rsid w:val="00BB568F"/>
    <w:rsid w:val="00BB5B33"/>
    <w:rsid w:val="00BB5BF5"/>
    <w:rsid w:val="00BB5D48"/>
    <w:rsid w:val="00BB5F32"/>
    <w:rsid w:val="00BB6245"/>
    <w:rsid w:val="00BB6661"/>
    <w:rsid w:val="00BB68F8"/>
    <w:rsid w:val="00BB6E8F"/>
    <w:rsid w:val="00BB7096"/>
    <w:rsid w:val="00BB7B58"/>
    <w:rsid w:val="00BB7FA2"/>
    <w:rsid w:val="00BC081B"/>
    <w:rsid w:val="00BC0CDA"/>
    <w:rsid w:val="00BC0DAD"/>
    <w:rsid w:val="00BC11E8"/>
    <w:rsid w:val="00BC1228"/>
    <w:rsid w:val="00BC196C"/>
    <w:rsid w:val="00BC1B5E"/>
    <w:rsid w:val="00BC1EF4"/>
    <w:rsid w:val="00BC2406"/>
    <w:rsid w:val="00BC2B20"/>
    <w:rsid w:val="00BC3285"/>
    <w:rsid w:val="00BC32F0"/>
    <w:rsid w:val="00BC3E5E"/>
    <w:rsid w:val="00BC431E"/>
    <w:rsid w:val="00BC43B3"/>
    <w:rsid w:val="00BC43B7"/>
    <w:rsid w:val="00BC4515"/>
    <w:rsid w:val="00BC521B"/>
    <w:rsid w:val="00BC5474"/>
    <w:rsid w:val="00BC5DA5"/>
    <w:rsid w:val="00BC5F9C"/>
    <w:rsid w:val="00BC66FC"/>
    <w:rsid w:val="00BC6887"/>
    <w:rsid w:val="00BC6AEE"/>
    <w:rsid w:val="00BC76A4"/>
    <w:rsid w:val="00BC7C7B"/>
    <w:rsid w:val="00BC7FC1"/>
    <w:rsid w:val="00BD01C0"/>
    <w:rsid w:val="00BD03B4"/>
    <w:rsid w:val="00BD110B"/>
    <w:rsid w:val="00BD130C"/>
    <w:rsid w:val="00BD14F8"/>
    <w:rsid w:val="00BD150E"/>
    <w:rsid w:val="00BD1628"/>
    <w:rsid w:val="00BD17C0"/>
    <w:rsid w:val="00BD2032"/>
    <w:rsid w:val="00BD21C2"/>
    <w:rsid w:val="00BD228F"/>
    <w:rsid w:val="00BD2359"/>
    <w:rsid w:val="00BD2D0F"/>
    <w:rsid w:val="00BD2D93"/>
    <w:rsid w:val="00BD303D"/>
    <w:rsid w:val="00BD34B4"/>
    <w:rsid w:val="00BD3C2B"/>
    <w:rsid w:val="00BD3C3F"/>
    <w:rsid w:val="00BD4457"/>
    <w:rsid w:val="00BD4901"/>
    <w:rsid w:val="00BD4926"/>
    <w:rsid w:val="00BD5703"/>
    <w:rsid w:val="00BD57E0"/>
    <w:rsid w:val="00BD5981"/>
    <w:rsid w:val="00BD5BD0"/>
    <w:rsid w:val="00BD5BFC"/>
    <w:rsid w:val="00BD6E95"/>
    <w:rsid w:val="00BD703C"/>
    <w:rsid w:val="00BD71CF"/>
    <w:rsid w:val="00BD7D0B"/>
    <w:rsid w:val="00BE00D0"/>
    <w:rsid w:val="00BE0336"/>
    <w:rsid w:val="00BE04F0"/>
    <w:rsid w:val="00BE05BD"/>
    <w:rsid w:val="00BE063A"/>
    <w:rsid w:val="00BE0814"/>
    <w:rsid w:val="00BE09DD"/>
    <w:rsid w:val="00BE1487"/>
    <w:rsid w:val="00BE2059"/>
    <w:rsid w:val="00BE22FE"/>
    <w:rsid w:val="00BE237F"/>
    <w:rsid w:val="00BE242E"/>
    <w:rsid w:val="00BE2D1F"/>
    <w:rsid w:val="00BE2E27"/>
    <w:rsid w:val="00BE3729"/>
    <w:rsid w:val="00BE3D9C"/>
    <w:rsid w:val="00BE3F30"/>
    <w:rsid w:val="00BE4636"/>
    <w:rsid w:val="00BE4812"/>
    <w:rsid w:val="00BE497E"/>
    <w:rsid w:val="00BE52B4"/>
    <w:rsid w:val="00BE587A"/>
    <w:rsid w:val="00BE66F1"/>
    <w:rsid w:val="00BE6E8E"/>
    <w:rsid w:val="00BE796F"/>
    <w:rsid w:val="00BE7E50"/>
    <w:rsid w:val="00BF019E"/>
    <w:rsid w:val="00BF0711"/>
    <w:rsid w:val="00BF0744"/>
    <w:rsid w:val="00BF0A36"/>
    <w:rsid w:val="00BF0E5B"/>
    <w:rsid w:val="00BF0E69"/>
    <w:rsid w:val="00BF189F"/>
    <w:rsid w:val="00BF1AB9"/>
    <w:rsid w:val="00BF21AE"/>
    <w:rsid w:val="00BF2EC5"/>
    <w:rsid w:val="00BF3645"/>
    <w:rsid w:val="00BF388F"/>
    <w:rsid w:val="00BF3F80"/>
    <w:rsid w:val="00BF45BD"/>
    <w:rsid w:val="00BF4602"/>
    <w:rsid w:val="00BF51A3"/>
    <w:rsid w:val="00BF523E"/>
    <w:rsid w:val="00BF5670"/>
    <w:rsid w:val="00BF5D28"/>
    <w:rsid w:val="00BF5E48"/>
    <w:rsid w:val="00BF5F43"/>
    <w:rsid w:val="00BF5F81"/>
    <w:rsid w:val="00BF62DF"/>
    <w:rsid w:val="00BF63EC"/>
    <w:rsid w:val="00BF651B"/>
    <w:rsid w:val="00BF6749"/>
    <w:rsid w:val="00BF6CF3"/>
    <w:rsid w:val="00C0000A"/>
    <w:rsid w:val="00C001B3"/>
    <w:rsid w:val="00C009F7"/>
    <w:rsid w:val="00C01288"/>
    <w:rsid w:val="00C014B2"/>
    <w:rsid w:val="00C01C93"/>
    <w:rsid w:val="00C01CA6"/>
    <w:rsid w:val="00C026CA"/>
    <w:rsid w:val="00C0291B"/>
    <w:rsid w:val="00C02A77"/>
    <w:rsid w:val="00C03076"/>
    <w:rsid w:val="00C031FA"/>
    <w:rsid w:val="00C04202"/>
    <w:rsid w:val="00C0491B"/>
    <w:rsid w:val="00C04FBB"/>
    <w:rsid w:val="00C05527"/>
    <w:rsid w:val="00C05A0B"/>
    <w:rsid w:val="00C0631D"/>
    <w:rsid w:val="00C067AB"/>
    <w:rsid w:val="00C06CE8"/>
    <w:rsid w:val="00C06E55"/>
    <w:rsid w:val="00C0727F"/>
    <w:rsid w:val="00C07445"/>
    <w:rsid w:val="00C075FF"/>
    <w:rsid w:val="00C07A23"/>
    <w:rsid w:val="00C07E95"/>
    <w:rsid w:val="00C07FA3"/>
    <w:rsid w:val="00C105DB"/>
    <w:rsid w:val="00C10E40"/>
    <w:rsid w:val="00C10E47"/>
    <w:rsid w:val="00C10FA6"/>
    <w:rsid w:val="00C11294"/>
    <w:rsid w:val="00C11715"/>
    <w:rsid w:val="00C11D0C"/>
    <w:rsid w:val="00C1222A"/>
    <w:rsid w:val="00C1227A"/>
    <w:rsid w:val="00C124EB"/>
    <w:rsid w:val="00C12981"/>
    <w:rsid w:val="00C12997"/>
    <w:rsid w:val="00C12AF2"/>
    <w:rsid w:val="00C12D1C"/>
    <w:rsid w:val="00C12DF3"/>
    <w:rsid w:val="00C13209"/>
    <w:rsid w:val="00C13A51"/>
    <w:rsid w:val="00C13BF6"/>
    <w:rsid w:val="00C13F8E"/>
    <w:rsid w:val="00C1466B"/>
    <w:rsid w:val="00C14D26"/>
    <w:rsid w:val="00C154E6"/>
    <w:rsid w:val="00C1554E"/>
    <w:rsid w:val="00C15B2E"/>
    <w:rsid w:val="00C16049"/>
    <w:rsid w:val="00C168D3"/>
    <w:rsid w:val="00C16ADB"/>
    <w:rsid w:val="00C17654"/>
    <w:rsid w:val="00C1769C"/>
    <w:rsid w:val="00C176B2"/>
    <w:rsid w:val="00C20A52"/>
    <w:rsid w:val="00C20E72"/>
    <w:rsid w:val="00C2109E"/>
    <w:rsid w:val="00C21376"/>
    <w:rsid w:val="00C2181B"/>
    <w:rsid w:val="00C2197D"/>
    <w:rsid w:val="00C21DBC"/>
    <w:rsid w:val="00C2256C"/>
    <w:rsid w:val="00C225F0"/>
    <w:rsid w:val="00C227EB"/>
    <w:rsid w:val="00C2290F"/>
    <w:rsid w:val="00C22D7B"/>
    <w:rsid w:val="00C22F3A"/>
    <w:rsid w:val="00C2334D"/>
    <w:rsid w:val="00C23ED3"/>
    <w:rsid w:val="00C23F4B"/>
    <w:rsid w:val="00C244F7"/>
    <w:rsid w:val="00C24983"/>
    <w:rsid w:val="00C24DEF"/>
    <w:rsid w:val="00C24FA9"/>
    <w:rsid w:val="00C25332"/>
    <w:rsid w:val="00C25D30"/>
    <w:rsid w:val="00C2689E"/>
    <w:rsid w:val="00C2694C"/>
    <w:rsid w:val="00C26E94"/>
    <w:rsid w:val="00C27585"/>
    <w:rsid w:val="00C276F8"/>
    <w:rsid w:val="00C2794A"/>
    <w:rsid w:val="00C279B0"/>
    <w:rsid w:val="00C30162"/>
    <w:rsid w:val="00C30E54"/>
    <w:rsid w:val="00C316F4"/>
    <w:rsid w:val="00C31CCB"/>
    <w:rsid w:val="00C320D8"/>
    <w:rsid w:val="00C3223C"/>
    <w:rsid w:val="00C32F62"/>
    <w:rsid w:val="00C33718"/>
    <w:rsid w:val="00C33D90"/>
    <w:rsid w:val="00C3431E"/>
    <w:rsid w:val="00C3457A"/>
    <w:rsid w:val="00C347E0"/>
    <w:rsid w:val="00C348E8"/>
    <w:rsid w:val="00C34CE5"/>
    <w:rsid w:val="00C358C4"/>
    <w:rsid w:val="00C359FF"/>
    <w:rsid w:val="00C35CA8"/>
    <w:rsid w:val="00C35CF2"/>
    <w:rsid w:val="00C35F27"/>
    <w:rsid w:val="00C3667F"/>
    <w:rsid w:val="00C36D63"/>
    <w:rsid w:val="00C401F8"/>
    <w:rsid w:val="00C404E6"/>
    <w:rsid w:val="00C40959"/>
    <w:rsid w:val="00C40B2F"/>
    <w:rsid w:val="00C41643"/>
    <w:rsid w:val="00C417B2"/>
    <w:rsid w:val="00C419C2"/>
    <w:rsid w:val="00C41A21"/>
    <w:rsid w:val="00C41D5E"/>
    <w:rsid w:val="00C41F1F"/>
    <w:rsid w:val="00C4212B"/>
    <w:rsid w:val="00C430DA"/>
    <w:rsid w:val="00C43796"/>
    <w:rsid w:val="00C4419A"/>
    <w:rsid w:val="00C442D7"/>
    <w:rsid w:val="00C44891"/>
    <w:rsid w:val="00C44DF2"/>
    <w:rsid w:val="00C4519C"/>
    <w:rsid w:val="00C46408"/>
    <w:rsid w:val="00C472E4"/>
    <w:rsid w:val="00C4738A"/>
    <w:rsid w:val="00C4772E"/>
    <w:rsid w:val="00C47C47"/>
    <w:rsid w:val="00C47D23"/>
    <w:rsid w:val="00C47DAE"/>
    <w:rsid w:val="00C47E46"/>
    <w:rsid w:val="00C5011A"/>
    <w:rsid w:val="00C5078A"/>
    <w:rsid w:val="00C507E2"/>
    <w:rsid w:val="00C50FDB"/>
    <w:rsid w:val="00C512FA"/>
    <w:rsid w:val="00C513C2"/>
    <w:rsid w:val="00C53676"/>
    <w:rsid w:val="00C53B7B"/>
    <w:rsid w:val="00C54022"/>
    <w:rsid w:val="00C54898"/>
    <w:rsid w:val="00C54FAB"/>
    <w:rsid w:val="00C54FBC"/>
    <w:rsid w:val="00C550A3"/>
    <w:rsid w:val="00C55BBF"/>
    <w:rsid w:val="00C56292"/>
    <w:rsid w:val="00C56535"/>
    <w:rsid w:val="00C567E3"/>
    <w:rsid w:val="00C56BD1"/>
    <w:rsid w:val="00C56D0F"/>
    <w:rsid w:val="00C56DB7"/>
    <w:rsid w:val="00C57196"/>
    <w:rsid w:val="00C571E8"/>
    <w:rsid w:val="00C57212"/>
    <w:rsid w:val="00C5744C"/>
    <w:rsid w:val="00C57810"/>
    <w:rsid w:val="00C57849"/>
    <w:rsid w:val="00C57B11"/>
    <w:rsid w:val="00C57B80"/>
    <w:rsid w:val="00C60336"/>
    <w:rsid w:val="00C60592"/>
    <w:rsid w:val="00C60726"/>
    <w:rsid w:val="00C60824"/>
    <w:rsid w:val="00C60FF4"/>
    <w:rsid w:val="00C6124B"/>
    <w:rsid w:val="00C617A3"/>
    <w:rsid w:val="00C6184B"/>
    <w:rsid w:val="00C61C0C"/>
    <w:rsid w:val="00C629EF"/>
    <w:rsid w:val="00C62B02"/>
    <w:rsid w:val="00C62B3F"/>
    <w:rsid w:val="00C63574"/>
    <w:rsid w:val="00C6395E"/>
    <w:rsid w:val="00C63BE1"/>
    <w:rsid w:val="00C63FCF"/>
    <w:rsid w:val="00C64116"/>
    <w:rsid w:val="00C64654"/>
    <w:rsid w:val="00C6479B"/>
    <w:rsid w:val="00C64F63"/>
    <w:rsid w:val="00C64F71"/>
    <w:rsid w:val="00C64FE6"/>
    <w:rsid w:val="00C65952"/>
    <w:rsid w:val="00C65A82"/>
    <w:rsid w:val="00C65BD2"/>
    <w:rsid w:val="00C65E6C"/>
    <w:rsid w:val="00C6606F"/>
    <w:rsid w:val="00C660CB"/>
    <w:rsid w:val="00C66549"/>
    <w:rsid w:val="00C66D02"/>
    <w:rsid w:val="00C678AF"/>
    <w:rsid w:val="00C67CB9"/>
    <w:rsid w:val="00C67E04"/>
    <w:rsid w:val="00C706AD"/>
    <w:rsid w:val="00C706D3"/>
    <w:rsid w:val="00C707B5"/>
    <w:rsid w:val="00C70B0C"/>
    <w:rsid w:val="00C70F62"/>
    <w:rsid w:val="00C71AF5"/>
    <w:rsid w:val="00C71BD4"/>
    <w:rsid w:val="00C71CF6"/>
    <w:rsid w:val="00C7239E"/>
    <w:rsid w:val="00C726F8"/>
    <w:rsid w:val="00C7303B"/>
    <w:rsid w:val="00C7308D"/>
    <w:rsid w:val="00C7358F"/>
    <w:rsid w:val="00C736E4"/>
    <w:rsid w:val="00C73945"/>
    <w:rsid w:val="00C73ABD"/>
    <w:rsid w:val="00C73B92"/>
    <w:rsid w:val="00C73F93"/>
    <w:rsid w:val="00C741B9"/>
    <w:rsid w:val="00C74DC7"/>
    <w:rsid w:val="00C74E01"/>
    <w:rsid w:val="00C75089"/>
    <w:rsid w:val="00C7538A"/>
    <w:rsid w:val="00C754E6"/>
    <w:rsid w:val="00C75815"/>
    <w:rsid w:val="00C75BE1"/>
    <w:rsid w:val="00C761B7"/>
    <w:rsid w:val="00C76297"/>
    <w:rsid w:val="00C76402"/>
    <w:rsid w:val="00C7677C"/>
    <w:rsid w:val="00C77014"/>
    <w:rsid w:val="00C7708D"/>
    <w:rsid w:val="00C77259"/>
    <w:rsid w:val="00C773CE"/>
    <w:rsid w:val="00C775BD"/>
    <w:rsid w:val="00C7790C"/>
    <w:rsid w:val="00C77992"/>
    <w:rsid w:val="00C77B05"/>
    <w:rsid w:val="00C77E09"/>
    <w:rsid w:val="00C77F4E"/>
    <w:rsid w:val="00C8038D"/>
    <w:rsid w:val="00C80644"/>
    <w:rsid w:val="00C806E9"/>
    <w:rsid w:val="00C80704"/>
    <w:rsid w:val="00C80E3A"/>
    <w:rsid w:val="00C8119C"/>
    <w:rsid w:val="00C821A1"/>
    <w:rsid w:val="00C82483"/>
    <w:rsid w:val="00C826E1"/>
    <w:rsid w:val="00C82ACB"/>
    <w:rsid w:val="00C82F6D"/>
    <w:rsid w:val="00C82FEC"/>
    <w:rsid w:val="00C83F06"/>
    <w:rsid w:val="00C847A8"/>
    <w:rsid w:val="00C84B70"/>
    <w:rsid w:val="00C8535A"/>
    <w:rsid w:val="00C85CB7"/>
    <w:rsid w:val="00C85D10"/>
    <w:rsid w:val="00C86F78"/>
    <w:rsid w:val="00C876F6"/>
    <w:rsid w:val="00C8780E"/>
    <w:rsid w:val="00C87E72"/>
    <w:rsid w:val="00C90547"/>
    <w:rsid w:val="00C905AA"/>
    <w:rsid w:val="00C9081B"/>
    <w:rsid w:val="00C90BF1"/>
    <w:rsid w:val="00C9166C"/>
    <w:rsid w:val="00C91729"/>
    <w:rsid w:val="00C92362"/>
    <w:rsid w:val="00C92655"/>
    <w:rsid w:val="00C92866"/>
    <w:rsid w:val="00C933BA"/>
    <w:rsid w:val="00C93AA9"/>
    <w:rsid w:val="00C93E26"/>
    <w:rsid w:val="00C94015"/>
    <w:rsid w:val="00C94163"/>
    <w:rsid w:val="00C94193"/>
    <w:rsid w:val="00C94B60"/>
    <w:rsid w:val="00C94BC1"/>
    <w:rsid w:val="00C9574D"/>
    <w:rsid w:val="00C95976"/>
    <w:rsid w:val="00C95EDC"/>
    <w:rsid w:val="00C96464"/>
    <w:rsid w:val="00C96686"/>
    <w:rsid w:val="00C966BD"/>
    <w:rsid w:val="00C9679F"/>
    <w:rsid w:val="00C96B95"/>
    <w:rsid w:val="00C96CB5"/>
    <w:rsid w:val="00C970D3"/>
    <w:rsid w:val="00C97423"/>
    <w:rsid w:val="00CA0219"/>
    <w:rsid w:val="00CA046E"/>
    <w:rsid w:val="00CA05C0"/>
    <w:rsid w:val="00CA0E24"/>
    <w:rsid w:val="00CA1495"/>
    <w:rsid w:val="00CA15C5"/>
    <w:rsid w:val="00CA1EB1"/>
    <w:rsid w:val="00CA2025"/>
    <w:rsid w:val="00CA2086"/>
    <w:rsid w:val="00CA25EC"/>
    <w:rsid w:val="00CA2876"/>
    <w:rsid w:val="00CA2F48"/>
    <w:rsid w:val="00CA30E7"/>
    <w:rsid w:val="00CA330C"/>
    <w:rsid w:val="00CA3954"/>
    <w:rsid w:val="00CA403B"/>
    <w:rsid w:val="00CA4049"/>
    <w:rsid w:val="00CA422D"/>
    <w:rsid w:val="00CA4489"/>
    <w:rsid w:val="00CA46A1"/>
    <w:rsid w:val="00CA4CC3"/>
    <w:rsid w:val="00CA5001"/>
    <w:rsid w:val="00CA509E"/>
    <w:rsid w:val="00CA51ED"/>
    <w:rsid w:val="00CA569D"/>
    <w:rsid w:val="00CA5A80"/>
    <w:rsid w:val="00CA61A7"/>
    <w:rsid w:val="00CA6CBE"/>
    <w:rsid w:val="00CA6CF6"/>
    <w:rsid w:val="00CA6E85"/>
    <w:rsid w:val="00CA6FC9"/>
    <w:rsid w:val="00CA7C14"/>
    <w:rsid w:val="00CA7C5C"/>
    <w:rsid w:val="00CA7D88"/>
    <w:rsid w:val="00CB01B9"/>
    <w:rsid w:val="00CB01E8"/>
    <w:rsid w:val="00CB08F9"/>
    <w:rsid w:val="00CB0A87"/>
    <w:rsid w:val="00CB0E6E"/>
    <w:rsid w:val="00CB0F3C"/>
    <w:rsid w:val="00CB0FEA"/>
    <w:rsid w:val="00CB1832"/>
    <w:rsid w:val="00CB1D6B"/>
    <w:rsid w:val="00CB214F"/>
    <w:rsid w:val="00CB264C"/>
    <w:rsid w:val="00CB2C01"/>
    <w:rsid w:val="00CB36BE"/>
    <w:rsid w:val="00CB42C9"/>
    <w:rsid w:val="00CB4677"/>
    <w:rsid w:val="00CB50CB"/>
    <w:rsid w:val="00CB5159"/>
    <w:rsid w:val="00CB538F"/>
    <w:rsid w:val="00CB5517"/>
    <w:rsid w:val="00CB63CE"/>
    <w:rsid w:val="00CB689A"/>
    <w:rsid w:val="00CB7D22"/>
    <w:rsid w:val="00CC07AE"/>
    <w:rsid w:val="00CC0CBA"/>
    <w:rsid w:val="00CC15F4"/>
    <w:rsid w:val="00CC1798"/>
    <w:rsid w:val="00CC1DDA"/>
    <w:rsid w:val="00CC1F87"/>
    <w:rsid w:val="00CC202B"/>
    <w:rsid w:val="00CC223E"/>
    <w:rsid w:val="00CC22BA"/>
    <w:rsid w:val="00CC2C2E"/>
    <w:rsid w:val="00CC302C"/>
    <w:rsid w:val="00CC4197"/>
    <w:rsid w:val="00CC42BC"/>
    <w:rsid w:val="00CC4535"/>
    <w:rsid w:val="00CC4551"/>
    <w:rsid w:val="00CC48AC"/>
    <w:rsid w:val="00CC49BC"/>
    <w:rsid w:val="00CC4FC2"/>
    <w:rsid w:val="00CC5B5F"/>
    <w:rsid w:val="00CC600D"/>
    <w:rsid w:val="00CC60E5"/>
    <w:rsid w:val="00CC61CC"/>
    <w:rsid w:val="00CC62A5"/>
    <w:rsid w:val="00CC662C"/>
    <w:rsid w:val="00CC6E7D"/>
    <w:rsid w:val="00CC6EB3"/>
    <w:rsid w:val="00CC74C9"/>
    <w:rsid w:val="00CC763D"/>
    <w:rsid w:val="00CC7BFF"/>
    <w:rsid w:val="00CC7CE5"/>
    <w:rsid w:val="00CD070D"/>
    <w:rsid w:val="00CD0913"/>
    <w:rsid w:val="00CD095A"/>
    <w:rsid w:val="00CD0A03"/>
    <w:rsid w:val="00CD0ACC"/>
    <w:rsid w:val="00CD0F10"/>
    <w:rsid w:val="00CD0F74"/>
    <w:rsid w:val="00CD1186"/>
    <w:rsid w:val="00CD153B"/>
    <w:rsid w:val="00CD1AF8"/>
    <w:rsid w:val="00CD1B2B"/>
    <w:rsid w:val="00CD2DBC"/>
    <w:rsid w:val="00CD3129"/>
    <w:rsid w:val="00CD353A"/>
    <w:rsid w:val="00CD3769"/>
    <w:rsid w:val="00CD39F8"/>
    <w:rsid w:val="00CD3B54"/>
    <w:rsid w:val="00CD3C29"/>
    <w:rsid w:val="00CD40CD"/>
    <w:rsid w:val="00CD4172"/>
    <w:rsid w:val="00CD4754"/>
    <w:rsid w:val="00CD47B2"/>
    <w:rsid w:val="00CD4A9F"/>
    <w:rsid w:val="00CD523D"/>
    <w:rsid w:val="00CD544B"/>
    <w:rsid w:val="00CD56DA"/>
    <w:rsid w:val="00CD5E7C"/>
    <w:rsid w:val="00CD6329"/>
    <w:rsid w:val="00CD637A"/>
    <w:rsid w:val="00CD66F2"/>
    <w:rsid w:val="00CD6B7A"/>
    <w:rsid w:val="00CD770F"/>
    <w:rsid w:val="00CD7943"/>
    <w:rsid w:val="00CD7A36"/>
    <w:rsid w:val="00CD7AF5"/>
    <w:rsid w:val="00CD7D54"/>
    <w:rsid w:val="00CE0237"/>
    <w:rsid w:val="00CE0F70"/>
    <w:rsid w:val="00CE123D"/>
    <w:rsid w:val="00CE12B9"/>
    <w:rsid w:val="00CE12DB"/>
    <w:rsid w:val="00CE16B7"/>
    <w:rsid w:val="00CE1C1B"/>
    <w:rsid w:val="00CE1DF2"/>
    <w:rsid w:val="00CE2789"/>
    <w:rsid w:val="00CE29DB"/>
    <w:rsid w:val="00CE3489"/>
    <w:rsid w:val="00CE35A6"/>
    <w:rsid w:val="00CE3907"/>
    <w:rsid w:val="00CE3E66"/>
    <w:rsid w:val="00CE4209"/>
    <w:rsid w:val="00CE4841"/>
    <w:rsid w:val="00CE4997"/>
    <w:rsid w:val="00CE52D2"/>
    <w:rsid w:val="00CE5DAE"/>
    <w:rsid w:val="00CE5DBC"/>
    <w:rsid w:val="00CE610D"/>
    <w:rsid w:val="00CE61D6"/>
    <w:rsid w:val="00CE64B3"/>
    <w:rsid w:val="00CE6856"/>
    <w:rsid w:val="00CE6918"/>
    <w:rsid w:val="00CE6B8B"/>
    <w:rsid w:val="00CE6CC4"/>
    <w:rsid w:val="00CE73EC"/>
    <w:rsid w:val="00CE7666"/>
    <w:rsid w:val="00CE77A5"/>
    <w:rsid w:val="00CE788A"/>
    <w:rsid w:val="00CE78B9"/>
    <w:rsid w:val="00CF0172"/>
    <w:rsid w:val="00CF068A"/>
    <w:rsid w:val="00CF0915"/>
    <w:rsid w:val="00CF09DE"/>
    <w:rsid w:val="00CF0ECD"/>
    <w:rsid w:val="00CF1070"/>
    <w:rsid w:val="00CF19B4"/>
    <w:rsid w:val="00CF23AB"/>
    <w:rsid w:val="00CF32F4"/>
    <w:rsid w:val="00CF34D7"/>
    <w:rsid w:val="00CF4009"/>
    <w:rsid w:val="00CF4AF9"/>
    <w:rsid w:val="00CF584E"/>
    <w:rsid w:val="00CF5A2A"/>
    <w:rsid w:val="00CF5A9A"/>
    <w:rsid w:val="00CF6500"/>
    <w:rsid w:val="00CF6C36"/>
    <w:rsid w:val="00CF6D5C"/>
    <w:rsid w:val="00CF6EA8"/>
    <w:rsid w:val="00CF6F6D"/>
    <w:rsid w:val="00CF7038"/>
    <w:rsid w:val="00CF7CF6"/>
    <w:rsid w:val="00CF7E36"/>
    <w:rsid w:val="00CF7ED4"/>
    <w:rsid w:val="00CF7EE6"/>
    <w:rsid w:val="00D00482"/>
    <w:rsid w:val="00D0064F"/>
    <w:rsid w:val="00D010B5"/>
    <w:rsid w:val="00D01411"/>
    <w:rsid w:val="00D01555"/>
    <w:rsid w:val="00D015AC"/>
    <w:rsid w:val="00D01B36"/>
    <w:rsid w:val="00D020C2"/>
    <w:rsid w:val="00D021D2"/>
    <w:rsid w:val="00D0235F"/>
    <w:rsid w:val="00D02459"/>
    <w:rsid w:val="00D024B7"/>
    <w:rsid w:val="00D025A2"/>
    <w:rsid w:val="00D0261E"/>
    <w:rsid w:val="00D02834"/>
    <w:rsid w:val="00D02960"/>
    <w:rsid w:val="00D02B88"/>
    <w:rsid w:val="00D03127"/>
    <w:rsid w:val="00D032DD"/>
    <w:rsid w:val="00D036FC"/>
    <w:rsid w:val="00D03762"/>
    <w:rsid w:val="00D03F5D"/>
    <w:rsid w:val="00D04096"/>
    <w:rsid w:val="00D04548"/>
    <w:rsid w:val="00D05585"/>
    <w:rsid w:val="00D055F5"/>
    <w:rsid w:val="00D05B67"/>
    <w:rsid w:val="00D05D62"/>
    <w:rsid w:val="00D0648B"/>
    <w:rsid w:val="00D0664E"/>
    <w:rsid w:val="00D069B7"/>
    <w:rsid w:val="00D06D93"/>
    <w:rsid w:val="00D07396"/>
    <w:rsid w:val="00D07566"/>
    <w:rsid w:val="00D07CB5"/>
    <w:rsid w:val="00D10BA9"/>
    <w:rsid w:val="00D10E4A"/>
    <w:rsid w:val="00D10E7D"/>
    <w:rsid w:val="00D10F12"/>
    <w:rsid w:val="00D111F3"/>
    <w:rsid w:val="00D11260"/>
    <w:rsid w:val="00D114E9"/>
    <w:rsid w:val="00D11523"/>
    <w:rsid w:val="00D11A0F"/>
    <w:rsid w:val="00D11E2C"/>
    <w:rsid w:val="00D125EF"/>
    <w:rsid w:val="00D128AB"/>
    <w:rsid w:val="00D12B9F"/>
    <w:rsid w:val="00D12BF3"/>
    <w:rsid w:val="00D1300E"/>
    <w:rsid w:val="00D13966"/>
    <w:rsid w:val="00D13CEB"/>
    <w:rsid w:val="00D14527"/>
    <w:rsid w:val="00D14944"/>
    <w:rsid w:val="00D14EF0"/>
    <w:rsid w:val="00D15048"/>
    <w:rsid w:val="00D156EF"/>
    <w:rsid w:val="00D15A00"/>
    <w:rsid w:val="00D1649B"/>
    <w:rsid w:val="00D1708B"/>
    <w:rsid w:val="00D171B2"/>
    <w:rsid w:val="00D1749D"/>
    <w:rsid w:val="00D17963"/>
    <w:rsid w:val="00D17D1B"/>
    <w:rsid w:val="00D17D9D"/>
    <w:rsid w:val="00D17FD3"/>
    <w:rsid w:val="00D209D5"/>
    <w:rsid w:val="00D21023"/>
    <w:rsid w:val="00D21206"/>
    <w:rsid w:val="00D21822"/>
    <w:rsid w:val="00D21A27"/>
    <w:rsid w:val="00D21BF0"/>
    <w:rsid w:val="00D22188"/>
    <w:rsid w:val="00D22222"/>
    <w:rsid w:val="00D2291F"/>
    <w:rsid w:val="00D23326"/>
    <w:rsid w:val="00D233DA"/>
    <w:rsid w:val="00D242BF"/>
    <w:rsid w:val="00D2464E"/>
    <w:rsid w:val="00D249C2"/>
    <w:rsid w:val="00D24A90"/>
    <w:rsid w:val="00D24AF0"/>
    <w:rsid w:val="00D24DE2"/>
    <w:rsid w:val="00D250A5"/>
    <w:rsid w:val="00D2540B"/>
    <w:rsid w:val="00D256CB"/>
    <w:rsid w:val="00D256DD"/>
    <w:rsid w:val="00D25C24"/>
    <w:rsid w:val="00D25F2A"/>
    <w:rsid w:val="00D26166"/>
    <w:rsid w:val="00D26E82"/>
    <w:rsid w:val="00D274B6"/>
    <w:rsid w:val="00D2785B"/>
    <w:rsid w:val="00D278D7"/>
    <w:rsid w:val="00D279D8"/>
    <w:rsid w:val="00D27C63"/>
    <w:rsid w:val="00D27E08"/>
    <w:rsid w:val="00D302C7"/>
    <w:rsid w:val="00D30539"/>
    <w:rsid w:val="00D30FFC"/>
    <w:rsid w:val="00D312DB"/>
    <w:rsid w:val="00D313FF"/>
    <w:rsid w:val="00D31AF6"/>
    <w:rsid w:val="00D3219E"/>
    <w:rsid w:val="00D323E6"/>
    <w:rsid w:val="00D3276C"/>
    <w:rsid w:val="00D32AE8"/>
    <w:rsid w:val="00D32B2E"/>
    <w:rsid w:val="00D33187"/>
    <w:rsid w:val="00D331DC"/>
    <w:rsid w:val="00D3352A"/>
    <w:rsid w:val="00D3397C"/>
    <w:rsid w:val="00D34287"/>
    <w:rsid w:val="00D34DDF"/>
    <w:rsid w:val="00D3510F"/>
    <w:rsid w:val="00D35334"/>
    <w:rsid w:val="00D35DF8"/>
    <w:rsid w:val="00D35FCF"/>
    <w:rsid w:val="00D36237"/>
    <w:rsid w:val="00D36629"/>
    <w:rsid w:val="00D366CF"/>
    <w:rsid w:val="00D36C8E"/>
    <w:rsid w:val="00D36FC8"/>
    <w:rsid w:val="00D3705B"/>
    <w:rsid w:val="00D371FD"/>
    <w:rsid w:val="00D37256"/>
    <w:rsid w:val="00D37259"/>
    <w:rsid w:val="00D40115"/>
    <w:rsid w:val="00D4113A"/>
    <w:rsid w:val="00D41461"/>
    <w:rsid w:val="00D418FA"/>
    <w:rsid w:val="00D41A67"/>
    <w:rsid w:val="00D42421"/>
    <w:rsid w:val="00D42623"/>
    <w:rsid w:val="00D432BA"/>
    <w:rsid w:val="00D4353C"/>
    <w:rsid w:val="00D435B4"/>
    <w:rsid w:val="00D4360C"/>
    <w:rsid w:val="00D44803"/>
    <w:rsid w:val="00D44EDE"/>
    <w:rsid w:val="00D450EC"/>
    <w:rsid w:val="00D458B7"/>
    <w:rsid w:val="00D45EB9"/>
    <w:rsid w:val="00D46083"/>
    <w:rsid w:val="00D46183"/>
    <w:rsid w:val="00D4638D"/>
    <w:rsid w:val="00D4677C"/>
    <w:rsid w:val="00D46860"/>
    <w:rsid w:val="00D46CD6"/>
    <w:rsid w:val="00D47329"/>
    <w:rsid w:val="00D477FC"/>
    <w:rsid w:val="00D47A87"/>
    <w:rsid w:val="00D47F6F"/>
    <w:rsid w:val="00D50B22"/>
    <w:rsid w:val="00D510F5"/>
    <w:rsid w:val="00D5157C"/>
    <w:rsid w:val="00D5171A"/>
    <w:rsid w:val="00D51797"/>
    <w:rsid w:val="00D51BC1"/>
    <w:rsid w:val="00D51BF6"/>
    <w:rsid w:val="00D51EA4"/>
    <w:rsid w:val="00D527A9"/>
    <w:rsid w:val="00D529E6"/>
    <w:rsid w:val="00D52CAB"/>
    <w:rsid w:val="00D536FF"/>
    <w:rsid w:val="00D53CB9"/>
    <w:rsid w:val="00D541FE"/>
    <w:rsid w:val="00D54252"/>
    <w:rsid w:val="00D546EA"/>
    <w:rsid w:val="00D54774"/>
    <w:rsid w:val="00D55213"/>
    <w:rsid w:val="00D5542E"/>
    <w:rsid w:val="00D5555E"/>
    <w:rsid w:val="00D555D6"/>
    <w:rsid w:val="00D55AEF"/>
    <w:rsid w:val="00D55C90"/>
    <w:rsid w:val="00D562B9"/>
    <w:rsid w:val="00D5660E"/>
    <w:rsid w:val="00D56D17"/>
    <w:rsid w:val="00D5718F"/>
    <w:rsid w:val="00D5720F"/>
    <w:rsid w:val="00D5735E"/>
    <w:rsid w:val="00D577A4"/>
    <w:rsid w:val="00D5798A"/>
    <w:rsid w:val="00D57E3D"/>
    <w:rsid w:val="00D57E99"/>
    <w:rsid w:val="00D57FEA"/>
    <w:rsid w:val="00D57FEF"/>
    <w:rsid w:val="00D600F2"/>
    <w:rsid w:val="00D605AD"/>
    <w:rsid w:val="00D60665"/>
    <w:rsid w:val="00D608D4"/>
    <w:rsid w:val="00D60B31"/>
    <w:rsid w:val="00D60C5B"/>
    <w:rsid w:val="00D60F22"/>
    <w:rsid w:val="00D61134"/>
    <w:rsid w:val="00D61368"/>
    <w:rsid w:val="00D61527"/>
    <w:rsid w:val="00D6194A"/>
    <w:rsid w:val="00D61CA7"/>
    <w:rsid w:val="00D61D18"/>
    <w:rsid w:val="00D61DCC"/>
    <w:rsid w:val="00D61F57"/>
    <w:rsid w:val="00D621D4"/>
    <w:rsid w:val="00D62D5D"/>
    <w:rsid w:val="00D632DA"/>
    <w:rsid w:val="00D637B7"/>
    <w:rsid w:val="00D63A34"/>
    <w:rsid w:val="00D63A4A"/>
    <w:rsid w:val="00D63EBA"/>
    <w:rsid w:val="00D63F62"/>
    <w:rsid w:val="00D64163"/>
    <w:rsid w:val="00D643BE"/>
    <w:rsid w:val="00D648E0"/>
    <w:rsid w:val="00D652E3"/>
    <w:rsid w:val="00D65A49"/>
    <w:rsid w:val="00D664B2"/>
    <w:rsid w:val="00D6713F"/>
    <w:rsid w:val="00D6781D"/>
    <w:rsid w:val="00D67CB6"/>
    <w:rsid w:val="00D705A1"/>
    <w:rsid w:val="00D706EE"/>
    <w:rsid w:val="00D7084F"/>
    <w:rsid w:val="00D70EF8"/>
    <w:rsid w:val="00D70F52"/>
    <w:rsid w:val="00D70FB3"/>
    <w:rsid w:val="00D717EE"/>
    <w:rsid w:val="00D719AC"/>
    <w:rsid w:val="00D71CAC"/>
    <w:rsid w:val="00D71D9B"/>
    <w:rsid w:val="00D72101"/>
    <w:rsid w:val="00D72707"/>
    <w:rsid w:val="00D72818"/>
    <w:rsid w:val="00D72D66"/>
    <w:rsid w:val="00D72FA0"/>
    <w:rsid w:val="00D73A84"/>
    <w:rsid w:val="00D73D2A"/>
    <w:rsid w:val="00D741E8"/>
    <w:rsid w:val="00D74252"/>
    <w:rsid w:val="00D74785"/>
    <w:rsid w:val="00D751A3"/>
    <w:rsid w:val="00D751E8"/>
    <w:rsid w:val="00D7564C"/>
    <w:rsid w:val="00D75BAC"/>
    <w:rsid w:val="00D75C18"/>
    <w:rsid w:val="00D76102"/>
    <w:rsid w:val="00D76122"/>
    <w:rsid w:val="00D76C53"/>
    <w:rsid w:val="00D7766E"/>
    <w:rsid w:val="00D779EC"/>
    <w:rsid w:val="00D77A72"/>
    <w:rsid w:val="00D77C3B"/>
    <w:rsid w:val="00D803BD"/>
    <w:rsid w:val="00D80552"/>
    <w:rsid w:val="00D8083E"/>
    <w:rsid w:val="00D80923"/>
    <w:rsid w:val="00D80BA4"/>
    <w:rsid w:val="00D811E0"/>
    <w:rsid w:val="00D81BDA"/>
    <w:rsid w:val="00D82377"/>
    <w:rsid w:val="00D82765"/>
    <w:rsid w:val="00D82C6A"/>
    <w:rsid w:val="00D83816"/>
    <w:rsid w:val="00D839DE"/>
    <w:rsid w:val="00D83C78"/>
    <w:rsid w:val="00D83CFC"/>
    <w:rsid w:val="00D84281"/>
    <w:rsid w:val="00D843D5"/>
    <w:rsid w:val="00D84853"/>
    <w:rsid w:val="00D84B0F"/>
    <w:rsid w:val="00D84E2E"/>
    <w:rsid w:val="00D852AD"/>
    <w:rsid w:val="00D85322"/>
    <w:rsid w:val="00D8534B"/>
    <w:rsid w:val="00D857C9"/>
    <w:rsid w:val="00D85CFB"/>
    <w:rsid w:val="00D85D66"/>
    <w:rsid w:val="00D861E0"/>
    <w:rsid w:val="00D862B2"/>
    <w:rsid w:val="00D86948"/>
    <w:rsid w:val="00D87259"/>
    <w:rsid w:val="00D87414"/>
    <w:rsid w:val="00D875A9"/>
    <w:rsid w:val="00D875AF"/>
    <w:rsid w:val="00D875D2"/>
    <w:rsid w:val="00D90F07"/>
    <w:rsid w:val="00D910FE"/>
    <w:rsid w:val="00D91540"/>
    <w:rsid w:val="00D917C6"/>
    <w:rsid w:val="00D91BC9"/>
    <w:rsid w:val="00D91E9A"/>
    <w:rsid w:val="00D91F4E"/>
    <w:rsid w:val="00D92590"/>
    <w:rsid w:val="00D926DA"/>
    <w:rsid w:val="00D92B2B"/>
    <w:rsid w:val="00D9314D"/>
    <w:rsid w:val="00D9372F"/>
    <w:rsid w:val="00D94440"/>
    <w:rsid w:val="00D94CAC"/>
    <w:rsid w:val="00D94EF7"/>
    <w:rsid w:val="00D959DB"/>
    <w:rsid w:val="00D96169"/>
    <w:rsid w:val="00D96D42"/>
    <w:rsid w:val="00D96E44"/>
    <w:rsid w:val="00D970DB"/>
    <w:rsid w:val="00D97508"/>
    <w:rsid w:val="00D97509"/>
    <w:rsid w:val="00D97799"/>
    <w:rsid w:val="00D97CD4"/>
    <w:rsid w:val="00D97D7E"/>
    <w:rsid w:val="00D97E1B"/>
    <w:rsid w:val="00D97FB7"/>
    <w:rsid w:val="00DA0170"/>
    <w:rsid w:val="00DA0782"/>
    <w:rsid w:val="00DA0B19"/>
    <w:rsid w:val="00DA0BA4"/>
    <w:rsid w:val="00DA0C0A"/>
    <w:rsid w:val="00DA0D4F"/>
    <w:rsid w:val="00DA0D97"/>
    <w:rsid w:val="00DA112C"/>
    <w:rsid w:val="00DA1383"/>
    <w:rsid w:val="00DA1490"/>
    <w:rsid w:val="00DA19D9"/>
    <w:rsid w:val="00DA1B65"/>
    <w:rsid w:val="00DA1C28"/>
    <w:rsid w:val="00DA1E01"/>
    <w:rsid w:val="00DA1EDB"/>
    <w:rsid w:val="00DA240B"/>
    <w:rsid w:val="00DA24C4"/>
    <w:rsid w:val="00DA26C1"/>
    <w:rsid w:val="00DA2770"/>
    <w:rsid w:val="00DA2BB7"/>
    <w:rsid w:val="00DA35AF"/>
    <w:rsid w:val="00DA38A4"/>
    <w:rsid w:val="00DA3BE4"/>
    <w:rsid w:val="00DA482E"/>
    <w:rsid w:val="00DA4CEA"/>
    <w:rsid w:val="00DA51EF"/>
    <w:rsid w:val="00DA5903"/>
    <w:rsid w:val="00DA5932"/>
    <w:rsid w:val="00DA6343"/>
    <w:rsid w:val="00DA6345"/>
    <w:rsid w:val="00DA660A"/>
    <w:rsid w:val="00DA671A"/>
    <w:rsid w:val="00DA6C55"/>
    <w:rsid w:val="00DA76A3"/>
    <w:rsid w:val="00DA7888"/>
    <w:rsid w:val="00DA7A14"/>
    <w:rsid w:val="00DA7E4C"/>
    <w:rsid w:val="00DB003D"/>
    <w:rsid w:val="00DB0594"/>
    <w:rsid w:val="00DB06E2"/>
    <w:rsid w:val="00DB0FA6"/>
    <w:rsid w:val="00DB1077"/>
    <w:rsid w:val="00DB122C"/>
    <w:rsid w:val="00DB15C6"/>
    <w:rsid w:val="00DB1B6D"/>
    <w:rsid w:val="00DB1C47"/>
    <w:rsid w:val="00DB1E94"/>
    <w:rsid w:val="00DB1F17"/>
    <w:rsid w:val="00DB2253"/>
    <w:rsid w:val="00DB246E"/>
    <w:rsid w:val="00DB255F"/>
    <w:rsid w:val="00DB2624"/>
    <w:rsid w:val="00DB2B97"/>
    <w:rsid w:val="00DB3032"/>
    <w:rsid w:val="00DB305F"/>
    <w:rsid w:val="00DB350C"/>
    <w:rsid w:val="00DB3ED9"/>
    <w:rsid w:val="00DB408C"/>
    <w:rsid w:val="00DB46D1"/>
    <w:rsid w:val="00DB471B"/>
    <w:rsid w:val="00DB491F"/>
    <w:rsid w:val="00DB4CD8"/>
    <w:rsid w:val="00DB57AB"/>
    <w:rsid w:val="00DB57E4"/>
    <w:rsid w:val="00DB5818"/>
    <w:rsid w:val="00DB59BE"/>
    <w:rsid w:val="00DB644B"/>
    <w:rsid w:val="00DB67DD"/>
    <w:rsid w:val="00DB689A"/>
    <w:rsid w:val="00DB7633"/>
    <w:rsid w:val="00DB7DE0"/>
    <w:rsid w:val="00DC062B"/>
    <w:rsid w:val="00DC0AC8"/>
    <w:rsid w:val="00DC0C00"/>
    <w:rsid w:val="00DC0D84"/>
    <w:rsid w:val="00DC1929"/>
    <w:rsid w:val="00DC1D6C"/>
    <w:rsid w:val="00DC1E87"/>
    <w:rsid w:val="00DC1F1D"/>
    <w:rsid w:val="00DC209F"/>
    <w:rsid w:val="00DC2288"/>
    <w:rsid w:val="00DC3F2B"/>
    <w:rsid w:val="00DC4293"/>
    <w:rsid w:val="00DC4719"/>
    <w:rsid w:val="00DC4D4F"/>
    <w:rsid w:val="00DC54CB"/>
    <w:rsid w:val="00DC5EE4"/>
    <w:rsid w:val="00DC5EF7"/>
    <w:rsid w:val="00DC611D"/>
    <w:rsid w:val="00DC65DE"/>
    <w:rsid w:val="00DC6C06"/>
    <w:rsid w:val="00DC6F30"/>
    <w:rsid w:val="00DC70E9"/>
    <w:rsid w:val="00DC723C"/>
    <w:rsid w:val="00DC72AB"/>
    <w:rsid w:val="00DC74AA"/>
    <w:rsid w:val="00DC7B8C"/>
    <w:rsid w:val="00DD0303"/>
    <w:rsid w:val="00DD0465"/>
    <w:rsid w:val="00DD06E4"/>
    <w:rsid w:val="00DD09A3"/>
    <w:rsid w:val="00DD09E7"/>
    <w:rsid w:val="00DD0FCF"/>
    <w:rsid w:val="00DD13BA"/>
    <w:rsid w:val="00DD24E8"/>
    <w:rsid w:val="00DD2526"/>
    <w:rsid w:val="00DD27DA"/>
    <w:rsid w:val="00DD2C8D"/>
    <w:rsid w:val="00DD32B1"/>
    <w:rsid w:val="00DD3AAD"/>
    <w:rsid w:val="00DD3AAE"/>
    <w:rsid w:val="00DD3B91"/>
    <w:rsid w:val="00DD3E27"/>
    <w:rsid w:val="00DD3EDC"/>
    <w:rsid w:val="00DD407A"/>
    <w:rsid w:val="00DD4134"/>
    <w:rsid w:val="00DD4387"/>
    <w:rsid w:val="00DD43A5"/>
    <w:rsid w:val="00DD4826"/>
    <w:rsid w:val="00DD5487"/>
    <w:rsid w:val="00DD54E7"/>
    <w:rsid w:val="00DD5528"/>
    <w:rsid w:val="00DD57DE"/>
    <w:rsid w:val="00DD5C60"/>
    <w:rsid w:val="00DD5E50"/>
    <w:rsid w:val="00DD5ED8"/>
    <w:rsid w:val="00DD6269"/>
    <w:rsid w:val="00DD66AD"/>
    <w:rsid w:val="00DD6772"/>
    <w:rsid w:val="00DD7C91"/>
    <w:rsid w:val="00DD7DBE"/>
    <w:rsid w:val="00DD7F36"/>
    <w:rsid w:val="00DD7FC4"/>
    <w:rsid w:val="00DE03A3"/>
    <w:rsid w:val="00DE0519"/>
    <w:rsid w:val="00DE09EE"/>
    <w:rsid w:val="00DE12DE"/>
    <w:rsid w:val="00DE15A7"/>
    <w:rsid w:val="00DE1644"/>
    <w:rsid w:val="00DE22D8"/>
    <w:rsid w:val="00DE22F7"/>
    <w:rsid w:val="00DE242A"/>
    <w:rsid w:val="00DE2D22"/>
    <w:rsid w:val="00DE30E9"/>
    <w:rsid w:val="00DE3254"/>
    <w:rsid w:val="00DE376A"/>
    <w:rsid w:val="00DE3F3C"/>
    <w:rsid w:val="00DE3F7D"/>
    <w:rsid w:val="00DE41B5"/>
    <w:rsid w:val="00DE4376"/>
    <w:rsid w:val="00DE4CBA"/>
    <w:rsid w:val="00DE5C04"/>
    <w:rsid w:val="00DE5C71"/>
    <w:rsid w:val="00DE6347"/>
    <w:rsid w:val="00DE651D"/>
    <w:rsid w:val="00DE677E"/>
    <w:rsid w:val="00DE6817"/>
    <w:rsid w:val="00DE6B75"/>
    <w:rsid w:val="00DE73FF"/>
    <w:rsid w:val="00DE75C6"/>
    <w:rsid w:val="00DE79C7"/>
    <w:rsid w:val="00DE7A2C"/>
    <w:rsid w:val="00DF034E"/>
    <w:rsid w:val="00DF046C"/>
    <w:rsid w:val="00DF0807"/>
    <w:rsid w:val="00DF09CA"/>
    <w:rsid w:val="00DF0A26"/>
    <w:rsid w:val="00DF0FA6"/>
    <w:rsid w:val="00DF11B9"/>
    <w:rsid w:val="00DF1D3A"/>
    <w:rsid w:val="00DF1FC7"/>
    <w:rsid w:val="00DF212F"/>
    <w:rsid w:val="00DF2204"/>
    <w:rsid w:val="00DF2895"/>
    <w:rsid w:val="00DF28AF"/>
    <w:rsid w:val="00DF2E2D"/>
    <w:rsid w:val="00DF3104"/>
    <w:rsid w:val="00DF3462"/>
    <w:rsid w:val="00DF3C7C"/>
    <w:rsid w:val="00DF3FE7"/>
    <w:rsid w:val="00DF3FF7"/>
    <w:rsid w:val="00DF4103"/>
    <w:rsid w:val="00DF4738"/>
    <w:rsid w:val="00DF4970"/>
    <w:rsid w:val="00DF4C72"/>
    <w:rsid w:val="00DF4F50"/>
    <w:rsid w:val="00DF5A22"/>
    <w:rsid w:val="00DF6466"/>
    <w:rsid w:val="00DF665D"/>
    <w:rsid w:val="00DF6D7D"/>
    <w:rsid w:val="00DF71E6"/>
    <w:rsid w:val="00DF7251"/>
    <w:rsid w:val="00DF7754"/>
    <w:rsid w:val="00E00016"/>
    <w:rsid w:val="00E00189"/>
    <w:rsid w:val="00E00345"/>
    <w:rsid w:val="00E00993"/>
    <w:rsid w:val="00E00E18"/>
    <w:rsid w:val="00E00FCB"/>
    <w:rsid w:val="00E011F1"/>
    <w:rsid w:val="00E01576"/>
    <w:rsid w:val="00E016AD"/>
    <w:rsid w:val="00E01B18"/>
    <w:rsid w:val="00E01BB9"/>
    <w:rsid w:val="00E01E3A"/>
    <w:rsid w:val="00E027E3"/>
    <w:rsid w:val="00E02EDB"/>
    <w:rsid w:val="00E02FD8"/>
    <w:rsid w:val="00E0380C"/>
    <w:rsid w:val="00E03A18"/>
    <w:rsid w:val="00E03B11"/>
    <w:rsid w:val="00E03C43"/>
    <w:rsid w:val="00E03C7D"/>
    <w:rsid w:val="00E03EAF"/>
    <w:rsid w:val="00E04F6E"/>
    <w:rsid w:val="00E05082"/>
    <w:rsid w:val="00E056FD"/>
    <w:rsid w:val="00E05CB4"/>
    <w:rsid w:val="00E05CF4"/>
    <w:rsid w:val="00E06FE5"/>
    <w:rsid w:val="00E105B2"/>
    <w:rsid w:val="00E108D8"/>
    <w:rsid w:val="00E11179"/>
    <w:rsid w:val="00E116A8"/>
    <w:rsid w:val="00E11BA3"/>
    <w:rsid w:val="00E11CFE"/>
    <w:rsid w:val="00E1200A"/>
    <w:rsid w:val="00E12082"/>
    <w:rsid w:val="00E1295A"/>
    <w:rsid w:val="00E12ABE"/>
    <w:rsid w:val="00E12D52"/>
    <w:rsid w:val="00E12DAA"/>
    <w:rsid w:val="00E13194"/>
    <w:rsid w:val="00E13681"/>
    <w:rsid w:val="00E13710"/>
    <w:rsid w:val="00E13F84"/>
    <w:rsid w:val="00E140E4"/>
    <w:rsid w:val="00E14638"/>
    <w:rsid w:val="00E146CD"/>
    <w:rsid w:val="00E1478F"/>
    <w:rsid w:val="00E1479B"/>
    <w:rsid w:val="00E1480E"/>
    <w:rsid w:val="00E14AD3"/>
    <w:rsid w:val="00E15001"/>
    <w:rsid w:val="00E150C6"/>
    <w:rsid w:val="00E15277"/>
    <w:rsid w:val="00E153AA"/>
    <w:rsid w:val="00E16276"/>
    <w:rsid w:val="00E1642E"/>
    <w:rsid w:val="00E1774C"/>
    <w:rsid w:val="00E17B13"/>
    <w:rsid w:val="00E17D60"/>
    <w:rsid w:val="00E20270"/>
    <w:rsid w:val="00E20313"/>
    <w:rsid w:val="00E20463"/>
    <w:rsid w:val="00E2068C"/>
    <w:rsid w:val="00E2083C"/>
    <w:rsid w:val="00E20B55"/>
    <w:rsid w:val="00E2124B"/>
    <w:rsid w:val="00E2190D"/>
    <w:rsid w:val="00E21925"/>
    <w:rsid w:val="00E21E71"/>
    <w:rsid w:val="00E228D0"/>
    <w:rsid w:val="00E23D87"/>
    <w:rsid w:val="00E23F5E"/>
    <w:rsid w:val="00E24018"/>
    <w:rsid w:val="00E240A5"/>
    <w:rsid w:val="00E241F6"/>
    <w:rsid w:val="00E2444D"/>
    <w:rsid w:val="00E244BB"/>
    <w:rsid w:val="00E24CC9"/>
    <w:rsid w:val="00E24D7A"/>
    <w:rsid w:val="00E25009"/>
    <w:rsid w:val="00E25E94"/>
    <w:rsid w:val="00E26000"/>
    <w:rsid w:val="00E2638B"/>
    <w:rsid w:val="00E271DB"/>
    <w:rsid w:val="00E27D91"/>
    <w:rsid w:val="00E27F43"/>
    <w:rsid w:val="00E305CF"/>
    <w:rsid w:val="00E30C04"/>
    <w:rsid w:val="00E314B8"/>
    <w:rsid w:val="00E31544"/>
    <w:rsid w:val="00E31872"/>
    <w:rsid w:val="00E31C3C"/>
    <w:rsid w:val="00E32996"/>
    <w:rsid w:val="00E32C03"/>
    <w:rsid w:val="00E332A3"/>
    <w:rsid w:val="00E335AA"/>
    <w:rsid w:val="00E33693"/>
    <w:rsid w:val="00E33794"/>
    <w:rsid w:val="00E3400C"/>
    <w:rsid w:val="00E34192"/>
    <w:rsid w:val="00E3426D"/>
    <w:rsid w:val="00E3439D"/>
    <w:rsid w:val="00E3477A"/>
    <w:rsid w:val="00E34FF1"/>
    <w:rsid w:val="00E35968"/>
    <w:rsid w:val="00E35C78"/>
    <w:rsid w:val="00E36065"/>
    <w:rsid w:val="00E36233"/>
    <w:rsid w:val="00E3646C"/>
    <w:rsid w:val="00E365D4"/>
    <w:rsid w:val="00E36609"/>
    <w:rsid w:val="00E3741E"/>
    <w:rsid w:val="00E37799"/>
    <w:rsid w:val="00E37932"/>
    <w:rsid w:val="00E379D5"/>
    <w:rsid w:val="00E37A2B"/>
    <w:rsid w:val="00E37CB2"/>
    <w:rsid w:val="00E37E7B"/>
    <w:rsid w:val="00E4022F"/>
    <w:rsid w:val="00E411F7"/>
    <w:rsid w:val="00E4141B"/>
    <w:rsid w:val="00E41689"/>
    <w:rsid w:val="00E41732"/>
    <w:rsid w:val="00E41CF2"/>
    <w:rsid w:val="00E420BF"/>
    <w:rsid w:val="00E42402"/>
    <w:rsid w:val="00E42F41"/>
    <w:rsid w:val="00E430BB"/>
    <w:rsid w:val="00E432A9"/>
    <w:rsid w:val="00E434ED"/>
    <w:rsid w:val="00E43C68"/>
    <w:rsid w:val="00E44025"/>
    <w:rsid w:val="00E440E3"/>
    <w:rsid w:val="00E44475"/>
    <w:rsid w:val="00E4489F"/>
    <w:rsid w:val="00E45440"/>
    <w:rsid w:val="00E454C7"/>
    <w:rsid w:val="00E45565"/>
    <w:rsid w:val="00E4568D"/>
    <w:rsid w:val="00E45768"/>
    <w:rsid w:val="00E45D00"/>
    <w:rsid w:val="00E464CA"/>
    <w:rsid w:val="00E467DE"/>
    <w:rsid w:val="00E46977"/>
    <w:rsid w:val="00E46A3F"/>
    <w:rsid w:val="00E46D8A"/>
    <w:rsid w:val="00E47CD8"/>
    <w:rsid w:val="00E50028"/>
    <w:rsid w:val="00E500AE"/>
    <w:rsid w:val="00E50108"/>
    <w:rsid w:val="00E507E9"/>
    <w:rsid w:val="00E50935"/>
    <w:rsid w:val="00E516EF"/>
    <w:rsid w:val="00E517B5"/>
    <w:rsid w:val="00E51EC9"/>
    <w:rsid w:val="00E51EDA"/>
    <w:rsid w:val="00E52109"/>
    <w:rsid w:val="00E5220E"/>
    <w:rsid w:val="00E524AF"/>
    <w:rsid w:val="00E52C74"/>
    <w:rsid w:val="00E53419"/>
    <w:rsid w:val="00E5452C"/>
    <w:rsid w:val="00E546E6"/>
    <w:rsid w:val="00E54B01"/>
    <w:rsid w:val="00E54C78"/>
    <w:rsid w:val="00E54D3E"/>
    <w:rsid w:val="00E54DE2"/>
    <w:rsid w:val="00E54FA7"/>
    <w:rsid w:val="00E550CE"/>
    <w:rsid w:val="00E553F7"/>
    <w:rsid w:val="00E560A9"/>
    <w:rsid w:val="00E56259"/>
    <w:rsid w:val="00E5634E"/>
    <w:rsid w:val="00E56AAE"/>
    <w:rsid w:val="00E56CA4"/>
    <w:rsid w:val="00E572A0"/>
    <w:rsid w:val="00E60174"/>
    <w:rsid w:val="00E6077E"/>
    <w:rsid w:val="00E61298"/>
    <w:rsid w:val="00E6161B"/>
    <w:rsid w:val="00E620E8"/>
    <w:rsid w:val="00E623EA"/>
    <w:rsid w:val="00E6245F"/>
    <w:rsid w:val="00E62C24"/>
    <w:rsid w:val="00E62E00"/>
    <w:rsid w:val="00E62EE1"/>
    <w:rsid w:val="00E632EC"/>
    <w:rsid w:val="00E642B2"/>
    <w:rsid w:val="00E65251"/>
    <w:rsid w:val="00E652D7"/>
    <w:rsid w:val="00E65694"/>
    <w:rsid w:val="00E6586F"/>
    <w:rsid w:val="00E65A71"/>
    <w:rsid w:val="00E66019"/>
    <w:rsid w:val="00E6620C"/>
    <w:rsid w:val="00E6655A"/>
    <w:rsid w:val="00E67AD1"/>
    <w:rsid w:val="00E67F84"/>
    <w:rsid w:val="00E70031"/>
    <w:rsid w:val="00E70774"/>
    <w:rsid w:val="00E70D33"/>
    <w:rsid w:val="00E70DC8"/>
    <w:rsid w:val="00E70F27"/>
    <w:rsid w:val="00E72332"/>
    <w:rsid w:val="00E7290F"/>
    <w:rsid w:val="00E72B8D"/>
    <w:rsid w:val="00E72E59"/>
    <w:rsid w:val="00E73104"/>
    <w:rsid w:val="00E7329B"/>
    <w:rsid w:val="00E736F8"/>
    <w:rsid w:val="00E741B2"/>
    <w:rsid w:val="00E7470E"/>
    <w:rsid w:val="00E7484B"/>
    <w:rsid w:val="00E7513D"/>
    <w:rsid w:val="00E75157"/>
    <w:rsid w:val="00E751A4"/>
    <w:rsid w:val="00E757B7"/>
    <w:rsid w:val="00E76B83"/>
    <w:rsid w:val="00E76E4C"/>
    <w:rsid w:val="00E7732E"/>
    <w:rsid w:val="00E77983"/>
    <w:rsid w:val="00E77F93"/>
    <w:rsid w:val="00E80283"/>
    <w:rsid w:val="00E8034B"/>
    <w:rsid w:val="00E808E8"/>
    <w:rsid w:val="00E81091"/>
    <w:rsid w:val="00E810A0"/>
    <w:rsid w:val="00E81A37"/>
    <w:rsid w:val="00E81D60"/>
    <w:rsid w:val="00E82324"/>
    <w:rsid w:val="00E82564"/>
    <w:rsid w:val="00E82787"/>
    <w:rsid w:val="00E82E87"/>
    <w:rsid w:val="00E83251"/>
    <w:rsid w:val="00E833E2"/>
    <w:rsid w:val="00E8374D"/>
    <w:rsid w:val="00E84069"/>
    <w:rsid w:val="00E84556"/>
    <w:rsid w:val="00E8459E"/>
    <w:rsid w:val="00E84D7D"/>
    <w:rsid w:val="00E855C5"/>
    <w:rsid w:val="00E855ED"/>
    <w:rsid w:val="00E8628F"/>
    <w:rsid w:val="00E8634A"/>
    <w:rsid w:val="00E8634D"/>
    <w:rsid w:val="00E86810"/>
    <w:rsid w:val="00E86957"/>
    <w:rsid w:val="00E86979"/>
    <w:rsid w:val="00E86A3C"/>
    <w:rsid w:val="00E86D31"/>
    <w:rsid w:val="00E86DBB"/>
    <w:rsid w:val="00E86DBD"/>
    <w:rsid w:val="00E8703A"/>
    <w:rsid w:val="00E87477"/>
    <w:rsid w:val="00E87BE8"/>
    <w:rsid w:val="00E87CDD"/>
    <w:rsid w:val="00E907AC"/>
    <w:rsid w:val="00E90A79"/>
    <w:rsid w:val="00E90DE7"/>
    <w:rsid w:val="00E9132B"/>
    <w:rsid w:val="00E92791"/>
    <w:rsid w:val="00E927E2"/>
    <w:rsid w:val="00E92A33"/>
    <w:rsid w:val="00E92AAD"/>
    <w:rsid w:val="00E92EF2"/>
    <w:rsid w:val="00E943A6"/>
    <w:rsid w:val="00E9504B"/>
    <w:rsid w:val="00E95105"/>
    <w:rsid w:val="00E957D5"/>
    <w:rsid w:val="00E961AD"/>
    <w:rsid w:val="00E963A4"/>
    <w:rsid w:val="00E9651D"/>
    <w:rsid w:val="00E966A1"/>
    <w:rsid w:val="00E96A74"/>
    <w:rsid w:val="00E96F2F"/>
    <w:rsid w:val="00E97899"/>
    <w:rsid w:val="00E97AA1"/>
    <w:rsid w:val="00EA00D5"/>
    <w:rsid w:val="00EA0985"/>
    <w:rsid w:val="00EA0FA7"/>
    <w:rsid w:val="00EA2450"/>
    <w:rsid w:val="00EA25D2"/>
    <w:rsid w:val="00EA2621"/>
    <w:rsid w:val="00EA2624"/>
    <w:rsid w:val="00EA2A7F"/>
    <w:rsid w:val="00EA2BB2"/>
    <w:rsid w:val="00EA2D7C"/>
    <w:rsid w:val="00EA3AFC"/>
    <w:rsid w:val="00EA3EDF"/>
    <w:rsid w:val="00EA4304"/>
    <w:rsid w:val="00EA472F"/>
    <w:rsid w:val="00EA4BB6"/>
    <w:rsid w:val="00EA4BFB"/>
    <w:rsid w:val="00EA4CFC"/>
    <w:rsid w:val="00EA4E50"/>
    <w:rsid w:val="00EA4E5D"/>
    <w:rsid w:val="00EA4F12"/>
    <w:rsid w:val="00EA5009"/>
    <w:rsid w:val="00EA50EE"/>
    <w:rsid w:val="00EA5679"/>
    <w:rsid w:val="00EA5ADA"/>
    <w:rsid w:val="00EA5CCD"/>
    <w:rsid w:val="00EA6690"/>
    <w:rsid w:val="00EA6980"/>
    <w:rsid w:val="00EA6ED3"/>
    <w:rsid w:val="00EA727E"/>
    <w:rsid w:val="00EA7488"/>
    <w:rsid w:val="00EA75AE"/>
    <w:rsid w:val="00EA77CF"/>
    <w:rsid w:val="00EA7832"/>
    <w:rsid w:val="00EA7C1C"/>
    <w:rsid w:val="00EB045D"/>
    <w:rsid w:val="00EB06B2"/>
    <w:rsid w:val="00EB0924"/>
    <w:rsid w:val="00EB0BE5"/>
    <w:rsid w:val="00EB103B"/>
    <w:rsid w:val="00EB1055"/>
    <w:rsid w:val="00EB1190"/>
    <w:rsid w:val="00EB1930"/>
    <w:rsid w:val="00EB1A97"/>
    <w:rsid w:val="00EB1C09"/>
    <w:rsid w:val="00EB1C88"/>
    <w:rsid w:val="00EB2086"/>
    <w:rsid w:val="00EB2800"/>
    <w:rsid w:val="00EB298B"/>
    <w:rsid w:val="00EB320C"/>
    <w:rsid w:val="00EB3558"/>
    <w:rsid w:val="00EB399F"/>
    <w:rsid w:val="00EB3AB6"/>
    <w:rsid w:val="00EB3B72"/>
    <w:rsid w:val="00EB4685"/>
    <w:rsid w:val="00EB46C2"/>
    <w:rsid w:val="00EB47EB"/>
    <w:rsid w:val="00EB4A67"/>
    <w:rsid w:val="00EB4BBE"/>
    <w:rsid w:val="00EB4C07"/>
    <w:rsid w:val="00EB4C7E"/>
    <w:rsid w:val="00EB4F65"/>
    <w:rsid w:val="00EB5082"/>
    <w:rsid w:val="00EB527E"/>
    <w:rsid w:val="00EB533B"/>
    <w:rsid w:val="00EB5474"/>
    <w:rsid w:val="00EB5E3F"/>
    <w:rsid w:val="00EB6007"/>
    <w:rsid w:val="00EB638F"/>
    <w:rsid w:val="00EB6A5F"/>
    <w:rsid w:val="00EB72C2"/>
    <w:rsid w:val="00EB7A93"/>
    <w:rsid w:val="00EC00B7"/>
    <w:rsid w:val="00EC03D6"/>
    <w:rsid w:val="00EC055A"/>
    <w:rsid w:val="00EC0594"/>
    <w:rsid w:val="00EC0656"/>
    <w:rsid w:val="00EC09EF"/>
    <w:rsid w:val="00EC0F98"/>
    <w:rsid w:val="00EC1216"/>
    <w:rsid w:val="00EC16F2"/>
    <w:rsid w:val="00EC247A"/>
    <w:rsid w:val="00EC2679"/>
    <w:rsid w:val="00EC2685"/>
    <w:rsid w:val="00EC2A4F"/>
    <w:rsid w:val="00EC2A71"/>
    <w:rsid w:val="00EC2BEA"/>
    <w:rsid w:val="00EC2E95"/>
    <w:rsid w:val="00EC2F7B"/>
    <w:rsid w:val="00EC311D"/>
    <w:rsid w:val="00EC32F8"/>
    <w:rsid w:val="00EC3414"/>
    <w:rsid w:val="00EC3897"/>
    <w:rsid w:val="00EC3EFC"/>
    <w:rsid w:val="00EC40A0"/>
    <w:rsid w:val="00EC4271"/>
    <w:rsid w:val="00EC4EE8"/>
    <w:rsid w:val="00EC4F25"/>
    <w:rsid w:val="00EC512B"/>
    <w:rsid w:val="00EC60DD"/>
    <w:rsid w:val="00EC632A"/>
    <w:rsid w:val="00EC640E"/>
    <w:rsid w:val="00EC67DA"/>
    <w:rsid w:val="00EC6A02"/>
    <w:rsid w:val="00EC6EC9"/>
    <w:rsid w:val="00EC6F4E"/>
    <w:rsid w:val="00EC6FD0"/>
    <w:rsid w:val="00EC7057"/>
    <w:rsid w:val="00EC706F"/>
    <w:rsid w:val="00EC78B8"/>
    <w:rsid w:val="00EC7AC0"/>
    <w:rsid w:val="00EC7F13"/>
    <w:rsid w:val="00EC7F75"/>
    <w:rsid w:val="00EC7FA5"/>
    <w:rsid w:val="00ED02CD"/>
    <w:rsid w:val="00ED035E"/>
    <w:rsid w:val="00ED05E7"/>
    <w:rsid w:val="00ED0825"/>
    <w:rsid w:val="00ED0E5D"/>
    <w:rsid w:val="00ED2769"/>
    <w:rsid w:val="00ED281D"/>
    <w:rsid w:val="00ED337F"/>
    <w:rsid w:val="00ED4140"/>
    <w:rsid w:val="00ED475F"/>
    <w:rsid w:val="00ED4B38"/>
    <w:rsid w:val="00ED5918"/>
    <w:rsid w:val="00ED5994"/>
    <w:rsid w:val="00ED5C39"/>
    <w:rsid w:val="00ED6205"/>
    <w:rsid w:val="00ED6E06"/>
    <w:rsid w:val="00ED6E36"/>
    <w:rsid w:val="00ED7231"/>
    <w:rsid w:val="00ED72C4"/>
    <w:rsid w:val="00ED7489"/>
    <w:rsid w:val="00ED75AC"/>
    <w:rsid w:val="00EE01B9"/>
    <w:rsid w:val="00EE04ED"/>
    <w:rsid w:val="00EE06B9"/>
    <w:rsid w:val="00EE0AC4"/>
    <w:rsid w:val="00EE100E"/>
    <w:rsid w:val="00EE1109"/>
    <w:rsid w:val="00EE14EC"/>
    <w:rsid w:val="00EE17BF"/>
    <w:rsid w:val="00EE18A0"/>
    <w:rsid w:val="00EE20A8"/>
    <w:rsid w:val="00EE2130"/>
    <w:rsid w:val="00EE21A7"/>
    <w:rsid w:val="00EE258D"/>
    <w:rsid w:val="00EE279B"/>
    <w:rsid w:val="00EE2986"/>
    <w:rsid w:val="00EE2AB7"/>
    <w:rsid w:val="00EE2C09"/>
    <w:rsid w:val="00EE32D7"/>
    <w:rsid w:val="00EE395A"/>
    <w:rsid w:val="00EE3AF7"/>
    <w:rsid w:val="00EE40E2"/>
    <w:rsid w:val="00EE40E5"/>
    <w:rsid w:val="00EE4865"/>
    <w:rsid w:val="00EE49F2"/>
    <w:rsid w:val="00EE4F02"/>
    <w:rsid w:val="00EE550A"/>
    <w:rsid w:val="00EE5777"/>
    <w:rsid w:val="00EE5876"/>
    <w:rsid w:val="00EE597D"/>
    <w:rsid w:val="00EE6178"/>
    <w:rsid w:val="00EE63C1"/>
    <w:rsid w:val="00EE6484"/>
    <w:rsid w:val="00EE69CC"/>
    <w:rsid w:val="00EE7739"/>
    <w:rsid w:val="00EE787A"/>
    <w:rsid w:val="00EE7FEC"/>
    <w:rsid w:val="00EF0111"/>
    <w:rsid w:val="00EF0378"/>
    <w:rsid w:val="00EF072F"/>
    <w:rsid w:val="00EF07F6"/>
    <w:rsid w:val="00EF0AA7"/>
    <w:rsid w:val="00EF0B7A"/>
    <w:rsid w:val="00EF0F22"/>
    <w:rsid w:val="00EF0F5A"/>
    <w:rsid w:val="00EF2827"/>
    <w:rsid w:val="00EF2A94"/>
    <w:rsid w:val="00EF3156"/>
    <w:rsid w:val="00EF3394"/>
    <w:rsid w:val="00EF3851"/>
    <w:rsid w:val="00EF3C3D"/>
    <w:rsid w:val="00EF5501"/>
    <w:rsid w:val="00EF5813"/>
    <w:rsid w:val="00EF5B6C"/>
    <w:rsid w:val="00EF5D43"/>
    <w:rsid w:val="00EF6272"/>
    <w:rsid w:val="00EF64BB"/>
    <w:rsid w:val="00EF6622"/>
    <w:rsid w:val="00EF6889"/>
    <w:rsid w:val="00EF6C09"/>
    <w:rsid w:val="00EF713A"/>
    <w:rsid w:val="00EF7512"/>
    <w:rsid w:val="00EF77ED"/>
    <w:rsid w:val="00EF791D"/>
    <w:rsid w:val="00EF7A15"/>
    <w:rsid w:val="00EF7E82"/>
    <w:rsid w:val="00F00411"/>
    <w:rsid w:val="00F00A01"/>
    <w:rsid w:val="00F00D55"/>
    <w:rsid w:val="00F00DF6"/>
    <w:rsid w:val="00F00EFB"/>
    <w:rsid w:val="00F01693"/>
    <w:rsid w:val="00F01A6D"/>
    <w:rsid w:val="00F01D35"/>
    <w:rsid w:val="00F02061"/>
    <w:rsid w:val="00F020C1"/>
    <w:rsid w:val="00F021ED"/>
    <w:rsid w:val="00F02428"/>
    <w:rsid w:val="00F02842"/>
    <w:rsid w:val="00F02F0D"/>
    <w:rsid w:val="00F02F16"/>
    <w:rsid w:val="00F03002"/>
    <w:rsid w:val="00F0421C"/>
    <w:rsid w:val="00F04AA4"/>
    <w:rsid w:val="00F04C6C"/>
    <w:rsid w:val="00F0521D"/>
    <w:rsid w:val="00F053D4"/>
    <w:rsid w:val="00F058C3"/>
    <w:rsid w:val="00F059B5"/>
    <w:rsid w:val="00F05C1E"/>
    <w:rsid w:val="00F0640F"/>
    <w:rsid w:val="00F06AAE"/>
    <w:rsid w:val="00F06DDA"/>
    <w:rsid w:val="00F06F6D"/>
    <w:rsid w:val="00F07094"/>
    <w:rsid w:val="00F070AA"/>
    <w:rsid w:val="00F07723"/>
    <w:rsid w:val="00F0794B"/>
    <w:rsid w:val="00F10947"/>
    <w:rsid w:val="00F10B3F"/>
    <w:rsid w:val="00F10C5C"/>
    <w:rsid w:val="00F1115C"/>
    <w:rsid w:val="00F11AA8"/>
    <w:rsid w:val="00F11B97"/>
    <w:rsid w:val="00F120F9"/>
    <w:rsid w:val="00F12394"/>
    <w:rsid w:val="00F12696"/>
    <w:rsid w:val="00F13426"/>
    <w:rsid w:val="00F137CF"/>
    <w:rsid w:val="00F13F82"/>
    <w:rsid w:val="00F14184"/>
    <w:rsid w:val="00F14487"/>
    <w:rsid w:val="00F14557"/>
    <w:rsid w:val="00F147E9"/>
    <w:rsid w:val="00F14FF3"/>
    <w:rsid w:val="00F1531F"/>
    <w:rsid w:val="00F158D4"/>
    <w:rsid w:val="00F15CF7"/>
    <w:rsid w:val="00F1634B"/>
    <w:rsid w:val="00F163C5"/>
    <w:rsid w:val="00F16D2E"/>
    <w:rsid w:val="00F171A6"/>
    <w:rsid w:val="00F175CE"/>
    <w:rsid w:val="00F17B40"/>
    <w:rsid w:val="00F17CC4"/>
    <w:rsid w:val="00F17E8E"/>
    <w:rsid w:val="00F20739"/>
    <w:rsid w:val="00F20E87"/>
    <w:rsid w:val="00F20F50"/>
    <w:rsid w:val="00F21274"/>
    <w:rsid w:val="00F2131D"/>
    <w:rsid w:val="00F214F9"/>
    <w:rsid w:val="00F21F5D"/>
    <w:rsid w:val="00F22274"/>
    <w:rsid w:val="00F224C3"/>
    <w:rsid w:val="00F225A3"/>
    <w:rsid w:val="00F226A8"/>
    <w:rsid w:val="00F2280D"/>
    <w:rsid w:val="00F2308B"/>
    <w:rsid w:val="00F2334F"/>
    <w:rsid w:val="00F233B9"/>
    <w:rsid w:val="00F2415E"/>
    <w:rsid w:val="00F244E2"/>
    <w:rsid w:val="00F24517"/>
    <w:rsid w:val="00F24A5C"/>
    <w:rsid w:val="00F24FE0"/>
    <w:rsid w:val="00F254AC"/>
    <w:rsid w:val="00F257AA"/>
    <w:rsid w:val="00F25A11"/>
    <w:rsid w:val="00F25AE7"/>
    <w:rsid w:val="00F26426"/>
    <w:rsid w:val="00F269C2"/>
    <w:rsid w:val="00F26EF0"/>
    <w:rsid w:val="00F27073"/>
    <w:rsid w:val="00F27239"/>
    <w:rsid w:val="00F275DC"/>
    <w:rsid w:val="00F27854"/>
    <w:rsid w:val="00F27A2C"/>
    <w:rsid w:val="00F30A3A"/>
    <w:rsid w:val="00F314F5"/>
    <w:rsid w:val="00F317AB"/>
    <w:rsid w:val="00F318FB"/>
    <w:rsid w:val="00F31F89"/>
    <w:rsid w:val="00F3283E"/>
    <w:rsid w:val="00F3479A"/>
    <w:rsid w:val="00F34BBA"/>
    <w:rsid w:val="00F35190"/>
    <w:rsid w:val="00F35226"/>
    <w:rsid w:val="00F35408"/>
    <w:rsid w:val="00F354F8"/>
    <w:rsid w:val="00F3554D"/>
    <w:rsid w:val="00F35725"/>
    <w:rsid w:val="00F35874"/>
    <w:rsid w:val="00F35A28"/>
    <w:rsid w:val="00F35BE6"/>
    <w:rsid w:val="00F35C82"/>
    <w:rsid w:val="00F36071"/>
    <w:rsid w:val="00F3636F"/>
    <w:rsid w:val="00F366DA"/>
    <w:rsid w:val="00F367D8"/>
    <w:rsid w:val="00F36898"/>
    <w:rsid w:val="00F36D07"/>
    <w:rsid w:val="00F36E3A"/>
    <w:rsid w:val="00F40860"/>
    <w:rsid w:val="00F40CA3"/>
    <w:rsid w:val="00F40CFA"/>
    <w:rsid w:val="00F41452"/>
    <w:rsid w:val="00F4149D"/>
    <w:rsid w:val="00F4181E"/>
    <w:rsid w:val="00F418C2"/>
    <w:rsid w:val="00F41C89"/>
    <w:rsid w:val="00F42169"/>
    <w:rsid w:val="00F42346"/>
    <w:rsid w:val="00F42450"/>
    <w:rsid w:val="00F42784"/>
    <w:rsid w:val="00F42A84"/>
    <w:rsid w:val="00F430D9"/>
    <w:rsid w:val="00F4361B"/>
    <w:rsid w:val="00F43CEE"/>
    <w:rsid w:val="00F45132"/>
    <w:rsid w:val="00F457B9"/>
    <w:rsid w:val="00F45AB7"/>
    <w:rsid w:val="00F45DB7"/>
    <w:rsid w:val="00F46684"/>
    <w:rsid w:val="00F4677E"/>
    <w:rsid w:val="00F46BAC"/>
    <w:rsid w:val="00F46DEA"/>
    <w:rsid w:val="00F4705D"/>
    <w:rsid w:val="00F470B3"/>
    <w:rsid w:val="00F4717E"/>
    <w:rsid w:val="00F478FC"/>
    <w:rsid w:val="00F47A61"/>
    <w:rsid w:val="00F47BF4"/>
    <w:rsid w:val="00F47C81"/>
    <w:rsid w:val="00F501E5"/>
    <w:rsid w:val="00F504D0"/>
    <w:rsid w:val="00F506D5"/>
    <w:rsid w:val="00F513D1"/>
    <w:rsid w:val="00F516DD"/>
    <w:rsid w:val="00F51981"/>
    <w:rsid w:val="00F51D34"/>
    <w:rsid w:val="00F52DE6"/>
    <w:rsid w:val="00F53283"/>
    <w:rsid w:val="00F534D1"/>
    <w:rsid w:val="00F537F1"/>
    <w:rsid w:val="00F53D04"/>
    <w:rsid w:val="00F540B4"/>
    <w:rsid w:val="00F54262"/>
    <w:rsid w:val="00F54569"/>
    <w:rsid w:val="00F54B83"/>
    <w:rsid w:val="00F557D1"/>
    <w:rsid w:val="00F55878"/>
    <w:rsid w:val="00F55950"/>
    <w:rsid w:val="00F5619E"/>
    <w:rsid w:val="00F568B9"/>
    <w:rsid w:val="00F56D12"/>
    <w:rsid w:val="00F56E1C"/>
    <w:rsid w:val="00F5738C"/>
    <w:rsid w:val="00F57512"/>
    <w:rsid w:val="00F611DF"/>
    <w:rsid w:val="00F61207"/>
    <w:rsid w:val="00F61888"/>
    <w:rsid w:val="00F61B66"/>
    <w:rsid w:val="00F62CBB"/>
    <w:rsid w:val="00F633CD"/>
    <w:rsid w:val="00F63620"/>
    <w:rsid w:val="00F63A97"/>
    <w:rsid w:val="00F63D8B"/>
    <w:rsid w:val="00F64161"/>
    <w:rsid w:val="00F646AD"/>
    <w:rsid w:val="00F64726"/>
    <w:rsid w:val="00F6481B"/>
    <w:rsid w:val="00F648D3"/>
    <w:rsid w:val="00F64DAC"/>
    <w:rsid w:val="00F64DB8"/>
    <w:rsid w:val="00F6523D"/>
    <w:rsid w:val="00F6584C"/>
    <w:rsid w:val="00F6679E"/>
    <w:rsid w:val="00F6774E"/>
    <w:rsid w:val="00F6790C"/>
    <w:rsid w:val="00F67EA1"/>
    <w:rsid w:val="00F67F0D"/>
    <w:rsid w:val="00F70717"/>
    <w:rsid w:val="00F709FB"/>
    <w:rsid w:val="00F70D2B"/>
    <w:rsid w:val="00F710A1"/>
    <w:rsid w:val="00F71A68"/>
    <w:rsid w:val="00F71E24"/>
    <w:rsid w:val="00F720EE"/>
    <w:rsid w:val="00F72619"/>
    <w:rsid w:val="00F726D8"/>
    <w:rsid w:val="00F72865"/>
    <w:rsid w:val="00F730D3"/>
    <w:rsid w:val="00F7327B"/>
    <w:rsid w:val="00F738AE"/>
    <w:rsid w:val="00F73945"/>
    <w:rsid w:val="00F739C9"/>
    <w:rsid w:val="00F73B0D"/>
    <w:rsid w:val="00F74211"/>
    <w:rsid w:val="00F74343"/>
    <w:rsid w:val="00F7490D"/>
    <w:rsid w:val="00F74989"/>
    <w:rsid w:val="00F74A6C"/>
    <w:rsid w:val="00F7533F"/>
    <w:rsid w:val="00F7569F"/>
    <w:rsid w:val="00F75B5B"/>
    <w:rsid w:val="00F75D13"/>
    <w:rsid w:val="00F7699D"/>
    <w:rsid w:val="00F769A9"/>
    <w:rsid w:val="00F76A0A"/>
    <w:rsid w:val="00F76D85"/>
    <w:rsid w:val="00F774F5"/>
    <w:rsid w:val="00F77BFA"/>
    <w:rsid w:val="00F77F10"/>
    <w:rsid w:val="00F80070"/>
    <w:rsid w:val="00F800AE"/>
    <w:rsid w:val="00F802C4"/>
    <w:rsid w:val="00F80B2C"/>
    <w:rsid w:val="00F817FB"/>
    <w:rsid w:val="00F8181A"/>
    <w:rsid w:val="00F81BD2"/>
    <w:rsid w:val="00F8210C"/>
    <w:rsid w:val="00F8217E"/>
    <w:rsid w:val="00F8257C"/>
    <w:rsid w:val="00F82C8A"/>
    <w:rsid w:val="00F82FDC"/>
    <w:rsid w:val="00F83870"/>
    <w:rsid w:val="00F83C4A"/>
    <w:rsid w:val="00F841C2"/>
    <w:rsid w:val="00F841EB"/>
    <w:rsid w:val="00F84497"/>
    <w:rsid w:val="00F846E2"/>
    <w:rsid w:val="00F84A81"/>
    <w:rsid w:val="00F84FC1"/>
    <w:rsid w:val="00F85882"/>
    <w:rsid w:val="00F86320"/>
    <w:rsid w:val="00F869B6"/>
    <w:rsid w:val="00F87728"/>
    <w:rsid w:val="00F9074F"/>
    <w:rsid w:val="00F90804"/>
    <w:rsid w:val="00F90D67"/>
    <w:rsid w:val="00F91436"/>
    <w:rsid w:val="00F91736"/>
    <w:rsid w:val="00F91C78"/>
    <w:rsid w:val="00F9219D"/>
    <w:rsid w:val="00F92BEF"/>
    <w:rsid w:val="00F92D91"/>
    <w:rsid w:val="00F92F4E"/>
    <w:rsid w:val="00F93F77"/>
    <w:rsid w:val="00F955F9"/>
    <w:rsid w:val="00F95959"/>
    <w:rsid w:val="00F95A8B"/>
    <w:rsid w:val="00F95F0A"/>
    <w:rsid w:val="00F96047"/>
    <w:rsid w:val="00F9629E"/>
    <w:rsid w:val="00F965D8"/>
    <w:rsid w:val="00F966B8"/>
    <w:rsid w:val="00F97056"/>
    <w:rsid w:val="00FA0048"/>
    <w:rsid w:val="00FA0B8D"/>
    <w:rsid w:val="00FA0D97"/>
    <w:rsid w:val="00FA0E43"/>
    <w:rsid w:val="00FA10AD"/>
    <w:rsid w:val="00FA110D"/>
    <w:rsid w:val="00FA1AAF"/>
    <w:rsid w:val="00FA1C51"/>
    <w:rsid w:val="00FA1DB8"/>
    <w:rsid w:val="00FA2470"/>
    <w:rsid w:val="00FA2892"/>
    <w:rsid w:val="00FA2D65"/>
    <w:rsid w:val="00FA2ED5"/>
    <w:rsid w:val="00FA2FCA"/>
    <w:rsid w:val="00FA4D85"/>
    <w:rsid w:val="00FA4FF3"/>
    <w:rsid w:val="00FA542A"/>
    <w:rsid w:val="00FA545B"/>
    <w:rsid w:val="00FA60B9"/>
    <w:rsid w:val="00FA61B0"/>
    <w:rsid w:val="00FA6954"/>
    <w:rsid w:val="00FA6C3F"/>
    <w:rsid w:val="00FA6C84"/>
    <w:rsid w:val="00FA6F56"/>
    <w:rsid w:val="00FA6FCA"/>
    <w:rsid w:val="00FA745F"/>
    <w:rsid w:val="00FA7CC3"/>
    <w:rsid w:val="00FA7F8A"/>
    <w:rsid w:val="00FB107C"/>
    <w:rsid w:val="00FB135B"/>
    <w:rsid w:val="00FB1381"/>
    <w:rsid w:val="00FB1405"/>
    <w:rsid w:val="00FB196F"/>
    <w:rsid w:val="00FB1DA5"/>
    <w:rsid w:val="00FB2084"/>
    <w:rsid w:val="00FB2267"/>
    <w:rsid w:val="00FB22C2"/>
    <w:rsid w:val="00FB24A4"/>
    <w:rsid w:val="00FB2A9F"/>
    <w:rsid w:val="00FB30CE"/>
    <w:rsid w:val="00FB3246"/>
    <w:rsid w:val="00FB38A1"/>
    <w:rsid w:val="00FB3CA2"/>
    <w:rsid w:val="00FB4727"/>
    <w:rsid w:val="00FB4C20"/>
    <w:rsid w:val="00FB4E3C"/>
    <w:rsid w:val="00FB504B"/>
    <w:rsid w:val="00FB50B8"/>
    <w:rsid w:val="00FB5201"/>
    <w:rsid w:val="00FB53DC"/>
    <w:rsid w:val="00FB55CB"/>
    <w:rsid w:val="00FB5615"/>
    <w:rsid w:val="00FB578E"/>
    <w:rsid w:val="00FB59F8"/>
    <w:rsid w:val="00FB6262"/>
    <w:rsid w:val="00FB62A0"/>
    <w:rsid w:val="00FB633A"/>
    <w:rsid w:val="00FB63C5"/>
    <w:rsid w:val="00FB6B5C"/>
    <w:rsid w:val="00FB74CC"/>
    <w:rsid w:val="00FB78AE"/>
    <w:rsid w:val="00FB7D32"/>
    <w:rsid w:val="00FC088D"/>
    <w:rsid w:val="00FC096E"/>
    <w:rsid w:val="00FC0A5E"/>
    <w:rsid w:val="00FC0DA7"/>
    <w:rsid w:val="00FC10FE"/>
    <w:rsid w:val="00FC12FA"/>
    <w:rsid w:val="00FC145B"/>
    <w:rsid w:val="00FC1B10"/>
    <w:rsid w:val="00FC20C3"/>
    <w:rsid w:val="00FC2661"/>
    <w:rsid w:val="00FC3327"/>
    <w:rsid w:val="00FC43CB"/>
    <w:rsid w:val="00FC47D1"/>
    <w:rsid w:val="00FC4877"/>
    <w:rsid w:val="00FC49DC"/>
    <w:rsid w:val="00FC54C2"/>
    <w:rsid w:val="00FC582B"/>
    <w:rsid w:val="00FC5A35"/>
    <w:rsid w:val="00FC5BE6"/>
    <w:rsid w:val="00FC6339"/>
    <w:rsid w:val="00FC7586"/>
    <w:rsid w:val="00FC7BA2"/>
    <w:rsid w:val="00FD0ABB"/>
    <w:rsid w:val="00FD0CB6"/>
    <w:rsid w:val="00FD0FE8"/>
    <w:rsid w:val="00FD15E3"/>
    <w:rsid w:val="00FD18D3"/>
    <w:rsid w:val="00FD197B"/>
    <w:rsid w:val="00FD19E1"/>
    <w:rsid w:val="00FD1E4C"/>
    <w:rsid w:val="00FD1FD0"/>
    <w:rsid w:val="00FD233F"/>
    <w:rsid w:val="00FD28BC"/>
    <w:rsid w:val="00FD2F1F"/>
    <w:rsid w:val="00FD3009"/>
    <w:rsid w:val="00FD310E"/>
    <w:rsid w:val="00FD3865"/>
    <w:rsid w:val="00FD3AE8"/>
    <w:rsid w:val="00FD455A"/>
    <w:rsid w:val="00FD4FB7"/>
    <w:rsid w:val="00FD55E0"/>
    <w:rsid w:val="00FD62C4"/>
    <w:rsid w:val="00FD67F1"/>
    <w:rsid w:val="00FD6C24"/>
    <w:rsid w:val="00FD7257"/>
    <w:rsid w:val="00FD78FC"/>
    <w:rsid w:val="00FD7ACE"/>
    <w:rsid w:val="00FE03A0"/>
    <w:rsid w:val="00FE08C9"/>
    <w:rsid w:val="00FE0AB5"/>
    <w:rsid w:val="00FE0BB0"/>
    <w:rsid w:val="00FE0F7D"/>
    <w:rsid w:val="00FE134B"/>
    <w:rsid w:val="00FE1E3D"/>
    <w:rsid w:val="00FE1FE3"/>
    <w:rsid w:val="00FE2027"/>
    <w:rsid w:val="00FE2593"/>
    <w:rsid w:val="00FE2896"/>
    <w:rsid w:val="00FE29C6"/>
    <w:rsid w:val="00FE2A2F"/>
    <w:rsid w:val="00FE2B47"/>
    <w:rsid w:val="00FE2C9A"/>
    <w:rsid w:val="00FE2EB7"/>
    <w:rsid w:val="00FE3D75"/>
    <w:rsid w:val="00FE40E2"/>
    <w:rsid w:val="00FE429F"/>
    <w:rsid w:val="00FE4A84"/>
    <w:rsid w:val="00FE4B6A"/>
    <w:rsid w:val="00FE4F91"/>
    <w:rsid w:val="00FE5717"/>
    <w:rsid w:val="00FE5BE8"/>
    <w:rsid w:val="00FE5C2A"/>
    <w:rsid w:val="00FE6C59"/>
    <w:rsid w:val="00FE6C7C"/>
    <w:rsid w:val="00FE6C93"/>
    <w:rsid w:val="00FE73FC"/>
    <w:rsid w:val="00FE78CF"/>
    <w:rsid w:val="00FF008C"/>
    <w:rsid w:val="00FF0A4E"/>
    <w:rsid w:val="00FF0C2E"/>
    <w:rsid w:val="00FF0F35"/>
    <w:rsid w:val="00FF1B2E"/>
    <w:rsid w:val="00FF22B8"/>
    <w:rsid w:val="00FF2A58"/>
    <w:rsid w:val="00FF2B58"/>
    <w:rsid w:val="00FF2D60"/>
    <w:rsid w:val="00FF2DEB"/>
    <w:rsid w:val="00FF32FA"/>
    <w:rsid w:val="00FF3394"/>
    <w:rsid w:val="00FF3ACA"/>
    <w:rsid w:val="00FF3BF2"/>
    <w:rsid w:val="00FF3EDB"/>
    <w:rsid w:val="00FF3F9E"/>
    <w:rsid w:val="00FF3FD3"/>
    <w:rsid w:val="00FF407F"/>
    <w:rsid w:val="00FF47EE"/>
    <w:rsid w:val="00FF4A0D"/>
    <w:rsid w:val="00FF524F"/>
    <w:rsid w:val="00FF536A"/>
    <w:rsid w:val="00FF579E"/>
    <w:rsid w:val="00FF585C"/>
    <w:rsid w:val="00FF58AB"/>
    <w:rsid w:val="00FF59CF"/>
    <w:rsid w:val="00FF5C07"/>
    <w:rsid w:val="00FF5D7E"/>
    <w:rsid w:val="00FF63CE"/>
    <w:rsid w:val="00FF6A02"/>
    <w:rsid w:val="00FF7329"/>
    <w:rsid w:val="00FF7E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F3BF99"/>
  <w15:chartTrackingRefBased/>
  <w15:docId w15:val="{1CFB2A4B-FF35-4369-9209-4FB114D67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3CAA"/>
    <w:pPr>
      <w:spacing w:after="240" w:line="360" w:lineRule="auto"/>
      <w:jc w:val="both"/>
    </w:pPr>
    <w:rPr>
      <w:rFonts w:eastAsia="Times New Roman" w:cstheme="minorHAnsi"/>
      <w:color w:val="000000" w:themeColor="text1"/>
      <w:lang w:val="en-GB"/>
    </w:rPr>
  </w:style>
  <w:style w:type="paragraph" w:styleId="Heading1">
    <w:name w:val="heading 1"/>
    <w:basedOn w:val="Normal"/>
    <w:next w:val="Normal"/>
    <w:link w:val="Heading1Char"/>
    <w:uiPriority w:val="9"/>
    <w:qFormat/>
    <w:rsid w:val="00D852AD"/>
    <w:pPr>
      <w:keepNext/>
      <w:keepLines/>
      <w:numPr>
        <w:numId w:val="6"/>
      </w:numPr>
      <w:spacing w:after="0" w:line="480" w:lineRule="auto"/>
      <w:outlineLvl w:val="0"/>
    </w:pPr>
    <w:rPr>
      <w:rFonts w:cstheme="majorBidi"/>
      <w:b/>
      <w:sz w:val="32"/>
      <w:szCs w:val="32"/>
    </w:rPr>
  </w:style>
  <w:style w:type="paragraph" w:styleId="Heading2">
    <w:name w:val="heading 2"/>
    <w:basedOn w:val="Normal"/>
    <w:next w:val="Normal"/>
    <w:link w:val="Heading2Char"/>
    <w:uiPriority w:val="9"/>
    <w:unhideWhenUsed/>
    <w:qFormat/>
    <w:rsid w:val="00EF6622"/>
    <w:pPr>
      <w:keepNext/>
      <w:keepLines/>
      <w:numPr>
        <w:ilvl w:val="1"/>
        <w:numId w:val="6"/>
      </w:numPr>
      <w:spacing w:after="0" w:line="480" w:lineRule="auto"/>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5502C8"/>
    <w:pPr>
      <w:keepNext/>
      <w:keepLines/>
      <w:numPr>
        <w:ilvl w:val="2"/>
        <w:numId w:val="6"/>
      </w:numPr>
      <w:spacing w:after="0" w:line="480" w:lineRule="auto"/>
      <w:outlineLvl w:val="2"/>
    </w:pPr>
    <w:rPr>
      <w:rFonts w:eastAsiaTheme="majorEastAsia" w:cstheme="majorBidi"/>
      <w:b/>
      <w:sz w:val="24"/>
      <w:szCs w:val="24"/>
    </w:rPr>
  </w:style>
  <w:style w:type="paragraph" w:styleId="Heading4">
    <w:name w:val="heading 4"/>
    <w:basedOn w:val="Normal"/>
    <w:next w:val="Normal"/>
    <w:link w:val="Heading4Char"/>
    <w:uiPriority w:val="9"/>
    <w:unhideWhenUsed/>
    <w:qFormat/>
    <w:rsid w:val="005502C8"/>
    <w:pPr>
      <w:keepNext/>
      <w:keepLines/>
      <w:numPr>
        <w:ilvl w:val="3"/>
        <w:numId w:val="6"/>
      </w:numPr>
      <w:spacing w:after="0" w:line="48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1554E"/>
    <w:pPr>
      <w:keepNext/>
      <w:keepLines/>
      <w:numPr>
        <w:ilvl w:val="4"/>
        <w:numId w:val="6"/>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C1554E"/>
    <w:pPr>
      <w:keepNext/>
      <w:keepLines/>
      <w:numPr>
        <w:ilvl w:val="5"/>
        <w:numId w:val="6"/>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C1554E"/>
    <w:pPr>
      <w:keepNext/>
      <w:keepLines/>
      <w:numPr>
        <w:ilvl w:val="6"/>
        <w:numId w:val="6"/>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C1554E"/>
    <w:pPr>
      <w:keepNext/>
      <w:keepLines/>
      <w:numPr>
        <w:ilvl w:val="7"/>
        <w:numId w:val="6"/>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C1554E"/>
    <w:pPr>
      <w:keepNext/>
      <w:keepLines/>
      <w:numPr>
        <w:ilvl w:val="8"/>
        <w:numId w:val="6"/>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965426"/>
    <w:pPr>
      <w:spacing w:after="0"/>
      <w:jc w:val="center"/>
    </w:pPr>
    <w:rPr>
      <w:rFonts w:ascii="Calibri" w:hAnsi="Calibri" w:cs="Calibri"/>
      <w:noProof/>
    </w:rPr>
  </w:style>
  <w:style w:type="character" w:customStyle="1" w:styleId="EndNoteBibliographyTitleChar">
    <w:name w:val="EndNote Bibliography Title Char"/>
    <w:basedOn w:val="DefaultParagraphFont"/>
    <w:link w:val="EndNoteBibliographyTitle"/>
    <w:rsid w:val="00965426"/>
    <w:rPr>
      <w:rFonts w:ascii="Calibri" w:eastAsia="Times New Roman" w:hAnsi="Calibri" w:cs="Calibri"/>
      <w:noProof/>
      <w:color w:val="000000" w:themeColor="text1"/>
      <w:lang w:val="en-GB"/>
    </w:rPr>
  </w:style>
  <w:style w:type="paragraph" w:customStyle="1" w:styleId="EndNoteBibliography">
    <w:name w:val="EndNote Bibliography"/>
    <w:basedOn w:val="Normal"/>
    <w:link w:val="EndNoteBibliographyChar"/>
    <w:rsid w:val="00965426"/>
    <w:pPr>
      <w:spacing w:line="240" w:lineRule="auto"/>
    </w:pPr>
    <w:rPr>
      <w:rFonts w:ascii="Calibri" w:hAnsi="Calibri" w:cs="Calibri"/>
      <w:noProof/>
    </w:rPr>
  </w:style>
  <w:style w:type="character" w:customStyle="1" w:styleId="EndNoteBibliographyChar">
    <w:name w:val="EndNote Bibliography Char"/>
    <w:basedOn w:val="DefaultParagraphFont"/>
    <w:link w:val="EndNoteBibliography"/>
    <w:rsid w:val="00965426"/>
    <w:rPr>
      <w:rFonts w:ascii="Calibri" w:eastAsia="Times New Roman" w:hAnsi="Calibri" w:cs="Calibri"/>
      <w:noProof/>
      <w:color w:val="000000" w:themeColor="text1"/>
      <w:lang w:val="en-GB"/>
    </w:rPr>
  </w:style>
  <w:style w:type="character" w:styleId="CommentReference">
    <w:name w:val="annotation reference"/>
    <w:basedOn w:val="DefaultParagraphFont"/>
    <w:uiPriority w:val="99"/>
    <w:semiHidden/>
    <w:unhideWhenUsed/>
    <w:rsid w:val="00DF6D7D"/>
    <w:rPr>
      <w:sz w:val="16"/>
      <w:szCs w:val="16"/>
    </w:rPr>
  </w:style>
  <w:style w:type="paragraph" w:styleId="CommentText">
    <w:name w:val="annotation text"/>
    <w:basedOn w:val="Normal"/>
    <w:link w:val="CommentTextChar"/>
    <w:uiPriority w:val="99"/>
    <w:unhideWhenUsed/>
    <w:rsid w:val="00DF6D7D"/>
    <w:pPr>
      <w:spacing w:line="240" w:lineRule="auto"/>
    </w:pPr>
    <w:rPr>
      <w:sz w:val="20"/>
      <w:szCs w:val="20"/>
    </w:rPr>
  </w:style>
  <w:style w:type="character" w:customStyle="1" w:styleId="CommentTextChar">
    <w:name w:val="Comment Text Char"/>
    <w:basedOn w:val="DefaultParagraphFont"/>
    <w:link w:val="CommentText"/>
    <w:uiPriority w:val="99"/>
    <w:rsid w:val="00DF6D7D"/>
    <w:rPr>
      <w:sz w:val="20"/>
      <w:szCs w:val="20"/>
    </w:rPr>
  </w:style>
  <w:style w:type="paragraph" w:styleId="CommentSubject">
    <w:name w:val="annotation subject"/>
    <w:basedOn w:val="CommentText"/>
    <w:next w:val="CommentText"/>
    <w:link w:val="CommentSubjectChar"/>
    <w:uiPriority w:val="99"/>
    <w:semiHidden/>
    <w:unhideWhenUsed/>
    <w:rsid w:val="00DF6D7D"/>
    <w:rPr>
      <w:b/>
      <w:bCs/>
    </w:rPr>
  </w:style>
  <w:style w:type="character" w:customStyle="1" w:styleId="CommentSubjectChar">
    <w:name w:val="Comment Subject Char"/>
    <w:basedOn w:val="CommentTextChar"/>
    <w:link w:val="CommentSubject"/>
    <w:uiPriority w:val="99"/>
    <w:semiHidden/>
    <w:rsid w:val="00DF6D7D"/>
    <w:rPr>
      <w:b/>
      <w:bCs/>
      <w:sz w:val="20"/>
      <w:szCs w:val="20"/>
    </w:rPr>
  </w:style>
  <w:style w:type="character" w:styleId="Hyperlink">
    <w:name w:val="Hyperlink"/>
    <w:basedOn w:val="DefaultParagraphFont"/>
    <w:uiPriority w:val="99"/>
    <w:unhideWhenUsed/>
    <w:rsid w:val="00F10C5C"/>
    <w:rPr>
      <w:color w:val="0563C1" w:themeColor="hyperlink"/>
      <w:u w:val="single"/>
    </w:rPr>
  </w:style>
  <w:style w:type="character" w:styleId="UnresolvedMention">
    <w:name w:val="Unresolved Mention"/>
    <w:basedOn w:val="DefaultParagraphFont"/>
    <w:uiPriority w:val="99"/>
    <w:semiHidden/>
    <w:unhideWhenUsed/>
    <w:rsid w:val="00F10C5C"/>
    <w:rPr>
      <w:color w:val="605E5C"/>
      <w:shd w:val="clear" w:color="auto" w:fill="E1DFDD"/>
    </w:rPr>
  </w:style>
  <w:style w:type="paragraph" w:styleId="BalloonText">
    <w:name w:val="Balloon Text"/>
    <w:basedOn w:val="Normal"/>
    <w:link w:val="BalloonTextChar"/>
    <w:uiPriority w:val="99"/>
    <w:semiHidden/>
    <w:unhideWhenUsed/>
    <w:rsid w:val="00C1298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12981"/>
    <w:rPr>
      <w:rFonts w:ascii="Segoe UI" w:hAnsi="Segoe UI" w:cs="Segoe UI"/>
      <w:sz w:val="18"/>
      <w:szCs w:val="18"/>
    </w:rPr>
  </w:style>
  <w:style w:type="paragraph" w:styleId="Revision">
    <w:name w:val="Revision"/>
    <w:hidden/>
    <w:uiPriority w:val="99"/>
    <w:semiHidden/>
    <w:rsid w:val="00966803"/>
    <w:pPr>
      <w:spacing w:after="0" w:line="240" w:lineRule="auto"/>
    </w:pPr>
  </w:style>
  <w:style w:type="table" w:styleId="TableGrid">
    <w:name w:val="Table Grid"/>
    <w:basedOn w:val="TableNormal"/>
    <w:uiPriority w:val="39"/>
    <w:rsid w:val="00E86810"/>
    <w:pPr>
      <w:spacing w:after="0" w:line="240" w:lineRule="auto"/>
    </w:pPr>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character" w:styleId="FollowedHyperlink">
    <w:name w:val="FollowedHyperlink"/>
    <w:basedOn w:val="DefaultParagraphFont"/>
    <w:uiPriority w:val="99"/>
    <w:semiHidden/>
    <w:unhideWhenUsed/>
    <w:rsid w:val="00D0664E"/>
    <w:rPr>
      <w:color w:val="954F72" w:themeColor="followedHyperlink"/>
      <w:u w:val="single"/>
    </w:rPr>
  </w:style>
  <w:style w:type="table" w:customStyle="1" w:styleId="TableGrid1">
    <w:name w:val="Table Grid1"/>
    <w:basedOn w:val="TableNormal"/>
    <w:next w:val="TableGrid"/>
    <w:uiPriority w:val="39"/>
    <w:rsid w:val="0030100B"/>
    <w:pPr>
      <w:spacing w:after="0" w:line="240" w:lineRule="auto"/>
    </w:pPr>
    <w:rPr>
      <w:rFonts w:ascii="Calibri" w:eastAsia="Times New Roman" w:hAnsi="Calibri" w:cs="Calibri"/>
      <w:sz w:val="24"/>
      <w:szCs w:val="24"/>
      <w:lang w:val="nl-BE" w:eastAsia="nl-B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rsid w:val="007C6F8A"/>
    <w:pPr>
      <w:tabs>
        <w:tab w:val="center" w:pos="4703"/>
        <w:tab w:val="right" w:pos="9406"/>
      </w:tabs>
      <w:spacing w:after="0" w:line="240" w:lineRule="auto"/>
    </w:pPr>
  </w:style>
  <w:style w:type="character" w:customStyle="1" w:styleId="HeaderChar">
    <w:name w:val="Header Char"/>
    <w:basedOn w:val="DefaultParagraphFont"/>
    <w:link w:val="Header"/>
    <w:uiPriority w:val="99"/>
    <w:rsid w:val="007C6F8A"/>
  </w:style>
  <w:style w:type="paragraph" w:styleId="Footer">
    <w:name w:val="footer"/>
    <w:basedOn w:val="Normal"/>
    <w:link w:val="FooterChar"/>
    <w:uiPriority w:val="99"/>
    <w:unhideWhenUsed/>
    <w:rsid w:val="007C6F8A"/>
    <w:pPr>
      <w:tabs>
        <w:tab w:val="center" w:pos="4703"/>
        <w:tab w:val="right" w:pos="9406"/>
      </w:tabs>
      <w:spacing w:after="0" w:line="240" w:lineRule="auto"/>
    </w:pPr>
  </w:style>
  <w:style w:type="character" w:customStyle="1" w:styleId="FooterChar">
    <w:name w:val="Footer Char"/>
    <w:basedOn w:val="DefaultParagraphFont"/>
    <w:link w:val="Footer"/>
    <w:uiPriority w:val="99"/>
    <w:rsid w:val="007C6F8A"/>
  </w:style>
  <w:style w:type="character" w:styleId="PlaceholderText">
    <w:name w:val="Placeholder Text"/>
    <w:basedOn w:val="DefaultParagraphFont"/>
    <w:uiPriority w:val="99"/>
    <w:semiHidden/>
    <w:rsid w:val="00110745"/>
    <w:rPr>
      <w:color w:val="808080"/>
    </w:rPr>
  </w:style>
  <w:style w:type="paragraph" w:customStyle="1" w:styleId="Body">
    <w:name w:val="Body"/>
    <w:basedOn w:val="Normal"/>
    <w:qFormat/>
    <w:rsid w:val="00E32996"/>
    <w:pPr>
      <w:spacing w:line="480" w:lineRule="auto"/>
    </w:pPr>
    <w:rPr>
      <w:lang w:val="nl-BE"/>
    </w:rPr>
  </w:style>
  <w:style w:type="character" w:customStyle="1" w:styleId="Heading1Char">
    <w:name w:val="Heading 1 Char"/>
    <w:basedOn w:val="DefaultParagraphFont"/>
    <w:link w:val="Heading1"/>
    <w:uiPriority w:val="9"/>
    <w:rsid w:val="00D852AD"/>
    <w:rPr>
      <w:rFonts w:eastAsia="Times New Roman" w:cstheme="majorBidi"/>
      <w:b/>
      <w:sz w:val="32"/>
      <w:szCs w:val="32"/>
      <w:lang w:val="en-GB"/>
    </w:rPr>
  </w:style>
  <w:style w:type="character" w:customStyle="1" w:styleId="Heading2Char">
    <w:name w:val="Heading 2 Char"/>
    <w:basedOn w:val="DefaultParagraphFont"/>
    <w:link w:val="Heading2"/>
    <w:uiPriority w:val="9"/>
    <w:rsid w:val="00EF6622"/>
    <w:rPr>
      <w:rFonts w:eastAsiaTheme="majorEastAsia" w:cstheme="majorBidi"/>
      <w:b/>
      <w:sz w:val="28"/>
      <w:szCs w:val="26"/>
    </w:rPr>
  </w:style>
  <w:style w:type="character" w:customStyle="1" w:styleId="Heading3Char">
    <w:name w:val="Heading 3 Char"/>
    <w:basedOn w:val="DefaultParagraphFont"/>
    <w:link w:val="Heading3"/>
    <w:uiPriority w:val="9"/>
    <w:rsid w:val="005502C8"/>
    <w:rPr>
      <w:rFonts w:eastAsiaTheme="majorEastAsia" w:cstheme="majorBidi"/>
      <w:b/>
      <w:sz w:val="24"/>
      <w:szCs w:val="24"/>
    </w:rPr>
  </w:style>
  <w:style w:type="character" w:customStyle="1" w:styleId="Heading4Char">
    <w:name w:val="Heading 4 Char"/>
    <w:basedOn w:val="DefaultParagraphFont"/>
    <w:link w:val="Heading4"/>
    <w:uiPriority w:val="9"/>
    <w:rsid w:val="005502C8"/>
    <w:rPr>
      <w:rFonts w:eastAsiaTheme="majorEastAsia" w:cstheme="majorBidi"/>
      <w:b/>
      <w:iCs/>
    </w:rPr>
  </w:style>
  <w:style w:type="character" w:customStyle="1" w:styleId="Heading5Char">
    <w:name w:val="Heading 5 Char"/>
    <w:basedOn w:val="DefaultParagraphFont"/>
    <w:link w:val="Heading5"/>
    <w:uiPriority w:val="9"/>
    <w:semiHidden/>
    <w:rsid w:val="00C1554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C155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C1554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C1554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C1554E"/>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0946E7"/>
    <w:pPr>
      <w:ind w:left="720"/>
      <w:contextualSpacing/>
    </w:pPr>
  </w:style>
  <w:style w:type="paragraph" w:styleId="Title">
    <w:name w:val="Title"/>
    <w:basedOn w:val="Normal"/>
    <w:next w:val="Normal"/>
    <w:link w:val="TitleChar"/>
    <w:uiPriority w:val="10"/>
    <w:qFormat/>
    <w:rsid w:val="004E58AA"/>
    <w:pPr>
      <w:jc w:val="left"/>
    </w:pPr>
    <w:rPr>
      <w:b/>
      <w:bCs/>
      <w:sz w:val="28"/>
      <w:szCs w:val="28"/>
    </w:rPr>
  </w:style>
  <w:style w:type="character" w:customStyle="1" w:styleId="TitleChar">
    <w:name w:val="Title Char"/>
    <w:basedOn w:val="DefaultParagraphFont"/>
    <w:link w:val="Title"/>
    <w:uiPriority w:val="10"/>
    <w:rsid w:val="004E58AA"/>
    <w:rPr>
      <w:rFonts w:eastAsia="Times New Roman" w:cstheme="minorHAnsi"/>
      <w:b/>
      <w:bCs/>
      <w:color w:val="000000" w:themeColor="text1"/>
      <w:sz w:val="28"/>
      <w:szCs w:val="28"/>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907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1.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svg"/><Relationship Id="rId7" Type="http://schemas.openxmlformats.org/officeDocument/2006/relationships/endnotes" Target="endnotes.xml"/><Relationship Id="rId12" Type="http://schemas.openxmlformats.org/officeDocument/2006/relationships/hyperlink" Target="mailto:erwin.dreesen@kuleuven.be" TargetMode="External"/><Relationship Id="rId17" Type="http://schemas.openxmlformats.org/officeDocument/2006/relationships/image" Target="media/image4.svg"/><Relationship Id="rId25" Type="http://schemas.openxmlformats.org/officeDocument/2006/relationships/image" Target="media/image12.sv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image" Target="media/image11.png"/><Relationship Id="rId5" Type="http://schemas.openxmlformats.org/officeDocument/2006/relationships/webSettings" Target="webSettings.xml"/><Relationship Id="rId15" Type="http://schemas.openxmlformats.org/officeDocument/2006/relationships/image" Target="media/image2.svg"/><Relationship Id="rId23" Type="http://schemas.openxmlformats.org/officeDocument/2006/relationships/image" Target="media/image10.svg"/><Relationship Id="rId28" Type="http://schemas.openxmlformats.org/officeDocument/2006/relationships/theme" Target="theme/theme1.xml"/><Relationship Id="rId10" Type="http://schemas.microsoft.com/office/2016/09/relationships/commentsIds" Target="commentsIds.xml"/><Relationship Id="rId19" Type="http://schemas.openxmlformats.org/officeDocument/2006/relationships/image" Target="media/image6.sv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1.png"/><Relationship Id="rId22" Type="http://schemas.openxmlformats.org/officeDocument/2006/relationships/image" Target="media/image9.png"/><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9BB8BE-711D-4021-95C5-EFC9D12291B4}">
  <ds:schemaRefs>
    <ds:schemaRef ds:uri="http://schemas.openxmlformats.org/officeDocument/2006/bibliography"/>
  </ds:schemaRefs>
</ds:datastoreItem>
</file>

<file path=docMetadata/LabelInfo.xml><?xml version="1.0" encoding="utf-8"?>
<clbl:labelList xmlns:clbl="http://schemas.microsoft.com/office/2020/mipLabelMetadata">
  <clbl:label id="{82b3e37e-8171-485d-b10b-38dae7ed14a8}" enabled="0" method="" siteId="{82b3e37e-8171-485d-b10b-38dae7ed14a8}"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27</Pages>
  <Words>20190</Words>
  <Characters>120137</Characters>
  <Application>Microsoft Office Word</Application>
  <DocSecurity>0</DocSecurity>
  <Lines>2556</Lines>
  <Paragraphs>1299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9Slide</Company>
  <LinksUpToDate>false</LinksUpToDate>
  <CharactersWithSpaces>139028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Luong Vuong</dc:creator>
  <cp:keywords/>
  <dc:description/>
  <cp:lastModifiedBy>My Luong Vuong</cp:lastModifiedBy>
  <cp:revision>6</cp:revision>
  <dcterms:created xsi:type="dcterms:W3CDTF">2024-06-14T07:30:00Z</dcterms:created>
  <dcterms:modified xsi:type="dcterms:W3CDTF">2024-08-19T08:05:00Z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88dc21dd3982d1b1d0d2b0a4c5cfe27650201a65c911cf21247653a286ca8063</vt:lpwstr>
  </property>
  <property fmtid="{D5CDD505-2E9C-101B-9397-08002B2CF9AE}" pid="3" name="MSIP_Label_0f488380-630a-4f55-a077-a19445e3f360_Enabled">
    <vt:lpwstr>true</vt:lpwstr>
  </property>
  <property fmtid="{D5CDD505-2E9C-101B-9397-08002B2CF9AE}" pid="4" name="MSIP_Label_0f488380-630a-4f55-a077-a19445e3f360_SetDate">
    <vt:lpwstr>2024-06-14T07:30:08Z</vt:lpwstr>
  </property>
  <property fmtid="{D5CDD505-2E9C-101B-9397-08002B2CF9AE}" pid="5" name="MSIP_Label_0f488380-630a-4f55-a077-a19445e3f360_Method">
    <vt:lpwstr>Standard</vt:lpwstr>
  </property>
  <property fmtid="{D5CDD505-2E9C-101B-9397-08002B2CF9AE}" pid="6" name="MSIP_Label_0f488380-630a-4f55-a077-a19445e3f360_Name">
    <vt:lpwstr>OFFICIAL - INTERNAL</vt:lpwstr>
  </property>
  <property fmtid="{D5CDD505-2E9C-101B-9397-08002B2CF9AE}" pid="7" name="MSIP_Label_0f488380-630a-4f55-a077-a19445e3f360_SiteId">
    <vt:lpwstr>b6e377cf-9db3-46cb-91a2-fad9605bb15c</vt:lpwstr>
  </property>
  <property fmtid="{D5CDD505-2E9C-101B-9397-08002B2CF9AE}" pid="8" name="MSIP_Label_0f488380-630a-4f55-a077-a19445e3f360_ActionId">
    <vt:lpwstr>6ea78b40-c380-4866-a9f6-0ba1872e5004</vt:lpwstr>
  </property>
  <property fmtid="{D5CDD505-2E9C-101B-9397-08002B2CF9AE}" pid="9" name="MSIP_Label_0f488380-630a-4f55-a077-a19445e3f360_ContentBits">
    <vt:lpwstr>0</vt:lpwstr>
  </property>
</Properties>
</file>