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r w:rsidRPr="00593CAA">
        <w:t>Model</w:t>
      </w:r>
      <w:r w:rsidR="00D63A4A" w:rsidRPr="00593CAA">
        <w:t>-</w:t>
      </w:r>
      <w:r w:rsidR="004E58AA">
        <w:t>i</w:t>
      </w:r>
      <w:r w:rsidR="00D63A4A" w:rsidRPr="00593CAA">
        <w:t xml:space="preserve">nformed </w:t>
      </w:r>
      <w:commentRangeEnd w:id="0"/>
      <w:r w:rsidR="00903810">
        <w:rPr>
          <w:rStyle w:val="CommentReference"/>
          <w:b w:val="0"/>
          <w:bCs w:val="0"/>
        </w:rPr>
        <w:commentReference w:id="0"/>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proofErr w:type="gramStart"/>
      <w:r w:rsidR="004E58AA">
        <w:t>p</w:t>
      </w:r>
      <w:r w:rsidR="00D63A4A" w:rsidRPr="00593CAA">
        <w:t>atients</w:t>
      </w:r>
      <w:proofErr w:type="gramEnd"/>
    </w:p>
    <w:p w14:paraId="690D07F0" w14:textId="36B6FAB2"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Vương</w:t>
      </w:r>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xml:space="preserve">, Jasper M. </w:t>
      </w:r>
      <w:proofErr w:type="spellStart"/>
      <w:r w:rsidR="00E31872" w:rsidRPr="00494DCF">
        <w:t>Boonstra</w:t>
      </w:r>
      <w:r w:rsidR="00387837">
        <w:rPr>
          <w:vertAlign w:val="superscript"/>
        </w:rPr>
        <w:t>o</w:t>
      </w:r>
      <w:proofErr w:type="spellEnd"/>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00E31872" w:rsidRPr="00494DCF">
        <w:t>Raoul</w:t>
      </w:r>
      <w:r w:rsidR="00F76D85" w:rsidRPr="00494DCF">
        <w:t xml:space="preserve"> </w:t>
      </w:r>
      <w:proofErr w:type="spellStart"/>
      <w:r w:rsidR="00E31872" w:rsidRPr="00494DCF">
        <w:t>Bergner</w:t>
      </w:r>
      <w:r w:rsidR="006F5057">
        <w:rPr>
          <w:vertAlign w:val="superscript"/>
        </w:rPr>
        <w:t>v</w:t>
      </w:r>
      <w:proofErr w:type="spellEnd"/>
      <w:r w:rsidR="00E31872" w:rsidRPr="00494DCF">
        <w:t xml:space="preserve">, Steven </w:t>
      </w:r>
      <w:proofErr w:type="spellStart"/>
      <w:r w:rsidR="00E31872" w:rsidRPr="00494DCF">
        <w:t>Buijk</w:t>
      </w:r>
      <w:r w:rsidR="008715AE">
        <w:rPr>
          <w:vertAlign w:val="superscript"/>
        </w:rPr>
        <w:t>w</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r w:rsidR="008D292E" w:rsidRPr="00494DCF">
        <w:rPr>
          <w:sz w:val="20"/>
          <w:szCs w:val="20"/>
        </w:rPr>
        <w:t>Westmead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Centre for Infectious Diseases and Microbiology, Westmead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Faculty of Medicine and Health, Westmead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Westmead Hospital, Sydney, </w:t>
      </w:r>
      <w:bookmarkStart w:id="1" w:name="_Hlk152339168"/>
      <w:r w:rsidR="00CD2DBC" w:rsidRPr="00494DCF">
        <w:rPr>
          <w:sz w:val="20"/>
          <w:szCs w:val="20"/>
        </w:rPr>
        <w:t>Australia</w:t>
      </w:r>
      <w:bookmarkEnd w:id="1"/>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DC40733" w:rsidR="00600A21" w:rsidRPr="00715016" w:rsidRDefault="00715016" w:rsidP="00600A21">
      <w:r w:rsidRPr="00A72BCD">
        <w:rPr>
          <w:rStyle w:val="Heading2Char"/>
        </w:rPr>
        <w:t xml:space="preserve">Patients and </w:t>
      </w:r>
      <w:proofErr w:type="gramStart"/>
      <w:r w:rsidRPr="00A72BCD">
        <w:rPr>
          <w:rStyle w:val="Heading2Char"/>
        </w:rPr>
        <w:t>Methods</w:t>
      </w:r>
      <w:proofErr w:type="gramEnd"/>
      <w:r w:rsidR="00E56259">
        <w:t> </w:t>
      </w:r>
      <w:r w:rsidRPr="00715016">
        <w:t>An individual patient data meta-analysis</w:t>
      </w:r>
      <w:r w:rsidR="00A57A28">
        <w:t xml:space="preserve"> (IPDMA)</w:t>
      </w:r>
      <w:r w:rsidRPr="00715016">
        <w:t xml:space="preserve"> was conducted, </w:t>
      </w:r>
      <w:r w:rsidR="00AD73E0">
        <w:t>combining</w:t>
      </w:r>
      <w:r w:rsidRPr="00715016">
        <w:t xml:space="preserve"> </w:t>
      </w:r>
      <w:r w:rsidR="00C04202">
        <w:t>fluconazole concentration</w:t>
      </w:r>
      <w:r w:rsidRPr="00715016">
        <w:t xml:space="preserve"> 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w:t>
      </w:r>
      <w:proofErr w:type="gramStart"/>
      <w:r w:rsidR="00773318">
        <w:t>PTA)</w:t>
      </w:r>
      <w:r w:rsidR="00FF1B2E">
        <w:t xml:space="preserve">  in</w:t>
      </w:r>
      <w:proofErr w:type="gramEnd"/>
      <w:r w:rsidR="00FF1B2E">
        <w:t xml:space="preserve"> every patient</w:t>
      </w:r>
      <w:r w:rsidR="00E50108">
        <w:t>.</w:t>
      </w:r>
    </w:p>
    <w:p w14:paraId="59953139" w14:textId="225290F5"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w:t>
      </w:r>
      <w:proofErr w:type="gramStart"/>
      <w:r w:rsidR="00EC7057">
        <w:t>Continuous renal replacement therapy</w:t>
      </w:r>
      <w:r w:rsidR="000D2F6A">
        <w:t xml:space="preserve"> </w:t>
      </w:r>
      <w:r w:rsidR="00EC7057">
        <w:t>(</w:t>
      </w:r>
      <w:r w:rsidR="00463C15">
        <w:t>CRRT</w:t>
      </w:r>
      <w:r w:rsidR="00EC7057">
        <w:t>)</w:t>
      </w:r>
      <w:r w:rsidR="00463C15" w:rsidRPr="00715016">
        <w:t xml:space="preserve"> status</w:t>
      </w:r>
      <w:r w:rsidR="000A1607">
        <w:t>,</w:t>
      </w:r>
      <w:proofErr w:type="gramEnd"/>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 (CKD-EPI)</w:t>
      </w:r>
      <w:r w:rsidR="00BB5D48">
        <w:t xml:space="preserve"> 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del w:id="2" w:author="My Luong Vuong" w:date="2024-05-30T14:59:00Z">
        <w:r w:rsidR="003938C1" w:rsidDel="00DF2895">
          <w:delText xml:space="preserve">as </w:delText>
        </w:r>
      </w:del>
      <w:ins w:id="3" w:author="My Luong Vuong" w:date="2024-05-30T14:59:00Z">
        <w:r w:rsidR="00DF2895">
          <w:t>patients with</w:t>
        </w:r>
      </w:ins>
      <w:ins w:id="4" w:author="My Luong Vuong" w:date="2024-05-30T15:00:00Z">
        <w:r w:rsidR="003863D9">
          <w:t xml:space="preserve"> higher</w:t>
        </w:r>
      </w:ins>
      <w:ins w:id="5" w:author="My Luong Vuong" w:date="2024-05-30T14:59:00Z">
        <w:r w:rsidR="00DF2895">
          <w:t xml:space="preserve"> </w:t>
        </w:r>
      </w:ins>
      <w:r w:rsidR="00F470B3">
        <w:t xml:space="preserve">total </w:t>
      </w:r>
      <w:r w:rsidR="003938C1">
        <w:t>body weight</w:t>
      </w:r>
      <w:del w:id="6" w:author="My Luong Vuong" w:date="2024-05-30T14:59:00Z">
        <w:r w:rsidR="003938C1" w:rsidDel="00DF2895">
          <w:delText xml:space="preserve"> increased</w:delText>
        </w:r>
      </w:del>
      <w:r w:rsidR="00C35CA8" w:rsidRPr="00715016">
        <w:t>.</w:t>
      </w:r>
      <w:r w:rsidRPr="00715016">
        <w:t xml:space="preserve"> </w:t>
      </w:r>
      <w:r w:rsidR="00B33FF9" w:rsidRPr="00B33FF9">
        <w:t xml:space="preserve">An optimised dosing regimen </w:t>
      </w:r>
      <w:proofErr w:type="gramStart"/>
      <w:r w:rsidR="00B33FF9" w:rsidRPr="00B33FF9">
        <w:t>taking into account</w:t>
      </w:r>
      <w:proofErr w:type="gramEnd"/>
      <w:r w:rsidR="00B33FF9" w:rsidRPr="00B33FF9">
        <w:t xml:space="preserve"> the patient’s CRRT status and total body weight was proposed</w:t>
      </w:r>
      <w:r w:rsidRPr="00715016">
        <w:t>.</w:t>
      </w:r>
    </w:p>
    <w:p w14:paraId="52C8EFEB" w14:textId="5EB64C2D" w:rsidR="0064343D" w:rsidRDefault="00715016" w:rsidP="00967421">
      <w:r w:rsidRPr="00A72BCD">
        <w:rPr>
          <w:rStyle w:val="Heading2Char"/>
        </w:rPr>
        <w:t>Conclusion</w:t>
      </w:r>
      <w:r w:rsidR="00E56259">
        <w:t> </w:t>
      </w:r>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 xml:space="preserve">a </w:t>
      </w:r>
      <w:proofErr w:type="gramStart"/>
      <w:r w:rsidR="00C826E1">
        <w:t>population-wide</w:t>
      </w:r>
      <w:proofErr w:type="gramEnd"/>
      <w:r w:rsidR="00C826E1">
        <w:t xml:space="preserve"> PKPD target attainment in critically ill patients.</w:t>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7"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6E2C190F"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tissue penetration</w:t>
      </w:r>
      <w:r w:rsidR="00EF5D43">
        <w:t>,</w:t>
      </w:r>
      <w:r w:rsidR="000B0E5F" w:rsidRPr="00E03B11">
        <w:t xml:space="preserve"> and </w:t>
      </w:r>
      <w:r w:rsidRPr="00E03B11">
        <w:t>low 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2CCA394E" w:rsidR="001B294A" w:rsidRPr="00623840" w:rsidRDefault="001253F4" w:rsidP="00593CAA">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177F5438" w:rsidR="008A57D3" w:rsidRPr="00E03B11" w:rsidRDefault="00CE29DB" w:rsidP="00593CAA">
      <w:r w:rsidRPr="00E03B11">
        <w:rPr>
          <w:color w:val="000000"/>
        </w:rPr>
        <w:t xml:space="preserve">The </w:t>
      </w:r>
      <w:del w:id="8" w:author="My Luong Vuong" w:date="2024-05-31T15:13:00Z">
        <w:r w:rsidRPr="00E03B11" w:rsidDel="0059359C">
          <w:rPr>
            <w:color w:val="000000"/>
          </w:rPr>
          <w:delText xml:space="preserve">currently </w:delText>
        </w:r>
      </w:del>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ins w:id="9" w:author="My Luong Vuong" w:date="2024-05-31T15:14:00Z">
        <w:r w:rsidR="0018006A">
          <w:t>n</w:t>
        </w:r>
      </w:ins>
      <w:r w:rsidR="009146D8">
        <w:t xml:space="preserve"> </w:t>
      </w:r>
      <w:del w:id="10" w:author="My Luong Vuong" w:date="2024-05-31T15:14:00Z">
        <w:r w:rsidR="009146D8" w:rsidDel="0018006A">
          <w:delText>single</w:delText>
        </w:r>
        <w:r w:rsidR="00CD3129" w:rsidRPr="00E03B11" w:rsidDel="0018006A">
          <w:delText xml:space="preserve"> </w:delText>
        </w:r>
      </w:del>
      <w:r w:rsidR="009146D8" w:rsidRPr="00E03B11">
        <w:t>800</w:t>
      </w:r>
      <w:r w:rsidR="009146D8">
        <w:t> </w:t>
      </w:r>
      <w:r w:rsidR="00CD3129" w:rsidRPr="00E03B11">
        <w:t>mg loading dose</w:t>
      </w:r>
      <w:del w:id="11" w:author="My Luong Vuong" w:date="2024-05-30T15:20:00Z">
        <w:r w:rsidR="00694485" w:rsidDel="005D7B87">
          <w:delText xml:space="preserve"> (LD)</w:delText>
        </w:r>
      </w:del>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del w:id="12" w:author="My Luong Vuong" w:date="2024-05-31T15:15:00Z">
        <w:r w:rsidR="00131638" w:rsidDel="005D160B">
          <w:delText xml:space="preserve">once </w:delText>
        </w:r>
      </w:del>
      <w:r w:rsidR="00131638">
        <w:t>daily</w:t>
      </w:r>
      <w:r w:rsidR="00EE2C09">
        <w:t xml:space="preserve"> </w:t>
      </w:r>
      <w:r w:rsidR="00651741">
        <w:t>maintenance dose</w:t>
      </w:r>
      <w:r w:rsidR="00B5274A">
        <w:t xml:space="preserve"> </w:t>
      </w:r>
      <w:del w:id="13" w:author="My Luong Vuong" w:date="2024-05-30T15:20:00Z">
        <w:r w:rsidR="00651741" w:rsidDel="00D664B2">
          <w:delText xml:space="preserve"> </w:delText>
        </w:r>
      </w:del>
      <w:r w:rsidR="00131638">
        <w:t>from day </w:t>
      </w:r>
      <w:del w:id="14" w:author="My Luong Vuong" w:date="2024-05-31T15:16:00Z">
        <w:r w:rsidR="00131638" w:rsidDel="001F1C5D">
          <w:delText xml:space="preserve">2 </w:delText>
        </w:r>
        <w:r w:rsidR="00131638" w:rsidDel="005E61F6">
          <w:delText>o</w:delText>
        </w:r>
      </w:del>
      <w:ins w:id="15" w:author="My Luong Vuong" w:date="2024-05-31T15:16:00Z">
        <w:r w:rsidR="005E61F6">
          <w:t>2</w:t>
        </w:r>
      </w:ins>
      <w:del w:id="16" w:author="My Luong Vuong" w:date="2024-05-31T15:16:00Z">
        <w:r w:rsidR="00131638" w:rsidDel="005E61F6">
          <w:delText>nwar</w:delText>
        </w:r>
        <w:r w:rsidR="00131638" w:rsidDel="001F1C5D">
          <w:delText>d</w:delText>
        </w:r>
        <w:r w:rsidR="00131638" w:rsidDel="005E61F6">
          <w:delText>s</w:delText>
        </w:r>
      </w:del>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6D7B0B">
        <w:t>that 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del w:id="17" w:author="My Luong Vuong" w:date="2024-05-31T15:17:00Z">
        <w:r w:rsidR="001F6035" w:rsidRPr="00E03B11" w:rsidDel="001673BF">
          <w:delText>have been</w:delText>
        </w:r>
      </w:del>
      <w:ins w:id="18" w:author="My Luong Vuong" w:date="2024-05-31T15:17:00Z">
        <w:r w:rsidR="001673BF">
          <w:t>were</w:t>
        </w:r>
      </w:ins>
      <w:r w:rsidR="001F6035" w:rsidRPr="00E03B11">
        <w:t xml:space="preserve">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no consensus </w:t>
      </w:r>
      <w:ins w:id="19" w:author="My Luong Vuong" w:date="2024-05-31T15:18:00Z">
        <w:r w:rsidR="0008592A">
          <w:t>w</w:t>
        </w:r>
      </w:ins>
      <w:del w:id="20" w:author="My Luong Vuong" w:date="2024-05-31T15:18:00Z">
        <w:r w:rsidR="001F6035" w:rsidRPr="00E03B11" w:rsidDel="0008592A">
          <w:delText>h</w:delText>
        </w:r>
      </w:del>
      <w:r w:rsidR="001F6035" w:rsidRPr="00E03B11">
        <w:t xml:space="preserve">as </w:t>
      </w:r>
      <w:del w:id="21" w:author="My Luong Vuong" w:date="2024-05-31T15:18:00Z">
        <w:r w:rsidR="001F6035" w:rsidRPr="00E03B11" w:rsidDel="0008592A">
          <w:delText xml:space="preserve">been </w:delText>
        </w:r>
      </w:del>
      <w:r w:rsidR="001F6035" w:rsidRPr="00E03B11">
        <w:t>reached</w:t>
      </w:r>
      <w:r w:rsidR="007019A1" w:rsidRPr="00E03B11">
        <w:t xml:space="preserve"> on an 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r w:rsidR="0026752B">
        <w:t>.</w:t>
      </w:r>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245385B3"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w:t>
      </w:r>
      <w:proofErr w:type="gramStart"/>
      <w:r w:rsidRPr="00E03B11">
        <w:t>to</w:t>
      </w:r>
      <w:r w:rsidR="0078287A" w:rsidRPr="00E03B11">
        <w:t xml:space="preserve">  (</w:t>
      </w:r>
      <w:proofErr w:type="spellStart"/>
      <w:proofErr w:type="gramEnd"/>
      <w:r w:rsidR="0078287A" w:rsidRPr="00E03B11">
        <w:t>i</w:t>
      </w:r>
      <w:proofErr w:type="spellEnd"/>
      <w:r w:rsidR="0078287A" w:rsidRPr="00E03B11">
        <w:t xml:space="preserve">) </w:t>
      </w:r>
      <w:r w:rsidR="0078287A" w:rsidRPr="00E03B11">
        <w:rPr>
          <w:color w:val="000000"/>
        </w:rPr>
        <w:t xml:space="preserve">identify </w:t>
      </w:r>
      <w:r w:rsidR="0078287A" w:rsidRPr="00E03B11">
        <w:rPr>
          <w:color w:val="000000"/>
        </w:rPr>
        <w:lastRenderedPageBreak/>
        <w:t xml:space="preserve">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r w:rsidR="00D57E3D">
        <w:rPr>
          <w:color w:val="000000"/>
        </w:rPr>
        <w:t>ICU</w:t>
      </w:r>
      <w:r w:rsidR="00D57E3D" w:rsidRPr="00D57E3D">
        <w:rPr>
          <w:color w:val="000000"/>
        </w:rPr>
        <w:t>-wide target attainment</w:t>
      </w:r>
      <w:r w:rsidR="0078287A" w:rsidRPr="00E03B11">
        <w:rPr>
          <w:rFonts w:eastAsia="Lato-Regular"/>
        </w:rPr>
        <w:t>.</w:t>
      </w:r>
      <w:bookmarkEnd w:id="7"/>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47356DFD" w:rsidR="00914769" w:rsidRDefault="00D80552" w:rsidP="00593CAA">
      <w:bookmarkStart w:id="22"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w:t>
      </w:r>
      <w:proofErr w:type="gramStart"/>
      <w:r w:rsidR="0079540D">
        <w:t xml:space="preserve">primary </w:t>
      </w:r>
      <w:r w:rsidR="0079540D" w:rsidRPr="006B0FCA">
        <w:t xml:space="preserve"> data</w:t>
      </w:r>
      <w:r w:rsidR="0079540D">
        <w:t>set</w:t>
      </w:r>
      <w:proofErr w:type="gramEnd"/>
      <w:r w:rsidR="0079540D">
        <w:t xml:space="preserve">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commentRangeStart w:id="23"/>
      <w:del w:id="24" w:author="Jan-Willem Alffenaar" w:date="2024-06-01T07:28:00Z">
        <w:r w:rsidR="00DB57AB" w:rsidDel="00AF4D2A">
          <w:delText>Written</w:delText>
        </w:r>
        <w:r w:rsidR="00DB57AB" w:rsidRPr="00DB57AB" w:rsidDel="00AF4D2A">
          <w:delText xml:space="preserve"> informed consent</w:delText>
        </w:r>
        <w:r w:rsidR="008228EC" w:rsidDel="00AF4D2A">
          <w:delText xml:space="preserve"> for secondary use</w:delText>
        </w:r>
        <w:r w:rsidR="00BC1EF4" w:rsidDel="00AF4D2A">
          <w:delText xml:space="preserve"> of data</w:delText>
        </w:r>
        <w:r w:rsidR="00DB57AB" w:rsidRPr="00DB57AB" w:rsidDel="00AF4D2A">
          <w:delText xml:space="preserve"> </w:delText>
        </w:r>
        <w:r w:rsidR="00DB57AB" w:rsidDel="00AF4D2A">
          <w:delText>was obtained</w:delText>
        </w:r>
        <w:r w:rsidR="00091057" w:rsidDel="00AF4D2A">
          <w:delText xml:space="preserve"> from</w:delText>
        </w:r>
        <w:r w:rsidR="00DB57AB" w:rsidDel="00AF4D2A">
          <w:delText xml:space="preserve"> </w:delText>
        </w:r>
        <w:r w:rsidR="006E41D5" w:rsidDel="00AF4D2A">
          <w:delText>participants of</w:delText>
        </w:r>
        <w:r w:rsidR="00DB57AB" w:rsidRPr="00DB57AB" w:rsidDel="00AF4D2A">
          <w:delText xml:space="preserve"> the</w:delText>
        </w:r>
        <w:r w:rsidR="001300AC" w:rsidDel="00AF4D2A">
          <w:delText xml:space="preserve"> original</w:delText>
        </w:r>
        <w:r w:rsidR="00DB57AB" w:rsidRPr="00DB57AB" w:rsidDel="00AF4D2A">
          <w:delText xml:space="preserve"> stud</w:delText>
        </w:r>
        <w:r w:rsidR="00DB57AB" w:rsidDel="00AF4D2A">
          <w:delText>ies</w:delText>
        </w:r>
        <w:commentRangeEnd w:id="23"/>
        <w:r w:rsidR="00CE5DAE" w:rsidDel="00AF4D2A">
          <w:rPr>
            <w:rStyle w:val="CommentReference"/>
          </w:rPr>
          <w:commentReference w:id="23"/>
        </w:r>
        <w:r w:rsidR="00DB57AB" w:rsidRPr="00DB57AB" w:rsidDel="00AF4D2A">
          <w:delText xml:space="preserve"> in compliance </w:delText>
        </w:r>
        <w:r w:rsidR="001300AC" w:rsidDel="00AF4D2A">
          <w:delText xml:space="preserve">with </w:delText>
        </w:r>
        <w:r w:rsidR="00DB57AB" w:rsidRPr="00DB57AB" w:rsidDel="00AF4D2A">
          <w:delText>approval of the (local) Ethics Committee</w:delText>
        </w:r>
        <w:r w:rsidR="001538AA" w:rsidDel="00AF4D2A">
          <w:delText>s</w:delText>
        </w:r>
        <w:r w:rsidR="00DB57AB" w:rsidRPr="00DB57AB" w:rsidDel="00AF4D2A">
          <w:delText>.</w:delText>
        </w:r>
      </w:del>
    </w:p>
    <w:bookmarkEnd w:id="22"/>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509DDA34" w:rsidR="00B76B7D" w:rsidRPr="00E03B11" w:rsidRDefault="00AD19C4" w:rsidP="00593CAA">
      <w:bookmarkStart w:id="25"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del w:id="26" w:author="My Luong Vuong" w:date="2024-05-31T15:22:00Z">
        <w:r w:rsidR="000C73B4" w:rsidDel="00CC6E7D">
          <w:delText>s well as</w:delText>
        </w:r>
      </w:del>
      <w:ins w:id="27" w:author="My Luong Vuong" w:date="2024-05-31T15:22:00Z">
        <w:r w:rsidR="00CC6E7D">
          <w:t>nd</w:t>
        </w:r>
      </w:ins>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ins w:id="28" w:author="My Luong Vuong" w:date="2024-05-30T15:41:00Z">
        <w:r w:rsidR="00264BF7">
          <w:t>)</w:t>
        </w:r>
      </w:ins>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7962D0" w:rsidP="00E056FD">
      <w:pPr>
        <w:tabs>
          <w:tab w:val="right" w:pos="9026"/>
        </w:tabs>
        <w:ind w:left="567"/>
        <w:rPr>
          <w:rFonts w:cs="Times New Roman"/>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m:t>
        </m:r>
        <m:r>
          <m:rPr>
            <m:nor/>
          </m:rPr>
          <w:rPr>
            <w:rFonts w:ascii="Cambria Math"/>
          </w:rPr>
          <m:t xml:space="preserve"> </m:t>
        </m:r>
        <m:sSub>
          <m:sSubPr>
            <m:ctrlPr>
              <w:rPr>
                <w:rFonts w:ascii="Cambria Math" w:hAnsi="Cambria Math"/>
                <w:i/>
              </w:rPr>
            </m:ctrlPr>
          </m:sSubPr>
          <m:e>
            <w:proofErr w:type="spellStart"/>
            <m:r>
              <m:rPr>
                <m:nor/>
              </m:rPr>
              <m:t>Vc</m:t>
            </m:r>
            <w:proofErr w:type="spellEnd"/>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r>
          <m:rPr>
            <m:nor/>
          </m:rPr>
          <m:t xml:space="preserve">with </m:t>
        </m:r>
        <m:sSub>
          <m:sSubPr>
            <m:ctrlPr>
              <w:rPr>
                <w:rFonts w:ascii="Cambria Math" w:hAnsi="Cambria Math"/>
                <w:i/>
              </w:rPr>
            </m:ctrlPr>
          </m:sSubPr>
          <m:e>
            <m:r>
              <m:rPr>
                <m:nor/>
              </m:rPr>
              <w:rPr>
                <w:i/>
              </w:rPr>
              <m:t>η</m:t>
            </m:r>
          </m:e>
          <m:sub>
            <w:proofErr w:type="spellStart"/>
            <m:r>
              <m:rPr>
                <m:nor/>
              </m:rPr>
              <w:rPr>
                <w:i/>
              </w:rPr>
              <m:t>i</m:t>
            </m:r>
            <w:proofErr w:type="spellEnd"/>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477ED89D"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ins w:id="29" w:author="My Luong Vuong" w:date="2024-05-31T16:58:00Z">
        <w:r w:rsidR="004E788E">
          <w:fldChar w:fldCharType="begin"/>
        </w:r>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ins>
      <w:r w:rsidR="004E788E">
        <w:fldChar w:fldCharType="separate"/>
      </w:r>
      <w:ins w:id="30" w:author="My Luong Vuong" w:date="2024-05-31T16:58:00Z">
        <w:r w:rsidR="004E788E">
          <w:rPr>
            <w:noProof/>
          </w:rPr>
          <w:t> [16]</w:t>
        </w:r>
        <w:r w:rsidR="004E788E">
          <w:fldChar w:fldCharType="end"/>
        </w:r>
      </w:ins>
      <w:del w:id="31" w:author="My Luong Vuong" w:date="2024-05-31T16:58:00Z">
        <w:r w:rsidR="00FA1DB8" w:rsidRPr="00E03B11" w:rsidDel="004E788E">
          <w:fldChar w:fldCharType="begin"/>
        </w:r>
        <w:r w:rsidR="00B83DFB" w:rsidDel="004E788E">
          <w:delInstrText xml:space="preserve"> ADDIN EN.CITE &lt;EndNote&gt;&lt;Cite&gt;&lt;Author&gt;Jonsson&lt;/Author&gt;&lt;Year&gt;1998&lt;/Year&gt;&lt;RecNum&gt;36&lt;/RecNum&gt;&lt;DisplayText&gt; [16]&lt;/DisplayText&gt;&lt;record&gt;&lt;rec-number&gt;36&lt;/rec-number&gt;&lt;foreign-keys&gt;&lt;key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delInstrText>
        </w:r>
        <w:r w:rsidR="00FA1DB8" w:rsidRPr="00E03B11" w:rsidDel="004E788E">
          <w:fldChar w:fldCharType="separate"/>
        </w:r>
        <w:r w:rsidR="00B83DFB" w:rsidDel="004E788E">
          <w:rPr>
            <w:noProof/>
          </w:rPr>
          <w:delText> [16]</w:delText>
        </w:r>
        <w:r w:rsidR="00FA1DB8" w:rsidRPr="00E03B11" w:rsidDel="004E788E">
          <w:fldChar w:fldCharType="end"/>
        </w:r>
      </w:del>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del w:id="32" w:author="My Luong Vuong" w:date="2024-05-30T15:45:00Z">
        <w:r w:rsidR="00343281" w:rsidDel="008C0455">
          <w:delText xml:space="preserve"> </w:delText>
        </w:r>
      </w:del>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w:t>
      </w:r>
      <w:del w:id="33" w:author="My Luong Vuong" w:date="2024-05-31T15:25:00Z">
        <w:r w:rsidR="00343281" w:rsidRPr="00E03B11" w:rsidDel="00054377">
          <w:delText xml:space="preserve">derived from </w:delText>
        </w:r>
        <w:r w:rsidR="00343281" w:rsidDel="00054377">
          <w:delText>body weight</w:delText>
        </w:r>
        <w:r w:rsidR="00343281" w:rsidRPr="00E03B11" w:rsidDel="00054377">
          <w:delText xml:space="preserve"> and height </w:delText>
        </w:r>
      </w:del>
      <w:r w:rsidR="00343281" w:rsidRPr="00E03B11">
        <w:t>using Boer’s formula</w:t>
      </w:r>
      <w:ins w:id="34" w:author="My Luong Vuong" w:date="2024-05-31T15:25:00Z">
        <w:r w:rsidR="00054377">
          <w:t xml:space="preserve"> </w:t>
        </w:r>
        <w:r w:rsidR="00051CEA">
          <w:t>with</w:t>
        </w:r>
        <w:r w:rsidR="00054377" w:rsidRPr="00E03B11">
          <w:t xml:space="preserve"> </w:t>
        </w:r>
        <w:r w:rsidR="00054377">
          <w:t>body weight</w:t>
        </w:r>
        <w:r w:rsidR="00054377" w:rsidRPr="00E03B11">
          <w:t xml:space="preserve"> and height</w:t>
        </w:r>
      </w:ins>
      <w:r w:rsidR="00343281" w:rsidRPr="00E03B11">
        <w:fldChar w:fldCharType="begin"/>
      </w:r>
      <w:ins w:id="35" w:author="My Luong Vuong" w:date="2024-05-31T16:58:00Z">
        <w:r w:rsidR="004E788E">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ins>
      <w:del w:id="36" w:author="My Luong Vuong" w:date="2024-05-31T16:58:00Z">
        <w:r w:rsidR="00B83DFB" w:rsidDel="004E788E">
          <w:del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delInstrText>
        </w:r>
      </w:del>
      <w:r w:rsidR="00343281" w:rsidRPr="00E03B11">
        <w:fldChar w:fldCharType="separate"/>
      </w:r>
      <w:ins w:id="37" w:author="My Luong Vuong" w:date="2024-05-31T16:58:00Z">
        <w:r w:rsidR="004E788E">
          <w:rPr>
            <w:noProof/>
          </w:rPr>
          <w:t> [17]</w:t>
        </w:r>
      </w:ins>
      <w:del w:id="38" w:author="My Luong Vuong" w:date="2024-05-31T16:58:00Z">
        <w:r w:rsidR="00B83DFB" w:rsidDel="004E788E">
          <w:rPr>
            <w:noProof/>
          </w:rPr>
          <w:delText> [17]</w:delText>
        </w:r>
      </w:del>
      <w:r w:rsidR="00343281" w:rsidRPr="00E03B11">
        <w:fldChar w:fldCharType="end"/>
      </w:r>
      <w:r w:rsidR="00FE1E3D">
        <w:t xml:space="preserve">, </w:t>
      </w:r>
      <w:r w:rsidR="003964ED">
        <w:lastRenderedPageBreak/>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ins w:id="39" w:author="My Luong Vuong" w:date="2024-05-31T16:58:00Z">
        <w:r w:rsidR="004E788E">
          <w:instrText xml:space="preserve"> ADDIN EN.CITE &lt;EndNote&gt;&lt;Cite&gt;&lt;Author&gt;Sharma&lt;/Author&gt;&lt;Year&gt;2022&lt;/Year&gt;&lt;RecNum&gt;25&lt;/RecNum&gt;&lt;DisplayText&gt; [18]&lt;/DisplayText&gt;&lt;record&gt;&lt;rec-number&gt;25&lt;/rec-number&gt;&lt;foreign-keys&gt;&lt;key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ins>
      <w:del w:id="40" w:author="My Luong Vuong" w:date="2024-05-31T16:58:00Z">
        <w:r w:rsidR="00B83DFB" w:rsidDel="004E788E">
          <w:delInstrText xml:space="preserve"> ADDIN EN.CITE &lt;EndNote&gt;&lt;Cite&gt;&lt;Author&gt;Sharma&lt;/Author&gt;&lt;Year&gt;2022&lt;/Year&gt;&lt;RecNum&gt;25&lt;/RecNum&gt;&lt;DisplayText&gt; [18]&lt;/DisplayText&gt;&lt;record&gt;&lt;rec-number&gt;25&lt;/rec-number&gt;&lt;foreign-keys&gt;&lt;key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delInstrText>
        </w:r>
      </w:del>
      <w:r w:rsidR="0024430C" w:rsidRPr="00E03B11">
        <w:fldChar w:fldCharType="separate"/>
      </w:r>
      <w:ins w:id="41" w:author="My Luong Vuong" w:date="2024-05-31T16:58:00Z">
        <w:r w:rsidR="004E788E">
          <w:rPr>
            <w:noProof/>
          </w:rPr>
          <w:t> [18]</w:t>
        </w:r>
      </w:ins>
      <w:del w:id="42" w:author="My Luong Vuong" w:date="2024-05-31T16:58:00Z">
        <w:r w:rsidR="00B83DFB" w:rsidDel="004E788E">
          <w:rPr>
            <w:noProof/>
          </w:rPr>
          <w:delText> [18]</w:delText>
        </w:r>
      </w:del>
      <w:r w:rsidR="0024430C" w:rsidRPr="00E03B11">
        <w:fldChar w:fldCharType="end"/>
      </w:r>
      <w:r w:rsidR="00560D15">
        <w:t>.</w:t>
      </w:r>
    </w:p>
    <w:p w14:paraId="66F7F3EF" w14:textId="2FB338EF"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ins w:id="43" w:author="My Luong Vuong" w:date="2024-05-31T16:58:00Z">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ins>
      <w:del w:id="44" w:author="My Luong Vuong" w:date="2024-05-31T16:58:00Z">
        <w:r w:rsidR="00B83DFB" w:rsidDel="004E788E">
          <w:del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delInstrText>
        </w:r>
      </w:del>
      <w:r w:rsidRPr="0012059F">
        <w:fldChar w:fldCharType="separate"/>
      </w:r>
      <w:ins w:id="45" w:author="My Luong Vuong" w:date="2024-05-31T16:58:00Z">
        <w:r w:rsidR="004E788E">
          <w:rPr>
            <w:noProof/>
          </w:rPr>
          <w:t> [16]</w:t>
        </w:r>
      </w:ins>
      <w:del w:id="46" w:author="My Luong Vuong" w:date="2024-05-31T16:58:00Z">
        <w:r w:rsidR="00B83DFB" w:rsidDel="004E788E">
          <w:rPr>
            <w:noProof/>
          </w:rPr>
          <w:delText> [19]</w:delText>
        </w:r>
      </w:del>
      <w:r w:rsidRPr="0012059F">
        <w:fldChar w:fldCharType="end"/>
      </w:r>
      <w:r w:rsidR="00A7137D">
        <w:t>, exemplified as follows:</w:t>
      </w:r>
    </w:p>
    <w:p w14:paraId="283FF6F2" w14:textId="2730A7DD" w:rsidR="00A7137D" w:rsidRPr="00A7137D" w:rsidRDefault="007962D0" w:rsidP="0003308C">
      <w:pPr>
        <w:tabs>
          <w:tab w:val="right" w:pos="9026"/>
        </w:tabs>
        <w:ind w:left="567"/>
        <w:rPr>
          <w:rFonts w:cs="Times New Roman"/>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 </m:t>
        </m:r>
        <m:sSub>
          <m:sSubPr>
            <m:ctrlPr>
              <w:rPr>
                <w:rFonts w:ascii="Cambria Math" w:hAnsi="Cambria Math"/>
                <w:i/>
              </w:rPr>
            </m:ctrlPr>
          </m:sSubPr>
          <m:e>
            <w:proofErr w:type="spellStart"/>
            <m:r>
              <m:rPr>
                <m:nor/>
              </m:rPr>
              <m:t>Vc</m:t>
            </m:r>
            <w:proofErr w:type="spellEnd"/>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w:proofErr w:type="spellStart"/>
                        <m:r>
                          <m:rPr>
                            <m:nor/>
                          </m:rPr>
                          <m:t>i</m:t>
                        </m:r>
                        <w:proofErr w:type="spellEnd"/>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r>
          <m:rPr>
            <m:nor/>
          </m:rPr>
          <m:t xml:space="preserve">with </m:t>
        </m:r>
        <m:sSub>
          <m:sSubPr>
            <m:ctrlPr>
              <w:rPr>
                <w:rFonts w:ascii="Cambria Math" w:hAnsi="Cambria Math"/>
                <w:i/>
              </w:rPr>
            </m:ctrlPr>
          </m:sSubPr>
          <m:e>
            <m:r>
              <m:rPr>
                <m:nor/>
              </m:rPr>
              <w:rPr>
                <w:i/>
              </w:rPr>
              <m:t>η</m:t>
            </m:r>
          </m:e>
          <m:sub>
            <w:proofErr w:type="spellStart"/>
            <m:r>
              <m:rPr>
                <m:nor/>
              </m:rPr>
              <w:rPr>
                <w:i/>
              </w:rPr>
              <m:t>i</m:t>
            </m:r>
            <w:proofErr w:type="spellEnd"/>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5918DC">
        <w:rPr>
          <w:i/>
          <w:iCs/>
          <w:vertAlign w:val="subscript"/>
          <w:rPrChange w:id="47" w:author="My Luong Vuong" w:date="2024-05-31T15:26:00Z">
            <w:rPr/>
          </w:rPrChange>
        </w:rPr>
        <w:t>i</w:t>
      </w:r>
      <w:proofErr w:type="spellEnd"/>
      <w:r w:rsidR="007A6ACC" w:rsidRPr="0003308C">
        <w:t xml:space="preserve"> </w:t>
      </w:r>
      <w:r w:rsidR="00FE2EB7" w:rsidRPr="0003308C">
        <w:t xml:space="preserve">and the </w:t>
      </w:r>
      <w:ins w:id="48" w:author="My Luong Vuong" w:date="2024-05-31T15:26:00Z">
        <w:r w:rsidR="00E1642E">
          <w:t xml:space="preserve">total </w:t>
        </w:r>
      </w:ins>
      <w:r w:rsidR="00FE2EB7" w:rsidRPr="0003308C">
        <w:t xml:space="preserve">body weight of patient </w:t>
      </w:r>
      <w:proofErr w:type="spellStart"/>
      <w:r w:rsidR="00FE2EB7" w:rsidRPr="0076151A">
        <w:t>i</w:t>
      </w:r>
      <w:proofErr w:type="spellEnd"/>
      <w:r w:rsidR="00FE2EB7" w:rsidRPr="0003308C">
        <w:t xml:space="preserve"> normalised to the population median value of 80 kg.</w:t>
      </w:r>
    </w:p>
    <w:bookmarkEnd w:id="25"/>
    <w:p w14:paraId="55F7C8D5" w14:textId="77777777" w:rsidR="00E855C5" w:rsidRPr="00E03B11" w:rsidRDefault="00E855C5" w:rsidP="00E855C5">
      <w:pPr>
        <w:pStyle w:val="Heading2"/>
        <w:rPr>
          <w:rFonts w:eastAsia="Times New Roman"/>
        </w:rPr>
      </w:pPr>
      <w:r>
        <w:rPr>
          <w:rFonts w:eastAsia="Times New Roman"/>
        </w:rPr>
        <w:t>Missing data handling</w:t>
      </w:r>
    </w:p>
    <w:p w14:paraId="218432AA" w14:textId="5048041E" w:rsidR="00A91C50" w:rsidRPr="00E03B11" w:rsidRDefault="008A1FC4" w:rsidP="00593CAA">
      <w:bookmarkStart w:id="49"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ins w:id="50"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51" w:author="My Luong Vuong" w:date="2024-05-31T16:58:00Z">
        <w:r w:rsidR="00B83DFB" w:rsidRPr="008A1FC4"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285B62" w:rsidRPr="008A1FC4">
        <w:fldChar w:fldCharType="separate"/>
      </w:r>
      <w:ins w:id="52" w:author="My Luong Vuong" w:date="2024-05-31T16:58:00Z">
        <w:r w:rsidR="004E788E">
          <w:rPr>
            <w:noProof/>
          </w:rPr>
          <w:t> [19]</w:t>
        </w:r>
      </w:ins>
      <w:del w:id="53" w:author="My Luong Vuong" w:date="2024-05-31T16:58:00Z">
        <w:r w:rsidR="00B83DFB" w:rsidRPr="008A1FC4" w:rsidDel="004E788E">
          <w:rPr>
            <w:noProof/>
          </w:rPr>
          <w:delText> [20]</w:delText>
        </w:r>
      </w:del>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ins w:id="54"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55" w:author="My Luong Vuong" w:date="2024-05-31T16:58:00Z">
        <w:r w:rsidR="00B83DFB"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4B2ACF" w:rsidRPr="00E03B11">
        <w:fldChar w:fldCharType="separate"/>
      </w:r>
      <w:ins w:id="56" w:author="My Luong Vuong" w:date="2024-05-31T16:58:00Z">
        <w:r w:rsidR="004E788E">
          <w:rPr>
            <w:noProof/>
          </w:rPr>
          <w:t> [19]</w:t>
        </w:r>
      </w:ins>
      <w:del w:id="57" w:author="My Luong Vuong" w:date="2024-05-31T16:58:00Z">
        <w:r w:rsidR="00B83DFB" w:rsidDel="004E788E">
          <w:rPr>
            <w:noProof/>
          </w:rPr>
          <w:delText> [20]</w:delText>
        </w:r>
      </w:del>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ins w:id="58"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59" w:author="My Luong Vuong" w:date="2024-05-31T16:58:00Z">
        <w:r w:rsidR="00B83DFB"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6B4DB7">
        <w:fldChar w:fldCharType="separate"/>
      </w:r>
      <w:ins w:id="60" w:author="My Luong Vuong" w:date="2024-05-31T16:58:00Z">
        <w:r w:rsidR="004E788E">
          <w:rPr>
            <w:noProof/>
          </w:rPr>
          <w:t> [19]</w:t>
        </w:r>
      </w:ins>
      <w:del w:id="61" w:author="My Luong Vuong" w:date="2024-05-31T16:58:00Z">
        <w:r w:rsidR="00B83DFB" w:rsidDel="004E788E">
          <w:rPr>
            <w:noProof/>
          </w:rPr>
          <w:delText> [20]</w:delText>
        </w:r>
      </w:del>
      <w:r w:rsidR="006B4DB7">
        <w:fldChar w:fldCharType="end"/>
      </w:r>
      <w:r w:rsidR="00C47E46">
        <w:t>.</w:t>
      </w:r>
      <w:r w:rsidR="00791ACD" w:rsidRPr="00E03B11">
        <w:t xml:space="preserve"> </w:t>
      </w:r>
      <w:r w:rsidR="006A6850" w:rsidRPr="00E03B11">
        <w:t>The d</w:t>
      </w:r>
      <w:r w:rsidR="00151998" w:rsidRPr="00E03B11">
        <w:t>elta method was u</w:t>
      </w:r>
      <w:del w:id="62" w:author="My Luong Vuong" w:date="2024-05-31T10:09:00Z">
        <w:r w:rsidR="00151998" w:rsidRPr="00E03B11" w:rsidDel="003E7A15">
          <w:delText>tili</w:delText>
        </w:r>
      </w:del>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ins w:id="63" w:author="My Luong Vuong" w:date="2024-05-31T16:58:00Z">
        <w:r w:rsidR="004E788E">
          <w:instrText xml:space="preserve"> ADDIN EN.CITE &lt;EndNote&gt;&lt;Cite&gt;&lt;Author&gt;Hosmer&lt;/Author&gt;&lt;Year&gt;2008&lt;/Year&gt;&lt;RecNum&gt;29&lt;/RecNum&gt;&lt;DisplayText&gt; [20]&lt;/DisplayText&gt;&lt;record&gt;&lt;rec-number&gt;29&lt;/rec-number&gt;&lt;foreign-keys&gt;&lt;key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ins>
      <w:del w:id="64" w:author="My Luong Vuong" w:date="2024-05-31T16:58:00Z">
        <w:r w:rsidR="00B83DFB" w:rsidDel="004E788E">
          <w:del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delInstrText>
        </w:r>
      </w:del>
      <w:r w:rsidR="00A207E0" w:rsidRPr="00E03B11">
        <w:fldChar w:fldCharType="separate"/>
      </w:r>
      <w:ins w:id="65" w:author="My Luong Vuong" w:date="2024-05-31T16:58:00Z">
        <w:r w:rsidR="004E788E">
          <w:rPr>
            <w:noProof/>
          </w:rPr>
          <w:t> [20]</w:t>
        </w:r>
      </w:ins>
      <w:del w:id="66" w:author="My Luong Vuong" w:date="2024-05-31T16:58:00Z">
        <w:r w:rsidR="00B83DFB" w:rsidDel="004E788E">
          <w:rPr>
            <w:noProof/>
          </w:rPr>
          <w:delText> [21]</w:delText>
        </w:r>
      </w:del>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ins w:id="67"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68" w:author="My Luong Vuong" w:date="2024-05-31T16:58:00Z">
        <w:r w:rsidR="00B83DFB"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2A1709">
        <w:fldChar w:fldCharType="separate"/>
      </w:r>
      <w:ins w:id="69" w:author="My Luong Vuong" w:date="2024-05-31T16:58:00Z">
        <w:r w:rsidR="004E788E">
          <w:rPr>
            <w:noProof/>
          </w:rPr>
          <w:t> [19]</w:t>
        </w:r>
      </w:ins>
      <w:del w:id="70" w:author="My Luong Vuong" w:date="2024-05-31T16:58:00Z">
        <w:r w:rsidR="00B83DFB" w:rsidDel="004E788E">
          <w:rPr>
            <w:noProof/>
          </w:rPr>
          <w:delText> [20]</w:delText>
        </w:r>
      </w:del>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ins w:id="71"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72" w:author="My Luong Vuong" w:date="2024-05-31T16:58:00Z">
        <w:r w:rsidR="00B83DFB"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013EF8" w:rsidRPr="00E03B11">
        <w:fldChar w:fldCharType="separate"/>
      </w:r>
      <w:ins w:id="73" w:author="My Luong Vuong" w:date="2024-05-31T16:58:00Z">
        <w:r w:rsidR="004E788E">
          <w:rPr>
            <w:noProof/>
          </w:rPr>
          <w:t> [19]</w:t>
        </w:r>
      </w:ins>
      <w:del w:id="74" w:author="My Luong Vuong" w:date="2024-05-31T16:58:00Z">
        <w:r w:rsidR="00B83DFB" w:rsidDel="004E788E">
          <w:rPr>
            <w:noProof/>
          </w:rPr>
          <w:delText> [20]</w:delText>
        </w:r>
      </w:del>
      <w:r w:rsidR="00013EF8" w:rsidRPr="00E03B11">
        <w:fldChar w:fldCharType="end"/>
      </w:r>
      <w:r w:rsidR="00AF0DD2">
        <w:t>.</w:t>
      </w:r>
    </w:p>
    <w:bookmarkEnd w:id="49"/>
    <w:p w14:paraId="3327BDBD" w14:textId="717A2367" w:rsidR="007644CC" w:rsidRPr="00E03B11" w:rsidRDefault="00646FA4" w:rsidP="00593CAA">
      <w:pPr>
        <w:pStyle w:val="Heading2"/>
        <w:rPr>
          <w:rFonts w:eastAsia="Times New Roman"/>
        </w:rPr>
      </w:pPr>
      <w:r w:rsidRPr="00E03B11">
        <w:rPr>
          <w:rFonts w:eastAsia="Times New Roman"/>
        </w:rPr>
        <w:t xml:space="preserve">Model selection and </w:t>
      </w:r>
      <w:proofErr w:type="gramStart"/>
      <w:r w:rsidRPr="00E03B11">
        <w:rPr>
          <w:rFonts w:eastAsia="Times New Roman"/>
        </w:rPr>
        <w:t>evaluation</w:t>
      </w:r>
      <w:proofErr w:type="gramEnd"/>
    </w:p>
    <w:p w14:paraId="19A02F65" w14:textId="64A85954" w:rsidR="008A26BD" w:rsidRPr="00E03B11" w:rsidRDefault="008A26BD" w:rsidP="00593CAA">
      <w:bookmarkStart w:id="75"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a 5% significance level (delta objective function value ≥3.84 points, 1 degree of freedom), </w:t>
      </w:r>
      <w:r w:rsidR="006116CB">
        <w:t xml:space="preserve">parameter </w:t>
      </w:r>
      <w:r w:rsidRPr="00E03B11">
        <w:t xml:space="preserve">precision (95% </w:t>
      </w:r>
      <w:ins w:id="76" w:author="My Luong Vuong" w:date="2024-05-31T15:29:00Z">
        <w:r w:rsidR="00A6688E">
          <w:t>confidence interval</w:t>
        </w:r>
      </w:ins>
      <w:del w:id="77" w:author="My Luong Vuong" w:date="2024-05-31T15:29:00Z">
        <w:r w:rsidRPr="00E03B11" w:rsidDel="00A6688E">
          <w:delText>CI</w:delText>
        </w:r>
      </w:del>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ins w:id="78" w:author="My Luong Vuong" w:date="2024-05-31T16:58:00Z">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ins>
      <w:del w:id="79" w:author="My Luong Vuong" w:date="2024-05-31T16:58:00Z">
        <w:r w:rsidR="00B83DFB" w:rsidDel="004E788E">
          <w:del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delInstrText>
        </w:r>
      </w:del>
      <w:r w:rsidR="004F5934" w:rsidRPr="00E03B11">
        <w:fldChar w:fldCharType="separate"/>
      </w:r>
      <w:ins w:id="80" w:author="My Luong Vuong" w:date="2024-05-31T16:58:00Z">
        <w:r w:rsidR="004E788E">
          <w:rPr>
            <w:noProof/>
          </w:rPr>
          <w:t> [16]</w:t>
        </w:r>
      </w:ins>
      <w:del w:id="81" w:author="My Luong Vuong" w:date="2024-05-31T16:58:00Z">
        <w:r w:rsidR="00B83DFB" w:rsidDel="004E788E">
          <w:rPr>
            <w:noProof/>
          </w:rPr>
          <w:delText> [19]</w:delText>
        </w:r>
      </w:del>
      <w:r w:rsidR="004F5934" w:rsidRPr="00E03B11">
        <w:fldChar w:fldCharType="end"/>
      </w:r>
      <w:r w:rsidR="00E02FD8">
        <w:t>.</w:t>
      </w:r>
      <w:r w:rsidRPr="00E03B11">
        <w:t xml:space="preserve"> </w:t>
      </w:r>
      <w:r w:rsidR="00274553" w:rsidRPr="00E03B11">
        <w:t xml:space="preserve">Bootstrapping was </w:t>
      </w:r>
      <w:del w:id="82" w:author="My Luong Vuong" w:date="2024-05-31T10:10:00Z">
        <w:r w:rsidR="00274553" w:rsidRPr="00E03B11" w:rsidDel="004134AF">
          <w:delText>utili</w:delText>
        </w:r>
        <w:r w:rsidR="00E65A71" w:rsidRPr="00E03B11" w:rsidDel="004134AF">
          <w:delText>s</w:delText>
        </w:r>
        <w:r w:rsidR="00274553" w:rsidRPr="00E03B11" w:rsidDel="004134AF">
          <w:delText xml:space="preserve">ed </w:delText>
        </w:r>
      </w:del>
      <w:ins w:id="83" w:author="My Luong Vuong" w:date="2024-05-31T10:10:00Z">
        <w:r w:rsidR="004134AF" w:rsidRPr="00E03B11">
          <w:lastRenderedPageBreak/>
          <w:t xml:space="preserve">used </w:t>
        </w:r>
      </w:ins>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ins w:id="84" w:author="My Luong Vuong" w:date="2024-05-31T16:58:00Z">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ins>
      <w:del w:id="85" w:author="My Luong Vuong" w:date="2024-05-31T16:58:00Z">
        <w:r w:rsidR="00B83DFB" w:rsidDel="004E788E">
          <w:del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delInstrText>
        </w:r>
      </w:del>
      <w:r w:rsidR="00FA6FCA" w:rsidRPr="00E03B11">
        <w:fldChar w:fldCharType="separate"/>
      </w:r>
      <w:ins w:id="86" w:author="My Luong Vuong" w:date="2024-05-31T16:58:00Z">
        <w:r w:rsidR="004E788E">
          <w:rPr>
            <w:noProof/>
          </w:rPr>
          <w:t> [16]</w:t>
        </w:r>
      </w:ins>
      <w:del w:id="87" w:author="My Luong Vuong" w:date="2024-05-31T16:58:00Z">
        <w:r w:rsidR="00B83DFB" w:rsidDel="004E788E">
          <w:rPr>
            <w:noProof/>
          </w:rPr>
          <w:delText> [19]</w:delText>
        </w:r>
      </w:del>
      <w:r w:rsidR="00FA6FCA" w:rsidRPr="00E03B11">
        <w:fldChar w:fldCharType="end"/>
      </w:r>
      <w:r w:rsidR="00EA472F">
        <w:t>.</w:t>
      </w:r>
    </w:p>
    <w:bookmarkEnd w:id="75"/>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 xml:space="preserve">Dose-finding </w:t>
      </w:r>
      <w:proofErr w:type="gramStart"/>
      <w:r>
        <w:rPr>
          <w:rFonts w:eastAsia="Times New Roman"/>
        </w:rPr>
        <w:t>simulations</w:t>
      </w:r>
      <w:proofErr w:type="gramEnd"/>
    </w:p>
    <w:p w14:paraId="16F96633" w14:textId="03C1C9CC" w:rsidR="00825986" w:rsidRPr="00344E1F" w:rsidRDefault="00825986" w:rsidP="00593CAA">
      <w:pPr>
        <w:pStyle w:val="Heading4"/>
        <w:rPr>
          <w:rFonts w:eastAsia="Times New Roman"/>
        </w:rPr>
      </w:pPr>
      <w:bookmarkStart w:id="88" w:name="_Hlk136861976"/>
      <w:r w:rsidRPr="00344E1F">
        <w:rPr>
          <w:rFonts w:eastAsia="Times New Roman"/>
        </w:rPr>
        <w:t>Selecting dosing regimens for testing</w:t>
      </w:r>
    </w:p>
    <w:p w14:paraId="41370DBA" w14:textId="529B9E2D" w:rsidR="00653711" w:rsidRDefault="00F21274" w:rsidP="00F75B5B">
      <w:bookmarkStart w:id="89" w:name="_Hlk136861998"/>
      <w:bookmarkEnd w:id="88"/>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del w:id="90" w:author="My Luong Vuong" w:date="2024-05-31T15:31:00Z">
        <w:r w:rsidR="00C02A77" w:rsidDel="004545E9">
          <w:delText xml:space="preserve"> onwards</w:delText>
        </w:r>
      </w:del>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r w:rsidR="00F75B5B">
        <w:t>)</w:t>
      </w:r>
      <w:r w:rsidR="002D364A">
        <w:t>,</w:t>
      </w:r>
      <w:r w:rsidR="007C763F">
        <w:t xml:space="preserve"> which </w:t>
      </w:r>
      <w:r w:rsidR="00D86948">
        <w:t>was suggested in a previous study</w:t>
      </w:r>
      <w:del w:id="91"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220D4C81"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ins w:id="92" w:author="My Luong Vuong" w:date="2024-05-30T16:12:00Z">
        <w:r w:rsidR="005D77E1">
          <w:t>ly</w:t>
        </w:r>
      </w:ins>
      <w:r w:rsidRPr="00DA5903">
        <w:t xml:space="preserve"> </w:t>
      </w:r>
      <w:del w:id="93" w:author="My Luong Vuong" w:date="2024-05-30T16:12:00Z">
        <w:r w:rsidRPr="00DA5903" w:rsidDel="005D77E1">
          <w:delText xml:space="preserve">as </w:delText>
        </w:r>
      </w:del>
      <w:ins w:id="94" w:author="My Luong Vuong" w:date="2024-05-30T16:12:00Z">
        <w:r w:rsidR="005D77E1">
          <w:t>to that</w:t>
        </w:r>
        <w:r w:rsidR="005D77E1" w:rsidRPr="00DA5903">
          <w:t xml:space="preserve"> </w:t>
        </w:r>
      </w:ins>
      <w:r w:rsidRPr="00DA5903">
        <w:t xml:space="preserve">in the </w:t>
      </w:r>
      <w:ins w:id="95" w:author="My Luong Vuong" w:date="2024-05-30T15:40:00Z">
        <w:r w:rsidR="00971651">
          <w:t xml:space="preserve">aggregated </w:t>
        </w:r>
      </w:ins>
      <w:r w:rsidR="00D80923">
        <w:t xml:space="preserve">original </w:t>
      </w:r>
      <w:del w:id="96" w:author="My Luong Vuong" w:date="2024-05-31T15:33:00Z">
        <w:r w:rsidR="00D80923" w:rsidDel="000E7CC4">
          <w:delText>modelling</w:delText>
        </w:r>
        <w:r w:rsidRPr="00DA5903" w:rsidDel="000E7CC4">
          <w:delText xml:space="preserve"> </w:delText>
        </w:r>
      </w:del>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97" w:name="_Hlk136862017"/>
      <w:bookmarkEnd w:id="89"/>
      <w:r w:rsidRPr="00CA5A80">
        <w:rPr>
          <w:rFonts w:eastAsia="Times New Roman"/>
        </w:rPr>
        <w:t xml:space="preserve">Criteria for evaluating dosing </w:t>
      </w:r>
      <w:proofErr w:type="gramStart"/>
      <w:r w:rsidRPr="00CA5A80">
        <w:rPr>
          <w:rFonts w:eastAsia="Times New Roman"/>
        </w:rPr>
        <w:t>regimens</w:t>
      </w:r>
      <w:proofErr w:type="gramEnd"/>
    </w:p>
    <w:p w14:paraId="7218710E" w14:textId="23336BFA" w:rsidR="005E3036" w:rsidRDefault="006E430D" w:rsidP="00593CAA">
      <w:r w:rsidRPr="006E430D">
        <w:t>A dosing regimen was considered inclusive</w:t>
      </w:r>
      <w:r w:rsidR="00727D7B">
        <w:t xml:space="preserve"> </w:t>
      </w:r>
      <w:r w:rsidRPr="006E430D">
        <w:t>if it resulted in</w:t>
      </w:r>
      <w:ins w:id="98" w:author="My Luong Vuong" w:date="2024-05-31T15:33:00Z">
        <w:r w:rsidR="00674F0A">
          <w:t xml:space="preserve"> a</w:t>
        </w:r>
      </w:ins>
      <w:r w:rsidRPr="006E430D">
        <w:t xml:space="preserve"> clinically acceptable </w:t>
      </w:r>
      <w:r w:rsidR="004C767F">
        <w:t xml:space="preserve">PKPD </w:t>
      </w:r>
      <w:r w:rsidR="00224ABE">
        <w:t>probability of target attainment (</w:t>
      </w:r>
      <w:r w:rsidR="00224ABE" w:rsidRPr="00E03B11">
        <w:t>PTA</w:t>
      </w:r>
      <w:r w:rsidR="00224ABE">
        <w:t>)</w:t>
      </w:r>
      <w:ins w:id="99" w:author="My Luong Vuong" w:date="2024-05-30T16:14:00Z">
        <w:r w:rsidR="005E7CB5">
          <w:t xml:space="preserve"> </w:t>
        </w:r>
      </w:ins>
      <w:r w:rsidR="00742C88">
        <w:t xml:space="preserve">for every virtual patient, irrespective of their </w:t>
      </w:r>
      <w:r w:rsidR="00547597">
        <w:t>place in the population distribution of covariate</w:t>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ins w:id="100" w:author="My Luong Vuong" w:date="2024-05-31T16:58:00Z">
        <w:r w:rsidR="004E788E">
          <w:instrText xml:space="preserve"> ADDIN EN.CITE &lt;EndNote&gt;&lt;Cite&gt;&lt;Author&gt;Committee for Medicinal Products for Human Use (CHMP)&lt;/Author&gt;&lt;Year&gt;2016&lt;/Year&gt;&lt;RecNum&gt;32&lt;/RecNum&gt;&lt;DisplayText&gt; [21]&lt;/DisplayText&gt;&lt;record&gt;&lt;rec-number&gt;32&lt;/rec-number&gt;&lt;foreign-keys&gt;&lt;key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ins>
      <w:del w:id="101" w:author="My Luong Vuong" w:date="2024-05-31T16:58:00Z">
        <w:r w:rsidR="005A3D30" w:rsidDel="004E788E">
          <w:del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delInstrText>
        </w:r>
      </w:del>
      <w:r w:rsidR="00093820" w:rsidRPr="00B06240">
        <w:fldChar w:fldCharType="separate"/>
      </w:r>
      <w:ins w:id="102" w:author="My Luong Vuong" w:date="2024-05-31T16:58:00Z">
        <w:r w:rsidR="004E788E">
          <w:rPr>
            <w:noProof/>
          </w:rPr>
          <w:t> [21]</w:t>
        </w:r>
      </w:ins>
      <w:del w:id="103" w:author="My Luong Vuong" w:date="2024-05-31T16:58:00Z">
        <w:r w:rsidR="005A3D30" w:rsidDel="004E788E">
          <w:rPr>
            <w:noProof/>
          </w:rPr>
          <w:delText> [22]</w:delText>
        </w:r>
      </w:del>
      <w:r w:rsidR="00093820" w:rsidRPr="00B06240">
        <w:fldChar w:fldCharType="end"/>
      </w:r>
      <w:r w:rsidR="00093820">
        <w:t>.</w:t>
      </w:r>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58FACB7B"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non-species specific susceptibility breakpoint </w:t>
      </w:r>
      <w:r w:rsidR="00610131">
        <w:t>of</w:t>
      </w:r>
      <w:r w:rsidR="00001CFF">
        <w:t xml:space="preserve"> </w:t>
      </w:r>
      <w:r w:rsidR="00001CFF">
        <w:lastRenderedPageBreak/>
        <w:t>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24107F40"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 xml:space="preserve">optimised inclusive dosing regimens were compared </w:t>
      </w:r>
      <w:del w:id="104" w:author="My Luong Vuong" w:date="2024-05-31T15:38:00Z">
        <w:r w:rsidR="00EB4685" w:rsidRPr="00E03B11" w:rsidDel="0057161A">
          <w:delText>in terms of</w:delText>
        </w:r>
      </w:del>
      <w:ins w:id="105" w:author="My Luong Vuong" w:date="2024-05-31T15:38:00Z">
        <w:r w:rsidR="0057161A">
          <w:t>for</w:t>
        </w:r>
      </w:ins>
      <w:r w:rsidR="00EB4685" w:rsidRPr="00E03B11">
        <w:t xml:space="preserve"> population-level PTA</w:t>
      </w:r>
      <w:r w:rsidR="002755AD">
        <w:t xml:space="preserve"> and drug</w:t>
      </w:r>
      <w:r w:rsidR="00EB4685" w:rsidRPr="00E03B11">
        <w:t xml:space="preserve"> exposure. </w:t>
      </w:r>
      <w:r w:rsidR="00953A4B">
        <w:t>Therefore, a</w:t>
      </w:r>
      <w:r w:rsidR="00953A4B" w:rsidRPr="00E03B11">
        <w:t xml:space="preserve"> population of 1000 virtual patients </w:t>
      </w:r>
      <w:proofErr w:type="gramStart"/>
      <w:r w:rsidR="00953A4B" w:rsidRPr="00E03B11">
        <w:t>was</w:t>
      </w:r>
      <w:proofErr w:type="gramEnd"/>
      <w:r w:rsidR="00953A4B" w:rsidRPr="00E03B11">
        <w:t xml:space="preserve">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w:t>
      </w:r>
      <w:del w:id="106" w:author="My Luong Vuong" w:date="2024-05-30T16:19:00Z">
        <w:r w:rsidR="00953A4B" w:rsidRPr="00E03B11" w:rsidDel="00364903">
          <w:delText>meta-analysis</w:delText>
        </w:r>
      </w:del>
      <w:ins w:id="107" w:author="My Luong Vuong" w:date="2024-05-30T16:19:00Z">
        <w:r w:rsidR="00364903">
          <w:t>aggre</w:t>
        </w:r>
      </w:ins>
      <w:ins w:id="108" w:author="My Luong Vuong" w:date="2024-05-30T16:20:00Z">
        <w:r w:rsidR="00364903">
          <w:t>gated</w:t>
        </w:r>
      </w:ins>
      <w:r w:rsidR="00953A4B" w:rsidRPr="00E03B11" w:rsidDel="00A75629">
        <w:t xml:space="preserve"> </w:t>
      </w:r>
      <w:r w:rsidR="00953A4B" w:rsidRPr="00E03B11">
        <w:t>dataset.</w:t>
      </w:r>
      <w:r w:rsidR="00EF6C09" w:rsidRPr="00E03B11">
        <w:t xml:space="preserve"> </w:t>
      </w:r>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DD66AD" w:rsidRPr="00DD66AD" w:rsidDel="00DD66AD">
        <w:t xml:space="preserve"> </w:t>
      </w:r>
      <w:r w:rsidR="00EB4C07">
        <w:t>in the dataset</w:t>
      </w:r>
      <w:r w:rsidR="00886B47" w:rsidRPr="00E03B11">
        <w:fldChar w:fldCharType="begin"/>
      </w:r>
      <w:ins w:id="109" w:author="My Luong Vuong" w:date="2024-05-31T16:58:00Z">
        <w:r w:rsidR="004E788E">
          <w:instrText xml:space="preserve"> ADDIN EN.CITE &lt;EndNote&gt;&lt;Cite&gt;&lt;Author&gt;Ramachandran&lt;/Author&gt;&lt;Year&gt;2021&lt;/Year&gt;&lt;RecNum&gt;47&lt;/RecNum&gt;&lt;DisplayText&gt; [22]&lt;/DisplayText&gt;&lt;record&gt;&lt;rec-number&gt;47&lt;/rec-number&gt;&lt;foreign-keys&gt;&lt;key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ins>
      <w:del w:id="110" w:author="My Luong Vuong" w:date="2024-05-31T16:58:00Z">
        <w:r w:rsidR="005A3D30" w:rsidDel="004E788E">
          <w:del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delInstrText>
        </w:r>
      </w:del>
      <w:r w:rsidR="00886B47" w:rsidRPr="00E03B11">
        <w:fldChar w:fldCharType="separate"/>
      </w:r>
      <w:ins w:id="111" w:author="My Luong Vuong" w:date="2024-05-31T16:58:00Z">
        <w:r w:rsidR="004E788E">
          <w:rPr>
            <w:noProof/>
          </w:rPr>
          <w:t> [22]</w:t>
        </w:r>
      </w:ins>
      <w:del w:id="112" w:author="My Luong Vuong" w:date="2024-05-31T16:58:00Z">
        <w:r w:rsidR="005A3D30" w:rsidDel="004E788E">
          <w:rPr>
            <w:noProof/>
          </w:rPr>
          <w:delText> [23]</w:delText>
        </w:r>
      </w:del>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97"/>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4E41405B" w:rsidR="00110745" w:rsidRDefault="00412F80" w:rsidP="00593CAA">
      <w:pPr>
        <w:rPr>
          <w:b/>
          <w:bCs/>
          <w:sz w:val="28"/>
          <w:szCs w:val="28"/>
        </w:rPr>
      </w:pPr>
      <w:bookmarkStart w:id="113"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del w:id="114" w:author="My Luong Vuong" w:date="2024-05-31T13:59:00Z">
        <w:r w:rsidR="009248EC" w:rsidDel="007B554C">
          <w:delText>T</w:delText>
        </w:r>
        <w:r w:rsidR="005460A5" w:rsidRPr="00E03B11" w:rsidDel="007B554C">
          <w:delText xml:space="preserve">he </w:delText>
        </w:r>
      </w:del>
      <w:ins w:id="115" w:author="My Luong Vuong" w:date="2024-05-31T13:59:00Z">
        <w:r w:rsidR="007B554C">
          <w:t>We used t</w:t>
        </w:r>
        <w:r w:rsidR="007B554C" w:rsidRPr="00E03B11">
          <w:t xml:space="preserve">he </w:t>
        </w:r>
      </w:ins>
      <w:proofErr w:type="spellStart"/>
      <w:r w:rsidR="00612626" w:rsidRPr="00E03B11">
        <w:rPr>
          <w:i/>
          <w:iCs/>
        </w:rPr>
        <w:t>tidyverse</w:t>
      </w:r>
      <w:proofErr w:type="spellEnd"/>
      <w:r w:rsidR="00612626" w:rsidRPr="00E03B11">
        <w:t xml:space="preserve"> collection of packages</w:t>
      </w:r>
      <w:r w:rsidR="00106AB2" w:rsidRPr="00E03B11">
        <w:t xml:space="preserve"> </w:t>
      </w:r>
      <w:del w:id="116" w:author="My Luong Vuong" w:date="2024-05-31T13:59:00Z">
        <w:r w:rsidR="00686259" w:rsidDel="007B554C">
          <w:delText>was</w:delText>
        </w:r>
        <w:r w:rsidR="00686259" w:rsidRPr="00E03B11" w:rsidDel="007B554C">
          <w:delText xml:space="preserve"> </w:delText>
        </w:r>
        <w:r w:rsidR="00913EE7" w:rsidRPr="00E03B11" w:rsidDel="007B554C">
          <w:delText xml:space="preserve">used </w:delText>
        </w:r>
      </w:del>
      <w:r w:rsidR="00913EE7" w:rsidRPr="00E03B11">
        <w:t>for this purpose</w:t>
      </w:r>
      <w:r w:rsidR="00106AB2" w:rsidRPr="00E03B11">
        <w:t xml:space="preserve">, while </w:t>
      </w:r>
      <w:ins w:id="117" w:author="My Luong Vuong" w:date="2024-05-31T13:59:00Z">
        <w:r w:rsidR="008F43D3">
          <w:t xml:space="preserve">using </w:t>
        </w:r>
      </w:ins>
      <w:r w:rsidR="005460A5" w:rsidRPr="00E03B11">
        <w:t xml:space="preserve">the </w:t>
      </w:r>
      <w:r w:rsidR="00106AB2" w:rsidRPr="00E03B11">
        <w:rPr>
          <w:i/>
          <w:iCs/>
        </w:rPr>
        <w:t>mice</w:t>
      </w:r>
      <w:r w:rsidR="00106AB2" w:rsidRPr="00E03B11">
        <w:t xml:space="preserve"> package </w:t>
      </w:r>
      <w:del w:id="118" w:author="My Luong Vuong" w:date="2024-05-31T13:59:00Z">
        <w:r w:rsidR="00106AB2" w:rsidRPr="00E03B11" w:rsidDel="008F43D3">
          <w:delText xml:space="preserve">was used </w:delText>
        </w:r>
      </w:del>
      <w:r w:rsidR="00106AB2" w:rsidRPr="00E03B11">
        <w:t>to perform multiple imputation</w:t>
      </w:r>
      <w:r w:rsidR="004A6898" w:rsidRPr="00E03B11">
        <w:fldChar w:fldCharType="begin"/>
      </w:r>
      <w:ins w:id="119" w:author="My Luong Vuong" w:date="2024-05-31T16:58:00Z">
        <w:r w:rsidR="004E788E">
          <w:instrText xml:space="preserve"> ADDIN EN.CITE &lt;EndNote&gt;&lt;Cite&gt;&lt;Author&gt;Buuren&lt;/Author&gt;&lt;Year&gt;2018&lt;/Year&gt;&lt;RecNum&gt;26&lt;/RecNum&gt;&lt;DisplayText&gt; [19, 23]&lt;/DisplayText&gt;&lt;record&gt;&lt;rec-number&gt;26&lt;/rec-number&gt;&lt;foreign-keys&gt;&lt;key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ins>
      <w:del w:id="120" w:author="My Luong Vuong" w:date="2024-05-31T16:58:00Z">
        <w:r w:rsidR="005A3D30" w:rsidDel="004E788E">
          <w:del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delInstrText>
        </w:r>
      </w:del>
      <w:r w:rsidR="004A6898" w:rsidRPr="00E03B11">
        <w:fldChar w:fldCharType="separate"/>
      </w:r>
      <w:ins w:id="121" w:author="My Luong Vuong" w:date="2024-05-31T16:58:00Z">
        <w:r w:rsidR="004E788E">
          <w:rPr>
            <w:noProof/>
          </w:rPr>
          <w:t> [19, 23]</w:t>
        </w:r>
      </w:ins>
      <w:del w:id="122" w:author="My Luong Vuong" w:date="2024-05-31T16:58:00Z">
        <w:r w:rsidR="005A3D30" w:rsidDel="004E788E">
          <w:rPr>
            <w:noProof/>
          </w:rPr>
          <w:delText> [20, 24]</w:delText>
        </w:r>
      </w:del>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ins w:id="123" w:author="My Luong Vuong" w:date="2024-05-31T16:58:00Z">
        <w:r w:rsidR="004E788E">
          <w:instrText xml:space="preserve"> ADDIN EN.CITE &lt;EndNote&gt;&lt;Cite&gt;&lt;Author&gt;Keizer&lt;/Author&gt;&lt;Year&gt;2013&lt;/Year&gt;&lt;RecNum&gt;35&lt;/RecNum&gt;&lt;DisplayText&gt; [24]&lt;/DisplayText&gt;&lt;record&gt;&lt;rec-number&gt;35&lt;/rec-number&gt;&lt;foreign-keys&gt;&lt;key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ins>
      <w:del w:id="124" w:author="My Luong Vuong" w:date="2024-05-31T16:58:00Z">
        <w:r w:rsidR="005A3D30" w:rsidDel="004E788E">
          <w:del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delInstrText>
        </w:r>
      </w:del>
      <w:r w:rsidR="00D36629" w:rsidRPr="00E03B11">
        <w:fldChar w:fldCharType="separate"/>
      </w:r>
      <w:ins w:id="125" w:author="My Luong Vuong" w:date="2024-05-31T16:58:00Z">
        <w:r w:rsidR="004E788E">
          <w:rPr>
            <w:noProof/>
          </w:rPr>
          <w:t> [24]</w:t>
        </w:r>
      </w:ins>
      <w:del w:id="126" w:author="My Luong Vuong" w:date="2024-05-31T16:58:00Z">
        <w:r w:rsidR="005A3D30" w:rsidDel="004E788E">
          <w:rPr>
            <w:noProof/>
          </w:rPr>
          <w:delText> [25]</w:delText>
        </w:r>
      </w:del>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del w:id="127" w:author="My Luong Vuong" w:date="2024-05-31T14:02:00Z">
        <w:r w:rsidR="0012221E" w:rsidDel="004F5CF9">
          <w:delText xml:space="preserve">and the code for </w:delText>
        </w:r>
        <w:r w:rsidR="00644069" w:rsidDel="004F5CF9">
          <w:delText>generating</w:delText>
        </w:r>
        <w:r w:rsidR="0012221E" w:rsidDel="004F5CF9">
          <w:delText xml:space="preserve"> the virtual population</w:delText>
        </w:r>
        <w:r w:rsidR="00A95ACC" w:rsidRPr="00E03B11" w:rsidDel="004F5CF9">
          <w:delText xml:space="preserve"> </w:delText>
        </w:r>
        <w:r w:rsidR="00E271DB" w:rsidDel="00847593">
          <w:delText>are</w:delText>
        </w:r>
      </w:del>
      <w:ins w:id="128" w:author="My Luong Vuong" w:date="2024-05-31T14:02:00Z">
        <w:r w:rsidR="00847593">
          <w:t>is</w:t>
        </w:r>
      </w:ins>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113"/>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483678B2" w:rsidR="00BF6CF3" w:rsidRPr="00E05CF4" w:rsidRDefault="00BF6CF3" w:rsidP="00593CAA">
      <w:bookmarkStart w:id="129" w:name="_Hlk136862086"/>
      <w:commentRangeStart w:id="130"/>
      <w:r w:rsidRPr="00E03B11">
        <w:t xml:space="preserve">Eight clinical centres </w:t>
      </w:r>
      <w:r w:rsidR="0085514F">
        <w:t xml:space="preserve">from </w:t>
      </w:r>
      <w:r w:rsidR="00226097">
        <w:t>4</w:t>
      </w:r>
      <w:r w:rsidR="0085514F">
        <w:t xml:space="preserve"> countries</w:t>
      </w:r>
      <w:r w:rsidR="0085514F" w:rsidRPr="00E03B11">
        <w:t xml:space="preserve"> </w:t>
      </w:r>
      <w:commentRangeEnd w:id="130"/>
      <w:r w:rsidR="00DF3FF7">
        <w:rPr>
          <w:rStyle w:val="CommentReference"/>
        </w:rPr>
        <w:commentReference w:id="130"/>
      </w:r>
      <w:r w:rsidRPr="00E03B11">
        <w:t xml:space="preserve">shared data from a total of 177 </w:t>
      </w:r>
      <w:r w:rsidR="0085514F">
        <w:t xml:space="preserve">ICU </w:t>
      </w:r>
      <w:r w:rsidRPr="00E03B11">
        <w:t xml:space="preserve">patients </w:t>
      </w:r>
      <w:r w:rsidR="0052675C">
        <w:t>treated with</w:t>
      </w:r>
      <w:r w:rsidR="009248EC">
        <w:t xml:space="preserve"> IV fluconazole</w:t>
      </w:r>
      <w:r w:rsidRPr="00E03B11">
        <w:fldChar w:fldCharType="begin">
          <w:fldData xml:space="preserve">PEVuZE5vdGU+PENpdGU+PEF1dGhvcj5BbG9iYWlkPC9BdXRob3I+PFllYXI+MjAxNjwvWWVhcj48
UmVjTnVtPjE5PC9SZWNOdW0+PERpc3BsYXlUZXh0PsKgWzEyLTE1LCAyNS0yOF08L0Rpc3BsYXlU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ins w:id="131" w:author="My Luong Vuong" w:date="2024-05-31T16:58:00Z">
        <w:r w:rsidR="004E788E">
          <w:instrText xml:space="preserve"> ADDIN EN.CITE </w:instrText>
        </w:r>
      </w:ins>
      <w:del w:id="132" w:author="My Luong Vuong" w:date="2024-05-31T16:58:00Z">
        <w:r w:rsidR="005A3D30" w:rsidDel="004E788E">
          <w:delInstrText xml:space="preserve"> ADDIN EN.CITE </w:delInstrText>
        </w:r>
        <w:r w:rsidR="005A3D30" w:rsidDel="004E788E">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5A3D30" w:rsidDel="004E788E">
          <w:delInstrText xml:space="preserve"> ADDIN EN.CITE.DATA </w:delInstrText>
        </w:r>
        <w:r w:rsidR="005A3D30" w:rsidDel="004E788E">
          <w:fldChar w:fldCharType="end"/>
        </w:r>
      </w:del>
      <w:ins w:id="133" w:author="My Luong Vuong" w:date="2024-05-31T16:58:00Z">
        <w:r w:rsidR="004E788E">
          <w:fldChar w:fldCharType="begin">
            <w:fldData xml:space="preserve">PEVuZE5vdGU+PENpdGU+PEF1dGhvcj5BbG9iYWlkPC9BdXRob3I+PFllYXI+MjAxNjwvWWVhcj48
UmVjTnVtPjE5PC9SZWNOdW0+PERpc3BsYXlUZXh0PsKgWzEyLTE1LCAyNS0yOF08L0Rpc3BsYXlU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4E788E">
          <w:instrText xml:space="preserve"> ADDIN EN.CITE.DATA </w:instrText>
        </w:r>
        <w:r w:rsidR="004E788E">
          <w:fldChar w:fldCharType="end"/>
        </w:r>
      </w:ins>
      <w:r w:rsidRPr="00E03B11">
        <w:fldChar w:fldCharType="separate"/>
      </w:r>
      <w:ins w:id="134" w:author="My Luong Vuong" w:date="2024-05-31T16:58:00Z">
        <w:r w:rsidR="004E788E">
          <w:rPr>
            <w:noProof/>
          </w:rPr>
          <w:t> [12-15, 25-28]</w:t>
        </w:r>
      </w:ins>
      <w:del w:id="135" w:author="My Luong Vuong" w:date="2024-05-31T16:58:00Z">
        <w:r w:rsidR="005A3D30" w:rsidDel="004E788E">
          <w:rPr>
            <w:noProof/>
          </w:rPr>
          <w:delText> [12-15, 26-29]</w:delText>
        </w:r>
      </w:del>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plasma concentrations,</w:t>
      </w:r>
      <w:del w:id="136" w:author="My Luong Vuong" w:date="2024-05-31T14:04:00Z">
        <w:r w:rsidRPr="00E03B11" w:rsidDel="00A11E84">
          <w:delText xml:space="preserve"> </w:delText>
        </w:r>
      </w:del>
      <w:r w:rsidRPr="00E03B11">
        <w:t xml:space="preserve">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del w:id="137" w:author="My Luong Vuong" w:date="2024-05-30T16:59:00Z">
        <w:r w:rsidR="008D5C79" w:rsidDel="00EB6007">
          <w:delText xml:space="preserve"> </w:delText>
        </w:r>
      </w:del>
      <w:r w:rsidRPr="00E03B11">
        <w:t>.</w:t>
      </w:r>
      <w:r w:rsidR="000673C3">
        <w:t xml:space="preserve"> None of the concentrations were below the lower limit of quantification.</w:t>
      </w:r>
      <w:r w:rsidRPr="00E03B11">
        <w:t xml:space="preserve"> </w:t>
      </w:r>
      <w:del w:id="138" w:author="My Luong Vuong" w:date="2024-05-30T17:02:00Z">
        <w:r w:rsidR="00C01CA6" w:rsidDel="00FB3246">
          <w:delText xml:space="preserve">Body </w:delText>
        </w:r>
      </w:del>
      <w:ins w:id="139" w:author="My Luong Vuong" w:date="2024-05-30T17:02:00Z">
        <w:r w:rsidR="00FB3246">
          <w:t xml:space="preserve">Total body </w:t>
        </w:r>
      </w:ins>
      <w:r w:rsidR="00C01CA6" w:rsidRPr="007B176B">
        <w:t>weight</w:t>
      </w:r>
      <w:del w:id="140" w:author="My Luong Vuong" w:date="2024-05-30T17:03:00Z">
        <w:r w:rsidR="00C26E94" w:rsidDel="00FB3246">
          <w:delText>s</w:delText>
        </w:r>
      </w:del>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del w:id="141" w:author="My Luong Vuong" w:date="2024-05-31T15:39:00Z">
        <w:r w:rsidR="000B60B6" w:rsidDel="006A169D">
          <w:delText>not receiving</w:delText>
        </w:r>
      </w:del>
      <w:ins w:id="142" w:author="My Luong Vuong" w:date="2024-05-31T15:39:00Z">
        <w:r w:rsidR="006A169D">
          <w:t>off</w:t>
        </w:r>
      </w:ins>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del w:id="143" w:author="My Luong Vuong" w:date="2024-05-31T14:05:00Z">
        <w:r w:rsidR="001F4CBE" w:rsidDel="00F02061">
          <w:delText xml:space="preserve">Body </w:delText>
        </w:r>
      </w:del>
      <w:ins w:id="144" w:author="My Luong Vuong" w:date="2024-05-31T14:05:00Z">
        <w:r w:rsidR="00F02061">
          <w:t xml:space="preserve">Total body </w:t>
        </w:r>
      </w:ins>
      <w:r w:rsidR="001F4CBE">
        <w:t>weight</w:t>
      </w:r>
      <w:del w:id="145" w:author="My Luong Vuong" w:date="2024-05-31T14:05:00Z">
        <w:r w:rsidR="001F4CBE" w:rsidDel="00F02061">
          <w:delText>s</w:delText>
        </w:r>
      </w:del>
      <w:r w:rsidR="001F4CBE">
        <w:t xml:space="preserve"> </w:t>
      </w:r>
      <w:del w:id="146" w:author="My Luong Vuong" w:date="2024-05-31T14:05:00Z">
        <w:r w:rsidR="001F4CBE" w:rsidDel="00F02061">
          <w:delText xml:space="preserve">were </w:delText>
        </w:r>
      </w:del>
      <w:ins w:id="147" w:author="My Luong Vuong" w:date="2024-05-31T14:05:00Z">
        <w:r w:rsidR="00F02061">
          <w:t xml:space="preserve">was </w:t>
        </w:r>
      </w:ins>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F147E9">
        <w:t>information was available for all patients,</w:t>
      </w:r>
      <w:r w:rsidR="005A4FAE">
        <w:t xml:space="preserve"> with</w:t>
      </w:r>
      <w:r w:rsidR="00F147E9">
        <w:t xml:space="preserve"> 19.2% of </w:t>
      </w:r>
      <w:r w:rsidR="004164B9">
        <w:t>whom had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w:t>
      </w:r>
      <w:ins w:id="148" w:author="My Luong Vuong" w:date="2024-05-31T14:06:00Z">
        <w:r w:rsidR="00D03F5D">
          <w:t xml:space="preserve"> total</w:t>
        </w:r>
      </w:ins>
      <w:r w:rsidR="005D7FE3">
        <w:t xml:space="preserve"> body weight</w:t>
      </w:r>
      <w:del w:id="149" w:author="My Luong Vuong" w:date="2024-05-31T14:06:00Z">
        <w:r w:rsidR="005D7FE3" w:rsidDel="00D03F5D">
          <w:delText>s</w:delText>
        </w:r>
      </w:del>
      <w:r w:rsidR="005D7FE3">
        <w:t xml:space="preserve">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ins w:id="150" w:author="My Luong Vuong" w:date="2024-05-31T14:07:00Z">
        <w:r w:rsidR="00BB6661">
          <w:t xml:space="preserve">the </w:t>
        </w:r>
      </w:ins>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29"/>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0490C3FD" w:rsidR="001169E0" w:rsidRPr="00E03B11" w:rsidRDefault="00BF6CF3" w:rsidP="00593CAA">
      <w:bookmarkStart w:id="151"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w:t>
      </w:r>
      <w:del w:id="152" w:author="My Luong Vuong" w:date="2024-05-30T17:10:00Z">
        <w:r w:rsidR="00453F43" w:rsidRPr="00453F43" w:rsidDel="007A7023">
          <w:delText xml:space="preserve">on </w:delText>
        </w:r>
      </w:del>
      <w:r w:rsidR="00453F43" w:rsidRPr="00453F43">
        <w:t>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463FD4C9" w:rsidR="00BF6CF3" w:rsidRDefault="00536DB6" w:rsidP="00593CAA">
      <w:r w:rsidRPr="00536DB6">
        <w:t>Inclusion of 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ins w:id="153" w:author="My Luong Vuong" w:date="2024-05-31T15:41:00Z">
        <w:r w:rsidR="00DC723C">
          <w:t xml:space="preserve"> time-varying</w:t>
        </w:r>
      </w:ins>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del w:id="154" w:author="My Luong Vuong" w:date="2024-05-31T15:42:00Z">
        <w:r w:rsidR="00BF6CF3" w:rsidRPr="00E03B11" w:rsidDel="009C480C">
          <w:delText>as well as</w:delText>
        </w:r>
      </w:del>
      <w:ins w:id="155" w:author="My Luong Vuong" w:date="2024-05-31T15:42:00Z">
        <w:r w:rsidR="009C480C">
          <w:t>and</w:t>
        </w:r>
      </w:ins>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ins w:id="156" w:author="My Luong Vuong" w:date="2024-05-30T17:15:00Z">
        <w:r w:rsidR="005D1B0B">
          <w:t xml:space="preserve">total </w:t>
        </w:r>
      </w:ins>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7962D0" w:rsidP="00FD4FB7">
      <w:pPr>
        <w:tabs>
          <w:tab w:val="right" w:pos="9026"/>
        </w:tabs>
        <w:ind w:left="567"/>
        <w:rPr>
          <w:rFonts w:eastAsiaTheme="minorEastAsia"/>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w:proofErr w:type="spellStart"/>
                        <m:r>
                          <m:rPr>
                            <m:nor/>
                          </m:rPr>
                          <w:rPr>
                            <w:i/>
                            <w:iCs/>
                          </w:rPr>
                          <m:t>i</m:t>
                        </m:r>
                        <w:proofErr w:type="spellEnd"/>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w:proofErr w:type="spellStart"/>
            <m:r>
              <m:rPr>
                <m:nor/>
              </m:rPr>
              <w:rPr>
                <w:rFonts w:eastAsiaTheme="minorEastAsia"/>
                <w:i/>
              </w:rPr>
              <m:t>i</m:t>
            </m:r>
            <w:proofErr w:type="spellEnd"/>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7962D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m:t>
            </m:r>
            <w:proofErr w:type="spellStart"/>
            <m:r>
              <m:rPr>
                <m:nor/>
              </m:rPr>
              <m:t>CRRT,</m:t>
            </m:r>
            <m:r>
              <m:rPr>
                <m:nor/>
              </m:rPr>
              <w:rPr>
                <w:i/>
                <w:iCs/>
              </w:rPr>
              <m:t>i</m:t>
            </m:r>
            <w:proofErr w:type="spellEnd"/>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m:t>
                        </m:r>
                        <w:proofErr w:type="spellStart"/>
                        <m:r>
                          <m:rPr>
                            <m:nor/>
                          </m:rPr>
                          <m:t>EPI,</m:t>
                        </m:r>
                        <m:r>
                          <m:rPr>
                            <m:nor/>
                          </m:rPr>
                          <w:rPr>
                            <w:i/>
                            <w:iCs/>
                          </w:rPr>
                          <m:t>i</m:t>
                        </m:r>
                        <w:proofErr w:type="spellEnd"/>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w:proofErr w:type="spellStart"/>
            <m:r>
              <m:rPr>
                <m:nor/>
              </m:rPr>
              <w:rPr>
                <w:rFonts w:eastAsiaTheme="minorEastAsia"/>
                <w:i/>
              </w:rPr>
              <m:t>i</m:t>
            </m:r>
            <w:proofErr w:type="spellEnd"/>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51"/>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25F72440" w:rsidR="004B1B5C" w:rsidRDefault="00816D31" w:rsidP="00593CAA">
      <w:bookmarkStart w:id="157"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del w:id="158" w:author="My Luong Vuong" w:date="2024-05-31T15:44:00Z">
        <w:r w:rsidR="0019155F" w:rsidDel="000159F5">
          <w:delText xml:space="preserve">who </w:delText>
        </w:r>
        <w:r w:rsidR="00AD4851" w:rsidDel="000159F5">
          <w:delText>were</w:delText>
        </w:r>
        <w:r w:rsidR="00522D5C" w:rsidDel="000159F5">
          <w:delText xml:space="preserve"> </w:delText>
        </w:r>
      </w:del>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w:t>
      </w:r>
      <w:commentRangeStart w:id="159"/>
      <w:r w:rsidR="004A06E3">
        <w:t>regimen</w:t>
      </w:r>
      <w:r w:rsidR="00770B51">
        <w:t xml:space="preserve"> (12 mg/kg</w:t>
      </w:r>
      <w:r w:rsidR="005B2496">
        <w:t xml:space="preserve"> </w:t>
      </w:r>
      <w:r w:rsidR="00394553" w:rsidRPr="00394553">
        <w:t xml:space="preserve">loading </w:t>
      </w:r>
      <w:r w:rsidR="00C806E9">
        <w:t xml:space="preserve">followed </w:t>
      </w:r>
      <w:r w:rsidR="00450EB7">
        <w:t>b</w:t>
      </w:r>
      <w:r w:rsidR="00C806E9">
        <w:t xml:space="preserve">y 6 mg/kg </w:t>
      </w:r>
      <w:r w:rsidR="00A339D6" w:rsidRPr="00A339D6">
        <w:t>maintenance</w:t>
      </w:r>
      <w:r w:rsidR="00C806E9">
        <w:t>)</w:t>
      </w:r>
      <w:commentRangeEnd w:id="159"/>
      <w:r w:rsidR="00C876F6">
        <w:rPr>
          <w:rStyle w:val="CommentReference"/>
        </w:rPr>
        <w:commentReference w:id="159"/>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del w:id="160" w:author="My Luong Vuong" w:date="2024-05-31T15:45:00Z">
        <w:r w:rsidR="00A61679" w:rsidDel="00D12B9F">
          <w:delText xml:space="preserve">of </w:delText>
        </w:r>
      </w:del>
      <w:ins w:id="161" w:author="My Luong Vuong" w:date="2024-05-31T15:45:00Z">
        <w:r w:rsidR="00D12B9F">
          <w:t xml:space="preserve">from </w:t>
        </w:r>
      </w:ins>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del w:id="162" w:author="My Luong Vuong" w:date="2024-05-31T15:46:00Z">
        <w:r w:rsidR="00E5452C" w:rsidDel="00A260C1">
          <w:delText xml:space="preserve">recommended </w:delText>
        </w:r>
      </w:del>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del w:id="163" w:author="My Luong Vuong" w:date="2024-05-31T15:46:00Z">
        <w:r w:rsidR="002E763C" w:rsidRPr="00C47D23" w:rsidDel="001A35F5">
          <w:rPr>
            <w:color w:val="auto"/>
          </w:rPr>
          <w:delText>can be found</w:delText>
        </w:r>
      </w:del>
      <w:ins w:id="164" w:author="My Luong Vuong" w:date="2024-05-31T15:46:00Z">
        <w:r w:rsidR="001A35F5">
          <w:rPr>
            <w:color w:val="auto"/>
          </w:rPr>
          <w:t>are available</w:t>
        </w:r>
      </w:ins>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5A7BC6CA"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del w:id="165" w:author="My Luong Vuong" w:date="2024-05-31T15:48:00Z">
        <w:r w:rsidR="00055E26" w:rsidDel="00814E08">
          <w:delText xml:space="preserve"> of the </w:delText>
        </w:r>
        <w:r w:rsidR="00A17D4C" w:rsidRPr="00A17D4C" w:rsidDel="00814E08">
          <w:delText>loading dose</w:delText>
        </w:r>
      </w:del>
      <w:r w:rsidR="00240EC2" w:rsidRPr="00E03B11">
        <w:t xml:space="preserve">. </w:t>
      </w:r>
      <w:proofErr w:type="gramStart"/>
      <w:r w:rsidR="004C01F1">
        <w:t xml:space="preserve">Daily </w:t>
      </w:r>
      <w:r w:rsidR="00484325" w:rsidRPr="00484325">
        <w:t xml:space="preserve"> maintenance</w:t>
      </w:r>
      <w:proofErr w:type="gramEnd"/>
      <w:r w:rsidR="00484325" w:rsidRPr="00484325">
        <w:t xml:space="preserv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13F010F6"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r w:rsidR="00240EC2" w:rsidRPr="00E03B11">
        <w:t xml:space="preserve">resulted in clinically unacceptable PTA in the first two </w:t>
      </w:r>
      <w:proofErr w:type="gramStart"/>
      <w:r w:rsidR="00240EC2" w:rsidRPr="00E03B11">
        <w:t>days</w:t>
      </w:r>
      <w:r w:rsidR="007B768F">
        <w:t>,</w:t>
      </w:r>
      <w:r w:rsidR="006D1B3C">
        <w:t xml:space="preserve"> </w:t>
      </w:r>
      <w:r w:rsidR="000B0976" w:rsidRPr="000B0976">
        <w:t>but</w:t>
      </w:r>
      <w:proofErr w:type="gramEnd"/>
      <w:r w:rsidR="000B0976" w:rsidRPr="000B0976">
        <w:t xml:space="preserve">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w:t>
      </w:r>
      <w:r w:rsidR="00B26A53" w:rsidRPr="00B26A53">
        <w:lastRenderedPageBreak/>
        <w:t xml:space="preserve">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157"/>
    </w:p>
    <w:p w14:paraId="6F4D32B2" w14:textId="4E1BE966" w:rsidR="00A905E8" w:rsidRPr="00E03B11" w:rsidRDefault="00A905E8" w:rsidP="00593CAA">
      <w:pPr>
        <w:pStyle w:val="Heading1"/>
      </w:pPr>
      <w:r w:rsidRPr="00E03B11">
        <w:t>Discussion</w:t>
      </w:r>
    </w:p>
    <w:p w14:paraId="39606BFF" w14:textId="3F732625" w:rsidR="00CB50CB" w:rsidRPr="00E03B11" w:rsidRDefault="00CB50CB" w:rsidP="00593CAA">
      <w:bookmarkStart w:id="166" w:name="_Hlk136862217"/>
      <w:r w:rsidRPr="00E03B11">
        <w:t xml:space="preserve">Our </w:t>
      </w:r>
      <w:commentRangeStart w:id="167"/>
      <w:r w:rsidRPr="00E03B11">
        <w:t xml:space="preserve">study aimed to </w:t>
      </w:r>
      <w:r w:rsidR="00543749" w:rsidRPr="00715016">
        <w:t xml:space="preserve">identify factors </w:t>
      </w:r>
      <w:r w:rsidR="00035BB0">
        <w:t>influencing</w:t>
      </w:r>
      <w:r w:rsidR="006C319C">
        <w:t xml:space="preserve"> fluconazole PKPD</w:t>
      </w:r>
      <w:r w:rsidR="00543749" w:rsidRPr="00715016">
        <w:t xml:space="preserve"> target </w:t>
      </w:r>
      <w:r w:rsidR="00543749">
        <w:t xml:space="preserve">attainment </w:t>
      </w:r>
      <w:commentRangeEnd w:id="167"/>
      <w:r w:rsidR="00AA18E6">
        <w:rPr>
          <w:rStyle w:val="CommentReference"/>
        </w:rPr>
        <w:commentReference w:id="167"/>
      </w:r>
      <w:r w:rsidR="00543749">
        <w:t xml:space="preserve">and </w:t>
      </w:r>
      <w:r w:rsidR="009271E0">
        <w:t>propose</w:t>
      </w:r>
      <w:r w:rsidR="00543749">
        <w:t xml:space="preserve"> a </w:t>
      </w:r>
      <w:commentRangeStart w:id="168"/>
      <w:r w:rsidR="00543749">
        <w:t xml:space="preserve">dosing regimen </w:t>
      </w:r>
      <w:r w:rsidR="000A5C30">
        <w:t>that guarantees</w:t>
      </w:r>
      <w:r w:rsidR="00543749">
        <w:t xml:space="preserve"> adequate target attainment </w:t>
      </w:r>
      <w:r w:rsidR="00543749" w:rsidRPr="00715016">
        <w:t>in critically ill patients</w:t>
      </w:r>
      <w:commentRangeEnd w:id="168"/>
      <w:r w:rsidR="00F2131D">
        <w:rPr>
          <w:rStyle w:val="CommentReference"/>
        </w:rPr>
        <w:commentReference w:id="168"/>
      </w:r>
      <w:r w:rsidR="006E41A0">
        <w:t>.</w:t>
      </w:r>
      <w:r w:rsidRPr="00E03B11">
        <w:t xml:space="preserve"> </w:t>
      </w:r>
      <w:r w:rsidR="007D0A54">
        <w:t>To</w:t>
      </w:r>
      <w:r w:rsidR="00B235A1">
        <w:t xml:space="preserve"> do so, w</w:t>
      </w:r>
      <w:r w:rsidR="00B235A1" w:rsidRPr="00E03B11">
        <w:t xml:space="preserve">e </w:t>
      </w:r>
      <w:del w:id="169" w:author="My Luong Vuong" w:date="2024-05-31T10:02:00Z">
        <w:r w:rsidRPr="00E03B11" w:rsidDel="004650C8">
          <w:delText>utili</w:delText>
        </w:r>
        <w:r w:rsidR="008B2E15" w:rsidDel="004650C8">
          <w:delText>s</w:delText>
        </w:r>
        <w:r w:rsidRPr="00E03B11" w:rsidDel="004650C8">
          <w:delText xml:space="preserve">ed </w:delText>
        </w:r>
      </w:del>
      <w:ins w:id="170" w:author="My Luong Vuong" w:date="2024-05-31T10:02:00Z">
        <w:r w:rsidR="004650C8">
          <w:t>used</w:t>
        </w:r>
        <w:r w:rsidR="004650C8" w:rsidRPr="00E03B11">
          <w:t xml:space="preserve"> </w:t>
        </w:r>
      </w:ins>
      <w:r w:rsidRPr="00E03B11">
        <w:t xml:space="preserve">data from </w:t>
      </w:r>
      <w:r w:rsidR="0090470C">
        <w:t>eight studies</w:t>
      </w:r>
      <w:r w:rsidRPr="00E03B11">
        <w:t xml:space="preserve"> to </w:t>
      </w:r>
      <w:r w:rsidR="00591A84">
        <w:t>build</w:t>
      </w:r>
      <w:r w:rsidR="00591A84" w:rsidRPr="00E03B11">
        <w:t xml:space="preserve"> </w:t>
      </w:r>
      <w:r w:rsidRPr="00E03B11">
        <w:t xml:space="preserve">a </w:t>
      </w:r>
      <w:proofErr w:type="spellStart"/>
      <w:r w:rsidRPr="00E03B11">
        <w:t>popPK</w:t>
      </w:r>
      <w:proofErr w:type="spellEnd"/>
      <w:r w:rsidRPr="00E03B11">
        <w:t xml:space="preserve"> model</w:t>
      </w:r>
      <w:r w:rsidR="008137B3">
        <w:t>.</w:t>
      </w:r>
      <w:r w:rsidRPr="00E03B11">
        <w:t xml:space="preserve"> Our </w:t>
      </w:r>
      <w:r w:rsidR="008B2E15">
        <w:t>modelling</w:t>
      </w:r>
      <w:r w:rsidR="008B2E15" w:rsidRPr="00E03B11">
        <w:t xml:space="preserve"> </w:t>
      </w:r>
      <w:r w:rsidRPr="00E03B11">
        <w:t>and simulation results revealed that the standard IV dosing regimen resulted in</w:t>
      </w:r>
      <w:ins w:id="171" w:author="My Luong Vuong" w:date="2024-05-31T10:13:00Z">
        <w:r w:rsidR="00577C72">
          <w:t xml:space="preserve"> an</w:t>
        </w:r>
      </w:ins>
      <w:r w:rsidRPr="00E03B11">
        <w:t xml:space="preserve"> inadequate </w:t>
      </w:r>
      <w:r w:rsidR="00B446CE" w:rsidRPr="00E03B11">
        <w:t>target</w:t>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ins w:id="172" w:author="My Luong Vuong" w:date="2024-05-31T10:16:00Z">
        <w:r w:rsidR="00607DA2">
          <w:t>,</w:t>
        </w:r>
      </w:ins>
      <w:r w:rsidR="00BD5981">
        <w:t xml:space="preserve"> </w:t>
      </w:r>
      <w:r w:rsidRPr="00E03B11">
        <w:t>optimi</w:t>
      </w:r>
      <w:r w:rsidR="00B445D6" w:rsidRPr="00E03B11">
        <w:t>s</w:t>
      </w:r>
      <w:r w:rsidRPr="00E03B11">
        <w:t>ed dosing regimen</w:t>
      </w:r>
      <w:r w:rsidR="00283CA5">
        <w:t xml:space="preserve"> </w:t>
      </w:r>
      <w:del w:id="173" w:author="My Luong Vuong" w:date="2024-05-31T10:17:00Z">
        <w:r w:rsidR="00DF212F" w:rsidDel="00950E76">
          <w:delText xml:space="preserve">which was </w:delText>
        </w:r>
      </w:del>
      <w:r w:rsidR="00DF212F">
        <w:t xml:space="preserve">based </w:t>
      </w:r>
      <w:r w:rsidR="007F1836">
        <w:t xml:space="preserve">on </w:t>
      </w:r>
      <w:r w:rsidR="00DF212F">
        <w:t>our simulations</w:t>
      </w:r>
      <w:ins w:id="174" w:author="My Luong Vuong" w:date="2024-05-31T10:17:00Z">
        <w:r w:rsidR="00950E76">
          <w:t xml:space="preserve">, </w:t>
        </w:r>
      </w:ins>
      <w:ins w:id="175" w:author="My Luong Vuong" w:date="2024-05-31T15:54:00Z">
        <w:r w:rsidR="00AA77CA">
          <w:t>achieving</w:t>
        </w:r>
      </w:ins>
      <w:del w:id="176" w:author="My Luong Vuong" w:date="2024-05-31T10:17:00Z">
        <w:r w:rsidR="00DF212F" w:rsidDel="00950E76">
          <w:delText xml:space="preserve"> </w:delText>
        </w:r>
      </w:del>
      <w:del w:id="177" w:author="My Luong Vuong" w:date="2024-05-31T15:54:00Z">
        <w:r w:rsidR="00DF212F" w:rsidDel="00AA77CA">
          <w:delText>result</w:delText>
        </w:r>
      </w:del>
      <w:del w:id="178" w:author="My Luong Vuong" w:date="2024-05-31T10:17:00Z">
        <w:r w:rsidR="00DF212F" w:rsidDel="00950E76">
          <w:delText>ing</w:delText>
        </w:r>
      </w:del>
      <w:del w:id="179" w:author="My Luong Vuong" w:date="2024-05-31T15:54:00Z">
        <w:r w:rsidR="00517906" w:rsidDel="00AA77CA">
          <w:delText xml:space="preserve"> in</w:delText>
        </w:r>
      </w:del>
      <w:r w:rsidR="00283CA5">
        <w:t xml:space="preserve"> a</w:t>
      </w:r>
      <w:r w:rsidRPr="00E03B11">
        <w:t xml:space="preserve"> </w:t>
      </w:r>
      <w:del w:id="180" w:author="My Luong Vuong" w:date="2024-05-31T15:52:00Z">
        <w:r w:rsidRPr="00E03B11" w:rsidDel="00B47AFD">
          <w:delText>target attainmen</w:delText>
        </w:r>
      </w:del>
      <w:ins w:id="181" w:author="My Luong Vuong" w:date="2024-05-31T15:52:00Z">
        <w:r w:rsidR="00B47AFD">
          <w:t>P</w:t>
        </w:r>
      </w:ins>
      <w:del w:id="182" w:author="My Luong Vuong" w:date="2024-05-31T15:52:00Z">
        <w:r w:rsidRPr="00E03B11" w:rsidDel="00B47AFD">
          <w:delText>t</w:delText>
        </w:r>
      </w:del>
      <w:ins w:id="183" w:author="My Luong Vuong" w:date="2024-05-31T15:52:00Z">
        <w:r w:rsidR="00B47AFD">
          <w:t>TA</w:t>
        </w:r>
      </w:ins>
      <w:r w:rsidRPr="00E03B11">
        <w:t xml:space="preserve"> </w:t>
      </w:r>
      <w:r w:rsidR="00EE32D7">
        <w:t>of</w:t>
      </w:r>
      <w:r w:rsidR="00EE32D7" w:rsidRPr="00E03B11">
        <w:t xml:space="preserve"> </w:t>
      </w:r>
      <w:r w:rsidR="00EE32D7">
        <w:t xml:space="preserve">at least </w:t>
      </w:r>
      <w:r w:rsidRPr="00E03B11">
        <w:t xml:space="preserve">90% </w:t>
      </w:r>
      <w:del w:id="184" w:author="My Luong Vuong" w:date="2024-05-31T15:54:00Z">
        <w:r w:rsidRPr="00E03B11" w:rsidDel="009F2B64">
          <w:delText>from the first day of treatment throughout a</w:delText>
        </w:r>
      </w:del>
      <w:ins w:id="185" w:author="My Luong Vuong" w:date="2024-05-31T15:54:00Z">
        <w:r w:rsidR="009F2B64">
          <w:t>over the entire</w:t>
        </w:r>
      </w:ins>
      <w:r w:rsidRPr="00E03B11">
        <w:t xml:space="preserve"> two-week</w:t>
      </w:r>
      <w:ins w:id="186" w:author="My Luong Vuong" w:date="2024-05-31T15:54:00Z">
        <w:r w:rsidR="009F2B64">
          <w:t xml:space="preserve"> treatment</w:t>
        </w:r>
      </w:ins>
      <w:r w:rsidRPr="00E03B11">
        <w:t xml:space="preserve"> course.</w:t>
      </w:r>
    </w:p>
    <w:p w14:paraId="17AB23FB" w14:textId="43DF94DB" w:rsidR="00C71CF6" w:rsidRPr="00E03B11" w:rsidRDefault="006C319C" w:rsidP="00C71CF6">
      <w:r>
        <w:t>W</w:t>
      </w:r>
      <w:r w:rsidR="00C71CF6" w:rsidRPr="00E03B11">
        <w:t xml:space="preserve">e </w:t>
      </w:r>
      <w:r w:rsidR="00C71CF6">
        <w:t>performed an</w:t>
      </w:r>
      <w:r w:rsidR="00C71CF6" w:rsidRPr="00E03B11">
        <w:t xml:space="preserve"> IPDMA, which involves merging datasets from multiple studies </w:t>
      </w:r>
      <w:del w:id="187" w:author="My Luong Vuong" w:date="2024-05-31T15:55:00Z">
        <w:r w:rsidR="00C71CF6" w:rsidRPr="00E03B11" w:rsidDel="00F63D8B">
          <w:delText>that share</w:delText>
        </w:r>
      </w:del>
      <w:ins w:id="188" w:author="My Luong Vuong" w:date="2024-05-31T15:55:00Z">
        <w:r w:rsidR="00F63D8B">
          <w:t>sharing</w:t>
        </w:r>
      </w:ins>
      <w:r w:rsidR="00C71CF6" w:rsidRPr="00E03B11">
        <w:t xml:space="preserve"> subject populations and similar variables</w:t>
      </w:r>
      <w:r w:rsidR="00C71CF6" w:rsidRPr="00E03B11">
        <w:fldChar w:fldCharType="begin"/>
      </w:r>
      <w:ins w:id="189" w:author="My Luong Vuong" w:date="2024-05-31T16:58:00Z">
        <w:r w:rsidR="004E788E">
          <w:instrText xml:space="preserve"> ADDIN EN.CITE &lt;EndNote&gt;&lt;Cite&gt;&lt;Author&gt;Azar&lt;/Author&gt;&lt;Year&gt;2020&lt;/Year&gt;&lt;RecNum&gt;48&lt;/RecNum&gt;&lt;DisplayText&gt; [29]&lt;/DisplayText&gt;&lt;record&gt;&lt;rec-number&gt;48&lt;/rec-number&gt;&lt;foreign-keys&gt;&lt;key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ins>
      <w:del w:id="190" w:author="My Luong Vuong" w:date="2024-05-31T16:58:00Z">
        <w:r w:rsidR="005A3D30" w:rsidDel="004E788E">
          <w:del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delInstrText>
        </w:r>
      </w:del>
      <w:r w:rsidR="00C71CF6" w:rsidRPr="00E03B11">
        <w:fldChar w:fldCharType="separate"/>
      </w:r>
      <w:ins w:id="191" w:author="My Luong Vuong" w:date="2024-05-31T16:58:00Z">
        <w:r w:rsidR="004E788E">
          <w:rPr>
            <w:noProof/>
          </w:rPr>
          <w:t> [29]</w:t>
        </w:r>
      </w:ins>
      <w:del w:id="192" w:author="My Luong Vuong" w:date="2024-05-31T16:58:00Z">
        <w:r w:rsidR="005A3D30" w:rsidDel="004E788E">
          <w:rPr>
            <w:noProof/>
          </w:rPr>
          <w:delText> [30]</w:delText>
        </w:r>
      </w:del>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UmVjTnVtPjQ5PC9SZWNOdW0+PERpc3BsYXlUZXh0PsKgWzMwXTwvRGlzcGxheVRleHQ+PHJlY29y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ins w:id="193" w:author="My Luong Vuong" w:date="2024-05-31T16:58:00Z">
        <w:r w:rsidR="004E788E">
          <w:instrText xml:space="preserve"> ADDIN EN.CITE </w:instrText>
        </w:r>
      </w:ins>
      <w:del w:id="194" w:author="My Luong Vuong" w:date="2024-05-31T16:58:00Z">
        <w:r w:rsidR="005A3D30" w:rsidDel="004E788E">
          <w:delInstrText xml:space="preserve"> ADDIN EN.CITE </w:delInstrText>
        </w:r>
        <w:r w:rsidR="005A3D30" w:rsidDel="004E788E">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5A3D30" w:rsidDel="004E788E">
          <w:delInstrText xml:space="preserve"> ADDIN EN.CITE.DATA </w:delInstrText>
        </w:r>
        <w:r w:rsidR="005A3D30" w:rsidDel="004E788E">
          <w:fldChar w:fldCharType="end"/>
        </w:r>
      </w:del>
      <w:ins w:id="195" w:author="My Luong Vuong" w:date="2024-05-31T16:58:00Z">
        <w:r w:rsidR="004E788E">
          <w:fldChar w:fldCharType="begin">
            <w:fldData xml:space="preserve">PEVuZE5vdGU+PENpdGU+PEF1dGhvcj5UaWVybmV5PC9BdXRob3I+PFllYXI+MjAxNTwvWWVhcj48
UmVjTnVtPjQ5PC9SZWNOdW0+PERpc3BsYXlUZXh0PsKgWzMwXTwvRGlzcGxheVRleHQ+PHJlY29y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4E788E">
          <w:instrText xml:space="preserve"> ADDIN EN.CITE.DATA </w:instrText>
        </w:r>
        <w:r w:rsidR="004E788E">
          <w:fldChar w:fldCharType="end"/>
        </w:r>
      </w:ins>
      <w:r w:rsidR="00C71CF6" w:rsidRPr="00E03B11">
        <w:fldChar w:fldCharType="separate"/>
      </w:r>
      <w:ins w:id="196" w:author="My Luong Vuong" w:date="2024-05-31T16:58:00Z">
        <w:r w:rsidR="004E788E">
          <w:rPr>
            <w:noProof/>
          </w:rPr>
          <w:t> [30]</w:t>
        </w:r>
      </w:ins>
      <w:del w:id="197" w:author="My Luong Vuong" w:date="2024-05-31T16:58:00Z">
        <w:r w:rsidR="005A3D30" w:rsidDel="004E788E">
          <w:rPr>
            <w:noProof/>
          </w:rPr>
          <w:delText> [31]</w:delText>
        </w:r>
      </w:del>
      <w:r w:rsidR="00C71CF6" w:rsidRPr="00E03B11">
        <w:fldChar w:fldCharType="end"/>
      </w:r>
      <w:r w:rsidR="00C71CF6">
        <w:t>.</w:t>
      </w:r>
    </w:p>
    <w:p w14:paraId="5D36F38E" w14:textId="3F25CD37"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del w:id="198" w:author="My Luong Vuong" w:date="2024-05-31T10:03:00Z">
        <w:r w:rsidRPr="00E03B11" w:rsidDel="00E00FCB">
          <w:delText>utili</w:delText>
        </w:r>
        <w:r w:rsidR="00A12DE6" w:rsidRPr="00E03B11" w:rsidDel="00E00FCB">
          <w:delText>s</w:delText>
        </w:r>
        <w:r w:rsidRPr="00E03B11" w:rsidDel="00E00FCB">
          <w:delText xml:space="preserve">ed </w:delText>
        </w:r>
      </w:del>
      <w:ins w:id="199" w:author="My Luong Vuong" w:date="2024-05-31T10:03:00Z">
        <w:r w:rsidR="00E00FCB">
          <w:t>employed</w:t>
        </w:r>
      </w:ins>
      <w:ins w:id="200" w:author="My Luong Vuong" w:date="2024-05-31T10:05:00Z">
        <w:r w:rsidR="000E083E">
          <w:t xml:space="preserve"> a</w:t>
        </w:r>
      </w:ins>
      <w:ins w:id="201" w:author="My Luong Vuong" w:date="2024-05-31T10:03:00Z">
        <w:r w:rsidR="00E00FCB" w:rsidRPr="00E03B11">
          <w:t xml:space="preserve"> </w:t>
        </w:r>
      </w:ins>
      <w:r w:rsidRPr="00E03B11">
        <w:t>rich-sampling technique</w:t>
      </w:r>
      <w:r w:rsidR="00C2334D" w:rsidRPr="00E03B11">
        <w:fldChar w:fldCharType="begin">
          <w:fldData xml:space="preserve">PEVuZE5vdGU+PENpdGU+PEF1dGhvcj5BbG9iYWlkPC9BdXRob3I+PFllYXI+MjAxNjwvWWVhcj48
UmVjTnVtPjE5PC9SZWNOdW0+PERpc3BsYXlUZXh0PsKgWzE0LCAxNSwgMzFdPC9EaXNwbGF5VGV4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ins w:id="202" w:author="My Luong Vuong" w:date="2024-05-31T16:58:00Z">
        <w:r w:rsidR="004E788E">
          <w:instrText xml:space="preserve"> ADDIN EN.CITE </w:instrText>
        </w:r>
      </w:ins>
      <w:del w:id="203" w:author="My Luong Vuong" w:date="2024-05-31T16:58:00Z">
        <w:r w:rsidR="005A3D30" w:rsidDel="004E788E">
          <w:delInstrText xml:space="preserve"> ADDIN EN.CITE </w:delInstrText>
        </w:r>
        <w:r w:rsidR="005A3D30" w:rsidDel="004E788E">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5A3D30" w:rsidDel="004E788E">
          <w:delInstrText xml:space="preserve"> ADDIN EN.CITE.DATA </w:delInstrText>
        </w:r>
        <w:r w:rsidR="005A3D30" w:rsidDel="004E788E">
          <w:fldChar w:fldCharType="end"/>
        </w:r>
      </w:del>
      <w:ins w:id="204" w:author="My Luong Vuong" w:date="2024-05-31T16:58:00Z">
        <w:r w:rsidR="004E788E">
          <w:fldChar w:fldCharType="begin">
            <w:fldData xml:space="preserve">PEVuZE5vdGU+PENpdGU+PEF1dGhvcj5BbG9iYWlkPC9BdXRob3I+PFllYXI+MjAxNjwvWWVhcj48
UmVjTnVtPjE5PC9SZWNOdW0+PERpc3BsYXlUZXh0PsKgWzE0LCAxNSwgMzFdPC9EaXNwbGF5VGV4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4E788E">
          <w:instrText xml:space="preserve"> ADDIN EN.CITE.DATA </w:instrText>
        </w:r>
        <w:r w:rsidR="004E788E">
          <w:fldChar w:fldCharType="end"/>
        </w:r>
      </w:ins>
      <w:r w:rsidR="00C2334D" w:rsidRPr="00E03B11">
        <w:fldChar w:fldCharType="separate"/>
      </w:r>
      <w:ins w:id="205" w:author="My Luong Vuong" w:date="2024-05-31T16:58:00Z">
        <w:r w:rsidR="004E788E">
          <w:rPr>
            <w:noProof/>
          </w:rPr>
          <w:t> [14, 15, 31]</w:t>
        </w:r>
      </w:ins>
      <w:del w:id="206" w:author="My Luong Vuong" w:date="2024-05-31T16:58:00Z">
        <w:r w:rsidR="005A3D30" w:rsidDel="004E788E">
          <w:rPr>
            <w:noProof/>
          </w:rPr>
          <w:delText> [14, 15, 32]</w:delText>
        </w:r>
      </w:del>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ZWNOdW0+NTU8L1JlY051bT48RGlzcGxheVRleHQ+wqBbMTIsIDEzLCAzMl08L0Rpc3BsYXlUZXh0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ins w:id="207" w:author="My Luong Vuong" w:date="2024-05-31T16:58:00Z">
        <w:r w:rsidR="004E788E">
          <w:instrText xml:space="preserve"> ADDIN EN.CITE </w:instrText>
        </w:r>
      </w:ins>
      <w:del w:id="208" w:author="My Luong Vuong" w:date="2024-05-31T16:58:00Z">
        <w:r w:rsidR="005A3D30" w:rsidDel="004E788E">
          <w:delInstrText xml:space="preserve"> ADDIN EN.CITE </w:delInstrText>
        </w:r>
        <w:r w:rsidR="005A3D30" w:rsidDel="004E788E">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5A3D30" w:rsidDel="004E788E">
          <w:delInstrText xml:space="preserve"> ADDIN EN.CITE.DATA </w:delInstrText>
        </w:r>
        <w:r w:rsidR="005A3D30" w:rsidDel="004E788E">
          <w:fldChar w:fldCharType="end"/>
        </w:r>
      </w:del>
      <w:ins w:id="209" w:author="My Luong Vuong" w:date="2024-05-31T16:58:00Z">
        <w:r w:rsidR="004E788E">
          <w:fldChar w:fldCharType="begin">
            <w:fldData xml:space="preserve">PEVuZE5vdGU+PENpdGU+PEF1dGhvcj5Bb3lhbWE8L0F1dGhvcj48WWVhcj4yMDEyPC9ZZWFyPjxS
ZWNOdW0+NTU8L1JlY051bT48RGlzcGxheVRleHQ+wqBbMTIsIDEzLCAzMl08L0Rpc3BsYXlUZXh0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4E788E">
          <w:instrText xml:space="preserve"> ADDIN EN.CITE.DATA </w:instrText>
        </w:r>
        <w:r w:rsidR="004E788E">
          <w:fldChar w:fldCharType="end"/>
        </w:r>
      </w:ins>
      <w:r w:rsidR="0029658F" w:rsidRPr="00E03B11">
        <w:fldChar w:fldCharType="separate"/>
      </w:r>
      <w:ins w:id="210" w:author="My Luong Vuong" w:date="2024-05-31T16:58:00Z">
        <w:r w:rsidR="004E788E">
          <w:rPr>
            <w:noProof/>
          </w:rPr>
          <w:t> [12, 13, 32]</w:t>
        </w:r>
      </w:ins>
      <w:del w:id="211" w:author="My Luong Vuong" w:date="2024-05-31T16:58:00Z">
        <w:r w:rsidR="005A3D30" w:rsidDel="004E788E">
          <w:rPr>
            <w:noProof/>
          </w:rPr>
          <w:delText> [12, 13, 33]</w:delText>
        </w:r>
      </w:del>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ins w:id="212" w:author="My Luong Vuong" w:date="2024-05-31T10:21:00Z">
        <w:r w:rsidR="007267BE">
          <w:t xml:space="preserve"> the</w:t>
        </w:r>
      </w:ins>
      <w:r w:rsidR="006C319C">
        <w:t xml:space="preserve"> standard dosing</w:t>
      </w:r>
      <w:ins w:id="213" w:author="My Luong Vuong" w:date="2024-05-31T10:21:00Z">
        <w:r w:rsidR="007267BE">
          <w:t xml:space="preserve"> regimen</w:t>
        </w:r>
      </w:ins>
      <w:r w:rsidR="00D5798A" w:rsidRPr="00E03B11">
        <w:t>.</w:t>
      </w:r>
      <w:r w:rsidR="007F49F1">
        <w:t xml:space="preserve"> Specifically, </w:t>
      </w:r>
      <w:commentRangeStart w:id="214"/>
      <w:r w:rsidR="007222E9">
        <w:t xml:space="preserve">a </w:t>
      </w:r>
      <w:r w:rsidR="003517A9">
        <w:t xml:space="preserve">higher total body weight led to </w:t>
      </w:r>
      <w:r w:rsidR="00713419">
        <w:t>a lower PTA.</w:t>
      </w:r>
      <w:r w:rsidR="00D5798A" w:rsidRPr="00E03B11">
        <w:t xml:space="preserve"> </w:t>
      </w:r>
      <w:commentRangeEnd w:id="214"/>
      <w:r w:rsidR="00242B08">
        <w:rPr>
          <w:rStyle w:val="CommentReference"/>
        </w:rPr>
        <w:commentReference w:id="214"/>
      </w:r>
      <w:r w:rsidR="00D5798A" w:rsidRPr="00E03B11">
        <w:t xml:space="preserve">This finding aligns with previous </w:t>
      </w:r>
      <w:proofErr w:type="spellStart"/>
      <w:r w:rsidR="00C96B95">
        <w:t>popPK</w:t>
      </w:r>
      <w:proofErr w:type="spellEnd"/>
      <w:r w:rsidR="00C96B95">
        <w:t xml:space="preserve"> </w:t>
      </w:r>
      <w:r w:rsidR="00695FFB">
        <w:t xml:space="preserve">studies </w:t>
      </w:r>
      <w:r w:rsidR="00DF4C72">
        <w:t>showing that 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ins w:id="215" w:author="My Luong Vuong" w:date="2024-05-31T10:38:00Z">
        <w:r w:rsidR="001B7553">
          <w:fldChar w:fldCharType="begin">
            <w:fldData xml:space="preserve">PEVuZE5vdGU+PENpdGU+PEF1dGhvcj5DaGVuPC9BdXRob3I+PFllYXI+MjAyMjwvWWVhcj48UmVj
TnVtPjc1PC9SZWNOdW0+PERpc3BsYXlUZXh0PsKgWzEyLCAxNSwgMzNdPC9EaXNwbGF5VGV4dD48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ins>
      <w:ins w:id="216" w:author="My Luong Vuong" w:date="2024-05-31T16:58:00Z">
        <w:r w:rsidR="004E788E">
          <w:instrText xml:space="preserve"> ADDIN EN.CITE </w:instrText>
        </w:r>
        <w:r w:rsidR="004E788E">
          <w:fldChar w:fldCharType="begin">
            <w:fldData xml:space="preserve">PEVuZE5vdGU+PENpdGU+PEF1dGhvcj5DaGVuPC9BdXRob3I+PFllYXI+MjAyMjwvWWVhcj48UmVj
TnVtPjc1PC9SZWNOdW0+PERpc3BsYXlUZXh0PsKgWzEyLCAxNSwgMzNdPC9EaXNwbGF5VGV4dD48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4E788E">
          <w:instrText xml:space="preserve"> ADDIN EN.CITE.DATA </w:instrText>
        </w:r>
        <w:r w:rsidR="004E788E">
          <w:fldChar w:fldCharType="end"/>
        </w:r>
      </w:ins>
      <w:r w:rsidR="001B7553">
        <w:fldChar w:fldCharType="separate"/>
      </w:r>
      <w:ins w:id="217" w:author="My Luong Vuong" w:date="2024-05-31T16:58:00Z">
        <w:r w:rsidR="004E788E">
          <w:rPr>
            <w:noProof/>
          </w:rPr>
          <w:t> [12, 15, 33]</w:t>
        </w:r>
      </w:ins>
      <w:ins w:id="218" w:author="My Luong Vuong" w:date="2024-05-31T10:38:00Z">
        <w:r w:rsidR="001B7553">
          <w:fldChar w:fldCharType="end"/>
        </w:r>
      </w:ins>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del w:id="219" w:author="My Luong Vuong" w:date="2024-05-31T15:57:00Z">
        <w:r w:rsidR="009B1E00" w:rsidDel="006F0CB2">
          <w:delText>actual</w:delText>
        </w:r>
      </w:del>
      <w:ins w:id="220" w:author="My Luong Vuong" w:date="2024-05-31T10:44:00Z">
        <w:r w:rsidR="00087F51">
          <w:t>total</w:t>
        </w:r>
      </w:ins>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ins w:id="221" w:author="My Luong Vuong" w:date="2024-05-31T16:58:00Z">
        <w:r w:rsidR="004E788E">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ins>
      <w:del w:id="222" w:author="My Luong Vuong" w:date="2024-05-31T16:58:00Z">
        <w:r w:rsidR="00B83DFB" w:rsidDel="004E788E">
          <w:del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delInstrText>
        </w:r>
      </w:del>
      <w:r w:rsidR="00D5798A" w:rsidRPr="00E03B11">
        <w:fldChar w:fldCharType="separate"/>
      </w:r>
      <w:ins w:id="223" w:author="My Luong Vuong" w:date="2024-05-31T16:58:00Z">
        <w:r w:rsidR="004E788E">
          <w:rPr>
            <w:noProof/>
          </w:rPr>
          <w:t> [17]</w:t>
        </w:r>
      </w:ins>
      <w:del w:id="224" w:author="My Luong Vuong" w:date="2024-05-31T16:58:00Z">
        <w:r w:rsidR="00B83DFB" w:rsidDel="004E788E">
          <w:rPr>
            <w:noProof/>
          </w:rPr>
          <w:delText> [17]</w:delText>
        </w:r>
      </w:del>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del w:id="225" w:author="My Luong Vuong" w:date="2024-05-31T10:47:00Z">
        <w:r w:rsidR="001846ED" w:rsidDel="00C60726">
          <w:delText>almost 3</w:delText>
        </w:r>
        <w:r w:rsidR="00F02428" w:rsidDel="00C60726">
          <w:delText>-</w:delText>
        </w:r>
        <w:r w:rsidR="001846ED" w:rsidDel="00C60726">
          <w:delText>fold</w:delText>
        </w:r>
      </w:del>
      <w:ins w:id="226" w:author="My Luong Vuong" w:date="2024-05-31T10:47:00Z">
        <w:r w:rsidR="00C60726">
          <w:t>nearly three times</w:t>
        </w:r>
      </w:ins>
      <w:r w:rsidR="001846ED">
        <w:t xml:space="preserve"> </w:t>
      </w:r>
      <w:r w:rsidR="00F02428">
        <w:t xml:space="preserve">higher </w:t>
      </w:r>
      <w:r w:rsidR="001846ED">
        <w:t xml:space="preserve">when patients were on CRRT </w:t>
      </w:r>
      <w:del w:id="227" w:author="My Luong Vuong" w:date="2024-05-31T10:47:00Z">
        <w:r w:rsidR="00F02428" w:rsidDel="00F26EF0">
          <w:delText xml:space="preserve">as </w:delText>
        </w:r>
      </w:del>
      <w:r w:rsidR="001846ED">
        <w:t xml:space="preserve">compared </w:t>
      </w:r>
      <w:r w:rsidR="00F02428">
        <w:t xml:space="preserve">to </w:t>
      </w:r>
      <w:r w:rsidR="00DA6C55">
        <w:t>when</w:t>
      </w:r>
      <w:ins w:id="228" w:author="My Luong Vuong" w:date="2024-05-31T10:47:00Z">
        <w:r w:rsidR="00056240">
          <w:t xml:space="preserve"> they were</w:t>
        </w:r>
      </w:ins>
      <w:r w:rsidR="00DA6C55">
        <w:t xml:space="preserve">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Y051bT41NDwvUmVjTnVtPjxEaXNwbGF5VGV4dD7CoFszMV08L0Rpc3BsYXlUZXh0PjxyZWNvcmQ+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ins w:id="229" w:author="My Luong Vuong" w:date="2024-05-31T16:58:00Z">
        <w:r w:rsidR="004E788E">
          <w:instrText xml:space="preserve"> ADDIN EN.CITE </w:instrText>
        </w:r>
      </w:ins>
      <w:del w:id="230" w:author="My Luong Vuong" w:date="2024-05-31T16:58:00Z">
        <w:r w:rsidR="005A3D30" w:rsidDel="004E788E">
          <w:delInstrText xml:space="preserve"> ADDIN EN.CITE </w:delInstrText>
        </w:r>
        <w:r w:rsidR="005A3D30" w:rsidDel="004E788E">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5A3D30" w:rsidDel="004E788E">
          <w:delInstrText xml:space="preserve"> ADDIN EN.CITE.DATA </w:delInstrText>
        </w:r>
        <w:r w:rsidR="005A3D30" w:rsidDel="004E788E">
          <w:fldChar w:fldCharType="end"/>
        </w:r>
      </w:del>
      <w:ins w:id="231" w:author="My Luong Vuong" w:date="2024-05-31T16:58:00Z">
        <w:r w:rsidR="004E788E">
          <w:fldChar w:fldCharType="begin">
            <w:fldData xml:space="preserve">PEVuZE5vdGU+PENpdGU+PEF1dGhvcj5QYXRlbDwvQXV0aG9yPjxZZWFyPjIwMTE8L1llYXI+PFJl
Y051bT41NDwvUmVjTnVtPjxEaXNwbGF5VGV4dD7CoFszMV08L0Rpc3BsYXlUZXh0PjxyZWNvcmQ+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4E788E">
          <w:instrText xml:space="preserve"> ADDIN EN.CITE.DATA </w:instrText>
        </w:r>
        <w:r w:rsidR="004E788E">
          <w:fldChar w:fldCharType="end"/>
        </w:r>
      </w:ins>
      <w:r w:rsidR="00053E2C">
        <w:fldChar w:fldCharType="separate"/>
      </w:r>
      <w:ins w:id="232" w:author="My Luong Vuong" w:date="2024-05-31T16:58:00Z">
        <w:r w:rsidR="004E788E">
          <w:rPr>
            <w:noProof/>
          </w:rPr>
          <w:t> [31]</w:t>
        </w:r>
      </w:ins>
      <w:del w:id="233" w:author="My Luong Vuong" w:date="2024-05-31T16:58:00Z">
        <w:r w:rsidR="005A3D30" w:rsidDel="004E788E">
          <w:rPr>
            <w:noProof/>
          </w:rPr>
          <w:delText> [32]</w:delText>
        </w:r>
      </w:del>
      <w:r w:rsidR="00053E2C">
        <w:fldChar w:fldCharType="end"/>
      </w:r>
      <w:r w:rsidR="00C82FEC">
        <w:t>.</w:t>
      </w:r>
    </w:p>
    <w:p w14:paraId="66213A4D" w14:textId="4CCE80DB" w:rsidR="00BA3DFC" w:rsidRDefault="0047500A" w:rsidP="00FA10AD">
      <w:r>
        <w:t xml:space="preserve">We found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 xml:space="preserve">kidney </w:t>
      </w:r>
      <w:r w:rsidR="00A34F61">
        <w:lastRenderedPageBreak/>
        <w:t>function</w:t>
      </w:r>
      <w:r w:rsidR="008F1EEB">
        <w:t>.</w:t>
      </w:r>
      <w:r w:rsidR="00664077">
        <w:t xml:space="preserve"> </w:t>
      </w:r>
      <w:r w:rsidR="0079098D">
        <w:t xml:space="preserve">Despite </w:t>
      </w:r>
      <w:ins w:id="234" w:author="My Luong Vuong" w:date="2024-05-31T10:50:00Z">
        <w:r w:rsidR="00374D9D">
          <w:t xml:space="preserve">significantly </w:t>
        </w:r>
      </w:ins>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del w:id="235" w:author="My Luong Vuong" w:date="2024-05-31T10:52:00Z">
        <w:r w:rsidR="0017709B" w:rsidDel="00DB644B">
          <w:delText>the studied</w:delText>
        </w:r>
      </w:del>
      <w:ins w:id="236" w:author="My Luong Vuong" w:date="2024-05-31T10:52:00Z">
        <w:r w:rsidR="00DB644B">
          <w:t>its entire</w:t>
        </w:r>
      </w:ins>
      <w:r w:rsidR="0017709B">
        <w:t xml:space="preserve"> </w:t>
      </w:r>
      <w:r w:rsidR="00854C04">
        <w:t>range</w:t>
      </w:r>
      <w:r w:rsidR="00B647C7">
        <w:t xml:space="preserve"> with th</w:t>
      </w:r>
      <w:r w:rsidR="006C319C">
        <w:t>is</w:t>
      </w:r>
      <w:r w:rsidR="00B647C7">
        <w:t xml:space="preserve"> </w:t>
      </w:r>
      <w:ins w:id="237" w:author="My Luong Vuong" w:date="2024-05-31T10:52:00Z">
        <w:r w:rsidR="00024729">
          <w:t xml:space="preserve">optimised </w:t>
        </w:r>
      </w:ins>
      <w:r w:rsidR="00B647C7">
        <w:t>regimen</w:t>
      </w:r>
      <w:r w:rsidR="00854C04">
        <w:t>.</w:t>
      </w:r>
      <w:r w:rsidR="00404147">
        <w:t xml:space="preserve"> </w:t>
      </w:r>
      <w:r w:rsidR="00572697">
        <w:t xml:space="preserve">Our </w:t>
      </w:r>
      <w:r w:rsidR="00A21FB9">
        <w:t xml:space="preserve">recommended </w:t>
      </w:r>
      <w:r w:rsidR="0050114B" w:rsidRPr="0050114B">
        <w:t>maintenance dose</w:t>
      </w:r>
      <w:ins w:id="238" w:author="My Luong Vuong" w:date="2024-05-31T10:56:00Z">
        <w:r w:rsidR="006F05B7">
          <w:t xml:space="preserve"> for patients when they were off CRRT</w:t>
        </w:r>
      </w:ins>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maintenance 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ins w:id="239" w:author="My Luong Vuong" w:date="2024-05-31T16:00:00Z">
        <w:r w:rsidR="00FD7ACE">
          <w:t xml:space="preserve">It was because this </w:t>
        </w:r>
        <w:del w:id="240" w:author="Jan-Willem Alffenaar" w:date="2024-06-01T07:39:00Z">
          <w:r w:rsidR="00FD7ACE" w:rsidDel="006E3A18">
            <w:delText>slight</w:delText>
          </w:r>
        </w:del>
      </w:ins>
      <w:ins w:id="241" w:author="Jan-Willem Alffenaar" w:date="2024-06-01T07:39:00Z">
        <w:r w:rsidR="006E3A18">
          <w:t>minor</w:t>
        </w:r>
      </w:ins>
      <w:ins w:id="242" w:author="My Luong Vuong" w:date="2024-05-31T16:00:00Z">
        <w:r w:rsidR="00FD7ACE">
          <w:t xml:space="preserve"> reduction </w:t>
        </w:r>
        <w:proofErr w:type="gramStart"/>
        <w:r w:rsidR="00FD7ACE">
          <w:t>was based on the assumption</w:t>
        </w:r>
        <w:proofErr w:type="gramEnd"/>
        <w:r w:rsidR="00FD7ACE">
          <w:t xml:space="preserve">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ins>
      <w:del w:id="243" w:author="My Luong Vuong" w:date="2024-05-31T16:00:00Z">
        <w:r w:rsidR="00872A8C" w:rsidDel="00FD7ACE">
          <w:delText xml:space="preserve">We did so because </w:delText>
        </w:r>
        <w:r w:rsidR="002C5D83" w:rsidDel="00FD7ACE">
          <w:delText xml:space="preserve">this slight reduction was a result </w:delText>
        </w:r>
        <w:r w:rsidR="00E20313" w:rsidDel="00FD7ACE">
          <w:delText>of</w:delText>
        </w:r>
        <w:r w:rsidR="002C5D83" w:rsidDel="00FD7ACE">
          <w:delText xml:space="preserve"> the assumption that</w:delText>
        </w:r>
        <w:r w:rsidR="00E20313" w:rsidDel="00FD7ACE">
          <w:delText xml:space="preserve"> eGFR</w:delText>
        </w:r>
        <w:r w:rsidR="00E20313" w:rsidRPr="00A72BCD" w:rsidDel="00FD7ACE">
          <w:rPr>
            <w:vertAlign w:val="subscript"/>
          </w:rPr>
          <w:delText>CKD</w:delText>
        </w:r>
        <w:r w:rsidR="00E20313" w:rsidDel="00FD7ACE">
          <w:rPr>
            <w:vertAlign w:val="subscript"/>
          </w:rPr>
          <w:delText>-</w:delText>
        </w:r>
        <w:r w:rsidR="00E20313" w:rsidRPr="00A72BCD" w:rsidDel="00FD7ACE">
          <w:rPr>
            <w:vertAlign w:val="subscript"/>
          </w:rPr>
          <w:delText>EPI</w:delText>
        </w:r>
        <w:r w:rsidR="002C5D83" w:rsidDel="00FD7ACE">
          <w:delText xml:space="preserve"> </w:delText>
        </w:r>
        <w:r w:rsidR="00E20313" w:rsidDel="00FD7ACE">
          <w:delText xml:space="preserve">would </w:delText>
        </w:r>
        <w:r w:rsidR="00D477FC" w:rsidDel="00FD7ACE">
          <w:delText>remain at least</w:delText>
        </w:r>
        <w:r w:rsidR="00E20313" w:rsidDel="00FD7ACE">
          <w:delText xml:space="preserve"> 195</w:delText>
        </w:r>
        <w:r w:rsidR="006C319C" w:rsidDel="00FD7ACE">
          <w:delText> </w:delText>
        </w:r>
        <w:r w:rsidR="00E20313" w:rsidDel="00FD7ACE">
          <w:delText>mL/min/1.73 m</w:delText>
        </w:r>
        <w:r w:rsidR="00E20313" w:rsidRPr="00092B52" w:rsidDel="00FD7ACE">
          <w:rPr>
            <w:vertAlign w:val="superscript"/>
          </w:rPr>
          <w:delText>2</w:delText>
        </w:r>
        <w:r w:rsidR="006F1FC2" w:rsidDel="00FD7ACE">
          <w:delText xml:space="preserve"> </w:delText>
        </w:r>
        <w:r w:rsidR="00017CBA" w:rsidDel="00FD7ACE">
          <w:delText>consecutively</w:delText>
        </w:r>
        <w:r w:rsidR="00AF3818" w:rsidDel="00FD7ACE">
          <w:delText xml:space="preserve"> for 14 days</w:delText>
        </w:r>
        <w:r w:rsidR="00382269" w:rsidDel="00FD7ACE">
          <w:delText xml:space="preserve">, </w:delText>
        </w:r>
        <w:r w:rsidR="004305D5" w:rsidDel="00FD7ACE">
          <w:delText>and this assumption is unrealistic</w:delText>
        </w:r>
        <w:r w:rsidR="00017CBA" w:rsidDel="00FD7ACE">
          <w:delText>.</w:delText>
        </w:r>
        <w:r w:rsidR="004305D5" w:rsidDel="00FD7ACE">
          <w:delText xml:space="preserve"> </w:delText>
        </w:r>
        <w:r w:rsidR="007F10FA" w:rsidDel="00FD7ACE">
          <w:delText xml:space="preserve">Huang </w:delText>
        </w:r>
        <w:r w:rsidR="007F10FA" w:rsidRPr="00200930" w:rsidDel="00FD7ACE">
          <w:rPr>
            <w:i/>
            <w:iCs/>
          </w:rPr>
          <w:delText>et al</w:delText>
        </w:r>
        <w:r w:rsidR="0005525B" w:rsidDel="00FD7ACE">
          <w:delText>.</w:delText>
        </w:r>
        <w:r w:rsidR="007F10FA" w:rsidDel="00FD7ACE">
          <w:delText xml:space="preserve"> </w:delText>
        </w:r>
        <w:r w:rsidR="0005525B" w:rsidDel="00FD7ACE">
          <w:delText>have</w:delText>
        </w:r>
        <w:r w:rsidR="00446DC3" w:rsidDel="00FD7ACE">
          <w:delText xml:space="preserve"> recently</w:delText>
        </w:r>
        <w:r w:rsidR="007F10FA" w:rsidDel="00FD7ACE">
          <w:delText xml:space="preserve"> shown that</w:delText>
        </w:r>
        <w:r w:rsidR="00DF2204" w:rsidDel="00FD7ACE">
          <w:delText xml:space="preserve"> </w:delText>
        </w:r>
        <w:r w:rsidR="00D331DC" w:rsidDel="00FD7ACE">
          <w:delText xml:space="preserve">kidney function </w:delText>
        </w:r>
        <w:r w:rsidR="009115FF" w:rsidDel="00FD7ACE">
          <w:delText>is highly unstable in</w:delText>
        </w:r>
        <w:r w:rsidR="00F8181A" w:rsidDel="00FD7ACE">
          <w:delText xml:space="preserve"> ICU</w:delText>
        </w:r>
        <w:r w:rsidR="009115FF" w:rsidDel="00FD7ACE">
          <w:delText xml:space="preserve"> patients,</w:delText>
        </w:r>
        <w:r w:rsidR="00877E31" w:rsidDel="00FD7ACE">
          <w:delText xml:space="preserve"> especially in patients </w:delText>
        </w:r>
        <w:r w:rsidR="00E82324" w:rsidDel="00FD7ACE">
          <w:delText>with high</w:delText>
        </w:r>
        <w:r w:rsidR="00AF44D4" w:rsidDel="00FD7ACE">
          <w:delText xml:space="preserve"> </w:delText>
        </w:r>
        <w:r w:rsidR="006C319C" w:rsidDel="00FD7ACE">
          <w:delText>c</w:delText>
        </w:r>
        <w:r w:rsidR="00AF44D4" w:rsidDel="00FD7ACE">
          <w:delText>r</w:delText>
        </w:r>
        <w:r w:rsidR="006C319C" w:rsidDel="00FD7ACE">
          <w:delText>eatinine c</w:delText>
        </w:r>
        <w:r w:rsidR="00AF44D4" w:rsidDel="00FD7ACE">
          <w:delText>l</w:delText>
        </w:r>
        <w:r w:rsidR="006C319C" w:rsidDel="00FD7ACE">
          <w:delText>earance</w:delText>
        </w:r>
        <w:r w:rsidR="00AF44D4" w:rsidDel="00FD7ACE">
          <w:delText xml:space="preserve"> </w:delText>
        </w:r>
        <w:r w:rsidR="009C7316" w:rsidDel="00FD7ACE">
          <w:delText>(</w:delText>
        </w:r>
        <w:r w:rsidR="006C319C" w:rsidDel="00FD7ACE">
          <w:delText>above</w:delText>
        </w:r>
        <w:r w:rsidR="00A63397" w:rsidDel="00FD7ACE">
          <w:delText xml:space="preserve"> 180 ml/min</w:delText>
        </w:r>
        <w:r w:rsidR="009C7316" w:rsidDel="00FD7ACE">
          <w:delText>)</w:delText>
        </w:r>
        <w:r w:rsidR="00E82324" w:rsidDel="00FD7ACE">
          <w:delText xml:space="preserve"> and in the first week of ICU admission, </w:delText>
        </w:r>
        <w:r w:rsidR="00253EBE" w:rsidDel="00FD7ACE">
          <w:delText xml:space="preserve">where kidney function tends to go downward by </w:delText>
        </w:r>
        <w:r w:rsidR="00C75BE1" w:rsidDel="00FD7ACE">
          <w:delText>20% daily</w:delText>
        </w:r>
      </w:del>
      <w:r w:rsidR="004F05AB">
        <w:fldChar w:fldCharType="begin"/>
      </w:r>
      <w:ins w:id="244" w:author="My Luong Vuong" w:date="2024-05-31T16:58:00Z">
        <w:r w:rsidR="004E788E">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ins>
      <w:del w:id="245" w:author="My Luong Vuong" w:date="2024-05-31T10:38:00Z">
        <w:r w:rsidR="005A3D30" w:rsidDel="001B7553">
          <w:del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delInstrText>
        </w:r>
      </w:del>
      <w:r w:rsidR="004F05AB">
        <w:fldChar w:fldCharType="separate"/>
      </w:r>
      <w:ins w:id="246" w:author="My Luong Vuong" w:date="2024-05-31T16:58:00Z">
        <w:r w:rsidR="004E788E">
          <w:rPr>
            <w:noProof/>
          </w:rPr>
          <w:t> [34]</w:t>
        </w:r>
      </w:ins>
      <w:del w:id="247" w:author="My Luong Vuong" w:date="2024-05-31T10:38:00Z">
        <w:r w:rsidR="005A3D30" w:rsidDel="001B7553">
          <w:rPr>
            <w:noProof/>
          </w:rPr>
          <w:delText> [34]</w:delText>
        </w:r>
      </w:del>
      <w:r w:rsidR="004F05AB">
        <w:fldChar w:fldCharType="end"/>
      </w:r>
      <w:r w:rsidR="00C75BE1">
        <w:t>.</w:t>
      </w:r>
    </w:p>
    <w:p w14:paraId="7DFFBF45" w14:textId="417AD739" w:rsidR="00116AAE" w:rsidRDefault="00DC1929" w:rsidP="00FA10AD">
      <w:ins w:id="248" w:author="My Luong Vuong" w:date="2024-05-31T11:08:00Z">
        <w:r w:rsidRPr="00A76A64">
          <w:t xml:space="preserve">Our 400 mg q24h maintenance </w:t>
        </w:r>
        <w:commentRangeStart w:id="249"/>
        <w:r w:rsidRPr="00A76A64">
          <w:t>dose</w:t>
        </w:r>
      </w:ins>
      <w:ins w:id="250" w:author="My Luong Vuong" w:date="2024-05-31T16:39:00Z">
        <w:r w:rsidR="00FD28BC">
          <w:t xml:space="preserve"> recommendation</w:t>
        </w:r>
      </w:ins>
      <w:ins w:id="251" w:author="My Luong Vuong" w:date="2024-05-31T11:08:00Z">
        <w:r w:rsidRPr="00A76A64">
          <w:t xml:space="preserve"> for off-CRRT events is </w:t>
        </w:r>
        <w:r>
          <w:t>seemingly striking</w:t>
        </w:r>
        <w:r w:rsidRPr="00A76A64">
          <w:t xml:space="preserve"> </w:t>
        </w:r>
        <w:r>
          <w:t>as</w:t>
        </w:r>
        <w:r w:rsidRPr="00A76A64">
          <w:t xml:space="preserve"> it contrasts with previous studies that suggested higher doses for patients with augmented renal clearance</w:t>
        </w:r>
      </w:ins>
      <w:del w:id="252" w:author="My Luong Vuong" w:date="2024-05-31T11:08:00Z">
        <w:r w:rsidR="00BA3DFC" w:rsidDel="00DC1929">
          <w:delText>O</w:delText>
        </w:r>
        <w:r w:rsidR="005006A0" w:rsidDel="00DC1929">
          <w:delText>ur</w:delText>
        </w:r>
        <w:r w:rsidR="00BA3DFC" w:rsidDel="00DC1929">
          <w:delText xml:space="preserve"> </w:delText>
        </w:r>
        <w:r w:rsidR="008C75AC" w:rsidDel="00DC1929">
          <w:delText xml:space="preserve">400 mg q24h maintenance dose recommendation for off-CRRT </w:delText>
        </w:r>
      </w:del>
      <w:commentRangeEnd w:id="249"/>
      <w:r w:rsidR="00504F6F">
        <w:rPr>
          <w:rStyle w:val="CommentReference"/>
        </w:rPr>
        <w:commentReference w:id="249"/>
      </w:r>
      <w:del w:id="253" w:author="My Luong Vuong" w:date="2024-05-31T11:08:00Z">
        <w:r w:rsidR="008C75AC" w:rsidDel="00DC1929">
          <w:delText>events</w:delText>
        </w:r>
        <w:r w:rsidR="005006A0" w:rsidDel="00DC1929">
          <w:delText xml:space="preserve"> is seemingly striking as it</w:delText>
        </w:r>
        <w:r w:rsidR="0017709B" w:rsidDel="00DC1929">
          <w:delText xml:space="preserve"> </w:delText>
        </w:r>
        <w:r w:rsidR="00EA6690" w:rsidDel="00DC1929">
          <w:delText xml:space="preserve">is in </w:delText>
        </w:r>
        <w:r w:rsidR="0017709B" w:rsidDel="00DC1929">
          <w:delText xml:space="preserve">contrast </w:delText>
        </w:r>
        <w:r w:rsidR="00EA6690" w:rsidDel="00DC1929">
          <w:delText xml:space="preserve">with </w:delText>
        </w:r>
        <w:r w:rsidR="0017709B" w:rsidDel="00DC1929">
          <w:delText xml:space="preserve">what </w:delText>
        </w:r>
        <w:r w:rsidR="00367263" w:rsidDel="00DC1929">
          <w:delText>some of the previous studies</w:delText>
        </w:r>
        <w:r w:rsidR="0017709B" w:rsidDel="00DC1929">
          <w:delText xml:space="preserve"> concluded</w:delText>
        </w:r>
        <w:r w:rsidR="00367263" w:rsidDel="00DC1929">
          <w:delText xml:space="preserve">, </w:delText>
        </w:r>
        <w:r w:rsidR="00EA0FA7" w:rsidDel="00DC1929">
          <w:delText xml:space="preserve">where </w:delText>
        </w:r>
        <w:r w:rsidR="005B79C8" w:rsidDel="00DC1929">
          <w:delText>high</w:delText>
        </w:r>
        <w:r w:rsidR="008E6589" w:rsidDel="00DC1929">
          <w:delText>er</w:delText>
        </w:r>
        <w:r w:rsidR="005B79C8" w:rsidDel="00DC1929">
          <w:delText xml:space="preserve"> doses </w:delText>
        </w:r>
        <w:r w:rsidR="005C7103" w:rsidDel="00DC1929">
          <w:delText xml:space="preserve">were </w:delText>
        </w:r>
        <w:r w:rsidR="005B79C8" w:rsidDel="00DC1929">
          <w:delText xml:space="preserve">recommended in patients with higher </w:delText>
        </w:r>
        <w:r w:rsidR="004D1EAA" w:rsidDel="00DC1929">
          <w:delText>renal</w:delText>
        </w:r>
        <w:r w:rsidR="005B79C8" w:rsidDel="00DC1929">
          <w:delText xml:space="preserve"> clearance, including patients with augmented renal </w:delText>
        </w:r>
        <w:r w:rsidR="009B530F" w:rsidDel="00DC1929">
          <w:delText>clearance</w:delText>
        </w:r>
      </w:del>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del w:id="254" w:author="My Luong Vuong" w:date="2024-05-31T16:04:00Z">
        <w:r w:rsidR="00F00DF6" w:rsidDel="001331B6">
          <w:delText>compared</w:delText>
        </w:r>
        <w:r w:rsidR="0059300F" w:rsidDel="001331B6">
          <w:delText xml:space="preserve"> </w:delText>
        </w:r>
      </w:del>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del w:id="255" w:author="My Luong Vuong" w:date="2024-05-31T16:04:00Z">
        <w:r w:rsidR="00314142" w:rsidDel="00BB3FD8">
          <w:delText>under the assumption that</w:delText>
        </w:r>
      </w:del>
      <w:ins w:id="256" w:author="My Luong Vuong" w:date="2024-05-31T16:04:00Z">
        <w:r w:rsidR="00BB3FD8">
          <w:t>when</w:t>
        </w:r>
      </w:ins>
      <w:r w:rsidR="00314142">
        <w:t xml:space="preserve"> </w:t>
      </w:r>
      <w:r w:rsidR="005178B4">
        <w:t xml:space="preserve">data is </w:t>
      </w:r>
      <w:r w:rsidR="0017061F">
        <w:t>missing at random</w:t>
      </w:r>
      <w:r w:rsidR="00314142">
        <w:t xml:space="preserve"> (MAR)</w:t>
      </w:r>
      <w:r w:rsidR="00BF2EC5">
        <w:fldChar w:fldCharType="begin"/>
      </w:r>
      <w:ins w:id="257" w:author="My Luong Vuong" w:date="2024-05-31T16:58:00Z">
        <w:r w:rsidR="004E788E">
          <w:instrText xml:space="preserve"> ADDIN EN.CITE &lt;EndNote&gt;&lt;Cite&gt;&lt;Author&gt;Johansson Å&lt;/Author&gt;&lt;Year&gt;2013&lt;/Year&gt;&lt;RecNum&gt;63&lt;/RecNum&gt;&lt;DisplayText&gt; [35]&lt;/DisplayText&gt;&lt;record&gt;&lt;rec-number&gt;63&lt;/rec-number&gt;&lt;foreign-keys&gt;&lt;key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ins>
      <w:del w:id="258" w:author="My Luong Vuong" w:date="2024-05-31T10:38:00Z">
        <w:r w:rsidR="005A3D30" w:rsidDel="001B7553">
          <w:delInstrText xml:space="preserve"> ADDIN EN.CITE &lt;EndNote&gt;&lt;Cite&gt;&lt;Author&gt;Johansson Å&lt;/Author&gt;&lt;Year&gt;2013&lt;/Year&gt;&lt;RecNum&gt;63&lt;/RecNum&gt;&lt;DisplayText&gt; [35]&lt;/DisplayText&gt;&lt;record&gt;&lt;rec-number&gt;63&lt;/rec-number&gt;&lt;foreign-keys&gt;&lt;key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delInstrText>
        </w:r>
      </w:del>
      <w:r w:rsidR="00BF2EC5">
        <w:fldChar w:fldCharType="separate"/>
      </w:r>
      <w:ins w:id="259" w:author="My Luong Vuong" w:date="2024-05-31T16:58:00Z">
        <w:r w:rsidR="004E788E">
          <w:rPr>
            <w:noProof/>
          </w:rPr>
          <w:t> [35]</w:t>
        </w:r>
      </w:ins>
      <w:del w:id="260" w:author="My Luong Vuong" w:date="2024-05-31T10:38:00Z">
        <w:r w:rsidR="005A3D30" w:rsidDel="001B7553">
          <w:rPr>
            <w:noProof/>
          </w:rPr>
          <w:delText> [35]</w:delText>
        </w:r>
      </w:del>
      <w:r w:rsidR="00BF2EC5">
        <w:fldChar w:fldCharType="end"/>
      </w:r>
      <w:r w:rsidR="0017061F">
        <w:t>.</w:t>
      </w:r>
      <w:r w:rsidR="000C17BA">
        <w:t xml:space="preserve"> Unfortunately, </w:t>
      </w:r>
      <w:del w:id="261" w:author="My Luong Vuong" w:date="2024-05-31T16:04:00Z">
        <w:r w:rsidR="000C17BA" w:rsidDel="00FF2B58">
          <w:delText xml:space="preserve">and </w:delText>
        </w:r>
      </w:del>
      <w:r w:rsidR="000C17BA">
        <w:t>against all evidence</w:t>
      </w:r>
      <w:r w:rsidR="00035A20">
        <w:t>,</w:t>
      </w:r>
      <w:r w:rsidR="000C17BA">
        <w:t xml:space="preserve"> single imputation remains</w:t>
      </w:r>
      <w:r w:rsidR="00035A20">
        <w:t xml:space="preserve"> widely applied in pharmacometrics research. </w:t>
      </w:r>
      <w:del w:id="262" w:author="My Luong Vuong" w:date="2024-05-31T11:14:00Z">
        <w:r w:rsidR="00035A20" w:rsidDel="00452E75">
          <w:delText>S</w:delText>
        </w:r>
      </w:del>
      <w:ins w:id="263" w:author="My Luong Vuong" w:date="2024-05-31T11:14:00Z">
        <w:r w:rsidR="00452E75">
          <w:t>I</w:t>
        </w:r>
      </w:ins>
      <w:del w:id="264" w:author="My Luong Vuong" w:date="2024-05-31T11:13:00Z">
        <w:r w:rsidR="00035A20" w:rsidDel="00452E75">
          <w:delText>pecifically i</w:delText>
        </w:r>
      </w:del>
      <w:r w:rsidR="00035A20">
        <w:t>n our case,</w:t>
      </w:r>
      <w:r w:rsidR="00B04D68">
        <w:t xml:space="preserve"> </w:t>
      </w:r>
      <w:ins w:id="265" w:author="My Luong Vuong" w:date="2024-05-31T11:15:00Z">
        <w:r w:rsidR="0027650D" w:rsidRPr="0027650D">
          <w:t xml:space="preserve">when we explored the </w:t>
        </w:r>
      </w:ins>
      <w:proofErr w:type="spellStart"/>
      <w:ins w:id="266" w:author="My Luong Vuong" w:date="2024-05-31T11:16:00Z">
        <w:r w:rsidR="00D032DD">
          <w:t>eGFR</w:t>
        </w:r>
        <w:r w:rsidR="00D032DD" w:rsidRPr="00A72BCD">
          <w:rPr>
            <w:vertAlign w:val="subscript"/>
          </w:rPr>
          <w:t>CKD</w:t>
        </w:r>
        <w:proofErr w:type="spellEnd"/>
        <w:r w:rsidR="00D032DD">
          <w:rPr>
            <w:vertAlign w:val="subscript"/>
          </w:rPr>
          <w:t>-</w:t>
        </w:r>
        <w:r w:rsidR="00D032DD" w:rsidRPr="00A72BCD">
          <w:rPr>
            <w:vertAlign w:val="subscript"/>
          </w:rPr>
          <w:t>EPI</w:t>
        </w:r>
      </w:ins>
      <w:ins w:id="267" w:author="My Luong Vuong" w:date="2024-05-31T11:15:00Z">
        <w:r w:rsidR="0027650D" w:rsidRPr="0027650D">
          <w:t xml:space="preserve"> data in our </w:t>
        </w:r>
      </w:ins>
      <w:ins w:id="268" w:author="My Luong Vuong" w:date="2024-05-31T11:16:00Z">
        <w:r w:rsidR="00A12839">
          <w:t>pooled</w:t>
        </w:r>
      </w:ins>
      <w:ins w:id="269" w:author="My Luong Vuong" w:date="2024-05-31T11:15:00Z">
        <w:r w:rsidR="0027650D" w:rsidRPr="0027650D">
          <w:t xml:space="preserve"> dataset, we found that using single imputation methods like</w:t>
        </w:r>
      </w:ins>
      <w:del w:id="270" w:author="My Luong Vuong" w:date="2024-05-31T11:15:00Z">
        <w:r w:rsidR="00282A1D" w:rsidDel="0027650D">
          <w:delText>exploratory</w:delText>
        </w:r>
        <w:r w:rsidR="00B62601" w:rsidDel="0027650D">
          <w:delText xml:space="preserve"> analysis of the</w:delText>
        </w:r>
        <w:r w:rsidR="00282A1D" w:rsidDel="0027650D">
          <w:delText xml:space="preserve"> eGFR</w:delText>
        </w:r>
        <w:r w:rsidR="00282A1D" w:rsidRPr="00A72BCD" w:rsidDel="0027650D">
          <w:rPr>
            <w:vertAlign w:val="subscript"/>
          </w:rPr>
          <w:delText>CKD</w:delText>
        </w:r>
        <w:r w:rsidR="00282A1D" w:rsidDel="0027650D">
          <w:rPr>
            <w:vertAlign w:val="subscript"/>
          </w:rPr>
          <w:delText>-</w:delText>
        </w:r>
        <w:r w:rsidR="00282A1D" w:rsidRPr="00A72BCD" w:rsidDel="0027650D">
          <w:rPr>
            <w:vertAlign w:val="subscript"/>
          </w:rPr>
          <w:delText>EPI</w:delText>
        </w:r>
        <w:r w:rsidR="00282A1D" w:rsidDel="0027650D">
          <w:delText xml:space="preserve"> data</w:delText>
        </w:r>
        <w:r w:rsidR="00B62601" w:rsidDel="0027650D">
          <w:delText xml:space="preserve"> in our pooled dataset</w:delText>
        </w:r>
        <w:r w:rsidR="00282A1D" w:rsidDel="0027650D">
          <w:delText xml:space="preserve"> confirm</w:delText>
        </w:r>
        <w:r w:rsidR="004C7727" w:rsidDel="0027650D">
          <w:delText>ed</w:delText>
        </w:r>
        <w:r w:rsidR="00282A1D" w:rsidDel="0027650D">
          <w:delText xml:space="preserve"> that single imputation</w:delText>
        </w:r>
        <w:r w:rsidR="00A41608" w:rsidDel="0027650D">
          <w:delText xml:space="preserve"> with</w:delText>
        </w:r>
      </w:del>
      <w:r w:rsidR="00A41608">
        <w:t xml:space="preserve"> last observation carried forward </w:t>
      </w:r>
      <w:del w:id="271" w:author="My Luong Vuong" w:date="2024-05-31T16:05:00Z">
        <w:r w:rsidR="00A41608" w:rsidDel="00770C11">
          <w:delText xml:space="preserve">or </w:delText>
        </w:r>
        <w:r w:rsidR="00E37A2B" w:rsidDel="00770C11">
          <w:delText>next observation carried backward</w:delText>
        </w:r>
        <w:r w:rsidR="00282A1D" w:rsidDel="00770C11">
          <w:delText xml:space="preserve"> </w:delText>
        </w:r>
      </w:del>
      <w:r w:rsidR="00282A1D">
        <w:t>would be inappropriate</w:t>
      </w:r>
      <w:ins w:id="272" w:author="My Luong Vuong" w:date="2024-05-31T11:14:00Z">
        <w:r w:rsidR="00B338A9">
          <w:t xml:space="preserve">. </w:t>
        </w:r>
      </w:ins>
      <w:ins w:id="273" w:author="My Luong Vuong" w:date="2024-05-31T16:05:00Z">
        <w:r w:rsidR="0098485D">
          <w:t>Such a</w:t>
        </w:r>
      </w:ins>
      <w:ins w:id="274" w:author="My Luong Vuong" w:date="2024-05-31T11:14:00Z">
        <w:r w:rsidR="00B338A9">
          <w:t xml:space="preserve"> method would</w:t>
        </w:r>
      </w:ins>
      <w:r w:rsidR="0047336D">
        <w:t xml:space="preserve"> </w:t>
      </w:r>
      <w:del w:id="275" w:author="My Luong Vuong" w:date="2024-05-31T11:14:00Z">
        <w:r w:rsidR="0047336D" w:rsidDel="00B338A9">
          <w:delText xml:space="preserve">as it would </w:delText>
        </w:r>
      </w:del>
      <w:r w:rsidR="00861ABD">
        <w:t xml:space="preserve">falsely </w:t>
      </w:r>
      <w:ins w:id="276" w:author="My Luong Vuong" w:date="2024-05-31T11:14:00Z">
        <w:r w:rsidR="00B338A9">
          <w:t>decrease</w:t>
        </w:r>
      </w:ins>
      <w:del w:id="277" w:author="My Luong Vuong" w:date="2024-05-31T11:14:00Z">
        <w:r w:rsidR="0047336D" w:rsidDel="00B338A9">
          <w:delText>reduce</w:delText>
        </w:r>
      </w:del>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del w:id="278" w:author="My Luong Vuong" w:date="2024-05-31T11:15:00Z">
        <w:r w:rsidR="00FA10AD" w:rsidDel="0057294B">
          <w:delText xml:space="preserve">as </w:delText>
        </w:r>
      </w:del>
      <w:ins w:id="279" w:author="My Luong Vuong" w:date="2024-05-31T11:15:00Z">
        <w:r w:rsidR="0057294B">
          <w:t xml:space="preserve">that we </w:t>
        </w:r>
      </w:ins>
      <w:r w:rsidR="00861ABD">
        <w:t xml:space="preserve">observed </w:t>
      </w:r>
      <w:r w:rsidR="00FA10AD">
        <w:t>during critical illness</w:t>
      </w:r>
      <w:r w:rsidR="00372158">
        <w:fldChar w:fldCharType="begin"/>
      </w:r>
      <w:ins w:id="280" w:author="My Luong Vuong" w:date="2024-05-31T16:58:00Z">
        <w:r w:rsidR="004E788E">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ins>
      <w:del w:id="281" w:author="My Luong Vuong" w:date="2024-05-31T10:38:00Z">
        <w:r w:rsidR="005A3D30" w:rsidDel="001B7553">
          <w:del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delInstrText>
        </w:r>
      </w:del>
      <w:r w:rsidR="00372158">
        <w:fldChar w:fldCharType="separate"/>
      </w:r>
      <w:ins w:id="282" w:author="My Luong Vuong" w:date="2024-05-31T16:58:00Z">
        <w:r w:rsidR="004E788E">
          <w:rPr>
            <w:noProof/>
          </w:rPr>
          <w:t> [34]</w:t>
        </w:r>
      </w:ins>
      <w:del w:id="283" w:author="My Luong Vuong" w:date="2024-05-31T10:38:00Z">
        <w:r w:rsidR="005A3D30" w:rsidDel="001B7553">
          <w:rPr>
            <w:noProof/>
          </w:rPr>
          <w:delText> [34]</w:delText>
        </w:r>
      </w:del>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ins w:id="284"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285" w:author="My Luong Vuong" w:date="2024-05-31T16:58:00Z">
        <w:r w:rsidR="00B83DFB"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461C40">
        <w:fldChar w:fldCharType="separate"/>
      </w:r>
      <w:ins w:id="286" w:author="My Luong Vuong" w:date="2024-05-31T16:58:00Z">
        <w:r w:rsidR="004E788E">
          <w:rPr>
            <w:noProof/>
          </w:rPr>
          <w:t> [19]</w:t>
        </w:r>
      </w:ins>
      <w:del w:id="287" w:author="My Luong Vuong" w:date="2024-05-31T16:58:00Z">
        <w:r w:rsidR="00B83DFB" w:rsidDel="004E788E">
          <w:rPr>
            <w:noProof/>
          </w:rPr>
          <w:delText> [20]</w:delText>
        </w:r>
      </w:del>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ins w:id="288" w:author="My Luong Vuong" w:date="2024-05-31T16:58:00Z">
        <w:r w:rsidR="004E788E">
          <w:instrText xml:space="preserve"> ADDIN EN.CITE &lt;EndNote&gt;&lt;Cite&gt;&lt;Author&gt;Heymans&lt;/Author&gt;&lt;Year&gt;2022&lt;/Year&gt;&lt;RecNum&gt;83&lt;/RecNum&gt;&lt;DisplayText&gt; [36]&lt;/DisplayText&gt;&lt;record&gt;&lt;rec-number&gt;83&lt;/rec-number&gt;&lt;foreign-keys&gt;&lt;key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ins>
      <w:del w:id="289" w:author="My Luong Vuong" w:date="2024-05-31T10:38:00Z">
        <w:r w:rsidR="005A3D30" w:rsidDel="001B7553">
          <w:delInstrText xml:space="preserve"> ADDIN EN.CITE &lt;EndNote&gt;&lt;Cite&gt;&lt;Author&gt;Heymans&lt;/Author&gt;&lt;Year&gt;2022&lt;/Year&gt;&lt;RecNum&gt;83&lt;/RecNum&gt;&lt;DisplayText&gt; [36]&lt;/DisplayText&gt;&lt;record&gt;&lt;rec-number&gt;83&lt;/rec-number&gt;&lt;foreign-keys&gt;&lt;key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delInstrText>
        </w:r>
      </w:del>
      <w:r w:rsidR="000715BB">
        <w:fldChar w:fldCharType="separate"/>
      </w:r>
      <w:ins w:id="290" w:author="My Luong Vuong" w:date="2024-05-31T16:58:00Z">
        <w:r w:rsidR="004E788E">
          <w:rPr>
            <w:noProof/>
          </w:rPr>
          <w:t> [36]</w:t>
        </w:r>
      </w:ins>
      <w:del w:id="291" w:author="My Luong Vuong" w:date="2024-05-31T10:38:00Z">
        <w:r w:rsidR="005A3D30" w:rsidDel="001B7553">
          <w:rPr>
            <w:noProof/>
          </w:rPr>
          <w:delText> [36]</w:delText>
        </w:r>
      </w:del>
      <w:r w:rsidR="000715BB">
        <w:fldChar w:fldCharType="end"/>
      </w:r>
      <w:r w:rsidR="004D22DD">
        <w:t>.</w:t>
      </w:r>
      <w:r w:rsidR="00522739">
        <w:t xml:space="preserve"> </w:t>
      </w:r>
      <w:r w:rsidR="008650D7">
        <w:t>Hence, o</w:t>
      </w:r>
      <w:r w:rsidR="00D61134">
        <w:t xml:space="preserve">ur </w:t>
      </w:r>
      <w:r w:rsidR="00D9314D">
        <w:t>profound</w:t>
      </w:r>
      <w:r w:rsidR="00D61134">
        <w:t xml:space="preserve"> degree of </w:t>
      </w:r>
      <w:r w:rsidR="000715BB">
        <w:t>missing data</w:t>
      </w:r>
      <w:r w:rsidR="00D61134">
        <w:t xml:space="preserve"> </w:t>
      </w:r>
      <w:del w:id="292" w:author="My Luong Vuong" w:date="2024-05-31T16:07:00Z">
        <w:r w:rsidR="00D61134" w:rsidDel="003F0FE9">
          <w:delText xml:space="preserve">suggests </w:delText>
        </w:r>
        <w:r w:rsidR="009911D9" w:rsidDel="003F0FE9">
          <w:delText>a high need</w:delText>
        </w:r>
      </w:del>
      <w:ins w:id="293" w:author="My Luong Vuong" w:date="2024-05-31T16:07:00Z">
        <w:r w:rsidR="003F0FE9">
          <w:t>necessitates</w:t>
        </w:r>
      </w:ins>
      <w:r w:rsidR="009911D9">
        <w:t xml:space="preserve"> </w:t>
      </w:r>
      <w:del w:id="294" w:author="My Luong Vuong" w:date="2024-05-31T16:07:00Z">
        <w:r w:rsidR="009911D9" w:rsidDel="00FF32FA">
          <w:delText xml:space="preserve">for </w:delText>
        </w:r>
      </w:del>
      <w:r w:rsidR="009911D9">
        <w:t>a w</w:t>
      </w:r>
      <w:r w:rsidR="00AF5CE9">
        <w:t>ell-designed</w:t>
      </w:r>
      <w:r w:rsidR="009911D9">
        <w:t>, prospective clinical trial</w:t>
      </w:r>
      <w:ins w:id="295" w:author="My Luong Vuong" w:date="2024-05-31T11:22:00Z">
        <w:r w:rsidR="001D6C7E">
          <w:t xml:space="preserve"> with </w:t>
        </w:r>
      </w:ins>
      <w:ins w:id="296" w:author="My Luong Vuong" w:date="2024-05-31T11:23:00Z">
        <w:r w:rsidR="00047193">
          <w:t xml:space="preserve">an </w:t>
        </w:r>
        <w:r w:rsidR="00F01693">
          <w:t>intensive data collection</w:t>
        </w:r>
        <w:r w:rsidR="00047193">
          <w:t xml:space="preserve"> scheme</w:t>
        </w:r>
        <w:r w:rsidR="00F01693">
          <w:t>.</w:t>
        </w:r>
      </w:ins>
      <w:r w:rsidR="009911D9">
        <w:t xml:space="preserve"> </w:t>
      </w:r>
      <w:del w:id="297" w:author="My Luong Vuong" w:date="2024-05-31T11:24:00Z">
        <w:r w:rsidR="009911D9" w:rsidDel="000B34C7">
          <w:delText xml:space="preserve">to </w:delText>
        </w:r>
      </w:del>
      <w:ins w:id="298" w:author="My Luong Vuong" w:date="2024-05-31T11:24:00Z">
        <w:r w:rsidR="00F10947">
          <w:t>This clinical trial</w:t>
        </w:r>
        <w:r w:rsidR="000B34C7">
          <w:t xml:space="preserve"> can then help </w:t>
        </w:r>
      </w:ins>
      <w:r w:rsidR="009911D9">
        <w:t xml:space="preserve">confirm or refute the clinical relevance of </w:t>
      </w:r>
      <w:r w:rsidR="00BE7E50">
        <w:t xml:space="preserve">the </w:t>
      </w:r>
      <w:del w:id="299" w:author="My Luong Vuong" w:date="2024-05-31T11:19:00Z">
        <w:r w:rsidR="00BE7E50" w:rsidDel="003963CA">
          <w:delText xml:space="preserve">renal </w:delText>
        </w:r>
      </w:del>
      <w:ins w:id="300" w:author="My Luong Vuong" w:date="2024-05-31T11:19:00Z">
        <w:r w:rsidR="003963CA">
          <w:t xml:space="preserve">kidney </w:t>
        </w:r>
      </w:ins>
      <w:r w:rsidR="00BE7E50">
        <w:t>function on PKPD target attainment</w:t>
      </w:r>
      <w:ins w:id="301" w:author="My Luong Vuong" w:date="2024-05-31T11:21:00Z">
        <w:r w:rsidR="00E20B55">
          <w:t xml:space="preserve"> of fluconazole</w:t>
        </w:r>
      </w:ins>
      <w:r w:rsidR="00BE7E50">
        <w:t xml:space="preserve"> </w:t>
      </w:r>
      <w:r w:rsidR="00697DA6">
        <w:t xml:space="preserve">under our </w:t>
      </w:r>
      <w:del w:id="302" w:author="My Luong Vuong" w:date="2024-05-31T16:07:00Z">
        <w:r w:rsidR="00697DA6" w:rsidDel="00E03C43">
          <w:delText xml:space="preserve">proposed </w:delText>
        </w:r>
      </w:del>
      <w:r w:rsidR="00697DA6">
        <w:t>dosing recommendation</w:t>
      </w:r>
      <w:ins w:id="303" w:author="My Luong Vuong" w:date="2024-05-31T11:18:00Z">
        <w:r w:rsidR="005C013B">
          <w:t>.</w:t>
        </w:r>
      </w:ins>
    </w:p>
    <w:p w14:paraId="73505988" w14:textId="0FE43692" w:rsidR="00A24960" w:rsidRPr="00E03B11" w:rsidRDefault="00BD3C3F" w:rsidP="00593CAA">
      <w:commentRangeStart w:id="304"/>
      <w:r>
        <w:lastRenderedPageBreak/>
        <w:t>Our</w:t>
      </w:r>
      <w:r w:rsidRPr="00E03B11">
        <w:t xml:space="preserve"> </w:t>
      </w:r>
      <w:r w:rsidR="0010285C">
        <w:t xml:space="preserve">proposed </w:t>
      </w:r>
      <w:del w:id="305" w:author="My Luong Vuong" w:date="2024-05-31T16:36:00Z">
        <w:r w:rsidR="00A24960" w:rsidRPr="00E03B11" w:rsidDel="002A7BB7">
          <w:delText>optimised</w:delText>
        </w:r>
        <w:r w:rsidR="00BE7E50" w:rsidDel="002A7BB7">
          <w:delText xml:space="preserve"> </w:delText>
        </w:r>
      </w:del>
      <w:r w:rsidR="00A24960" w:rsidRPr="00E03B11">
        <w:t>dosing regimen</w:t>
      </w:r>
      <w:r w:rsidR="004859F2">
        <w:t xml:space="preserve"> </w:t>
      </w:r>
      <w:r w:rsidR="005501B9">
        <w:t>can 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xml:space="preserve">. </w:t>
      </w:r>
      <w:commentRangeEnd w:id="304"/>
      <w:r w:rsidR="002E3831">
        <w:rPr>
          <w:rStyle w:val="CommentReference"/>
        </w:rPr>
        <w:commentReference w:id="304"/>
      </w:r>
      <w:r w:rsidR="00A24960"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w:t>
      </w:r>
      <w:del w:id="306" w:author="My Luong Vuong" w:date="2024-05-31T16:08:00Z">
        <w:r w:rsidR="00EC7FA5" w:rsidDel="0021501D">
          <w:delText xml:space="preserve">in </w:delText>
        </w:r>
      </w:del>
      <w:r w:rsidR="00EC7FA5">
        <w:t>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w:t>
      </w:r>
      <w:commentRangeStart w:id="307"/>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ins w:id="308" w:author="My Luong Vuong" w:date="2024-05-31T16:58:00Z">
        <w:r w:rsidR="004E788E">
          <w:instrText xml:space="preserve"> ADDIN EN.CITE </w:instrText>
        </w:r>
      </w:ins>
      <w:del w:id="309" w:author="My Luong Vuong" w:date="2024-05-31T10:38:00Z">
        <w:r w:rsidR="005A3D30" w:rsidDel="001B7553">
          <w:delInstrText xml:space="preserve"> ADDIN EN.CITE </w:delInstrText>
        </w:r>
        <w:r w:rsidR="005A3D30" w:rsidDel="001B7553">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5A3D30" w:rsidDel="001B7553">
          <w:delInstrText xml:space="preserve"> ADDIN EN.CITE.DATA </w:delInstrText>
        </w:r>
        <w:r w:rsidR="005A3D30" w:rsidDel="001B7553">
          <w:fldChar w:fldCharType="end"/>
        </w:r>
      </w:del>
      <w:ins w:id="310" w:author="My Luong Vuong" w:date="2024-05-31T16:58:00Z">
        <w:r w:rsidR="004E788E">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4E788E">
          <w:instrText xml:space="preserve"> ADDIN EN.CITE.DATA </w:instrText>
        </w:r>
        <w:r w:rsidR="004E788E">
          <w:fldChar w:fldCharType="end"/>
        </w:r>
      </w:ins>
      <w:r w:rsidR="00A24960" w:rsidRPr="00E03B11">
        <w:fldChar w:fldCharType="separate"/>
      </w:r>
      <w:ins w:id="311" w:author="My Luong Vuong" w:date="2024-05-31T16:58:00Z">
        <w:r w:rsidR="004E788E">
          <w:rPr>
            <w:noProof/>
          </w:rPr>
          <w:t> [37]</w:t>
        </w:r>
      </w:ins>
      <w:del w:id="312" w:author="My Luong Vuong" w:date="2024-05-31T10:38:00Z">
        <w:r w:rsidR="005A3D30" w:rsidDel="001B7553">
          <w:rPr>
            <w:noProof/>
          </w:rPr>
          <w:delText> [37]</w:delText>
        </w:r>
      </w:del>
      <w:r w:rsidR="00A24960" w:rsidRPr="00E03B11">
        <w:fldChar w:fldCharType="end"/>
      </w:r>
      <w:commentRangeEnd w:id="307"/>
      <w:r w:rsidR="00ED0825">
        <w:rPr>
          <w:rStyle w:val="CommentReference"/>
        </w:rPr>
        <w:commentReference w:id="307"/>
      </w:r>
      <w:r w:rsidR="004D7B5E">
        <w:t>.</w:t>
      </w:r>
      <w:r w:rsidR="00A24960" w:rsidRPr="00E03B11">
        <w:t xml:space="preserve"> Therefore, </w:t>
      </w:r>
      <w:r w:rsidR="002F2E73">
        <w:t>the implementation potential of</w:t>
      </w:r>
      <w:r w:rsidR="002F2E73" w:rsidRPr="00E03B11">
        <w:t xml:space="preserve"> </w:t>
      </w:r>
      <w:r w:rsidR="00C20A52">
        <w:t xml:space="preserve">our </w:t>
      </w:r>
      <w:del w:id="313" w:author="My Luong Vuong" w:date="2024-05-31T16:10:00Z">
        <w:r w:rsidR="00DD32B1" w:rsidDel="00930264">
          <w:delText xml:space="preserve">optimised </w:delText>
        </w:r>
        <w:r w:rsidR="00A24960" w:rsidRPr="00E03B11" w:rsidDel="00930264">
          <w:delText>dosing</w:delText>
        </w:r>
        <w:r w:rsidR="00C73945" w:rsidDel="00930264">
          <w:delText xml:space="preserve"> regimen</w:delText>
        </w:r>
      </w:del>
      <w:ins w:id="314" w:author="My Luong Vuong" w:date="2024-05-31T16:10:00Z">
        <w:r w:rsidR="00E77983">
          <w:t>recommendation</w:t>
        </w:r>
      </w:ins>
      <w:r w:rsidR="00C73945">
        <w:t xml:space="preserve">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623FD1CA" w:rsidR="00CB50CB" w:rsidRDefault="00984EA0" w:rsidP="0072645E">
      <w:ins w:id="315" w:author="My Luong Vuong" w:date="2024-05-31T16:10:00Z">
        <w:r>
          <w:t>We</w:t>
        </w:r>
        <w:r w:rsidRPr="00952395">
          <w:t xml:space="preserve"> do </w:t>
        </w:r>
        <w:commentRangeStart w:id="316"/>
        <w:r w:rsidRPr="00952395">
          <w:t>not claim</w:t>
        </w:r>
        <w:r>
          <w:t xml:space="preserve"> </w:t>
        </w:r>
        <w:del w:id="317" w:author="Jan-Willem Alffenaar" w:date="2024-06-01T07:45:00Z">
          <w:r w:rsidDel="00B67AFF">
            <w:delText xml:space="preserve">our </w:delText>
          </w:r>
        </w:del>
        <w:r>
          <w:t xml:space="preserve">our optimised </w:t>
        </w:r>
        <w:r w:rsidRPr="00E03B11">
          <w:t>dosing</w:t>
        </w:r>
        <w:r>
          <w:t xml:space="preserve"> regimen based on total body weight and CRRT status</w:t>
        </w:r>
        <w:r w:rsidRPr="00952395">
          <w:t xml:space="preserve"> to </w:t>
        </w:r>
        <w:r>
          <w:t>be</w:t>
        </w:r>
        <w:r w:rsidRPr="00952395">
          <w:t xml:space="preserve"> the sole dosing solution</w:t>
        </w:r>
      </w:ins>
      <w:del w:id="318" w:author="My Luong Vuong" w:date="2024-05-31T16:10:00Z">
        <w:r w:rsidR="007E5073" w:rsidRPr="007E5073" w:rsidDel="00984EA0">
          <w:delText xml:space="preserve">We have </w:delText>
        </w:r>
        <w:r w:rsidR="007E5073" w:rsidRPr="00952395" w:rsidDel="00984EA0">
          <w:delText>developed</w:delText>
        </w:r>
        <w:r w:rsidR="001348B8" w:rsidDel="00984EA0">
          <w:delText xml:space="preserve"> a pragmatic</w:delText>
        </w:r>
        <w:r w:rsidR="00BC196C" w:rsidDel="00984EA0">
          <w:delText>, optimised</w:delText>
        </w:r>
        <w:r w:rsidR="00871189" w:rsidDel="00984EA0">
          <w:delText xml:space="preserve"> </w:delText>
        </w:r>
        <w:r w:rsidR="007E5073" w:rsidRPr="00952395" w:rsidDel="00984EA0">
          <w:delText xml:space="preserve">dosing regimen that involves a </w:delText>
        </w:r>
        <w:r w:rsidR="005C1641" w:rsidRPr="00952395" w:rsidDel="00984EA0">
          <w:delText xml:space="preserve">single </w:delText>
        </w:r>
        <w:r w:rsidR="00480D7C" w:rsidRPr="00952395" w:rsidDel="00984EA0">
          <w:delText>loading dose</w:delText>
        </w:r>
        <w:r w:rsidR="00480D7C" w:rsidDel="00984EA0">
          <w:delText xml:space="preserve"> </w:delText>
        </w:r>
        <w:r w:rsidR="007E5073" w:rsidRPr="00952395" w:rsidDel="00984EA0">
          <w:delText xml:space="preserve">determined </w:delText>
        </w:r>
      </w:del>
      <w:commentRangeEnd w:id="316"/>
      <w:r w:rsidR="00B73599">
        <w:rPr>
          <w:rStyle w:val="CommentReference"/>
        </w:rPr>
        <w:commentReference w:id="316"/>
      </w:r>
      <w:del w:id="319" w:author="My Luong Vuong" w:date="2024-05-31T16:10:00Z">
        <w:r w:rsidR="007E5073" w:rsidRPr="00952395" w:rsidDel="00984EA0">
          <w:delText>by body weight</w:delText>
        </w:r>
        <w:r w:rsidR="005C1641" w:rsidRPr="00952395" w:rsidDel="00984EA0">
          <w:delText xml:space="preserve"> and CRRT status, and a </w:delText>
        </w:r>
        <w:r w:rsidR="004B7020" w:rsidRPr="00952395" w:rsidDel="00984EA0">
          <w:delText>maintenance dose</w:delText>
        </w:r>
        <w:r w:rsidR="004B7020" w:rsidDel="00984EA0">
          <w:delText xml:space="preserve"> </w:delText>
        </w:r>
        <w:r w:rsidR="00BC3285" w:rsidRPr="00952395" w:rsidDel="00984EA0">
          <w:delText>that is only determined by CRRT status</w:delText>
        </w:r>
        <w:r w:rsidR="007E5073" w:rsidRPr="00952395" w:rsidDel="00984EA0">
          <w:delText xml:space="preserve">. </w:delText>
        </w:r>
        <w:r w:rsidR="00BC3285" w:rsidRPr="00952395" w:rsidDel="00984EA0">
          <w:delText>However, we do not claim to have identified the sole dosing solution</w:delText>
        </w:r>
      </w:del>
      <w:r w:rsidR="00BC3285" w:rsidRPr="00952395">
        <w:t>. In</w:t>
      </w:r>
      <w:r w:rsidR="005B207F" w:rsidRPr="00952395">
        <w:t xml:space="preserve"> clinical centr</w:t>
      </w:r>
      <w:r w:rsidR="009946B5">
        <w:t>e</w:t>
      </w:r>
      <w:r w:rsidR="005B207F" w:rsidRPr="00952395">
        <w:t xml:space="preserve">s where </w:t>
      </w:r>
      <w:ins w:id="320" w:author="My Luong Vuong" w:date="2024-05-31T10:08:00Z">
        <w:r w:rsidR="00A16692">
          <w:t xml:space="preserve">neither </w:t>
        </w:r>
      </w:ins>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ins w:id="321" w:author="My Luong Vuong" w:date="2024-05-31T10:08:00Z">
        <w:r w:rsidR="00B866A1">
          <w:t>,</w:t>
        </w:r>
      </w:ins>
      <w:del w:id="322" w:author="My Luong Vuong" w:date="2024-05-31T10:08:00Z">
        <w:r w:rsidR="007E5073" w:rsidRPr="00952395" w:rsidDel="00B866A1">
          <w:delText>,</w:delText>
        </w:r>
      </w:del>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r w:rsidR="00FC096E">
        <w:t>TDM</w:t>
      </w:r>
      <w:del w:id="323" w:author="My Luong Vuong" w:date="2024-05-31T10:06:00Z">
        <w:r w:rsidR="00A0176A" w:rsidDel="005330C2">
          <w:delText xml:space="preserve"> </w:delText>
        </w:r>
      </w:del>
      <w:del w:id="324" w:author="My Luong Vuong" w:date="2024-05-31T10:09:00Z">
        <w:r w:rsidR="00A0176A" w:rsidDel="00B866A1">
          <w:delText>,</w:delText>
        </w:r>
      </w:del>
      <w:r w:rsidR="00FC096E">
        <w:t xml:space="preserve"> </w:t>
      </w:r>
      <w:r w:rsidR="002F5684">
        <w:t xml:space="preserve">may be </w:t>
      </w:r>
      <w:del w:id="325" w:author="My Luong Vuong" w:date="2024-05-31T10:06:00Z">
        <w:r w:rsidR="00F02842" w:rsidDel="005A006F">
          <w:delText>utilised</w:delText>
        </w:r>
      </w:del>
      <w:ins w:id="326" w:author="My Luong Vuong" w:date="2024-05-31T10:06:00Z">
        <w:r w:rsidR="005A006F">
          <w:t>used</w:t>
        </w:r>
      </w:ins>
      <w:r w:rsidR="007E5073" w:rsidRPr="007E5073">
        <w:t>. It is worth noting that our</w:t>
      </w:r>
      <w:r w:rsidR="00507ABC">
        <w:t xml:space="preserve"> recommended</w:t>
      </w:r>
      <w:r w:rsidR="007E5073" w:rsidRPr="007E5073">
        <w:t xml:space="preserve"> </w:t>
      </w:r>
      <w:del w:id="327" w:author="My Luong Vuong" w:date="2024-05-31T16:13:00Z">
        <w:r w:rsidR="007E5073" w:rsidRPr="007E5073" w:rsidDel="00367FFE">
          <w:delText>optimi</w:delText>
        </w:r>
        <w:r w:rsidR="008A51CF" w:rsidDel="00367FFE">
          <w:delText>s</w:delText>
        </w:r>
        <w:r w:rsidR="007E5073" w:rsidRPr="007E5073" w:rsidDel="00367FFE">
          <w:delText xml:space="preserve">ed </w:delText>
        </w:r>
      </w:del>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del w:id="328" w:author="My Luong Vuong" w:date="2024-05-31T16:12:00Z">
        <w:r w:rsidR="007E5073" w:rsidRPr="007E5073" w:rsidDel="007370B4">
          <w:delText>associated with</w:delText>
        </w:r>
      </w:del>
      <w:ins w:id="329" w:author="My Luong Vuong" w:date="2024-05-31T16:12:00Z">
        <w:r w:rsidR="007370B4">
          <w:t>in</w:t>
        </w:r>
      </w:ins>
      <w:r w:rsidR="007E5073" w:rsidRPr="007E5073">
        <w:t xml:space="preserve"> </w:t>
      </w:r>
      <w:del w:id="330" w:author="My Luong Vuong" w:date="2024-05-31T16:12:00Z">
        <w:r w:rsidR="007E5073" w:rsidRPr="007E5073" w:rsidDel="00897078">
          <w:delText xml:space="preserve">accurately </w:delText>
        </w:r>
      </w:del>
      <w:r w:rsidR="007E5073" w:rsidRPr="007E5073">
        <w:t>measuring</w:t>
      </w:r>
      <w:ins w:id="331" w:author="My Luong Vuong" w:date="2024-05-31T16:12:00Z">
        <w:r w:rsidR="00897078">
          <w:t xml:space="preserve"> accurately</w:t>
        </w:r>
      </w:ins>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ins w:id="332" w:author="My Luong Vuong" w:date="2024-05-31T16:58:00Z">
        <w:r w:rsidR="004E788E">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ins>
      <w:del w:id="333" w:author="My Luong Vuong" w:date="2024-05-31T10:38:00Z">
        <w:r w:rsidR="005A3D30" w:rsidDel="001B7553">
          <w:del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delInstrText>
        </w:r>
      </w:del>
      <w:r w:rsidR="00143934" w:rsidRPr="00E03B11">
        <w:fldChar w:fldCharType="separate"/>
      </w:r>
      <w:ins w:id="334" w:author="My Luong Vuong" w:date="2024-05-31T16:58:00Z">
        <w:r w:rsidR="004E788E">
          <w:rPr>
            <w:noProof/>
          </w:rPr>
          <w:t> [38]</w:t>
        </w:r>
      </w:ins>
      <w:del w:id="335" w:author="My Luong Vuong" w:date="2024-05-31T10:38:00Z">
        <w:r w:rsidR="005A3D30" w:rsidDel="001B7553">
          <w:rPr>
            <w:noProof/>
          </w:rPr>
          <w:delText> [38]</w:delText>
        </w:r>
      </w:del>
      <w:r w:rsidR="00143934" w:rsidRPr="00E03B11">
        <w:fldChar w:fldCharType="end"/>
      </w:r>
      <w:r w:rsidR="00A14F24">
        <w:t>.</w:t>
      </w:r>
    </w:p>
    <w:p w14:paraId="5429EA5E" w14:textId="6AC5BEA6" w:rsidR="0036411B" w:rsidRDefault="00047E03" w:rsidP="00593CAA">
      <w:r>
        <w:t xml:space="preserve">The proposed regimen was </w:t>
      </w:r>
      <w:commentRangeStart w:id="336"/>
      <w:r>
        <w:t xml:space="preserve">also demonstrated to be safe </w:t>
      </w:r>
      <w:commentRangeEnd w:id="336"/>
      <w:r w:rsidR="00027325">
        <w:rPr>
          <w:rStyle w:val="CommentReference"/>
        </w:rPr>
        <w:commentReference w:id="336"/>
      </w:r>
      <w:r>
        <w:t>(</w:t>
      </w:r>
      <w:r w:rsidR="00603377">
        <w:t>&lt;</w:t>
      </w:r>
      <w:r w:rsidR="0019156E">
        <w:t>1</w:t>
      </w:r>
      <w:r w:rsidR="00603377">
        <w:t>.</w:t>
      </w:r>
      <w:r w:rsidR="0019156E">
        <w:t>2</w:t>
      </w:r>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del w:id="337" w:author="My Luong Vuong" w:date="2024-05-31T16:14:00Z">
        <w:r w:rsidR="00D8083E" w:rsidDel="00734C9F">
          <w:delText>O</w:delText>
        </w:r>
      </w:del>
      <w:ins w:id="338" w:author="My Luong Vuong" w:date="2024-05-31T16:14:00Z">
        <w:r w:rsidR="00734C9F">
          <w:t>By being both safe and effective, our regimen</w:t>
        </w:r>
        <w:r w:rsidR="000B0321">
          <w:t xml:space="preserve"> is suitable</w:t>
        </w:r>
      </w:ins>
      <w:del w:id="339" w:author="My Luong Vuong" w:date="2024-05-31T16:14:00Z">
        <w:r w:rsidR="00F1634B" w:rsidDel="00734C9F">
          <w:delText xml:space="preserve">ur proposed fluconazole </w:delText>
        </w:r>
        <w:r w:rsidR="006F7B09" w:rsidDel="00734C9F">
          <w:delText>dosing</w:delText>
        </w:r>
        <w:r w:rsidR="00F1634B" w:rsidDel="00734C9F">
          <w:delText xml:space="preserve"> strategy</w:delText>
        </w:r>
        <w:r w:rsidR="00D8083E" w:rsidDel="00734C9F">
          <w:delText xml:space="preserve"> tha</w:delText>
        </w:r>
        <w:r w:rsidR="004B55D0" w:rsidDel="00734C9F">
          <w:delText xml:space="preserve">t </w:delText>
        </w:r>
        <w:r w:rsidR="00D8083E" w:rsidDel="00734C9F">
          <w:delText>ma</w:delText>
        </w:r>
        <w:r w:rsidR="00E92A33" w:rsidDel="00734C9F">
          <w:delText>ximises target attainment with</w:delText>
        </w:r>
        <w:r w:rsidR="004B55D0" w:rsidDel="00734C9F">
          <w:delText>out exposing patients to too high concentrations</w:delText>
        </w:r>
        <w:r w:rsidR="006F7B09" w:rsidDel="00734C9F">
          <w:delText xml:space="preserve"> </w:delText>
        </w:r>
        <w:r w:rsidR="001A0946" w:rsidDel="00734C9F">
          <w:delText xml:space="preserve">is </w:delText>
        </w:r>
        <w:r w:rsidR="00F02842" w:rsidDel="00734C9F">
          <w:delText>suitable</w:delText>
        </w:r>
      </w:del>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w:t>
      </w:r>
      <w:ins w:id="340" w:author="My Luong Vuong" w:date="2024-05-31T11:42:00Z">
        <w:r w:rsidR="00B61B75">
          <w:t xml:space="preserve">a </w:t>
        </w:r>
      </w:ins>
      <w:r w:rsidR="007719B2" w:rsidRPr="007719B2">
        <w:t xml:space="preserve">poor target attainment, </w:t>
      </w:r>
      <w:del w:id="341" w:author="My Luong Vuong" w:date="2024-05-31T16:15:00Z">
        <w:r w:rsidR="007719B2" w:rsidRPr="007719B2" w:rsidDel="00E8374D">
          <w:delText xml:space="preserve">indicating the necessity </w:delText>
        </w:r>
        <w:r w:rsidR="00B60D32" w:rsidDel="00E8374D">
          <w:delText>for</w:delText>
        </w:r>
      </w:del>
      <w:ins w:id="342" w:author="My Luong Vuong" w:date="2024-05-31T16:15:00Z">
        <w:r w:rsidR="00E8374D">
          <w:t>necessitating</w:t>
        </w:r>
      </w:ins>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proofErr w:type="spellStart"/>
      <w:proofErr w:type="gramStart"/>
      <w:r w:rsidR="001E18A5" w:rsidRPr="00B06240">
        <w:rPr>
          <w:i/>
          <w:iCs/>
        </w:rPr>
        <w:t>C.glabrata</w:t>
      </w:r>
      <w:proofErr w:type="spellEnd"/>
      <w:proofErr w:type="gramEnd"/>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del w:id="343" w:author="My Luong Vuong" w:date="2024-05-31T16:16:00Z">
        <w:r w:rsidR="00B67274" w:rsidDel="00F175CE">
          <w:delText>is expected to</w:delText>
        </w:r>
      </w:del>
      <w:ins w:id="344" w:author="My Luong Vuong" w:date="2024-05-31T16:16:00Z">
        <w:r w:rsidR="00F175CE">
          <w:t>will</w:t>
        </w:r>
      </w:ins>
      <w:r w:rsidR="00B67274">
        <w:t xml:space="preserve"> be much higher</w:t>
      </w:r>
      <w:r w:rsidR="007719B2" w:rsidRPr="007719B2">
        <w:t>.</w:t>
      </w:r>
    </w:p>
    <w:p w14:paraId="3E59E88F" w14:textId="0B45E557" w:rsidR="008E0107" w:rsidRPr="00E03B11" w:rsidRDefault="00CB50CB" w:rsidP="008E0107">
      <w:r w:rsidRPr="00E03B11">
        <w:t xml:space="preserve">We acknowledge several limitations in our study. First, </w:t>
      </w:r>
      <w:r w:rsidR="00AC4292">
        <w:t xml:space="preserve">we did not conduct a </w:t>
      </w:r>
      <w:commentRangeStart w:id="345"/>
      <w:r w:rsidR="00AC4292">
        <w:t xml:space="preserve">systematic search </w:t>
      </w:r>
      <w:commentRangeEnd w:id="345"/>
      <w:r w:rsidR="00BE242E">
        <w:rPr>
          <w:rStyle w:val="CommentReference"/>
        </w:rPr>
        <w:commentReference w:id="345"/>
      </w:r>
      <w:r w:rsidR="00AC4292">
        <w:t xml:space="preserve">to </w:t>
      </w:r>
      <w:r w:rsidR="001E1408">
        <w:t xml:space="preserve">identify </w:t>
      </w:r>
      <w:r w:rsidR="004D6F26">
        <w:t xml:space="preserve">eligible studies in the literature, </w:t>
      </w:r>
      <w:r w:rsidR="004F3659">
        <w:t xml:space="preserve">thus </w:t>
      </w:r>
      <w:del w:id="346" w:author="My Luong Vuong" w:date="2024-05-31T16:17:00Z">
        <w:r w:rsidR="004F3659" w:rsidDel="00DB305F">
          <w:delText>it</w:delText>
        </w:r>
        <w:r w:rsidR="002A14CB" w:rsidDel="00DB305F">
          <w:delText xml:space="preserve"> i</w:delText>
        </w:r>
        <w:r w:rsidR="004F3659" w:rsidDel="00DB305F">
          <w:delText xml:space="preserve">s likely that </w:delText>
        </w:r>
      </w:del>
      <w:r w:rsidR="004F3659">
        <w:t xml:space="preserve">we </w:t>
      </w:r>
      <w:del w:id="347" w:author="My Luong Vuong" w:date="2024-05-31T16:17:00Z">
        <w:r w:rsidR="00847122" w:rsidDel="00DB305F">
          <w:delText>did not include</w:delText>
        </w:r>
      </w:del>
      <w:ins w:id="348" w:author="My Luong Vuong" w:date="2024-05-31T16:17:00Z">
        <w:r w:rsidR="00DB305F">
          <w:t>might have not included</w:t>
        </w:r>
      </w:ins>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ins w:id="349" w:author="My Luong Vuong" w:date="2024-05-31T16:58:00Z">
        <w:r w:rsidR="004E788E">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ins>
      <w:del w:id="350" w:author="My Luong Vuong" w:date="2024-05-31T10:38:00Z">
        <w:r w:rsidR="005A3D30" w:rsidDel="001B7553">
          <w:del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delInstrText>
        </w:r>
      </w:del>
      <w:r w:rsidR="0018159C">
        <w:fldChar w:fldCharType="separate"/>
      </w:r>
      <w:ins w:id="351" w:author="My Luong Vuong" w:date="2024-05-31T16:58:00Z">
        <w:r w:rsidR="004E788E">
          <w:rPr>
            <w:noProof/>
          </w:rPr>
          <w:t> [39]</w:t>
        </w:r>
      </w:ins>
      <w:del w:id="352" w:author="My Luong Vuong" w:date="2024-05-31T10:38:00Z">
        <w:r w:rsidR="005A3D30" w:rsidDel="001B7553">
          <w:rPr>
            <w:noProof/>
          </w:rPr>
          <w:delText> [39]</w:delText>
        </w:r>
      </w:del>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ins w:id="353" w:author="My Luong Vuong" w:date="2024-05-31T16:58:00Z">
        <w:r w:rsidR="004E788E">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ins>
      <w:del w:id="354" w:author="My Luong Vuong" w:date="2024-05-31T10:38:00Z">
        <w:r w:rsidR="005A3D30" w:rsidDel="001B7553">
          <w:del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delInstrText>
        </w:r>
      </w:del>
      <w:r w:rsidR="00C35CF2">
        <w:fldChar w:fldCharType="separate"/>
      </w:r>
      <w:ins w:id="355" w:author="My Luong Vuong" w:date="2024-05-31T16:58:00Z">
        <w:r w:rsidR="004E788E">
          <w:rPr>
            <w:noProof/>
          </w:rPr>
          <w:t> [39]</w:t>
        </w:r>
      </w:ins>
      <w:del w:id="356" w:author="My Luong Vuong" w:date="2024-05-31T10:38:00Z">
        <w:r w:rsidR="005A3D30" w:rsidDel="001B7553">
          <w:rPr>
            <w:noProof/>
          </w:rPr>
          <w:delText> [39]</w:delText>
        </w:r>
      </w:del>
      <w:r w:rsidR="00C35CF2">
        <w:fldChar w:fldCharType="end"/>
      </w:r>
      <w:r w:rsidR="008B32AE">
        <w:t xml:space="preserve">. </w:t>
      </w:r>
      <w:commentRangeStart w:id="357"/>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commentRangeEnd w:id="357"/>
      <w:r w:rsidR="008B5CD0">
        <w:rPr>
          <w:rStyle w:val="CommentReference"/>
        </w:rPr>
        <w:commentReference w:id="357"/>
      </w:r>
      <w:r w:rsidR="009603AC">
        <w:t>.</w:t>
      </w:r>
      <w:del w:id="358" w:author="My Luong Vuong" w:date="2024-05-31T16:19:00Z">
        <w:r w:rsidR="001077C9" w:rsidDel="00472526">
          <w:delText xml:space="preserve"> </w:delText>
        </w:r>
      </w:del>
      <w:r w:rsidR="009946B5">
        <w:t xml:space="preserve"> </w:t>
      </w:r>
      <w:r w:rsidR="001077C9">
        <w:t xml:space="preserve">Second, </w:t>
      </w:r>
      <w:r w:rsidRPr="00E03B11">
        <w:t xml:space="preserve">we </w:t>
      </w:r>
      <w:del w:id="359" w:author="My Luong Vuong" w:date="2024-05-31T16:18:00Z">
        <w:r w:rsidRPr="00E03B11" w:rsidDel="00077D91">
          <w:delText>were unable</w:delText>
        </w:r>
      </w:del>
      <w:ins w:id="360" w:author="My Luong Vuong" w:date="2024-05-31T16:18:00Z">
        <w:r w:rsidR="00077D91">
          <w:t>could</w:t>
        </w:r>
      </w:ins>
      <w:r w:rsidRPr="00E03B11">
        <w:t xml:space="preserve"> </w:t>
      </w:r>
      <w:del w:id="361" w:author="My Luong Vuong" w:date="2024-05-31T16:18:00Z">
        <w:r w:rsidRPr="00E03B11" w:rsidDel="00077D91">
          <w:delText xml:space="preserve">to </w:delText>
        </w:r>
      </w:del>
      <w:ins w:id="362" w:author="My Luong Vuong" w:date="2024-05-31T16:18:00Z">
        <w:r w:rsidR="00077D91">
          <w:t>not</w:t>
        </w:r>
        <w:r w:rsidR="00077D91" w:rsidRPr="00E03B11">
          <w:t xml:space="preserve"> </w:t>
        </w:r>
      </w:ins>
      <w:r w:rsidRPr="00E03B11">
        <w:t>differentiate between types</w:t>
      </w:r>
      <w:r w:rsidR="007C08DA">
        <w:t xml:space="preserve"> of</w:t>
      </w:r>
      <w:r w:rsidRPr="00E03B11">
        <w:t xml:space="preserve"> CRRT </w:t>
      </w:r>
      <w:ins w:id="363" w:author="My Luong Vuong" w:date="2024-05-31T11:56:00Z">
        <w:r w:rsidR="000A4B10">
          <w:t xml:space="preserve">as this information was not fully recorded in </w:t>
        </w:r>
        <w:r w:rsidR="000A4B10">
          <w:lastRenderedPageBreak/>
          <w:t>our dataset</w:t>
        </w:r>
      </w:ins>
      <w:del w:id="364" w:author="My Luong Vuong" w:date="2024-05-31T11:56:00Z">
        <w:r w:rsidRPr="00E03B11" w:rsidDel="000A4B10">
          <w:delText>due to a lack of information</w:delText>
        </w:r>
        <w:r w:rsidR="007C08DA" w:rsidDel="000A4B10">
          <w:delText xml:space="preserve"> in </w:delText>
        </w:r>
      </w:del>
      <w:del w:id="365" w:author="My Luong Vuong" w:date="2024-05-31T11:54:00Z">
        <w:r w:rsidR="007C08DA" w:rsidDel="00245117">
          <w:delText xml:space="preserve">the </w:delText>
        </w:r>
      </w:del>
      <w:del w:id="366" w:author="My Luong Vuong" w:date="2024-05-31T11:56:00Z">
        <w:r w:rsidR="007C08DA" w:rsidDel="000A4B10">
          <w:delText>data</w:delText>
        </w:r>
      </w:del>
      <w:del w:id="367" w:author="My Luong Vuong" w:date="2024-05-31T11:55:00Z">
        <w:r w:rsidR="007C08DA" w:rsidDel="00245117">
          <w:delText xml:space="preserve"> </w:delText>
        </w:r>
      </w:del>
      <w:del w:id="368" w:author="My Luong Vuong" w:date="2024-05-31T11:56:00Z">
        <w:r w:rsidR="007C08DA" w:rsidDel="000A4B10">
          <w:delText>set</w:delText>
        </w:r>
      </w:del>
      <w:del w:id="369" w:author="My Luong Vuong" w:date="2024-05-31T11:55:00Z">
        <w:r w:rsidR="007C08DA" w:rsidDel="008A66C6">
          <w:delText>s</w:delText>
        </w:r>
      </w:del>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ins w:id="370" w:author="My Luong Vuong" w:date="2024-05-31T16:58:00Z">
        <w:r w:rsidR="004E788E">
          <w:instrText xml:space="preserve"> ADDIN EN.CITE </w:instrText>
        </w:r>
      </w:ins>
      <w:del w:id="371" w:author="My Luong Vuong" w:date="2024-05-31T10:38:00Z">
        <w:r w:rsidR="005A3D30" w:rsidDel="001B7553">
          <w:delInstrText xml:space="preserve"> ADDIN EN.CITE </w:delInstrText>
        </w:r>
        <w:r w:rsidR="005A3D30" w:rsidDel="001B7553">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rsidDel="001B7553">
          <w:delInstrText xml:space="preserve"> ADDIN EN.CITE.DATA </w:delInstrText>
        </w:r>
        <w:r w:rsidR="005A3D30" w:rsidDel="001B7553">
          <w:fldChar w:fldCharType="end"/>
        </w:r>
      </w:del>
      <w:ins w:id="372" w:author="My Luong Vuong" w:date="2024-05-31T16:58:00Z">
        <w:r w:rsidR="004E788E">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88E">
          <w:instrText xml:space="preserve"> ADDIN EN.CITE.DATA </w:instrText>
        </w:r>
        <w:r w:rsidR="004E788E">
          <w:fldChar w:fldCharType="end"/>
        </w:r>
      </w:ins>
      <w:r w:rsidR="00972F81" w:rsidRPr="00E03B11">
        <w:fldChar w:fldCharType="separate"/>
      </w:r>
      <w:ins w:id="373" w:author="My Luong Vuong" w:date="2024-05-31T16:58:00Z">
        <w:r w:rsidR="004E788E">
          <w:rPr>
            <w:noProof/>
          </w:rPr>
          <w:t> [40]</w:t>
        </w:r>
      </w:ins>
      <w:del w:id="374" w:author="My Luong Vuong" w:date="2024-05-31T10:38:00Z">
        <w:r w:rsidR="005A3D30" w:rsidDel="001B7553">
          <w:rPr>
            <w:noProof/>
          </w:rPr>
          <w:delText> [40]</w:delText>
        </w:r>
      </w:del>
      <w:r w:rsidR="00972F81" w:rsidRPr="00E03B11">
        <w:fldChar w:fldCharType="end"/>
      </w:r>
      <w:r w:rsidR="00C53B7B">
        <w:t>.</w:t>
      </w:r>
      <w:r w:rsidR="007B40FD" w:rsidRPr="00E03B11">
        <w:t xml:space="preserve"> </w:t>
      </w:r>
      <w:del w:id="375" w:author="My Luong Vuong" w:date="2024-05-31T16:21:00Z">
        <w:r w:rsidR="007B40FD" w:rsidRPr="00E03B11" w:rsidDel="00D24DE2">
          <w:delText xml:space="preserve">The majority of CRRT patients in our study were on continuous veno-venous hemodiafiltration (CVVHDF) and continuous veno-venous hemofiltration (CVVH), in which CVVHDF </w:delText>
        </w:r>
      </w:del>
      <w:del w:id="376" w:author="My Luong Vuong" w:date="2024-05-31T12:03:00Z">
        <w:r w:rsidR="007B40FD" w:rsidRPr="00E03B11" w:rsidDel="00AB1825">
          <w:delText>is believed to have</w:delText>
        </w:r>
      </w:del>
      <w:del w:id="377" w:author="My Luong Vuong" w:date="2024-05-31T16:21:00Z">
        <w:r w:rsidR="007B40FD" w:rsidRPr="00E03B11" w:rsidDel="00D24DE2">
          <w:delText xml:space="preserve"> a higher fluconazole clearance as fluconazole is more effectively eliminated by diffusion</w:delText>
        </w:r>
        <w:r w:rsidR="007B40FD" w:rsidRPr="00E03B11" w:rsidDel="00D24DE2">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del>
      <w:del w:id="378" w:author="My Luong Vuong" w:date="2024-05-31T10:38:00Z">
        <w:r w:rsidR="005A3D30" w:rsidDel="001B7553">
          <w:delInstrText xml:space="preserve"> ADDIN EN.CITE </w:delInstrText>
        </w:r>
        <w:r w:rsidR="005A3D30" w:rsidDel="001B7553">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rsidDel="001B7553">
          <w:delInstrText xml:space="preserve"> ADDIN EN.CITE.DATA </w:delInstrText>
        </w:r>
        <w:r w:rsidR="005A3D30" w:rsidDel="001B7553">
          <w:fldChar w:fldCharType="end"/>
        </w:r>
      </w:del>
      <w:del w:id="379" w:author="My Luong Vuong" w:date="2024-05-31T16:21:00Z">
        <w:r w:rsidR="007B40FD" w:rsidRPr="00E03B11" w:rsidDel="00D24DE2">
          <w:fldChar w:fldCharType="separate"/>
        </w:r>
      </w:del>
      <w:del w:id="380" w:author="My Luong Vuong" w:date="2024-05-31T10:38:00Z">
        <w:r w:rsidR="005A3D30" w:rsidDel="001B7553">
          <w:rPr>
            <w:noProof/>
          </w:rPr>
          <w:delText> [40]</w:delText>
        </w:r>
      </w:del>
      <w:del w:id="381" w:author="My Luong Vuong" w:date="2024-05-31T16:21:00Z">
        <w:r w:rsidR="007B40FD" w:rsidRPr="00E03B11" w:rsidDel="00D24DE2">
          <w:fldChar w:fldCharType="end"/>
        </w:r>
        <w:r w:rsidR="00B635F9" w:rsidDel="00D24DE2">
          <w:delText>.</w:delText>
        </w:r>
        <w:r w:rsidR="00102674" w:rsidRPr="00E03B11" w:rsidDel="00D24DE2">
          <w:delText xml:space="preserve"> </w:delText>
        </w:r>
      </w:del>
      <w:del w:id="382" w:author="My Luong Vuong" w:date="2024-05-31T12:03:00Z">
        <w:r w:rsidR="00102674" w:rsidRPr="00E03B11" w:rsidDel="001E4ECF">
          <w:delText>However</w:delText>
        </w:r>
      </w:del>
      <w:ins w:id="383" w:author="My Luong Vuong" w:date="2024-05-31T12:03:00Z">
        <w:r w:rsidR="001E4ECF">
          <w:t>Nevertheless</w:t>
        </w:r>
      </w:ins>
      <w:r w:rsidR="00102674" w:rsidRPr="00E03B11">
        <w:t>,</w:t>
      </w:r>
      <w:del w:id="384" w:author="My Luong Vuong" w:date="2024-05-31T12:04:00Z">
        <w:r w:rsidR="004B7F0D" w:rsidRPr="00E03B11" w:rsidDel="00F802C4">
          <w:delText xml:space="preserve"> </w:delText>
        </w:r>
        <w:r w:rsidR="004B7F0D" w:rsidRPr="00E03B11" w:rsidDel="00A538AE">
          <w:delText>due t</w:delText>
        </w:r>
      </w:del>
      <w:ins w:id="385" w:author="My Luong Vuong" w:date="2024-05-31T12:04:00Z">
        <w:r w:rsidR="00A538AE" w:rsidRPr="00A538AE">
          <w:t xml:space="preserve"> </w:t>
        </w:r>
        <w:r w:rsidR="00A538AE">
          <w:t xml:space="preserve">we would not likely be able to pick up the effect of CRRT types due to the limited </w:t>
        </w:r>
        <w:proofErr w:type="spellStart"/>
        <w:r w:rsidR="00A538AE">
          <w:t>repsentation</w:t>
        </w:r>
        <w:proofErr w:type="spellEnd"/>
        <w:r w:rsidR="00A538AE">
          <w:t xml:space="preserve"> of CRRT in our dataset</w:t>
        </w:r>
      </w:ins>
      <w:ins w:id="386" w:author="My Luong Vuong" w:date="2024-05-31T16:21:00Z">
        <w:r w:rsidR="008F17BB">
          <w:t>,</w:t>
        </w:r>
      </w:ins>
      <w:ins w:id="387" w:author="My Luong Vuong" w:date="2024-05-31T12:04:00Z">
        <w:r w:rsidR="00A538AE" w:rsidRPr="00E03B11">
          <w:t xml:space="preserve"> </w:t>
        </w:r>
      </w:ins>
      <w:ins w:id="388" w:author="My Luong Vuong" w:date="2024-05-31T16:21:00Z">
        <w:r w:rsidR="008F17BB">
          <w:t xml:space="preserve">as only </w:t>
        </w:r>
      </w:ins>
      <w:ins w:id="389" w:author="My Luong Vuong" w:date="2024-05-31T12:04:00Z">
        <w:r w:rsidR="00A538AE" w:rsidRPr="00E03B11">
          <w:t>1</w:t>
        </w:r>
        <w:r w:rsidR="00A538AE">
          <w:t>9.2</w:t>
        </w:r>
        <w:r w:rsidR="00A538AE" w:rsidRPr="00E03B11">
          <w:t>%</w:t>
        </w:r>
        <w:r w:rsidR="00A538AE">
          <w:t xml:space="preserve"> of patients </w:t>
        </w:r>
      </w:ins>
      <w:ins w:id="390" w:author="My Luong Vuong" w:date="2024-05-31T16:21:00Z">
        <w:r w:rsidR="00A13FD4">
          <w:t>had at least one CRRT sess</w:t>
        </w:r>
      </w:ins>
      <w:ins w:id="391" w:author="My Luong Vuong" w:date="2024-05-31T16:22:00Z">
        <w:r w:rsidR="00A13FD4">
          <w:t>ion</w:t>
        </w:r>
      </w:ins>
      <w:del w:id="392" w:author="My Luong Vuong" w:date="2024-05-31T12:04:00Z">
        <w:r w:rsidR="004B7F0D" w:rsidRPr="00E03B11" w:rsidDel="00A538AE">
          <w:delText xml:space="preserve">o </w:delText>
        </w:r>
        <w:r w:rsidR="004B7F0D" w:rsidDel="00A538AE">
          <w:delText>a</w:delText>
        </w:r>
        <w:r w:rsidR="004B7F0D" w:rsidRPr="00E03B11" w:rsidDel="00A538AE">
          <w:delText xml:space="preserve"> limited representation in our study (1</w:delText>
        </w:r>
        <w:r w:rsidR="004B7F0D" w:rsidDel="00A538AE">
          <w:delText>9.2</w:delText>
        </w:r>
        <w:r w:rsidR="004B7F0D" w:rsidRPr="00E03B11" w:rsidDel="00A538AE">
          <w:delText>%</w:delText>
        </w:r>
        <w:r w:rsidR="004B7F0D" w:rsidDel="00A538AE">
          <w:delText xml:space="preserve"> of patients were on</w:delText>
        </w:r>
        <w:r w:rsidR="004B7F0D" w:rsidRPr="00E03B11" w:rsidDel="00A538AE">
          <w:delText xml:space="preserve"> CRRT</w:delText>
        </w:r>
        <w:r w:rsidR="004B7F0D" w:rsidDel="00A538AE">
          <w:delText xml:space="preserve"> at least once</w:delText>
        </w:r>
        <w:r w:rsidR="004B7F0D" w:rsidRPr="00E03B11" w:rsidDel="00A538AE">
          <w:delText>)</w:delText>
        </w:r>
        <w:r w:rsidR="004B7F0D" w:rsidDel="00A538AE">
          <w:delText xml:space="preserve">, </w:delText>
        </w:r>
        <w:r w:rsidR="004B7F0D" w:rsidRPr="00E03B11" w:rsidDel="00A538AE">
          <w:delText xml:space="preserve">we </w:delText>
        </w:r>
        <w:r w:rsidR="004B7F0D" w:rsidDel="00A538AE">
          <w:delText>were</w:delText>
        </w:r>
        <w:r w:rsidR="004B7F0D" w:rsidRPr="00E03B11" w:rsidDel="00A538AE">
          <w:delText xml:space="preserve"> </w:delText>
        </w:r>
        <w:r w:rsidR="004B7F0D" w:rsidDel="00A538AE">
          <w:delText xml:space="preserve">not able to </w:delText>
        </w:r>
        <w:r w:rsidR="004B7F0D" w:rsidRPr="00E03B11" w:rsidDel="00A538AE">
          <w:delText xml:space="preserve">detect </w:delText>
        </w:r>
        <w:r w:rsidR="004B7F0D" w:rsidDel="00A538AE">
          <w:delText>differences between</w:delText>
        </w:r>
        <w:r w:rsidR="004B7F0D" w:rsidRPr="00E03B11" w:rsidDel="00A538AE">
          <w:delText xml:space="preserve"> CRRT types</w:delText>
        </w:r>
      </w:del>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ins w:id="393" w:author="My Luong Vuong" w:date="2024-05-31T16:58:00Z">
        <w:r w:rsidR="004E788E">
          <w:instrText xml:space="preserve"> ADDIN EN.CITE </w:instrText>
        </w:r>
      </w:ins>
      <w:del w:id="394" w:author="My Luong Vuong" w:date="2024-05-31T10:38:00Z">
        <w:r w:rsidR="005A3D30" w:rsidDel="001B7553">
          <w:delInstrText xml:space="preserve"> ADDIN EN.CITE </w:delInstrText>
        </w:r>
        <w:r w:rsidR="005A3D30" w:rsidDel="001B7553">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rsidDel="001B7553">
          <w:delInstrText xml:space="preserve"> ADDIN EN.CITE.DATA </w:delInstrText>
        </w:r>
        <w:r w:rsidR="005A3D30" w:rsidDel="001B7553">
          <w:fldChar w:fldCharType="end"/>
        </w:r>
      </w:del>
      <w:ins w:id="395" w:author="My Luong Vuong" w:date="2024-05-31T16:58:00Z">
        <w:r w:rsidR="004E788E">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88E">
          <w:instrText xml:space="preserve"> ADDIN EN.CITE.DATA </w:instrText>
        </w:r>
        <w:r w:rsidR="004E788E">
          <w:fldChar w:fldCharType="end"/>
        </w:r>
      </w:ins>
      <w:r w:rsidR="007B40FD" w:rsidRPr="00E03B11">
        <w:fldChar w:fldCharType="separate"/>
      </w:r>
      <w:ins w:id="396" w:author="My Luong Vuong" w:date="2024-05-31T16:58:00Z">
        <w:r w:rsidR="004E788E">
          <w:rPr>
            <w:noProof/>
          </w:rPr>
          <w:t> [40]</w:t>
        </w:r>
      </w:ins>
      <w:del w:id="397" w:author="My Luong Vuong" w:date="2024-05-31T10:38:00Z">
        <w:r w:rsidR="005A3D30" w:rsidDel="001B7553">
          <w:rPr>
            <w:noProof/>
          </w:rPr>
          <w:delText> [40]</w:delText>
        </w:r>
      </w:del>
      <w:r w:rsidR="007B40FD" w:rsidRPr="00E03B11">
        <w:fldChar w:fldCharType="end"/>
      </w:r>
      <w:r w:rsidR="009D225B">
        <w:t>.</w:t>
      </w:r>
      <w:r w:rsidR="007B40FD" w:rsidRPr="00E03B11">
        <w:t xml:space="preserve"> </w:t>
      </w:r>
      <w:del w:id="398" w:author="My Luong Vuong" w:date="2024-05-31T16:22:00Z">
        <w:r w:rsidR="007B40FD" w:rsidRPr="00E03B11" w:rsidDel="00C84B70">
          <w:delText>This piece of</w:delText>
        </w:r>
      </w:del>
      <w:ins w:id="399" w:author="My Luong Vuong" w:date="2024-05-31T16:22:00Z">
        <w:r w:rsidR="00C84B70">
          <w:t>Such</w:t>
        </w:r>
      </w:ins>
      <w:r w:rsidR="007B40FD" w:rsidRPr="00E03B11">
        <w:t xml:space="preserve"> information </w:t>
      </w:r>
      <w:r w:rsidR="009946B5">
        <w:t>was</w:t>
      </w:r>
      <w:r w:rsidR="009946B5" w:rsidRPr="00E03B11">
        <w:t xml:space="preserve"> </w:t>
      </w:r>
      <w:r w:rsidR="007B40FD" w:rsidRPr="00E03B11">
        <w:t xml:space="preserve">completely missing in our </w:t>
      </w:r>
      <w:del w:id="400" w:author="My Luong Vuong" w:date="2024-05-31T11:46:00Z">
        <w:r w:rsidR="007B40FD" w:rsidRPr="00E03B11" w:rsidDel="00B0717C">
          <w:delText>study</w:delText>
        </w:r>
        <w:r w:rsidR="009946B5" w:rsidDel="00B0717C">
          <w:delText xml:space="preserve"> </w:delText>
        </w:r>
      </w:del>
      <w:r w:rsidR="009946B5">
        <w:t>dataset</w:t>
      </w:r>
      <w:r w:rsidRPr="00E03B11">
        <w:t xml:space="preserve">. </w:t>
      </w:r>
      <w:del w:id="401" w:author="My Luong Vuong" w:date="2024-05-31T12:05:00Z">
        <w:r w:rsidR="006F6EA5" w:rsidDel="00F709FB">
          <w:delText>Third</w:delText>
        </w:r>
      </w:del>
      <w:ins w:id="402" w:author="My Luong Vuong" w:date="2024-05-31T12:05:00Z">
        <w:r w:rsidR="00F709FB">
          <w:t>Finally</w:t>
        </w:r>
      </w:ins>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ins w:id="403" w:author="My Luong Vuong" w:date="2024-05-31T11:47:00Z">
        <w:r w:rsidR="00D54252">
          <w:t>,</w:t>
        </w:r>
      </w:ins>
      <w:r w:rsidR="008E0107">
        <w:t xml:space="preserve"> and we encourage other data owners to externally evaluate our model with their populations. </w:t>
      </w:r>
    </w:p>
    <w:p w14:paraId="49ACDA9B" w14:textId="2200701C" w:rsidR="00CB50CB" w:rsidRPr="00E03B11" w:rsidDel="00501700" w:rsidRDefault="00CB50CB" w:rsidP="00593CAA">
      <w:pPr>
        <w:rPr>
          <w:del w:id="404" w:author="My Luong Vuong" w:date="2024-05-31T16:22:00Z"/>
        </w:rPr>
      </w:pPr>
    </w:p>
    <w:p w14:paraId="02C01D1A" w14:textId="248B3C44"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w:t>
      </w:r>
      <w:commentRangeStart w:id="405"/>
      <w:r w:rsidRPr="00E03B11">
        <w:t xml:space="preserve">eliminating the need for </w:t>
      </w:r>
      <w:r w:rsidR="004424F8" w:rsidRPr="00E03B11">
        <w:t>TDM</w:t>
      </w:r>
      <w:commentRangeEnd w:id="405"/>
      <w:r w:rsidR="00196755">
        <w:rPr>
          <w:rStyle w:val="CommentReference"/>
        </w:rPr>
        <w:commentReference w:id="405"/>
      </w:r>
      <w:r w:rsidRPr="00E03B11">
        <w:t xml:space="preserve">. </w:t>
      </w:r>
      <w:commentRangeStart w:id="406"/>
      <w:r w:rsidRPr="00E03B11">
        <w:t xml:space="preserve">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w:t>
      </w:r>
      <w:commentRangeEnd w:id="406"/>
      <w:r w:rsidR="00DC5EE4">
        <w:rPr>
          <w:rStyle w:val="CommentReference"/>
        </w:rPr>
        <w:commentReference w:id="406"/>
      </w:r>
      <w:r w:rsidRPr="00E03B11">
        <w:t xml:space="preserve">. </w:t>
      </w:r>
      <w:commentRangeStart w:id="407"/>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commentRangeEnd w:id="407"/>
      <w:r w:rsidR="004C4864">
        <w:rPr>
          <w:rStyle w:val="CommentReference"/>
        </w:rPr>
        <w:commentReference w:id="407"/>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w:t>
      </w:r>
      <w:proofErr w:type="spellStart"/>
      <w:r w:rsidRPr="00B82C7A">
        <w:t>Thi</w:t>
      </w:r>
      <w:proofErr w:type="spellEnd"/>
      <w:r w:rsidRPr="00B82C7A">
        <w:t xml:space="preserve">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3FCCEC80" w14:textId="31199F63" w:rsidR="004F42D7" w:rsidRPr="00CE5DAE" w:rsidRDefault="00221AE5">
      <w:pPr>
        <w:pStyle w:val="EndNoteBibliography"/>
        <w:spacing w:after="0"/>
        <w:rPr>
          <w:ins w:id="408" w:author="My Luong Vuong" w:date="2024-05-31T16:58:00Z"/>
        </w:rPr>
        <w:pPrChange w:id="409" w:author="My Luong Vuong" w:date="2024-05-31T16:58:00Z">
          <w:pPr/>
        </w:pPrChange>
      </w:pPr>
      <w:r w:rsidRPr="00E03B11">
        <w:rPr>
          <w:noProof w:val="0"/>
        </w:rPr>
        <w:fldChar w:fldCharType="begin"/>
      </w:r>
      <w:r w:rsidRPr="00790105">
        <w:rPr>
          <w:noProof w:val="0"/>
        </w:rPr>
        <w:instrText xml:space="preserve"> ADDIN EN.REFLIST </w:instrText>
      </w:r>
      <w:r w:rsidRPr="00E03B11">
        <w:rPr>
          <w:noProof w:val="0"/>
        </w:rPr>
        <w:fldChar w:fldCharType="separate"/>
      </w:r>
      <w:ins w:id="410" w:author="My Luong Vuong" w:date="2024-05-31T16:58:00Z">
        <w:r w:rsidR="004F42D7" w:rsidRPr="00CE5DAE">
          <w:t xml:space="preserve">[1] Cornely OA, Bassetti M, Calandra T, Garbino J, Kullberg BJ, Lortholary O, et al. ESCMID* guideline for the diagnosis and management of Candida diseases 2012: non-neutropenic adult patients. Clin Microbiol Infect. 2012;18 Suppl 7:19-37. </w:t>
        </w:r>
        <w:r w:rsidR="004F42D7">
          <w:fldChar w:fldCharType="begin"/>
        </w:r>
        <w:r w:rsidR="004F42D7">
          <w:instrText>HYPERLINK "http://doi.org/10.1111/1469-0691.12039"</w:instrText>
        </w:r>
        <w:r w:rsidR="004F42D7">
          <w:fldChar w:fldCharType="separate"/>
        </w:r>
        <w:r w:rsidR="004F42D7" w:rsidRPr="004F42D7">
          <w:rPr>
            <w:rStyle w:val="Hyperlink"/>
            <w:rPrChange w:id="411" w:author="My Luong Vuong" w:date="2024-05-31T16:58:00Z">
              <w:rPr/>
            </w:rPrChange>
          </w:rPr>
          <w:t>http://doi.org/10.1111/1469-0691.12039</w:t>
        </w:r>
        <w:r w:rsidR="004F42D7">
          <w:fldChar w:fldCharType="end"/>
        </w:r>
        <w:r w:rsidR="004F42D7" w:rsidRPr="00CE5DAE">
          <w:t>.</w:t>
        </w:r>
      </w:ins>
    </w:p>
    <w:p w14:paraId="1D77DB46" w14:textId="0B803283" w:rsidR="004F42D7" w:rsidRPr="00CE5DAE" w:rsidRDefault="004F42D7">
      <w:pPr>
        <w:pStyle w:val="EndNoteBibliography"/>
        <w:spacing w:after="0"/>
        <w:rPr>
          <w:ins w:id="412" w:author="My Luong Vuong" w:date="2024-05-31T16:58:00Z"/>
        </w:rPr>
        <w:pPrChange w:id="413" w:author="My Luong Vuong" w:date="2024-05-31T16:58:00Z">
          <w:pPr/>
        </w:pPrChange>
      </w:pPr>
      <w:ins w:id="414" w:author="My Luong Vuong" w:date="2024-05-31T16:58:00Z">
        <w:r w:rsidRPr="00CE5DAE">
          <w:t xml:space="preserve">[2] Schroeder M, Weber T, Denker T, Winterland S, Wichmann D, Rohde H, et al. Epidemiology, clinical characteristics, and outcome of candidemia in critically ill patients in Germany: a single-center retrospective 10-year analysis. Annals of Intensive Care. 2020;10:142. </w:t>
        </w:r>
        <w:r>
          <w:fldChar w:fldCharType="begin"/>
        </w:r>
        <w:r>
          <w:instrText>HYPERLINK "http://doi.org/10.1186/s13613-020-00755-8"</w:instrText>
        </w:r>
        <w:r>
          <w:fldChar w:fldCharType="separate"/>
        </w:r>
        <w:r w:rsidRPr="004F42D7">
          <w:rPr>
            <w:rStyle w:val="Hyperlink"/>
            <w:rPrChange w:id="415" w:author="My Luong Vuong" w:date="2024-05-31T16:58:00Z">
              <w:rPr/>
            </w:rPrChange>
          </w:rPr>
          <w:t>http://doi.org/10.1186/s13613-020-00755-8</w:t>
        </w:r>
        <w:r>
          <w:fldChar w:fldCharType="end"/>
        </w:r>
        <w:r w:rsidRPr="00CE5DAE">
          <w:t>.</w:t>
        </w:r>
      </w:ins>
    </w:p>
    <w:p w14:paraId="11E88C76" w14:textId="4BBE5634" w:rsidR="004F42D7" w:rsidRPr="00CE5DAE" w:rsidRDefault="004F42D7">
      <w:pPr>
        <w:pStyle w:val="EndNoteBibliography"/>
        <w:spacing w:after="0"/>
        <w:rPr>
          <w:ins w:id="416" w:author="My Luong Vuong" w:date="2024-05-31T16:58:00Z"/>
        </w:rPr>
        <w:pPrChange w:id="417" w:author="My Luong Vuong" w:date="2024-05-31T16:58:00Z">
          <w:pPr/>
        </w:pPrChange>
      </w:pPr>
      <w:ins w:id="418" w:author="My Luong Vuong" w:date="2024-05-31T16:58:00Z">
        <w:r w:rsidRPr="00CE5DAE">
          <w:t xml:space="preserve">[3] Bassetti M, Giacobbe DR, Vena A, Trucchi C, Ansaldi F, Antonelli M, et al. Incidence and outcome of invasive candidiasis in intensive care units (ICUs) in Europe: results of the EUCANDICU project. Critical Care. 2019;23:219. </w:t>
        </w:r>
        <w:r>
          <w:fldChar w:fldCharType="begin"/>
        </w:r>
        <w:r>
          <w:instrText>HYPERLINK "http://doi.org/10.1186/s13054-019-2497-3"</w:instrText>
        </w:r>
        <w:r>
          <w:fldChar w:fldCharType="separate"/>
        </w:r>
        <w:r w:rsidRPr="004F42D7">
          <w:rPr>
            <w:rStyle w:val="Hyperlink"/>
            <w:rPrChange w:id="419" w:author="My Luong Vuong" w:date="2024-05-31T16:58:00Z">
              <w:rPr/>
            </w:rPrChange>
          </w:rPr>
          <w:t>http://doi.org/10.1186/s13054-019-2497-3</w:t>
        </w:r>
        <w:r>
          <w:fldChar w:fldCharType="end"/>
        </w:r>
        <w:r w:rsidRPr="00CE5DAE">
          <w:t>.</w:t>
        </w:r>
      </w:ins>
    </w:p>
    <w:p w14:paraId="4893C70A" w14:textId="63BF2925" w:rsidR="004F42D7" w:rsidRPr="00CE5DAE" w:rsidRDefault="004F42D7">
      <w:pPr>
        <w:pStyle w:val="EndNoteBibliography"/>
        <w:spacing w:after="0"/>
        <w:rPr>
          <w:ins w:id="420" w:author="My Luong Vuong" w:date="2024-05-31T16:58:00Z"/>
        </w:rPr>
        <w:pPrChange w:id="421" w:author="My Luong Vuong" w:date="2024-05-31T16:58:00Z">
          <w:pPr/>
        </w:pPrChange>
      </w:pPr>
      <w:ins w:id="422" w:author="My Luong Vuong" w:date="2024-05-31T16:58:00Z">
        <w:r w:rsidRPr="00CE5DAE">
          <w:t xml:space="preserve">[4] Sbrana F, Sozio E, Bassetti M, Ripoli A, Pieralli F, Azzini AM, et al. Independent risk factors for mortality in critically ill patients with candidemia on Italian Internal Medicine Wards. Internal and Emergency Medicine. 2018;13:199-204. </w:t>
        </w:r>
        <w:r>
          <w:fldChar w:fldCharType="begin"/>
        </w:r>
        <w:r>
          <w:instrText>HYPERLINK "http://doi.org/10.1007/s11739-017-1783-9"</w:instrText>
        </w:r>
        <w:r>
          <w:fldChar w:fldCharType="separate"/>
        </w:r>
        <w:r w:rsidRPr="004F42D7">
          <w:rPr>
            <w:rStyle w:val="Hyperlink"/>
            <w:rPrChange w:id="423" w:author="My Luong Vuong" w:date="2024-05-31T16:58:00Z">
              <w:rPr/>
            </w:rPrChange>
          </w:rPr>
          <w:t>http://doi.org/10.1007/s11739-017-1783-9</w:t>
        </w:r>
        <w:r>
          <w:fldChar w:fldCharType="end"/>
        </w:r>
        <w:r w:rsidRPr="00CE5DAE">
          <w:t>.</w:t>
        </w:r>
      </w:ins>
    </w:p>
    <w:p w14:paraId="1F0D6CAD" w14:textId="77777777" w:rsidR="004F42D7" w:rsidRPr="00CE5DAE" w:rsidRDefault="004F42D7">
      <w:pPr>
        <w:pStyle w:val="EndNoteBibliography"/>
        <w:spacing w:after="0"/>
        <w:rPr>
          <w:ins w:id="424" w:author="My Luong Vuong" w:date="2024-05-31T16:58:00Z"/>
        </w:rPr>
        <w:pPrChange w:id="425" w:author="My Luong Vuong" w:date="2024-05-31T16:58:00Z">
          <w:pPr/>
        </w:pPrChange>
      </w:pPr>
      <w:ins w:id="426" w:author="My Luong Vuong" w:date="2024-05-31T16:58:00Z">
        <w:r w:rsidRPr="00CE5DAE">
          <w:t>[5] Pfizer. Summary of Product Characteristics (SmPC) Diflucan. Summary of Product Characteristics (SmPC) Diflucan. 2012.</w:t>
        </w:r>
      </w:ins>
    </w:p>
    <w:p w14:paraId="0021E3AD" w14:textId="3161A445" w:rsidR="004F42D7" w:rsidRPr="00CE5DAE" w:rsidRDefault="004F42D7">
      <w:pPr>
        <w:pStyle w:val="EndNoteBibliography"/>
        <w:spacing w:after="0"/>
        <w:rPr>
          <w:ins w:id="427" w:author="My Luong Vuong" w:date="2024-05-31T16:58:00Z"/>
        </w:rPr>
        <w:pPrChange w:id="428" w:author="My Luong Vuong" w:date="2024-05-31T16:58:00Z">
          <w:pPr/>
        </w:pPrChange>
      </w:pPr>
      <w:ins w:id="429" w:author="My Luong Vuong" w:date="2024-05-31T16:58:00Z">
        <w:r w:rsidRPr="00CE5DAE">
          <w:t xml:space="preserve">[6] Pappas PG, Kauffman CA, Andes DR, Clancy CJ, Marr KA, Ostrosky-Zeichner L, et al. Clinical Practice Guideline for the Management of Candidiasis: 2016 Update by the Infectious Diseases Society of America. Clin Infect Dis. 2016;62:e1-50. </w:t>
        </w:r>
        <w:r>
          <w:fldChar w:fldCharType="begin"/>
        </w:r>
        <w:r>
          <w:instrText>HYPERLINK "http://doi.org/10.1093/cid/civ933"</w:instrText>
        </w:r>
        <w:r>
          <w:fldChar w:fldCharType="separate"/>
        </w:r>
        <w:r w:rsidRPr="004F42D7">
          <w:rPr>
            <w:rStyle w:val="Hyperlink"/>
            <w:rPrChange w:id="430" w:author="My Luong Vuong" w:date="2024-05-31T16:58:00Z">
              <w:rPr/>
            </w:rPrChange>
          </w:rPr>
          <w:t>http://doi.org/10.1093/cid/civ933</w:t>
        </w:r>
        <w:r>
          <w:fldChar w:fldCharType="end"/>
        </w:r>
        <w:r w:rsidRPr="00CE5DAE">
          <w:t>.</w:t>
        </w:r>
      </w:ins>
    </w:p>
    <w:p w14:paraId="14C958CC" w14:textId="48E583BD" w:rsidR="004F42D7" w:rsidRPr="00CE5DAE" w:rsidRDefault="004F42D7">
      <w:pPr>
        <w:pStyle w:val="EndNoteBibliography"/>
        <w:spacing w:after="0"/>
        <w:rPr>
          <w:ins w:id="431" w:author="My Luong Vuong" w:date="2024-05-31T16:58:00Z"/>
        </w:rPr>
        <w:pPrChange w:id="432" w:author="My Luong Vuong" w:date="2024-05-31T16:58:00Z">
          <w:pPr/>
        </w:pPrChange>
      </w:pPr>
      <w:ins w:id="433" w:author="My Luong Vuong" w:date="2024-05-31T16:58:00Z">
        <w:r w:rsidRPr="00CE5DAE">
          <w:t xml:space="preserve">[7] Grau S, Pozo JC, Romá E, Salavert M, Barrueta JA, Peral C, et al. Cost-effectiveness of three echinocandins and fluconazole in the treatment of candidemia and/or invasive candidiasis in nonneutropenic adult patients. Clinicoecon Outcomes Res. 2015;7:527-35. </w:t>
        </w:r>
        <w:r>
          <w:fldChar w:fldCharType="begin"/>
        </w:r>
        <w:r>
          <w:instrText>HYPERLINK "http://doi.org/10.2147/ceor.S91587"</w:instrText>
        </w:r>
        <w:r>
          <w:fldChar w:fldCharType="separate"/>
        </w:r>
        <w:r w:rsidRPr="004F42D7">
          <w:rPr>
            <w:rStyle w:val="Hyperlink"/>
            <w:rPrChange w:id="434" w:author="My Luong Vuong" w:date="2024-05-31T16:58:00Z">
              <w:rPr/>
            </w:rPrChange>
          </w:rPr>
          <w:t>http://doi.org/10.2147/ceor.S91587</w:t>
        </w:r>
        <w:r>
          <w:fldChar w:fldCharType="end"/>
        </w:r>
        <w:r w:rsidRPr="00CE5DAE">
          <w:t>.</w:t>
        </w:r>
      </w:ins>
    </w:p>
    <w:p w14:paraId="05F9773D" w14:textId="77777777" w:rsidR="004F42D7" w:rsidRPr="00CE5DAE" w:rsidRDefault="004F42D7">
      <w:pPr>
        <w:pStyle w:val="EndNoteBibliography"/>
        <w:spacing w:after="0"/>
        <w:rPr>
          <w:ins w:id="435" w:author="My Luong Vuong" w:date="2024-05-31T16:58:00Z"/>
        </w:rPr>
        <w:pPrChange w:id="436" w:author="My Luong Vuong" w:date="2024-05-31T16:58:00Z">
          <w:pPr/>
        </w:pPrChange>
      </w:pPr>
      <w:ins w:id="437" w:author="My Luong Vuong" w:date="2024-05-31T16:58:00Z">
        <w:r w:rsidRPr="00CE5DAE">
          <w:t>[8] European Committee on Antimicrobial Susceptibility Testing. Fluconazole: Rationale for the clinical breakpoints, version 3.0. 2020.</w:t>
        </w:r>
      </w:ins>
    </w:p>
    <w:p w14:paraId="46607A41" w14:textId="0C0231FD" w:rsidR="004F42D7" w:rsidRPr="00CE5DAE" w:rsidRDefault="004F42D7">
      <w:pPr>
        <w:pStyle w:val="EndNoteBibliography"/>
        <w:spacing w:after="0"/>
        <w:rPr>
          <w:ins w:id="438" w:author="My Luong Vuong" w:date="2024-05-31T16:58:00Z"/>
        </w:rPr>
        <w:pPrChange w:id="439" w:author="My Luong Vuong" w:date="2024-05-31T16:58:00Z">
          <w:pPr/>
        </w:pPrChange>
      </w:pPr>
      <w:ins w:id="440" w:author="My Luong Vuong" w:date="2024-05-31T16:58:00Z">
        <w:r w:rsidRPr="00CE5DAE">
          <w:t xml:space="preserve">[9] Jacobson MA, Hanks DK, Ferrell LD. Fatal acute hepatic necrosis due to fluconazole. The American Journal of Medicine. 1994;96:188-90. </w:t>
        </w:r>
        <w:r>
          <w:fldChar w:fldCharType="begin"/>
        </w:r>
        <w:r>
          <w:instrText>HYPERLINK "http://doi.org/https://doi.org/10.1016/0002-9343(94)90141-4"</w:instrText>
        </w:r>
        <w:r>
          <w:fldChar w:fldCharType="separate"/>
        </w:r>
        <w:r w:rsidRPr="004F42D7">
          <w:rPr>
            <w:rStyle w:val="Hyperlink"/>
            <w:rPrChange w:id="441" w:author="My Luong Vuong" w:date="2024-05-31T16:58:00Z">
              <w:rPr/>
            </w:rPrChange>
          </w:rPr>
          <w:t>http://doi.org/https://doi.org/10.1016/0002-9343(94)90141-4</w:t>
        </w:r>
        <w:r>
          <w:fldChar w:fldCharType="end"/>
        </w:r>
        <w:r w:rsidRPr="00CE5DAE">
          <w:t>.</w:t>
        </w:r>
      </w:ins>
    </w:p>
    <w:p w14:paraId="1BDBB605" w14:textId="77777777" w:rsidR="004F42D7" w:rsidRPr="00CE5DAE" w:rsidRDefault="004F42D7">
      <w:pPr>
        <w:pStyle w:val="EndNoteBibliography"/>
        <w:spacing w:after="0"/>
        <w:rPr>
          <w:ins w:id="442" w:author="My Luong Vuong" w:date="2024-05-31T16:58:00Z"/>
        </w:rPr>
        <w:pPrChange w:id="443" w:author="My Luong Vuong" w:date="2024-05-31T16:58:00Z">
          <w:pPr/>
        </w:pPrChange>
      </w:pPr>
      <w:ins w:id="444" w:author="My Luong Vuong" w:date="2024-05-31T16:58:00Z">
        <w:r w:rsidRPr="00CE5DAE">
          <w:t>[10] Matsumoto K, Ueno K, Yoshimura H, Morii M, Takada M, Sawai T, et al. Fluconazole-Induced Convulsions at Serum Trough Concentrations of Approximately 80 μg/mL. Therapeutic Drug Monitoring. 2000;22:635-6.</w:t>
        </w:r>
      </w:ins>
    </w:p>
    <w:p w14:paraId="3CB8AF77" w14:textId="77777777" w:rsidR="004F42D7" w:rsidRPr="00CE5DAE" w:rsidRDefault="004F42D7">
      <w:pPr>
        <w:pStyle w:val="EndNoteBibliography"/>
        <w:spacing w:after="0"/>
        <w:rPr>
          <w:ins w:id="445" w:author="My Luong Vuong" w:date="2024-05-31T16:58:00Z"/>
        </w:rPr>
        <w:pPrChange w:id="446" w:author="My Luong Vuong" w:date="2024-05-31T16:58:00Z">
          <w:pPr/>
        </w:pPrChange>
      </w:pPr>
      <w:ins w:id="447" w:author="My Luong Vuong" w:date="2024-05-31T16:58:00Z">
        <w:r w:rsidRPr="00CE5DAE">
          <w:t>[11] Lewis R, Brüggemann R, Padoin C, Maertens J, Marchetti O, Groll A, et al. Triazole antifungal therapeutic drug monitoring.  Sixth European Conference on Infections in Leukaemia Meeting, Sophia Antipolis, France2015.</w:t>
        </w:r>
      </w:ins>
    </w:p>
    <w:p w14:paraId="6C2D0879" w14:textId="5AA5C577" w:rsidR="004F42D7" w:rsidRPr="00CE5DAE" w:rsidRDefault="004F42D7">
      <w:pPr>
        <w:pStyle w:val="EndNoteBibliography"/>
        <w:spacing w:after="0"/>
        <w:rPr>
          <w:ins w:id="448" w:author="My Luong Vuong" w:date="2024-05-31T16:58:00Z"/>
        </w:rPr>
        <w:pPrChange w:id="449" w:author="My Luong Vuong" w:date="2024-05-31T16:58:00Z">
          <w:pPr/>
        </w:pPrChange>
      </w:pPr>
      <w:ins w:id="450" w:author="My Luong Vuong" w:date="2024-05-31T16:58:00Z">
        <w:r w:rsidRPr="00CE5DAE">
          <w:t xml:space="preserve">[12] Sandaradura I, Marriott DJE, Day RO, Norris RLG, Pang E, Stocker SL, et al. Current fluconazole treatment regimens result in under-dosing of critically ill adults during early therapy. Eur J Clin Microbiol Infect Dis. 2021;40:1521-8. </w:t>
        </w:r>
        <w:r>
          <w:fldChar w:fldCharType="begin"/>
        </w:r>
        <w:r>
          <w:instrText>HYPERLINK "http://doi.org/10.1007/s10096-021-04201-w"</w:instrText>
        </w:r>
        <w:r>
          <w:fldChar w:fldCharType="separate"/>
        </w:r>
        <w:r w:rsidRPr="004F42D7">
          <w:rPr>
            <w:rStyle w:val="Hyperlink"/>
            <w:rPrChange w:id="451" w:author="My Luong Vuong" w:date="2024-05-31T16:58:00Z">
              <w:rPr/>
            </w:rPrChange>
          </w:rPr>
          <w:t>http://doi.org/10.1007/s10096-021-04201-w</w:t>
        </w:r>
        <w:r>
          <w:fldChar w:fldCharType="end"/>
        </w:r>
        <w:r w:rsidRPr="00CE5DAE">
          <w:t>.</w:t>
        </w:r>
      </w:ins>
    </w:p>
    <w:p w14:paraId="54D70616" w14:textId="40EF66AC" w:rsidR="004F42D7" w:rsidRPr="00CE5DAE" w:rsidRDefault="004F42D7">
      <w:pPr>
        <w:pStyle w:val="EndNoteBibliography"/>
        <w:spacing w:after="0"/>
        <w:rPr>
          <w:ins w:id="452" w:author="My Luong Vuong" w:date="2024-05-31T16:58:00Z"/>
        </w:rPr>
        <w:pPrChange w:id="453" w:author="My Luong Vuong" w:date="2024-05-31T16:58:00Z">
          <w:pPr/>
        </w:pPrChange>
      </w:pPr>
      <w:ins w:id="454" w:author="My Luong Vuong" w:date="2024-05-31T16:58:00Z">
        <w:r w:rsidRPr="00CE5DAE">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r>
          <w:fldChar w:fldCharType="begin"/>
        </w:r>
        <w:r>
          <w:instrText>HYPERLINK "http://doi.org/10.1128/aac.01554-20"</w:instrText>
        </w:r>
        <w:r>
          <w:fldChar w:fldCharType="separate"/>
        </w:r>
        <w:r w:rsidRPr="004F42D7">
          <w:rPr>
            <w:rStyle w:val="Hyperlink"/>
            <w:rPrChange w:id="455" w:author="My Luong Vuong" w:date="2024-05-31T16:58:00Z">
              <w:rPr/>
            </w:rPrChange>
          </w:rPr>
          <w:t>http://doi.org/10.1128/aac.01554-20</w:t>
        </w:r>
        <w:r>
          <w:fldChar w:fldCharType="end"/>
        </w:r>
        <w:r w:rsidRPr="00CE5DAE">
          <w:t>.</w:t>
        </w:r>
      </w:ins>
    </w:p>
    <w:p w14:paraId="49824E97" w14:textId="21ED8EA2" w:rsidR="004F42D7" w:rsidRPr="00CE5DAE" w:rsidRDefault="004F42D7">
      <w:pPr>
        <w:pStyle w:val="EndNoteBibliography"/>
        <w:spacing w:after="0"/>
        <w:rPr>
          <w:ins w:id="456" w:author="My Luong Vuong" w:date="2024-05-31T16:58:00Z"/>
        </w:rPr>
        <w:pPrChange w:id="457" w:author="My Luong Vuong" w:date="2024-05-31T16:58:00Z">
          <w:pPr/>
        </w:pPrChange>
      </w:pPr>
      <w:ins w:id="458" w:author="My Luong Vuong" w:date="2024-05-31T16:58:00Z">
        <w:r w:rsidRPr="00CE5DAE">
          <w:t xml:space="preserve">[14] Muilwijk EW, de Lange DW, Schouten JA, Wasmann RE, Ter Heine R, Burger DM, et al. Suboptimal Dosing of Fluconazole in Critically Ill Patients: Time To Rethink Dosing. Antimicrob Agents Chemother. 2020;64. </w:t>
        </w:r>
        <w:r>
          <w:fldChar w:fldCharType="begin"/>
        </w:r>
        <w:r>
          <w:instrText>HYPERLINK "http://doi.org/10.1128/aac.00984-20"</w:instrText>
        </w:r>
        <w:r>
          <w:fldChar w:fldCharType="separate"/>
        </w:r>
        <w:r w:rsidRPr="004F42D7">
          <w:rPr>
            <w:rStyle w:val="Hyperlink"/>
            <w:rPrChange w:id="459" w:author="My Luong Vuong" w:date="2024-05-31T16:58:00Z">
              <w:rPr/>
            </w:rPrChange>
          </w:rPr>
          <w:t>http://doi.org/10.1128/aac.00984-20</w:t>
        </w:r>
        <w:r>
          <w:fldChar w:fldCharType="end"/>
        </w:r>
        <w:r w:rsidRPr="00CE5DAE">
          <w:t>.</w:t>
        </w:r>
      </w:ins>
    </w:p>
    <w:p w14:paraId="0A978DF0" w14:textId="198CBC1B" w:rsidR="004F42D7" w:rsidRPr="00CE5DAE" w:rsidRDefault="004F42D7">
      <w:pPr>
        <w:pStyle w:val="EndNoteBibliography"/>
        <w:spacing w:after="0"/>
        <w:rPr>
          <w:ins w:id="460" w:author="My Luong Vuong" w:date="2024-05-31T16:58:00Z"/>
        </w:rPr>
        <w:pPrChange w:id="461" w:author="My Luong Vuong" w:date="2024-05-31T16:58:00Z">
          <w:pPr/>
        </w:pPrChange>
      </w:pPr>
      <w:ins w:id="462" w:author="My Luong Vuong" w:date="2024-05-31T16:58:00Z">
        <w:r w:rsidRPr="00CE5DAE">
          <w:t xml:space="preserve">[15] Alobaid AS, Wallis SC, Jarrett P, Starr T, Stuart J, Lassig-Smith M, et al. Effect of Obesity on the Population Pharmacokinetics of Fluconazole in Critically Ill Patients. Antimicrob Agents Chemother. 2016;60:6550-7. </w:t>
        </w:r>
        <w:r>
          <w:fldChar w:fldCharType="begin"/>
        </w:r>
        <w:r>
          <w:instrText>HYPERLINK "http://doi.org/10.1128/aac.01088-16"</w:instrText>
        </w:r>
        <w:r>
          <w:fldChar w:fldCharType="separate"/>
        </w:r>
        <w:r w:rsidRPr="004F42D7">
          <w:rPr>
            <w:rStyle w:val="Hyperlink"/>
            <w:rPrChange w:id="463" w:author="My Luong Vuong" w:date="2024-05-31T16:58:00Z">
              <w:rPr/>
            </w:rPrChange>
          </w:rPr>
          <w:t>http://doi.org/10.1128/aac.01088-16</w:t>
        </w:r>
        <w:r>
          <w:fldChar w:fldCharType="end"/>
        </w:r>
        <w:r w:rsidRPr="00CE5DAE">
          <w:t>.</w:t>
        </w:r>
      </w:ins>
    </w:p>
    <w:p w14:paraId="11B392F3" w14:textId="52DC00D4" w:rsidR="004F42D7" w:rsidRPr="00CE5DAE" w:rsidRDefault="004F42D7">
      <w:pPr>
        <w:pStyle w:val="EndNoteBibliography"/>
        <w:spacing w:after="0"/>
        <w:rPr>
          <w:ins w:id="464" w:author="My Luong Vuong" w:date="2024-05-31T16:58:00Z"/>
        </w:rPr>
        <w:pPrChange w:id="465" w:author="My Luong Vuong" w:date="2024-05-31T16:58:00Z">
          <w:pPr/>
        </w:pPrChange>
      </w:pPr>
      <w:ins w:id="466" w:author="My Luong Vuong" w:date="2024-05-31T16:58:00Z">
        <w:r w:rsidRPr="00CE5DAE">
          <w:t xml:space="preserve">[16] Mould DR, Upton RN. Basic concepts in population modeling, simulation, and model-based drug development-part 2: introduction to pharmacokinetic modeling methods. CPT Pharmacometrics Syst Pharmacol. 2013;2:e38. </w:t>
        </w:r>
        <w:r>
          <w:fldChar w:fldCharType="begin"/>
        </w:r>
        <w:r>
          <w:instrText>HYPERLINK "http://doi.org/10.1038/psp.2013.14"</w:instrText>
        </w:r>
        <w:r>
          <w:fldChar w:fldCharType="separate"/>
        </w:r>
        <w:r w:rsidRPr="004F42D7">
          <w:rPr>
            <w:rStyle w:val="Hyperlink"/>
            <w:rPrChange w:id="467" w:author="My Luong Vuong" w:date="2024-05-31T16:58:00Z">
              <w:rPr/>
            </w:rPrChange>
          </w:rPr>
          <w:t>http://doi.org/10.1038/psp.2013.14</w:t>
        </w:r>
        <w:r>
          <w:fldChar w:fldCharType="end"/>
        </w:r>
        <w:r w:rsidRPr="00CE5DAE">
          <w:t>.</w:t>
        </w:r>
      </w:ins>
    </w:p>
    <w:p w14:paraId="0E595435" w14:textId="3DAFFAC9" w:rsidR="004F42D7" w:rsidRPr="00CE5DAE" w:rsidRDefault="004F42D7">
      <w:pPr>
        <w:pStyle w:val="EndNoteBibliography"/>
        <w:spacing w:after="0"/>
        <w:rPr>
          <w:ins w:id="468" w:author="My Luong Vuong" w:date="2024-05-31T16:58:00Z"/>
        </w:rPr>
        <w:pPrChange w:id="469" w:author="My Luong Vuong" w:date="2024-05-31T16:58:00Z">
          <w:pPr/>
        </w:pPrChange>
      </w:pPr>
      <w:ins w:id="470" w:author="My Luong Vuong" w:date="2024-05-31T16:58:00Z">
        <w:r w:rsidRPr="00CE5DAE">
          <w:lastRenderedPageBreak/>
          <w:t xml:space="preserve">[17] Boer P. Estimated lean body mass as an index for normalization of body fluid volumes in humans. Am J Physiol. 1984;247:F632-6. </w:t>
        </w:r>
        <w:r>
          <w:fldChar w:fldCharType="begin"/>
        </w:r>
        <w:r>
          <w:instrText>HYPERLINK "http://doi.org/10.1152/ajprenal.1984.247.4.F632"</w:instrText>
        </w:r>
        <w:r>
          <w:fldChar w:fldCharType="separate"/>
        </w:r>
        <w:r w:rsidRPr="004F42D7">
          <w:rPr>
            <w:rStyle w:val="Hyperlink"/>
            <w:rPrChange w:id="471" w:author="My Luong Vuong" w:date="2024-05-31T16:58:00Z">
              <w:rPr/>
            </w:rPrChange>
          </w:rPr>
          <w:t>http://doi.org/10.1152/ajprenal.1984.247.4.F632</w:t>
        </w:r>
        <w:r>
          <w:fldChar w:fldCharType="end"/>
        </w:r>
        <w:r w:rsidRPr="00CE5DAE">
          <w:t>.</w:t>
        </w:r>
      </w:ins>
    </w:p>
    <w:p w14:paraId="53D9A4A3" w14:textId="591C6D81" w:rsidR="004F42D7" w:rsidRPr="00CE5DAE" w:rsidRDefault="004F42D7">
      <w:pPr>
        <w:pStyle w:val="EndNoteBibliography"/>
        <w:spacing w:after="0"/>
        <w:rPr>
          <w:ins w:id="472" w:author="My Luong Vuong" w:date="2024-05-31T16:58:00Z"/>
        </w:rPr>
        <w:pPrChange w:id="473" w:author="My Luong Vuong" w:date="2024-05-31T16:58:00Z">
          <w:pPr/>
        </w:pPrChange>
      </w:pPr>
      <w:ins w:id="474" w:author="My Luong Vuong" w:date="2024-05-31T16:58:00Z">
        <w:r w:rsidRPr="00CE5DAE">
          <w:t xml:space="preserve">[18] Sharma A, Sahasrabudhe V, Musib L, Zhang S, Younis I, Kanodia J. Time to Rethink the Current Paradigm for Assessing Kidney Function in Drug Development and Beyond. Clin Pharmacol Ther. 2022;112:946-58. </w:t>
        </w:r>
        <w:r>
          <w:fldChar w:fldCharType="begin"/>
        </w:r>
        <w:r>
          <w:instrText>HYPERLINK "http://doi.org/10.1002/cpt.2489"</w:instrText>
        </w:r>
        <w:r>
          <w:fldChar w:fldCharType="separate"/>
        </w:r>
        <w:r w:rsidRPr="004F42D7">
          <w:rPr>
            <w:rStyle w:val="Hyperlink"/>
            <w:rPrChange w:id="475" w:author="My Luong Vuong" w:date="2024-05-31T16:58:00Z">
              <w:rPr/>
            </w:rPrChange>
          </w:rPr>
          <w:t>http://doi.org/10.1002/cpt.2489</w:t>
        </w:r>
        <w:r>
          <w:fldChar w:fldCharType="end"/>
        </w:r>
        <w:r w:rsidRPr="00CE5DAE">
          <w:t>.</w:t>
        </w:r>
      </w:ins>
    </w:p>
    <w:p w14:paraId="63863250" w14:textId="77777777" w:rsidR="004F42D7" w:rsidRPr="00CE5DAE" w:rsidRDefault="004F42D7">
      <w:pPr>
        <w:pStyle w:val="EndNoteBibliography"/>
        <w:spacing w:after="0"/>
        <w:rPr>
          <w:ins w:id="476" w:author="My Luong Vuong" w:date="2024-05-31T16:58:00Z"/>
        </w:rPr>
        <w:pPrChange w:id="477" w:author="My Luong Vuong" w:date="2024-05-31T16:58:00Z">
          <w:pPr/>
        </w:pPrChange>
      </w:pPr>
      <w:ins w:id="478" w:author="My Luong Vuong" w:date="2024-05-31T16:58:00Z">
        <w:r w:rsidRPr="00CE5DAE">
          <w:t>[19] Buuren Sv. Flexible Imputation of Missing Data, Second Edition: Taylor &amp; Francis Group; 2018.</w:t>
        </w:r>
      </w:ins>
    </w:p>
    <w:p w14:paraId="54A75EAC" w14:textId="77777777" w:rsidR="004F42D7" w:rsidRPr="00CE5DAE" w:rsidRDefault="004F42D7">
      <w:pPr>
        <w:pStyle w:val="EndNoteBibliography"/>
        <w:spacing w:after="0"/>
        <w:rPr>
          <w:ins w:id="479" w:author="My Luong Vuong" w:date="2024-05-31T16:58:00Z"/>
        </w:rPr>
        <w:pPrChange w:id="480" w:author="My Luong Vuong" w:date="2024-05-31T16:58:00Z">
          <w:pPr/>
        </w:pPrChange>
      </w:pPr>
      <w:ins w:id="481" w:author="My Luong Vuong" w:date="2024-05-31T16:58:00Z">
        <w:r w:rsidRPr="00CE5DAE">
          <w:t>[20] Hosmer DW, Lemeshow S, May S. Applied Survival Analysis: Regression Modeling of Time-to-Event Data, Second Edition: John Wiley &amp; Sons, Inc.; 2008.</w:t>
        </w:r>
      </w:ins>
    </w:p>
    <w:p w14:paraId="29D97D1A" w14:textId="77777777" w:rsidR="004F42D7" w:rsidRPr="00CE5DAE" w:rsidRDefault="004F42D7">
      <w:pPr>
        <w:pStyle w:val="EndNoteBibliography"/>
        <w:spacing w:after="0"/>
        <w:rPr>
          <w:ins w:id="482" w:author="My Luong Vuong" w:date="2024-05-31T16:58:00Z"/>
        </w:rPr>
        <w:pPrChange w:id="483" w:author="My Luong Vuong" w:date="2024-05-31T16:58:00Z">
          <w:pPr/>
        </w:pPrChange>
      </w:pPr>
      <w:ins w:id="484" w:author="My Luong Vuong" w:date="2024-05-31T16:58:00Z">
        <w:r w:rsidRPr="00CE5DAE">
          <w:t>[21] Committee for Medicinal Products for Human Use (CHMP) EMA. Guideline on the use of pharmacokinetics and pharmacodynamics in the development of antimicrobial medicinal products. United Kingdom: European Medicines Agency; 2016.</w:t>
        </w:r>
      </w:ins>
    </w:p>
    <w:p w14:paraId="1B6B3784" w14:textId="77777777" w:rsidR="004F42D7" w:rsidRPr="00CE5DAE" w:rsidRDefault="004F42D7">
      <w:pPr>
        <w:pStyle w:val="EndNoteBibliography"/>
        <w:spacing w:after="0"/>
        <w:rPr>
          <w:ins w:id="485" w:author="My Luong Vuong" w:date="2024-05-31T16:58:00Z"/>
        </w:rPr>
        <w:pPrChange w:id="486" w:author="My Luong Vuong" w:date="2024-05-31T16:58:00Z">
          <w:pPr/>
        </w:pPrChange>
      </w:pPr>
      <w:ins w:id="487" w:author="My Luong Vuong" w:date="2024-05-31T16:58:00Z">
        <w:r w:rsidRPr="00CE5DAE">
          <w:t>[22] Ramachandran KM, Tsokos CP. Chapter 5 - Statistical estimation. In: Ramachandran KM, Tsokos CP, editors. Mathematical Statistics with Applications in R (Third Edition): Academic Press; 2021. p. 179-251.</w:t>
        </w:r>
      </w:ins>
    </w:p>
    <w:p w14:paraId="1D04EA5E" w14:textId="6C9D5D0E" w:rsidR="004F42D7" w:rsidRPr="00CE5DAE" w:rsidRDefault="004F42D7">
      <w:pPr>
        <w:pStyle w:val="EndNoteBibliography"/>
        <w:spacing w:after="0"/>
        <w:rPr>
          <w:ins w:id="488" w:author="My Luong Vuong" w:date="2024-05-31T16:58:00Z"/>
        </w:rPr>
        <w:pPrChange w:id="489" w:author="My Luong Vuong" w:date="2024-05-31T16:58:00Z">
          <w:pPr/>
        </w:pPrChange>
      </w:pPr>
      <w:ins w:id="490" w:author="My Luong Vuong" w:date="2024-05-31T16:58:00Z">
        <w:r w:rsidRPr="00CE5DAE">
          <w:t xml:space="preserve">[23] Wickham H, Grolemund G. R for Data Science2017. </w:t>
        </w:r>
        <w:r>
          <w:fldChar w:fldCharType="begin"/>
        </w:r>
        <w:r>
          <w:instrText>HYPERLINK "https://r4ds.had.co.nz/"</w:instrText>
        </w:r>
        <w:r>
          <w:fldChar w:fldCharType="separate"/>
        </w:r>
        <w:r w:rsidRPr="004F42D7">
          <w:rPr>
            <w:rStyle w:val="Hyperlink"/>
            <w:rPrChange w:id="491" w:author="My Luong Vuong" w:date="2024-05-31T16:58:00Z">
              <w:rPr/>
            </w:rPrChange>
          </w:rPr>
          <w:t>https://r4ds.had.co.nz/</w:t>
        </w:r>
        <w:r>
          <w:fldChar w:fldCharType="end"/>
        </w:r>
        <w:r w:rsidRPr="00CE5DAE">
          <w:t>.</w:t>
        </w:r>
      </w:ins>
    </w:p>
    <w:p w14:paraId="2D3CA6B0" w14:textId="16BE9874" w:rsidR="004F42D7" w:rsidRPr="00CE5DAE" w:rsidRDefault="004F42D7">
      <w:pPr>
        <w:pStyle w:val="EndNoteBibliography"/>
        <w:spacing w:after="0"/>
        <w:rPr>
          <w:ins w:id="492" w:author="My Luong Vuong" w:date="2024-05-31T16:58:00Z"/>
        </w:rPr>
        <w:pPrChange w:id="493" w:author="My Luong Vuong" w:date="2024-05-31T16:58:00Z">
          <w:pPr/>
        </w:pPrChange>
      </w:pPr>
      <w:ins w:id="494" w:author="My Luong Vuong" w:date="2024-05-31T16:58:00Z">
        <w:r w:rsidRPr="00CE5DAE">
          <w:t xml:space="preserve">[24] Keizer RJ, Karlsson MO, Hooker A. Modeling and Simulation Workbench for NONMEM: Tutorial on Pirana, PsN, and Xpose. CPT Pharmacometrics Syst Pharmacol. 2013;2:e50. </w:t>
        </w:r>
        <w:r>
          <w:fldChar w:fldCharType="begin"/>
        </w:r>
        <w:r>
          <w:instrText>HYPERLINK "http://doi.org/10.1038/psp.2013.24"</w:instrText>
        </w:r>
        <w:r>
          <w:fldChar w:fldCharType="separate"/>
        </w:r>
        <w:r w:rsidRPr="004F42D7">
          <w:rPr>
            <w:rStyle w:val="Hyperlink"/>
            <w:rPrChange w:id="495" w:author="My Luong Vuong" w:date="2024-05-31T16:58:00Z">
              <w:rPr/>
            </w:rPrChange>
          </w:rPr>
          <w:t>http://doi.org/10.1038/psp.2013.24</w:t>
        </w:r>
        <w:r>
          <w:fldChar w:fldCharType="end"/>
        </w:r>
        <w:r w:rsidRPr="00CE5DAE">
          <w:t>.</w:t>
        </w:r>
      </w:ins>
    </w:p>
    <w:p w14:paraId="2BEC66EE" w14:textId="715EE4B9" w:rsidR="004F42D7" w:rsidRPr="00CE5DAE" w:rsidRDefault="004F42D7">
      <w:pPr>
        <w:pStyle w:val="EndNoteBibliography"/>
        <w:spacing w:after="0"/>
        <w:rPr>
          <w:ins w:id="496" w:author="My Luong Vuong" w:date="2024-05-31T16:58:00Z"/>
        </w:rPr>
        <w:pPrChange w:id="497" w:author="My Luong Vuong" w:date="2024-05-31T16:58:00Z">
          <w:pPr/>
        </w:pPrChange>
      </w:pPr>
      <w:ins w:id="498" w:author="My Luong Vuong" w:date="2024-05-31T16:58:00Z">
        <w:r w:rsidRPr="00CE5DAE">
          <w:t xml:space="preserve">[25] Bergner R, Hoffmann M, Riedel KD, Mikus G, Henrich DM, Haefeli WE, et al. Fluconazole dosing in continuous veno-venous haemofiltration (CVVHF): need for a high daily dose of 800 mg. Nephrol Dial Transplant. 2006;21:1019-23. </w:t>
        </w:r>
        <w:r>
          <w:fldChar w:fldCharType="begin"/>
        </w:r>
        <w:r>
          <w:instrText>HYPERLINK "http://doi.org/10.1093/ndt/gfi284"</w:instrText>
        </w:r>
        <w:r>
          <w:fldChar w:fldCharType="separate"/>
        </w:r>
        <w:r w:rsidRPr="004F42D7">
          <w:rPr>
            <w:rStyle w:val="Hyperlink"/>
            <w:rPrChange w:id="499" w:author="My Luong Vuong" w:date="2024-05-31T16:58:00Z">
              <w:rPr/>
            </w:rPrChange>
          </w:rPr>
          <w:t>http://doi.org/10.1093/ndt/gfi284</w:t>
        </w:r>
        <w:r>
          <w:fldChar w:fldCharType="end"/>
        </w:r>
        <w:r w:rsidRPr="00CE5DAE">
          <w:t>.</w:t>
        </w:r>
      </w:ins>
    </w:p>
    <w:p w14:paraId="6E4AFC3A" w14:textId="7BCEA8F6" w:rsidR="004F42D7" w:rsidRPr="00CE5DAE" w:rsidRDefault="004F42D7">
      <w:pPr>
        <w:pStyle w:val="EndNoteBibliography"/>
        <w:spacing w:after="0"/>
        <w:rPr>
          <w:ins w:id="500" w:author="My Luong Vuong" w:date="2024-05-31T16:58:00Z"/>
        </w:rPr>
        <w:pPrChange w:id="501" w:author="My Luong Vuong" w:date="2024-05-31T16:58:00Z">
          <w:pPr/>
        </w:pPrChange>
      </w:pPr>
      <w:ins w:id="502" w:author="My Luong Vuong" w:date="2024-05-31T16:58:00Z">
        <w:r w:rsidRPr="00CE5DAE">
          <w:t xml:space="preserve">[26] Buijk SL, Gyssens IC, Mouton JW, Verbrugh HA, Touw DJ, Bruining HA. Pharmacokinetics of sequential intravenous and enteral fluconazole in critically ill surgical patients with invasive mycoses and compromised gastro-intestinal function. Intensive Care Med. 2001;27:115-21. </w:t>
        </w:r>
        <w:r>
          <w:fldChar w:fldCharType="begin"/>
        </w:r>
        <w:r>
          <w:instrText>HYPERLINK "http://doi.org/10.1007/s001340000771"</w:instrText>
        </w:r>
        <w:r>
          <w:fldChar w:fldCharType="separate"/>
        </w:r>
        <w:r w:rsidRPr="004F42D7">
          <w:rPr>
            <w:rStyle w:val="Hyperlink"/>
            <w:rPrChange w:id="503" w:author="My Luong Vuong" w:date="2024-05-31T16:58:00Z">
              <w:rPr/>
            </w:rPrChange>
          </w:rPr>
          <w:t>http://doi.org/10.1007/s001340000771</w:t>
        </w:r>
        <w:r>
          <w:fldChar w:fldCharType="end"/>
        </w:r>
        <w:r w:rsidRPr="00CE5DAE">
          <w:t>.</w:t>
        </w:r>
      </w:ins>
    </w:p>
    <w:p w14:paraId="060D2110" w14:textId="77777777" w:rsidR="004F42D7" w:rsidRPr="00CE5DAE" w:rsidRDefault="004F42D7">
      <w:pPr>
        <w:pStyle w:val="EndNoteBibliography"/>
        <w:spacing w:after="0"/>
        <w:rPr>
          <w:ins w:id="504" w:author="My Luong Vuong" w:date="2024-05-31T16:58:00Z"/>
        </w:rPr>
        <w:pPrChange w:id="505" w:author="My Luong Vuong" w:date="2024-05-31T16:58:00Z">
          <w:pPr/>
        </w:pPrChange>
      </w:pPr>
      <w:ins w:id="506" w:author="My Luong Vuong" w:date="2024-05-31T16:58:00Z">
        <w:r w:rsidRPr="00CE5DAE">
          <w:t>[27]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ins>
    </w:p>
    <w:p w14:paraId="35280E62" w14:textId="58D34751" w:rsidR="004F42D7" w:rsidRPr="00CE5DAE" w:rsidRDefault="004F42D7">
      <w:pPr>
        <w:pStyle w:val="EndNoteBibliography"/>
        <w:spacing w:after="0"/>
        <w:rPr>
          <w:ins w:id="507" w:author="My Luong Vuong" w:date="2024-05-31T16:58:00Z"/>
        </w:rPr>
        <w:pPrChange w:id="508" w:author="My Luong Vuong" w:date="2024-05-31T16:58:00Z">
          <w:pPr/>
        </w:pPrChange>
      </w:pPr>
      <w:ins w:id="509" w:author="My Luong Vuong" w:date="2024-05-31T16:58:00Z">
        <w:r w:rsidRPr="00CE5DAE">
          <w:t xml:space="preserve">[28] Van Daele R, Wauters J, Lagrou K, Denooz R, Hayette MP, Gijsen M, et al. Pharmacokinetic Variability and Target Attainment of Fluconazole in Critically Ill Patients. Microorganisms. 2021;9. </w:t>
        </w:r>
        <w:r>
          <w:fldChar w:fldCharType="begin"/>
        </w:r>
        <w:r>
          <w:instrText>HYPERLINK "http://doi.org/10.3390/microorganisms9102068"</w:instrText>
        </w:r>
        <w:r>
          <w:fldChar w:fldCharType="separate"/>
        </w:r>
        <w:r w:rsidRPr="004F42D7">
          <w:rPr>
            <w:rStyle w:val="Hyperlink"/>
            <w:rPrChange w:id="510" w:author="My Luong Vuong" w:date="2024-05-31T16:58:00Z">
              <w:rPr/>
            </w:rPrChange>
          </w:rPr>
          <w:t>http://doi.org/10.3390/microorganisms9102068</w:t>
        </w:r>
        <w:r>
          <w:fldChar w:fldCharType="end"/>
        </w:r>
        <w:r w:rsidRPr="00CE5DAE">
          <w:t>.</w:t>
        </w:r>
      </w:ins>
    </w:p>
    <w:p w14:paraId="4313E995" w14:textId="1F0E83EB" w:rsidR="004F42D7" w:rsidRPr="00CE5DAE" w:rsidRDefault="004F42D7">
      <w:pPr>
        <w:pStyle w:val="EndNoteBibliography"/>
        <w:spacing w:after="0"/>
        <w:rPr>
          <w:ins w:id="511" w:author="My Luong Vuong" w:date="2024-05-31T16:58:00Z"/>
        </w:rPr>
        <w:pPrChange w:id="512" w:author="My Luong Vuong" w:date="2024-05-31T16:58:00Z">
          <w:pPr/>
        </w:pPrChange>
      </w:pPr>
      <w:ins w:id="513" w:author="My Luong Vuong" w:date="2024-05-31T16:58:00Z">
        <w:r w:rsidRPr="00CE5DAE">
          <w:t xml:space="preserve">[29]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r>
          <w:fldChar w:fldCharType="begin"/>
        </w:r>
        <w:r>
          <w:instrText>HYPERLINK "http://doi.org/10.1016/j.jclinepi.2020.03.026"</w:instrText>
        </w:r>
        <w:r>
          <w:fldChar w:fldCharType="separate"/>
        </w:r>
        <w:r w:rsidRPr="004F42D7">
          <w:rPr>
            <w:rStyle w:val="Hyperlink"/>
            <w:rPrChange w:id="514" w:author="My Luong Vuong" w:date="2024-05-31T16:58:00Z">
              <w:rPr/>
            </w:rPrChange>
          </w:rPr>
          <w:t>http://doi.org/10.1016/j.jclinepi.2020.03.026</w:t>
        </w:r>
        <w:r>
          <w:fldChar w:fldCharType="end"/>
        </w:r>
        <w:r w:rsidRPr="00CE5DAE">
          <w:t>.</w:t>
        </w:r>
      </w:ins>
    </w:p>
    <w:p w14:paraId="5AD8EC9F" w14:textId="67E82459" w:rsidR="004F42D7" w:rsidRPr="00CE5DAE" w:rsidRDefault="004F42D7">
      <w:pPr>
        <w:pStyle w:val="EndNoteBibliography"/>
        <w:spacing w:after="0"/>
        <w:rPr>
          <w:ins w:id="515" w:author="My Luong Vuong" w:date="2024-05-31T16:58:00Z"/>
        </w:rPr>
        <w:pPrChange w:id="516" w:author="My Luong Vuong" w:date="2024-05-31T16:58:00Z">
          <w:pPr/>
        </w:pPrChange>
      </w:pPr>
      <w:ins w:id="517" w:author="My Luong Vuong" w:date="2024-05-31T16:58:00Z">
        <w:r w:rsidRPr="00CE5DAE">
          <w:t xml:space="preserve">[30] Tierney JF, Vale C, Riley R, Smith CT, Stewart L, Clarke M, et al. Individual Participant Data (IPD) Meta-analyses of Randomised Controlled Trials: Guidance on Their Use. PLoS Med. 2015;12:e1001855. </w:t>
        </w:r>
        <w:r>
          <w:fldChar w:fldCharType="begin"/>
        </w:r>
        <w:r>
          <w:instrText>HYPERLINK "http://doi.org/10.1371/journal.pmed.1001855"</w:instrText>
        </w:r>
        <w:r>
          <w:fldChar w:fldCharType="separate"/>
        </w:r>
        <w:r w:rsidRPr="004F42D7">
          <w:rPr>
            <w:rStyle w:val="Hyperlink"/>
            <w:rPrChange w:id="518" w:author="My Luong Vuong" w:date="2024-05-31T16:58:00Z">
              <w:rPr/>
            </w:rPrChange>
          </w:rPr>
          <w:t>http://doi.org/10.1371/journal.pmed.1001855</w:t>
        </w:r>
        <w:r>
          <w:fldChar w:fldCharType="end"/>
        </w:r>
        <w:r w:rsidRPr="00CE5DAE">
          <w:t>.</w:t>
        </w:r>
      </w:ins>
    </w:p>
    <w:p w14:paraId="4DF8E3BD" w14:textId="1ACE5D28" w:rsidR="004F42D7" w:rsidRPr="00CE5DAE" w:rsidRDefault="004F42D7">
      <w:pPr>
        <w:pStyle w:val="EndNoteBibliography"/>
        <w:spacing w:after="0"/>
        <w:rPr>
          <w:ins w:id="519" w:author="My Luong Vuong" w:date="2024-05-31T16:58:00Z"/>
        </w:rPr>
        <w:pPrChange w:id="520" w:author="My Luong Vuong" w:date="2024-05-31T16:58:00Z">
          <w:pPr/>
        </w:pPrChange>
      </w:pPr>
      <w:ins w:id="521" w:author="My Luong Vuong" w:date="2024-05-31T16:58:00Z">
        <w:r w:rsidRPr="00CE5DAE">
          <w:t xml:space="preserve">[31]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r>
          <w:fldChar w:fldCharType="begin"/>
        </w:r>
        <w:r>
          <w:instrText>HYPERLINK "http://doi.org/10.1128/aac.00424-11"</w:instrText>
        </w:r>
        <w:r>
          <w:fldChar w:fldCharType="separate"/>
        </w:r>
        <w:r w:rsidRPr="004F42D7">
          <w:rPr>
            <w:rStyle w:val="Hyperlink"/>
            <w:rPrChange w:id="522" w:author="My Luong Vuong" w:date="2024-05-31T16:58:00Z">
              <w:rPr/>
            </w:rPrChange>
          </w:rPr>
          <w:t>http://doi.org/10.1128/aac.00424-11</w:t>
        </w:r>
        <w:r>
          <w:fldChar w:fldCharType="end"/>
        </w:r>
        <w:r w:rsidRPr="00CE5DAE">
          <w:t>.</w:t>
        </w:r>
      </w:ins>
    </w:p>
    <w:p w14:paraId="23BBCAAB" w14:textId="0B3E7713" w:rsidR="004F42D7" w:rsidRPr="00CE5DAE" w:rsidRDefault="004F42D7">
      <w:pPr>
        <w:pStyle w:val="EndNoteBibliography"/>
        <w:spacing w:after="0"/>
        <w:rPr>
          <w:ins w:id="523" w:author="My Luong Vuong" w:date="2024-05-31T16:58:00Z"/>
        </w:rPr>
        <w:pPrChange w:id="524" w:author="My Luong Vuong" w:date="2024-05-31T16:58:00Z">
          <w:pPr/>
        </w:pPrChange>
      </w:pPr>
      <w:ins w:id="525" w:author="My Luong Vuong" w:date="2024-05-31T16:58:00Z">
        <w:r w:rsidRPr="00CE5DAE">
          <w:t xml:space="preserve">[32] Aoyama T, Hirata K, Hirata R, Yamazaki H, Yamamoto Y, Hayashi H, et al. Population pharmacokinetics of fluconazole after administration of fosfluconazole and fluconazole in critically ill patients. J Clin Pharm Ther. 2012;37:356-63. </w:t>
        </w:r>
        <w:r>
          <w:fldChar w:fldCharType="begin"/>
        </w:r>
        <w:r>
          <w:instrText>HYPERLINK "http://doi.org/10.1111/j.1365-2710.2011.01297.x"</w:instrText>
        </w:r>
        <w:r>
          <w:fldChar w:fldCharType="separate"/>
        </w:r>
        <w:r w:rsidRPr="004F42D7">
          <w:rPr>
            <w:rStyle w:val="Hyperlink"/>
            <w:rPrChange w:id="526" w:author="My Luong Vuong" w:date="2024-05-31T16:58:00Z">
              <w:rPr/>
            </w:rPrChange>
          </w:rPr>
          <w:t>http://doi.org/10.1111/j.1365-2710.2011.01297.x</w:t>
        </w:r>
        <w:r>
          <w:fldChar w:fldCharType="end"/>
        </w:r>
        <w:r w:rsidRPr="00CE5DAE">
          <w:t>.</w:t>
        </w:r>
      </w:ins>
    </w:p>
    <w:p w14:paraId="1F616199" w14:textId="52C848D7" w:rsidR="004F42D7" w:rsidRPr="00CE5DAE" w:rsidRDefault="004F42D7">
      <w:pPr>
        <w:pStyle w:val="EndNoteBibliography"/>
        <w:spacing w:after="0"/>
        <w:rPr>
          <w:ins w:id="527" w:author="My Luong Vuong" w:date="2024-05-31T16:58:00Z"/>
        </w:rPr>
        <w:pPrChange w:id="528" w:author="My Luong Vuong" w:date="2024-05-31T16:58:00Z">
          <w:pPr/>
        </w:pPrChange>
      </w:pPr>
      <w:ins w:id="529" w:author="My Luong Vuong" w:date="2024-05-31T16:58:00Z">
        <w:r w:rsidRPr="00CE5DAE">
          <w:t xml:space="preserve">[33] Chen L, van Rhee KP, Wasmann RE, Krekels EHJ, Wiezer MJ, van Dongen EPA, et al. Total bodyweight and sex both drive pharmacokinetic variability of fluconazole in obese adults. J Antimicrob Chemother. 2022;77:2217-26. </w:t>
        </w:r>
        <w:r>
          <w:fldChar w:fldCharType="begin"/>
        </w:r>
        <w:r>
          <w:instrText>HYPERLINK "http://doi.org/10.1093/jac/dkac160"</w:instrText>
        </w:r>
        <w:r>
          <w:fldChar w:fldCharType="separate"/>
        </w:r>
        <w:r w:rsidRPr="004F42D7">
          <w:rPr>
            <w:rStyle w:val="Hyperlink"/>
            <w:rPrChange w:id="530" w:author="My Luong Vuong" w:date="2024-05-31T16:58:00Z">
              <w:rPr/>
            </w:rPrChange>
          </w:rPr>
          <w:t>http://doi.org/10.1093/jac/dkac160</w:t>
        </w:r>
        <w:r>
          <w:fldChar w:fldCharType="end"/>
        </w:r>
        <w:r w:rsidRPr="00CE5DAE">
          <w:t>.</w:t>
        </w:r>
      </w:ins>
    </w:p>
    <w:p w14:paraId="6BD17887" w14:textId="6C6A21A1" w:rsidR="004F42D7" w:rsidRPr="00CE5DAE" w:rsidRDefault="004F42D7">
      <w:pPr>
        <w:pStyle w:val="EndNoteBibliography"/>
        <w:spacing w:after="0"/>
        <w:rPr>
          <w:ins w:id="531" w:author="My Luong Vuong" w:date="2024-05-31T16:58:00Z"/>
        </w:rPr>
        <w:pPrChange w:id="532" w:author="My Luong Vuong" w:date="2024-05-31T16:58:00Z">
          <w:pPr/>
        </w:pPrChange>
      </w:pPr>
      <w:ins w:id="533" w:author="My Luong Vuong" w:date="2024-05-31T16:58:00Z">
        <w:r w:rsidRPr="00CE5DAE">
          <w:t xml:space="preserve">[34] Huang C-Y, Güiza F, De Vlieger G, Meyfroidt G. Daily fluctuations in kidney function in critically ill adults. Critical Care. 2022;26:347. </w:t>
        </w:r>
        <w:r>
          <w:fldChar w:fldCharType="begin"/>
        </w:r>
        <w:r>
          <w:instrText>HYPERLINK "http://doi.org/10.1186/s13054-022-04226-3"</w:instrText>
        </w:r>
        <w:r>
          <w:fldChar w:fldCharType="separate"/>
        </w:r>
        <w:r w:rsidRPr="004F42D7">
          <w:rPr>
            <w:rStyle w:val="Hyperlink"/>
            <w:rPrChange w:id="534" w:author="My Luong Vuong" w:date="2024-05-31T16:58:00Z">
              <w:rPr/>
            </w:rPrChange>
          </w:rPr>
          <w:t>http://doi.org/10.1186/s13054-022-04226-3</w:t>
        </w:r>
        <w:r>
          <w:fldChar w:fldCharType="end"/>
        </w:r>
        <w:r w:rsidRPr="00CE5DAE">
          <w:t>.</w:t>
        </w:r>
      </w:ins>
    </w:p>
    <w:p w14:paraId="3595FC20" w14:textId="2A584D8F" w:rsidR="004F42D7" w:rsidRPr="00CE5DAE" w:rsidRDefault="004F42D7">
      <w:pPr>
        <w:pStyle w:val="EndNoteBibliography"/>
        <w:spacing w:after="0"/>
        <w:rPr>
          <w:ins w:id="535" w:author="My Luong Vuong" w:date="2024-05-31T16:58:00Z"/>
        </w:rPr>
        <w:pPrChange w:id="536" w:author="My Luong Vuong" w:date="2024-05-31T16:58:00Z">
          <w:pPr/>
        </w:pPrChange>
      </w:pPr>
      <w:ins w:id="537" w:author="My Luong Vuong" w:date="2024-05-31T16:58:00Z">
        <w:r w:rsidRPr="00CE5DAE">
          <w:lastRenderedPageBreak/>
          <w:t xml:space="preserve">[35] Johansson Å M, Karlsson MO. Comparison of methods for handling missing covariate data. Aaps j. 2013;15:1232-41. </w:t>
        </w:r>
        <w:r>
          <w:fldChar w:fldCharType="begin"/>
        </w:r>
        <w:r>
          <w:instrText>HYPERLINK "http://doi.org/10.1208/s12248-013-9526-y"</w:instrText>
        </w:r>
        <w:r>
          <w:fldChar w:fldCharType="separate"/>
        </w:r>
        <w:r w:rsidRPr="004F42D7">
          <w:rPr>
            <w:rStyle w:val="Hyperlink"/>
            <w:rPrChange w:id="538" w:author="My Luong Vuong" w:date="2024-05-31T16:58:00Z">
              <w:rPr/>
            </w:rPrChange>
          </w:rPr>
          <w:t>http://doi.org/10.1208/s12248-013-9526-y</w:t>
        </w:r>
        <w:r>
          <w:fldChar w:fldCharType="end"/>
        </w:r>
        <w:r w:rsidRPr="00CE5DAE">
          <w:t>.</w:t>
        </w:r>
      </w:ins>
    </w:p>
    <w:p w14:paraId="2A0F2CDB" w14:textId="2261B528" w:rsidR="004F42D7" w:rsidRPr="00CE5DAE" w:rsidRDefault="004F42D7">
      <w:pPr>
        <w:pStyle w:val="EndNoteBibliography"/>
        <w:spacing w:after="0"/>
        <w:rPr>
          <w:ins w:id="539" w:author="My Luong Vuong" w:date="2024-05-31T16:58:00Z"/>
        </w:rPr>
        <w:pPrChange w:id="540" w:author="My Luong Vuong" w:date="2024-05-31T16:58:00Z">
          <w:pPr/>
        </w:pPrChange>
      </w:pPr>
      <w:ins w:id="541" w:author="My Luong Vuong" w:date="2024-05-31T16:58:00Z">
        <w:r w:rsidRPr="00CE5DAE">
          <w:t xml:space="preserve">[36] Heymans MW, Twisk JWR. Handling missing data in clinical research. Journal of Clinical Epidemiology. 2022;151:185-8. </w:t>
        </w:r>
        <w:r>
          <w:fldChar w:fldCharType="begin"/>
        </w:r>
        <w:r>
          <w:instrText>HYPERLINK "http://doi.org/https://doi.org/10.1016/j.jclinepi.2022.08.016"</w:instrText>
        </w:r>
        <w:r>
          <w:fldChar w:fldCharType="separate"/>
        </w:r>
        <w:r w:rsidRPr="004F42D7">
          <w:rPr>
            <w:rStyle w:val="Hyperlink"/>
            <w:rPrChange w:id="542" w:author="My Luong Vuong" w:date="2024-05-31T16:58:00Z">
              <w:rPr/>
            </w:rPrChange>
          </w:rPr>
          <w:t>http://doi.org/https://doi.org/10.1016/j.jclinepi.2022.08.016</w:t>
        </w:r>
        <w:r>
          <w:fldChar w:fldCharType="end"/>
        </w:r>
        <w:r w:rsidRPr="00CE5DAE">
          <w:t>.</w:t>
        </w:r>
      </w:ins>
    </w:p>
    <w:p w14:paraId="2A7DD5A4" w14:textId="4ECD34CE" w:rsidR="004F42D7" w:rsidRPr="00CE5DAE" w:rsidRDefault="004F42D7">
      <w:pPr>
        <w:pStyle w:val="EndNoteBibliography"/>
        <w:spacing w:after="0"/>
        <w:rPr>
          <w:ins w:id="543" w:author="My Luong Vuong" w:date="2024-05-31T16:58:00Z"/>
        </w:rPr>
        <w:pPrChange w:id="544" w:author="My Luong Vuong" w:date="2024-05-31T16:58:00Z">
          <w:pPr/>
        </w:pPrChange>
      </w:pPr>
      <w:ins w:id="545" w:author="My Luong Vuong" w:date="2024-05-31T16:58:00Z">
        <w:r w:rsidRPr="00CE5DAE">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r>
          <w:fldChar w:fldCharType="begin"/>
        </w:r>
        <w:r>
          <w:instrText>HYPERLINK "http://doi.org/10.1128/aac.02019-20"</w:instrText>
        </w:r>
        <w:r>
          <w:fldChar w:fldCharType="separate"/>
        </w:r>
        <w:r w:rsidRPr="004F42D7">
          <w:rPr>
            <w:rStyle w:val="Hyperlink"/>
            <w:rPrChange w:id="546" w:author="My Luong Vuong" w:date="2024-05-31T16:58:00Z">
              <w:rPr/>
            </w:rPrChange>
          </w:rPr>
          <w:t>http://doi.org/10.1128/aac.02019-20</w:t>
        </w:r>
        <w:r>
          <w:fldChar w:fldCharType="end"/>
        </w:r>
        <w:r w:rsidRPr="00CE5DAE">
          <w:t>.</w:t>
        </w:r>
      </w:ins>
    </w:p>
    <w:p w14:paraId="592ACB46" w14:textId="57116070" w:rsidR="004F42D7" w:rsidRPr="00CE5DAE" w:rsidRDefault="004F42D7">
      <w:pPr>
        <w:pStyle w:val="EndNoteBibliography"/>
        <w:spacing w:after="0"/>
        <w:rPr>
          <w:ins w:id="547" w:author="My Luong Vuong" w:date="2024-05-31T16:58:00Z"/>
        </w:rPr>
        <w:pPrChange w:id="548" w:author="My Luong Vuong" w:date="2024-05-31T16:58:00Z">
          <w:pPr/>
        </w:pPrChange>
      </w:pPr>
      <w:ins w:id="549" w:author="My Luong Vuong" w:date="2024-05-31T16:58:00Z">
        <w:r w:rsidRPr="00CE5DAE">
          <w:t xml:space="preserve">[38] Darnis S, Fareau N, Corallo CE, Poole S, Dooley MJ, Cheng AC. Estimation of body weight in hospitalized patients. QJM: An International Journal of Medicine. 2012;105:769-74. </w:t>
        </w:r>
        <w:r>
          <w:fldChar w:fldCharType="begin"/>
        </w:r>
        <w:r>
          <w:instrText>HYPERLINK "http://doi.org/10.1093/qjmed/hcs060"</w:instrText>
        </w:r>
        <w:r>
          <w:fldChar w:fldCharType="separate"/>
        </w:r>
        <w:r w:rsidRPr="004F42D7">
          <w:rPr>
            <w:rStyle w:val="Hyperlink"/>
            <w:rPrChange w:id="550" w:author="My Luong Vuong" w:date="2024-05-31T16:58:00Z">
              <w:rPr/>
            </w:rPrChange>
          </w:rPr>
          <w:t>http://doi.org/10.1093/qjmed/hcs060</w:t>
        </w:r>
        <w:r>
          <w:fldChar w:fldCharType="end"/>
        </w:r>
        <w:r w:rsidRPr="00CE5DAE">
          <w:t>.</w:t>
        </w:r>
      </w:ins>
    </w:p>
    <w:p w14:paraId="4D0E87F7" w14:textId="07D1430E" w:rsidR="004F42D7" w:rsidRPr="00CE5DAE" w:rsidRDefault="004F42D7">
      <w:pPr>
        <w:pStyle w:val="EndNoteBibliography"/>
        <w:spacing w:after="0"/>
        <w:rPr>
          <w:ins w:id="551" w:author="My Luong Vuong" w:date="2024-05-31T16:58:00Z"/>
        </w:rPr>
        <w:pPrChange w:id="552" w:author="My Luong Vuong" w:date="2024-05-31T16:58:00Z">
          <w:pPr/>
        </w:pPrChange>
      </w:pPr>
      <w:ins w:id="553" w:author="My Luong Vuong" w:date="2024-05-31T16:58:00Z">
        <w:r w:rsidRPr="00CE5DAE">
          <w:t xml:space="preserve">[39] van Wijk RC, Imperial MZ, Savic RM, Solans BP. Pharmacokinetic analysis across studies to drive knowledge-integration: A tutorial on individual patient data meta-analysis (IPDMA). CPT Pharmacometrics Syst Pharmacol. 2023;12:1187-200. </w:t>
        </w:r>
        <w:r>
          <w:fldChar w:fldCharType="begin"/>
        </w:r>
        <w:r>
          <w:instrText>HYPERLINK "http://doi.org/10.1002/psp4.13002"</w:instrText>
        </w:r>
        <w:r>
          <w:fldChar w:fldCharType="separate"/>
        </w:r>
        <w:r w:rsidRPr="004F42D7">
          <w:rPr>
            <w:rStyle w:val="Hyperlink"/>
            <w:rPrChange w:id="554" w:author="My Luong Vuong" w:date="2024-05-31T16:58:00Z">
              <w:rPr/>
            </w:rPrChange>
          </w:rPr>
          <w:t>http://doi.org/10.1002/psp4.13002</w:t>
        </w:r>
        <w:r>
          <w:fldChar w:fldCharType="end"/>
        </w:r>
        <w:r w:rsidRPr="00CE5DAE">
          <w:t>.</w:t>
        </w:r>
      </w:ins>
    </w:p>
    <w:p w14:paraId="6C0973DF" w14:textId="46568A6D" w:rsidR="004F42D7" w:rsidRPr="00CE5DAE" w:rsidRDefault="004F42D7">
      <w:pPr>
        <w:pStyle w:val="EndNoteBibliography"/>
        <w:rPr>
          <w:ins w:id="555" w:author="My Luong Vuong" w:date="2024-05-31T16:58:00Z"/>
        </w:rPr>
        <w:pPrChange w:id="556" w:author="My Luong Vuong" w:date="2024-05-31T16:58:00Z">
          <w:pPr/>
        </w:pPrChange>
      </w:pPr>
      <w:ins w:id="557" w:author="My Luong Vuong" w:date="2024-05-31T16:58:00Z">
        <w:r w:rsidRPr="00CE5DAE">
          <w:t xml:space="preserve">[40] Li L, Li X, Xia Y, Chu Y, Zhong H, Li J, et al. Recommendation of Antimicrobial Dosing Optimization During Continuous Renal Replacement Therapy. Front Pharmacol. 2020;11:786. </w:t>
        </w:r>
        <w:r>
          <w:fldChar w:fldCharType="begin"/>
        </w:r>
        <w:r>
          <w:instrText>HYPERLINK "http://doi.org/10.3389/fphar.2020.00786"</w:instrText>
        </w:r>
        <w:r>
          <w:fldChar w:fldCharType="separate"/>
        </w:r>
        <w:r w:rsidRPr="004F42D7">
          <w:rPr>
            <w:rStyle w:val="Hyperlink"/>
            <w:rPrChange w:id="558" w:author="My Luong Vuong" w:date="2024-05-31T16:58:00Z">
              <w:rPr/>
            </w:rPrChange>
          </w:rPr>
          <w:t>http://doi.org/10.3389/fphar.2020.00786</w:t>
        </w:r>
        <w:r>
          <w:fldChar w:fldCharType="end"/>
        </w:r>
        <w:r w:rsidRPr="00CE5DAE">
          <w:t>.</w:t>
        </w:r>
      </w:ins>
    </w:p>
    <w:p w14:paraId="16B15C35" w14:textId="543E1070" w:rsidR="005A3D30" w:rsidRPr="0076151A" w:rsidDel="001B7553" w:rsidRDefault="005A3D30" w:rsidP="005A3D30">
      <w:pPr>
        <w:pStyle w:val="EndNoteBibliography"/>
        <w:spacing w:after="0"/>
        <w:rPr>
          <w:del w:id="559" w:author="My Luong Vuong" w:date="2024-05-31T10:38:00Z"/>
          <w:lang w:val="de-DE"/>
        </w:rPr>
      </w:pPr>
      <w:del w:id="560" w:author="My Luong Vuong" w:date="2024-05-31T10:38:00Z">
        <w:r w:rsidRPr="005A3D30" w:rsidDel="001B7553">
          <w:delText xml:space="preserve">[1] Cornely OA, Bassetti M, Calandra T, Garbino J, Kullberg BJ, Lortholary O, et al. ESCMID* guideline for the diagnosis and management of Candida diseases 2012: non-neutropenic adult patients. </w:delText>
        </w:r>
        <w:r w:rsidRPr="0076151A" w:rsidDel="001B7553">
          <w:rPr>
            <w:lang w:val="de-DE"/>
          </w:rPr>
          <w:delText xml:space="preserve">Clin Microbiol Infect. 2012;18 Suppl 7:19-37. </w:delText>
        </w:r>
        <w:r w:rsidDel="001B7553">
          <w:fldChar w:fldCharType="begin"/>
        </w:r>
        <w:r w:rsidRPr="0076151A" w:rsidDel="001B7553">
          <w:rPr>
            <w:lang w:val="de-DE"/>
          </w:rPr>
          <w:delInstrText>HYPERLINK "http://doi.org/10.1111/1469-0691.12039"</w:delInstrText>
        </w:r>
        <w:r w:rsidDel="001B7553">
          <w:fldChar w:fldCharType="separate"/>
        </w:r>
        <w:r w:rsidRPr="0076151A" w:rsidDel="001B7553">
          <w:rPr>
            <w:rStyle w:val="Hyperlink"/>
            <w:lang w:val="de-DE"/>
          </w:rPr>
          <w:delText>http://doi.org/10.1111/1469-0691.12039</w:delText>
        </w:r>
        <w:r w:rsidDel="001B7553">
          <w:rPr>
            <w:rStyle w:val="Hyperlink"/>
          </w:rPr>
          <w:fldChar w:fldCharType="end"/>
        </w:r>
        <w:r w:rsidRPr="0076151A" w:rsidDel="001B7553">
          <w:rPr>
            <w:lang w:val="de-DE"/>
          </w:rPr>
          <w:delText>.</w:delText>
        </w:r>
      </w:del>
    </w:p>
    <w:p w14:paraId="1529AE6B" w14:textId="5FCFEEDF" w:rsidR="005A3D30" w:rsidRPr="005A3D30" w:rsidDel="001B7553" w:rsidRDefault="005A3D30" w:rsidP="005A3D30">
      <w:pPr>
        <w:pStyle w:val="EndNoteBibliography"/>
        <w:spacing w:after="0"/>
        <w:rPr>
          <w:del w:id="561" w:author="My Luong Vuong" w:date="2024-05-31T10:38:00Z"/>
        </w:rPr>
      </w:pPr>
      <w:del w:id="562" w:author="My Luong Vuong" w:date="2024-05-31T10:38:00Z">
        <w:r w:rsidRPr="0076151A" w:rsidDel="001B7553">
          <w:rPr>
            <w:lang w:val="de-DE"/>
          </w:rPr>
          <w:delText xml:space="preserve">[2] Schroeder M, Weber T, Denker T, Winterland S, Wichmann D, Rohde H, et al. </w:delText>
        </w:r>
        <w:r w:rsidRPr="005A3D30" w:rsidDel="001B7553">
          <w:delText xml:space="preserve">Epidemiology, clinical characteristics, and outcome of candidemia in critically ill patients in Germany: a single-center retrospective 10-year analysis. Annals of Intensive Care. 2020;10:142. </w:delText>
        </w:r>
        <w:r w:rsidDel="001B7553">
          <w:fldChar w:fldCharType="begin"/>
        </w:r>
        <w:r w:rsidDel="001B7553">
          <w:delInstrText>HYPERLINK "http://doi.org/10.1186/s13613-020-00755-8"</w:delInstrText>
        </w:r>
        <w:r w:rsidDel="001B7553">
          <w:fldChar w:fldCharType="separate"/>
        </w:r>
        <w:r w:rsidRPr="005A3D30" w:rsidDel="001B7553">
          <w:rPr>
            <w:rStyle w:val="Hyperlink"/>
          </w:rPr>
          <w:delText>http://doi.org/10.1186/s13613-020-00755-8</w:delText>
        </w:r>
        <w:r w:rsidDel="001B7553">
          <w:rPr>
            <w:rStyle w:val="Hyperlink"/>
          </w:rPr>
          <w:fldChar w:fldCharType="end"/>
        </w:r>
        <w:r w:rsidRPr="005A3D30" w:rsidDel="001B7553">
          <w:delText>.</w:delText>
        </w:r>
      </w:del>
    </w:p>
    <w:p w14:paraId="0B08E363" w14:textId="02A84D63" w:rsidR="005A3D30" w:rsidRPr="005A3D30" w:rsidDel="001B7553" w:rsidRDefault="005A3D30" w:rsidP="005A3D30">
      <w:pPr>
        <w:pStyle w:val="EndNoteBibliography"/>
        <w:spacing w:after="0"/>
        <w:rPr>
          <w:del w:id="563" w:author="My Luong Vuong" w:date="2024-05-31T10:38:00Z"/>
        </w:rPr>
      </w:pPr>
      <w:del w:id="564" w:author="My Luong Vuong" w:date="2024-05-31T10:38:00Z">
        <w:r w:rsidRPr="005A3D30" w:rsidDel="001B7553">
          <w:delText xml:space="preserve">[3] Bassetti M, Giacobbe DR, Vena A, Trucchi C, Ansaldi F, Antonelli M, et al. Incidence and outcome of invasive candidiasis in intensive care units (ICUs) in Europe: results of the EUCANDICU project. Critical Care. 2019;23:219. </w:delText>
        </w:r>
        <w:r w:rsidDel="001B7553">
          <w:fldChar w:fldCharType="begin"/>
        </w:r>
        <w:r w:rsidDel="001B7553">
          <w:delInstrText>HYPERLINK "http://doi.org/10.1186/s13054-019-2497-3"</w:delInstrText>
        </w:r>
        <w:r w:rsidDel="001B7553">
          <w:fldChar w:fldCharType="separate"/>
        </w:r>
        <w:r w:rsidRPr="005A3D30" w:rsidDel="001B7553">
          <w:rPr>
            <w:rStyle w:val="Hyperlink"/>
          </w:rPr>
          <w:delText>http://doi.org/10.1186/s13054-019-2497-3</w:delText>
        </w:r>
        <w:r w:rsidDel="001B7553">
          <w:rPr>
            <w:rStyle w:val="Hyperlink"/>
          </w:rPr>
          <w:fldChar w:fldCharType="end"/>
        </w:r>
        <w:r w:rsidRPr="005A3D30" w:rsidDel="001B7553">
          <w:delText>.</w:delText>
        </w:r>
      </w:del>
    </w:p>
    <w:p w14:paraId="577D46FF" w14:textId="6623598A" w:rsidR="005A3D30" w:rsidRPr="005A3D30" w:rsidDel="001B7553" w:rsidRDefault="005A3D30" w:rsidP="005A3D30">
      <w:pPr>
        <w:pStyle w:val="EndNoteBibliography"/>
        <w:spacing w:after="0"/>
        <w:rPr>
          <w:del w:id="565" w:author="My Luong Vuong" w:date="2024-05-31T10:38:00Z"/>
        </w:rPr>
      </w:pPr>
      <w:del w:id="566" w:author="My Luong Vuong" w:date="2024-05-31T10:38:00Z">
        <w:r w:rsidRPr="005A3D30" w:rsidDel="001B7553">
          <w:delText xml:space="preserve">[4] Sbrana F, Sozio E, Bassetti M, Ripoli A, Pieralli F, Azzini AM, et al. Independent risk factors for mortality in critically ill patients with candidemia on Italian Internal Medicine Wards. Internal and Emergency Medicine. 2018;13:199-204. </w:delText>
        </w:r>
        <w:r w:rsidDel="001B7553">
          <w:fldChar w:fldCharType="begin"/>
        </w:r>
        <w:r w:rsidDel="001B7553">
          <w:delInstrText>HYPERLINK "http://doi.org/10.1007/s11739-017-1783-9"</w:delInstrText>
        </w:r>
        <w:r w:rsidDel="001B7553">
          <w:fldChar w:fldCharType="separate"/>
        </w:r>
        <w:r w:rsidRPr="005A3D30" w:rsidDel="001B7553">
          <w:rPr>
            <w:rStyle w:val="Hyperlink"/>
          </w:rPr>
          <w:delText>http://doi.org/10.1007/s11739-017-1783-9</w:delText>
        </w:r>
        <w:r w:rsidDel="001B7553">
          <w:rPr>
            <w:rStyle w:val="Hyperlink"/>
          </w:rPr>
          <w:fldChar w:fldCharType="end"/>
        </w:r>
        <w:r w:rsidRPr="005A3D30" w:rsidDel="001B7553">
          <w:delText>.</w:delText>
        </w:r>
      </w:del>
    </w:p>
    <w:p w14:paraId="7A6BF099" w14:textId="2391F9E1" w:rsidR="005A3D30" w:rsidRPr="005A3D30" w:rsidDel="001B7553" w:rsidRDefault="005A3D30" w:rsidP="005A3D30">
      <w:pPr>
        <w:pStyle w:val="EndNoteBibliography"/>
        <w:spacing w:after="0"/>
        <w:rPr>
          <w:del w:id="567" w:author="My Luong Vuong" w:date="2024-05-31T10:38:00Z"/>
        </w:rPr>
      </w:pPr>
      <w:del w:id="568" w:author="My Luong Vuong" w:date="2024-05-31T10:38:00Z">
        <w:r w:rsidRPr="005A3D30" w:rsidDel="001B7553">
          <w:delText>[5] Pfizer. Summary of Product Characteristics (SmPC) Diflucan. Summary of Product Characteristics (SmPC) Diflucan. 2012.</w:delText>
        </w:r>
      </w:del>
    </w:p>
    <w:p w14:paraId="03DF77EA" w14:textId="2A8A7312" w:rsidR="005A3D30" w:rsidRPr="005A3D30" w:rsidDel="001B7553" w:rsidRDefault="005A3D30" w:rsidP="005A3D30">
      <w:pPr>
        <w:pStyle w:val="EndNoteBibliography"/>
        <w:spacing w:after="0"/>
        <w:rPr>
          <w:del w:id="569" w:author="My Luong Vuong" w:date="2024-05-31T10:38:00Z"/>
        </w:rPr>
      </w:pPr>
      <w:del w:id="570" w:author="My Luong Vuong" w:date="2024-05-31T10:38:00Z">
        <w:r w:rsidRPr="005A3D30" w:rsidDel="001B7553">
          <w:delText xml:space="preserve">[6] Pappas PG, Kauffman CA, Andes DR, Clancy CJ, Marr KA, Ostrosky-Zeichner L, et al. Clinical Practice Guideline for the Management of Candidiasis: 2016 Update by the Infectious Diseases Society of America. Clin Infect Dis. 2016;62:e1-50. </w:delText>
        </w:r>
        <w:r w:rsidDel="001B7553">
          <w:fldChar w:fldCharType="begin"/>
        </w:r>
        <w:r w:rsidDel="001B7553">
          <w:delInstrText>HYPERLINK "http://doi.org/10.1093/cid/civ933"</w:delInstrText>
        </w:r>
        <w:r w:rsidDel="001B7553">
          <w:fldChar w:fldCharType="separate"/>
        </w:r>
        <w:r w:rsidRPr="005A3D30" w:rsidDel="001B7553">
          <w:rPr>
            <w:rStyle w:val="Hyperlink"/>
          </w:rPr>
          <w:delText>http://doi.org/10.1093/cid/civ933</w:delText>
        </w:r>
        <w:r w:rsidDel="001B7553">
          <w:rPr>
            <w:rStyle w:val="Hyperlink"/>
          </w:rPr>
          <w:fldChar w:fldCharType="end"/>
        </w:r>
        <w:r w:rsidRPr="005A3D30" w:rsidDel="001B7553">
          <w:delText>.</w:delText>
        </w:r>
      </w:del>
    </w:p>
    <w:p w14:paraId="51DE1427" w14:textId="5DBAB7B0" w:rsidR="005A3D30" w:rsidRPr="005A3D30" w:rsidDel="001B7553" w:rsidRDefault="005A3D30" w:rsidP="005A3D30">
      <w:pPr>
        <w:pStyle w:val="EndNoteBibliography"/>
        <w:spacing w:after="0"/>
        <w:rPr>
          <w:del w:id="571" w:author="My Luong Vuong" w:date="2024-05-31T10:38:00Z"/>
        </w:rPr>
      </w:pPr>
      <w:del w:id="572" w:author="My Luong Vuong" w:date="2024-05-31T10:38:00Z">
        <w:r w:rsidRPr="005A3D30" w:rsidDel="001B7553">
          <w:delText xml:space="preserve">[7] Grau S, Pozo JC, Romá E, Salavert M, Barrueta JA, Peral C, et al. Cost-effectiveness of three echinocandins and fluconazole in the treatment of candidemia and/or invasive candidiasis in nonneutropenic adult patients. Clinicoecon Outcomes Res. 2015;7:527-35. </w:delText>
        </w:r>
        <w:r w:rsidDel="001B7553">
          <w:fldChar w:fldCharType="begin"/>
        </w:r>
        <w:r w:rsidDel="001B7553">
          <w:delInstrText>HYPERLINK "http://doi.org/10.2147/ceor.S91587"</w:delInstrText>
        </w:r>
        <w:r w:rsidDel="001B7553">
          <w:fldChar w:fldCharType="separate"/>
        </w:r>
        <w:r w:rsidRPr="005A3D30" w:rsidDel="001B7553">
          <w:rPr>
            <w:rStyle w:val="Hyperlink"/>
          </w:rPr>
          <w:delText>http://doi.org/10.2147/ceor.S91587</w:delText>
        </w:r>
        <w:r w:rsidDel="001B7553">
          <w:rPr>
            <w:rStyle w:val="Hyperlink"/>
          </w:rPr>
          <w:fldChar w:fldCharType="end"/>
        </w:r>
        <w:r w:rsidRPr="005A3D30" w:rsidDel="001B7553">
          <w:delText>.</w:delText>
        </w:r>
      </w:del>
    </w:p>
    <w:p w14:paraId="60E0EB53" w14:textId="45895CF9" w:rsidR="005A3D30" w:rsidRPr="005A3D30" w:rsidDel="001B7553" w:rsidRDefault="005A3D30" w:rsidP="005A3D30">
      <w:pPr>
        <w:pStyle w:val="EndNoteBibliography"/>
        <w:spacing w:after="0"/>
        <w:rPr>
          <w:del w:id="573" w:author="My Luong Vuong" w:date="2024-05-31T10:38:00Z"/>
        </w:rPr>
      </w:pPr>
      <w:del w:id="574" w:author="My Luong Vuong" w:date="2024-05-31T10:38:00Z">
        <w:r w:rsidRPr="005A3D30" w:rsidDel="001B7553">
          <w:delText>[8] European Committee on Antimicrobial Susceptibility Testing. Fluconazole: Rationale for the clinical breakpoints, version 3.0. 2020.</w:delText>
        </w:r>
      </w:del>
    </w:p>
    <w:p w14:paraId="15AE010A" w14:textId="748E432C" w:rsidR="005A3D30" w:rsidRPr="005A3D30" w:rsidDel="001B7553" w:rsidRDefault="005A3D30" w:rsidP="005A3D30">
      <w:pPr>
        <w:pStyle w:val="EndNoteBibliography"/>
        <w:spacing w:after="0"/>
        <w:rPr>
          <w:del w:id="575" w:author="My Luong Vuong" w:date="2024-05-31T10:38:00Z"/>
        </w:rPr>
      </w:pPr>
      <w:del w:id="576" w:author="My Luong Vuong" w:date="2024-05-31T10:38:00Z">
        <w:r w:rsidRPr="005A3D30" w:rsidDel="001B7553">
          <w:delText xml:space="preserve">[9] Jacobson MA, Hanks DK, Ferrell LD. Fatal acute hepatic necrosis due to fluconazole. The American Journal of Medicine. 1994;96:188-90. </w:delText>
        </w:r>
        <w:r w:rsidDel="001B7553">
          <w:fldChar w:fldCharType="begin"/>
        </w:r>
        <w:r w:rsidDel="001B7553">
          <w:delInstrText>HYPERLINK "http://doi.org/https://doi.org/10.1016/0002-9343(94)90141-4"</w:delInstrText>
        </w:r>
        <w:r w:rsidDel="001B7553">
          <w:fldChar w:fldCharType="separate"/>
        </w:r>
        <w:r w:rsidRPr="005A3D30" w:rsidDel="001B7553">
          <w:rPr>
            <w:rStyle w:val="Hyperlink"/>
          </w:rPr>
          <w:delText>http://doi.org/https://doi.org/10.1016/0002-9343(94)90141-4</w:delText>
        </w:r>
        <w:r w:rsidDel="001B7553">
          <w:rPr>
            <w:rStyle w:val="Hyperlink"/>
          </w:rPr>
          <w:fldChar w:fldCharType="end"/>
        </w:r>
        <w:r w:rsidRPr="005A3D30" w:rsidDel="001B7553">
          <w:delText>.</w:delText>
        </w:r>
      </w:del>
    </w:p>
    <w:p w14:paraId="3007236C" w14:textId="243D4E07" w:rsidR="005A3D30" w:rsidRPr="005A3D30" w:rsidDel="001B7553" w:rsidRDefault="005A3D30" w:rsidP="005A3D30">
      <w:pPr>
        <w:pStyle w:val="EndNoteBibliography"/>
        <w:spacing w:after="0"/>
        <w:rPr>
          <w:del w:id="577" w:author="My Luong Vuong" w:date="2024-05-31T10:38:00Z"/>
        </w:rPr>
      </w:pPr>
      <w:del w:id="578" w:author="My Luong Vuong" w:date="2024-05-31T10:38:00Z">
        <w:r w:rsidRPr="005A3D30" w:rsidDel="001B7553">
          <w:delText>[10] Matsumoto K, Ueno K, Yoshimura H, Morii M, Takada M, Sawai T, et al. Fluconazole-Induced Convulsions at Serum Trough Concentrations of Approximately 80 μg/mL. Therapeutic Drug Monitoring. 2000;22:635-6.</w:delText>
        </w:r>
      </w:del>
    </w:p>
    <w:p w14:paraId="6344FC77" w14:textId="4F39E278" w:rsidR="005A3D30" w:rsidRPr="005A3D30" w:rsidDel="001B7553" w:rsidRDefault="005A3D30" w:rsidP="005A3D30">
      <w:pPr>
        <w:pStyle w:val="EndNoteBibliography"/>
        <w:spacing w:after="0"/>
        <w:rPr>
          <w:del w:id="579" w:author="My Luong Vuong" w:date="2024-05-31T10:38:00Z"/>
        </w:rPr>
      </w:pPr>
      <w:del w:id="580" w:author="My Luong Vuong" w:date="2024-05-31T10:38:00Z">
        <w:r w:rsidRPr="005A3D30" w:rsidDel="001B7553">
          <w:delText>[11] Lewis R, Brüggemann R, Padoin C, Maertens J, Marchetti O, Groll A, et al. Triazole antifungal therapeutic drug monitoring.  Sixth European Conference on Infections in Leukaemia Meeting, Sophia Antipolis, France2015.</w:delText>
        </w:r>
      </w:del>
    </w:p>
    <w:p w14:paraId="58EB3B69" w14:textId="7C1AC57A" w:rsidR="005A3D30" w:rsidRPr="005A3D30" w:rsidDel="001B7553" w:rsidRDefault="005A3D30" w:rsidP="005A3D30">
      <w:pPr>
        <w:pStyle w:val="EndNoteBibliography"/>
        <w:spacing w:after="0"/>
        <w:rPr>
          <w:del w:id="581" w:author="My Luong Vuong" w:date="2024-05-31T10:38:00Z"/>
        </w:rPr>
      </w:pPr>
      <w:del w:id="582" w:author="My Luong Vuong" w:date="2024-05-31T10:38:00Z">
        <w:r w:rsidRPr="005A3D30" w:rsidDel="001B7553">
          <w:lastRenderedPageBreak/>
          <w:delText xml:space="preserve">[12] Sandaradura I, Marriott DJE, Day RO, Norris RLG, Pang E, Stocker SL, et al. Current fluconazole treatment regimens result in under-dosing of critically ill adults during early therapy. Eur J Clin Microbiol Infect Dis. 2021;40:1521-8. </w:delText>
        </w:r>
        <w:r w:rsidDel="001B7553">
          <w:fldChar w:fldCharType="begin"/>
        </w:r>
        <w:r w:rsidDel="001B7553">
          <w:delInstrText>HYPERLINK "http://doi.org/10.1007/s10096-021-04201-w"</w:delInstrText>
        </w:r>
        <w:r w:rsidDel="001B7553">
          <w:fldChar w:fldCharType="separate"/>
        </w:r>
        <w:r w:rsidRPr="005A3D30" w:rsidDel="001B7553">
          <w:rPr>
            <w:rStyle w:val="Hyperlink"/>
          </w:rPr>
          <w:delText>http://doi.org/10.1007/s10096-021-04201-w</w:delText>
        </w:r>
        <w:r w:rsidDel="001B7553">
          <w:rPr>
            <w:rStyle w:val="Hyperlink"/>
          </w:rPr>
          <w:fldChar w:fldCharType="end"/>
        </w:r>
        <w:r w:rsidRPr="005A3D30" w:rsidDel="001B7553">
          <w:delText>.</w:delText>
        </w:r>
      </w:del>
    </w:p>
    <w:p w14:paraId="11101EA5" w14:textId="3A216C96" w:rsidR="005A3D30" w:rsidRPr="005A3D30" w:rsidDel="001B7553" w:rsidRDefault="005A3D30" w:rsidP="005A3D30">
      <w:pPr>
        <w:pStyle w:val="EndNoteBibliography"/>
        <w:spacing w:after="0"/>
        <w:rPr>
          <w:del w:id="583" w:author="My Luong Vuong" w:date="2024-05-31T10:38:00Z"/>
        </w:rPr>
      </w:pPr>
      <w:del w:id="584" w:author="My Luong Vuong" w:date="2024-05-31T10:38:00Z">
        <w:r w:rsidRPr="005A3D30" w:rsidDel="001B7553">
          <w:delTex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delText>
        </w:r>
        <w:r w:rsidDel="001B7553">
          <w:fldChar w:fldCharType="begin"/>
        </w:r>
        <w:r w:rsidDel="001B7553">
          <w:delInstrText>HYPERLINK "http://doi.org/10.1128/aac.01554-20"</w:delInstrText>
        </w:r>
        <w:r w:rsidDel="001B7553">
          <w:fldChar w:fldCharType="separate"/>
        </w:r>
        <w:r w:rsidRPr="005A3D30" w:rsidDel="001B7553">
          <w:rPr>
            <w:rStyle w:val="Hyperlink"/>
          </w:rPr>
          <w:delText>http://doi.org/10.1128/aac.01554-20</w:delText>
        </w:r>
        <w:r w:rsidDel="001B7553">
          <w:rPr>
            <w:rStyle w:val="Hyperlink"/>
          </w:rPr>
          <w:fldChar w:fldCharType="end"/>
        </w:r>
        <w:r w:rsidRPr="005A3D30" w:rsidDel="001B7553">
          <w:delText>.</w:delText>
        </w:r>
      </w:del>
    </w:p>
    <w:p w14:paraId="45B7F961" w14:textId="0ADB026E" w:rsidR="005A3D30" w:rsidRPr="005A3D30" w:rsidDel="001B7553" w:rsidRDefault="005A3D30" w:rsidP="005A3D30">
      <w:pPr>
        <w:pStyle w:val="EndNoteBibliography"/>
        <w:spacing w:after="0"/>
        <w:rPr>
          <w:del w:id="585" w:author="My Luong Vuong" w:date="2024-05-31T10:38:00Z"/>
        </w:rPr>
      </w:pPr>
      <w:del w:id="586" w:author="My Luong Vuong" w:date="2024-05-31T10:38:00Z">
        <w:r w:rsidRPr="005A3D30" w:rsidDel="001B7553">
          <w:delText xml:space="preserve">[14] Muilwijk EW, de Lange DW, Schouten JA, Wasmann RE, Ter Heine R, Burger DM, et al. Suboptimal Dosing of Fluconazole in Critically Ill Patients: Time To Rethink Dosing. Antimicrob Agents Chemother. 2020;64. </w:delText>
        </w:r>
        <w:r w:rsidDel="001B7553">
          <w:fldChar w:fldCharType="begin"/>
        </w:r>
        <w:r w:rsidDel="001B7553">
          <w:delInstrText>HYPERLINK "http://doi.org/10.1128/aac.00984-20"</w:delInstrText>
        </w:r>
        <w:r w:rsidDel="001B7553">
          <w:fldChar w:fldCharType="separate"/>
        </w:r>
        <w:r w:rsidRPr="005A3D30" w:rsidDel="001B7553">
          <w:rPr>
            <w:rStyle w:val="Hyperlink"/>
          </w:rPr>
          <w:delText>http://doi.org/10.1128/aac.00984-20</w:delText>
        </w:r>
        <w:r w:rsidDel="001B7553">
          <w:rPr>
            <w:rStyle w:val="Hyperlink"/>
          </w:rPr>
          <w:fldChar w:fldCharType="end"/>
        </w:r>
        <w:r w:rsidRPr="005A3D30" w:rsidDel="001B7553">
          <w:delText>.</w:delText>
        </w:r>
      </w:del>
    </w:p>
    <w:p w14:paraId="2BEBF3F3" w14:textId="792D288A" w:rsidR="005A3D30" w:rsidRPr="005A3D30" w:rsidDel="001B7553" w:rsidRDefault="005A3D30" w:rsidP="005A3D30">
      <w:pPr>
        <w:pStyle w:val="EndNoteBibliography"/>
        <w:spacing w:after="0"/>
        <w:rPr>
          <w:del w:id="587" w:author="My Luong Vuong" w:date="2024-05-31T10:38:00Z"/>
        </w:rPr>
      </w:pPr>
      <w:del w:id="588" w:author="My Luong Vuong" w:date="2024-05-31T10:38:00Z">
        <w:r w:rsidRPr="005A3D30" w:rsidDel="001B7553">
          <w:delText xml:space="preserve">[15] Alobaid AS, Wallis SC, Jarrett P, Starr T, Stuart J, Lassig-Smith M, et al. Effect of Obesity on the Population Pharmacokinetics of Fluconazole in Critically Ill Patients. Antimicrob Agents Chemother. 2016;60:6550-7. </w:delText>
        </w:r>
        <w:r w:rsidDel="001B7553">
          <w:fldChar w:fldCharType="begin"/>
        </w:r>
        <w:r w:rsidDel="001B7553">
          <w:delInstrText>HYPERLINK "http://doi.org/10.1128/aac.01088-16"</w:delInstrText>
        </w:r>
        <w:r w:rsidDel="001B7553">
          <w:fldChar w:fldCharType="separate"/>
        </w:r>
        <w:r w:rsidRPr="005A3D30" w:rsidDel="001B7553">
          <w:rPr>
            <w:rStyle w:val="Hyperlink"/>
          </w:rPr>
          <w:delText>http://doi.org/10.1128/aac.01088-16</w:delText>
        </w:r>
        <w:r w:rsidDel="001B7553">
          <w:rPr>
            <w:rStyle w:val="Hyperlink"/>
          </w:rPr>
          <w:fldChar w:fldCharType="end"/>
        </w:r>
        <w:r w:rsidRPr="005A3D30" w:rsidDel="001B7553">
          <w:delText>.</w:delText>
        </w:r>
      </w:del>
    </w:p>
    <w:p w14:paraId="3ACD8140" w14:textId="5828CAF7" w:rsidR="005A3D30" w:rsidRPr="005A3D30" w:rsidDel="001B7553" w:rsidRDefault="005A3D30" w:rsidP="005A3D30">
      <w:pPr>
        <w:pStyle w:val="EndNoteBibliography"/>
        <w:spacing w:after="0"/>
        <w:rPr>
          <w:del w:id="589" w:author="My Luong Vuong" w:date="2024-05-31T10:38:00Z"/>
        </w:rPr>
      </w:pPr>
      <w:del w:id="590" w:author="My Luong Vuong" w:date="2024-05-31T10:38:00Z">
        <w:r w:rsidRPr="005A3D30" w:rsidDel="001B7553">
          <w:delText xml:space="preserve">[16] Jonsson EN, Karlsson MO. Automated covariate model building within NONMEM. Pharm Res. 1998;15:1463-8. </w:delText>
        </w:r>
        <w:r w:rsidDel="001B7553">
          <w:fldChar w:fldCharType="begin"/>
        </w:r>
        <w:r w:rsidDel="001B7553">
          <w:delInstrText>HYPERLINK "http://doi.org/10.1023/a:1011970125687"</w:delInstrText>
        </w:r>
        <w:r w:rsidDel="001B7553">
          <w:fldChar w:fldCharType="separate"/>
        </w:r>
        <w:r w:rsidRPr="005A3D30" w:rsidDel="001B7553">
          <w:rPr>
            <w:rStyle w:val="Hyperlink"/>
          </w:rPr>
          <w:delText>http://doi.org/10.1023/a:1011970125687</w:delText>
        </w:r>
        <w:r w:rsidDel="001B7553">
          <w:rPr>
            <w:rStyle w:val="Hyperlink"/>
          </w:rPr>
          <w:fldChar w:fldCharType="end"/>
        </w:r>
        <w:r w:rsidRPr="005A3D30" w:rsidDel="001B7553">
          <w:delText>.</w:delText>
        </w:r>
      </w:del>
    </w:p>
    <w:p w14:paraId="6A2FD30B" w14:textId="2015FDE1" w:rsidR="005A3D30" w:rsidRPr="005A3D30" w:rsidDel="001B7553" w:rsidRDefault="005A3D30" w:rsidP="005A3D30">
      <w:pPr>
        <w:pStyle w:val="EndNoteBibliography"/>
        <w:spacing w:after="0"/>
        <w:rPr>
          <w:del w:id="591" w:author="My Luong Vuong" w:date="2024-05-31T10:38:00Z"/>
        </w:rPr>
      </w:pPr>
      <w:del w:id="592" w:author="My Luong Vuong" w:date="2024-05-31T10:38:00Z">
        <w:r w:rsidRPr="005A3D30" w:rsidDel="001B7553">
          <w:delText xml:space="preserve">[17] Boer P. Estimated lean body mass as an index for normalization of body fluid volumes in humans. Am J Physiol. 1984;247:F632-6. </w:delText>
        </w:r>
        <w:r w:rsidDel="001B7553">
          <w:fldChar w:fldCharType="begin"/>
        </w:r>
        <w:r w:rsidDel="001B7553">
          <w:delInstrText>HYPERLINK "http://doi.org/10.1152/ajprenal.1984.247.4.F632"</w:delInstrText>
        </w:r>
        <w:r w:rsidDel="001B7553">
          <w:fldChar w:fldCharType="separate"/>
        </w:r>
        <w:r w:rsidRPr="005A3D30" w:rsidDel="001B7553">
          <w:rPr>
            <w:rStyle w:val="Hyperlink"/>
          </w:rPr>
          <w:delText>http://doi.org/10.1152/ajprenal.1984.247.4.F632</w:delText>
        </w:r>
        <w:r w:rsidDel="001B7553">
          <w:rPr>
            <w:rStyle w:val="Hyperlink"/>
          </w:rPr>
          <w:fldChar w:fldCharType="end"/>
        </w:r>
        <w:r w:rsidRPr="005A3D30" w:rsidDel="001B7553">
          <w:delText>.</w:delText>
        </w:r>
      </w:del>
    </w:p>
    <w:p w14:paraId="0A70BE68" w14:textId="014EC318" w:rsidR="005A3D30" w:rsidRPr="005A3D30" w:rsidDel="001B7553" w:rsidRDefault="005A3D30" w:rsidP="005A3D30">
      <w:pPr>
        <w:pStyle w:val="EndNoteBibliography"/>
        <w:spacing w:after="0"/>
        <w:rPr>
          <w:del w:id="593" w:author="My Luong Vuong" w:date="2024-05-31T10:38:00Z"/>
        </w:rPr>
      </w:pPr>
      <w:del w:id="594" w:author="My Luong Vuong" w:date="2024-05-31T10:38:00Z">
        <w:r w:rsidRPr="005A3D30" w:rsidDel="001B7553">
          <w:delText xml:space="preserve">[18] Sharma A, Sahasrabudhe V, Musib L, Zhang S, Younis I, Kanodia J. Time to Rethink the Current Paradigm for Assessing Kidney Function in Drug Development and Beyond. Clin Pharmacol Ther. 2022;112:946-58. </w:delText>
        </w:r>
        <w:r w:rsidDel="001B7553">
          <w:fldChar w:fldCharType="begin"/>
        </w:r>
        <w:r w:rsidDel="001B7553">
          <w:delInstrText>HYPERLINK "http://doi.org/10.1002/cpt.2489"</w:delInstrText>
        </w:r>
        <w:r w:rsidDel="001B7553">
          <w:fldChar w:fldCharType="separate"/>
        </w:r>
        <w:r w:rsidRPr="005A3D30" w:rsidDel="001B7553">
          <w:rPr>
            <w:rStyle w:val="Hyperlink"/>
          </w:rPr>
          <w:delText>http://doi.org/10.1002/cpt.2489</w:delText>
        </w:r>
        <w:r w:rsidDel="001B7553">
          <w:rPr>
            <w:rStyle w:val="Hyperlink"/>
          </w:rPr>
          <w:fldChar w:fldCharType="end"/>
        </w:r>
        <w:r w:rsidRPr="005A3D30" w:rsidDel="001B7553">
          <w:delText>.</w:delText>
        </w:r>
      </w:del>
    </w:p>
    <w:p w14:paraId="48922824" w14:textId="5623310F" w:rsidR="005A3D30" w:rsidRPr="005A3D30" w:rsidDel="001B7553" w:rsidRDefault="005A3D30" w:rsidP="005A3D30">
      <w:pPr>
        <w:pStyle w:val="EndNoteBibliography"/>
        <w:spacing w:after="0"/>
        <w:rPr>
          <w:del w:id="595" w:author="My Luong Vuong" w:date="2024-05-31T10:38:00Z"/>
        </w:rPr>
      </w:pPr>
      <w:del w:id="596" w:author="My Luong Vuong" w:date="2024-05-31T10:38:00Z">
        <w:r w:rsidRPr="005A3D30" w:rsidDel="001B7553">
          <w:delText xml:space="preserve">[19] Mould DR, Upton RN. Basic concepts in population modeling, simulation, and model-based drug development-part 2: introduction to pharmacokinetic modeling methods. CPT Pharmacometrics Syst Pharmacol. 2013;2:e38. </w:delText>
        </w:r>
        <w:r w:rsidDel="001B7553">
          <w:fldChar w:fldCharType="begin"/>
        </w:r>
        <w:r w:rsidDel="001B7553">
          <w:delInstrText>HYPERLINK "http://doi.org/10.1038/psp.2013.14"</w:delInstrText>
        </w:r>
        <w:r w:rsidDel="001B7553">
          <w:fldChar w:fldCharType="separate"/>
        </w:r>
        <w:r w:rsidRPr="005A3D30" w:rsidDel="001B7553">
          <w:rPr>
            <w:rStyle w:val="Hyperlink"/>
          </w:rPr>
          <w:delText>http://doi.org/10.1038/psp.2013.14</w:delText>
        </w:r>
        <w:r w:rsidDel="001B7553">
          <w:rPr>
            <w:rStyle w:val="Hyperlink"/>
          </w:rPr>
          <w:fldChar w:fldCharType="end"/>
        </w:r>
        <w:r w:rsidRPr="005A3D30" w:rsidDel="001B7553">
          <w:delText>.</w:delText>
        </w:r>
      </w:del>
    </w:p>
    <w:p w14:paraId="3BE3ED9A" w14:textId="3199E9F5" w:rsidR="005A3D30" w:rsidRPr="005A3D30" w:rsidDel="001B7553" w:rsidRDefault="005A3D30" w:rsidP="005A3D30">
      <w:pPr>
        <w:pStyle w:val="EndNoteBibliography"/>
        <w:spacing w:after="0"/>
        <w:rPr>
          <w:del w:id="597" w:author="My Luong Vuong" w:date="2024-05-31T10:38:00Z"/>
        </w:rPr>
      </w:pPr>
      <w:del w:id="598" w:author="My Luong Vuong" w:date="2024-05-31T10:38:00Z">
        <w:r w:rsidRPr="005A3D30" w:rsidDel="001B7553">
          <w:delText>[20] Buuren Sv. Flexible Imputation of Missing Data, Second Edition: Taylor &amp; Francis Group; 2018.</w:delText>
        </w:r>
      </w:del>
    </w:p>
    <w:p w14:paraId="6BA1BB32" w14:textId="3F63288D" w:rsidR="005A3D30" w:rsidRPr="005A3D30" w:rsidDel="001B7553" w:rsidRDefault="005A3D30" w:rsidP="005A3D30">
      <w:pPr>
        <w:pStyle w:val="EndNoteBibliography"/>
        <w:spacing w:after="0"/>
        <w:rPr>
          <w:del w:id="599" w:author="My Luong Vuong" w:date="2024-05-31T10:38:00Z"/>
        </w:rPr>
      </w:pPr>
      <w:del w:id="600" w:author="My Luong Vuong" w:date="2024-05-31T10:38:00Z">
        <w:r w:rsidRPr="005A3D30" w:rsidDel="001B7553">
          <w:delText>[21] Hosmer DW, Lemeshow S, May S. Applied Survival Analysis: Regression Modeling of Time-to-Event Data, Second Edition: John Wiley &amp; Sons, Inc.; 2008.</w:delText>
        </w:r>
      </w:del>
    </w:p>
    <w:p w14:paraId="4FFA6EC2" w14:textId="1B395026" w:rsidR="005A3D30" w:rsidRPr="005A3D30" w:rsidDel="001B7553" w:rsidRDefault="005A3D30" w:rsidP="005A3D30">
      <w:pPr>
        <w:pStyle w:val="EndNoteBibliography"/>
        <w:spacing w:after="0"/>
        <w:rPr>
          <w:del w:id="601" w:author="My Luong Vuong" w:date="2024-05-31T10:38:00Z"/>
        </w:rPr>
      </w:pPr>
      <w:del w:id="602" w:author="My Luong Vuong" w:date="2024-05-31T10:38:00Z">
        <w:r w:rsidRPr="005A3D30" w:rsidDel="001B7553">
          <w:delText>[22] Committee for Medicinal Products for Human Use (CHMP) EMA. Guideline on the use of pharmacokinetics and pharmacodynamics in the development of antimicrobial medicinal products. United Kingdom: European Medicines Agency; 2016.</w:delText>
        </w:r>
      </w:del>
    </w:p>
    <w:p w14:paraId="6647D399" w14:textId="2A683FF4" w:rsidR="005A3D30" w:rsidRPr="005A3D30" w:rsidDel="001B7553" w:rsidRDefault="005A3D30" w:rsidP="005A3D30">
      <w:pPr>
        <w:pStyle w:val="EndNoteBibliography"/>
        <w:spacing w:after="0"/>
        <w:rPr>
          <w:del w:id="603" w:author="My Luong Vuong" w:date="2024-05-31T10:38:00Z"/>
        </w:rPr>
      </w:pPr>
      <w:del w:id="604" w:author="My Luong Vuong" w:date="2024-05-31T10:38:00Z">
        <w:r w:rsidRPr="005A3D30" w:rsidDel="001B7553">
          <w:delText>[23] Ramachandran KM, Tsokos CP. Chapter 5 - Statistical estimation. In: Ramachandran KM, Tsokos CP, editors. Mathematical Statistics with Applications in R (Third Edition): Academic Press; 2021. p. 179-251.</w:delText>
        </w:r>
      </w:del>
    </w:p>
    <w:p w14:paraId="0B221C45" w14:textId="04174CA7" w:rsidR="005A3D30" w:rsidRPr="005A3D30" w:rsidDel="001B7553" w:rsidRDefault="005A3D30" w:rsidP="005A3D30">
      <w:pPr>
        <w:pStyle w:val="EndNoteBibliography"/>
        <w:spacing w:after="0"/>
        <w:rPr>
          <w:del w:id="605" w:author="My Luong Vuong" w:date="2024-05-31T10:38:00Z"/>
        </w:rPr>
      </w:pPr>
      <w:del w:id="606" w:author="My Luong Vuong" w:date="2024-05-31T10:38:00Z">
        <w:r w:rsidRPr="005A3D30" w:rsidDel="001B7553">
          <w:delText xml:space="preserve">[24] Wickham H, Grolemund G. R for Data Science2017. </w:delText>
        </w:r>
        <w:r w:rsidDel="001B7553">
          <w:fldChar w:fldCharType="begin"/>
        </w:r>
        <w:r w:rsidDel="001B7553">
          <w:delInstrText>HYPERLINK "https://r4ds.had.co.nz/"</w:delInstrText>
        </w:r>
        <w:r w:rsidDel="001B7553">
          <w:fldChar w:fldCharType="separate"/>
        </w:r>
        <w:r w:rsidRPr="005A3D30" w:rsidDel="001B7553">
          <w:rPr>
            <w:rStyle w:val="Hyperlink"/>
          </w:rPr>
          <w:delText>https://r4ds.had.co.nz/</w:delText>
        </w:r>
        <w:r w:rsidDel="001B7553">
          <w:rPr>
            <w:rStyle w:val="Hyperlink"/>
          </w:rPr>
          <w:fldChar w:fldCharType="end"/>
        </w:r>
        <w:r w:rsidRPr="005A3D30" w:rsidDel="001B7553">
          <w:delText>.</w:delText>
        </w:r>
      </w:del>
    </w:p>
    <w:p w14:paraId="202636E3" w14:textId="499D6BAE" w:rsidR="005A3D30" w:rsidRPr="005A3D30" w:rsidDel="001B7553" w:rsidRDefault="005A3D30" w:rsidP="005A3D30">
      <w:pPr>
        <w:pStyle w:val="EndNoteBibliography"/>
        <w:spacing w:after="0"/>
        <w:rPr>
          <w:del w:id="607" w:author="My Luong Vuong" w:date="2024-05-31T10:38:00Z"/>
        </w:rPr>
      </w:pPr>
      <w:del w:id="608" w:author="My Luong Vuong" w:date="2024-05-31T10:38:00Z">
        <w:r w:rsidRPr="005A3D30" w:rsidDel="001B7553">
          <w:delText xml:space="preserve">[25] Keizer RJ, Karlsson MO, Hooker A. Modeling and Simulation Workbench for NONMEM: Tutorial on Pirana, PsN, and Xpose. CPT Pharmacometrics Syst Pharmacol. 2013;2:e50. </w:delText>
        </w:r>
        <w:r w:rsidDel="001B7553">
          <w:fldChar w:fldCharType="begin"/>
        </w:r>
        <w:r w:rsidDel="001B7553">
          <w:delInstrText>HYPERLINK "http://doi.org/10.1038/psp.2013.24"</w:delInstrText>
        </w:r>
        <w:r w:rsidDel="001B7553">
          <w:fldChar w:fldCharType="separate"/>
        </w:r>
        <w:r w:rsidRPr="005A3D30" w:rsidDel="001B7553">
          <w:rPr>
            <w:rStyle w:val="Hyperlink"/>
          </w:rPr>
          <w:delText>http://doi.org/10.1038/psp.2013.24</w:delText>
        </w:r>
        <w:r w:rsidDel="001B7553">
          <w:rPr>
            <w:rStyle w:val="Hyperlink"/>
          </w:rPr>
          <w:fldChar w:fldCharType="end"/>
        </w:r>
        <w:r w:rsidRPr="005A3D30" w:rsidDel="001B7553">
          <w:delText>.</w:delText>
        </w:r>
      </w:del>
    </w:p>
    <w:p w14:paraId="4F3AB680" w14:textId="0951BFBA" w:rsidR="005A3D30" w:rsidRPr="005A3D30" w:rsidDel="001B7553" w:rsidRDefault="005A3D30" w:rsidP="005A3D30">
      <w:pPr>
        <w:pStyle w:val="EndNoteBibliography"/>
        <w:spacing w:after="0"/>
        <w:rPr>
          <w:del w:id="609" w:author="My Luong Vuong" w:date="2024-05-31T10:38:00Z"/>
        </w:rPr>
      </w:pPr>
      <w:del w:id="610" w:author="My Luong Vuong" w:date="2024-05-31T10:38:00Z">
        <w:r w:rsidRPr="005A3D30" w:rsidDel="001B7553">
          <w:delText xml:space="preserve">[26] Bergner R, Hoffmann M, Riedel KD, Mikus G, Henrich DM, Haefeli WE, et al. Fluconazole dosing in continuous veno-venous haemofiltration (CVVHF): need for a high daily dose of 800 mg. Nephrol Dial Transplant. 2006;21:1019-23. </w:delText>
        </w:r>
        <w:r w:rsidDel="001B7553">
          <w:fldChar w:fldCharType="begin"/>
        </w:r>
        <w:r w:rsidDel="001B7553">
          <w:delInstrText>HYPERLINK "http://doi.org/10.1093/ndt/gfi284"</w:delInstrText>
        </w:r>
        <w:r w:rsidDel="001B7553">
          <w:fldChar w:fldCharType="separate"/>
        </w:r>
        <w:r w:rsidRPr="005A3D30" w:rsidDel="001B7553">
          <w:rPr>
            <w:rStyle w:val="Hyperlink"/>
          </w:rPr>
          <w:delText>http://doi.org/10.1093/ndt/gfi284</w:delText>
        </w:r>
        <w:r w:rsidDel="001B7553">
          <w:rPr>
            <w:rStyle w:val="Hyperlink"/>
          </w:rPr>
          <w:fldChar w:fldCharType="end"/>
        </w:r>
        <w:r w:rsidRPr="005A3D30" w:rsidDel="001B7553">
          <w:delText>.</w:delText>
        </w:r>
      </w:del>
    </w:p>
    <w:p w14:paraId="75340899" w14:textId="48E87C5C" w:rsidR="005A3D30" w:rsidRPr="005A3D30" w:rsidDel="001B7553" w:rsidRDefault="005A3D30" w:rsidP="005A3D30">
      <w:pPr>
        <w:pStyle w:val="EndNoteBibliography"/>
        <w:spacing w:after="0"/>
        <w:rPr>
          <w:del w:id="611" w:author="My Luong Vuong" w:date="2024-05-31T10:38:00Z"/>
        </w:rPr>
      </w:pPr>
      <w:del w:id="612" w:author="My Luong Vuong" w:date="2024-05-31T10:38:00Z">
        <w:r w:rsidRPr="005A3D30" w:rsidDel="001B7553">
          <w:delTex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delText>
        </w:r>
        <w:r w:rsidDel="001B7553">
          <w:fldChar w:fldCharType="begin"/>
        </w:r>
        <w:r w:rsidDel="001B7553">
          <w:delInstrText>HYPERLINK "http://doi.org/10.1007/s001340000771"</w:delInstrText>
        </w:r>
        <w:r w:rsidDel="001B7553">
          <w:fldChar w:fldCharType="separate"/>
        </w:r>
        <w:r w:rsidRPr="005A3D30" w:rsidDel="001B7553">
          <w:rPr>
            <w:rStyle w:val="Hyperlink"/>
          </w:rPr>
          <w:delText>http://doi.org/10.1007/s001340000771</w:delText>
        </w:r>
        <w:r w:rsidDel="001B7553">
          <w:rPr>
            <w:rStyle w:val="Hyperlink"/>
          </w:rPr>
          <w:fldChar w:fldCharType="end"/>
        </w:r>
        <w:r w:rsidRPr="005A3D30" w:rsidDel="001B7553">
          <w:delText>.</w:delText>
        </w:r>
      </w:del>
    </w:p>
    <w:p w14:paraId="08F114BE" w14:textId="54944546" w:rsidR="005A3D30" w:rsidRPr="005A3D30" w:rsidDel="001B7553" w:rsidRDefault="005A3D30" w:rsidP="005A3D30">
      <w:pPr>
        <w:pStyle w:val="EndNoteBibliography"/>
        <w:spacing w:after="0"/>
        <w:rPr>
          <w:del w:id="613" w:author="My Luong Vuong" w:date="2024-05-31T10:38:00Z"/>
        </w:rPr>
      </w:pPr>
      <w:del w:id="614" w:author="My Luong Vuong" w:date="2024-05-31T10:38:00Z">
        <w:r w:rsidRPr="005A3D30" w:rsidDel="001B7553">
          <w:delTex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delText>
        </w:r>
      </w:del>
    </w:p>
    <w:p w14:paraId="2519E159" w14:textId="365DCDB2" w:rsidR="005A3D30" w:rsidRPr="005A3D30" w:rsidDel="001B7553" w:rsidRDefault="005A3D30" w:rsidP="005A3D30">
      <w:pPr>
        <w:pStyle w:val="EndNoteBibliography"/>
        <w:spacing w:after="0"/>
        <w:rPr>
          <w:del w:id="615" w:author="My Luong Vuong" w:date="2024-05-31T10:38:00Z"/>
        </w:rPr>
      </w:pPr>
      <w:del w:id="616" w:author="My Luong Vuong" w:date="2024-05-31T10:38:00Z">
        <w:r w:rsidRPr="005A3D30" w:rsidDel="001B7553">
          <w:delText xml:space="preserve">[29] Van Daele R, Wauters J, Lagrou K, Denooz R, Hayette MP, Gijsen M, et al. Pharmacokinetic Variability and Target Attainment of Fluconazole in Critically Ill Patients. Microorganisms. 2021;9. </w:delText>
        </w:r>
        <w:r w:rsidDel="001B7553">
          <w:fldChar w:fldCharType="begin"/>
        </w:r>
        <w:r w:rsidDel="001B7553">
          <w:delInstrText>HYPERLINK "http://doi.org/10.3390/microorganisms9102068"</w:delInstrText>
        </w:r>
        <w:r w:rsidDel="001B7553">
          <w:fldChar w:fldCharType="separate"/>
        </w:r>
        <w:r w:rsidRPr="005A3D30" w:rsidDel="001B7553">
          <w:rPr>
            <w:rStyle w:val="Hyperlink"/>
          </w:rPr>
          <w:delText>http://doi.org/10.3390/microorganisms9102068</w:delText>
        </w:r>
        <w:r w:rsidDel="001B7553">
          <w:rPr>
            <w:rStyle w:val="Hyperlink"/>
          </w:rPr>
          <w:fldChar w:fldCharType="end"/>
        </w:r>
        <w:r w:rsidRPr="005A3D30" w:rsidDel="001B7553">
          <w:delText>.</w:delText>
        </w:r>
      </w:del>
    </w:p>
    <w:p w14:paraId="3DE3DB4A" w14:textId="12F30DCD" w:rsidR="005A3D30" w:rsidRPr="005A3D30" w:rsidDel="001B7553" w:rsidRDefault="005A3D30" w:rsidP="005A3D30">
      <w:pPr>
        <w:pStyle w:val="EndNoteBibliography"/>
        <w:spacing w:after="0"/>
        <w:rPr>
          <w:del w:id="617" w:author="My Luong Vuong" w:date="2024-05-31T10:38:00Z"/>
        </w:rPr>
      </w:pPr>
      <w:del w:id="618" w:author="My Luong Vuong" w:date="2024-05-31T10:38:00Z">
        <w:r w:rsidRPr="005A3D30" w:rsidDel="001B7553">
          <w:lastRenderedPageBreak/>
          <w:delTex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delText>
        </w:r>
        <w:r w:rsidDel="001B7553">
          <w:fldChar w:fldCharType="begin"/>
        </w:r>
        <w:r w:rsidDel="001B7553">
          <w:delInstrText>HYPERLINK "http://doi.org/10.1016/j.jclinepi.2020.03.026"</w:delInstrText>
        </w:r>
        <w:r w:rsidDel="001B7553">
          <w:fldChar w:fldCharType="separate"/>
        </w:r>
        <w:r w:rsidRPr="005A3D30" w:rsidDel="001B7553">
          <w:rPr>
            <w:rStyle w:val="Hyperlink"/>
          </w:rPr>
          <w:delText>http://doi.org/10.1016/j.jclinepi.2020.03.026</w:delText>
        </w:r>
        <w:r w:rsidDel="001B7553">
          <w:rPr>
            <w:rStyle w:val="Hyperlink"/>
          </w:rPr>
          <w:fldChar w:fldCharType="end"/>
        </w:r>
        <w:r w:rsidRPr="005A3D30" w:rsidDel="001B7553">
          <w:delText>.</w:delText>
        </w:r>
      </w:del>
    </w:p>
    <w:p w14:paraId="000FFCC8" w14:textId="61F83E5F" w:rsidR="005A3D30" w:rsidRPr="005A3D30" w:rsidDel="001B7553" w:rsidRDefault="005A3D30" w:rsidP="005A3D30">
      <w:pPr>
        <w:pStyle w:val="EndNoteBibliography"/>
        <w:spacing w:after="0"/>
        <w:rPr>
          <w:del w:id="619" w:author="My Luong Vuong" w:date="2024-05-31T10:38:00Z"/>
        </w:rPr>
      </w:pPr>
      <w:del w:id="620" w:author="My Luong Vuong" w:date="2024-05-31T10:38:00Z">
        <w:r w:rsidRPr="005A3D30" w:rsidDel="001B7553">
          <w:delText xml:space="preserve">[31] Tierney JF, Vale C, Riley R, Smith CT, Stewart L, Clarke M, et al. Individual Participant Data (IPD) Meta-analyses of Randomised Controlled Trials: Guidance on Their Use. PLoS Med. 2015;12:e1001855. </w:delText>
        </w:r>
        <w:r w:rsidDel="001B7553">
          <w:fldChar w:fldCharType="begin"/>
        </w:r>
        <w:r w:rsidDel="001B7553">
          <w:delInstrText>HYPERLINK "http://doi.org/10.1371/journal.pmed.1001855"</w:delInstrText>
        </w:r>
        <w:r w:rsidDel="001B7553">
          <w:fldChar w:fldCharType="separate"/>
        </w:r>
        <w:r w:rsidRPr="005A3D30" w:rsidDel="001B7553">
          <w:rPr>
            <w:rStyle w:val="Hyperlink"/>
          </w:rPr>
          <w:delText>http://doi.org/10.1371/journal.pmed.1001855</w:delText>
        </w:r>
        <w:r w:rsidDel="001B7553">
          <w:rPr>
            <w:rStyle w:val="Hyperlink"/>
          </w:rPr>
          <w:fldChar w:fldCharType="end"/>
        </w:r>
        <w:r w:rsidRPr="005A3D30" w:rsidDel="001B7553">
          <w:delText>.</w:delText>
        </w:r>
      </w:del>
    </w:p>
    <w:p w14:paraId="2CB51778" w14:textId="29717335" w:rsidR="005A3D30" w:rsidRPr="005A3D30" w:rsidDel="001B7553" w:rsidRDefault="005A3D30" w:rsidP="005A3D30">
      <w:pPr>
        <w:pStyle w:val="EndNoteBibliography"/>
        <w:spacing w:after="0"/>
        <w:rPr>
          <w:del w:id="621" w:author="My Luong Vuong" w:date="2024-05-31T10:38:00Z"/>
        </w:rPr>
      </w:pPr>
      <w:del w:id="622" w:author="My Luong Vuong" w:date="2024-05-31T10:38:00Z">
        <w:r w:rsidRPr="005A3D30" w:rsidDel="001B7553">
          <w:delTex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delText>
        </w:r>
        <w:r w:rsidDel="001B7553">
          <w:fldChar w:fldCharType="begin"/>
        </w:r>
        <w:r w:rsidDel="001B7553">
          <w:delInstrText>HYPERLINK "http://doi.org/10.1128/aac.00424-11"</w:delInstrText>
        </w:r>
        <w:r w:rsidDel="001B7553">
          <w:fldChar w:fldCharType="separate"/>
        </w:r>
        <w:r w:rsidRPr="005A3D30" w:rsidDel="001B7553">
          <w:rPr>
            <w:rStyle w:val="Hyperlink"/>
          </w:rPr>
          <w:delText>http://doi.org/10.1128/aac.00424-11</w:delText>
        </w:r>
        <w:r w:rsidDel="001B7553">
          <w:rPr>
            <w:rStyle w:val="Hyperlink"/>
          </w:rPr>
          <w:fldChar w:fldCharType="end"/>
        </w:r>
        <w:r w:rsidRPr="005A3D30" w:rsidDel="001B7553">
          <w:delText>.</w:delText>
        </w:r>
      </w:del>
    </w:p>
    <w:p w14:paraId="7B92D98B" w14:textId="53420D5C" w:rsidR="005A3D30" w:rsidRPr="005A3D30" w:rsidDel="001B7553" w:rsidRDefault="005A3D30" w:rsidP="005A3D30">
      <w:pPr>
        <w:pStyle w:val="EndNoteBibliography"/>
        <w:spacing w:after="0"/>
        <w:rPr>
          <w:del w:id="623" w:author="My Luong Vuong" w:date="2024-05-31T10:38:00Z"/>
        </w:rPr>
      </w:pPr>
      <w:del w:id="624" w:author="My Luong Vuong" w:date="2024-05-31T10:38:00Z">
        <w:r w:rsidRPr="005A3D30" w:rsidDel="001B7553">
          <w:delText xml:space="preserve">[33] Aoyama T, Hirata K, Hirata R, Yamazaki H, Yamamoto Y, Hayashi H, et al. Population pharmacokinetics of fluconazole after administration of fosfluconazole and fluconazole in critically ill patients. J Clin Pharm Ther. 2012;37:356-63. </w:delText>
        </w:r>
        <w:r w:rsidDel="001B7553">
          <w:fldChar w:fldCharType="begin"/>
        </w:r>
        <w:r w:rsidDel="001B7553">
          <w:delInstrText>HYPERLINK "http://doi.org/10.1111/j.1365-2710.2011.01297.x"</w:delInstrText>
        </w:r>
        <w:r w:rsidDel="001B7553">
          <w:fldChar w:fldCharType="separate"/>
        </w:r>
        <w:r w:rsidRPr="005A3D30" w:rsidDel="001B7553">
          <w:rPr>
            <w:rStyle w:val="Hyperlink"/>
          </w:rPr>
          <w:delText>http://doi.org/10.1111/j.1365-2710.2011.01297.x</w:delText>
        </w:r>
        <w:r w:rsidDel="001B7553">
          <w:rPr>
            <w:rStyle w:val="Hyperlink"/>
          </w:rPr>
          <w:fldChar w:fldCharType="end"/>
        </w:r>
        <w:r w:rsidRPr="005A3D30" w:rsidDel="001B7553">
          <w:delText>.</w:delText>
        </w:r>
      </w:del>
    </w:p>
    <w:p w14:paraId="52D2B0B4" w14:textId="2781B8F9" w:rsidR="005A3D30" w:rsidRPr="005A3D30" w:rsidDel="001B7553" w:rsidRDefault="005A3D30" w:rsidP="005A3D30">
      <w:pPr>
        <w:pStyle w:val="EndNoteBibliography"/>
        <w:spacing w:after="0"/>
        <w:rPr>
          <w:del w:id="625" w:author="My Luong Vuong" w:date="2024-05-31T10:38:00Z"/>
        </w:rPr>
      </w:pPr>
      <w:del w:id="626" w:author="My Luong Vuong" w:date="2024-05-31T10:38:00Z">
        <w:r w:rsidRPr="005A3D30" w:rsidDel="001B7553">
          <w:delText xml:space="preserve">[34] Huang C-Y, Güiza F, De Vlieger G, Meyfroidt G. Daily fluctuations in kidney function in critically ill adults. Critical Care. 2022;26:347. </w:delText>
        </w:r>
        <w:r w:rsidDel="001B7553">
          <w:fldChar w:fldCharType="begin"/>
        </w:r>
        <w:r w:rsidDel="001B7553">
          <w:delInstrText>HYPERLINK "http://doi.org/10.1186/s13054-022-04226-3"</w:delInstrText>
        </w:r>
        <w:r w:rsidDel="001B7553">
          <w:fldChar w:fldCharType="separate"/>
        </w:r>
        <w:r w:rsidRPr="005A3D30" w:rsidDel="001B7553">
          <w:rPr>
            <w:rStyle w:val="Hyperlink"/>
          </w:rPr>
          <w:delText>http://doi.org/10.1186/s13054-022-04226-3</w:delText>
        </w:r>
        <w:r w:rsidDel="001B7553">
          <w:rPr>
            <w:rStyle w:val="Hyperlink"/>
          </w:rPr>
          <w:fldChar w:fldCharType="end"/>
        </w:r>
        <w:r w:rsidRPr="005A3D30" w:rsidDel="001B7553">
          <w:delText>.</w:delText>
        </w:r>
      </w:del>
    </w:p>
    <w:p w14:paraId="7F01E8C1" w14:textId="2E8DA7D6" w:rsidR="005A3D30" w:rsidRPr="005A3D30" w:rsidDel="001B7553" w:rsidRDefault="005A3D30" w:rsidP="005A3D30">
      <w:pPr>
        <w:pStyle w:val="EndNoteBibliography"/>
        <w:spacing w:after="0"/>
        <w:rPr>
          <w:del w:id="627" w:author="My Luong Vuong" w:date="2024-05-31T10:38:00Z"/>
        </w:rPr>
      </w:pPr>
      <w:del w:id="628" w:author="My Luong Vuong" w:date="2024-05-31T10:38:00Z">
        <w:r w:rsidRPr="005A3D30" w:rsidDel="001B7553">
          <w:delText xml:space="preserve">[35] Johansson Å M, Karlsson MO. Comparison of methods for handling missing covariate data. Aaps j. 2013;15:1232-41. </w:delText>
        </w:r>
        <w:r w:rsidDel="001B7553">
          <w:fldChar w:fldCharType="begin"/>
        </w:r>
        <w:r w:rsidDel="001B7553">
          <w:delInstrText>HYPERLINK "http://doi.org/10.1208/s12248-013-9526-y"</w:delInstrText>
        </w:r>
        <w:r w:rsidDel="001B7553">
          <w:fldChar w:fldCharType="separate"/>
        </w:r>
        <w:r w:rsidRPr="005A3D30" w:rsidDel="001B7553">
          <w:rPr>
            <w:rStyle w:val="Hyperlink"/>
          </w:rPr>
          <w:delText>http://doi.org/10.1208/s12248-013-9526-y</w:delText>
        </w:r>
        <w:r w:rsidDel="001B7553">
          <w:rPr>
            <w:rStyle w:val="Hyperlink"/>
          </w:rPr>
          <w:fldChar w:fldCharType="end"/>
        </w:r>
        <w:r w:rsidRPr="005A3D30" w:rsidDel="001B7553">
          <w:delText>.</w:delText>
        </w:r>
      </w:del>
    </w:p>
    <w:p w14:paraId="078359AE" w14:textId="4D728C3B" w:rsidR="005A3D30" w:rsidRPr="005A3D30" w:rsidDel="001B7553" w:rsidRDefault="005A3D30" w:rsidP="005A3D30">
      <w:pPr>
        <w:pStyle w:val="EndNoteBibliography"/>
        <w:spacing w:after="0"/>
        <w:rPr>
          <w:del w:id="629" w:author="My Luong Vuong" w:date="2024-05-31T10:38:00Z"/>
        </w:rPr>
      </w:pPr>
      <w:del w:id="630" w:author="My Luong Vuong" w:date="2024-05-31T10:38:00Z">
        <w:r w:rsidRPr="005A3D30" w:rsidDel="001B7553">
          <w:delText xml:space="preserve">[36] Heymans MW, Twisk JWR. Handling missing data in clinical research. Journal of Clinical Epidemiology. 2022;151:185-8. </w:delText>
        </w:r>
        <w:r w:rsidDel="001B7553">
          <w:fldChar w:fldCharType="begin"/>
        </w:r>
        <w:r w:rsidDel="001B7553">
          <w:delInstrText>HYPERLINK "http://doi.org/https://doi.org/10.1016/j.jclinepi.2022.08.016"</w:delInstrText>
        </w:r>
        <w:r w:rsidDel="001B7553">
          <w:fldChar w:fldCharType="separate"/>
        </w:r>
        <w:r w:rsidRPr="005A3D30" w:rsidDel="001B7553">
          <w:rPr>
            <w:rStyle w:val="Hyperlink"/>
          </w:rPr>
          <w:delText>http://doi.org/https://doi.org/10.1016/j.jclinepi.2022.08.016</w:delText>
        </w:r>
        <w:r w:rsidDel="001B7553">
          <w:rPr>
            <w:rStyle w:val="Hyperlink"/>
          </w:rPr>
          <w:fldChar w:fldCharType="end"/>
        </w:r>
        <w:r w:rsidRPr="005A3D30" w:rsidDel="001B7553">
          <w:delText>.</w:delText>
        </w:r>
      </w:del>
    </w:p>
    <w:p w14:paraId="522D8DD1" w14:textId="2997D291" w:rsidR="005A3D30" w:rsidRPr="005A3D30" w:rsidDel="001B7553" w:rsidRDefault="005A3D30" w:rsidP="005A3D30">
      <w:pPr>
        <w:pStyle w:val="EndNoteBibliography"/>
        <w:spacing w:after="0"/>
        <w:rPr>
          <w:del w:id="631" w:author="My Luong Vuong" w:date="2024-05-31T10:38:00Z"/>
        </w:rPr>
      </w:pPr>
      <w:del w:id="632" w:author="My Luong Vuong" w:date="2024-05-31T10:38:00Z">
        <w:r w:rsidRPr="005A3D30" w:rsidDel="001B7553">
          <w:delTex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delText>
        </w:r>
        <w:r w:rsidDel="001B7553">
          <w:fldChar w:fldCharType="begin"/>
        </w:r>
        <w:r w:rsidDel="001B7553">
          <w:delInstrText>HYPERLINK "http://doi.org/10.1128/aac.02019-20"</w:delInstrText>
        </w:r>
        <w:r w:rsidDel="001B7553">
          <w:fldChar w:fldCharType="separate"/>
        </w:r>
        <w:r w:rsidRPr="005A3D30" w:rsidDel="001B7553">
          <w:rPr>
            <w:rStyle w:val="Hyperlink"/>
          </w:rPr>
          <w:delText>http://doi.org/10.1128/aac.02019-20</w:delText>
        </w:r>
        <w:r w:rsidDel="001B7553">
          <w:rPr>
            <w:rStyle w:val="Hyperlink"/>
          </w:rPr>
          <w:fldChar w:fldCharType="end"/>
        </w:r>
        <w:r w:rsidRPr="005A3D30" w:rsidDel="001B7553">
          <w:delText>.</w:delText>
        </w:r>
      </w:del>
    </w:p>
    <w:p w14:paraId="1563E8AE" w14:textId="00FB74E5" w:rsidR="005A3D30" w:rsidRPr="005A3D30" w:rsidDel="001B7553" w:rsidRDefault="005A3D30" w:rsidP="005A3D30">
      <w:pPr>
        <w:pStyle w:val="EndNoteBibliography"/>
        <w:spacing w:after="0"/>
        <w:rPr>
          <w:del w:id="633" w:author="My Luong Vuong" w:date="2024-05-31T10:38:00Z"/>
        </w:rPr>
      </w:pPr>
      <w:del w:id="634" w:author="My Luong Vuong" w:date="2024-05-31T10:38:00Z">
        <w:r w:rsidRPr="005A3D30" w:rsidDel="001B7553">
          <w:delText xml:space="preserve">[38] Darnis S, Fareau N, Corallo CE, Poole S, Dooley MJ, Cheng AC. Estimation of body weight in hospitalized patients. QJM: An International Journal of Medicine. 2012;105:769-74. </w:delText>
        </w:r>
        <w:r w:rsidDel="001B7553">
          <w:fldChar w:fldCharType="begin"/>
        </w:r>
        <w:r w:rsidDel="001B7553">
          <w:delInstrText>HYPERLINK "http://doi.org/10.1093/qjmed/hcs060"</w:delInstrText>
        </w:r>
        <w:r w:rsidDel="001B7553">
          <w:fldChar w:fldCharType="separate"/>
        </w:r>
        <w:r w:rsidRPr="005A3D30" w:rsidDel="001B7553">
          <w:rPr>
            <w:rStyle w:val="Hyperlink"/>
          </w:rPr>
          <w:delText>http://doi.org/10.1093/qjmed/hcs060</w:delText>
        </w:r>
        <w:r w:rsidDel="001B7553">
          <w:rPr>
            <w:rStyle w:val="Hyperlink"/>
          </w:rPr>
          <w:fldChar w:fldCharType="end"/>
        </w:r>
        <w:r w:rsidRPr="005A3D30" w:rsidDel="001B7553">
          <w:delText>.</w:delText>
        </w:r>
      </w:del>
    </w:p>
    <w:p w14:paraId="7601EEEC" w14:textId="7ADBC096" w:rsidR="005A3D30" w:rsidRPr="005A3D30" w:rsidDel="001B7553" w:rsidRDefault="005A3D30" w:rsidP="005A3D30">
      <w:pPr>
        <w:pStyle w:val="EndNoteBibliography"/>
        <w:spacing w:after="0"/>
        <w:rPr>
          <w:del w:id="635" w:author="My Luong Vuong" w:date="2024-05-31T10:38:00Z"/>
        </w:rPr>
      </w:pPr>
      <w:del w:id="636" w:author="My Luong Vuong" w:date="2024-05-31T10:38:00Z">
        <w:r w:rsidRPr="005A3D30" w:rsidDel="001B7553">
          <w:delText xml:space="preserve">[39] van Wijk RC, Imperial MZ, Savic RM, Solans BP. Pharmacokinetic analysis across studies to drive knowledge-integration: A tutorial on individual patient data meta-analysis (IPDMA). CPT Pharmacometrics Syst Pharmacol. 2023;12:1187-200. </w:delText>
        </w:r>
        <w:r w:rsidDel="001B7553">
          <w:fldChar w:fldCharType="begin"/>
        </w:r>
        <w:r w:rsidDel="001B7553">
          <w:delInstrText>HYPERLINK "http://doi.org/10.1002/psp4.13002"</w:delInstrText>
        </w:r>
        <w:r w:rsidDel="001B7553">
          <w:fldChar w:fldCharType="separate"/>
        </w:r>
        <w:r w:rsidRPr="005A3D30" w:rsidDel="001B7553">
          <w:rPr>
            <w:rStyle w:val="Hyperlink"/>
          </w:rPr>
          <w:delText>http://doi.org/10.1002/psp4.13002</w:delText>
        </w:r>
        <w:r w:rsidDel="001B7553">
          <w:rPr>
            <w:rStyle w:val="Hyperlink"/>
          </w:rPr>
          <w:fldChar w:fldCharType="end"/>
        </w:r>
        <w:r w:rsidRPr="005A3D30" w:rsidDel="001B7553">
          <w:delText>.</w:delText>
        </w:r>
      </w:del>
    </w:p>
    <w:p w14:paraId="6566B06D" w14:textId="1817D182" w:rsidR="005A3D30" w:rsidRPr="005A3D30" w:rsidDel="001B7553" w:rsidRDefault="005A3D30" w:rsidP="005A3D30">
      <w:pPr>
        <w:pStyle w:val="EndNoteBibliography"/>
        <w:rPr>
          <w:del w:id="637" w:author="My Luong Vuong" w:date="2024-05-31T10:38:00Z"/>
        </w:rPr>
      </w:pPr>
      <w:del w:id="638" w:author="My Luong Vuong" w:date="2024-05-31T10:38:00Z">
        <w:r w:rsidRPr="005A3D30" w:rsidDel="001B7553">
          <w:delText xml:space="preserve">[40] Li L, Li X, Xia Y, Chu Y, Zhong H, Li J, et al. Recommendation of Antimicrobial Dosing Optimization During Continuous Renal Replacement Therapy. Front Pharmacol. 2020;11:786. </w:delText>
        </w:r>
        <w:r w:rsidDel="001B7553">
          <w:fldChar w:fldCharType="begin"/>
        </w:r>
        <w:r w:rsidDel="001B7553">
          <w:delInstrText>HYPERLINK "http://doi.org/10.3389/fphar.2020.00786"</w:delInstrText>
        </w:r>
        <w:r w:rsidDel="001B7553">
          <w:fldChar w:fldCharType="separate"/>
        </w:r>
        <w:r w:rsidRPr="005A3D30" w:rsidDel="001B7553">
          <w:rPr>
            <w:rStyle w:val="Hyperlink"/>
          </w:rPr>
          <w:delText>http://doi.org/10.3389/fphar.2020.00786</w:delText>
        </w:r>
        <w:r w:rsidDel="001B7553">
          <w:rPr>
            <w:rStyle w:val="Hyperlink"/>
          </w:rPr>
          <w:fldChar w:fldCharType="end"/>
        </w:r>
        <w:r w:rsidRPr="005A3D30" w:rsidDel="001B7553">
          <w:delText>.</w:delText>
        </w:r>
      </w:del>
    </w:p>
    <w:p w14:paraId="218B9AF3" w14:textId="4E887E6B"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166"/>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13"/>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6D2152EB"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ins w:id="639" w:author="My Luong Vuong" w:date="2024-05-31T16:58:00Z">
              <w:r w:rsidR="004E788E">
                <w:rPr>
                  <w:b/>
                  <w:bCs/>
                  <w:sz w:val="18"/>
                  <w:szCs w:val="18"/>
                  <w:lang w:val="nl-BE"/>
                </w:rPr>
                <w:instrText xml:space="preserve"> ADDIN EN.CITE </w:instrText>
              </w:r>
            </w:ins>
            <w:del w:id="640" w:author="My Luong Vuong" w:date="2024-05-31T16:58:00Z">
              <w:r w:rsidR="005A3D30" w:rsidRPr="00CE12B9" w:rsidDel="004E788E">
                <w:rPr>
                  <w:b/>
                  <w:bCs/>
                  <w:sz w:val="18"/>
                  <w:szCs w:val="18"/>
                  <w:lang w:val="nl-BE"/>
                </w:rPr>
                <w:delInstrText xml:space="preserve"> ADDIN EN.CITE </w:delInstrText>
              </w:r>
              <w:r w:rsidR="005A3D30" w:rsidDel="004E788E">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5A3D30" w:rsidRPr="00CE12B9" w:rsidDel="004E788E">
                <w:rPr>
                  <w:b/>
                  <w:bCs/>
                  <w:sz w:val="18"/>
                  <w:szCs w:val="18"/>
                  <w:lang w:val="nl-BE"/>
                </w:rPr>
                <w:delInstrText xml:space="preserve"> ADDIN EN.CITE.DATA </w:delInstrText>
              </w:r>
              <w:r w:rsidR="005A3D30" w:rsidDel="004E788E">
                <w:rPr>
                  <w:b/>
                  <w:bCs/>
                  <w:sz w:val="18"/>
                  <w:szCs w:val="18"/>
                </w:rPr>
              </w:r>
              <w:r w:rsidR="005A3D30" w:rsidDel="004E788E">
                <w:rPr>
                  <w:b/>
                  <w:bCs/>
                  <w:sz w:val="18"/>
                  <w:szCs w:val="18"/>
                </w:rPr>
                <w:fldChar w:fldCharType="end"/>
              </w:r>
            </w:del>
            <w:ins w:id="641" w:author="My Luong Vuong" w:date="2024-05-31T16:58:00Z">
              <w:r w:rsidR="004E788E">
                <w:rPr>
                  <w:b/>
                  <w:bCs/>
                  <w:sz w:val="18"/>
                  <w:szCs w:val="18"/>
                </w:rPr>
                <w:fldChar w:fldCharType="begin">
                  <w:fldData xml:space="preserve">PEVuZE5vdGU+PENpdGU+PEF1dGhvcj5WYW4gRGFlbGU8L0F1dGhvcj48WWVhcj4yMDIxPC9ZZWFy
PjxSZWNOdW0+NjwvUmVjTnVtPjxEaXNwbGF5VGV4dD7CoFsyOF08L0Rpc3BsYXlUZXh0PjxyZWNv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4E788E" w:rsidRPr="004E788E">
                <w:rPr>
                  <w:b/>
                  <w:bCs/>
                  <w:sz w:val="18"/>
                  <w:szCs w:val="18"/>
                  <w:lang w:val="nl-BE"/>
                  <w:rPrChange w:id="642" w:author="My Luong Vuong" w:date="2024-05-31T16:58:00Z">
                    <w:rPr>
                      <w:b/>
                      <w:bCs/>
                      <w:sz w:val="18"/>
                      <w:szCs w:val="18"/>
                    </w:rPr>
                  </w:rPrChange>
                </w:rPr>
                <w:instrText xml:space="preserve"> ADDIN EN.CITE.DATA </w:instrText>
              </w:r>
              <w:r w:rsidR="004E788E">
                <w:rPr>
                  <w:b/>
                  <w:bCs/>
                  <w:sz w:val="18"/>
                  <w:szCs w:val="18"/>
                </w:rPr>
              </w:r>
              <w:r w:rsidR="004E788E">
                <w:rPr>
                  <w:b/>
                  <w:bCs/>
                  <w:sz w:val="18"/>
                  <w:szCs w:val="18"/>
                </w:rPr>
                <w:fldChar w:fldCharType="end"/>
              </w:r>
            </w:ins>
            <w:r w:rsidR="0012034A" w:rsidRPr="002E01AC">
              <w:rPr>
                <w:b/>
                <w:bCs/>
                <w:sz w:val="18"/>
                <w:szCs w:val="18"/>
              </w:rPr>
            </w:r>
            <w:r w:rsidR="0012034A" w:rsidRPr="002E01AC">
              <w:rPr>
                <w:b/>
                <w:bCs/>
                <w:sz w:val="18"/>
                <w:szCs w:val="18"/>
              </w:rPr>
              <w:fldChar w:fldCharType="separate"/>
            </w:r>
            <w:ins w:id="643" w:author="My Luong Vuong" w:date="2024-05-31T16:58:00Z">
              <w:r w:rsidR="004E788E">
                <w:rPr>
                  <w:b/>
                  <w:bCs/>
                  <w:noProof/>
                  <w:sz w:val="18"/>
                  <w:szCs w:val="18"/>
                  <w:lang w:val="nl-BE"/>
                </w:rPr>
                <w:t> [28]</w:t>
              </w:r>
            </w:ins>
            <w:del w:id="644" w:author="My Luong Vuong" w:date="2024-05-31T16:58:00Z">
              <w:r w:rsidR="005A3D30" w:rsidRPr="00CE12B9" w:rsidDel="004E788E">
                <w:rPr>
                  <w:b/>
                  <w:bCs/>
                  <w:noProof/>
                  <w:sz w:val="18"/>
                  <w:szCs w:val="18"/>
                  <w:lang w:val="nl-BE"/>
                </w:rPr>
                <w:delText> [29]</w:delText>
              </w:r>
            </w:del>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2D89F42F"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ins w:id="645" w:author="My Luong Vuong" w:date="2024-05-31T16:58:00Z">
              <w:r w:rsidR="004E788E">
                <w:rPr>
                  <w:b/>
                  <w:bCs/>
                  <w:sz w:val="18"/>
                  <w:szCs w:val="18"/>
                </w:rPr>
                <w:instrText xml:space="preserve"> ADDIN EN.CITE &lt;EndNote&gt;&lt;Cite&gt;&lt;Author&gt;Bergner&lt;/Author&gt;&lt;Year&gt;2006&lt;/Year&gt;&lt;RecNum&gt;21&lt;/RecNum&gt;&lt;DisplayText&gt; [25]&lt;/DisplayText&gt;&lt;record&gt;&lt;rec-number&gt;21&lt;/rec-number&gt;&lt;foreign-keys&gt;&lt;key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ins>
            <w:del w:id="646" w:author="My Luong Vuong" w:date="2024-05-31T16:58:00Z">
              <w:r w:rsidR="005A3D30" w:rsidDel="004E788E">
                <w:rPr>
                  <w:b/>
                  <w:bCs/>
                  <w:sz w:val="18"/>
                  <w:szCs w:val="18"/>
                </w:rPr>
                <w:del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delInstrText>
              </w:r>
            </w:del>
            <w:r w:rsidR="00045E2C" w:rsidRPr="002E01AC">
              <w:rPr>
                <w:b/>
                <w:bCs/>
                <w:sz w:val="18"/>
                <w:szCs w:val="18"/>
              </w:rPr>
              <w:fldChar w:fldCharType="separate"/>
            </w:r>
            <w:ins w:id="647" w:author="My Luong Vuong" w:date="2024-05-31T16:58:00Z">
              <w:r w:rsidR="004E788E">
                <w:rPr>
                  <w:b/>
                  <w:bCs/>
                  <w:noProof/>
                  <w:sz w:val="18"/>
                  <w:szCs w:val="18"/>
                </w:rPr>
                <w:t> [25]</w:t>
              </w:r>
            </w:ins>
            <w:del w:id="648" w:author="My Luong Vuong" w:date="2024-05-31T16:58:00Z">
              <w:r w:rsidR="005A3D30" w:rsidDel="004E788E">
                <w:rPr>
                  <w:b/>
                  <w:bCs/>
                  <w:noProof/>
                  <w:sz w:val="18"/>
                  <w:szCs w:val="18"/>
                </w:rPr>
                <w:delText> [26]</w:delText>
              </w:r>
            </w:del>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54E2DE50"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Y051bT4yMjwvUmVjTnVtPjxEaXNwbGF5VGV4dD7CoFsyNl08L0Rpc3BsYXlUZXh0PjxyZWNvcmQ+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ins w:id="649" w:author="My Luong Vuong" w:date="2024-05-31T16:58:00Z">
              <w:r w:rsidR="004E788E">
                <w:rPr>
                  <w:b/>
                  <w:bCs/>
                  <w:sz w:val="18"/>
                  <w:szCs w:val="18"/>
                </w:rPr>
                <w:instrText xml:space="preserve"> ADDIN EN.CITE </w:instrText>
              </w:r>
            </w:ins>
            <w:del w:id="650" w:author="My Luong Vuong" w:date="2024-05-31T16:58:00Z">
              <w:r w:rsidR="005A3D30" w:rsidDel="004E788E">
                <w:rPr>
                  <w:b/>
                  <w:bCs/>
                  <w:sz w:val="18"/>
                  <w:szCs w:val="18"/>
                </w:rPr>
                <w:delInstrText xml:space="preserve"> ADDIN EN.CITE </w:delInstrText>
              </w:r>
              <w:r w:rsidR="005A3D30" w:rsidDel="004E788E">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5A3D30" w:rsidDel="004E788E">
                <w:rPr>
                  <w:b/>
                  <w:bCs/>
                  <w:sz w:val="18"/>
                  <w:szCs w:val="18"/>
                </w:rPr>
                <w:delInstrText xml:space="preserve"> ADDIN EN.CITE.DATA </w:delInstrText>
              </w:r>
              <w:r w:rsidR="005A3D30" w:rsidDel="004E788E">
                <w:rPr>
                  <w:b/>
                  <w:bCs/>
                  <w:sz w:val="18"/>
                  <w:szCs w:val="18"/>
                </w:rPr>
              </w:r>
              <w:r w:rsidR="005A3D30" w:rsidDel="004E788E">
                <w:rPr>
                  <w:b/>
                  <w:bCs/>
                  <w:sz w:val="18"/>
                  <w:szCs w:val="18"/>
                </w:rPr>
                <w:fldChar w:fldCharType="end"/>
              </w:r>
            </w:del>
            <w:ins w:id="651" w:author="My Luong Vuong" w:date="2024-05-31T16:58:00Z">
              <w:r w:rsidR="004E788E">
                <w:rPr>
                  <w:b/>
                  <w:bCs/>
                  <w:sz w:val="18"/>
                  <w:szCs w:val="18"/>
                </w:rPr>
                <w:fldChar w:fldCharType="begin">
                  <w:fldData xml:space="preserve">PEVuZE5vdGU+PENpdGU+PEF1dGhvcj5CdWlqazwvQXV0aG9yPjxZZWFyPjIwMDE8L1llYXI+PFJl
Y051bT4yMjwvUmVjTnVtPjxEaXNwbGF5VGV4dD7CoFsyNl08L0Rpc3BsYXlUZXh0PjxyZWNvcmQ+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4E788E">
                <w:rPr>
                  <w:b/>
                  <w:bCs/>
                  <w:sz w:val="18"/>
                  <w:szCs w:val="18"/>
                </w:rPr>
                <w:instrText xml:space="preserve"> ADDIN EN.CITE.DATA </w:instrText>
              </w:r>
              <w:r w:rsidR="004E788E">
                <w:rPr>
                  <w:b/>
                  <w:bCs/>
                  <w:sz w:val="18"/>
                  <w:szCs w:val="18"/>
                </w:rPr>
              </w:r>
              <w:r w:rsidR="004E788E">
                <w:rPr>
                  <w:b/>
                  <w:bCs/>
                  <w:sz w:val="18"/>
                  <w:szCs w:val="18"/>
                </w:rPr>
                <w:fldChar w:fldCharType="end"/>
              </w:r>
            </w:ins>
            <w:r w:rsidR="00427372" w:rsidRPr="002E01AC">
              <w:rPr>
                <w:b/>
                <w:bCs/>
                <w:sz w:val="18"/>
                <w:szCs w:val="18"/>
              </w:rPr>
            </w:r>
            <w:r w:rsidR="00427372" w:rsidRPr="002E01AC">
              <w:rPr>
                <w:b/>
                <w:bCs/>
                <w:sz w:val="18"/>
                <w:szCs w:val="18"/>
              </w:rPr>
              <w:fldChar w:fldCharType="separate"/>
            </w:r>
            <w:ins w:id="652" w:author="My Luong Vuong" w:date="2024-05-31T16:58:00Z">
              <w:r w:rsidR="004E788E">
                <w:rPr>
                  <w:b/>
                  <w:bCs/>
                  <w:noProof/>
                  <w:sz w:val="18"/>
                  <w:szCs w:val="18"/>
                </w:rPr>
                <w:t> [26]</w:t>
              </w:r>
            </w:ins>
            <w:del w:id="653" w:author="My Luong Vuong" w:date="2024-05-31T16:58:00Z">
              <w:r w:rsidR="005A3D30" w:rsidDel="004E788E">
                <w:rPr>
                  <w:b/>
                  <w:bCs/>
                  <w:noProof/>
                  <w:sz w:val="18"/>
                  <w:szCs w:val="18"/>
                </w:rPr>
                <w:delText> [27]</w:delText>
              </w:r>
            </w:del>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proofErr w:type="spellStart"/>
            <w:r w:rsidRPr="002E01AC">
              <w:rPr>
                <w:b/>
                <w:bCs/>
                <w:sz w:val="18"/>
                <w:szCs w:val="18"/>
              </w:rPr>
              <w:t>Sandaradura</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8406760"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ins w:id="654" w:author="My Luong Vuong" w:date="2024-05-31T16:58:00Z">
              <w:r w:rsidR="004E788E">
                <w:rPr>
                  <w:b/>
                  <w:bCs/>
                  <w:sz w:val="18"/>
                  <w:szCs w:val="18"/>
                </w:rPr>
                <w:instrText xml:space="preserve"> ADDIN EN.CITE &lt;EndNote&gt;&lt;Cite&gt;&lt;Author&gt;Sinnollareddy&lt;/Author&gt;&lt;Year&gt;2015&lt;/Year&gt;&lt;RecNum&gt;5&lt;/RecNum&gt;&lt;DisplayText&gt; [27]&lt;/DisplayText&gt;&lt;record&gt;&lt;rec-number&gt;5&lt;/rec-number&gt;&lt;foreign-keys&gt;&lt;key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ins>
            <w:del w:id="655" w:author="My Luong Vuong" w:date="2024-05-31T16:58:00Z">
              <w:r w:rsidR="005A3D30" w:rsidDel="004E788E">
                <w:rPr>
                  <w:b/>
                  <w:bCs/>
                  <w:sz w:val="18"/>
                  <w:szCs w:val="18"/>
                </w:rPr>
                <w:del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delInstrText>
              </w:r>
            </w:del>
            <w:r w:rsidR="00EC311D" w:rsidRPr="002E01AC">
              <w:rPr>
                <w:b/>
                <w:bCs/>
                <w:sz w:val="18"/>
                <w:szCs w:val="18"/>
              </w:rPr>
              <w:fldChar w:fldCharType="separate"/>
            </w:r>
            <w:ins w:id="656" w:author="My Luong Vuong" w:date="2024-05-31T16:58:00Z">
              <w:r w:rsidR="004E788E">
                <w:rPr>
                  <w:b/>
                  <w:bCs/>
                  <w:noProof/>
                  <w:sz w:val="18"/>
                  <w:szCs w:val="18"/>
                </w:rPr>
                <w:t> [27]</w:t>
              </w:r>
            </w:ins>
            <w:del w:id="657" w:author="My Luong Vuong" w:date="2024-05-31T16:58:00Z">
              <w:r w:rsidR="005A3D30" w:rsidDel="004E788E">
                <w:rPr>
                  <w:b/>
                  <w:bCs/>
                  <w:noProof/>
                  <w:sz w:val="18"/>
                  <w:szCs w:val="18"/>
                </w:rPr>
                <w:delText> [28]</w:delText>
              </w:r>
            </w:del>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proofErr w:type="gramStart"/>
            <w:r w:rsidRPr="002E01AC">
              <w:rPr>
                <w:sz w:val="18"/>
                <w:szCs w:val="18"/>
                <w:vertAlign w:val="subscript"/>
              </w:rPr>
              <w:t xml:space="preserve">EPI </w:t>
            </w:r>
            <w:r w:rsidRPr="002E01AC">
              <w:rPr>
                <w:sz w:val="18"/>
                <w:szCs w:val="18"/>
              </w:rPr>
              <w:t>,</w:t>
            </w:r>
            <w:proofErr w:type="gramEnd"/>
            <w:r w:rsidRPr="002E01AC">
              <w:rPr>
                <w:sz w:val="18"/>
                <w:szCs w:val="18"/>
              </w:rPr>
              <w:t xml:space="preserve">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lastRenderedPageBreak/>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proofErr w:type="gramStart"/>
      <w:r w:rsidR="007464C8" w:rsidRPr="00E03B11">
        <w:t>estimates</w:t>
      </w:r>
      <w:proofErr w:type="gramEnd"/>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76151A"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w:t>
            </w:r>
            <w:proofErr w:type="gramStart"/>
            <w:r w:rsidRPr="002E01AC">
              <w:rPr>
                <w:b/>
                <w:bCs/>
                <w:sz w:val="18"/>
                <w:szCs w:val="18"/>
                <w:lang w:val="es-ES"/>
              </w:rPr>
              <w:t>CI)*</w:t>
            </w:r>
            <w:proofErr w:type="gramEnd"/>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proofErr w:type="gramStart"/>
            <w:r w:rsidRPr="002E01AC">
              <w:rPr>
                <w:i/>
                <w:iCs/>
                <w:sz w:val="18"/>
                <w:szCs w:val="18"/>
              </w:rPr>
              <w:t>Cov</w:t>
            </w:r>
            <w:proofErr w:type="spellEnd"/>
            <w:r w:rsidRPr="002E01AC">
              <w:rPr>
                <w:sz w:val="18"/>
                <w:szCs w:val="18"/>
              </w:rPr>
              <w:t>(</w:t>
            </w:r>
            <w:proofErr w:type="gram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9491C70" w:rsidR="00B257DD" w:rsidRPr="00E13681" w:rsidRDefault="00B257DD" w:rsidP="007911FE">
            <w:pPr>
              <w:spacing w:after="0"/>
              <w:ind w:left="170"/>
              <w:rPr>
                <w:sz w:val="18"/>
                <w:szCs w:val="18"/>
              </w:rPr>
            </w:pPr>
            <w:del w:id="658" w:author="My Luong Vuong" w:date="2024-05-31T16:43:00Z">
              <w:r w:rsidRPr="00E13681" w:rsidDel="00966C2F">
                <w:rPr>
                  <w:sz w:val="18"/>
                  <w:szCs w:val="18"/>
                </w:rPr>
                <w:delText xml:space="preserve">Body </w:delText>
              </w:r>
            </w:del>
            <w:ins w:id="659" w:author="My Luong Vuong" w:date="2024-05-31T16:43:00Z">
              <w:r w:rsidR="00966C2F">
                <w:rPr>
                  <w:sz w:val="18"/>
                  <w:szCs w:val="18"/>
                </w:rPr>
                <w:t>Total b</w:t>
              </w:r>
              <w:r w:rsidR="00966C2F" w:rsidRPr="00E13681">
                <w:rPr>
                  <w:sz w:val="18"/>
                  <w:szCs w:val="18"/>
                </w:rPr>
                <w:t xml:space="preserve">ody </w:t>
              </w:r>
            </w:ins>
            <w:r w:rsidRPr="00E13681">
              <w:rPr>
                <w:sz w:val="18"/>
                <w:szCs w:val="18"/>
              </w:rPr>
              <w:t xml:space="preserve">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commentRangeStart w:id="660"/>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commentRangeEnd w:id="660"/>
            <w:r w:rsidR="00B111F4">
              <w:rPr>
                <w:rStyle w:val="CommentReference"/>
              </w:rPr>
              <w:commentReference w:id="660"/>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6EC1CB7F" w:rsidR="0034198D" w:rsidRPr="00E03B11" w:rsidDel="00035AF8" w:rsidRDefault="0034198D" w:rsidP="0034198D">
      <w:pPr>
        <w:rPr>
          <w:del w:id="661" w:author="My Luong Vuong" w:date="2024-05-31T16:45:00Z"/>
        </w:rPr>
      </w:pPr>
    </w:p>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w:t>
      </w:r>
      <w:commentRangeStart w:id="662"/>
      <w:r w:rsidRPr="001B3939">
        <w:t xml:space="preserve">Probability </w:t>
      </w:r>
      <w:commentRangeEnd w:id="662"/>
      <w:r w:rsidR="00F27854">
        <w:rPr>
          <w:rStyle w:val="CommentReference"/>
        </w:rPr>
        <w:commentReference w:id="662"/>
      </w:r>
      <w:r w:rsidRPr="001B3939">
        <w:t xml:space="preserve">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commentRangeStart w:id="663"/>
      <w:r w:rsidR="00FB6B5C">
        <w:t xml:space="preserve">Fluconazole total concentration </w:t>
      </w:r>
      <w:commentRangeEnd w:id="663"/>
      <w:r w:rsidR="00B8502B">
        <w:rPr>
          <w:rStyle w:val="CommentReference"/>
        </w:rPr>
        <w:commentReference w:id="663"/>
      </w:r>
      <w:r w:rsidR="00FB6B5C">
        <w:t xml:space="preserve">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Willem Alffenaar" w:date="2024-06-01T08:12:00Z" w:initials="JA">
    <w:p w14:paraId="25DBF061" w14:textId="77777777" w:rsidR="00903810" w:rsidRDefault="00903810" w:rsidP="00903810">
      <w:pPr>
        <w:pStyle w:val="CommentText"/>
        <w:jc w:val="left"/>
      </w:pPr>
      <w:r>
        <w:rPr>
          <w:rStyle w:val="CommentReference"/>
        </w:rPr>
        <w:annotationRef/>
      </w:r>
      <w:r>
        <w:t>Need to add line numbers.</w:t>
      </w:r>
    </w:p>
  </w:comment>
  <w:comment w:id="23" w:author="Jan-Willem Alffenaar" w:date="2024-06-01T07:28:00Z" w:initials="JA">
    <w:p w14:paraId="01FAB0AB" w14:textId="569CCEFF" w:rsidR="00CE5DAE" w:rsidRDefault="00CE5DAE" w:rsidP="00CE5DAE">
      <w:pPr>
        <w:pStyle w:val="CommentText"/>
        <w:jc w:val="left"/>
      </w:pPr>
      <w:r>
        <w:rPr>
          <w:rStyle w:val="CommentReference"/>
        </w:rPr>
        <w:annotationRef/>
      </w:r>
      <w:r>
        <w:t>I don’t this is correct wording as it suggest we contacted all participants and asked them if it was ok to re-use the data. This is also not a requirement for sharing anonymous data of already published data.</w:t>
      </w:r>
    </w:p>
  </w:comment>
  <w:comment w:id="130" w:author="Jan-Willem Alffenaar" w:date="2024-06-01T07:36:00Z" w:initials="JA">
    <w:p w14:paraId="3FF9C6D9" w14:textId="77777777" w:rsidR="00DF3FF7" w:rsidRDefault="00DF3FF7" w:rsidP="00DF3FF7">
      <w:pPr>
        <w:pStyle w:val="CommentText"/>
        <w:jc w:val="left"/>
      </w:pPr>
      <w:r>
        <w:rPr>
          <w:rStyle w:val="CommentReference"/>
        </w:rPr>
        <w:annotationRef/>
      </w:r>
      <w:r>
        <w:t>I would change this to data form 8 studies as those are the once you found in PubMed, the countries and centres is secondary.</w:t>
      </w:r>
    </w:p>
  </w:comment>
  <w:comment w:id="159" w:author="Jan-Willem Alffenaar" w:date="2024-06-01T08:24:00Z" w:initials="JA">
    <w:p w14:paraId="3A2B271D" w14:textId="77777777" w:rsidR="00C876F6" w:rsidRDefault="00C876F6" w:rsidP="00C876F6">
      <w:pPr>
        <w:pStyle w:val="CommentText"/>
        <w:jc w:val="left"/>
      </w:pPr>
      <w:r>
        <w:rPr>
          <w:rStyle w:val="CommentReference"/>
        </w:rPr>
        <w:annotationRef/>
      </w:r>
      <w:r>
        <w:t>Did you cap at certain absolute values? I feel that is happening in “real life”.</w:t>
      </w:r>
    </w:p>
  </w:comment>
  <w:comment w:id="167" w:author="Jan-Willem Alffenaar" w:date="2024-06-01T08:06:00Z" w:initials="JA">
    <w:p w14:paraId="4C3CB4F7" w14:textId="59B19A30" w:rsidR="00AA18E6" w:rsidRDefault="00AA18E6" w:rsidP="00AA18E6">
      <w:pPr>
        <w:pStyle w:val="CommentText"/>
        <w:jc w:val="left"/>
      </w:pPr>
      <w:r>
        <w:rPr>
          <w:rStyle w:val="CommentReference"/>
        </w:rPr>
        <w:annotationRef/>
      </w:r>
      <w:r>
        <w:t>Can’t find anything of this in your conclusion</w:t>
      </w:r>
    </w:p>
  </w:comment>
  <w:comment w:id="168" w:author="Jan-Willem Alffenaar" w:date="2024-06-01T08:06:00Z" w:initials="JA">
    <w:p w14:paraId="2BE3919D" w14:textId="77777777" w:rsidR="00F2131D" w:rsidRDefault="00F2131D" w:rsidP="00F2131D">
      <w:pPr>
        <w:pStyle w:val="CommentText"/>
        <w:jc w:val="left"/>
      </w:pPr>
      <w:r>
        <w:rPr>
          <w:rStyle w:val="CommentReference"/>
        </w:rPr>
        <w:annotationRef/>
      </w:r>
      <w:r>
        <w:t>Would be great to see this in your conclusion</w:t>
      </w:r>
    </w:p>
  </w:comment>
  <w:comment w:id="214" w:author="Jan-Willem Alffenaar" w:date="2024-06-01T08:30:00Z" w:initials="JA">
    <w:p w14:paraId="489F91D5" w14:textId="77777777" w:rsidR="00242B08" w:rsidRDefault="00242B08" w:rsidP="00242B08">
      <w:pPr>
        <w:pStyle w:val="CommentText"/>
        <w:jc w:val="left"/>
      </w:pPr>
      <w:r>
        <w:rPr>
          <w:rStyle w:val="CommentReference"/>
        </w:rPr>
        <w:annotationRef/>
      </w:r>
      <w:r>
        <w:t>This is not what I see in the figures with the 12 and 6 mg/kg.</w:t>
      </w:r>
    </w:p>
  </w:comment>
  <w:comment w:id="249" w:author="Jan-Willem Alffenaar" w:date="2024-06-01T07:41:00Z" w:initials="JA">
    <w:p w14:paraId="7BBE9E58" w14:textId="65CF76D2" w:rsidR="00504F6F" w:rsidRDefault="00504F6F" w:rsidP="00504F6F">
      <w:pPr>
        <w:pStyle w:val="CommentText"/>
        <w:jc w:val="left"/>
      </w:pPr>
      <w:r>
        <w:rPr>
          <w:rStyle w:val="CommentReference"/>
        </w:rPr>
        <w:annotationRef/>
      </w:r>
      <w:r>
        <w:t>Perhaps tune this down a bit to more in line with the end of this section</w:t>
      </w:r>
    </w:p>
  </w:comment>
  <w:comment w:id="304" w:author="Jan-Willem Alffenaar" w:date="2024-06-01T07:42:00Z" w:initials="JA">
    <w:p w14:paraId="13120930" w14:textId="77777777" w:rsidR="002E3831" w:rsidRDefault="002E3831" w:rsidP="002E3831">
      <w:pPr>
        <w:pStyle w:val="CommentText"/>
        <w:jc w:val="left"/>
      </w:pPr>
      <w:r>
        <w:rPr>
          <w:rStyle w:val="CommentReference"/>
        </w:rPr>
        <w:annotationRef/>
      </w:r>
      <w:r>
        <w:t>This is speculating. Would not do that...</w:t>
      </w:r>
    </w:p>
  </w:comment>
  <w:comment w:id="307" w:author="Jan-Willem Alffenaar" w:date="2024-06-01T07:44:00Z" w:initials="JA">
    <w:p w14:paraId="6D0CDFF7" w14:textId="77777777" w:rsidR="00C706D3" w:rsidRDefault="00ED0825" w:rsidP="00C706D3">
      <w:pPr>
        <w:pStyle w:val="CommentText"/>
        <w:jc w:val="left"/>
      </w:pPr>
      <w:r>
        <w:rPr>
          <w:rStyle w:val="CommentReference"/>
        </w:rPr>
        <w:annotationRef/>
      </w:r>
      <w:r w:rsidR="00C706D3">
        <w:rPr>
          <w:color w:val="000000"/>
        </w:rPr>
        <w:t>I disagree with this as centres not having access to fluconazole TDM will not likely perform TDM for the reasons mentioned earlier (not widely recommended). So you are creating a problem that is not a real life problem.</w:t>
      </w:r>
    </w:p>
  </w:comment>
  <w:comment w:id="316" w:author="Jan-Willem Alffenaar" w:date="2024-06-01T07:47:00Z" w:initials="JA">
    <w:p w14:paraId="3F511DEA" w14:textId="77777777" w:rsidR="00B73599" w:rsidRDefault="00B73599" w:rsidP="00B73599">
      <w:pPr>
        <w:pStyle w:val="CommentText"/>
        <w:jc w:val="left"/>
      </w:pPr>
      <w:r>
        <w:rPr>
          <w:rStyle w:val="CommentReference"/>
        </w:rPr>
        <w:annotationRef/>
      </w:r>
      <w:r>
        <w:t>Upfront dose optimization is always better than TDM as there is less time wasted. “TDM is not the solution for a suboptimal dosing but modelling and simulation is to determine a better dose”</w:t>
      </w:r>
    </w:p>
  </w:comment>
  <w:comment w:id="336" w:author="Jan-Willem Alffenaar" w:date="2024-06-01T07:49:00Z" w:initials="JA">
    <w:p w14:paraId="240D6976" w14:textId="77777777" w:rsidR="00027325" w:rsidRDefault="00027325" w:rsidP="00027325">
      <w:pPr>
        <w:pStyle w:val="CommentText"/>
        <w:jc w:val="left"/>
      </w:pPr>
      <w:r>
        <w:rPr>
          <w:rStyle w:val="CommentReference"/>
        </w:rPr>
        <w:annotationRef/>
      </w:r>
      <w:r>
        <w:t>Be careful with wording like this. It is only simulation and not a prospective study. I would reword it and suggest to link to the prospective confirmation as you did earlier.</w:t>
      </w:r>
    </w:p>
  </w:comment>
  <w:comment w:id="345" w:author="Jan-Willem Alffenaar" w:date="2024-06-01T07:56:00Z" w:initials="JA">
    <w:p w14:paraId="2B110833" w14:textId="77777777" w:rsidR="00972CEE" w:rsidRDefault="00BE242E" w:rsidP="00972CEE">
      <w:pPr>
        <w:pStyle w:val="CommentText"/>
        <w:jc w:val="left"/>
      </w:pPr>
      <w:r>
        <w:rPr>
          <w:rStyle w:val="CommentReference"/>
        </w:rPr>
        <w:annotationRef/>
      </w:r>
      <w:r w:rsidR="00972CEE">
        <w:rPr>
          <w:color w:val="000000"/>
        </w:rPr>
        <w:t>From your methods: “Studies with data on plasma concentrations of IV fluconazole obtained in patients admitted to the ICU were identified through a literature search (PubMed) from inception to October 2022.”  This is not too bad because you are looking for “clinical studies” and most will be included in PubMed. I really wonder if you would have missed much from other database. My problem is that you have not stated how many studies you identified from PubMed in relation to the 8 studies included.</w:t>
      </w:r>
    </w:p>
    <w:p w14:paraId="4774465F" w14:textId="77777777" w:rsidR="00972CEE" w:rsidRDefault="00972CEE" w:rsidP="00972CEE">
      <w:pPr>
        <w:pStyle w:val="CommentText"/>
        <w:jc w:val="left"/>
      </w:pPr>
    </w:p>
    <w:p w14:paraId="4A58A81E" w14:textId="77777777" w:rsidR="00972CEE" w:rsidRDefault="00972CEE" w:rsidP="00972CEE">
      <w:pPr>
        <w:pStyle w:val="CommentText"/>
        <w:jc w:val="left"/>
      </w:pPr>
      <w:r>
        <w:rPr>
          <w:color w:val="000000"/>
        </w:rPr>
        <w:t xml:space="preserve">Moreover finding studies with a systematic search does not equal inclusion in your IDPMA as people may decide not to share their data. </w:t>
      </w:r>
    </w:p>
  </w:comment>
  <w:comment w:id="357" w:author="Jan-Willem Alffenaar" w:date="2024-06-01T08:00:00Z" w:initials="JA">
    <w:p w14:paraId="24B25FDC" w14:textId="77777777" w:rsidR="008B5CD0" w:rsidRDefault="008B5CD0" w:rsidP="008B5CD0">
      <w:pPr>
        <w:pStyle w:val="CommentText"/>
        <w:jc w:val="left"/>
      </w:pPr>
      <w:r>
        <w:rPr>
          <w:rStyle w:val="CommentReference"/>
        </w:rPr>
        <w:annotationRef/>
      </w:r>
      <w:r>
        <w:t>Is this intended to “fix the methodological issues” you described? If so, it does not. Would suggest to remove it.</w:t>
      </w:r>
    </w:p>
  </w:comment>
  <w:comment w:id="405" w:author="Jan-Willem Alffenaar" w:date="2024-06-01T08:03:00Z" w:initials="JA">
    <w:p w14:paraId="7C91FBFC" w14:textId="77777777" w:rsidR="00196755" w:rsidRDefault="00196755" w:rsidP="00196755">
      <w:pPr>
        <w:pStyle w:val="CommentText"/>
        <w:jc w:val="left"/>
      </w:pPr>
      <w:r>
        <w:rPr>
          <w:rStyle w:val="CommentReference"/>
        </w:rPr>
        <w:annotationRef/>
      </w:r>
      <w:r>
        <w:t xml:space="preserve">This is very strong wording would reword. Just state what you have done develop a dosing strategy with high PTA%. </w:t>
      </w:r>
    </w:p>
  </w:comment>
  <w:comment w:id="406" w:author="Jan-Willem Alffenaar" w:date="2024-06-01T08:05:00Z" w:initials="JA">
    <w:p w14:paraId="113F7C5D" w14:textId="77777777" w:rsidR="00DC5EE4" w:rsidRDefault="00DC5EE4" w:rsidP="00DC5EE4">
      <w:pPr>
        <w:pStyle w:val="CommentText"/>
        <w:jc w:val="left"/>
      </w:pPr>
      <w:r>
        <w:rPr>
          <w:rStyle w:val="CommentReference"/>
        </w:rPr>
        <w:annotationRef/>
      </w:r>
      <w:r>
        <w:t>Why is this in your conclusion?</w:t>
      </w:r>
    </w:p>
  </w:comment>
  <w:comment w:id="407" w:author="Jan-Willem Alffenaar" w:date="2024-06-01T08:05:00Z" w:initials="JA">
    <w:p w14:paraId="0D08C3BD" w14:textId="33CE9594" w:rsidR="004C4864" w:rsidRDefault="004C4864" w:rsidP="004C4864">
      <w:pPr>
        <w:pStyle w:val="CommentText"/>
        <w:jc w:val="left"/>
      </w:pPr>
      <w:r>
        <w:rPr>
          <w:rStyle w:val="CommentReference"/>
        </w:rPr>
        <w:annotationRef/>
      </w:r>
      <w:r>
        <w:t>This sentence should be in the future perspective section. Ideally between limitations and conclusion</w:t>
      </w:r>
    </w:p>
  </w:comment>
  <w:comment w:id="660" w:author="Jan-Willem Alffenaar" w:date="2024-06-01T08:21:00Z" w:initials="JA">
    <w:p w14:paraId="7B4E614C" w14:textId="77777777" w:rsidR="005C2A56" w:rsidRDefault="00B111F4" w:rsidP="005C2A56">
      <w:pPr>
        <w:pStyle w:val="CommentText"/>
        <w:jc w:val="left"/>
      </w:pPr>
      <w:r>
        <w:rPr>
          <w:rStyle w:val="CommentReference"/>
        </w:rPr>
        <w:annotationRef/>
      </w:r>
      <w:r w:rsidR="005C2A56">
        <w:rPr>
          <w:color w:val="000000"/>
        </w:rPr>
        <w:t>How much actual PK data do we have in this category? Especially toward the lower end?</w:t>
      </w:r>
    </w:p>
  </w:comment>
  <w:comment w:id="662" w:author="Jan-Willem Alffenaar" w:date="2024-06-01T08:10:00Z" w:initials="JA">
    <w:p w14:paraId="47A0573C" w14:textId="3AA6774B" w:rsidR="00F27854" w:rsidRDefault="00F27854" w:rsidP="00F27854">
      <w:pPr>
        <w:pStyle w:val="CommentText"/>
        <w:jc w:val="left"/>
      </w:pPr>
      <w:r>
        <w:rPr>
          <w:rStyle w:val="CommentReference"/>
        </w:rPr>
        <w:annotationRef/>
      </w:r>
      <w:r>
        <w:t>Very puzzled by this graph. Flat dose across such a wide range of renal function suggest limited effect of renal clearance?</w:t>
      </w:r>
    </w:p>
  </w:comment>
  <w:comment w:id="663" w:author="Jan-Willem Alffenaar" w:date="2024-06-01T08:17:00Z" w:initials="JA">
    <w:p w14:paraId="3C10E8F0" w14:textId="77777777" w:rsidR="00B8502B" w:rsidRDefault="00B8502B" w:rsidP="00B8502B">
      <w:pPr>
        <w:pStyle w:val="CommentText"/>
        <w:jc w:val="left"/>
      </w:pPr>
      <w:r>
        <w:rPr>
          <w:rStyle w:val="CommentReference"/>
        </w:rPr>
        <w:annotationRef/>
      </w:r>
      <w:r>
        <w:t>Can you improve the figure to better highlight the difference between both (90% range). For the median it is somewhat clear due to higher concentration after the first dose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BF061" w15:done="0"/>
  <w15:commentEx w15:paraId="01FAB0AB" w15:done="0"/>
  <w15:commentEx w15:paraId="3FF9C6D9" w15:done="0"/>
  <w15:commentEx w15:paraId="3A2B271D" w15:done="0"/>
  <w15:commentEx w15:paraId="4C3CB4F7" w15:done="0"/>
  <w15:commentEx w15:paraId="2BE3919D" w15:done="0"/>
  <w15:commentEx w15:paraId="489F91D5" w15:done="0"/>
  <w15:commentEx w15:paraId="7BBE9E58" w15:done="0"/>
  <w15:commentEx w15:paraId="13120930" w15:done="0"/>
  <w15:commentEx w15:paraId="6D0CDFF7" w15:done="0"/>
  <w15:commentEx w15:paraId="3F511DEA" w15:done="0"/>
  <w15:commentEx w15:paraId="240D6976" w15:done="0"/>
  <w15:commentEx w15:paraId="4A58A81E" w15:done="0"/>
  <w15:commentEx w15:paraId="24B25FDC" w15:done="0"/>
  <w15:commentEx w15:paraId="7C91FBFC" w15:done="0"/>
  <w15:commentEx w15:paraId="113F7C5D" w15:done="0"/>
  <w15:commentEx w15:paraId="0D08C3BD" w15:done="0"/>
  <w15:commentEx w15:paraId="7B4E614C" w15:done="0"/>
  <w15:commentEx w15:paraId="47A0573C" w15:done="0"/>
  <w15:commentEx w15:paraId="3C10E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0444F7" w16cex:dateUtc="2024-05-31T22:12:00Z"/>
  <w16cex:commentExtensible w16cex:durableId="3B940EC3" w16cex:dateUtc="2024-05-31T21:28:00Z"/>
  <w16cex:commentExtensible w16cex:durableId="50EFB0D2" w16cex:dateUtc="2024-05-31T21:36:00Z"/>
  <w16cex:commentExtensible w16cex:durableId="40E2455A" w16cex:dateUtc="2024-05-31T22:24:00Z"/>
  <w16cex:commentExtensible w16cex:durableId="74FA7721" w16cex:dateUtc="2024-05-31T22:06:00Z"/>
  <w16cex:commentExtensible w16cex:durableId="36F2D246" w16cex:dateUtc="2024-05-31T22:06:00Z"/>
  <w16cex:commentExtensible w16cex:durableId="6CA81533" w16cex:dateUtc="2024-05-31T22:30:00Z"/>
  <w16cex:commentExtensible w16cex:durableId="62F08DB3" w16cex:dateUtc="2024-05-31T21:41:00Z"/>
  <w16cex:commentExtensible w16cex:durableId="5D3945F1" w16cex:dateUtc="2024-05-31T21:42:00Z"/>
  <w16cex:commentExtensible w16cex:durableId="206B04A7" w16cex:dateUtc="2024-05-31T21:44:00Z"/>
  <w16cex:commentExtensible w16cex:durableId="21761B81" w16cex:dateUtc="2024-05-31T21:47:00Z"/>
  <w16cex:commentExtensible w16cex:durableId="59EB95C7" w16cex:dateUtc="2024-05-31T21:49:00Z"/>
  <w16cex:commentExtensible w16cex:durableId="74A7D926" w16cex:dateUtc="2024-05-31T21:56:00Z"/>
  <w16cex:commentExtensible w16cex:durableId="697FA33E" w16cex:dateUtc="2024-05-31T22:00:00Z"/>
  <w16cex:commentExtensible w16cex:durableId="788FCB08" w16cex:dateUtc="2024-05-31T22:03:00Z"/>
  <w16cex:commentExtensible w16cex:durableId="31D13C40" w16cex:dateUtc="2024-05-31T22:05:00Z"/>
  <w16cex:commentExtensible w16cex:durableId="6BD24A33" w16cex:dateUtc="2024-05-31T22:05:00Z"/>
  <w16cex:commentExtensible w16cex:durableId="56546C40" w16cex:dateUtc="2024-05-31T22:21:00Z"/>
  <w16cex:commentExtensible w16cex:durableId="3459F9D0" w16cex:dateUtc="2024-05-31T22:10:00Z"/>
  <w16cex:commentExtensible w16cex:durableId="3F0248D2" w16cex:dateUtc="2024-05-31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BF061" w16cid:durableId="1D0444F7"/>
  <w16cid:commentId w16cid:paraId="01FAB0AB" w16cid:durableId="3B940EC3"/>
  <w16cid:commentId w16cid:paraId="3FF9C6D9" w16cid:durableId="50EFB0D2"/>
  <w16cid:commentId w16cid:paraId="3A2B271D" w16cid:durableId="40E2455A"/>
  <w16cid:commentId w16cid:paraId="4C3CB4F7" w16cid:durableId="74FA7721"/>
  <w16cid:commentId w16cid:paraId="2BE3919D" w16cid:durableId="36F2D246"/>
  <w16cid:commentId w16cid:paraId="489F91D5" w16cid:durableId="6CA81533"/>
  <w16cid:commentId w16cid:paraId="7BBE9E58" w16cid:durableId="62F08DB3"/>
  <w16cid:commentId w16cid:paraId="13120930" w16cid:durableId="5D3945F1"/>
  <w16cid:commentId w16cid:paraId="6D0CDFF7" w16cid:durableId="206B04A7"/>
  <w16cid:commentId w16cid:paraId="3F511DEA" w16cid:durableId="21761B81"/>
  <w16cid:commentId w16cid:paraId="240D6976" w16cid:durableId="59EB95C7"/>
  <w16cid:commentId w16cid:paraId="4A58A81E" w16cid:durableId="74A7D926"/>
  <w16cid:commentId w16cid:paraId="24B25FDC" w16cid:durableId="697FA33E"/>
  <w16cid:commentId w16cid:paraId="7C91FBFC" w16cid:durableId="788FCB08"/>
  <w16cid:commentId w16cid:paraId="113F7C5D" w16cid:durableId="31D13C40"/>
  <w16cid:commentId w16cid:paraId="0D08C3BD" w16cid:durableId="6BD24A33"/>
  <w16cid:commentId w16cid:paraId="7B4E614C" w16cid:durableId="56546C40"/>
  <w16cid:commentId w16cid:paraId="47A0573C" w16cid:durableId="3459F9D0"/>
  <w16cid:commentId w16cid:paraId="3C10E8F0" w16cid:durableId="3F024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0B1F4" w14:textId="77777777" w:rsidR="00D719AC" w:rsidRDefault="00D719AC" w:rsidP="00593CAA">
      <w:r>
        <w:separator/>
      </w:r>
    </w:p>
  </w:endnote>
  <w:endnote w:type="continuationSeparator" w:id="0">
    <w:p w14:paraId="10CD0C5C" w14:textId="77777777" w:rsidR="00D719AC" w:rsidRDefault="00D719AC" w:rsidP="00593CAA">
      <w:r>
        <w:continuationSeparator/>
      </w:r>
    </w:p>
  </w:endnote>
  <w:endnote w:type="continuationNotice" w:id="1">
    <w:p w14:paraId="69755CB3" w14:textId="77777777" w:rsidR="00D719AC" w:rsidRDefault="00D719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C2510" w14:textId="77777777" w:rsidR="00D719AC" w:rsidRDefault="00D719AC" w:rsidP="00593CAA">
      <w:r>
        <w:separator/>
      </w:r>
    </w:p>
  </w:footnote>
  <w:footnote w:type="continuationSeparator" w:id="0">
    <w:p w14:paraId="60EE9BAE" w14:textId="77777777" w:rsidR="00D719AC" w:rsidRDefault="00D719AC" w:rsidP="00593CAA">
      <w:r>
        <w:continuationSeparator/>
      </w:r>
    </w:p>
  </w:footnote>
  <w:footnote w:type="continuationNotice" w:id="1">
    <w:p w14:paraId="2BD0A63C" w14:textId="77777777" w:rsidR="00D719AC" w:rsidRDefault="00D719A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Willem Alffenaar">
    <w15:presenceInfo w15:providerId="AD" w15:userId="S::johannes.alffenaar@sydney.edu.au::02f740e7-48e1-4de5-ac6a-b3751a759522"/>
  </w15:person>
  <w15:person w15:author="My Luong Vuong">
    <w15:presenceInfo w15:providerId="AD" w15:userId="S::myluong.vuong@kuleuven.be::3a095926-c094-4dc5-9520-da494b4df4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0&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32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D91"/>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92A"/>
    <w:rsid w:val="00085ED2"/>
    <w:rsid w:val="0008755F"/>
    <w:rsid w:val="000878AC"/>
    <w:rsid w:val="00087F50"/>
    <w:rsid w:val="00087F51"/>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83E"/>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CC4"/>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673BF"/>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06A"/>
    <w:rsid w:val="0018026C"/>
    <w:rsid w:val="00180F34"/>
    <w:rsid w:val="0018159C"/>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553"/>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7E"/>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97E"/>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501D"/>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FC4"/>
    <w:rsid w:val="002432F7"/>
    <w:rsid w:val="0024361E"/>
    <w:rsid w:val="0024399C"/>
    <w:rsid w:val="00243C32"/>
    <w:rsid w:val="00244206"/>
    <w:rsid w:val="0024430C"/>
    <w:rsid w:val="00244451"/>
    <w:rsid w:val="00244653"/>
    <w:rsid w:val="002446ED"/>
    <w:rsid w:val="00244A5D"/>
    <w:rsid w:val="00244CA1"/>
    <w:rsid w:val="00245117"/>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50D"/>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822"/>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3C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0C8D"/>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A15"/>
    <w:rsid w:val="003E7E81"/>
    <w:rsid w:val="003E7EE5"/>
    <w:rsid w:val="003F0240"/>
    <w:rsid w:val="003F03B0"/>
    <w:rsid w:val="003F06A7"/>
    <w:rsid w:val="003F0719"/>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E75"/>
    <w:rsid w:val="00452F10"/>
    <w:rsid w:val="00452F49"/>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864"/>
    <w:rsid w:val="004C4ABE"/>
    <w:rsid w:val="004C4D78"/>
    <w:rsid w:val="004C5678"/>
    <w:rsid w:val="004C57EA"/>
    <w:rsid w:val="004C5C52"/>
    <w:rsid w:val="004C5EB0"/>
    <w:rsid w:val="004C5F96"/>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88E"/>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D29"/>
    <w:rsid w:val="00504E21"/>
    <w:rsid w:val="00504F6F"/>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0C2"/>
    <w:rsid w:val="0053316B"/>
    <w:rsid w:val="005331F7"/>
    <w:rsid w:val="005335FD"/>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77C72"/>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3DE"/>
    <w:rsid w:val="0059359C"/>
    <w:rsid w:val="0059399F"/>
    <w:rsid w:val="00593C78"/>
    <w:rsid w:val="00593CAA"/>
    <w:rsid w:val="00594291"/>
    <w:rsid w:val="005945BF"/>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216D"/>
    <w:rsid w:val="005C23F9"/>
    <w:rsid w:val="005C2A56"/>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1F6"/>
    <w:rsid w:val="005E6782"/>
    <w:rsid w:val="005E67EF"/>
    <w:rsid w:val="005E6C50"/>
    <w:rsid w:val="005E7312"/>
    <w:rsid w:val="005E741E"/>
    <w:rsid w:val="005E745F"/>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173C"/>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07DA2"/>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7405"/>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69D"/>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104"/>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FA5"/>
    <w:rsid w:val="00740FC2"/>
    <w:rsid w:val="00741224"/>
    <w:rsid w:val="00741301"/>
    <w:rsid w:val="00741535"/>
    <w:rsid w:val="0074168D"/>
    <w:rsid w:val="00741B96"/>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151A"/>
    <w:rsid w:val="00762059"/>
    <w:rsid w:val="00762255"/>
    <w:rsid w:val="007625FA"/>
    <w:rsid w:val="007626DD"/>
    <w:rsid w:val="00762A62"/>
    <w:rsid w:val="00762D75"/>
    <w:rsid w:val="00762F8B"/>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67ECF"/>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5CD0"/>
    <w:rsid w:val="008B6390"/>
    <w:rsid w:val="008B63F0"/>
    <w:rsid w:val="008B66F5"/>
    <w:rsid w:val="008B6720"/>
    <w:rsid w:val="008B6D14"/>
    <w:rsid w:val="008B6DFB"/>
    <w:rsid w:val="008B7263"/>
    <w:rsid w:val="008B754B"/>
    <w:rsid w:val="008B7E8C"/>
    <w:rsid w:val="008C012D"/>
    <w:rsid w:val="008C03D3"/>
    <w:rsid w:val="008C0455"/>
    <w:rsid w:val="008C070E"/>
    <w:rsid w:val="008C08DE"/>
    <w:rsid w:val="008C0950"/>
    <w:rsid w:val="008C0A4A"/>
    <w:rsid w:val="008C0A55"/>
    <w:rsid w:val="008C0D46"/>
    <w:rsid w:val="008C0DBD"/>
    <w:rsid w:val="008C172D"/>
    <w:rsid w:val="008C1C6F"/>
    <w:rsid w:val="008C1D65"/>
    <w:rsid w:val="008C4132"/>
    <w:rsid w:val="008C4C93"/>
    <w:rsid w:val="008C553F"/>
    <w:rsid w:val="008C59E8"/>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7BB"/>
    <w:rsid w:val="008F1A74"/>
    <w:rsid w:val="008F1DB7"/>
    <w:rsid w:val="008F1EEB"/>
    <w:rsid w:val="008F239B"/>
    <w:rsid w:val="008F2C4B"/>
    <w:rsid w:val="008F2D24"/>
    <w:rsid w:val="008F2DC8"/>
    <w:rsid w:val="008F31C5"/>
    <w:rsid w:val="008F33C7"/>
    <w:rsid w:val="008F421A"/>
    <w:rsid w:val="008F4288"/>
    <w:rsid w:val="008F43D3"/>
    <w:rsid w:val="008F4404"/>
    <w:rsid w:val="008F467C"/>
    <w:rsid w:val="008F4B87"/>
    <w:rsid w:val="008F4CF4"/>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52"/>
    <w:rsid w:val="009034D7"/>
    <w:rsid w:val="00903810"/>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0E76"/>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C2F"/>
    <w:rsid w:val="00966EAE"/>
    <w:rsid w:val="00967421"/>
    <w:rsid w:val="00967465"/>
    <w:rsid w:val="0097002A"/>
    <w:rsid w:val="009700F6"/>
    <w:rsid w:val="00970491"/>
    <w:rsid w:val="00970925"/>
    <w:rsid w:val="0097097F"/>
    <w:rsid w:val="00970C49"/>
    <w:rsid w:val="00971389"/>
    <w:rsid w:val="00971651"/>
    <w:rsid w:val="00971CA6"/>
    <w:rsid w:val="00971DB3"/>
    <w:rsid w:val="00971E2E"/>
    <w:rsid w:val="00971EB8"/>
    <w:rsid w:val="00972767"/>
    <w:rsid w:val="009728E7"/>
    <w:rsid w:val="00972CEE"/>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2E97"/>
    <w:rsid w:val="00983278"/>
    <w:rsid w:val="00983D87"/>
    <w:rsid w:val="00983F99"/>
    <w:rsid w:val="00984820"/>
    <w:rsid w:val="0098485D"/>
    <w:rsid w:val="00984C64"/>
    <w:rsid w:val="00984EA0"/>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5FE"/>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80C"/>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84"/>
    <w:rsid w:val="00A11E9B"/>
    <w:rsid w:val="00A12057"/>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38AE"/>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B62"/>
    <w:rsid w:val="00A65342"/>
    <w:rsid w:val="00A65915"/>
    <w:rsid w:val="00A65B8A"/>
    <w:rsid w:val="00A66218"/>
    <w:rsid w:val="00A6688E"/>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8E6"/>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1F4"/>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1B75"/>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34B"/>
    <w:rsid w:val="00B70D93"/>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2B"/>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8F8"/>
    <w:rsid w:val="00BB6E8F"/>
    <w:rsid w:val="00BB7096"/>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42E"/>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376"/>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FF4"/>
    <w:rsid w:val="00C6124B"/>
    <w:rsid w:val="00C617A3"/>
    <w:rsid w:val="00C6184B"/>
    <w:rsid w:val="00C61C0C"/>
    <w:rsid w:val="00C629EF"/>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6D3"/>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AE"/>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7AB"/>
    <w:rsid w:val="00DB57E4"/>
    <w:rsid w:val="00DB5818"/>
    <w:rsid w:val="00DB59BE"/>
    <w:rsid w:val="00DB644B"/>
    <w:rsid w:val="00DB67DD"/>
    <w:rsid w:val="00DB689A"/>
    <w:rsid w:val="00DB7633"/>
    <w:rsid w:val="00DB7DE0"/>
    <w:rsid w:val="00DC062B"/>
    <w:rsid w:val="00DC0AC8"/>
    <w:rsid w:val="00DC0C00"/>
    <w:rsid w:val="00DC0D84"/>
    <w:rsid w:val="00DC1929"/>
    <w:rsid w:val="00DC1D6C"/>
    <w:rsid w:val="00DC1E87"/>
    <w:rsid w:val="00DC1F1D"/>
    <w:rsid w:val="00DC209F"/>
    <w:rsid w:val="00DC2288"/>
    <w:rsid w:val="00DC3F2B"/>
    <w:rsid w:val="00DC4293"/>
    <w:rsid w:val="00DC4719"/>
    <w:rsid w:val="00DC4D4F"/>
    <w:rsid w:val="00DC54CB"/>
    <w:rsid w:val="00DC5EE4"/>
    <w:rsid w:val="00DC5EF7"/>
    <w:rsid w:val="00DC611D"/>
    <w:rsid w:val="00DC65DE"/>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642E"/>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0A0"/>
    <w:rsid w:val="00EC4271"/>
    <w:rsid w:val="00EC4EE8"/>
    <w:rsid w:val="00EC4F25"/>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825"/>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0AA"/>
    <w:rsid w:val="00F07723"/>
    <w:rsid w:val="00F0794B"/>
    <w:rsid w:val="00F10947"/>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31D"/>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6EF0"/>
    <w:rsid w:val="00F27073"/>
    <w:rsid w:val="00F27239"/>
    <w:rsid w:val="00F275DC"/>
    <w:rsid w:val="00F27854"/>
    <w:rsid w:val="00F27A2C"/>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877"/>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E8"/>
    <w:rsid w:val="00FD455A"/>
    <w:rsid w:val="00FD4FB7"/>
    <w:rsid w:val="00FD55E0"/>
    <w:rsid w:val="00FD62C4"/>
    <w:rsid w:val="00FD67F1"/>
    <w:rsid w:val="00FD6C24"/>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openxmlformats.org/officeDocument/2006/relationships/hyperlink" Target="mailto:erwin.dreesen@kuleuven.be" TargetMode="External"/><Relationship Id="rId17" Type="http://schemas.openxmlformats.org/officeDocument/2006/relationships/image" Target="media/image4.svg"/><Relationship Id="rId25" Type="http://schemas.openxmlformats.org/officeDocument/2006/relationships/image" Target="media/image12.sv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svg"/><Relationship Id="rId23" Type="http://schemas.openxmlformats.org/officeDocument/2006/relationships/image" Target="media/image10.sv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6.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0</TotalTime>
  <Pages>31</Pages>
  <Words>20878</Words>
  <Characters>119008</Characters>
  <Application>Microsoft Office Word</Application>
  <DocSecurity>0</DocSecurity>
  <Lines>991</Lines>
  <Paragraphs>279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139607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Jan-Willem Alffenaar</cp:lastModifiedBy>
  <cp:revision>2</cp:revision>
  <dcterms:created xsi:type="dcterms:W3CDTF">2024-05-31T22:30:00Z</dcterms:created>
  <dcterms:modified xsi:type="dcterms:W3CDTF">2024-05-31T22:30:00Z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