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794874" w14:textId="3642D3F4" w:rsidR="00596EC9" w:rsidRPr="00593CAA" w:rsidRDefault="00596EC9" w:rsidP="004E58AA">
      <w:pPr>
        <w:pStyle w:val="Title"/>
      </w:pPr>
      <w:r w:rsidRPr="00593CAA">
        <w:t>Model</w:t>
      </w:r>
      <w:r w:rsidR="00D63A4A" w:rsidRPr="00593CAA">
        <w:t>-</w:t>
      </w:r>
      <w:r w:rsidR="004E58AA">
        <w:t>i</w:t>
      </w:r>
      <w:r w:rsidR="00D63A4A" w:rsidRPr="00593CAA">
        <w:t xml:space="preserve">nformed </w:t>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proofErr w:type="gramStart"/>
      <w:r w:rsidR="004E58AA">
        <w:t>p</w:t>
      </w:r>
      <w:r w:rsidR="00D63A4A" w:rsidRPr="00593CAA">
        <w:t>atients</w:t>
      </w:r>
      <w:proofErr w:type="gramEnd"/>
    </w:p>
    <w:p w14:paraId="144595EB" w14:textId="21FAC3B8" w:rsidR="00616C02" w:rsidRPr="00494DCF" w:rsidRDefault="00616C02" w:rsidP="00616C02">
      <w:r w:rsidRPr="00A51508">
        <w:t>My-Luong Vuong</w:t>
      </w:r>
      <w:r w:rsidRPr="00494DCF">
        <w:t xml:space="preserve"> (</w:t>
      </w:r>
      <w:proofErr w:type="spellStart"/>
      <w:r w:rsidRPr="00494DCF">
        <w:t>Mỹ-Lượng</w:t>
      </w:r>
      <w:proofErr w:type="spellEnd"/>
      <w:r w:rsidRPr="00494DCF">
        <w:t xml:space="preserve"> Vương)</w:t>
      </w:r>
      <w:r w:rsidRPr="00494DCF">
        <w:rPr>
          <w:vertAlign w:val="superscript"/>
        </w:rPr>
        <w:t>a†</w:t>
      </w:r>
      <w:r w:rsidRPr="00494DCF">
        <w:t xml:space="preserve">, Omar </w:t>
      </w:r>
      <w:proofErr w:type="spellStart"/>
      <w:r w:rsidRPr="00494DCF">
        <w:t>Elkayal</w:t>
      </w:r>
      <w:r w:rsidRPr="00494DCF">
        <w:rPr>
          <w:vertAlign w:val="superscript"/>
        </w:rPr>
        <w:t>a</w:t>
      </w:r>
      <w:proofErr w:type="spellEnd"/>
      <w:r w:rsidRPr="00494DCF">
        <w:rPr>
          <w:vertAlign w:val="superscript"/>
        </w:rPr>
        <w:t>,†</w:t>
      </w:r>
      <w:r w:rsidRPr="00494DCF">
        <w:t>, Ruth Van Daele</w:t>
      </w:r>
      <w:r w:rsidRPr="00494DCF">
        <w:rPr>
          <w:vertAlign w:val="superscript"/>
        </w:rPr>
        <w:t>a,</w:t>
      </w:r>
      <w:r>
        <w:rPr>
          <w:vertAlign w:val="superscript"/>
        </w:rPr>
        <w:t>b,1</w:t>
      </w:r>
      <w:r w:rsidRPr="00494DCF">
        <w:t xml:space="preserve">, Jan-Willem C. </w:t>
      </w:r>
      <w:proofErr w:type="spellStart"/>
      <w:r w:rsidRPr="00494DCF">
        <w:t>Alffenaar</w:t>
      </w:r>
      <w:r>
        <w:rPr>
          <w:vertAlign w:val="superscript"/>
        </w:rPr>
        <w:t>c</w:t>
      </w:r>
      <w:r w:rsidRPr="00494DCF">
        <w:rPr>
          <w:vertAlign w:val="superscript"/>
        </w:rPr>
        <w:t>,</w:t>
      </w:r>
      <w:r>
        <w:rPr>
          <w:vertAlign w:val="superscript"/>
        </w:rPr>
        <w:t>d</w:t>
      </w:r>
      <w:r w:rsidRPr="00494DCF">
        <w:rPr>
          <w:vertAlign w:val="superscript"/>
        </w:rPr>
        <w:t>,</w:t>
      </w:r>
      <w:r>
        <w:rPr>
          <w:vertAlign w:val="superscript"/>
        </w:rPr>
        <w:t>e</w:t>
      </w:r>
      <w:proofErr w:type="spellEnd"/>
      <w:r w:rsidRPr="00494DCF">
        <w:t xml:space="preserve">, Sophie L. </w:t>
      </w:r>
      <w:proofErr w:type="spellStart"/>
      <w:r w:rsidRPr="00494DCF">
        <w:t>Stocker</w:t>
      </w:r>
      <w:r>
        <w:rPr>
          <w:vertAlign w:val="superscript"/>
        </w:rPr>
        <w:t>c</w:t>
      </w:r>
      <w:r w:rsidRPr="00494DCF">
        <w:rPr>
          <w:vertAlign w:val="superscript"/>
        </w:rPr>
        <w:t>,</w:t>
      </w:r>
      <w:ins w:id="0" w:author="Sophie Stocker" w:date="2024-06-17T14:11:00Z">
        <w:r w:rsidR="009523F9">
          <w:rPr>
            <w:vertAlign w:val="superscript"/>
          </w:rPr>
          <w:t>e,</w:t>
        </w:r>
      </w:ins>
      <w:r>
        <w:rPr>
          <w:vertAlign w:val="superscript"/>
        </w:rPr>
        <w:t>f</w:t>
      </w:r>
      <w:r w:rsidRPr="00494DCF">
        <w:rPr>
          <w:vertAlign w:val="superscript"/>
        </w:rPr>
        <w:t>,</w:t>
      </w:r>
      <w:r>
        <w:rPr>
          <w:vertAlign w:val="superscript"/>
        </w:rPr>
        <w:t>g</w:t>
      </w:r>
      <w:proofErr w:type="spellEnd"/>
      <w:r w:rsidRPr="00494DCF">
        <w:t xml:space="preserve">, Jason A. </w:t>
      </w:r>
      <w:proofErr w:type="spellStart"/>
      <w:r w:rsidRPr="00494DCF">
        <w:t>Roberts</w:t>
      </w:r>
      <w:r w:rsidRPr="00494DCF">
        <w:rPr>
          <w:rStyle w:val="CommentReference"/>
          <w:sz w:val="22"/>
          <w:szCs w:val="22"/>
          <w:vertAlign w:val="superscript"/>
        </w:rPr>
        <w:t>h</w:t>
      </w:r>
      <w:r w:rsidRPr="00494DCF">
        <w:rPr>
          <w:vertAlign w:val="superscript"/>
        </w:rPr>
        <w:t>,</w:t>
      </w:r>
      <w:r>
        <w:rPr>
          <w:vertAlign w:val="superscript"/>
        </w:rPr>
        <w:t>i</w:t>
      </w:r>
      <w:r w:rsidRPr="00494DCF">
        <w:rPr>
          <w:vertAlign w:val="superscript"/>
        </w:rPr>
        <w:t>,</w:t>
      </w:r>
      <w:r>
        <w:rPr>
          <w:vertAlign w:val="superscript"/>
        </w:rPr>
        <w:t>j</w:t>
      </w:r>
      <w:proofErr w:type="spellEnd"/>
      <w:r w:rsidRPr="00494DCF">
        <w:t xml:space="preserve">, Yves </w:t>
      </w:r>
      <w:proofErr w:type="spellStart"/>
      <w:r w:rsidRPr="00494DCF">
        <w:t>Debaveye</w:t>
      </w:r>
      <w:r>
        <w:rPr>
          <w:vertAlign w:val="superscript"/>
        </w:rPr>
        <w:t>k</w:t>
      </w:r>
      <w:r w:rsidRPr="00494DCF">
        <w:rPr>
          <w:vertAlign w:val="superscript"/>
        </w:rPr>
        <w:t>,</w:t>
      </w:r>
      <w:r>
        <w:rPr>
          <w:vertAlign w:val="superscript"/>
        </w:rPr>
        <w:t>l</w:t>
      </w:r>
      <w:proofErr w:type="spellEnd"/>
      <w:r w:rsidRPr="00494DCF">
        <w:t xml:space="preserve">, Joost </w:t>
      </w:r>
      <w:proofErr w:type="spellStart"/>
      <w:r w:rsidRPr="00494DCF">
        <w:t>Wauters</w:t>
      </w:r>
      <w:r>
        <w:rPr>
          <w:vertAlign w:val="superscript"/>
        </w:rPr>
        <w:t>m</w:t>
      </w:r>
      <w:r w:rsidRPr="00494DCF">
        <w:rPr>
          <w:vertAlign w:val="superscript"/>
        </w:rPr>
        <w:t>,</w:t>
      </w:r>
      <w:r>
        <w:rPr>
          <w:vertAlign w:val="superscript"/>
        </w:rPr>
        <w:t>n</w:t>
      </w:r>
      <w:proofErr w:type="spellEnd"/>
      <w:r w:rsidRPr="00494DCF">
        <w:t xml:space="preserve">, Beatrijs </w:t>
      </w:r>
      <w:proofErr w:type="spellStart"/>
      <w:r w:rsidRPr="00494DCF">
        <w:t>Mertens</w:t>
      </w:r>
      <w:r w:rsidRPr="00494DCF">
        <w:rPr>
          <w:vertAlign w:val="superscript"/>
        </w:rPr>
        <w:t>a,</w:t>
      </w:r>
      <w:r>
        <w:rPr>
          <w:vertAlign w:val="superscript"/>
        </w:rPr>
        <w:t>b</w:t>
      </w:r>
      <w:proofErr w:type="spellEnd"/>
      <w:r w:rsidRPr="00494DCF">
        <w:t>, Jasper M. Boonstra</w:t>
      </w:r>
      <w:r>
        <w:rPr>
          <w:vertAlign w:val="superscript"/>
        </w:rPr>
        <w:t>o,2</w:t>
      </w:r>
      <w:r w:rsidRPr="00494DCF">
        <w:t xml:space="preserve">, Indy </w:t>
      </w:r>
      <w:proofErr w:type="spellStart"/>
      <w:r w:rsidRPr="00494DCF">
        <w:t>Sandaradura</w:t>
      </w:r>
      <w:r>
        <w:rPr>
          <w:vertAlign w:val="superscript"/>
        </w:rPr>
        <w:t>p</w:t>
      </w:r>
      <w:r w:rsidRPr="00494DCF">
        <w:rPr>
          <w:vertAlign w:val="superscript"/>
        </w:rPr>
        <w:t>,</w:t>
      </w:r>
      <w:r>
        <w:rPr>
          <w:vertAlign w:val="superscript"/>
        </w:rPr>
        <w:t>q</w:t>
      </w:r>
      <w:r w:rsidRPr="00494DCF">
        <w:rPr>
          <w:vertAlign w:val="superscript"/>
        </w:rPr>
        <w:t>,</w:t>
      </w:r>
      <w:r>
        <w:rPr>
          <w:vertAlign w:val="superscript"/>
        </w:rPr>
        <w:t>r</w:t>
      </w:r>
      <w:proofErr w:type="spellEnd"/>
      <w:r w:rsidRPr="00494DCF">
        <w:t>,</w:t>
      </w:r>
      <w:r>
        <w:t xml:space="preserve"> </w:t>
      </w:r>
      <w:r w:rsidRPr="006F4EE5">
        <w:t xml:space="preserve">Deborah J.E. </w:t>
      </w:r>
      <w:proofErr w:type="spellStart"/>
      <w:r w:rsidRPr="006F4EE5">
        <w:t>Marriott</w:t>
      </w:r>
      <w:r w:rsidRPr="003B008A">
        <w:rPr>
          <w:vertAlign w:val="superscript"/>
        </w:rPr>
        <w:t>s,t</w:t>
      </w:r>
      <w:proofErr w:type="spellEnd"/>
      <w:r>
        <w:t>,</w:t>
      </w:r>
      <w:r w:rsidRPr="00494DCF">
        <w:t xml:space="preserve"> Roger J. </w:t>
      </w:r>
      <w:proofErr w:type="spellStart"/>
      <w:r w:rsidRPr="00494DCF">
        <w:t>Brüggemann</w:t>
      </w:r>
      <w:r>
        <w:rPr>
          <w:vertAlign w:val="superscript"/>
        </w:rPr>
        <w:t>u</w:t>
      </w:r>
      <w:r w:rsidRPr="00494DCF">
        <w:rPr>
          <w:vertAlign w:val="superscript"/>
        </w:rPr>
        <w:t>,</w:t>
      </w:r>
      <w:r>
        <w:rPr>
          <w:vertAlign w:val="superscript"/>
        </w:rPr>
        <w:t>v</w:t>
      </w:r>
      <w:proofErr w:type="spellEnd"/>
      <w:r w:rsidRPr="00494DCF">
        <w:t xml:space="preserve">, Jeroen A. </w:t>
      </w:r>
      <w:proofErr w:type="spellStart"/>
      <w:r w:rsidRPr="00494DCF">
        <w:t>Schouten</w:t>
      </w:r>
      <w:r>
        <w:rPr>
          <w:vertAlign w:val="superscript"/>
        </w:rPr>
        <w:t>w</w:t>
      </w:r>
      <w:proofErr w:type="spellEnd"/>
      <w:r w:rsidRPr="00494DCF">
        <w:t xml:space="preserve">, Raoul </w:t>
      </w:r>
      <w:proofErr w:type="spellStart"/>
      <w:r w:rsidRPr="00494DCF">
        <w:t>Bergner</w:t>
      </w:r>
      <w:r>
        <w:rPr>
          <w:vertAlign w:val="superscript"/>
        </w:rPr>
        <w:t>x</w:t>
      </w:r>
      <w:proofErr w:type="spellEnd"/>
      <w:r w:rsidRPr="00494DCF">
        <w:t xml:space="preserve">, Steven </w:t>
      </w:r>
      <w:proofErr w:type="spellStart"/>
      <w:r w:rsidRPr="00494DCF">
        <w:t>Buijk</w:t>
      </w:r>
      <w:r>
        <w:rPr>
          <w:vertAlign w:val="superscript"/>
        </w:rPr>
        <w:t>y</w:t>
      </w:r>
      <w:proofErr w:type="spellEnd"/>
      <w:r w:rsidRPr="00494DCF">
        <w:t xml:space="preserve">, Sebastian G. </w:t>
      </w:r>
      <w:proofErr w:type="spellStart"/>
      <w:r w:rsidRPr="00494DCF">
        <w:t>Wicha</w:t>
      </w:r>
      <w:r>
        <w:rPr>
          <w:vertAlign w:val="superscript"/>
        </w:rPr>
        <w:t>z</w:t>
      </w:r>
      <w:proofErr w:type="spellEnd"/>
      <w:r w:rsidRPr="00494DCF">
        <w:t xml:space="preserve">, Isabel </w:t>
      </w:r>
      <w:proofErr w:type="spellStart"/>
      <w:r w:rsidRPr="00494DCF">
        <w:t>Spriet</w:t>
      </w:r>
      <w:r w:rsidRPr="00494DCF">
        <w:rPr>
          <w:vertAlign w:val="superscript"/>
        </w:rPr>
        <w:t>a,</w:t>
      </w:r>
      <w:r>
        <w:rPr>
          <w:vertAlign w:val="superscript"/>
        </w:rPr>
        <w:t>b</w:t>
      </w:r>
      <w:proofErr w:type="spellEnd"/>
      <w:r w:rsidRPr="00494DCF">
        <w:rPr>
          <w:vertAlign w:val="superscript"/>
        </w:rPr>
        <w:t>,‡</w:t>
      </w:r>
      <w:r w:rsidRPr="00494DCF">
        <w:t xml:space="preserve">, Erwin </w:t>
      </w:r>
      <w:proofErr w:type="spellStart"/>
      <w:r w:rsidRPr="00494DCF">
        <w:t>Dreesen</w:t>
      </w:r>
      <w:r w:rsidRPr="00494DCF">
        <w:rPr>
          <w:vertAlign w:val="superscript"/>
        </w:rPr>
        <w:t>a</w:t>
      </w:r>
      <w:proofErr w:type="spellEnd"/>
      <w:r w:rsidRPr="00494DCF">
        <w:rPr>
          <w:vertAlign w:val="superscript"/>
        </w:rPr>
        <w:t>,‡,*</w:t>
      </w:r>
    </w:p>
    <w:p w14:paraId="4C950D0C" w14:textId="77777777" w:rsidR="00616C02" w:rsidRDefault="00616C02" w:rsidP="00616C02">
      <w:pPr>
        <w:spacing w:after="0" w:line="276" w:lineRule="auto"/>
        <w:jc w:val="left"/>
        <w:rPr>
          <w:sz w:val="20"/>
          <w:szCs w:val="20"/>
        </w:rPr>
      </w:pPr>
      <w:r w:rsidRPr="00494DCF">
        <w:rPr>
          <w:sz w:val="20"/>
          <w:szCs w:val="20"/>
          <w:vertAlign w:val="superscript"/>
        </w:rPr>
        <w:t>a</w:t>
      </w:r>
      <w:r w:rsidRPr="00494DCF">
        <w:rPr>
          <w:sz w:val="20"/>
          <w:szCs w:val="20"/>
        </w:rPr>
        <w:t xml:space="preserve"> Department of Pharmaceutical and Pharmacological Sciences, KU Leuven, Leuven, Belgium</w:t>
      </w:r>
      <w:r>
        <w:rPr>
          <w:sz w:val="20"/>
          <w:szCs w:val="20"/>
        </w:rPr>
        <w:t xml:space="preserve">. Email: </w:t>
      </w:r>
      <w:hyperlink r:id="rId8" w:history="1">
        <w:r w:rsidRPr="00911031">
          <w:rPr>
            <w:rStyle w:val="Hyperlink"/>
            <w:sz w:val="20"/>
            <w:szCs w:val="20"/>
          </w:rPr>
          <w:t>myluong.vuong@kuleuven.be</w:t>
        </w:r>
      </w:hyperlink>
      <w:r>
        <w:rPr>
          <w:sz w:val="20"/>
          <w:szCs w:val="20"/>
        </w:rPr>
        <w:t>.</w:t>
      </w:r>
      <w:r w:rsidRPr="00494DCF">
        <w:rPr>
          <w:sz w:val="20"/>
          <w:szCs w:val="20"/>
        </w:rPr>
        <w:br/>
      </w:r>
      <w:r>
        <w:rPr>
          <w:sz w:val="20"/>
          <w:szCs w:val="20"/>
          <w:vertAlign w:val="superscript"/>
        </w:rPr>
        <w:t>b</w:t>
      </w:r>
      <w:r w:rsidRPr="00494DCF">
        <w:rPr>
          <w:sz w:val="20"/>
          <w:szCs w:val="20"/>
        </w:rPr>
        <w:t xml:space="preserve"> Pharmacy Department, University Hospitals Leuven, Leuven, Belgium</w:t>
      </w:r>
      <w:r w:rsidRPr="00494DCF">
        <w:rPr>
          <w:sz w:val="20"/>
          <w:szCs w:val="20"/>
          <w:vertAlign w:val="superscript"/>
        </w:rPr>
        <w:br/>
      </w:r>
      <w:r>
        <w:rPr>
          <w:sz w:val="20"/>
          <w:szCs w:val="20"/>
          <w:vertAlign w:val="superscript"/>
        </w:rPr>
        <w:t>c</w:t>
      </w:r>
      <w:r w:rsidRPr="00494DCF">
        <w:rPr>
          <w:sz w:val="20"/>
          <w:szCs w:val="20"/>
        </w:rPr>
        <w:t xml:space="preserve"> School of Pharmacy, Faculty of Medicine and Health, The University of Sydney, Sydney, Australia </w:t>
      </w:r>
      <w:r w:rsidRPr="00494DCF">
        <w:rPr>
          <w:sz w:val="20"/>
          <w:szCs w:val="20"/>
          <w:vertAlign w:val="superscript"/>
        </w:rPr>
        <w:br/>
      </w:r>
      <w:r>
        <w:rPr>
          <w:sz w:val="20"/>
          <w:szCs w:val="20"/>
          <w:vertAlign w:val="superscript"/>
        </w:rPr>
        <w:t>d</w:t>
      </w:r>
      <w:r w:rsidRPr="00494DCF">
        <w:rPr>
          <w:sz w:val="20"/>
          <w:szCs w:val="20"/>
        </w:rPr>
        <w:t xml:space="preserve"> </w:t>
      </w:r>
      <w:r>
        <w:rPr>
          <w:sz w:val="20"/>
          <w:szCs w:val="20"/>
        </w:rPr>
        <w:t xml:space="preserve">Pharmacy Department, </w:t>
      </w:r>
      <w:proofErr w:type="spellStart"/>
      <w:r w:rsidRPr="00494DCF">
        <w:rPr>
          <w:sz w:val="20"/>
          <w:szCs w:val="20"/>
        </w:rPr>
        <w:t>Westmead</w:t>
      </w:r>
      <w:proofErr w:type="spellEnd"/>
      <w:r w:rsidRPr="00494DCF">
        <w:rPr>
          <w:sz w:val="20"/>
          <w:szCs w:val="20"/>
        </w:rPr>
        <w:t xml:space="preserve"> Hospital, Sydney, Australia</w:t>
      </w:r>
      <w:r w:rsidRPr="00494DCF">
        <w:rPr>
          <w:sz w:val="20"/>
          <w:szCs w:val="20"/>
          <w:vertAlign w:val="superscript"/>
        </w:rPr>
        <w:br/>
      </w:r>
      <w:r>
        <w:rPr>
          <w:sz w:val="20"/>
          <w:szCs w:val="20"/>
          <w:vertAlign w:val="superscript"/>
        </w:rPr>
        <w:t>e</w:t>
      </w:r>
      <w:r w:rsidRPr="00494DCF">
        <w:rPr>
          <w:sz w:val="20"/>
          <w:szCs w:val="20"/>
        </w:rPr>
        <w:t xml:space="preserve"> Institute for Infectious Diseases (Sydney ID)</w:t>
      </w:r>
      <w:r>
        <w:rPr>
          <w:sz w:val="20"/>
          <w:szCs w:val="20"/>
        </w:rPr>
        <w:t xml:space="preserve">, </w:t>
      </w:r>
      <w:r w:rsidRPr="00494DCF">
        <w:rPr>
          <w:sz w:val="20"/>
          <w:szCs w:val="20"/>
        </w:rPr>
        <w:t>The University of Sydney, Sydney, Australia</w:t>
      </w:r>
      <w:r>
        <w:rPr>
          <w:sz w:val="20"/>
          <w:szCs w:val="20"/>
        </w:rPr>
        <w:br/>
      </w:r>
      <w:r>
        <w:rPr>
          <w:sz w:val="20"/>
          <w:szCs w:val="20"/>
          <w:vertAlign w:val="superscript"/>
        </w:rPr>
        <w:t>f</w:t>
      </w:r>
      <w:r w:rsidRPr="00494DCF">
        <w:rPr>
          <w:sz w:val="20"/>
          <w:szCs w:val="20"/>
        </w:rPr>
        <w:t xml:space="preserve"> School of Clinical Medicine, Faculty of Medicine and Health, University of New South Wales, Sydney, Australia</w:t>
      </w:r>
      <w:r w:rsidRPr="00494DCF">
        <w:rPr>
          <w:sz w:val="20"/>
          <w:szCs w:val="20"/>
          <w:vertAlign w:val="superscript"/>
        </w:rPr>
        <w:br/>
      </w:r>
      <w:r>
        <w:rPr>
          <w:sz w:val="20"/>
          <w:szCs w:val="20"/>
          <w:vertAlign w:val="superscript"/>
        </w:rPr>
        <w:t>g</w:t>
      </w:r>
      <w:r w:rsidRPr="00494DCF">
        <w:rPr>
          <w:sz w:val="20"/>
          <w:szCs w:val="20"/>
          <w:vertAlign w:val="superscript"/>
        </w:rPr>
        <w:t xml:space="preserve"> </w:t>
      </w:r>
      <w:r w:rsidRPr="00494DCF">
        <w:rPr>
          <w:sz w:val="20"/>
          <w:szCs w:val="20"/>
        </w:rPr>
        <w:t>Department of Clinical Pharmacology and Toxicology, St. Vincent's Hospital, Sydney, Australia</w:t>
      </w:r>
      <w:r w:rsidRPr="00494DCF">
        <w:rPr>
          <w:sz w:val="20"/>
          <w:szCs w:val="20"/>
          <w:vertAlign w:val="superscript"/>
        </w:rPr>
        <w:br/>
      </w:r>
      <w:r>
        <w:rPr>
          <w:sz w:val="20"/>
          <w:szCs w:val="20"/>
          <w:vertAlign w:val="superscript"/>
        </w:rPr>
        <w:t>h</w:t>
      </w:r>
      <w:r w:rsidRPr="00494DCF">
        <w:rPr>
          <w:sz w:val="20"/>
          <w:szCs w:val="20"/>
        </w:rPr>
        <w:t xml:space="preserve"> University of Queensland Centre for Clinical Research (UQCCR), The University of Queensland, Brisbane,</w:t>
      </w:r>
      <w:r>
        <w:rPr>
          <w:sz w:val="20"/>
          <w:szCs w:val="20"/>
        </w:rPr>
        <w:t xml:space="preserve"> </w:t>
      </w:r>
      <w:r w:rsidRPr="00494DCF">
        <w:rPr>
          <w:sz w:val="20"/>
          <w:szCs w:val="20"/>
        </w:rPr>
        <w:t>Australia</w:t>
      </w:r>
      <w:r w:rsidRPr="00494DCF">
        <w:rPr>
          <w:sz w:val="20"/>
          <w:szCs w:val="20"/>
          <w:vertAlign w:val="superscript"/>
        </w:rPr>
        <w:br/>
      </w:r>
      <w:proofErr w:type="spellStart"/>
      <w:r>
        <w:rPr>
          <w:sz w:val="20"/>
          <w:szCs w:val="20"/>
          <w:vertAlign w:val="superscript"/>
        </w:rPr>
        <w:t>i</w:t>
      </w:r>
      <w:proofErr w:type="spellEnd"/>
      <w:r w:rsidRPr="00494DCF">
        <w:rPr>
          <w:sz w:val="20"/>
          <w:szCs w:val="20"/>
        </w:rPr>
        <w:t xml:space="preserve"> Departments of Pharmacy and Intensive Care Medicine, Royal Brisbane and Women’s Hospital, Brisbane, Australia</w:t>
      </w:r>
      <w:r w:rsidRPr="00494DCF">
        <w:rPr>
          <w:sz w:val="20"/>
          <w:szCs w:val="20"/>
          <w:vertAlign w:val="superscript"/>
        </w:rPr>
        <w:br/>
      </w:r>
      <w:r>
        <w:rPr>
          <w:sz w:val="20"/>
          <w:szCs w:val="20"/>
          <w:vertAlign w:val="superscript"/>
        </w:rPr>
        <w:t>j</w:t>
      </w:r>
      <w:r w:rsidRPr="00494DCF">
        <w:rPr>
          <w:sz w:val="20"/>
          <w:szCs w:val="20"/>
        </w:rPr>
        <w:t xml:space="preserve"> Division of Anaesthesiology Critical Care Emergency and Pain Medicine, </w:t>
      </w:r>
      <w:proofErr w:type="spellStart"/>
      <w:r w:rsidRPr="00494DCF">
        <w:rPr>
          <w:sz w:val="20"/>
          <w:szCs w:val="20"/>
        </w:rPr>
        <w:t>Nîmes</w:t>
      </w:r>
      <w:proofErr w:type="spellEnd"/>
      <w:r w:rsidRPr="00494DCF">
        <w:rPr>
          <w:sz w:val="20"/>
          <w:szCs w:val="20"/>
        </w:rPr>
        <w:t xml:space="preserve"> University Hospital, University of Montpellier, </w:t>
      </w:r>
      <w:proofErr w:type="spellStart"/>
      <w:r w:rsidRPr="00494DCF">
        <w:rPr>
          <w:sz w:val="20"/>
          <w:szCs w:val="20"/>
        </w:rPr>
        <w:t>Nîmes</w:t>
      </w:r>
      <w:proofErr w:type="spellEnd"/>
      <w:r w:rsidRPr="00494DCF">
        <w:rPr>
          <w:sz w:val="20"/>
          <w:szCs w:val="20"/>
        </w:rPr>
        <w:t>, France</w:t>
      </w:r>
      <w:r w:rsidRPr="00494DCF">
        <w:rPr>
          <w:sz w:val="20"/>
          <w:szCs w:val="20"/>
          <w:vertAlign w:val="superscript"/>
        </w:rPr>
        <w:br/>
      </w:r>
      <w:r>
        <w:rPr>
          <w:sz w:val="20"/>
          <w:szCs w:val="20"/>
          <w:vertAlign w:val="superscript"/>
        </w:rPr>
        <w:t>k</w:t>
      </w:r>
      <w:r w:rsidRPr="00494DCF">
        <w:rPr>
          <w:sz w:val="20"/>
          <w:szCs w:val="20"/>
        </w:rPr>
        <w:t xml:space="preserve"> Department of Cellular and Molecular Medicine, KU Leuven, Leuven, Belgium</w:t>
      </w:r>
      <w:r w:rsidRPr="00494DCF">
        <w:rPr>
          <w:sz w:val="20"/>
          <w:szCs w:val="20"/>
          <w:vertAlign w:val="superscript"/>
        </w:rPr>
        <w:br/>
      </w:r>
      <w:r>
        <w:rPr>
          <w:sz w:val="20"/>
          <w:szCs w:val="20"/>
          <w:vertAlign w:val="superscript"/>
        </w:rPr>
        <w:t>l</w:t>
      </w:r>
      <w:r w:rsidRPr="00494DCF">
        <w:rPr>
          <w:sz w:val="20"/>
          <w:szCs w:val="20"/>
        </w:rPr>
        <w:t xml:space="preserve"> Intensive Care Unit, University Hospitals Leuven, Leuven, Belgium</w:t>
      </w:r>
      <w:r w:rsidRPr="00494DCF">
        <w:rPr>
          <w:sz w:val="20"/>
          <w:szCs w:val="20"/>
          <w:vertAlign w:val="superscript"/>
        </w:rPr>
        <w:br/>
      </w:r>
      <w:r>
        <w:rPr>
          <w:sz w:val="20"/>
          <w:szCs w:val="20"/>
          <w:vertAlign w:val="superscript"/>
        </w:rPr>
        <w:t>m</w:t>
      </w:r>
      <w:r w:rsidRPr="00494DCF">
        <w:rPr>
          <w:sz w:val="20"/>
          <w:szCs w:val="20"/>
        </w:rPr>
        <w:t xml:space="preserve"> Department of Microbiology, Immunology and Transplantation, KU Leuven, Leuven, Belgium</w:t>
      </w:r>
      <w:r w:rsidRPr="00494DCF">
        <w:rPr>
          <w:sz w:val="20"/>
          <w:szCs w:val="20"/>
          <w:vertAlign w:val="superscript"/>
        </w:rPr>
        <w:br/>
      </w:r>
      <w:r>
        <w:rPr>
          <w:sz w:val="20"/>
          <w:szCs w:val="20"/>
          <w:vertAlign w:val="superscript"/>
        </w:rPr>
        <w:t>n</w:t>
      </w:r>
      <w:r w:rsidRPr="00494DCF">
        <w:rPr>
          <w:sz w:val="20"/>
          <w:szCs w:val="20"/>
        </w:rPr>
        <w:t xml:space="preserve"> Medical Intensive Care Unit, University Hospitals Leuven, Leuven, Belgium</w:t>
      </w:r>
      <w:r w:rsidRPr="00494DCF">
        <w:rPr>
          <w:sz w:val="20"/>
          <w:szCs w:val="20"/>
          <w:vertAlign w:val="superscript"/>
        </w:rPr>
        <w:br/>
      </w:r>
      <w:r>
        <w:rPr>
          <w:sz w:val="20"/>
          <w:szCs w:val="20"/>
          <w:vertAlign w:val="superscript"/>
        </w:rPr>
        <w:t>o</w:t>
      </w:r>
      <w:r w:rsidRPr="00494DCF">
        <w:rPr>
          <w:sz w:val="20"/>
          <w:szCs w:val="20"/>
        </w:rPr>
        <w:t xml:space="preserve"> University of Groningen, University Medical Centre Groningen, Department of Clinical Pharmacy and Pharmacology, Groningen, The Netherlands</w:t>
      </w:r>
      <w:r w:rsidRPr="00494DCF">
        <w:rPr>
          <w:sz w:val="20"/>
          <w:szCs w:val="20"/>
          <w:vertAlign w:val="superscript"/>
        </w:rPr>
        <w:br/>
      </w:r>
      <w:r>
        <w:rPr>
          <w:sz w:val="20"/>
          <w:szCs w:val="20"/>
          <w:vertAlign w:val="superscript"/>
        </w:rPr>
        <w:t>p</w:t>
      </w:r>
      <w:r w:rsidRPr="00494DCF">
        <w:rPr>
          <w:sz w:val="20"/>
          <w:szCs w:val="20"/>
        </w:rPr>
        <w:t xml:space="preserve"> Centre for Infectious Diseases and Microbiology, </w:t>
      </w:r>
      <w:proofErr w:type="spellStart"/>
      <w:r w:rsidRPr="00494DCF">
        <w:rPr>
          <w:sz w:val="20"/>
          <w:szCs w:val="20"/>
        </w:rPr>
        <w:t>Westmead</w:t>
      </w:r>
      <w:proofErr w:type="spellEnd"/>
      <w:r w:rsidRPr="00494DCF">
        <w:rPr>
          <w:sz w:val="20"/>
          <w:szCs w:val="20"/>
        </w:rPr>
        <w:t xml:space="preserve"> Hospital</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q</w:t>
      </w:r>
      <w:r w:rsidRPr="00494DCF">
        <w:rPr>
          <w:sz w:val="20"/>
          <w:szCs w:val="20"/>
        </w:rPr>
        <w:t xml:space="preserve"> Faculty of Medicine and Health, </w:t>
      </w:r>
      <w:proofErr w:type="spellStart"/>
      <w:r w:rsidRPr="00494DCF">
        <w:rPr>
          <w:sz w:val="20"/>
          <w:szCs w:val="20"/>
        </w:rPr>
        <w:t>Westmead</w:t>
      </w:r>
      <w:proofErr w:type="spellEnd"/>
      <w:r w:rsidRPr="00494DCF">
        <w:rPr>
          <w:sz w:val="20"/>
          <w:szCs w:val="20"/>
        </w:rPr>
        <w:t xml:space="preserve"> Clinical School, The University of Sydney</w:t>
      </w:r>
      <w:r>
        <w:rPr>
          <w:sz w:val="20"/>
          <w:szCs w:val="20"/>
        </w:rPr>
        <w:t xml:space="preserve">, Sydney, </w:t>
      </w:r>
      <w:r w:rsidRPr="00750E95">
        <w:rPr>
          <w:sz w:val="20"/>
          <w:szCs w:val="20"/>
        </w:rPr>
        <w:t>Australia</w:t>
      </w:r>
      <w:r w:rsidRPr="00494DCF">
        <w:rPr>
          <w:sz w:val="20"/>
          <w:szCs w:val="20"/>
          <w:vertAlign w:val="superscript"/>
        </w:rPr>
        <w:br/>
      </w:r>
      <w:r>
        <w:rPr>
          <w:sz w:val="20"/>
          <w:szCs w:val="20"/>
          <w:vertAlign w:val="superscript"/>
        </w:rPr>
        <w:t>r</w:t>
      </w:r>
      <w:r w:rsidRPr="00494DCF">
        <w:rPr>
          <w:sz w:val="20"/>
          <w:szCs w:val="20"/>
        </w:rPr>
        <w:t xml:space="preserve"> Institute of Clinical Pathology and Medical Research, New South Wales Health Pathology, </w:t>
      </w:r>
      <w:proofErr w:type="spellStart"/>
      <w:r w:rsidRPr="00494DCF">
        <w:rPr>
          <w:sz w:val="20"/>
          <w:szCs w:val="20"/>
        </w:rPr>
        <w:t>Westmead</w:t>
      </w:r>
      <w:proofErr w:type="spellEnd"/>
      <w:r w:rsidRPr="00494DCF">
        <w:rPr>
          <w:sz w:val="20"/>
          <w:szCs w:val="20"/>
        </w:rPr>
        <w:t xml:space="preserve"> Hospital, Sydney, Australia</w:t>
      </w:r>
      <w:r w:rsidRPr="00494DCF">
        <w:rPr>
          <w:sz w:val="20"/>
          <w:szCs w:val="20"/>
          <w:vertAlign w:val="superscript"/>
        </w:rPr>
        <w:br/>
      </w:r>
      <w:r>
        <w:rPr>
          <w:sz w:val="20"/>
          <w:szCs w:val="20"/>
          <w:vertAlign w:val="superscript"/>
        </w:rPr>
        <w:t>s</w:t>
      </w:r>
      <w:r w:rsidRPr="00494DCF">
        <w:rPr>
          <w:sz w:val="20"/>
          <w:szCs w:val="20"/>
        </w:rPr>
        <w:t xml:space="preserve"> </w:t>
      </w:r>
      <w:r w:rsidRPr="002556F5">
        <w:rPr>
          <w:sz w:val="20"/>
          <w:szCs w:val="20"/>
        </w:rPr>
        <w:t>School of Clinical Medicine, St Vincent's Healthcare Clinical Campus, Faculty of Medicine and Health, UNSW Sydney, NSW, Australia</w:t>
      </w:r>
      <w:r w:rsidRPr="00494DCF">
        <w:rPr>
          <w:sz w:val="20"/>
          <w:szCs w:val="20"/>
          <w:vertAlign w:val="superscript"/>
        </w:rPr>
        <w:br/>
      </w:r>
      <w:r>
        <w:rPr>
          <w:sz w:val="20"/>
          <w:szCs w:val="20"/>
          <w:vertAlign w:val="superscript"/>
        </w:rPr>
        <w:t>t</w:t>
      </w:r>
      <w:r w:rsidRPr="00494DCF">
        <w:rPr>
          <w:sz w:val="20"/>
          <w:szCs w:val="20"/>
        </w:rPr>
        <w:t xml:space="preserve"> </w:t>
      </w:r>
      <w:r w:rsidRPr="00EE50EC">
        <w:rPr>
          <w:sz w:val="20"/>
          <w:szCs w:val="20"/>
        </w:rPr>
        <w:t>Clinical Microbiology and Infectious Diseases Department, St. Vincent's Hospital, Sydney, NSW, Australia</w:t>
      </w:r>
    </w:p>
    <w:p w14:paraId="0D225370" w14:textId="77777777" w:rsidR="00616C02" w:rsidRDefault="00616C02" w:rsidP="00616C02">
      <w:pPr>
        <w:spacing w:line="276" w:lineRule="auto"/>
        <w:jc w:val="left"/>
        <w:rPr>
          <w:sz w:val="20"/>
          <w:szCs w:val="20"/>
        </w:rPr>
      </w:pPr>
      <w:r>
        <w:rPr>
          <w:sz w:val="20"/>
          <w:szCs w:val="20"/>
          <w:vertAlign w:val="superscript"/>
        </w:rPr>
        <w:t>u</w:t>
      </w:r>
      <w:r w:rsidRPr="00494DCF">
        <w:rPr>
          <w:sz w:val="20"/>
          <w:szCs w:val="20"/>
        </w:rPr>
        <w:t xml:space="preserve"> Radboud university medical centre, Radboud Institute for Medical Innovations, Department of Pharmacy, Nijmegen, The Netherlands</w:t>
      </w:r>
      <w:r w:rsidRPr="00494DCF">
        <w:rPr>
          <w:sz w:val="20"/>
          <w:szCs w:val="20"/>
          <w:vertAlign w:val="superscript"/>
        </w:rPr>
        <w:br/>
      </w:r>
      <w:r>
        <w:rPr>
          <w:sz w:val="20"/>
          <w:szCs w:val="20"/>
          <w:vertAlign w:val="superscript"/>
        </w:rPr>
        <w:t>v</w:t>
      </w:r>
      <w:r w:rsidRPr="00494DCF">
        <w:rPr>
          <w:sz w:val="20"/>
          <w:szCs w:val="20"/>
        </w:rPr>
        <w:t xml:space="preserve"> </w:t>
      </w:r>
      <w:proofErr w:type="spellStart"/>
      <w:r w:rsidRPr="00494DCF">
        <w:rPr>
          <w:sz w:val="20"/>
          <w:szCs w:val="20"/>
        </w:rPr>
        <w:t>Radboudumc</w:t>
      </w:r>
      <w:proofErr w:type="spellEnd"/>
      <w:r w:rsidRPr="00494DCF">
        <w:rPr>
          <w:sz w:val="20"/>
          <w:szCs w:val="20"/>
        </w:rPr>
        <w:t>/CWZ Centre of Expertise in Mycology, Nijmegen, The Netherlands</w:t>
      </w:r>
      <w:r w:rsidRPr="00494DCF">
        <w:rPr>
          <w:sz w:val="20"/>
          <w:szCs w:val="20"/>
          <w:vertAlign w:val="superscript"/>
        </w:rPr>
        <w:br/>
      </w:r>
      <w:r>
        <w:rPr>
          <w:sz w:val="20"/>
          <w:szCs w:val="20"/>
          <w:vertAlign w:val="superscript"/>
        </w:rPr>
        <w:t>w</w:t>
      </w:r>
      <w:r w:rsidRPr="00494DCF">
        <w:rPr>
          <w:sz w:val="20"/>
          <w:szCs w:val="20"/>
        </w:rPr>
        <w:t xml:space="preserve"> Department of Intensive Care, Canisius Wilhelmina Hospital, Nijmegen, The Netherlands</w:t>
      </w:r>
      <w:r w:rsidRPr="00494DCF">
        <w:rPr>
          <w:sz w:val="20"/>
          <w:szCs w:val="20"/>
          <w:vertAlign w:val="superscript"/>
        </w:rPr>
        <w:br/>
      </w:r>
      <w:r>
        <w:rPr>
          <w:sz w:val="20"/>
          <w:szCs w:val="20"/>
          <w:vertAlign w:val="superscript"/>
        </w:rPr>
        <w:t>x</w:t>
      </w:r>
      <w:r w:rsidRPr="00494DCF">
        <w:rPr>
          <w:sz w:val="20"/>
          <w:szCs w:val="20"/>
        </w:rPr>
        <w:t xml:space="preserve"> Division of Rheumatology</w:t>
      </w:r>
      <w:r>
        <w:rPr>
          <w:sz w:val="20"/>
          <w:szCs w:val="20"/>
        </w:rPr>
        <w:t xml:space="preserve"> and Nephrology</w:t>
      </w:r>
      <w:r w:rsidRPr="00494DCF">
        <w:rPr>
          <w:sz w:val="20"/>
          <w:szCs w:val="20"/>
        </w:rPr>
        <w:t>, Department of Medicine A, Ludwigshafen Medical Centre, Ludwigshafen, Germany</w:t>
      </w:r>
      <w:r w:rsidRPr="00494DCF">
        <w:rPr>
          <w:sz w:val="20"/>
          <w:szCs w:val="20"/>
          <w:vertAlign w:val="superscript"/>
        </w:rPr>
        <w:br/>
      </w:r>
      <w:r>
        <w:rPr>
          <w:sz w:val="20"/>
          <w:szCs w:val="20"/>
          <w:vertAlign w:val="superscript"/>
        </w:rPr>
        <w:t>y</w:t>
      </w:r>
      <w:r w:rsidRPr="00494DCF">
        <w:rPr>
          <w:sz w:val="20"/>
          <w:szCs w:val="20"/>
        </w:rPr>
        <w:t xml:space="preserve"> Department of Surgery, </w:t>
      </w:r>
      <w:proofErr w:type="spellStart"/>
      <w:r w:rsidRPr="00494DCF">
        <w:rPr>
          <w:sz w:val="20"/>
          <w:szCs w:val="20"/>
        </w:rPr>
        <w:t>IJsseland</w:t>
      </w:r>
      <w:proofErr w:type="spellEnd"/>
      <w:r w:rsidRPr="00494DCF">
        <w:rPr>
          <w:sz w:val="20"/>
          <w:szCs w:val="20"/>
        </w:rPr>
        <w:t xml:space="preserve"> Hospital, Capelle </w:t>
      </w:r>
      <w:proofErr w:type="spellStart"/>
      <w:r w:rsidRPr="00494DCF">
        <w:rPr>
          <w:sz w:val="20"/>
          <w:szCs w:val="20"/>
        </w:rPr>
        <w:t>aan</w:t>
      </w:r>
      <w:proofErr w:type="spellEnd"/>
      <w:r w:rsidRPr="00494DCF">
        <w:rPr>
          <w:sz w:val="20"/>
          <w:szCs w:val="20"/>
        </w:rPr>
        <w:t xml:space="preserve"> den Ijssel, The Netherlands</w:t>
      </w:r>
      <w:r w:rsidRPr="00494DCF">
        <w:rPr>
          <w:sz w:val="20"/>
          <w:szCs w:val="20"/>
          <w:vertAlign w:val="superscript"/>
        </w:rPr>
        <w:br/>
      </w:r>
      <w:r>
        <w:rPr>
          <w:sz w:val="20"/>
          <w:szCs w:val="20"/>
          <w:vertAlign w:val="superscript"/>
        </w:rPr>
        <w:t>z</w:t>
      </w:r>
      <w:r w:rsidRPr="00494DCF">
        <w:rPr>
          <w:sz w:val="20"/>
          <w:szCs w:val="20"/>
        </w:rPr>
        <w:t xml:space="preserve"> Institute of Pharmacy, University of Hamburg, Hamburg, Germany</w:t>
      </w:r>
    </w:p>
    <w:p w14:paraId="78E7AD80" w14:textId="77777777" w:rsidR="00616C02" w:rsidRDefault="00616C02" w:rsidP="00616C02">
      <w:pPr>
        <w:spacing w:after="0" w:line="276" w:lineRule="auto"/>
        <w:jc w:val="left"/>
        <w:rPr>
          <w:sz w:val="20"/>
          <w:szCs w:val="20"/>
        </w:rPr>
      </w:pPr>
      <w:r w:rsidRPr="005372BE">
        <w:rPr>
          <w:sz w:val="20"/>
          <w:szCs w:val="20"/>
          <w:vertAlign w:val="superscript"/>
        </w:rPr>
        <w:t>1</w:t>
      </w:r>
      <w:r>
        <w:rPr>
          <w:sz w:val="20"/>
          <w:szCs w:val="20"/>
        </w:rPr>
        <w:t xml:space="preserve"> Amsterdam, The Netherlands</w:t>
      </w:r>
    </w:p>
    <w:p w14:paraId="6AF80215" w14:textId="77777777" w:rsidR="00616C02" w:rsidRDefault="00616C02" w:rsidP="00616C02">
      <w:pPr>
        <w:spacing w:line="276" w:lineRule="auto"/>
        <w:jc w:val="left"/>
        <w:rPr>
          <w:sz w:val="20"/>
          <w:szCs w:val="20"/>
        </w:rPr>
      </w:pPr>
      <w:r>
        <w:rPr>
          <w:sz w:val="20"/>
          <w:szCs w:val="20"/>
          <w:vertAlign w:val="superscript"/>
        </w:rPr>
        <w:t>2</w:t>
      </w:r>
      <w:r>
        <w:rPr>
          <w:sz w:val="20"/>
          <w:szCs w:val="20"/>
        </w:rPr>
        <w:t xml:space="preserve"> ICON plc, Groningen, The Netherlands</w:t>
      </w:r>
    </w:p>
    <w:p w14:paraId="26E3DAF8" w14:textId="77777777" w:rsidR="00D97E1B" w:rsidRPr="00E03B11" w:rsidRDefault="00D97E1B" w:rsidP="005947DE">
      <w:pPr>
        <w:spacing w:line="276" w:lineRule="auto"/>
        <w:jc w:val="left"/>
      </w:pPr>
      <w:r w:rsidRPr="00E03B11">
        <w:lastRenderedPageBreak/>
        <w:t>†Shared co-first authorship, ‡Shared co-senior authorship</w:t>
      </w:r>
    </w:p>
    <w:p w14:paraId="6335736E" w14:textId="41AFBE0C" w:rsidR="00D97E1B" w:rsidRDefault="00D97E1B" w:rsidP="00857110">
      <w:pPr>
        <w:jc w:val="left"/>
      </w:pPr>
      <w:r w:rsidRPr="00E03B11">
        <w:t xml:space="preserve">*Corresponding author. E-mail: </w:t>
      </w:r>
      <w:hyperlink r:id="rId9"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10AF2A41"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w:t>
      </w:r>
      <w:ins w:id="1" w:author="Sophie Stocker" w:date="2024-06-17T14:11:00Z">
        <w:r w:rsidR="009523F9">
          <w:t xml:space="preserve">which </w:t>
        </w:r>
      </w:ins>
      <w:r w:rsidR="00DC5EF7">
        <w:t>ensur</w:t>
      </w:r>
      <w:ins w:id="2" w:author="Sophie Stocker" w:date="2024-06-17T14:11:00Z">
        <w:r w:rsidR="009523F9">
          <w:t>es</w:t>
        </w:r>
      </w:ins>
      <w:del w:id="3" w:author="Sophie Stocker" w:date="2024-06-17T14:11:00Z">
        <w:r w:rsidR="00DC5EF7" w:rsidDel="009523F9">
          <w:delText>ing</w:delText>
        </w:r>
      </w:del>
      <w:r w:rsidR="00DC5EF7">
        <w:t xml:space="preserve">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0FAFB32D" w:rsidR="00600A21" w:rsidRPr="00715016" w:rsidRDefault="00715016" w:rsidP="00600A21">
      <w:r w:rsidRPr="00A72BCD">
        <w:rPr>
          <w:rStyle w:val="Heading2Char"/>
        </w:rPr>
        <w:t xml:space="preserve">Patients and </w:t>
      </w:r>
      <w:proofErr w:type="gramStart"/>
      <w:r w:rsidRPr="00A72BCD">
        <w:rPr>
          <w:rStyle w:val="Heading2Char"/>
        </w:rPr>
        <w:t>Methods</w:t>
      </w:r>
      <w:proofErr w:type="gramEnd"/>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w:t>
      </w:r>
      <w:commentRangeStart w:id="4"/>
      <w:proofErr w:type="spellStart"/>
      <w:r w:rsidRPr="00715016">
        <w:t>popPK</w:t>
      </w:r>
      <w:commentRangeEnd w:id="4"/>
      <w:proofErr w:type="spellEnd"/>
      <w:r w:rsidR="009523F9">
        <w:rPr>
          <w:rStyle w:val="CommentReference"/>
        </w:rPr>
        <w:commentReference w:id="4"/>
      </w:r>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del w:id="5" w:author="Sophie Stocker" w:date="2024-06-17T14:12:00Z">
        <w:r w:rsidR="004C2EC2" w:rsidDel="009523F9">
          <w:delText xml:space="preserve">in search </w:delText>
        </w:r>
        <w:r w:rsidR="00F158D4" w:rsidDel="009523F9">
          <w:delText>of</w:delText>
        </w:r>
        <w:r w:rsidR="004C2EC2" w:rsidDel="009523F9">
          <w:delText xml:space="preserve"> </w:delText>
        </w:r>
      </w:del>
      <w:ins w:id="6" w:author="Sophie Stocker" w:date="2024-06-17T14:12:00Z">
        <w:r w:rsidR="009523F9">
          <w:t xml:space="preserve">to identify </w:t>
        </w:r>
      </w:ins>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w:t>
      </w:r>
      <w:proofErr w:type="gramStart"/>
      <w:r w:rsidR="00773318">
        <w:t>PTA)</w:t>
      </w:r>
      <w:r w:rsidR="00FF1B2E">
        <w:t xml:space="preserve">  in</w:t>
      </w:r>
      <w:proofErr w:type="gramEnd"/>
      <w:r w:rsidR="00FF1B2E">
        <w:t xml:space="preserve"> every patient</w:t>
      </w:r>
      <w:r w:rsidR="00E50108">
        <w:t>.</w:t>
      </w:r>
    </w:p>
    <w:p w14:paraId="59953139" w14:textId="296FC174"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w:t>
      </w:r>
      <w:proofErr w:type="gramStart"/>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proofErr w:type="gramEnd"/>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w:t>
      </w:r>
      <w:ins w:id="7" w:author="Sophie Stocker" w:date="2024-06-17T14:13:00Z">
        <w:r w:rsidR="009523F9">
          <w:t xml:space="preserve">all? </w:t>
        </w:r>
      </w:ins>
      <w:r w:rsidR="003938C1">
        <w:t xml:space="preserve">patients on CRRT and </w:t>
      </w:r>
      <w:r w:rsidR="00DF2895">
        <w:t>patients with</w:t>
      </w:r>
      <w:r w:rsidR="003863D9">
        <w:t xml:space="preserve"> </w:t>
      </w:r>
      <w:commentRangeStart w:id="8"/>
      <w:r w:rsidR="003863D9">
        <w:t>higher</w:t>
      </w:r>
      <w:commentRangeEnd w:id="8"/>
      <w:r w:rsidR="009523F9">
        <w:rPr>
          <w:rStyle w:val="CommentReference"/>
        </w:rPr>
        <w:commentReference w:id="8"/>
      </w:r>
      <w:r w:rsidR="00DF2895">
        <w:t xml:space="preserve"> </w:t>
      </w:r>
      <w:r w:rsidR="00F470B3">
        <w:t xml:space="preserve">total </w:t>
      </w:r>
      <w:r w:rsidR="003938C1">
        <w:t>body weight</w:t>
      </w:r>
      <w:r w:rsidR="00C35CA8" w:rsidRPr="00715016">
        <w:t>.</w:t>
      </w:r>
      <w:r w:rsidRPr="00715016">
        <w:t xml:space="preserve"> </w:t>
      </w:r>
      <w:r w:rsidR="00B33FF9" w:rsidRPr="00B33FF9">
        <w:t xml:space="preserve">An optimised dosing regimen </w:t>
      </w:r>
      <w:proofErr w:type="gramStart"/>
      <w:r w:rsidR="00B33FF9" w:rsidRPr="00B33FF9">
        <w:t>taking into account</w:t>
      </w:r>
      <w:proofErr w:type="gramEnd"/>
      <w:r w:rsidR="00B33FF9" w:rsidRPr="00B33FF9">
        <w:t xml:space="preserve"> the patient’s CRRT status and total body weight was proposed</w:t>
      </w:r>
      <w:r w:rsidRPr="00715016">
        <w:t>.</w:t>
      </w:r>
    </w:p>
    <w:p w14:paraId="52C8EFEB" w14:textId="5EB64C2D" w:rsidR="0064343D" w:rsidRDefault="00715016" w:rsidP="00967421">
      <w:r w:rsidRPr="00A72BCD">
        <w:rPr>
          <w:rStyle w:val="Heading2Char"/>
        </w:rPr>
        <w:t>Conclusion</w:t>
      </w:r>
      <w:r w:rsidR="00E56259">
        <w:t> </w:t>
      </w:r>
      <w:r w:rsidR="007132A7">
        <w:t>We have developed a</w:t>
      </w:r>
      <w:commentRangeStart w:id="9"/>
      <w:r w:rsidR="007132A7">
        <w:t xml:space="preserve"> convenient</w:t>
      </w:r>
      <w:r w:rsidR="004674D4">
        <w:t xml:space="preserve"> fluconazole</w:t>
      </w:r>
      <w:r w:rsidR="007132A7">
        <w:t xml:space="preserve"> </w:t>
      </w:r>
      <w:r w:rsidR="00F46DEA">
        <w:t xml:space="preserve">dosing </w:t>
      </w:r>
      <w:r w:rsidR="007335F0">
        <w:t>regimen</w:t>
      </w:r>
      <w:commentRangeEnd w:id="9"/>
      <w:r w:rsidR="009523F9">
        <w:rPr>
          <w:rStyle w:val="CommentReference"/>
        </w:rPr>
        <w:commentReference w:id="9"/>
      </w:r>
      <w:r w:rsidR="006D0DD0">
        <w:t xml:space="preserve"> </w:t>
      </w:r>
      <w:r w:rsidR="007335F0">
        <w:t xml:space="preserve">that helps achieve </w:t>
      </w:r>
      <w:r w:rsidR="00C826E1">
        <w:t xml:space="preserve">a </w:t>
      </w:r>
      <w:proofErr w:type="gramStart"/>
      <w:r w:rsidR="00C826E1">
        <w:t>population-wide</w:t>
      </w:r>
      <w:proofErr w:type="gramEnd"/>
      <w:r w:rsidR="00C826E1">
        <w:t xml:space="preserv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10"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w:t>
      </w:r>
      <w:commentRangeStart w:id="11"/>
      <w:r w:rsidR="000B0E5F" w:rsidRPr="00E03B11">
        <w:t>tissue penetration</w:t>
      </w:r>
      <w:commentRangeEnd w:id="11"/>
      <w:r w:rsidR="009523F9">
        <w:rPr>
          <w:rStyle w:val="CommentReference"/>
        </w:rPr>
        <w:commentReference w:id="11"/>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CCA394E"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w:t>
      </w:r>
      <w:commentRangeStart w:id="12"/>
      <w:r w:rsidR="006146C9">
        <w:t>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commentRangeEnd w:id="12"/>
      <w:r w:rsidR="009523F9">
        <w:rPr>
          <w:rStyle w:val="CommentReference"/>
        </w:rPr>
        <w:commentReference w:id="12"/>
      </w:r>
    </w:p>
    <w:p w14:paraId="02E83417" w14:textId="1E6666DB" w:rsidR="008A57D3" w:rsidRPr="00E03B11" w:rsidRDefault="00CE29DB" w:rsidP="00593CAA">
      <w:r w:rsidRPr="00E03B11">
        <w:rPr>
          <w:color w:val="000000"/>
        </w:rPr>
        <w:t xml:space="preserve">The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ins w:id="13" w:author="Sophie Stocker" w:date="2024-06-17T14:18:00Z">
        <w:r w:rsidR="009523F9">
          <w:t xml:space="preserve">Using the recommended </w:t>
        </w:r>
        <w:proofErr w:type="spellStart"/>
        <w:r w:rsidR="009523F9">
          <w:t>dsoing</w:t>
        </w:r>
        <w:proofErr w:type="spellEnd"/>
        <w:r w:rsidR="009523F9">
          <w:t xml:space="preserve"> regimen, a</w:t>
        </w:r>
      </w:ins>
      <w:del w:id="14" w:author="Sophie Stocker" w:date="2024-06-17T14:18:00Z">
        <w:r w:rsidR="00776AF7" w:rsidDel="009523F9">
          <w:delText>A</w:delText>
        </w:r>
      </w:del>
      <w:r w:rsidR="00776AF7">
        <w:t xml:space="preserve">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ins w:id="15" w:author="Sophie Stocker" w:date="2024-06-17T14:18:00Z">
        <w:r w:rsidR="009523F9">
          <w:t xml:space="preserve">commonly? </w:t>
        </w:r>
      </w:ins>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commentRangeStart w:id="16"/>
      <w:r w:rsidR="00DC4719">
        <w:t>Several</w:t>
      </w:r>
      <w:commentRangeEnd w:id="16"/>
      <w:r w:rsidR="009523F9">
        <w:rPr>
          <w:rStyle w:val="CommentReference"/>
        </w:rPr>
        <w:commentReference w:id="16"/>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w:t>
      </w:r>
      <w:proofErr w:type="gramStart"/>
      <w:r w:rsidR="00CA2876" w:rsidRPr="00E03B11">
        <w:t>population</w:t>
      </w:r>
      <w:r w:rsidR="0062765C" w:rsidRPr="00E03B11">
        <w:t>,</w:t>
      </w:r>
      <w:proofErr w:type="gramEnd"/>
      <w:r w:rsidR="001F6035" w:rsidRPr="00E03B11">
        <w:t xml:space="preserve"> </w:t>
      </w:r>
      <w:r w:rsidR="0062765C" w:rsidRPr="00E03B11">
        <w:t>however</w:t>
      </w:r>
      <w:r w:rsidR="001F6035" w:rsidRPr="00E03B11">
        <w:t xml:space="preserve">, no consensus </w:t>
      </w:r>
      <w:r w:rsidR="0008592A">
        <w:t>w</w:t>
      </w:r>
      <w:r w:rsidR="001F6035" w:rsidRPr="00E03B11">
        <w:t>as 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2A2D0E54"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w:t>
      </w:r>
      <w:proofErr w:type="gramStart"/>
      <w:r w:rsidRPr="00E03B11">
        <w:t>to</w:t>
      </w:r>
      <w:r w:rsidR="0078287A" w:rsidRPr="00E03B11">
        <w:t xml:space="preserve">  (</w:t>
      </w:r>
      <w:proofErr w:type="spellStart"/>
      <w:proofErr w:type="gramEnd"/>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w:t>
      </w:r>
      <w:r w:rsidR="00D57E3D" w:rsidRPr="00D57E3D">
        <w:rPr>
          <w:color w:val="000000"/>
        </w:rPr>
        <w:lastRenderedPageBreak/>
        <w:t xml:space="preserve">an optimised dosing recommendation ensuring </w:t>
      </w:r>
      <w:r w:rsidR="00C76402" w:rsidRPr="00D57E3D">
        <w:rPr>
          <w:color w:val="000000"/>
        </w:rPr>
        <w:t>adequate</w:t>
      </w:r>
      <w:ins w:id="17" w:author="Sophie Stocker" w:date="2024-06-17T14:19:00Z">
        <w:r w:rsidR="009523F9">
          <w:rPr>
            <w:color w:val="000000"/>
          </w:rPr>
          <w:t xml:space="preserve"> PKPD </w:t>
        </w:r>
      </w:ins>
      <w:del w:id="18" w:author="Sophie Stocker" w:date="2024-06-17T14:19:00Z">
        <w:r w:rsidR="00835281" w:rsidDel="009523F9">
          <w:rPr>
            <w:color w:val="000000"/>
          </w:rPr>
          <w:delText xml:space="preserve">, </w:delText>
        </w:r>
        <w:r w:rsidR="00D57E3D" w:rsidDel="009523F9">
          <w:rPr>
            <w:color w:val="000000"/>
          </w:rPr>
          <w:delText>ICU</w:delText>
        </w:r>
        <w:r w:rsidR="00D57E3D" w:rsidRPr="00D57E3D" w:rsidDel="009523F9">
          <w:rPr>
            <w:color w:val="000000"/>
          </w:rPr>
          <w:delText xml:space="preserve">-wide </w:delText>
        </w:r>
      </w:del>
      <w:r w:rsidR="00D57E3D" w:rsidRPr="00D57E3D">
        <w:rPr>
          <w:color w:val="000000"/>
        </w:rPr>
        <w:t>target attainment</w:t>
      </w:r>
      <w:ins w:id="19" w:author="Sophie Stocker" w:date="2024-06-17T14:19:00Z">
        <w:r w:rsidR="009523F9">
          <w:rPr>
            <w:color w:val="000000"/>
          </w:rPr>
          <w:t xml:space="preserve"> even for patients admitted to the ICU</w:t>
        </w:r>
      </w:ins>
      <w:ins w:id="20" w:author="Sophie Stocker" w:date="2024-06-17T14:20:00Z">
        <w:r w:rsidR="009523F9">
          <w:rPr>
            <w:color w:val="000000"/>
          </w:rPr>
          <w:t xml:space="preserve"> who are critically ill</w:t>
        </w:r>
      </w:ins>
      <w:r w:rsidR="0078287A" w:rsidRPr="00E03B11">
        <w:rPr>
          <w:rFonts w:eastAsia="Lato-Regular"/>
        </w:rPr>
        <w:t>.</w:t>
      </w:r>
      <w:bookmarkEnd w:id="10"/>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0D0821F4" w:rsidR="00914769" w:rsidRDefault="00D80552" w:rsidP="00593CAA">
      <w:bookmarkStart w:id="21" w:name="_Hlk136852279"/>
      <w:r>
        <w:t xml:space="preserve">Studies </w:t>
      </w:r>
      <w:ins w:id="22" w:author="Sophie Stocker" w:date="2024-06-17T14:24:00Z">
        <w:r w:rsidR="00763CA4">
          <w:t>reporting</w:t>
        </w:r>
      </w:ins>
      <w:del w:id="23" w:author="Sophie Stocker" w:date="2024-06-17T14:24:00Z">
        <w:r w:rsidDel="00763CA4">
          <w:delText>with</w:delText>
        </w:r>
        <w:r w:rsidR="006B0FCA" w:rsidRPr="006B0FCA" w:rsidDel="00763CA4">
          <w:delText xml:space="preserve"> data</w:delText>
        </w:r>
      </w:del>
      <w:r w:rsidR="006B0FCA" w:rsidRPr="006B0FCA">
        <w:t xml:space="preserve"> on </w:t>
      </w:r>
      <w:ins w:id="24" w:author="Sophie Stocker" w:date="2024-06-17T14:24:00Z">
        <w:r w:rsidR="00763CA4">
          <w:t xml:space="preserve">the </w:t>
        </w:r>
      </w:ins>
      <w:r w:rsidR="006B0FCA" w:rsidRPr="006B0FCA">
        <w:t>plasma concentration</w:t>
      </w:r>
      <w:del w:id="25" w:author="Sophie Stocker" w:date="2024-06-17T14:24:00Z">
        <w:r w:rsidR="006B0FCA" w:rsidRPr="006B0FCA" w:rsidDel="00763CA4">
          <w:delText>s</w:delText>
        </w:r>
      </w:del>
      <w:r w:rsidR="006B0FCA" w:rsidRPr="006B0FCA">
        <w:t xml:space="preserve"> of IV fluconazole </w:t>
      </w:r>
      <w:del w:id="26" w:author="Sophie Stocker" w:date="2024-06-17T14:24:00Z">
        <w:r w:rsidR="001300AC" w:rsidDel="00763CA4">
          <w:delText xml:space="preserve">obtained </w:delText>
        </w:r>
      </w:del>
      <w:r w:rsidR="001300AC">
        <w:t>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w:t>
      </w:r>
      <w:ins w:id="27" w:author="Sophie Stocker" w:date="2024-06-17T14:24:00Z">
        <w:r w:rsidR="00763CA4">
          <w:t xml:space="preserve">individual concentration-time data </w:t>
        </w:r>
      </w:ins>
      <w:commentRangeStart w:id="28"/>
      <w:r w:rsidR="0079540D">
        <w:t xml:space="preserve">primary </w:t>
      </w:r>
      <w:del w:id="29" w:author="Sophie Stocker" w:date="2024-06-17T14:24:00Z">
        <w:r w:rsidR="0079540D" w:rsidRPr="006B0FCA" w:rsidDel="00763CA4">
          <w:delText xml:space="preserve"> </w:delText>
        </w:r>
      </w:del>
      <w:r w:rsidR="0079540D" w:rsidRPr="006B0FCA">
        <w:t>data</w:t>
      </w:r>
      <w:r w:rsidR="0079540D">
        <w:t>set</w:t>
      </w:r>
      <w:commentRangeEnd w:id="28"/>
      <w:r w:rsidR="00763CA4">
        <w:rPr>
          <w:rStyle w:val="CommentReference"/>
        </w:rPr>
        <w:commentReference w:id="28"/>
      </w:r>
      <w:r w:rsidR="0079540D">
        <w:t xml:space="preserve">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approval of the (local) Ethics Committee</w:t>
      </w:r>
      <w:r w:rsidR="001538AA">
        <w:t>s</w:t>
      </w:r>
      <w:r w:rsidR="00DB57AB" w:rsidRPr="00DB57AB">
        <w:t>.</w:t>
      </w:r>
    </w:p>
    <w:bookmarkEnd w:id="21"/>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1FACF79A" w:rsidR="00B76B7D" w:rsidRPr="00E03B11" w:rsidRDefault="00AD19C4" w:rsidP="00593CAA">
      <w:bookmarkStart w:id="30"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99B33EB"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 </w:instrText>
      </w:r>
      <w:r w:rsidR="00CC691F">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C691F">
        <w:instrText xml:space="preserve"> ADDIN EN.CITE.DATA </w:instrText>
      </w:r>
      <w:r w:rsidR="00CC691F">
        <w:fldChar w:fldCharType="end"/>
      </w:r>
      <w:r w:rsidR="004E788E">
        <w:fldChar w:fldCharType="separate"/>
      </w:r>
      <w:r w:rsidR="00CC691F">
        <w:rPr>
          <w:noProof/>
        </w:rPr>
        <w:t> [16, 17]</w:t>
      </w:r>
      <w:r w:rsidR="004E788E">
        <w:fldChar w:fldCharType="end"/>
      </w:r>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commentRangeStart w:id="31"/>
      <w:r w:rsidR="008D03C5" w:rsidRPr="00E03B11">
        <w:t>estimated glomerular filtration rate</w:t>
      </w:r>
      <w:r w:rsidR="00BC43B3">
        <w:t xml:space="preserve"> </w:t>
      </w:r>
      <w:r w:rsidR="002A3543">
        <w:t>(</w:t>
      </w:r>
      <w:r w:rsidR="00BC43B3" w:rsidRPr="00E03B11">
        <w:t>eGFR</w:t>
      </w:r>
      <w:r w:rsidR="002A3543">
        <w:t>)</w:t>
      </w:r>
      <w:commentRangeEnd w:id="31"/>
      <w:r w:rsidR="00763CA4">
        <w:rPr>
          <w:rStyle w:val="CommentReference"/>
        </w:rPr>
        <w:commentReference w:id="31"/>
      </w:r>
      <w:r w:rsidR="009421DA">
        <w:t>.</w:t>
      </w:r>
      <w:r w:rsidR="00343281">
        <w:t xml:space="preserve"> Among these covariates, FFM was</w:t>
      </w:r>
      <w:r w:rsidR="00343281" w:rsidRPr="00E03B11">
        <w:t xml:space="preserve"> approximated by lean body weight </w:t>
      </w:r>
      <w:r w:rsidR="00343281" w:rsidRPr="00E03B11">
        <w:lastRenderedPageBreak/>
        <w:t>using Boer’s formula</w:t>
      </w:r>
      <w:r w:rsidR="00054377">
        <w:t xml:space="preserve"> </w:t>
      </w:r>
      <w:r w:rsidR="00051CEA">
        <w:t>with</w:t>
      </w:r>
      <w:r w:rsidR="00054377" w:rsidRPr="00E03B11">
        <w:t xml:space="preserve"> </w:t>
      </w:r>
      <w:r w:rsidR="00054377">
        <w:t>body weight</w:t>
      </w:r>
      <w:r w:rsidR="00054377" w:rsidRPr="00E03B11">
        <w:t xml:space="preserve"> and height</w:t>
      </w:r>
      <w:r w:rsidR="00343281"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C691F">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CC691F">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C691F">
        <w:rPr>
          <w:noProof/>
        </w:rPr>
        <w:t> [19]</w:t>
      </w:r>
      <w:r w:rsidR="0024430C" w:rsidRPr="00E03B11">
        <w:fldChar w:fldCharType="end"/>
      </w:r>
      <w:r w:rsidR="00560D15">
        <w:t>.</w:t>
      </w:r>
    </w:p>
    <w:p w14:paraId="66F7F3EF" w14:textId="59F61E7F"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C691F">
        <w:rPr>
          <w:noProof/>
        </w:rPr>
        <w:t> [16]</w:t>
      </w:r>
      <w:r w:rsidRPr="0012059F">
        <w:fldChar w:fldCharType="end"/>
      </w:r>
      <w:r w:rsidR="00A7137D">
        <w:t>, exemplified as follows:</w:t>
      </w:r>
    </w:p>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5947DE">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30"/>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03DF8E0F" w:rsidR="00A91C50" w:rsidRPr="00E03B11" w:rsidRDefault="008A1FC4" w:rsidP="00593CAA">
      <w:bookmarkStart w:id="32"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C691F">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C691F">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C691F">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C691F">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C691F">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C691F">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C691F">
        <w:rPr>
          <w:noProof/>
        </w:rPr>
        <w:t> [20]</w:t>
      </w:r>
      <w:r w:rsidR="00013EF8" w:rsidRPr="00E03B11">
        <w:fldChar w:fldCharType="end"/>
      </w:r>
      <w:r w:rsidR="00AF0DD2">
        <w:t>.</w:t>
      </w:r>
    </w:p>
    <w:bookmarkEnd w:id="32"/>
    <w:p w14:paraId="3327BDBD" w14:textId="717A2367" w:rsidR="007644CC" w:rsidRPr="00E03B11" w:rsidRDefault="00646FA4" w:rsidP="00593CAA">
      <w:pPr>
        <w:pStyle w:val="Heading2"/>
        <w:rPr>
          <w:rFonts w:eastAsia="Times New Roman"/>
        </w:rPr>
      </w:pPr>
      <w:r w:rsidRPr="00E03B11">
        <w:rPr>
          <w:rFonts w:eastAsia="Times New Roman"/>
        </w:rPr>
        <w:t xml:space="preserve">Model selection and </w:t>
      </w:r>
      <w:proofErr w:type="gramStart"/>
      <w:r w:rsidRPr="00E03B11">
        <w:rPr>
          <w:rFonts w:eastAsia="Times New Roman"/>
        </w:rPr>
        <w:t>evaluation</w:t>
      </w:r>
      <w:proofErr w:type="gramEnd"/>
    </w:p>
    <w:p w14:paraId="19A02F65" w14:textId="11C15F41" w:rsidR="008A26BD" w:rsidRPr="00E03B11" w:rsidRDefault="008A26BD" w:rsidP="00593CAA">
      <w:bookmarkStart w:id="33"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 xml:space="preserve">prediction-corrected visual predictive </w:t>
      </w:r>
      <w:r w:rsidRPr="00E03B11">
        <w:lastRenderedPageBreak/>
        <w:t>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C691F">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C691F">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C691F">
        <w:rPr>
          <w:noProof/>
        </w:rPr>
        <w:t> [16]</w:t>
      </w:r>
      <w:r w:rsidR="00FA6FCA" w:rsidRPr="00E03B11">
        <w:fldChar w:fldCharType="end"/>
      </w:r>
      <w:r w:rsidR="00EA472F">
        <w:t>.</w:t>
      </w:r>
    </w:p>
    <w:bookmarkEnd w:id="33"/>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 xml:space="preserve">Dose-finding </w:t>
      </w:r>
      <w:proofErr w:type="gramStart"/>
      <w:r>
        <w:rPr>
          <w:rFonts w:eastAsia="Times New Roman"/>
        </w:rPr>
        <w:t>simulations</w:t>
      </w:r>
      <w:proofErr w:type="gramEnd"/>
    </w:p>
    <w:p w14:paraId="16F96633" w14:textId="03C1C9CC" w:rsidR="00825986" w:rsidRPr="00344E1F" w:rsidRDefault="00825986" w:rsidP="00593CAA">
      <w:pPr>
        <w:pStyle w:val="Heading4"/>
        <w:rPr>
          <w:rFonts w:eastAsia="Times New Roman"/>
        </w:rPr>
      </w:pPr>
      <w:bookmarkStart w:id="34" w:name="_Hlk136861976"/>
      <w:r w:rsidRPr="00344E1F">
        <w:rPr>
          <w:rFonts w:eastAsia="Times New Roman"/>
        </w:rPr>
        <w:t>Selecting dosing regimens for testing</w:t>
      </w:r>
    </w:p>
    <w:p w14:paraId="41370DBA" w14:textId="7D918FFF" w:rsidR="00653711" w:rsidRDefault="00F21274" w:rsidP="00F75B5B">
      <w:bookmarkStart w:id="35" w:name="_Hlk136861998"/>
      <w:bookmarkEnd w:id="34"/>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 xml:space="preserve">from day </w:t>
      </w:r>
      <w:commentRangeStart w:id="36"/>
      <w:r w:rsidR="00C02A77">
        <w:t>2</w:t>
      </w:r>
      <w:commentRangeEnd w:id="36"/>
      <w:r w:rsidR="00996C94">
        <w:rPr>
          <w:rStyle w:val="CommentReference"/>
        </w:rPr>
        <w:commentReference w:id="36"/>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t>
      </w:r>
      <w:del w:id="37" w:author="Sophie Stocker" w:date="2024-06-17T14:32:00Z">
        <w:r w:rsidR="007C763F" w:rsidDel="00996C94">
          <w:delText xml:space="preserve">which </w:delText>
        </w:r>
        <w:r w:rsidR="00D86948" w:rsidDel="00996C94">
          <w:delText>w</w:delText>
        </w:r>
      </w:del>
      <w:r w:rsidR="00D86948">
        <w:t xml:space="preserve">as suggested </w:t>
      </w:r>
      <w:del w:id="38" w:author="Sophie Stocker" w:date="2024-06-17T14:32:00Z">
        <w:r w:rsidR="00D86948" w:rsidDel="00996C94">
          <w:delText xml:space="preserve">in a </w:delText>
        </w:r>
      </w:del>
      <w:r w:rsidR="00D86948">
        <w:t>previous</w:t>
      </w:r>
      <w:ins w:id="39" w:author="Sophie Stocker" w:date="2024-06-17T14:32:00Z">
        <w:r w:rsidR="00996C94">
          <w:t>l</w:t>
        </w:r>
      </w:ins>
      <w:del w:id="40" w:author="Sophie Stocker" w:date="2024-06-17T14:32:00Z">
        <w:r w:rsidR="00D86948" w:rsidDel="00996C94">
          <w:delText xml:space="preserve"> stud</w:delText>
        </w:r>
      </w:del>
      <w:r w:rsidR="00D86948">
        <w:t>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30893B49"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41" w:name="_Hlk136862017"/>
      <w:bookmarkEnd w:id="35"/>
      <w:r w:rsidRPr="00CA5A80">
        <w:rPr>
          <w:rFonts w:eastAsia="Times New Roman"/>
        </w:rPr>
        <w:t xml:space="preserve">Criteria for evaluating dosing </w:t>
      </w:r>
      <w:proofErr w:type="gramStart"/>
      <w:r w:rsidRPr="00CA5A80">
        <w:rPr>
          <w:rFonts w:eastAsia="Times New Roman"/>
        </w:rPr>
        <w:t>regimens</w:t>
      </w:r>
      <w:proofErr w:type="gramEnd"/>
    </w:p>
    <w:p w14:paraId="7218710E" w14:textId="7E81FDAE" w:rsidR="005E3036" w:rsidRDefault="006E430D" w:rsidP="00593CAA">
      <w:r w:rsidRPr="006E430D">
        <w:t>A dosing regimen was considered</w:t>
      </w:r>
      <w:del w:id="42" w:author="Sophie Stocker" w:date="2024-06-19T08:31:00Z">
        <w:r w:rsidRPr="006E430D" w:rsidDel="00874A6B">
          <w:delText xml:space="preserve"> inclusive</w:delText>
        </w:r>
      </w:del>
      <w:r w:rsidR="00727D7B">
        <w:t xml:space="preserve"> </w:t>
      </w:r>
      <w:r w:rsidRPr="006E430D">
        <w:t>if it resulted in</w:t>
      </w:r>
      <w:r w:rsidR="00674F0A">
        <w:t xml:space="preserve"> a</w:t>
      </w:r>
      <w:r w:rsidRPr="006E430D">
        <w:t xml:space="preserve"> clinically acceptable </w:t>
      </w:r>
      <w:r w:rsidR="004C767F">
        <w:t xml:space="preserve">PKPD </w:t>
      </w:r>
      <w:r w:rsidR="00224ABE">
        <w:t>probability of target attainment (</w:t>
      </w:r>
      <w:r w:rsidR="00224ABE" w:rsidRPr="00E03B11">
        <w:t>PTA</w:t>
      </w:r>
      <w:r w:rsidR="00224ABE">
        <w:t>)</w:t>
      </w:r>
      <w:r w:rsidR="005E7CB5">
        <w:t xml:space="preserve"> </w:t>
      </w:r>
      <w:r w:rsidR="00742C88">
        <w:t>for every virtual patient</w:t>
      </w:r>
      <w:commentRangeStart w:id="43"/>
      <w:r w:rsidR="00742C88">
        <w:t xml:space="preserve">, irrespective of their </w:t>
      </w:r>
      <w:r w:rsidR="00547597">
        <w:t>place in the population distribution of covariate</w:t>
      </w:r>
      <w:commentRangeEnd w:id="43"/>
      <w:r w:rsidR="00874A6B">
        <w:rPr>
          <w:rStyle w:val="CommentReference"/>
        </w:rPr>
        <w:commentReference w:id="43"/>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CC691F">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C691F">
        <w:rPr>
          <w:noProof/>
        </w:rPr>
        <w:t> [22]</w:t>
      </w:r>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58FACB7B"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lastRenderedPageBreak/>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31ACD53E" w:rsidR="00D11A0F" w:rsidRDefault="0000186A" w:rsidP="00D11A0F">
      <w:r>
        <w:t>T</w:t>
      </w:r>
      <w:r w:rsidR="00EB4685" w:rsidRPr="00E03B11">
        <w:t>he</w:t>
      </w:r>
      <w:r w:rsidR="00B429DC">
        <w:t xml:space="preserve"> 14-day</w:t>
      </w:r>
      <w:r w:rsidR="00EB4685" w:rsidRPr="00E03B11">
        <w:t xml:space="preserve"> standard </w:t>
      </w:r>
      <w:commentRangeStart w:id="44"/>
      <w:r w:rsidR="00EB4685" w:rsidRPr="00E03B11">
        <w:t xml:space="preserve">and </w:t>
      </w:r>
      <w:r>
        <w:t>identified</w:t>
      </w:r>
      <w:commentRangeEnd w:id="44"/>
      <w:r w:rsidR="00D82FC6">
        <w:rPr>
          <w:rStyle w:val="CommentReference"/>
        </w:rPr>
        <w:commentReference w:id="44"/>
      </w:r>
      <w:r>
        <w:t xml:space="preserve"> </w:t>
      </w:r>
      <w:r w:rsidR="00EB4685" w:rsidRPr="00E03B11">
        <w:t xml:space="preserve">optimised inclusive dosing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1000 virtual patients </w:t>
      </w:r>
      <w:proofErr w:type="gramStart"/>
      <w:r w:rsidR="00953A4B" w:rsidRPr="00E03B11">
        <w:t>was</w:t>
      </w:r>
      <w:proofErr w:type="gramEnd"/>
      <w:r w:rsidR="00953A4B" w:rsidRPr="00E03B11">
        <w:t xml:space="preserve">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r w:rsidR="00364903">
        <w:t>aggregated</w:t>
      </w:r>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r w:rsidR="00CC691F">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C691F">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41"/>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974446C" w:rsidR="00110745" w:rsidRDefault="00412F80" w:rsidP="00593CAA">
      <w:pPr>
        <w:rPr>
          <w:b/>
          <w:bCs/>
          <w:sz w:val="28"/>
          <w:szCs w:val="28"/>
        </w:rPr>
      </w:pPr>
      <w:bookmarkStart w:id="45"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package to perform multiple imputation</w:t>
      </w:r>
      <w:r w:rsidR="004A6898" w:rsidRPr="00E03B11">
        <w:fldChar w:fldCharType="begin"/>
      </w:r>
      <w:r w:rsidR="00CC691F">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C691F">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C691F">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C691F">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45"/>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3B2EE8DC" w:rsidR="00BF6CF3" w:rsidRPr="00E05CF4" w:rsidRDefault="00BF6CF3" w:rsidP="00593CAA">
      <w:bookmarkStart w:id="46" w:name="_Hlk136862086"/>
      <w:r w:rsidRPr="00E03B11">
        <w:t xml:space="preserve">Eight clinical centres </w:t>
      </w:r>
      <w:r w:rsidR="0085514F">
        <w:t xml:space="preserve">from </w:t>
      </w:r>
      <w:r w:rsidR="00226097">
        <w:t>4</w:t>
      </w:r>
      <w:r w:rsidR="0085514F">
        <w:t xml:space="preserve"> countries</w:t>
      </w:r>
      <w:r w:rsidR="0085514F" w:rsidRPr="00E03B11">
        <w:t xml:space="preserve"> </w:t>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C691F">
        <w:instrText xml:space="preserve"> ADDIN EN.CITE.DATA </w:instrText>
      </w:r>
      <w:r w:rsidR="00CC691F">
        <w:fldChar w:fldCharType="end"/>
      </w:r>
      <w:r w:rsidRPr="00E03B11">
        <w:fldChar w:fldCharType="separate"/>
      </w:r>
      <w:r w:rsidR="00CC691F">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Pr="00E03B11">
        <w:t>.</w:t>
      </w:r>
      <w:r w:rsidR="000673C3">
        <w:t xml:space="preserve"> None of the concentrations were below the lower limit of quantification.</w:t>
      </w:r>
      <w:r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1F4CBE">
        <w:t xml:space="preserve">weight </w:t>
      </w:r>
      <w:r w:rsidR="00F02061">
        <w:t xml:space="preserve">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F147E9">
        <w:t>information was available for all patients,</w:t>
      </w:r>
      <w:r w:rsidR="005A4FAE">
        <w:t xml:space="preserve"> with</w:t>
      </w:r>
      <w:r w:rsidR="00F147E9">
        <w:t xml:space="preserve"> 19.2% of </w:t>
      </w:r>
      <w:r w:rsidR="004164B9">
        <w:t>whom had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r w:rsidR="00D03F5D">
        <w:t xml:space="preserve"> total</w:t>
      </w:r>
      <w:r w:rsidR="005D7FE3">
        <w:t xml:space="preserve"> body weight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46"/>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3E592EF" w:rsidR="001169E0" w:rsidRPr="00E03B11" w:rsidRDefault="00BF6CF3" w:rsidP="00593CAA">
      <w:bookmarkStart w:id="47"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4384F32E" w:rsidR="00BF6CF3" w:rsidRDefault="00536DB6" w:rsidP="00593CAA">
      <w:r w:rsidRPr="00536DB6">
        <w:t xml:space="preserve">Inclusion of </w:t>
      </w:r>
      <w:ins w:id="48" w:author="Sophie Stocker" w:date="2024-06-26T12:45:00Z" w16du:dateUtc="2024-06-26T02:45:00Z">
        <w:r w:rsidR="00EE334B">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47"/>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4DBA4B4B" w:rsidR="004B1B5C" w:rsidRDefault="00816D31" w:rsidP="00593CAA">
      <w:bookmarkStart w:id="49"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del w:id="50" w:author="Sophie Stocker" w:date="2024-06-26T12:50:00Z" w16du:dateUtc="2024-06-26T02:50:00Z">
        <w:r w:rsidR="0030799F" w:rsidDel="00351438">
          <w:delText>doses</w:delText>
        </w:r>
        <w:r w:rsidR="00A61679" w:rsidDel="00351438">
          <w:delText xml:space="preserve"> </w:delText>
        </w:r>
      </w:del>
      <w:r w:rsidR="00A61679">
        <w:t>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70CCC759"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 xml:space="preserve">. </w:t>
      </w:r>
      <w:r w:rsidR="004C01F1">
        <w:t xml:space="preserve">Daily </w:t>
      </w:r>
      <w:del w:id="51" w:author="Sophie Stocker" w:date="2024-06-26T12:50:00Z" w16du:dateUtc="2024-06-26T02:50:00Z">
        <w:r w:rsidR="00484325" w:rsidRPr="00484325" w:rsidDel="0007442E">
          <w:delText xml:space="preserve"> </w:delText>
        </w:r>
      </w:del>
      <w:r w:rsidR="00484325" w:rsidRPr="00484325">
        <w:t xml:space="preserve">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del w:id="52" w:author="Sophie Stocker" w:date="2024-06-26T12:51:00Z" w16du:dateUtc="2024-06-26T02:51:00Z">
        <w:r w:rsidR="004B7663" w:rsidDel="00BB7930">
          <w:delText xml:space="preserve">along </w:delText>
        </w:r>
      </w:del>
      <w:ins w:id="53" w:author="Sophie Stocker" w:date="2024-06-26T12:51:00Z" w16du:dateUtc="2024-06-26T02:51:00Z">
        <w:r w:rsidR="00BB7930">
          <w:t xml:space="preserve">with </w:t>
        </w:r>
      </w:ins>
      <w:r w:rsidR="004B7663">
        <w:t xml:space="preserve">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60DDC2DE"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ins w:id="54" w:author="Sophie Stocker" w:date="2024-06-26T12:51:00Z" w16du:dateUtc="2024-06-26T02:51:00Z">
        <w:r w:rsidR="00F01017">
          <w:t xml:space="preserve">thereafter </w:t>
        </w:r>
      </w:ins>
      <w:r w:rsidR="00240EC2" w:rsidRPr="00E03B11">
        <w:t xml:space="preserve">resulted in clinically unacceptable PTA in the first two </w:t>
      </w:r>
      <w:proofErr w:type="gramStart"/>
      <w:r w:rsidR="00240EC2" w:rsidRPr="00E03B11">
        <w:t>days</w:t>
      </w:r>
      <w:r w:rsidR="007B768F">
        <w:t>,</w:t>
      </w:r>
      <w:r w:rsidR="006D1B3C">
        <w:t xml:space="preserve"> </w:t>
      </w:r>
      <w:r w:rsidR="000B0976" w:rsidRPr="000B0976">
        <w:t>but</w:t>
      </w:r>
      <w:proofErr w:type="gramEnd"/>
      <w:r w:rsidR="000B0976" w:rsidRPr="000B0976">
        <w:t xml:space="preserve">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del w:id="55" w:author="Sophie Stocker" w:date="2024-06-26T12:52:00Z" w16du:dateUtc="2024-06-26T02:52:00Z">
        <w:r w:rsidR="00CA6CF6" w:rsidDel="00F01017">
          <w:delText>,</w:delText>
        </w:r>
        <w:r w:rsidR="00240EC2" w:rsidRPr="00E03B11" w:rsidDel="00F01017">
          <w:delText xml:space="preserve"> inc</w:delText>
        </w:r>
      </w:del>
      <w:del w:id="56" w:author="Sophie Stocker" w:date="2024-06-26T12:51:00Z" w16du:dateUtc="2024-06-26T02:51:00Z">
        <w:r w:rsidR="00240EC2" w:rsidRPr="00E03B11" w:rsidDel="00F01017">
          <w:delText>lusive</w:delText>
        </w:r>
      </w:del>
      <w:r w:rsidR="00240EC2" w:rsidRPr="00E03B11">
        <w:t xml:space="preser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del w:id="57" w:author="Sophie Stocker" w:date="2024-06-26T12:52:00Z" w16du:dateUtc="2024-06-26T02:52:00Z">
        <w:r w:rsidR="00A30B69" w:rsidDel="00532469">
          <w:delText>ir</w:delText>
        </w:r>
      </w:del>
      <w:r w:rsidR="00A30B69" w:rsidRPr="00A30B69">
        <w:t xml:space="preserve"> two-week treatment period.</w:t>
      </w:r>
      <w:r w:rsidR="00B26A53">
        <w:t xml:space="preserve"> </w:t>
      </w:r>
      <w:commentRangeStart w:id="58"/>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49"/>
      <w:commentRangeEnd w:id="58"/>
      <w:r w:rsidR="0004683D">
        <w:rPr>
          <w:rStyle w:val="CommentReference"/>
        </w:rPr>
        <w:commentReference w:id="58"/>
      </w:r>
    </w:p>
    <w:p w14:paraId="6F4D32B2" w14:textId="4E1BE966" w:rsidR="00A905E8" w:rsidRPr="00E03B11" w:rsidRDefault="00A905E8" w:rsidP="00593CAA">
      <w:pPr>
        <w:pStyle w:val="Heading1"/>
      </w:pPr>
      <w:r w:rsidRPr="00E03B11">
        <w:lastRenderedPageBreak/>
        <w:t>Discussion</w:t>
      </w:r>
    </w:p>
    <w:p w14:paraId="39606BFF" w14:textId="2924B4D5" w:rsidR="00CB50CB" w:rsidRPr="00E03B11" w:rsidRDefault="00CB50CB" w:rsidP="00593CAA">
      <w:bookmarkStart w:id="59" w:name="_Hlk136862217"/>
      <w:r w:rsidRPr="00E03B11">
        <w:t xml:space="preserve">Our study aimed to </w:t>
      </w:r>
      <w:r w:rsidR="00543749" w:rsidRPr="00715016">
        <w:t xml:space="preserve">identify factors </w:t>
      </w:r>
      <w:r w:rsidR="00035BB0">
        <w:t>influencing</w:t>
      </w:r>
      <w:r w:rsidR="006C319C">
        <w:t xml:space="preserve"> fluconazole PKPD</w:t>
      </w:r>
      <w:r w:rsidR="00543749" w:rsidRPr="00715016">
        <w:t xml:space="preserve"> target </w:t>
      </w:r>
      <w:r w:rsidR="00543749">
        <w:t xml:space="preserve">attainment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r w:rsidR="006E41A0">
        <w:t>.</w:t>
      </w:r>
      <w:r w:rsidRPr="00E03B11">
        <w:t xml:space="preserve"> </w:t>
      </w:r>
      <w:r w:rsidR="007D0A54">
        <w:t>To</w:t>
      </w:r>
      <w:r w:rsidR="00B235A1">
        <w:t xml:space="preserve"> do so, w</w:t>
      </w:r>
      <w:r w:rsidR="00B235A1" w:rsidRPr="00E03B11">
        <w:t xml:space="preserve">e </w:t>
      </w:r>
      <w:r w:rsidR="004650C8">
        <w:t>used</w:t>
      </w:r>
      <w:r w:rsidR="004650C8" w:rsidRPr="00E03B11">
        <w:t xml:space="preserve"> </w:t>
      </w:r>
      <w:r w:rsidRPr="00E03B11">
        <w:t xml:space="preserve">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r w:rsidR="00577C72">
        <w:t xml:space="preserve"> an</w:t>
      </w:r>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r w:rsidR="00950E76">
        <w:t xml:space="preserve">, </w:t>
      </w:r>
      <w:r w:rsidR="00AA77CA">
        <w:t>achieving</w:t>
      </w:r>
      <w:r w:rsidR="00283CA5">
        <w:t xml:space="preserve"> a</w:t>
      </w:r>
      <w:r w:rsidRPr="00E03B11">
        <w:t xml:space="preserve"> </w:t>
      </w:r>
      <w:r w:rsidR="00B47AFD">
        <w:t>PTA</w:t>
      </w:r>
      <w:r w:rsidRPr="00E03B11">
        <w:t xml:space="preserve"> </w:t>
      </w:r>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4D955E78" w:rsidR="00C71CF6" w:rsidRPr="00E03B11" w:rsidRDefault="006C319C" w:rsidP="00C71CF6">
      <w:commentRangeStart w:id="60"/>
      <w:r>
        <w:t>W</w:t>
      </w:r>
      <w:r w:rsidR="00C71CF6" w:rsidRPr="00E03B11">
        <w:t xml:space="preserve">e </w:t>
      </w:r>
      <w:r w:rsidR="00C71CF6">
        <w:t>performed an</w:t>
      </w:r>
      <w:r w:rsidR="00C71CF6" w:rsidRPr="00E03B11">
        <w:t xml:space="preserve"> IPDMA, which involves merging datasets from multiple studies </w:t>
      </w:r>
      <w:r w:rsidR="00F63D8B">
        <w:t>sharing</w:t>
      </w:r>
      <w:r w:rsidR="00C71CF6" w:rsidRPr="00E03B11">
        <w:t xml:space="preserve"> subject populations and similar variables</w:t>
      </w:r>
      <w:r w:rsidR="00C71CF6" w:rsidRPr="00E03B11">
        <w:fldChar w:fldCharType="begin"/>
      </w:r>
      <w:r w:rsidR="00CC691F">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C691F">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 </w:instrText>
      </w:r>
      <w:r w:rsidR="00CC691F">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C691F">
        <w:instrText xml:space="preserve"> ADDIN EN.CITE.DATA </w:instrText>
      </w:r>
      <w:r w:rsidR="00CC691F">
        <w:fldChar w:fldCharType="end"/>
      </w:r>
      <w:r w:rsidR="00C71CF6" w:rsidRPr="00E03B11">
        <w:fldChar w:fldCharType="separate"/>
      </w:r>
      <w:r w:rsidR="00CC691F">
        <w:rPr>
          <w:noProof/>
        </w:rPr>
        <w:t> [31]</w:t>
      </w:r>
      <w:r w:rsidR="00C71CF6" w:rsidRPr="00E03B11">
        <w:fldChar w:fldCharType="end"/>
      </w:r>
      <w:r w:rsidR="00C71CF6">
        <w:t>.</w:t>
      </w:r>
      <w:commentRangeEnd w:id="60"/>
      <w:r w:rsidR="008F5D8E">
        <w:rPr>
          <w:rStyle w:val="CommentReference"/>
        </w:rPr>
        <w:commentReference w:id="60"/>
      </w:r>
    </w:p>
    <w:p w14:paraId="5D36F38E" w14:textId="18E84A1A"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 </w:instrText>
      </w:r>
      <w:r w:rsidR="00CC691F">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C691F">
        <w:instrText xml:space="preserve"> ADDIN EN.CITE.DATA </w:instrText>
      </w:r>
      <w:r w:rsidR="00CC691F">
        <w:fldChar w:fldCharType="end"/>
      </w:r>
      <w:r w:rsidR="00C2334D" w:rsidRPr="00E03B11">
        <w:fldChar w:fldCharType="separate"/>
      </w:r>
      <w:r w:rsidR="00CC691F">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 </w:instrText>
      </w:r>
      <w:r w:rsidR="00CC691F">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C691F">
        <w:instrText xml:space="preserve"> ADDIN EN.CITE.DATA </w:instrText>
      </w:r>
      <w:r w:rsidR="00CC691F">
        <w:fldChar w:fldCharType="end"/>
      </w:r>
      <w:r w:rsidR="0029658F" w:rsidRPr="00E03B11">
        <w:fldChar w:fldCharType="separate"/>
      </w:r>
      <w:r w:rsidR="00CC691F">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proofErr w:type="spellStart"/>
      <w:r w:rsidR="00C96B95">
        <w:t>popPK</w:t>
      </w:r>
      <w:proofErr w:type="spellEnd"/>
      <w:r w:rsidR="00C96B95">
        <w:t xml:space="preserve"> </w:t>
      </w:r>
      <w:r w:rsidR="00695FFB">
        <w:t xml:space="preserve">studies </w:t>
      </w:r>
      <w:r w:rsidR="00DF4C72">
        <w:t xml:space="preserve">showing that </w:t>
      </w:r>
      <w:ins w:id="61" w:author="Sophie Stocker" w:date="2024-06-26T12:55:00Z" w16du:dateUtc="2024-06-26T02:55:00Z">
        <w:r w:rsidR="00E51B65">
          <w:t xml:space="preserve">being </w:t>
        </w:r>
      </w:ins>
      <w:r w:rsidR="00DF4C72">
        <w:t>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 </w:instrText>
      </w:r>
      <w:r w:rsidR="00CC691F">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C691F">
        <w:instrText xml:space="preserve"> ADDIN EN.CITE.DATA </w:instrText>
      </w:r>
      <w:r w:rsidR="00CC691F">
        <w:fldChar w:fldCharType="end"/>
      </w:r>
      <w:r w:rsidR="001B7553">
        <w:fldChar w:fldCharType="separate"/>
      </w:r>
      <w:r w:rsidR="00CC691F">
        <w:rPr>
          <w:noProof/>
        </w:rPr>
        <w:t> [12, 15, 34]</w:t>
      </w:r>
      <w:r w:rsidR="001B7553">
        <w:fldChar w:fldCharType="end"/>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CC691F">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C691F">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 </w:instrText>
      </w:r>
      <w:r w:rsidR="00CC691F">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C691F">
        <w:instrText xml:space="preserve"> ADDIN EN.CITE.DATA </w:instrText>
      </w:r>
      <w:r w:rsidR="00CC691F">
        <w:fldChar w:fldCharType="end"/>
      </w:r>
      <w:r w:rsidR="00053E2C">
        <w:fldChar w:fldCharType="separate"/>
      </w:r>
      <w:r w:rsidR="00CC691F">
        <w:rPr>
          <w:noProof/>
        </w:rPr>
        <w:t> [32]</w:t>
      </w:r>
      <w:r w:rsidR="00053E2C">
        <w:fldChar w:fldCharType="end"/>
      </w:r>
      <w:r w:rsidR="00C82FEC">
        <w:t>.</w:t>
      </w:r>
    </w:p>
    <w:p w14:paraId="66213A4D" w14:textId="5E32EA25" w:rsidR="00BA3DFC" w:rsidRDefault="0047500A" w:rsidP="00FA10AD">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ins w:id="62" w:author="Sophie Stocker" w:date="2024-06-26T12:56:00Z" w16du:dateUtc="2024-06-26T02:56:00Z">
        <w:r w:rsidR="002C280E">
          <w:t>s</w:t>
        </w:r>
      </w:ins>
      <w:r w:rsidR="00A34F61">
        <w:t xml:space="preserve"> </w:t>
      </w:r>
      <w:ins w:id="63" w:author="Sophie Stocker" w:date="2024-06-26T12:56:00Z" w16du:dateUtc="2024-06-26T02:56:00Z">
        <w:r w:rsidR="00A04DD3">
          <w:t xml:space="preserve">were not based on </w:t>
        </w:r>
      </w:ins>
      <w:del w:id="64" w:author="Sophie Stocker" w:date="2024-06-26T12:56:00Z" w16du:dateUtc="2024-06-26T02:56:00Z">
        <w:r w:rsidR="00391E35" w:rsidDel="00A04DD3">
          <w:delText>did</w:delText>
        </w:r>
        <w:r w:rsidR="00A34F61" w:rsidDel="00A04DD3">
          <w:delText xml:space="preserve"> </w:delText>
        </w:r>
        <w:r w:rsidR="006240D3" w:rsidDel="00A04DD3">
          <w:delText>not adjust for</w:delText>
        </w:r>
        <w:r w:rsidR="00A34F61" w:rsidDel="00A04DD3">
          <w:delText xml:space="preserve"> </w:delText>
        </w:r>
        <w:r w:rsidR="002539C5" w:rsidDel="00A04DD3">
          <w:delText xml:space="preserve">the </w:delText>
        </w:r>
      </w:del>
      <w:r w:rsidR="00A34F61">
        <w:t>kidney 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commentRangeStart w:id="65"/>
      <w:r w:rsidR="00B647C7">
        <w:t>regimen</w:t>
      </w:r>
      <w:commentRangeEnd w:id="65"/>
      <w:r w:rsidR="002E4D7A">
        <w:rPr>
          <w:rStyle w:val="CommentReference"/>
        </w:rPr>
        <w:commentReference w:id="65"/>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 xml:space="preserve">maintenance </w:t>
      </w:r>
      <w:r w:rsidR="00A24319" w:rsidRPr="00A24319">
        <w:lastRenderedPageBreak/>
        <w:t>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del w:id="66" w:author="Sophie Stocker" w:date="2024-06-26T12:59:00Z" w16du:dateUtc="2024-06-26T02:59:00Z">
        <w:r w:rsidR="00FD7ACE" w:rsidDel="00996D48">
          <w:delText xml:space="preserve">It </w:delText>
        </w:r>
      </w:del>
      <w:ins w:id="67" w:author="Sophie Stocker" w:date="2024-06-26T12:59:00Z" w16du:dateUtc="2024-06-26T02:59:00Z">
        <w:r w:rsidR="00996D48">
          <w:t>This</w:t>
        </w:r>
        <w:r w:rsidR="00996D48">
          <w:t xml:space="preserve"> </w:t>
        </w:r>
      </w:ins>
      <w:r w:rsidR="00FD7ACE">
        <w:t xml:space="preserve">was because this slight reduction </w:t>
      </w:r>
      <w:proofErr w:type="gramStart"/>
      <w:r w:rsidR="00FD7ACE">
        <w:t>was based on the assumption</w:t>
      </w:r>
      <w:proofErr w:type="gramEnd"/>
      <w:r w:rsidR="00FD7ACE">
        <w:t xml:space="preserve">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C691F">
        <w:rPr>
          <w:noProof/>
        </w:rPr>
        <w:t> [35]</w:t>
      </w:r>
      <w:r w:rsidR="004F05AB">
        <w:fldChar w:fldCharType="end"/>
      </w:r>
      <w:r w:rsidR="00C75BE1">
        <w:t>.</w:t>
      </w:r>
    </w:p>
    <w:p w14:paraId="7DFFBF45" w14:textId="453EF991" w:rsidR="00116AAE" w:rsidRDefault="00DC1929" w:rsidP="00FA10AD">
      <w:r w:rsidRPr="00A76A64">
        <w:t>Our 400 mg q24h maintenance dose</w:t>
      </w:r>
      <w:r w:rsidR="00FD28BC">
        <w:t xml:space="preserve"> recommendation</w:t>
      </w:r>
      <w:r w:rsidRPr="00A76A64">
        <w:t xml:space="preserve"> for off-CRRT events is </w:t>
      </w:r>
      <w:r>
        <w:t>seemingly striking</w:t>
      </w:r>
      <w:r w:rsidRPr="00A76A64">
        <w:t xml:space="preserve"> </w:t>
      </w:r>
      <w:r>
        <w:t>as</w:t>
      </w:r>
      <w:r w:rsidRPr="00A76A64">
        <w:t xml:space="preserve"> it contrasts with previous studies that suggested higher doses for patients with augmented renal clearance</w:t>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C691F">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C691F">
        <w:rPr>
          <w:noProof/>
        </w:rPr>
        <w:t> [36]</w:t>
      </w:r>
      <w:r w:rsidR="00BF2EC5">
        <w:fldChar w:fldCharType="end"/>
      </w:r>
      <w:r w:rsidR="0017061F">
        <w:t>.</w:t>
      </w:r>
      <w:r w:rsidR="000C17BA">
        <w:t xml:space="preserve"> Unfortunately, against all evidence</w:t>
      </w:r>
      <w:r w:rsidR="00035A20">
        <w:t>,</w:t>
      </w:r>
      <w:r w:rsidR="000C17BA">
        <w:t xml:space="preserve"> single imputation remains</w:t>
      </w:r>
      <w:r w:rsidR="00035A20">
        <w:t xml:space="preserve"> widely applied in pharmacometrics research. </w:t>
      </w:r>
      <w:r w:rsidR="00452E75">
        <w:t>I</w:t>
      </w:r>
      <w:r w:rsidR="00035A20">
        <w:t>n our case,</w:t>
      </w:r>
      <w:r w:rsidR="00B04D68">
        <w:t xml:space="preserve"> </w:t>
      </w:r>
      <w:r w:rsidR="0027650D" w:rsidRPr="0027650D">
        <w:t xml:space="preserve">when we explored the </w:t>
      </w:r>
      <w:proofErr w:type="spellStart"/>
      <w:r w:rsidR="00D032DD">
        <w:t>eGFR</w:t>
      </w:r>
      <w:r w:rsidR="00D032DD" w:rsidRPr="00A72BCD">
        <w:rPr>
          <w:vertAlign w:val="subscript"/>
        </w:rPr>
        <w:t>CKD</w:t>
      </w:r>
      <w:proofErr w:type="spellEnd"/>
      <w:r w:rsidR="00D032DD">
        <w:rPr>
          <w:vertAlign w:val="subscript"/>
        </w:rPr>
        <w:t>-</w:t>
      </w:r>
      <w:r w:rsidR="00D032DD" w:rsidRPr="00A72BCD">
        <w:rPr>
          <w:vertAlign w:val="subscript"/>
        </w:rPr>
        <w:t>EPI</w:t>
      </w:r>
      <w:r w:rsidR="0027650D" w:rsidRPr="0027650D">
        <w:t xml:space="preserve"> data in our </w:t>
      </w:r>
      <w:r w:rsidR="00A12839">
        <w:t>pooled</w:t>
      </w:r>
      <w:r w:rsidR="0027650D" w:rsidRPr="0027650D">
        <w:t xml:space="preserve"> dataset, we found that using single imputation methods like</w:t>
      </w:r>
      <w:r w:rsidR="00A41608">
        <w:t xml:space="preserve"> last observation carried forward </w:t>
      </w:r>
      <w:r w:rsidR="00282A1D">
        <w:t>would be inappropriate</w:t>
      </w:r>
      <w:r w:rsidR="00B338A9">
        <w:t xml:space="preserve">.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r w:rsidR="00CC691F">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C691F">
        <w:rPr>
          <w:noProof/>
        </w:rPr>
        <w:t> [35]</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C691F">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C691F">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CC691F">
        <w: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CC691F">
        <w:rPr>
          <w:noProof/>
        </w:rPr>
        <w:t> [37]</w:t>
      </w:r>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r w:rsidR="003F0FE9">
        <w:t>necessitates</w:t>
      </w:r>
      <w:r w:rsidR="009911D9">
        <w:t xml:space="preserve"> 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F01693">
        <w:t>.</w:t>
      </w:r>
      <w:r w:rsidR="009911D9">
        <w:t xml:space="preserve"> </w:t>
      </w:r>
      <w:r w:rsidR="00F10947">
        <w:t>This clinical trial</w:t>
      </w:r>
      <w:r w:rsidR="000B34C7">
        <w:t xml:space="preserve"> can then help </w:t>
      </w:r>
      <w:r w:rsidR="009911D9">
        <w:t xml:space="preserve">confirm or refute the clinical relevance of </w:t>
      </w:r>
      <w:r w:rsidR="00BE7E50">
        <w:t xml:space="preserve">the </w:t>
      </w:r>
      <w:r w:rsidR="003963CA">
        <w:t xml:space="preserve">kidney </w:t>
      </w:r>
      <w:r w:rsidR="00BE7E50">
        <w:t>function on PKPD target attainment</w:t>
      </w:r>
      <w:r w:rsidR="00E20B55">
        <w:t xml:space="preserve"> of fluconazole</w:t>
      </w:r>
      <w:r w:rsidR="00BE7E50">
        <w:t xml:space="preserve"> </w:t>
      </w:r>
      <w:r w:rsidR="00697DA6">
        <w:t>under our dosing recommendation</w:t>
      </w:r>
      <w:r w:rsidR="005C013B">
        <w:t>.</w:t>
      </w:r>
    </w:p>
    <w:p w14:paraId="73505988" w14:textId="471E9A6C" w:rsidR="00A24960" w:rsidRPr="00E03B11" w:rsidRDefault="00665465" w:rsidP="00593CAA">
      <w:ins w:id="68" w:author="Sophie Stocker" w:date="2024-06-26T13:01:00Z" w16du:dateUtc="2024-06-26T03:01:00Z">
        <w:r>
          <w:t xml:space="preserve">Use of </w:t>
        </w:r>
      </w:ins>
      <w:del w:id="69" w:author="Sophie Stocker" w:date="2024-06-26T13:01:00Z" w16du:dateUtc="2024-06-26T03:01:00Z">
        <w:r w:rsidR="00BD3C3F" w:rsidDel="00665465">
          <w:delText>O</w:delText>
        </w:r>
      </w:del>
      <w:ins w:id="70" w:author="Sophie Stocker" w:date="2024-06-26T13:01:00Z" w16du:dateUtc="2024-06-26T03:01:00Z">
        <w:r>
          <w:t>o</w:t>
        </w:r>
      </w:ins>
      <w:r w:rsidR="00BD3C3F">
        <w:t>ur</w:t>
      </w:r>
      <w:r w:rsidR="00BD3C3F" w:rsidRPr="00E03B11">
        <w:t xml:space="preserve"> </w:t>
      </w:r>
      <w:r w:rsidR="0010285C">
        <w:t xml:space="preserve">proposed </w:t>
      </w:r>
      <w:r w:rsidR="00A24960" w:rsidRPr="00E03B11">
        <w:t>dosing regimen</w:t>
      </w:r>
      <w:ins w:id="71" w:author="Sophie Stocker" w:date="2024-06-26T13:01:00Z" w16du:dateUtc="2024-06-26T03:01:00Z">
        <w:r w:rsidR="003D28F7">
          <w:t>,</w:t>
        </w:r>
      </w:ins>
      <w:r w:rsidR="004859F2">
        <w:t xml:space="preserve"> </w:t>
      </w:r>
      <w:del w:id="72" w:author="Sophie Stocker" w:date="2024-06-26T13:01:00Z" w16du:dateUtc="2024-06-26T03:01:00Z">
        <w:r w:rsidR="005501B9" w:rsidDel="003D28F7">
          <w:delText>can make</w:delText>
        </w:r>
        <w:r w:rsidR="00A24960" w:rsidRPr="00E03B11" w:rsidDel="003D28F7">
          <w:delText xml:space="preserve"> the use of TDM no longer necessary</w:delText>
        </w:r>
        <w:r w:rsidR="00BC6AEE" w:rsidDel="003D28F7">
          <w:delText xml:space="preserve"> after being successfully </w:delText>
        </w:r>
      </w:del>
      <w:ins w:id="73" w:author="Sophie Stocker" w:date="2024-06-26T13:01:00Z" w16du:dateUtc="2024-06-26T03:01:00Z">
        <w:r>
          <w:t xml:space="preserve">if </w:t>
        </w:r>
      </w:ins>
      <w:r w:rsidR="00BC6AEE">
        <w:t>confirm</w:t>
      </w:r>
      <w:r w:rsidR="0081108D">
        <w:t xml:space="preserve">ed </w:t>
      </w:r>
      <w:ins w:id="74" w:author="Sophie Stocker" w:date="2024-06-26T13:01:00Z" w16du:dateUtc="2024-06-26T03:01:00Z">
        <w:r w:rsidR="003D28F7">
          <w:t xml:space="preserve">successful </w:t>
        </w:r>
      </w:ins>
      <w:r w:rsidR="00BA3DFC">
        <w:t>in</w:t>
      </w:r>
      <w:r w:rsidR="003F52E2">
        <w:t xml:space="preserve"> </w:t>
      </w:r>
      <w:r w:rsidR="00BA3DFC">
        <w:t xml:space="preserve">a </w:t>
      </w:r>
      <w:r w:rsidR="003F52E2">
        <w:t xml:space="preserve">future </w:t>
      </w:r>
      <w:r w:rsidR="00BA3DFC">
        <w:t>trial</w:t>
      </w:r>
      <w:ins w:id="75" w:author="Sophie Stocker" w:date="2024-06-26T13:01:00Z" w16du:dateUtc="2024-06-26T03:01:00Z">
        <w:r w:rsidR="003D28F7">
          <w:t>, mitigates the need to conduct TDM</w:t>
        </w:r>
      </w:ins>
      <w:r w:rsidR="00A24960" w:rsidRPr="00E03B11">
        <w:t>. 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 </w:instrText>
      </w:r>
      <w:r w:rsidR="00CC691F">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C691F">
        <w:instrText xml:space="preserve"> ADDIN EN.CITE.DATA </w:instrText>
      </w:r>
      <w:r w:rsidR="00CC691F">
        <w:fldChar w:fldCharType="end"/>
      </w:r>
      <w:r w:rsidR="00A24960" w:rsidRPr="00E03B11">
        <w:fldChar w:fldCharType="separate"/>
      </w:r>
      <w:r w:rsidR="00CC691F">
        <w:rPr>
          <w:noProof/>
        </w:rPr>
        <w:t> [38]</w:t>
      </w:r>
      <w:r w:rsidR="00A24960" w:rsidRPr="00E03B11">
        <w:fldChar w:fldCharType="end"/>
      </w:r>
      <w:r w:rsidR="004D7B5E">
        <w:t>.</w:t>
      </w:r>
      <w:r w:rsidR="00A24960" w:rsidRPr="00E03B11">
        <w:t xml:space="preserve"> Therefore, </w:t>
      </w:r>
      <w:r w:rsidR="002F2E73">
        <w:t xml:space="preserve">the implementation </w:t>
      </w:r>
      <w:del w:id="76" w:author="Sophie Stocker" w:date="2024-06-26T13:02:00Z" w16du:dateUtc="2024-06-26T03:02:00Z">
        <w:r w:rsidR="002F2E73" w:rsidDel="00180A9C">
          <w:delText xml:space="preserve">potential </w:delText>
        </w:r>
      </w:del>
      <w:r w:rsidR="002F2E73">
        <w:t>of</w:t>
      </w:r>
      <w:r w:rsidR="002F2E73" w:rsidRPr="00E03B11">
        <w:t xml:space="preserve"> </w:t>
      </w:r>
      <w:r w:rsidR="00C20A52">
        <w:t xml:space="preserve">our </w:t>
      </w:r>
      <w:del w:id="77" w:author="Sophie Stocker" w:date="2024-06-26T13:02:00Z" w16du:dateUtc="2024-06-26T03:02:00Z">
        <w:r w:rsidR="00E77983" w:rsidDel="00180A9C">
          <w:delText>recommendation</w:delText>
        </w:r>
        <w:r w:rsidR="00C73945" w:rsidDel="00180A9C">
          <w:delText xml:space="preserve"> </w:delText>
        </w:r>
      </w:del>
      <w:ins w:id="78" w:author="Sophie Stocker" w:date="2024-06-26T13:02:00Z" w16du:dateUtc="2024-06-26T03:02:00Z">
        <w:r w:rsidR="00180A9C">
          <w:t>recommend</w:t>
        </w:r>
        <w:r w:rsidR="00180A9C">
          <w:t>ed dosing regimen</w:t>
        </w:r>
        <w:r w:rsidR="00180A9C">
          <w:t xml:space="preserve"> </w:t>
        </w:r>
      </w:ins>
      <w:r w:rsidR="00C73945">
        <w:t xml:space="preserve">based on </w:t>
      </w:r>
      <w:r w:rsidR="003F31C2">
        <w:t>total body weight</w:t>
      </w:r>
      <w:r w:rsidR="00C73945">
        <w:t xml:space="preserve"> and CRRT status</w:t>
      </w:r>
      <w:r w:rsidR="00A24960" w:rsidRPr="00E03B11">
        <w:t xml:space="preserve"> </w:t>
      </w:r>
      <w:ins w:id="79" w:author="Sophie Stocker" w:date="2024-06-26T13:02:00Z" w16du:dateUtc="2024-06-26T03:02:00Z">
        <w:r w:rsidR="00B01E37">
          <w:t xml:space="preserve">has the potential to deliver </w:t>
        </w:r>
      </w:ins>
      <w:ins w:id="80" w:author="Sophie Stocker" w:date="2024-06-26T13:03:00Z" w16du:dateUtc="2024-06-26T03:03:00Z">
        <w:r w:rsidR="004A7C92">
          <w:t>personalised dosing of fluconazole</w:t>
        </w:r>
      </w:ins>
      <w:ins w:id="81" w:author="Sophie Stocker" w:date="2024-06-26T13:02:00Z" w16du:dateUtc="2024-06-26T03:02:00Z">
        <w:r w:rsidR="00B01E37">
          <w:t xml:space="preserve"> whilst simul</w:t>
        </w:r>
      </w:ins>
      <w:ins w:id="82" w:author="Sophie Stocker" w:date="2024-06-26T13:03:00Z" w16du:dateUtc="2024-06-26T03:03:00Z">
        <w:r w:rsidR="00B01E37">
          <w:t>taneously simplifying workflow</w:t>
        </w:r>
      </w:ins>
      <w:del w:id="83" w:author="Sophie Stocker" w:date="2024-06-26T13:03:00Z" w16du:dateUtc="2024-06-26T03:03:00Z">
        <w:r w:rsidR="002F2E73" w:rsidDel="00B01E37">
          <w:delText>exceeds that of</w:delText>
        </w:r>
        <w:r w:rsidR="00A24960" w:rsidRPr="00E03B11" w:rsidDel="00B01E37">
          <w:delText xml:space="preserve"> TDM</w:delText>
        </w:r>
        <w:r w:rsidR="0064166E" w:rsidDel="00B01E37">
          <w:delText>.</w:delText>
        </w:r>
      </w:del>
      <w:ins w:id="84" w:author="Sophie Stocker" w:date="2024-06-26T13:03:00Z" w16du:dateUtc="2024-06-26T03:03:00Z">
        <w:r w:rsidR="00B01E37">
          <w:t>.</w:t>
        </w:r>
      </w:ins>
    </w:p>
    <w:p w14:paraId="1D29AC9B" w14:textId="039F4BA9" w:rsidR="00CB50CB" w:rsidRDefault="004A7C92" w:rsidP="0072645E">
      <w:commentRangeStart w:id="85"/>
      <w:ins w:id="86" w:author="Sophie Stocker" w:date="2024-06-26T13:03:00Z" w16du:dateUtc="2024-06-26T03:03:00Z">
        <w:r>
          <w:t xml:space="preserve">However, </w:t>
        </w:r>
      </w:ins>
      <w:del w:id="87" w:author="Sophie Stocker" w:date="2024-06-26T13:03:00Z" w16du:dateUtc="2024-06-26T03:03:00Z">
        <w:r w:rsidR="00984EA0" w:rsidDel="004A7C92">
          <w:delText>W</w:delText>
        </w:r>
      </w:del>
      <w:ins w:id="88" w:author="Sophie Stocker" w:date="2024-06-26T13:03:00Z" w16du:dateUtc="2024-06-26T03:03:00Z">
        <w:r>
          <w:t>w</w:t>
        </w:r>
      </w:ins>
      <w:r w:rsidR="00984EA0">
        <w:t>e</w:t>
      </w:r>
      <w:r w:rsidR="00984EA0" w:rsidRPr="00952395">
        <w:t xml:space="preserve"> do not claim</w:t>
      </w:r>
      <w:r w:rsidR="00984EA0">
        <w:t xml:space="preserve"> </w:t>
      </w:r>
      <w:del w:id="89" w:author="Sophie Stocker" w:date="2024-06-26T13:03:00Z" w16du:dateUtc="2024-06-26T03:03:00Z">
        <w:r w:rsidR="00984EA0" w:rsidDel="004A7C92">
          <w:delText xml:space="preserve">our </w:delText>
        </w:r>
      </w:del>
      <w:ins w:id="90" w:author="Sophie Stocker" w:date="2024-06-26T13:03:00Z" w16du:dateUtc="2024-06-26T03:03:00Z">
        <w:r>
          <w:t>that</w:t>
        </w:r>
        <w:r>
          <w:t xml:space="preserve"> </w:t>
        </w:r>
      </w:ins>
      <w:r w:rsidR="00984EA0">
        <w:t xml:space="preserve">our optimised </w:t>
      </w:r>
      <w:r w:rsidR="00984EA0" w:rsidRPr="00E03B11">
        <w:t>dosing</w:t>
      </w:r>
      <w:r w:rsidR="00984EA0">
        <w:t xml:space="preserve"> regimen </w:t>
      </w:r>
      <w:del w:id="91" w:author="Sophie Stocker" w:date="2024-06-26T13:03:00Z" w16du:dateUtc="2024-06-26T03:03:00Z">
        <w:r w:rsidR="00984EA0" w:rsidDel="004A7C92">
          <w:delText>based on total body weight and CRRT status</w:delText>
        </w:r>
        <w:r w:rsidR="00984EA0" w:rsidRPr="00952395" w:rsidDel="004A7C92">
          <w:delText xml:space="preserve"> </w:delText>
        </w:r>
      </w:del>
      <w:r w:rsidR="00984EA0" w:rsidRPr="00952395">
        <w:t xml:space="preserve">to </w:t>
      </w:r>
      <w:r w:rsidR="00984EA0">
        <w:t>be</w:t>
      </w:r>
      <w:r w:rsidR="00984EA0" w:rsidRPr="00952395">
        <w:t xml:space="preserve"> the sole dosing solution</w:t>
      </w:r>
      <w:r w:rsidR="00BC3285" w:rsidRPr="00952395">
        <w:t>.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 xml:space="preserve">TDM </w:t>
      </w:r>
      <w:r w:rsidR="002F5684">
        <w:t xml:space="preserve">may be </w:t>
      </w:r>
      <w:r w:rsidR="005A006F">
        <w:t>used</w:t>
      </w:r>
      <w:r w:rsidR="007E5073" w:rsidRPr="007E5073">
        <w:t xml:space="preserve">. </w:t>
      </w:r>
      <w:commentRangeEnd w:id="85"/>
      <w:r w:rsidR="00914E50">
        <w:rPr>
          <w:rStyle w:val="CommentReference"/>
        </w:rPr>
        <w:commentReference w:id="85"/>
      </w:r>
      <w:r w:rsidR="007E5073" w:rsidRPr="007E5073">
        <w:t>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r w:rsidR="007370B4">
        <w:t>in</w:t>
      </w:r>
      <w:r w:rsidR="007E5073" w:rsidRPr="007E5073">
        <w:t xml:space="preserve"> measuring</w:t>
      </w:r>
      <w:r w:rsidR="00897078">
        <w:t xml:space="preserve"> 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CC691F">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CC691F">
        <w:rPr>
          <w:noProof/>
        </w:rPr>
        <w:t> [39]</w:t>
      </w:r>
      <w:r w:rsidR="00143934" w:rsidRPr="00E03B11">
        <w:fldChar w:fldCharType="end"/>
      </w:r>
      <w:r w:rsidR="00A14F24">
        <w:t>.</w:t>
      </w:r>
    </w:p>
    <w:p w14:paraId="5429EA5E" w14:textId="511AEA69" w:rsidR="0036411B" w:rsidRDefault="00047E03" w:rsidP="00593CAA">
      <w:r>
        <w:lastRenderedPageBreak/>
        <w:t>The proposed regimen was also demonstrated to be safe (</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r w:rsidR="00B61B75">
        <w:t xml:space="preserve">a </w:t>
      </w:r>
      <w:r w:rsidR="007719B2" w:rsidRPr="007719B2">
        <w:t xml:space="preserve">poor target attainment, </w:t>
      </w:r>
      <w:commentRangeStart w:id="92"/>
      <w:r w:rsidR="00E8374D">
        <w:t>necessitating</w:t>
      </w:r>
      <w:r w:rsidR="00B60D32" w:rsidRPr="007719B2">
        <w:t xml:space="preserve"> </w:t>
      </w:r>
      <w:r w:rsidR="007719B2" w:rsidRPr="007719B2">
        <w:t>a</w:t>
      </w:r>
      <w:r w:rsidR="00750B30">
        <w:t xml:space="preserve"> much</w:t>
      </w:r>
      <w:r w:rsidR="007719B2" w:rsidRPr="007719B2">
        <w:t xml:space="preserve"> higher dose</w:t>
      </w:r>
      <w:commentRangeEnd w:id="92"/>
      <w:r w:rsidR="00034FD9">
        <w:rPr>
          <w:rStyle w:val="CommentReference"/>
        </w:rPr>
        <w:commentReference w:id="92"/>
      </w:r>
      <w:r w:rsidR="007719B2" w:rsidRPr="007719B2">
        <w:t>.</w:t>
      </w:r>
      <w:r w:rsidR="001E18A5">
        <w:t xml:space="preserve"> The same is true for </w:t>
      </w:r>
      <w:proofErr w:type="spellStart"/>
      <w:proofErr w:type="gramStart"/>
      <w:r w:rsidR="001E18A5" w:rsidRPr="00B06240">
        <w:rPr>
          <w:i/>
          <w:iCs/>
        </w:rPr>
        <w:t>C.glabrata</w:t>
      </w:r>
      <w:proofErr w:type="spellEnd"/>
      <w:proofErr w:type="gramEnd"/>
      <w:r w:rsidR="001E18A5">
        <w:t xml:space="preserve"> species with MICs up</w:t>
      </w:r>
      <w:r w:rsidR="00792479">
        <w:t xml:space="preserve"> </w:t>
      </w:r>
      <w:r w:rsidR="001E18A5">
        <w:t>to 16 mg/L.</w:t>
      </w:r>
      <w:r w:rsidR="007719B2" w:rsidRPr="007719B2">
        <w:t xml:space="preserve"> </w:t>
      </w:r>
      <w:r w:rsidR="007F7621">
        <w:t xml:space="preserve">Dose optimisation </w:t>
      </w:r>
      <w:ins w:id="93" w:author="Sophie Stocker" w:date="2024-06-26T13:48:00Z" w16du:dateUtc="2024-06-26T03:48:00Z">
        <w:r w:rsidR="00133E72">
          <w:t xml:space="preserve">of fluconazole </w:t>
        </w:r>
      </w:ins>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734AF0C1" w:rsidR="008E0107" w:rsidRPr="00E03B11" w:rsidRDefault="00CB50CB" w:rsidP="008E0107">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CC691F">
        <w:rPr>
          <w:noProof/>
        </w:rPr>
        <w:t> [40]</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CC691F">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CC691F">
        <w:rPr>
          <w:noProof/>
        </w:rPr>
        <w:t> [40]</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9946B5">
        <w:t xml:space="preserve"> </w:t>
      </w:r>
      <w:r w:rsidR="001077C9">
        <w:t xml:space="preserve">Second, </w:t>
      </w:r>
      <w:r w:rsidRPr="00E03B11">
        <w:t xml:space="preserve">we </w:t>
      </w:r>
      <w:r w:rsidR="00077D91">
        <w:t>could</w:t>
      </w:r>
      <w:r w:rsidRPr="00E03B11">
        <w:t xml:space="preserve"> </w:t>
      </w:r>
      <w:r w:rsidR="00077D91">
        <w:t>not</w:t>
      </w:r>
      <w:r w:rsidR="00077D91"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972F81" w:rsidRPr="00E03B11">
        <w:fldChar w:fldCharType="separate"/>
      </w:r>
      <w:r w:rsidR="00CC691F">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pick up the effect of CRRT types due to the limited </w:t>
      </w:r>
      <w:del w:id="94" w:author="Sophie Stocker" w:date="2024-06-26T13:49:00Z" w16du:dateUtc="2024-06-26T03:49:00Z">
        <w:r w:rsidR="00A538AE" w:rsidDel="00E815C2">
          <w:delText>repsentation</w:delText>
        </w:r>
      </w:del>
      <w:ins w:id="95" w:author="Sophie Stocker" w:date="2024-06-26T13:49:00Z" w16du:dateUtc="2024-06-26T03:49:00Z">
        <w:r w:rsidR="00E815C2">
          <w:t>representation</w:t>
        </w:r>
      </w:ins>
      <w:r w:rsidR="00A538AE">
        <w:t xml:space="preserve">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had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 </w:instrText>
      </w:r>
      <w:r w:rsidR="00CC691F">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C691F">
        <w:instrText xml:space="preserve"> ADDIN EN.CITE.DATA </w:instrText>
      </w:r>
      <w:r w:rsidR="00CC691F">
        <w:fldChar w:fldCharType="end"/>
      </w:r>
      <w:r w:rsidR="007B40FD" w:rsidRPr="00E03B11">
        <w:fldChar w:fldCharType="separate"/>
      </w:r>
      <w:r w:rsidR="00CC691F">
        <w:rPr>
          <w:noProof/>
        </w:rPr>
        <w:t> [41]</w:t>
      </w:r>
      <w:r w:rsidR="007B40FD" w:rsidRPr="00E03B11">
        <w:fldChar w:fldCharType="end"/>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r w:rsidR="007B40FD" w:rsidRPr="00E03B11">
        <w:t xml:space="preserve">completely missing in our </w:t>
      </w:r>
      <w:r w:rsidR="009946B5">
        <w:t>dataset</w:t>
      </w:r>
      <w:r w:rsidRPr="00E03B11">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commentRangeStart w:id="96"/>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 </w:t>
      </w:r>
      <w:commentRangeEnd w:id="96"/>
      <w:r w:rsidR="00475307">
        <w:rPr>
          <w:rStyle w:val="CommentReference"/>
        </w:rPr>
        <w:commentReference w:id="96"/>
      </w:r>
    </w:p>
    <w:p w14:paraId="02C01D1A" w14:textId="248B3C44"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1B62C1E8" w14:textId="77777777" w:rsidR="00CC691F" w:rsidRPr="005947DE" w:rsidRDefault="00221AE5" w:rsidP="00CC691F">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CC691F" w:rsidRPr="005947DE">
        <w:t>[1] Cornely OA, Bassetti M, Calandra T, Garbino J, Kullberg BJ, Lortholary O, et al. ESCMID* guideline for the diagnosis and management of Candida diseases 2012: non-neutropenic adult patients. Clin Microbiol Infect. 2012;18 Suppl 7:19-37. http://doi.org/10.1111/1469-0691.12039.</w:t>
      </w:r>
    </w:p>
    <w:p w14:paraId="6A8C96A6" w14:textId="77777777" w:rsidR="00CC691F" w:rsidRPr="005947DE" w:rsidRDefault="00CC691F">
      <w:pPr>
        <w:pStyle w:val="EndNoteBibliography"/>
        <w:spacing w:after="0"/>
      </w:pPr>
      <w:r w:rsidRPr="005947DE">
        <w:t>[2] Schroeder M, Weber T, Denker T, Winterland S, Wichmann D, Rohde H, et al. Epidemiology, clinical characteristics, and outcome of candidemia in critically ill patients in Germany: a single-center retrospective 10-year analysis. Annals of Intensive Care. 2020;10:142. http://doi.org/10.1186/s13613-020-00755-8.</w:t>
      </w:r>
    </w:p>
    <w:p w14:paraId="343EBAF2" w14:textId="77777777" w:rsidR="00CC691F" w:rsidRPr="005947DE" w:rsidRDefault="00CC691F">
      <w:pPr>
        <w:pStyle w:val="EndNoteBibliography"/>
        <w:spacing w:after="0"/>
      </w:pPr>
      <w:r w:rsidRPr="005947DE">
        <w:t>[3] Bassetti M, Giacobbe DR, Vena A, Trucchi C, Ansaldi F, Antonelli M, et al. Incidence and outcome of invasive candidiasis in intensive care units (ICUs) in Europe: results of the EUCANDICU project. Critical Care. 2019;23:219. http://doi.org/10.1186/s13054-019-2497-3.</w:t>
      </w:r>
    </w:p>
    <w:p w14:paraId="6889553F" w14:textId="77777777" w:rsidR="00CC691F" w:rsidRPr="005947DE" w:rsidRDefault="00CC691F">
      <w:pPr>
        <w:pStyle w:val="EndNoteBibliography"/>
        <w:spacing w:after="0"/>
      </w:pPr>
      <w:r w:rsidRPr="005947DE">
        <w:t>[4] Sbrana F, Sozio E, Bassetti M, Ripoli A, Pieralli F, Azzini AM, et al. Independent risk factors for mortality in critically ill patients with candidemia on Italian Internal Medicine Wards. Internal and Emergency Medicine. 2018;13:199-204. http://doi.org/10.1007/s11739-017-1783-9.</w:t>
      </w:r>
    </w:p>
    <w:p w14:paraId="24EEE371" w14:textId="77777777" w:rsidR="00CC691F" w:rsidRPr="005947DE" w:rsidRDefault="00CC691F">
      <w:pPr>
        <w:pStyle w:val="EndNoteBibliography"/>
        <w:spacing w:after="0"/>
      </w:pPr>
      <w:r w:rsidRPr="005947DE">
        <w:t>[5] Pfizer. Summary of Product Characteristics (SmPC) Diflucan. Summary of Product Characteristics (SmPC) Diflucan. 2012.</w:t>
      </w:r>
    </w:p>
    <w:p w14:paraId="4A9D3824" w14:textId="77777777" w:rsidR="00CC691F" w:rsidRPr="005947DE" w:rsidRDefault="00CC691F">
      <w:pPr>
        <w:pStyle w:val="EndNoteBibliography"/>
        <w:spacing w:after="0"/>
      </w:pPr>
      <w:r w:rsidRPr="005947DE">
        <w:t>[6] Pappas PG, Kauffman CA, Andes DR, Clancy CJ, Marr KA, Ostrosky-Zeichner L, et al. Clinical Practice Guideline for the Management of Candidiasis: 2016 Update by the Infectious Diseases Society of America. Clin Infect Dis. 2016;62:e1-50. http://doi.org/10.1093/cid/civ933.</w:t>
      </w:r>
    </w:p>
    <w:p w14:paraId="2A4ED28B" w14:textId="77777777" w:rsidR="00CC691F" w:rsidRPr="005947DE" w:rsidRDefault="00CC691F">
      <w:pPr>
        <w:pStyle w:val="EndNoteBibliography"/>
        <w:spacing w:after="0"/>
      </w:pPr>
      <w:r w:rsidRPr="005947DE">
        <w:t>[7] Grau S, Pozo JC, Romá E, Salavert M, Barrueta JA, Peral C, et al. Cost-effectiveness of three echinocandins and fluconazole in the treatment of candidemia and/or invasive candidiasis in nonneutropenic adult patients. Clinicoecon Outcomes Res. 2015;7:527-35. http://doi.org/10.2147/ceor.S91587.</w:t>
      </w:r>
    </w:p>
    <w:p w14:paraId="09371989" w14:textId="77777777" w:rsidR="00CC691F" w:rsidRPr="005947DE" w:rsidRDefault="00CC691F">
      <w:pPr>
        <w:pStyle w:val="EndNoteBibliography"/>
        <w:spacing w:after="0"/>
      </w:pPr>
      <w:r w:rsidRPr="005947DE">
        <w:t>[8] European Committee on Antimicrobial Susceptibility Testing. Fluconazole: Rationale for the clinical breakpoints, version 3.0. 2020.</w:t>
      </w:r>
    </w:p>
    <w:p w14:paraId="3426689B" w14:textId="77777777" w:rsidR="00CC691F" w:rsidRPr="005947DE" w:rsidRDefault="00CC691F">
      <w:pPr>
        <w:pStyle w:val="EndNoteBibliography"/>
        <w:spacing w:after="0"/>
      </w:pPr>
      <w:r w:rsidRPr="005947DE">
        <w:t>[9] Jacobson MA, Hanks DK, Ferrell LD. Fatal acute hepatic necrosis due to fluconazole. The American Journal of Medicine. 1994;96:188-90. http://doi.org/https://doi.org/10.1016/0002-9343(94)90141-4.</w:t>
      </w:r>
    </w:p>
    <w:p w14:paraId="3CAEDFC6" w14:textId="77777777" w:rsidR="00CC691F" w:rsidRPr="005947DE" w:rsidRDefault="00CC691F">
      <w:pPr>
        <w:pStyle w:val="EndNoteBibliography"/>
        <w:spacing w:after="0"/>
      </w:pPr>
      <w:r w:rsidRPr="005947DE">
        <w:t>[10] Matsumoto K, Ueno K, Yoshimura H, Morii M, Takada M, Sawai T, et al. Fluconazole-Induced Convulsions at Serum Trough Concentrations of Approximately 80 μg/mL. Therapeutic Drug Monitoring. 2000;22:635-6.</w:t>
      </w:r>
    </w:p>
    <w:p w14:paraId="3D735ACE" w14:textId="77777777" w:rsidR="00CC691F" w:rsidRPr="005947DE" w:rsidRDefault="00CC691F">
      <w:pPr>
        <w:pStyle w:val="EndNoteBibliography"/>
        <w:spacing w:after="0"/>
      </w:pPr>
      <w:r w:rsidRPr="005947DE">
        <w:t>[11] Lewis R, Brüggemann R, Padoin C, Maertens J, Marchetti O, Groll A, et al. Triazole antifungal therapeutic drug monitoring.  Sixth European Conference on Infections in Leukaemia Meeting, Sophia Antipolis, France2015.</w:t>
      </w:r>
    </w:p>
    <w:p w14:paraId="1E4925FC" w14:textId="77777777" w:rsidR="00CC691F" w:rsidRPr="005947DE" w:rsidRDefault="00CC691F">
      <w:pPr>
        <w:pStyle w:val="EndNoteBibliography"/>
        <w:spacing w:after="0"/>
      </w:pPr>
      <w:r w:rsidRPr="005947DE">
        <w:t>[12] Sandaradura I, Marriott DJE, Day RO, Norris RLG, Pang E, Stocker SL, et al. Current fluconazole treatment regimens result in under-dosing of critically ill adults during early therapy. Eur J Clin Microbiol Infect Dis. 2021;40:1521-8. http://doi.org/10.1007/s10096-021-04201-w.</w:t>
      </w:r>
    </w:p>
    <w:p w14:paraId="78E23208" w14:textId="77777777" w:rsidR="00CC691F" w:rsidRPr="005947DE" w:rsidRDefault="00CC691F">
      <w:pPr>
        <w:pStyle w:val="EndNoteBibliography"/>
        <w:spacing w:after="0"/>
      </w:pPr>
      <w:r w:rsidRPr="005947DE">
        <w:t>[13]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http://doi.org/10.1128/aac.01554-20.</w:t>
      </w:r>
    </w:p>
    <w:p w14:paraId="7D73C26E" w14:textId="77777777" w:rsidR="00CC691F" w:rsidRPr="005947DE" w:rsidRDefault="00CC691F">
      <w:pPr>
        <w:pStyle w:val="EndNoteBibliography"/>
        <w:spacing w:after="0"/>
      </w:pPr>
      <w:r w:rsidRPr="005947DE">
        <w:t>[14] Muilwijk EW, de Lange DW, Schouten JA, Wasmann RE, Ter Heine R, Burger DM, et al. Suboptimal Dosing of Fluconazole in Critically Ill Patients: Time To Rethink Dosing. Antimicrob Agents Chemother. 2020;64. http://doi.org/10.1128/aac.00984-20.</w:t>
      </w:r>
    </w:p>
    <w:p w14:paraId="3ADB898F" w14:textId="77777777" w:rsidR="00CC691F" w:rsidRPr="005947DE" w:rsidRDefault="00CC691F">
      <w:pPr>
        <w:pStyle w:val="EndNoteBibliography"/>
        <w:spacing w:after="0"/>
      </w:pPr>
      <w:r w:rsidRPr="005947DE">
        <w:t>[15] Alobaid AS, Wallis SC, Jarrett P, Starr T, Stuart J, Lassig-Smith M, et al. Effect of Obesity on the Population Pharmacokinetics of Fluconazole in Critically Ill Patients. Antimicrob Agents Chemother. 2016;60:6550-7. http://doi.org/10.1128/aac.01088-16.</w:t>
      </w:r>
    </w:p>
    <w:p w14:paraId="24DC8FA8" w14:textId="77777777" w:rsidR="00CC691F" w:rsidRPr="005947DE" w:rsidRDefault="00CC691F">
      <w:pPr>
        <w:pStyle w:val="EndNoteBibliography"/>
        <w:spacing w:after="0"/>
      </w:pPr>
      <w:r w:rsidRPr="005947DE">
        <w:t>[16] Mould DR, Upton RN. Basic concepts in population modeling, simulation, and model-based drug development-part 2: introduction to pharmacokinetic modeling methods. CPT Pharmacometrics Syst Pharmacol. 2013;2:e38. http://doi.org/10.1038/psp.2013.14.</w:t>
      </w:r>
    </w:p>
    <w:p w14:paraId="7B9D01D5" w14:textId="77777777" w:rsidR="00CC691F" w:rsidRPr="005947DE" w:rsidRDefault="00CC691F">
      <w:pPr>
        <w:pStyle w:val="EndNoteBibliography"/>
        <w:spacing w:after="0"/>
      </w:pPr>
      <w:r w:rsidRPr="005947DE">
        <w:lastRenderedPageBreak/>
        <w:t>[17] Jonsson EN, Karlsson MO. Automated covariate model building within NONMEM. Pharm Res. 1998;15:1463-8. http://doi.org/10.1023/a:1011970125687.</w:t>
      </w:r>
    </w:p>
    <w:p w14:paraId="5AAA2146" w14:textId="77777777" w:rsidR="00CC691F" w:rsidRPr="005947DE" w:rsidRDefault="00CC691F">
      <w:pPr>
        <w:pStyle w:val="EndNoteBibliography"/>
        <w:spacing w:after="0"/>
      </w:pPr>
      <w:r w:rsidRPr="005947DE">
        <w:t>[18] Boer P. Estimated lean body mass as an index for normalization of body fluid volumes in humans. Am J Physiol. 1984;247:F632-6. http://doi.org/10.1152/ajprenal.1984.247.4.F632.</w:t>
      </w:r>
    </w:p>
    <w:p w14:paraId="240DA233" w14:textId="77777777" w:rsidR="00CC691F" w:rsidRPr="005947DE" w:rsidRDefault="00CC691F">
      <w:pPr>
        <w:pStyle w:val="EndNoteBibliography"/>
        <w:spacing w:after="0"/>
      </w:pPr>
      <w:r w:rsidRPr="005947DE">
        <w:t>[19] Sharma A, Sahasrabudhe V, Musib L, Zhang S, Younis I, Kanodia J. Time to Rethink the Current Paradigm for Assessing Kidney Function in Drug Development and Beyond. Clin Pharmacol Ther. 2022;112:946-58. http://doi.org/10.1002/cpt.2489.</w:t>
      </w:r>
    </w:p>
    <w:p w14:paraId="284D8A52" w14:textId="77777777" w:rsidR="00CC691F" w:rsidRPr="005947DE" w:rsidRDefault="00CC691F">
      <w:pPr>
        <w:pStyle w:val="EndNoteBibliography"/>
        <w:spacing w:after="0"/>
      </w:pPr>
      <w:r w:rsidRPr="005947DE">
        <w:t>[20] Buuren Sv. Flexible Imputation of Missing Data, Second Edition: Taylor &amp; Francis Group; 2018.</w:t>
      </w:r>
    </w:p>
    <w:p w14:paraId="040053EC" w14:textId="77777777" w:rsidR="00CC691F" w:rsidRPr="005947DE" w:rsidRDefault="00CC691F">
      <w:pPr>
        <w:pStyle w:val="EndNoteBibliography"/>
        <w:spacing w:after="0"/>
      </w:pPr>
      <w:r w:rsidRPr="005947DE">
        <w:t>[21] Hosmer DW, Lemeshow S, May S. Applied Survival Analysis: Regression Modeling of Time-to-Event Data, Second Edition: John Wiley &amp; Sons, Inc.; 2008.</w:t>
      </w:r>
    </w:p>
    <w:p w14:paraId="0413C408" w14:textId="77777777" w:rsidR="00CC691F" w:rsidRPr="005947DE" w:rsidRDefault="00CC691F">
      <w:pPr>
        <w:pStyle w:val="EndNoteBibliography"/>
        <w:spacing w:after="0"/>
      </w:pPr>
      <w:r w:rsidRPr="005947DE">
        <w:t>[22] Committee for Medicinal Products for Human Use (CHMP) EMA. Guideline on the use of pharmacokinetics and pharmacodynamics in the development of antimicrobial medicinal products. United Kingdom: European Medicines Agency; 2016.</w:t>
      </w:r>
    </w:p>
    <w:p w14:paraId="239CEA9B" w14:textId="77777777" w:rsidR="00CC691F" w:rsidRPr="005947DE" w:rsidRDefault="00CC691F">
      <w:pPr>
        <w:pStyle w:val="EndNoteBibliography"/>
        <w:spacing w:after="0"/>
      </w:pPr>
      <w:r w:rsidRPr="005947DE">
        <w:t>[23] Ramachandran KM, Tsokos CP. Chapter 5 - Statistical estimation. In: Ramachandran KM, Tsokos CP, editors. Mathematical Statistics with Applications in R (Third Edition): Academic Press; 2021. p. 179-251.</w:t>
      </w:r>
    </w:p>
    <w:p w14:paraId="3352CD0F" w14:textId="77777777" w:rsidR="00CC691F" w:rsidRPr="005947DE" w:rsidRDefault="00CC691F">
      <w:pPr>
        <w:pStyle w:val="EndNoteBibliography"/>
        <w:spacing w:after="0"/>
      </w:pPr>
      <w:r w:rsidRPr="005947DE">
        <w:t>[24] Wickham H, Grolemund G. R for Data Science2017. https://r4ds.had.co.nz/.</w:t>
      </w:r>
    </w:p>
    <w:p w14:paraId="7B052A5E" w14:textId="77777777" w:rsidR="00CC691F" w:rsidRPr="005947DE" w:rsidRDefault="00CC691F">
      <w:pPr>
        <w:pStyle w:val="EndNoteBibliography"/>
        <w:spacing w:after="0"/>
      </w:pPr>
      <w:r w:rsidRPr="005947DE">
        <w:t>[25] Keizer RJ, Karlsson MO, Hooker A. Modeling and Simulation Workbench for NONMEM: Tutorial on Pirana, PsN, and Xpose. CPT Pharmacometrics Syst Pharmacol. 2013;2:e50. http://doi.org/10.1038/psp.2013.24.</w:t>
      </w:r>
    </w:p>
    <w:p w14:paraId="349CF54F" w14:textId="77777777" w:rsidR="00CC691F" w:rsidRPr="005947DE" w:rsidRDefault="00CC691F">
      <w:pPr>
        <w:pStyle w:val="EndNoteBibliography"/>
        <w:spacing w:after="0"/>
      </w:pPr>
      <w:r w:rsidRPr="005947DE">
        <w:t>[26] Bergner R, Hoffmann M, Riedel KD, Mikus G, Henrich DM, Haefeli WE, et al. Fluconazole dosing in continuous veno-venous haemofiltration (CVVHF): need for a high daily dose of 800 mg. Nephrol Dial Transplant. 2006;21:1019-23. http://doi.org/10.1093/ndt/gfi284.</w:t>
      </w:r>
    </w:p>
    <w:p w14:paraId="7A941EB8" w14:textId="77777777" w:rsidR="00CC691F" w:rsidRPr="005947DE" w:rsidRDefault="00CC691F">
      <w:pPr>
        <w:pStyle w:val="EndNoteBibliography"/>
        <w:spacing w:after="0"/>
      </w:pPr>
      <w:r w:rsidRPr="005947DE">
        <w:t>[27] Buijk SL, Gyssens IC, Mouton JW, Verbrugh HA, Touw DJ, Bruining HA. Pharmacokinetics of sequential intravenous and enteral fluconazole in critically ill surgical patients with invasive mycoses and compromised gastro-intestinal function. Intensive Care Med. 2001;27:115-21. http://doi.org/10.1007/s001340000771.</w:t>
      </w:r>
    </w:p>
    <w:p w14:paraId="2911700C" w14:textId="77777777" w:rsidR="00CC691F" w:rsidRPr="005947DE" w:rsidRDefault="00CC691F">
      <w:pPr>
        <w:pStyle w:val="EndNoteBibliography"/>
        <w:spacing w:after="0"/>
      </w:pPr>
      <w:r w:rsidRPr="005947DE">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6687E7D3" w14:textId="77777777" w:rsidR="00CC691F" w:rsidRPr="005947DE" w:rsidRDefault="00CC691F">
      <w:pPr>
        <w:pStyle w:val="EndNoteBibliography"/>
        <w:spacing w:after="0"/>
      </w:pPr>
      <w:r w:rsidRPr="005947DE">
        <w:t>[29] Van Daele R, Wauters J, Lagrou K, Denooz R, Hayette MP, Gijsen M, et al. Pharmacokinetic Variability and Target Attainment of Fluconazole in Critically Ill Patients. Microorganisms. 2021;9. http://doi.org/10.3390/microorganisms9102068.</w:t>
      </w:r>
    </w:p>
    <w:p w14:paraId="3989D15F" w14:textId="77777777" w:rsidR="00CC691F" w:rsidRPr="005947DE" w:rsidRDefault="00CC691F">
      <w:pPr>
        <w:pStyle w:val="EndNoteBibliography"/>
        <w:spacing w:after="0"/>
      </w:pPr>
      <w:r w:rsidRPr="005947DE">
        <w:t>[30] Azar M, Benedetti A, Riehm KE, Imran M, Krishnan A, Chiovitti M, et al. Individual participant data meta-analyses (IPDMA): data contribution was associated with trial corresponding author country, publication year, and journal impact factor. Journal of Clinical Epidemiology. 2020;124:16-23. http://doi.org/10.1016/j.jclinepi.2020.03.026.</w:t>
      </w:r>
    </w:p>
    <w:p w14:paraId="3EC75E5E" w14:textId="77777777" w:rsidR="00CC691F" w:rsidRPr="005947DE" w:rsidRDefault="00CC691F">
      <w:pPr>
        <w:pStyle w:val="EndNoteBibliography"/>
        <w:spacing w:after="0"/>
      </w:pPr>
      <w:r w:rsidRPr="005947DE">
        <w:t>[31] Tierney JF, Vale C, Riley R, Smith CT, Stewart L, Clarke M, et al. Individual Participant Data (IPD) Meta-analyses of Randomised Controlled Trials: Guidance on Their Use. PLoS Med. 2015;12:e1001855. http://doi.org/10.1371/journal.pmed.1001855.</w:t>
      </w:r>
    </w:p>
    <w:p w14:paraId="1AF80120" w14:textId="77777777" w:rsidR="00CC691F" w:rsidRPr="005947DE" w:rsidRDefault="00CC691F">
      <w:pPr>
        <w:pStyle w:val="EndNoteBibliography"/>
        <w:spacing w:after="0"/>
      </w:pPr>
      <w:r w:rsidRPr="005947DE">
        <w:t>[32]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http://doi.org/10.1128/aac.00424-11.</w:t>
      </w:r>
    </w:p>
    <w:p w14:paraId="7D738C45" w14:textId="77777777" w:rsidR="00CC691F" w:rsidRPr="005947DE" w:rsidRDefault="00CC691F">
      <w:pPr>
        <w:pStyle w:val="EndNoteBibliography"/>
        <w:spacing w:after="0"/>
      </w:pPr>
      <w:r w:rsidRPr="005947DE">
        <w:t>[33] Aoyama T, Hirata K, Hirata R, Yamazaki H, Yamamoto Y, Hayashi H, et al. Population pharmacokinetics of fluconazole after administration of fosfluconazole and fluconazole in critically ill patients. J Clin Pharm Ther. 2012;37:356-63. http://doi.org/10.1111/j.1365-2710.2011.01297.x.</w:t>
      </w:r>
    </w:p>
    <w:p w14:paraId="15C77CB3" w14:textId="77777777" w:rsidR="00CC691F" w:rsidRPr="005947DE" w:rsidRDefault="00CC691F">
      <w:pPr>
        <w:pStyle w:val="EndNoteBibliography"/>
        <w:spacing w:after="0"/>
      </w:pPr>
      <w:r w:rsidRPr="005947DE">
        <w:t>[34] Chen L, van Rhee KP, Wasmann RE, Krekels EHJ, Wiezer MJ, van Dongen EPA, et al. Total bodyweight and sex both drive pharmacokinetic variability of fluconazole in obese adults. J Antimicrob Chemother. 2022;77:2217-26. http://doi.org/10.1093/jac/dkac160.</w:t>
      </w:r>
    </w:p>
    <w:p w14:paraId="3966FDBA" w14:textId="77777777" w:rsidR="00CC691F" w:rsidRPr="005947DE" w:rsidRDefault="00CC691F">
      <w:pPr>
        <w:pStyle w:val="EndNoteBibliography"/>
        <w:spacing w:after="0"/>
      </w:pPr>
      <w:r w:rsidRPr="005947DE">
        <w:lastRenderedPageBreak/>
        <w:t>[35] Huang C-Y, Güiza F, De Vlieger G, Meyfroidt G. Daily fluctuations in kidney function in critically ill adults. Critical Care. 2022;26:347. http://doi.org/10.1186/s13054-022-04226-3.</w:t>
      </w:r>
    </w:p>
    <w:p w14:paraId="27FF0161" w14:textId="77777777" w:rsidR="00CC691F" w:rsidRPr="005947DE" w:rsidRDefault="00CC691F">
      <w:pPr>
        <w:pStyle w:val="EndNoteBibliography"/>
        <w:spacing w:after="0"/>
      </w:pPr>
      <w:r w:rsidRPr="005947DE">
        <w:t>[36] Johansson Å M, Karlsson MO. Comparison of methods for handling missing covariate data. Aaps j. 2013;15:1232-41. http://doi.org/10.1208/s12248-013-9526-y.</w:t>
      </w:r>
    </w:p>
    <w:p w14:paraId="67061AE7" w14:textId="77777777" w:rsidR="00CC691F" w:rsidRPr="005947DE" w:rsidRDefault="00CC691F">
      <w:pPr>
        <w:pStyle w:val="EndNoteBibliography"/>
        <w:spacing w:after="0"/>
      </w:pPr>
      <w:r w:rsidRPr="005947DE">
        <w:t>[37] Heymans MW, Twisk JWR. Handling missing data in clinical research. Journal of Clinical Epidemiology. 2022;151:185-8. http://doi.org/https://doi.org/10.1016/j.jclinepi.2022.08.016.</w:t>
      </w:r>
    </w:p>
    <w:p w14:paraId="1F84185E" w14:textId="77777777" w:rsidR="00CC691F" w:rsidRPr="005947DE" w:rsidRDefault="00CC691F">
      <w:pPr>
        <w:pStyle w:val="EndNoteBibliography"/>
        <w:spacing w:after="0"/>
      </w:pPr>
      <w:r w:rsidRPr="005947DE">
        <w:t>[38] Sandaradura I, Wojciechowski J, Marriott DJE, Day RO, Stocker S, Reuter SE. Model-Optimized Fluconazole Dose Selection for Critically Ill Patients Improves Early Pharmacodynamic Target Attainment without the Need for Therapeutic Drug Monitoring. Antimicrob Agents Chemother. 2021;65. http://doi.org/10.1128/aac.02019-20.</w:t>
      </w:r>
    </w:p>
    <w:p w14:paraId="65F3461B" w14:textId="77777777" w:rsidR="00CC691F" w:rsidRPr="005947DE" w:rsidRDefault="00CC691F">
      <w:pPr>
        <w:pStyle w:val="EndNoteBibliography"/>
        <w:spacing w:after="0"/>
      </w:pPr>
      <w:r w:rsidRPr="005947DE">
        <w:t>[39] Darnis S, Fareau N, Corallo CE, Poole S, Dooley MJ, Cheng AC. Estimation of body weight in hospitalized patients. QJM: An International Journal of Medicine. 2012;105:769-74. http://doi.org/10.1093/qjmed/hcs060.</w:t>
      </w:r>
    </w:p>
    <w:p w14:paraId="6FC2903A" w14:textId="77777777" w:rsidR="00CC691F" w:rsidRPr="005947DE" w:rsidRDefault="00CC691F">
      <w:pPr>
        <w:pStyle w:val="EndNoteBibliography"/>
        <w:spacing w:after="0"/>
      </w:pPr>
      <w:r w:rsidRPr="005947DE">
        <w:t>[40] van Wijk RC, Imperial MZ, Savic RM, Solans BP. Pharmacokinetic analysis across studies to drive knowledge-integration: A tutorial on individual patient data meta-analysis (IPDMA). CPT Pharmacometrics Syst Pharmacol. 2023;12:1187-200. http://doi.org/10.1002/psp4.13002.</w:t>
      </w:r>
    </w:p>
    <w:p w14:paraId="59A21DC8" w14:textId="77777777" w:rsidR="00CC691F" w:rsidRPr="005947DE" w:rsidRDefault="00CC691F" w:rsidP="005947DE">
      <w:pPr>
        <w:pStyle w:val="EndNoteBibliography"/>
      </w:pPr>
      <w:r w:rsidRPr="005947DE">
        <w:t>[41] Li L, Li X, Xia Y, Chu Y, Zhong H, Li J, et al. Recommendation of Antimicrobial Dosing Optimization During Continuous Renal Replacement Therapy. Front Pharmacol. 2020;11:786. http://doi.org/10.3389/fphar.2020.00786.</w:t>
      </w:r>
    </w:p>
    <w:p w14:paraId="218B9AF3" w14:textId="6A97EDFE" w:rsidR="00A55057" w:rsidRPr="00845D5D" w:rsidRDefault="00D82FC6" w:rsidP="00221AE5">
      <w:r>
        <w:fldChar w:fldCharType="begin"/>
      </w:r>
      <w:ins w:id="97" w:author="Sophie Stocker" w:date="2024-06-21T09:42:00Z">
        <w:r>
          <w:instrText>HYPERLINK "C:\\Users\\ssto7956\\AppData\\Local\\Microsoft\\Windows\\INetCache\\Content.Outlook\\62EG1FG4\\year analysis. Annals of Intensive Care"</w:instrText>
        </w:r>
      </w:ins>
      <w:del w:id="98" w:author="Sophie Stocker" w:date="2024-06-21T09:42:00Z">
        <w:r w:rsidDel="00D82FC6">
          <w:delInstrText>HYPERLINK "year%20analysis.%20Annals%20of%20Intensive%20Care.%20"</w:delInstrText>
        </w:r>
      </w:del>
      <w:r>
        <w:fldChar w:fldCharType="separate"/>
      </w:r>
      <w:r w:rsidR="00CC691F" w:rsidRPr="00CC691F">
        <w:rPr>
          <w:rStyle w:val="Hyperlink"/>
        </w:rPr>
        <w:t xml:space="preserve">year analysis. Annals of Intensive Care. </w:t>
      </w:r>
      <w:r>
        <w:rPr>
          <w:rStyle w:val="Hyperlink"/>
        </w:rPr>
        <w:fldChar w:fldCharType="end"/>
      </w:r>
      <w:r>
        <w:fldChar w:fldCharType="begin"/>
      </w:r>
      <w:ins w:id="99" w:author="Sophie Stocker" w:date="2024-06-21T09:42:00Z">
        <w:r>
          <w:instrText>HYPERLINK "C:\\Users\\ssto7956\\AppData\\Local\\Microsoft\\Windows\\INetCache\\Content.Outlook\\62EG1FG4\\diasis in intensive care units (ICUs) in"</w:instrText>
        </w:r>
      </w:ins>
      <w:del w:id="100" w:author="Sophie Stocker" w:date="2024-06-21T09:42:00Z">
        <w:r w:rsidDel="00D82FC6">
          <w:delInstrText>HYPERLINK "diasis%20in%20intensive%20care%20units%20(ICUs)%20in"</w:delInstrText>
        </w:r>
      </w:del>
      <w:r>
        <w:fldChar w:fldCharType="separate"/>
      </w:r>
      <w:r w:rsidR="00CC691F" w:rsidRPr="00CC691F">
        <w:rPr>
          <w:rStyle w:val="Hyperlink"/>
        </w:rPr>
        <w:t>diasis in intensive care units (ICUs) in</w:t>
      </w:r>
      <w:r>
        <w:rPr>
          <w:rStyle w:val="Hyperlink"/>
        </w:rPr>
        <w:fldChar w:fldCharType="end"/>
      </w:r>
      <w:r>
        <w:fldChar w:fldCharType="begin"/>
      </w:r>
      <w:ins w:id="101" w:author="Sophie Stocker" w:date="2024-06-21T09:42:00Z">
        <w:r>
          <w:instrText>HYPERLINK "C:\\Users\\ssto7956\\AppData\\Local\\Microsoft\\Windows\\INetCache\\Content.Outlook\\62EG1FG4\\ndependent risk factors for mortality in"</w:instrText>
        </w:r>
      </w:ins>
      <w:del w:id="102" w:author="Sophie Stocker" w:date="2024-06-21T09:42:00Z">
        <w:r w:rsidDel="00D82FC6">
          <w:delInstrText>HYPERLINK "ndependent%20risk%20factors%20for%20mortality%20in"</w:delInstrText>
        </w:r>
      </w:del>
      <w:r>
        <w:fldChar w:fldCharType="separate"/>
      </w:r>
      <w:r w:rsidR="00CC691F" w:rsidRPr="00CC691F">
        <w:rPr>
          <w:rStyle w:val="Hyperlink"/>
        </w:rPr>
        <w:t>ndependent risk factors for mortality in</w:t>
      </w:r>
      <w:r>
        <w:rPr>
          <w:rStyle w:val="Hyperlink"/>
        </w:rPr>
        <w:fldChar w:fldCharType="end"/>
      </w:r>
      <w:r>
        <w:fldChar w:fldCharType="begin"/>
      </w:r>
      <w:ins w:id="103" w:author="Sophie Stocker" w:date="2024-06-21T09:42:00Z">
        <w:r>
          <w:instrText>HYPERLINK "C:\\Users\\ssto7956\\AppData\\Local\\Microsoft\\Windows\\INetCache\\Content.Outlook\\62EG1FG4\\uffman CA, Andes DR, Clancy CJ, M"</w:instrText>
        </w:r>
      </w:ins>
      <w:del w:id="104" w:author="Sophie Stocker" w:date="2024-06-21T09:42:00Z">
        <w:r w:rsidDel="00D82FC6">
          <w:delInstrText>HYPERLINK "uffman%20CA,%20Andes%20DR,%20Clancy%20CJ,%20M"</w:delInstrText>
        </w:r>
      </w:del>
      <w:r>
        <w:fldChar w:fldCharType="separate"/>
      </w:r>
      <w:r w:rsidR="00CC691F" w:rsidRPr="00CC691F">
        <w:rPr>
          <w:rStyle w:val="Hyperlink"/>
        </w:rPr>
        <w:t>uffman CA, Andes DR, Clancy CJ, M</w:t>
      </w:r>
      <w:r>
        <w:rPr>
          <w:rStyle w:val="Hyperlink"/>
        </w:rPr>
        <w:fldChar w:fldCharType="end"/>
      </w:r>
      <w:r>
        <w:fldChar w:fldCharType="begin"/>
      </w:r>
      <w:ins w:id="105" w:author="Sophie Stocker" w:date="2024-06-21T09:42:00Z">
        <w:r>
          <w:instrText>HYPERLINK "C:\\civ933.</w:instrText>
        </w:r>
        <w:r>
          <w:cr/>
          <w:instrText>[7] Grau S, Pozo JC, Rom"</w:instrText>
        </w:r>
      </w:ins>
      <w:del w:id="106" w:author="Sophie Stocker" w:date="2024-06-21T09:42:00Z">
        <w:r w:rsidDel="00D82FC6">
          <w:delInstrText>HYPERLINK "/civ933.%0d%5b7%5d%20Grau%20S,%20Pozo%20JC,%20Rom"</w:delInstrText>
        </w:r>
      </w:del>
      <w:r>
        <w:fldChar w:fldCharType="separate"/>
      </w:r>
      <w:r w:rsidR="00CC691F" w:rsidRPr="00CC691F">
        <w:rPr>
          <w:rStyle w:val="Hyperlink"/>
        </w:rPr>
        <w:t>/civ933.[7] Grau S, Pozo JC, Rom</w:t>
      </w:r>
      <w:r>
        <w:rPr>
          <w:rStyle w:val="Hyperlink"/>
        </w:rPr>
        <w:fldChar w:fldCharType="end"/>
      </w:r>
      <w:r>
        <w:fldChar w:fldCharType="begin"/>
      </w:r>
      <w:ins w:id="107" w:author="Sophie Stocker" w:date="2024-06-21T09:42:00Z">
        <w:r>
          <w:instrText>HYPERLINK "C:\\Users\\ssto7956\\AppData\\Local\\Microsoft\\Windows\\INetCache\\Content.Outlook\\62EG1FG4\\r.S91587\"http:\\doi.org\\10.2147\\ceor.S91587.</w:instrText>
        </w:r>
        <w:r>
          <w:cr/>
          <w:instrText>[8] Europea"</w:instrText>
        </w:r>
      </w:ins>
      <w:del w:id="108" w:author="Sophie Stocker" w:date="2024-06-21T09:42:00Z">
        <w:r w:rsidDel="00D82FC6">
          <w:delInstrText>HYPERLINK "r.S91587%22http://doi.org/10.2147/ceor.S91587.%0d%5b8%5d%20Europea"</w:delInstrText>
        </w:r>
      </w:del>
      <w:r>
        <w:fldChar w:fldCharType="separate"/>
      </w:r>
      <w:r w:rsidR="00CC691F" w:rsidRPr="00CC691F">
        <w:rPr>
          <w:rStyle w:val="Hyperlink"/>
        </w:rPr>
        <w:t>r.S91587"http://doi.org/10.2147/ceor.S91587.[8] Europea</w:t>
      </w:r>
      <w:r>
        <w:rPr>
          <w:rStyle w:val="Hyperlink"/>
        </w:rPr>
        <w:fldChar w:fldCharType="end"/>
      </w:r>
      <w:r>
        <w:fldChar w:fldCharType="begin"/>
      </w:r>
      <w:ins w:id="109" w:author="Sophie Stocker" w:date="2024-06-21T09:42:00Z">
        <w:r>
          <w:instrText>HYPERLINK "C:\\Users\\ssto7956\\AppData\\Local\\Microsoft\\Windows\\INetCache\\Content.Outlook\\62EG1FG4\\Groll A, et al. Triazole antifungal thera"</w:instrText>
        </w:r>
      </w:ins>
      <w:del w:id="110" w:author="Sophie Stocker" w:date="2024-06-21T09:42:00Z">
        <w:r w:rsidDel="00D82FC6">
          <w:delInstrText>HYPERLINK "Groll%20A,%20et%20al.%20Triazole%20antifungal%20thera"</w:delInstrText>
        </w:r>
      </w:del>
      <w:r>
        <w:fldChar w:fldCharType="separate"/>
      </w:r>
      <w:r w:rsidR="00CC691F" w:rsidRPr="00CC691F">
        <w:rPr>
          <w:rStyle w:val="Hyperlink"/>
        </w:rPr>
        <w:t>Groll A, et al. Triazole antifungal thera</w:t>
      </w:r>
      <w:r>
        <w:rPr>
          <w:rStyle w:val="Hyperlink"/>
        </w:rPr>
        <w:fldChar w:fldCharType="end"/>
      </w:r>
      <w:r>
        <w:fldChar w:fldCharType="begin"/>
      </w:r>
      <w:ins w:id="111" w:author="Sophie Stocker" w:date="2024-06-21T09:42:00Z">
        <w:r>
          <w:instrText>HYPERLINK "C:\\Users\\ssto7956\\AppData\\Local\\Microsoft\\Windows\\INetCache\\Content.Outlook\\62EG1FG4\\py. Eur J Clin Microbiol Infect Dis"</w:instrText>
        </w:r>
      </w:ins>
      <w:del w:id="112" w:author="Sophie Stocker" w:date="2024-06-21T09:42:00Z">
        <w:r w:rsidDel="00D82FC6">
          <w:delInstrText>HYPERLINK "py.%20Eur%20J%20Clin%20Microbiol%20Infect%20Dis"</w:delInstrText>
        </w:r>
      </w:del>
      <w:r>
        <w:fldChar w:fldCharType="separate"/>
      </w:r>
      <w:r w:rsidR="00CC691F" w:rsidRPr="00CC691F">
        <w:rPr>
          <w:rStyle w:val="Hyperlink"/>
        </w:rPr>
        <w:t>py. Eur J Clin Microbiol Infect Dis</w:t>
      </w:r>
      <w:r>
        <w:rPr>
          <w:rStyle w:val="Hyperlink"/>
        </w:rPr>
        <w:fldChar w:fldCharType="end"/>
      </w:r>
      <w:r>
        <w:fldChar w:fldCharType="begin"/>
      </w:r>
      <w:ins w:id="113" w:author="Sophie Stocker" w:date="2024-06-21T09:42:00Z">
        <w:r>
          <w:instrText>HYPERLINK "C:\\Users\\ssto7956\\AppData\\Local\\Microsoft\\Windows\\INetCache\\Content.Outlook\\62EG1FG4\\al. Optimization of Fluconazole Dos"</w:instrText>
        </w:r>
      </w:ins>
      <w:del w:id="114" w:author="Sophie Stocker" w:date="2024-06-21T09:42:00Z">
        <w:r w:rsidDel="00D82FC6">
          <w:delInstrText>HYPERLINK "al.%20Optimization%20of%20Fluconazole%20Dos"</w:delInstrText>
        </w:r>
      </w:del>
      <w:r>
        <w:fldChar w:fldCharType="separate"/>
      </w:r>
      <w:r w:rsidR="00CC691F" w:rsidRPr="00CC691F">
        <w:rPr>
          <w:rStyle w:val="Hyperlink"/>
        </w:rPr>
        <w:t>al. Optimization of Fluconazole Dos</w:t>
      </w:r>
      <w:r>
        <w:rPr>
          <w:rStyle w:val="Hyperlink"/>
        </w:rPr>
        <w:fldChar w:fldCharType="end"/>
      </w:r>
      <w:hyperlink r:id="rId14" w:history="1">
        <w:r w:rsidR="00CC691F" w:rsidRPr="00CC691F">
          <w:rPr>
            <w:rStyle w:val="Hyperlink"/>
          </w:rPr>
          <w:t>tp://doi.org/10.1128/aac.01554-20.</w:t>
        </w:r>
      </w:hyperlink>
      <w:r>
        <w:fldChar w:fldCharType="begin"/>
      </w:r>
      <w:ins w:id="115" w:author="Sophie Stocker" w:date="2024-06-21T09:42:00Z">
        <w:r>
          <w:instrText>HYPERLINK "C:\\Users\\ssto7956\\AppData\\Local\\Microsoft\\Windows\\INetCache\\Content.Outlook\\62EG1FG4\\Fluconazole in Critically Ill Patients"</w:instrText>
        </w:r>
      </w:ins>
      <w:del w:id="116" w:author="Sophie Stocker" w:date="2024-06-21T09:42:00Z">
        <w:r w:rsidDel="00D82FC6">
          <w:delInstrText>HYPERLINK "Fluconazole%20in%20Critically%20Ill%20Patients"</w:delInstrText>
        </w:r>
      </w:del>
      <w:r>
        <w:fldChar w:fldCharType="separate"/>
      </w:r>
      <w:r w:rsidR="00CC691F" w:rsidRPr="00CC691F">
        <w:rPr>
          <w:rStyle w:val="Hyperlink"/>
        </w:rPr>
        <w:t>Fluconazole in Critically Ill Patients</w:t>
      </w:r>
      <w:r>
        <w:rPr>
          <w:rStyle w:val="Hyperlink"/>
        </w:rPr>
        <w:fldChar w:fldCharType="end"/>
      </w:r>
      <w:r>
        <w:fldChar w:fldCharType="begin"/>
      </w:r>
      <w:ins w:id="117" w:author="Sophie Stocker" w:date="2024-06-21T09:42:00Z">
        <w:r>
          <w:instrText>HYPERLINK "C:\\Users\\ssto7956\\AppData\\Local\\Microsoft\\Windows\\INetCache\\Content.Outlook\\62EG1FG4\\28\\aac.00984-20.</w:instrText>
        </w:r>
        <w:r>
          <w:cr/>
          <w:instrText>[15] Alobaid AS, Wallis SC, J"</w:instrText>
        </w:r>
      </w:ins>
      <w:del w:id="118" w:author="Sophie Stocker" w:date="2024-06-21T09:42:00Z">
        <w:r w:rsidDel="00D82FC6">
          <w:delInstrText>HYPERLINK "28/aac.00984-20.%0d%5b15%5d%20Alobaid%20AS,%20Wallis%20SC,%20J"</w:delInstrText>
        </w:r>
      </w:del>
      <w:r>
        <w:fldChar w:fldCharType="separate"/>
      </w:r>
      <w:r w:rsidR="00CC691F" w:rsidRPr="00CC691F">
        <w:rPr>
          <w:rStyle w:val="Hyperlink"/>
        </w:rPr>
        <w:t>28/aac.00984-20.[15] Alobaid AS, Wallis SC, J</w:t>
      </w:r>
      <w:r>
        <w:rPr>
          <w:rStyle w:val="Hyperlink"/>
        </w:rPr>
        <w:fldChar w:fldCharType="end"/>
      </w:r>
      <w:hyperlink r:id="rId15" w:history="1">
        <w:r w:rsidR="00CC691F" w:rsidRPr="00CC691F">
          <w:rPr>
            <w:rStyle w:val="Hyperlink"/>
          </w:rPr>
          <w:t>://doi.org/10.1128/aac.01088-16</w:t>
        </w:r>
      </w:hyperlink>
      <w:r>
        <w:fldChar w:fldCharType="begin"/>
      </w:r>
      <w:ins w:id="119" w:author="Sophie Stocker" w:date="2024-06-21T09:42:00Z">
        <w:r>
          <w:instrText>HYPERLINK "C:\\Users\\ssto7956\\AppData\\Local\\Microsoft\\Windows\\INetCache\\Content.Outlook\\62EG1FG4\\0.1023\\a:1011970125687.</w:instrText>
        </w:r>
        <w:r>
          <w:cr/>
          <w:instrText>[17] Boer"</w:instrText>
        </w:r>
      </w:ins>
      <w:del w:id="120" w:author="Sophie Stocker" w:date="2024-06-21T09:42:00Z">
        <w:r w:rsidDel="00D82FC6">
          <w:delInstrText>HYPERLINK "0.1023/a:1011970125687.%0d%5b17%5d%20Boer"</w:delInstrText>
        </w:r>
      </w:del>
      <w:r>
        <w:fldChar w:fldCharType="separate"/>
      </w:r>
      <w:r w:rsidR="00CC691F" w:rsidRPr="00CC691F">
        <w:rPr>
          <w:rStyle w:val="Hyperlink"/>
        </w:rPr>
        <w:t>0.1023/a:1011970125687.[17] Boer</w:t>
      </w:r>
      <w:r>
        <w:rPr>
          <w:rStyle w:val="Hyperlink"/>
        </w:rPr>
        <w:fldChar w:fldCharType="end"/>
      </w:r>
      <w:r>
        <w:fldChar w:fldCharType="begin"/>
      </w:r>
      <w:ins w:id="121" w:author="Sophie Stocker" w:date="2024-06-21T09:42:00Z">
        <w:r>
          <w:instrText>HYPERLINK "C:\\Users\\ssto7956\\AppData\\Local\\Microsoft\\Windows\\INetCache\\Content.Outlook\\62EG1FG4\\NK \"http:\\doi.org\\10.1"</w:instrText>
        </w:r>
      </w:ins>
      <w:del w:id="122" w:author="Sophie Stocker" w:date="2024-06-21T09:42:00Z">
        <w:r w:rsidDel="00D82FC6">
          <w:delInstrText>HYPERLINK "NK%20%22http://doi.org/10.1"</w:delInstrText>
        </w:r>
      </w:del>
      <w:r>
        <w:fldChar w:fldCharType="separate"/>
      </w:r>
      <w:r w:rsidR="00CC691F" w:rsidRPr="00CC691F">
        <w:rPr>
          <w:rStyle w:val="Hyperlink"/>
        </w:rPr>
        <w:t>NK "http://doi.org/10.1</w:t>
      </w:r>
      <w:r>
        <w:rPr>
          <w:rStyle w:val="Hyperlink"/>
        </w:rPr>
        <w:fldChar w:fldCharType="end"/>
      </w:r>
      <w:r>
        <w:fldChar w:fldCharType="begin"/>
      </w:r>
      <w:ins w:id="123" w:author="Sophie Stocker" w:date="2024-06-21T09:42:00Z">
        <w:r>
          <w:instrText>HYPERLINK "C:\\Users\\ssto7956\\AppData\\Local\\Microsoft\\Windows\\INetCache\\Content.Outlook\\62EG1FG4\\emeshow S, May S. Applied Survival"</w:instrText>
        </w:r>
      </w:ins>
      <w:del w:id="124" w:author="Sophie Stocker" w:date="2024-06-21T09:42:00Z">
        <w:r w:rsidDel="00D82FC6">
          <w:delInstrText>HYPERLINK "emeshow%20S,%20May%20S.%20Applied%20Survival"</w:delInstrText>
        </w:r>
      </w:del>
      <w:r>
        <w:fldChar w:fldCharType="separate"/>
      </w:r>
      <w:r w:rsidR="00CC691F" w:rsidRPr="00CC691F">
        <w:rPr>
          <w:rStyle w:val="Hyperlink"/>
        </w:rPr>
        <w:t>emeshow S, May S. Applied Survival</w:t>
      </w:r>
      <w:r>
        <w:rPr>
          <w:rStyle w:val="Hyperlink"/>
        </w:rPr>
        <w:fldChar w:fldCharType="end"/>
      </w:r>
      <w:r>
        <w:fldChar w:fldCharType="begin"/>
      </w:r>
      <w:ins w:id="125" w:author="Sophie Stocker" w:date="2024-06-21T09:42:00Z">
        <w:r>
          <w:instrText>HYPERLINK "C:\\Users\\ssto7956\\AppData\\Local\\Microsoft\\Windows\\INetCache\\Content.Outlook\\62EG1FG4\\he development of antimicrobial m"</w:instrText>
        </w:r>
      </w:ins>
      <w:del w:id="126" w:author="Sophie Stocker" w:date="2024-06-21T09:42:00Z">
        <w:r w:rsidDel="00D82FC6">
          <w:delInstrText>HYPERLINK "he%20development%20of%20antimicrobial%20m"</w:delInstrText>
        </w:r>
      </w:del>
      <w:r>
        <w:fldChar w:fldCharType="separate"/>
      </w:r>
      <w:r w:rsidR="00CC691F" w:rsidRPr="00CC691F">
        <w:rPr>
          <w:rStyle w:val="Hyperlink"/>
        </w:rPr>
        <w:t>he development of antimicrobial m</w:t>
      </w:r>
      <w:r>
        <w:rPr>
          <w:rStyle w:val="Hyperlink"/>
        </w:rPr>
        <w:fldChar w:fldCharType="end"/>
      </w:r>
      <w:r>
        <w:fldChar w:fldCharType="begin"/>
      </w:r>
      <w:ins w:id="127" w:author="Sophie Stocker" w:date="2024-06-21T09:42:00Z">
        <w:r>
          <w:instrText>HYPERLINK "C:\\Users\\ssto7956\\AppData\\Local\\Microsoft\\Windows\\INetCache\\Content.Outlook\\62EG1FG4\\ Wickham H, Grolemund G. R for Data"</w:instrText>
        </w:r>
      </w:ins>
      <w:del w:id="128" w:author="Sophie Stocker" w:date="2024-06-21T09:42:00Z">
        <w:r w:rsidDel="00D82FC6">
          <w:delInstrText>HYPERLINK "%20Wickham%20H,%20Grolemund%20G.%20R%20for%20Data%20"</w:delInstrText>
        </w:r>
      </w:del>
      <w:r>
        <w:fldChar w:fldCharType="separate"/>
      </w:r>
      <w:r w:rsidR="00CC691F" w:rsidRPr="00CC691F">
        <w:rPr>
          <w:rStyle w:val="Hyperlink"/>
        </w:rPr>
        <w:t xml:space="preserve"> Wickham H, Grolemund G. R for Data </w:t>
      </w:r>
      <w:r>
        <w:rPr>
          <w:rStyle w:val="Hyperlink"/>
        </w:rPr>
        <w:fldChar w:fldCharType="end"/>
      </w:r>
      <w:r>
        <w:fldChar w:fldCharType="begin"/>
      </w:r>
      <w:ins w:id="129" w:author="Sophie Stocker" w:date="2024-06-21T09:42:00Z">
        <w:r>
          <w:instrText>HYPERLINK "C:\\Users\\ssto7956\\AppData\\Local\\Microsoft\\Windows\\INetCache\\Content.Outlook\\62EG1FG4\\ Dial Transplant. 2006;21:1019-23"</w:instrText>
        </w:r>
      </w:ins>
      <w:del w:id="130" w:author="Sophie Stocker" w:date="2024-06-21T09:42:00Z">
        <w:r w:rsidDel="00D82FC6">
          <w:delInstrText>HYPERLINK "%20Dial%20Transplant.%202006;21:1019-23.%20"</w:delInstrText>
        </w:r>
      </w:del>
      <w:r>
        <w:fldChar w:fldCharType="separate"/>
      </w:r>
      <w:r w:rsidR="00CC691F" w:rsidRPr="00CC691F">
        <w:rPr>
          <w:rStyle w:val="Hyperlink"/>
        </w:rPr>
        <w:t xml:space="preserve"> Dial Transplant. 2006;21:1019-23. </w:t>
      </w:r>
      <w:r>
        <w:rPr>
          <w:rStyle w:val="Hyperlink"/>
        </w:rPr>
        <w:fldChar w:fldCharType="end"/>
      </w:r>
      <w:r>
        <w:fldChar w:fldCharType="begin"/>
      </w:r>
      <w:ins w:id="131" w:author="Sophie Stocker" w:date="2024-06-21T09:42:00Z">
        <w:r>
          <w:instrText>HYPERLINK "C:\\Users\\ssto7956\\AppData\\Local\\Microsoft\\Windows\\INetCache\\Content.Outlook\\62EG1FG4\\estinal function. Intensive Care Med. 2001;27"</w:instrText>
        </w:r>
      </w:ins>
      <w:del w:id="132" w:author="Sophie Stocker" w:date="2024-06-21T09:42:00Z">
        <w:r w:rsidDel="00D82FC6">
          <w:delInstrText>HYPERLINK "estinal%20function.%20Intensive%20Care%20Med.%202001;27"</w:delInstrText>
        </w:r>
      </w:del>
      <w:r>
        <w:fldChar w:fldCharType="separate"/>
      </w:r>
      <w:r w:rsidR="00CC691F" w:rsidRPr="00CC691F">
        <w:rPr>
          <w:rStyle w:val="Hyperlink"/>
        </w:rPr>
        <w:t>estinal function. Intensive Care Med. 2001;27</w:t>
      </w:r>
      <w:r>
        <w:rPr>
          <w:rStyle w:val="Hyperlink"/>
        </w:rPr>
        <w:fldChar w:fldCharType="end"/>
      </w:r>
      <w:r>
        <w:fldChar w:fldCharType="begin"/>
      </w:r>
      <w:ins w:id="133" w:author="Sophie Stocker" w:date="2024-06-21T09:42:00Z">
        <w:r>
          <w:instrText>HYPERLINK "C:\\Users\\ssto7956\\AppData\\Local\\Microsoft\\Windows\\INetCache\\Content.Outlook\\62EG1FG4\\bility and exposures of fluconazole, anidul"</w:instrText>
        </w:r>
      </w:ins>
      <w:del w:id="134" w:author="Sophie Stocker" w:date="2024-06-21T09:42:00Z">
        <w:r w:rsidDel="00D82FC6">
          <w:delInstrText>HYPERLINK "bility%20and%20exposures%20of%20fluconazole,%20anidul"</w:delInstrText>
        </w:r>
      </w:del>
      <w:r>
        <w:fldChar w:fldCharType="separate"/>
      </w:r>
      <w:r w:rsidR="00CC691F" w:rsidRPr="00CC691F">
        <w:rPr>
          <w:rStyle w:val="Hyperlink"/>
        </w:rPr>
        <w:t>bility and exposures of fluconazole, anidul</w:t>
      </w:r>
      <w:r>
        <w:rPr>
          <w:rStyle w:val="Hyperlink"/>
        </w:rPr>
        <w:fldChar w:fldCharType="end"/>
      </w:r>
      <w:r>
        <w:fldChar w:fldCharType="begin"/>
      </w:r>
      <w:ins w:id="135" w:author="Sophie Stocker" w:date="2024-06-21T09:42:00Z">
        <w:r>
          <w:instrText>HYPERLINK "C:\\Users\\ssto7956\\AppData\\Local\\Microsoft\\Windows\\INetCache\\Content.Outlook\\62EG1FG4\\itically Ill Patients. Microorganis"</w:instrText>
        </w:r>
      </w:ins>
      <w:del w:id="136" w:author="Sophie Stocker" w:date="2024-06-21T09:42:00Z">
        <w:r w:rsidDel="00D82FC6">
          <w:delInstrText>HYPERLINK "itically%20Ill%20Patients.%20Microorganis"</w:delInstrText>
        </w:r>
      </w:del>
      <w:r>
        <w:fldChar w:fldCharType="separate"/>
      </w:r>
      <w:r w:rsidR="00CC691F" w:rsidRPr="00CC691F">
        <w:rPr>
          <w:rStyle w:val="Hyperlink"/>
        </w:rPr>
        <w:t>itically Ill Patients. Microorganis</w:t>
      </w:r>
      <w:r>
        <w:rPr>
          <w:rStyle w:val="Hyperlink"/>
        </w:rPr>
        <w:fldChar w:fldCharType="end"/>
      </w:r>
      <w:r>
        <w:fldChar w:fldCharType="begin"/>
      </w:r>
      <w:ins w:id="137" w:author="Sophie Stocker" w:date="2024-06-21T09:42:00Z">
        <w:r>
          <w:instrText>HYPERLINK "C:\\Users\\ssto7956\\AppData\\Local\\Microsoft\\Windows\\INetCache\\Content.Outlook\\62EG1FG4\\DMA): data contribution was associated with tri"</w:instrText>
        </w:r>
      </w:ins>
      <w:del w:id="138" w:author="Sophie Stocker" w:date="2024-06-21T09:42:00Z">
        <w:r w:rsidDel="00D82FC6">
          <w:delInstrText>HYPERLINK "DMA):%20data%20contribution%20was%20associated%20with%20tri"</w:delInstrText>
        </w:r>
      </w:del>
      <w:r>
        <w:fldChar w:fldCharType="separate"/>
      </w:r>
      <w:r w:rsidR="00CC691F" w:rsidRPr="00CC691F">
        <w:rPr>
          <w:rStyle w:val="Hyperlink"/>
        </w:rPr>
        <w:t>DMA): data contribution was associated with tri</w:t>
      </w:r>
      <w:r>
        <w:rPr>
          <w:rStyle w:val="Hyperlink"/>
        </w:rPr>
        <w:fldChar w:fldCharType="end"/>
      </w:r>
      <w:r>
        <w:fldChar w:fldCharType="begin"/>
      </w:r>
      <w:ins w:id="139" w:author="Sophie Stocker" w:date="2024-06-21T09:42:00Z">
        <w:r>
          <w:instrText>HYPERLINK "C:\\doi.org\\10.1016\\j.jclinepi.2020.03.026\""</w:instrText>
        </w:r>
      </w:ins>
      <w:del w:id="140" w:author="Sophie Stocker" w:date="2024-06-21T09:42:00Z">
        <w:r w:rsidDel="00D82FC6">
          <w:delInstrText>HYPERLINK "/doi.org/10.1016/j.jclinepi.2020.03.026%22"</w:delInstrText>
        </w:r>
      </w:del>
      <w:r>
        <w:fldChar w:fldCharType="separate"/>
      </w:r>
      <w:r w:rsidR="00CC691F" w:rsidRPr="00CC691F">
        <w:rPr>
          <w:rStyle w:val="Hyperlink"/>
        </w:rPr>
        <w:t>/doi.org/10.1016/j.jclinepi.2020.03.026"</w:t>
      </w:r>
      <w:r>
        <w:rPr>
          <w:rStyle w:val="Hyperlink"/>
        </w:rPr>
        <w:fldChar w:fldCharType="end"/>
      </w:r>
      <w:r>
        <w:fldChar w:fldCharType="begin"/>
      </w:r>
      <w:ins w:id="141" w:author="Sophie Stocker" w:date="2024-06-21T09:42:00Z">
        <w:r>
          <w:instrText>HYPERLINK "C:\\Users\\ssto7956\\AppData\\Local\\Microsoft\\Windows\\INetCache\\Content.Outlook\\62EG1FG4\\. Individual Participant Data (IPD) Meta"</w:instrText>
        </w:r>
      </w:ins>
      <w:del w:id="142" w:author="Sophie Stocker" w:date="2024-06-21T09:42:00Z">
        <w:r w:rsidDel="00D82FC6">
          <w:delInstrText>HYPERLINK ".%20Individual%20Participant%20Data%20(IPD)%20Meta"</w:delInstrText>
        </w:r>
      </w:del>
      <w:r>
        <w:fldChar w:fldCharType="separate"/>
      </w:r>
      <w:r w:rsidR="00CC691F" w:rsidRPr="00CC691F">
        <w:rPr>
          <w:rStyle w:val="Hyperlink"/>
        </w:rPr>
        <w:t>. Individual Participant Data (IPD) Meta</w:t>
      </w:r>
      <w:r>
        <w:rPr>
          <w:rStyle w:val="Hyperlink"/>
        </w:rPr>
        <w:fldChar w:fldCharType="end"/>
      </w:r>
      <w:r>
        <w:fldChar w:fldCharType="begin"/>
      </w:r>
      <w:ins w:id="143" w:author="Sophie Stocker" w:date="2024-06-21T09:42:00Z">
        <w:r>
          <w:instrText>HYPERLINK "C:\\Users\\ssto7956\\AppData\\Local\\Microsoft\\Windows\\INetCache\\Content.Outlook\\62EG1FG4\\1371\\journal.pmed.1001855\"http:\\doi.org\\10.1371\\journal.pm"</w:instrText>
        </w:r>
      </w:ins>
      <w:del w:id="144" w:author="Sophie Stocker" w:date="2024-06-21T09:42:00Z">
        <w:r w:rsidDel="00D82FC6">
          <w:delInstrText>HYPERLINK "1371/journal.pmed.1001855%22http://doi.org/10.1371/journal.pm"</w:delInstrText>
        </w:r>
      </w:del>
      <w:r>
        <w:fldChar w:fldCharType="separate"/>
      </w:r>
      <w:r w:rsidR="00CC691F" w:rsidRPr="00CC691F">
        <w:rPr>
          <w:rStyle w:val="Hyperlink"/>
        </w:rPr>
        <w:t>1371/journal.pmed.1001855"http://doi.org/10.1371/journal.pm</w:t>
      </w:r>
      <w:r>
        <w:rPr>
          <w:rStyle w:val="Hyperlink"/>
        </w:rPr>
        <w:fldChar w:fldCharType="end"/>
      </w:r>
      <w:r>
        <w:fldChar w:fldCharType="begin"/>
      </w:r>
      <w:ins w:id="145" w:author="Sophie Stocker" w:date="2024-06-21T09:42:00Z">
        <w:r>
          <w:instrText>HYPERLINK "C:\\Users\\ssto7956\\AppData\\Local\\Microsoft\\Windows\\INetCache\\Content.Outlook\\62EG1FG4\\ Antimicrob Agents Chemother. 2011;"</w:instrText>
        </w:r>
      </w:ins>
      <w:del w:id="146" w:author="Sophie Stocker" w:date="2024-06-21T09:42:00Z">
        <w:r w:rsidDel="00D82FC6">
          <w:delInstrText>HYPERLINK "%20Antimicrob%20Agents%20Chemother.%202011;"</w:delInstrText>
        </w:r>
      </w:del>
      <w:r>
        <w:fldChar w:fldCharType="separate"/>
      </w:r>
      <w:r w:rsidR="00CC691F" w:rsidRPr="00CC691F">
        <w:rPr>
          <w:rStyle w:val="Hyperlink"/>
        </w:rPr>
        <w:t xml:space="preserve"> Antimicrob Agents Chemother. 2011;</w:t>
      </w:r>
      <w:r>
        <w:rPr>
          <w:rStyle w:val="Hyperlink"/>
        </w:rPr>
        <w:fldChar w:fldCharType="end"/>
      </w:r>
      <w:r>
        <w:fldChar w:fldCharType="begin"/>
      </w:r>
      <w:ins w:id="147" w:author="Sophie Stocker" w:date="2024-06-21T09:42:00Z">
        <w:r>
          <w:instrText>HYPERLINK "C:\\Users\\ssto7956\\AppData\\Local\\Microsoft\\Windows\\INetCache\\Content.Outlook\\62EG1FG4\\lation pharmacokinetics of fluconaz"</w:instrText>
        </w:r>
      </w:ins>
      <w:del w:id="148" w:author="Sophie Stocker" w:date="2024-06-21T09:42:00Z">
        <w:r w:rsidDel="00D82FC6">
          <w:delInstrText>HYPERLINK "lation%20pharmacokinetics%20of%20fluconaz"</w:delInstrText>
        </w:r>
      </w:del>
      <w:r>
        <w:fldChar w:fldCharType="separate"/>
      </w:r>
      <w:r w:rsidR="00CC691F" w:rsidRPr="00CC691F">
        <w:rPr>
          <w:rStyle w:val="Hyperlink"/>
        </w:rPr>
        <w:t>lation pharmacokinetics of fluconaz</w:t>
      </w:r>
      <w:r>
        <w:rPr>
          <w:rStyle w:val="Hyperlink"/>
        </w:rPr>
        <w:fldChar w:fldCharType="end"/>
      </w:r>
      <w:r>
        <w:fldChar w:fldCharType="begin"/>
      </w:r>
      <w:ins w:id="149" w:author="Sophie Stocker" w:date="2024-06-21T09:42:00Z">
        <w:r>
          <w:instrText>HYPERLINK "C:\\Users\\ssto7956\\AppData\\Local\\Microsoft\\Windows\\INetCache\\Content.Outlook\\62EG1FG4\\ang C-Y, Güiza F, De Vlieger G, M"</w:instrText>
        </w:r>
      </w:ins>
      <w:del w:id="150" w:author="Sophie Stocker" w:date="2024-06-21T09:42:00Z">
        <w:r w:rsidDel="00D82FC6">
          <w:delInstrText>HYPERLINK "ang%20C-Y,%20Güiza%20F,%20De%20Vlieger%20G,%20M"</w:delInstrText>
        </w:r>
      </w:del>
      <w:r>
        <w:fldChar w:fldCharType="separate"/>
      </w:r>
      <w:r w:rsidR="00CC691F" w:rsidRPr="00CC691F">
        <w:rPr>
          <w:rStyle w:val="Hyperlink"/>
        </w:rPr>
        <w:t>ang C-Y, Güiza F, De Vlieger G, M</w:t>
      </w:r>
      <w:r>
        <w:rPr>
          <w:rStyle w:val="Hyperlink"/>
        </w:rPr>
        <w:fldChar w:fldCharType="end"/>
      </w:r>
      <w:r>
        <w:fldChar w:fldCharType="begin"/>
      </w:r>
      <w:ins w:id="151" w:author="Sophie Stocker" w:date="2024-06-21T09:42:00Z">
        <w:r>
          <w:instrText>HYPERLINK "C:\\s13054-022-04226-3.</w:instrText>
        </w:r>
        <w:r>
          <w:cr/>
          <w:instrText>[35] Johansson Å"</w:instrText>
        </w:r>
      </w:ins>
      <w:del w:id="152" w:author="Sophie Stocker" w:date="2024-06-21T09:42:00Z">
        <w:r w:rsidDel="00D82FC6">
          <w:delInstrText>HYPERLINK "/s13054-022-04226-3.%0d%5b35%5d%20Johansson%20Å%20"</w:delInstrText>
        </w:r>
      </w:del>
      <w:r>
        <w:fldChar w:fldCharType="separate"/>
      </w:r>
      <w:r w:rsidR="00CC691F" w:rsidRPr="00CC691F">
        <w:rPr>
          <w:rStyle w:val="Hyperlink"/>
        </w:rPr>
        <w:t>/s13054-022-04226-3.[35] Johansson Å</w:t>
      </w:r>
      <w:r>
        <w:rPr>
          <w:rStyle w:val="Hyperlink"/>
        </w:rPr>
        <w:fldChar w:fldCharType="end"/>
      </w:r>
      <w:r w:rsidR="00221AE5" w:rsidRPr="00E03B11">
        <w:fldChar w:fldCharType="end"/>
      </w:r>
      <w:r w:rsidR="00221AE5" w:rsidDel="00221AE5">
        <w:t xml:space="preserve"> </w:t>
      </w:r>
    </w:p>
    <w:p w14:paraId="15B0E83B" w14:textId="77777777" w:rsidR="00DB122C" w:rsidRPr="00E03B11" w:rsidRDefault="00DB122C" w:rsidP="00593CAA"/>
    <w:bookmarkEnd w:id="59"/>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16"/>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5BAEAB5D"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Pr>
                <w:b/>
                <w:bCs/>
                <w:sz w:val="18"/>
                <w:szCs w:val="18"/>
                <w:lang w:val="nl-BE"/>
              </w:rPr>
              <w:instrText xml:space="preserve"> ADDIN EN.CITE </w:instrText>
            </w:r>
            <w:r w:rsidR="00CC691F">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C691F">
              <w:rPr>
                <w:b/>
                <w:bCs/>
                <w:sz w:val="18"/>
                <w:szCs w:val="18"/>
              </w:rPr>
              <w:instrText xml:space="preserve"> ADDIN EN.CITE.DATA </w:instrText>
            </w:r>
            <w:r w:rsidR="00CC691F">
              <w:rPr>
                <w:b/>
                <w:bCs/>
                <w:sz w:val="18"/>
                <w:szCs w:val="18"/>
              </w:rPr>
            </w:r>
            <w:r w:rsidR="00CC691F">
              <w:rPr>
                <w:b/>
                <w:bCs/>
                <w:sz w:val="18"/>
                <w:szCs w:val="18"/>
              </w:rPr>
              <w:fldChar w:fldCharType="end"/>
            </w:r>
            <w:r w:rsidR="0012034A" w:rsidRPr="002E01AC">
              <w:rPr>
                <w:b/>
                <w:bCs/>
                <w:sz w:val="18"/>
                <w:szCs w:val="18"/>
              </w:rPr>
            </w:r>
            <w:r w:rsidR="0012034A" w:rsidRPr="002E01AC">
              <w:rPr>
                <w:b/>
                <w:bCs/>
                <w:sz w:val="18"/>
                <w:szCs w:val="18"/>
              </w:rPr>
              <w:fldChar w:fldCharType="separate"/>
            </w:r>
            <w:r w:rsidR="00CC691F">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DE1A301"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C691F">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C691F">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1DCF20C3"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 </w:instrText>
            </w:r>
            <w:r w:rsidR="00CC691F">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C691F">
              <w:rPr>
                <w:b/>
                <w:bCs/>
                <w:sz w:val="18"/>
                <w:szCs w:val="18"/>
              </w:rPr>
              <w:instrText xml:space="preserve"> ADDIN EN.CITE.DATA </w:instrText>
            </w:r>
            <w:r w:rsidR="00CC691F">
              <w:rPr>
                <w:b/>
                <w:bCs/>
                <w:sz w:val="18"/>
                <w:szCs w:val="18"/>
              </w:rPr>
            </w:r>
            <w:r w:rsidR="00CC691F">
              <w:rPr>
                <w:b/>
                <w:bCs/>
                <w:sz w:val="18"/>
                <w:szCs w:val="18"/>
              </w:rPr>
              <w:fldChar w:fldCharType="end"/>
            </w:r>
            <w:r w:rsidR="00427372" w:rsidRPr="002E01AC">
              <w:rPr>
                <w:b/>
                <w:bCs/>
                <w:sz w:val="18"/>
                <w:szCs w:val="18"/>
              </w:rPr>
            </w:r>
            <w:r w:rsidR="00427372" w:rsidRPr="002E01AC">
              <w:rPr>
                <w:b/>
                <w:bCs/>
                <w:sz w:val="18"/>
                <w:szCs w:val="18"/>
              </w:rPr>
              <w:fldChar w:fldCharType="separate"/>
            </w:r>
            <w:r w:rsidR="00CC691F">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3EEF5DF"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C691F">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C691F">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proofErr w:type="gramStart"/>
            <w:r w:rsidRPr="002E01AC">
              <w:rPr>
                <w:sz w:val="18"/>
                <w:szCs w:val="18"/>
                <w:vertAlign w:val="subscript"/>
              </w:rPr>
              <w:t xml:space="preserve">EPI </w:t>
            </w:r>
            <w:r w:rsidRPr="002E01AC">
              <w:rPr>
                <w:sz w:val="18"/>
                <w:szCs w:val="18"/>
              </w:rPr>
              <w:t>,</w:t>
            </w:r>
            <w:proofErr w:type="gramEnd"/>
            <w:r w:rsidRPr="002E01AC">
              <w:rPr>
                <w:sz w:val="18"/>
                <w:szCs w:val="18"/>
              </w:rPr>
              <w:t xml:space="preserve">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proofErr w:type="gramStart"/>
      <w:r w:rsidR="007464C8" w:rsidRPr="00E03B11">
        <w:t>estimates</w:t>
      </w:r>
      <w:proofErr w:type="gramEnd"/>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621AE8"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w:t>
            </w:r>
            <w:proofErr w:type="gramStart"/>
            <w:r w:rsidRPr="002E01AC">
              <w:rPr>
                <w:b/>
                <w:bCs/>
                <w:sz w:val="18"/>
                <w:szCs w:val="18"/>
                <w:lang w:val="es-ES"/>
              </w:rPr>
              <w:t>CI)*</w:t>
            </w:r>
            <w:proofErr w:type="gramEnd"/>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proofErr w:type="gramStart"/>
            <w:r w:rsidRPr="002E01AC">
              <w:rPr>
                <w:i/>
                <w:iCs/>
                <w:sz w:val="18"/>
                <w:szCs w:val="18"/>
              </w:rPr>
              <w:t>Cov</w:t>
            </w:r>
            <w:proofErr w:type="spellEnd"/>
            <w:r w:rsidRPr="002E01AC">
              <w:rPr>
                <w:sz w:val="18"/>
                <w:szCs w:val="18"/>
              </w:rPr>
              <w:t>(</w:t>
            </w:r>
            <w:proofErr w:type="gram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15B3A9C" w:rsidR="00B257DD" w:rsidRPr="00E13681" w:rsidRDefault="00966C2F" w:rsidP="007911FE">
            <w:pPr>
              <w:spacing w:after="0"/>
              <w:ind w:left="170"/>
              <w:rPr>
                <w:sz w:val="18"/>
                <w:szCs w:val="18"/>
              </w:rPr>
            </w:pPr>
            <w:r>
              <w:rPr>
                <w:sz w:val="18"/>
                <w:szCs w:val="18"/>
              </w:rPr>
              <w:t>Total b</w:t>
            </w:r>
            <w:r w:rsidRPr="00E13681">
              <w:rPr>
                <w:sz w:val="18"/>
                <w:szCs w:val="18"/>
              </w:rPr>
              <w:t xml:space="preserve">ody </w:t>
            </w:r>
            <w:r w:rsidR="00B257DD"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06EA2BB5" w14:textId="561A3003" w:rsidR="0034198D" w:rsidRDefault="00DB7DE0" w:rsidP="0034198D">
      <w:r>
        <w:rPr>
          <w:noProof/>
        </w:rPr>
        <w:lastRenderedPageBreak/>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Sophie Stocker" w:date="2024-06-17T14:12:00Z" w:initials="SS">
    <w:p w14:paraId="44610F73" w14:textId="77777777" w:rsidR="009523F9" w:rsidRDefault="009523F9" w:rsidP="009523F9">
      <w:pPr>
        <w:pStyle w:val="CommentText"/>
        <w:jc w:val="left"/>
      </w:pPr>
      <w:r>
        <w:rPr>
          <w:rStyle w:val="CommentReference"/>
        </w:rPr>
        <w:annotationRef/>
      </w:r>
      <w:r>
        <w:t>Define abbreviations the first time they are used</w:t>
      </w:r>
    </w:p>
  </w:comment>
  <w:comment w:id="8" w:author="Sophie Stocker" w:date="2024-06-17T14:13:00Z" w:initials="SS">
    <w:p w14:paraId="60FD1511" w14:textId="77777777" w:rsidR="009523F9" w:rsidRDefault="009523F9" w:rsidP="009523F9">
      <w:pPr>
        <w:pStyle w:val="CommentText"/>
        <w:jc w:val="left"/>
      </w:pPr>
      <w:r>
        <w:rPr>
          <w:rStyle w:val="CommentReference"/>
        </w:rPr>
        <w:annotationRef/>
      </w:r>
      <w:r>
        <w:t>Provide a quantitative cutoff here</w:t>
      </w:r>
    </w:p>
  </w:comment>
  <w:comment w:id="9" w:author="Sophie Stocker" w:date="2024-06-17T14:14:00Z" w:initials="SS">
    <w:p w14:paraId="4DF0E21A" w14:textId="77777777" w:rsidR="009523F9" w:rsidRDefault="009523F9" w:rsidP="009523F9">
      <w:pPr>
        <w:pStyle w:val="CommentText"/>
        <w:jc w:val="left"/>
      </w:pPr>
      <w:r>
        <w:rPr>
          <w:rStyle w:val="CommentReference"/>
        </w:rPr>
        <w:annotationRef/>
      </w:r>
      <w:r>
        <w:t>State the proposed regimen in the results?</w:t>
      </w:r>
    </w:p>
  </w:comment>
  <w:comment w:id="11" w:author="Sophie Stocker" w:date="2024-06-17T14:15:00Z" w:initials="SS">
    <w:p w14:paraId="640CD2A3" w14:textId="77777777" w:rsidR="009523F9" w:rsidRDefault="009523F9" w:rsidP="009523F9">
      <w:pPr>
        <w:pStyle w:val="CommentText"/>
        <w:jc w:val="left"/>
      </w:pPr>
      <w:r>
        <w:rPr>
          <w:rStyle w:val="CommentReference"/>
        </w:rPr>
        <w:annotationRef/>
      </w:r>
      <w:r>
        <w:t>Into which tissues?</w:t>
      </w:r>
    </w:p>
  </w:comment>
  <w:comment w:id="12" w:author="Sophie Stocker" w:date="2024-06-17T14:17:00Z" w:initials="SS">
    <w:p w14:paraId="7C64D4D1" w14:textId="77777777" w:rsidR="009523F9" w:rsidRDefault="009523F9" w:rsidP="009523F9">
      <w:pPr>
        <w:pStyle w:val="CommentText"/>
        <w:jc w:val="left"/>
      </w:pPr>
      <w:r>
        <w:rPr>
          <w:rStyle w:val="CommentReference"/>
        </w:rPr>
        <w:annotationRef/>
      </w:r>
      <w:r>
        <w:t>Are you able to correlate this to AUC so can compare with the efficacy target?</w:t>
      </w:r>
    </w:p>
  </w:comment>
  <w:comment w:id="16" w:author="Sophie Stocker" w:date="2024-06-17T14:19:00Z" w:initials="SS">
    <w:p w14:paraId="094C0168" w14:textId="77777777" w:rsidR="009523F9" w:rsidRDefault="009523F9" w:rsidP="009523F9">
      <w:pPr>
        <w:pStyle w:val="CommentText"/>
        <w:jc w:val="left"/>
      </w:pPr>
      <w:r>
        <w:rPr>
          <w:rStyle w:val="CommentReference"/>
        </w:rPr>
        <w:annotationRef/>
      </w:r>
      <w:r>
        <w:t>The transition between these two sentences is weak… not clear how these concepts/points are related</w:t>
      </w:r>
    </w:p>
  </w:comment>
  <w:comment w:id="28" w:author="Sophie Stocker" w:date="2024-06-17T14:25:00Z" w:initials="SS">
    <w:p w14:paraId="385F249D" w14:textId="77777777" w:rsidR="00763CA4" w:rsidRDefault="00763CA4" w:rsidP="00763CA4">
      <w:pPr>
        <w:pStyle w:val="CommentText"/>
        <w:jc w:val="left"/>
      </w:pPr>
      <w:r>
        <w:rPr>
          <w:rStyle w:val="CommentReference"/>
        </w:rPr>
        <w:annotationRef/>
      </w:r>
      <w:r>
        <w:t>Not clear what this means - suggest you spell it out</w:t>
      </w:r>
    </w:p>
  </w:comment>
  <w:comment w:id="31" w:author="Sophie Stocker" w:date="2024-06-17T14:27:00Z" w:initials="SS">
    <w:p w14:paraId="47BFD30A" w14:textId="77777777" w:rsidR="00763CA4" w:rsidRDefault="00763CA4" w:rsidP="00763CA4">
      <w:pPr>
        <w:pStyle w:val="CommentText"/>
        <w:jc w:val="left"/>
      </w:pPr>
      <w:r>
        <w:rPr>
          <w:rStyle w:val="CommentReference"/>
        </w:rPr>
        <w:annotationRef/>
      </w:r>
      <w:r>
        <w:t>Why not creatinine clearance?</w:t>
      </w:r>
    </w:p>
  </w:comment>
  <w:comment w:id="36" w:author="Sophie Stocker" w:date="2024-06-17T14:32:00Z" w:initials="SS">
    <w:p w14:paraId="4AB9303F" w14:textId="77777777" w:rsidR="00996C94" w:rsidRDefault="00996C94" w:rsidP="00996C94">
      <w:pPr>
        <w:pStyle w:val="CommentText"/>
        <w:jc w:val="left"/>
      </w:pPr>
      <w:r>
        <w:rPr>
          <w:rStyle w:val="CommentReference"/>
        </w:rPr>
        <w:annotationRef/>
      </w:r>
      <w:r>
        <w:t>Be consistent if writing out the numeral</w:t>
      </w:r>
    </w:p>
  </w:comment>
  <w:comment w:id="43" w:author="Sophie Stocker" w:date="2024-06-19T08:32:00Z" w:initials="SS">
    <w:p w14:paraId="7465566F" w14:textId="77777777" w:rsidR="00874A6B" w:rsidRDefault="00874A6B" w:rsidP="00874A6B">
      <w:pPr>
        <w:pStyle w:val="CommentText"/>
        <w:jc w:val="left"/>
      </w:pPr>
      <w:r>
        <w:rPr>
          <w:rStyle w:val="CommentReference"/>
        </w:rPr>
        <w:annotationRef/>
      </w:r>
      <w:r>
        <w:t xml:space="preserve">I don’t think you need this since you said every virtual patient this implies everyone </w:t>
      </w:r>
    </w:p>
  </w:comment>
  <w:comment w:id="44" w:author="Sophie Stocker" w:date="2024-06-21T09:37:00Z" w:initials="SS">
    <w:p w14:paraId="2CD2993F" w14:textId="77777777" w:rsidR="00D82FC6" w:rsidRDefault="00D82FC6" w:rsidP="00D82FC6">
      <w:pPr>
        <w:pStyle w:val="CommentText"/>
        <w:jc w:val="left"/>
      </w:pPr>
      <w:r>
        <w:rPr>
          <w:rStyle w:val="CommentReference"/>
        </w:rPr>
        <w:annotationRef/>
      </w:r>
      <w:r>
        <w:t>Not clear to me what this is referring to</w:t>
      </w:r>
    </w:p>
  </w:comment>
  <w:comment w:id="58" w:author="Sophie Stocker" w:date="2024-06-26T12:53:00Z" w:initials="SS">
    <w:p w14:paraId="7CCB4C4F" w14:textId="77777777" w:rsidR="0004683D" w:rsidRDefault="0004683D" w:rsidP="0004683D">
      <w:pPr>
        <w:pStyle w:val="CommentText"/>
        <w:jc w:val="left"/>
      </w:pPr>
      <w:r>
        <w:rPr>
          <w:rStyle w:val="CommentReference"/>
        </w:rPr>
        <w:annotationRef/>
      </w:r>
      <w:r>
        <w:t>Move this to methods</w:t>
      </w:r>
    </w:p>
  </w:comment>
  <w:comment w:id="60" w:author="Sophie Stocker" w:date="2024-06-26T12:54:00Z" w:initials="SS">
    <w:p w14:paraId="54B01C85" w14:textId="77777777" w:rsidR="008F5D8E" w:rsidRDefault="008F5D8E" w:rsidP="008F5D8E">
      <w:pPr>
        <w:pStyle w:val="CommentText"/>
        <w:jc w:val="left"/>
      </w:pPr>
      <w:r>
        <w:rPr>
          <w:rStyle w:val="CommentReference"/>
        </w:rPr>
        <w:annotationRef/>
      </w:r>
      <w:r>
        <w:t>Move to study strengths and limitations section</w:t>
      </w:r>
    </w:p>
  </w:comment>
  <w:comment w:id="65" w:author="Sophie Stocker" w:date="2024-06-26T12:58:00Z" w:initials="SS">
    <w:p w14:paraId="3BE557CA" w14:textId="77777777" w:rsidR="002E4D7A" w:rsidRDefault="002E4D7A" w:rsidP="002E4D7A">
      <w:pPr>
        <w:pStyle w:val="CommentText"/>
        <w:jc w:val="left"/>
      </w:pPr>
      <w:r>
        <w:rPr>
          <w:rStyle w:val="CommentReference"/>
        </w:rPr>
        <w:annotationRef/>
      </w:r>
      <w:r>
        <w:t xml:space="preserve">This seems counterintuitive given that fe=0.8! </w:t>
      </w:r>
    </w:p>
    <w:p w14:paraId="6865BC65" w14:textId="77777777" w:rsidR="002E4D7A" w:rsidRDefault="002E4D7A" w:rsidP="002E4D7A">
      <w:pPr>
        <w:pStyle w:val="CommentText"/>
        <w:jc w:val="left"/>
      </w:pPr>
    </w:p>
    <w:p w14:paraId="00A9AD59" w14:textId="77777777" w:rsidR="002E4D7A" w:rsidRDefault="002E4D7A" w:rsidP="002E4D7A">
      <w:pPr>
        <w:pStyle w:val="CommentText"/>
        <w:jc w:val="left"/>
      </w:pPr>
      <w:r>
        <w:t>Consider providing further explanation as to why a biomarker of kidney function doesn’t influence PKPD target attainment</w:t>
      </w:r>
    </w:p>
  </w:comment>
  <w:comment w:id="85" w:author="Sophie Stocker" w:date="2024-06-26T13:04:00Z" w:initials="SS">
    <w:p w14:paraId="3CE14B73" w14:textId="77777777" w:rsidR="00914E50" w:rsidRDefault="00914E50" w:rsidP="00914E50">
      <w:pPr>
        <w:pStyle w:val="CommentText"/>
        <w:jc w:val="left"/>
      </w:pPr>
      <w:r>
        <w:rPr>
          <w:rStyle w:val="CommentReference"/>
        </w:rPr>
        <w:annotationRef/>
      </w:r>
      <w:r>
        <w:t xml:space="preserve">I don’t understand this sentence. It needs rephrasing or maybe splitting. </w:t>
      </w:r>
    </w:p>
  </w:comment>
  <w:comment w:id="92" w:author="Sophie Stocker" w:date="2024-06-26T13:48:00Z" w:initials="SS">
    <w:p w14:paraId="7D3184CC" w14:textId="77777777" w:rsidR="00034FD9" w:rsidRDefault="00034FD9" w:rsidP="00034FD9">
      <w:pPr>
        <w:pStyle w:val="CommentText"/>
        <w:jc w:val="left"/>
      </w:pPr>
      <w:r>
        <w:rPr>
          <w:rStyle w:val="CommentReference"/>
        </w:rPr>
        <w:annotationRef/>
      </w:r>
      <w:r>
        <w:t>Are you planning to simulate for these higher MICs?</w:t>
      </w:r>
    </w:p>
  </w:comment>
  <w:comment w:id="96" w:author="Sophie Stocker" w:date="2024-06-26T13:50:00Z" w:initials="SS">
    <w:p w14:paraId="6917656B" w14:textId="77777777" w:rsidR="00475307" w:rsidRDefault="00475307" w:rsidP="00475307">
      <w:pPr>
        <w:pStyle w:val="CommentText"/>
        <w:jc w:val="left"/>
      </w:pPr>
      <w:r>
        <w:rPr>
          <w:rStyle w:val="CommentReference"/>
        </w:rPr>
        <w:annotationRef/>
      </w:r>
      <w:r>
        <w:t>Really nice!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4610F73" w15:done="0"/>
  <w15:commentEx w15:paraId="60FD1511" w15:done="0"/>
  <w15:commentEx w15:paraId="4DF0E21A" w15:done="0"/>
  <w15:commentEx w15:paraId="640CD2A3" w15:done="0"/>
  <w15:commentEx w15:paraId="7C64D4D1" w15:done="0"/>
  <w15:commentEx w15:paraId="094C0168" w15:done="0"/>
  <w15:commentEx w15:paraId="385F249D" w15:done="0"/>
  <w15:commentEx w15:paraId="47BFD30A" w15:done="0"/>
  <w15:commentEx w15:paraId="4AB9303F" w15:done="0"/>
  <w15:commentEx w15:paraId="7465566F" w15:done="0"/>
  <w15:commentEx w15:paraId="2CD2993F" w15:done="0"/>
  <w15:commentEx w15:paraId="7CCB4C4F" w15:done="0"/>
  <w15:commentEx w15:paraId="54B01C85" w15:done="0"/>
  <w15:commentEx w15:paraId="00A9AD59" w15:done="0"/>
  <w15:commentEx w15:paraId="3CE14B73" w15:done="0"/>
  <w15:commentEx w15:paraId="7D3184CC" w15:done="0"/>
  <w15:commentEx w15:paraId="691765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6317E8B" w16cex:dateUtc="2024-06-17T04:12:00Z"/>
  <w16cex:commentExtensible w16cex:durableId="60E49381" w16cex:dateUtc="2024-06-17T04:13:00Z"/>
  <w16cex:commentExtensible w16cex:durableId="671D1CF9" w16cex:dateUtc="2024-06-17T04:14:00Z"/>
  <w16cex:commentExtensible w16cex:durableId="07009321" w16cex:dateUtc="2024-06-17T04:15:00Z"/>
  <w16cex:commentExtensible w16cex:durableId="3E06EA3A" w16cex:dateUtc="2024-06-17T04:17:00Z"/>
  <w16cex:commentExtensible w16cex:durableId="205E25D3" w16cex:dateUtc="2024-06-17T04:19:00Z"/>
  <w16cex:commentExtensible w16cex:durableId="5633937F" w16cex:dateUtc="2024-06-17T04:25:00Z"/>
  <w16cex:commentExtensible w16cex:durableId="50C489A7" w16cex:dateUtc="2024-06-17T04:27:00Z"/>
  <w16cex:commentExtensible w16cex:durableId="109288E6" w16cex:dateUtc="2024-06-17T04:32:00Z"/>
  <w16cex:commentExtensible w16cex:durableId="4B953A60" w16cex:dateUtc="2024-06-18T22:32:00Z"/>
  <w16cex:commentExtensible w16cex:durableId="5C217C55" w16cex:dateUtc="2024-06-20T23:37:00Z"/>
  <w16cex:commentExtensible w16cex:durableId="259268A9" w16cex:dateUtc="2024-06-26T02:53:00Z"/>
  <w16cex:commentExtensible w16cex:durableId="0DFC0562" w16cex:dateUtc="2024-06-26T02:54:00Z"/>
  <w16cex:commentExtensible w16cex:durableId="1BB794BC" w16cex:dateUtc="2024-06-26T02:58:00Z"/>
  <w16cex:commentExtensible w16cex:durableId="54143B1C" w16cex:dateUtc="2024-06-26T03:04:00Z"/>
  <w16cex:commentExtensible w16cex:durableId="596810B6" w16cex:dateUtc="2024-06-26T03:48:00Z"/>
  <w16cex:commentExtensible w16cex:durableId="5DB21442" w16cex:dateUtc="2024-06-26T0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4610F73" w16cid:durableId="56317E8B"/>
  <w16cid:commentId w16cid:paraId="60FD1511" w16cid:durableId="60E49381"/>
  <w16cid:commentId w16cid:paraId="4DF0E21A" w16cid:durableId="671D1CF9"/>
  <w16cid:commentId w16cid:paraId="640CD2A3" w16cid:durableId="07009321"/>
  <w16cid:commentId w16cid:paraId="7C64D4D1" w16cid:durableId="3E06EA3A"/>
  <w16cid:commentId w16cid:paraId="094C0168" w16cid:durableId="205E25D3"/>
  <w16cid:commentId w16cid:paraId="385F249D" w16cid:durableId="5633937F"/>
  <w16cid:commentId w16cid:paraId="47BFD30A" w16cid:durableId="50C489A7"/>
  <w16cid:commentId w16cid:paraId="4AB9303F" w16cid:durableId="109288E6"/>
  <w16cid:commentId w16cid:paraId="7465566F" w16cid:durableId="4B953A60"/>
  <w16cid:commentId w16cid:paraId="2CD2993F" w16cid:durableId="5C217C55"/>
  <w16cid:commentId w16cid:paraId="7CCB4C4F" w16cid:durableId="259268A9"/>
  <w16cid:commentId w16cid:paraId="54B01C85" w16cid:durableId="0DFC0562"/>
  <w16cid:commentId w16cid:paraId="00A9AD59" w16cid:durableId="1BB794BC"/>
  <w16cid:commentId w16cid:paraId="3CE14B73" w16cid:durableId="54143B1C"/>
  <w16cid:commentId w16cid:paraId="7D3184CC" w16cid:durableId="596810B6"/>
  <w16cid:commentId w16cid:paraId="6917656B" w16cid:durableId="5DB214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3B4DD" w14:textId="77777777" w:rsidR="008D26C6" w:rsidRDefault="008D26C6" w:rsidP="00593CAA">
      <w:r>
        <w:separator/>
      </w:r>
    </w:p>
  </w:endnote>
  <w:endnote w:type="continuationSeparator" w:id="0">
    <w:p w14:paraId="731E90FF" w14:textId="77777777" w:rsidR="008D26C6" w:rsidRDefault="008D26C6" w:rsidP="00593CAA">
      <w:r>
        <w:continuationSeparator/>
      </w:r>
    </w:p>
  </w:endnote>
  <w:endnote w:type="continuationNotice" w:id="1">
    <w:p w14:paraId="79ECB9EB" w14:textId="77777777" w:rsidR="008D26C6" w:rsidRDefault="008D26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1B4B3" w14:textId="77777777" w:rsidR="008D26C6" w:rsidRDefault="008D26C6" w:rsidP="00593CAA">
      <w:r>
        <w:separator/>
      </w:r>
    </w:p>
  </w:footnote>
  <w:footnote w:type="continuationSeparator" w:id="0">
    <w:p w14:paraId="0CD60DB2" w14:textId="77777777" w:rsidR="008D26C6" w:rsidRDefault="008D26C6" w:rsidP="00593CAA">
      <w:r>
        <w:continuationSeparator/>
      </w:r>
    </w:p>
  </w:footnote>
  <w:footnote w:type="continuationNotice" w:id="1">
    <w:p w14:paraId="1FED2461" w14:textId="77777777" w:rsidR="008D26C6" w:rsidRDefault="008D26C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ophie Stocker">
    <w15:presenceInfo w15:providerId="AD" w15:userId="S::sophie.stocker@sydney.edu.au::c4da9cf4-43b0-4f05-84f2-e2b1d3f8cd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2E"/>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67CF2"/>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A9C"/>
    <w:rsid w:val="00180F34"/>
    <w:rsid w:val="0018159C"/>
    <w:rsid w:val="001818AE"/>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80E"/>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D7A"/>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438"/>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28F7"/>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A7C92"/>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469"/>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7DE"/>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6C02"/>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5465"/>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3CA4"/>
    <w:rsid w:val="007644CC"/>
    <w:rsid w:val="00764DC0"/>
    <w:rsid w:val="0076545F"/>
    <w:rsid w:val="00765C79"/>
    <w:rsid w:val="007661E1"/>
    <w:rsid w:val="007664D6"/>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A6B"/>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27BF"/>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6C6"/>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D8E"/>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4E50"/>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C94"/>
    <w:rsid w:val="00996D48"/>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4DD3"/>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1A0"/>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1E37"/>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34B"/>
    <w:rsid w:val="00B70D93"/>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930"/>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4B70"/>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2FC6"/>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B6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5C2"/>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34B"/>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017"/>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yluong.vuong@kuleuven.be" TargetMode="External"/><Relationship Id="rId13" Type="http://schemas.microsoft.com/office/2018/08/relationships/commentsExtensible" Target="commentsExtensible.xml"/><Relationship Id="rId18" Type="http://schemas.openxmlformats.org/officeDocument/2006/relationships/image" Target="media/image2.svg"/><Relationship Id="rId26" Type="http://schemas.openxmlformats.org/officeDocument/2006/relationships/image" Target="media/image10.sv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4.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8.svg"/><Relationship Id="rId5" Type="http://schemas.openxmlformats.org/officeDocument/2006/relationships/webSettings" Target="webSettings.xml"/><Relationship Id="rId15" Type="http://schemas.openxmlformats.org/officeDocument/2006/relationships/hyperlink" Target="://doi.org/10.1128/aac.01088-16" TargetMode="External"/><Relationship Id="rId23" Type="http://schemas.openxmlformats.org/officeDocument/2006/relationships/image" Target="media/image7.png"/><Relationship Id="rId28" Type="http://schemas.openxmlformats.org/officeDocument/2006/relationships/image" Target="media/image12.svg"/><Relationship Id="rId10" Type="http://schemas.openxmlformats.org/officeDocument/2006/relationships/comments" Target="comments.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rwin.dreesen@kuleuven.be" TargetMode="External"/><Relationship Id="rId14" Type="http://schemas.openxmlformats.org/officeDocument/2006/relationships/hyperlink" Target="tp://doi.org/10.1128/aac.01554-20." TargetMode="External"/><Relationship Id="rId22" Type="http://schemas.openxmlformats.org/officeDocument/2006/relationships/image" Target="media/image6.svg"/><Relationship Id="rId27" Type="http://schemas.openxmlformats.org/officeDocument/2006/relationships/image" Target="media/image11.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785</TotalTime>
  <Pages>28</Pages>
  <Words>14616</Words>
  <Characters>83317</Characters>
  <Application>Microsoft Office Word</Application>
  <DocSecurity>0</DocSecurity>
  <Lines>694</Lines>
  <Paragraphs>195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Sophie Stocker</cp:lastModifiedBy>
  <cp:revision>25</cp:revision>
  <dcterms:created xsi:type="dcterms:W3CDTF">2024-06-20T23:42:00Z</dcterms:created>
  <dcterms:modified xsi:type="dcterms:W3CDTF">2024-06-26T03:50:00Z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