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D42C" w14:textId="77777777" w:rsidR="00A801C4" w:rsidRPr="00CE3795" w:rsidRDefault="00A801C4" w:rsidP="00A801C4">
      <w:pPr>
        <w:pStyle w:val="Title"/>
      </w:pPr>
      <w:r w:rsidRPr="00CE3795">
        <w:t>A fluconazole population pharmacokinetics study to improve target attainment in critically ill patients</w:t>
      </w:r>
    </w:p>
    <w:p w14:paraId="18EA53A7" w14:textId="0E2A5DA3" w:rsidR="00196738" w:rsidRPr="00810E2D" w:rsidRDefault="00196738" w:rsidP="00A801C4">
      <w:pPr>
        <w:rPr>
          <w:rFonts w:ascii="Aptos" w:hAnsi="Aptos"/>
          <w:b/>
          <w:bCs/>
          <w:sz w:val="28"/>
          <w:szCs w:val="28"/>
        </w:rPr>
      </w:pPr>
      <w:r w:rsidRPr="00810E2D">
        <w:rPr>
          <w:rFonts w:ascii="Aptos" w:hAnsi="Aptos"/>
          <w:b/>
          <w:bCs/>
          <w:sz w:val="28"/>
          <w:szCs w:val="28"/>
        </w:rPr>
        <w:t>Infection</w:t>
      </w:r>
    </w:p>
    <w:p w14:paraId="13825DC6" w14:textId="2B45340B" w:rsidR="00A801C4" w:rsidRPr="00810E2D" w:rsidRDefault="00A801C4" w:rsidP="00A801C4">
      <w:pPr>
        <w:rPr>
          <w:rFonts w:ascii="Aptos" w:hAnsi="Aptos"/>
          <w:vertAlign w:val="superscript"/>
        </w:rPr>
      </w:pPr>
      <w:r w:rsidRPr="00810E2D">
        <w:rPr>
          <w:rFonts w:ascii="Aptos" w:hAnsi="Aptos"/>
        </w:rPr>
        <w:t>My-Luong Vuong (</w:t>
      </w:r>
      <w:proofErr w:type="spellStart"/>
      <w:r w:rsidRPr="00810E2D">
        <w:rPr>
          <w:rFonts w:ascii="Aptos" w:hAnsi="Aptos"/>
        </w:rPr>
        <w:t>Mỹ-Lượng</w:t>
      </w:r>
      <w:proofErr w:type="spellEnd"/>
      <w:r w:rsidRPr="00810E2D">
        <w:rPr>
          <w:rFonts w:ascii="Aptos" w:hAnsi="Aptos"/>
        </w:rPr>
        <w:t xml:space="preserve"> Vương)</w:t>
      </w:r>
      <w:r w:rsidRPr="00810E2D">
        <w:rPr>
          <w:rFonts w:ascii="Aptos" w:hAnsi="Aptos"/>
          <w:vertAlign w:val="superscript"/>
        </w:rPr>
        <w:t>a†</w:t>
      </w:r>
      <w:r w:rsidRPr="00810E2D">
        <w:rPr>
          <w:rFonts w:ascii="Aptos" w:hAnsi="Aptos"/>
        </w:rPr>
        <w:t>, Omar Elkayal</w:t>
      </w:r>
      <w:r w:rsidRPr="00810E2D">
        <w:rPr>
          <w:rFonts w:ascii="Aptos" w:hAnsi="Aptos"/>
          <w:vertAlign w:val="superscript"/>
        </w:rPr>
        <w:t>a,†,1</w:t>
      </w:r>
      <w:r w:rsidRPr="00810E2D">
        <w:rPr>
          <w:rFonts w:ascii="Aptos" w:hAnsi="Aptos"/>
        </w:rPr>
        <w:t>, Ruth Van Daele</w:t>
      </w:r>
      <w:r w:rsidRPr="00810E2D">
        <w:rPr>
          <w:rFonts w:ascii="Aptos" w:hAnsi="Aptos"/>
          <w:vertAlign w:val="superscript"/>
        </w:rPr>
        <w:t>a,b,2</w:t>
      </w:r>
      <w:r w:rsidRPr="00810E2D">
        <w:rPr>
          <w:rFonts w:ascii="Aptos" w:hAnsi="Aptos"/>
        </w:rPr>
        <w:t xml:space="preserve">, Jan-Willem C. </w:t>
      </w:r>
      <w:proofErr w:type="spellStart"/>
      <w:r w:rsidRPr="00810E2D">
        <w:rPr>
          <w:rFonts w:ascii="Aptos" w:hAnsi="Aptos"/>
        </w:rPr>
        <w:t>Alffenaar</w:t>
      </w:r>
      <w:r w:rsidRPr="00810E2D">
        <w:rPr>
          <w:rFonts w:ascii="Aptos" w:hAnsi="Aptos"/>
          <w:vertAlign w:val="superscript"/>
        </w:rPr>
        <w:t>c,d,e</w:t>
      </w:r>
      <w:proofErr w:type="spellEnd"/>
      <w:r w:rsidRPr="00810E2D">
        <w:rPr>
          <w:rFonts w:ascii="Aptos" w:hAnsi="Aptos"/>
        </w:rPr>
        <w:t xml:space="preserve">, Sophie L. </w:t>
      </w:r>
      <w:proofErr w:type="spellStart"/>
      <w:r w:rsidRPr="00810E2D">
        <w:rPr>
          <w:rFonts w:ascii="Aptos" w:hAnsi="Aptos"/>
        </w:rPr>
        <w:t>Stocker</w:t>
      </w:r>
      <w:r w:rsidRPr="00810E2D">
        <w:rPr>
          <w:rFonts w:ascii="Aptos" w:hAnsi="Aptos"/>
          <w:vertAlign w:val="superscript"/>
        </w:rPr>
        <w:t>c,e,f,g</w:t>
      </w:r>
      <w:proofErr w:type="spellEnd"/>
      <w:r w:rsidRPr="00810E2D">
        <w:rPr>
          <w:rFonts w:ascii="Aptos" w:hAnsi="Aptos"/>
        </w:rPr>
        <w:t xml:space="preserve">, Jason A. </w:t>
      </w:r>
      <w:proofErr w:type="spellStart"/>
      <w:r w:rsidRPr="00810E2D">
        <w:rPr>
          <w:rFonts w:ascii="Aptos" w:hAnsi="Aptos"/>
        </w:rPr>
        <w:t>Roberts</w:t>
      </w:r>
      <w:r w:rsidRPr="00810E2D">
        <w:rPr>
          <w:rStyle w:val="CommentReference"/>
          <w:rFonts w:ascii="Aptos" w:hAnsi="Aptos"/>
          <w:sz w:val="22"/>
          <w:szCs w:val="22"/>
          <w:vertAlign w:val="superscript"/>
        </w:rPr>
        <w:t>h</w:t>
      </w:r>
      <w:r w:rsidRPr="00810E2D">
        <w:rPr>
          <w:rFonts w:ascii="Aptos" w:hAnsi="Aptos"/>
          <w:vertAlign w:val="superscript"/>
        </w:rPr>
        <w:t>,i,j</w:t>
      </w:r>
      <w:proofErr w:type="spellEnd"/>
      <w:r w:rsidRPr="00810E2D">
        <w:rPr>
          <w:rFonts w:ascii="Aptos" w:hAnsi="Aptos"/>
        </w:rPr>
        <w:t xml:space="preserve">, Yves </w:t>
      </w:r>
      <w:proofErr w:type="spellStart"/>
      <w:r w:rsidRPr="00810E2D">
        <w:rPr>
          <w:rFonts w:ascii="Aptos" w:hAnsi="Aptos"/>
        </w:rPr>
        <w:t>Debaveye</w:t>
      </w:r>
      <w:r w:rsidRPr="00810E2D">
        <w:rPr>
          <w:rFonts w:ascii="Aptos" w:hAnsi="Aptos"/>
          <w:vertAlign w:val="superscript"/>
        </w:rPr>
        <w:t>k,l</w:t>
      </w:r>
      <w:proofErr w:type="spellEnd"/>
      <w:r w:rsidRPr="00810E2D">
        <w:rPr>
          <w:rFonts w:ascii="Aptos" w:hAnsi="Aptos"/>
        </w:rPr>
        <w:t xml:space="preserve">, Joost </w:t>
      </w:r>
      <w:proofErr w:type="spellStart"/>
      <w:r w:rsidRPr="00810E2D">
        <w:rPr>
          <w:rFonts w:ascii="Aptos" w:hAnsi="Aptos"/>
        </w:rPr>
        <w:t>Wauters</w:t>
      </w:r>
      <w:r w:rsidRPr="00810E2D">
        <w:rPr>
          <w:rFonts w:ascii="Aptos" w:hAnsi="Aptos"/>
          <w:vertAlign w:val="superscript"/>
        </w:rPr>
        <w:t>m,n</w:t>
      </w:r>
      <w:proofErr w:type="spellEnd"/>
      <w:r w:rsidRPr="00810E2D">
        <w:rPr>
          <w:rFonts w:ascii="Aptos" w:hAnsi="Aptos"/>
        </w:rPr>
        <w:t>, Beatrijs Mertens</w:t>
      </w:r>
      <w:r w:rsidRPr="00810E2D">
        <w:rPr>
          <w:rFonts w:ascii="Aptos" w:hAnsi="Aptos"/>
          <w:vertAlign w:val="superscript"/>
        </w:rPr>
        <w:t>a,b,3</w:t>
      </w:r>
      <w:r w:rsidRPr="00810E2D">
        <w:rPr>
          <w:rFonts w:ascii="Aptos" w:hAnsi="Aptos"/>
        </w:rPr>
        <w:t>, Jasper M. Boonstra</w:t>
      </w:r>
      <w:r w:rsidRPr="00810E2D">
        <w:rPr>
          <w:rFonts w:ascii="Aptos" w:hAnsi="Aptos"/>
          <w:vertAlign w:val="superscript"/>
        </w:rPr>
        <w:t>o,4</w:t>
      </w:r>
      <w:r w:rsidRPr="00810E2D">
        <w:rPr>
          <w:rFonts w:ascii="Aptos" w:hAnsi="Aptos"/>
        </w:rPr>
        <w:t xml:space="preserve">, Indy </w:t>
      </w:r>
      <w:proofErr w:type="spellStart"/>
      <w:r w:rsidRPr="00810E2D">
        <w:rPr>
          <w:rFonts w:ascii="Aptos" w:hAnsi="Aptos"/>
        </w:rPr>
        <w:t>Sandaradura</w:t>
      </w:r>
      <w:r w:rsidRPr="00810E2D">
        <w:rPr>
          <w:rFonts w:ascii="Aptos" w:hAnsi="Aptos"/>
          <w:vertAlign w:val="superscript"/>
        </w:rPr>
        <w:t>p,q,r</w:t>
      </w:r>
      <w:proofErr w:type="spellEnd"/>
      <w:r w:rsidRPr="00810E2D">
        <w:rPr>
          <w:rFonts w:ascii="Aptos" w:hAnsi="Aptos"/>
        </w:rPr>
        <w:t xml:space="preserve">, Deborah J.E. </w:t>
      </w:r>
      <w:proofErr w:type="spellStart"/>
      <w:r w:rsidRPr="00810E2D">
        <w:rPr>
          <w:rFonts w:ascii="Aptos" w:hAnsi="Aptos"/>
        </w:rPr>
        <w:t>Marriott</w:t>
      </w:r>
      <w:r w:rsidRPr="00810E2D">
        <w:rPr>
          <w:rFonts w:ascii="Aptos" w:hAnsi="Aptos"/>
          <w:vertAlign w:val="superscript"/>
        </w:rPr>
        <w:t>s,t</w:t>
      </w:r>
      <w:proofErr w:type="spellEnd"/>
      <w:r w:rsidRPr="00810E2D">
        <w:rPr>
          <w:rFonts w:ascii="Aptos" w:hAnsi="Aptos"/>
        </w:rPr>
        <w:t xml:space="preserve">, Roger J. </w:t>
      </w:r>
      <w:proofErr w:type="spellStart"/>
      <w:r w:rsidRPr="00810E2D">
        <w:rPr>
          <w:rFonts w:ascii="Aptos" w:hAnsi="Aptos"/>
        </w:rPr>
        <w:t>Brüggemann</w:t>
      </w:r>
      <w:r w:rsidRPr="00810E2D">
        <w:rPr>
          <w:rFonts w:ascii="Aptos" w:hAnsi="Aptos"/>
          <w:vertAlign w:val="superscript"/>
        </w:rPr>
        <w:t>u,v</w:t>
      </w:r>
      <w:proofErr w:type="spellEnd"/>
      <w:r w:rsidRPr="00810E2D">
        <w:rPr>
          <w:rFonts w:ascii="Aptos" w:hAnsi="Aptos"/>
        </w:rPr>
        <w:t xml:space="preserve">, Jeroen A. </w:t>
      </w:r>
      <w:proofErr w:type="spellStart"/>
      <w:r w:rsidRPr="00810E2D">
        <w:rPr>
          <w:rFonts w:ascii="Aptos" w:hAnsi="Aptos"/>
        </w:rPr>
        <w:t>Schouten</w:t>
      </w:r>
      <w:r w:rsidRPr="00810E2D">
        <w:rPr>
          <w:rFonts w:ascii="Aptos" w:hAnsi="Aptos"/>
          <w:vertAlign w:val="superscript"/>
        </w:rPr>
        <w:t>w</w:t>
      </w:r>
      <w:proofErr w:type="spellEnd"/>
      <w:r w:rsidRPr="00810E2D">
        <w:rPr>
          <w:rFonts w:ascii="Aptos" w:hAnsi="Aptos"/>
        </w:rPr>
        <w:t>, Raoul Bergner</w:t>
      </w:r>
      <w:r w:rsidRPr="00810E2D">
        <w:rPr>
          <w:rFonts w:ascii="Aptos" w:hAnsi="Aptos"/>
          <w:vertAlign w:val="superscript"/>
        </w:rPr>
        <w:t>x</w:t>
      </w:r>
      <w:r w:rsidRPr="00810E2D">
        <w:rPr>
          <w:rFonts w:ascii="Aptos" w:hAnsi="Aptos"/>
        </w:rPr>
        <w:t xml:space="preserve">, Steven </w:t>
      </w:r>
      <w:proofErr w:type="spellStart"/>
      <w:r w:rsidRPr="00810E2D">
        <w:rPr>
          <w:rFonts w:ascii="Aptos" w:hAnsi="Aptos"/>
        </w:rPr>
        <w:t>Buijk</w:t>
      </w:r>
      <w:r w:rsidRPr="00810E2D">
        <w:rPr>
          <w:rFonts w:ascii="Aptos" w:hAnsi="Aptos"/>
          <w:vertAlign w:val="superscript"/>
        </w:rPr>
        <w:t>y</w:t>
      </w:r>
      <w:proofErr w:type="spellEnd"/>
      <w:r w:rsidRPr="00810E2D">
        <w:rPr>
          <w:rFonts w:ascii="Aptos" w:hAnsi="Aptos"/>
        </w:rPr>
        <w:t xml:space="preserve">, Isabel </w:t>
      </w:r>
      <w:proofErr w:type="spellStart"/>
      <w:r w:rsidRPr="00810E2D">
        <w:rPr>
          <w:rFonts w:ascii="Aptos" w:hAnsi="Aptos"/>
        </w:rPr>
        <w:t>Spriet</w:t>
      </w:r>
      <w:r w:rsidRPr="00810E2D">
        <w:rPr>
          <w:rFonts w:ascii="Aptos" w:hAnsi="Aptos"/>
          <w:vertAlign w:val="superscript"/>
        </w:rPr>
        <w:t>a,b</w:t>
      </w:r>
      <w:proofErr w:type="spellEnd"/>
      <w:r w:rsidRPr="00810E2D">
        <w:rPr>
          <w:rFonts w:ascii="Aptos" w:hAnsi="Aptos"/>
          <w:vertAlign w:val="superscript"/>
        </w:rPr>
        <w:t>,‡</w:t>
      </w:r>
      <w:r w:rsidRPr="00810E2D">
        <w:rPr>
          <w:rFonts w:ascii="Aptos" w:hAnsi="Aptos"/>
        </w:rPr>
        <w:t xml:space="preserve">, Erwin </w:t>
      </w:r>
      <w:proofErr w:type="spellStart"/>
      <w:r w:rsidRPr="00810E2D">
        <w:rPr>
          <w:rFonts w:ascii="Aptos" w:hAnsi="Aptos"/>
        </w:rPr>
        <w:t>Dreesen</w:t>
      </w:r>
      <w:r w:rsidRPr="00810E2D">
        <w:rPr>
          <w:rFonts w:ascii="Aptos" w:hAnsi="Aptos"/>
          <w:vertAlign w:val="superscript"/>
        </w:rPr>
        <w:t>a</w:t>
      </w:r>
      <w:proofErr w:type="spellEnd"/>
      <w:r w:rsidRPr="00810E2D">
        <w:rPr>
          <w:rFonts w:ascii="Aptos" w:hAnsi="Aptos"/>
          <w:vertAlign w:val="superscript"/>
        </w:rPr>
        <w:t>,‡,*</w:t>
      </w:r>
    </w:p>
    <w:p w14:paraId="0B543AD7" w14:textId="77777777" w:rsidR="00A801C4" w:rsidRPr="00810E2D" w:rsidRDefault="00A801C4" w:rsidP="00A801C4">
      <w:pPr>
        <w:rPr>
          <w:rFonts w:ascii="Aptos" w:hAnsi="Aptos"/>
        </w:rPr>
      </w:pPr>
      <w:r w:rsidRPr="00810E2D">
        <w:rPr>
          <w:rFonts w:ascii="Aptos" w:hAnsi="Aptos"/>
          <w:vertAlign w:val="superscript"/>
        </w:rPr>
        <w:t>a</w:t>
      </w:r>
      <w:r w:rsidRPr="00810E2D">
        <w:rPr>
          <w:rFonts w:ascii="Aptos" w:hAnsi="Aptos"/>
        </w:rPr>
        <w:t xml:space="preserve"> Department of Pharmaceutical and Pharmacological Sciences, KU Leuven, Leuven, Belgium</w:t>
      </w:r>
      <w:r w:rsidRPr="00810E2D">
        <w:rPr>
          <w:rFonts w:ascii="Aptos" w:hAnsi="Aptos"/>
        </w:rPr>
        <w:br/>
      </w:r>
      <w:r w:rsidRPr="00810E2D">
        <w:rPr>
          <w:rFonts w:ascii="Aptos" w:hAnsi="Aptos"/>
          <w:vertAlign w:val="superscript"/>
        </w:rPr>
        <w:t>b</w:t>
      </w:r>
      <w:r w:rsidRPr="00810E2D">
        <w:rPr>
          <w:rFonts w:ascii="Aptos" w:hAnsi="Aptos"/>
        </w:rPr>
        <w:t xml:space="preserve"> Pharmacy Department, University Hospitals Leuven, Leuven, Belgium</w:t>
      </w:r>
      <w:r w:rsidRPr="00810E2D">
        <w:rPr>
          <w:rFonts w:ascii="Aptos" w:hAnsi="Aptos"/>
          <w:vertAlign w:val="superscript"/>
        </w:rPr>
        <w:br/>
        <w:t>c</w:t>
      </w:r>
      <w:r w:rsidRPr="00810E2D">
        <w:rPr>
          <w:rFonts w:ascii="Aptos" w:hAnsi="Aptos"/>
        </w:rPr>
        <w:t xml:space="preserve"> School of Pharmacy, Faculty of Medicine and Health, The University of Sydney, Sydney, Australia</w:t>
      </w:r>
      <w:r w:rsidRPr="00810E2D">
        <w:rPr>
          <w:rFonts w:ascii="Aptos" w:hAnsi="Aptos"/>
          <w:vertAlign w:val="superscript"/>
        </w:rPr>
        <w:br/>
        <w:t>d</w:t>
      </w:r>
      <w:r w:rsidRPr="00810E2D">
        <w:rPr>
          <w:rFonts w:ascii="Aptos" w:hAnsi="Aptos"/>
        </w:rPr>
        <w:t xml:space="preserve"> Pharmacy Department, </w:t>
      </w:r>
      <w:proofErr w:type="spellStart"/>
      <w:r w:rsidRPr="00810E2D">
        <w:rPr>
          <w:rFonts w:ascii="Aptos" w:hAnsi="Aptos"/>
        </w:rPr>
        <w:t>Westmead</w:t>
      </w:r>
      <w:proofErr w:type="spellEnd"/>
      <w:r w:rsidRPr="00810E2D">
        <w:rPr>
          <w:rFonts w:ascii="Aptos" w:hAnsi="Aptos"/>
        </w:rPr>
        <w:t xml:space="preserve"> Hospital, Sydney, Australia</w:t>
      </w:r>
      <w:r w:rsidRPr="00810E2D">
        <w:rPr>
          <w:rFonts w:ascii="Aptos" w:hAnsi="Aptos"/>
          <w:vertAlign w:val="superscript"/>
        </w:rPr>
        <w:br/>
        <w:t>e</w:t>
      </w:r>
      <w:r w:rsidRPr="00810E2D">
        <w:rPr>
          <w:rFonts w:ascii="Aptos" w:hAnsi="Aptos"/>
        </w:rPr>
        <w:t xml:space="preserve"> Institute for Infectious Diseases (Sydney ID), The University of Sydney, Sydney, Australia</w:t>
      </w:r>
      <w:r w:rsidRPr="00810E2D">
        <w:rPr>
          <w:rFonts w:ascii="Aptos" w:hAnsi="Aptos"/>
        </w:rPr>
        <w:br/>
      </w:r>
      <w:r w:rsidRPr="00810E2D">
        <w:rPr>
          <w:rFonts w:ascii="Aptos" w:hAnsi="Aptos"/>
          <w:vertAlign w:val="superscript"/>
        </w:rPr>
        <w:t>f</w:t>
      </w:r>
      <w:r w:rsidRPr="00810E2D">
        <w:rPr>
          <w:rFonts w:ascii="Aptos" w:hAnsi="Aptos"/>
        </w:rPr>
        <w:t xml:space="preserve"> School of Clinical Medicine, Faculty of Medicine and Health, University of New South Wales, Sydney, Australia</w:t>
      </w:r>
      <w:r w:rsidRPr="00810E2D">
        <w:rPr>
          <w:rFonts w:ascii="Aptos" w:hAnsi="Aptos"/>
          <w:vertAlign w:val="superscript"/>
        </w:rPr>
        <w:br/>
        <w:t xml:space="preserve">g </w:t>
      </w:r>
      <w:r w:rsidRPr="00810E2D">
        <w:rPr>
          <w:rFonts w:ascii="Aptos" w:hAnsi="Aptos"/>
        </w:rPr>
        <w:t>Department of Clinical Pharmacology and Toxicology, St. Vincent's Hospital, Sydney, Australia</w:t>
      </w:r>
      <w:r w:rsidRPr="00810E2D">
        <w:rPr>
          <w:rFonts w:ascii="Aptos" w:hAnsi="Aptos"/>
          <w:vertAlign w:val="superscript"/>
        </w:rPr>
        <w:br/>
        <w:t>h</w:t>
      </w:r>
      <w:r w:rsidRPr="00810E2D">
        <w:rPr>
          <w:rFonts w:ascii="Aptos" w:hAnsi="Aptos"/>
        </w:rPr>
        <w:t xml:space="preserve"> University of Queensland Centre for Clinical Research (UQCCR), The University of Queensland, Brisbane, Australia</w:t>
      </w:r>
      <w:r w:rsidRPr="00810E2D">
        <w:rPr>
          <w:rFonts w:ascii="Aptos" w:hAnsi="Aptos"/>
          <w:vertAlign w:val="superscript"/>
        </w:rPr>
        <w:br/>
      </w:r>
      <w:proofErr w:type="spellStart"/>
      <w:r w:rsidRPr="00810E2D">
        <w:rPr>
          <w:rFonts w:ascii="Aptos" w:hAnsi="Aptos"/>
          <w:vertAlign w:val="superscript"/>
        </w:rPr>
        <w:t>i</w:t>
      </w:r>
      <w:proofErr w:type="spellEnd"/>
      <w:r w:rsidRPr="00810E2D">
        <w:rPr>
          <w:rFonts w:ascii="Aptos" w:hAnsi="Aptos"/>
        </w:rPr>
        <w:t xml:space="preserve"> Departments of Pharmacy and Intensive Care Medicine, Royal Brisbane and Women’s Hospital, Brisbane, Australia</w:t>
      </w:r>
      <w:r w:rsidRPr="00810E2D">
        <w:rPr>
          <w:rFonts w:ascii="Aptos" w:hAnsi="Aptos"/>
          <w:vertAlign w:val="superscript"/>
        </w:rPr>
        <w:br/>
        <w:t>j</w:t>
      </w:r>
      <w:r w:rsidRPr="00810E2D">
        <w:rPr>
          <w:rFonts w:ascii="Aptos" w:hAnsi="Aptos"/>
        </w:rPr>
        <w:t xml:space="preserve"> Division of </w:t>
      </w:r>
      <w:proofErr w:type="spellStart"/>
      <w:r w:rsidRPr="00810E2D">
        <w:rPr>
          <w:rFonts w:ascii="Aptos" w:hAnsi="Aptos"/>
        </w:rPr>
        <w:t>Anaesthesiology</w:t>
      </w:r>
      <w:proofErr w:type="spellEnd"/>
      <w:r w:rsidRPr="00810E2D">
        <w:rPr>
          <w:rFonts w:ascii="Aptos" w:hAnsi="Aptos"/>
        </w:rPr>
        <w:t xml:space="preserve"> Critical Care Emergency and Pain Medicine, </w:t>
      </w:r>
      <w:proofErr w:type="spellStart"/>
      <w:r w:rsidRPr="00810E2D">
        <w:rPr>
          <w:rFonts w:ascii="Aptos" w:hAnsi="Aptos"/>
        </w:rPr>
        <w:t>Nîmes</w:t>
      </w:r>
      <w:proofErr w:type="spellEnd"/>
      <w:r w:rsidRPr="00810E2D">
        <w:rPr>
          <w:rFonts w:ascii="Aptos" w:hAnsi="Aptos"/>
        </w:rPr>
        <w:t xml:space="preserve"> University Hospital, University of Montpellier, </w:t>
      </w:r>
      <w:proofErr w:type="spellStart"/>
      <w:r w:rsidRPr="00810E2D">
        <w:rPr>
          <w:rFonts w:ascii="Aptos" w:hAnsi="Aptos"/>
        </w:rPr>
        <w:t>Nîmes</w:t>
      </w:r>
      <w:proofErr w:type="spellEnd"/>
      <w:r w:rsidRPr="00810E2D">
        <w:rPr>
          <w:rFonts w:ascii="Aptos" w:hAnsi="Aptos"/>
        </w:rPr>
        <w:t>, France</w:t>
      </w:r>
      <w:r w:rsidRPr="00810E2D">
        <w:rPr>
          <w:rFonts w:ascii="Aptos" w:hAnsi="Aptos"/>
          <w:vertAlign w:val="superscript"/>
        </w:rPr>
        <w:br/>
        <w:t>k</w:t>
      </w:r>
      <w:r w:rsidRPr="00810E2D">
        <w:rPr>
          <w:rFonts w:ascii="Aptos" w:hAnsi="Aptos"/>
        </w:rPr>
        <w:t xml:space="preserve"> Department of Cellular and Molecular Medicine, KU Leuven, Leuven, Belgium</w:t>
      </w:r>
      <w:r w:rsidRPr="00810E2D">
        <w:rPr>
          <w:rFonts w:ascii="Aptos" w:hAnsi="Aptos"/>
          <w:vertAlign w:val="superscript"/>
        </w:rPr>
        <w:br/>
        <w:t>l</w:t>
      </w:r>
      <w:r w:rsidRPr="00810E2D">
        <w:rPr>
          <w:rFonts w:ascii="Aptos" w:hAnsi="Aptos"/>
        </w:rPr>
        <w:t xml:space="preserve"> Intensive Care Unit, University Hospitals Leuven, Leuven, Belgium</w:t>
      </w:r>
      <w:r w:rsidRPr="00810E2D">
        <w:rPr>
          <w:rFonts w:ascii="Aptos" w:hAnsi="Aptos"/>
          <w:vertAlign w:val="superscript"/>
        </w:rPr>
        <w:br/>
        <w:t>m</w:t>
      </w:r>
      <w:r w:rsidRPr="00810E2D">
        <w:rPr>
          <w:rFonts w:ascii="Aptos" w:hAnsi="Aptos"/>
        </w:rPr>
        <w:t xml:space="preserve"> Department of Microbiology, Immunology and Transplantation, KU Leuven, Leuven, Belgium</w:t>
      </w:r>
      <w:r w:rsidRPr="00810E2D">
        <w:rPr>
          <w:rFonts w:ascii="Aptos" w:hAnsi="Aptos"/>
          <w:vertAlign w:val="superscript"/>
        </w:rPr>
        <w:br/>
        <w:t>n</w:t>
      </w:r>
      <w:r w:rsidRPr="00810E2D">
        <w:rPr>
          <w:rFonts w:ascii="Aptos" w:hAnsi="Aptos"/>
        </w:rPr>
        <w:t xml:space="preserve"> Medical Intensive Care Unit, University Hospitals Leuven, Leuven, Belgium</w:t>
      </w:r>
      <w:r w:rsidRPr="00810E2D">
        <w:rPr>
          <w:rFonts w:ascii="Aptos" w:hAnsi="Aptos"/>
          <w:vertAlign w:val="superscript"/>
        </w:rPr>
        <w:br/>
        <w:t>o</w:t>
      </w:r>
      <w:r w:rsidRPr="00810E2D">
        <w:rPr>
          <w:rFonts w:ascii="Aptos" w:hAnsi="Aptos"/>
        </w:rPr>
        <w:t xml:space="preserve"> University of Groningen, University Medical Centre Groningen, Department of Clinical Pharmacy and Pharmacology, Groningen, The Netherlands</w:t>
      </w:r>
      <w:r w:rsidRPr="00810E2D">
        <w:rPr>
          <w:rFonts w:ascii="Aptos" w:hAnsi="Aptos"/>
          <w:vertAlign w:val="superscript"/>
        </w:rPr>
        <w:br/>
        <w:t>p</w:t>
      </w:r>
      <w:r w:rsidRPr="00810E2D">
        <w:rPr>
          <w:rFonts w:ascii="Aptos" w:hAnsi="Aptos"/>
        </w:rPr>
        <w:t xml:space="preserve"> Centre for Infectious Diseases and Microbiology, </w:t>
      </w:r>
      <w:proofErr w:type="spellStart"/>
      <w:r w:rsidRPr="00810E2D">
        <w:rPr>
          <w:rFonts w:ascii="Aptos" w:hAnsi="Aptos"/>
        </w:rPr>
        <w:t>Westmead</w:t>
      </w:r>
      <w:proofErr w:type="spellEnd"/>
      <w:r w:rsidRPr="00810E2D">
        <w:rPr>
          <w:rFonts w:ascii="Aptos" w:hAnsi="Aptos"/>
        </w:rPr>
        <w:t xml:space="preserve"> Hospital, Sydney, Australia</w:t>
      </w:r>
      <w:r w:rsidRPr="00810E2D">
        <w:rPr>
          <w:rFonts w:ascii="Aptos" w:hAnsi="Aptos"/>
          <w:vertAlign w:val="superscript"/>
        </w:rPr>
        <w:br/>
        <w:t>q</w:t>
      </w:r>
      <w:r w:rsidRPr="00810E2D">
        <w:rPr>
          <w:rFonts w:ascii="Aptos" w:hAnsi="Aptos"/>
        </w:rPr>
        <w:t xml:space="preserve"> Faculty of Medicine and Health, </w:t>
      </w:r>
      <w:proofErr w:type="spellStart"/>
      <w:r w:rsidRPr="00810E2D">
        <w:rPr>
          <w:rFonts w:ascii="Aptos" w:hAnsi="Aptos"/>
        </w:rPr>
        <w:t>Westmead</w:t>
      </w:r>
      <w:proofErr w:type="spellEnd"/>
      <w:r w:rsidRPr="00810E2D">
        <w:rPr>
          <w:rFonts w:ascii="Aptos" w:hAnsi="Aptos"/>
        </w:rPr>
        <w:t xml:space="preserve"> Clinical School, The University of Sydney, Sydney, Australia</w:t>
      </w:r>
      <w:r w:rsidRPr="00810E2D">
        <w:rPr>
          <w:rFonts w:ascii="Aptos" w:hAnsi="Aptos"/>
          <w:vertAlign w:val="superscript"/>
        </w:rPr>
        <w:br/>
        <w:t>r</w:t>
      </w:r>
      <w:r w:rsidRPr="00810E2D">
        <w:rPr>
          <w:rFonts w:ascii="Aptos" w:hAnsi="Aptos"/>
        </w:rPr>
        <w:t xml:space="preserve"> Institute of Clinical Pathology and Medical Research, New South Wales Health Pathology, </w:t>
      </w:r>
      <w:proofErr w:type="spellStart"/>
      <w:r w:rsidRPr="00810E2D">
        <w:rPr>
          <w:rFonts w:ascii="Aptos" w:hAnsi="Aptos"/>
        </w:rPr>
        <w:t>Westmead</w:t>
      </w:r>
      <w:proofErr w:type="spellEnd"/>
      <w:r w:rsidRPr="00810E2D">
        <w:rPr>
          <w:rFonts w:ascii="Aptos" w:hAnsi="Aptos"/>
        </w:rPr>
        <w:t xml:space="preserve"> Hospital, Sydney, </w:t>
      </w:r>
      <w:bookmarkStart w:id="0" w:name="_Hlk152339168"/>
      <w:r w:rsidRPr="00810E2D">
        <w:rPr>
          <w:rFonts w:ascii="Aptos" w:hAnsi="Aptos"/>
        </w:rPr>
        <w:t>Australia</w:t>
      </w:r>
      <w:bookmarkEnd w:id="0"/>
      <w:r w:rsidRPr="00810E2D">
        <w:rPr>
          <w:rFonts w:ascii="Aptos" w:hAnsi="Aptos"/>
          <w:vertAlign w:val="superscript"/>
        </w:rPr>
        <w:br/>
        <w:t>s</w:t>
      </w:r>
      <w:r w:rsidRPr="00810E2D">
        <w:rPr>
          <w:rFonts w:ascii="Aptos" w:hAnsi="Aptos"/>
        </w:rPr>
        <w:t xml:space="preserve"> School of Clinical Medicine, St Vincent's Healthcare Clinical Campus, Faculty of Medicine and Health, UNSW Sydney, NSW, Australia</w:t>
      </w:r>
      <w:r w:rsidRPr="00810E2D">
        <w:rPr>
          <w:rFonts w:ascii="Aptos" w:hAnsi="Aptos"/>
        </w:rPr>
        <w:br/>
      </w:r>
      <w:r w:rsidRPr="00810E2D">
        <w:rPr>
          <w:rFonts w:ascii="Aptos" w:hAnsi="Aptos"/>
          <w:vertAlign w:val="superscript"/>
        </w:rPr>
        <w:t>t</w:t>
      </w:r>
      <w:r w:rsidRPr="00810E2D">
        <w:rPr>
          <w:rFonts w:ascii="Aptos" w:hAnsi="Aptos"/>
        </w:rPr>
        <w:t xml:space="preserve"> Clinical Microbiology and Infectious Diseases Department, St. Vincent's Hospital, Sydney, NSW, Australia</w:t>
      </w:r>
      <w:r w:rsidRPr="00810E2D">
        <w:rPr>
          <w:rFonts w:ascii="Aptos" w:hAnsi="Aptos"/>
        </w:rPr>
        <w:br/>
      </w:r>
      <w:r w:rsidRPr="00810E2D">
        <w:rPr>
          <w:rFonts w:ascii="Aptos" w:hAnsi="Aptos"/>
          <w:vertAlign w:val="superscript"/>
        </w:rPr>
        <w:t>u</w:t>
      </w:r>
      <w:r w:rsidRPr="00810E2D">
        <w:rPr>
          <w:rFonts w:ascii="Aptos" w:hAnsi="Aptos"/>
        </w:rPr>
        <w:t xml:space="preserve"> Radboud university medical </w:t>
      </w:r>
      <w:proofErr w:type="spellStart"/>
      <w:r w:rsidRPr="00810E2D">
        <w:rPr>
          <w:rFonts w:ascii="Aptos" w:hAnsi="Aptos"/>
        </w:rPr>
        <w:t>centre</w:t>
      </w:r>
      <w:proofErr w:type="spellEnd"/>
      <w:r w:rsidRPr="00810E2D">
        <w:rPr>
          <w:rFonts w:ascii="Aptos" w:hAnsi="Aptos"/>
        </w:rPr>
        <w:t>, Radboud Institute for Medical Innovations, Department of Pharmacy, Nijmegen, The Netherlands</w:t>
      </w:r>
      <w:r w:rsidRPr="00810E2D">
        <w:rPr>
          <w:rFonts w:ascii="Aptos" w:hAnsi="Aptos"/>
          <w:vertAlign w:val="superscript"/>
        </w:rPr>
        <w:br/>
        <w:t>v</w:t>
      </w:r>
      <w:r w:rsidRPr="00810E2D">
        <w:rPr>
          <w:rFonts w:ascii="Aptos" w:hAnsi="Aptos"/>
        </w:rPr>
        <w:t xml:space="preserve"> </w:t>
      </w:r>
      <w:proofErr w:type="spellStart"/>
      <w:r w:rsidRPr="00810E2D">
        <w:rPr>
          <w:rFonts w:ascii="Aptos" w:hAnsi="Aptos"/>
        </w:rPr>
        <w:t>Radboudumc</w:t>
      </w:r>
      <w:proofErr w:type="spellEnd"/>
      <w:r w:rsidRPr="00810E2D">
        <w:rPr>
          <w:rFonts w:ascii="Aptos" w:hAnsi="Aptos"/>
        </w:rPr>
        <w:t>/CWZ Centre of Expertise in Mycology, Nijmegen, The Netherlands</w:t>
      </w:r>
      <w:r w:rsidRPr="00810E2D">
        <w:rPr>
          <w:rFonts w:ascii="Aptos" w:hAnsi="Aptos"/>
          <w:vertAlign w:val="superscript"/>
        </w:rPr>
        <w:br/>
        <w:t>w</w:t>
      </w:r>
      <w:r w:rsidRPr="00810E2D">
        <w:rPr>
          <w:rFonts w:ascii="Aptos" w:hAnsi="Aptos"/>
        </w:rPr>
        <w:t xml:space="preserve"> Department of Intensive Care, Canisius Wilhelmina Hospital, Nijmegen, The Netherlands</w:t>
      </w:r>
      <w:r w:rsidRPr="00810E2D">
        <w:rPr>
          <w:rFonts w:ascii="Aptos" w:hAnsi="Aptos"/>
          <w:vertAlign w:val="superscript"/>
        </w:rPr>
        <w:br/>
        <w:t>x</w:t>
      </w:r>
      <w:r w:rsidRPr="00810E2D">
        <w:rPr>
          <w:rFonts w:ascii="Aptos" w:hAnsi="Aptos"/>
        </w:rPr>
        <w:t xml:space="preserve"> Division of Rheumatology and Nephrology, Department of Medicine A, Ludwigshafen Medical </w:t>
      </w:r>
      <w:r w:rsidRPr="00810E2D">
        <w:rPr>
          <w:rFonts w:ascii="Aptos" w:hAnsi="Aptos"/>
        </w:rPr>
        <w:lastRenderedPageBreak/>
        <w:t>Centre, Ludwigshafen, Germany</w:t>
      </w:r>
      <w:r w:rsidRPr="00810E2D">
        <w:rPr>
          <w:rFonts w:ascii="Aptos" w:hAnsi="Aptos"/>
          <w:vertAlign w:val="superscript"/>
        </w:rPr>
        <w:br/>
        <w:t>y</w:t>
      </w:r>
      <w:r w:rsidRPr="00810E2D">
        <w:rPr>
          <w:rFonts w:ascii="Aptos" w:hAnsi="Aptos"/>
        </w:rPr>
        <w:t xml:space="preserve"> Department of Surgery, </w:t>
      </w:r>
      <w:proofErr w:type="spellStart"/>
      <w:r w:rsidRPr="00810E2D">
        <w:rPr>
          <w:rFonts w:ascii="Aptos" w:hAnsi="Aptos"/>
        </w:rPr>
        <w:t>IJsseland</w:t>
      </w:r>
      <w:proofErr w:type="spellEnd"/>
      <w:r w:rsidRPr="00810E2D">
        <w:rPr>
          <w:rFonts w:ascii="Aptos" w:hAnsi="Aptos"/>
        </w:rPr>
        <w:t xml:space="preserve"> Hospital, Capelle </w:t>
      </w:r>
      <w:proofErr w:type="spellStart"/>
      <w:r w:rsidRPr="00810E2D">
        <w:rPr>
          <w:rFonts w:ascii="Aptos" w:hAnsi="Aptos"/>
        </w:rPr>
        <w:t>aan</w:t>
      </w:r>
      <w:proofErr w:type="spellEnd"/>
      <w:r w:rsidRPr="00810E2D">
        <w:rPr>
          <w:rFonts w:ascii="Aptos" w:hAnsi="Aptos"/>
        </w:rPr>
        <w:t xml:space="preserve"> den Ijssel, The Netherlands</w:t>
      </w:r>
    </w:p>
    <w:p w14:paraId="39620FA4" w14:textId="4F9351FA" w:rsidR="00A801C4" w:rsidRPr="00810E2D" w:rsidRDefault="00A801C4" w:rsidP="00A801C4">
      <w:pPr>
        <w:pStyle w:val="present-address"/>
        <w:rPr>
          <w:lang w:val="en-GB"/>
        </w:rPr>
      </w:pPr>
      <w:r w:rsidRPr="00810E2D">
        <w:rPr>
          <w:vertAlign w:val="superscript"/>
          <w:lang w:val="en-GB"/>
        </w:rPr>
        <w:t>1</w:t>
      </w:r>
      <w:r w:rsidRPr="00810E2D">
        <w:rPr>
          <w:lang w:val="en-GB"/>
        </w:rPr>
        <w:t xml:space="preserve"> Novo Nordisk, Copenhagen, Denmark</w:t>
      </w:r>
      <w:r w:rsidRPr="00810E2D">
        <w:rPr>
          <w:vertAlign w:val="superscript"/>
          <w:lang w:val="en-GB"/>
        </w:rPr>
        <w:br/>
      </w:r>
      <w:r w:rsidR="008C0A8E" w:rsidRPr="00E12618">
        <w:rPr>
          <w:vertAlign w:val="superscript"/>
          <w:lang w:val="en-GB"/>
        </w:rPr>
        <w:t>2</w:t>
      </w:r>
      <w:r w:rsidR="008C0A8E" w:rsidRPr="00E12618">
        <w:rPr>
          <w:lang w:val="en-GB"/>
        </w:rPr>
        <w:t xml:space="preserve"> </w:t>
      </w:r>
      <w:r w:rsidR="008C0A8E" w:rsidRPr="000079C7">
        <w:rPr>
          <w:lang w:val="en-GB"/>
        </w:rPr>
        <w:t xml:space="preserve">Gilead Sciences, </w:t>
      </w:r>
      <w:proofErr w:type="spellStart"/>
      <w:r w:rsidR="008C0A8E" w:rsidRPr="000079C7">
        <w:rPr>
          <w:lang w:val="en-GB"/>
        </w:rPr>
        <w:t>Diegem</w:t>
      </w:r>
      <w:proofErr w:type="spellEnd"/>
      <w:r w:rsidR="008C0A8E" w:rsidRPr="000079C7">
        <w:rPr>
          <w:lang w:val="en-GB"/>
        </w:rPr>
        <w:t>, Belgium</w:t>
      </w:r>
      <w:r w:rsidR="008C0A8E" w:rsidRPr="00E12618">
        <w:rPr>
          <w:lang w:val="en-GB"/>
        </w:rPr>
        <w:br/>
      </w:r>
      <w:r w:rsidR="008C0A8E">
        <w:rPr>
          <w:vertAlign w:val="superscript"/>
          <w:lang w:val="en-GB"/>
        </w:rPr>
        <w:t>3</w:t>
      </w:r>
      <w:r w:rsidR="008C0A8E" w:rsidRPr="00E12618">
        <w:rPr>
          <w:lang w:val="en-GB"/>
        </w:rPr>
        <w:t xml:space="preserve"> </w:t>
      </w:r>
      <w:r w:rsidR="008C0A8E" w:rsidRPr="006A42C3">
        <w:rPr>
          <w:lang w:val="en-GB"/>
        </w:rPr>
        <w:t>AZ Turnhout, Antwerp, Belgium</w:t>
      </w:r>
      <w:r w:rsidRPr="00810E2D">
        <w:rPr>
          <w:lang w:val="en-GB"/>
        </w:rPr>
        <w:br/>
      </w:r>
      <w:r w:rsidRPr="00810E2D">
        <w:rPr>
          <w:vertAlign w:val="superscript"/>
          <w:lang w:val="en-GB"/>
        </w:rPr>
        <w:t>4</w:t>
      </w:r>
      <w:r w:rsidRPr="00810E2D">
        <w:rPr>
          <w:lang w:val="en-GB"/>
        </w:rPr>
        <w:t xml:space="preserve"> ICON plc, Groningen, The Netherlands</w:t>
      </w:r>
    </w:p>
    <w:p w14:paraId="01FECFA3" w14:textId="77777777" w:rsidR="00A801C4" w:rsidRPr="00810E2D" w:rsidRDefault="00A801C4" w:rsidP="00A801C4">
      <w:pPr>
        <w:rPr>
          <w:rFonts w:ascii="Aptos" w:hAnsi="Aptos"/>
        </w:rPr>
      </w:pPr>
      <w:r w:rsidRPr="00810E2D">
        <w:rPr>
          <w:rFonts w:ascii="Aptos" w:hAnsi="Aptos"/>
          <w:vertAlign w:val="superscript"/>
        </w:rPr>
        <w:t>†</w:t>
      </w:r>
      <w:r w:rsidRPr="00810E2D">
        <w:rPr>
          <w:rFonts w:ascii="Aptos" w:hAnsi="Aptos"/>
        </w:rPr>
        <w:t>Shared co-first authorship</w:t>
      </w:r>
      <w:r w:rsidRPr="00810E2D">
        <w:rPr>
          <w:rFonts w:ascii="Aptos" w:hAnsi="Aptos"/>
        </w:rPr>
        <w:br/>
      </w:r>
      <w:r w:rsidRPr="00810E2D">
        <w:rPr>
          <w:rFonts w:ascii="Aptos" w:hAnsi="Aptos"/>
          <w:vertAlign w:val="superscript"/>
        </w:rPr>
        <w:t>‡</w:t>
      </w:r>
      <w:r w:rsidRPr="00810E2D">
        <w:rPr>
          <w:rFonts w:ascii="Aptos" w:hAnsi="Aptos"/>
        </w:rPr>
        <w:t>Shared co-senior authorship</w:t>
      </w:r>
    </w:p>
    <w:p w14:paraId="27705784" w14:textId="77777777" w:rsidR="00A801C4" w:rsidRPr="00810E2D" w:rsidRDefault="00A801C4" w:rsidP="00A801C4">
      <w:pPr>
        <w:rPr>
          <w:rFonts w:ascii="Aptos" w:hAnsi="Aptos"/>
        </w:rPr>
      </w:pPr>
      <w:r w:rsidRPr="00810E2D">
        <w:rPr>
          <w:rFonts w:ascii="Aptos" w:hAnsi="Aptos"/>
        </w:rPr>
        <w:t xml:space="preserve">*Corresponding author. E-mail: </w:t>
      </w:r>
      <w:hyperlink r:id="rId5" w:history="1">
        <w:r w:rsidRPr="00810E2D">
          <w:rPr>
            <w:rStyle w:val="Hyperlink"/>
            <w:rFonts w:ascii="Aptos" w:hAnsi="Aptos"/>
          </w:rPr>
          <w:t>erwin.dreesen@kuleuven.be</w:t>
        </w:r>
      </w:hyperlink>
      <w:r w:rsidRPr="00810E2D">
        <w:rPr>
          <w:rFonts w:ascii="Aptos" w:hAnsi="Aptos"/>
        </w:rPr>
        <w:t xml:space="preserve">. Address: Department of Pharmaceutical and Pharmacological Sciences, KU Leuven, ON2 </w:t>
      </w:r>
      <w:proofErr w:type="spellStart"/>
      <w:r w:rsidRPr="00810E2D">
        <w:rPr>
          <w:rFonts w:ascii="Aptos" w:hAnsi="Aptos"/>
        </w:rPr>
        <w:t>Herestraat</w:t>
      </w:r>
      <w:proofErr w:type="spellEnd"/>
      <w:r w:rsidRPr="00810E2D">
        <w:rPr>
          <w:rFonts w:ascii="Aptos" w:hAnsi="Aptos"/>
        </w:rPr>
        <w:t xml:space="preserve"> 49 box 521, 3000 Leuven, Belgium. Telephone number: +32 16 37 27 53.</w:t>
      </w:r>
    </w:p>
    <w:p w14:paraId="7C61FF3A" w14:textId="77777777" w:rsidR="002F79B9" w:rsidRDefault="002F79B9" w:rsidP="002F79B9"/>
    <w:p w14:paraId="6F66FCAC" w14:textId="77777777" w:rsidR="002F79B9" w:rsidRDefault="002F79B9" w:rsidP="002F79B9"/>
    <w:p w14:paraId="3A897E24" w14:textId="77777777" w:rsidR="002F79B9" w:rsidRDefault="002F79B9" w:rsidP="002F79B9"/>
    <w:p w14:paraId="760FF980" w14:textId="77777777" w:rsidR="002F79B9" w:rsidRDefault="002F79B9" w:rsidP="002F79B9">
      <w:r>
        <w:br/>
      </w:r>
    </w:p>
    <w:p w14:paraId="14CA9779" w14:textId="77777777" w:rsidR="002F79B9" w:rsidRDefault="002F79B9" w:rsidP="002F79B9"/>
    <w:p w14:paraId="0C6FDE6E" w14:textId="77777777" w:rsidR="002F79B9" w:rsidRDefault="002F79B9" w:rsidP="009F436D">
      <w:pPr>
        <w:jc w:val="both"/>
        <w:rPr>
          <w:rFonts w:ascii="Aptos" w:hAnsi="Aptos"/>
        </w:rPr>
      </w:pPr>
    </w:p>
    <w:p w14:paraId="46C6175A" w14:textId="77777777" w:rsidR="002F79B9" w:rsidRDefault="002F79B9" w:rsidP="009F436D">
      <w:pPr>
        <w:jc w:val="both"/>
        <w:rPr>
          <w:rFonts w:ascii="Aptos" w:hAnsi="Aptos"/>
        </w:rPr>
      </w:pPr>
    </w:p>
    <w:p w14:paraId="54029D13" w14:textId="77777777" w:rsidR="002F79B9" w:rsidRDefault="002F79B9" w:rsidP="009F436D">
      <w:pPr>
        <w:jc w:val="both"/>
        <w:rPr>
          <w:rFonts w:ascii="Aptos" w:hAnsi="Aptos"/>
        </w:rPr>
      </w:pPr>
    </w:p>
    <w:p w14:paraId="4A05E7CB" w14:textId="77777777" w:rsidR="002F79B9" w:rsidRDefault="002F79B9" w:rsidP="009F436D">
      <w:pPr>
        <w:jc w:val="both"/>
        <w:rPr>
          <w:rFonts w:ascii="Aptos" w:hAnsi="Aptos"/>
        </w:rPr>
      </w:pPr>
    </w:p>
    <w:p w14:paraId="37894737" w14:textId="77777777" w:rsidR="002F79B9" w:rsidRDefault="002F79B9" w:rsidP="009F436D">
      <w:pPr>
        <w:jc w:val="both"/>
        <w:rPr>
          <w:rFonts w:ascii="Aptos" w:hAnsi="Aptos"/>
        </w:rPr>
      </w:pPr>
    </w:p>
    <w:p w14:paraId="7D03CB88" w14:textId="77777777" w:rsidR="002F79B9" w:rsidRDefault="002F79B9" w:rsidP="009F436D">
      <w:pPr>
        <w:jc w:val="both"/>
        <w:rPr>
          <w:rFonts w:ascii="Aptos" w:hAnsi="Aptos"/>
        </w:rPr>
      </w:pPr>
    </w:p>
    <w:p w14:paraId="136517A0" w14:textId="77777777" w:rsidR="002F79B9" w:rsidRDefault="002F79B9" w:rsidP="009F436D">
      <w:pPr>
        <w:jc w:val="both"/>
        <w:rPr>
          <w:rFonts w:ascii="Aptos" w:hAnsi="Aptos"/>
          <w:noProof/>
        </w:rPr>
      </w:pPr>
    </w:p>
    <w:p w14:paraId="710E3021" w14:textId="77777777" w:rsidR="002F79B9" w:rsidRDefault="002F79B9" w:rsidP="009F436D">
      <w:pPr>
        <w:jc w:val="both"/>
        <w:rPr>
          <w:rFonts w:ascii="Aptos" w:hAnsi="Aptos"/>
          <w:noProof/>
        </w:rPr>
      </w:pPr>
    </w:p>
    <w:p w14:paraId="253324EA" w14:textId="77777777" w:rsidR="002F79B9" w:rsidRDefault="002F79B9" w:rsidP="009F436D">
      <w:pPr>
        <w:jc w:val="both"/>
        <w:rPr>
          <w:rFonts w:ascii="Aptos" w:hAnsi="Aptos"/>
          <w:noProof/>
        </w:rPr>
      </w:pPr>
    </w:p>
    <w:p w14:paraId="6A630422" w14:textId="77777777" w:rsidR="002F79B9" w:rsidRDefault="002F79B9" w:rsidP="009F436D">
      <w:pPr>
        <w:jc w:val="both"/>
        <w:rPr>
          <w:rFonts w:ascii="Aptos" w:hAnsi="Aptos"/>
          <w:noProof/>
        </w:rPr>
      </w:pPr>
    </w:p>
    <w:p w14:paraId="3A1741E0" w14:textId="77777777" w:rsidR="002F79B9" w:rsidRDefault="002F79B9" w:rsidP="009F436D">
      <w:pPr>
        <w:jc w:val="both"/>
        <w:rPr>
          <w:rFonts w:ascii="Aptos" w:hAnsi="Aptos"/>
          <w:noProof/>
        </w:rPr>
      </w:pPr>
    </w:p>
    <w:p w14:paraId="255DB44B" w14:textId="77777777" w:rsidR="002F79B9" w:rsidRDefault="002F79B9" w:rsidP="009F436D">
      <w:pPr>
        <w:jc w:val="both"/>
        <w:rPr>
          <w:rFonts w:ascii="Aptos" w:hAnsi="Aptos"/>
          <w:noProof/>
        </w:rPr>
      </w:pPr>
    </w:p>
    <w:p w14:paraId="521081F2" w14:textId="77777777" w:rsidR="002F79B9" w:rsidRDefault="002F79B9" w:rsidP="009F436D">
      <w:pPr>
        <w:jc w:val="both"/>
        <w:rPr>
          <w:rFonts w:ascii="Aptos" w:hAnsi="Aptos"/>
          <w:noProof/>
        </w:rPr>
      </w:pPr>
    </w:p>
    <w:p w14:paraId="24EBBF7E" w14:textId="77777777" w:rsidR="002F79B9" w:rsidRDefault="002F79B9" w:rsidP="009F436D">
      <w:pPr>
        <w:jc w:val="both"/>
        <w:rPr>
          <w:rFonts w:ascii="Aptos" w:hAnsi="Aptos"/>
          <w:noProof/>
        </w:rPr>
      </w:pPr>
    </w:p>
    <w:p w14:paraId="326462EB" w14:textId="77777777" w:rsidR="002F79B9" w:rsidRDefault="002F79B9" w:rsidP="009F436D">
      <w:pPr>
        <w:jc w:val="both"/>
        <w:rPr>
          <w:rFonts w:ascii="Aptos" w:hAnsi="Aptos"/>
          <w:noProof/>
        </w:rPr>
      </w:pPr>
    </w:p>
    <w:p w14:paraId="699DDAE5" w14:textId="77777777" w:rsidR="002F79B9" w:rsidRDefault="002F79B9" w:rsidP="009F436D">
      <w:pPr>
        <w:jc w:val="both"/>
        <w:rPr>
          <w:rFonts w:ascii="Aptos" w:hAnsi="Aptos"/>
          <w:noProof/>
        </w:rPr>
      </w:pPr>
    </w:p>
    <w:p w14:paraId="61A2FC5F" w14:textId="32FA49A4" w:rsidR="002F79B9" w:rsidRDefault="002F79B9" w:rsidP="002F79B9">
      <w:pPr>
        <w:pStyle w:val="Heading1"/>
        <w:jc w:val="both"/>
        <w:rPr>
          <w:rFonts w:ascii="Aptos" w:hAnsi="Aptos"/>
          <w:noProof/>
        </w:rPr>
      </w:pPr>
      <w:r w:rsidRPr="009F436D">
        <w:rPr>
          <w:rFonts w:ascii="Aptos" w:hAnsi="Aptos"/>
          <w:sz w:val="36"/>
          <w:szCs w:val="36"/>
        </w:rPr>
        <w:lastRenderedPageBreak/>
        <w:t>Supplementary Figures</w:t>
      </w:r>
    </w:p>
    <w:p w14:paraId="78415154" w14:textId="1114AFA5" w:rsidR="007A63FF" w:rsidRPr="009F436D" w:rsidRDefault="007A63FF" w:rsidP="009F436D">
      <w:pPr>
        <w:jc w:val="both"/>
        <w:rPr>
          <w:rFonts w:ascii="Aptos" w:hAnsi="Aptos"/>
        </w:rPr>
      </w:pPr>
      <w:r w:rsidRPr="009F436D">
        <w:rPr>
          <w:rFonts w:ascii="Aptos" w:hAnsi="Aptos"/>
          <w:noProof/>
        </w:rPr>
        <w:drawing>
          <wp:inline distT="0" distB="0" distL="0" distR="0" wp14:anchorId="4F830227" wp14:editId="4F917AEB">
            <wp:extent cx="5760000" cy="3101538"/>
            <wp:effectExtent l="0" t="0" r="0" b="381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2F5E7B4E" w14:textId="3448BA0C" w:rsidR="007A63FF" w:rsidRPr="009F436D" w:rsidRDefault="007A63FF" w:rsidP="009F436D">
      <w:pPr>
        <w:jc w:val="both"/>
        <w:rPr>
          <w:rFonts w:ascii="Aptos" w:hAnsi="Aptos"/>
        </w:rPr>
      </w:pPr>
      <w:r w:rsidRPr="009F436D">
        <w:rPr>
          <w:rStyle w:val="Heading3Char"/>
          <w:rFonts w:ascii="Aptos" w:hAnsi="Aptos"/>
        </w:rPr>
        <w:t>Fig. S1.</w:t>
      </w:r>
      <w:r w:rsidRPr="009F436D">
        <w:rPr>
          <w:rFonts w:ascii="Aptos" w:hAnsi="Aptos"/>
        </w:rPr>
        <w:t xml:space="preserve"> </w:t>
      </w:r>
      <w:r w:rsidR="00DC3387" w:rsidRPr="009F436D">
        <w:rPr>
          <w:rFonts w:ascii="Aptos" w:hAnsi="Aptos"/>
        </w:rPr>
        <w:t xml:space="preserve">Violin plot showing the distribution of </w:t>
      </w:r>
      <w:r w:rsidR="00CA673B" w:rsidRPr="009F436D">
        <w:rPr>
          <w:rFonts w:ascii="Aptos" w:hAnsi="Aptos"/>
        </w:rPr>
        <w:t xml:space="preserve">10 imputed </w:t>
      </w:r>
      <w:r w:rsidR="00CF5FB1" w:rsidRPr="009F436D">
        <w:rPr>
          <w:rFonts w:ascii="Aptos" w:hAnsi="Aptos"/>
        </w:rPr>
        <w:t xml:space="preserve">sets of </w:t>
      </w:r>
      <w:r w:rsidR="00CA673B" w:rsidRPr="009F436D">
        <w:rPr>
          <w:rFonts w:ascii="Aptos" w:hAnsi="Aptos"/>
        </w:rPr>
        <w:t xml:space="preserve">serum creatinine </w:t>
      </w:r>
      <w:r w:rsidR="00CF5FB1" w:rsidRPr="009F436D">
        <w:rPr>
          <w:rFonts w:ascii="Aptos" w:hAnsi="Aptos"/>
        </w:rPr>
        <w:t xml:space="preserve">values </w:t>
      </w:r>
      <w:r w:rsidR="00CA673B" w:rsidRPr="009F436D">
        <w:rPr>
          <w:rFonts w:ascii="Aptos" w:hAnsi="Aptos"/>
        </w:rPr>
        <w:t>and the observed one.</w:t>
      </w:r>
      <w:r w:rsidRPr="009F436D">
        <w:rPr>
          <w:rFonts w:ascii="Aptos" w:hAnsi="Aptos"/>
        </w:rPr>
        <w:br w:type="page"/>
      </w:r>
    </w:p>
    <w:p w14:paraId="7C07FA1E" w14:textId="5010CB92" w:rsidR="00882EE9" w:rsidRPr="009F436D" w:rsidRDefault="00492F98" w:rsidP="009F436D">
      <w:pPr>
        <w:jc w:val="both"/>
        <w:rPr>
          <w:rFonts w:ascii="Aptos" w:hAnsi="Aptos"/>
        </w:rPr>
      </w:pPr>
      <w:r w:rsidRPr="009F436D">
        <w:rPr>
          <w:rFonts w:ascii="Aptos" w:hAnsi="Aptos"/>
          <w:noProof/>
        </w:rPr>
        <w:lastRenderedPageBreak/>
        <w:drawing>
          <wp:inline distT="0" distB="0" distL="0" distR="0" wp14:anchorId="4F62D3BB" wp14:editId="708F969A">
            <wp:extent cx="5760000" cy="3101538"/>
            <wp:effectExtent l="0" t="0" r="0" b="381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6FC0FBF0" w14:textId="37F7DC92" w:rsidR="00097A66" w:rsidRPr="009F436D" w:rsidRDefault="00853C49" w:rsidP="009F436D">
      <w:pPr>
        <w:jc w:val="both"/>
        <w:rPr>
          <w:rFonts w:ascii="Aptos" w:hAnsi="Aptos"/>
        </w:rPr>
        <w:sectPr w:rsidR="00097A66" w:rsidRPr="009F436D" w:rsidSect="00492F98">
          <w:pgSz w:w="11906" w:h="16838" w:code="9"/>
          <w:pgMar w:top="1440" w:right="1440" w:bottom="1440" w:left="1440" w:header="720" w:footer="720" w:gutter="0"/>
          <w:cols w:space="720"/>
          <w:docGrid w:linePitch="360"/>
        </w:sectPr>
      </w:pPr>
      <w:r w:rsidRPr="009F436D">
        <w:rPr>
          <w:rStyle w:val="Heading3Char"/>
          <w:rFonts w:ascii="Aptos" w:hAnsi="Aptos"/>
        </w:rPr>
        <w:t>Fig. S</w:t>
      </w:r>
      <w:r w:rsidR="00C5286E" w:rsidRPr="009F436D">
        <w:rPr>
          <w:rStyle w:val="Heading3Char"/>
          <w:rFonts w:ascii="Aptos" w:hAnsi="Aptos"/>
        </w:rPr>
        <w:t>2</w:t>
      </w:r>
      <w:r w:rsidRPr="009F436D">
        <w:rPr>
          <w:rStyle w:val="Heading3Char"/>
          <w:rFonts w:ascii="Aptos" w:hAnsi="Aptos"/>
        </w:rPr>
        <w:t>.</w:t>
      </w:r>
      <w:r w:rsidRPr="009F436D">
        <w:rPr>
          <w:rFonts w:ascii="Aptos" w:hAnsi="Aptos"/>
        </w:rPr>
        <w:t xml:space="preserve"> </w:t>
      </w:r>
      <w:r w:rsidR="002250D1" w:rsidRPr="009F436D">
        <w:rPr>
          <w:rFonts w:ascii="Aptos" w:hAnsi="Aptos"/>
        </w:rPr>
        <w:t xml:space="preserve">Density plot showing the distribution of 10 imputed </w:t>
      </w:r>
      <w:r w:rsidR="00AD5284" w:rsidRPr="009F436D">
        <w:rPr>
          <w:rFonts w:ascii="Aptos" w:hAnsi="Aptos"/>
        </w:rPr>
        <w:t xml:space="preserve">sets of </w:t>
      </w:r>
      <w:r w:rsidR="002250D1" w:rsidRPr="009F436D">
        <w:rPr>
          <w:rFonts w:ascii="Aptos" w:hAnsi="Aptos"/>
        </w:rPr>
        <w:t>serum creatinine</w:t>
      </w:r>
      <w:r w:rsidR="00AD5284" w:rsidRPr="009F436D">
        <w:rPr>
          <w:rFonts w:ascii="Aptos" w:hAnsi="Aptos"/>
        </w:rPr>
        <w:t xml:space="preserve"> values</w:t>
      </w:r>
      <w:r w:rsidR="002250D1" w:rsidRPr="009F436D">
        <w:rPr>
          <w:rFonts w:ascii="Aptos" w:hAnsi="Aptos"/>
        </w:rPr>
        <w:t xml:space="preserve"> and the observed one.</w:t>
      </w:r>
    </w:p>
    <w:p w14:paraId="2D8CB218" w14:textId="71905480" w:rsidR="00D85D21" w:rsidRPr="009F436D" w:rsidRDefault="00830415" w:rsidP="009F436D">
      <w:pPr>
        <w:jc w:val="both"/>
        <w:rPr>
          <w:rFonts w:ascii="Aptos" w:hAnsi="Aptos"/>
          <w:b/>
          <w:bCs/>
          <w:lang w:val="en-GB"/>
        </w:rPr>
      </w:pPr>
      <w:r w:rsidRPr="009F436D">
        <w:rPr>
          <w:rFonts w:ascii="Aptos" w:hAnsi="Aptos"/>
          <w:b/>
          <w:bCs/>
          <w:noProof/>
        </w:rPr>
        <w:lastRenderedPageBreak/>
        <w:drawing>
          <wp:inline distT="0" distB="0" distL="0" distR="0" wp14:anchorId="749A2169" wp14:editId="0B69AFF2">
            <wp:extent cx="8859623" cy="5164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00D85D21" w:rsidRPr="009F436D">
        <w:rPr>
          <w:rStyle w:val="Heading3Char"/>
          <w:rFonts w:ascii="Aptos" w:hAnsi="Aptos"/>
        </w:rPr>
        <w:t xml:space="preserve">Fig. </w:t>
      </w:r>
      <w:r w:rsidR="00255ADF" w:rsidRPr="009F436D">
        <w:rPr>
          <w:rStyle w:val="Heading3Char"/>
          <w:rFonts w:ascii="Aptos" w:hAnsi="Aptos"/>
        </w:rPr>
        <w:t>S</w:t>
      </w:r>
      <w:r w:rsidR="00902423" w:rsidRPr="009F436D">
        <w:rPr>
          <w:rStyle w:val="Heading3Char"/>
          <w:rFonts w:ascii="Aptos" w:hAnsi="Aptos"/>
        </w:rPr>
        <w:t>3</w:t>
      </w:r>
      <w:r w:rsidR="00D85D21" w:rsidRPr="009F436D">
        <w:rPr>
          <w:rStyle w:val="Heading3Char"/>
          <w:rFonts w:ascii="Aptos" w:hAnsi="Aptos"/>
        </w:rPr>
        <w:t>.</w:t>
      </w:r>
      <w:r w:rsidR="00D85D21" w:rsidRPr="009F436D">
        <w:rPr>
          <w:rFonts w:ascii="Aptos" w:hAnsi="Aptos"/>
        </w:rPr>
        <w:t xml:space="preserve"> </w:t>
      </w:r>
      <w:r w:rsidR="00F21806" w:rsidRPr="009F436D">
        <w:rPr>
          <w:rFonts w:ascii="Aptos" w:hAnsi="Aptos"/>
        </w:rPr>
        <w:t>Observed concentration</w:t>
      </w:r>
      <w:r w:rsidR="00F22B58" w:rsidRPr="009F436D">
        <w:rPr>
          <w:rFonts w:ascii="Aptos" w:hAnsi="Aptos"/>
        </w:rPr>
        <w:t xml:space="preserve"> </w:t>
      </w:r>
      <w:r w:rsidR="00F21806" w:rsidRPr="009F436D">
        <w:rPr>
          <w:rFonts w:ascii="Aptos" w:hAnsi="Aptos"/>
        </w:rPr>
        <w:t xml:space="preserve">vs Time </w:t>
      </w:r>
      <w:r w:rsidR="00AA095D" w:rsidRPr="009F436D">
        <w:rPr>
          <w:rFonts w:ascii="Aptos" w:hAnsi="Aptos"/>
        </w:rPr>
        <w:t xml:space="preserve">per study </w:t>
      </w:r>
      <w:proofErr w:type="spellStart"/>
      <w:r w:rsidR="00AA095D" w:rsidRPr="009F436D">
        <w:rPr>
          <w:rFonts w:ascii="Aptos" w:hAnsi="Aptos"/>
        </w:rPr>
        <w:t>centre</w:t>
      </w:r>
      <w:proofErr w:type="spellEnd"/>
      <w:r w:rsidR="006D1CAE" w:rsidRPr="009F436D">
        <w:rPr>
          <w:rFonts w:ascii="Aptos" w:hAnsi="Aptos"/>
        </w:rPr>
        <w:t>.</w:t>
      </w:r>
    </w:p>
    <w:p w14:paraId="0BC68CA9" w14:textId="77777777" w:rsidR="00E66A3E" w:rsidRPr="009F436D" w:rsidRDefault="00E66A3E" w:rsidP="009F436D">
      <w:pPr>
        <w:spacing w:after="0" w:line="480" w:lineRule="auto"/>
        <w:jc w:val="both"/>
        <w:rPr>
          <w:rFonts w:ascii="Aptos" w:hAnsi="Aptos"/>
        </w:rPr>
      </w:pPr>
      <w:r w:rsidRPr="009F436D">
        <w:rPr>
          <w:rFonts w:ascii="Aptos" w:hAnsi="Aptos"/>
          <w:noProof/>
        </w:rPr>
        <w:lastRenderedPageBreak/>
        <w:drawing>
          <wp:inline distT="0" distB="0" distL="0" distR="0" wp14:anchorId="660B2C35" wp14:editId="4C90995E">
            <wp:extent cx="8858646" cy="5163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58646" cy="5163595"/>
                    </a:xfrm>
                    <a:prstGeom prst="rect">
                      <a:avLst/>
                    </a:prstGeom>
                  </pic:spPr>
                </pic:pic>
              </a:graphicData>
            </a:graphic>
          </wp:inline>
        </w:drawing>
      </w:r>
    </w:p>
    <w:p w14:paraId="5B0EE8F0" w14:textId="2328B39F" w:rsidR="00E66A3E" w:rsidRPr="009F436D" w:rsidRDefault="00E66A3E" w:rsidP="009F436D">
      <w:pPr>
        <w:jc w:val="both"/>
        <w:rPr>
          <w:rFonts w:ascii="Aptos" w:hAnsi="Aptos"/>
          <w:lang w:val="en-GB"/>
        </w:rPr>
      </w:pPr>
      <w:r w:rsidRPr="009F436D">
        <w:rPr>
          <w:rStyle w:val="Heading3Char"/>
          <w:rFonts w:ascii="Aptos" w:hAnsi="Aptos"/>
        </w:rPr>
        <w:t>Fig. S</w:t>
      </w:r>
      <w:r w:rsidR="000C770F" w:rsidRPr="009F436D">
        <w:rPr>
          <w:rStyle w:val="Heading3Char"/>
          <w:rFonts w:ascii="Aptos" w:hAnsi="Aptos"/>
        </w:rPr>
        <w:t>4</w:t>
      </w:r>
      <w:r w:rsidRPr="009F436D">
        <w:rPr>
          <w:rStyle w:val="Heading3Char"/>
          <w:rFonts w:ascii="Aptos" w:hAnsi="Aptos"/>
        </w:rPr>
        <w:t>.</w:t>
      </w:r>
      <w:r w:rsidRPr="009F436D">
        <w:rPr>
          <w:rFonts w:ascii="Aptos" w:hAnsi="Aptos"/>
          <w:b/>
          <w:bCs/>
          <w:lang w:val="en-GB"/>
        </w:rPr>
        <w:t xml:space="preserve"> </w:t>
      </w:r>
      <w:r w:rsidRPr="009F436D">
        <w:rPr>
          <w:rFonts w:ascii="Aptos" w:hAnsi="Aptos"/>
          <w:lang w:val="en-GB"/>
        </w:rPr>
        <w:t>Observed concentration vs Time of the overall data.</w:t>
      </w:r>
    </w:p>
    <w:p w14:paraId="5ABAF727" w14:textId="77777777" w:rsidR="007A2716" w:rsidRPr="009F436D" w:rsidRDefault="00040F44" w:rsidP="009F436D">
      <w:pPr>
        <w:jc w:val="both"/>
        <w:rPr>
          <w:rFonts w:ascii="Aptos" w:hAnsi="Aptos"/>
        </w:rPr>
      </w:pPr>
      <w:r w:rsidRPr="009F436D">
        <w:rPr>
          <w:rFonts w:ascii="Aptos" w:hAnsi="Aptos"/>
          <w:noProof/>
        </w:rPr>
        <w:lastRenderedPageBreak/>
        <w:drawing>
          <wp:inline distT="0" distB="0" distL="0" distR="0" wp14:anchorId="5E4C5247" wp14:editId="251756CD">
            <wp:extent cx="8859622" cy="5164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9622" cy="5164165"/>
                    </a:xfrm>
                    <a:prstGeom prst="rect">
                      <a:avLst/>
                    </a:prstGeom>
                  </pic:spPr>
                </pic:pic>
              </a:graphicData>
            </a:graphic>
          </wp:inline>
        </w:drawing>
      </w:r>
      <w:r w:rsidRPr="009F436D">
        <w:rPr>
          <w:rFonts w:ascii="Aptos" w:hAnsi="Aptos"/>
        </w:rPr>
        <w:t xml:space="preserve"> </w:t>
      </w:r>
    </w:p>
    <w:p w14:paraId="3079BDAC" w14:textId="6D2294A6" w:rsidR="00D5557F" w:rsidRPr="009F436D" w:rsidRDefault="007A2716" w:rsidP="009F436D">
      <w:pPr>
        <w:jc w:val="both"/>
        <w:rPr>
          <w:rFonts w:ascii="Aptos" w:hAnsi="Aptos"/>
          <w:b/>
          <w:bCs/>
        </w:rPr>
      </w:pPr>
      <w:r w:rsidRPr="009F436D">
        <w:rPr>
          <w:rStyle w:val="Heading3Char"/>
          <w:rFonts w:ascii="Aptos" w:hAnsi="Aptos"/>
        </w:rPr>
        <w:t xml:space="preserve">Fig. </w:t>
      </w:r>
      <w:r w:rsidR="00350D52" w:rsidRPr="009F436D">
        <w:rPr>
          <w:rStyle w:val="Heading3Char"/>
          <w:rFonts w:ascii="Aptos" w:hAnsi="Aptos"/>
        </w:rPr>
        <w:t>S</w:t>
      </w:r>
      <w:r w:rsidR="00B03CBA" w:rsidRPr="009F436D">
        <w:rPr>
          <w:rStyle w:val="Heading3Char"/>
          <w:rFonts w:ascii="Aptos" w:hAnsi="Aptos"/>
        </w:rPr>
        <w:t>5</w:t>
      </w:r>
      <w:r w:rsidRPr="009F436D">
        <w:rPr>
          <w:rStyle w:val="Heading3Char"/>
          <w:rFonts w:ascii="Aptos" w:hAnsi="Aptos"/>
        </w:rPr>
        <w:t>.</w:t>
      </w:r>
      <w:r w:rsidR="006E6F76" w:rsidRPr="009F436D">
        <w:rPr>
          <w:rFonts w:ascii="Aptos" w:hAnsi="Aptos"/>
          <w:b/>
          <w:bCs/>
        </w:rPr>
        <w:t xml:space="preserve"> </w:t>
      </w:r>
      <w:r w:rsidR="006E6F76" w:rsidRPr="009F436D">
        <w:rPr>
          <w:rFonts w:ascii="Aptos" w:hAnsi="Aptos"/>
        </w:rPr>
        <w:t>Conditional weighted residual</w:t>
      </w:r>
      <w:r w:rsidR="000664BA">
        <w:rPr>
          <w:rFonts w:ascii="Aptos" w:hAnsi="Aptos"/>
        </w:rPr>
        <w:t>s</w:t>
      </w:r>
      <w:r w:rsidR="00AD37DA">
        <w:rPr>
          <w:rFonts w:ascii="Aptos" w:hAnsi="Aptos"/>
        </w:rPr>
        <w:t xml:space="preserve"> </w:t>
      </w:r>
      <w:r w:rsidR="006E6F76" w:rsidRPr="009F436D">
        <w:rPr>
          <w:rFonts w:ascii="Aptos" w:hAnsi="Aptos"/>
        </w:rPr>
        <w:t xml:space="preserve">vs </w:t>
      </w:r>
      <w:r w:rsidR="002F0565" w:rsidRPr="009F436D">
        <w:rPr>
          <w:rFonts w:ascii="Aptos" w:hAnsi="Aptos"/>
        </w:rPr>
        <w:t>population predicted concentration</w:t>
      </w:r>
      <w:r w:rsidR="006E6F76" w:rsidRPr="009F436D">
        <w:rPr>
          <w:rFonts w:ascii="Aptos" w:hAnsi="Aptos"/>
        </w:rPr>
        <w:t xml:space="preserve"> per study </w:t>
      </w:r>
      <w:proofErr w:type="spellStart"/>
      <w:r w:rsidR="006E6F76" w:rsidRPr="009F436D">
        <w:rPr>
          <w:rFonts w:ascii="Aptos" w:hAnsi="Aptos"/>
        </w:rPr>
        <w:t>centre</w:t>
      </w:r>
      <w:proofErr w:type="spellEnd"/>
      <w:r w:rsidR="006E6F76" w:rsidRPr="009F436D">
        <w:rPr>
          <w:rFonts w:ascii="Aptos" w:hAnsi="Aptos"/>
        </w:rPr>
        <w:t>.</w:t>
      </w:r>
    </w:p>
    <w:p w14:paraId="4C2D8544" w14:textId="66876DEF" w:rsidR="00030C4C" w:rsidRPr="009F436D" w:rsidRDefault="00EE1B84" w:rsidP="009F436D">
      <w:pPr>
        <w:jc w:val="both"/>
        <w:rPr>
          <w:rFonts w:ascii="Aptos" w:hAnsi="Aptos"/>
          <w:b/>
          <w:bCs/>
        </w:rPr>
      </w:pPr>
      <w:r w:rsidRPr="009F436D">
        <w:rPr>
          <w:rFonts w:ascii="Aptos" w:hAnsi="Aptos"/>
          <w:b/>
          <w:bCs/>
          <w:noProof/>
        </w:rPr>
        <w:lastRenderedPageBreak/>
        <w:drawing>
          <wp:inline distT="0" distB="0" distL="0" distR="0" wp14:anchorId="0EB6E42B" wp14:editId="6234F7E7">
            <wp:extent cx="8859622" cy="5164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59622" cy="5164165"/>
                    </a:xfrm>
                    <a:prstGeom prst="rect">
                      <a:avLst/>
                    </a:prstGeom>
                  </pic:spPr>
                </pic:pic>
              </a:graphicData>
            </a:graphic>
          </wp:inline>
        </w:drawing>
      </w:r>
    </w:p>
    <w:p w14:paraId="26C089AC" w14:textId="59BF34AE" w:rsidR="00D5557F" w:rsidRPr="009F436D" w:rsidRDefault="00563A4E" w:rsidP="009F436D">
      <w:pPr>
        <w:jc w:val="both"/>
        <w:rPr>
          <w:rFonts w:ascii="Aptos" w:hAnsi="Aptos"/>
          <w:b/>
          <w:bCs/>
        </w:rPr>
      </w:pPr>
      <w:r w:rsidRPr="009F436D">
        <w:rPr>
          <w:rStyle w:val="Heading3Char"/>
          <w:rFonts w:ascii="Aptos" w:hAnsi="Aptos"/>
        </w:rPr>
        <w:t xml:space="preserve">Fig. </w:t>
      </w:r>
      <w:r w:rsidR="009849A9" w:rsidRPr="009F436D">
        <w:rPr>
          <w:rStyle w:val="Heading3Char"/>
          <w:rFonts w:ascii="Aptos" w:hAnsi="Aptos"/>
        </w:rPr>
        <w:t>S</w:t>
      </w:r>
      <w:r w:rsidR="009144C5" w:rsidRPr="009F436D">
        <w:rPr>
          <w:rStyle w:val="Heading3Char"/>
          <w:rFonts w:ascii="Aptos" w:hAnsi="Aptos"/>
        </w:rPr>
        <w:t>6</w:t>
      </w:r>
      <w:r w:rsidRPr="009F436D">
        <w:rPr>
          <w:rStyle w:val="Heading3Char"/>
          <w:rFonts w:ascii="Aptos" w:hAnsi="Aptos"/>
        </w:rPr>
        <w:t>.</w:t>
      </w:r>
      <w:r w:rsidR="00CC726D" w:rsidRPr="009F436D">
        <w:rPr>
          <w:rFonts w:ascii="Aptos" w:hAnsi="Aptos"/>
          <w:b/>
          <w:bCs/>
        </w:rPr>
        <w:t xml:space="preserve"> </w:t>
      </w:r>
      <w:r w:rsidR="005D6874" w:rsidRPr="009F436D">
        <w:rPr>
          <w:rFonts w:ascii="Aptos" w:hAnsi="Aptos"/>
        </w:rPr>
        <w:t>Conditional weighted residual</w:t>
      </w:r>
      <w:r w:rsidR="002F0862">
        <w:rPr>
          <w:rFonts w:ascii="Aptos" w:hAnsi="Aptos"/>
        </w:rPr>
        <w:t>s</w:t>
      </w:r>
      <w:r w:rsidR="00CC726D" w:rsidRPr="009F436D">
        <w:rPr>
          <w:rFonts w:ascii="Aptos" w:hAnsi="Aptos"/>
        </w:rPr>
        <w:t xml:space="preserve"> vs </w:t>
      </w:r>
      <w:r w:rsidR="00F62827" w:rsidRPr="009F436D">
        <w:rPr>
          <w:rFonts w:ascii="Aptos" w:hAnsi="Aptos"/>
        </w:rPr>
        <w:t>time since last dose (hours)</w:t>
      </w:r>
      <w:r w:rsidR="00CC726D" w:rsidRPr="009F436D">
        <w:rPr>
          <w:rFonts w:ascii="Aptos" w:hAnsi="Aptos"/>
        </w:rPr>
        <w:t xml:space="preserve"> per study </w:t>
      </w:r>
      <w:proofErr w:type="spellStart"/>
      <w:r w:rsidR="00CC726D" w:rsidRPr="009F436D">
        <w:rPr>
          <w:rFonts w:ascii="Aptos" w:hAnsi="Aptos"/>
        </w:rPr>
        <w:t>centre</w:t>
      </w:r>
      <w:proofErr w:type="spellEnd"/>
      <w:r w:rsidR="00CC726D" w:rsidRPr="009F436D">
        <w:rPr>
          <w:rFonts w:ascii="Aptos" w:hAnsi="Aptos"/>
        </w:rPr>
        <w:t>.</w:t>
      </w:r>
      <w:r w:rsidR="00D5557F" w:rsidRPr="009F436D">
        <w:rPr>
          <w:rFonts w:ascii="Aptos" w:hAnsi="Aptos"/>
          <w:b/>
          <w:bCs/>
        </w:rPr>
        <w:br w:type="page"/>
      </w:r>
    </w:p>
    <w:p w14:paraId="16EDC5F4" w14:textId="36AAC4B4" w:rsidR="00D57EFC" w:rsidRPr="009F436D" w:rsidRDefault="00D57EFC" w:rsidP="009F436D">
      <w:pPr>
        <w:jc w:val="both"/>
        <w:rPr>
          <w:rFonts w:ascii="Aptos" w:hAnsi="Aptos"/>
          <w:b/>
          <w:bCs/>
        </w:rPr>
      </w:pPr>
      <w:r w:rsidRPr="009F436D">
        <w:rPr>
          <w:rFonts w:ascii="Aptos" w:hAnsi="Aptos"/>
          <w:b/>
          <w:bCs/>
          <w:noProof/>
        </w:rPr>
        <w:lastRenderedPageBreak/>
        <w:drawing>
          <wp:inline distT="0" distB="0" distL="0" distR="0" wp14:anchorId="3E569B31" wp14:editId="6211DC15">
            <wp:extent cx="8858645" cy="51635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58645" cy="5163595"/>
                    </a:xfrm>
                    <a:prstGeom prst="rect">
                      <a:avLst/>
                    </a:prstGeom>
                  </pic:spPr>
                </pic:pic>
              </a:graphicData>
            </a:graphic>
          </wp:inline>
        </w:drawing>
      </w:r>
    </w:p>
    <w:p w14:paraId="1AD7E2F5" w14:textId="3619E50D" w:rsidR="00F14D82" w:rsidRPr="009F436D" w:rsidRDefault="00817141" w:rsidP="009F436D">
      <w:pPr>
        <w:jc w:val="both"/>
        <w:rPr>
          <w:rFonts w:ascii="Aptos" w:hAnsi="Aptos"/>
          <w:b/>
          <w:bCs/>
        </w:rPr>
      </w:pPr>
      <w:r w:rsidRPr="009F436D">
        <w:rPr>
          <w:rStyle w:val="Heading3Char"/>
          <w:rFonts w:ascii="Aptos" w:hAnsi="Aptos"/>
        </w:rPr>
        <w:t xml:space="preserve">Fig. </w:t>
      </w:r>
      <w:r w:rsidR="00A76B2F" w:rsidRPr="009F436D">
        <w:rPr>
          <w:rStyle w:val="Heading3Char"/>
          <w:rFonts w:ascii="Aptos" w:hAnsi="Aptos"/>
        </w:rPr>
        <w:t>S</w:t>
      </w:r>
      <w:r w:rsidR="00884004" w:rsidRPr="009F436D">
        <w:rPr>
          <w:rStyle w:val="Heading3Char"/>
          <w:rFonts w:ascii="Aptos" w:hAnsi="Aptos"/>
        </w:rPr>
        <w:t>7</w:t>
      </w:r>
      <w:r w:rsidRPr="009F436D">
        <w:rPr>
          <w:rStyle w:val="Heading3Char"/>
          <w:rFonts w:ascii="Aptos" w:hAnsi="Aptos"/>
        </w:rPr>
        <w:t>.</w:t>
      </w:r>
      <w:r w:rsidR="004D2B3A" w:rsidRPr="009F436D">
        <w:rPr>
          <w:rFonts w:ascii="Aptos" w:hAnsi="Aptos"/>
        </w:rPr>
        <w:t xml:space="preserve"> Observed concentration vs </w:t>
      </w:r>
      <w:r w:rsidR="003F1741" w:rsidRPr="009F436D">
        <w:rPr>
          <w:rFonts w:ascii="Aptos" w:hAnsi="Aptos"/>
        </w:rPr>
        <w:t>Population</w:t>
      </w:r>
      <w:r w:rsidR="004D2B3A" w:rsidRPr="009F436D">
        <w:rPr>
          <w:rFonts w:ascii="Aptos" w:hAnsi="Aptos"/>
        </w:rPr>
        <w:t xml:space="preserve"> predicted concentration per study </w:t>
      </w:r>
      <w:proofErr w:type="spellStart"/>
      <w:r w:rsidR="004D2B3A" w:rsidRPr="009F436D">
        <w:rPr>
          <w:rFonts w:ascii="Aptos" w:hAnsi="Aptos"/>
        </w:rPr>
        <w:t>centre</w:t>
      </w:r>
      <w:proofErr w:type="spellEnd"/>
      <w:r w:rsidR="004D2B3A" w:rsidRPr="009F436D">
        <w:rPr>
          <w:rFonts w:ascii="Aptos" w:hAnsi="Aptos"/>
        </w:rPr>
        <w:t>.</w:t>
      </w:r>
    </w:p>
    <w:p w14:paraId="3A582312" w14:textId="0C13027E" w:rsidR="00596EE5" w:rsidRPr="009F436D" w:rsidRDefault="00596EE5" w:rsidP="009F436D">
      <w:pPr>
        <w:jc w:val="both"/>
        <w:rPr>
          <w:rFonts w:ascii="Aptos" w:hAnsi="Aptos"/>
          <w:b/>
          <w:bCs/>
        </w:rPr>
      </w:pPr>
      <w:r w:rsidRPr="009F436D">
        <w:rPr>
          <w:rFonts w:ascii="Aptos" w:hAnsi="Aptos"/>
          <w:b/>
          <w:bCs/>
          <w:noProof/>
        </w:rPr>
        <w:lastRenderedPageBreak/>
        <w:drawing>
          <wp:inline distT="0" distB="0" distL="0" distR="0" wp14:anchorId="33AAAF9A" wp14:editId="23467C0E">
            <wp:extent cx="8859623" cy="51641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2030377" w14:textId="2B606D9F" w:rsidR="005131C8" w:rsidRPr="009F436D" w:rsidRDefault="00596EE5" w:rsidP="009F436D">
      <w:pPr>
        <w:jc w:val="both"/>
        <w:rPr>
          <w:rFonts w:ascii="Aptos" w:hAnsi="Aptos"/>
        </w:rPr>
      </w:pPr>
      <w:r w:rsidRPr="009F436D">
        <w:rPr>
          <w:rStyle w:val="Heading3Char"/>
          <w:rFonts w:ascii="Aptos" w:hAnsi="Aptos"/>
        </w:rPr>
        <w:t xml:space="preserve">Fig. </w:t>
      </w:r>
      <w:r w:rsidR="005B31BD" w:rsidRPr="009F436D">
        <w:rPr>
          <w:rStyle w:val="Heading3Char"/>
          <w:rFonts w:ascii="Aptos" w:hAnsi="Aptos"/>
        </w:rPr>
        <w:t>S</w:t>
      </w:r>
      <w:r w:rsidR="00AB6687" w:rsidRPr="009F436D">
        <w:rPr>
          <w:rStyle w:val="Heading3Char"/>
          <w:rFonts w:ascii="Aptos" w:hAnsi="Aptos"/>
        </w:rPr>
        <w:t>8</w:t>
      </w:r>
      <w:r w:rsidRPr="009F436D">
        <w:rPr>
          <w:rStyle w:val="Heading3Char"/>
          <w:rFonts w:ascii="Aptos" w:hAnsi="Aptos"/>
        </w:rPr>
        <w:t>.</w:t>
      </w:r>
      <w:r w:rsidR="00195608" w:rsidRPr="009F436D">
        <w:rPr>
          <w:rFonts w:ascii="Aptos" w:hAnsi="Aptos"/>
          <w:b/>
          <w:bCs/>
        </w:rPr>
        <w:t xml:space="preserve"> </w:t>
      </w:r>
      <w:r w:rsidR="00195608" w:rsidRPr="009F436D">
        <w:rPr>
          <w:rFonts w:ascii="Aptos" w:hAnsi="Aptos"/>
        </w:rPr>
        <w:t xml:space="preserve">Observed concentration vs Individual predicted concentration per study </w:t>
      </w:r>
      <w:proofErr w:type="spellStart"/>
      <w:r w:rsidR="00195608" w:rsidRPr="009F436D">
        <w:rPr>
          <w:rFonts w:ascii="Aptos" w:hAnsi="Aptos"/>
        </w:rPr>
        <w:t>centre</w:t>
      </w:r>
      <w:proofErr w:type="spellEnd"/>
      <w:r w:rsidR="00195608" w:rsidRPr="009F436D">
        <w:rPr>
          <w:rFonts w:ascii="Aptos" w:hAnsi="Aptos"/>
        </w:rPr>
        <w:t>.</w:t>
      </w:r>
    </w:p>
    <w:p w14:paraId="56C8D962" w14:textId="77777777" w:rsidR="00482816" w:rsidRPr="009F436D" w:rsidRDefault="005131C8" w:rsidP="009F436D">
      <w:pPr>
        <w:jc w:val="both"/>
        <w:rPr>
          <w:rFonts w:ascii="Aptos" w:hAnsi="Aptos"/>
        </w:rPr>
        <w:sectPr w:rsidR="00482816" w:rsidRPr="009F436D" w:rsidSect="00097A66">
          <w:pgSz w:w="16838" w:h="11906" w:orient="landscape" w:code="9"/>
          <w:pgMar w:top="1440" w:right="1440" w:bottom="1440" w:left="1440" w:header="720" w:footer="720" w:gutter="0"/>
          <w:cols w:space="720"/>
          <w:docGrid w:linePitch="360"/>
        </w:sectPr>
      </w:pPr>
      <w:r w:rsidRPr="009F436D">
        <w:rPr>
          <w:rFonts w:ascii="Aptos" w:hAnsi="Aptos"/>
          <w:noProof/>
        </w:rPr>
        <w:lastRenderedPageBreak/>
        <w:drawing>
          <wp:inline distT="0" distB="0" distL="0" distR="0" wp14:anchorId="2929F994" wp14:editId="2135AD4F">
            <wp:extent cx="8859622" cy="5164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59622" cy="5164165"/>
                    </a:xfrm>
                    <a:prstGeom prst="rect">
                      <a:avLst/>
                    </a:prstGeom>
                  </pic:spPr>
                </pic:pic>
              </a:graphicData>
            </a:graphic>
          </wp:inline>
        </w:drawing>
      </w:r>
      <w:r w:rsidRPr="009F436D">
        <w:rPr>
          <w:rStyle w:val="Heading3Char"/>
          <w:rFonts w:ascii="Aptos" w:hAnsi="Aptos"/>
        </w:rPr>
        <w:t>Fig. S</w:t>
      </w:r>
      <w:r w:rsidR="00ED3F7C" w:rsidRPr="009F436D">
        <w:rPr>
          <w:rStyle w:val="Heading3Char"/>
          <w:rFonts w:ascii="Aptos" w:hAnsi="Aptos"/>
        </w:rPr>
        <w:t>9</w:t>
      </w:r>
      <w:r w:rsidRPr="009F436D">
        <w:rPr>
          <w:rStyle w:val="Heading3Char"/>
          <w:rFonts w:ascii="Aptos" w:hAnsi="Aptos"/>
        </w:rPr>
        <w:t>.</w:t>
      </w:r>
      <w:r w:rsidRPr="009F436D">
        <w:rPr>
          <w:rFonts w:ascii="Aptos" w:hAnsi="Aptos"/>
        </w:rPr>
        <w:t xml:space="preserve"> Goodness-of-fit plots of the overall data.</w:t>
      </w:r>
    </w:p>
    <w:p w14:paraId="7D360B9C" w14:textId="41D6D18A" w:rsidR="005131C8" w:rsidRPr="009F436D" w:rsidRDefault="00157574" w:rsidP="009F436D">
      <w:pPr>
        <w:jc w:val="both"/>
        <w:rPr>
          <w:rFonts w:ascii="Aptos" w:hAnsi="Aptos"/>
        </w:rPr>
      </w:pPr>
      <w:r w:rsidRPr="009F436D">
        <w:rPr>
          <w:rFonts w:ascii="Aptos" w:hAnsi="Aptos"/>
          <w:noProof/>
        </w:rPr>
        <w:lastRenderedPageBreak/>
        <w:drawing>
          <wp:inline distT="0" distB="0" distL="0" distR="0" wp14:anchorId="693163BC" wp14:editId="2A6ECBCA">
            <wp:extent cx="5760000" cy="5760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714193" w14:textId="2ED0AD4F" w:rsidR="009F436D" w:rsidRDefault="00CA71AD" w:rsidP="009F436D">
      <w:pPr>
        <w:jc w:val="both"/>
        <w:rPr>
          <w:rFonts w:ascii="Aptos" w:hAnsi="Aptos"/>
        </w:rPr>
      </w:pPr>
      <w:r w:rsidRPr="009F436D">
        <w:rPr>
          <w:rStyle w:val="Heading3Char"/>
          <w:rFonts w:ascii="Aptos" w:hAnsi="Aptos"/>
        </w:rPr>
        <w:t>Fig. S</w:t>
      </w:r>
      <w:r w:rsidR="00577B3C" w:rsidRPr="009F436D">
        <w:rPr>
          <w:rStyle w:val="Heading3Char"/>
          <w:rFonts w:ascii="Aptos" w:hAnsi="Aptos"/>
        </w:rPr>
        <w:t>10</w:t>
      </w:r>
      <w:r w:rsidRPr="009F436D">
        <w:rPr>
          <w:rStyle w:val="Heading3Char"/>
          <w:rFonts w:ascii="Aptos" w:hAnsi="Aptos"/>
        </w:rPr>
        <w:t>.</w:t>
      </w:r>
      <w:r w:rsidRPr="009F436D">
        <w:rPr>
          <w:rFonts w:ascii="Aptos" w:hAnsi="Aptos"/>
          <w:b/>
          <w:bCs/>
          <w:sz w:val="24"/>
          <w:szCs w:val="24"/>
        </w:rPr>
        <w:t xml:space="preserve"> </w:t>
      </w:r>
      <w:proofErr w:type="spellStart"/>
      <w:r w:rsidRPr="009F436D">
        <w:rPr>
          <w:rFonts w:ascii="Aptos" w:hAnsi="Aptos"/>
        </w:rPr>
        <w:t>pcVPC</w:t>
      </w:r>
      <w:proofErr w:type="spellEnd"/>
      <w:r w:rsidRPr="009F436D">
        <w:rPr>
          <w:rFonts w:ascii="Aptos" w:hAnsi="Aptos"/>
        </w:rPr>
        <w:t xml:space="preserve"> of the predictive </w:t>
      </w:r>
      <w:proofErr w:type="spellStart"/>
      <w:r w:rsidRPr="009F436D">
        <w:rPr>
          <w:rFonts w:ascii="Aptos" w:hAnsi="Aptos"/>
        </w:rPr>
        <w:t>popPK</w:t>
      </w:r>
      <w:proofErr w:type="spellEnd"/>
      <w:r w:rsidRPr="009F436D">
        <w:rPr>
          <w:rFonts w:ascii="Aptos" w:hAnsi="Aptos"/>
        </w:rPr>
        <w:t xml:space="preserve"> model per study </w:t>
      </w:r>
      <w:proofErr w:type="spellStart"/>
      <w:r w:rsidRPr="009F436D">
        <w:rPr>
          <w:rFonts w:ascii="Aptos" w:hAnsi="Aptos"/>
        </w:rPr>
        <w:t>centre</w:t>
      </w:r>
      <w:proofErr w:type="spellEnd"/>
      <w:r w:rsidRPr="009F436D">
        <w:rPr>
          <w:rFonts w:ascii="Aptos" w:hAnsi="Aptos"/>
        </w:rPr>
        <w:t>.</w:t>
      </w:r>
      <w:r w:rsidRPr="009F436D">
        <w:rPr>
          <w:rFonts w:ascii="Aptos" w:hAnsi="Aptos"/>
          <w:b/>
          <w:bCs/>
        </w:rPr>
        <w:t xml:space="preserve"> </w:t>
      </w:r>
      <w:r w:rsidRPr="009F436D">
        <w:rPr>
          <w:rFonts w:ascii="Aptos" w:hAnsi="Aptos"/>
        </w:rPr>
        <w:t>Purple dots represent the observed fluconazole concentrations. The horizontal dashed purple line, from top to bottom, are the 2.5th, 50th and 97.5th percentiles of the observed data, respectively.</w:t>
      </w:r>
      <w:del w:id="1" w:author="My Luong Vuong" w:date="2025-07-14T10:40:00Z">
        <w:r w:rsidRPr="009F436D" w:rsidDel="00EE2100">
          <w:rPr>
            <w:rFonts w:ascii="Aptos" w:hAnsi="Aptos"/>
          </w:rPr>
          <w:delText xml:space="preserve"> </w:delText>
        </w:r>
        <w:r w:rsidRPr="009F436D" w:rsidDel="005911F9">
          <w:rPr>
            <w:rFonts w:ascii="Aptos" w:hAnsi="Aptos"/>
          </w:rPr>
          <w:delText xml:space="preserve">The vertical dashed </w:delText>
        </w:r>
        <w:r w:rsidR="007F7304" w:rsidRPr="009F436D" w:rsidDel="005911F9">
          <w:rPr>
            <w:rFonts w:ascii="Aptos" w:hAnsi="Aptos"/>
          </w:rPr>
          <w:delText>green</w:delText>
        </w:r>
        <w:r w:rsidRPr="009F436D" w:rsidDel="005911F9">
          <w:rPr>
            <w:rFonts w:ascii="Aptos" w:hAnsi="Aptos"/>
          </w:rPr>
          <w:delText xml:space="preserve"> line illustrates the start of fluconazole infusion.</w:delText>
        </w:r>
      </w:del>
      <w:r w:rsidRPr="009F436D">
        <w:rPr>
          <w:rFonts w:ascii="Aptos" w:hAnsi="Aptos"/>
        </w:rPr>
        <w:t xml:space="preserve"> The </w:t>
      </w:r>
      <w:r w:rsidR="00A7772A" w:rsidRPr="009F436D">
        <w:rPr>
          <w:rFonts w:ascii="Aptos" w:hAnsi="Aptos"/>
        </w:rPr>
        <w:t>light</w:t>
      </w:r>
      <w:r w:rsidR="00435D0D" w:rsidRPr="009F436D">
        <w:rPr>
          <w:rFonts w:ascii="Aptos" w:hAnsi="Aptos"/>
        </w:rPr>
        <w:t xml:space="preserve"> </w:t>
      </w:r>
      <w:r w:rsidRPr="009F436D">
        <w:rPr>
          <w:rFonts w:ascii="Aptos" w:hAnsi="Aptos"/>
        </w:rPr>
        <w:t xml:space="preserve">green and </w:t>
      </w:r>
      <w:r w:rsidR="00BD54A5" w:rsidRPr="009F436D">
        <w:rPr>
          <w:rFonts w:ascii="Aptos" w:hAnsi="Aptos"/>
        </w:rPr>
        <w:t>dark</w:t>
      </w:r>
      <w:r w:rsidR="00435D0D" w:rsidRPr="009F436D">
        <w:rPr>
          <w:rFonts w:ascii="Aptos" w:hAnsi="Aptos"/>
        </w:rPr>
        <w:t xml:space="preserve"> green</w:t>
      </w:r>
      <w:r w:rsidRPr="009F436D">
        <w:rPr>
          <w:rFonts w:ascii="Aptos" w:hAnsi="Aptos"/>
        </w:rPr>
        <w:t xml:space="preserve"> shaded areas indicate the 95% prediction intervals of the 50</w:t>
      </w:r>
      <w:r w:rsidRPr="009F436D">
        <w:rPr>
          <w:rFonts w:ascii="Aptos" w:hAnsi="Aptos"/>
          <w:vertAlign w:val="superscript"/>
        </w:rPr>
        <w:t>th</w:t>
      </w:r>
      <w:r w:rsidR="00CE7B6B" w:rsidRPr="009F436D">
        <w:rPr>
          <w:rFonts w:ascii="Aptos" w:hAnsi="Aptos"/>
        </w:rPr>
        <w:t>,</w:t>
      </w:r>
      <w:r w:rsidRPr="009F436D">
        <w:rPr>
          <w:rFonts w:ascii="Aptos" w:hAnsi="Aptos"/>
        </w:rPr>
        <w:t xml:space="preserve"> and 2.5th </w:t>
      </w:r>
      <w:r w:rsidR="001A4E75" w:rsidRPr="009F436D">
        <w:rPr>
          <w:rFonts w:ascii="Aptos" w:hAnsi="Aptos"/>
        </w:rPr>
        <w:t>as well as</w:t>
      </w:r>
      <w:r w:rsidRPr="009F436D">
        <w:rPr>
          <w:rFonts w:ascii="Aptos" w:hAnsi="Aptos"/>
        </w:rPr>
        <w:t xml:space="preserve"> 97.5th percentiles, respectively, of the simulated data (n=1000). 26/1616 data points were excluded for aesthetic </w:t>
      </w:r>
      <w:r w:rsidR="00A7772A" w:rsidRPr="009F436D">
        <w:rPr>
          <w:rFonts w:ascii="Aptos" w:hAnsi="Aptos"/>
        </w:rPr>
        <w:t>reasons</w:t>
      </w:r>
      <w:r w:rsidRPr="009F436D">
        <w:rPr>
          <w:rFonts w:ascii="Aptos" w:hAnsi="Aptos"/>
        </w:rPr>
        <w:t>.</w:t>
      </w:r>
      <w:r w:rsidR="009F436D">
        <w:rPr>
          <w:rFonts w:ascii="Aptos" w:hAnsi="Aptos"/>
        </w:rPr>
        <w:br w:type="page"/>
      </w:r>
    </w:p>
    <w:p w14:paraId="4638DCB2" w14:textId="0534B862" w:rsidR="002F5A55" w:rsidRPr="009F436D" w:rsidRDefault="009A44F1" w:rsidP="009F436D">
      <w:pPr>
        <w:jc w:val="both"/>
        <w:rPr>
          <w:rFonts w:ascii="Aptos" w:hAnsi="Aptos"/>
          <w:b/>
          <w:bCs/>
        </w:rPr>
      </w:pPr>
      <w:r w:rsidRPr="009F436D">
        <w:rPr>
          <w:rFonts w:ascii="Aptos" w:hAnsi="Aptos"/>
          <w:b/>
          <w:bCs/>
          <w:noProof/>
        </w:rPr>
        <w:lastRenderedPageBreak/>
        <w:drawing>
          <wp:inline distT="0" distB="0" distL="0" distR="0" wp14:anchorId="52922D24" wp14:editId="0A697D3D">
            <wp:extent cx="5760000" cy="5760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6">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31945CB" w14:textId="4BE3E034" w:rsidR="009F436D" w:rsidRDefault="00CA71AD" w:rsidP="009F436D">
      <w:pPr>
        <w:jc w:val="both"/>
        <w:rPr>
          <w:rFonts w:ascii="Aptos" w:hAnsi="Aptos"/>
        </w:rPr>
      </w:pPr>
      <w:r w:rsidRPr="009F436D">
        <w:rPr>
          <w:rStyle w:val="Heading3Char"/>
          <w:rFonts w:ascii="Aptos" w:hAnsi="Aptos"/>
        </w:rPr>
        <w:t>Fig. S</w:t>
      </w:r>
      <w:r w:rsidR="0066355F" w:rsidRPr="009F436D">
        <w:rPr>
          <w:rStyle w:val="Heading3Char"/>
          <w:rFonts w:ascii="Aptos" w:hAnsi="Aptos"/>
        </w:rPr>
        <w:t>11</w:t>
      </w:r>
      <w:r w:rsidRPr="009F436D">
        <w:rPr>
          <w:rStyle w:val="Heading3Char"/>
          <w:rFonts w:ascii="Aptos" w:hAnsi="Aptos"/>
        </w:rPr>
        <w:t>.</w:t>
      </w:r>
      <w:r w:rsidRPr="009F436D">
        <w:rPr>
          <w:rFonts w:ascii="Aptos" w:hAnsi="Aptos"/>
          <w:sz w:val="20"/>
          <w:szCs w:val="20"/>
        </w:rPr>
        <w:t xml:space="preserve"> </w:t>
      </w:r>
      <w:proofErr w:type="spellStart"/>
      <w:r w:rsidRPr="009F436D">
        <w:rPr>
          <w:rFonts w:ascii="Aptos" w:hAnsi="Aptos"/>
          <w:sz w:val="20"/>
          <w:szCs w:val="20"/>
        </w:rPr>
        <w:t>pcVPC</w:t>
      </w:r>
      <w:proofErr w:type="spellEnd"/>
      <w:r w:rsidRPr="009F436D">
        <w:rPr>
          <w:rFonts w:ascii="Aptos" w:hAnsi="Aptos"/>
          <w:sz w:val="20"/>
          <w:szCs w:val="20"/>
        </w:rPr>
        <w:t xml:space="preserve"> of the predictive pooled </w:t>
      </w:r>
      <w:proofErr w:type="spellStart"/>
      <w:r w:rsidRPr="009F436D">
        <w:rPr>
          <w:rFonts w:ascii="Aptos" w:hAnsi="Aptos"/>
          <w:sz w:val="20"/>
          <w:szCs w:val="20"/>
        </w:rPr>
        <w:t>popPK</w:t>
      </w:r>
      <w:proofErr w:type="spellEnd"/>
      <w:r w:rsidRPr="009F436D">
        <w:rPr>
          <w:rFonts w:ascii="Aptos" w:hAnsi="Aptos"/>
          <w:sz w:val="20"/>
          <w:szCs w:val="20"/>
        </w:rPr>
        <w:t xml:space="preserve"> model.</w:t>
      </w:r>
      <w:r w:rsidRPr="009F436D">
        <w:rPr>
          <w:rFonts w:ascii="Aptos" w:hAnsi="Aptos"/>
          <w:b/>
          <w:bCs/>
          <w:sz w:val="20"/>
          <w:szCs w:val="20"/>
        </w:rPr>
        <w:t xml:space="preserve"> </w:t>
      </w:r>
      <w:r w:rsidR="00036D1E" w:rsidRPr="009F436D">
        <w:rPr>
          <w:rFonts w:ascii="Aptos" w:hAnsi="Aptos"/>
        </w:rPr>
        <w:t xml:space="preserve">Purple dots represent the observed fluconazole concentrations. The horizontal dashed purple line, from top to bottom, are the 2.5th, 50th and 97.5th percentiles of the observed data, respectively. </w:t>
      </w:r>
      <w:del w:id="2" w:author="My Luong Vuong" w:date="2025-07-14T10:40:00Z">
        <w:r w:rsidR="00036D1E" w:rsidRPr="009F436D" w:rsidDel="00EB2DA5">
          <w:rPr>
            <w:rFonts w:ascii="Aptos" w:hAnsi="Aptos"/>
          </w:rPr>
          <w:delText>The vertical dashed green line illustrates the start of fluconazole infusion.</w:delText>
        </w:r>
        <w:r w:rsidR="00036D1E" w:rsidRPr="009F436D" w:rsidDel="001D1F6C">
          <w:rPr>
            <w:rFonts w:ascii="Aptos" w:hAnsi="Aptos"/>
          </w:rPr>
          <w:delText xml:space="preserve"> </w:delText>
        </w:r>
      </w:del>
      <w:r w:rsidR="00036D1E" w:rsidRPr="009F436D">
        <w:rPr>
          <w:rFonts w:ascii="Aptos" w:hAnsi="Aptos"/>
        </w:rPr>
        <w:t>The light green and dark green shaded areas indicate the 95% prediction intervals of the 50</w:t>
      </w:r>
      <w:r w:rsidR="00036D1E" w:rsidRPr="009F436D">
        <w:rPr>
          <w:rFonts w:ascii="Aptos" w:hAnsi="Aptos"/>
          <w:vertAlign w:val="superscript"/>
        </w:rPr>
        <w:t>th</w:t>
      </w:r>
      <w:r w:rsidR="00036D1E" w:rsidRPr="009F436D">
        <w:rPr>
          <w:rFonts w:ascii="Aptos" w:hAnsi="Aptos"/>
        </w:rPr>
        <w:t xml:space="preserve">, and 2.5th as well as 97.5th percentiles, respectively, of the simulated data (n=1000). </w:t>
      </w:r>
      <w:r w:rsidR="00526C57" w:rsidRPr="009F436D">
        <w:rPr>
          <w:rFonts w:ascii="Aptos" w:hAnsi="Aptos"/>
        </w:rPr>
        <w:t>2</w:t>
      </w:r>
      <w:r w:rsidR="00036D1E" w:rsidRPr="009F436D">
        <w:rPr>
          <w:rFonts w:ascii="Aptos" w:hAnsi="Aptos"/>
        </w:rPr>
        <w:t>6/1616 data points were excluded for aesthetic reasons.</w:t>
      </w:r>
      <w:r w:rsidR="009F436D">
        <w:rPr>
          <w:rFonts w:ascii="Aptos" w:hAnsi="Aptos"/>
        </w:rPr>
        <w:br w:type="page"/>
      </w:r>
    </w:p>
    <w:p w14:paraId="5A43D6C7" w14:textId="37BAEA82" w:rsidR="00A410DD" w:rsidRPr="009F436D" w:rsidRDefault="00277FB6" w:rsidP="009F436D">
      <w:pPr>
        <w:jc w:val="both"/>
        <w:rPr>
          <w:rFonts w:ascii="Aptos" w:hAnsi="Aptos"/>
          <w:b/>
          <w:bCs/>
        </w:rPr>
      </w:pPr>
      <w:r w:rsidRPr="009F436D">
        <w:rPr>
          <w:rFonts w:ascii="Aptos" w:hAnsi="Aptos"/>
          <w:b/>
          <w:bCs/>
          <w:noProof/>
        </w:rPr>
        <w:lastRenderedPageBreak/>
        <w:drawing>
          <wp:inline distT="0" distB="0" distL="0" distR="0" wp14:anchorId="18C33ECB" wp14:editId="6E96CE21">
            <wp:extent cx="5760000" cy="5760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16BA3076" w14:textId="02CE2C32" w:rsidR="00D62B90" w:rsidRPr="007F2978" w:rsidRDefault="00FA3CE8" w:rsidP="00117DBA">
      <w:pPr>
        <w:jc w:val="both"/>
        <w:rPr>
          <w:rFonts w:ascii="Aptos" w:hAnsi="Aptos"/>
          <w:rPrChange w:id="3" w:author="My Luong Vuong" w:date="2025-07-14T11:01:00Z">
            <w:rPr/>
          </w:rPrChange>
        </w:rPr>
      </w:pPr>
      <w:r w:rsidRPr="007F2978">
        <w:rPr>
          <w:rStyle w:val="Heading3Char"/>
          <w:rFonts w:ascii="Aptos" w:hAnsi="Aptos"/>
        </w:rPr>
        <w:t>Fig. S</w:t>
      </w:r>
      <w:r w:rsidR="00CD6E01" w:rsidRPr="007F2978">
        <w:rPr>
          <w:rStyle w:val="Heading3Char"/>
          <w:rFonts w:ascii="Aptos" w:hAnsi="Aptos"/>
        </w:rPr>
        <w:t>1</w:t>
      </w:r>
      <w:r w:rsidR="00DC1368" w:rsidRPr="007F2978">
        <w:rPr>
          <w:rStyle w:val="Heading3Char"/>
          <w:rFonts w:ascii="Aptos" w:hAnsi="Aptos"/>
        </w:rPr>
        <w:t>2</w:t>
      </w:r>
      <w:r w:rsidRPr="007F2978">
        <w:rPr>
          <w:rStyle w:val="Heading3Char"/>
          <w:rFonts w:ascii="Aptos" w:hAnsi="Aptos"/>
        </w:rPr>
        <w:t>.</w:t>
      </w:r>
      <w:r w:rsidRPr="007F2978">
        <w:rPr>
          <w:rFonts w:ascii="Aptos" w:hAnsi="Aptos"/>
          <w:b/>
          <w:bCs/>
          <w:sz w:val="24"/>
          <w:szCs w:val="24"/>
          <w:rPrChange w:id="4" w:author="My Luong Vuong" w:date="2025-07-14T11:01:00Z">
            <w:rPr>
              <w:b/>
              <w:bCs/>
              <w:sz w:val="24"/>
              <w:szCs w:val="24"/>
            </w:rPr>
          </w:rPrChange>
        </w:rPr>
        <w:t xml:space="preserve"> </w:t>
      </w:r>
      <w:proofErr w:type="spellStart"/>
      <w:r w:rsidRPr="007F2978">
        <w:rPr>
          <w:rFonts w:ascii="Aptos" w:hAnsi="Aptos"/>
          <w:rPrChange w:id="5" w:author="My Luong Vuong" w:date="2025-07-14T11:01:00Z">
            <w:rPr/>
          </w:rPrChange>
        </w:rPr>
        <w:t>pcVPC</w:t>
      </w:r>
      <w:proofErr w:type="spellEnd"/>
      <w:r w:rsidRPr="007F2978">
        <w:rPr>
          <w:rFonts w:ascii="Aptos" w:hAnsi="Aptos"/>
          <w:rPrChange w:id="6" w:author="My Luong Vuong" w:date="2025-07-14T11:01:00Z">
            <w:rPr/>
          </w:rPrChange>
        </w:rPr>
        <w:t xml:space="preserve"> of the predictive </w:t>
      </w:r>
      <w:proofErr w:type="spellStart"/>
      <w:r w:rsidRPr="007F2978">
        <w:rPr>
          <w:rFonts w:ascii="Aptos" w:hAnsi="Aptos"/>
          <w:rPrChange w:id="7" w:author="My Luong Vuong" w:date="2025-07-14T11:01:00Z">
            <w:rPr/>
          </w:rPrChange>
        </w:rPr>
        <w:t>popPK</w:t>
      </w:r>
      <w:proofErr w:type="spellEnd"/>
      <w:r w:rsidRPr="007F2978">
        <w:rPr>
          <w:rFonts w:ascii="Aptos" w:hAnsi="Aptos"/>
          <w:rPrChange w:id="8" w:author="My Luong Vuong" w:date="2025-07-14T11:01:00Z">
            <w:rPr/>
          </w:rPrChange>
        </w:rPr>
        <w:t xml:space="preserve"> model per </w:t>
      </w:r>
      <w:r w:rsidR="001E3747" w:rsidRPr="007F2978">
        <w:rPr>
          <w:rFonts w:ascii="Aptos" w:hAnsi="Aptos"/>
          <w:rPrChange w:id="9" w:author="My Luong Vuong" w:date="2025-07-14T11:01:00Z">
            <w:rPr/>
          </w:rPrChange>
        </w:rPr>
        <w:t>CRRT status</w:t>
      </w:r>
      <w:r w:rsidRPr="007F2978">
        <w:rPr>
          <w:rFonts w:ascii="Aptos" w:hAnsi="Aptos"/>
          <w:rPrChange w:id="10" w:author="My Luong Vuong" w:date="2025-07-14T11:01:00Z">
            <w:rPr/>
          </w:rPrChange>
        </w:rPr>
        <w:t>.</w:t>
      </w:r>
      <w:r w:rsidRPr="007F2978">
        <w:rPr>
          <w:rFonts w:ascii="Aptos" w:hAnsi="Aptos"/>
          <w:b/>
          <w:bCs/>
          <w:rPrChange w:id="11" w:author="My Luong Vuong" w:date="2025-07-14T11:01:00Z">
            <w:rPr>
              <w:b/>
              <w:bCs/>
            </w:rPr>
          </w:rPrChange>
        </w:rPr>
        <w:t xml:space="preserve"> </w:t>
      </w:r>
      <w:r w:rsidR="00852A97" w:rsidRPr="007F2978">
        <w:rPr>
          <w:rFonts w:ascii="Aptos" w:hAnsi="Aptos"/>
          <w:rPrChange w:id="12" w:author="My Luong Vuong" w:date="2025-07-14T11:01:00Z">
            <w:rPr/>
          </w:rPrChange>
        </w:rPr>
        <w:t xml:space="preserve">Purple dots represent the observed fluconazole concentrations. The horizontal dashed purple line, from top to bottom, are the 2.5th, 50th and 97.5th percentiles of the observed data, respectively. </w:t>
      </w:r>
      <w:del w:id="13" w:author="My Luong Vuong" w:date="2025-07-14T10:40:00Z">
        <w:r w:rsidR="00852A97" w:rsidRPr="007F2978" w:rsidDel="00DB10BE">
          <w:rPr>
            <w:rFonts w:ascii="Aptos" w:hAnsi="Aptos"/>
            <w:rPrChange w:id="14" w:author="My Luong Vuong" w:date="2025-07-14T11:01:00Z">
              <w:rPr/>
            </w:rPrChange>
          </w:rPr>
          <w:delText xml:space="preserve">The vertical dashed green line illustrates the start of fluconazole infusion. </w:delText>
        </w:r>
      </w:del>
      <w:r w:rsidR="00852A97" w:rsidRPr="007F2978">
        <w:rPr>
          <w:rFonts w:ascii="Aptos" w:hAnsi="Aptos"/>
          <w:rPrChange w:id="15" w:author="My Luong Vuong" w:date="2025-07-14T11:01:00Z">
            <w:rPr/>
          </w:rPrChange>
        </w:rPr>
        <w:t>The light green and dark green shaded areas indicate the 95% prediction intervals of the 50</w:t>
      </w:r>
      <w:r w:rsidR="00852A97" w:rsidRPr="007F2978">
        <w:rPr>
          <w:rFonts w:ascii="Aptos" w:hAnsi="Aptos"/>
          <w:vertAlign w:val="superscript"/>
          <w:rPrChange w:id="16" w:author="My Luong Vuong" w:date="2025-07-14T11:01:00Z">
            <w:rPr>
              <w:vertAlign w:val="superscript"/>
            </w:rPr>
          </w:rPrChange>
        </w:rPr>
        <w:t>th</w:t>
      </w:r>
      <w:r w:rsidR="00852A97" w:rsidRPr="007F2978">
        <w:rPr>
          <w:rFonts w:ascii="Aptos" w:hAnsi="Aptos"/>
          <w:rPrChange w:id="17" w:author="My Luong Vuong" w:date="2025-07-14T11:01:00Z">
            <w:rPr/>
          </w:rPrChange>
        </w:rPr>
        <w:t>, and 2.5th as well as 97.5th percentiles, respectively, of the simulated data (n=1000). 26/1616 data points were excluded for aesthetic reasons.</w:t>
      </w:r>
      <w:r w:rsidR="00277FB6" w:rsidRPr="007F2978">
        <w:rPr>
          <w:rFonts w:ascii="Aptos" w:hAnsi="Aptos"/>
          <w:rPrChange w:id="18" w:author="My Luong Vuong" w:date="2025-07-14T11:01:00Z">
            <w:rPr/>
          </w:rPrChange>
        </w:rPr>
        <w:t xml:space="preserve"> CRRT: continuous renal replacement therapy.</w:t>
      </w:r>
      <w:r w:rsidR="00D62B90" w:rsidRPr="007F2978">
        <w:rPr>
          <w:rFonts w:ascii="Aptos" w:hAnsi="Aptos"/>
          <w:rPrChange w:id="19" w:author="My Luong Vuong" w:date="2025-07-14T11:01:00Z">
            <w:rPr/>
          </w:rPrChange>
        </w:rPr>
        <w:br w:type="page"/>
      </w:r>
    </w:p>
    <w:p w14:paraId="64F8797A" w14:textId="2354CFDE" w:rsidR="00D62B90" w:rsidRPr="009F436D" w:rsidRDefault="00F47B26" w:rsidP="009F436D">
      <w:pPr>
        <w:jc w:val="both"/>
        <w:rPr>
          <w:rFonts w:ascii="Aptos" w:hAnsi="Aptos"/>
        </w:rPr>
      </w:pPr>
      <w:r w:rsidRPr="009F436D">
        <w:rPr>
          <w:rFonts w:ascii="Aptos" w:hAnsi="Aptos"/>
          <w:noProof/>
        </w:rPr>
        <w:lastRenderedPageBreak/>
        <w:drawing>
          <wp:inline distT="0" distB="0" distL="0" distR="0" wp14:anchorId="07B74773" wp14:editId="7F655C67">
            <wp:extent cx="5760000" cy="5760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78F96A02" w14:textId="4524A727" w:rsidR="00D62B90" w:rsidRPr="009F436D" w:rsidRDefault="003B3DE3" w:rsidP="009F436D">
      <w:pPr>
        <w:jc w:val="both"/>
        <w:rPr>
          <w:rFonts w:ascii="Aptos" w:hAnsi="Aptos"/>
        </w:rPr>
      </w:pPr>
      <w:r w:rsidRPr="009F436D">
        <w:rPr>
          <w:rStyle w:val="Heading3Char"/>
          <w:rFonts w:ascii="Aptos" w:hAnsi="Aptos"/>
        </w:rPr>
        <w:t xml:space="preserve">Fig. </w:t>
      </w:r>
      <w:r w:rsidR="00E304E9" w:rsidRPr="009F436D">
        <w:rPr>
          <w:rStyle w:val="Heading3Char"/>
          <w:rFonts w:ascii="Aptos" w:hAnsi="Aptos"/>
        </w:rPr>
        <w:t>S1</w:t>
      </w:r>
      <w:r w:rsidR="00730F90" w:rsidRPr="009F436D">
        <w:rPr>
          <w:rStyle w:val="Heading3Char"/>
          <w:rFonts w:ascii="Aptos" w:hAnsi="Aptos"/>
        </w:rPr>
        <w:t>3</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w:t>
      </w:r>
      <w:proofErr w:type="spellStart"/>
      <w:r w:rsidRPr="009F436D">
        <w:rPr>
          <w:rFonts w:ascii="Aptos" w:hAnsi="Aptos"/>
        </w:rPr>
        <w:t>mg×h</w:t>
      </w:r>
      <w:proofErr w:type="spellEnd"/>
      <w:r w:rsidRPr="009F436D">
        <w:rPr>
          <w:rFonts w:ascii="Aptos" w:hAnsi="Aptos"/>
        </w:rPr>
        <w:t xml:space="preserve">/L vs body weight over time when not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w:t>
      </w:r>
      <w:r w:rsidR="00E227BA" w:rsidRPr="009F436D">
        <w:rPr>
          <w:rFonts w:ascii="Aptos" w:hAnsi="Aptos"/>
        </w:rPr>
        <w:t xml:space="preserve">d </w:t>
      </w:r>
      <w:r w:rsidRPr="009F436D">
        <w:rPr>
          <w:rFonts w:ascii="Aptos" w:hAnsi="Aptos"/>
        </w:rPr>
        <w:t>concentration–time curve for 24 hours; LD: loading dose; MD: maintenance dose.</w:t>
      </w:r>
      <w:r w:rsidR="00D62B90" w:rsidRPr="009F436D">
        <w:rPr>
          <w:rFonts w:ascii="Aptos" w:hAnsi="Aptos"/>
        </w:rPr>
        <w:br w:type="page"/>
      </w:r>
    </w:p>
    <w:p w14:paraId="270791ED" w14:textId="07F9F7CE" w:rsidR="003258B7" w:rsidRPr="009F436D" w:rsidRDefault="00B53874" w:rsidP="009F436D">
      <w:pPr>
        <w:jc w:val="both"/>
        <w:rPr>
          <w:rFonts w:ascii="Aptos" w:hAnsi="Aptos"/>
        </w:rPr>
      </w:pPr>
      <w:r w:rsidRPr="009F436D">
        <w:rPr>
          <w:rFonts w:ascii="Aptos" w:hAnsi="Aptos"/>
          <w:noProof/>
        </w:rPr>
        <w:lastRenderedPageBreak/>
        <w:drawing>
          <wp:inline distT="0" distB="0" distL="0" distR="0" wp14:anchorId="1BA460CC" wp14:editId="753B4F7D">
            <wp:extent cx="5760000" cy="5760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625BB8C" w14:textId="31000256" w:rsidR="003A0CF3" w:rsidRPr="009F436D" w:rsidRDefault="00565261" w:rsidP="009F436D">
      <w:pPr>
        <w:jc w:val="both"/>
        <w:rPr>
          <w:rFonts w:ascii="Aptos" w:hAnsi="Aptos"/>
        </w:rPr>
      </w:pPr>
      <w:r w:rsidRPr="009F436D">
        <w:rPr>
          <w:rStyle w:val="Heading3Char"/>
          <w:rFonts w:ascii="Aptos" w:hAnsi="Aptos"/>
        </w:rPr>
        <w:t>Fig. S1</w:t>
      </w:r>
      <w:r w:rsidR="00730F90" w:rsidRPr="009F436D">
        <w:rPr>
          <w:rStyle w:val="Heading3Char"/>
          <w:rFonts w:ascii="Aptos" w:hAnsi="Aptos"/>
        </w:rPr>
        <w:t>4</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w:t>
      </w:r>
      <w:proofErr w:type="spellStart"/>
      <w:r w:rsidRPr="009F436D">
        <w:rPr>
          <w:rFonts w:ascii="Aptos" w:hAnsi="Aptos"/>
        </w:rPr>
        <w:t>mg×h</w:t>
      </w:r>
      <w:proofErr w:type="spellEnd"/>
      <w:r w:rsidRPr="009F436D">
        <w:rPr>
          <w:rFonts w:ascii="Aptos" w:hAnsi="Aptos"/>
        </w:rPr>
        <w:t xml:space="preserve">/L vs body weight over time when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 LD: loading dose; MD: maintenance dose.</w:t>
      </w:r>
      <w:r w:rsidR="003A0CF3" w:rsidRPr="009F436D">
        <w:rPr>
          <w:rFonts w:ascii="Aptos" w:hAnsi="Aptos"/>
        </w:rPr>
        <w:br w:type="page"/>
      </w:r>
    </w:p>
    <w:p w14:paraId="65B78EF4" w14:textId="77777777" w:rsidR="003A0CF3" w:rsidRPr="009F436D" w:rsidRDefault="003A0CF3" w:rsidP="009F436D">
      <w:pPr>
        <w:jc w:val="both"/>
        <w:rPr>
          <w:rFonts w:ascii="Aptos" w:hAnsi="Aptos"/>
          <w:b/>
          <w:bCs/>
        </w:rPr>
      </w:pPr>
      <w:r w:rsidRPr="009F436D">
        <w:rPr>
          <w:rFonts w:ascii="Aptos" w:hAnsi="Aptos"/>
          <w:b/>
          <w:bCs/>
          <w:noProof/>
        </w:rPr>
        <w:lastRenderedPageBreak/>
        <w:drawing>
          <wp:inline distT="0" distB="0" distL="0" distR="0" wp14:anchorId="29860986" wp14:editId="0EDAA6BD">
            <wp:extent cx="5760000" cy="576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1028BE" w14:textId="792A2850" w:rsidR="00DA50A7" w:rsidRPr="009F436D" w:rsidRDefault="003A0CF3" w:rsidP="009F436D">
      <w:pPr>
        <w:jc w:val="both"/>
        <w:rPr>
          <w:rFonts w:ascii="Aptos" w:hAnsi="Aptos"/>
        </w:rPr>
      </w:pPr>
      <w:r w:rsidRPr="009F436D">
        <w:rPr>
          <w:rStyle w:val="Heading3Char"/>
          <w:rFonts w:ascii="Aptos" w:hAnsi="Aptos"/>
        </w:rPr>
        <w:t>Fig. S15.</w:t>
      </w:r>
      <w:r w:rsidRPr="009F436D">
        <w:rPr>
          <w:rFonts w:ascii="Aptos" w:hAnsi="Aptos"/>
          <w:b/>
          <w:bCs/>
          <w:sz w:val="24"/>
          <w:szCs w:val="24"/>
        </w:rPr>
        <w:t xml:space="preserve">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over time at the population level between standard and </w:t>
      </w:r>
      <w:proofErr w:type="spellStart"/>
      <w:r w:rsidRPr="009F436D">
        <w:rPr>
          <w:rFonts w:ascii="Aptos" w:hAnsi="Aptos"/>
        </w:rPr>
        <w:t>optimised</w:t>
      </w:r>
      <w:proofErr w:type="spellEnd"/>
      <w:r w:rsidRPr="009F436D">
        <w:rPr>
          <w:rFonts w:ascii="Aptos" w:hAnsi="Aptos"/>
        </w:rPr>
        <w:t xml:space="preserve"> dosing regimens.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w:t>
      </w:r>
      <w:r w:rsidRPr="009F436D">
        <w:rPr>
          <w:rFonts w:ascii="Aptos" w:hAnsi="Aptos"/>
          <w:b/>
          <w:bCs/>
        </w:rPr>
        <w:t xml:space="preserve"> </w:t>
      </w:r>
      <w:r w:rsidRPr="009F436D">
        <w:rPr>
          <w:rFonts w:ascii="Aptos" w:hAnsi="Aptos"/>
        </w:rPr>
        <w:t>The whiskers show the 10th and 90th percentiles of the population.</w:t>
      </w:r>
      <w:r w:rsidR="00B843F2" w:rsidRPr="009F436D">
        <w:rPr>
          <w:rFonts w:ascii="Aptos" w:hAnsi="Aptos"/>
        </w:rPr>
        <w:br w:type="page"/>
      </w:r>
    </w:p>
    <w:p w14:paraId="37F7DB17" w14:textId="77777777" w:rsidR="00DA50A7" w:rsidRPr="009F436D" w:rsidRDefault="00DA50A7" w:rsidP="009F436D">
      <w:pPr>
        <w:jc w:val="both"/>
        <w:rPr>
          <w:rFonts w:ascii="Aptos" w:hAnsi="Aptos"/>
        </w:rPr>
      </w:pPr>
      <w:r w:rsidRPr="009F436D">
        <w:rPr>
          <w:rFonts w:ascii="Aptos" w:hAnsi="Aptos"/>
          <w:noProof/>
        </w:rPr>
        <w:lastRenderedPageBreak/>
        <w:drawing>
          <wp:inline distT="0" distB="0" distL="0" distR="0" wp14:anchorId="2ABACB11" wp14:editId="46CF0409">
            <wp:extent cx="5760000" cy="5760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55D20C0" w14:textId="58A01D5E" w:rsidR="00B843F2" w:rsidRPr="009F436D" w:rsidRDefault="00DA50A7" w:rsidP="009F436D">
      <w:pPr>
        <w:jc w:val="both"/>
        <w:rPr>
          <w:rFonts w:ascii="Aptos" w:hAnsi="Aptos"/>
        </w:rPr>
      </w:pPr>
      <w:r w:rsidRPr="009F436D">
        <w:rPr>
          <w:rStyle w:val="Heading3Char"/>
          <w:rFonts w:ascii="Aptos" w:hAnsi="Aptos"/>
        </w:rPr>
        <w:t>Fig. S1</w:t>
      </w:r>
      <w:r w:rsidR="0093274F" w:rsidRPr="009F436D">
        <w:rPr>
          <w:rStyle w:val="Heading3Char"/>
          <w:rFonts w:ascii="Aptos" w:hAnsi="Aptos"/>
        </w:rPr>
        <w:t>6</w:t>
      </w:r>
      <w:r w:rsidRPr="009F436D">
        <w:rPr>
          <w:rStyle w:val="Heading3Char"/>
          <w:rFonts w:ascii="Aptos" w:hAnsi="Aptos"/>
        </w:rPr>
        <w:t>.</w:t>
      </w:r>
      <w:r w:rsidRPr="009F436D">
        <w:rPr>
          <w:rFonts w:ascii="Aptos" w:hAnsi="Aptos"/>
        </w:rPr>
        <w:t xml:space="preserve"> </w:t>
      </w:r>
      <w:proofErr w:type="spellStart"/>
      <w:r w:rsidRPr="009F436D">
        <w:rPr>
          <w:rFonts w:ascii="Aptos" w:hAnsi="Aptos"/>
        </w:rPr>
        <w:t>eGFR</w:t>
      </w:r>
      <w:r w:rsidRPr="009F436D">
        <w:rPr>
          <w:rFonts w:ascii="Aptos" w:hAnsi="Aptos"/>
          <w:vertAlign w:val="subscript"/>
        </w:rPr>
        <w:t>CKD</w:t>
      </w:r>
      <w:proofErr w:type="spellEnd"/>
      <w:r w:rsidRPr="009F436D">
        <w:rPr>
          <w:rFonts w:ascii="Aptos" w:hAnsi="Aptos"/>
          <w:vertAlign w:val="subscript"/>
        </w:rPr>
        <w:t>-EPI</w:t>
      </w:r>
      <w:r w:rsidRPr="009F436D">
        <w:rPr>
          <w:rFonts w:ascii="Aptos" w:hAnsi="Aptos"/>
        </w:rPr>
        <w:t xml:space="preserve"> distribution by CRRT status in the virtual population. </w:t>
      </w:r>
      <w:proofErr w:type="spellStart"/>
      <w:r w:rsidRPr="009F436D">
        <w:rPr>
          <w:rFonts w:ascii="Aptos" w:hAnsi="Aptos"/>
        </w:rPr>
        <w:t>eGFR</w:t>
      </w:r>
      <w:r w:rsidRPr="009F436D">
        <w:rPr>
          <w:rFonts w:ascii="Aptos" w:hAnsi="Aptos"/>
          <w:vertAlign w:val="subscript"/>
        </w:rPr>
        <w:t>CKD</w:t>
      </w:r>
      <w:proofErr w:type="spellEnd"/>
      <w:r w:rsidRPr="009F436D">
        <w:rPr>
          <w:rFonts w:ascii="Aptos" w:hAnsi="Aptos"/>
          <w:vertAlign w:val="subscript"/>
        </w:rPr>
        <w:t>-EPI</w:t>
      </w:r>
      <w:r w:rsidRPr="009F436D">
        <w:rPr>
          <w:rFonts w:ascii="Aptos" w:hAnsi="Aptos"/>
        </w:rPr>
        <w:t>: estimated glomerular filtration rate (calculated using the Chronic Kidney Disease Epidemiology Collaboration equation). CRRT: continuous renal replacement therapy.</w:t>
      </w:r>
      <w:r w:rsidR="00B843F2" w:rsidRPr="009F436D">
        <w:rPr>
          <w:rFonts w:ascii="Aptos" w:hAnsi="Aptos"/>
        </w:rPr>
        <w:br w:type="page"/>
      </w:r>
    </w:p>
    <w:p w14:paraId="274CAFA2" w14:textId="77777777" w:rsidR="00732EF3" w:rsidRPr="009F436D" w:rsidRDefault="00732EF3" w:rsidP="009F436D">
      <w:pPr>
        <w:jc w:val="both"/>
        <w:rPr>
          <w:rFonts w:ascii="Aptos" w:hAnsi="Aptos"/>
        </w:rPr>
      </w:pPr>
      <w:r w:rsidRPr="009F436D">
        <w:rPr>
          <w:rFonts w:ascii="Aptos" w:hAnsi="Aptos"/>
          <w:noProof/>
        </w:rPr>
        <w:lastRenderedPageBreak/>
        <w:drawing>
          <wp:inline distT="0" distB="0" distL="0" distR="0" wp14:anchorId="7E6B7CEB" wp14:editId="143B6CF1">
            <wp:extent cx="5760000" cy="576000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2B119140" w14:textId="68CF4221" w:rsidR="006B7598" w:rsidRPr="009F436D" w:rsidRDefault="00732EF3" w:rsidP="009F436D">
      <w:pPr>
        <w:jc w:val="both"/>
        <w:rPr>
          <w:rFonts w:ascii="Aptos" w:hAnsi="Aptos"/>
          <w:b/>
          <w:bCs/>
        </w:rPr>
      </w:pPr>
      <w:r w:rsidRPr="009F436D">
        <w:rPr>
          <w:rStyle w:val="Heading3Char"/>
          <w:rFonts w:ascii="Aptos" w:hAnsi="Aptos"/>
        </w:rPr>
        <w:t>Fig. S</w:t>
      </w:r>
      <w:r w:rsidR="00E64E82" w:rsidRPr="009F436D">
        <w:rPr>
          <w:rStyle w:val="Heading3Char"/>
          <w:rFonts w:ascii="Aptos" w:hAnsi="Aptos"/>
        </w:rPr>
        <w:t>1</w:t>
      </w:r>
      <w:r w:rsidR="003E7AA1" w:rsidRPr="009F436D">
        <w:rPr>
          <w:rStyle w:val="Heading3Char"/>
          <w:rFonts w:ascii="Aptos" w:hAnsi="Aptos"/>
        </w:rPr>
        <w:t>7</w:t>
      </w:r>
      <w:r w:rsidRPr="009F436D">
        <w:rPr>
          <w:rStyle w:val="Heading3Char"/>
          <w:rFonts w:ascii="Aptos" w:hAnsi="Aptos"/>
        </w:rPr>
        <w:t>.</w:t>
      </w:r>
      <w:r w:rsidRPr="009F436D">
        <w:rPr>
          <w:rFonts w:ascii="Aptos" w:hAnsi="Aptos"/>
        </w:rPr>
        <w:t xml:space="preserve"> Total body weight distribution by CRRT status in the virtual population. CRRT: continuous renal replacement therapy.</w:t>
      </w:r>
    </w:p>
    <w:p w14:paraId="15BC91CC" w14:textId="7CCB460D" w:rsidR="00D35A3F" w:rsidRPr="009F436D" w:rsidRDefault="00D35A3F" w:rsidP="009F436D">
      <w:pPr>
        <w:jc w:val="both"/>
        <w:rPr>
          <w:rFonts w:ascii="Aptos" w:hAnsi="Aptos"/>
          <w:b/>
          <w:bCs/>
        </w:rPr>
        <w:sectPr w:rsidR="00D35A3F" w:rsidRPr="009F436D" w:rsidSect="00482816">
          <w:pgSz w:w="11906" w:h="16838" w:code="9"/>
          <w:pgMar w:top="1440" w:right="1440" w:bottom="1440" w:left="1440" w:header="720" w:footer="720" w:gutter="0"/>
          <w:cols w:space="720"/>
          <w:docGrid w:linePitch="360"/>
        </w:sectPr>
      </w:pPr>
    </w:p>
    <w:p w14:paraId="307AF65C" w14:textId="5DE4AD4F" w:rsidR="008F2168" w:rsidRPr="009F436D" w:rsidRDefault="000D567F" w:rsidP="009F436D">
      <w:pPr>
        <w:pStyle w:val="Heading1"/>
        <w:jc w:val="both"/>
        <w:rPr>
          <w:rFonts w:ascii="Aptos" w:hAnsi="Aptos"/>
          <w:sz w:val="36"/>
          <w:szCs w:val="36"/>
        </w:rPr>
      </w:pPr>
      <w:r w:rsidRPr="009F436D">
        <w:rPr>
          <w:rFonts w:ascii="Aptos" w:hAnsi="Aptos"/>
          <w:sz w:val="36"/>
          <w:szCs w:val="36"/>
        </w:rPr>
        <w:lastRenderedPageBreak/>
        <w:t>Supplementary Code</w:t>
      </w:r>
    </w:p>
    <w:p w14:paraId="32ABC8E8" w14:textId="10592E91" w:rsidR="00C62370" w:rsidRPr="009F436D" w:rsidRDefault="00C62370" w:rsidP="009F436D">
      <w:pPr>
        <w:pStyle w:val="Heading2"/>
        <w:rPr>
          <w:rFonts w:ascii="Aptos" w:hAnsi="Aptos"/>
          <w:lang w:val="en-GB"/>
        </w:rPr>
      </w:pPr>
      <w:bookmarkStart w:id="20" w:name="_Toc72176706"/>
      <w:bookmarkStart w:id="21" w:name="_Toc72177418"/>
      <w:bookmarkStart w:id="22" w:name="_Toc100919242"/>
      <w:r w:rsidRPr="009F436D">
        <w:rPr>
          <w:rFonts w:ascii="Aptos" w:hAnsi="Aptos"/>
          <w:lang w:val="en-GB"/>
        </w:rPr>
        <w:t>NONMEM control stream</w:t>
      </w:r>
      <w:bookmarkEnd w:id="20"/>
      <w:bookmarkEnd w:id="21"/>
      <w:bookmarkEnd w:id="22"/>
    </w:p>
    <w:p w14:paraId="7C41B6EF" w14:textId="26FDA758" w:rsidR="00F726FA" w:rsidRPr="009F436D" w:rsidRDefault="00F726FA" w:rsidP="009F436D">
      <w:pPr>
        <w:jc w:val="both"/>
        <w:rPr>
          <w:rFonts w:ascii="Aptos" w:hAnsi="Aptos"/>
        </w:rPr>
      </w:pPr>
      <w:r w:rsidRPr="009F436D">
        <w:rPr>
          <w:rFonts w:ascii="Aptos" w:hAnsi="Aptos"/>
          <w:color w:val="00B0F0"/>
        </w:rPr>
        <w:t>$PROBLEM</w:t>
      </w:r>
    </w:p>
    <w:p w14:paraId="0013DA6D" w14:textId="77777777" w:rsidR="00F726FA" w:rsidRPr="009F436D" w:rsidRDefault="00F726FA" w:rsidP="009F436D">
      <w:pPr>
        <w:jc w:val="both"/>
        <w:rPr>
          <w:rFonts w:ascii="Aptos" w:hAnsi="Aptos"/>
        </w:rPr>
      </w:pPr>
      <w:r w:rsidRPr="009F436D">
        <w:rPr>
          <w:rFonts w:ascii="Aptos" w:hAnsi="Aptos"/>
        </w:rPr>
        <w:t>;; 1. Based on;: run001</w:t>
      </w:r>
    </w:p>
    <w:p w14:paraId="14AF34C8" w14:textId="77777777" w:rsidR="00F726FA" w:rsidRPr="009F436D" w:rsidRDefault="00F726FA" w:rsidP="009F436D">
      <w:pPr>
        <w:jc w:val="both"/>
        <w:rPr>
          <w:rFonts w:ascii="Aptos" w:hAnsi="Aptos"/>
        </w:rPr>
      </w:pPr>
      <w:r w:rsidRPr="009F436D">
        <w:rPr>
          <w:rFonts w:ascii="Aptos" w:hAnsi="Aptos"/>
        </w:rPr>
        <w:t>;; 2. Description: 2l.pan imputation 01, dataset 01</w:t>
      </w:r>
    </w:p>
    <w:p w14:paraId="2088A471" w14:textId="77777777" w:rsidR="00F726FA" w:rsidRPr="009F436D" w:rsidRDefault="00F726FA" w:rsidP="009F436D">
      <w:pPr>
        <w:jc w:val="both"/>
        <w:rPr>
          <w:rFonts w:ascii="Aptos" w:hAnsi="Aptos"/>
        </w:rPr>
      </w:pPr>
      <w:r w:rsidRPr="009F436D">
        <w:rPr>
          <w:rFonts w:ascii="Aptos" w:hAnsi="Aptos"/>
        </w:rPr>
        <w:t>;; x1. Author: My-Luong Vuong</w:t>
      </w:r>
    </w:p>
    <w:p w14:paraId="0CE1ADD3" w14:textId="77777777" w:rsidR="00F726FA" w:rsidRPr="009F436D" w:rsidRDefault="00F726FA" w:rsidP="009F436D">
      <w:pPr>
        <w:jc w:val="both"/>
        <w:rPr>
          <w:rFonts w:ascii="Aptos" w:hAnsi="Aptos"/>
        </w:rPr>
      </w:pPr>
      <w:r w:rsidRPr="009F436D">
        <w:rPr>
          <w:rFonts w:ascii="Aptos" w:hAnsi="Aptos"/>
          <w:color w:val="00B0F0"/>
        </w:rPr>
        <w:t xml:space="preserve">$INPUT </w:t>
      </w:r>
      <w:r w:rsidRPr="009F436D">
        <w:rPr>
          <w:rFonts w:ascii="Aptos" w:hAnsi="Aptos"/>
        </w:rPr>
        <w:t>ID TIME AMT RATE DV MDV EVID CRRT BW01 BW02 BW03 BW04 BW05 BW06 BW07 BW08 BW09 BW10 BW11 BW12 BW13 BW14 BW15 BW16 BW17 BW18 CKDEPI01 CKDEPI02 CKDEPI03 CKDEPI04 CKDEPI05 CKDEPI06 CKDEPI07 CKDEPI08 CKDEPI09 CKDEPI10 CKDEPI11 CKDEPI12 CKDEPI13 CKDEPI14 CKDEPI15 CKDEPI16 CKDEPI17 CKDEPI18</w:t>
      </w:r>
    </w:p>
    <w:p w14:paraId="5A2D6F13" w14:textId="77777777" w:rsidR="00F726FA" w:rsidRPr="009F436D" w:rsidRDefault="00F726FA" w:rsidP="009F436D">
      <w:pPr>
        <w:jc w:val="both"/>
        <w:rPr>
          <w:rFonts w:ascii="Aptos" w:hAnsi="Aptos"/>
        </w:rPr>
      </w:pPr>
      <w:r w:rsidRPr="009F436D">
        <w:rPr>
          <w:rFonts w:ascii="Aptos" w:hAnsi="Aptos"/>
          <w:color w:val="00B0F0"/>
        </w:rPr>
        <w:t>$DATA</w:t>
      </w:r>
      <w:r w:rsidRPr="009F436D">
        <w:rPr>
          <w:rFonts w:ascii="Aptos" w:hAnsi="Aptos"/>
        </w:rPr>
        <w:t xml:space="preserve"> Fluco_revised_imputed_01.csv IGNORE=@</w:t>
      </w:r>
    </w:p>
    <w:p w14:paraId="6FA2C7C7" w14:textId="77777777" w:rsidR="00F726FA" w:rsidRPr="009F436D" w:rsidRDefault="00F726FA" w:rsidP="009F436D">
      <w:pPr>
        <w:jc w:val="both"/>
        <w:rPr>
          <w:rFonts w:ascii="Aptos" w:hAnsi="Aptos"/>
        </w:rPr>
      </w:pPr>
      <w:r w:rsidRPr="009F436D">
        <w:rPr>
          <w:rFonts w:ascii="Aptos" w:hAnsi="Aptos"/>
          <w:color w:val="00B0F0"/>
        </w:rPr>
        <w:t xml:space="preserve">$SUBROUTINES </w:t>
      </w:r>
      <w:r w:rsidRPr="009F436D">
        <w:rPr>
          <w:rFonts w:ascii="Aptos" w:hAnsi="Aptos"/>
        </w:rPr>
        <w:t>ADVAN13 TOL=9; always ADVAN13 &amp; TOL9</w:t>
      </w:r>
    </w:p>
    <w:p w14:paraId="1E63079D" w14:textId="38EF2CE7" w:rsidR="00F726FA" w:rsidRPr="009F436D" w:rsidRDefault="00F726FA" w:rsidP="009F436D">
      <w:pPr>
        <w:jc w:val="both"/>
        <w:rPr>
          <w:rFonts w:ascii="Aptos" w:hAnsi="Aptos"/>
          <w:color w:val="00B0F0"/>
        </w:rPr>
      </w:pPr>
      <w:r w:rsidRPr="009F436D">
        <w:rPr>
          <w:rFonts w:ascii="Aptos" w:hAnsi="Aptos"/>
          <w:color w:val="00B0F0"/>
        </w:rPr>
        <w:t>$MODEL</w:t>
      </w:r>
    </w:p>
    <w:p w14:paraId="5827DF83" w14:textId="77777777" w:rsidR="00F726FA" w:rsidRPr="009F436D" w:rsidRDefault="00F726FA" w:rsidP="009F436D">
      <w:pPr>
        <w:jc w:val="both"/>
        <w:rPr>
          <w:rFonts w:ascii="Aptos" w:hAnsi="Aptos"/>
        </w:rPr>
      </w:pPr>
      <w:r w:rsidRPr="009F436D">
        <w:rPr>
          <w:rFonts w:ascii="Aptos" w:hAnsi="Aptos"/>
        </w:rPr>
        <w:t xml:space="preserve">NCOMP = 3 </w:t>
      </w:r>
      <w:r w:rsidRPr="009F436D">
        <w:rPr>
          <w:rFonts w:ascii="Aptos" w:hAnsi="Aptos"/>
        </w:rPr>
        <w:tab/>
        <w:t>;2COMP model (1 central and 1 AUC)</w:t>
      </w:r>
    </w:p>
    <w:p w14:paraId="0CB67764" w14:textId="1035A584" w:rsidR="00F726FA" w:rsidRPr="009F436D" w:rsidRDefault="00F726FA" w:rsidP="009F436D">
      <w:pPr>
        <w:jc w:val="both"/>
        <w:rPr>
          <w:rFonts w:ascii="Aptos" w:hAnsi="Aptos"/>
        </w:rPr>
      </w:pPr>
      <w:r w:rsidRPr="009F436D">
        <w:rPr>
          <w:rFonts w:ascii="Aptos" w:hAnsi="Aptos"/>
        </w:rPr>
        <w:t>COMP= (CENTRAL, DEFDOSE, DEFOBS)</w:t>
      </w:r>
      <w:r w:rsidR="007F31B6">
        <w:rPr>
          <w:rFonts w:ascii="Aptos" w:hAnsi="Aptos"/>
        </w:rPr>
        <w:t xml:space="preserve"> </w:t>
      </w:r>
      <w:r w:rsidRPr="009F436D">
        <w:rPr>
          <w:rFonts w:ascii="Aptos" w:hAnsi="Aptos"/>
        </w:rPr>
        <w:t>;central</w:t>
      </w:r>
    </w:p>
    <w:p w14:paraId="4F0EDFCA" w14:textId="77777777" w:rsidR="00F726FA" w:rsidRPr="009F436D" w:rsidRDefault="00F726FA" w:rsidP="009F436D">
      <w:pPr>
        <w:jc w:val="both"/>
        <w:rPr>
          <w:rFonts w:ascii="Aptos" w:hAnsi="Aptos"/>
        </w:rPr>
      </w:pPr>
      <w:r w:rsidRPr="009F436D">
        <w:rPr>
          <w:rFonts w:ascii="Aptos" w:hAnsi="Aptos"/>
        </w:rPr>
        <w:t>COMP= (PERIPH)</w:t>
      </w:r>
    </w:p>
    <w:p w14:paraId="08AC2586" w14:textId="77777777" w:rsidR="00F726FA" w:rsidRPr="009F436D" w:rsidRDefault="00F726FA" w:rsidP="009F436D">
      <w:pPr>
        <w:jc w:val="both"/>
        <w:rPr>
          <w:rFonts w:ascii="Aptos" w:hAnsi="Aptos"/>
        </w:rPr>
      </w:pPr>
      <w:r w:rsidRPr="009F436D">
        <w:rPr>
          <w:rFonts w:ascii="Aptos" w:hAnsi="Aptos"/>
        </w:rPr>
        <w:t>COMP=(AUC)</w:t>
      </w:r>
    </w:p>
    <w:p w14:paraId="6634D778" w14:textId="77777777" w:rsidR="007F31B6" w:rsidRDefault="00F726FA" w:rsidP="009F436D">
      <w:pPr>
        <w:jc w:val="both"/>
        <w:rPr>
          <w:rFonts w:ascii="Aptos" w:hAnsi="Aptos"/>
          <w:color w:val="00B0F0"/>
        </w:rPr>
      </w:pPr>
      <w:r w:rsidRPr="009F436D">
        <w:rPr>
          <w:rFonts w:ascii="Aptos" w:hAnsi="Aptos"/>
          <w:color w:val="00B0F0"/>
        </w:rPr>
        <w:t>$PK</w:t>
      </w:r>
    </w:p>
    <w:p w14:paraId="53E0B3D1" w14:textId="0D613B83" w:rsidR="00F726FA" w:rsidRPr="009F436D" w:rsidRDefault="00F726FA" w:rsidP="009F436D">
      <w:pPr>
        <w:jc w:val="both"/>
        <w:rPr>
          <w:rFonts w:ascii="Aptos" w:hAnsi="Aptos"/>
        </w:rPr>
      </w:pPr>
      <w:r w:rsidRPr="007F31B6">
        <w:rPr>
          <w:rFonts w:ascii="Aptos" w:hAnsi="Aptos"/>
        </w:rPr>
        <w:t xml:space="preserve">; </w:t>
      </w:r>
      <w:r w:rsidRPr="009F436D">
        <w:rPr>
          <w:rFonts w:ascii="Aptos" w:hAnsi="Aptos"/>
        </w:rPr>
        <w:t xml:space="preserve">In this way of coding, CL when CRRT = 1 represents the total of both </w:t>
      </w:r>
      <w:proofErr w:type="spellStart"/>
      <w:r w:rsidRPr="009F436D">
        <w:rPr>
          <w:rFonts w:ascii="Aptos" w:hAnsi="Aptos"/>
        </w:rPr>
        <w:t>CLr</w:t>
      </w:r>
      <w:proofErr w:type="spellEnd"/>
      <w:r w:rsidRPr="009F436D">
        <w:rPr>
          <w:rFonts w:ascii="Aptos" w:hAnsi="Aptos"/>
        </w:rPr>
        <w:t xml:space="preserve"> and </w:t>
      </w:r>
      <w:proofErr w:type="spellStart"/>
      <w:r w:rsidRPr="009F436D">
        <w:rPr>
          <w:rFonts w:ascii="Aptos" w:hAnsi="Aptos"/>
        </w:rPr>
        <w:t>CLd</w:t>
      </w:r>
      <w:proofErr w:type="spellEnd"/>
      <w:r w:rsidRPr="009F436D">
        <w:rPr>
          <w:rFonts w:ascii="Aptos" w:hAnsi="Aptos"/>
        </w:rPr>
        <w:t xml:space="preserve">, and when CRRT = 0, it represents </w:t>
      </w:r>
      <w:proofErr w:type="spellStart"/>
      <w:r w:rsidRPr="009F436D">
        <w:rPr>
          <w:rFonts w:ascii="Aptos" w:hAnsi="Aptos"/>
        </w:rPr>
        <w:t>CLr</w:t>
      </w:r>
      <w:proofErr w:type="spellEnd"/>
      <w:r w:rsidRPr="009F436D">
        <w:rPr>
          <w:rFonts w:ascii="Aptos" w:hAnsi="Aptos"/>
        </w:rPr>
        <w:t xml:space="preserve"> only.</w:t>
      </w:r>
    </w:p>
    <w:p w14:paraId="55E63278" w14:textId="77777777" w:rsidR="00F726FA" w:rsidRPr="009F436D" w:rsidRDefault="00F726FA" w:rsidP="009F436D">
      <w:pPr>
        <w:jc w:val="both"/>
        <w:rPr>
          <w:rFonts w:ascii="Aptos" w:hAnsi="Aptos"/>
        </w:rPr>
      </w:pPr>
      <w:r w:rsidRPr="009F436D">
        <w:rPr>
          <w:rFonts w:ascii="Aptos" w:hAnsi="Aptos"/>
        </w:rPr>
        <w:t>;;;CL_CKDEPI-DEFINITION START</w:t>
      </w:r>
    </w:p>
    <w:p w14:paraId="7B2AFFBB" w14:textId="77777777" w:rsidR="00F726FA" w:rsidRPr="009F436D" w:rsidRDefault="00F726FA" w:rsidP="009F436D">
      <w:pPr>
        <w:jc w:val="both"/>
        <w:rPr>
          <w:rFonts w:ascii="Aptos" w:hAnsi="Aptos"/>
        </w:rPr>
      </w:pPr>
      <w:r w:rsidRPr="009F436D">
        <w:rPr>
          <w:rFonts w:ascii="Aptos" w:hAnsi="Aptos"/>
        </w:rPr>
        <w:t>CLCKDEPI=((CKDEPI01/80)**THETA(6))</w:t>
      </w:r>
    </w:p>
    <w:p w14:paraId="3BA1967B" w14:textId="77777777" w:rsidR="00F726FA" w:rsidRPr="009F436D" w:rsidRDefault="00F726FA" w:rsidP="009F436D">
      <w:pPr>
        <w:jc w:val="both"/>
        <w:rPr>
          <w:rFonts w:ascii="Aptos" w:hAnsi="Aptos"/>
        </w:rPr>
      </w:pPr>
      <w:r w:rsidRPr="009F436D">
        <w:rPr>
          <w:rFonts w:ascii="Aptos" w:hAnsi="Aptos"/>
        </w:rPr>
        <w:t>;;;CL_CKDEPI-DEFINITION END</w:t>
      </w:r>
    </w:p>
    <w:p w14:paraId="4116B5BD" w14:textId="77777777" w:rsidR="00F726FA" w:rsidRPr="009F436D" w:rsidRDefault="00F726FA" w:rsidP="009F436D">
      <w:pPr>
        <w:jc w:val="both"/>
        <w:rPr>
          <w:rFonts w:ascii="Aptos" w:hAnsi="Aptos"/>
        </w:rPr>
      </w:pPr>
    </w:p>
    <w:p w14:paraId="1F46F153" w14:textId="77777777" w:rsidR="00F726FA" w:rsidRPr="009F436D" w:rsidRDefault="00F726FA" w:rsidP="009F436D">
      <w:pPr>
        <w:jc w:val="both"/>
        <w:rPr>
          <w:rFonts w:ascii="Aptos" w:hAnsi="Aptos"/>
        </w:rPr>
      </w:pPr>
      <w:r w:rsidRPr="009F436D">
        <w:rPr>
          <w:rFonts w:ascii="Aptos" w:hAnsi="Aptos"/>
        </w:rPr>
        <w:t>;;;CL-RELATION START</w:t>
      </w:r>
    </w:p>
    <w:p w14:paraId="7FA4B293" w14:textId="429A762F" w:rsidR="00F726FA" w:rsidRPr="009F436D" w:rsidRDefault="00F726FA" w:rsidP="009F436D">
      <w:pPr>
        <w:jc w:val="both"/>
        <w:rPr>
          <w:rFonts w:ascii="Aptos" w:hAnsi="Aptos"/>
        </w:rPr>
      </w:pPr>
      <w:r w:rsidRPr="009F436D">
        <w:rPr>
          <w:rFonts w:ascii="Aptos" w:hAnsi="Aptos"/>
        </w:rPr>
        <w:t>CLCOV=CLCKDEPI;</w:t>
      </w:r>
      <w:r w:rsidR="007F31B6">
        <w:rPr>
          <w:rFonts w:ascii="Aptos" w:hAnsi="Aptos"/>
        </w:rPr>
        <w:t xml:space="preserve"> </w:t>
      </w:r>
      <w:r w:rsidRPr="009F436D">
        <w:rPr>
          <w:rFonts w:ascii="Aptos" w:hAnsi="Aptos"/>
        </w:rPr>
        <w:t xml:space="preserve">if you have multiple covariates on clearance, you should code this way. </w:t>
      </w:r>
      <w:proofErr w:type="spellStart"/>
      <w:r w:rsidRPr="009F436D">
        <w:rPr>
          <w:rFonts w:ascii="Aptos" w:hAnsi="Aptos"/>
        </w:rPr>
        <w:t>E.g</w:t>
      </w:r>
      <w:proofErr w:type="spellEnd"/>
      <w:r w:rsidRPr="009F436D">
        <w:rPr>
          <w:rFonts w:ascii="Aptos" w:hAnsi="Aptos"/>
        </w:rPr>
        <w:t>, CLCOV=CLCKDEPI+CLBW</w:t>
      </w:r>
    </w:p>
    <w:p w14:paraId="6C639ECC" w14:textId="77777777" w:rsidR="00F726FA" w:rsidRPr="009F436D" w:rsidRDefault="00F726FA" w:rsidP="009F436D">
      <w:pPr>
        <w:jc w:val="both"/>
        <w:rPr>
          <w:rFonts w:ascii="Aptos" w:hAnsi="Aptos"/>
        </w:rPr>
      </w:pPr>
      <w:r w:rsidRPr="009F436D">
        <w:rPr>
          <w:rFonts w:ascii="Aptos" w:hAnsi="Aptos"/>
        </w:rPr>
        <w:t>;;;CL-RELATION END</w:t>
      </w:r>
    </w:p>
    <w:p w14:paraId="44CFD971" w14:textId="77777777" w:rsidR="00F726FA" w:rsidRPr="009F436D" w:rsidRDefault="00F726FA" w:rsidP="009F436D">
      <w:pPr>
        <w:jc w:val="both"/>
        <w:rPr>
          <w:rFonts w:ascii="Aptos" w:hAnsi="Aptos"/>
        </w:rPr>
      </w:pPr>
    </w:p>
    <w:p w14:paraId="74D59C17" w14:textId="77777777" w:rsidR="00F726FA" w:rsidRPr="009F436D" w:rsidRDefault="00F726FA" w:rsidP="009F436D">
      <w:pPr>
        <w:jc w:val="both"/>
        <w:rPr>
          <w:rFonts w:ascii="Aptos" w:hAnsi="Aptos"/>
        </w:rPr>
      </w:pPr>
      <w:r w:rsidRPr="009F436D">
        <w:rPr>
          <w:rFonts w:ascii="Aptos" w:hAnsi="Aptos"/>
        </w:rPr>
        <w:t>;;; V1-BW-DEFINITION START</w:t>
      </w:r>
    </w:p>
    <w:p w14:paraId="41D2089B" w14:textId="77777777" w:rsidR="00F726FA" w:rsidRPr="009F436D" w:rsidRDefault="00F726FA" w:rsidP="009F436D">
      <w:pPr>
        <w:jc w:val="both"/>
        <w:rPr>
          <w:rFonts w:ascii="Aptos" w:hAnsi="Aptos"/>
        </w:rPr>
      </w:pPr>
      <w:r w:rsidRPr="009F436D">
        <w:rPr>
          <w:rFonts w:ascii="Aptos" w:hAnsi="Aptos"/>
        </w:rPr>
        <w:t>V1BW=((BW01/80)**THETA(7))</w:t>
      </w:r>
    </w:p>
    <w:p w14:paraId="31A0EBAA" w14:textId="77777777" w:rsidR="00F726FA" w:rsidRPr="009F436D" w:rsidRDefault="00F726FA" w:rsidP="009F436D">
      <w:pPr>
        <w:jc w:val="both"/>
        <w:rPr>
          <w:rFonts w:ascii="Aptos" w:hAnsi="Aptos"/>
        </w:rPr>
      </w:pPr>
      <w:r w:rsidRPr="009F436D">
        <w:rPr>
          <w:rFonts w:ascii="Aptos" w:hAnsi="Aptos"/>
        </w:rPr>
        <w:t>;;; V1-BW-DEFINITION END</w:t>
      </w:r>
    </w:p>
    <w:p w14:paraId="730FC9BE" w14:textId="77777777" w:rsidR="005A226E" w:rsidRPr="009F436D" w:rsidRDefault="005A226E" w:rsidP="009F436D">
      <w:pPr>
        <w:jc w:val="both"/>
        <w:rPr>
          <w:rFonts w:ascii="Aptos" w:hAnsi="Aptos"/>
        </w:rPr>
      </w:pPr>
    </w:p>
    <w:p w14:paraId="413994C4" w14:textId="1D3E1DF4" w:rsidR="00F726FA" w:rsidRPr="009F436D" w:rsidRDefault="00F726FA" w:rsidP="009F436D">
      <w:pPr>
        <w:jc w:val="both"/>
        <w:rPr>
          <w:rFonts w:ascii="Aptos" w:hAnsi="Aptos"/>
        </w:rPr>
      </w:pPr>
      <w:r w:rsidRPr="009F436D">
        <w:rPr>
          <w:rFonts w:ascii="Aptos" w:hAnsi="Aptos"/>
        </w:rPr>
        <w:t>;;; V1-RELATION START</w:t>
      </w:r>
    </w:p>
    <w:p w14:paraId="590CEBBC" w14:textId="77777777" w:rsidR="00F726FA" w:rsidRPr="009F436D" w:rsidRDefault="00F726FA" w:rsidP="009F436D">
      <w:pPr>
        <w:jc w:val="both"/>
        <w:rPr>
          <w:rFonts w:ascii="Aptos" w:hAnsi="Aptos"/>
        </w:rPr>
      </w:pPr>
      <w:r w:rsidRPr="009F436D">
        <w:rPr>
          <w:rFonts w:ascii="Aptos" w:hAnsi="Aptos"/>
        </w:rPr>
        <w:t>V1COV=V1BW</w:t>
      </w:r>
    </w:p>
    <w:p w14:paraId="5FBC5E8A" w14:textId="77777777" w:rsidR="00F726FA" w:rsidRPr="009F436D" w:rsidRDefault="00F726FA" w:rsidP="009F436D">
      <w:pPr>
        <w:jc w:val="both"/>
        <w:rPr>
          <w:rFonts w:ascii="Aptos" w:hAnsi="Aptos"/>
        </w:rPr>
      </w:pPr>
      <w:r w:rsidRPr="009F436D">
        <w:rPr>
          <w:rFonts w:ascii="Aptos" w:hAnsi="Aptos"/>
        </w:rPr>
        <w:t>;;; V1-RELATION END</w:t>
      </w:r>
    </w:p>
    <w:p w14:paraId="3282647A" w14:textId="77777777" w:rsidR="005A226E" w:rsidRPr="009F436D" w:rsidRDefault="005A226E" w:rsidP="009F436D">
      <w:pPr>
        <w:jc w:val="both"/>
        <w:rPr>
          <w:rFonts w:ascii="Aptos" w:hAnsi="Aptos"/>
        </w:rPr>
      </w:pPr>
    </w:p>
    <w:p w14:paraId="535365FA" w14:textId="510E73EE" w:rsidR="00F726FA" w:rsidRPr="009F436D" w:rsidRDefault="00F726FA" w:rsidP="009F436D">
      <w:pPr>
        <w:jc w:val="both"/>
        <w:rPr>
          <w:rFonts w:ascii="Aptos" w:hAnsi="Aptos"/>
        </w:rPr>
      </w:pPr>
      <w:r w:rsidRPr="009F436D">
        <w:rPr>
          <w:rFonts w:ascii="Aptos" w:hAnsi="Aptos"/>
        </w:rPr>
        <w:t xml:space="preserve">IF (CRRT.EQ.1) TVCL = THETA(1); This is </w:t>
      </w:r>
      <w:proofErr w:type="spellStart"/>
      <w:r w:rsidRPr="009F436D">
        <w:rPr>
          <w:rFonts w:ascii="Aptos" w:hAnsi="Aptos"/>
        </w:rPr>
        <w:t>infact</w:t>
      </w:r>
      <w:proofErr w:type="spellEnd"/>
      <w:r w:rsidRPr="009F436D">
        <w:rPr>
          <w:rFonts w:ascii="Aptos" w:hAnsi="Aptos"/>
        </w:rPr>
        <w:t xml:space="preserve"> the total of both </w:t>
      </w:r>
      <w:proofErr w:type="spellStart"/>
      <w:r w:rsidRPr="009F436D">
        <w:rPr>
          <w:rFonts w:ascii="Aptos" w:hAnsi="Aptos"/>
        </w:rPr>
        <w:t>CLr</w:t>
      </w:r>
      <w:proofErr w:type="spellEnd"/>
      <w:r w:rsidRPr="009F436D">
        <w:rPr>
          <w:rFonts w:ascii="Aptos" w:hAnsi="Aptos"/>
        </w:rPr>
        <w:t xml:space="preserve"> and </w:t>
      </w:r>
      <w:proofErr w:type="spellStart"/>
      <w:r w:rsidRPr="009F436D">
        <w:rPr>
          <w:rFonts w:ascii="Aptos" w:hAnsi="Aptos"/>
        </w:rPr>
        <w:t>CLd</w:t>
      </w:r>
      <w:proofErr w:type="spellEnd"/>
    </w:p>
    <w:p w14:paraId="417BFB71" w14:textId="65F6A811" w:rsidR="00F726FA" w:rsidRPr="009F436D" w:rsidRDefault="00F726FA" w:rsidP="009F436D">
      <w:pPr>
        <w:jc w:val="both"/>
        <w:rPr>
          <w:rFonts w:ascii="Aptos" w:hAnsi="Aptos"/>
        </w:rPr>
      </w:pPr>
      <w:r w:rsidRPr="009F436D">
        <w:rPr>
          <w:rFonts w:ascii="Aptos" w:hAnsi="Aptos"/>
        </w:rPr>
        <w:t>IF (CRRT.EQ.1) CL = TVCL * EXP(ETA(1))</w:t>
      </w:r>
    </w:p>
    <w:p w14:paraId="4C69ECCD" w14:textId="77777777" w:rsidR="00F726FA" w:rsidRPr="009F436D" w:rsidRDefault="00F726FA" w:rsidP="009F436D">
      <w:pPr>
        <w:jc w:val="both"/>
        <w:rPr>
          <w:rFonts w:ascii="Aptos" w:hAnsi="Aptos"/>
        </w:rPr>
      </w:pPr>
      <w:r w:rsidRPr="009F436D">
        <w:rPr>
          <w:rFonts w:ascii="Aptos" w:hAnsi="Aptos"/>
        </w:rPr>
        <w:t xml:space="preserve">IF (CRRT.EQ.0) TVCL = THETA(2) * CLCOV; This is </w:t>
      </w:r>
      <w:proofErr w:type="spellStart"/>
      <w:r w:rsidRPr="009F436D">
        <w:rPr>
          <w:rFonts w:ascii="Aptos" w:hAnsi="Aptos"/>
        </w:rPr>
        <w:t>CLr</w:t>
      </w:r>
      <w:proofErr w:type="spellEnd"/>
      <w:r w:rsidRPr="009F436D">
        <w:rPr>
          <w:rFonts w:ascii="Aptos" w:hAnsi="Aptos"/>
        </w:rPr>
        <w:t xml:space="preserve"> only with covariate CKDEPI</w:t>
      </w:r>
    </w:p>
    <w:p w14:paraId="16AE4AA5" w14:textId="11D3E818" w:rsidR="00F726FA" w:rsidRPr="009F436D" w:rsidRDefault="00F726FA" w:rsidP="009F436D">
      <w:pPr>
        <w:jc w:val="both"/>
        <w:rPr>
          <w:rFonts w:ascii="Aptos" w:hAnsi="Aptos"/>
        </w:rPr>
      </w:pPr>
      <w:r w:rsidRPr="009F436D">
        <w:rPr>
          <w:rFonts w:ascii="Aptos" w:hAnsi="Aptos"/>
        </w:rPr>
        <w:t>IF (CRRT.EQ.0) CL = TVCL * EXP(ETA(2))</w:t>
      </w:r>
    </w:p>
    <w:p w14:paraId="37724B12" w14:textId="77777777" w:rsidR="00F726FA" w:rsidRPr="009F436D" w:rsidRDefault="00F726FA" w:rsidP="009F436D">
      <w:pPr>
        <w:jc w:val="both"/>
        <w:rPr>
          <w:rFonts w:ascii="Aptos" w:hAnsi="Aptos"/>
        </w:rPr>
      </w:pPr>
    </w:p>
    <w:p w14:paraId="36B6D50B" w14:textId="56CAAAD6" w:rsidR="00F726FA" w:rsidRPr="009F436D" w:rsidRDefault="00F726FA" w:rsidP="009F436D">
      <w:pPr>
        <w:jc w:val="both"/>
        <w:rPr>
          <w:rFonts w:ascii="Aptos" w:hAnsi="Aptos"/>
        </w:rPr>
      </w:pPr>
      <w:r w:rsidRPr="009F436D">
        <w:rPr>
          <w:rFonts w:ascii="Aptos" w:hAnsi="Aptos"/>
        </w:rPr>
        <w:t>TVV1 = THETA(3) * V1COV</w:t>
      </w:r>
    </w:p>
    <w:p w14:paraId="1F17E93B" w14:textId="42D21DF4" w:rsidR="00F726FA" w:rsidRPr="009F436D" w:rsidRDefault="00F726FA" w:rsidP="009F436D">
      <w:pPr>
        <w:jc w:val="both"/>
        <w:rPr>
          <w:rFonts w:ascii="Aptos" w:hAnsi="Aptos"/>
        </w:rPr>
      </w:pPr>
      <w:r w:rsidRPr="009F436D">
        <w:rPr>
          <w:rFonts w:ascii="Aptos" w:hAnsi="Aptos"/>
        </w:rPr>
        <w:t>V1 = TVV1 * EXP(ETA(3))</w:t>
      </w:r>
    </w:p>
    <w:p w14:paraId="735B34ED" w14:textId="77777777" w:rsidR="00F726FA" w:rsidRPr="009F436D" w:rsidRDefault="00F726FA" w:rsidP="009F436D">
      <w:pPr>
        <w:jc w:val="both"/>
        <w:rPr>
          <w:rFonts w:ascii="Aptos" w:hAnsi="Aptos"/>
        </w:rPr>
      </w:pPr>
    </w:p>
    <w:p w14:paraId="0D0A66A8" w14:textId="77777777" w:rsidR="00F726FA" w:rsidRPr="009F436D" w:rsidRDefault="00F726FA" w:rsidP="009F436D">
      <w:pPr>
        <w:jc w:val="both"/>
        <w:rPr>
          <w:rFonts w:ascii="Aptos" w:hAnsi="Aptos"/>
        </w:rPr>
      </w:pPr>
      <w:r w:rsidRPr="009F436D">
        <w:rPr>
          <w:rFonts w:ascii="Aptos" w:hAnsi="Aptos"/>
        </w:rPr>
        <w:t>TVQ=THETA(4)</w:t>
      </w:r>
    </w:p>
    <w:p w14:paraId="6310E690" w14:textId="77777777" w:rsidR="00F726FA" w:rsidRPr="009F436D" w:rsidRDefault="00F726FA" w:rsidP="009F436D">
      <w:pPr>
        <w:jc w:val="both"/>
        <w:rPr>
          <w:rFonts w:ascii="Aptos" w:hAnsi="Aptos"/>
        </w:rPr>
      </w:pPr>
      <w:r w:rsidRPr="009F436D">
        <w:rPr>
          <w:rFonts w:ascii="Aptos" w:hAnsi="Aptos"/>
        </w:rPr>
        <w:t>Q=TVQ</w:t>
      </w:r>
    </w:p>
    <w:p w14:paraId="1A6A109C" w14:textId="77777777" w:rsidR="00F726FA" w:rsidRPr="009F436D" w:rsidRDefault="00F726FA" w:rsidP="009F436D">
      <w:pPr>
        <w:jc w:val="both"/>
        <w:rPr>
          <w:rFonts w:ascii="Aptos" w:hAnsi="Aptos"/>
        </w:rPr>
      </w:pPr>
    </w:p>
    <w:p w14:paraId="720BF288" w14:textId="77777777" w:rsidR="00F726FA" w:rsidRPr="009F436D" w:rsidRDefault="00F726FA" w:rsidP="009F436D">
      <w:pPr>
        <w:jc w:val="both"/>
        <w:rPr>
          <w:rFonts w:ascii="Aptos" w:hAnsi="Aptos"/>
        </w:rPr>
      </w:pPr>
      <w:r w:rsidRPr="009F436D">
        <w:rPr>
          <w:rFonts w:ascii="Aptos" w:hAnsi="Aptos"/>
        </w:rPr>
        <w:t>TVV2=THETA(5)</w:t>
      </w:r>
    </w:p>
    <w:p w14:paraId="4F643EA5" w14:textId="77777777" w:rsidR="00F726FA" w:rsidRPr="009F436D" w:rsidRDefault="00F726FA" w:rsidP="009F436D">
      <w:pPr>
        <w:jc w:val="both"/>
        <w:rPr>
          <w:rFonts w:ascii="Aptos" w:hAnsi="Aptos"/>
        </w:rPr>
      </w:pPr>
      <w:r w:rsidRPr="009F436D">
        <w:rPr>
          <w:rFonts w:ascii="Aptos" w:hAnsi="Aptos"/>
        </w:rPr>
        <w:t>V2=TVV2</w:t>
      </w:r>
    </w:p>
    <w:p w14:paraId="53C427DE" w14:textId="77777777" w:rsidR="00F726FA" w:rsidRPr="009F436D" w:rsidRDefault="00F726FA" w:rsidP="009F436D">
      <w:pPr>
        <w:jc w:val="both"/>
        <w:rPr>
          <w:rFonts w:ascii="Aptos" w:hAnsi="Aptos"/>
        </w:rPr>
      </w:pPr>
    </w:p>
    <w:p w14:paraId="273A4704" w14:textId="77777777" w:rsidR="00F726FA" w:rsidRPr="009F436D" w:rsidRDefault="00F726FA" w:rsidP="009F436D">
      <w:pPr>
        <w:jc w:val="both"/>
        <w:rPr>
          <w:rFonts w:ascii="Aptos" w:hAnsi="Aptos"/>
          <w:lang w:val="de-DE"/>
        </w:rPr>
      </w:pPr>
      <w:r w:rsidRPr="009F436D">
        <w:rPr>
          <w:rFonts w:ascii="Aptos" w:hAnsi="Aptos"/>
          <w:lang w:val="de-DE"/>
        </w:rPr>
        <w:t>S1=V1</w:t>
      </w:r>
    </w:p>
    <w:p w14:paraId="01C3365B" w14:textId="77777777" w:rsidR="00F726FA" w:rsidRPr="009F436D" w:rsidRDefault="00F726FA" w:rsidP="009F436D">
      <w:pPr>
        <w:jc w:val="both"/>
        <w:rPr>
          <w:rFonts w:ascii="Aptos" w:hAnsi="Aptos"/>
          <w:lang w:val="de-DE"/>
        </w:rPr>
      </w:pPr>
      <w:r w:rsidRPr="009F436D">
        <w:rPr>
          <w:rFonts w:ascii="Aptos" w:hAnsi="Aptos"/>
          <w:lang w:val="de-DE"/>
        </w:rPr>
        <w:t>K12 = Q/V1</w:t>
      </w:r>
    </w:p>
    <w:p w14:paraId="3908E2A1" w14:textId="77777777" w:rsidR="00F726FA" w:rsidRPr="009F436D" w:rsidRDefault="00F726FA" w:rsidP="009F436D">
      <w:pPr>
        <w:jc w:val="both"/>
        <w:rPr>
          <w:rFonts w:ascii="Aptos" w:hAnsi="Aptos"/>
          <w:lang w:val="de-DE"/>
        </w:rPr>
      </w:pPr>
      <w:r w:rsidRPr="009F436D">
        <w:rPr>
          <w:rFonts w:ascii="Aptos" w:hAnsi="Aptos"/>
          <w:lang w:val="de-DE"/>
        </w:rPr>
        <w:t>K21 = Q/V2</w:t>
      </w:r>
    </w:p>
    <w:p w14:paraId="24EAFC5B" w14:textId="77777777" w:rsidR="00F726FA" w:rsidRPr="009F436D" w:rsidRDefault="00F726FA" w:rsidP="009F436D">
      <w:pPr>
        <w:jc w:val="both"/>
        <w:rPr>
          <w:rFonts w:ascii="Aptos" w:hAnsi="Aptos"/>
          <w:lang w:val="de-DE"/>
        </w:rPr>
      </w:pPr>
      <w:r w:rsidRPr="009F436D">
        <w:rPr>
          <w:rFonts w:ascii="Aptos" w:hAnsi="Aptos"/>
          <w:lang w:val="de-DE"/>
        </w:rPr>
        <w:t>K=CL/V1</w:t>
      </w:r>
    </w:p>
    <w:p w14:paraId="65DFEC93" w14:textId="77777777" w:rsidR="00F726FA" w:rsidRPr="009F436D" w:rsidRDefault="00F726FA" w:rsidP="009F436D">
      <w:pPr>
        <w:jc w:val="both"/>
        <w:rPr>
          <w:rFonts w:ascii="Aptos" w:hAnsi="Aptos"/>
          <w:lang w:val="de-DE"/>
        </w:rPr>
      </w:pPr>
    </w:p>
    <w:p w14:paraId="5A83A21C" w14:textId="77777777" w:rsidR="00F726FA" w:rsidRPr="009F436D" w:rsidRDefault="00F726FA" w:rsidP="009F436D">
      <w:pPr>
        <w:jc w:val="both"/>
        <w:rPr>
          <w:rFonts w:ascii="Aptos" w:hAnsi="Aptos"/>
          <w:lang w:val="de-DE"/>
        </w:rPr>
      </w:pPr>
      <w:r w:rsidRPr="009F436D">
        <w:rPr>
          <w:rFonts w:ascii="Aptos" w:hAnsi="Aptos"/>
          <w:lang w:val="de-DE"/>
        </w:rPr>
        <w:t>AUC1 = AMT/CL</w:t>
      </w:r>
    </w:p>
    <w:p w14:paraId="06EEFCCB" w14:textId="77777777" w:rsidR="00F726FA" w:rsidRPr="009F436D" w:rsidRDefault="00F726FA" w:rsidP="009F436D">
      <w:pPr>
        <w:jc w:val="both"/>
        <w:rPr>
          <w:rFonts w:ascii="Aptos" w:hAnsi="Aptos"/>
          <w:lang w:val="de-DE"/>
        </w:rPr>
      </w:pPr>
    </w:p>
    <w:p w14:paraId="1964AB73" w14:textId="4A450810" w:rsidR="00F726FA" w:rsidRPr="009F436D" w:rsidRDefault="00F726FA" w:rsidP="009F436D">
      <w:pPr>
        <w:jc w:val="both"/>
        <w:rPr>
          <w:rFonts w:ascii="Aptos" w:hAnsi="Aptos"/>
          <w:color w:val="00B0F0"/>
        </w:rPr>
      </w:pPr>
      <w:r w:rsidRPr="009F436D">
        <w:rPr>
          <w:rFonts w:ascii="Aptos" w:hAnsi="Aptos"/>
          <w:color w:val="00B0F0"/>
        </w:rPr>
        <w:t>$DES</w:t>
      </w:r>
    </w:p>
    <w:p w14:paraId="46121AFE" w14:textId="43ACC9E8" w:rsidR="00F726FA" w:rsidRPr="009F436D" w:rsidRDefault="00F726FA" w:rsidP="009F436D">
      <w:pPr>
        <w:jc w:val="both"/>
        <w:rPr>
          <w:rFonts w:ascii="Aptos" w:hAnsi="Aptos"/>
        </w:rPr>
      </w:pPr>
      <w:r w:rsidRPr="009F436D">
        <w:rPr>
          <w:rFonts w:ascii="Aptos" w:hAnsi="Aptos"/>
        </w:rPr>
        <w:t>DADT(1) = -K*A(1)+K21*A(2)-K12*A(1)</w:t>
      </w:r>
    </w:p>
    <w:p w14:paraId="3FA24F4D" w14:textId="77777777" w:rsidR="00F726FA" w:rsidRPr="009F436D" w:rsidRDefault="00F726FA" w:rsidP="009F436D">
      <w:pPr>
        <w:jc w:val="both"/>
        <w:rPr>
          <w:rFonts w:ascii="Aptos" w:hAnsi="Aptos"/>
        </w:rPr>
      </w:pPr>
      <w:r w:rsidRPr="009F436D">
        <w:rPr>
          <w:rFonts w:ascii="Aptos" w:hAnsi="Aptos"/>
        </w:rPr>
        <w:t>DADT(2) = -K21*A(2)+K12*A(1)</w:t>
      </w:r>
    </w:p>
    <w:p w14:paraId="50C90C52" w14:textId="77777777" w:rsidR="00F726FA" w:rsidRPr="009F436D" w:rsidRDefault="00F726FA" w:rsidP="009F436D">
      <w:pPr>
        <w:jc w:val="both"/>
        <w:rPr>
          <w:rFonts w:ascii="Aptos" w:hAnsi="Aptos"/>
        </w:rPr>
      </w:pPr>
      <w:r w:rsidRPr="009F436D">
        <w:rPr>
          <w:rFonts w:ascii="Aptos" w:hAnsi="Aptos"/>
        </w:rPr>
        <w:t>DADT(3) =  A(1)/S1</w:t>
      </w:r>
    </w:p>
    <w:p w14:paraId="4BEA8D57" w14:textId="77777777" w:rsidR="00F726FA" w:rsidRPr="009F436D" w:rsidRDefault="00F726FA" w:rsidP="009F436D">
      <w:pPr>
        <w:jc w:val="both"/>
        <w:rPr>
          <w:rFonts w:ascii="Aptos" w:hAnsi="Aptos"/>
        </w:rPr>
      </w:pPr>
      <w:r w:rsidRPr="009F436D">
        <w:rPr>
          <w:rFonts w:ascii="Aptos" w:hAnsi="Aptos"/>
        </w:rPr>
        <w:t>AUC2= A(3)</w:t>
      </w:r>
    </w:p>
    <w:p w14:paraId="003D1D7F" w14:textId="77777777" w:rsidR="00F726FA" w:rsidRPr="009F436D" w:rsidRDefault="00F726FA" w:rsidP="009F436D">
      <w:pPr>
        <w:jc w:val="both"/>
        <w:rPr>
          <w:rFonts w:ascii="Aptos" w:hAnsi="Aptos"/>
        </w:rPr>
      </w:pPr>
    </w:p>
    <w:p w14:paraId="43A15147" w14:textId="77777777" w:rsidR="00F726FA" w:rsidRPr="009F436D" w:rsidRDefault="00F726FA" w:rsidP="009F436D">
      <w:pPr>
        <w:jc w:val="both"/>
        <w:rPr>
          <w:rFonts w:ascii="Aptos" w:hAnsi="Aptos"/>
          <w:color w:val="00B0F0"/>
        </w:rPr>
      </w:pPr>
      <w:r w:rsidRPr="009F436D">
        <w:rPr>
          <w:rFonts w:ascii="Aptos" w:hAnsi="Aptos"/>
          <w:color w:val="00B0F0"/>
        </w:rPr>
        <w:t>$ERROR</w:t>
      </w:r>
    </w:p>
    <w:p w14:paraId="1EB7D6DB" w14:textId="77777777" w:rsidR="00F726FA" w:rsidRPr="009F436D" w:rsidRDefault="00F726FA" w:rsidP="009F436D">
      <w:pPr>
        <w:jc w:val="both"/>
        <w:rPr>
          <w:rFonts w:ascii="Aptos" w:hAnsi="Aptos"/>
        </w:rPr>
      </w:pPr>
      <w:r w:rsidRPr="009F436D">
        <w:rPr>
          <w:rFonts w:ascii="Aptos" w:hAnsi="Aptos"/>
        </w:rPr>
        <w:t>IPRED=A(1)/S1</w:t>
      </w:r>
    </w:p>
    <w:p w14:paraId="0DBA4B0E" w14:textId="77777777" w:rsidR="00F726FA" w:rsidRPr="009F436D" w:rsidRDefault="00F726FA" w:rsidP="009F436D">
      <w:pPr>
        <w:jc w:val="both"/>
        <w:rPr>
          <w:rFonts w:ascii="Aptos" w:hAnsi="Aptos"/>
        </w:rPr>
      </w:pPr>
      <w:r w:rsidRPr="009F436D">
        <w:rPr>
          <w:rFonts w:ascii="Aptos" w:hAnsi="Aptos"/>
        </w:rPr>
        <w:t>W=SQRT(SIGMA(1,1)*IPRED**2 + SIGMA(2,2))</w:t>
      </w:r>
    </w:p>
    <w:p w14:paraId="3EDE141B" w14:textId="77777777" w:rsidR="00F726FA" w:rsidRPr="009F436D" w:rsidRDefault="00F726FA" w:rsidP="009F436D">
      <w:pPr>
        <w:jc w:val="both"/>
        <w:rPr>
          <w:rFonts w:ascii="Aptos" w:hAnsi="Aptos"/>
        </w:rPr>
      </w:pPr>
      <w:r w:rsidRPr="009F436D">
        <w:rPr>
          <w:rFonts w:ascii="Aptos" w:hAnsi="Aptos"/>
        </w:rPr>
        <w:t>Y=IPRED * (1+EPS(1))+ EPS(2)</w:t>
      </w:r>
    </w:p>
    <w:p w14:paraId="68B6163D" w14:textId="77777777" w:rsidR="00F726FA" w:rsidRPr="009F436D" w:rsidRDefault="00F726FA" w:rsidP="009F436D">
      <w:pPr>
        <w:jc w:val="both"/>
        <w:rPr>
          <w:rFonts w:ascii="Aptos" w:hAnsi="Aptos"/>
        </w:rPr>
      </w:pPr>
      <w:r w:rsidRPr="009F436D">
        <w:rPr>
          <w:rFonts w:ascii="Aptos" w:hAnsi="Aptos"/>
        </w:rPr>
        <w:t>IRES=DV-IPRED</w:t>
      </w:r>
    </w:p>
    <w:p w14:paraId="2C801879" w14:textId="77777777" w:rsidR="00F726FA" w:rsidRPr="009F436D" w:rsidRDefault="00F726FA" w:rsidP="009F436D">
      <w:pPr>
        <w:jc w:val="both"/>
        <w:rPr>
          <w:rFonts w:ascii="Aptos" w:hAnsi="Aptos"/>
          <w:lang w:val="fr-FR"/>
        </w:rPr>
      </w:pPr>
      <w:r w:rsidRPr="009F436D">
        <w:rPr>
          <w:rFonts w:ascii="Aptos" w:hAnsi="Aptos"/>
          <w:lang w:val="fr-FR"/>
        </w:rPr>
        <w:t>IWRES=IRES/W</w:t>
      </w:r>
    </w:p>
    <w:p w14:paraId="77E29753" w14:textId="77777777" w:rsidR="00F726FA" w:rsidRPr="009F436D" w:rsidRDefault="00F726FA" w:rsidP="009F436D">
      <w:pPr>
        <w:jc w:val="both"/>
        <w:rPr>
          <w:rFonts w:ascii="Aptos" w:hAnsi="Aptos"/>
          <w:color w:val="00B0F0"/>
          <w:lang w:val="fr-FR"/>
        </w:rPr>
      </w:pPr>
    </w:p>
    <w:p w14:paraId="4AD434A7" w14:textId="77777777" w:rsidR="00F726FA" w:rsidRPr="009F436D" w:rsidRDefault="00F726FA" w:rsidP="009F436D">
      <w:pPr>
        <w:jc w:val="both"/>
        <w:rPr>
          <w:rFonts w:ascii="Aptos" w:hAnsi="Aptos"/>
          <w:lang w:val="fr-FR"/>
        </w:rPr>
      </w:pPr>
      <w:r w:rsidRPr="009F436D">
        <w:rPr>
          <w:rFonts w:ascii="Aptos" w:hAnsi="Aptos"/>
          <w:color w:val="00B0F0"/>
          <w:lang w:val="fr-FR"/>
        </w:rPr>
        <w:t>$THETA</w:t>
      </w:r>
    </w:p>
    <w:p w14:paraId="49F4BAEA" w14:textId="77777777" w:rsidR="00F726FA" w:rsidRPr="009F436D" w:rsidRDefault="00F726FA" w:rsidP="009F436D">
      <w:pPr>
        <w:jc w:val="both"/>
        <w:rPr>
          <w:rFonts w:ascii="Aptos" w:hAnsi="Aptos"/>
          <w:lang w:val="fr-FR"/>
        </w:rPr>
      </w:pPr>
      <w:r w:rsidRPr="009F436D">
        <w:rPr>
          <w:rFonts w:ascii="Aptos" w:hAnsi="Aptos"/>
          <w:lang w:val="fr-FR"/>
        </w:rPr>
        <w:t>(0, 1.7) ;1_CL_CRRT</w:t>
      </w:r>
    </w:p>
    <w:p w14:paraId="4CB39174" w14:textId="77777777" w:rsidR="00F726FA" w:rsidRPr="009F436D" w:rsidRDefault="00F726FA" w:rsidP="009F436D">
      <w:pPr>
        <w:jc w:val="both"/>
        <w:rPr>
          <w:rFonts w:ascii="Aptos" w:hAnsi="Aptos"/>
          <w:lang w:val="fr-FR"/>
        </w:rPr>
      </w:pPr>
      <w:r w:rsidRPr="009F436D">
        <w:rPr>
          <w:rFonts w:ascii="Aptos" w:hAnsi="Aptos"/>
          <w:lang w:val="fr-FR"/>
        </w:rPr>
        <w:t>(0, 0.641) ;2_CLr</w:t>
      </w:r>
    </w:p>
    <w:p w14:paraId="1FDFDEF1" w14:textId="77777777" w:rsidR="00F726FA" w:rsidRPr="009F436D" w:rsidRDefault="00F726FA" w:rsidP="009F436D">
      <w:pPr>
        <w:jc w:val="both"/>
        <w:rPr>
          <w:rFonts w:ascii="Aptos" w:hAnsi="Aptos"/>
          <w:lang w:val="fr-FR"/>
        </w:rPr>
      </w:pPr>
      <w:r w:rsidRPr="009F436D">
        <w:rPr>
          <w:rFonts w:ascii="Aptos" w:hAnsi="Aptos"/>
          <w:lang w:val="fr-FR"/>
        </w:rPr>
        <w:t>(0, 38.2) ;3_V1</w:t>
      </w:r>
    </w:p>
    <w:p w14:paraId="6A78882F" w14:textId="77777777" w:rsidR="00F726FA" w:rsidRPr="009F436D" w:rsidRDefault="00F726FA" w:rsidP="009F436D">
      <w:pPr>
        <w:jc w:val="both"/>
        <w:rPr>
          <w:rFonts w:ascii="Aptos" w:hAnsi="Aptos"/>
          <w:lang w:val="fr-FR"/>
        </w:rPr>
      </w:pPr>
      <w:r w:rsidRPr="009F436D">
        <w:rPr>
          <w:rFonts w:ascii="Aptos" w:hAnsi="Aptos"/>
          <w:lang w:val="fr-FR"/>
        </w:rPr>
        <w:t>(0, 13.4) ;4_Q</w:t>
      </w:r>
    </w:p>
    <w:p w14:paraId="2D0D5B9A" w14:textId="77777777" w:rsidR="00F726FA" w:rsidRPr="009F436D" w:rsidRDefault="00F726FA" w:rsidP="009F436D">
      <w:pPr>
        <w:jc w:val="both"/>
        <w:rPr>
          <w:rFonts w:ascii="Aptos" w:hAnsi="Aptos"/>
        </w:rPr>
      </w:pPr>
      <w:r w:rsidRPr="009F436D">
        <w:rPr>
          <w:rFonts w:ascii="Aptos" w:hAnsi="Aptos"/>
        </w:rPr>
        <w:t>(0, 9.02) ;5_V2</w:t>
      </w:r>
    </w:p>
    <w:p w14:paraId="747FE554" w14:textId="77777777" w:rsidR="00F726FA" w:rsidRPr="009F436D" w:rsidRDefault="00F726FA" w:rsidP="009F436D">
      <w:pPr>
        <w:jc w:val="both"/>
        <w:rPr>
          <w:rFonts w:ascii="Aptos" w:hAnsi="Aptos"/>
        </w:rPr>
      </w:pPr>
      <w:r w:rsidRPr="009F436D">
        <w:rPr>
          <w:rFonts w:ascii="Aptos" w:hAnsi="Aptos"/>
        </w:rPr>
        <w:t>(0, 0.401) ;6_CKDEPI_on_CLr</w:t>
      </w:r>
    </w:p>
    <w:p w14:paraId="698DC52B" w14:textId="77777777" w:rsidR="00F726FA" w:rsidRPr="009F436D" w:rsidRDefault="00F726FA" w:rsidP="009F436D">
      <w:pPr>
        <w:jc w:val="both"/>
        <w:rPr>
          <w:rFonts w:ascii="Aptos" w:hAnsi="Aptos"/>
        </w:rPr>
      </w:pPr>
      <w:r w:rsidRPr="009F436D">
        <w:rPr>
          <w:rFonts w:ascii="Aptos" w:hAnsi="Aptos"/>
        </w:rPr>
        <w:t>(0, 1) ;7_BW_on_V1</w:t>
      </w:r>
    </w:p>
    <w:p w14:paraId="7ED1F3FC" w14:textId="77777777" w:rsidR="00F726FA" w:rsidRPr="009F436D" w:rsidRDefault="00F726FA" w:rsidP="009F436D">
      <w:pPr>
        <w:jc w:val="both"/>
        <w:rPr>
          <w:rFonts w:ascii="Aptos" w:hAnsi="Aptos"/>
          <w:color w:val="00B0F0"/>
        </w:rPr>
      </w:pPr>
    </w:p>
    <w:p w14:paraId="578A03EE" w14:textId="5553258D" w:rsidR="00F726FA" w:rsidRPr="009F436D" w:rsidRDefault="00F726FA" w:rsidP="009F436D">
      <w:pPr>
        <w:jc w:val="both"/>
        <w:rPr>
          <w:rFonts w:ascii="Aptos" w:hAnsi="Aptos"/>
        </w:rPr>
      </w:pPr>
      <w:r w:rsidRPr="009F436D">
        <w:rPr>
          <w:rFonts w:ascii="Aptos" w:hAnsi="Aptos"/>
          <w:color w:val="00B0F0"/>
        </w:rPr>
        <w:t>$OMEGA</w:t>
      </w:r>
    </w:p>
    <w:p w14:paraId="64C5A530" w14:textId="77777777" w:rsidR="00F726FA" w:rsidRPr="009F436D" w:rsidRDefault="00F726FA" w:rsidP="009F436D">
      <w:pPr>
        <w:jc w:val="both"/>
        <w:rPr>
          <w:rFonts w:ascii="Aptos" w:hAnsi="Aptos"/>
        </w:rPr>
      </w:pPr>
      <w:r w:rsidRPr="009F436D">
        <w:rPr>
          <w:rFonts w:ascii="Aptos" w:hAnsi="Aptos"/>
        </w:rPr>
        <w:t xml:space="preserve"> 0.177 ;1_IIV_CLcrrt</w:t>
      </w:r>
    </w:p>
    <w:p w14:paraId="0D5F1994" w14:textId="4DAD1FB1" w:rsidR="00F726FA" w:rsidRPr="009F436D" w:rsidRDefault="00F726FA" w:rsidP="009F436D">
      <w:pPr>
        <w:jc w:val="both"/>
        <w:rPr>
          <w:rFonts w:ascii="Aptos" w:hAnsi="Aptos"/>
        </w:rPr>
      </w:pPr>
      <w:r w:rsidRPr="009F436D">
        <w:rPr>
          <w:rFonts w:ascii="Aptos" w:hAnsi="Aptos"/>
        </w:rPr>
        <w:t>$OMEGA BLOCK(2)</w:t>
      </w:r>
    </w:p>
    <w:p w14:paraId="1464EEE7" w14:textId="77777777" w:rsidR="00F726FA" w:rsidRPr="009F436D" w:rsidRDefault="00F726FA" w:rsidP="009F436D">
      <w:pPr>
        <w:jc w:val="both"/>
        <w:rPr>
          <w:rFonts w:ascii="Aptos" w:hAnsi="Aptos"/>
        </w:rPr>
      </w:pPr>
      <w:r w:rsidRPr="009F436D">
        <w:rPr>
          <w:rFonts w:ascii="Aptos" w:hAnsi="Aptos"/>
        </w:rPr>
        <w:t xml:space="preserve"> 0.259  ;2_IIV_CLr</w:t>
      </w:r>
    </w:p>
    <w:p w14:paraId="7F2DC6DE" w14:textId="4A0F729F" w:rsidR="00F726FA" w:rsidRPr="009F436D" w:rsidRDefault="00F726FA" w:rsidP="009F436D">
      <w:pPr>
        <w:jc w:val="both"/>
        <w:rPr>
          <w:rFonts w:ascii="Aptos" w:hAnsi="Aptos"/>
        </w:rPr>
      </w:pPr>
      <w:r w:rsidRPr="009F436D">
        <w:rPr>
          <w:rFonts w:ascii="Aptos" w:hAnsi="Aptos"/>
        </w:rPr>
        <w:t xml:space="preserve"> 0.105 0.295  ;3_IIV_V1</w:t>
      </w:r>
    </w:p>
    <w:p w14:paraId="1A332045" w14:textId="77777777" w:rsidR="00F726FA" w:rsidRPr="009F436D" w:rsidRDefault="00F726FA" w:rsidP="009F436D">
      <w:pPr>
        <w:jc w:val="both"/>
        <w:rPr>
          <w:rFonts w:ascii="Aptos" w:hAnsi="Aptos"/>
          <w:color w:val="00B0F0"/>
        </w:rPr>
      </w:pPr>
    </w:p>
    <w:p w14:paraId="3669C704" w14:textId="77777777" w:rsidR="00F726FA" w:rsidRPr="009F436D" w:rsidRDefault="00F726FA" w:rsidP="009F436D">
      <w:pPr>
        <w:jc w:val="both"/>
        <w:rPr>
          <w:rFonts w:ascii="Aptos" w:hAnsi="Aptos"/>
        </w:rPr>
      </w:pPr>
      <w:r w:rsidRPr="009F436D">
        <w:rPr>
          <w:rFonts w:ascii="Aptos" w:hAnsi="Aptos"/>
          <w:color w:val="00B0F0"/>
        </w:rPr>
        <w:t>$SIGMA</w:t>
      </w:r>
    </w:p>
    <w:p w14:paraId="1304B707" w14:textId="74F73093" w:rsidR="00F726FA" w:rsidRPr="009F436D" w:rsidRDefault="00F726FA" w:rsidP="009F436D">
      <w:pPr>
        <w:jc w:val="both"/>
        <w:rPr>
          <w:rFonts w:ascii="Aptos" w:hAnsi="Aptos"/>
        </w:rPr>
      </w:pPr>
      <w:r w:rsidRPr="009F436D">
        <w:rPr>
          <w:rFonts w:ascii="Aptos" w:hAnsi="Aptos"/>
        </w:rPr>
        <w:t xml:space="preserve"> 0.0275 ;1_PropErr</w:t>
      </w:r>
    </w:p>
    <w:p w14:paraId="36EE4177" w14:textId="014A650F" w:rsidR="00F726FA" w:rsidRPr="009F436D" w:rsidRDefault="00F726FA" w:rsidP="009F436D">
      <w:pPr>
        <w:jc w:val="both"/>
        <w:rPr>
          <w:rFonts w:ascii="Aptos" w:hAnsi="Aptos"/>
        </w:rPr>
      </w:pPr>
      <w:r w:rsidRPr="009F436D">
        <w:rPr>
          <w:rFonts w:ascii="Aptos" w:hAnsi="Aptos"/>
        </w:rPr>
        <w:t xml:space="preserve"> 0 FIX  ;2_AddErr</w:t>
      </w:r>
    </w:p>
    <w:p w14:paraId="6D52355D" w14:textId="77777777" w:rsidR="00F726FA" w:rsidRPr="009F436D" w:rsidRDefault="00F726FA" w:rsidP="009F436D">
      <w:pPr>
        <w:jc w:val="both"/>
        <w:rPr>
          <w:rFonts w:ascii="Aptos" w:hAnsi="Aptos"/>
        </w:rPr>
      </w:pPr>
    </w:p>
    <w:p w14:paraId="05D62767" w14:textId="77777777" w:rsidR="00F726FA" w:rsidRPr="009F436D" w:rsidRDefault="00F726FA" w:rsidP="009F436D">
      <w:pPr>
        <w:jc w:val="both"/>
        <w:rPr>
          <w:rFonts w:ascii="Aptos" w:hAnsi="Aptos"/>
        </w:rPr>
      </w:pPr>
      <w:r w:rsidRPr="009F436D">
        <w:rPr>
          <w:rFonts w:ascii="Aptos" w:hAnsi="Aptos"/>
          <w:color w:val="00B0F0"/>
        </w:rPr>
        <w:t>$ESTIMATION</w:t>
      </w:r>
      <w:r w:rsidRPr="009F436D">
        <w:rPr>
          <w:rFonts w:ascii="Aptos" w:hAnsi="Aptos"/>
        </w:rPr>
        <w:t xml:space="preserve"> METHOD=1 INTERACTION MAXEVAL=9999 NSIG=2 SIGL=5 PRINT=1 POSTHOC NOABORT</w:t>
      </w:r>
    </w:p>
    <w:p w14:paraId="6D167E92" w14:textId="393B97C5" w:rsidR="00F726FA" w:rsidRPr="009F436D" w:rsidRDefault="00F726FA" w:rsidP="009F436D">
      <w:pPr>
        <w:jc w:val="both"/>
        <w:rPr>
          <w:rFonts w:ascii="Aptos" w:hAnsi="Aptos"/>
        </w:rPr>
      </w:pPr>
      <w:r w:rsidRPr="009F436D">
        <w:rPr>
          <w:rFonts w:ascii="Aptos" w:hAnsi="Aptos"/>
          <w:color w:val="00B0F0"/>
        </w:rPr>
        <w:t>$COV</w:t>
      </w:r>
      <w:r w:rsidRPr="009F436D">
        <w:rPr>
          <w:rFonts w:ascii="Aptos" w:hAnsi="Aptos"/>
        </w:rPr>
        <w:t xml:space="preserve"> PRINT=E</w:t>
      </w:r>
    </w:p>
    <w:p w14:paraId="77B48A6D" w14:textId="13029017" w:rsidR="003115FB" w:rsidRPr="009F436D" w:rsidRDefault="00F726FA" w:rsidP="009F436D">
      <w:pPr>
        <w:jc w:val="both"/>
        <w:rPr>
          <w:rFonts w:ascii="Aptos" w:hAnsi="Aptos"/>
        </w:rPr>
      </w:pPr>
      <w:r w:rsidRPr="009F436D">
        <w:rPr>
          <w:rFonts w:ascii="Aptos" w:hAnsi="Aptos"/>
          <w:color w:val="00B0F0"/>
        </w:rPr>
        <w:t>$TABLE</w:t>
      </w:r>
      <w:r w:rsidRPr="009F436D">
        <w:rPr>
          <w:rFonts w:ascii="Aptos" w:hAnsi="Aptos"/>
        </w:rPr>
        <w:t xml:space="preserve"> ID TIME MDV DV EVID AMT RATE CL V1 V2 Q PRED BW01 CKDEPI01 IPRED ETA(1) ETA(2) ETA(3) CRRT CWRES IWRES ONEHEADER NOPRINT FILE=mi_mod_01.npctab.dta</w:t>
      </w:r>
    </w:p>
    <w:p w14:paraId="41967846" w14:textId="65FD879B" w:rsidR="00303185" w:rsidRPr="009F436D" w:rsidRDefault="00221B43" w:rsidP="009F436D">
      <w:pPr>
        <w:pStyle w:val="Heading2"/>
        <w:rPr>
          <w:rFonts w:ascii="Aptos" w:hAnsi="Aptos"/>
          <w:lang w:val="en-GB"/>
        </w:rPr>
      </w:pPr>
      <w:r w:rsidRPr="009F436D">
        <w:rPr>
          <w:rFonts w:ascii="Aptos" w:hAnsi="Aptos"/>
          <w:lang w:val="en-GB"/>
        </w:rPr>
        <w:lastRenderedPageBreak/>
        <w:t>Real</w:t>
      </w:r>
      <w:r w:rsidR="00A57C82" w:rsidRPr="009F436D">
        <w:rPr>
          <w:rFonts w:ascii="Aptos" w:hAnsi="Aptos"/>
          <w:lang w:val="en-GB"/>
        </w:rPr>
        <w:t>-</w:t>
      </w:r>
      <w:r w:rsidRPr="009F436D">
        <w:rPr>
          <w:rFonts w:ascii="Aptos" w:hAnsi="Aptos"/>
          <w:lang w:val="en-GB"/>
        </w:rPr>
        <w:t xml:space="preserve">world </w:t>
      </w:r>
      <w:r w:rsidR="00B06E26" w:rsidRPr="009F436D">
        <w:rPr>
          <w:rFonts w:ascii="Aptos" w:hAnsi="Aptos"/>
          <w:lang w:val="en-GB"/>
        </w:rPr>
        <w:t>virtual</w:t>
      </w:r>
      <w:r w:rsidRPr="009F436D">
        <w:rPr>
          <w:rFonts w:ascii="Aptos" w:hAnsi="Aptos"/>
          <w:lang w:val="en-GB"/>
        </w:rPr>
        <w:t xml:space="preserve"> </w:t>
      </w:r>
      <w:r w:rsidR="00B06E26" w:rsidRPr="009F436D">
        <w:rPr>
          <w:rFonts w:ascii="Aptos" w:hAnsi="Aptos"/>
          <w:lang w:val="en-GB"/>
        </w:rPr>
        <w:t>population</w:t>
      </w:r>
      <w:r w:rsidRPr="009F436D">
        <w:rPr>
          <w:rFonts w:ascii="Aptos" w:hAnsi="Aptos"/>
          <w:lang w:val="en-GB"/>
        </w:rPr>
        <w:t xml:space="preserve"> generation</w:t>
      </w:r>
      <w:r w:rsidR="001B0CA1" w:rsidRPr="009F436D">
        <w:rPr>
          <w:rFonts w:ascii="Aptos" w:hAnsi="Aptos"/>
          <w:lang w:val="en-GB"/>
        </w:rPr>
        <w:t xml:space="preserve"> R</w:t>
      </w:r>
      <w:r w:rsidRPr="009F436D">
        <w:rPr>
          <w:rFonts w:ascii="Aptos" w:hAnsi="Aptos"/>
          <w:lang w:val="en-GB"/>
        </w:rPr>
        <w:t xml:space="preserve"> code</w:t>
      </w:r>
    </w:p>
    <w:p w14:paraId="22EA4A2D" w14:textId="77777777" w:rsidR="00484F00" w:rsidRPr="009F436D" w:rsidRDefault="00484F00" w:rsidP="009F436D">
      <w:pPr>
        <w:jc w:val="both"/>
        <w:rPr>
          <w:rFonts w:ascii="Aptos" w:hAnsi="Aptos"/>
        </w:rPr>
      </w:pPr>
      <w:r w:rsidRPr="009F436D">
        <w:rPr>
          <w:rFonts w:ascii="Aptos" w:hAnsi="Aptos"/>
        </w:rPr>
        <w:t>## Create dataset for conc-time plot -----------------------------------</w:t>
      </w:r>
    </w:p>
    <w:p w14:paraId="112C673C" w14:textId="77777777" w:rsidR="00484F00" w:rsidRPr="009F436D" w:rsidRDefault="00484F00" w:rsidP="009F436D">
      <w:pPr>
        <w:jc w:val="both"/>
        <w:rPr>
          <w:rFonts w:ascii="Aptos" w:hAnsi="Aptos"/>
        </w:rPr>
      </w:pPr>
    </w:p>
    <w:p w14:paraId="6F8115D4" w14:textId="77777777" w:rsidR="00484F00" w:rsidRPr="009F436D" w:rsidRDefault="00484F00" w:rsidP="009F436D">
      <w:pPr>
        <w:jc w:val="both"/>
        <w:rPr>
          <w:rFonts w:ascii="Aptos" w:hAnsi="Aptos"/>
        </w:rPr>
      </w:pPr>
      <w:r w:rsidRPr="009F436D">
        <w:rPr>
          <w:rFonts w:ascii="Aptos" w:hAnsi="Aptos"/>
        </w:rPr>
        <w:t>### Generate BW, CKDEPI, and CRRT -------------------------------</w:t>
      </w:r>
    </w:p>
    <w:p w14:paraId="462F4639" w14:textId="77777777" w:rsidR="00484F00" w:rsidRPr="009F436D" w:rsidRDefault="00484F00" w:rsidP="009F436D">
      <w:pPr>
        <w:jc w:val="both"/>
        <w:rPr>
          <w:rFonts w:ascii="Aptos" w:hAnsi="Aptos"/>
        </w:rPr>
      </w:pPr>
    </w:p>
    <w:p w14:paraId="1EA5DB3D" w14:textId="77777777" w:rsidR="00484F00" w:rsidRPr="009F436D" w:rsidRDefault="00484F00" w:rsidP="009F436D">
      <w:pPr>
        <w:jc w:val="both"/>
        <w:rPr>
          <w:rFonts w:ascii="Aptos" w:hAnsi="Aptos"/>
        </w:rPr>
      </w:pPr>
      <w:r w:rsidRPr="009F436D">
        <w:rPr>
          <w:rFonts w:ascii="Aptos" w:hAnsi="Aptos"/>
        </w:rPr>
        <w:t># load the dataset</w:t>
      </w:r>
    </w:p>
    <w:p w14:paraId="1CD4341D" w14:textId="07A44A90"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read.csv("</w:t>
      </w:r>
      <w:r w:rsidR="000A47C7" w:rsidRPr="009F436D">
        <w:rPr>
          <w:rFonts w:ascii="Aptos" w:hAnsi="Aptos"/>
        </w:rPr>
        <w:t>Supplementary</w:t>
      </w:r>
      <w:r w:rsidR="00A07E60">
        <w:rPr>
          <w:rFonts w:ascii="Aptos" w:hAnsi="Aptos"/>
        </w:rPr>
        <w:t>-</w:t>
      </w:r>
      <w:r w:rsidR="000A47C7" w:rsidRPr="009F436D">
        <w:rPr>
          <w:rFonts w:ascii="Aptos" w:hAnsi="Aptos"/>
        </w:rPr>
        <w:t>Dataset</w:t>
      </w:r>
      <w:r w:rsidRPr="009F436D">
        <w:rPr>
          <w:rFonts w:ascii="Aptos" w:hAnsi="Aptos"/>
        </w:rPr>
        <w:t>.csv")</w:t>
      </w:r>
    </w:p>
    <w:p w14:paraId="13E00FDC" w14:textId="77777777" w:rsidR="00484F00" w:rsidRPr="009F436D" w:rsidRDefault="00484F00" w:rsidP="009F436D">
      <w:pPr>
        <w:jc w:val="both"/>
        <w:rPr>
          <w:rFonts w:ascii="Aptos" w:hAnsi="Aptos"/>
        </w:rPr>
      </w:pPr>
    </w:p>
    <w:p w14:paraId="15CD1DCD" w14:textId="77777777" w:rsidR="00484F00" w:rsidRPr="009F436D" w:rsidRDefault="00484F00" w:rsidP="009F436D">
      <w:pPr>
        <w:jc w:val="both"/>
        <w:rPr>
          <w:rFonts w:ascii="Aptos" w:hAnsi="Aptos"/>
        </w:rPr>
      </w:pPr>
      <w:r w:rsidRPr="009F436D">
        <w:rPr>
          <w:rFonts w:ascii="Aptos" w:hAnsi="Aptos"/>
        </w:rPr>
        <w:t xml:space="preserve">## create a dataset of 1000 patients from </w:t>
      </w:r>
      <w:proofErr w:type="spellStart"/>
      <w:r w:rsidRPr="009F436D">
        <w:rPr>
          <w:rFonts w:ascii="Aptos" w:hAnsi="Aptos"/>
        </w:rPr>
        <w:t>dosing_CRRT</w:t>
      </w:r>
      <w:proofErr w:type="spellEnd"/>
      <w:r w:rsidRPr="009F436D">
        <w:rPr>
          <w:rFonts w:ascii="Aptos" w:hAnsi="Aptos"/>
        </w:rPr>
        <w:t xml:space="preserve"> dataset</w:t>
      </w:r>
    </w:p>
    <w:p w14:paraId="78FD01C2" w14:textId="77777777" w:rsidR="00484F00" w:rsidRPr="009F436D" w:rsidRDefault="00484F00" w:rsidP="009F436D">
      <w:pPr>
        <w:jc w:val="both"/>
        <w:rPr>
          <w:rFonts w:ascii="Aptos" w:hAnsi="Aptos"/>
        </w:rPr>
      </w:pPr>
    </w:p>
    <w:p w14:paraId="1D3969D6" w14:textId="77777777" w:rsidR="00484F00" w:rsidRPr="009F436D" w:rsidRDefault="00484F00" w:rsidP="009F436D">
      <w:pPr>
        <w:jc w:val="both"/>
        <w:rPr>
          <w:rFonts w:ascii="Aptos" w:hAnsi="Aptos"/>
        </w:rPr>
      </w:pPr>
      <w:r w:rsidRPr="009F436D">
        <w:rPr>
          <w:rFonts w:ascii="Aptos" w:hAnsi="Aptos"/>
        </w:rPr>
        <w:t># Create a new dataset with only patient 13</w:t>
      </w:r>
    </w:p>
    <w:p w14:paraId="3E9E020C" w14:textId="77777777" w:rsidR="00484F00" w:rsidRPr="009F436D" w:rsidRDefault="00484F00" w:rsidP="009F436D">
      <w:pPr>
        <w:jc w:val="both"/>
        <w:rPr>
          <w:rFonts w:ascii="Aptos" w:hAnsi="Aptos"/>
        </w:rPr>
      </w:pPr>
      <w:r w:rsidRPr="009F436D">
        <w:rPr>
          <w:rFonts w:ascii="Aptos" w:hAnsi="Aptos"/>
        </w:rPr>
        <w:t xml:space="preserve">dosing_CRRT_13 &lt;- </w:t>
      </w:r>
      <w:proofErr w:type="spellStart"/>
      <w:r w:rsidRPr="009F436D">
        <w:rPr>
          <w:rFonts w:ascii="Aptos" w:hAnsi="Aptos"/>
        </w:rPr>
        <w:t>dosing_CRRT</w:t>
      </w:r>
      <w:proofErr w:type="spellEnd"/>
      <w:r w:rsidRPr="009F436D">
        <w:rPr>
          <w:rFonts w:ascii="Aptos" w:hAnsi="Aptos"/>
        </w:rPr>
        <w:t>[</w:t>
      </w:r>
      <w:proofErr w:type="spellStart"/>
      <w:r w:rsidRPr="009F436D">
        <w:rPr>
          <w:rFonts w:ascii="Aptos" w:hAnsi="Aptos"/>
        </w:rPr>
        <w:t>dosing_CRRT$ID</w:t>
      </w:r>
      <w:proofErr w:type="spellEnd"/>
      <w:r w:rsidRPr="009F436D">
        <w:rPr>
          <w:rFonts w:ascii="Aptos" w:hAnsi="Aptos"/>
        </w:rPr>
        <w:t xml:space="preserve"> == 13, ]</w:t>
      </w:r>
    </w:p>
    <w:p w14:paraId="4EC14EE4" w14:textId="77777777" w:rsidR="00484F00" w:rsidRPr="009F436D" w:rsidRDefault="00484F00" w:rsidP="009F436D">
      <w:pPr>
        <w:jc w:val="both"/>
        <w:rPr>
          <w:rFonts w:ascii="Aptos" w:hAnsi="Aptos"/>
        </w:rPr>
      </w:pPr>
    </w:p>
    <w:p w14:paraId="68FC5412" w14:textId="77777777" w:rsidR="00484F00" w:rsidRPr="009F436D" w:rsidRDefault="00484F00" w:rsidP="009F436D">
      <w:pPr>
        <w:jc w:val="both"/>
        <w:rPr>
          <w:rFonts w:ascii="Aptos" w:hAnsi="Aptos"/>
        </w:rPr>
      </w:pPr>
      <w:r w:rsidRPr="009F436D">
        <w:rPr>
          <w:rFonts w:ascii="Aptos" w:hAnsi="Aptos"/>
        </w:rPr>
        <w:t># Create 987 copies of the patient 13 dataset and assign IDs 14-1000</w:t>
      </w:r>
    </w:p>
    <w:p w14:paraId="33322F2D" w14:textId="77777777" w:rsidR="00484F00" w:rsidRPr="009F436D" w:rsidRDefault="00484F00" w:rsidP="009F436D">
      <w:pPr>
        <w:jc w:val="both"/>
        <w:rPr>
          <w:rFonts w:ascii="Aptos" w:hAnsi="Aptos"/>
        </w:rPr>
      </w:pPr>
      <w:proofErr w:type="spellStart"/>
      <w:r w:rsidRPr="009F436D">
        <w:rPr>
          <w:rFonts w:ascii="Aptos" w:hAnsi="Aptos"/>
        </w:rPr>
        <w:t>new_patients</w:t>
      </w:r>
      <w:proofErr w:type="spellEnd"/>
      <w:r w:rsidRPr="009F436D">
        <w:rPr>
          <w:rFonts w:ascii="Aptos" w:hAnsi="Aptos"/>
        </w:rPr>
        <w:t xml:space="preserve"> &lt;- </w:t>
      </w:r>
      <w:proofErr w:type="spellStart"/>
      <w:r w:rsidRPr="009F436D">
        <w:rPr>
          <w:rFonts w:ascii="Aptos" w:hAnsi="Aptos"/>
        </w:rPr>
        <w:t>lapply</w:t>
      </w:r>
      <w:proofErr w:type="spellEnd"/>
      <w:r w:rsidRPr="009F436D">
        <w:rPr>
          <w:rFonts w:ascii="Aptos" w:hAnsi="Aptos"/>
        </w:rPr>
        <w:t>(14:1000, function(id){</w:t>
      </w:r>
    </w:p>
    <w:p w14:paraId="274895C2"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new_df</w:t>
      </w:r>
      <w:proofErr w:type="spellEnd"/>
      <w:r w:rsidRPr="009F436D">
        <w:rPr>
          <w:rFonts w:ascii="Aptos" w:hAnsi="Aptos"/>
        </w:rPr>
        <w:t xml:space="preserve"> &lt;- dosing_CRRT_13</w:t>
      </w:r>
    </w:p>
    <w:p w14:paraId="26A60719"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new_df$ID</w:t>
      </w:r>
      <w:proofErr w:type="spellEnd"/>
      <w:r w:rsidRPr="009F436D">
        <w:rPr>
          <w:rFonts w:ascii="Aptos" w:hAnsi="Aptos"/>
        </w:rPr>
        <w:t xml:space="preserve"> &lt;- id</w:t>
      </w:r>
    </w:p>
    <w:p w14:paraId="4A6B18D5" w14:textId="77777777" w:rsidR="00484F00" w:rsidRPr="009F436D" w:rsidRDefault="00484F00" w:rsidP="009F436D">
      <w:pPr>
        <w:jc w:val="both"/>
        <w:rPr>
          <w:rFonts w:ascii="Aptos" w:hAnsi="Aptos"/>
        </w:rPr>
      </w:pPr>
      <w:r w:rsidRPr="009F436D">
        <w:rPr>
          <w:rFonts w:ascii="Aptos" w:hAnsi="Aptos"/>
        </w:rPr>
        <w:t xml:space="preserve">  return(</w:t>
      </w:r>
      <w:proofErr w:type="spellStart"/>
      <w:r w:rsidRPr="009F436D">
        <w:rPr>
          <w:rFonts w:ascii="Aptos" w:hAnsi="Aptos"/>
        </w:rPr>
        <w:t>new_df</w:t>
      </w:r>
      <w:proofErr w:type="spellEnd"/>
      <w:r w:rsidRPr="009F436D">
        <w:rPr>
          <w:rFonts w:ascii="Aptos" w:hAnsi="Aptos"/>
        </w:rPr>
        <w:t>)</w:t>
      </w:r>
    </w:p>
    <w:p w14:paraId="09A4798D" w14:textId="77777777" w:rsidR="00484F00" w:rsidRPr="009F436D" w:rsidRDefault="00484F00" w:rsidP="009F436D">
      <w:pPr>
        <w:jc w:val="both"/>
        <w:rPr>
          <w:rFonts w:ascii="Aptos" w:hAnsi="Aptos"/>
        </w:rPr>
      </w:pPr>
      <w:r w:rsidRPr="009F436D">
        <w:rPr>
          <w:rFonts w:ascii="Aptos" w:hAnsi="Aptos"/>
        </w:rPr>
        <w:t>})</w:t>
      </w:r>
    </w:p>
    <w:p w14:paraId="05D7C55B" w14:textId="77777777" w:rsidR="00484F00" w:rsidRPr="009F436D" w:rsidRDefault="00484F00" w:rsidP="009F436D">
      <w:pPr>
        <w:jc w:val="both"/>
        <w:rPr>
          <w:rFonts w:ascii="Aptos" w:hAnsi="Aptos"/>
        </w:rPr>
      </w:pPr>
    </w:p>
    <w:p w14:paraId="41BAF133" w14:textId="77777777" w:rsidR="00484F00" w:rsidRPr="009F436D" w:rsidRDefault="00484F00" w:rsidP="009F436D">
      <w:pPr>
        <w:jc w:val="both"/>
        <w:rPr>
          <w:rFonts w:ascii="Aptos" w:hAnsi="Aptos"/>
        </w:rPr>
      </w:pPr>
      <w:r w:rsidRPr="009F436D">
        <w:rPr>
          <w:rFonts w:ascii="Aptos" w:hAnsi="Aptos"/>
        </w:rPr>
        <w:t># Combine the new dataset with the original dataset</w:t>
      </w:r>
    </w:p>
    <w:p w14:paraId="3BC413C2" w14:textId="77777777"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w:t>
      </w:r>
      <w:proofErr w:type="spellStart"/>
      <w:r w:rsidRPr="009F436D">
        <w:rPr>
          <w:rFonts w:ascii="Aptos" w:hAnsi="Aptos"/>
        </w:rPr>
        <w:t>rbind</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 xml:space="preserve">, </w:t>
      </w:r>
      <w:proofErr w:type="spellStart"/>
      <w:r w:rsidRPr="009F436D">
        <w:rPr>
          <w:rFonts w:ascii="Aptos" w:hAnsi="Aptos"/>
        </w:rPr>
        <w:t>do.call</w:t>
      </w:r>
      <w:proofErr w:type="spellEnd"/>
      <w:r w:rsidRPr="009F436D">
        <w:rPr>
          <w:rFonts w:ascii="Aptos" w:hAnsi="Aptos"/>
        </w:rPr>
        <w:t>(</w:t>
      </w:r>
      <w:proofErr w:type="spellStart"/>
      <w:r w:rsidRPr="009F436D">
        <w:rPr>
          <w:rFonts w:ascii="Aptos" w:hAnsi="Aptos"/>
        </w:rPr>
        <w:t>rbind</w:t>
      </w:r>
      <w:proofErr w:type="spellEnd"/>
      <w:r w:rsidRPr="009F436D">
        <w:rPr>
          <w:rFonts w:ascii="Aptos" w:hAnsi="Aptos"/>
        </w:rPr>
        <w:t xml:space="preserve">, </w:t>
      </w:r>
      <w:proofErr w:type="spellStart"/>
      <w:r w:rsidRPr="009F436D">
        <w:rPr>
          <w:rFonts w:ascii="Aptos" w:hAnsi="Aptos"/>
        </w:rPr>
        <w:t>new_patients</w:t>
      </w:r>
      <w:proofErr w:type="spellEnd"/>
      <w:r w:rsidRPr="009F436D">
        <w:rPr>
          <w:rFonts w:ascii="Aptos" w:hAnsi="Aptos"/>
        </w:rPr>
        <w:t>))</w:t>
      </w:r>
    </w:p>
    <w:p w14:paraId="6C36D855" w14:textId="77777777" w:rsidR="00484F00" w:rsidRPr="009F436D" w:rsidRDefault="00484F00" w:rsidP="009F436D">
      <w:pPr>
        <w:jc w:val="both"/>
        <w:rPr>
          <w:rFonts w:ascii="Aptos" w:hAnsi="Aptos"/>
        </w:rPr>
      </w:pPr>
    </w:p>
    <w:p w14:paraId="0F163370" w14:textId="77777777" w:rsidR="00484F00" w:rsidRPr="009F436D" w:rsidRDefault="00484F00" w:rsidP="009F436D">
      <w:pPr>
        <w:jc w:val="both"/>
        <w:rPr>
          <w:rFonts w:ascii="Aptos" w:hAnsi="Aptos"/>
        </w:rPr>
      </w:pPr>
      <w:r w:rsidRPr="009F436D">
        <w:rPr>
          <w:rFonts w:ascii="Aptos" w:hAnsi="Aptos"/>
        </w:rPr>
        <w:t># Rename FFM to BW</w:t>
      </w:r>
    </w:p>
    <w:p w14:paraId="61BFFB38" w14:textId="77777777" w:rsidR="00484F00" w:rsidRPr="009F436D" w:rsidRDefault="00484F00" w:rsidP="009F436D">
      <w:pPr>
        <w:jc w:val="both"/>
        <w:rPr>
          <w:rFonts w:ascii="Aptos" w:hAnsi="Aptos"/>
        </w:rPr>
      </w:pPr>
      <w:r w:rsidRPr="009F436D">
        <w:rPr>
          <w:rFonts w:ascii="Aptos" w:hAnsi="Aptos"/>
        </w:rPr>
        <w:t>names(</w:t>
      </w:r>
      <w:proofErr w:type="spellStart"/>
      <w:r w:rsidRPr="009F436D">
        <w:rPr>
          <w:rFonts w:ascii="Aptos" w:hAnsi="Aptos"/>
        </w:rPr>
        <w:t>dosing_CRRT</w:t>
      </w:r>
      <w:proofErr w:type="spellEnd"/>
      <w:r w:rsidRPr="009F436D">
        <w:rPr>
          <w:rFonts w:ascii="Aptos" w:hAnsi="Aptos"/>
        </w:rPr>
        <w:t>)[names(</w:t>
      </w:r>
      <w:proofErr w:type="spellStart"/>
      <w:r w:rsidRPr="009F436D">
        <w:rPr>
          <w:rFonts w:ascii="Aptos" w:hAnsi="Aptos"/>
        </w:rPr>
        <w:t>dosing_CRRT</w:t>
      </w:r>
      <w:proofErr w:type="spellEnd"/>
      <w:r w:rsidRPr="009F436D">
        <w:rPr>
          <w:rFonts w:ascii="Aptos" w:hAnsi="Aptos"/>
        </w:rPr>
        <w:t>) == "FFM"] &lt;- "BW"</w:t>
      </w:r>
    </w:p>
    <w:p w14:paraId="1D1581A4" w14:textId="77777777" w:rsidR="00484F00" w:rsidRPr="009F436D" w:rsidRDefault="00484F00" w:rsidP="009F436D">
      <w:pPr>
        <w:jc w:val="both"/>
        <w:rPr>
          <w:rFonts w:ascii="Aptos" w:hAnsi="Aptos"/>
        </w:rPr>
      </w:pPr>
    </w:p>
    <w:p w14:paraId="5D1B3270" w14:textId="77777777" w:rsidR="00484F00" w:rsidRPr="009F436D" w:rsidRDefault="00484F00" w:rsidP="009F436D">
      <w:pPr>
        <w:jc w:val="both"/>
        <w:rPr>
          <w:rFonts w:ascii="Aptos" w:hAnsi="Aptos"/>
        </w:rPr>
      </w:pPr>
      <w:r w:rsidRPr="009F436D">
        <w:rPr>
          <w:rFonts w:ascii="Aptos" w:hAnsi="Aptos"/>
        </w:rPr>
        <w:t>## Assign BW to the new dataset</w:t>
      </w:r>
    </w:p>
    <w:p w14:paraId="776AE5ED" w14:textId="77777777" w:rsidR="00484F00" w:rsidRPr="009F436D" w:rsidRDefault="00484F00" w:rsidP="009F436D">
      <w:pPr>
        <w:jc w:val="both"/>
        <w:rPr>
          <w:rFonts w:ascii="Aptos" w:hAnsi="Aptos"/>
        </w:rPr>
      </w:pPr>
    </w:p>
    <w:p w14:paraId="5B039CDF" w14:textId="77777777" w:rsidR="00484F00" w:rsidRPr="009F436D" w:rsidRDefault="00484F00" w:rsidP="009F436D">
      <w:pPr>
        <w:jc w:val="both"/>
        <w:rPr>
          <w:rFonts w:ascii="Aptos" w:hAnsi="Aptos"/>
        </w:rPr>
      </w:pPr>
      <w:r w:rsidRPr="009F436D">
        <w:rPr>
          <w:rFonts w:ascii="Aptos" w:hAnsi="Aptos"/>
        </w:rPr>
        <w:t># for reproducibility</w:t>
      </w:r>
    </w:p>
    <w:p w14:paraId="34A606E1"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(123)</w:t>
      </w:r>
    </w:p>
    <w:p w14:paraId="6062C6D8" w14:textId="77777777" w:rsidR="00484F00" w:rsidRPr="009F436D" w:rsidRDefault="00484F00" w:rsidP="009F436D">
      <w:pPr>
        <w:jc w:val="both"/>
        <w:rPr>
          <w:rFonts w:ascii="Aptos" w:hAnsi="Aptos"/>
        </w:rPr>
      </w:pPr>
    </w:p>
    <w:p w14:paraId="487335E5" w14:textId="77777777" w:rsidR="00484F00" w:rsidRPr="009F436D" w:rsidRDefault="00484F00" w:rsidP="009F436D">
      <w:pPr>
        <w:jc w:val="both"/>
        <w:rPr>
          <w:rFonts w:ascii="Aptos" w:hAnsi="Aptos"/>
        </w:rPr>
      </w:pPr>
      <w:r w:rsidRPr="009F436D">
        <w:rPr>
          <w:rFonts w:ascii="Aptos" w:hAnsi="Aptos"/>
        </w:rPr>
        <w:lastRenderedPageBreak/>
        <w:t># Create the empirical cumulative distribution function (ECDF)</w:t>
      </w:r>
    </w:p>
    <w:p w14:paraId="06E75B7A" w14:textId="77777777" w:rsidR="00484F00" w:rsidRPr="009F436D" w:rsidRDefault="00484F00" w:rsidP="009F436D">
      <w:pPr>
        <w:jc w:val="both"/>
        <w:rPr>
          <w:rFonts w:ascii="Aptos" w:hAnsi="Aptos"/>
        </w:rPr>
      </w:pPr>
      <w:proofErr w:type="spellStart"/>
      <w:r w:rsidRPr="009F436D">
        <w:rPr>
          <w:rFonts w:ascii="Aptos" w:hAnsi="Aptos"/>
        </w:rPr>
        <w:t>pop_BW</w:t>
      </w:r>
      <w:proofErr w:type="spellEnd"/>
      <w:r w:rsidRPr="009F436D">
        <w:rPr>
          <w:rFonts w:ascii="Aptos" w:hAnsi="Aptos"/>
        </w:rPr>
        <w:t xml:space="preserve"> &lt;- </w:t>
      </w:r>
      <w:proofErr w:type="spellStart"/>
      <w:r w:rsidRPr="009F436D">
        <w:rPr>
          <w:rFonts w:ascii="Aptos" w:hAnsi="Aptos"/>
        </w:rPr>
        <w:t>Fluco_clean_revised</w:t>
      </w:r>
      <w:proofErr w:type="spellEnd"/>
      <w:r w:rsidRPr="009F436D">
        <w:rPr>
          <w:rFonts w:ascii="Aptos" w:hAnsi="Aptos"/>
        </w:rPr>
        <w:t xml:space="preserve">  |&gt;</w:t>
      </w:r>
    </w:p>
    <w:p w14:paraId="74ACFD2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group_by</w:t>
      </w:r>
      <w:proofErr w:type="spellEnd"/>
      <w:r w:rsidRPr="009F436D">
        <w:rPr>
          <w:rFonts w:ascii="Aptos" w:hAnsi="Aptos"/>
        </w:rPr>
        <w:t>(ID) |&gt;</w:t>
      </w:r>
    </w:p>
    <w:p w14:paraId="2B78DD52" w14:textId="77777777" w:rsidR="00484F00" w:rsidRPr="009F436D" w:rsidRDefault="00484F00" w:rsidP="009F436D">
      <w:pPr>
        <w:jc w:val="both"/>
        <w:rPr>
          <w:rFonts w:ascii="Aptos" w:hAnsi="Aptos"/>
        </w:rPr>
      </w:pPr>
      <w:r w:rsidRPr="009F436D">
        <w:rPr>
          <w:rFonts w:ascii="Aptos" w:hAnsi="Aptos"/>
        </w:rPr>
        <w:t xml:space="preserve">  distinct(BW2, .</w:t>
      </w:r>
      <w:proofErr w:type="spellStart"/>
      <w:r w:rsidRPr="009F436D">
        <w:rPr>
          <w:rFonts w:ascii="Aptos" w:hAnsi="Aptos"/>
        </w:rPr>
        <w:t>keep_all</w:t>
      </w:r>
      <w:proofErr w:type="spellEnd"/>
      <w:r w:rsidRPr="009F436D">
        <w:rPr>
          <w:rFonts w:ascii="Aptos" w:hAnsi="Aptos"/>
        </w:rPr>
        <w:t xml:space="preserve"> = TRUE) |&gt;</w:t>
      </w:r>
    </w:p>
    <w:p w14:paraId="56CF5AF2" w14:textId="77777777" w:rsidR="00484F00" w:rsidRPr="009F436D" w:rsidRDefault="00484F00" w:rsidP="009F436D">
      <w:pPr>
        <w:jc w:val="both"/>
        <w:rPr>
          <w:rFonts w:ascii="Aptos" w:hAnsi="Aptos"/>
          <w:lang w:val="de-DE"/>
        </w:rPr>
      </w:pPr>
      <w:r w:rsidRPr="009F436D">
        <w:rPr>
          <w:rFonts w:ascii="Aptos" w:hAnsi="Aptos"/>
        </w:rPr>
        <w:t xml:space="preserve">  </w:t>
      </w:r>
      <w:proofErr w:type="spellStart"/>
      <w:r w:rsidRPr="009F436D">
        <w:rPr>
          <w:rFonts w:ascii="Aptos" w:hAnsi="Aptos"/>
          <w:lang w:val="de-DE"/>
        </w:rPr>
        <w:t>dplyr</w:t>
      </w:r>
      <w:proofErr w:type="spellEnd"/>
      <w:r w:rsidRPr="009F436D">
        <w:rPr>
          <w:rFonts w:ascii="Aptos" w:hAnsi="Aptos"/>
          <w:lang w:val="de-DE"/>
        </w:rPr>
        <w:t>::</w:t>
      </w:r>
      <w:proofErr w:type="spellStart"/>
      <w:r w:rsidRPr="009F436D">
        <w:rPr>
          <w:rFonts w:ascii="Aptos" w:hAnsi="Aptos"/>
          <w:lang w:val="de-DE"/>
        </w:rPr>
        <w:t>filter</w:t>
      </w:r>
      <w:proofErr w:type="spellEnd"/>
      <w:r w:rsidRPr="009F436D">
        <w:rPr>
          <w:rFonts w:ascii="Aptos" w:hAnsi="Aptos"/>
          <w:lang w:val="de-DE"/>
        </w:rPr>
        <w:t>(!is.na(BW2)) |&gt;</w:t>
      </w:r>
    </w:p>
    <w:p w14:paraId="6BE0CCAE" w14:textId="77777777" w:rsidR="00484F00" w:rsidRPr="009F436D" w:rsidRDefault="00484F00" w:rsidP="009F436D">
      <w:pPr>
        <w:jc w:val="both"/>
        <w:rPr>
          <w:rFonts w:ascii="Aptos" w:hAnsi="Aptos"/>
          <w:lang w:val="de-DE"/>
        </w:rPr>
      </w:pPr>
      <w:r w:rsidRPr="009F436D">
        <w:rPr>
          <w:rFonts w:ascii="Aptos" w:hAnsi="Aptos"/>
          <w:lang w:val="de-DE"/>
        </w:rPr>
        <w:t xml:space="preserve">  </w:t>
      </w:r>
      <w:proofErr w:type="spellStart"/>
      <w:r w:rsidRPr="009F436D">
        <w:rPr>
          <w:rFonts w:ascii="Aptos" w:hAnsi="Aptos"/>
          <w:lang w:val="de-DE"/>
        </w:rPr>
        <w:t>ungroup</w:t>
      </w:r>
      <w:proofErr w:type="spellEnd"/>
      <w:r w:rsidRPr="009F436D">
        <w:rPr>
          <w:rFonts w:ascii="Aptos" w:hAnsi="Aptos"/>
          <w:lang w:val="de-DE"/>
        </w:rPr>
        <w:t>() |&gt;</w:t>
      </w:r>
    </w:p>
    <w:p w14:paraId="2A191617" w14:textId="77777777" w:rsidR="00484F00" w:rsidRPr="009F436D" w:rsidRDefault="00484F00" w:rsidP="009F436D">
      <w:pPr>
        <w:jc w:val="both"/>
        <w:rPr>
          <w:rFonts w:ascii="Aptos" w:hAnsi="Aptos"/>
          <w:lang w:val="de-DE"/>
        </w:rPr>
      </w:pPr>
      <w:r w:rsidRPr="009F436D">
        <w:rPr>
          <w:rFonts w:ascii="Aptos" w:hAnsi="Aptos"/>
          <w:lang w:val="de-DE"/>
        </w:rPr>
        <w:t xml:space="preserve">  </w:t>
      </w:r>
      <w:proofErr w:type="spellStart"/>
      <w:r w:rsidRPr="009F436D">
        <w:rPr>
          <w:rFonts w:ascii="Aptos" w:hAnsi="Aptos"/>
          <w:lang w:val="de-DE"/>
        </w:rPr>
        <w:t>select</w:t>
      </w:r>
      <w:proofErr w:type="spellEnd"/>
      <w:r w:rsidRPr="009F436D">
        <w:rPr>
          <w:rFonts w:ascii="Aptos" w:hAnsi="Aptos"/>
          <w:lang w:val="de-DE"/>
        </w:rPr>
        <w:t>(BW2)</w:t>
      </w:r>
    </w:p>
    <w:p w14:paraId="1F7132F8" w14:textId="77777777" w:rsidR="00484F00" w:rsidRPr="009F436D" w:rsidRDefault="00484F00" w:rsidP="009F436D">
      <w:pPr>
        <w:jc w:val="both"/>
        <w:rPr>
          <w:rFonts w:ascii="Aptos" w:hAnsi="Aptos"/>
          <w:lang w:val="de-DE"/>
        </w:rPr>
      </w:pPr>
      <w:proofErr w:type="spellStart"/>
      <w:r w:rsidRPr="009F436D">
        <w:rPr>
          <w:rFonts w:ascii="Aptos" w:hAnsi="Aptos"/>
          <w:lang w:val="de-DE"/>
        </w:rPr>
        <w:t>ecdf_BW</w:t>
      </w:r>
      <w:proofErr w:type="spellEnd"/>
      <w:r w:rsidRPr="009F436D">
        <w:rPr>
          <w:rFonts w:ascii="Aptos" w:hAnsi="Aptos"/>
          <w:lang w:val="de-DE"/>
        </w:rPr>
        <w:t xml:space="preserve"> &lt;- </w:t>
      </w:r>
      <w:proofErr w:type="spellStart"/>
      <w:r w:rsidRPr="009F436D">
        <w:rPr>
          <w:rFonts w:ascii="Aptos" w:hAnsi="Aptos"/>
          <w:lang w:val="de-DE"/>
        </w:rPr>
        <w:t>ecdf</w:t>
      </w:r>
      <w:proofErr w:type="spellEnd"/>
      <w:r w:rsidRPr="009F436D">
        <w:rPr>
          <w:rFonts w:ascii="Aptos" w:hAnsi="Aptos"/>
          <w:lang w:val="de-DE"/>
        </w:rPr>
        <w:t>(pop_BW$BW2)</w:t>
      </w:r>
    </w:p>
    <w:p w14:paraId="54BD19ED" w14:textId="77777777" w:rsidR="00484F00" w:rsidRPr="009F436D" w:rsidRDefault="00484F00" w:rsidP="009F436D">
      <w:pPr>
        <w:jc w:val="both"/>
        <w:rPr>
          <w:rFonts w:ascii="Aptos" w:hAnsi="Aptos"/>
          <w:lang w:val="de-DE"/>
        </w:rPr>
      </w:pPr>
    </w:p>
    <w:p w14:paraId="75987E06" w14:textId="77777777" w:rsidR="00484F00" w:rsidRPr="009F436D" w:rsidRDefault="00484F00" w:rsidP="009F436D">
      <w:pPr>
        <w:jc w:val="both"/>
        <w:rPr>
          <w:rFonts w:ascii="Aptos" w:hAnsi="Aptos"/>
        </w:rPr>
      </w:pPr>
      <w:r w:rsidRPr="009F436D">
        <w:rPr>
          <w:rFonts w:ascii="Aptos" w:hAnsi="Aptos"/>
        </w:rPr>
        <w:t># Generate random values from the ECDF</w:t>
      </w:r>
    </w:p>
    <w:p w14:paraId="76279FB7" w14:textId="77777777" w:rsidR="00484F00" w:rsidRPr="009F436D" w:rsidRDefault="00484F00" w:rsidP="009F436D">
      <w:pPr>
        <w:jc w:val="both"/>
        <w:rPr>
          <w:rFonts w:ascii="Aptos" w:hAnsi="Aptos"/>
        </w:rPr>
      </w:pPr>
      <w:proofErr w:type="spellStart"/>
      <w:r w:rsidRPr="009F436D">
        <w:rPr>
          <w:rFonts w:ascii="Aptos" w:hAnsi="Aptos"/>
        </w:rPr>
        <w:t>random_values</w:t>
      </w:r>
      <w:proofErr w:type="spellEnd"/>
      <w:r w:rsidRPr="009F436D">
        <w:rPr>
          <w:rFonts w:ascii="Aptos" w:hAnsi="Aptos"/>
        </w:rPr>
        <w:t xml:space="preserve"> &lt;- </w:t>
      </w:r>
      <w:proofErr w:type="spellStart"/>
      <w:r w:rsidRPr="009F436D">
        <w:rPr>
          <w:rFonts w:ascii="Aptos" w:hAnsi="Aptos"/>
        </w:rPr>
        <w:t>runif</w:t>
      </w:r>
      <w:proofErr w:type="spellEnd"/>
      <w:r w:rsidRPr="009F436D">
        <w:rPr>
          <w:rFonts w:ascii="Aptos" w:hAnsi="Aptos"/>
        </w:rPr>
        <w:t>(1000)</w:t>
      </w:r>
    </w:p>
    <w:p w14:paraId="69273347" w14:textId="77777777" w:rsidR="00484F00" w:rsidRPr="009F436D" w:rsidRDefault="00484F00" w:rsidP="009F436D">
      <w:pPr>
        <w:jc w:val="both"/>
        <w:rPr>
          <w:rFonts w:ascii="Aptos" w:hAnsi="Aptos"/>
        </w:rPr>
      </w:pPr>
    </w:p>
    <w:p w14:paraId="1FE7181E"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7F94EAE5" w14:textId="77777777" w:rsidR="00484F00" w:rsidRPr="009F436D" w:rsidRDefault="00484F00" w:rsidP="009F436D">
      <w:pPr>
        <w:jc w:val="both"/>
        <w:rPr>
          <w:rFonts w:ascii="Aptos" w:hAnsi="Aptos"/>
        </w:rPr>
      </w:pPr>
      <w:proofErr w:type="spellStart"/>
      <w:r w:rsidRPr="009F436D">
        <w:rPr>
          <w:rFonts w:ascii="Aptos" w:hAnsi="Aptos"/>
        </w:rPr>
        <w:t>sampled_BW</w:t>
      </w:r>
      <w:proofErr w:type="spellEnd"/>
      <w:r w:rsidRPr="009F436D">
        <w:rPr>
          <w:rFonts w:ascii="Aptos" w:hAnsi="Aptos"/>
        </w:rPr>
        <w:t xml:space="preserve"> &lt;- round(quantile(pop_BW$BW2, </w:t>
      </w:r>
      <w:proofErr w:type="spellStart"/>
      <w:r w:rsidRPr="009F436D">
        <w:rPr>
          <w:rFonts w:ascii="Aptos" w:hAnsi="Aptos"/>
        </w:rPr>
        <w:t>random_values</w:t>
      </w:r>
      <w:proofErr w:type="spellEnd"/>
      <w:r w:rsidRPr="009F436D">
        <w:rPr>
          <w:rFonts w:ascii="Aptos" w:hAnsi="Aptos"/>
        </w:rPr>
        <w:t>), 1)</w:t>
      </w:r>
    </w:p>
    <w:p w14:paraId="0F0455A5" w14:textId="77777777" w:rsidR="00484F00" w:rsidRPr="009F436D" w:rsidRDefault="00484F00" w:rsidP="009F436D">
      <w:pPr>
        <w:jc w:val="both"/>
        <w:rPr>
          <w:rFonts w:ascii="Aptos" w:hAnsi="Aptos"/>
        </w:rPr>
      </w:pPr>
    </w:p>
    <w:p w14:paraId="3456578F" w14:textId="77777777" w:rsidR="00484F00" w:rsidRPr="009F436D" w:rsidRDefault="00484F00" w:rsidP="009F436D">
      <w:pPr>
        <w:jc w:val="both"/>
        <w:rPr>
          <w:rFonts w:ascii="Aptos" w:hAnsi="Aptos"/>
        </w:rPr>
      </w:pPr>
      <w:r w:rsidRPr="009F436D">
        <w:rPr>
          <w:rFonts w:ascii="Aptos" w:hAnsi="Aptos"/>
        </w:rPr>
        <w:t xml:space="preserve"># Assign the sampled BW values to </w:t>
      </w:r>
      <w:proofErr w:type="spellStart"/>
      <w:r w:rsidRPr="009F436D">
        <w:rPr>
          <w:rFonts w:ascii="Aptos" w:hAnsi="Aptos"/>
        </w:rPr>
        <w:t>dosing_CRRT</w:t>
      </w:r>
      <w:proofErr w:type="spellEnd"/>
      <w:r w:rsidRPr="009F436D">
        <w:rPr>
          <w:rFonts w:ascii="Aptos" w:hAnsi="Aptos"/>
        </w:rPr>
        <w:t xml:space="preserve"> dataset</w:t>
      </w:r>
    </w:p>
    <w:p w14:paraId="6F69E0C3" w14:textId="77777777" w:rsidR="00484F00" w:rsidRPr="009F436D" w:rsidRDefault="00484F00" w:rsidP="009F436D">
      <w:pPr>
        <w:jc w:val="both"/>
        <w:rPr>
          <w:rFonts w:ascii="Aptos" w:hAnsi="Aptos"/>
        </w:rPr>
      </w:pPr>
      <w:proofErr w:type="spellStart"/>
      <w:r w:rsidRPr="009F436D">
        <w:rPr>
          <w:rFonts w:ascii="Aptos" w:hAnsi="Aptos"/>
        </w:rPr>
        <w:t>dosing_CRRT$BW</w:t>
      </w:r>
      <w:proofErr w:type="spellEnd"/>
      <w:r w:rsidRPr="009F436D">
        <w:rPr>
          <w:rFonts w:ascii="Aptos" w:hAnsi="Aptos"/>
        </w:rPr>
        <w:t xml:space="preserve"> &lt;- </w:t>
      </w:r>
      <w:proofErr w:type="spellStart"/>
      <w:r w:rsidRPr="009F436D">
        <w:rPr>
          <w:rFonts w:ascii="Aptos" w:hAnsi="Aptos"/>
        </w:rPr>
        <w:t>sampled_BW</w:t>
      </w:r>
      <w:proofErr w:type="spellEnd"/>
      <w:r w:rsidRPr="009F436D">
        <w:rPr>
          <w:rFonts w:ascii="Aptos" w:hAnsi="Aptos"/>
        </w:rPr>
        <w:t>[match(</w:t>
      </w:r>
      <w:proofErr w:type="spellStart"/>
      <w:r w:rsidRPr="009F436D">
        <w:rPr>
          <w:rFonts w:ascii="Aptos" w:hAnsi="Aptos"/>
        </w:rPr>
        <w:t>dosing_CRRT$ID</w:t>
      </w:r>
      <w:proofErr w:type="spellEnd"/>
      <w:r w:rsidRPr="009F436D">
        <w:rPr>
          <w:rFonts w:ascii="Aptos" w:hAnsi="Aptos"/>
        </w:rPr>
        <w:t>, 1:1000)]</w:t>
      </w:r>
    </w:p>
    <w:p w14:paraId="4BE0948C" w14:textId="77777777" w:rsidR="00484F00" w:rsidRPr="009F436D" w:rsidRDefault="00484F00" w:rsidP="009F436D">
      <w:pPr>
        <w:jc w:val="both"/>
        <w:rPr>
          <w:rFonts w:ascii="Aptos" w:hAnsi="Aptos"/>
        </w:rPr>
      </w:pPr>
    </w:p>
    <w:p w14:paraId="01AF9482" w14:textId="77777777" w:rsidR="00484F00" w:rsidRPr="009F436D" w:rsidRDefault="00484F00" w:rsidP="009F436D">
      <w:pPr>
        <w:jc w:val="both"/>
        <w:rPr>
          <w:rFonts w:ascii="Aptos" w:hAnsi="Aptos"/>
        </w:rPr>
      </w:pPr>
      <w:r w:rsidRPr="009F436D">
        <w:rPr>
          <w:rFonts w:ascii="Aptos" w:hAnsi="Aptos"/>
        </w:rPr>
        <w:t>## Assign CKDEPI to the new dataset</w:t>
      </w:r>
    </w:p>
    <w:p w14:paraId="47E0E3F1" w14:textId="77777777" w:rsidR="00484F00" w:rsidRPr="009F436D" w:rsidRDefault="00484F00" w:rsidP="009F436D">
      <w:pPr>
        <w:jc w:val="both"/>
        <w:rPr>
          <w:rFonts w:ascii="Aptos" w:hAnsi="Aptos"/>
        </w:rPr>
      </w:pPr>
    </w:p>
    <w:p w14:paraId="19956E8B" w14:textId="77777777" w:rsidR="00484F00" w:rsidRPr="009F436D" w:rsidRDefault="00484F00" w:rsidP="009F436D">
      <w:pPr>
        <w:jc w:val="both"/>
        <w:rPr>
          <w:rFonts w:ascii="Aptos" w:hAnsi="Aptos"/>
        </w:rPr>
      </w:pPr>
      <w:r w:rsidRPr="009F436D">
        <w:rPr>
          <w:rFonts w:ascii="Aptos" w:hAnsi="Aptos"/>
        </w:rPr>
        <w:t># for reproducibility</w:t>
      </w:r>
    </w:p>
    <w:p w14:paraId="14BE9ABF"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(123)</w:t>
      </w:r>
    </w:p>
    <w:p w14:paraId="6F435977" w14:textId="77777777" w:rsidR="00484F00" w:rsidRPr="009F436D" w:rsidRDefault="00484F00" w:rsidP="009F436D">
      <w:pPr>
        <w:jc w:val="both"/>
        <w:rPr>
          <w:rFonts w:ascii="Aptos" w:hAnsi="Aptos"/>
        </w:rPr>
      </w:pPr>
    </w:p>
    <w:p w14:paraId="05CC2065" w14:textId="77777777" w:rsidR="00484F00" w:rsidRPr="009F436D" w:rsidRDefault="00484F00" w:rsidP="009F436D">
      <w:pPr>
        <w:jc w:val="both"/>
        <w:rPr>
          <w:rFonts w:ascii="Aptos" w:hAnsi="Aptos"/>
        </w:rPr>
      </w:pPr>
      <w:r w:rsidRPr="009F436D">
        <w:rPr>
          <w:rFonts w:ascii="Aptos" w:hAnsi="Aptos"/>
        </w:rPr>
        <w:t># Create the empirical cumulative distribution function (ECDF)</w:t>
      </w:r>
    </w:p>
    <w:p w14:paraId="03038768" w14:textId="77777777" w:rsidR="00484F00" w:rsidRPr="009F436D" w:rsidRDefault="00484F00" w:rsidP="009F436D">
      <w:pPr>
        <w:jc w:val="both"/>
        <w:rPr>
          <w:rFonts w:ascii="Aptos" w:hAnsi="Aptos"/>
        </w:rPr>
      </w:pPr>
      <w:proofErr w:type="spellStart"/>
      <w:r w:rsidRPr="009F436D">
        <w:rPr>
          <w:rFonts w:ascii="Aptos" w:hAnsi="Aptos"/>
        </w:rPr>
        <w:t>pop_CKDEPI</w:t>
      </w:r>
      <w:proofErr w:type="spellEnd"/>
      <w:r w:rsidRPr="009F436D">
        <w:rPr>
          <w:rFonts w:ascii="Aptos" w:hAnsi="Aptos"/>
        </w:rPr>
        <w:t xml:space="preserve"> &lt;- </w:t>
      </w:r>
      <w:proofErr w:type="spellStart"/>
      <w:r w:rsidRPr="009F436D">
        <w:rPr>
          <w:rFonts w:ascii="Aptos" w:hAnsi="Aptos"/>
        </w:rPr>
        <w:t>Fluco_clean_revised</w:t>
      </w:r>
      <w:proofErr w:type="spellEnd"/>
      <w:r w:rsidRPr="009F436D">
        <w:rPr>
          <w:rFonts w:ascii="Aptos" w:hAnsi="Aptos"/>
        </w:rPr>
        <w:t xml:space="preserve">  |&gt;  </w:t>
      </w:r>
    </w:p>
    <w:p w14:paraId="396E438C"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dplyr</w:t>
      </w:r>
      <w:proofErr w:type="spellEnd"/>
      <w:r w:rsidRPr="009F436D">
        <w:rPr>
          <w:rFonts w:ascii="Aptos" w:hAnsi="Aptos"/>
        </w:rPr>
        <w:t>::filter(!is.na(CKDEPI)) |&gt;</w:t>
      </w:r>
    </w:p>
    <w:p w14:paraId="5622367D" w14:textId="77777777" w:rsidR="00484F00" w:rsidRPr="009F436D" w:rsidRDefault="00484F00" w:rsidP="009F436D">
      <w:pPr>
        <w:jc w:val="both"/>
        <w:rPr>
          <w:rFonts w:ascii="Aptos" w:hAnsi="Aptos"/>
        </w:rPr>
      </w:pPr>
      <w:r w:rsidRPr="009F436D">
        <w:rPr>
          <w:rFonts w:ascii="Aptos" w:hAnsi="Aptos"/>
        </w:rPr>
        <w:t xml:space="preserve">  select(CKDEPI)</w:t>
      </w:r>
    </w:p>
    <w:p w14:paraId="79914813" w14:textId="77777777" w:rsidR="00484F00" w:rsidRPr="009F436D" w:rsidRDefault="00484F00" w:rsidP="009F436D">
      <w:pPr>
        <w:jc w:val="both"/>
        <w:rPr>
          <w:rFonts w:ascii="Aptos" w:hAnsi="Aptos"/>
        </w:rPr>
      </w:pPr>
      <w:proofErr w:type="spellStart"/>
      <w:r w:rsidRPr="009F436D">
        <w:rPr>
          <w:rFonts w:ascii="Aptos" w:hAnsi="Aptos"/>
        </w:rPr>
        <w:t>ecdf_CKDEPI</w:t>
      </w:r>
      <w:proofErr w:type="spellEnd"/>
      <w:r w:rsidRPr="009F436D">
        <w:rPr>
          <w:rFonts w:ascii="Aptos" w:hAnsi="Aptos"/>
        </w:rPr>
        <w:t xml:space="preserve"> &lt;- </w:t>
      </w:r>
      <w:proofErr w:type="spellStart"/>
      <w:r w:rsidRPr="009F436D">
        <w:rPr>
          <w:rFonts w:ascii="Aptos" w:hAnsi="Aptos"/>
        </w:rPr>
        <w:t>ecdf</w:t>
      </w:r>
      <w:proofErr w:type="spellEnd"/>
      <w:r w:rsidRPr="009F436D">
        <w:rPr>
          <w:rFonts w:ascii="Aptos" w:hAnsi="Aptos"/>
        </w:rPr>
        <w:t>(</w:t>
      </w:r>
      <w:proofErr w:type="spellStart"/>
      <w:r w:rsidRPr="009F436D">
        <w:rPr>
          <w:rFonts w:ascii="Aptos" w:hAnsi="Aptos"/>
        </w:rPr>
        <w:t>pop_CKDEPI$CKDEPI</w:t>
      </w:r>
      <w:proofErr w:type="spellEnd"/>
      <w:r w:rsidRPr="009F436D">
        <w:rPr>
          <w:rFonts w:ascii="Aptos" w:hAnsi="Aptos"/>
        </w:rPr>
        <w:t>)</w:t>
      </w:r>
    </w:p>
    <w:p w14:paraId="55870BF8" w14:textId="77777777" w:rsidR="00484F00" w:rsidRPr="009F436D" w:rsidRDefault="00484F00" w:rsidP="009F436D">
      <w:pPr>
        <w:jc w:val="both"/>
        <w:rPr>
          <w:rFonts w:ascii="Aptos" w:hAnsi="Aptos"/>
        </w:rPr>
      </w:pPr>
    </w:p>
    <w:p w14:paraId="38E307BB" w14:textId="77777777" w:rsidR="00484F00" w:rsidRPr="009F436D" w:rsidRDefault="00484F00" w:rsidP="009F436D">
      <w:pPr>
        <w:jc w:val="both"/>
        <w:rPr>
          <w:rFonts w:ascii="Aptos" w:hAnsi="Aptos"/>
        </w:rPr>
      </w:pPr>
      <w:r w:rsidRPr="009F436D">
        <w:rPr>
          <w:rFonts w:ascii="Aptos" w:hAnsi="Aptos"/>
        </w:rPr>
        <w:t># Generate random values from the ECDF</w:t>
      </w:r>
    </w:p>
    <w:p w14:paraId="78AC5437" w14:textId="77777777" w:rsidR="00484F00" w:rsidRPr="009F436D" w:rsidRDefault="00484F00" w:rsidP="009F436D">
      <w:pPr>
        <w:jc w:val="both"/>
        <w:rPr>
          <w:rFonts w:ascii="Aptos" w:hAnsi="Aptos"/>
        </w:rPr>
      </w:pPr>
      <w:proofErr w:type="spellStart"/>
      <w:r w:rsidRPr="009F436D">
        <w:rPr>
          <w:rFonts w:ascii="Aptos" w:hAnsi="Aptos"/>
        </w:rPr>
        <w:lastRenderedPageBreak/>
        <w:t>random_values</w:t>
      </w:r>
      <w:proofErr w:type="spellEnd"/>
      <w:r w:rsidRPr="009F436D">
        <w:rPr>
          <w:rFonts w:ascii="Aptos" w:hAnsi="Aptos"/>
        </w:rPr>
        <w:t xml:space="preserve"> &lt;- </w:t>
      </w:r>
      <w:proofErr w:type="spellStart"/>
      <w:r w:rsidRPr="009F436D">
        <w:rPr>
          <w:rFonts w:ascii="Aptos" w:hAnsi="Aptos"/>
        </w:rPr>
        <w:t>runif</w:t>
      </w:r>
      <w:proofErr w:type="spellEnd"/>
      <w:r w:rsidRPr="009F436D">
        <w:rPr>
          <w:rFonts w:ascii="Aptos" w:hAnsi="Aptos"/>
        </w:rPr>
        <w:t>(1000)</w:t>
      </w:r>
    </w:p>
    <w:p w14:paraId="0627C688" w14:textId="77777777" w:rsidR="00484F00" w:rsidRPr="009F436D" w:rsidRDefault="00484F00" w:rsidP="009F436D">
      <w:pPr>
        <w:jc w:val="both"/>
        <w:rPr>
          <w:rFonts w:ascii="Aptos" w:hAnsi="Aptos"/>
        </w:rPr>
      </w:pPr>
    </w:p>
    <w:p w14:paraId="3EF80F52"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4D70944E" w14:textId="77777777" w:rsidR="00484F00" w:rsidRPr="009F436D" w:rsidRDefault="00484F00" w:rsidP="009F436D">
      <w:pPr>
        <w:jc w:val="both"/>
        <w:rPr>
          <w:rFonts w:ascii="Aptos" w:hAnsi="Aptos"/>
        </w:rPr>
      </w:pPr>
      <w:proofErr w:type="spellStart"/>
      <w:r w:rsidRPr="009F436D">
        <w:rPr>
          <w:rFonts w:ascii="Aptos" w:hAnsi="Aptos"/>
        </w:rPr>
        <w:t>sampled_CKDEPI</w:t>
      </w:r>
      <w:proofErr w:type="spellEnd"/>
      <w:r w:rsidRPr="009F436D">
        <w:rPr>
          <w:rFonts w:ascii="Aptos" w:hAnsi="Aptos"/>
        </w:rPr>
        <w:t xml:space="preserve"> &lt;- round(quantile(</w:t>
      </w:r>
      <w:proofErr w:type="spellStart"/>
      <w:r w:rsidRPr="009F436D">
        <w:rPr>
          <w:rFonts w:ascii="Aptos" w:hAnsi="Aptos"/>
        </w:rPr>
        <w:t>pop_CKDEPI$CKDEPI</w:t>
      </w:r>
      <w:proofErr w:type="spellEnd"/>
      <w:r w:rsidRPr="009F436D">
        <w:rPr>
          <w:rFonts w:ascii="Aptos" w:hAnsi="Aptos"/>
        </w:rPr>
        <w:t xml:space="preserve">, </w:t>
      </w:r>
      <w:proofErr w:type="spellStart"/>
      <w:r w:rsidRPr="009F436D">
        <w:rPr>
          <w:rFonts w:ascii="Aptos" w:hAnsi="Aptos"/>
        </w:rPr>
        <w:t>random_values</w:t>
      </w:r>
      <w:proofErr w:type="spellEnd"/>
      <w:r w:rsidRPr="009F436D">
        <w:rPr>
          <w:rFonts w:ascii="Aptos" w:hAnsi="Aptos"/>
        </w:rPr>
        <w:t>), 1)</w:t>
      </w:r>
    </w:p>
    <w:p w14:paraId="72F6542B" w14:textId="77777777" w:rsidR="00484F00" w:rsidRPr="009F436D" w:rsidRDefault="00484F00" w:rsidP="009F436D">
      <w:pPr>
        <w:jc w:val="both"/>
        <w:rPr>
          <w:rFonts w:ascii="Aptos" w:hAnsi="Aptos"/>
        </w:rPr>
      </w:pPr>
    </w:p>
    <w:p w14:paraId="6F07DBAC" w14:textId="77777777" w:rsidR="00484F00" w:rsidRPr="009F436D" w:rsidRDefault="00484F00" w:rsidP="009F436D">
      <w:pPr>
        <w:jc w:val="both"/>
        <w:rPr>
          <w:rFonts w:ascii="Aptos" w:hAnsi="Aptos"/>
        </w:rPr>
      </w:pPr>
      <w:r w:rsidRPr="009F436D">
        <w:rPr>
          <w:rFonts w:ascii="Aptos" w:hAnsi="Aptos"/>
        </w:rPr>
        <w:t xml:space="preserve"># Assign the sampled BW values to </w:t>
      </w:r>
      <w:proofErr w:type="spellStart"/>
      <w:r w:rsidRPr="009F436D">
        <w:rPr>
          <w:rFonts w:ascii="Aptos" w:hAnsi="Aptos"/>
        </w:rPr>
        <w:t>dosing_CRRT</w:t>
      </w:r>
      <w:proofErr w:type="spellEnd"/>
      <w:r w:rsidRPr="009F436D">
        <w:rPr>
          <w:rFonts w:ascii="Aptos" w:hAnsi="Aptos"/>
        </w:rPr>
        <w:t xml:space="preserve"> dataset</w:t>
      </w:r>
    </w:p>
    <w:p w14:paraId="1B833E9C" w14:textId="77777777" w:rsidR="00484F00" w:rsidRPr="009F436D" w:rsidRDefault="00484F00" w:rsidP="009F436D">
      <w:pPr>
        <w:jc w:val="both"/>
        <w:rPr>
          <w:rFonts w:ascii="Aptos" w:hAnsi="Aptos"/>
        </w:rPr>
      </w:pPr>
      <w:proofErr w:type="spellStart"/>
      <w:r w:rsidRPr="009F436D">
        <w:rPr>
          <w:rFonts w:ascii="Aptos" w:hAnsi="Aptos"/>
        </w:rPr>
        <w:t>dosing_CRRT$CKDEPI</w:t>
      </w:r>
      <w:proofErr w:type="spellEnd"/>
      <w:r w:rsidRPr="009F436D">
        <w:rPr>
          <w:rFonts w:ascii="Aptos" w:hAnsi="Aptos"/>
        </w:rPr>
        <w:t xml:space="preserve"> &lt;- </w:t>
      </w:r>
      <w:proofErr w:type="spellStart"/>
      <w:r w:rsidRPr="009F436D">
        <w:rPr>
          <w:rFonts w:ascii="Aptos" w:hAnsi="Aptos"/>
        </w:rPr>
        <w:t>sampled_CKDEPI</w:t>
      </w:r>
      <w:proofErr w:type="spellEnd"/>
      <w:r w:rsidRPr="009F436D">
        <w:rPr>
          <w:rFonts w:ascii="Aptos" w:hAnsi="Aptos"/>
        </w:rPr>
        <w:t>[match(</w:t>
      </w:r>
      <w:proofErr w:type="spellStart"/>
      <w:r w:rsidRPr="009F436D">
        <w:rPr>
          <w:rFonts w:ascii="Aptos" w:hAnsi="Aptos"/>
        </w:rPr>
        <w:t>dosing_CRRT$ID</w:t>
      </w:r>
      <w:proofErr w:type="spellEnd"/>
      <w:r w:rsidRPr="009F436D">
        <w:rPr>
          <w:rFonts w:ascii="Aptos" w:hAnsi="Aptos"/>
        </w:rPr>
        <w:t>, 1:1000)]</w:t>
      </w:r>
    </w:p>
    <w:p w14:paraId="1505BA85" w14:textId="77777777" w:rsidR="00484F00" w:rsidRPr="009F436D" w:rsidRDefault="00484F00" w:rsidP="009F436D">
      <w:pPr>
        <w:jc w:val="both"/>
        <w:rPr>
          <w:rFonts w:ascii="Aptos" w:hAnsi="Aptos"/>
        </w:rPr>
      </w:pPr>
    </w:p>
    <w:p w14:paraId="17D13D9C" w14:textId="77777777" w:rsidR="00484F00" w:rsidRPr="009F436D" w:rsidRDefault="00484F00" w:rsidP="009F436D">
      <w:pPr>
        <w:jc w:val="both"/>
        <w:rPr>
          <w:rFonts w:ascii="Aptos" w:hAnsi="Aptos"/>
        </w:rPr>
      </w:pPr>
      <w:r w:rsidRPr="009F436D">
        <w:rPr>
          <w:rFonts w:ascii="Aptos" w:hAnsi="Aptos"/>
        </w:rPr>
        <w:t xml:space="preserve">## Create the </w:t>
      </w:r>
      <w:proofErr w:type="spellStart"/>
      <w:r w:rsidRPr="009F436D">
        <w:rPr>
          <w:rFonts w:ascii="Aptos" w:hAnsi="Aptos"/>
        </w:rPr>
        <w:t>dosing_CRRT</w:t>
      </w:r>
      <w:proofErr w:type="spellEnd"/>
      <w:r w:rsidRPr="009F436D">
        <w:rPr>
          <w:rFonts w:ascii="Aptos" w:hAnsi="Aptos"/>
        </w:rPr>
        <w:t xml:space="preserve"> dataset with 10.2% full-time CRRT, and 9% part time </w:t>
      </w:r>
    </w:p>
    <w:p w14:paraId="5135537A" w14:textId="77777777" w:rsidR="00484F00" w:rsidRPr="009F436D" w:rsidRDefault="00484F00" w:rsidP="009F436D">
      <w:pPr>
        <w:jc w:val="both"/>
        <w:rPr>
          <w:rFonts w:ascii="Aptos" w:hAnsi="Aptos"/>
        </w:rPr>
      </w:pPr>
      <w:r w:rsidRPr="009F436D">
        <w:rPr>
          <w:rFonts w:ascii="Aptos" w:hAnsi="Aptos"/>
        </w:rPr>
        <w:t>## CRRT (in which 58.5% DAYS on CRRT)</w:t>
      </w:r>
    </w:p>
    <w:p w14:paraId="05D045F1" w14:textId="77777777" w:rsidR="00484F00" w:rsidRPr="009F436D" w:rsidRDefault="00484F00" w:rsidP="009F436D">
      <w:pPr>
        <w:jc w:val="both"/>
        <w:rPr>
          <w:rFonts w:ascii="Aptos" w:hAnsi="Aptos"/>
        </w:rPr>
      </w:pPr>
    </w:p>
    <w:p w14:paraId="2217E121" w14:textId="77777777" w:rsidR="00484F00" w:rsidRPr="009F436D" w:rsidRDefault="00484F00" w:rsidP="009F436D">
      <w:pPr>
        <w:jc w:val="both"/>
        <w:rPr>
          <w:rFonts w:ascii="Aptos" w:hAnsi="Aptos"/>
        </w:rPr>
      </w:pPr>
      <w:r w:rsidRPr="009F436D">
        <w:rPr>
          <w:rFonts w:ascii="Aptos" w:hAnsi="Aptos"/>
        </w:rPr>
        <w:t># Create a dummy dataset with 1000 patient IDs and 14 days:</w:t>
      </w:r>
    </w:p>
    <w:p w14:paraId="092479C5" w14:textId="77777777" w:rsidR="00484F00" w:rsidRPr="009F436D" w:rsidRDefault="00484F00" w:rsidP="009F436D">
      <w:pPr>
        <w:jc w:val="both"/>
        <w:rPr>
          <w:rFonts w:ascii="Aptos" w:hAnsi="Aptos"/>
        </w:rPr>
      </w:pPr>
    </w:p>
    <w:p w14:paraId="576038AE" w14:textId="77777777" w:rsidR="00484F00" w:rsidRPr="009F436D" w:rsidRDefault="00484F00" w:rsidP="009F436D">
      <w:pPr>
        <w:jc w:val="both"/>
        <w:rPr>
          <w:rFonts w:ascii="Aptos" w:hAnsi="Aptos"/>
        </w:rPr>
      </w:pPr>
      <w:proofErr w:type="spellStart"/>
      <w:r w:rsidRPr="009F436D">
        <w:rPr>
          <w:rFonts w:ascii="Aptos" w:hAnsi="Aptos"/>
        </w:rPr>
        <w:t>dummy_data</w:t>
      </w:r>
      <w:proofErr w:type="spellEnd"/>
      <w:r w:rsidRPr="009F436D">
        <w:rPr>
          <w:rFonts w:ascii="Aptos" w:hAnsi="Aptos"/>
        </w:rPr>
        <w:t xml:space="preserve"> &lt;- </w:t>
      </w:r>
      <w:proofErr w:type="spellStart"/>
      <w:r w:rsidRPr="009F436D">
        <w:rPr>
          <w:rFonts w:ascii="Aptos" w:hAnsi="Aptos"/>
        </w:rPr>
        <w:t>data.frame</w:t>
      </w:r>
      <w:proofErr w:type="spellEnd"/>
      <w:r w:rsidRPr="009F436D">
        <w:rPr>
          <w:rFonts w:ascii="Aptos" w:hAnsi="Aptos"/>
        </w:rPr>
        <w:t>(</w:t>
      </w:r>
    </w:p>
    <w:p w14:paraId="216B5B4E" w14:textId="77777777" w:rsidR="00484F00" w:rsidRPr="009F436D" w:rsidRDefault="00484F00" w:rsidP="009F436D">
      <w:pPr>
        <w:jc w:val="both"/>
        <w:rPr>
          <w:rFonts w:ascii="Aptos" w:hAnsi="Aptos"/>
        </w:rPr>
      </w:pPr>
      <w:r w:rsidRPr="009F436D">
        <w:rPr>
          <w:rFonts w:ascii="Aptos" w:hAnsi="Aptos"/>
        </w:rPr>
        <w:t xml:space="preserve">  ID = rep(1:1000, each = 14),</w:t>
      </w:r>
    </w:p>
    <w:p w14:paraId="2E9A8EFC" w14:textId="77777777" w:rsidR="00484F00" w:rsidRPr="009F436D" w:rsidRDefault="00484F00" w:rsidP="009F436D">
      <w:pPr>
        <w:jc w:val="both"/>
        <w:rPr>
          <w:rFonts w:ascii="Aptos" w:hAnsi="Aptos"/>
        </w:rPr>
      </w:pPr>
      <w:r w:rsidRPr="009F436D">
        <w:rPr>
          <w:rFonts w:ascii="Aptos" w:hAnsi="Aptos"/>
        </w:rPr>
        <w:t xml:space="preserve">  DAY = rep(1:14, times = 1000)</w:t>
      </w:r>
    </w:p>
    <w:p w14:paraId="7A6C369B" w14:textId="77777777" w:rsidR="00484F00" w:rsidRPr="009F436D" w:rsidRDefault="00484F00" w:rsidP="009F436D">
      <w:pPr>
        <w:jc w:val="both"/>
        <w:rPr>
          <w:rFonts w:ascii="Aptos" w:hAnsi="Aptos"/>
        </w:rPr>
      </w:pPr>
      <w:r w:rsidRPr="009F436D">
        <w:rPr>
          <w:rFonts w:ascii="Aptos" w:hAnsi="Aptos"/>
        </w:rPr>
        <w:t>)</w:t>
      </w:r>
    </w:p>
    <w:p w14:paraId="2477C914" w14:textId="77777777" w:rsidR="00484F00" w:rsidRPr="009F436D" w:rsidRDefault="00484F00" w:rsidP="009F436D">
      <w:pPr>
        <w:jc w:val="both"/>
        <w:rPr>
          <w:rFonts w:ascii="Aptos" w:hAnsi="Aptos"/>
        </w:rPr>
      </w:pPr>
    </w:p>
    <w:p w14:paraId="2269C5FB" w14:textId="77777777" w:rsidR="00484F00" w:rsidRPr="009F436D" w:rsidRDefault="00484F00" w:rsidP="009F436D">
      <w:pPr>
        <w:jc w:val="both"/>
        <w:rPr>
          <w:rFonts w:ascii="Aptos" w:hAnsi="Aptos"/>
        </w:rPr>
      </w:pPr>
      <w:r w:rsidRPr="009F436D">
        <w:rPr>
          <w:rFonts w:ascii="Aptos" w:hAnsi="Aptos"/>
        </w:rPr>
        <w:t># Add the CRRT variable to the dummy dataset and assign it temporarily to 0:</w:t>
      </w:r>
    </w:p>
    <w:p w14:paraId="4EDCED1F"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 xml:space="preserve"> &lt;- 0</w:t>
      </w:r>
    </w:p>
    <w:p w14:paraId="0C81AE48" w14:textId="77777777" w:rsidR="00484F00" w:rsidRPr="009F436D" w:rsidRDefault="00484F00" w:rsidP="009F436D">
      <w:pPr>
        <w:jc w:val="both"/>
        <w:rPr>
          <w:rFonts w:ascii="Aptos" w:hAnsi="Aptos"/>
        </w:rPr>
      </w:pPr>
    </w:p>
    <w:p w14:paraId="6607C8D6" w14:textId="77777777" w:rsidR="00484F00" w:rsidRPr="009F436D" w:rsidRDefault="00484F00" w:rsidP="009F436D">
      <w:pPr>
        <w:jc w:val="both"/>
        <w:rPr>
          <w:rFonts w:ascii="Aptos" w:hAnsi="Aptos"/>
        </w:rPr>
      </w:pPr>
      <w:r w:rsidRPr="009F436D">
        <w:rPr>
          <w:rFonts w:ascii="Aptos" w:hAnsi="Aptos"/>
        </w:rPr>
        <w:t># Randomly select 10.2% of the patient IDs and assign their CRRT to 1:</w:t>
      </w:r>
    </w:p>
    <w:p w14:paraId="53B09AEC"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 xml:space="preserve">(123)  </w:t>
      </w:r>
    </w:p>
    <w:p w14:paraId="39344021" w14:textId="77777777" w:rsidR="00484F00" w:rsidRPr="009F436D" w:rsidRDefault="00484F00" w:rsidP="009F436D">
      <w:pPr>
        <w:jc w:val="both"/>
        <w:rPr>
          <w:rFonts w:ascii="Aptos" w:hAnsi="Aptos"/>
        </w:rPr>
      </w:pPr>
      <w:proofErr w:type="spellStart"/>
      <w:r w:rsidRPr="009F436D">
        <w:rPr>
          <w:rFonts w:ascii="Aptos" w:hAnsi="Aptos"/>
        </w:rPr>
        <w:t>selected_ids</w:t>
      </w:r>
      <w:proofErr w:type="spellEnd"/>
      <w:r w:rsidRPr="009F436D">
        <w:rPr>
          <w:rFonts w:ascii="Aptos" w:hAnsi="Aptos"/>
        </w:rPr>
        <w:t xml:space="preserve"> &lt;- sample(unique(</w:t>
      </w:r>
      <w:proofErr w:type="spellStart"/>
      <w:r w:rsidRPr="009F436D">
        <w:rPr>
          <w:rFonts w:ascii="Aptos" w:hAnsi="Aptos"/>
        </w:rPr>
        <w:t>dummy_data$ID</w:t>
      </w:r>
      <w:proofErr w:type="spellEnd"/>
      <w:r w:rsidRPr="009F436D">
        <w:rPr>
          <w:rFonts w:ascii="Aptos" w:hAnsi="Aptos"/>
        </w:rPr>
        <w:t>), size = round(0.102 * 1000))</w:t>
      </w:r>
    </w:p>
    <w:p w14:paraId="248CF726"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w:t>
      </w:r>
      <w:proofErr w:type="spellStart"/>
      <w:r w:rsidRPr="009F436D">
        <w:rPr>
          <w:rFonts w:ascii="Aptos" w:hAnsi="Aptos"/>
        </w:rPr>
        <w:t>dummy_data$ID</w:t>
      </w:r>
      <w:proofErr w:type="spellEnd"/>
      <w:r w:rsidRPr="009F436D">
        <w:rPr>
          <w:rFonts w:ascii="Aptos" w:hAnsi="Aptos"/>
        </w:rPr>
        <w:t xml:space="preserve"> %in% </w:t>
      </w:r>
      <w:proofErr w:type="spellStart"/>
      <w:r w:rsidRPr="009F436D">
        <w:rPr>
          <w:rFonts w:ascii="Aptos" w:hAnsi="Aptos"/>
        </w:rPr>
        <w:t>selected_ids</w:t>
      </w:r>
      <w:proofErr w:type="spellEnd"/>
      <w:r w:rsidRPr="009F436D">
        <w:rPr>
          <w:rFonts w:ascii="Aptos" w:hAnsi="Aptos"/>
        </w:rPr>
        <w:t>] &lt;- 1</w:t>
      </w:r>
    </w:p>
    <w:p w14:paraId="4EF23961" w14:textId="77777777" w:rsidR="00484F00" w:rsidRPr="009F436D" w:rsidRDefault="00484F00" w:rsidP="009F436D">
      <w:pPr>
        <w:jc w:val="both"/>
        <w:rPr>
          <w:rFonts w:ascii="Aptos" w:hAnsi="Aptos"/>
        </w:rPr>
      </w:pPr>
    </w:p>
    <w:p w14:paraId="3D903081" w14:textId="77777777" w:rsidR="00484F00" w:rsidRPr="009F436D" w:rsidRDefault="00484F00" w:rsidP="009F436D">
      <w:pPr>
        <w:jc w:val="both"/>
        <w:rPr>
          <w:rFonts w:ascii="Aptos" w:hAnsi="Aptos"/>
        </w:rPr>
      </w:pPr>
      <w:r w:rsidRPr="009F436D">
        <w:rPr>
          <w:rFonts w:ascii="Aptos" w:hAnsi="Aptos"/>
        </w:rPr>
        <w:t xml:space="preserve"># Randomly select another 9% of patient IDs that are not in </w:t>
      </w:r>
      <w:proofErr w:type="spellStart"/>
      <w:r w:rsidRPr="009F436D">
        <w:rPr>
          <w:rFonts w:ascii="Aptos" w:hAnsi="Aptos"/>
        </w:rPr>
        <w:t>selected_ids</w:t>
      </w:r>
      <w:proofErr w:type="spellEnd"/>
      <w:r w:rsidRPr="009F436D">
        <w:rPr>
          <w:rFonts w:ascii="Aptos" w:hAnsi="Aptos"/>
        </w:rPr>
        <w:t>:</w:t>
      </w:r>
    </w:p>
    <w:p w14:paraId="5FA19EC7" w14:textId="77777777" w:rsidR="00484F00" w:rsidRPr="009F436D" w:rsidRDefault="00484F00" w:rsidP="009F436D">
      <w:pPr>
        <w:jc w:val="both"/>
        <w:rPr>
          <w:rFonts w:ascii="Aptos" w:hAnsi="Aptos"/>
        </w:rPr>
      </w:pPr>
      <w:proofErr w:type="spellStart"/>
      <w:r w:rsidRPr="009F436D">
        <w:rPr>
          <w:rFonts w:ascii="Aptos" w:hAnsi="Aptos"/>
        </w:rPr>
        <w:t>available_ids</w:t>
      </w:r>
      <w:proofErr w:type="spellEnd"/>
      <w:r w:rsidRPr="009F436D">
        <w:rPr>
          <w:rFonts w:ascii="Aptos" w:hAnsi="Aptos"/>
        </w:rPr>
        <w:t xml:space="preserve"> &lt;- </w:t>
      </w:r>
      <w:proofErr w:type="spellStart"/>
      <w:r w:rsidRPr="009F436D">
        <w:rPr>
          <w:rFonts w:ascii="Aptos" w:hAnsi="Aptos"/>
        </w:rPr>
        <w:t>setdiff</w:t>
      </w:r>
      <w:proofErr w:type="spellEnd"/>
      <w:r w:rsidRPr="009F436D">
        <w:rPr>
          <w:rFonts w:ascii="Aptos" w:hAnsi="Aptos"/>
        </w:rPr>
        <w:t>(unique(</w:t>
      </w:r>
      <w:proofErr w:type="spellStart"/>
      <w:r w:rsidRPr="009F436D">
        <w:rPr>
          <w:rFonts w:ascii="Aptos" w:hAnsi="Aptos"/>
        </w:rPr>
        <w:t>dummy_data$ID</w:t>
      </w:r>
      <w:proofErr w:type="spellEnd"/>
      <w:r w:rsidRPr="009F436D">
        <w:rPr>
          <w:rFonts w:ascii="Aptos" w:hAnsi="Aptos"/>
        </w:rPr>
        <w:t xml:space="preserve">), </w:t>
      </w:r>
      <w:proofErr w:type="spellStart"/>
      <w:r w:rsidRPr="009F436D">
        <w:rPr>
          <w:rFonts w:ascii="Aptos" w:hAnsi="Aptos"/>
        </w:rPr>
        <w:t>selected_ids</w:t>
      </w:r>
      <w:proofErr w:type="spellEnd"/>
      <w:r w:rsidRPr="009F436D">
        <w:rPr>
          <w:rFonts w:ascii="Aptos" w:hAnsi="Aptos"/>
        </w:rPr>
        <w:t>)</w:t>
      </w:r>
    </w:p>
    <w:p w14:paraId="565510EF" w14:textId="77777777" w:rsidR="00484F00" w:rsidRPr="009F436D" w:rsidRDefault="00484F00" w:rsidP="009F436D">
      <w:pPr>
        <w:jc w:val="both"/>
        <w:rPr>
          <w:rFonts w:ascii="Aptos" w:hAnsi="Aptos"/>
        </w:rPr>
      </w:pPr>
      <w:r w:rsidRPr="009F436D">
        <w:rPr>
          <w:rFonts w:ascii="Aptos" w:hAnsi="Aptos"/>
        </w:rPr>
        <w:t>selected_ids_2 &lt;- sample(</w:t>
      </w:r>
      <w:proofErr w:type="spellStart"/>
      <w:r w:rsidRPr="009F436D">
        <w:rPr>
          <w:rFonts w:ascii="Aptos" w:hAnsi="Aptos"/>
        </w:rPr>
        <w:t>available_ids</w:t>
      </w:r>
      <w:proofErr w:type="spellEnd"/>
      <w:r w:rsidRPr="009F436D">
        <w:rPr>
          <w:rFonts w:ascii="Aptos" w:hAnsi="Aptos"/>
        </w:rPr>
        <w:t>, size = round(0.09 * 1000))</w:t>
      </w:r>
    </w:p>
    <w:p w14:paraId="18777618" w14:textId="77777777" w:rsidR="00484F00" w:rsidRPr="009F436D" w:rsidRDefault="00484F00" w:rsidP="009F436D">
      <w:pPr>
        <w:jc w:val="both"/>
        <w:rPr>
          <w:rFonts w:ascii="Aptos" w:hAnsi="Aptos"/>
        </w:rPr>
      </w:pPr>
    </w:p>
    <w:p w14:paraId="39FA4552" w14:textId="77777777" w:rsidR="00484F00" w:rsidRPr="009F436D" w:rsidRDefault="00484F00" w:rsidP="009F436D">
      <w:pPr>
        <w:jc w:val="both"/>
        <w:rPr>
          <w:rFonts w:ascii="Aptos" w:hAnsi="Aptos"/>
        </w:rPr>
      </w:pPr>
      <w:r w:rsidRPr="009F436D">
        <w:rPr>
          <w:rFonts w:ascii="Aptos" w:hAnsi="Aptos"/>
        </w:rPr>
        <w:lastRenderedPageBreak/>
        <w:t># Assign 58.5% of the selected days to CRRT == 1, and the remaining to CRRT == 0</w:t>
      </w:r>
    </w:p>
    <w:p w14:paraId="51422305" w14:textId="77777777" w:rsidR="00484F00" w:rsidRPr="009F436D" w:rsidRDefault="00484F00" w:rsidP="009F436D">
      <w:pPr>
        <w:jc w:val="both"/>
        <w:rPr>
          <w:rFonts w:ascii="Aptos" w:hAnsi="Aptos"/>
        </w:rPr>
      </w:pPr>
      <w:proofErr w:type="spellStart"/>
      <w:r w:rsidRPr="009F436D">
        <w:rPr>
          <w:rFonts w:ascii="Aptos" w:hAnsi="Aptos"/>
        </w:rPr>
        <w:t>selected_days</w:t>
      </w:r>
      <w:proofErr w:type="spellEnd"/>
      <w:r w:rsidRPr="009F436D">
        <w:rPr>
          <w:rFonts w:ascii="Aptos" w:hAnsi="Aptos"/>
        </w:rPr>
        <w:t xml:space="preserve"> &lt;- sample(unique(</w:t>
      </w:r>
      <w:proofErr w:type="spellStart"/>
      <w:r w:rsidRPr="009F436D">
        <w:rPr>
          <w:rFonts w:ascii="Aptos" w:hAnsi="Aptos"/>
        </w:rPr>
        <w:t>dummy_data$DAY</w:t>
      </w:r>
      <w:proofErr w:type="spellEnd"/>
      <w:r w:rsidRPr="009F436D">
        <w:rPr>
          <w:rFonts w:ascii="Aptos" w:hAnsi="Aptos"/>
        </w:rPr>
        <w:t>), size = round(0.585 * 14))</w:t>
      </w:r>
    </w:p>
    <w:p w14:paraId="7146548D"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w:t>
      </w:r>
      <w:proofErr w:type="spellStart"/>
      <w:r w:rsidRPr="009F436D">
        <w:rPr>
          <w:rFonts w:ascii="Aptos" w:hAnsi="Aptos"/>
        </w:rPr>
        <w:t>dummy_data$ID</w:t>
      </w:r>
      <w:proofErr w:type="spellEnd"/>
      <w:r w:rsidRPr="009F436D">
        <w:rPr>
          <w:rFonts w:ascii="Aptos" w:hAnsi="Aptos"/>
        </w:rPr>
        <w:t xml:space="preserve"> %in% selected_ids_2 &amp; </w:t>
      </w:r>
      <w:proofErr w:type="spellStart"/>
      <w:r w:rsidRPr="009F436D">
        <w:rPr>
          <w:rFonts w:ascii="Aptos" w:hAnsi="Aptos"/>
        </w:rPr>
        <w:t>dummy_data$DAY</w:t>
      </w:r>
      <w:proofErr w:type="spellEnd"/>
      <w:r w:rsidRPr="009F436D">
        <w:rPr>
          <w:rFonts w:ascii="Aptos" w:hAnsi="Aptos"/>
        </w:rPr>
        <w:t xml:space="preserve"> %in% </w:t>
      </w:r>
      <w:proofErr w:type="spellStart"/>
      <w:r w:rsidRPr="009F436D">
        <w:rPr>
          <w:rFonts w:ascii="Aptos" w:hAnsi="Aptos"/>
        </w:rPr>
        <w:t>selected_days</w:t>
      </w:r>
      <w:proofErr w:type="spellEnd"/>
      <w:r w:rsidRPr="009F436D">
        <w:rPr>
          <w:rFonts w:ascii="Aptos" w:hAnsi="Aptos"/>
        </w:rPr>
        <w:t>] &lt;- 1</w:t>
      </w:r>
    </w:p>
    <w:p w14:paraId="322687FB" w14:textId="77777777" w:rsidR="00484F00" w:rsidRPr="009F436D" w:rsidRDefault="00484F00" w:rsidP="009F436D">
      <w:pPr>
        <w:jc w:val="both"/>
        <w:rPr>
          <w:rFonts w:ascii="Aptos" w:hAnsi="Aptos"/>
        </w:rPr>
      </w:pPr>
    </w:p>
    <w:p w14:paraId="0B3B6B3F" w14:textId="77777777" w:rsidR="00484F00" w:rsidRPr="009F436D" w:rsidRDefault="00484F00" w:rsidP="009F436D">
      <w:pPr>
        <w:jc w:val="both"/>
        <w:rPr>
          <w:rFonts w:ascii="Aptos" w:hAnsi="Aptos"/>
        </w:rPr>
      </w:pPr>
      <w:r w:rsidRPr="009F436D">
        <w:rPr>
          <w:rFonts w:ascii="Aptos" w:hAnsi="Aptos"/>
        </w:rPr>
        <w:t xml:space="preserve"># Assign the CRRT information from the dummy dataset to the </w:t>
      </w:r>
      <w:proofErr w:type="spellStart"/>
      <w:r w:rsidRPr="009F436D">
        <w:rPr>
          <w:rFonts w:ascii="Aptos" w:hAnsi="Aptos"/>
        </w:rPr>
        <w:t>dosing_CRRT</w:t>
      </w:r>
      <w:proofErr w:type="spellEnd"/>
      <w:r w:rsidRPr="009F436D">
        <w:rPr>
          <w:rFonts w:ascii="Aptos" w:hAnsi="Aptos"/>
        </w:rPr>
        <w:t xml:space="preserve"> dataset based on ID and DAY:</w:t>
      </w:r>
    </w:p>
    <w:p w14:paraId="018E192C" w14:textId="77777777"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merge(</w:t>
      </w:r>
      <w:proofErr w:type="spellStart"/>
      <w:r w:rsidRPr="009F436D">
        <w:rPr>
          <w:rFonts w:ascii="Aptos" w:hAnsi="Aptos"/>
        </w:rPr>
        <w:t>dosing_CRRT</w:t>
      </w:r>
      <w:proofErr w:type="spellEnd"/>
      <w:r w:rsidRPr="009F436D">
        <w:rPr>
          <w:rFonts w:ascii="Aptos" w:hAnsi="Aptos"/>
        </w:rPr>
        <w:t xml:space="preserve">, </w:t>
      </w:r>
      <w:proofErr w:type="spellStart"/>
      <w:r w:rsidRPr="009F436D">
        <w:rPr>
          <w:rFonts w:ascii="Aptos" w:hAnsi="Aptos"/>
        </w:rPr>
        <w:t>dummy_data</w:t>
      </w:r>
      <w:proofErr w:type="spellEnd"/>
      <w:r w:rsidRPr="009F436D">
        <w:rPr>
          <w:rFonts w:ascii="Aptos" w:hAnsi="Aptos"/>
        </w:rPr>
        <w:t xml:space="preserve">[, c("ID", "DAY", "CRRT")], by = c("ID", "DAY"), </w:t>
      </w:r>
      <w:proofErr w:type="spellStart"/>
      <w:r w:rsidRPr="009F436D">
        <w:rPr>
          <w:rFonts w:ascii="Aptos" w:hAnsi="Aptos"/>
        </w:rPr>
        <w:t>all.x</w:t>
      </w:r>
      <w:proofErr w:type="spellEnd"/>
      <w:r w:rsidRPr="009F436D">
        <w:rPr>
          <w:rFonts w:ascii="Aptos" w:hAnsi="Aptos"/>
        </w:rPr>
        <w:t xml:space="preserve"> = TRUE)</w:t>
      </w:r>
    </w:p>
    <w:p w14:paraId="436852D3" w14:textId="77777777" w:rsidR="00484F00" w:rsidRPr="009F436D" w:rsidRDefault="00484F00" w:rsidP="009F436D">
      <w:pPr>
        <w:jc w:val="both"/>
        <w:rPr>
          <w:rFonts w:ascii="Aptos" w:hAnsi="Aptos"/>
        </w:rPr>
      </w:pPr>
      <w:proofErr w:type="spellStart"/>
      <w:r w:rsidRPr="009F436D">
        <w:rPr>
          <w:rFonts w:ascii="Aptos" w:hAnsi="Aptos"/>
        </w:rPr>
        <w:t>dosing_CRRT$CRRT.x</w:t>
      </w:r>
      <w:proofErr w:type="spellEnd"/>
      <w:r w:rsidRPr="009F436D">
        <w:rPr>
          <w:rFonts w:ascii="Aptos" w:hAnsi="Aptos"/>
        </w:rPr>
        <w:t xml:space="preserve"> &lt;- NULL</w:t>
      </w:r>
    </w:p>
    <w:p w14:paraId="143E3815" w14:textId="77777777" w:rsidR="00484F00" w:rsidRPr="009F436D" w:rsidRDefault="00484F00" w:rsidP="009F436D">
      <w:pPr>
        <w:jc w:val="both"/>
        <w:rPr>
          <w:rFonts w:ascii="Aptos" w:hAnsi="Aptos"/>
        </w:rPr>
      </w:pPr>
      <w:proofErr w:type="spellStart"/>
      <w:r w:rsidRPr="009F436D">
        <w:rPr>
          <w:rFonts w:ascii="Aptos" w:hAnsi="Aptos"/>
        </w:rPr>
        <w:t>colnames</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w:t>
      </w:r>
      <w:proofErr w:type="spellStart"/>
      <w:r w:rsidRPr="009F436D">
        <w:rPr>
          <w:rFonts w:ascii="Aptos" w:hAnsi="Aptos"/>
        </w:rPr>
        <w:t>colnames</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 == "</w:t>
      </w:r>
      <w:proofErr w:type="spellStart"/>
      <w:r w:rsidRPr="009F436D">
        <w:rPr>
          <w:rFonts w:ascii="Aptos" w:hAnsi="Aptos"/>
        </w:rPr>
        <w:t>CRRT.y</w:t>
      </w:r>
      <w:proofErr w:type="spellEnd"/>
      <w:r w:rsidRPr="009F436D">
        <w:rPr>
          <w:rFonts w:ascii="Aptos" w:hAnsi="Aptos"/>
        </w:rPr>
        <w:t>"] &lt;- "CRRT"</w:t>
      </w:r>
    </w:p>
    <w:p w14:paraId="31FA2AE3" w14:textId="77777777" w:rsidR="00484F00" w:rsidRPr="009F436D" w:rsidRDefault="00484F00" w:rsidP="009F436D">
      <w:pPr>
        <w:jc w:val="both"/>
        <w:rPr>
          <w:rFonts w:ascii="Aptos" w:hAnsi="Aptos"/>
        </w:rPr>
      </w:pPr>
    </w:p>
    <w:p w14:paraId="654C1536" w14:textId="77777777" w:rsidR="00484F00" w:rsidRPr="009F436D" w:rsidRDefault="00484F00" w:rsidP="009F436D">
      <w:pPr>
        <w:jc w:val="both"/>
        <w:rPr>
          <w:rFonts w:ascii="Aptos" w:hAnsi="Aptos"/>
        </w:rPr>
      </w:pPr>
      <w:r w:rsidRPr="009F436D">
        <w:rPr>
          <w:rFonts w:ascii="Aptos" w:hAnsi="Aptos"/>
        </w:rPr>
        <w:t>### Updating TIME and TAD -------------------------------</w:t>
      </w:r>
    </w:p>
    <w:p w14:paraId="32D6B526" w14:textId="77777777" w:rsidR="00484F00" w:rsidRPr="009F436D" w:rsidRDefault="00484F00" w:rsidP="009F436D">
      <w:pPr>
        <w:jc w:val="both"/>
        <w:rPr>
          <w:rFonts w:ascii="Aptos" w:hAnsi="Aptos"/>
        </w:rPr>
      </w:pPr>
    </w:p>
    <w:p w14:paraId="71F0484C" w14:textId="77777777" w:rsidR="00484F00" w:rsidRPr="009F436D" w:rsidRDefault="00484F00" w:rsidP="009F436D">
      <w:pPr>
        <w:jc w:val="both"/>
        <w:rPr>
          <w:rFonts w:ascii="Aptos" w:hAnsi="Aptos"/>
        </w:rPr>
      </w:pPr>
      <w:r w:rsidRPr="009F436D">
        <w:rPr>
          <w:rFonts w:ascii="Aptos" w:hAnsi="Aptos"/>
        </w:rPr>
        <w:t>## Create a dataset for conc time curve opt dosing</w:t>
      </w:r>
    </w:p>
    <w:p w14:paraId="2A126F1E" w14:textId="77777777" w:rsidR="00484F00" w:rsidRPr="009F436D" w:rsidRDefault="00484F00" w:rsidP="009F436D">
      <w:pPr>
        <w:jc w:val="both"/>
        <w:rPr>
          <w:rFonts w:ascii="Aptos" w:hAnsi="Aptos"/>
        </w:rPr>
      </w:pPr>
    </w:p>
    <w:p w14:paraId="203D8DC5" w14:textId="77777777" w:rsidR="00484F00" w:rsidRPr="009F436D" w:rsidRDefault="00484F00" w:rsidP="009F436D">
      <w:pPr>
        <w:jc w:val="both"/>
        <w:rPr>
          <w:rFonts w:ascii="Aptos" w:hAnsi="Aptos"/>
        </w:rPr>
      </w:pPr>
      <w:r w:rsidRPr="009F436D">
        <w:rPr>
          <w:rFonts w:ascii="Aptos" w:hAnsi="Aptos"/>
        </w:rPr>
        <w:t># Repeat the 2nd row of each ID per DAY 14 times</w:t>
      </w:r>
    </w:p>
    <w:p w14:paraId="7474770F" w14:textId="77777777" w:rsidR="00484F00" w:rsidRPr="009F436D" w:rsidRDefault="00484F00" w:rsidP="009F436D">
      <w:pPr>
        <w:jc w:val="both"/>
        <w:rPr>
          <w:rFonts w:ascii="Aptos" w:hAnsi="Aptos"/>
        </w:rPr>
      </w:pPr>
      <w:r w:rsidRPr="009F436D">
        <w:rPr>
          <w:rFonts w:ascii="Aptos" w:hAnsi="Aptos"/>
        </w:rPr>
        <w:t>rows = seq(2, 41999, by = 3)</w:t>
      </w:r>
    </w:p>
    <w:p w14:paraId="33087901" w14:textId="77777777" w:rsidR="00484F00" w:rsidRPr="009F436D" w:rsidRDefault="00484F00" w:rsidP="009F436D">
      <w:pPr>
        <w:jc w:val="both"/>
        <w:rPr>
          <w:rFonts w:ascii="Aptos" w:hAnsi="Aptos"/>
        </w:rPr>
      </w:pPr>
      <w:r w:rsidRPr="009F436D">
        <w:rPr>
          <w:rFonts w:ascii="Aptos" w:hAnsi="Aptos"/>
        </w:rPr>
        <w:t>times = 14</w:t>
      </w:r>
    </w:p>
    <w:p w14:paraId="6716ED42" w14:textId="77777777" w:rsidR="00484F00" w:rsidRPr="009F436D" w:rsidRDefault="00484F00" w:rsidP="009F436D">
      <w:pPr>
        <w:jc w:val="both"/>
        <w:rPr>
          <w:rFonts w:ascii="Aptos" w:hAnsi="Aptos"/>
        </w:rPr>
      </w:pPr>
      <w:proofErr w:type="spellStart"/>
      <w:r w:rsidRPr="009F436D">
        <w:rPr>
          <w:rFonts w:ascii="Aptos" w:hAnsi="Aptos"/>
        </w:rPr>
        <w:t>dosing_CRRT_repeated</w:t>
      </w:r>
      <w:proofErr w:type="spellEnd"/>
      <w:r w:rsidRPr="009F436D">
        <w:rPr>
          <w:rFonts w:ascii="Aptos" w:hAnsi="Aptos"/>
        </w:rPr>
        <w:t xml:space="preserve"> &lt;- </w:t>
      </w:r>
      <w:proofErr w:type="spellStart"/>
      <w:r w:rsidRPr="009F436D">
        <w:rPr>
          <w:rFonts w:ascii="Aptos" w:hAnsi="Aptos"/>
        </w:rPr>
        <w:t>dosing_CRRT</w:t>
      </w:r>
      <w:proofErr w:type="spellEnd"/>
      <w:r w:rsidRPr="009F436D">
        <w:rPr>
          <w:rFonts w:ascii="Aptos" w:hAnsi="Aptos"/>
        </w:rPr>
        <w:t>[rep(rows, times),]</w:t>
      </w:r>
    </w:p>
    <w:p w14:paraId="7598EB45" w14:textId="77777777" w:rsidR="00484F00" w:rsidRPr="009F436D" w:rsidRDefault="00484F00" w:rsidP="009F436D">
      <w:pPr>
        <w:jc w:val="both"/>
        <w:rPr>
          <w:rFonts w:ascii="Aptos" w:hAnsi="Aptos"/>
        </w:rPr>
      </w:pPr>
    </w:p>
    <w:p w14:paraId="06869E4C" w14:textId="77777777" w:rsidR="00484F00" w:rsidRPr="009F436D" w:rsidRDefault="00484F00" w:rsidP="009F436D">
      <w:pPr>
        <w:jc w:val="both"/>
        <w:rPr>
          <w:rFonts w:ascii="Aptos" w:hAnsi="Aptos"/>
        </w:rPr>
      </w:pPr>
      <w:r w:rsidRPr="009F436D">
        <w:rPr>
          <w:rFonts w:ascii="Aptos" w:hAnsi="Aptos"/>
        </w:rPr>
        <w:t xml:space="preserve"># Update the TAD values in </w:t>
      </w:r>
      <w:proofErr w:type="spellStart"/>
      <w:r w:rsidRPr="009F436D">
        <w:rPr>
          <w:rFonts w:ascii="Aptos" w:hAnsi="Aptos"/>
        </w:rPr>
        <w:t>dosing_CRRT</w:t>
      </w:r>
      <w:proofErr w:type="spellEnd"/>
      <w:r w:rsidRPr="009F436D">
        <w:rPr>
          <w:rFonts w:ascii="Aptos" w:hAnsi="Aptos"/>
        </w:rPr>
        <w:t xml:space="preserve"> </w:t>
      </w:r>
    </w:p>
    <w:p w14:paraId="75737032"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w:t>
      </w:r>
      <w:proofErr w:type="spellStart"/>
      <w:r w:rsidRPr="009F436D">
        <w:rPr>
          <w:rFonts w:ascii="Aptos" w:hAnsi="Aptos"/>
        </w:rPr>
        <w:t>rbind</w:t>
      </w:r>
      <w:proofErr w:type="spellEnd"/>
      <w:r w:rsidRPr="009F436D">
        <w:rPr>
          <w:rFonts w:ascii="Aptos" w:hAnsi="Aptos"/>
        </w:rPr>
        <w:t>(</w:t>
      </w:r>
      <w:proofErr w:type="spellStart"/>
      <w:r w:rsidRPr="009F436D">
        <w:rPr>
          <w:rFonts w:ascii="Aptos" w:hAnsi="Aptos"/>
        </w:rPr>
        <w:t>dosing_CRRT,dosing_CRRT_repeated</w:t>
      </w:r>
      <w:proofErr w:type="spellEnd"/>
      <w:r w:rsidRPr="009F436D">
        <w:rPr>
          <w:rFonts w:ascii="Aptos" w:hAnsi="Aptos"/>
        </w:rPr>
        <w:t>)</w:t>
      </w:r>
    </w:p>
    <w:p w14:paraId="68A41CE8"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arrange(</w:t>
      </w:r>
      <w:proofErr w:type="spellStart"/>
      <w:r w:rsidRPr="009F436D">
        <w:rPr>
          <w:rFonts w:ascii="Aptos" w:hAnsi="Aptos"/>
        </w:rPr>
        <w:t>dosing_CRRT_combined</w:t>
      </w:r>
      <w:proofErr w:type="spellEnd"/>
      <w:r w:rsidRPr="009F436D">
        <w:rPr>
          <w:rFonts w:ascii="Aptos" w:hAnsi="Aptos"/>
        </w:rPr>
        <w:t>, ID, DAY, TAD, TIME)</w:t>
      </w:r>
    </w:p>
    <w:p w14:paraId="7AF5DC1A" w14:textId="77777777" w:rsidR="00484F00" w:rsidRPr="009F436D" w:rsidRDefault="00484F00" w:rsidP="009F436D">
      <w:pPr>
        <w:jc w:val="both"/>
        <w:rPr>
          <w:rFonts w:ascii="Aptos" w:hAnsi="Aptos"/>
        </w:rPr>
      </w:pPr>
      <w:proofErr w:type="spellStart"/>
      <w:r w:rsidRPr="009F436D">
        <w:rPr>
          <w:rFonts w:ascii="Aptos" w:hAnsi="Aptos"/>
        </w:rPr>
        <w:t>desired_tad</w:t>
      </w:r>
      <w:proofErr w:type="spellEnd"/>
      <w:r w:rsidRPr="009F436D">
        <w:rPr>
          <w:rFonts w:ascii="Aptos" w:hAnsi="Aptos"/>
        </w:rPr>
        <w:t xml:space="preserve"> &lt;- c(0, 0.1, 0.25, 0.5, 0.6, 1, 1.5, 2, 3, 4, 6, 8, 12, 18, 21, 22.5, 23.9)</w:t>
      </w:r>
    </w:p>
    <w:p w14:paraId="4509B9E5" w14:textId="77777777" w:rsidR="00484F00" w:rsidRPr="009F436D" w:rsidRDefault="00484F00" w:rsidP="009F436D">
      <w:pPr>
        <w:jc w:val="both"/>
        <w:rPr>
          <w:rFonts w:ascii="Aptos" w:hAnsi="Aptos"/>
        </w:rPr>
      </w:pPr>
      <w:proofErr w:type="spellStart"/>
      <w:r w:rsidRPr="009F436D">
        <w:rPr>
          <w:rFonts w:ascii="Aptos" w:hAnsi="Aptos"/>
        </w:rPr>
        <w:t>dosing_CRRT_combined$TAD</w:t>
      </w:r>
      <w:proofErr w:type="spellEnd"/>
      <w:r w:rsidRPr="009F436D">
        <w:rPr>
          <w:rFonts w:ascii="Aptos" w:hAnsi="Aptos"/>
        </w:rPr>
        <w:t xml:space="preserve"> &lt;- rep(</w:t>
      </w:r>
      <w:proofErr w:type="spellStart"/>
      <w:r w:rsidRPr="009F436D">
        <w:rPr>
          <w:rFonts w:ascii="Aptos" w:hAnsi="Aptos"/>
        </w:rPr>
        <w:t>desired_tad</w:t>
      </w:r>
      <w:proofErr w:type="spellEnd"/>
      <w:r w:rsidRPr="009F436D">
        <w:rPr>
          <w:rFonts w:ascii="Aptos" w:hAnsi="Aptos"/>
        </w:rPr>
        <w:t>, 14000)</w:t>
      </w:r>
    </w:p>
    <w:p w14:paraId="212D6820" w14:textId="77777777" w:rsidR="00484F00" w:rsidRPr="009F436D" w:rsidRDefault="00484F00" w:rsidP="009F436D">
      <w:pPr>
        <w:jc w:val="both"/>
        <w:rPr>
          <w:rFonts w:ascii="Aptos" w:hAnsi="Aptos"/>
        </w:rPr>
      </w:pPr>
    </w:p>
    <w:p w14:paraId="6600569C" w14:textId="77777777" w:rsidR="00484F00" w:rsidRPr="009F436D" w:rsidRDefault="00484F00" w:rsidP="009F436D">
      <w:pPr>
        <w:jc w:val="both"/>
        <w:rPr>
          <w:rFonts w:ascii="Aptos" w:hAnsi="Aptos"/>
        </w:rPr>
      </w:pPr>
      <w:r w:rsidRPr="009F436D">
        <w:rPr>
          <w:rFonts w:ascii="Aptos" w:hAnsi="Aptos"/>
        </w:rPr>
        <w:t># Reset row names</w:t>
      </w:r>
    </w:p>
    <w:p w14:paraId="36078759" w14:textId="77777777" w:rsidR="00484F00" w:rsidRPr="009F436D" w:rsidRDefault="00484F00" w:rsidP="009F436D">
      <w:pPr>
        <w:jc w:val="both"/>
        <w:rPr>
          <w:rFonts w:ascii="Aptos" w:hAnsi="Aptos"/>
        </w:rPr>
      </w:pPr>
      <w:proofErr w:type="spellStart"/>
      <w:r w:rsidRPr="009F436D">
        <w:rPr>
          <w:rFonts w:ascii="Aptos" w:hAnsi="Aptos"/>
        </w:rPr>
        <w:t>rownames</w:t>
      </w:r>
      <w:proofErr w:type="spellEnd"/>
      <w:r w:rsidRPr="009F436D">
        <w:rPr>
          <w:rFonts w:ascii="Aptos" w:hAnsi="Aptos"/>
        </w:rPr>
        <w:t>(</w:t>
      </w:r>
      <w:proofErr w:type="spellStart"/>
      <w:r w:rsidRPr="009F436D">
        <w:rPr>
          <w:rFonts w:ascii="Aptos" w:hAnsi="Aptos"/>
        </w:rPr>
        <w:t>dosing_CRRT_combined</w:t>
      </w:r>
      <w:proofErr w:type="spellEnd"/>
      <w:r w:rsidRPr="009F436D">
        <w:rPr>
          <w:rFonts w:ascii="Aptos" w:hAnsi="Aptos"/>
        </w:rPr>
        <w:t>) &lt;- 1:238000</w:t>
      </w:r>
    </w:p>
    <w:p w14:paraId="59E031A7" w14:textId="77777777" w:rsidR="00484F00" w:rsidRPr="009F436D" w:rsidRDefault="00484F00" w:rsidP="009F436D">
      <w:pPr>
        <w:jc w:val="both"/>
        <w:rPr>
          <w:rFonts w:ascii="Aptos" w:hAnsi="Aptos"/>
        </w:rPr>
      </w:pPr>
    </w:p>
    <w:p w14:paraId="08DDC916" w14:textId="77777777" w:rsidR="00484F00" w:rsidRPr="009F436D" w:rsidRDefault="00484F00" w:rsidP="009F436D">
      <w:pPr>
        <w:jc w:val="both"/>
        <w:rPr>
          <w:rFonts w:ascii="Aptos" w:hAnsi="Aptos"/>
        </w:rPr>
      </w:pPr>
      <w:r w:rsidRPr="009F436D">
        <w:rPr>
          <w:rFonts w:ascii="Aptos" w:hAnsi="Aptos"/>
        </w:rPr>
        <w:t># Remove the PEAK and TROUGH columns</w:t>
      </w:r>
    </w:p>
    <w:p w14:paraId="3F77F64F" w14:textId="77777777" w:rsidR="00484F00" w:rsidRPr="009F436D" w:rsidRDefault="00484F00" w:rsidP="009F436D">
      <w:pPr>
        <w:jc w:val="both"/>
        <w:rPr>
          <w:rFonts w:ascii="Aptos" w:hAnsi="Aptos"/>
        </w:rPr>
      </w:pPr>
      <w:proofErr w:type="spellStart"/>
      <w:r w:rsidRPr="009F436D">
        <w:rPr>
          <w:rFonts w:ascii="Aptos" w:hAnsi="Aptos"/>
        </w:rPr>
        <w:t>dosing_CRRT_combined$PEAK</w:t>
      </w:r>
      <w:proofErr w:type="spellEnd"/>
      <w:r w:rsidRPr="009F436D">
        <w:rPr>
          <w:rFonts w:ascii="Aptos" w:hAnsi="Aptos"/>
        </w:rPr>
        <w:t xml:space="preserve"> &lt;- NULL</w:t>
      </w:r>
    </w:p>
    <w:p w14:paraId="7830F9B4" w14:textId="77777777" w:rsidR="00484F00" w:rsidRPr="009F436D" w:rsidRDefault="00484F00" w:rsidP="009F436D">
      <w:pPr>
        <w:jc w:val="both"/>
        <w:rPr>
          <w:rFonts w:ascii="Aptos" w:hAnsi="Aptos"/>
        </w:rPr>
      </w:pPr>
      <w:proofErr w:type="spellStart"/>
      <w:r w:rsidRPr="009F436D">
        <w:rPr>
          <w:rFonts w:ascii="Aptos" w:hAnsi="Aptos"/>
        </w:rPr>
        <w:lastRenderedPageBreak/>
        <w:t>dosing_CRRT_combined$TROUGH</w:t>
      </w:r>
      <w:proofErr w:type="spellEnd"/>
      <w:r w:rsidRPr="009F436D">
        <w:rPr>
          <w:rFonts w:ascii="Aptos" w:hAnsi="Aptos"/>
        </w:rPr>
        <w:t xml:space="preserve"> &lt;- NULL</w:t>
      </w:r>
    </w:p>
    <w:p w14:paraId="09E879C3" w14:textId="77777777" w:rsidR="00484F00" w:rsidRPr="009F436D" w:rsidRDefault="00484F00" w:rsidP="009F436D">
      <w:pPr>
        <w:jc w:val="both"/>
        <w:rPr>
          <w:rFonts w:ascii="Aptos" w:hAnsi="Aptos"/>
        </w:rPr>
      </w:pPr>
    </w:p>
    <w:p w14:paraId="3693DB9F" w14:textId="77777777" w:rsidR="00484F00" w:rsidRPr="009F436D" w:rsidRDefault="00484F00" w:rsidP="009F436D">
      <w:pPr>
        <w:jc w:val="both"/>
        <w:rPr>
          <w:rFonts w:ascii="Aptos" w:hAnsi="Aptos"/>
        </w:rPr>
      </w:pPr>
      <w:r w:rsidRPr="009F436D">
        <w:rPr>
          <w:rFonts w:ascii="Aptos" w:hAnsi="Aptos"/>
        </w:rPr>
        <w:t># Update TIME</w:t>
      </w:r>
    </w:p>
    <w:p w14:paraId="615D3BED" w14:textId="77777777" w:rsidR="00484F00" w:rsidRPr="009F436D" w:rsidRDefault="00484F00" w:rsidP="009F436D">
      <w:pPr>
        <w:jc w:val="both"/>
        <w:rPr>
          <w:rFonts w:ascii="Aptos" w:hAnsi="Aptos"/>
        </w:rPr>
      </w:pPr>
      <w:proofErr w:type="spellStart"/>
      <w:r w:rsidRPr="009F436D">
        <w:rPr>
          <w:rFonts w:ascii="Aptos" w:hAnsi="Aptos"/>
        </w:rPr>
        <w:t>dosing_CRRT_combined$TIME</w:t>
      </w:r>
      <w:proofErr w:type="spellEnd"/>
      <w:r w:rsidRPr="009F436D">
        <w:rPr>
          <w:rFonts w:ascii="Aptos" w:hAnsi="Aptos"/>
        </w:rPr>
        <w:t xml:space="preserve"> &lt;- (</w:t>
      </w:r>
      <w:proofErr w:type="spellStart"/>
      <w:r w:rsidRPr="009F436D">
        <w:rPr>
          <w:rFonts w:ascii="Aptos" w:hAnsi="Aptos"/>
        </w:rPr>
        <w:t>dosing_CRRT_combined$DAY</w:t>
      </w:r>
      <w:proofErr w:type="spellEnd"/>
      <w:r w:rsidRPr="009F436D">
        <w:rPr>
          <w:rFonts w:ascii="Aptos" w:hAnsi="Aptos"/>
        </w:rPr>
        <w:t xml:space="preserve"> - 1) * 24 + </w:t>
      </w:r>
    </w:p>
    <w:p w14:paraId="50D0D2C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dosing_CRRT_combined$TAD</w:t>
      </w:r>
      <w:proofErr w:type="spellEnd"/>
    </w:p>
    <w:p w14:paraId="76331AC5" w14:textId="77777777" w:rsidR="00484F00" w:rsidRPr="009F436D" w:rsidRDefault="00484F00" w:rsidP="009F436D">
      <w:pPr>
        <w:jc w:val="both"/>
        <w:rPr>
          <w:rFonts w:ascii="Aptos" w:hAnsi="Aptos"/>
        </w:rPr>
      </w:pPr>
    </w:p>
    <w:p w14:paraId="2196E8C9" w14:textId="77777777" w:rsidR="00484F00" w:rsidRPr="009F436D" w:rsidRDefault="00484F00" w:rsidP="009F436D">
      <w:pPr>
        <w:jc w:val="both"/>
        <w:rPr>
          <w:rFonts w:ascii="Aptos" w:hAnsi="Aptos"/>
        </w:rPr>
      </w:pPr>
      <w:r w:rsidRPr="009F436D">
        <w:rPr>
          <w:rFonts w:ascii="Aptos" w:hAnsi="Aptos"/>
        </w:rPr>
        <w:t>### Update dosing information -------------------------------</w:t>
      </w:r>
    </w:p>
    <w:p w14:paraId="356D2C2E" w14:textId="77777777" w:rsidR="00484F00" w:rsidRPr="009F436D" w:rsidRDefault="00484F00" w:rsidP="009F436D">
      <w:pPr>
        <w:jc w:val="both"/>
        <w:rPr>
          <w:rFonts w:ascii="Aptos" w:hAnsi="Aptos"/>
        </w:rPr>
      </w:pPr>
    </w:p>
    <w:p w14:paraId="3844AD4A"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Optimised</w:t>
      </w:r>
      <w:proofErr w:type="spellEnd"/>
      <w:r w:rsidRPr="009F436D">
        <w:rPr>
          <w:rFonts w:ascii="Aptos" w:hAnsi="Aptos"/>
        </w:rPr>
        <w:t xml:space="preserve"> -------------------------------</w:t>
      </w:r>
    </w:p>
    <w:p w14:paraId="3DB8BBC9" w14:textId="77777777" w:rsidR="00484F00" w:rsidRPr="009F436D" w:rsidRDefault="00484F00" w:rsidP="009F436D">
      <w:pPr>
        <w:jc w:val="both"/>
        <w:rPr>
          <w:rFonts w:ascii="Aptos" w:hAnsi="Aptos"/>
        </w:rPr>
      </w:pPr>
    </w:p>
    <w:p w14:paraId="7308E7EE"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w:t>
      </w:r>
      <w:proofErr w:type="spellStart"/>
      <w:r w:rsidRPr="009F436D">
        <w:rPr>
          <w:rFonts w:ascii="Aptos" w:hAnsi="Aptos"/>
        </w:rPr>
        <w:t>dosing_CRRT_combined</w:t>
      </w:r>
      <w:proofErr w:type="spellEnd"/>
      <w:r w:rsidRPr="009F436D">
        <w:rPr>
          <w:rFonts w:ascii="Aptos" w:hAnsi="Aptos"/>
        </w:rPr>
        <w:t xml:space="preserve"> %&gt;%</w:t>
      </w:r>
    </w:p>
    <w:p w14:paraId="37B69477" w14:textId="77777777" w:rsidR="00484F00" w:rsidRPr="009F436D" w:rsidRDefault="00484F00" w:rsidP="009F436D">
      <w:pPr>
        <w:jc w:val="both"/>
        <w:rPr>
          <w:rFonts w:ascii="Aptos" w:hAnsi="Aptos"/>
        </w:rPr>
      </w:pPr>
      <w:r w:rsidRPr="009F436D">
        <w:rPr>
          <w:rFonts w:ascii="Aptos" w:hAnsi="Aptos"/>
        </w:rPr>
        <w:t xml:space="preserve">  mutate(</w:t>
      </w:r>
    </w:p>
    <w:p w14:paraId="726A6E92" w14:textId="77777777" w:rsidR="00484F00" w:rsidRPr="009F436D" w:rsidRDefault="00484F00" w:rsidP="009F436D">
      <w:pPr>
        <w:jc w:val="both"/>
        <w:rPr>
          <w:rFonts w:ascii="Aptos" w:hAnsi="Aptos"/>
        </w:rPr>
      </w:pPr>
      <w:r w:rsidRPr="009F436D">
        <w:rPr>
          <w:rFonts w:ascii="Aptos" w:hAnsi="Aptos"/>
        </w:rPr>
        <w:t xml:space="preserve">    AMT = </w:t>
      </w:r>
      <w:proofErr w:type="spellStart"/>
      <w:r w:rsidRPr="009F436D">
        <w:rPr>
          <w:rFonts w:ascii="Aptos" w:hAnsi="Aptos"/>
        </w:rPr>
        <w:t>ifelse</w:t>
      </w:r>
      <w:proofErr w:type="spellEnd"/>
      <w:r w:rsidRPr="009F436D">
        <w:rPr>
          <w:rFonts w:ascii="Aptos" w:hAnsi="Aptos"/>
        </w:rPr>
        <w:t>(TIME == 0 &amp; BW &gt; 120 &amp; CRRT == 1, 1800,</w:t>
      </w:r>
    </w:p>
    <w:p w14:paraId="7820D2F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120 &amp; BW &gt; 100 &amp; CRRT == 1, 1600,</w:t>
      </w:r>
    </w:p>
    <w:p w14:paraId="1E4A5EB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100 &amp; BW &gt; 80 &amp; CRRT == 1, 1400,</w:t>
      </w:r>
    </w:p>
    <w:p w14:paraId="26207E9B"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 xml:space="preserve">(TIME == 0 &amp; BW &lt;= 80 &amp; BW &gt; 60 &amp; CRRT == 1, 1200, </w:t>
      </w:r>
    </w:p>
    <w:p w14:paraId="47A5B7E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60 &amp; CRRT == 1, 1000,</w:t>
      </w:r>
    </w:p>
    <w:p w14:paraId="3B8D1094"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&gt; 120 &amp; CRRT == 0, 1600,</w:t>
      </w:r>
    </w:p>
    <w:p w14:paraId="2DC1DAAE"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120 &amp; BW &gt; 100 &amp; CRRT == 0, 1400,</w:t>
      </w:r>
    </w:p>
    <w:p w14:paraId="00EF01AF"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100 &amp; BW &gt; 80 &amp; CRRT == 0, 1200,</w:t>
      </w:r>
    </w:p>
    <w:p w14:paraId="6C203A16"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80 &amp; BW &gt; 60 &amp; CRRT == 0, 1000,</w:t>
      </w:r>
    </w:p>
    <w:p w14:paraId="2B6161F2"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60 &amp; CRRT == 0, 800,</w:t>
      </w:r>
    </w:p>
    <w:p w14:paraId="51F73AFC"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MDV == 1 &amp; CRRT == 1, 800,</w:t>
      </w:r>
    </w:p>
    <w:p w14:paraId="149EA69F"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MDV == 1 &amp; CRRT == 0, 400,0                                                                                    ))))</w:t>
      </w:r>
    </w:p>
    <w:p w14:paraId="256AE9C5" w14:textId="77777777" w:rsidR="00484F00" w:rsidRPr="009F436D" w:rsidRDefault="00484F00" w:rsidP="009F436D">
      <w:pPr>
        <w:jc w:val="both"/>
        <w:rPr>
          <w:rFonts w:ascii="Aptos" w:hAnsi="Aptos"/>
        </w:rPr>
      </w:pPr>
      <w:r w:rsidRPr="009F436D">
        <w:rPr>
          <w:rFonts w:ascii="Aptos" w:hAnsi="Aptos"/>
        </w:rPr>
        <w:t xml:space="preserve">                                                                  )))</w:t>
      </w:r>
    </w:p>
    <w:p w14:paraId="1196F366" w14:textId="77777777" w:rsidR="00484F00" w:rsidRPr="009F436D" w:rsidRDefault="00484F00" w:rsidP="009F436D">
      <w:pPr>
        <w:jc w:val="both"/>
        <w:rPr>
          <w:rFonts w:ascii="Aptos" w:hAnsi="Aptos"/>
        </w:rPr>
      </w:pPr>
      <w:r w:rsidRPr="009F436D">
        <w:rPr>
          <w:rFonts w:ascii="Aptos" w:hAnsi="Aptos"/>
        </w:rPr>
        <w:t xml:space="preserve">                                             )))))</w:t>
      </w:r>
    </w:p>
    <w:p w14:paraId="670458CF" w14:textId="77777777" w:rsidR="00484F00" w:rsidRPr="009F436D" w:rsidRDefault="00484F00" w:rsidP="009F436D">
      <w:pPr>
        <w:jc w:val="both"/>
        <w:rPr>
          <w:rFonts w:ascii="Aptos" w:hAnsi="Aptos"/>
        </w:rPr>
      </w:pPr>
      <w:r w:rsidRPr="009F436D">
        <w:rPr>
          <w:rFonts w:ascii="Aptos" w:hAnsi="Aptos"/>
        </w:rPr>
        <w:t xml:space="preserve">  )</w:t>
      </w:r>
    </w:p>
    <w:p w14:paraId="2CCFE55A" w14:textId="77777777" w:rsidR="00484F00" w:rsidRPr="009F436D" w:rsidRDefault="00484F00" w:rsidP="009F436D">
      <w:pPr>
        <w:jc w:val="both"/>
        <w:rPr>
          <w:rFonts w:ascii="Aptos" w:hAnsi="Aptos"/>
        </w:rPr>
      </w:pPr>
    </w:p>
    <w:p w14:paraId="3E9E739B" w14:textId="77777777" w:rsidR="00484F00" w:rsidRPr="009F436D" w:rsidRDefault="00484F00" w:rsidP="009F436D">
      <w:pPr>
        <w:jc w:val="both"/>
        <w:rPr>
          <w:rFonts w:ascii="Aptos" w:hAnsi="Aptos"/>
        </w:rPr>
      </w:pPr>
      <w:r w:rsidRPr="009F436D">
        <w:rPr>
          <w:rFonts w:ascii="Aptos" w:hAnsi="Aptos"/>
        </w:rPr>
        <w:t>#### Standard -------------------------------</w:t>
      </w:r>
    </w:p>
    <w:p w14:paraId="5FC5C6D7" w14:textId="77777777" w:rsidR="00484F00" w:rsidRPr="009F436D" w:rsidRDefault="00484F00" w:rsidP="009F436D">
      <w:pPr>
        <w:jc w:val="both"/>
        <w:rPr>
          <w:rFonts w:ascii="Aptos" w:hAnsi="Aptos"/>
        </w:rPr>
      </w:pPr>
    </w:p>
    <w:p w14:paraId="416A1586" w14:textId="77777777" w:rsidR="00484F00" w:rsidRPr="009F436D" w:rsidRDefault="00484F00" w:rsidP="009F436D">
      <w:pPr>
        <w:jc w:val="both"/>
        <w:rPr>
          <w:rFonts w:ascii="Aptos" w:hAnsi="Aptos"/>
        </w:rPr>
      </w:pPr>
      <w:proofErr w:type="spellStart"/>
      <w:r w:rsidRPr="009F436D">
        <w:rPr>
          <w:rFonts w:ascii="Aptos" w:hAnsi="Aptos"/>
        </w:rPr>
        <w:lastRenderedPageBreak/>
        <w:t>dosing_CRRT_std</w:t>
      </w:r>
      <w:proofErr w:type="spellEnd"/>
      <w:r w:rsidRPr="009F436D">
        <w:rPr>
          <w:rFonts w:ascii="Aptos" w:hAnsi="Aptos"/>
        </w:rPr>
        <w:t xml:space="preserve"> &lt;- </w:t>
      </w:r>
      <w:proofErr w:type="spellStart"/>
      <w:r w:rsidRPr="009F436D">
        <w:rPr>
          <w:rFonts w:ascii="Aptos" w:hAnsi="Aptos"/>
        </w:rPr>
        <w:t>dosing_CRRT_combined</w:t>
      </w:r>
      <w:proofErr w:type="spellEnd"/>
      <w:r w:rsidRPr="009F436D">
        <w:rPr>
          <w:rFonts w:ascii="Aptos" w:hAnsi="Aptos"/>
        </w:rPr>
        <w:t xml:space="preserve"> %&gt;%</w:t>
      </w:r>
    </w:p>
    <w:p w14:paraId="1DC89358" w14:textId="77777777" w:rsidR="00484F00" w:rsidRPr="009F436D" w:rsidRDefault="00484F00" w:rsidP="009F436D">
      <w:pPr>
        <w:jc w:val="both"/>
        <w:rPr>
          <w:rFonts w:ascii="Aptos" w:hAnsi="Aptos"/>
        </w:rPr>
      </w:pPr>
      <w:r w:rsidRPr="009F436D">
        <w:rPr>
          <w:rFonts w:ascii="Aptos" w:hAnsi="Aptos"/>
        </w:rPr>
        <w:t xml:space="preserve">  mutate(</w:t>
      </w:r>
    </w:p>
    <w:p w14:paraId="32C94C65" w14:textId="77777777" w:rsidR="00484F00" w:rsidRPr="009F436D" w:rsidRDefault="00484F00" w:rsidP="009F436D">
      <w:pPr>
        <w:jc w:val="both"/>
        <w:rPr>
          <w:rFonts w:ascii="Aptos" w:hAnsi="Aptos"/>
        </w:rPr>
      </w:pPr>
      <w:r w:rsidRPr="009F436D">
        <w:rPr>
          <w:rFonts w:ascii="Aptos" w:hAnsi="Aptos"/>
        </w:rPr>
        <w:t xml:space="preserve">    AMT = </w:t>
      </w:r>
      <w:proofErr w:type="spellStart"/>
      <w:r w:rsidRPr="009F436D">
        <w:rPr>
          <w:rFonts w:ascii="Aptos" w:hAnsi="Aptos"/>
        </w:rPr>
        <w:t>ifelse</w:t>
      </w:r>
      <w:proofErr w:type="spellEnd"/>
      <w:r w:rsidRPr="009F436D">
        <w:rPr>
          <w:rFonts w:ascii="Aptos" w:hAnsi="Aptos"/>
        </w:rPr>
        <w:t>(TIME == 0, 800,</w:t>
      </w:r>
    </w:p>
    <w:p w14:paraId="6F8485B9"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TAD == 0, 400, 0</w:t>
      </w:r>
    </w:p>
    <w:p w14:paraId="4A0AEB8A" w14:textId="77777777" w:rsidR="00484F00" w:rsidRPr="009F436D" w:rsidRDefault="00484F00" w:rsidP="009F436D">
      <w:pPr>
        <w:jc w:val="both"/>
        <w:rPr>
          <w:rFonts w:ascii="Aptos" w:hAnsi="Aptos"/>
        </w:rPr>
      </w:pPr>
      <w:r w:rsidRPr="009F436D">
        <w:rPr>
          <w:rFonts w:ascii="Aptos" w:hAnsi="Aptos"/>
        </w:rPr>
        <w:t xml:space="preserve">                 )</w:t>
      </w:r>
    </w:p>
    <w:p w14:paraId="1FFAE52D" w14:textId="77777777" w:rsidR="00484F00" w:rsidRPr="009F436D" w:rsidRDefault="00484F00" w:rsidP="009F436D">
      <w:pPr>
        <w:jc w:val="both"/>
        <w:rPr>
          <w:rFonts w:ascii="Aptos" w:hAnsi="Aptos"/>
        </w:rPr>
      </w:pPr>
      <w:r w:rsidRPr="009F436D">
        <w:rPr>
          <w:rFonts w:ascii="Aptos" w:hAnsi="Aptos"/>
        </w:rPr>
        <w:t xml:space="preserve">    )</w:t>
      </w:r>
    </w:p>
    <w:p w14:paraId="7D494462" w14:textId="460E5A86" w:rsidR="003B5C5D" w:rsidRPr="009F436D" w:rsidRDefault="00484F00" w:rsidP="009F436D">
      <w:pPr>
        <w:jc w:val="both"/>
        <w:rPr>
          <w:rFonts w:ascii="Aptos" w:hAnsi="Aptos"/>
        </w:rPr>
      </w:pPr>
      <w:r w:rsidRPr="009F436D">
        <w:rPr>
          <w:rFonts w:ascii="Aptos" w:hAnsi="Aptos"/>
        </w:rPr>
        <w:t xml:space="preserve">  )</w:t>
      </w:r>
    </w:p>
    <w:p w14:paraId="2FB39C06" w14:textId="77777777" w:rsidR="003B5C5D" w:rsidRPr="009F436D" w:rsidRDefault="003B5C5D" w:rsidP="009F436D">
      <w:pPr>
        <w:jc w:val="both"/>
        <w:rPr>
          <w:rFonts w:ascii="Aptos" w:hAnsi="Aptos"/>
        </w:rPr>
      </w:pPr>
      <w:r w:rsidRPr="009F436D">
        <w:rPr>
          <w:rFonts w:ascii="Aptos" w:hAnsi="Aptos"/>
        </w:rPr>
        <w:br w:type="page"/>
      </w:r>
    </w:p>
    <w:p w14:paraId="187567C0" w14:textId="75E86BC2" w:rsidR="003B5C5D" w:rsidRPr="009F436D" w:rsidRDefault="003B5C5D" w:rsidP="009F436D">
      <w:pPr>
        <w:pStyle w:val="Heading1"/>
        <w:jc w:val="both"/>
        <w:rPr>
          <w:rFonts w:ascii="Aptos" w:hAnsi="Aptos"/>
          <w:sz w:val="36"/>
          <w:szCs w:val="36"/>
        </w:rPr>
      </w:pPr>
      <w:r w:rsidRPr="009F436D">
        <w:rPr>
          <w:rFonts w:ascii="Aptos" w:hAnsi="Aptos"/>
          <w:sz w:val="36"/>
          <w:szCs w:val="36"/>
        </w:rPr>
        <w:lastRenderedPageBreak/>
        <w:t>Supplementary Table</w:t>
      </w:r>
    </w:p>
    <w:p w14:paraId="065D583A" w14:textId="6C9110B9" w:rsidR="00810F04" w:rsidRPr="009F436D" w:rsidRDefault="002263F6" w:rsidP="009F436D">
      <w:pPr>
        <w:jc w:val="both"/>
        <w:rPr>
          <w:rFonts w:ascii="Aptos" w:hAnsi="Aptos"/>
        </w:rPr>
      </w:pPr>
      <w:r w:rsidRPr="009F436D">
        <w:rPr>
          <w:rStyle w:val="Heading2Char"/>
          <w:rFonts w:ascii="Aptos" w:hAnsi="Aptos"/>
          <w:b/>
          <w:bCs/>
          <w:i w:val="0"/>
          <w:iCs/>
          <w:sz w:val="22"/>
          <w:szCs w:val="22"/>
          <w:lang w:val="en-GB"/>
        </w:rPr>
        <w:t xml:space="preserve">Table </w:t>
      </w:r>
      <w:r w:rsidR="00383963" w:rsidRPr="009F436D">
        <w:rPr>
          <w:rStyle w:val="Heading2Char"/>
          <w:rFonts w:ascii="Aptos" w:hAnsi="Aptos"/>
          <w:b/>
          <w:bCs/>
          <w:i w:val="0"/>
          <w:iCs/>
          <w:sz w:val="22"/>
          <w:szCs w:val="22"/>
          <w:lang w:val="en-GB"/>
        </w:rPr>
        <w:t>S</w:t>
      </w:r>
      <w:r w:rsidRPr="009F436D">
        <w:rPr>
          <w:rStyle w:val="Heading2Char"/>
          <w:rFonts w:ascii="Aptos" w:hAnsi="Aptos"/>
          <w:b/>
          <w:bCs/>
          <w:i w:val="0"/>
          <w:iCs/>
          <w:sz w:val="22"/>
          <w:szCs w:val="22"/>
          <w:lang w:val="en-GB"/>
        </w:rPr>
        <w:t>1</w:t>
      </w:r>
      <w:r w:rsidR="009F436D" w:rsidRPr="009F436D">
        <w:rPr>
          <w:rStyle w:val="Heading2Char"/>
          <w:rFonts w:ascii="Aptos" w:hAnsi="Aptos"/>
          <w:b/>
          <w:bCs/>
          <w:i w:val="0"/>
          <w:iCs/>
          <w:sz w:val="22"/>
          <w:szCs w:val="22"/>
          <w:lang w:val="en-GB"/>
        </w:rPr>
        <w:t>.</w:t>
      </w:r>
      <w:r w:rsidRPr="009F436D">
        <w:rPr>
          <w:rFonts w:ascii="Aptos" w:hAnsi="Aptos"/>
        </w:rPr>
        <w:t xml:space="preserve"> </w:t>
      </w:r>
      <w:r w:rsidR="001C34B6" w:rsidRPr="009F436D">
        <w:rPr>
          <w:rFonts w:ascii="Aptos" w:hAnsi="Aptos"/>
        </w:rPr>
        <w:t>Virtual patients characteristics</w:t>
      </w:r>
      <w:r w:rsidR="003D239D" w:rsidRPr="009F436D">
        <w:rPr>
          <w:rFonts w:ascii="Aptos" w:hAnsi="Aptos"/>
        </w:rPr>
        <w:t xml:space="preserve"> in dose-finding simulation</w:t>
      </w:r>
    </w:p>
    <w:tbl>
      <w:tblPr>
        <w:tblStyle w:val="TableGrid"/>
        <w:tblW w:w="9071"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3061"/>
        <w:gridCol w:w="1871"/>
        <w:gridCol w:w="1871"/>
        <w:gridCol w:w="1191"/>
        <w:gridCol w:w="1077"/>
      </w:tblGrid>
      <w:tr w:rsidR="009F436D" w:rsidRPr="007F31B6" w14:paraId="53E56F39" w14:textId="77777777" w:rsidTr="007F31B6">
        <w:trPr>
          <w:jc w:val="center"/>
        </w:trPr>
        <w:tc>
          <w:tcPr>
            <w:tcW w:w="3061" w:type="dxa"/>
            <w:tcBorders>
              <w:top w:val="single" w:sz="18" w:space="0" w:color="auto"/>
              <w:bottom w:val="single" w:sz="8" w:space="0" w:color="auto"/>
            </w:tcBorders>
          </w:tcPr>
          <w:p w14:paraId="4A64AF37" w14:textId="5E62CF02" w:rsidR="002F4F2F" w:rsidRPr="007F31B6" w:rsidRDefault="002F4F2F" w:rsidP="009F436D">
            <w:pPr>
              <w:jc w:val="both"/>
              <w:rPr>
                <w:rFonts w:ascii="Aptos" w:hAnsi="Aptos"/>
                <w:b/>
                <w:bCs/>
                <w:sz w:val="20"/>
                <w:szCs w:val="20"/>
              </w:rPr>
            </w:pPr>
            <w:r w:rsidRPr="007F31B6">
              <w:rPr>
                <w:rFonts w:ascii="Aptos" w:hAnsi="Aptos"/>
                <w:b/>
                <w:bCs/>
                <w:sz w:val="20"/>
                <w:szCs w:val="20"/>
              </w:rPr>
              <w:t>Covariates</w:t>
            </w:r>
          </w:p>
        </w:tc>
        <w:tc>
          <w:tcPr>
            <w:tcW w:w="1871" w:type="dxa"/>
            <w:tcBorders>
              <w:top w:val="single" w:sz="18" w:space="0" w:color="auto"/>
              <w:bottom w:val="single" w:sz="8" w:space="0" w:color="auto"/>
            </w:tcBorders>
          </w:tcPr>
          <w:p w14:paraId="13A2BFF4" w14:textId="6FEB4A71" w:rsidR="002F4F2F" w:rsidRPr="007F31B6" w:rsidRDefault="002F4F2F" w:rsidP="009F436D">
            <w:pPr>
              <w:jc w:val="both"/>
              <w:rPr>
                <w:rFonts w:ascii="Aptos" w:hAnsi="Aptos"/>
                <w:b/>
                <w:bCs/>
                <w:sz w:val="20"/>
                <w:szCs w:val="20"/>
              </w:rPr>
            </w:pPr>
            <w:r w:rsidRPr="007F31B6">
              <w:rPr>
                <w:rFonts w:ascii="Aptos" w:hAnsi="Aptos"/>
                <w:b/>
                <w:bCs/>
                <w:sz w:val="20"/>
                <w:szCs w:val="20"/>
              </w:rPr>
              <w:t>Min</w:t>
            </w:r>
            <w:r w:rsidR="00977889" w:rsidRPr="007F31B6">
              <w:rPr>
                <w:rFonts w:ascii="Aptos" w:hAnsi="Aptos"/>
                <w:b/>
                <w:bCs/>
                <w:sz w:val="20"/>
                <w:szCs w:val="20"/>
              </w:rPr>
              <w:t>imum value</w:t>
            </w:r>
          </w:p>
        </w:tc>
        <w:tc>
          <w:tcPr>
            <w:tcW w:w="1871" w:type="dxa"/>
            <w:tcBorders>
              <w:top w:val="single" w:sz="18" w:space="0" w:color="auto"/>
              <w:bottom w:val="single" w:sz="8" w:space="0" w:color="auto"/>
            </w:tcBorders>
          </w:tcPr>
          <w:p w14:paraId="65AAB2F4" w14:textId="652146D6" w:rsidR="002F4F2F" w:rsidRPr="007F31B6" w:rsidRDefault="00977889" w:rsidP="009F436D">
            <w:pPr>
              <w:jc w:val="both"/>
              <w:rPr>
                <w:rFonts w:ascii="Aptos" w:hAnsi="Aptos"/>
                <w:b/>
                <w:bCs/>
                <w:sz w:val="20"/>
                <w:szCs w:val="20"/>
              </w:rPr>
            </w:pPr>
            <w:r w:rsidRPr="007F31B6">
              <w:rPr>
                <w:rFonts w:ascii="Aptos" w:hAnsi="Aptos"/>
                <w:b/>
                <w:bCs/>
                <w:sz w:val="20"/>
                <w:szCs w:val="20"/>
              </w:rPr>
              <w:t>Maximum value</w:t>
            </w:r>
          </w:p>
        </w:tc>
        <w:tc>
          <w:tcPr>
            <w:tcW w:w="1191" w:type="dxa"/>
            <w:tcBorders>
              <w:top w:val="single" w:sz="18" w:space="0" w:color="auto"/>
              <w:bottom w:val="single" w:sz="8" w:space="0" w:color="auto"/>
            </w:tcBorders>
          </w:tcPr>
          <w:p w14:paraId="60A02723" w14:textId="5B4FE5B6" w:rsidR="002F4F2F" w:rsidRPr="007F31B6" w:rsidRDefault="002813AC" w:rsidP="009F436D">
            <w:pPr>
              <w:jc w:val="both"/>
              <w:rPr>
                <w:rFonts w:ascii="Aptos" w:hAnsi="Aptos"/>
                <w:b/>
                <w:bCs/>
                <w:sz w:val="20"/>
                <w:szCs w:val="20"/>
              </w:rPr>
            </w:pPr>
            <w:r w:rsidRPr="007F31B6">
              <w:rPr>
                <w:rFonts w:ascii="Aptos" w:hAnsi="Aptos"/>
                <w:b/>
                <w:bCs/>
                <w:sz w:val="20"/>
                <w:szCs w:val="20"/>
              </w:rPr>
              <w:t>Step size</w:t>
            </w:r>
          </w:p>
        </w:tc>
        <w:tc>
          <w:tcPr>
            <w:tcW w:w="1077" w:type="dxa"/>
            <w:tcBorders>
              <w:top w:val="single" w:sz="18" w:space="0" w:color="auto"/>
              <w:bottom w:val="single" w:sz="8" w:space="0" w:color="auto"/>
            </w:tcBorders>
          </w:tcPr>
          <w:p w14:paraId="7B0A4426" w14:textId="68D6B970" w:rsidR="002F4F2F" w:rsidRPr="007F31B6" w:rsidRDefault="0073138B" w:rsidP="009F436D">
            <w:pPr>
              <w:jc w:val="both"/>
              <w:rPr>
                <w:rFonts w:ascii="Aptos" w:hAnsi="Aptos"/>
                <w:b/>
                <w:bCs/>
                <w:sz w:val="20"/>
                <w:szCs w:val="20"/>
              </w:rPr>
            </w:pPr>
            <w:r w:rsidRPr="007F31B6">
              <w:rPr>
                <w:rFonts w:ascii="Aptos" w:hAnsi="Aptos"/>
                <w:b/>
                <w:bCs/>
                <w:sz w:val="20"/>
                <w:szCs w:val="20"/>
              </w:rPr>
              <w:t>N</w:t>
            </w:r>
          </w:p>
        </w:tc>
      </w:tr>
      <w:tr w:rsidR="009F436D" w:rsidRPr="007F31B6" w14:paraId="0AEA7741" w14:textId="77777777" w:rsidTr="007F31B6">
        <w:trPr>
          <w:jc w:val="center"/>
        </w:trPr>
        <w:tc>
          <w:tcPr>
            <w:tcW w:w="3061" w:type="dxa"/>
            <w:tcBorders>
              <w:top w:val="single" w:sz="8" w:space="0" w:color="auto"/>
              <w:bottom w:val="nil"/>
            </w:tcBorders>
          </w:tcPr>
          <w:p w14:paraId="23E8BCA5" w14:textId="5D897F19" w:rsidR="002F4F2F" w:rsidRPr="007F31B6" w:rsidRDefault="0073138B" w:rsidP="009F436D">
            <w:pPr>
              <w:jc w:val="both"/>
              <w:rPr>
                <w:rFonts w:ascii="Aptos" w:hAnsi="Aptos"/>
                <w:sz w:val="20"/>
                <w:szCs w:val="20"/>
              </w:rPr>
            </w:pPr>
            <w:proofErr w:type="spellStart"/>
            <w:r w:rsidRPr="007F31B6">
              <w:rPr>
                <w:rFonts w:ascii="Aptos" w:hAnsi="Aptos"/>
                <w:sz w:val="20"/>
                <w:szCs w:val="20"/>
              </w:rPr>
              <w:t>eGFR</w:t>
            </w:r>
            <w:r w:rsidRPr="007F31B6">
              <w:rPr>
                <w:rFonts w:ascii="Aptos" w:hAnsi="Aptos"/>
                <w:sz w:val="20"/>
                <w:szCs w:val="20"/>
                <w:vertAlign w:val="subscript"/>
              </w:rPr>
              <w:t>CKD</w:t>
            </w:r>
            <w:proofErr w:type="spellEnd"/>
            <w:r w:rsidR="00FC2DF4" w:rsidRPr="007F31B6">
              <w:rPr>
                <w:rFonts w:ascii="Aptos" w:hAnsi="Aptos"/>
                <w:sz w:val="20"/>
                <w:szCs w:val="20"/>
                <w:vertAlign w:val="subscript"/>
              </w:rPr>
              <w:t>-</w:t>
            </w:r>
            <w:r w:rsidRPr="007F31B6">
              <w:rPr>
                <w:rFonts w:ascii="Aptos" w:hAnsi="Aptos"/>
                <w:sz w:val="20"/>
                <w:szCs w:val="20"/>
                <w:vertAlign w:val="subscript"/>
              </w:rPr>
              <w:t>EPI</w:t>
            </w:r>
            <w:r w:rsidR="009F436D" w:rsidRPr="007F31B6">
              <w:rPr>
                <w:rFonts w:ascii="Aptos" w:hAnsi="Aptos"/>
                <w:sz w:val="20"/>
                <w:szCs w:val="20"/>
              </w:rPr>
              <w:t xml:space="preserve"> (</w:t>
            </w:r>
            <w:r w:rsidR="00B37E11" w:rsidRPr="007F31B6">
              <w:rPr>
                <w:rFonts w:ascii="Aptos" w:hAnsi="Aptos"/>
                <w:sz w:val="20"/>
                <w:szCs w:val="20"/>
              </w:rPr>
              <w:t>mL/min/1.73 m</w:t>
            </w:r>
            <w:r w:rsidR="00B37E11" w:rsidRPr="007F31B6">
              <w:rPr>
                <w:rFonts w:ascii="Aptos" w:hAnsi="Aptos"/>
                <w:sz w:val="20"/>
                <w:szCs w:val="20"/>
                <w:vertAlign w:val="superscript"/>
              </w:rPr>
              <w:t>2</w:t>
            </w:r>
            <w:r w:rsidR="00B37E11" w:rsidRPr="007F31B6">
              <w:rPr>
                <w:rFonts w:ascii="Aptos" w:hAnsi="Aptos"/>
                <w:sz w:val="20"/>
                <w:szCs w:val="20"/>
              </w:rPr>
              <w:t>)</w:t>
            </w:r>
          </w:p>
        </w:tc>
        <w:tc>
          <w:tcPr>
            <w:tcW w:w="1871" w:type="dxa"/>
            <w:tcBorders>
              <w:top w:val="single" w:sz="8" w:space="0" w:color="auto"/>
              <w:bottom w:val="nil"/>
            </w:tcBorders>
          </w:tcPr>
          <w:p w14:paraId="3299BEBD" w14:textId="31D8754A" w:rsidR="002F4F2F" w:rsidRPr="007F31B6" w:rsidRDefault="00D06489" w:rsidP="009F436D">
            <w:pPr>
              <w:jc w:val="both"/>
              <w:rPr>
                <w:rFonts w:ascii="Aptos" w:hAnsi="Aptos"/>
                <w:sz w:val="20"/>
                <w:szCs w:val="20"/>
              </w:rPr>
            </w:pPr>
            <w:r w:rsidRPr="007F31B6">
              <w:rPr>
                <w:rFonts w:ascii="Aptos" w:hAnsi="Aptos"/>
                <w:sz w:val="20"/>
                <w:szCs w:val="20"/>
              </w:rPr>
              <w:t>5</w:t>
            </w:r>
            <w:r w:rsidR="00C30BC2" w:rsidRPr="007F31B6">
              <w:rPr>
                <w:rFonts w:ascii="Aptos" w:hAnsi="Aptos"/>
                <w:sz w:val="20"/>
                <w:szCs w:val="20"/>
              </w:rPr>
              <w:t xml:space="preserve"> </w:t>
            </w:r>
          </w:p>
        </w:tc>
        <w:tc>
          <w:tcPr>
            <w:tcW w:w="1871" w:type="dxa"/>
            <w:tcBorders>
              <w:top w:val="single" w:sz="8" w:space="0" w:color="auto"/>
              <w:bottom w:val="nil"/>
            </w:tcBorders>
          </w:tcPr>
          <w:p w14:paraId="4F37265C" w14:textId="30DEC776" w:rsidR="002F4F2F" w:rsidRPr="007F31B6" w:rsidRDefault="00395AEB" w:rsidP="009F436D">
            <w:pPr>
              <w:jc w:val="both"/>
              <w:rPr>
                <w:rFonts w:ascii="Aptos" w:hAnsi="Aptos"/>
                <w:sz w:val="20"/>
                <w:szCs w:val="20"/>
              </w:rPr>
            </w:pPr>
            <w:r w:rsidRPr="007F31B6">
              <w:rPr>
                <w:rFonts w:ascii="Aptos" w:hAnsi="Aptos"/>
                <w:sz w:val="20"/>
                <w:szCs w:val="20"/>
              </w:rPr>
              <w:t>215</w:t>
            </w:r>
          </w:p>
        </w:tc>
        <w:tc>
          <w:tcPr>
            <w:tcW w:w="1191" w:type="dxa"/>
            <w:tcBorders>
              <w:top w:val="single" w:sz="8" w:space="0" w:color="auto"/>
              <w:bottom w:val="nil"/>
            </w:tcBorders>
          </w:tcPr>
          <w:p w14:paraId="11C77F20" w14:textId="0B5D9A9D" w:rsidR="002F4F2F" w:rsidRPr="007F31B6" w:rsidRDefault="00097196" w:rsidP="009F436D">
            <w:pPr>
              <w:jc w:val="both"/>
              <w:rPr>
                <w:rFonts w:ascii="Aptos" w:hAnsi="Aptos"/>
                <w:sz w:val="20"/>
                <w:szCs w:val="20"/>
              </w:rPr>
            </w:pPr>
            <w:r w:rsidRPr="007F31B6">
              <w:rPr>
                <w:rFonts w:ascii="Aptos" w:hAnsi="Aptos"/>
                <w:sz w:val="20"/>
                <w:szCs w:val="20"/>
              </w:rPr>
              <w:t xml:space="preserve">10 </w:t>
            </w:r>
          </w:p>
        </w:tc>
        <w:tc>
          <w:tcPr>
            <w:tcW w:w="1077" w:type="dxa"/>
            <w:tcBorders>
              <w:top w:val="single" w:sz="8" w:space="0" w:color="auto"/>
              <w:bottom w:val="nil"/>
            </w:tcBorders>
          </w:tcPr>
          <w:p w14:paraId="2D64B116" w14:textId="55A63896" w:rsidR="002F4F2F" w:rsidRPr="007F31B6" w:rsidRDefault="00367BBC" w:rsidP="009F436D">
            <w:pPr>
              <w:jc w:val="both"/>
              <w:rPr>
                <w:rFonts w:ascii="Aptos" w:hAnsi="Aptos"/>
                <w:sz w:val="20"/>
                <w:szCs w:val="20"/>
              </w:rPr>
            </w:pPr>
            <w:r w:rsidRPr="007F31B6">
              <w:rPr>
                <w:rFonts w:ascii="Aptos" w:hAnsi="Aptos"/>
                <w:sz w:val="20"/>
                <w:szCs w:val="20"/>
              </w:rPr>
              <w:t>2200</w:t>
            </w:r>
          </w:p>
        </w:tc>
      </w:tr>
      <w:tr w:rsidR="009F436D" w:rsidRPr="007F31B6" w14:paraId="37757E33" w14:textId="77777777" w:rsidTr="007F31B6">
        <w:trPr>
          <w:jc w:val="center"/>
        </w:trPr>
        <w:tc>
          <w:tcPr>
            <w:tcW w:w="3061" w:type="dxa"/>
            <w:tcBorders>
              <w:top w:val="nil"/>
            </w:tcBorders>
          </w:tcPr>
          <w:p w14:paraId="580CCB6F" w14:textId="557243D2" w:rsidR="00367BBC" w:rsidRPr="007F31B6" w:rsidRDefault="006E0D17" w:rsidP="009F436D">
            <w:pPr>
              <w:jc w:val="both"/>
              <w:rPr>
                <w:rFonts w:ascii="Aptos" w:hAnsi="Aptos"/>
                <w:sz w:val="20"/>
                <w:szCs w:val="20"/>
              </w:rPr>
            </w:pPr>
            <w:r w:rsidRPr="007F31B6">
              <w:rPr>
                <w:rFonts w:ascii="Aptos" w:hAnsi="Aptos"/>
                <w:sz w:val="20"/>
                <w:szCs w:val="20"/>
              </w:rPr>
              <w:t>Total body weight</w:t>
            </w:r>
            <w:r w:rsidR="00F30313" w:rsidRPr="007F31B6">
              <w:rPr>
                <w:rFonts w:ascii="Aptos" w:hAnsi="Aptos"/>
                <w:sz w:val="20"/>
                <w:szCs w:val="20"/>
                <w:vertAlign w:val="subscript"/>
              </w:rPr>
              <w:t xml:space="preserve"> </w:t>
            </w:r>
            <w:r w:rsidR="00F30313" w:rsidRPr="007F31B6">
              <w:rPr>
                <w:rFonts w:ascii="Aptos" w:hAnsi="Aptos"/>
                <w:sz w:val="20"/>
                <w:szCs w:val="20"/>
              </w:rPr>
              <w:t>(</w:t>
            </w:r>
            <w:r w:rsidR="003A10AC" w:rsidRPr="007F31B6">
              <w:rPr>
                <w:rFonts w:ascii="Aptos" w:hAnsi="Aptos"/>
                <w:sz w:val="20"/>
                <w:szCs w:val="20"/>
              </w:rPr>
              <w:t>kg</w:t>
            </w:r>
            <w:r w:rsidR="00F30313" w:rsidRPr="007F31B6">
              <w:rPr>
                <w:rFonts w:ascii="Aptos" w:hAnsi="Aptos"/>
                <w:sz w:val="20"/>
                <w:szCs w:val="20"/>
              </w:rPr>
              <w:t>)</w:t>
            </w:r>
          </w:p>
        </w:tc>
        <w:tc>
          <w:tcPr>
            <w:tcW w:w="1871" w:type="dxa"/>
            <w:tcBorders>
              <w:top w:val="nil"/>
            </w:tcBorders>
          </w:tcPr>
          <w:p w14:paraId="7DE53BD6" w14:textId="77E2C82D" w:rsidR="00367BBC" w:rsidRPr="007F31B6" w:rsidRDefault="00C60327" w:rsidP="009F436D">
            <w:pPr>
              <w:jc w:val="both"/>
              <w:rPr>
                <w:rFonts w:ascii="Aptos" w:hAnsi="Aptos"/>
                <w:sz w:val="20"/>
                <w:szCs w:val="20"/>
              </w:rPr>
            </w:pPr>
            <w:r w:rsidRPr="007F31B6">
              <w:rPr>
                <w:rFonts w:ascii="Aptos" w:hAnsi="Aptos"/>
                <w:sz w:val="20"/>
                <w:szCs w:val="20"/>
              </w:rPr>
              <w:t>30</w:t>
            </w:r>
          </w:p>
        </w:tc>
        <w:tc>
          <w:tcPr>
            <w:tcW w:w="1871" w:type="dxa"/>
            <w:tcBorders>
              <w:top w:val="nil"/>
            </w:tcBorders>
          </w:tcPr>
          <w:p w14:paraId="5E356AC4" w14:textId="5E2451DF" w:rsidR="00367BBC" w:rsidRPr="007F31B6" w:rsidRDefault="00C60327" w:rsidP="009F436D">
            <w:pPr>
              <w:jc w:val="both"/>
              <w:rPr>
                <w:rFonts w:ascii="Aptos" w:hAnsi="Aptos"/>
                <w:sz w:val="20"/>
                <w:szCs w:val="20"/>
              </w:rPr>
            </w:pPr>
            <w:r w:rsidRPr="007F31B6">
              <w:rPr>
                <w:rFonts w:ascii="Aptos" w:hAnsi="Aptos"/>
                <w:sz w:val="20"/>
                <w:szCs w:val="20"/>
              </w:rPr>
              <w:t>150</w:t>
            </w:r>
          </w:p>
        </w:tc>
        <w:tc>
          <w:tcPr>
            <w:tcW w:w="1191" w:type="dxa"/>
            <w:tcBorders>
              <w:top w:val="nil"/>
            </w:tcBorders>
          </w:tcPr>
          <w:p w14:paraId="424DBBF1" w14:textId="3265B41A" w:rsidR="00367BBC" w:rsidRPr="007F31B6" w:rsidRDefault="00C60327" w:rsidP="009F436D">
            <w:pPr>
              <w:jc w:val="both"/>
              <w:rPr>
                <w:rFonts w:ascii="Aptos" w:hAnsi="Aptos"/>
                <w:sz w:val="20"/>
                <w:szCs w:val="20"/>
              </w:rPr>
            </w:pPr>
            <w:r w:rsidRPr="007F31B6">
              <w:rPr>
                <w:rFonts w:ascii="Aptos" w:hAnsi="Aptos"/>
                <w:sz w:val="20"/>
                <w:szCs w:val="20"/>
              </w:rPr>
              <w:t>5</w:t>
            </w:r>
          </w:p>
        </w:tc>
        <w:tc>
          <w:tcPr>
            <w:tcW w:w="1077" w:type="dxa"/>
            <w:tcBorders>
              <w:top w:val="nil"/>
            </w:tcBorders>
          </w:tcPr>
          <w:p w14:paraId="3B2FE51E" w14:textId="76A4827B" w:rsidR="00367BBC" w:rsidRPr="007F31B6" w:rsidRDefault="00BA0F02" w:rsidP="009F436D">
            <w:pPr>
              <w:jc w:val="both"/>
              <w:rPr>
                <w:rFonts w:ascii="Aptos" w:hAnsi="Aptos"/>
                <w:sz w:val="20"/>
                <w:szCs w:val="20"/>
              </w:rPr>
            </w:pPr>
            <w:r w:rsidRPr="007F31B6">
              <w:rPr>
                <w:rFonts w:ascii="Aptos" w:hAnsi="Aptos"/>
                <w:sz w:val="20"/>
                <w:szCs w:val="20"/>
              </w:rPr>
              <w:t>2500</w:t>
            </w:r>
          </w:p>
        </w:tc>
      </w:tr>
    </w:tbl>
    <w:p w14:paraId="02566DF1" w14:textId="67F712D7" w:rsidR="008D044C" w:rsidRPr="009F436D" w:rsidRDefault="009F436D" w:rsidP="009F436D">
      <w:pPr>
        <w:rPr>
          <w:rFonts w:ascii="Aptos" w:hAnsi="Aptos"/>
          <w:sz w:val="18"/>
          <w:szCs w:val="18"/>
        </w:rPr>
      </w:pPr>
      <w:proofErr w:type="spellStart"/>
      <w:r w:rsidRPr="009F436D">
        <w:rPr>
          <w:rFonts w:ascii="Aptos" w:hAnsi="Aptos"/>
          <w:sz w:val="18"/>
          <w:szCs w:val="18"/>
        </w:rPr>
        <w:t>eGFR</w:t>
      </w:r>
      <w:r w:rsidRPr="009F436D">
        <w:rPr>
          <w:rFonts w:ascii="Aptos" w:hAnsi="Aptos"/>
          <w:sz w:val="18"/>
          <w:szCs w:val="18"/>
          <w:vertAlign w:val="subscript"/>
        </w:rPr>
        <w:t>CKD</w:t>
      </w:r>
      <w:proofErr w:type="spellEnd"/>
      <w:r w:rsidRPr="009F436D">
        <w:rPr>
          <w:rFonts w:ascii="Aptos" w:hAnsi="Aptos"/>
          <w:sz w:val="18"/>
          <w:szCs w:val="18"/>
          <w:vertAlign w:val="subscript"/>
        </w:rPr>
        <w:t>-EPI</w:t>
      </w:r>
      <w:r>
        <w:rPr>
          <w:rFonts w:ascii="Aptos" w:hAnsi="Aptos"/>
          <w:sz w:val="18"/>
          <w:szCs w:val="18"/>
        </w:rPr>
        <w:t>,</w:t>
      </w:r>
      <w:r w:rsidRPr="009F436D">
        <w:rPr>
          <w:rFonts w:ascii="Aptos" w:hAnsi="Aptos"/>
          <w:sz w:val="18"/>
          <w:szCs w:val="18"/>
        </w:rPr>
        <w:t xml:space="preserve"> estimated glomerular filtration rate calculated using the Chronic Kidney Disease Epidemiology Collaboration equation; N</w:t>
      </w:r>
      <w:r>
        <w:rPr>
          <w:rFonts w:ascii="Aptos" w:hAnsi="Aptos"/>
          <w:sz w:val="18"/>
          <w:szCs w:val="18"/>
        </w:rPr>
        <w:t>,</w:t>
      </w:r>
      <w:r w:rsidRPr="009F436D">
        <w:rPr>
          <w:rFonts w:ascii="Aptos" w:hAnsi="Aptos"/>
          <w:sz w:val="18"/>
          <w:szCs w:val="18"/>
        </w:rPr>
        <w:t xml:space="preserve"> total number of patients</w:t>
      </w:r>
    </w:p>
    <w:sectPr w:rsidR="008D044C" w:rsidRPr="009F436D" w:rsidSect="004828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D4155"/>
    <w:multiLevelType w:val="hybridMultilevel"/>
    <w:tmpl w:val="485AF5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8F4BCD"/>
    <w:multiLevelType w:val="hybridMultilevel"/>
    <w:tmpl w:val="66342F8C"/>
    <w:lvl w:ilvl="0" w:tplc="AD32C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50946">
    <w:abstractNumId w:val="1"/>
  </w:num>
  <w:num w:numId="2" w16cid:durableId="18309027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MA 11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4&lt;/item&gt;&lt;item&gt;7&lt;/item&gt;&lt;item&gt;10&lt;/item&gt;&lt;item&gt;19&lt;/item&gt;&lt;item&gt;38&lt;/item&gt;&lt;/record-ids&gt;&lt;/item&gt;&lt;/Libraries&gt;"/>
  </w:docVars>
  <w:rsids>
    <w:rsidRoot w:val="00815678"/>
    <w:rsid w:val="0000268C"/>
    <w:rsid w:val="00002B15"/>
    <w:rsid w:val="00002F54"/>
    <w:rsid w:val="00004A9B"/>
    <w:rsid w:val="000061AB"/>
    <w:rsid w:val="00006CD2"/>
    <w:rsid w:val="00007928"/>
    <w:rsid w:val="00011ABF"/>
    <w:rsid w:val="00012084"/>
    <w:rsid w:val="0001253E"/>
    <w:rsid w:val="0001288B"/>
    <w:rsid w:val="000129F8"/>
    <w:rsid w:val="00015213"/>
    <w:rsid w:val="000178CE"/>
    <w:rsid w:val="000224F7"/>
    <w:rsid w:val="0002264C"/>
    <w:rsid w:val="00022AA7"/>
    <w:rsid w:val="0002363A"/>
    <w:rsid w:val="00025E6B"/>
    <w:rsid w:val="000303D1"/>
    <w:rsid w:val="00030C4C"/>
    <w:rsid w:val="00030E2F"/>
    <w:rsid w:val="00031835"/>
    <w:rsid w:val="000324B6"/>
    <w:rsid w:val="0003375C"/>
    <w:rsid w:val="000338FF"/>
    <w:rsid w:val="00036942"/>
    <w:rsid w:val="00036D1E"/>
    <w:rsid w:val="00040F44"/>
    <w:rsid w:val="00041900"/>
    <w:rsid w:val="00043BF7"/>
    <w:rsid w:val="0004406D"/>
    <w:rsid w:val="00045243"/>
    <w:rsid w:val="00046080"/>
    <w:rsid w:val="00046D2E"/>
    <w:rsid w:val="00051B0B"/>
    <w:rsid w:val="00053747"/>
    <w:rsid w:val="000564E3"/>
    <w:rsid w:val="00060658"/>
    <w:rsid w:val="00061E75"/>
    <w:rsid w:val="000625D9"/>
    <w:rsid w:val="000632D7"/>
    <w:rsid w:val="000644F1"/>
    <w:rsid w:val="00065CB3"/>
    <w:rsid w:val="000664BA"/>
    <w:rsid w:val="00066838"/>
    <w:rsid w:val="0006794C"/>
    <w:rsid w:val="000679D3"/>
    <w:rsid w:val="00071EA6"/>
    <w:rsid w:val="000749F1"/>
    <w:rsid w:val="00075446"/>
    <w:rsid w:val="00077472"/>
    <w:rsid w:val="0007778B"/>
    <w:rsid w:val="00077C4C"/>
    <w:rsid w:val="000803D7"/>
    <w:rsid w:val="00080A80"/>
    <w:rsid w:val="00082145"/>
    <w:rsid w:val="00083F72"/>
    <w:rsid w:val="0008612A"/>
    <w:rsid w:val="000870D7"/>
    <w:rsid w:val="000875FF"/>
    <w:rsid w:val="00087670"/>
    <w:rsid w:val="00087F08"/>
    <w:rsid w:val="000919D0"/>
    <w:rsid w:val="00094E01"/>
    <w:rsid w:val="000953BB"/>
    <w:rsid w:val="00096330"/>
    <w:rsid w:val="00097196"/>
    <w:rsid w:val="00097838"/>
    <w:rsid w:val="00097A66"/>
    <w:rsid w:val="00097EFD"/>
    <w:rsid w:val="000A0C28"/>
    <w:rsid w:val="000A10B1"/>
    <w:rsid w:val="000A1FEA"/>
    <w:rsid w:val="000A47C7"/>
    <w:rsid w:val="000A589C"/>
    <w:rsid w:val="000B05EB"/>
    <w:rsid w:val="000B0901"/>
    <w:rsid w:val="000B0F4C"/>
    <w:rsid w:val="000B1A9B"/>
    <w:rsid w:val="000B64BE"/>
    <w:rsid w:val="000C07E9"/>
    <w:rsid w:val="000C4AA3"/>
    <w:rsid w:val="000C5144"/>
    <w:rsid w:val="000C5DB9"/>
    <w:rsid w:val="000C60D0"/>
    <w:rsid w:val="000C770F"/>
    <w:rsid w:val="000C7A79"/>
    <w:rsid w:val="000C7DE1"/>
    <w:rsid w:val="000D030E"/>
    <w:rsid w:val="000D0FF1"/>
    <w:rsid w:val="000D1D92"/>
    <w:rsid w:val="000D3155"/>
    <w:rsid w:val="000D567F"/>
    <w:rsid w:val="000D56D8"/>
    <w:rsid w:val="000D7BF7"/>
    <w:rsid w:val="000E100B"/>
    <w:rsid w:val="000E1882"/>
    <w:rsid w:val="000F0C55"/>
    <w:rsid w:val="000F1A07"/>
    <w:rsid w:val="000F2589"/>
    <w:rsid w:val="000F3506"/>
    <w:rsid w:val="000F72B9"/>
    <w:rsid w:val="001019CF"/>
    <w:rsid w:val="001029EC"/>
    <w:rsid w:val="00102C04"/>
    <w:rsid w:val="0010323F"/>
    <w:rsid w:val="001046D3"/>
    <w:rsid w:val="00105219"/>
    <w:rsid w:val="00111E2A"/>
    <w:rsid w:val="001121BE"/>
    <w:rsid w:val="00113841"/>
    <w:rsid w:val="00116743"/>
    <w:rsid w:val="0011782E"/>
    <w:rsid w:val="00117DBA"/>
    <w:rsid w:val="001210E1"/>
    <w:rsid w:val="0012143A"/>
    <w:rsid w:val="001228CB"/>
    <w:rsid w:val="001272AF"/>
    <w:rsid w:val="00132ACC"/>
    <w:rsid w:val="00132C6C"/>
    <w:rsid w:val="0013301B"/>
    <w:rsid w:val="00134428"/>
    <w:rsid w:val="00134A71"/>
    <w:rsid w:val="00134D92"/>
    <w:rsid w:val="00137E46"/>
    <w:rsid w:val="00140802"/>
    <w:rsid w:val="00145D87"/>
    <w:rsid w:val="0014623C"/>
    <w:rsid w:val="001470B9"/>
    <w:rsid w:val="0014777D"/>
    <w:rsid w:val="0015003B"/>
    <w:rsid w:val="00150A12"/>
    <w:rsid w:val="001536E7"/>
    <w:rsid w:val="00157574"/>
    <w:rsid w:val="001623B5"/>
    <w:rsid w:val="00163BD4"/>
    <w:rsid w:val="0016430C"/>
    <w:rsid w:val="00164652"/>
    <w:rsid w:val="00165096"/>
    <w:rsid w:val="001650F0"/>
    <w:rsid w:val="00166997"/>
    <w:rsid w:val="001705AE"/>
    <w:rsid w:val="00174146"/>
    <w:rsid w:val="001747B1"/>
    <w:rsid w:val="001764CE"/>
    <w:rsid w:val="00176813"/>
    <w:rsid w:val="00176D4B"/>
    <w:rsid w:val="00177FF2"/>
    <w:rsid w:val="00180BEB"/>
    <w:rsid w:val="00181627"/>
    <w:rsid w:val="001817B3"/>
    <w:rsid w:val="00182876"/>
    <w:rsid w:val="00182DC2"/>
    <w:rsid w:val="00184AE6"/>
    <w:rsid w:val="00185195"/>
    <w:rsid w:val="00185CB0"/>
    <w:rsid w:val="00186357"/>
    <w:rsid w:val="00186B1B"/>
    <w:rsid w:val="00187502"/>
    <w:rsid w:val="00192C2C"/>
    <w:rsid w:val="00192DB9"/>
    <w:rsid w:val="001934AA"/>
    <w:rsid w:val="001951B8"/>
    <w:rsid w:val="00195608"/>
    <w:rsid w:val="00195EC9"/>
    <w:rsid w:val="00196738"/>
    <w:rsid w:val="00196CAD"/>
    <w:rsid w:val="001A07E2"/>
    <w:rsid w:val="001A4E75"/>
    <w:rsid w:val="001A5499"/>
    <w:rsid w:val="001A5852"/>
    <w:rsid w:val="001A61DF"/>
    <w:rsid w:val="001A77B1"/>
    <w:rsid w:val="001A785F"/>
    <w:rsid w:val="001A7AD7"/>
    <w:rsid w:val="001B0CA1"/>
    <w:rsid w:val="001B0E4A"/>
    <w:rsid w:val="001B276D"/>
    <w:rsid w:val="001B3053"/>
    <w:rsid w:val="001B38B2"/>
    <w:rsid w:val="001B3E7D"/>
    <w:rsid w:val="001B4218"/>
    <w:rsid w:val="001B461F"/>
    <w:rsid w:val="001B4C6D"/>
    <w:rsid w:val="001B5419"/>
    <w:rsid w:val="001B683F"/>
    <w:rsid w:val="001C0D0B"/>
    <w:rsid w:val="001C34B6"/>
    <w:rsid w:val="001C4294"/>
    <w:rsid w:val="001C5119"/>
    <w:rsid w:val="001C6B00"/>
    <w:rsid w:val="001C6EEB"/>
    <w:rsid w:val="001C71D8"/>
    <w:rsid w:val="001C7D92"/>
    <w:rsid w:val="001D1F6C"/>
    <w:rsid w:val="001D5343"/>
    <w:rsid w:val="001D558E"/>
    <w:rsid w:val="001D6D8F"/>
    <w:rsid w:val="001E200F"/>
    <w:rsid w:val="001E3747"/>
    <w:rsid w:val="001E3EFA"/>
    <w:rsid w:val="001E7CA1"/>
    <w:rsid w:val="001E7D49"/>
    <w:rsid w:val="001F3A59"/>
    <w:rsid w:val="001F6676"/>
    <w:rsid w:val="001F785A"/>
    <w:rsid w:val="002028E0"/>
    <w:rsid w:val="0020730D"/>
    <w:rsid w:val="002128DE"/>
    <w:rsid w:val="00214147"/>
    <w:rsid w:val="00214DD5"/>
    <w:rsid w:val="0021684B"/>
    <w:rsid w:val="00217E15"/>
    <w:rsid w:val="00220DC1"/>
    <w:rsid w:val="00221B43"/>
    <w:rsid w:val="002248E8"/>
    <w:rsid w:val="002250D1"/>
    <w:rsid w:val="002263F6"/>
    <w:rsid w:val="00226A19"/>
    <w:rsid w:val="002272C9"/>
    <w:rsid w:val="002310E9"/>
    <w:rsid w:val="00231C10"/>
    <w:rsid w:val="00232963"/>
    <w:rsid w:val="00234602"/>
    <w:rsid w:val="002363EA"/>
    <w:rsid w:val="00236A0D"/>
    <w:rsid w:val="00242A3A"/>
    <w:rsid w:val="00245664"/>
    <w:rsid w:val="00246948"/>
    <w:rsid w:val="00251A95"/>
    <w:rsid w:val="00255ADF"/>
    <w:rsid w:val="002564FE"/>
    <w:rsid w:val="0026028C"/>
    <w:rsid w:val="002613CE"/>
    <w:rsid w:val="00261522"/>
    <w:rsid w:val="0026382C"/>
    <w:rsid w:val="002701FC"/>
    <w:rsid w:val="00271E96"/>
    <w:rsid w:val="00272015"/>
    <w:rsid w:val="00274AB1"/>
    <w:rsid w:val="00277982"/>
    <w:rsid w:val="00277FB6"/>
    <w:rsid w:val="002805E7"/>
    <w:rsid w:val="00280857"/>
    <w:rsid w:val="002809AC"/>
    <w:rsid w:val="002813AC"/>
    <w:rsid w:val="002850EF"/>
    <w:rsid w:val="00286361"/>
    <w:rsid w:val="0028775B"/>
    <w:rsid w:val="002907A9"/>
    <w:rsid w:val="00291842"/>
    <w:rsid w:val="00292BF0"/>
    <w:rsid w:val="00294939"/>
    <w:rsid w:val="00296219"/>
    <w:rsid w:val="00296824"/>
    <w:rsid w:val="00296E04"/>
    <w:rsid w:val="002A3330"/>
    <w:rsid w:val="002A5897"/>
    <w:rsid w:val="002A5FCC"/>
    <w:rsid w:val="002B2A64"/>
    <w:rsid w:val="002B2BA8"/>
    <w:rsid w:val="002B2FB1"/>
    <w:rsid w:val="002B577F"/>
    <w:rsid w:val="002B63E1"/>
    <w:rsid w:val="002B72CC"/>
    <w:rsid w:val="002C0A23"/>
    <w:rsid w:val="002C213E"/>
    <w:rsid w:val="002C26D5"/>
    <w:rsid w:val="002C7F49"/>
    <w:rsid w:val="002D1601"/>
    <w:rsid w:val="002D1625"/>
    <w:rsid w:val="002D2319"/>
    <w:rsid w:val="002D373E"/>
    <w:rsid w:val="002D40E7"/>
    <w:rsid w:val="002D4183"/>
    <w:rsid w:val="002D54D8"/>
    <w:rsid w:val="002D72EF"/>
    <w:rsid w:val="002E0FAF"/>
    <w:rsid w:val="002F0565"/>
    <w:rsid w:val="002F0862"/>
    <w:rsid w:val="002F0ACA"/>
    <w:rsid w:val="002F0C90"/>
    <w:rsid w:val="002F2BC6"/>
    <w:rsid w:val="002F4F2F"/>
    <w:rsid w:val="002F5A55"/>
    <w:rsid w:val="002F5AC5"/>
    <w:rsid w:val="002F68DE"/>
    <w:rsid w:val="002F79B9"/>
    <w:rsid w:val="00302A03"/>
    <w:rsid w:val="00303185"/>
    <w:rsid w:val="003037D1"/>
    <w:rsid w:val="00304C8A"/>
    <w:rsid w:val="00305A08"/>
    <w:rsid w:val="003115FB"/>
    <w:rsid w:val="0031783C"/>
    <w:rsid w:val="00317E38"/>
    <w:rsid w:val="00320FE8"/>
    <w:rsid w:val="003224A6"/>
    <w:rsid w:val="00323FB5"/>
    <w:rsid w:val="003258B7"/>
    <w:rsid w:val="00330910"/>
    <w:rsid w:val="0033259E"/>
    <w:rsid w:val="00332A4E"/>
    <w:rsid w:val="00333533"/>
    <w:rsid w:val="00334CFA"/>
    <w:rsid w:val="00335E8A"/>
    <w:rsid w:val="00335F3A"/>
    <w:rsid w:val="003361A8"/>
    <w:rsid w:val="0033735F"/>
    <w:rsid w:val="00337374"/>
    <w:rsid w:val="003445BC"/>
    <w:rsid w:val="00344964"/>
    <w:rsid w:val="00345F58"/>
    <w:rsid w:val="0035068F"/>
    <w:rsid w:val="00350761"/>
    <w:rsid w:val="00350BE9"/>
    <w:rsid w:val="00350D52"/>
    <w:rsid w:val="00353044"/>
    <w:rsid w:val="003539BE"/>
    <w:rsid w:val="003562F6"/>
    <w:rsid w:val="00361135"/>
    <w:rsid w:val="003625EA"/>
    <w:rsid w:val="0036467B"/>
    <w:rsid w:val="00364F1F"/>
    <w:rsid w:val="00365CC2"/>
    <w:rsid w:val="00367AE3"/>
    <w:rsid w:val="00367BBC"/>
    <w:rsid w:val="0037137A"/>
    <w:rsid w:val="0037252E"/>
    <w:rsid w:val="00373E97"/>
    <w:rsid w:val="00376A6E"/>
    <w:rsid w:val="003827CA"/>
    <w:rsid w:val="00383963"/>
    <w:rsid w:val="00384641"/>
    <w:rsid w:val="00392A5F"/>
    <w:rsid w:val="00395594"/>
    <w:rsid w:val="00395AEB"/>
    <w:rsid w:val="00397002"/>
    <w:rsid w:val="00397CF8"/>
    <w:rsid w:val="003A0CF3"/>
    <w:rsid w:val="003A10AC"/>
    <w:rsid w:val="003A168C"/>
    <w:rsid w:val="003A52E7"/>
    <w:rsid w:val="003A53C7"/>
    <w:rsid w:val="003A5F11"/>
    <w:rsid w:val="003A6289"/>
    <w:rsid w:val="003A70A6"/>
    <w:rsid w:val="003A7687"/>
    <w:rsid w:val="003A7E07"/>
    <w:rsid w:val="003B0E09"/>
    <w:rsid w:val="003B2785"/>
    <w:rsid w:val="003B3DE3"/>
    <w:rsid w:val="003B5C5D"/>
    <w:rsid w:val="003B5E36"/>
    <w:rsid w:val="003B7DDC"/>
    <w:rsid w:val="003C005D"/>
    <w:rsid w:val="003C2573"/>
    <w:rsid w:val="003C3B99"/>
    <w:rsid w:val="003C6C1C"/>
    <w:rsid w:val="003D16AD"/>
    <w:rsid w:val="003D1D4E"/>
    <w:rsid w:val="003D239D"/>
    <w:rsid w:val="003D3046"/>
    <w:rsid w:val="003D45A8"/>
    <w:rsid w:val="003D6BC1"/>
    <w:rsid w:val="003D7A86"/>
    <w:rsid w:val="003E1E0E"/>
    <w:rsid w:val="003E3AF7"/>
    <w:rsid w:val="003E5ED3"/>
    <w:rsid w:val="003E5FD4"/>
    <w:rsid w:val="003E6AE4"/>
    <w:rsid w:val="003E7AA1"/>
    <w:rsid w:val="003F002F"/>
    <w:rsid w:val="003F1559"/>
    <w:rsid w:val="003F1741"/>
    <w:rsid w:val="003F2862"/>
    <w:rsid w:val="003F49ED"/>
    <w:rsid w:val="003F5648"/>
    <w:rsid w:val="003F6106"/>
    <w:rsid w:val="004022C7"/>
    <w:rsid w:val="00405637"/>
    <w:rsid w:val="00413E60"/>
    <w:rsid w:val="00415256"/>
    <w:rsid w:val="00415702"/>
    <w:rsid w:val="00415B74"/>
    <w:rsid w:val="00417200"/>
    <w:rsid w:val="00420D58"/>
    <w:rsid w:val="00422B77"/>
    <w:rsid w:val="00423B97"/>
    <w:rsid w:val="00423F44"/>
    <w:rsid w:val="00424757"/>
    <w:rsid w:val="0042582D"/>
    <w:rsid w:val="00426612"/>
    <w:rsid w:val="00435D0D"/>
    <w:rsid w:val="00436377"/>
    <w:rsid w:val="00436E0E"/>
    <w:rsid w:val="00437A6B"/>
    <w:rsid w:val="004411E3"/>
    <w:rsid w:val="00447622"/>
    <w:rsid w:val="004505CF"/>
    <w:rsid w:val="00450DFB"/>
    <w:rsid w:val="004530D8"/>
    <w:rsid w:val="0045334E"/>
    <w:rsid w:val="0045465B"/>
    <w:rsid w:val="00456DBA"/>
    <w:rsid w:val="00457B0B"/>
    <w:rsid w:val="0046196A"/>
    <w:rsid w:val="00466192"/>
    <w:rsid w:val="00466A7A"/>
    <w:rsid w:val="00467DBD"/>
    <w:rsid w:val="00470A62"/>
    <w:rsid w:val="004804EB"/>
    <w:rsid w:val="00480B0B"/>
    <w:rsid w:val="00480BF3"/>
    <w:rsid w:val="00481F32"/>
    <w:rsid w:val="00482816"/>
    <w:rsid w:val="00484F00"/>
    <w:rsid w:val="0048706B"/>
    <w:rsid w:val="00487A34"/>
    <w:rsid w:val="00492F98"/>
    <w:rsid w:val="00493C68"/>
    <w:rsid w:val="004952E8"/>
    <w:rsid w:val="00496E90"/>
    <w:rsid w:val="00497E10"/>
    <w:rsid w:val="004A2763"/>
    <w:rsid w:val="004A3723"/>
    <w:rsid w:val="004A38F3"/>
    <w:rsid w:val="004A46AB"/>
    <w:rsid w:val="004A51CA"/>
    <w:rsid w:val="004A6EEE"/>
    <w:rsid w:val="004B25EE"/>
    <w:rsid w:val="004B2792"/>
    <w:rsid w:val="004B2EC5"/>
    <w:rsid w:val="004B537C"/>
    <w:rsid w:val="004C1922"/>
    <w:rsid w:val="004C2D27"/>
    <w:rsid w:val="004C47A2"/>
    <w:rsid w:val="004D0B6E"/>
    <w:rsid w:val="004D2748"/>
    <w:rsid w:val="004D2B3A"/>
    <w:rsid w:val="004D32E5"/>
    <w:rsid w:val="004D78C6"/>
    <w:rsid w:val="004D7F0C"/>
    <w:rsid w:val="004E2F17"/>
    <w:rsid w:val="004E4494"/>
    <w:rsid w:val="004E7807"/>
    <w:rsid w:val="004E7F7E"/>
    <w:rsid w:val="004F0D3F"/>
    <w:rsid w:val="004F12C1"/>
    <w:rsid w:val="004F1D6B"/>
    <w:rsid w:val="004F1F94"/>
    <w:rsid w:val="004F31CC"/>
    <w:rsid w:val="004F4BFB"/>
    <w:rsid w:val="004F51D0"/>
    <w:rsid w:val="004F637A"/>
    <w:rsid w:val="004F6EDF"/>
    <w:rsid w:val="00500B3A"/>
    <w:rsid w:val="00501192"/>
    <w:rsid w:val="00502AC9"/>
    <w:rsid w:val="00503B29"/>
    <w:rsid w:val="005043F5"/>
    <w:rsid w:val="00507083"/>
    <w:rsid w:val="00510A55"/>
    <w:rsid w:val="00510F90"/>
    <w:rsid w:val="00512A26"/>
    <w:rsid w:val="005131C8"/>
    <w:rsid w:val="0051772C"/>
    <w:rsid w:val="00517915"/>
    <w:rsid w:val="005206FB"/>
    <w:rsid w:val="00523776"/>
    <w:rsid w:val="005244E5"/>
    <w:rsid w:val="0052536A"/>
    <w:rsid w:val="00526C57"/>
    <w:rsid w:val="005305ED"/>
    <w:rsid w:val="00531235"/>
    <w:rsid w:val="005312A6"/>
    <w:rsid w:val="00532214"/>
    <w:rsid w:val="0053711D"/>
    <w:rsid w:val="005425E1"/>
    <w:rsid w:val="00542933"/>
    <w:rsid w:val="0054546B"/>
    <w:rsid w:val="005475FD"/>
    <w:rsid w:val="0055118F"/>
    <w:rsid w:val="005534F4"/>
    <w:rsid w:val="00554FBD"/>
    <w:rsid w:val="005558A2"/>
    <w:rsid w:val="0055615E"/>
    <w:rsid w:val="005571D9"/>
    <w:rsid w:val="00557D77"/>
    <w:rsid w:val="0056048B"/>
    <w:rsid w:val="00561DD7"/>
    <w:rsid w:val="00563A4E"/>
    <w:rsid w:val="00565012"/>
    <w:rsid w:val="00565261"/>
    <w:rsid w:val="0056673E"/>
    <w:rsid w:val="00567586"/>
    <w:rsid w:val="005738DE"/>
    <w:rsid w:val="005752BD"/>
    <w:rsid w:val="00576B60"/>
    <w:rsid w:val="00577B3C"/>
    <w:rsid w:val="00580C6D"/>
    <w:rsid w:val="005814E4"/>
    <w:rsid w:val="00581542"/>
    <w:rsid w:val="005829CE"/>
    <w:rsid w:val="00583EAE"/>
    <w:rsid w:val="00585FF2"/>
    <w:rsid w:val="005911F9"/>
    <w:rsid w:val="0059266B"/>
    <w:rsid w:val="00596262"/>
    <w:rsid w:val="00596EE5"/>
    <w:rsid w:val="00597539"/>
    <w:rsid w:val="005977A1"/>
    <w:rsid w:val="005A226E"/>
    <w:rsid w:val="005A22DA"/>
    <w:rsid w:val="005A262D"/>
    <w:rsid w:val="005A2D27"/>
    <w:rsid w:val="005A6E82"/>
    <w:rsid w:val="005A75D1"/>
    <w:rsid w:val="005B2B07"/>
    <w:rsid w:val="005B31BD"/>
    <w:rsid w:val="005B3FA7"/>
    <w:rsid w:val="005B4909"/>
    <w:rsid w:val="005B4B37"/>
    <w:rsid w:val="005C44DC"/>
    <w:rsid w:val="005C48FA"/>
    <w:rsid w:val="005C7458"/>
    <w:rsid w:val="005C7B06"/>
    <w:rsid w:val="005D03B9"/>
    <w:rsid w:val="005D05E5"/>
    <w:rsid w:val="005D3C12"/>
    <w:rsid w:val="005D6874"/>
    <w:rsid w:val="005E1124"/>
    <w:rsid w:val="005E2316"/>
    <w:rsid w:val="005E2629"/>
    <w:rsid w:val="005E26C9"/>
    <w:rsid w:val="005E2D1E"/>
    <w:rsid w:val="005E4970"/>
    <w:rsid w:val="005E60E3"/>
    <w:rsid w:val="005E77A4"/>
    <w:rsid w:val="005F0774"/>
    <w:rsid w:val="005F18B9"/>
    <w:rsid w:val="005F5165"/>
    <w:rsid w:val="00600414"/>
    <w:rsid w:val="00603EF7"/>
    <w:rsid w:val="006056B0"/>
    <w:rsid w:val="006109E3"/>
    <w:rsid w:val="00611E65"/>
    <w:rsid w:val="00617B61"/>
    <w:rsid w:val="006208A6"/>
    <w:rsid w:val="006220FB"/>
    <w:rsid w:val="00623226"/>
    <w:rsid w:val="00625192"/>
    <w:rsid w:val="0062665D"/>
    <w:rsid w:val="006372F7"/>
    <w:rsid w:val="00644772"/>
    <w:rsid w:val="00645985"/>
    <w:rsid w:val="00653120"/>
    <w:rsid w:val="006558CD"/>
    <w:rsid w:val="00655BAE"/>
    <w:rsid w:val="006563C2"/>
    <w:rsid w:val="0065665F"/>
    <w:rsid w:val="006566A5"/>
    <w:rsid w:val="0066355F"/>
    <w:rsid w:val="006635DD"/>
    <w:rsid w:val="00666729"/>
    <w:rsid w:val="0067011C"/>
    <w:rsid w:val="00671622"/>
    <w:rsid w:val="006719EF"/>
    <w:rsid w:val="00671A6A"/>
    <w:rsid w:val="00671F9B"/>
    <w:rsid w:val="00674C26"/>
    <w:rsid w:val="006772F6"/>
    <w:rsid w:val="00677944"/>
    <w:rsid w:val="00680722"/>
    <w:rsid w:val="00681166"/>
    <w:rsid w:val="00681276"/>
    <w:rsid w:val="00682254"/>
    <w:rsid w:val="00683C9F"/>
    <w:rsid w:val="00685F85"/>
    <w:rsid w:val="00686F37"/>
    <w:rsid w:val="006911F1"/>
    <w:rsid w:val="0069182D"/>
    <w:rsid w:val="00691A43"/>
    <w:rsid w:val="00694E27"/>
    <w:rsid w:val="00694E63"/>
    <w:rsid w:val="00695DDA"/>
    <w:rsid w:val="006A1EC5"/>
    <w:rsid w:val="006A7A09"/>
    <w:rsid w:val="006B33D7"/>
    <w:rsid w:val="006B44D5"/>
    <w:rsid w:val="006B45D9"/>
    <w:rsid w:val="006B4DAC"/>
    <w:rsid w:val="006B6546"/>
    <w:rsid w:val="006B68FD"/>
    <w:rsid w:val="006B71C9"/>
    <w:rsid w:val="006B7598"/>
    <w:rsid w:val="006C152A"/>
    <w:rsid w:val="006C3BD6"/>
    <w:rsid w:val="006C3D1C"/>
    <w:rsid w:val="006C5BF7"/>
    <w:rsid w:val="006C75CA"/>
    <w:rsid w:val="006D1CAE"/>
    <w:rsid w:val="006D446E"/>
    <w:rsid w:val="006E091D"/>
    <w:rsid w:val="006E0D17"/>
    <w:rsid w:val="006E13BA"/>
    <w:rsid w:val="006E2804"/>
    <w:rsid w:val="006E32C4"/>
    <w:rsid w:val="006E35D0"/>
    <w:rsid w:val="006E3FD2"/>
    <w:rsid w:val="006E49E3"/>
    <w:rsid w:val="006E67BD"/>
    <w:rsid w:val="006E6CF6"/>
    <w:rsid w:val="006E6F76"/>
    <w:rsid w:val="006F4F30"/>
    <w:rsid w:val="006F5483"/>
    <w:rsid w:val="006F5A61"/>
    <w:rsid w:val="006F7980"/>
    <w:rsid w:val="007002B1"/>
    <w:rsid w:val="00704AA8"/>
    <w:rsid w:val="0071070A"/>
    <w:rsid w:val="0071131A"/>
    <w:rsid w:val="00711BA2"/>
    <w:rsid w:val="007121DC"/>
    <w:rsid w:val="00712972"/>
    <w:rsid w:val="007142E1"/>
    <w:rsid w:val="007152E7"/>
    <w:rsid w:val="00715723"/>
    <w:rsid w:val="00715762"/>
    <w:rsid w:val="00715AAA"/>
    <w:rsid w:val="0071717C"/>
    <w:rsid w:val="00720781"/>
    <w:rsid w:val="00724B56"/>
    <w:rsid w:val="0072525B"/>
    <w:rsid w:val="00726386"/>
    <w:rsid w:val="00730F90"/>
    <w:rsid w:val="0073138B"/>
    <w:rsid w:val="00732EF3"/>
    <w:rsid w:val="00733902"/>
    <w:rsid w:val="0073541B"/>
    <w:rsid w:val="00736DF3"/>
    <w:rsid w:val="00737F69"/>
    <w:rsid w:val="007417DA"/>
    <w:rsid w:val="007419A1"/>
    <w:rsid w:val="00742D2C"/>
    <w:rsid w:val="007433D7"/>
    <w:rsid w:val="0074426D"/>
    <w:rsid w:val="0074439C"/>
    <w:rsid w:val="00744B27"/>
    <w:rsid w:val="007469EC"/>
    <w:rsid w:val="00746ECE"/>
    <w:rsid w:val="00746FB3"/>
    <w:rsid w:val="007521FE"/>
    <w:rsid w:val="0075539B"/>
    <w:rsid w:val="007558A9"/>
    <w:rsid w:val="00757BF9"/>
    <w:rsid w:val="00761471"/>
    <w:rsid w:val="00766406"/>
    <w:rsid w:val="00766796"/>
    <w:rsid w:val="007712ED"/>
    <w:rsid w:val="00772337"/>
    <w:rsid w:val="0077266D"/>
    <w:rsid w:val="00772800"/>
    <w:rsid w:val="00773F98"/>
    <w:rsid w:val="0077536A"/>
    <w:rsid w:val="00775D21"/>
    <w:rsid w:val="00776470"/>
    <w:rsid w:val="00776485"/>
    <w:rsid w:val="007829DA"/>
    <w:rsid w:val="00784F25"/>
    <w:rsid w:val="0079135D"/>
    <w:rsid w:val="00793806"/>
    <w:rsid w:val="007946AA"/>
    <w:rsid w:val="00794AB6"/>
    <w:rsid w:val="007A2716"/>
    <w:rsid w:val="007A3EAA"/>
    <w:rsid w:val="007A63FF"/>
    <w:rsid w:val="007B0D50"/>
    <w:rsid w:val="007B1578"/>
    <w:rsid w:val="007B16B0"/>
    <w:rsid w:val="007B4236"/>
    <w:rsid w:val="007B663E"/>
    <w:rsid w:val="007C05D7"/>
    <w:rsid w:val="007C0762"/>
    <w:rsid w:val="007C0F00"/>
    <w:rsid w:val="007C16F4"/>
    <w:rsid w:val="007C21A5"/>
    <w:rsid w:val="007C525E"/>
    <w:rsid w:val="007C5DFA"/>
    <w:rsid w:val="007C60F5"/>
    <w:rsid w:val="007C6E8F"/>
    <w:rsid w:val="007C7A01"/>
    <w:rsid w:val="007D399B"/>
    <w:rsid w:val="007D4877"/>
    <w:rsid w:val="007D4C49"/>
    <w:rsid w:val="007D58A7"/>
    <w:rsid w:val="007E0D7A"/>
    <w:rsid w:val="007E4582"/>
    <w:rsid w:val="007E45A2"/>
    <w:rsid w:val="007F296C"/>
    <w:rsid w:val="007F2978"/>
    <w:rsid w:val="007F31B6"/>
    <w:rsid w:val="007F7304"/>
    <w:rsid w:val="007F7844"/>
    <w:rsid w:val="008022DD"/>
    <w:rsid w:val="00802460"/>
    <w:rsid w:val="008031BE"/>
    <w:rsid w:val="00803C05"/>
    <w:rsid w:val="008050FB"/>
    <w:rsid w:val="00805E34"/>
    <w:rsid w:val="0081053C"/>
    <w:rsid w:val="00810E2D"/>
    <w:rsid w:val="00810F04"/>
    <w:rsid w:val="00811944"/>
    <w:rsid w:val="00813FBD"/>
    <w:rsid w:val="00815547"/>
    <w:rsid w:val="00815678"/>
    <w:rsid w:val="00816EE9"/>
    <w:rsid w:val="00817141"/>
    <w:rsid w:val="00823486"/>
    <w:rsid w:val="00826B33"/>
    <w:rsid w:val="00830415"/>
    <w:rsid w:val="00832129"/>
    <w:rsid w:val="00833CDF"/>
    <w:rsid w:val="00835DFA"/>
    <w:rsid w:val="00836B18"/>
    <w:rsid w:val="00837E2A"/>
    <w:rsid w:val="00843D34"/>
    <w:rsid w:val="00846315"/>
    <w:rsid w:val="00847D3E"/>
    <w:rsid w:val="00852A97"/>
    <w:rsid w:val="00853564"/>
    <w:rsid w:val="008536C6"/>
    <w:rsid w:val="00853C49"/>
    <w:rsid w:val="00853DC0"/>
    <w:rsid w:val="008562FC"/>
    <w:rsid w:val="00856416"/>
    <w:rsid w:val="00856C21"/>
    <w:rsid w:val="00857344"/>
    <w:rsid w:val="008616CB"/>
    <w:rsid w:val="00861AA7"/>
    <w:rsid w:val="008622E5"/>
    <w:rsid w:val="00862FB0"/>
    <w:rsid w:val="00863478"/>
    <w:rsid w:val="00865FBC"/>
    <w:rsid w:val="00866F89"/>
    <w:rsid w:val="00867773"/>
    <w:rsid w:val="00870097"/>
    <w:rsid w:val="008700AB"/>
    <w:rsid w:val="00870B52"/>
    <w:rsid w:val="00873796"/>
    <w:rsid w:val="00874105"/>
    <w:rsid w:val="00874815"/>
    <w:rsid w:val="00875A3F"/>
    <w:rsid w:val="00876175"/>
    <w:rsid w:val="0087797F"/>
    <w:rsid w:val="00882EE9"/>
    <w:rsid w:val="00884004"/>
    <w:rsid w:val="00885D3A"/>
    <w:rsid w:val="008868CA"/>
    <w:rsid w:val="00887260"/>
    <w:rsid w:val="00891329"/>
    <w:rsid w:val="00891798"/>
    <w:rsid w:val="008A0101"/>
    <w:rsid w:val="008A10D5"/>
    <w:rsid w:val="008A23BF"/>
    <w:rsid w:val="008A37E4"/>
    <w:rsid w:val="008A3B46"/>
    <w:rsid w:val="008A3F84"/>
    <w:rsid w:val="008A4F1D"/>
    <w:rsid w:val="008A7E17"/>
    <w:rsid w:val="008B460A"/>
    <w:rsid w:val="008B466C"/>
    <w:rsid w:val="008B7081"/>
    <w:rsid w:val="008C02C1"/>
    <w:rsid w:val="008C0A8E"/>
    <w:rsid w:val="008C1393"/>
    <w:rsid w:val="008C4A9D"/>
    <w:rsid w:val="008C62D3"/>
    <w:rsid w:val="008D044C"/>
    <w:rsid w:val="008D3FAF"/>
    <w:rsid w:val="008D5699"/>
    <w:rsid w:val="008D67AB"/>
    <w:rsid w:val="008E1AC3"/>
    <w:rsid w:val="008E2312"/>
    <w:rsid w:val="008E47E8"/>
    <w:rsid w:val="008E4E59"/>
    <w:rsid w:val="008E5B85"/>
    <w:rsid w:val="008E5D21"/>
    <w:rsid w:val="008E6A0C"/>
    <w:rsid w:val="008E7395"/>
    <w:rsid w:val="008F2168"/>
    <w:rsid w:val="008F23B8"/>
    <w:rsid w:val="008F3369"/>
    <w:rsid w:val="008F3501"/>
    <w:rsid w:val="008F3656"/>
    <w:rsid w:val="008F4CC8"/>
    <w:rsid w:val="008F5D2A"/>
    <w:rsid w:val="008F7842"/>
    <w:rsid w:val="009001C8"/>
    <w:rsid w:val="00900C82"/>
    <w:rsid w:val="009020A5"/>
    <w:rsid w:val="00902423"/>
    <w:rsid w:val="00903C93"/>
    <w:rsid w:val="00904FF0"/>
    <w:rsid w:val="00906A16"/>
    <w:rsid w:val="00910AB3"/>
    <w:rsid w:val="009123D9"/>
    <w:rsid w:val="00914384"/>
    <w:rsid w:val="009144C5"/>
    <w:rsid w:val="00916216"/>
    <w:rsid w:val="009177D1"/>
    <w:rsid w:val="009207DA"/>
    <w:rsid w:val="009227C3"/>
    <w:rsid w:val="00927629"/>
    <w:rsid w:val="009322F7"/>
    <w:rsid w:val="0093274F"/>
    <w:rsid w:val="00932971"/>
    <w:rsid w:val="009331E3"/>
    <w:rsid w:val="00934DBB"/>
    <w:rsid w:val="00936211"/>
    <w:rsid w:val="00937231"/>
    <w:rsid w:val="00940F4D"/>
    <w:rsid w:val="009459B2"/>
    <w:rsid w:val="00945EE7"/>
    <w:rsid w:val="00951078"/>
    <w:rsid w:val="00951899"/>
    <w:rsid w:val="009527C0"/>
    <w:rsid w:val="00956B80"/>
    <w:rsid w:val="00960D68"/>
    <w:rsid w:val="009613E4"/>
    <w:rsid w:val="0096433B"/>
    <w:rsid w:val="0096550E"/>
    <w:rsid w:val="00970649"/>
    <w:rsid w:val="00970910"/>
    <w:rsid w:val="00976BAC"/>
    <w:rsid w:val="00977889"/>
    <w:rsid w:val="00980895"/>
    <w:rsid w:val="009849A9"/>
    <w:rsid w:val="0099068E"/>
    <w:rsid w:val="00993A40"/>
    <w:rsid w:val="00993D96"/>
    <w:rsid w:val="0099666F"/>
    <w:rsid w:val="009A01EB"/>
    <w:rsid w:val="009A02EF"/>
    <w:rsid w:val="009A0403"/>
    <w:rsid w:val="009A1D91"/>
    <w:rsid w:val="009A44F1"/>
    <w:rsid w:val="009A790C"/>
    <w:rsid w:val="009A7B30"/>
    <w:rsid w:val="009B23B5"/>
    <w:rsid w:val="009B260F"/>
    <w:rsid w:val="009B2B82"/>
    <w:rsid w:val="009C39F8"/>
    <w:rsid w:val="009C56CE"/>
    <w:rsid w:val="009C5ABB"/>
    <w:rsid w:val="009C6519"/>
    <w:rsid w:val="009C6DCB"/>
    <w:rsid w:val="009D5F72"/>
    <w:rsid w:val="009E2AD6"/>
    <w:rsid w:val="009E4F44"/>
    <w:rsid w:val="009F0A19"/>
    <w:rsid w:val="009F436D"/>
    <w:rsid w:val="009F4F54"/>
    <w:rsid w:val="00A016C9"/>
    <w:rsid w:val="00A02EE2"/>
    <w:rsid w:val="00A03B4F"/>
    <w:rsid w:val="00A04206"/>
    <w:rsid w:val="00A04DF3"/>
    <w:rsid w:val="00A0514A"/>
    <w:rsid w:val="00A070C1"/>
    <w:rsid w:val="00A07BF1"/>
    <w:rsid w:val="00A07E60"/>
    <w:rsid w:val="00A11F71"/>
    <w:rsid w:val="00A12A90"/>
    <w:rsid w:val="00A14046"/>
    <w:rsid w:val="00A14A25"/>
    <w:rsid w:val="00A15784"/>
    <w:rsid w:val="00A23B66"/>
    <w:rsid w:val="00A27F24"/>
    <w:rsid w:val="00A31898"/>
    <w:rsid w:val="00A40592"/>
    <w:rsid w:val="00A408CF"/>
    <w:rsid w:val="00A410DD"/>
    <w:rsid w:val="00A4138E"/>
    <w:rsid w:val="00A41492"/>
    <w:rsid w:val="00A43439"/>
    <w:rsid w:val="00A47C58"/>
    <w:rsid w:val="00A52052"/>
    <w:rsid w:val="00A52AFE"/>
    <w:rsid w:val="00A538B6"/>
    <w:rsid w:val="00A562FB"/>
    <w:rsid w:val="00A57C82"/>
    <w:rsid w:val="00A614FB"/>
    <w:rsid w:val="00A62A64"/>
    <w:rsid w:val="00A62C1C"/>
    <w:rsid w:val="00A64E60"/>
    <w:rsid w:val="00A6565F"/>
    <w:rsid w:val="00A6567A"/>
    <w:rsid w:val="00A66149"/>
    <w:rsid w:val="00A71258"/>
    <w:rsid w:val="00A74C8D"/>
    <w:rsid w:val="00A74EED"/>
    <w:rsid w:val="00A75A34"/>
    <w:rsid w:val="00A762B5"/>
    <w:rsid w:val="00A76B2F"/>
    <w:rsid w:val="00A7772A"/>
    <w:rsid w:val="00A801C4"/>
    <w:rsid w:val="00A82BE5"/>
    <w:rsid w:val="00A83934"/>
    <w:rsid w:val="00A874F5"/>
    <w:rsid w:val="00A91938"/>
    <w:rsid w:val="00A9318C"/>
    <w:rsid w:val="00A93254"/>
    <w:rsid w:val="00A93D64"/>
    <w:rsid w:val="00A9700A"/>
    <w:rsid w:val="00A97BD5"/>
    <w:rsid w:val="00A97E58"/>
    <w:rsid w:val="00AA095D"/>
    <w:rsid w:val="00AA1F61"/>
    <w:rsid w:val="00AA4660"/>
    <w:rsid w:val="00AA71D9"/>
    <w:rsid w:val="00AB1A5A"/>
    <w:rsid w:val="00AB1A67"/>
    <w:rsid w:val="00AB2F45"/>
    <w:rsid w:val="00AB55D7"/>
    <w:rsid w:val="00AB57B8"/>
    <w:rsid w:val="00AB6687"/>
    <w:rsid w:val="00AB6F4B"/>
    <w:rsid w:val="00AC1209"/>
    <w:rsid w:val="00AC789A"/>
    <w:rsid w:val="00AD028A"/>
    <w:rsid w:val="00AD37DA"/>
    <w:rsid w:val="00AD3BFB"/>
    <w:rsid w:val="00AD5284"/>
    <w:rsid w:val="00AD5E43"/>
    <w:rsid w:val="00AD6749"/>
    <w:rsid w:val="00AE1472"/>
    <w:rsid w:val="00AE3AD6"/>
    <w:rsid w:val="00AE423E"/>
    <w:rsid w:val="00AE6354"/>
    <w:rsid w:val="00AE7092"/>
    <w:rsid w:val="00AF2F2F"/>
    <w:rsid w:val="00AF4957"/>
    <w:rsid w:val="00AF498A"/>
    <w:rsid w:val="00AF5E63"/>
    <w:rsid w:val="00AF6658"/>
    <w:rsid w:val="00AF6BE9"/>
    <w:rsid w:val="00AF7740"/>
    <w:rsid w:val="00B011A5"/>
    <w:rsid w:val="00B03CBA"/>
    <w:rsid w:val="00B04002"/>
    <w:rsid w:val="00B06E26"/>
    <w:rsid w:val="00B1026D"/>
    <w:rsid w:val="00B1305D"/>
    <w:rsid w:val="00B15002"/>
    <w:rsid w:val="00B16F45"/>
    <w:rsid w:val="00B22109"/>
    <w:rsid w:val="00B236D0"/>
    <w:rsid w:val="00B24485"/>
    <w:rsid w:val="00B24AC6"/>
    <w:rsid w:val="00B257C9"/>
    <w:rsid w:val="00B25A89"/>
    <w:rsid w:val="00B32BB2"/>
    <w:rsid w:val="00B33392"/>
    <w:rsid w:val="00B3381B"/>
    <w:rsid w:val="00B339AC"/>
    <w:rsid w:val="00B33BA3"/>
    <w:rsid w:val="00B34725"/>
    <w:rsid w:val="00B35130"/>
    <w:rsid w:val="00B36341"/>
    <w:rsid w:val="00B36BDF"/>
    <w:rsid w:val="00B37E11"/>
    <w:rsid w:val="00B45912"/>
    <w:rsid w:val="00B46EEA"/>
    <w:rsid w:val="00B47330"/>
    <w:rsid w:val="00B50A82"/>
    <w:rsid w:val="00B53874"/>
    <w:rsid w:val="00B55AAC"/>
    <w:rsid w:val="00B60093"/>
    <w:rsid w:val="00B606FD"/>
    <w:rsid w:val="00B66C8C"/>
    <w:rsid w:val="00B7091F"/>
    <w:rsid w:val="00B759B4"/>
    <w:rsid w:val="00B761DE"/>
    <w:rsid w:val="00B8020E"/>
    <w:rsid w:val="00B816F1"/>
    <w:rsid w:val="00B8205E"/>
    <w:rsid w:val="00B8246C"/>
    <w:rsid w:val="00B843F2"/>
    <w:rsid w:val="00B85731"/>
    <w:rsid w:val="00B901DE"/>
    <w:rsid w:val="00B940FC"/>
    <w:rsid w:val="00B95547"/>
    <w:rsid w:val="00BA0F02"/>
    <w:rsid w:val="00BA2BB4"/>
    <w:rsid w:val="00BA3FB0"/>
    <w:rsid w:val="00BA6397"/>
    <w:rsid w:val="00BB16F4"/>
    <w:rsid w:val="00BB46F5"/>
    <w:rsid w:val="00BB69F2"/>
    <w:rsid w:val="00BB799C"/>
    <w:rsid w:val="00BC0620"/>
    <w:rsid w:val="00BC08ED"/>
    <w:rsid w:val="00BC198C"/>
    <w:rsid w:val="00BC1FDF"/>
    <w:rsid w:val="00BC22F5"/>
    <w:rsid w:val="00BC38B2"/>
    <w:rsid w:val="00BC4547"/>
    <w:rsid w:val="00BC6816"/>
    <w:rsid w:val="00BD1206"/>
    <w:rsid w:val="00BD44F0"/>
    <w:rsid w:val="00BD54A5"/>
    <w:rsid w:val="00BD7509"/>
    <w:rsid w:val="00BD763E"/>
    <w:rsid w:val="00BE19A3"/>
    <w:rsid w:val="00BE1D68"/>
    <w:rsid w:val="00BE2125"/>
    <w:rsid w:val="00BE39DD"/>
    <w:rsid w:val="00BE4544"/>
    <w:rsid w:val="00BF4873"/>
    <w:rsid w:val="00BF5C3E"/>
    <w:rsid w:val="00BF6A7A"/>
    <w:rsid w:val="00BF7915"/>
    <w:rsid w:val="00C00029"/>
    <w:rsid w:val="00C000D1"/>
    <w:rsid w:val="00C011F7"/>
    <w:rsid w:val="00C01833"/>
    <w:rsid w:val="00C06D21"/>
    <w:rsid w:val="00C101AF"/>
    <w:rsid w:val="00C12AEC"/>
    <w:rsid w:val="00C1445E"/>
    <w:rsid w:val="00C14B71"/>
    <w:rsid w:val="00C165E9"/>
    <w:rsid w:val="00C2075C"/>
    <w:rsid w:val="00C20FE4"/>
    <w:rsid w:val="00C21A89"/>
    <w:rsid w:val="00C25001"/>
    <w:rsid w:val="00C264C5"/>
    <w:rsid w:val="00C26A24"/>
    <w:rsid w:val="00C27DC1"/>
    <w:rsid w:val="00C30578"/>
    <w:rsid w:val="00C30BC2"/>
    <w:rsid w:val="00C314CD"/>
    <w:rsid w:val="00C31EF0"/>
    <w:rsid w:val="00C34A75"/>
    <w:rsid w:val="00C36383"/>
    <w:rsid w:val="00C36B5B"/>
    <w:rsid w:val="00C45137"/>
    <w:rsid w:val="00C50C34"/>
    <w:rsid w:val="00C52055"/>
    <w:rsid w:val="00C5286E"/>
    <w:rsid w:val="00C54009"/>
    <w:rsid w:val="00C54139"/>
    <w:rsid w:val="00C543F3"/>
    <w:rsid w:val="00C55BCB"/>
    <w:rsid w:val="00C57F89"/>
    <w:rsid w:val="00C60327"/>
    <w:rsid w:val="00C62370"/>
    <w:rsid w:val="00C700C3"/>
    <w:rsid w:val="00C74598"/>
    <w:rsid w:val="00C74C72"/>
    <w:rsid w:val="00C778E3"/>
    <w:rsid w:val="00C77DFB"/>
    <w:rsid w:val="00C80FED"/>
    <w:rsid w:val="00C8536D"/>
    <w:rsid w:val="00C85928"/>
    <w:rsid w:val="00C874C8"/>
    <w:rsid w:val="00C90398"/>
    <w:rsid w:val="00C91641"/>
    <w:rsid w:val="00C92D94"/>
    <w:rsid w:val="00C936A7"/>
    <w:rsid w:val="00C9655A"/>
    <w:rsid w:val="00C9743E"/>
    <w:rsid w:val="00CA1D5A"/>
    <w:rsid w:val="00CA5653"/>
    <w:rsid w:val="00CA673B"/>
    <w:rsid w:val="00CA6D34"/>
    <w:rsid w:val="00CA71AD"/>
    <w:rsid w:val="00CA7902"/>
    <w:rsid w:val="00CA7F60"/>
    <w:rsid w:val="00CB1253"/>
    <w:rsid w:val="00CB1A6F"/>
    <w:rsid w:val="00CB333B"/>
    <w:rsid w:val="00CB4BC3"/>
    <w:rsid w:val="00CB5D36"/>
    <w:rsid w:val="00CB6F14"/>
    <w:rsid w:val="00CC0835"/>
    <w:rsid w:val="00CC4687"/>
    <w:rsid w:val="00CC5C3C"/>
    <w:rsid w:val="00CC5E11"/>
    <w:rsid w:val="00CC726D"/>
    <w:rsid w:val="00CD4D6D"/>
    <w:rsid w:val="00CD5E3C"/>
    <w:rsid w:val="00CD627C"/>
    <w:rsid w:val="00CD6E01"/>
    <w:rsid w:val="00CE0696"/>
    <w:rsid w:val="00CE149A"/>
    <w:rsid w:val="00CE5242"/>
    <w:rsid w:val="00CE5305"/>
    <w:rsid w:val="00CE7B6B"/>
    <w:rsid w:val="00CF112E"/>
    <w:rsid w:val="00CF49F4"/>
    <w:rsid w:val="00CF51C7"/>
    <w:rsid w:val="00CF5FB1"/>
    <w:rsid w:val="00CF7B9E"/>
    <w:rsid w:val="00D00551"/>
    <w:rsid w:val="00D04714"/>
    <w:rsid w:val="00D06489"/>
    <w:rsid w:val="00D109C1"/>
    <w:rsid w:val="00D11DA0"/>
    <w:rsid w:val="00D11EEF"/>
    <w:rsid w:val="00D133A6"/>
    <w:rsid w:val="00D15299"/>
    <w:rsid w:val="00D15486"/>
    <w:rsid w:val="00D159CD"/>
    <w:rsid w:val="00D20680"/>
    <w:rsid w:val="00D210D2"/>
    <w:rsid w:val="00D24EAD"/>
    <w:rsid w:val="00D317B1"/>
    <w:rsid w:val="00D33BDD"/>
    <w:rsid w:val="00D3402D"/>
    <w:rsid w:val="00D342CE"/>
    <w:rsid w:val="00D35A3F"/>
    <w:rsid w:val="00D41284"/>
    <w:rsid w:val="00D43C46"/>
    <w:rsid w:val="00D44C2D"/>
    <w:rsid w:val="00D463A4"/>
    <w:rsid w:val="00D50AB6"/>
    <w:rsid w:val="00D50D73"/>
    <w:rsid w:val="00D514BE"/>
    <w:rsid w:val="00D53488"/>
    <w:rsid w:val="00D53759"/>
    <w:rsid w:val="00D53891"/>
    <w:rsid w:val="00D54740"/>
    <w:rsid w:val="00D5557F"/>
    <w:rsid w:val="00D57EFC"/>
    <w:rsid w:val="00D628C1"/>
    <w:rsid w:val="00D62B90"/>
    <w:rsid w:val="00D63612"/>
    <w:rsid w:val="00D63B3B"/>
    <w:rsid w:val="00D65B07"/>
    <w:rsid w:val="00D71444"/>
    <w:rsid w:val="00D811FC"/>
    <w:rsid w:val="00D81716"/>
    <w:rsid w:val="00D8436E"/>
    <w:rsid w:val="00D85D21"/>
    <w:rsid w:val="00D86A54"/>
    <w:rsid w:val="00D90903"/>
    <w:rsid w:val="00D9154D"/>
    <w:rsid w:val="00DA0A64"/>
    <w:rsid w:val="00DA2FC0"/>
    <w:rsid w:val="00DA32C6"/>
    <w:rsid w:val="00DA50A7"/>
    <w:rsid w:val="00DA693A"/>
    <w:rsid w:val="00DA7ED0"/>
    <w:rsid w:val="00DB02D1"/>
    <w:rsid w:val="00DB10BE"/>
    <w:rsid w:val="00DB1B5A"/>
    <w:rsid w:val="00DB1C16"/>
    <w:rsid w:val="00DB2209"/>
    <w:rsid w:val="00DB2F11"/>
    <w:rsid w:val="00DB3E51"/>
    <w:rsid w:val="00DB67B4"/>
    <w:rsid w:val="00DC1368"/>
    <w:rsid w:val="00DC3387"/>
    <w:rsid w:val="00DD06B5"/>
    <w:rsid w:val="00DD1EAC"/>
    <w:rsid w:val="00DD33C7"/>
    <w:rsid w:val="00DD3595"/>
    <w:rsid w:val="00DD4349"/>
    <w:rsid w:val="00DD7CE3"/>
    <w:rsid w:val="00DE5CB1"/>
    <w:rsid w:val="00DE5D4E"/>
    <w:rsid w:val="00DE715D"/>
    <w:rsid w:val="00DE7289"/>
    <w:rsid w:val="00DE7878"/>
    <w:rsid w:val="00DE797C"/>
    <w:rsid w:val="00DF1759"/>
    <w:rsid w:val="00DF418D"/>
    <w:rsid w:val="00DF4BE4"/>
    <w:rsid w:val="00DF4CFA"/>
    <w:rsid w:val="00E00AE5"/>
    <w:rsid w:val="00E04F62"/>
    <w:rsid w:val="00E10390"/>
    <w:rsid w:val="00E12613"/>
    <w:rsid w:val="00E14365"/>
    <w:rsid w:val="00E15EEB"/>
    <w:rsid w:val="00E160C9"/>
    <w:rsid w:val="00E17C19"/>
    <w:rsid w:val="00E227BA"/>
    <w:rsid w:val="00E2479C"/>
    <w:rsid w:val="00E255F7"/>
    <w:rsid w:val="00E262F6"/>
    <w:rsid w:val="00E276C1"/>
    <w:rsid w:val="00E3015E"/>
    <w:rsid w:val="00E304E9"/>
    <w:rsid w:val="00E3201F"/>
    <w:rsid w:val="00E326E9"/>
    <w:rsid w:val="00E44D30"/>
    <w:rsid w:val="00E44F20"/>
    <w:rsid w:val="00E45BE6"/>
    <w:rsid w:val="00E47C4F"/>
    <w:rsid w:val="00E50C77"/>
    <w:rsid w:val="00E54A0A"/>
    <w:rsid w:val="00E551AE"/>
    <w:rsid w:val="00E5552D"/>
    <w:rsid w:val="00E560BF"/>
    <w:rsid w:val="00E57C6D"/>
    <w:rsid w:val="00E61C3E"/>
    <w:rsid w:val="00E620FA"/>
    <w:rsid w:val="00E63FCF"/>
    <w:rsid w:val="00E64E82"/>
    <w:rsid w:val="00E66A3E"/>
    <w:rsid w:val="00E67FBD"/>
    <w:rsid w:val="00E73782"/>
    <w:rsid w:val="00E77187"/>
    <w:rsid w:val="00E77813"/>
    <w:rsid w:val="00E81829"/>
    <w:rsid w:val="00E9102A"/>
    <w:rsid w:val="00E93E59"/>
    <w:rsid w:val="00E96EC4"/>
    <w:rsid w:val="00EA18DD"/>
    <w:rsid w:val="00EA226B"/>
    <w:rsid w:val="00EA507F"/>
    <w:rsid w:val="00EB2DA5"/>
    <w:rsid w:val="00EB4B6B"/>
    <w:rsid w:val="00EB6293"/>
    <w:rsid w:val="00EC0A1D"/>
    <w:rsid w:val="00EC37E0"/>
    <w:rsid w:val="00EC4EA3"/>
    <w:rsid w:val="00EC52BA"/>
    <w:rsid w:val="00EC5364"/>
    <w:rsid w:val="00EC55F3"/>
    <w:rsid w:val="00EC6827"/>
    <w:rsid w:val="00EC7D37"/>
    <w:rsid w:val="00ED105E"/>
    <w:rsid w:val="00ED205A"/>
    <w:rsid w:val="00ED3F7C"/>
    <w:rsid w:val="00ED4F8B"/>
    <w:rsid w:val="00ED735C"/>
    <w:rsid w:val="00EE1128"/>
    <w:rsid w:val="00EE1B84"/>
    <w:rsid w:val="00EE2100"/>
    <w:rsid w:val="00EE2D06"/>
    <w:rsid w:val="00EE32EC"/>
    <w:rsid w:val="00EE4FB5"/>
    <w:rsid w:val="00EE567C"/>
    <w:rsid w:val="00EE6D92"/>
    <w:rsid w:val="00EE7306"/>
    <w:rsid w:val="00EF0EF5"/>
    <w:rsid w:val="00EF2BFC"/>
    <w:rsid w:val="00EF5369"/>
    <w:rsid w:val="00F00D85"/>
    <w:rsid w:val="00F012BC"/>
    <w:rsid w:val="00F04063"/>
    <w:rsid w:val="00F04538"/>
    <w:rsid w:val="00F06215"/>
    <w:rsid w:val="00F07AB3"/>
    <w:rsid w:val="00F14D82"/>
    <w:rsid w:val="00F1626B"/>
    <w:rsid w:val="00F1774D"/>
    <w:rsid w:val="00F20BC2"/>
    <w:rsid w:val="00F21806"/>
    <w:rsid w:val="00F22B58"/>
    <w:rsid w:val="00F22E0C"/>
    <w:rsid w:val="00F242D1"/>
    <w:rsid w:val="00F24EF4"/>
    <w:rsid w:val="00F26C74"/>
    <w:rsid w:val="00F2726B"/>
    <w:rsid w:val="00F30313"/>
    <w:rsid w:val="00F3091C"/>
    <w:rsid w:val="00F31E4D"/>
    <w:rsid w:val="00F335B9"/>
    <w:rsid w:val="00F34DF2"/>
    <w:rsid w:val="00F3555A"/>
    <w:rsid w:val="00F378C4"/>
    <w:rsid w:val="00F37926"/>
    <w:rsid w:val="00F40B1C"/>
    <w:rsid w:val="00F4430B"/>
    <w:rsid w:val="00F452B8"/>
    <w:rsid w:val="00F4638C"/>
    <w:rsid w:val="00F46684"/>
    <w:rsid w:val="00F47B26"/>
    <w:rsid w:val="00F57292"/>
    <w:rsid w:val="00F57C59"/>
    <w:rsid w:val="00F62827"/>
    <w:rsid w:val="00F670C9"/>
    <w:rsid w:val="00F67197"/>
    <w:rsid w:val="00F67A79"/>
    <w:rsid w:val="00F701B6"/>
    <w:rsid w:val="00F72392"/>
    <w:rsid w:val="00F726FA"/>
    <w:rsid w:val="00F72BAD"/>
    <w:rsid w:val="00F73B2A"/>
    <w:rsid w:val="00F74423"/>
    <w:rsid w:val="00F76165"/>
    <w:rsid w:val="00F76D10"/>
    <w:rsid w:val="00F778B0"/>
    <w:rsid w:val="00F801B5"/>
    <w:rsid w:val="00F813AD"/>
    <w:rsid w:val="00F82245"/>
    <w:rsid w:val="00F831A8"/>
    <w:rsid w:val="00F83FF1"/>
    <w:rsid w:val="00F851BE"/>
    <w:rsid w:val="00F854AF"/>
    <w:rsid w:val="00F86EC1"/>
    <w:rsid w:val="00F87A72"/>
    <w:rsid w:val="00F87AC8"/>
    <w:rsid w:val="00F90DE1"/>
    <w:rsid w:val="00F91A7D"/>
    <w:rsid w:val="00F92EC0"/>
    <w:rsid w:val="00F94C98"/>
    <w:rsid w:val="00F9568F"/>
    <w:rsid w:val="00FA096B"/>
    <w:rsid w:val="00FA1C18"/>
    <w:rsid w:val="00FA2D3F"/>
    <w:rsid w:val="00FA3CE8"/>
    <w:rsid w:val="00FA539C"/>
    <w:rsid w:val="00FA69BB"/>
    <w:rsid w:val="00FA7586"/>
    <w:rsid w:val="00FB0501"/>
    <w:rsid w:val="00FB10A7"/>
    <w:rsid w:val="00FB2875"/>
    <w:rsid w:val="00FB62D0"/>
    <w:rsid w:val="00FB728A"/>
    <w:rsid w:val="00FB76B3"/>
    <w:rsid w:val="00FC2DF4"/>
    <w:rsid w:val="00FC449C"/>
    <w:rsid w:val="00FC78F2"/>
    <w:rsid w:val="00FD063B"/>
    <w:rsid w:val="00FD1623"/>
    <w:rsid w:val="00FD297A"/>
    <w:rsid w:val="00FD4396"/>
    <w:rsid w:val="00FD66CD"/>
    <w:rsid w:val="00FE07CD"/>
    <w:rsid w:val="00FE0F49"/>
    <w:rsid w:val="00FE59A3"/>
    <w:rsid w:val="00FE7663"/>
    <w:rsid w:val="00FF11B2"/>
    <w:rsid w:val="00FF13F6"/>
    <w:rsid w:val="00FF186A"/>
    <w:rsid w:val="00FF2C81"/>
    <w:rsid w:val="00FF349C"/>
    <w:rsid w:val="00FF5A72"/>
    <w:rsid w:val="00FF6F0E"/>
    <w:rsid w:val="00FF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ABDE0"/>
  <w15:chartTrackingRefBased/>
  <w15:docId w15:val="{EE4FB6A2-CC7C-43A3-B28F-B7CF4A69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792"/>
    <w:pPr>
      <w:keepNext/>
      <w:keepLines/>
      <w:spacing w:after="0" w:line="480" w:lineRule="auto"/>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C62370"/>
    <w:pPr>
      <w:keepNext/>
      <w:keepLines/>
      <w:spacing w:after="120" w:line="360" w:lineRule="auto"/>
      <w:jc w:val="both"/>
      <w:outlineLvl w:val="1"/>
    </w:pPr>
    <w:rPr>
      <w:rFonts w:ascii="Times New Roman" w:eastAsiaTheme="majorEastAsia" w:hAnsi="Times New Roman" w:cstheme="majorBidi"/>
      <w:i/>
      <w:sz w:val="24"/>
      <w:szCs w:val="26"/>
      <w:lang w:val="nl-BE"/>
    </w:rPr>
  </w:style>
  <w:style w:type="paragraph" w:styleId="Heading3">
    <w:name w:val="heading 3"/>
    <w:basedOn w:val="Normal"/>
    <w:next w:val="Normal"/>
    <w:link w:val="Heading3Char"/>
    <w:uiPriority w:val="9"/>
    <w:unhideWhenUsed/>
    <w:qFormat/>
    <w:rsid w:val="008C1393"/>
    <w:pPr>
      <w:keepNext/>
      <w:keepLines/>
      <w:spacing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3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2370"/>
    <w:rPr>
      <w:rFonts w:ascii="Times New Roman" w:eastAsiaTheme="majorEastAsia" w:hAnsi="Times New Roman" w:cstheme="majorBidi"/>
      <w:i/>
      <w:sz w:val="24"/>
      <w:szCs w:val="26"/>
      <w:lang w:val="nl-BE"/>
    </w:rPr>
  </w:style>
  <w:style w:type="character" w:styleId="CommentReference">
    <w:name w:val="annotation reference"/>
    <w:basedOn w:val="DefaultParagraphFont"/>
    <w:uiPriority w:val="99"/>
    <w:semiHidden/>
    <w:unhideWhenUsed/>
    <w:rsid w:val="006911F1"/>
    <w:rPr>
      <w:sz w:val="16"/>
      <w:szCs w:val="16"/>
    </w:rPr>
  </w:style>
  <w:style w:type="paragraph" w:styleId="CommentText">
    <w:name w:val="annotation text"/>
    <w:basedOn w:val="Normal"/>
    <w:link w:val="CommentTextChar"/>
    <w:uiPriority w:val="99"/>
    <w:semiHidden/>
    <w:unhideWhenUsed/>
    <w:rsid w:val="006911F1"/>
    <w:pPr>
      <w:spacing w:line="240" w:lineRule="auto"/>
    </w:pPr>
    <w:rPr>
      <w:sz w:val="20"/>
      <w:szCs w:val="20"/>
    </w:rPr>
  </w:style>
  <w:style w:type="character" w:customStyle="1" w:styleId="CommentTextChar">
    <w:name w:val="Comment Text Char"/>
    <w:basedOn w:val="DefaultParagraphFont"/>
    <w:link w:val="CommentText"/>
    <w:uiPriority w:val="99"/>
    <w:semiHidden/>
    <w:rsid w:val="006911F1"/>
    <w:rPr>
      <w:sz w:val="20"/>
      <w:szCs w:val="20"/>
    </w:rPr>
  </w:style>
  <w:style w:type="paragraph" w:customStyle="1" w:styleId="EndNoteBibliographyTitle">
    <w:name w:val="EndNote Bibliography Title"/>
    <w:basedOn w:val="Normal"/>
    <w:link w:val="EndNoteBibliographyTitleChar"/>
    <w:rsid w:val="009A790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A790C"/>
    <w:rPr>
      <w:rFonts w:ascii="Calibri" w:hAnsi="Calibri" w:cs="Calibri"/>
      <w:noProof/>
    </w:rPr>
  </w:style>
  <w:style w:type="paragraph" w:customStyle="1" w:styleId="EndNoteBibliography">
    <w:name w:val="EndNote Bibliography"/>
    <w:basedOn w:val="Normal"/>
    <w:link w:val="EndNoteBibliographyChar"/>
    <w:rsid w:val="009A790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A790C"/>
    <w:rPr>
      <w:rFonts w:ascii="Calibri" w:hAnsi="Calibri" w:cs="Calibri"/>
      <w:noProof/>
    </w:rPr>
  </w:style>
  <w:style w:type="paragraph" w:styleId="Revision">
    <w:name w:val="Revision"/>
    <w:hidden/>
    <w:uiPriority w:val="99"/>
    <w:semiHidden/>
    <w:rsid w:val="00E61C3E"/>
    <w:pPr>
      <w:spacing w:after="0" w:line="240" w:lineRule="auto"/>
    </w:pPr>
  </w:style>
  <w:style w:type="character" w:customStyle="1" w:styleId="Heading1Char">
    <w:name w:val="Heading 1 Char"/>
    <w:basedOn w:val="DefaultParagraphFont"/>
    <w:link w:val="Heading1"/>
    <w:uiPriority w:val="9"/>
    <w:rsid w:val="004B2792"/>
    <w:rPr>
      <w:rFonts w:ascii="Calibri" w:eastAsiaTheme="majorEastAsia" w:hAnsi="Calibri" w:cstheme="majorBidi"/>
      <w:b/>
      <w:szCs w:val="32"/>
    </w:rPr>
  </w:style>
  <w:style w:type="character" w:customStyle="1" w:styleId="Heading3Char">
    <w:name w:val="Heading 3 Char"/>
    <w:basedOn w:val="DefaultParagraphFont"/>
    <w:link w:val="Heading3"/>
    <w:uiPriority w:val="9"/>
    <w:rsid w:val="008C1393"/>
    <w:rPr>
      <w:rFonts w:eastAsiaTheme="majorEastAsia" w:cstheme="majorBidi"/>
      <w:b/>
      <w:szCs w:val="24"/>
    </w:rPr>
  </w:style>
  <w:style w:type="character" w:styleId="Hyperlink">
    <w:name w:val="Hyperlink"/>
    <w:basedOn w:val="DefaultParagraphFont"/>
    <w:uiPriority w:val="99"/>
    <w:unhideWhenUsed/>
    <w:rsid w:val="00A801C4"/>
    <w:rPr>
      <w:color w:val="0563C1" w:themeColor="hyperlink"/>
      <w:u w:val="single"/>
    </w:rPr>
  </w:style>
  <w:style w:type="paragraph" w:customStyle="1" w:styleId="present-address">
    <w:name w:val="present-address"/>
    <w:basedOn w:val="Normal"/>
    <w:qFormat/>
    <w:rsid w:val="00A801C4"/>
    <w:pPr>
      <w:spacing w:after="240" w:line="360" w:lineRule="auto"/>
    </w:pPr>
    <w:rPr>
      <w:rFonts w:ascii="Aptos" w:eastAsia="Times New Roman" w:hAnsi="Aptos" w:cstheme="minorHAnsi"/>
      <w:color w:val="000000" w:themeColor="text1"/>
      <w:lang w:val="nl-BE"/>
    </w:rPr>
  </w:style>
  <w:style w:type="paragraph" w:styleId="Title">
    <w:name w:val="Title"/>
    <w:basedOn w:val="Normal"/>
    <w:next w:val="Normal"/>
    <w:link w:val="TitleChar"/>
    <w:uiPriority w:val="10"/>
    <w:qFormat/>
    <w:rsid w:val="00A801C4"/>
    <w:pPr>
      <w:spacing w:after="360" w:line="360" w:lineRule="auto"/>
    </w:pPr>
    <w:rPr>
      <w:rFonts w:ascii="Aptos" w:eastAsia="Times New Roman" w:hAnsi="Aptos" w:cstheme="minorHAnsi"/>
      <w:b/>
      <w:bCs/>
      <w:color w:val="000000" w:themeColor="text1"/>
      <w:sz w:val="32"/>
      <w:szCs w:val="32"/>
      <w:lang w:val="en-GB"/>
    </w:rPr>
  </w:style>
  <w:style w:type="character" w:customStyle="1" w:styleId="TitleChar">
    <w:name w:val="Title Char"/>
    <w:basedOn w:val="DefaultParagraphFont"/>
    <w:link w:val="Title"/>
    <w:uiPriority w:val="10"/>
    <w:rsid w:val="00A801C4"/>
    <w:rPr>
      <w:rFonts w:ascii="Aptos" w:eastAsia="Times New Roman" w:hAnsi="Aptos" w:cstheme="minorHAnsi"/>
      <w:b/>
      <w:bCs/>
      <w:color w:val="000000" w:themeColor="text1"/>
      <w:sz w:val="32"/>
      <w:szCs w:val="32"/>
      <w:lang w:val="en-GB"/>
    </w:rPr>
  </w:style>
  <w:style w:type="paragraph" w:styleId="ListParagraph">
    <w:name w:val="List Paragraph"/>
    <w:basedOn w:val="Normal"/>
    <w:uiPriority w:val="34"/>
    <w:qFormat/>
    <w:rsid w:val="007F2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5500">
      <w:bodyDiv w:val="1"/>
      <w:marLeft w:val="0"/>
      <w:marRight w:val="0"/>
      <w:marTop w:val="0"/>
      <w:marBottom w:val="0"/>
      <w:divBdr>
        <w:top w:val="none" w:sz="0" w:space="0" w:color="auto"/>
        <w:left w:val="none" w:sz="0" w:space="0" w:color="auto"/>
        <w:bottom w:val="none" w:sz="0" w:space="0" w:color="auto"/>
        <w:right w:val="none" w:sz="0" w:space="0" w:color="auto"/>
      </w:divBdr>
    </w:div>
    <w:div w:id="370887295">
      <w:bodyDiv w:val="1"/>
      <w:marLeft w:val="0"/>
      <w:marRight w:val="0"/>
      <w:marTop w:val="0"/>
      <w:marBottom w:val="0"/>
      <w:divBdr>
        <w:top w:val="none" w:sz="0" w:space="0" w:color="auto"/>
        <w:left w:val="none" w:sz="0" w:space="0" w:color="auto"/>
        <w:bottom w:val="none" w:sz="0" w:space="0" w:color="auto"/>
        <w:right w:val="none" w:sz="0" w:space="0" w:color="auto"/>
      </w:divBdr>
    </w:div>
    <w:div w:id="87740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microsoft.com/office/2011/relationships/people" Target="people.xml"/><Relationship Id="rId5" Type="http://schemas.openxmlformats.org/officeDocument/2006/relationships/hyperlink" Target="mailto:erwin.dreesen@kuleuven.be"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2296</Words>
  <Characters>13714</Characters>
  <Application>Microsoft Office Word</Application>
  <DocSecurity>0</DocSecurity>
  <Lines>457</Lines>
  <Paragraphs>296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112</cp:revision>
  <cp:lastPrinted>2025-04-22T09:38:00Z</cp:lastPrinted>
  <dcterms:created xsi:type="dcterms:W3CDTF">2024-05-30T08:58:00Z</dcterms:created>
  <dcterms:modified xsi:type="dcterms:W3CDTF">2025-08-04T08:39:00Z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a5351765-29c9-4d74-8705-4ea89b124091</vt:lpwstr>
  </property>
</Properties>
</file>