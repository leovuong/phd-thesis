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1D09" w14:textId="01112140" w:rsidR="009D4D11" w:rsidRDefault="006A6C2E" w:rsidP="00D04A0A">
      <w:pPr>
        <w:pStyle w:val="heading10"/>
      </w:pPr>
      <w:r w:rsidRPr="006A6C2E">
        <w:t>TITLE PAGE</w:t>
      </w:r>
    </w:p>
    <w:p w14:paraId="66794874" w14:textId="5851A823" w:rsidR="00596EC9" w:rsidRPr="00CE3795" w:rsidRDefault="00AC6D6C" w:rsidP="00CE3795">
      <w:pPr>
        <w:pStyle w:val="Title"/>
      </w:pPr>
      <w:r w:rsidRPr="00CE3795">
        <w:t xml:space="preserve">A fluconazole population pharmacokinetics study to improve </w:t>
      </w:r>
      <w:r w:rsidR="004E58AA" w:rsidRPr="00CE3795">
        <w:t>t</w:t>
      </w:r>
      <w:r w:rsidR="00D63A4A" w:rsidRPr="00CE3795">
        <w:t xml:space="preserve">arget </w:t>
      </w:r>
      <w:r w:rsidR="004E58AA" w:rsidRPr="00CE3795">
        <w:t>a</w:t>
      </w:r>
      <w:r w:rsidR="00D63A4A" w:rsidRPr="00CE3795">
        <w:t xml:space="preserve">ttainment in </w:t>
      </w:r>
      <w:r w:rsidR="004E58AA" w:rsidRPr="00CE3795">
        <w:t>c</w:t>
      </w:r>
      <w:r w:rsidR="00D63A4A" w:rsidRPr="00CE3795">
        <w:t xml:space="preserve">ritically </w:t>
      </w:r>
      <w:r w:rsidR="004E58AA" w:rsidRPr="00CE3795">
        <w:t>i</w:t>
      </w:r>
      <w:r w:rsidR="00D63A4A" w:rsidRPr="00CE3795">
        <w:t xml:space="preserve">ll </w:t>
      </w:r>
      <w:r w:rsidR="004E58AA" w:rsidRPr="00CE3795">
        <w:t>p</w:t>
      </w:r>
      <w:r w:rsidR="00D63A4A" w:rsidRPr="00CE3795">
        <w:t>atients</w:t>
      </w:r>
    </w:p>
    <w:p w14:paraId="690D07F0" w14:textId="03BB5C60" w:rsidR="003D0E51" w:rsidRPr="00131B8D" w:rsidRDefault="00AB21BB" w:rsidP="00CE3795">
      <w:pPr>
        <w:rPr>
          <w:vertAlign w:val="superscript"/>
        </w:rPr>
      </w:pPr>
      <w:r w:rsidRPr="00CE3795">
        <w:t>My-Luong Vuong</w:t>
      </w:r>
      <w:r w:rsidR="002135FC" w:rsidRPr="00CE3795">
        <w:t xml:space="preserve"> (</w:t>
      </w:r>
      <w:proofErr w:type="spellStart"/>
      <w:r w:rsidR="00E27D91" w:rsidRPr="00CE3795">
        <w:t>Mỹ-Lượng</w:t>
      </w:r>
      <w:proofErr w:type="spellEnd"/>
      <w:r w:rsidR="00E27D91" w:rsidRPr="00CE3795">
        <w:t xml:space="preserve"> Vương</w:t>
      </w:r>
      <w:r w:rsidR="00262C56" w:rsidRPr="00CE3795">
        <w:t>)</w:t>
      </w:r>
      <w:r w:rsidR="0082034B" w:rsidRPr="00C2698F">
        <w:rPr>
          <w:vertAlign w:val="superscript"/>
        </w:rPr>
        <w:t>a</w:t>
      </w:r>
      <w:r w:rsidR="00FD197B" w:rsidRPr="00C2698F">
        <w:rPr>
          <w:vertAlign w:val="superscript"/>
        </w:rPr>
        <w:t>†</w:t>
      </w:r>
      <w:r w:rsidR="00E31872" w:rsidRPr="00CE3795">
        <w:t>, Omar Elkayal</w:t>
      </w:r>
      <w:r w:rsidR="00FE4B6A" w:rsidRPr="00C2698F">
        <w:rPr>
          <w:vertAlign w:val="superscript"/>
        </w:rPr>
        <w:t>a,</w:t>
      </w:r>
      <w:r w:rsidR="00EA5ADA" w:rsidRPr="00C2698F">
        <w:rPr>
          <w:vertAlign w:val="superscript"/>
        </w:rPr>
        <w:t>†</w:t>
      </w:r>
      <w:r w:rsidR="007E5A69">
        <w:rPr>
          <w:vertAlign w:val="superscript"/>
        </w:rPr>
        <w:t>,1</w:t>
      </w:r>
      <w:r w:rsidR="00E31872" w:rsidRPr="00CE3795">
        <w:t>,</w:t>
      </w:r>
      <w:r w:rsidR="00B67D96" w:rsidRPr="00CE3795">
        <w:t xml:space="preserve"> Ruth Van Daele</w:t>
      </w:r>
      <w:r w:rsidR="00F7699D" w:rsidRPr="00C2698F">
        <w:rPr>
          <w:vertAlign w:val="superscript"/>
        </w:rPr>
        <w:t>a</w:t>
      </w:r>
      <w:r w:rsidR="00226FDC" w:rsidRPr="00C2698F">
        <w:rPr>
          <w:vertAlign w:val="superscript"/>
        </w:rPr>
        <w:t>,</w:t>
      </w:r>
      <w:r w:rsidR="00C07445" w:rsidRPr="00C2698F">
        <w:rPr>
          <w:vertAlign w:val="superscript"/>
        </w:rPr>
        <w:t>b</w:t>
      </w:r>
      <w:r w:rsidR="002340EC" w:rsidRPr="00C2698F">
        <w:rPr>
          <w:vertAlign w:val="superscript"/>
        </w:rPr>
        <w:t>,</w:t>
      </w:r>
      <w:r w:rsidR="0043500D">
        <w:rPr>
          <w:vertAlign w:val="superscript"/>
        </w:rPr>
        <w:t>2</w:t>
      </w:r>
      <w:r w:rsidR="00B67D96" w:rsidRPr="00CE3795">
        <w:t>,</w:t>
      </w:r>
      <w:r w:rsidR="00E31872" w:rsidRPr="00CE3795">
        <w:t xml:space="preserve"> Jan-Willem C. </w:t>
      </w:r>
      <w:proofErr w:type="spellStart"/>
      <w:r w:rsidR="00E31872" w:rsidRPr="00CE3795">
        <w:t>Alffenaar</w:t>
      </w:r>
      <w:r w:rsidR="00C07445" w:rsidRPr="00C2698F">
        <w:rPr>
          <w:vertAlign w:val="superscript"/>
        </w:rPr>
        <w:t>c</w:t>
      </w:r>
      <w:r w:rsidR="00E31872" w:rsidRPr="00C2698F">
        <w:rPr>
          <w:vertAlign w:val="superscript"/>
        </w:rPr>
        <w:t>,</w:t>
      </w:r>
      <w:r w:rsidR="00C07445" w:rsidRPr="00C2698F">
        <w:rPr>
          <w:vertAlign w:val="superscript"/>
        </w:rPr>
        <w:t>d</w:t>
      </w:r>
      <w:r w:rsidR="00E31872" w:rsidRPr="00C2698F">
        <w:rPr>
          <w:vertAlign w:val="superscript"/>
        </w:rPr>
        <w:t>,</w:t>
      </w:r>
      <w:r w:rsidR="00C07445" w:rsidRPr="00C2698F">
        <w:rPr>
          <w:vertAlign w:val="superscript"/>
        </w:rPr>
        <w:t>e</w:t>
      </w:r>
      <w:proofErr w:type="spellEnd"/>
      <w:r w:rsidR="00E72332" w:rsidRPr="00CE3795">
        <w:t>,</w:t>
      </w:r>
      <w:r w:rsidR="002073BD" w:rsidRPr="00CE3795">
        <w:t xml:space="preserve"> Sophie L. </w:t>
      </w:r>
      <w:proofErr w:type="spellStart"/>
      <w:r w:rsidR="002073BD" w:rsidRPr="00CE3795">
        <w:t>Stocker</w:t>
      </w:r>
      <w:r w:rsidR="00425155" w:rsidRPr="00C2698F">
        <w:rPr>
          <w:vertAlign w:val="superscript"/>
        </w:rPr>
        <w:t>c</w:t>
      </w:r>
      <w:r w:rsidR="00616C02" w:rsidRPr="00C2698F">
        <w:rPr>
          <w:vertAlign w:val="superscript"/>
        </w:rPr>
        <w:t>,</w:t>
      </w:r>
      <w:r w:rsidR="009523F9" w:rsidRPr="00C2698F">
        <w:rPr>
          <w:vertAlign w:val="superscript"/>
        </w:rPr>
        <w:t>e</w:t>
      </w:r>
      <w:r w:rsidR="00B83AB5" w:rsidRPr="00C2698F">
        <w:rPr>
          <w:vertAlign w:val="superscript"/>
        </w:rPr>
        <w:t>,</w:t>
      </w:r>
      <w:r w:rsidR="00863744" w:rsidRPr="00C2698F">
        <w:rPr>
          <w:vertAlign w:val="superscript"/>
        </w:rPr>
        <w:t>f</w:t>
      </w:r>
      <w:r w:rsidR="00B83AB5" w:rsidRPr="00C2698F">
        <w:rPr>
          <w:vertAlign w:val="superscript"/>
        </w:rPr>
        <w:t>,</w:t>
      </w:r>
      <w:r w:rsidR="00863744" w:rsidRPr="00C2698F">
        <w:rPr>
          <w:vertAlign w:val="superscript"/>
        </w:rPr>
        <w:t>g</w:t>
      </w:r>
      <w:proofErr w:type="spellEnd"/>
      <w:r w:rsidR="002073BD" w:rsidRPr="00CE3795">
        <w:t>,</w:t>
      </w:r>
      <w:r w:rsidR="0041079A" w:rsidRPr="00CE3795">
        <w:t xml:space="preserve"> Jason A. </w:t>
      </w:r>
      <w:proofErr w:type="spellStart"/>
      <w:r w:rsidR="0041079A" w:rsidRPr="00CE3795">
        <w:t>Roberts</w:t>
      </w:r>
      <w:r w:rsidR="000F4A56" w:rsidRPr="00C2698F">
        <w:rPr>
          <w:rStyle w:val="CommentReference"/>
          <w:sz w:val="22"/>
          <w:szCs w:val="22"/>
          <w:vertAlign w:val="superscript"/>
        </w:rPr>
        <w:t>h</w:t>
      </w:r>
      <w:r w:rsidR="0041079A" w:rsidRPr="00C2698F">
        <w:rPr>
          <w:vertAlign w:val="superscript"/>
        </w:rPr>
        <w:t>,</w:t>
      </w:r>
      <w:r w:rsidR="00286614" w:rsidRPr="00C2698F">
        <w:rPr>
          <w:vertAlign w:val="superscript"/>
        </w:rPr>
        <w:t>i</w:t>
      </w:r>
      <w:r w:rsidR="0041079A" w:rsidRPr="00C2698F">
        <w:rPr>
          <w:vertAlign w:val="superscript"/>
        </w:rPr>
        <w:t>,</w:t>
      </w:r>
      <w:r w:rsidR="00286614" w:rsidRPr="00C2698F">
        <w:rPr>
          <w:vertAlign w:val="superscript"/>
        </w:rPr>
        <w:t>j</w:t>
      </w:r>
      <w:proofErr w:type="spellEnd"/>
      <w:r w:rsidR="0041079A" w:rsidRPr="00CE3795">
        <w:t>,</w:t>
      </w:r>
      <w:r w:rsidR="00E31872" w:rsidRPr="00CE3795">
        <w:t xml:space="preserve"> Yves </w:t>
      </w:r>
      <w:proofErr w:type="spellStart"/>
      <w:r w:rsidR="00E31872" w:rsidRPr="00CE3795">
        <w:t>Debaveye</w:t>
      </w:r>
      <w:r w:rsidR="00F34BBA" w:rsidRPr="00C2698F">
        <w:rPr>
          <w:vertAlign w:val="superscript"/>
        </w:rPr>
        <w:t>k</w:t>
      </w:r>
      <w:r w:rsidR="00E31872" w:rsidRPr="00C2698F">
        <w:rPr>
          <w:vertAlign w:val="superscript"/>
        </w:rPr>
        <w:t>,</w:t>
      </w:r>
      <w:r w:rsidR="00F34BBA" w:rsidRPr="00C2698F">
        <w:rPr>
          <w:vertAlign w:val="superscript"/>
        </w:rPr>
        <w:t>l</w:t>
      </w:r>
      <w:proofErr w:type="spellEnd"/>
      <w:r w:rsidR="00E31872" w:rsidRPr="00CE3795">
        <w:t>, Joost</w:t>
      </w:r>
      <w:r w:rsidR="00F76D85" w:rsidRPr="00CE3795">
        <w:t xml:space="preserve"> </w:t>
      </w:r>
      <w:proofErr w:type="spellStart"/>
      <w:r w:rsidR="00E31872" w:rsidRPr="00CE3795">
        <w:t>Wauters</w:t>
      </w:r>
      <w:r w:rsidR="009D687A" w:rsidRPr="00C2698F">
        <w:rPr>
          <w:vertAlign w:val="superscript"/>
        </w:rPr>
        <w:t>m</w:t>
      </w:r>
      <w:r w:rsidR="00B82EFC" w:rsidRPr="00C2698F">
        <w:rPr>
          <w:vertAlign w:val="superscript"/>
        </w:rPr>
        <w:t>,</w:t>
      </w:r>
      <w:r w:rsidR="009D687A" w:rsidRPr="00C2698F">
        <w:rPr>
          <w:vertAlign w:val="superscript"/>
        </w:rPr>
        <w:t>n</w:t>
      </w:r>
      <w:proofErr w:type="spellEnd"/>
      <w:r w:rsidR="00E31872" w:rsidRPr="00CE3795">
        <w:t>, Beatrijs Mertens</w:t>
      </w:r>
      <w:r w:rsidR="00934F7F" w:rsidRPr="00C2698F">
        <w:rPr>
          <w:vertAlign w:val="superscript"/>
        </w:rPr>
        <w:t>a</w:t>
      </w:r>
      <w:r w:rsidR="00E31872" w:rsidRPr="00C2698F">
        <w:rPr>
          <w:vertAlign w:val="superscript"/>
        </w:rPr>
        <w:t>,</w:t>
      </w:r>
      <w:r w:rsidR="00B55146" w:rsidRPr="00C2698F">
        <w:rPr>
          <w:vertAlign w:val="superscript"/>
        </w:rPr>
        <w:t>b</w:t>
      </w:r>
      <w:r w:rsidR="004E0A67">
        <w:rPr>
          <w:vertAlign w:val="superscript"/>
        </w:rPr>
        <w:t>,</w:t>
      </w:r>
      <w:r w:rsidR="00232560">
        <w:rPr>
          <w:vertAlign w:val="superscript"/>
        </w:rPr>
        <w:t>3</w:t>
      </w:r>
      <w:r w:rsidR="00E31872" w:rsidRPr="00CE3795">
        <w:t>, Jasper M. Boonstra</w:t>
      </w:r>
      <w:r w:rsidR="00387837" w:rsidRPr="00C2698F">
        <w:rPr>
          <w:vertAlign w:val="superscript"/>
        </w:rPr>
        <w:t>o</w:t>
      </w:r>
      <w:r w:rsidR="00C83831" w:rsidRPr="00C2698F">
        <w:rPr>
          <w:vertAlign w:val="superscript"/>
        </w:rPr>
        <w:t>,</w:t>
      </w:r>
      <w:r w:rsidR="00341970">
        <w:rPr>
          <w:vertAlign w:val="superscript"/>
        </w:rPr>
        <w:t>4</w:t>
      </w:r>
      <w:r w:rsidR="00E31872" w:rsidRPr="00CE3795">
        <w:t>,</w:t>
      </w:r>
      <w:r w:rsidR="00F020C1" w:rsidRPr="00CE3795">
        <w:t xml:space="preserve"> Indy </w:t>
      </w:r>
      <w:proofErr w:type="spellStart"/>
      <w:r w:rsidR="00F020C1" w:rsidRPr="00CE3795">
        <w:t>Sandaradura</w:t>
      </w:r>
      <w:r w:rsidR="004929AE" w:rsidRPr="00C2698F">
        <w:rPr>
          <w:vertAlign w:val="superscript"/>
        </w:rPr>
        <w:t>p</w:t>
      </w:r>
      <w:r w:rsidR="00F020C1" w:rsidRPr="00C2698F">
        <w:rPr>
          <w:vertAlign w:val="superscript"/>
        </w:rPr>
        <w:t>,</w:t>
      </w:r>
      <w:r w:rsidR="004929AE" w:rsidRPr="00C2698F">
        <w:rPr>
          <w:vertAlign w:val="superscript"/>
        </w:rPr>
        <w:t>q</w:t>
      </w:r>
      <w:r w:rsidR="00F020C1" w:rsidRPr="00C2698F">
        <w:rPr>
          <w:vertAlign w:val="superscript"/>
        </w:rPr>
        <w:t>,</w:t>
      </w:r>
      <w:r w:rsidR="004929AE" w:rsidRPr="00C2698F">
        <w:rPr>
          <w:vertAlign w:val="superscript"/>
        </w:rPr>
        <w:t>r</w:t>
      </w:r>
      <w:proofErr w:type="spellEnd"/>
      <w:r w:rsidR="00F020C1" w:rsidRPr="00CE3795">
        <w:t>,</w:t>
      </w:r>
      <w:r w:rsidR="0071763B" w:rsidRPr="00CE3795">
        <w:t xml:space="preserve"> </w:t>
      </w:r>
      <w:r w:rsidR="006F4EE5" w:rsidRPr="00CE3795">
        <w:t xml:space="preserve">Deborah J.E. </w:t>
      </w:r>
      <w:proofErr w:type="spellStart"/>
      <w:r w:rsidR="006F4EE5" w:rsidRPr="00CE3795">
        <w:t>Marriott</w:t>
      </w:r>
      <w:r w:rsidR="003B008A" w:rsidRPr="00131B8D">
        <w:rPr>
          <w:vertAlign w:val="superscript"/>
        </w:rPr>
        <w:t>s,t</w:t>
      </w:r>
      <w:proofErr w:type="spellEnd"/>
      <w:r w:rsidR="006F4EE5" w:rsidRPr="00CE3795">
        <w:t>,</w:t>
      </w:r>
      <w:r w:rsidR="00A83774" w:rsidRPr="00CE3795">
        <w:t xml:space="preserve"> Roger J. </w:t>
      </w:r>
      <w:proofErr w:type="spellStart"/>
      <w:r w:rsidR="00711F14" w:rsidRPr="00CE3795">
        <w:t>Brüggemann</w:t>
      </w:r>
      <w:r w:rsidR="00711F14" w:rsidRPr="00131B8D">
        <w:rPr>
          <w:vertAlign w:val="superscript"/>
        </w:rPr>
        <w:t>u</w:t>
      </w:r>
      <w:r w:rsidR="00480D7F" w:rsidRPr="00131B8D">
        <w:rPr>
          <w:vertAlign w:val="superscript"/>
        </w:rPr>
        <w:t>,</w:t>
      </w:r>
      <w:r w:rsidR="00711F14" w:rsidRPr="00131B8D">
        <w:rPr>
          <w:vertAlign w:val="superscript"/>
        </w:rPr>
        <w:t>v</w:t>
      </w:r>
      <w:proofErr w:type="spellEnd"/>
      <w:r w:rsidR="00A83774" w:rsidRPr="00CE3795">
        <w:t>,</w:t>
      </w:r>
      <w:r w:rsidR="00FB5201" w:rsidRPr="00CE3795">
        <w:t xml:space="preserve"> Jeroen A. </w:t>
      </w:r>
      <w:proofErr w:type="spellStart"/>
      <w:r w:rsidR="00666216" w:rsidRPr="00CE3795">
        <w:t>Schouten</w:t>
      </w:r>
      <w:r w:rsidR="00666216" w:rsidRPr="00131B8D">
        <w:rPr>
          <w:vertAlign w:val="superscript"/>
        </w:rPr>
        <w:t>w</w:t>
      </w:r>
      <w:proofErr w:type="spellEnd"/>
      <w:r w:rsidR="00FB5201" w:rsidRPr="00CE3795">
        <w:t xml:space="preserve">, </w:t>
      </w:r>
      <w:r w:rsidR="00E31872" w:rsidRPr="00CE3795">
        <w:t>Raoul</w:t>
      </w:r>
      <w:r w:rsidR="00F76D85" w:rsidRPr="00CE3795">
        <w:t xml:space="preserve"> </w:t>
      </w:r>
      <w:r w:rsidR="00666216" w:rsidRPr="00CE3795">
        <w:t>Bergner</w:t>
      </w:r>
      <w:r w:rsidR="00666216" w:rsidRPr="00131B8D">
        <w:rPr>
          <w:vertAlign w:val="superscript"/>
        </w:rPr>
        <w:t>x</w:t>
      </w:r>
      <w:r w:rsidR="00E31872" w:rsidRPr="00CE3795">
        <w:t xml:space="preserve">, Steven </w:t>
      </w:r>
      <w:proofErr w:type="spellStart"/>
      <w:r w:rsidR="00666216" w:rsidRPr="00CE3795">
        <w:t>Buijk</w:t>
      </w:r>
      <w:r w:rsidR="00666216" w:rsidRPr="00131B8D">
        <w:rPr>
          <w:vertAlign w:val="superscript"/>
        </w:rPr>
        <w:t>y</w:t>
      </w:r>
      <w:proofErr w:type="spellEnd"/>
      <w:r w:rsidR="00E31872" w:rsidRPr="00CE3795">
        <w:t>,</w:t>
      </w:r>
      <w:r w:rsidR="00E56CA4" w:rsidRPr="00CE3795">
        <w:t xml:space="preserve"> </w:t>
      </w:r>
      <w:r w:rsidR="00E31872" w:rsidRPr="00CE3795">
        <w:t xml:space="preserve">Isabel </w:t>
      </w:r>
      <w:proofErr w:type="spellStart"/>
      <w:r w:rsidR="00E31872" w:rsidRPr="00CE3795">
        <w:t>Spriet</w:t>
      </w:r>
      <w:r w:rsidR="000A5800" w:rsidRPr="00131B8D">
        <w:rPr>
          <w:vertAlign w:val="superscript"/>
        </w:rPr>
        <w:t>a,</w:t>
      </w:r>
      <w:r w:rsidR="008715AE" w:rsidRPr="00131B8D">
        <w:rPr>
          <w:vertAlign w:val="superscript"/>
        </w:rPr>
        <w:t>b</w:t>
      </w:r>
      <w:proofErr w:type="spellEnd"/>
      <w:r w:rsidR="003F0D07" w:rsidRPr="00131B8D">
        <w:rPr>
          <w:vertAlign w:val="superscript"/>
        </w:rPr>
        <w:t>,</w:t>
      </w:r>
      <w:r w:rsidR="00EA5ADA" w:rsidRPr="00131B8D">
        <w:rPr>
          <w:vertAlign w:val="superscript"/>
        </w:rPr>
        <w:t>‡</w:t>
      </w:r>
      <w:r w:rsidR="00E31872" w:rsidRPr="00CE3795">
        <w:t xml:space="preserve">, Erwin </w:t>
      </w:r>
      <w:proofErr w:type="spellStart"/>
      <w:r w:rsidR="00E31872" w:rsidRPr="00CE3795">
        <w:t>Dreesen</w:t>
      </w:r>
      <w:r w:rsidR="00516025" w:rsidRPr="00131B8D">
        <w:rPr>
          <w:vertAlign w:val="superscript"/>
        </w:rPr>
        <w:t>a</w:t>
      </w:r>
      <w:proofErr w:type="spellEnd"/>
      <w:r w:rsidR="00516025" w:rsidRPr="00131B8D">
        <w:rPr>
          <w:vertAlign w:val="superscript"/>
        </w:rPr>
        <w:t>,</w:t>
      </w:r>
      <w:r w:rsidR="00EA5ADA" w:rsidRPr="00131B8D">
        <w:rPr>
          <w:vertAlign w:val="superscript"/>
        </w:rPr>
        <w:t>‡</w:t>
      </w:r>
      <w:r w:rsidR="00516025" w:rsidRPr="00131B8D">
        <w:rPr>
          <w:vertAlign w:val="superscript"/>
        </w:rPr>
        <w:t>,</w:t>
      </w:r>
      <w:r w:rsidR="00EA5ADA" w:rsidRPr="00131B8D">
        <w:rPr>
          <w:vertAlign w:val="superscript"/>
        </w:rPr>
        <w:t>*</w:t>
      </w:r>
    </w:p>
    <w:p w14:paraId="7716DB82" w14:textId="77777777" w:rsidR="004E11AA" w:rsidRDefault="00796939" w:rsidP="004E11AA">
      <w:pPr>
        <w:jc w:val="left"/>
      </w:pPr>
      <w:r w:rsidRPr="00494DCF">
        <w:rPr>
          <w:vertAlign w:val="superscript"/>
        </w:rPr>
        <w:t>a</w:t>
      </w:r>
      <w:r w:rsidR="005B0EB5" w:rsidRPr="00494DCF">
        <w:t xml:space="preserve"> Department of Pharmaceutical and Pharmacological Sciences, KU</w:t>
      </w:r>
      <w:r w:rsidR="004E11AA">
        <w:t> </w:t>
      </w:r>
      <w:r w:rsidR="005B0EB5" w:rsidRPr="00494DCF">
        <w:t>Leuven,</w:t>
      </w:r>
      <w:r w:rsidR="00446258" w:rsidRPr="00494DCF">
        <w:t xml:space="preserve"> </w:t>
      </w:r>
      <w:r w:rsidR="005B0EB5" w:rsidRPr="00494DCF">
        <w:t>Leuven, Belgium</w:t>
      </w:r>
      <w:r w:rsidR="00A10EDA" w:rsidRPr="00494DCF">
        <w:br/>
      </w:r>
      <w:r w:rsidR="00BE00D0">
        <w:rPr>
          <w:vertAlign w:val="superscript"/>
        </w:rPr>
        <w:t>b</w:t>
      </w:r>
      <w:r w:rsidR="00A6012A" w:rsidRPr="00494DCF">
        <w:t xml:space="preserve"> Pharmacy Department, University Hospitals Leuven, Leuven, Belgium</w:t>
      </w:r>
      <w:r w:rsidR="00A10EDA" w:rsidRPr="00494DCF">
        <w:rPr>
          <w:vertAlign w:val="superscript"/>
        </w:rPr>
        <w:br/>
      </w:r>
      <w:r w:rsidR="008D292E">
        <w:rPr>
          <w:vertAlign w:val="superscript"/>
        </w:rPr>
        <w:t>c</w:t>
      </w:r>
      <w:r w:rsidR="008D292E" w:rsidRPr="00494DCF">
        <w:t xml:space="preserve"> School of Pharmacy, Faculty of Medicine and Health, The University of Sydney, Sydney, Australia</w:t>
      </w:r>
      <w:r w:rsidR="008D292E" w:rsidRPr="00494DCF">
        <w:rPr>
          <w:vertAlign w:val="superscript"/>
        </w:rPr>
        <w:br/>
      </w:r>
      <w:r w:rsidR="008D292E">
        <w:rPr>
          <w:vertAlign w:val="superscript"/>
        </w:rPr>
        <w:t>d</w:t>
      </w:r>
      <w:r w:rsidR="008D292E" w:rsidRPr="00494DCF">
        <w:t xml:space="preserve"> </w:t>
      </w:r>
      <w:r w:rsidR="008D292E">
        <w:t xml:space="preserve">Pharmacy Department, </w:t>
      </w:r>
      <w:proofErr w:type="spellStart"/>
      <w:r w:rsidR="008D292E" w:rsidRPr="00494DCF">
        <w:t>Westmead</w:t>
      </w:r>
      <w:proofErr w:type="spellEnd"/>
      <w:r w:rsidR="008D292E" w:rsidRPr="00494DCF">
        <w:t xml:space="preserve"> Hospital, Sydney, Australia</w:t>
      </w:r>
      <w:r w:rsidR="008D292E" w:rsidRPr="00494DCF">
        <w:rPr>
          <w:vertAlign w:val="superscript"/>
        </w:rPr>
        <w:br/>
      </w:r>
      <w:r w:rsidR="008D292E">
        <w:rPr>
          <w:vertAlign w:val="superscript"/>
        </w:rPr>
        <w:t>e</w:t>
      </w:r>
      <w:r w:rsidR="008D292E" w:rsidRPr="00494DCF">
        <w:t xml:space="preserve"> Institute for Infectious Diseases (Sydney ID)</w:t>
      </w:r>
      <w:r w:rsidR="008D292E">
        <w:t xml:space="preserve">, </w:t>
      </w:r>
      <w:r w:rsidR="008D292E" w:rsidRPr="00494DCF">
        <w:t>The University of Sydney, Sydney, Australia</w:t>
      </w:r>
      <w:r w:rsidR="008D292E">
        <w:br/>
      </w:r>
      <w:r w:rsidR="00CA4CC3">
        <w:rPr>
          <w:vertAlign w:val="superscript"/>
        </w:rPr>
        <w:t>f</w:t>
      </w:r>
      <w:r w:rsidR="00F90804" w:rsidRPr="00494DCF">
        <w:t xml:space="preserve"> School of Clinical Medicine, Faculty of Medicine and Health, University of New South Wales, Sydney, Australia</w:t>
      </w:r>
      <w:r w:rsidR="00A10EDA" w:rsidRPr="00494DCF">
        <w:rPr>
          <w:vertAlign w:val="superscript"/>
        </w:rPr>
        <w:br/>
      </w:r>
      <w:r w:rsidR="00CA4CC3">
        <w:rPr>
          <w:vertAlign w:val="superscript"/>
        </w:rPr>
        <w:t>g</w:t>
      </w:r>
      <w:r w:rsidR="00CA4CC3" w:rsidRPr="00494DCF">
        <w:rPr>
          <w:vertAlign w:val="superscript"/>
        </w:rPr>
        <w:t xml:space="preserve"> </w:t>
      </w:r>
      <w:r w:rsidR="00741301" w:rsidRPr="00494DCF">
        <w:t>Department of Clinical Pharmacology and Toxicology, St. Vincent's Hospital, Sydney,</w:t>
      </w:r>
      <w:r w:rsidR="00144C75" w:rsidRPr="00494DCF">
        <w:t xml:space="preserve"> </w:t>
      </w:r>
      <w:r w:rsidR="00741301" w:rsidRPr="00494DCF">
        <w:t>Australia</w:t>
      </w:r>
      <w:r w:rsidR="00A10EDA" w:rsidRPr="00494DCF">
        <w:rPr>
          <w:vertAlign w:val="superscript"/>
        </w:rPr>
        <w:br/>
      </w:r>
      <w:r w:rsidR="00CA4CC3">
        <w:rPr>
          <w:vertAlign w:val="superscript"/>
        </w:rPr>
        <w:t>h</w:t>
      </w:r>
      <w:r w:rsidR="00CA4CC3" w:rsidRPr="00494DCF">
        <w:t xml:space="preserve"> </w:t>
      </w:r>
      <w:r w:rsidR="00C23ED3" w:rsidRPr="00494DCF">
        <w:t>University of Queensland Centre for Clinical Research (UQCCR), The University of Queensland, Brisbane,</w:t>
      </w:r>
      <w:r w:rsidR="00C430DA">
        <w:t xml:space="preserve"> </w:t>
      </w:r>
      <w:r w:rsidR="00C23ED3" w:rsidRPr="00494DCF">
        <w:t>Australia</w:t>
      </w:r>
      <w:r w:rsidR="00A10EDA" w:rsidRPr="00494DCF">
        <w:rPr>
          <w:vertAlign w:val="superscript"/>
        </w:rPr>
        <w:br/>
      </w:r>
      <w:proofErr w:type="spellStart"/>
      <w:r w:rsidR="00CA4CC3">
        <w:rPr>
          <w:vertAlign w:val="superscript"/>
        </w:rPr>
        <w:t>i</w:t>
      </w:r>
      <w:proofErr w:type="spellEnd"/>
      <w:r w:rsidR="00CA4CC3" w:rsidRPr="00494DCF">
        <w:t xml:space="preserve"> </w:t>
      </w:r>
      <w:r w:rsidR="00C23ED3" w:rsidRPr="00494DCF">
        <w:t>Departments of Pharmacy and Intensive Care Medicine, Royal Brisbane and Women’s Hospital, Brisbane, Australia</w:t>
      </w:r>
      <w:r w:rsidR="00A10EDA" w:rsidRPr="00494DCF">
        <w:rPr>
          <w:vertAlign w:val="superscript"/>
        </w:rPr>
        <w:br/>
      </w:r>
      <w:r w:rsidR="00CA4CC3">
        <w:rPr>
          <w:vertAlign w:val="superscript"/>
        </w:rPr>
        <w:t>j</w:t>
      </w:r>
      <w:r w:rsidR="00CA4CC3" w:rsidRPr="00494DCF">
        <w:t xml:space="preserve"> </w:t>
      </w:r>
      <w:r w:rsidR="00C23ED3" w:rsidRPr="00494DCF">
        <w:t xml:space="preserve">Division of Anaesthesiology Critical Care Emergency and Pain Medicine, </w:t>
      </w:r>
      <w:proofErr w:type="spellStart"/>
      <w:r w:rsidR="00C23ED3" w:rsidRPr="00494DCF">
        <w:t>Nîmes</w:t>
      </w:r>
      <w:proofErr w:type="spellEnd"/>
      <w:r w:rsidR="00C23ED3" w:rsidRPr="00494DCF">
        <w:t xml:space="preserve"> University Hospital, University of Montpellier, </w:t>
      </w:r>
      <w:proofErr w:type="spellStart"/>
      <w:r w:rsidR="00C23ED3" w:rsidRPr="00494DCF">
        <w:t>Nîmes</w:t>
      </w:r>
      <w:proofErr w:type="spellEnd"/>
      <w:r w:rsidR="00C23ED3" w:rsidRPr="00494DCF">
        <w:t>, France</w:t>
      </w:r>
      <w:r w:rsidR="00A10EDA" w:rsidRPr="00494DCF">
        <w:rPr>
          <w:vertAlign w:val="superscript"/>
        </w:rPr>
        <w:br/>
      </w:r>
      <w:r w:rsidR="00CA4CC3">
        <w:rPr>
          <w:vertAlign w:val="superscript"/>
        </w:rPr>
        <w:t>k</w:t>
      </w:r>
      <w:r w:rsidR="00CA4CC3" w:rsidRPr="00494DCF">
        <w:t xml:space="preserve"> </w:t>
      </w:r>
      <w:r w:rsidR="005B0EB5" w:rsidRPr="00494DCF">
        <w:t>Department of Cellular and Molecular Medicine, KU</w:t>
      </w:r>
      <w:r w:rsidR="004E11AA">
        <w:t> </w:t>
      </w:r>
      <w:r w:rsidR="005B0EB5" w:rsidRPr="00494DCF">
        <w:t>Leuven, Leuven, Belgium</w:t>
      </w:r>
      <w:r w:rsidR="00A10EDA" w:rsidRPr="00494DCF">
        <w:rPr>
          <w:vertAlign w:val="superscript"/>
        </w:rPr>
        <w:br/>
      </w:r>
      <w:r w:rsidR="00CA4CC3">
        <w:rPr>
          <w:vertAlign w:val="superscript"/>
        </w:rPr>
        <w:t>l</w:t>
      </w:r>
      <w:r w:rsidR="00CA4CC3" w:rsidRPr="00494DCF">
        <w:t xml:space="preserve"> </w:t>
      </w:r>
      <w:r w:rsidR="005B0EB5" w:rsidRPr="00494DCF">
        <w:t>Intensive Care Unit, University Hospitals Leuven, Leuven, Belgium</w:t>
      </w:r>
      <w:r w:rsidR="00A10EDA" w:rsidRPr="00494DCF">
        <w:rPr>
          <w:vertAlign w:val="superscript"/>
        </w:rPr>
        <w:br/>
      </w:r>
      <w:r w:rsidR="00C07E95">
        <w:rPr>
          <w:vertAlign w:val="superscript"/>
        </w:rPr>
        <w:t>m</w:t>
      </w:r>
      <w:r w:rsidR="00C07E95" w:rsidRPr="00494DCF">
        <w:t xml:space="preserve"> </w:t>
      </w:r>
      <w:r w:rsidR="005B0EB5" w:rsidRPr="00494DCF">
        <w:t>Department of Microbiology, Immunology and Transplantation, KU</w:t>
      </w:r>
      <w:r w:rsidR="004E11AA">
        <w:t> </w:t>
      </w:r>
      <w:r w:rsidR="005B0EB5" w:rsidRPr="00494DCF">
        <w:t>Leuven, Leuven, Belgium</w:t>
      </w:r>
      <w:r w:rsidR="00A10EDA" w:rsidRPr="00494DCF">
        <w:rPr>
          <w:vertAlign w:val="superscript"/>
        </w:rPr>
        <w:br/>
      </w:r>
      <w:r w:rsidR="00C07E95">
        <w:rPr>
          <w:vertAlign w:val="superscript"/>
        </w:rPr>
        <w:t>n</w:t>
      </w:r>
      <w:r w:rsidR="00C07E95" w:rsidRPr="00494DCF">
        <w:t xml:space="preserve"> </w:t>
      </w:r>
      <w:r w:rsidR="005B0EB5" w:rsidRPr="00494DCF">
        <w:t>Medical Intensive Care Unit, University Hospitals Leuven, Leuven, Belgium</w:t>
      </w:r>
      <w:r w:rsidR="00A10EDA" w:rsidRPr="00494DCF">
        <w:rPr>
          <w:vertAlign w:val="superscript"/>
        </w:rPr>
        <w:br/>
      </w:r>
      <w:r w:rsidR="00C07E95">
        <w:rPr>
          <w:vertAlign w:val="superscript"/>
        </w:rPr>
        <w:t>o</w:t>
      </w:r>
      <w:r w:rsidR="00C07E95" w:rsidRPr="00494DCF">
        <w:t xml:space="preserve"> </w:t>
      </w:r>
      <w:r w:rsidR="005B0EB5" w:rsidRPr="00494DCF">
        <w:t xml:space="preserve">University of Groningen, University Medical </w:t>
      </w:r>
      <w:r w:rsidR="00F3554D" w:rsidRPr="00494DCF">
        <w:t>Centre</w:t>
      </w:r>
      <w:r w:rsidR="005B0EB5" w:rsidRPr="00494DCF">
        <w:t xml:space="preserve"> Groningen, Department of Clinical Pharmacy and Pharmacology, Groningen,</w:t>
      </w:r>
      <w:r w:rsidR="004F541D" w:rsidRPr="00494DCF">
        <w:t xml:space="preserve"> The Netherlands</w:t>
      </w:r>
      <w:r w:rsidR="00A10EDA" w:rsidRPr="00494DCF">
        <w:rPr>
          <w:vertAlign w:val="superscript"/>
        </w:rPr>
        <w:br/>
      </w:r>
      <w:r w:rsidR="00C07E95">
        <w:rPr>
          <w:vertAlign w:val="superscript"/>
        </w:rPr>
        <w:t>p</w:t>
      </w:r>
      <w:r w:rsidR="00C07E95" w:rsidRPr="00494DCF">
        <w:t xml:space="preserve"> </w:t>
      </w:r>
      <w:r w:rsidR="00CD2DBC" w:rsidRPr="00494DCF">
        <w:t xml:space="preserve">Centre for Infectious Diseases and Microbiology, </w:t>
      </w:r>
      <w:proofErr w:type="spellStart"/>
      <w:r w:rsidR="00CD2DBC" w:rsidRPr="00494DCF">
        <w:t>Westmead</w:t>
      </w:r>
      <w:proofErr w:type="spellEnd"/>
      <w:r w:rsidR="00CD2DBC" w:rsidRPr="00494DCF">
        <w:t xml:space="preserve"> Hospital</w:t>
      </w:r>
      <w:r w:rsidR="00750E95">
        <w:t xml:space="preserve">, </w:t>
      </w:r>
      <w:r w:rsidR="00CB63CE">
        <w:t xml:space="preserve">Sydney, </w:t>
      </w:r>
      <w:r w:rsidR="00750E95" w:rsidRPr="00750E95">
        <w:t>Australia</w:t>
      </w:r>
      <w:r w:rsidR="00A10EDA" w:rsidRPr="00494DCF">
        <w:rPr>
          <w:vertAlign w:val="superscript"/>
        </w:rPr>
        <w:br/>
      </w:r>
      <w:r w:rsidR="00C07E95">
        <w:rPr>
          <w:vertAlign w:val="superscript"/>
        </w:rPr>
        <w:t>q</w:t>
      </w:r>
      <w:r w:rsidR="00C07E95" w:rsidRPr="00494DCF">
        <w:t xml:space="preserve"> </w:t>
      </w:r>
      <w:r w:rsidR="00CD2DBC" w:rsidRPr="00494DCF">
        <w:t xml:space="preserve">Faculty of Medicine and Health, </w:t>
      </w:r>
      <w:proofErr w:type="spellStart"/>
      <w:r w:rsidR="00CD2DBC" w:rsidRPr="00494DCF">
        <w:t>Westmead</w:t>
      </w:r>
      <w:proofErr w:type="spellEnd"/>
      <w:r w:rsidR="00CD2DBC" w:rsidRPr="00494DCF">
        <w:t xml:space="preserve"> Clinical School, The University of Sydney</w:t>
      </w:r>
      <w:r w:rsidR="00750E95">
        <w:t>,</w:t>
      </w:r>
      <w:r w:rsidR="00C23F4B">
        <w:t xml:space="preserve"> Sydney,</w:t>
      </w:r>
      <w:r w:rsidR="00750E95">
        <w:t xml:space="preserve"> </w:t>
      </w:r>
      <w:r w:rsidR="00750E95" w:rsidRPr="00750E95">
        <w:lastRenderedPageBreak/>
        <w:t>Australia</w:t>
      </w:r>
      <w:r w:rsidR="00A10EDA" w:rsidRPr="00494DCF">
        <w:rPr>
          <w:vertAlign w:val="superscript"/>
        </w:rPr>
        <w:br/>
      </w:r>
      <w:r w:rsidR="00C07E95">
        <w:rPr>
          <w:vertAlign w:val="superscript"/>
        </w:rPr>
        <w:t>r</w:t>
      </w:r>
      <w:r w:rsidR="00C07E95" w:rsidRPr="00494DCF">
        <w:t xml:space="preserve"> </w:t>
      </w:r>
      <w:r w:rsidR="00CD2DBC" w:rsidRPr="00494DCF">
        <w:t xml:space="preserve">Institute of Clinical Pathology and Medical Research, New South Wales Health Pathology, </w:t>
      </w:r>
      <w:proofErr w:type="spellStart"/>
      <w:r w:rsidR="00CD2DBC" w:rsidRPr="00494DCF">
        <w:t>Westmead</w:t>
      </w:r>
      <w:proofErr w:type="spellEnd"/>
      <w:r w:rsidR="00CD2DBC" w:rsidRPr="00494DCF">
        <w:t xml:space="preserve"> Hospital, Sydney, </w:t>
      </w:r>
      <w:bookmarkStart w:id="0" w:name="_Hlk152339168"/>
      <w:r w:rsidR="00CD2DBC" w:rsidRPr="00494DCF">
        <w:t>Australia</w:t>
      </w:r>
      <w:bookmarkEnd w:id="0"/>
      <w:r w:rsidR="00A10EDA" w:rsidRPr="00494DCF">
        <w:rPr>
          <w:vertAlign w:val="superscript"/>
        </w:rPr>
        <w:br/>
      </w:r>
      <w:r w:rsidR="00C07E95">
        <w:rPr>
          <w:vertAlign w:val="superscript"/>
        </w:rPr>
        <w:t>s</w:t>
      </w:r>
      <w:r w:rsidR="00C07E95" w:rsidRPr="00494DCF">
        <w:t xml:space="preserve"> </w:t>
      </w:r>
      <w:r w:rsidR="002556F5" w:rsidRPr="002556F5">
        <w:t>School of Clinical Medicine, St Vincent's Healthcare Clinical Campus, Faculty of Medicine and Health, UNSW Sydney, NSW, Australia</w:t>
      </w:r>
      <w:r w:rsidR="004E11AA">
        <w:br/>
      </w:r>
      <w:r w:rsidR="00C07E95">
        <w:rPr>
          <w:vertAlign w:val="superscript"/>
        </w:rPr>
        <w:t>t</w:t>
      </w:r>
      <w:r w:rsidR="00740FC2" w:rsidRPr="00494DCF">
        <w:t xml:space="preserve"> </w:t>
      </w:r>
      <w:r w:rsidR="00EE50EC" w:rsidRPr="00EE50EC">
        <w:t>Clinical Microbiology and Infectious Diseases Department, St. Vincent's Hospital, Sydney, NSW, Australia</w:t>
      </w:r>
      <w:r w:rsidR="004E11AA">
        <w:br/>
      </w:r>
      <w:r w:rsidR="00D61940">
        <w:rPr>
          <w:vertAlign w:val="superscript"/>
        </w:rPr>
        <w:t>u</w:t>
      </w:r>
      <w:r w:rsidR="00D61940" w:rsidRPr="00494DCF">
        <w:t xml:space="preserve"> </w:t>
      </w:r>
      <w:r w:rsidR="00BC0A08" w:rsidRPr="00494DCF">
        <w:t>Radboud university medical centre, Radboud Institute for Medical Innovations, Department of Pharmacy, Nijmegen, The Netherlands</w:t>
      </w:r>
      <w:r w:rsidR="00BC0A08" w:rsidRPr="00494DCF">
        <w:rPr>
          <w:vertAlign w:val="superscript"/>
        </w:rPr>
        <w:br/>
      </w:r>
      <w:r w:rsidR="00616C02">
        <w:rPr>
          <w:vertAlign w:val="superscript"/>
        </w:rPr>
        <w:t>v</w:t>
      </w:r>
      <w:r w:rsidR="00D61940" w:rsidRPr="00494DCF">
        <w:t xml:space="preserve"> </w:t>
      </w:r>
      <w:proofErr w:type="spellStart"/>
      <w:r w:rsidR="00BC0A08" w:rsidRPr="00494DCF">
        <w:t>Radboudumc</w:t>
      </w:r>
      <w:proofErr w:type="spellEnd"/>
      <w:r w:rsidR="00BC0A08" w:rsidRPr="00494DCF">
        <w:t>/CWZ Centre of Expertise in Mycology, Nijmegen, The Netherlands</w:t>
      </w:r>
      <w:r w:rsidR="00A10EDA" w:rsidRPr="00494DCF">
        <w:rPr>
          <w:vertAlign w:val="superscript"/>
        </w:rPr>
        <w:br/>
      </w:r>
      <w:r w:rsidR="00927DA6">
        <w:rPr>
          <w:vertAlign w:val="superscript"/>
        </w:rPr>
        <w:t>w</w:t>
      </w:r>
      <w:r w:rsidR="00927DA6" w:rsidRPr="00494DCF">
        <w:t xml:space="preserve"> </w:t>
      </w:r>
      <w:r w:rsidR="000D6ED5" w:rsidRPr="00494DCF">
        <w:t>Department of Intensive Care, Canisius Wilhelmina Hospital, Nijmegen, The Netherlands</w:t>
      </w:r>
      <w:r w:rsidR="00A10EDA" w:rsidRPr="00494DCF">
        <w:rPr>
          <w:vertAlign w:val="superscript"/>
        </w:rPr>
        <w:br/>
      </w:r>
      <w:r w:rsidR="00927DA6">
        <w:rPr>
          <w:vertAlign w:val="superscript"/>
        </w:rPr>
        <w:t>x</w:t>
      </w:r>
      <w:r w:rsidR="00927DA6" w:rsidRPr="00494DCF">
        <w:t xml:space="preserve"> </w:t>
      </w:r>
      <w:r w:rsidR="005B0EB5" w:rsidRPr="00494DCF">
        <w:t>Division of Rheumatology</w:t>
      </w:r>
      <w:r w:rsidR="00273524">
        <w:t xml:space="preserve"> and Nephrology</w:t>
      </w:r>
      <w:r w:rsidR="005B0EB5" w:rsidRPr="00494DCF">
        <w:t xml:space="preserve">, Department of Medicine A, Ludwigshafen Medical </w:t>
      </w:r>
      <w:r w:rsidR="00F3554D" w:rsidRPr="00494DCF">
        <w:t>Centre</w:t>
      </w:r>
      <w:r w:rsidR="005B0EB5" w:rsidRPr="00494DCF">
        <w:t>, Ludwigshafen, Germany</w:t>
      </w:r>
      <w:r w:rsidR="00A10EDA" w:rsidRPr="00494DCF">
        <w:rPr>
          <w:vertAlign w:val="superscript"/>
        </w:rPr>
        <w:br/>
      </w:r>
      <w:r w:rsidR="00927DA6">
        <w:rPr>
          <w:vertAlign w:val="superscript"/>
        </w:rPr>
        <w:t>y</w:t>
      </w:r>
      <w:r w:rsidR="00927DA6" w:rsidRPr="00494DCF">
        <w:t xml:space="preserve"> </w:t>
      </w:r>
      <w:r w:rsidR="005B0EB5" w:rsidRPr="00494DCF">
        <w:t xml:space="preserve">Department of Surgery, </w:t>
      </w:r>
      <w:proofErr w:type="spellStart"/>
      <w:r w:rsidR="005B0EB5" w:rsidRPr="00494DCF">
        <w:t>IJsseland</w:t>
      </w:r>
      <w:proofErr w:type="spellEnd"/>
      <w:r w:rsidR="005B0EB5" w:rsidRPr="00494DCF">
        <w:t xml:space="preserve"> Hospital, Capelle </w:t>
      </w:r>
      <w:proofErr w:type="spellStart"/>
      <w:r w:rsidR="005B0EB5" w:rsidRPr="00494DCF">
        <w:t>aan</w:t>
      </w:r>
      <w:proofErr w:type="spellEnd"/>
      <w:r w:rsidR="005B0EB5" w:rsidRPr="00494DCF">
        <w:t xml:space="preserve"> den Ijssel, </w:t>
      </w:r>
      <w:r w:rsidR="003954E1" w:rsidRPr="00494DCF">
        <w:t>The Netherlands</w:t>
      </w:r>
    </w:p>
    <w:p w14:paraId="6E2421D8" w14:textId="4796F934" w:rsidR="00BB68CD" w:rsidRPr="00E12618" w:rsidRDefault="00852B08" w:rsidP="00CF351D">
      <w:pPr>
        <w:pStyle w:val="present-address"/>
        <w:rPr>
          <w:lang w:val="en-GB"/>
        </w:rPr>
      </w:pPr>
      <w:r>
        <w:rPr>
          <w:vertAlign w:val="superscript"/>
          <w:lang w:val="en-GB"/>
        </w:rPr>
        <w:t>1</w:t>
      </w:r>
      <w:r w:rsidR="00390260">
        <w:rPr>
          <w:lang w:val="en-GB"/>
        </w:rPr>
        <w:t xml:space="preserve"> </w:t>
      </w:r>
      <w:r w:rsidRPr="00852B08">
        <w:rPr>
          <w:lang w:val="en-GB"/>
        </w:rPr>
        <w:t>Novo Nordisk</w:t>
      </w:r>
      <w:r w:rsidR="00656840" w:rsidRPr="00E12618">
        <w:rPr>
          <w:lang w:val="en-GB"/>
        </w:rPr>
        <w:t xml:space="preserve">, </w:t>
      </w:r>
      <w:r w:rsidR="000A729D">
        <w:rPr>
          <w:lang w:val="en-GB"/>
        </w:rPr>
        <w:t>C</w:t>
      </w:r>
      <w:r w:rsidR="000A729D" w:rsidRPr="000A729D">
        <w:rPr>
          <w:lang w:val="en-GB"/>
        </w:rPr>
        <w:t>openhagen</w:t>
      </w:r>
      <w:r w:rsidR="00656840" w:rsidRPr="00E12618">
        <w:rPr>
          <w:lang w:val="en-GB"/>
        </w:rPr>
        <w:t xml:space="preserve">, </w:t>
      </w:r>
      <w:r w:rsidR="000A729D">
        <w:rPr>
          <w:lang w:val="en-GB"/>
        </w:rPr>
        <w:t>Denmark</w:t>
      </w:r>
      <w:r w:rsidR="00CF351D" w:rsidRPr="00E12618">
        <w:rPr>
          <w:vertAlign w:val="superscript"/>
          <w:lang w:val="en-GB"/>
        </w:rPr>
        <w:br/>
      </w:r>
      <w:r w:rsidR="00E12618" w:rsidRPr="00E12618">
        <w:rPr>
          <w:vertAlign w:val="superscript"/>
          <w:lang w:val="en-GB"/>
        </w:rPr>
        <w:t>2</w:t>
      </w:r>
      <w:r w:rsidR="003841C3" w:rsidRPr="00E12618">
        <w:rPr>
          <w:lang w:val="en-GB"/>
        </w:rPr>
        <w:t xml:space="preserve"> </w:t>
      </w:r>
      <w:r w:rsidR="000079C7" w:rsidRPr="000079C7">
        <w:rPr>
          <w:lang w:val="en-GB"/>
        </w:rPr>
        <w:t xml:space="preserve">Gilead Sciences, </w:t>
      </w:r>
      <w:proofErr w:type="spellStart"/>
      <w:r w:rsidR="000079C7" w:rsidRPr="000079C7">
        <w:rPr>
          <w:lang w:val="en-GB"/>
        </w:rPr>
        <w:t>Diegem</w:t>
      </w:r>
      <w:proofErr w:type="spellEnd"/>
      <w:r w:rsidR="000079C7" w:rsidRPr="000079C7">
        <w:rPr>
          <w:lang w:val="en-GB"/>
        </w:rPr>
        <w:t>, Belgium</w:t>
      </w:r>
      <w:r w:rsidR="004E11AA" w:rsidRPr="00E12618">
        <w:rPr>
          <w:lang w:val="en-GB"/>
        </w:rPr>
        <w:br/>
      </w:r>
      <w:r w:rsidR="00E12618">
        <w:rPr>
          <w:vertAlign w:val="superscript"/>
          <w:lang w:val="en-GB"/>
        </w:rPr>
        <w:t>3</w:t>
      </w:r>
      <w:r w:rsidR="0055640E" w:rsidRPr="00E12618">
        <w:rPr>
          <w:lang w:val="en-GB"/>
        </w:rPr>
        <w:t xml:space="preserve"> </w:t>
      </w:r>
      <w:r w:rsidR="006A42C3" w:rsidRPr="006A42C3">
        <w:rPr>
          <w:lang w:val="en-GB"/>
        </w:rPr>
        <w:t>AZ Turnhout, Antwerp, Belgium</w:t>
      </w:r>
      <w:r w:rsidR="00BB68CD" w:rsidRPr="00E12618">
        <w:rPr>
          <w:lang w:val="en-GB"/>
        </w:rPr>
        <w:br/>
      </w:r>
      <w:r w:rsidR="00E12618">
        <w:rPr>
          <w:vertAlign w:val="superscript"/>
          <w:lang w:val="en-GB"/>
        </w:rPr>
        <w:t>4</w:t>
      </w:r>
      <w:r w:rsidR="008856E6" w:rsidRPr="00E12618">
        <w:rPr>
          <w:lang w:val="en-GB"/>
        </w:rPr>
        <w:t xml:space="preserve"> ICON plc, Groningen, The Netherlands</w:t>
      </w:r>
    </w:p>
    <w:p w14:paraId="26E3DAF8" w14:textId="4F0B90AA" w:rsidR="00D97E1B" w:rsidRPr="00E03B11" w:rsidRDefault="00D97E1B" w:rsidP="004E11AA">
      <w:pPr>
        <w:jc w:val="left"/>
      </w:pPr>
      <w:r w:rsidRPr="00B256D9">
        <w:rPr>
          <w:vertAlign w:val="superscript"/>
        </w:rPr>
        <w:t>†</w:t>
      </w:r>
      <w:r w:rsidRPr="00E03B11">
        <w:t>Shared co-first authorship</w:t>
      </w:r>
      <w:r w:rsidR="004E11AA">
        <w:br/>
      </w:r>
      <w:r w:rsidRPr="00B256D9">
        <w:rPr>
          <w:vertAlign w:val="superscript"/>
        </w:rPr>
        <w:t>‡</w:t>
      </w:r>
      <w:r w:rsidRPr="00E03B11">
        <w:t>Shared co-senior authorship</w:t>
      </w:r>
    </w:p>
    <w:p w14:paraId="6335736E" w14:textId="18D296B7" w:rsidR="00D97E1B" w:rsidRDefault="00D97E1B" w:rsidP="00CE3795">
      <w:r w:rsidRPr="00E03B11">
        <w:t xml:space="preserve">*Corresponding author. E-mail: </w:t>
      </w:r>
      <w:hyperlink r:id="rId8" w:history="1">
        <w:r w:rsidR="00F93E82" w:rsidRPr="00F93E82">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w:t>
      </w:r>
      <w:r w:rsidR="004E11AA">
        <w:t> </w:t>
      </w:r>
      <w:r w:rsidR="00B46A3C" w:rsidRPr="00B46A3C">
        <w:t xml:space="preserve">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C8F7BE1" w14:textId="67115689" w:rsidR="00B07E4C" w:rsidRDefault="000C6FDC" w:rsidP="00DB478C">
      <w:pPr>
        <w:tabs>
          <w:tab w:val="left" w:pos="2835"/>
        </w:tabs>
        <w:ind w:left="1985" w:hanging="1985"/>
        <w:jc w:val="left"/>
      </w:pPr>
      <w:r w:rsidRPr="002E6576">
        <w:rPr>
          <w:rStyle w:val="Heading2Char"/>
          <w:sz w:val="22"/>
          <w:szCs w:val="22"/>
        </w:rPr>
        <w:t>ORCID numbers</w:t>
      </w:r>
      <w:r w:rsidRPr="002E6576">
        <w:rPr>
          <w:rStyle w:val="Heading2Char"/>
        </w:rPr>
        <w:t>:</w:t>
      </w:r>
      <w:r w:rsidRPr="009A3DB4">
        <w:tab/>
      </w:r>
      <w:r w:rsidR="00183F96">
        <w:t>MLV</w:t>
      </w:r>
      <w:r w:rsidR="00433543">
        <w:tab/>
      </w:r>
      <w:r w:rsidR="00754851" w:rsidRPr="00754851">
        <w:t>0000-0001-9203-6745</w:t>
      </w:r>
      <w:r w:rsidR="004E11AA">
        <w:br/>
      </w:r>
      <w:r w:rsidR="00183F96">
        <w:t>OE</w:t>
      </w:r>
      <w:r w:rsidR="00433543">
        <w:tab/>
      </w:r>
      <w:r w:rsidRPr="009A3DB4">
        <w:t>0000-0001-5708-9497</w:t>
      </w:r>
      <w:r w:rsidR="004E11AA">
        <w:br/>
      </w:r>
      <w:r w:rsidR="00183F96">
        <w:t>RVD</w:t>
      </w:r>
      <w:r w:rsidR="00433543">
        <w:tab/>
      </w:r>
      <w:r w:rsidR="00FD721A" w:rsidRPr="00FD721A">
        <w:t>0000-0002-8353-2103</w:t>
      </w:r>
      <w:r w:rsidR="004E11AA">
        <w:br/>
      </w:r>
      <w:r w:rsidR="00041875">
        <w:t>JWA</w:t>
      </w:r>
      <w:r w:rsidR="00433543">
        <w:tab/>
      </w:r>
      <w:r w:rsidR="00061C8B" w:rsidRPr="00061C8B">
        <w:t>0000-0001-6703-0288</w:t>
      </w:r>
      <w:r w:rsidR="004E11AA">
        <w:br/>
      </w:r>
      <w:r w:rsidR="00610004">
        <w:t>SLS</w:t>
      </w:r>
      <w:r w:rsidR="00433543">
        <w:tab/>
      </w:r>
      <w:r w:rsidR="00271148" w:rsidRPr="00271148">
        <w:t>0000-0002-2114-587X</w:t>
      </w:r>
      <w:r w:rsidR="004E11AA">
        <w:br/>
      </w:r>
      <w:r w:rsidR="002C6ACD">
        <w:t>JAR</w:t>
      </w:r>
      <w:r w:rsidR="00433543">
        <w:tab/>
      </w:r>
      <w:r w:rsidR="004D2FEE" w:rsidRPr="004D2FEE">
        <w:t>0000-0001-6218-435X</w:t>
      </w:r>
      <w:r w:rsidR="004E11AA">
        <w:br/>
      </w:r>
      <w:r w:rsidR="00AA099A" w:rsidRPr="007A09A5">
        <w:t>YD</w:t>
      </w:r>
      <w:r w:rsidR="00433543" w:rsidRPr="007A09A5">
        <w:tab/>
      </w:r>
      <w:r w:rsidR="00AA099A" w:rsidRPr="007A09A5">
        <w:t>0000-0003-1784-8297</w:t>
      </w:r>
      <w:r w:rsidR="004E11AA">
        <w:br/>
      </w:r>
      <w:r w:rsidR="00B31353" w:rsidRPr="007A09A5">
        <w:t>JW</w:t>
      </w:r>
      <w:r w:rsidR="00433543" w:rsidRPr="007A09A5">
        <w:tab/>
      </w:r>
      <w:r w:rsidR="00B31353" w:rsidRPr="007A09A5">
        <w:t>0000-0002-5983-3897</w:t>
      </w:r>
      <w:r w:rsidR="004E11AA">
        <w:br/>
      </w:r>
      <w:r w:rsidRPr="007A09A5">
        <w:t>BM</w:t>
      </w:r>
      <w:r w:rsidR="00433543" w:rsidRPr="007A09A5">
        <w:tab/>
      </w:r>
      <w:r w:rsidRPr="007A09A5">
        <w:t>0000-0002-1501-3045</w:t>
      </w:r>
      <w:r w:rsidR="004E11AA">
        <w:br/>
      </w:r>
      <w:r w:rsidR="00DE1090" w:rsidRPr="007A09A5">
        <w:lastRenderedPageBreak/>
        <w:t>JMB</w:t>
      </w:r>
      <w:r w:rsidR="00433543" w:rsidRPr="007A09A5">
        <w:tab/>
      </w:r>
      <w:r w:rsidR="00F0040A" w:rsidRPr="007A09A5">
        <w:t>0009-0006-5957-7244</w:t>
      </w:r>
      <w:r w:rsidR="004E11AA">
        <w:br/>
      </w:r>
      <w:r w:rsidR="008B31D1" w:rsidRPr="007A09A5">
        <w:t>IS</w:t>
      </w:r>
      <w:r w:rsidR="00433543" w:rsidRPr="007A09A5">
        <w:tab/>
      </w:r>
      <w:r w:rsidR="0016315C" w:rsidRPr="007A09A5">
        <w:t>0000-0002-9457-8262</w:t>
      </w:r>
      <w:r w:rsidR="004E11AA">
        <w:br/>
      </w:r>
      <w:r w:rsidR="00C438A5" w:rsidRPr="007A09A5">
        <w:t>RJB</w:t>
      </w:r>
      <w:r w:rsidR="00433543" w:rsidRPr="007A09A5">
        <w:tab/>
      </w:r>
      <w:r w:rsidR="00BD3DA9" w:rsidRPr="007A09A5">
        <w:t>0000-0002-7618-725X</w:t>
      </w:r>
      <w:r w:rsidR="004E11AA">
        <w:br/>
      </w:r>
      <w:r w:rsidR="00982192" w:rsidRPr="007A09A5">
        <w:t>JAS</w:t>
      </w:r>
      <w:r w:rsidR="00433543" w:rsidRPr="007A09A5">
        <w:tab/>
      </w:r>
      <w:r w:rsidR="00A66909" w:rsidRPr="007A09A5">
        <w:t>0000-0001-9118-4420</w:t>
      </w:r>
      <w:r w:rsidR="004E11AA">
        <w:br/>
      </w:r>
      <w:r w:rsidR="00CE08ED">
        <w:t>RB</w:t>
      </w:r>
      <w:r w:rsidR="00433543">
        <w:tab/>
      </w:r>
      <w:r w:rsidR="00CE08ED" w:rsidRPr="00CE08ED">
        <w:t>0000-0002-7965-1273</w:t>
      </w:r>
      <w:r w:rsidR="004E11AA">
        <w:br/>
      </w:r>
      <w:proofErr w:type="spellStart"/>
      <w:r w:rsidRPr="009A3DB4">
        <w:t>IS</w:t>
      </w:r>
      <w:r w:rsidR="00777C6B">
        <w:t>p</w:t>
      </w:r>
      <w:proofErr w:type="spellEnd"/>
      <w:r w:rsidR="00433543">
        <w:tab/>
      </w:r>
      <w:r w:rsidRPr="009A3DB4">
        <w:t>0000-0001-6342-0676</w:t>
      </w:r>
      <w:r w:rsidR="004E11AA">
        <w:br/>
      </w:r>
      <w:r w:rsidR="00183F96">
        <w:t>ED</w:t>
      </w:r>
      <w:r w:rsidR="00433543">
        <w:tab/>
      </w:r>
      <w:r w:rsidRPr="009A3DB4">
        <w:t>0000-0002-0785-2930</w:t>
      </w:r>
    </w:p>
    <w:p w14:paraId="355863FE" w14:textId="77777777" w:rsidR="00B07E4C" w:rsidRPr="001B3309" w:rsidRDefault="00B07E4C" w:rsidP="001B3309">
      <w:pPr>
        <w:pStyle w:val="Subtitle"/>
      </w:pPr>
      <w:r w:rsidRPr="001B3309">
        <w:t>Acknowledgements</w:t>
      </w:r>
    </w:p>
    <w:p w14:paraId="1B00E323" w14:textId="77777777" w:rsidR="00B07E4C" w:rsidRPr="00CE6856" w:rsidRDefault="00B07E4C" w:rsidP="00B07E4C">
      <w:r w:rsidRPr="00B82C7A">
        <w:t xml:space="preserve">The authors wish to thank Thi Nguyen and Sebastian Rosser from the University of Sydney for their valuable support in the </w:t>
      </w:r>
      <w:r>
        <w:t>modelling step of this study</w:t>
      </w:r>
      <w:r w:rsidRPr="00494DCF">
        <w:t>.</w:t>
      </w:r>
      <w:r>
        <w:t xml:space="preserve"> </w:t>
      </w:r>
      <w:r w:rsidRPr="002F56EE">
        <w:t>The resources and services used in this work were provided by the VSC (Flemish Supercomputer Center), funded by the Research Foundation - Flanders (FWO) and the Flemish Government.</w:t>
      </w:r>
      <w:r>
        <w:t xml:space="preserve"> </w:t>
      </w:r>
      <w:r w:rsidRPr="00B61BC3">
        <w:rPr>
          <w:lang w:val="en-US"/>
        </w:rPr>
        <w:t>J</w:t>
      </w:r>
      <w:r>
        <w:rPr>
          <w:lang w:val="en-US"/>
        </w:rPr>
        <w:t>ason</w:t>
      </w:r>
      <w:r w:rsidRPr="00B61BC3">
        <w:rPr>
          <w:lang w:val="en-US"/>
        </w:rPr>
        <w:t xml:space="preserve"> Roberts would like to acknowledge funding from the Australian National Health and Medical Research Council for a Centre of Research Excellence </w:t>
      </w:r>
      <w:r w:rsidRPr="00B61BC3">
        <w:rPr>
          <w:lang w:val="en-AU"/>
        </w:rPr>
        <w:t>(APP</w:t>
      </w:r>
      <w:r>
        <w:rPr>
          <w:lang w:val="en-AU"/>
        </w:rPr>
        <w:t>2007007</w:t>
      </w:r>
      <w:r w:rsidRPr="00B61BC3">
        <w:rPr>
          <w:lang w:val="en-AU"/>
        </w:rPr>
        <w:t xml:space="preserve">) </w:t>
      </w:r>
      <w:r w:rsidRPr="00B61BC3">
        <w:rPr>
          <w:lang w:val="en-US"/>
        </w:rPr>
        <w:t>and a</w:t>
      </w:r>
      <w:r>
        <w:rPr>
          <w:lang w:val="en-US"/>
        </w:rPr>
        <w:t>n</w:t>
      </w:r>
      <w:r w:rsidRPr="00B61BC3">
        <w:rPr>
          <w:lang w:val="en-US"/>
        </w:rPr>
        <w:t xml:space="preserve"> </w:t>
      </w:r>
      <w:r>
        <w:rPr>
          <w:lang w:val="en-US"/>
        </w:rPr>
        <w:t>Investigator Grant</w:t>
      </w:r>
      <w:r w:rsidRPr="00B61BC3">
        <w:rPr>
          <w:lang w:val="en-US"/>
        </w:rPr>
        <w:t xml:space="preserve"> </w:t>
      </w:r>
      <w:r w:rsidRPr="00B61BC3">
        <w:rPr>
          <w:lang w:val="en-AU"/>
        </w:rPr>
        <w:t>(APP</w:t>
      </w:r>
      <w:r>
        <w:rPr>
          <w:lang w:val="en-AU"/>
        </w:rPr>
        <w:t>2009736</w:t>
      </w:r>
      <w:r w:rsidRPr="00B61BC3">
        <w:rPr>
          <w:lang w:val="en-AU"/>
        </w:rPr>
        <w:t>)</w:t>
      </w:r>
      <w:r>
        <w:rPr>
          <w:lang w:val="en-AU"/>
        </w:rPr>
        <w:t xml:space="preserve"> as well as </w:t>
      </w:r>
      <w:r>
        <w:t>an Advancing Queensland Clinical Fellowship</w:t>
      </w:r>
      <w:r w:rsidRPr="00B61BC3">
        <w:rPr>
          <w:lang w:val="en-US"/>
        </w:rPr>
        <w:t>.</w:t>
      </w:r>
    </w:p>
    <w:p w14:paraId="13F24ABF" w14:textId="77777777" w:rsidR="00940011" w:rsidRPr="00FD51CB" w:rsidRDefault="00940011" w:rsidP="00FD51CB">
      <w:pPr>
        <w:pStyle w:val="Subtitle"/>
      </w:pPr>
      <w:r w:rsidRPr="00FD51CB">
        <w:t>Author contributions</w:t>
      </w:r>
    </w:p>
    <w:p w14:paraId="208E2FFB" w14:textId="12A91FD8" w:rsidR="002B583E" w:rsidRPr="009A3DB4" w:rsidRDefault="00940011" w:rsidP="00D04A0A">
      <w:r w:rsidRPr="007A09A5">
        <w:t xml:space="preserve">Conceptualisation: MLV, OE, RVD, </w:t>
      </w:r>
      <w:proofErr w:type="spellStart"/>
      <w:r w:rsidRPr="007A09A5">
        <w:t>ISp</w:t>
      </w:r>
      <w:proofErr w:type="spellEnd"/>
      <w:r w:rsidRPr="007A09A5">
        <w:t>, ED</w:t>
      </w:r>
      <w:r w:rsidR="00BD69C0">
        <w:t xml:space="preserve">; </w:t>
      </w:r>
      <w:r>
        <w:t xml:space="preserve">Methodology: </w:t>
      </w:r>
      <w:r w:rsidRPr="00415EA4">
        <w:t xml:space="preserve">MLV, OE, </w:t>
      </w:r>
      <w:proofErr w:type="spellStart"/>
      <w:r w:rsidRPr="00415EA4">
        <w:t>ISp</w:t>
      </w:r>
      <w:proofErr w:type="spellEnd"/>
      <w:r w:rsidRPr="00415EA4">
        <w:t>, ED</w:t>
      </w:r>
      <w:r w:rsidR="0039509B">
        <w:t xml:space="preserve">; </w:t>
      </w:r>
      <w:r w:rsidRPr="00D04A0A">
        <w:t>Software: MLV</w:t>
      </w:r>
      <w:r w:rsidR="0074658C">
        <w:t>;</w:t>
      </w:r>
      <w:r w:rsidR="00A74C11">
        <w:t xml:space="preserve"> </w:t>
      </w:r>
      <w:r w:rsidR="0074658C">
        <w:t>Fo</w:t>
      </w:r>
      <w:r w:rsidRPr="00D04A0A">
        <w:t>rmal analysis: MLV</w:t>
      </w:r>
      <w:r w:rsidR="00E85916">
        <w:t xml:space="preserve">; </w:t>
      </w:r>
      <w:r w:rsidRPr="00D04A0A">
        <w:t>Investigation: MLV, OE, RVD, JWA, ED, I</w:t>
      </w:r>
      <w:r w:rsidR="005953BA" w:rsidRPr="005953BA">
        <w:t>s</w:t>
      </w:r>
      <w:r w:rsidRPr="00D04A0A">
        <w:t>p</w:t>
      </w:r>
      <w:r w:rsidR="005953BA">
        <w:t xml:space="preserve">; </w:t>
      </w:r>
      <w:r w:rsidRPr="00D04A0A">
        <w:t xml:space="preserve">Resources: MLV, JWA, SLS, JAR, YD, JW, BM, JMB, IS, DJEM, RJB, JAS, RB, SB, </w:t>
      </w:r>
      <w:proofErr w:type="spellStart"/>
      <w:r w:rsidRPr="00D04A0A">
        <w:t>ISp</w:t>
      </w:r>
      <w:proofErr w:type="spellEnd"/>
      <w:r w:rsidRPr="00D04A0A">
        <w:t>, ED</w:t>
      </w:r>
      <w:r w:rsidR="0095582B">
        <w:t xml:space="preserve">; </w:t>
      </w:r>
      <w:r w:rsidRPr="006242A6">
        <w:t>Data Curation: RVD</w:t>
      </w:r>
      <w:r>
        <w:t>, MLV</w:t>
      </w:r>
      <w:r w:rsidR="007E6212">
        <w:t xml:space="preserve">; </w:t>
      </w:r>
      <w:r w:rsidRPr="006242A6">
        <w:t>Writing – Original Draft: MLV</w:t>
      </w:r>
      <w:r w:rsidR="00C02457">
        <w:t xml:space="preserve">; </w:t>
      </w:r>
      <w:r>
        <w:t xml:space="preserve">Writing – Review &amp; Editing: </w:t>
      </w:r>
      <w:r w:rsidRPr="007F7926">
        <w:t>MLV, OE, RVD, JWA, SLS, JAR, YD, JW, BM, JMB, IS, DJEM, RJB,</w:t>
      </w:r>
      <w:r w:rsidR="009E54A2">
        <w:t xml:space="preserve"> </w:t>
      </w:r>
      <w:r w:rsidRPr="007F7926">
        <w:t xml:space="preserve">JAS, RB, SB, </w:t>
      </w:r>
      <w:proofErr w:type="spellStart"/>
      <w:r w:rsidRPr="007F7926">
        <w:t>ISp</w:t>
      </w:r>
      <w:proofErr w:type="spellEnd"/>
      <w:r w:rsidRPr="007F7926">
        <w:t>, ED</w:t>
      </w:r>
      <w:r w:rsidR="0084510F">
        <w:t xml:space="preserve">; </w:t>
      </w:r>
      <w:r>
        <w:t xml:space="preserve">Visualisation: </w:t>
      </w:r>
      <w:r w:rsidRPr="006242A6">
        <w:t>MLV</w:t>
      </w:r>
      <w:r w:rsidR="002B792B">
        <w:t xml:space="preserve">; </w:t>
      </w:r>
      <w:r>
        <w:t xml:space="preserve">Supervision: </w:t>
      </w:r>
      <w:proofErr w:type="spellStart"/>
      <w:r w:rsidRPr="006242A6">
        <w:t>IS</w:t>
      </w:r>
      <w:r>
        <w:t>p</w:t>
      </w:r>
      <w:proofErr w:type="spellEnd"/>
      <w:r w:rsidRPr="006242A6">
        <w:t>, ED</w:t>
      </w:r>
      <w:r w:rsidR="009F3070">
        <w:t xml:space="preserve">; </w:t>
      </w:r>
      <w:r>
        <w:t xml:space="preserve">Project administration: </w:t>
      </w:r>
      <w:proofErr w:type="spellStart"/>
      <w:r w:rsidRPr="006242A6">
        <w:t>ISp</w:t>
      </w:r>
      <w:proofErr w:type="spellEnd"/>
      <w:r w:rsidRPr="006242A6">
        <w:t>, ED</w:t>
      </w:r>
      <w:r w:rsidR="00EE6832">
        <w:t xml:space="preserve">; </w:t>
      </w:r>
      <w:r>
        <w:t xml:space="preserve">Funding acquisition: </w:t>
      </w:r>
      <w:r w:rsidRPr="00A275A6">
        <w:t>MLV</w:t>
      </w:r>
      <w:r>
        <w:t xml:space="preserve">, </w:t>
      </w:r>
      <w:proofErr w:type="spellStart"/>
      <w:r w:rsidRPr="006242A6">
        <w:t>ISp</w:t>
      </w:r>
      <w:proofErr w:type="spellEnd"/>
      <w:r w:rsidRPr="006242A6">
        <w:t>, ED</w:t>
      </w:r>
      <w:r w:rsidRPr="00FC211F">
        <w:t>.</w:t>
      </w:r>
    </w:p>
    <w:p w14:paraId="125388D6" w14:textId="77777777" w:rsidR="00F35B5B" w:rsidRDefault="00F35B5B" w:rsidP="00D04A0A">
      <w:pPr>
        <w:pStyle w:val="Subtitle"/>
      </w:pPr>
      <w:r w:rsidRPr="00F35B5B">
        <w:t>Data availability statements</w:t>
      </w:r>
    </w:p>
    <w:p w14:paraId="7341354B" w14:textId="3B67D356" w:rsidR="00F648D3" w:rsidRPr="00845D5D" w:rsidRDefault="00805CD4" w:rsidP="008D1862">
      <w:r w:rsidRPr="00805CD4">
        <w:t>The dataset for the current study is not publicly available due to ethics restrictions on the use of patient data, but, given ethical clearance, access could be given. The population pharmacokinetics model code is available in the Supplementary Materials.</w:t>
      </w:r>
      <w:r w:rsidR="00B875FD">
        <w:t xml:space="preserve"> </w:t>
      </w:r>
      <w:r w:rsidR="00B875FD" w:rsidRPr="00B875FD">
        <w:t xml:space="preserve">The </w:t>
      </w:r>
      <w:r w:rsidR="00B875FD">
        <w:t>supplementary</w:t>
      </w:r>
      <w:r w:rsidR="00B875FD" w:rsidRPr="00B875FD">
        <w:t xml:space="preserve"> data</w:t>
      </w:r>
      <w:r w:rsidR="00B875FD">
        <w:t>set</w:t>
      </w:r>
      <w:r w:rsidR="00B875FD" w:rsidRPr="00B875FD">
        <w:t xml:space="preserve"> that support</w:t>
      </w:r>
      <w:r w:rsidR="00B875FD">
        <w:t>s</w:t>
      </w:r>
      <w:r w:rsidR="00B875FD" w:rsidRPr="00B875FD">
        <w:t xml:space="preserve"> the </w:t>
      </w:r>
      <w:r w:rsidR="00B875FD">
        <w:t>simulations</w:t>
      </w:r>
      <w:r w:rsidR="00B875FD" w:rsidRPr="00B875FD">
        <w:t xml:space="preserve"> of this study </w:t>
      </w:r>
      <w:r w:rsidR="00B875FD">
        <w:t>is</w:t>
      </w:r>
      <w:r w:rsidR="00B875FD" w:rsidRPr="00B875FD">
        <w:t xml:space="preserve"> available in </w:t>
      </w:r>
      <w:proofErr w:type="spellStart"/>
      <w:r w:rsidR="00B875FD" w:rsidRPr="00B875FD">
        <w:t>Figshare</w:t>
      </w:r>
      <w:proofErr w:type="spellEnd"/>
      <w:r w:rsidR="00B875FD" w:rsidRPr="00B875FD">
        <w:t xml:space="preserve"> with the identifier https://doi.org/</w:t>
      </w:r>
      <w:r w:rsidR="001C4672" w:rsidRPr="001C4672">
        <w:t>10.6084/m9.figshare.28839686</w:t>
      </w:r>
      <w:r w:rsidR="00B875FD" w:rsidRPr="00B875FD">
        <w:t xml:space="preserve">. </w:t>
      </w:r>
      <w:r w:rsidR="00F648D3" w:rsidRPr="00845D5D">
        <w:br w:type="page"/>
      </w:r>
    </w:p>
    <w:p w14:paraId="0933FD65" w14:textId="2F21AB14" w:rsidR="005B0EB5" w:rsidRDefault="00F648D3" w:rsidP="00D04A0A">
      <w:pPr>
        <w:pStyle w:val="heading10"/>
      </w:pPr>
      <w:r>
        <w:lastRenderedPageBreak/>
        <w:t>Abstract</w:t>
      </w:r>
    </w:p>
    <w:p w14:paraId="77C467FA" w14:textId="354A5B32" w:rsidR="00715016" w:rsidRPr="00715016" w:rsidRDefault="00EF37A2" w:rsidP="005330B9">
      <w:r>
        <w:rPr>
          <w:rStyle w:val="Heading2Char"/>
        </w:rPr>
        <w:t>Purpose</w:t>
      </w:r>
      <w:r>
        <w:t xml:space="preserve"> </w:t>
      </w:r>
      <w:del w:id="1" w:author="My Luong Vuong" w:date="2025-07-15T10:33:00Z">
        <w:r w:rsidR="00715016" w:rsidRPr="00715016" w:rsidDel="000769DB">
          <w:delText xml:space="preserve">Invasive candidiasis, particularly candidaemia, is a </w:delText>
        </w:r>
        <w:r w:rsidR="009D0960" w:rsidDel="000769DB">
          <w:delText>life-threatening</w:delText>
        </w:r>
        <w:r w:rsidR="009D0960" w:rsidRPr="00715016" w:rsidDel="000769DB">
          <w:delText xml:space="preserve"> </w:delText>
        </w:r>
        <w:r w:rsidR="00715016" w:rsidRPr="00715016" w:rsidDel="000769DB">
          <w:delText xml:space="preserve">complication in </w:delText>
        </w:r>
        <w:r w:rsidR="007A72ED" w:rsidDel="000769DB">
          <w:delText>cr</w:delText>
        </w:r>
        <w:r w:rsidR="000D5942" w:rsidDel="000769DB">
          <w:delText>iti</w:delText>
        </w:r>
        <w:r w:rsidR="007A72ED" w:rsidDel="000769DB">
          <w:delText>cally ill patients</w:delText>
        </w:r>
        <w:r w:rsidR="00EA2BB2" w:rsidDel="000769DB">
          <w:delText>.</w:delText>
        </w:r>
        <w:r w:rsidR="007A72ED" w:rsidDel="000769DB">
          <w:delText xml:space="preserve"> </w:delText>
        </w:r>
      </w:del>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w:t>
      </w:r>
      <w:proofErr w:type="spellStart"/>
      <w:r w:rsidR="009058AA">
        <w:t>spp</w:t>
      </w:r>
      <w:proofErr w:type="spellEnd"/>
      <w:ins w:id="2" w:author="My Luong Vuong" w:date="2025-07-15T10:33:00Z">
        <w:r w:rsidR="000769DB">
          <w:t xml:space="preserve"> </w:t>
        </w:r>
        <w:r w:rsidR="000769DB" w:rsidRPr="00715016">
          <w:t>in critically ill patients</w:t>
        </w:r>
        <w:r w:rsidR="000769DB">
          <w:t xml:space="preserve"> with </w:t>
        </w:r>
      </w:ins>
      <w:ins w:id="3" w:author="My Luong Vuong" w:date="2025-07-15T10:34:00Z">
        <w:r w:rsidR="0061213E">
          <w:t>invasive candidiasis</w:t>
        </w:r>
      </w:ins>
      <w:r w:rsidR="00715016" w:rsidRPr="00715016">
        <w:t xml:space="preserve">. </w:t>
      </w:r>
      <w:r w:rsidR="002C54E1">
        <w:t xml:space="preserve">However, </w:t>
      </w:r>
      <w:r w:rsidR="00127535">
        <w:t>standard</w:t>
      </w:r>
      <w:r w:rsidR="00715016" w:rsidRPr="00715016">
        <w:t xml:space="preserve"> </w:t>
      </w:r>
      <w:r w:rsidR="009653C0">
        <w:t xml:space="preserve">fluconazole </w:t>
      </w:r>
      <w:r w:rsidR="00715016" w:rsidRPr="00715016">
        <w:t xml:space="preserve">dosing </w:t>
      </w:r>
      <w:r w:rsidR="008B0A79">
        <w:t>does</w:t>
      </w:r>
      <w:r w:rsidR="00715016" w:rsidRPr="00715016">
        <w:t xml:space="preserve"> not achieve adequate exposure in </w:t>
      </w:r>
      <w:del w:id="4" w:author="My Luong Vuong" w:date="2025-07-15T10:34:00Z">
        <w:r w:rsidR="00715016" w:rsidRPr="00715016" w:rsidDel="000A597D">
          <w:delText>critically ill</w:delText>
        </w:r>
      </w:del>
      <w:ins w:id="5" w:author="My Luong Vuong" w:date="2025-07-15T10:34:00Z">
        <w:r w:rsidR="000A597D">
          <w:t>these</w:t>
        </w:r>
      </w:ins>
      <w:r w:rsidR="00715016" w:rsidRPr="00715016">
        <w:t xml:space="preserve"> patients</w:t>
      </w:r>
      <w:r w:rsidR="005330B9">
        <w:t>. We</w:t>
      </w:r>
      <w:r w:rsidR="005330B9">
        <w:rPr>
          <w:rStyle w:val="Heading2Char"/>
        </w:rPr>
        <w:t xml:space="preserve"> </w:t>
      </w:r>
      <w:r w:rsidR="001F7CC7" w:rsidRPr="00715016">
        <w:t>aimed to</w:t>
      </w:r>
      <w:r w:rsidR="00A1469E">
        <w:t xml:space="preserve"> </w:t>
      </w:r>
      <w:r w:rsidR="00715016" w:rsidRPr="00715016">
        <w:t xml:space="preserve">identify factors </w:t>
      </w:r>
      <w:r w:rsidR="00C13D38">
        <w:t>impacting</w:t>
      </w:r>
      <w:r w:rsidR="005009E8">
        <w:t xml:space="preserve"> fluconazole</w:t>
      </w:r>
      <w:r w:rsidR="00BF6EA3">
        <w:t xml:space="preserve"> </w:t>
      </w:r>
      <w:r w:rsidR="00BF6EA3" w:rsidRPr="005C35FF">
        <w:t>pharmacokinetic</w:t>
      </w:r>
      <w:r w:rsidR="00BF6EA3">
        <w:t>–</w:t>
      </w:r>
      <w:r w:rsidR="00BF6EA3" w:rsidRPr="005C35FF">
        <w:t>pharmacodynamic</w:t>
      </w:r>
      <w:r w:rsidR="00BF6EA3">
        <w:t xml:space="preserve"> (PKPD)</w:t>
      </w:r>
      <w:r w:rsidR="00715016" w:rsidRPr="00715016">
        <w:t xml:space="preserve"> target </w:t>
      </w:r>
      <w:r w:rsidR="00DC5EF7">
        <w:t xml:space="preserve">attainment and provide a dosing regimen </w:t>
      </w:r>
      <w:r w:rsidR="00051920">
        <w:t>ensuring</w:t>
      </w:r>
      <w:r w:rsidR="00DC5EF7">
        <w:t xml:space="preserve"> </w:t>
      </w:r>
      <w:r w:rsidR="001A0B76">
        <w:t>adequate</w:t>
      </w:r>
      <w:r w:rsidR="005E1FFD">
        <w:t xml:space="preserve"> </w:t>
      </w:r>
      <w:r w:rsidR="005C35FF">
        <w:t>target attainment</w:t>
      </w:r>
      <w:r w:rsidR="00AC3CA3">
        <w:t xml:space="preserve"> </w:t>
      </w:r>
      <w:r w:rsidR="00AC3CA3" w:rsidRPr="00715016">
        <w:t>in critically ill patients</w:t>
      </w:r>
      <w:r w:rsidR="00BB7B58">
        <w:t>.</w:t>
      </w:r>
    </w:p>
    <w:p w14:paraId="23E1F449" w14:textId="240BA600" w:rsidR="00600A21" w:rsidRPr="00715016" w:rsidRDefault="00715016" w:rsidP="00CE3795">
      <w:r w:rsidRPr="00A72BCD">
        <w:rPr>
          <w:rStyle w:val="Heading2Char"/>
        </w:rPr>
        <w:t>Methods</w:t>
      </w:r>
      <w:r w:rsidR="00063D9B">
        <w:t xml:space="preserve"> </w:t>
      </w:r>
      <w:r w:rsidRPr="00715016">
        <w:t>A</w:t>
      </w:r>
      <w:r w:rsidR="00AC1571">
        <w:t xml:space="preserve"> population pharmacokinetic</w:t>
      </w:r>
      <w:r w:rsidR="001C6D7C">
        <w:t>s study</w:t>
      </w:r>
      <w:ins w:id="6" w:author="My Luong Vuong" w:date="2025-07-15T10:35:00Z">
        <w:r w:rsidR="00B70C29">
          <w:t xml:space="preserve"> (</w:t>
        </w:r>
        <w:proofErr w:type="spellStart"/>
        <w:r w:rsidR="00B70C29">
          <w:t>popPK</w:t>
        </w:r>
        <w:proofErr w:type="spellEnd"/>
        <w:r w:rsidR="00B70C29">
          <w:t>)</w:t>
        </w:r>
      </w:ins>
      <w:r w:rsidR="00A57A28">
        <w:t xml:space="preserve"> </w:t>
      </w:r>
      <w:r w:rsidRPr="00715016">
        <w:t xml:space="preserve">was conducted, </w:t>
      </w:r>
      <w:r w:rsidR="00AD73E0">
        <w:t>combining</w:t>
      </w:r>
      <w:r w:rsidRPr="00715016">
        <w:t xml:space="preserve"> </w:t>
      </w:r>
      <w:r w:rsidR="00C04202">
        <w:t>fluconazole concentration</w:t>
      </w:r>
      <w:r w:rsidRPr="00715016">
        <w:t xml:space="preserve"> data from eight studies. </w:t>
      </w:r>
      <w:r w:rsidR="00851E08">
        <w:t xml:space="preserve">We </w:t>
      </w:r>
      <w:r w:rsidR="00851E08" w:rsidRPr="00715016">
        <w:t>used</w:t>
      </w:r>
      <w:r w:rsidR="00851E08" w:rsidDel="00851E08">
        <w:t xml:space="preserve"> </w:t>
      </w:r>
      <w:r w:rsidR="00AF21AB">
        <w:t>m</w:t>
      </w:r>
      <w:r w:rsidRPr="00715016">
        <w:t>ultiple imputation to handle missing</w:t>
      </w:r>
      <w:r w:rsidR="00AF21AB">
        <w:t xml:space="preserve"> covariate</w:t>
      </w:r>
      <w:r w:rsidRPr="00715016">
        <w:t xml:space="preserve"> data</w:t>
      </w:r>
      <w:r w:rsidR="00E466FF">
        <w:t>,</w:t>
      </w:r>
      <w:r w:rsidR="00DC79FE">
        <w:t xml:space="preserve"> and</w:t>
      </w:r>
      <w:r w:rsidR="00BB1665">
        <w:t xml:space="preserve"> M</w:t>
      </w:r>
      <w:r w:rsidR="00BB1665" w:rsidRPr="00715016">
        <w:t xml:space="preserve">onte </w:t>
      </w:r>
      <w:r w:rsidRPr="00715016">
        <w:t xml:space="preserve">Carlo simulations </w:t>
      </w:r>
      <w:r w:rsidR="009523F9">
        <w:t>to identify</w:t>
      </w:r>
      <w:r w:rsidR="00910F5D">
        <w:t xml:space="preserve"> </w:t>
      </w:r>
      <w:r w:rsidR="004C2EC2">
        <w:t xml:space="preserve">a dosing </w:t>
      </w:r>
      <w:r w:rsidR="0037209A">
        <w:t xml:space="preserve">regimen </w:t>
      </w:r>
      <w:r w:rsidR="004C2EC2">
        <w:t>with</w:t>
      </w:r>
      <w:r w:rsidR="00F158D4">
        <w:t xml:space="preserve"> at least</w:t>
      </w:r>
      <w:r w:rsidR="004B1485">
        <w:t xml:space="preserve"> </w:t>
      </w:r>
      <w:r w:rsidR="00F158D4">
        <w:t>90%</w:t>
      </w:r>
      <w:r w:rsidR="00A55E46">
        <w:t xml:space="preserve"> </w:t>
      </w:r>
      <w:r w:rsidR="00537CAF">
        <w:t>probability of</w:t>
      </w:r>
      <w:r w:rsidR="00AE08BD">
        <w:t xml:space="preserve"> </w:t>
      </w:r>
      <w:r w:rsidR="00C60DEC">
        <w:t xml:space="preserve">PKPD </w:t>
      </w:r>
      <w:r w:rsidR="00537CAF">
        <w:t xml:space="preserve">target </w:t>
      </w:r>
      <w:r w:rsidR="00F158D4">
        <w:t>attainment</w:t>
      </w:r>
      <w:r w:rsidR="00773318">
        <w:t xml:space="preserve"> (PTA)</w:t>
      </w:r>
      <w:r w:rsidR="00FF1B2E">
        <w:t xml:space="preserve"> in every patient</w:t>
      </w:r>
      <w:r w:rsidR="00E50108">
        <w:t>.</w:t>
      </w:r>
      <w:r w:rsidR="00DA76B4">
        <w:t xml:space="preserve"> The PKPD target is the</w:t>
      </w:r>
      <w:r w:rsidR="004D6FCF">
        <w:t xml:space="preserve"> </w:t>
      </w:r>
      <w:r w:rsidR="0009409C">
        <w:t>24-hour</w:t>
      </w:r>
      <w:r w:rsidR="00DA76B4">
        <w:t xml:space="preserve"> </w:t>
      </w:r>
      <w:r w:rsidR="00DA76B4" w:rsidRPr="00E03B11">
        <w:t xml:space="preserve">area under the unbound </w:t>
      </w:r>
      <w:r w:rsidR="00DA76B4">
        <w:t>concentration-time</w:t>
      </w:r>
      <w:r w:rsidR="00DA76B4" w:rsidRPr="00E03B11">
        <w:t xml:space="preserve"> curve over the minimum inhibitory concentration</w:t>
      </w:r>
      <w:r w:rsidR="00DA76B4">
        <w:t xml:space="preserve"> of 100. </w:t>
      </w:r>
    </w:p>
    <w:p w14:paraId="59953139" w14:textId="04671445" w:rsidR="00715016" w:rsidRPr="00715016" w:rsidRDefault="00715016" w:rsidP="00CE3795">
      <w:r w:rsidRPr="4982020D">
        <w:rPr>
          <w:rStyle w:val="Heading2Char"/>
        </w:rPr>
        <w:t>Results</w:t>
      </w:r>
      <w:r w:rsidR="00063D9B">
        <w:t xml:space="preserve"> </w:t>
      </w:r>
      <w:r>
        <w:t>Data from 177 critically ill patients were included.</w:t>
      </w:r>
      <w:r w:rsidR="00E943A6">
        <w:t xml:space="preserve"> </w:t>
      </w:r>
      <w:r w:rsidR="00A57A28">
        <w:t>A</w:t>
      </w:r>
      <w:r>
        <w:t xml:space="preserve"> two-compartment </w:t>
      </w:r>
      <w:proofErr w:type="spellStart"/>
      <w:r w:rsidR="00A57A28">
        <w:t>popPK</w:t>
      </w:r>
      <w:proofErr w:type="spellEnd"/>
      <w:r w:rsidR="00A57A28">
        <w:t xml:space="preserve"> </w:t>
      </w:r>
      <w:r>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t>Chronic Kidney Disease Epidemiology Collaboration</w:t>
      </w:r>
      <w:r w:rsidR="00C000DA">
        <w:t xml:space="preserve"> </w:t>
      </w:r>
      <w:r w:rsidR="00BB5D48">
        <w:t>creatinine</w:t>
      </w:r>
      <w:r w:rsidR="00F51D34">
        <w:t xml:space="preserve"> equation</w:t>
      </w:r>
      <w:r w:rsidR="00A178AD">
        <w:t>,</w:t>
      </w:r>
      <w:r w:rsidR="007C1B11">
        <w:t xml:space="preserve"> </w:t>
      </w:r>
      <w:r w:rsidR="00465320">
        <w:t>and</w:t>
      </w:r>
      <w:r>
        <w:t xml:space="preserve"> </w:t>
      </w:r>
      <w:r w:rsidR="000255CF">
        <w:t xml:space="preserve">total </w:t>
      </w:r>
      <w:r>
        <w:t xml:space="preserve">body weight </w:t>
      </w:r>
      <w:r w:rsidR="005430DE">
        <w:t xml:space="preserve">were </w:t>
      </w:r>
      <w:r w:rsidR="007C1B11">
        <w:t xml:space="preserve">statistically </w:t>
      </w:r>
      <w:r w:rsidR="00542CE5">
        <w:t>significan</w:t>
      </w:r>
      <w:r w:rsidR="007C1B11">
        <w:t>t</w:t>
      </w:r>
      <w:r w:rsidR="00B916E4">
        <w:t xml:space="preserve"> </w:t>
      </w:r>
      <w:r>
        <w:t>covariates</w:t>
      </w:r>
      <w:r w:rsidR="0099144A">
        <w:t>.</w:t>
      </w:r>
      <w:r w:rsidR="00C35CA8">
        <w:t xml:space="preserve"> </w:t>
      </w:r>
      <w:r w:rsidR="0099144A">
        <w:t>H</w:t>
      </w:r>
      <w:r w:rsidR="00C35CA8">
        <w:t xml:space="preserve">owever, </w:t>
      </w:r>
      <w:r w:rsidR="00966B57">
        <w:t xml:space="preserve">with </w:t>
      </w:r>
      <w:r w:rsidR="0099144A">
        <w:t xml:space="preserve">standard dosing, </w:t>
      </w:r>
      <w:r w:rsidR="00C35CA8">
        <w:t xml:space="preserve">only CRRT status and </w:t>
      </w:r>
      <w:r w:rsidR="003F31C2">
        <w:t>total body weight</w:t>
      </w:r>
      <w:r w:rsidR="00C35CA8">
        <w:t xml:space="preserve"> </w:t>
      </w:r>
      <w:r w:rsidR="00BA5227">
        <w:t>were clinically relevant</w:t>
      </w:r>
      <w:r w:rsidR="005257E3">
        <w:t>,</w:t>
      </w:r>
      <w:r w:rsidR="0054566D">
        <w:t xml:space="preserve"> </w:t>
      </w:r>
      <w:r w:rsidR="00641744">
        <w:t>as</w:t>
      </w:r>
      <w:r w:rsidR="0054566D">
        <w:t xml:space="preserve"> PTA dropped below 90%</w:t>
      </w:r>
      <w:r w:rsidR="006225A8">
        <w:t xml:space="preserve"> </w:t>
      </w:r>
      <w:r w:rsidR="003938C1">
        <w:t xml:space="preserve">for </w:t>
      </w:r>
      <w:r w:rsidR="009523F9">
        <w:t xml:space="preserve">all </w:t>
      </w:r>
      <w:r w:rsidR="003938C1">
        <w:t>patients on CRRT</w:t>
      </w:r>
      <w:r w:rsidR="00E969FB">
        <w:t>,</w:t>
      </w:r>
      <w:r w:rsidR="003938C1">
        <w:t xml:space="preserve"> and</w:t>
      </w:r>
      <w:r w:rsidR="00E969FB">
        <w:t xml:space="preserve"> for</w:t>
      </w:r>
      <w:r w:rsidR="003938C1">
        <w:t xml:space="preserve"> </w:t>
      </w:r>
      <w:r w:rsidR="00B83E1C">
        <w:t xml:space="preserve">patients </w:t>
      </w:r>
      <w:del w:id="7" w:author="My Luong Vuong" w:date="2025-07-14T12:55:00Z">
        <w:r w:rsidDel="00B83E1C">
          <w:delText>not on</w:delText>
        </w:r>
      </w:del>
      <w:ins w:id="8" w:author="My Luong Vuong" w:date="2025-07-14T12:55:00Z">
        <w:r w:rsidR="00323A7B">
          <w:t>off</w:t>
        </w:r>
        <w:r w:rsidR="00177935">
          <w:t>-</w:t>
        </w:r>
      </w:ins>
      <w:del w:id="9" w:author="My Luong Vuong" w:date="2025-07-14T12:55:00Z">
        <w:r w:rsidDel="00B83E1C">
          <w:delText xml:space="preserve"> </w:delText>
        </w:r>
      </w:del>
      <w:r w:rsidR="00B83E1C">
        <w:t>CRRT</w:t>
      </w:r>
      <w:ins w:id="10" w:author="My Luong Vuong" w:date="2025-07-14T12:59:00Z">
        <w:del w:id="11" w:author="Erwin Dreesen" w:date="2025-07-14T14:24:00Z">
          <w:r w:rsidDel="0008633D">
            <w:delText>,</w:delText>
          </w:r>
        </w:del>
      </w:ins>
      <w:r w:rsidR="00DF2895">
        <w:t xml:space="preserve"> </w:t>
      </w:r>
      <w:del w:id="12" w:author="My Luong Vuong" w:date="2025-07-14T12:56:00Z">
        <w:r w:rsidDel="00B83E1C">
          <w:delText>weighing more</w:delText>
        </w:r>
      </w:del>
      <w:ins w:id="13" w:author="My Luong Vuong" w:date="2025-07-15T10:38:00Z">
        <w:r w:rsidR="0091498D">
          <w:t>above</w:t>
        </w:r>
      </w:ins>
      <w:del w:id="14" w:author="My Luong Vuong" w:date="2025-07-15T10:38:00Z">
        <w:r w:rsidR="00E969FB" w:rsidDel="0091498D">
          <w:delText xml:space="preserve"> than</w:delText>
        </w:r>
      </w:del>
      <w:r w:rsidR="00E969FB">
        <w:t xml:space="preserve"> 60</w:t>
      </w:r>
      <w:r w:rsidR="00FA443F">
        <w:t> </w:t>
      </w:r>
      <w:r w:rsidR="00E969FB">
        <w:t>kg</w:t>
      </w:r>
      <w:r w:rsidR="00C35CA8">
        <w:t>.</w:t>
      </w:r>
      <w:r>
        <w:t xml:space="preserve"> </w:t>
      </w:r>
      <w:del w:id="15" w:author="My Luong Vuong" w:date="2025-07-14T12:53:00Z">
        <w:r w:rsidDel="00B33FF9">
          <w:delText xml:space="preserve">An optimised dosing regimen </w:delText>
        </w:r>
        <w:r w:rsidDel="00E86B80">
          <w:delText>considering</w:delText>
        </w:r>
        <w:r w:rsidDel="00B33FF9">
          <w:delText xml:space="preserve"> the patient’s CRRT status and total body weight </w:delText>
        </w:r>
        <w:r w:rsidDel="006F3390">
          <w:delText xml:space="preserve">was </w:delText>
        </w:r>
        <w:r w:rsidDel="00B33FF9">
          <w:delText>proposed</w:delText>
        </w:r>
        <w:r w:rsidDel="00715016">
          <w:delText>.</w:delText>
        </w:r>
      </w:del>
      <w:ins w:id="16" w:author="My Luong Vuong" w:date="2025-07-15T10:36:00Z">
        <w:r w:rsidR="00B07D97">
          <w:t xml:space="preserve">A </w:t>
        </w:r>
      </w:ins>
      <w:ins w:id="17" w:author="Erwin Dreesen" w:date="2025-07-14T14:28:00Z">
        <w:del w:id="18" w:author="My Luong Vuong" w:date="2025-07-15T10:36:00Z">
          <w:r w:rsidR="41528CBC" w:rsidDel="00B07D97">
            <w:delText>A</w:delText>
          </w:r>
        </w:del>
      </w:ins>
      <w:ins w:id="19" w:author="My Luong Vuong" w:date="2025-07-15T10:36:00Z">
        <w:r w:rsidR="001346AA">
          <w:t xml:space="preserve">weight-based </w:t>
        </w:r>
      </w:ins>
      <w:ins w:id="20" w:author="My Luong Vuong" w:date="2025-07-14T12:59:00Z">
        <w:r w:rsidR="0008633D">
          <w:t>loading dose</w:t>
        </w:r>
      </w:ins>
      <w:ins w:id="21" w:author="Erwin Dreesen" w:date="2025-07-14T14:28:00Z">
        <w:r w:rsidR="05A2E7CD">
          <w:t xml:space="preserve"> </w:t>
        </w:r>
        <w:del w:id="22" w:author="My Luong Vuong" w:date="2025-07-15T10:37:00Z">
          <w:r w:rsidR="05A2E7CD" w:rsidDel="00525A1B">
            <w:delText xml:space="preserve">predicted </w:delText>
          </w:r>
        </w:del>
      </w:ins>
      <w:ins w:id="23" w:author="My Luong Vuong" w:date="2025-07-15T10:37:00Z">
        <w:r w:rsidR="00525A1B">
          <w:t xml:space="preserve">and flat </w:t>
        </w:r>
      </w:ins>
      <w:ins w:id="24" w:author="My Luong Vuong" w:date="2025-07-15T10:38:00Z">
        <w:r w:rsidR="009025B0">
          <w:t>maintenance doses of 400mg (off-CRRT) and 800mg (CRRT) predicted ≥90% PTA across the weight range</w:t>
        </w:r>
      </w:ins>
      <w:ins w:id="25" w:author="My Luong Vuong" w:date="2025-07-14T12:59:00Z">
        <w:r w:rsidR="0008633D">
          <w:t>.</w:t>
        </w:r>
      </w:ins>
    </w:p>
    <w:p w14:paraId="52C8EFEB" w14:textId="64A64EF1" w:rsidR="0064343D" w:rsidRDefault="00715016" w:rsidP="00CE3795">
      <w:r w:rsidRPr="00A72BCD">
        <w:rPr>
          <w:rStyle w:val="Heading2Char"/>
        </w:rPr>
        <w:t>Conclusion</w:t>
      </w:r>
      <w:r w:rsidR="00E56259">
        <w:t> </w:t>
      </w:r>
      <w:r w:rsidR="00D210AE">
        <w:t xml:space="preserve">We have </w:t>
      </w:r>
      <w:r w:rsidR="007132A7">
        <w:t xml:space="preserve">developed a </w:t>
      </w:r>
      <w:r w:rsidR="004674D4">
        <w:t>fluconazole</w:t>
      </w:r>
      <w:r w:rsidR="007132A7">
        <w:t xml:space="preserve"> </w:t>
      </w:r>
      <w:r w:rsidR="00F46DEA">
        <w:t xml:space="preserve">dosing </w:t>
      </w:r>
      <w:r w:rsidR="007335F0">
        <w:t>regimen</w:t>
      </w:r>
      <w:ins w:id="26" w:author="My Luong Vuong" w:date="2025-07-15T10:39:00Z">
        <w:r w:rsidR="00CF0AA3">
          <w:t>, stratified by weight and CRRT status</w:t>
        </w:r>
      </w:ins>
      <w:ins w:id="27" w:author="My Luong Vuong" w:date="2025-07-24T10:13:00Z" w16du:dateUtc="2025-07-24T08:13:00Z">
        <w:r w:rsidR="00B15265">
          <w:t>,</w:t>
        </w:r>
      </w:ins>
      <w:r w:rsidR="006D0DD0">
        <w:t xml:space="preserve"> </w:t>
      </w:r>
      <w:r w:rsidR="00F23D85">
        <w:t>that may</w:t>
      </w:r>
      <w:r w:rsidR="007335F0" w:rsidDel="00870DC1">
        <w:t xml:space="preserve"> achieve</w:t>
      </w:r>
      <w:r w:rsidR="007335F0">
        <w:t xml:space="preserve"> </w:t>
      </w:r>
      <w:r w:rsidR="003E20EF">
        <w:t>adequate</w:t>
      </w:r>
      <w:r w:rsidR="00C826E1">
        <w:t xml:space="preserve"> </w:t>
      </w:r>
      <w:r w:rsidR="00805F2E">
        <w:t>PTA</w:t>
      </w:r>
      <w:r w:rsidR="00C826E1">
        <w:t xml:space="preserve"> in critically ill patients.</w:t>
      </w:r>
      <w:r w:rsidR="00D210AE">
        <w:t xml:space="preserve"> External validation is awaited.</w:t>
      </w:r>
    </w:p>
    <w:p w14:paraId="33115127" w14:textId="4340D5F1" w:rsidR="00D55C90" w:rsidRPr="00E03B11" w:rsidRDefault="00164C4E" w:rsidP="00EC2E47">
      <w:pPr>
        <w:jc w:val="left"/>
      </w:pPr>
      <w:r w:rsidRPr="00494DCF">
        <w:t>Keywords</w:t>
      </w:r>
      <w:r>
        <w:t>:</w:t>
      </w:r>
      <w:r w:rsidR="00EC2E47">
        <w:br/>
      </w:r>
      <w:r w:rsidR="003E416D">
        <w:t>P</w:t>
      </w:r>
      <w:r w:rsidR="003E416D" w:rsidRPr="005C35FF">
        <w:t>harmacokinetic</w:t>
      </w:r>
      <w:r w:rsidR="003E416D">
        <w:t>–</w:t>
      </w:r>
      <w:r w:rsidR="003E416D" w:rsidRPr="005C35FF">
        <w:t>pharmacodynamic</w:t>
      </w:r>
      <w:r w:rsidR="003E416D">
        <w:t xml:space="preserve"> </w:t>
      </w:r>
      <w:r w:rsidR="00EC2E47">
        <w:br/>
      </w:r>
      <w:r w:rsidR="0082074B">
        <w:t>Critical illness</w:t>
      </w:r>
      <w:r w:rsidR="0082074B">
        <w:br/>
        <w:t>Antifungals</w:t>
      </w:r>
      <w:r w:rsidR="0082074B">
        <w:br/>
      </w:r>
      <w:proofErr w:type="spellStart"/>
      <w:r w:rsidR="0082074B">
        <w:t>C</w:t>
      </w:r>
      <w:r w:rsidR="0082074B" w:rsidRPr="00DA3352">
        <w:t>andidaemia</w:t>
      </w:r>
      <w:proofErr w:type="spellEnd"/>
      <w:r w:rsidR="00D55C90" w:rsidRPr="00E03B11">
        <w:br w:type="page"/>
      </w:r>
    </w:p>
    <w:p w14:paraId="1F091AAD" w14:textId="219EC2AB" w:rsidR="0021227E" w:rsidRPr="00E03B11" w:rsidRDefault="00680222" w:rsidP="00CE3795">
      <w:pPr>
        <w:pStyle w:val="Heading1"/>
      </w:pPr>
      <w:r w:rsidRPr="00E03B11">
        <w:lastRenderedPageBreak/>
        <w:t>Introduction</w:t>
      </w:r>
    </w:p>
    <w:p w14:paraId="30EFE36F" w14:textId="5EF5000D" w:rsidR="001F6035" w:rsidRPr="00593CAA" w:rsidRDefault="0077091E" w:rsidP="00CE3795">
      <w:bookmarkStart w:id="28"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r w:rsidR="00294520">
        <w:t>most frequently</w:t>
      </w:r>
      <w:r w:rsidR="00294520" w:rsidRPr="00593CAA">
        <w:t xml:space="preserve"> </w:t>
      </w:r>
      <w:r w:rsidR="00C12981" w:rsidRPr="00593CAA">
        <w:t xml:space="preserve">occurs </w:t>
      </w:r>
      <w:r w:rsidRPr="00593CAA">
        <w:t>in patients</w:t>
      </w:r>
      <w:r w:rsidR="00C12981" w:rsidRPr="00593CAA">
        <w:t xml:space="preserve"> </w:t>
      </w:r>
      <w:r w:rsidR="00294520">
        <w:t xml:space="preserve">who are </w:t>
      </w:r>
      <w:r w:rsidR="004641E4">
        <w:t>immunocompromised</w:t>
      </w:r>
      <w:r w:rsidR="00C12981" w:rsidRPr="00593CAA">
        <w:t>,</w:t>
      </w:r>
      <w:r w:rsidR="00DD5487" w:rsidRPr="00593CAA">
        <w:t xml:space="preserve"> </w:t>
      </w:r>
      <w:r w:rsidR="00294520">
        <w:t>have undergone</w:t>
      </w:r>
      <w:r w:rsidR="00DD5487" w:rsidRPr="00593CAA">
        <w:t xml:space="preserve"> </w:t>
      </w:r>
      <w:r w:rsidR="00956C10" w:rsidRPr="00593CAA">
        <w:t>(abdominal) surgery</w:t>
      </w:r>
      <w:r w:rsidR="006D7B3F" w:rsidRPr="00593CAA">
        <w:t>,</w:t>
      </w:r>
      <w:r w:rsidR="00956C10" w:rsidRPr="00593CAA">
        <w:t xml:space="preserve"> or </w:t>
      </w:r>
      <w:r w:rsidR="00294520">
        <w:t xml:space="preserve">are </w:t>
      </w:r>
      <w:r w:rsidR="002C1638">
        <w:t>critical</w:t>
      </w:r>
      <w:r w:rsidR="00201C3B">
        <w:t xml:space="preserve">ly </w:t>
      </w:r>
      <w:r w:rsidR="00956C10" w:rsidRPr="00593CAA">
        <w:t>ill</w:t>
      </w:r>
      <w:r w:rsidR="008836F2">
        <w:rPr>
          <w:noProof/>
        </w:rPr>
        <w:t> [1]</w:t>
      </w:r>
      <w:r w:rsidR="008A4138" w:rsidRPr="00593CAA">
        <w:t>.</w:t>
      </w:r>
      <w:r w:rsidR="001F6035" w:rsidRPr="00593CAA">
        <w:t xml:space="preserve"> </w:t>
      </w:r>
      <w:r w:rsidR="005A3E3A">
        <w:t xml:space="preserve">In patients admitted to the intensive care unit (ICU), </w:t>
      </w:r>
      <w:proofErr w:type="spellStart"/>
      <w:r w:rsidR="005A3E3A">
        <w:t>candid</w:t>
      </w:r>
      <w:r w:rsidR="001111A9">
        <w:t>a</w:t>
      </w:r>
      <w:r w:rsidR="005A3E3A">
        <w:t>emia</w:t>
      </w:r>
      <w:proofErr w:type="spellEnd"/>
      <w:r w:rsidR="005A3E3A">
        <w:t xml:space="preserve"> </w:t>
      </w:r>
      <w:r w:rsidR="00294520">
        <w:t xml:space="preserve">is </w:t>
      </w:r>
      <w:r w:rsidR="001111A9">
        <w:t>associate</w:t>
      </w:r>
      <w:r w:rsidR="00294520">
        <w:t xml:space="preserve">d </w:t>
      </w:r>
      <w:r w:rsidR="001111A9">
        <w:t xml:space="preserve">with </w:t>
      </w:r>
      <w:r w:rsidR="00B155AE">
        <w:t xml:space="preserve">a crude mortality rate </w:t>
      </w:r>
      <w:r w:rsidR="00401059">
        <w:t>of</w:t>
      </w:r>
      <w:r w:rsidR="00B155AE">
        <w:t xml:space="preserve"> 42% </w:t>
      </w:r>
      <w:r w:rsidR="00401059">
        <w:t>to</w:t>
      </w:r>
      <w:r w:rsidR="00B155AE">
        <w:t xml:space="preserve"> 47%</w:t>
      </w:r>
      <w:r w:rsidR="008836F2">
        <w:rPr>
          <w:noProof/>
        </w:rPr>
        <w:t> [2-4]</w:t>
      </w:r>
      <w:r w:rsidR="00B155AE">
        <w:t>.</w:t>
      </w:r>
    </w:p>
    <w:p w14:paraId="501C77A0" w14:textId="481AAA4A" w:rsidR="00EA4F12" w:rsidRPr="00E03B11" w:rsidRDefault="001F6035" w:rsidP="00CE3795">
      <w:r w:rsidRPr="00E03B11">
        <w:t>Fluconazole is a</w:t>
      </w:r>
      <w:r w:rsidR="00956C10">
        <w:t xml:space="preserve"> </w:t>
      </w:r>
      <w:r w:rsidRPr="00E03B11">
        <w:t>triazole antifungal drug</w:t>
      </w:r>
      <w:r w:rsidR="000B0E5F" w:rsidRPr="00E03B11">
        <w:t xml:space="preserve"> used</w:t>
      </w:r>
      <w:r w:rsidRPr="00E03B11">
        <w:t xml:space="preserve"> for </w:t>
      </w:r>
      <w:r w:rsidR="00EF07A7">
        <w:t>treating</w:t>
      </w:r>
      <w:r w:rsidRPr="00E03B11">
        <w:t xml:space="preserve"> invasive </w:t>
      </w:r>
      <w:r w:rsidRPr="00E03B11">
        <w:rPr>
          <w:iCs/>
        </w:rPr>
        <w:t>candidiasis</w:t>
      </w:r>
      <w:r w:rsidRPr="00E03B11">
        <w:t xml:space="preserve"> and </w:t>
      </w:r>
      <w:proofErr w:type="spellStart"/>
      <w:r w:rsidRPr="00E03B11">
        <w:t>candidaemia</w:t>
      </w:r>
      <w:proofErr w:type="spellEnd"/>
      <w:r w:rsidR="008836F2">
        <w:rPr>
          <w:noProof/>
        </w:rPr>
        <w:t> [5]</w:t>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00294520">
        <w:t>for</w:t>
      </w:r>
      <w:r w:rsidR="00294520" w:rsidRPr="00E03B11">
        <w:t xml:space="preserve"> </w:t>
      </w:r>
      <w:proofErr w:type="spellStart"/>
      <w:r w:rsidR="00294520">
        <w:t>candidaemia</w:t>
      </w:r>
      <w:proofErr w:type="spellEnd"/>
      <w:r w:rsidR="00294520">
        <w:t xml:space="preserve"> caused by</w:t>
      </w:r>
      <w:r w:rsidRPr="00E03B11">
        <w:t xml:space="preserve"> fluconazole-susceptible </w:t>
      </w:r>
      <w:r w:rsidR="00660A4A" w:rsidRPr="00660A4A">
        <w:rPr>
          <w:i/>
          <w:iCs/>
        </w:rPr>
        <w:t>Candida</w:t>
      </w:r>
      <w:r w:rsidR="00660A4A">
        <w:t xml:space="preserve"> </w:t>
      </w:r>
      <w:r w:rsidRPr="00E03B11">
        <w:t>species</w:t>
      </w:r>
      <w:r w:rsidR="008836F2">
        <w:rPr>
          <w:noProof/>
        </w:rPr>
        <w:t> [6]</w:t>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r w:rsidR="00294520">
        <w:t>administered</w:t>
      </w:r>
      <w:r w:rsidR="00294520" w:rsidRPr="00E03B11">
        <w:t xml:space="preserve"> </w:t>
      </w:r>
      <w:r w:rsidR="00D632DA">
        <w:t>because of</w:t>
      </w:r>
      <w:r w:rsidR="000B0E5F" w:rsidRPr="00E03B11">
        <w:t xml:space="preserve"> </w:t>
      </w:r>
      <w:r w:rsidR="00401059">
        <w:t>its</w:t>
      </w:r>
      <w:r w:rsidR="000B0E5F" w:rsidRPr="00E03B11">
        <w:t xml:space="preserve"> safety</w:t>
      </w:r>
      <w:r w:rsidR="00461C04">
        <w:t xml:space="preserve"> profile</w:t>
      </w:r>
      <w:r w:rsidR="000B0E5F" w:rsidRPr="00E03B11">
        <w:t xml:space="preserve">, </w:t>
      </w:r>
      <w:r w:rsidR="00294520">
        <w:t>satisfactory</w:t>
      </w:r>
      <w:r w:rsidR="000B0E5F" w:rsidRPr="00E03B11">
        <w:t xml:space="preserve"> tissue penetration</w:t>
      </w:r>
      <w:r w:rsidR="00EF5D43">
        <w:t>,</w:t>
      </w:r>
      <w:r w:rsidR="000B0E5F" w:rsidRPr="00E03B11">
        <w:t xml:space="preserve"> and </w:t>
      </w:r>
      <w:r w:rsidR="0008678C">
        <w:t>low</w:t>
      </w:r>
      <w:r w:rsidR="007125A2">
        <w:t xml:space="preserve"> </w:t>
      </w:r>
      <w:r w:rsidR="0008678C">
        <w:t>cost</w:t>
      </w:r>
      <w:r w:rsidR="00294520">
        <w:t xml:space="preserve"> compared with other antifungal agents</w:t>
      </w:r>
      <w:r w:rsidR="008836F2">
        <w:rPr>
          <w:noProof/>
        </w:rPr>
        <w:t> [6, 7]</w:t>
      </w:r>
      <w:r w:rsidR="00B36C56">
        <w:t>.</w:t>
      </w:r>
      <w:r w:rsidR="00EA4F12" w:rsidRPr="00E03B11">
        <w:t xml:space="preserve"> </w:t>
      </w:r>
      <w:r w:rsidRPr="00E03B11">
        <w:t xml:space="preserve">Fluconazole is </w:t>
      </w:r>
      <w:r w:rsidR="000B2ED9">
        <w:t>primarily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8836F2">
        <w:rPr>
          <w:noProof/>
        </w:rPr>
        <w:t> [5]</w:t>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8836F2">
        <w:rPr>
          <w:noProof/>
        </w:rPr>
        <w:t> [5]</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8836F2">
        <w:rPr>
          <w:noProof/>
        </w:rPr>
        <w:t> [5]</w:t>
      </w:r>
      <w:r w:rsidR="00D90F07">
        <w:t>.</w:t>
      </w:r>
    </w:p>
    <w:p w14:paraId="20091C43" w14:textId="61721A37" w:rsidR="001B294A" w:rsidRPr="00623840" w:rsidRDefault="001253F4" w:rsidP="00CE3795">
      <w:r w:rsidRPr="00E03B11">
        <w:t>The primary pharmacokinetic</w:t>
      </w:r>
      <w:r w:rsidR="007938CD">
        <w:t>–</w:t>
      </w:r>
      <w:r w:rsidRPr="00E03B11">
        <w:t xml:space="preserve">pharmacodynamic (PKPD) target of </w:t>
      </w:r>
      <w:r w:rsidR="001F6035" w:rsidRPr="00E03B11">
        <w:t>fluconazole is a ratio of the area under the</w:t>
      </w:r>
      <w:r w:rsidR="000F508B" w:rsidRPr="00E03B11">
        <w:t xml:space="preserve"> unbound </w:t>
      </w:r>
      <w:r w:rsidR="000F508B">
        <w:t>concentration-time</w:t>
      </w:r>
      <w:r w:rsidR="000F508B" w:rsidRPr="00E03B11">
        <w:t xml:space="preserve"> curve for 24 hours over the minimum inhibitory concentration (</w:t>
      </w:r>
      <w:r w:rsidR="000F508B" w:rsidRPr="00CA5A80">
        <w:rPr>
          <w:i/>
          <w:iCs/>
        </w:rPr>
        <w:t>f</w:t>
      </w:r>
      <w:r w:rsidR="000F508B" w:rsidRPr="00E03B11">
        <w:t>AUC</w:t>
      </w:r>
      <w:r w:rsidR="000F508B" w:rsidRPr="00E03B11">
        <w:rPr>
          <w:vertAlign w:val="subscript"/>
        </w:rPr>
        <w:t>0-24</w:t>
      </w:r>
      <w:r w:rsidR="000F508B" w:rsidRPr="00E03B11">
        <w:t>/MIC) of 100</w:t>
      </w:r>
      <w:r w:rsidR="008836F2">
        <w:rPr>
          <w:noProof/>
        </w:rPr>
        <w:t> [8]</w:t>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8836F2">
        <w:rPr>
          <w:i/>
          <w:iCs/>
          <w:noProof/>
        </w:rPr>
        <w:t> </w:t>
      </w:r>
      <w:r w:rsidR="008836F2" w:rsidRPr="00D031A0">
        <w:rPr>
          <w:noProof/>
        </w:rPr>
        <w:t>[8]</w:t>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w:t>
      </w:r>
      <w:r w:rsidR="00160E98">
        <w:t xml:space="preserve">a </w:t>
      </w:r>
      <w:r w:rsidR="00871C3F">
        <w:t xml:space="preserve">case </w:t>
      </w:r>
      <w:r w:rsidR="004D1FCF">
        <w:t>study</w:t>
      </w:r>
      <w:r w:rsidR="00160E98">
        <w:t>,</w:t>
      </w:r>
      <w:r w:rsidR="004D1FCF">
        <w:t xml:space="preserve"> </w:t>
      </w:r>
      <w:r w:rsidR="00D202ED">
        <w:t>but</w:t>
      </w:r>
      <w:r w:rsidR="002457E7">
        <w:t xml:space="preserve"> </w:t>
      </w:r>
      <w:r w:rsidR="00A40F21">
        <w:t xml:space="preserve">there is no evidence </w:t>
      </w:r>
      <w:r w:rsidR="00C64E0F">
        <w:t>of concentration-dependent hepatotoxicity of fluconazole</w:t>
      </w:r>
      <w:r w:rsidR="008836F2">
        <w:rPr>
          <w:noProof/>
        </w:rPr>
        <w:t> [9]</w:t>
      </w:r>
      <w:r w:rsidR="00E305CF">
        <w:t>.</w:t>
      </w:r>
      <w:r w:rsidR="0003626F">
        <w:t xml:space="preserve"> </w:t>
      </w:r>
      <w:r w:rsidR="00852E7D">
        <w:t>Nevertheless, c</w:t>
      </w:r>
      <w:r w:rsidR="00E2444D">
        <w:t>oncentration-dependent toxicity</w:t>
      </w:r>
      <w:r w:rsidR="0092480F">
        <w:t xml:space="preserve"> related to fluconazole</w:t>
      </w:r>
      <w:r w:rsidR="000A4196">
        <w:t xml:space="preserve"> </w:t>
      </w:r>
      <w:r w:rsidR="00A6169A">
        <w:t>was</w:t>
      </w:r>
      <w:r w:rsidR="000B2ED9">
        <w:t xml:space="preserve"> documented</w:t>
      </w:r>
      <w:r w:rsidR="000B2ED9" w:rsidRPr="00E03B11">
        <w:t xml:space="preserve"> </w:t>
      </w:r>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0B2ED9">
        <w:t>developing</w:t>
      </w:r>
      <w:r w:rsidR="000B2ED9"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8836F2">
        <w:rPr>
          <w:noProof/>
        </w:rPr>
        <w:t> [10, 11]</w:t>
      </w:r>
      <w:r w:rsidR="00182E91">
        <w:t>.</w:t>
      </w:r>
    </w:p>
    <w:p w14:paraId="02E83417" w14:textId="0D2BA8D7" w:rsidR="008A57D3" w:rsidRPr="00E03B11" w:rsidRDefault="00CE29DB" w:rsidP="00CE3795">
      <w:r w:rsidRPr="00E03B11">
        <w:rPr>
          <w:color w:val="000000"/>
        </w:rPr>
        <w:t xml:space="preserve">The </w:t>
      </w:r>
      <w:r w:rsidR="005170F2">
        <w:rPr>
          <w:color w:val="000000"/>
        </w:rPr>
        <w:t>manufacturer</w:t>
      </w:r>
      <w:r w:rsidR="001C3606">
        <w:rPr>
          <w:color w:val="000000"/>
        </w:rPr>
        <w:t>-</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1B1B6B">
        <w:t>,</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8836F2">
        <w:rPr>
          <w:noProof/>
        </w:rPr>
        <w:t> [5]</w:t>
      </w:r>
      <w:r w:rsidR="00131638">
        <w:t>.</w:t>
      </w:r>
      <w:r w:rsidR="000B032C" w:rsidRPr="000B032C">
        <w:t xml:space="preserve"> </w:t>
      </w:r>
      <w:r w:rsidR="007C6E94">
        <w:t xml:space="preserve">Additionally, a consensus of expert panels suggested a loading dose of 12 </w:t>
      </w:r>
      <w:r w:rsidR="00C02632">
        <w:t>mg/kg</w:t>
      </w:r>
      <w:r w:rsidR="00F21D60">
        <w:t xml:space="preserve"> followed by a maintenance dose of 6 mg/kg</w:t>
      </w:r>
      <w:r w:rsidR="00BB713B">
        <w:t xml:space="preserve"> for </w:t>
      </w:r>
      <w:r w:rsidR="006F6D75">
        <w:t>ICU patients</w:t>
      </w:r>
      <w:r w:rsidR="008836F2">
        <w:rPr>
          <w:noProof/>
        </w:rPr>
        <w:t> [12]</w:t>
      </w:r>
      <w:r w:rsidR="006F6D75">
        <w:t>.</w:t>
      </w:r>
      <w:r w:rsidR="007C6E94">
        <w:t xml:space="preserve"> </w:t>
      </w:r>
      <w:r w:rsidR="009523F9">
        <w:t xml:space="preserve">Using the recommended </w:t>
      </w:r>
      <w:r w:rsidR="00165FB1">
        <w:t>dosing</w:t>
      </w:r>
      <w:r w:rsidR="009523F9">
        <w:t xml:space="preserve"> regimen, a</w:t>
      </w:r>
      <w:r w:rsidR="00776AF7">
        <w:t xml:space="preserve">ttainment of </w:t>
      </w:r>
      <w:r w:rsidR="00795D3D">
        <w:t xml:space="preserve">the </w:t>
      </w:r>
      <w:r w:rsidR="00776AF7">
        <w:t xml:space="preserve">PKPD target </w:t>
      </w:r>
      <w:r w:rsidR="00776AF7" w:rsidRPr="00E03B11">
        <w:t>in patients</w:t>
      </w:r>
      <w:r w:rsidR="000D2705">
        <w:t xml:space="preserve"> admitted to the ICU</w:t>
      </w:r>
      <w:r w:rsidR="00776AF7" w:rsidRPr="00E03B11">
        <w:rPr>
          <w:color w:val="000000"/>
        </w:rPr>
        <w:t xml:space="preserve"> </w:t>
      </w:r>
      <w:r w:rsidR="00776AF7">
        <w:rPr>
          <w:color w:val="000000"/>
        </w:rPr>
        <w:t>is</w:t>
      </w:r>
      <w:r w:rsidR="00776AF7" w:rsidRPr="00E03B11">
        <w:t xml:space="preserve"> </w:t>
      </w:r>
      <w:r w:rsidR="000B2ED9">
        <w:t>often</w:t>
      </w:r>
      <w:r w:rsidR="009523F9">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5319A8">
        <w:t xml:space="preserve">who </w:t>
      </w:r>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8836F2">
        <w:rPr>
          <w:noProof/>
        </w:rPr>
        <w:t> [13-15]</w:t>
      </w:r>
      <w:r w:rsidR="00F91436">
        <w:t>.</w:t>
      </w:r>
      <w:r w:rsidR="00A73E01" w:rsidRPr="00E03B11">
        <w:t xml:space="preserve"> </w:t>
      </w:r>
      <w:r w:rsidR="00EF084C">
        <w:t>Furthermore, several</w:t>
      </w:r>
      <w:r w:rsidR="001F6035" w:rsidRPr="00E03B11">
        <w:t xml:space="preserve"> </w:t>
      </w:r>
      <w:r w:rsidR="00CA175A">
        <w:t>p</w:t>
      </w:r>
      <w:r w:rsidR="0062765C" w:rsidRPr="00E03B11">
        <w:t>opulation pharmacokinetic</w:t>
      </w:r>
      <w:r w:rsidR="004A1BFC">
        <w:t>s</w:t>
      </w:r>
      <w:r w:rsidR="0062765C" w:rsidRPr="00E03B11">
        <w:t xml:space="preserve">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performed</w:t>
      </w:r>
      <w:r w:rsidR="00CA2876" w:rsidRPr="00E03B11">
        <w:t xml:space="preserve"> in this</w:t>
      </w:r>
      <w:r w:rsidR="00721BBE">
        <w:t xml:space="preserve"> vulnerable</w:t>
      </w:r>
      <w:r w:rsidR="00CA2876" w:rsidRPr="00E03B11">
        <w:t xml:space="preserve"> patient population</w:t>
      </w:r>
      <w:r w:rsidR="00F20BC7">
        <w:t xml:space="preserve"> showed</w:t>
      </w:r>
      <w:r w:rsidR="009565D7" w:rsidRPr="009565D7">
        <w:t xml:space="preserve"> conflicting results regarding</w:t>
      </w:r>
      <w:r w:rsidR="004F108D">
        <w:t xml:space="preserve"> an</w:t>
      </w:r>
      <w:r w:rsidR="00797347" w:rsidRPr="00E03B11">
        <w:t xml:space="preserve"> optimised fluconazole dosing strategy</w:t>
      </w:r>
      <w:r w:rsidR="008836F2">
        <w:rPr>
          <w:noProof/>
        </w:rPr>
        <w:t> [13-16]</w:t>
      </w:r>
      <w:r w:rsidR="0026752B">
        <w:t>.</w:t>
      </w:r>
      <w:r w:rsidR="001F6035" w:rsidRPr="00E03B11">
        <w:t xml:space="preserve"> </w:t>
      </w:r>
      <w:r w:rsidR="009B24ED">
        <w:t xml:space="preserve">This </w:t>
      </w:r>
      <w:r w:rsidR="000B2ED9">
        <w:t xml:space="preserve">could </w:t>
      </w:r>
      <w:r w:rsidR="009B24ED">
        <w:t>be attributed</w:t>
      </w:r>
      <w:r w:rsidR="0062765C" w:rsidRPr="00E03B11">
        <w:t xml:space="preserve"> to</w:t>
      </w:r>
      <w:r w:rsidR="001F6035" w:rsidRPr="00E03B11">
        <w:t xml:space="preserve"> </w:t>
      </w:r>
      <w:r w:rsidR="0062765C" w:rsidRPr="00E03B11">
        <w:t>the</w:t>
      </w:r>
      <w:r w:rsidR="008E142A">
        <w:t xml:space="preserve"> single-centre nature and</w:t>
      </w:r>
      <w:r w:rsidR="0062765C" w:rsidRPr="00E03B11">
        <w:t xml:space="preserve"> low number of patients included </w:t>
      </w:r>
      <w:r w:rsidR="001F6035" w:rsidRPr="00E03B11">
        <w:t xml:space="preserve">in </w:t>
      </w:r>
      <w:r w:rsidR="000B2ED9">
        <w:t>these reports</w:t>
      </w:r>
      <w:r w:rsidR="001F6035" w:rsidRPr="00E03B11">
        <w:t>.</w:t>
      </w:r>
      <w:r w:rsidR="001824BA">
        <w:t xml:space="preserve"> </w:t>
      </w:r>
    </w:p>
    <w:p w14:paraId="04DDA19B" w14:textId="26D9C209" w:rsidR="00D55C90" w:rsidRPr="00E03B11" w:rsidRDefault="001F6035" w:rsidP="00CE3795">
      <w:pPr>
        <w:rPr>
          <w:b/>
          <w:bCs/>
          <w:sz w:val="28"/>
          <w:szCs w:val="28"/>
        </w:rPr>
      </w:pPr>
      <w:r w:rsidRPr="00E03B11">
        <w:lastRenderedPageBreak/>
        <w:t xml:space="preserve">Therefore, </w:t>
      </w:r>
      <w:r w:rsidR="005E58A2">
        <w:t>we performed a</w:t>
      </w:r>
      <w:r w:rsidR="0001287D">
        <w:t xml:space="preserve"> population pharmacokinetics analysis</w:t>
      </w:r>
      <w:r w:rsidR="0001287D" w:rsidRPr="00E03B11">
        <w:t xml:space="preserve"> </w:t>
      </w:r>
      <w:r w:rsidR="007A54E7">
        <w:t>using</w:t>
      </w:r>
      <w:r w:rsidR="00235497">
        <w:t xml:space="preserve"> </w:t>
      </w:r>
      <w:r w:rsidR="001E0F8D" w:rsidRPr="00E03B11">
        <w:t xml:space="preserve">data </w:t>
      </w:r>
      <w:r w:rsidR="00943F23" w:rsidRPr="00E03B11">
        <w:t xml:space="preserve">from eight published </w:t>
      </w:r>
      <w:r w:rsidR="00402AE7">
        <w:t>studies collected</w:t>
      </w:r>
      <w:r w:rsidR="001E0F8D" w:rsidRPr="00E03B11">
        <w:t xml:space="preserve"> </w:t>
      </w:r>
      <w:r w:rsidR="00F35725">
        <w:t xml:space="preserve">from patients </w:t>
      </w:r>
      <w:r w:rsidR="000B2ED9">
        <w:t xml:space="preserve">receiving </w:t>
      </w:r>
      <w:r w:rsidR="00B32D54" w:rsidRPr="00E03B11">
        <w:t>intravenous (IV)</w:t>
      </w:r>
      <w:r w:rsidR="0078287A" w:rsidRPr="00E03B11">
        <w:t xml:space="preserve"> fluconazole</w:t>
      </w:r>
      <w:r w:rsidR="00235497">
        <w:t>.</w:t>
      </w:r>
      <w:r w:rsidR="0078287A" w:rsidRPr="00E03B11">
        <w:t xml:space="preserve"> </w:t>
      </w:r>
      <w:r w:rsidR="005319A8">
        <w:t>We aimed</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r w:rsidR="005173EA" w:rsidRPr="005173EA">
        <w:rPr>
          <w:color w:val="000000"/>
        </w:rPr>
        <w:t>ensuring adequate, ICU-wide target attainment.</w:t>
      </w:r>
      <w:bookmarkEnd w:id="28"/>
      <w:r w:rsidR="00D55C90" w:rsidRPr="00E03B11">
        <w:rPr>
          <w:b/>
          <w:bCs/>
          <w:sz w:val="28"/>
          <w:szCs w:val="28"/>
        </w:rPr>
        <w:br w:type="page"/>
      </w:r>
    </w:p>
    <w:p w14:paraId="5BB1DE8C" w14:textId="50D62454" w:rsidR="00680222" w:rsidRPr="00E03B11" w:rsidRDefault="00EE5876" w:rsidP="00CE3795">
      <w:pPr>
        <w:pStyle w:val="Heading1"/>
      </w:pPr>
      <w:r>
        <w:lastRenderedPageBreak/>
        <w:t>Material</w:t>
      </w:r>
      <w:r w:rsidRPr="00E03B11">
        <w:t xml:space="preserve"> </w:t>
      </w:r>
      <w:r w:rsidR="00A218AD" w:rsidRPr="00E03B11">
        <w:t>and methods</w:t>
      </w:r>
    </w:p>
    <w:p w14:paraId="34826BE7" w14:textId="462A332D" w:rsidR="008F028D" w:rsidRPr="00E03B11" w:rsidRDefault="00F20E87" w:rsidP="00CE3795">
      <w:pPr>
        <w:pStyle w:val="Heading2"/>
      </w:pPr>
      <w:r w:rsidRPr="00E03B11">
        <w:t>Patient population and study design</w:t>
      </w:r>
    </w:p>
    <w:p w14:paraId="024C4392" w14:textId="56B219F4" w:rsidR="00914769" w:rsidRDefault="008A7569" w:rsidP="00CE3795">
      <w:bookmarkStart w:id="29" w:name="_Hlk136852279"/>
      <w:r>
        <w:t>We</w:t>
      </w:r>
      <w:r w:rsidRPr="006B0FCA">
        <w:t xml:space="preserve"> identified</w:t>
      </w:r>
      <w:r>
        <w:t xml:space="preserve"> studies</w:t>
      </w:r>
      <w:r w:rsidR="00493E7F">
        <w:t xml:space="preserve"> reporting</w:t>
      </w:r>
      <w:r w:rsidR="006B0FCA" w:rsidRPr="006B0FCA">
        <w:t xml:space="preserve"> </w:t>
      </w:r>
      <w:r w:rsidR="00763CA4">
        <w:t>the</w:t>
      </w:r>
      <w:r w:rsidR="006B0FCA" w:rsidRPr="006B0FCA">
        <w:t xml:space="preserve"> plasma concentration</w:t>
      </w:r>
      <w:r w:rsidR="009B45EF">
        <w:t>s</w:t>
      </w:r>
      <w:r w:rsidR="006B0FCA" w:rsidRPr="006B0FCA">
        <w:t xml:space="preserve"> of IV fluconazole </w:t>
      </w:r>
      <w:r w:rsidR="001300AC">
        <w:t>in</w:t>
      </w:r>
      <w:r w:rsidR="001300AC" w:rsidRPr="006B0FCA">
        <w:t xml:space="preserve"> </w:t>
      </w:r>
      <w:r w:rsidR="006B0FCA" w:rsidRPr="006B0FCA">
        <w:t xml:space="preserve">patients admitted to the ICU </w:t>
      </w:r>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646F62">
        <w:t xml:space="preserve">We then </w:t>
      </w:r>
      <w:r w:rsidR="00646F62" w:rsidRPr="006B0FCA">
        <w:t xml:space="preserve">contacted </w:t>
      </w:r>
      <w:r w:rsidR="006D47AF">
        <w:t xml:space="preserve">the </w:t>
      </w:r>
      <w:r w:rsidR="00646F62">
        <w:t>a</w:t>
      </w:r>
      <w:r w:rsidR="0079540D">
        <w:t>uthors</w:t>
      </w:r>
      <w:r w:rsidR="00646F62" w:rsidRPr="006B0FCA">
        <w:t xml:space="preserve"> </w:t>
      </w:r>
      <w:r w:rsidR="0079540D" w:rsidRPr="006B0FCA">
        <w:t xml:space="preserve">to </w:t>
      </w:r>
      <w:r w:rsidR="0079540D">
        <w:t xml:space="preserve">arrange </w:t>
      </w:r>
      <w:r w:rsidR="00552DBC">
        <w:t xml:space="preserve">the </w:t>
      </w:r>
      <w:r w:rsidR="00763CA4">
        <w:t xml:space="preserve">individual </w:t>
      </w:r>
      <w:r w:rsidR="00371279">
        <w:t>concentration-time</w:t>
      </w:r>
      <w:r w:rsidR="00763CA4">
        <w:t xml:space="preserve"> data</w:t>
      </w:r>
      <w:r w:rsidR="006A0D1E">
        <w:t xml:space="preserve"> transfer</w:t>
      </w:r>
      <w:r w:rsidR="00763CA4">
        <w:t xml:space="preserve"> </w:t>
      </w:r>
      <w:r w:rsidR="006B0FCA" w:rsidRPr="006B0FCA">
        <w:t>upon</w:t>
      </w:r>
      <w:r w:rsidR="00A84E7E">
        <w:t xml:space="preserve"> contractual</w:t>
      </w:r>
      <w:r w:rsidR="006B0FCA" w:rsidRPr="006B0FCA">
        <w:t xml:space="preserve"> agreement</w:t>
      </w:r>
      <w:r w:rsidR="00DD09E7">
        <w:t>.</w:t>
      </w:r>
      <w:r w:rsidR="005D2DC1">
        <w:t xml:space="preserve"> </w:t>
      </w:r>
      <w:r w:rsidR="004B65BC">
        <w:t>Next, we aggregated datasets</w:t>
      </w:r>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w:t>
      </w:r>
      <w:r w:rsidR="00552DBC">
        <w:t xml:space="preserve">the </w:t>
      </w:r>
      <w:r w:rsidR="008228EC">
        <w:t>secondary use</w:t>
      </w:r>
      <w:r w:rsidR="00BC1EF4">
        <w:t xml:space="preserve"> </w:t>
      </w:r>
      <w:r w:rsidR="00586D37">
        <w:t xml:space="preserve">of prospectively collected </w:t>
      </w:r>
      <w:r w:rsidR="00562889">
        <w:t xml:space="preserve">data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552DBC">
        <w:t xml:space="preserve">the </w:t>
      </w:r>
      <w:r w:rsidR="00DB57AB" w:rsidRPr="00DB57AB">
        <w:t>approval of the (local) Ethics Committee</w:t>
      </w:r>
      <w:r w:rsidR="001538AA">
        <w:t>s</w:t>
      </w:r>
      <w:r w:rsidR="00DB57AB" w:rsidRPr="00DB57AB">
        <w:t>.</w:t>
      </w:r>
    </w:p>
    <w:bookmarkEnd w:id="29"/>
    <w:p w14:paraId="340D6FBA" w14:textId="1F7BF5E5" w:rsidR="00B76B7D" w:rsidRPr="00E03B11" w:rsidRDefault="00B25217" w:rsidP="00CE3795">
      <w:pPr>
        <w:pStyle w:val="Heading2"/>
      </w:pPr>
      <w:r w:rsidRPr="00E03B11">
        <w:t>Population pharmacokinetic</w:t>
      </w:r>
      <w:r w:rsidR="006A6850" w:rsidRPr="00E03B11">
        <w:t>s</w:t>
      </w:r>
      <w:r w:rsidRPr="00E03B11">
        <w:t xml:space="preserve"> modelling</w:t>
      </w:r>
    </w:p>
    <w:p w14:paraId="410D2282" w14:textId="5DDE2266" w:rsidR="00B76B7D" w:rsidRPr="00E03B11" w:rsidRDefault="00B935AC" w:rsidP="00CE3795">
      <w:bookmarkStart w:id="30" w:name="_Hlk136861913"/>
      <w:r>
        <w:t>We</w:t>
      </w:r>
      <w:r w:rsidRPr="00E03B11">
        <w:t xml:space="preserve"> </w:t>
      </w:r>
      <w:r>
        <w:t>developed a</w:t>
      </w:r>
      <w:r w:rsidRPr="00E03B11">
        <w:t xml:space="preserve"> </w:t>
      </w:r>
      <w:proofErr w:type="spellStart"/>
      <w:r w:rsidR="00AD19C4" w:rsidRPr="00E03B11">
        <w:t>popPK</w:t>
      </w:r>
      <w:proofErr w:type="spellEnd"/>
      <w:r w:rsidR="00AD19C4" w:rsidRPr="00E03B11">
        <w:t xml:space="preserve"> model </w:t>
      </w:r>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r w:rsidR="00514ED5">
        <w:t>concentration-time</w:t>
      </w:r>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(i.e.</w:t>
      </w:r>
      <w:r w:rsidR="00F80D28">
        <w:t>,</w:t>
      </w:r>
      <w:r w:rsidR="007C3905">
        <w:t xml:space="preserv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w:t>
      </w:r>
      <w:r w:rsidR="00F80D28">
        <w:t>,</w:t>
      </w:r>
      <w:r w:rsidR="00F4677E">
        <w:t xml:space="preserve"> </w:t>
      </w:r>
      <w:r w:rsidR="00F4677E" w:rsidRPr="00E03B11">
        <w:t>residual variability</w:t>
      </w:r>
      <w:r w:rsidR="00F4677E">
        <w:t>)</w:t>
      </w:r>
      <w:r w:rsidR="00F4677E" w:rsidRPr="00FC26C8">
        <w:t xml:space="preserve"> </w:t>
      </w:r>
      <w:r w:rsidR="00943F23">
        <w:t xml:space="preserve">were </w:t>
      </w:r>
      <w:r w:rsidR="00F4677E">
        <w:t>estimated</w:t>
      </w:r>
      <w:r w:rsidR="00F4677E" w:rsidRPr="00E03B11">
        <w:t>.</w:t>
      </w:r>
      <w:r w:rsidR="00F6774E">
        <w:t xml:space="preserve"> The </w:t>
      </w:r>
      <w:r w:rsidR="00F6774E" w:rsidRPr="00F6774E">
        <w:t>variability between occasions within the same individual (inter</w:t>
      </w:r>
      <w:r w:rsidR="00B67643">
        <w:t>-</w:t>
      </w:r>
      <w:r w:rsidR="00F6774E" w:rsidRPr="00F6774E">
        <w:t>occasion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r w:rsidR="007B5C7A">
        <w:t xml:space="preserve">We </w:t>
      </w:r>
      <w:r w:rsidR="007B5C7A" w:rsidRPr="00E03B11">
        <w:t xml:space="preserve">tested </w:t>
      </w:r>
      <w:r w:rsidR="007B5C7A">
        <w:t>b</w:t>
      </w:r>
      <w:r w:rsidR="007B5C7A" w:rsidRPr="00E03B11">
        <w:t>etween</w:t>
      </w:r>
      <w:r w:rsidR="00F62CBB" w:rsidRPr="00E03B11">
        <w:t>-centre variability as a random effect</w:t>
      </w:r>
      <w:r w:rsidR="00AD62BB">
        <w:t xml:space="preserve"> </w:t>
      </w:r>
      <w:r w:rsidR="00DA3CD0">
        <w:t>and</w:t>
      </w:r>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B00B83">
      <w:pPr>
        <w:tabs>
          <w:tab w:val="right" w:pos="9026"/>
        </w:tabs>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m:t>
        </m:r>
        <m:r>
          <m:rPr>
            <m:nor/>
          </m:rPr>
          <w:rPr>
            <w:rFonts w:ascii="Cambria Math"/>
          </w:rPr>
          <m:t xml:space="preserve">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CE3795">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6C0FC01A" w:rsidR="00E00993" w:rsidRDefault="00FC5BE6" w:rsidP="00CE3795">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8836F2">
        <w:rPr>
          <w:noProof/>
        </w:rPr>
        <w:t> [17, 18]</w:t>
      </w:r>
      <w:r w:rsidR="003126D2">
        <w:t>.</w:t>
      </w:r>
      <w:r w:rsidRPr="00E03B11">
        <w:t xml:space="preserve"> </w:t>
      </w:r>
      <w:r w:rsidR="004E3F35">
        <w:t xml:space="preserve">We assessed the </w:t>
      </w:r>
      <w:r w:rsidR="00EA7488">
        <w:t>covariates</w:t>
      </w:r>
      <w:r w:rsidR="000F53CC">
        <w:t xml:space="preserve"> that are physiologically relevant</w:t>
      </w:r>
      <w:r w:rsidR="005335FD">
        <w:t xml:space="preserve"> to fluconazole </w:t>
      </w:r>
      <w:r w:rsidR="007075AD">
        <w:t>PK</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body mass index (BMI), 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t>
      </w:r>
      <w:r w:rsidR="00343281" w:rsidRPr="00E03B11">
        <w:lastRenderedPageBreak/>
        <w:t>weight</w:t>
      </w:r>
      <w:r w:rsidR="005B3AD3">
        <w:t xml:space="preserve"> </w:t>
      </w:r>
      <w:r w:rsidR="00343281" w:rsidRPr="00E03B11">
        <w:t>derived from</w:t>
      </w:r>
      <w:r w:rsidR="00E27E63">
        <w:t xml:space="preserve"> total</w:t>
      </w:r>
      <w:r w:rsidR="00343281" w:rsidRPr="00E03B11">
        <w:t xml:space="preserve"> </w:t>
      </w:r>
      <w:r w:rsidR="00343281">
        <w:t>body weight</w:t>
      </w:r>
      <w:r w:rsidR="00343281" w:rsidRPr="00E03B11">
        <w:t xml:space="preserve"> and height</w:t>
      </w:r>
      <w:r w:rsidR="008836F2">
        <w:rPr>
          <w:noProof/>
        </w:rPr>
        <w:t> [19]</w:t>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3F0A9B">
        <w:t xml:space="preserve"> without race</w:t>
      </w:r>
      <w:r w:rsidR="008836F2">
        <w:rPr>
          <w:noProof/>
        </w:rPr>
        <w:t> [20]</w:t>
      </w:r>
      <w:r w:rsidR="00560D15">
        <w:t>.</w:t>
      </w:r>
    </w:p>
    <w:p w14:paraId="66F7F3EF" w14:textId="6DA1F2A5" w:rsidR="00A7137D" w:rsidRDefault="00E32996" w:rsidP="00CE3795">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008836F2">
        <w:rPr>
          <w:noProof/>
        </w:rPr>
        <w:t> [17]</w:t>
      </w:r>
      <w:r w:rsidR="00A7137D">
        <w:t>, exemplified as follows:</w:t>
      </w:r>
    </w:p>
    <w:p w14:paraId="283FF6F2" w14:textId="2730A7DD" w:rsidR="00A7137D" w:rsidRPr="00A7137D" w:rsidRDefault="00000000" w:rsidP="00334777">
      <w:pPr>
        <w:tabs>
          <w:tab w:val="right" w:pos="9026"/>
        </w:tabs>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w:proofErr w:type="spellStart"/>
                        <m:r>
                          <m:rPr>
                            <m:nor/>
                          </m:rPr>
                          <m:t>i</m:t>
                        </m:r>
                        <w:proofErr w:type="spellEnd"/>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12B5E3A1" w:rsidR="00E32996" w:rsidRPr="0003308C" w:rsidRDefault="00E32996" w:rsidP="00CE3795">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and the</w:t>
      </w:r>
      <w:r w:rsidR="008714FA">
        <w:t xml:space="preserve"> patient’s</w:t>
      </w:r>
      <w:r w:rsidR="00FE2EB7" w:rsidRPr="0003308C">
        <w:t xml:space="preserve"> </w:t>
      </w:r>
      <w:r w:rsidR="00E1642E">
        <w:t xml:space="preserve">total </w:t>
      </w:r>
      <w:r w:rsidR="00FE2EB7" w:rsidRPr="0003308C">
        <w:t>body weight</w:t>
      </w:r>
      <w:r w:rsidR="008714FA">
        <w:t xml:space="preserve"> was </w:t>
      </w:r>
      <w:r w:rsidR="00FE2EB7" w:rsidRPr="0003308C">
        <w:t>normalised to the population median value of 80 kg.</w:t>
      </w:r>
    </w:p>
    <w:bookmarkEnd w:id="30"/>
    <w:p w14:paraId="55F7C8D5" w14:textId="77777777" w:rsidR="00E855C5" w:rsidRPr="00E03B11" w:rsidRDefault="00E855C5" w:rsidP="00CE3795">
      <w:pPr>
        <w:pStyle w:val="Heading2"/>
      </w:pPr>
      <w:r>
        <w:t>Missing data handling</w:t>
      </w:r>
    </w:p>
    <w:p w14:paraId="218432AA" w14:textId="340B88B5" w:rsidR="00A91C50" w:rsidRPr="00E03B11" w:rsidRDefault="008A1FC4" w:rsidP="00CE3795">
      <w:bookmarkStart w:id="31"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ins w:id="32" w:author="My Luong Vuong" w:date="2025-07-14T12:21:00Z">
        <w:r w:rsidR="00917741">
          <w:t xml:space="preserve">, </w:t>
        </w:r>
      </w:ins>
      <w:ins w:id="33" w:author="My Luong Vuong" w:date="2025-07-14T12:24:00Z">
        <w:r w:rsidR="00955FCF" w:rsidRPr="00955FCF">
          <w:t>which has been shown to better reflect the uncertainty of the parameter estimate for the missing variable compared to single imputation</w:t>
        </w:r>
      </w:ins>
      <w:r w:rsidR="008836F2">
        <w:rPr>
          <w:noProof/>
        </w:rPr>
        <w:t> [21]</w:t>
      </w:r>
      <w:r w:rsidRPr="008A1FC4">
        <w:t>.</w:t>
      </w:r>
      <w:r>
        <w:t xml:space="preserve"> </w:t>
      </w:r>
      <w:r w:rsidR="00285B62" w:rsidRPr="008A1FC4">
        <w:t xml:space="preserve">Specifically, we built a multiple imputation model including variables that were in the </w:t>
      </w:r>
      <w:r w:rsidR="003E290B">
        <w:t>aggregated</w:t>
      </w:r>
      <w:r w:rsidR="003E290B" w:rsidRPr="008A1FC4">
        <w:t xml:space="preserve">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r w:rsidR="005C7AEA">
        <w:t>,</w:t>
      </w:r>
      <w:r w:rsidR="00285B62" w:rsidRPr="008A1FC4">
        <w:t xml:space="preserve"> and </w:t>
      </w:r>
      <w:r w:rsidRPr="0076151A">
        <w:t>the</w:t>
      </w:r>
      <w:r w:rsidR="00285B62" w:rsidRPr="008A1FC4">
        <w:t xml:space="preserve"> predictive mean matching method </w:t>
      </w:r>
      <w:r w:rsidRPr="0076151A">
        <w:t>when missingness was &gt;5% and ≤5%, respectively</w:t>
      </w:r>
      <w:r w:rsidR="008836F2">
        <w:rPr>
          <w:noProof/>
        </w:rPr>
        <w:t> [22]</w:t>
      </w:r>
      <w:r w:rsidR="001E590A" w:rsidRPr="008A1FC4">
        <w:t>.</w:t>
      </w:r>
      <w:r w:rsidR="00A95AD2" w:rsidRPr="008A1FC4">
        <w:t xml:space="preserve"> </w:t>
      </w:r>
      <w:r w:rsidR="00673156">
        <w:t xml:space="preserve">We replaced </w:t>
      </w:r>
      <w:r w:rsidR="00C53FED">
        <w:t xml:space="preserve">the </w:t>
      </w:r>
      <w:r w:rsidR="00673156">
        <w:t>n</w:t>
      </w:r>
      <w:r w:rsidR="00673156" w:rsidRPr="008A1FC4">
        <w:t>egative</w:t>
      </w:r>
      <w:r w:rsidR="00673156">
        <w:t xml:space="preserve"> </w:t>
      </w:r>
      <w:r w:rsidR="00BA7487">
        <w:t>imputed values</w:t>
      </w:r>
      <w:r w:rsidR="00A95AD2">
        <w:t xml:space="preserve"> of a variable</w:t>
      </w:r>
      <w:r w:rsidR="00BA7487">
        <w:t xml:space="preserve"> </w:t>
      </w:r>
      <w:r w:rsidR="00C53FED">
        <w:t>with</w:t>
      </w:r>
      <w:r w:rsidR="00BA7487">
        <w:t xml:space="preserve">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1B6E2A">
        <w:t>,</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8836F2">
        <w:rPr>
          <w:noProof/>
        </w:rPr>
        <w:t> [22]</w:t>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8836F2">
        <w:rPr>
          <w:noProof/>
        </w:rPr>
        <w:t> [22]</w:t>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8836F2">
        <w:rPr>
          <w:noProof/>
        </w:rPr>
        <w:t> [23]</w:t>
      </w:r>
      <w:r w:rsidR="00D04096">
        <w:t>.</w:t>
      </w:r>
      <w:r w:rsidR="00925E91" w:rsidRPr="00E03B11">
        <w:t xml:space="preserve"> </w:t>
      </w:r>
      <w:r w:rsidR="003925B9" w:rsidRPr="00E03B11">
        <w:t>The number of imputations</w:t>
      </w:r>
      <w:r w:rsidR="00A91C50" w:rsidRPr="00E03B11">
        <w:t xml:space="preserve"> </w:t>
      </w:r>
      <w:r w:rsidR="00EB1190" w:rsidRPr="00E03B11">
        <w:t>was</w:t>
      </w:r>
      <w:r w:rsidR="00C63574" w:rsidRPr="00E03B11">
        <w:t xml:space="preserve"> chosen based on the magnitude of </w:t>
      </w:r>
      <w:r w:rsidR="00755F2F">
        <w:t xml:space="preserve">the </w:t>
      </w:r>
      <w:r w:rsidR="00C63574" w:rsidRPr="00E03B11">
        <w:t>missingness</w:t>
      </w:r>
      <w:r w:rsidR="001574F9" w:rsidRPr="00E03B11">
        <w:t xml:space="preserve"> of the specific variable</w:t>
      </w:r>
      <w:r w:rsidR="008836F2">
        <w:rPr>
          <w:noProof/>
        </w:rPr>
        <w:t> [22]</w:t>
      </w:r>
      <w:r w:rsidR="00462AAC">
        <w:t>.</w:t>
      </w:r>
      <w:r w:rsidR="000A720A">
        <w:t xml:space="preserve"> </w:t>
      </w:r>
      <w:r w:rsidR="002D21CD" w:rsidRPr="00E03B11">
        <w:t>T</w:t>
      </w:r>
      <w:r w:rsidR="007244F4" w:rsidRPr="00E03B11">
        <w:t xml:space="preserve">he 95% confidence interval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8836F2">
        <w:rPr>
          <w:noProof/>
        </w:rPr>
        <w:t> [22]</w:t>
      </w:r>
      <w:r w:rsidR="00AF0DD2">
        <w:t>.</w:t>
      </w:r>
    </w:p>
    <w:bookmarkEnd w:id="31"/>
    <w:p w14:paraId="3327BDBD" w14:textId="717A2367" w:rsidR="007644CC" w:rsidRPr="00E03B11" w:rsidRDefault="00646FA4" w:rsidP="00CE3795">
      <w:pPr>
        <w:pStyle w:val="Heading2"/>
      </w:pPr>
      <w:r w:rsidRPr="00E03B11">
        <w:t>Model selection and evaluation</w:t>
      </w:r>
    </w:p>
    <w:p w14:paraId="19A02F65" w14:textId="1475B94E" w:rsidR="008A26BD" w:rsidRPr="00E03B11" w:rsidRDefault="000D6006" w:rsidP="00CE3795">
      <w:bookmarkStart w:id="34" w:name="_Hlk136861958"/>
      <w:r>
        <w:t>We</w:t>
      </w:r>
      <w:r w:rsidRPr="00E03B11">
        <w:t xml:space="preserve"> selected </w:t>
      </w:r>
      <w:r>
        <w:t>t</w:t>
      </w:r>
      <w:r w:rsidRPr="00E03B11">
        <w:t xml:space="preserve">he </w:t>
      </w:r>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based on a likelihood ratio test </w:t>
      </w:r>
      <w:r w:rsidR="006B1F90">
        <w:t>with</w:t>
      </w:r>
      <w:r w:rsidR="006B1F90" w:rsidRPr="00E03B11">
        <w:t xml:space="preserve"> </w:t>
      </w:r>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r w:rsidR="005F048F">
        <w:t xml:space="preserve"> we used</w:t>
      </w:r>
      <w:r w:rsidR="008A26BD" w:rsidRPr="00E03B11">
        <w:t xml:space="preserve"> goodness-of-fit plots</w:t>
      </w:r>
      <w:r w:rsidR="00C53FED">
        <w:t>,</w:t>
      </w:r>
      <w:r w:rsidR="008A26BD" w:rsidRPr="00E03B11">
        <w:t xml:space="preserve"> including population and individual predictions </w:t>
      </w:r>
      <w:r w:rsidR="008A26BD" w:rsidRPr="006116CB">
        <w:lastRenderedPageBreak/>
        <w:t>versus</w:t>
      </w:r>
      <w:r w:rsidR="008A26BD" w:rsidRPr="00E03B11">
        <w:t xml:space="preserve"> 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r w:rsidR="008836F2">
        <w:rPr>
          <w:noProof/>
        </w:rPr>
        <w:t> [17]</w:t>
      </w:r>
      <w:r w:rsidR="00E02FD8">
        <w:t>.</w:t>
      </w:r>
      <w:r w:rsidR="008A26BD" w:rsidRPr="00E03B11">
        <w:t xml:space="preserve"> </w:t>
      </w:r>
      <w:r w:rsidR="0007462D">
        <w:t>We</w:t>
      </w:r>
      <w:r w:rsidR="00274553" w:rsidRPr="00E03B11">
        <w:t xml:space="preserve"> </w:t>
      </w:r>
      <w:r w:rsidR="004134AF" w:rsidRPr="00E03B11">
        <w:t>used</w:t>
      </w:r>
      <w:r w:rsidR="0007462D">
        <w:t xml:space="preserve"> b</w:t>
      </w:r>
      <w:r w:rsidR="0007462D" w:rsidRPr="00E03B11">
        <w:t>ootstrapping</w:t>
      </w:r>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8836F2">
        <w:rPr>
          <w:noProof/>
        </w:rPr>
        <w:t> [17]</w:t>
      </w:r>
      <w:r w:rsidR="00EA472F">
        <w:t>.</w:t>
      </w:r>
    </w:p>
    <w:bookmarkEnd w:id="34"/>
    <w:p w14:paraId="46A177E7" w14:textId="241D66B1" w:rsidR="005750D1" w:rsidRDefault="005750D1" w:rsidP="00CE3795">
      <w:pPr>
        <w:pStyle w:val="Heading2"/>
      </w:pPr>
      <w:r w:rsidRPr="00E03B11">
        <w:t>Simulations</w:t>
      </w:r>
    </w:p>
    <w:p w14:paraId="09A50DCC" w14:textId="375E2392" w:rsidR="005568F3" w:rsidRDefault="005568F3" w:rsidP="00CE3795">
      <w:pPr>
        <w:pStyle w:val="Heading3"/>
      </w:pPr>
      <w:r>
        <w:t>Dose-finding simulations</w:t>
      </w:r>
    </w:p>
    <w:p w14:paraId="16F96633" w14:textId="03C1C9CC" w:rsidR="00825986" w:rsidRPr="00D04A0A" w:rsidRDefault="00825986" w:rsidP="00D04A0A">
      <w:pPr>
        <w:rPr>
          <w:b/>
          <w:bCs/>
        </w:rPr>
      </w:pPr>
      <w:bookmarkStart w:id="35" w:name="_Hlk136861976"/>
      <w:r w:rsidRPr="00D04A0A">
        <w:rPr>
          <w:b/>
          <w:bCs/>
        </w:rPr>
        <w:t>Selecting dosing regimens for testing</w:t>
      </w:r>
    </w:p>
    <w:p w14:paraId="41370DBA" w14:textId="2FD906C4" w:rsidR="00653711" w:rsidRDefault="00F21274" w:rsidP="00A1304E">
      <w:bookmarkStart w:id="36" w:name="_Hlk136861998"/>
      <w:bookmarkEnd w:id="35"/>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r w:rsidR="00126B13" w:rsidRPr="00126B13">
        <w:t>These regimens were selected based on the manufacturer's recommended standard loading and maintenance doses (800 mg on day one, then 400 mg daily) as a reference for comparison</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and 400</w:t>
      </w:r>
      <w:r w:rsidR="005B428F">
        <w:t> </w:t>
      </w:r>
      <w:r w:rsidRPr="00E03B11">
        <w:t>mg</w:t>
      </w:r>
      <w:r w:rsidR="007A13DA">
        <w:t xml:space="preserve"> to avoid drug</w:t>
      </w:r>
      <w:r w:rsidR="005B428F">
        <w:t xml:space="preserve"> waste</w:t>
      </w:r>
      <w:r w:rsidR="008836F2">
        <w:rPr>
          <w:noProof/>
        </w:rPr>
        <w:t> [5]</w:t>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r w:rsidR="00B54853">
        <w:t>12 mg/kg on day 1, followed by 6 mg/kg daily</w:t>
      </w:r>
      <w:r w:rsidR="00F75B5B">
        <w:t>)</w:t>
      </w:r>
      <w:r w:rsidR="002D364A">
        <w:t>,</w:t>
      </w:r>
      <w:r w:rsidR="007C763F">
        <w:t xml:space="preserve"> </w:t>
      </w:r>
      <w:r w:rsidR="00D86948">
        <w:t>as suggested previous</w:t>
      </w:r>
      <w:r w:rsidR="00996C94">
        <w:t>l</w:t>
      </w:r>
      <w:r w:rsidR="00D86948">
        <w:t>y</w:t>
      </w:r>
      <w:r w:rsidR="008836F2">
        <w:rPr>
          <w:noProof/>
        </w:rPr>
        <w:t> [16]</w:t>
      </w:r>
      <w:r w:rsidR="00B25A1F">
        <w:t>.</w:t>
      </w:r>
    </w:p>
    <w:p w14:paraId="37A44674" w14:textId="30C6C6EB" w:rsidR="00B15FE6" w:rsidRPr="00D04A0A" w:rsidRDefault="00B15FE6" w:rsidP="00D04A0A">
      <w:pPr>
        <w:rPr>
          <w:b/>
          <w:bCs/>
        </w:rPr>
      </w:pPr>
      <w:r w:rsidRPr="00D04A0A">
        <w:rPr>
          <w:b/>
          <w:bCs/>
        </w:rPr>
        <w:t>Creating virtual patient datasets</w:t>
      </w:r>
    </w:p>
    <w:p w14:paraId="1BA5833F" w14:textId="2E3FB899" w:rsidR="004E3110" w:rsidRDefault="00DA5903" w:rsidP="00CE3795">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Pr="00DA5903">
        <w:t>dataset. A total of 1000 simulations were performed per virtual patient.</w:t>
      </w:r>
    </w:p>
    <w:p w14:paraId="69A9B794" w14:textId="5D6AD1A4" w:rsidR="00F74989" w:rsidRPr="00D04A0A" w:rsidRDefault="00F74989" w:rsidP="00D04A0A">
      <w:pPr>
        <w:rPr>
          <w:b/>
          <w:bCs/>
        </w:rPr>
      </w:pPr>
      <w:bookmarkStart w:id="37" w:name="_Hlk136862017"/>
      <w:bookmarkEnd w:id="36"/>
      <w:r w:rsidRPr="00D04A0A">
        <w:rPr>
          <w:b/>
          <w:bCs/>
        </w:rPr>
        <w:t>Criteria for evaluating dosing regimens</w:t>
      </w:r>
    </w:p>
    <w:p w14:paraId="7218710E" w14:textId="14FDAF42" w:rsidR="005E3036" w:rsidRDefault="00856A95" w:rsidP="00CE3795">
      <w:r w:rsidRPr="006E430D">
        <w:t xml:space="preserve">A dosing regimen was considered </w:t>
      </w:r>
      <w:r>
        <w:t xml:space="preserve">acceptable </w:t>
      </w:r>
      <w:r w:rsidRPr="006E430D">
        <w:t xml:space="preserve">if it </w:t>
      </w:r>
      <w:r w:rsidRPr="002A023E">
        <w:t>achieved a 90% probability of target attainment (PTA) across the population</w:t>
      </w:r>
      <w:r w:rsidR="008836F2">
        <w:rPr>
          <w:noProof/>
        </w:rPr>
        <w:t> [24]</w:t>
      </w:r>
      <w:r>
        <w:t>. The</w:t>
      </w:r>
      <w:r w:rsidR="00550077">
        <w:t xml:space="preserv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8836F2">
        <w:rPr>
          <w:noProof/>
        </w:rPr>
        <w:t> [9]</w:t>
      </w:r>
      <w:r w:rsidR="00766900" w:rsidRPr="00766900">
        <w:t>.</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33B9CC0F" w:rsidR="007E3AB8" w:rsidRDefault="00EB4685" w:rsidP="00CE3795">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8836F2">
        <w:rPr>
          <w:noProof/>
          <w:vertAlign w:val="subscript"/>
        </w:rPr>
        <w:t> </w:t>
      </w:r>
      <w:r w:rsidR="008836F2" w:rsidRPr="0083728F">
        <w:rPr>
          <w:noProof/>
        </w:rPr>
        <w:t>[5]</w:t>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r w:rsidR="007A5A68">
        <w:t>considering</w:t>
      </w:r>
      <w:r w:rsidR="00001CFF">
        <w:t xml:space="preserve"> the non-species specific </w:t>
      </w:r>
      <w:r w:rsidR="00001CFF">
        <w:lastRenderedPageBreak/>
        <w:t xml:space="preserve">susceptibility breakpoint </w:t>
      </w:r>
      <w:r w:rsidR="00610131">
        <w:t>of</w:t>
      </w:r>
      <w:r w:rsidR="00001CFF">
        <w:t xml:space="preserve"> 2</w:t>
      </w:r>
      <w:r w:rsidR="00610131">
        <w:t> </w:t>
      </w:r>
      <w:r w:rsidR="00001CFF">
        <w:t>mg/L</w:t>
      </w:r>
      <w:r w:rsidR="008836F2">
        <w:rPr>
          <w:noProof/>
        </w:rPr>
        <w:t> [8]</w:t>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36F2">
        <w:rPr>
          <w:noProof/>
        </w:rPr>
        <w:t> [8]</w:t>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B87557">
        <w:t>,</w:t>
      </w:r>
      <w:r w:rsidR="0085514F">
        <w:t xml:space="preserve"> with exposures above this value considered unacceptable</w:t>
      </w:r>
      <w:r w:rsidR="008836F2">
        <w:rPr>
          <w:noProof/>
        </w:rPr>
        <w:t> [10, 11]</w:t>
      </w:r>
      <w:r w:rsidR="00710CEB">
        <w:t>.</w:t>
      </w:r>
    </w:p>
    <w:p w14:paraId="01EC415A" w14:textId="75689BF3" w:rsidR="00465EAC" w:rsidRPr="00A72BCD" w:rsidRDefault="0000186A" w:rsidP="00CE3795">
      <w:pPr>
        <w:pStyle w:val="Heading3"/>
      </w:pPr>
      <w:r>
        <w:t>Real-world p</w:t>
      </w:r>
      <w:r w:rsidR="00465EAC" w:rsidRPr="00A72BCD">
        <w:t>opulation simulations</w:t>
      </w:r>
    </w:p>
    <w:p w14:paraId="02E696CA" w14:textId="62008545" w:rsidR="00D11A0F" w:rsidRDefault="0000186A" w:rsidP="00CE3795">
      <w:r>
        <w:t>T</w:t>
      </w:r>
      <w:r w:rsidR="00EB4685" w:rsidRPr="00E03B11">
        <w:t>he</w:t>
      </w:r>
      <w:r w:rsidR="00B429DC">
        <w:t xml:space="preserve"> 14-day</w:t>
      </w:r>
      <w:r w:rsidR="00EB4685" w:rsidRPr="00E03B11">
        <w:t xml:space="preserve"> standard and </w:t>
      </w:r>
      <w:r w:rsidR="004826A8" w:rsidRPr="00E03B11">
        <w:t>optimised</w:t>
      </w:r>
      <w:r w:rsidR="004826A8">
        <w:t xml:space="preserve"> </w:t>
      </w:r>
      <w:r w:rsidR="004826A8" w:rsidRPr="00E03B11">
        <w:t>dosing regimens</w:t>
      </w:r>
      <w:r w:rsidR="00EB4685" w:rsidRPr="00E03B11">
        <w:t xml:space="preserve">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r w:rsidR="00271041">
        <w:t xml:space="preserve">we created </w:t>
      </w:r>
      <w:r w:rsidR="00953A4B">
        <w:t>a</w:t>
      </w:r>
      <w:r w:rsidR="00953A4B" w:rsidRPr="00E03B11">
        <w:t xml:space="preserve"> </w:t>
      </w:r>
      <w:r w:rsidR="00B17B4E">
        <w:t xml:space="preserve">virtual patient </w:t>
      </w:r>
      <w:r w:rsidR="00953A4B" w:rsidRPr="00E03B11">
        <w:t xml:space="preserve">population </w:t>
      </w:r>
      <w:r w:rsidR="00D75BF0" w:rsidRPr="00E03B11">
        <w:t xml:space="preserve">of 1000 </w:t>
      </w:r>
      <w:r w:rsidR="00D75BF0">
        <w:t>patients to represent the real-world population in our aggregated dataset, ensuring</w:t>
      </w:r>
      <w:r w:rsidR="00D1717E">
        <w:t xml:space="preserve"> </w:t>
      </w:r>
      <w:r w:rsidR="00C3705F" w:rsidRPr="00C3705F">
        <w:t>the proportions of categorical covariates and distributions of continuous covariates matched</w:t>
      </w:r>
      <w:r w:rsidR="00953A4B" w:rsidRPr="00E03B11">
        <w:t>.</w:t>
      </w:r>
      <w:r w:rsidR="00EF6C09" w:rsidRPr="00E03B11">
        <w:t xml:space="preserve"> </w:t>
      </w:r>
      <w:r w:rsidR="00BA3D50">
        <w:t xml:space="preserve">Specifically, </w:t>
      </w:r>
      <w:r w:rsidR="0091172B">
        <w:t>we randomly sampled continuous covariates</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601F38">
        <w:t xml:space="preserve"> </w:t>
      </w:r>
      <w:r w:rsidR="00615A40">
        <w:t>obtained</w:t>
      </w:r>
      <w:r w:rsidR="00DD66AD" w:rsidRPr="00DD66AD" w:rsidDel="00DD66AD">
        <w:t xml:space="preserve"> </w:t>
      </w:r>
      <w:r w:rsidR="0099361C">
        <w:t xml:space="preserve">from </w:t>
      </w:r>
      <w:r w:rsidR="00EB4C07">
        <w:t>the</w:t>
      </w:r>
      <w:r w:rsidR="004806B6">
        <w:t xml:space="preserve"> aggregated</w:t>
      </w:r>
      <w:r w:rsidR="00EB4C07">
        <w:t xml:space="preserve"> dataset</w:t>
      </w:r>
      <w:r w:rsidR="008836F2">
        <w:rPr>
          <w:noProof/>
        </w:rPr>
        <w:t> [25]</w:t>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37"/>
    <w:p w14:paraId="4855DD86" w14:textId="77777777" w:rsidR="00612626" w:rsidRPr="00E03B11" w:rsidRDefault="00612626" w:rsidP="00CE3795">
      <w:pPr>
        <w:pStyle w:val="Heading2"/>
      </w:pPr>
      <w:r w:rsidRPr="00E03B11">
        <w:t>Software</w:t>
      </w:r>
    </w:p>
    <w:p w14:paraId="47B0DA56" w14:textId="38EF8C3E" w:rsidR="00110745" w:rsidRDefault="00412F80" w:rsidP="00CE3795">
      <w:pPr>
        <w:rPr>
          <w:b/>
          <w:bCs/>
          <w:sz w:val="28"/>
          <w:szCs w:val="28"/>
        </w:rPr>
      </w:pPr>
      <w:bookmarkStart w:id="38"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9A42E2">
        <w:t>3</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6F66B0" w:rsidRPr="006F66B0">
        <w:t xml:space="preserve"> 2024.04.0+735</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55EB3">
        <w:t>,</w:t>
      </w:r>
      <w:r w:rsidR="00106AB2" w:rsidRPr="00E03B11">
        <w:t xml:space="preserve"> while </w:t>
      </w:r>
      <w:r w:rsidR="008F43D3">
        <w:t xml:space="preserve">using </w:t>
      </w:r>
      <w:r w:rsidR="005460A5" w:rsidRPr="00E03B11">
        <w:t xml:space="preserve">the </w:t>
      </w:r>
      <w:r w:rsidR="00106AB2" w:rsidRPr="00E03B11">
        <w:rPr>
          <w:i/>
          <w:iCs/>
        </w:rPr>
        <w:t>mice</w:t>
      </w:r>
      <w:r w:rsidR="00247687">
        <w:rPr>
          <w:i/>
          <w:iCs/>
        </w:rPr>
        <w:t xml:space="preserve"> </w:t>
      </w:r>
      <w:r w:rsidR="00BE1E11">
        <w:t>package to</w:t>
      </w:r>
      <w:r w:rsidR="00BE1E11" w:rsidRPr="00E03B11">
        <w:t xml:space="preserve"> </w:t>
      </w:r>
      <w:r w:rsidR="00106AB2" w:rsidRPr="00E03B11">
        <w:t>perform multiple imputation</w:t>
      </w:r>
      <w:r w:rsidR="008836F2">
        <w:rPr>
          <w:noProof/>
        </w:rPr>
        <w:t> [22, 26]</w:t>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8836F2">
        <w:rPr>
          <w:noProof/>
        </w:rPr>
        <w:t> [27]</w:t>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38"/>
      <w:r w:rsidR="00110745">
        <w:rPr>
          <w:b/>
          <w:bCs/>
          <w:sz w:val="28"/>
          <w:szCs w:val="28"/>
        </w:rPr>
        <w:br w:type="page"/>
      </w:r>
    </w:p>
    <w:p w14:paraId="7E5A6A4B" w14:textId="37B22136" w:rsidR="002566FB" w:rsidRPr="00E03B11" w:rsidRDefault="001C6240" w:rsidP="00CE3795">
      <w:pPr>
        <w:pStyle w:val="Heading1"/>
      </w:pPr>
      <w:r w:rsidRPr="00E03B11">
        <w:lastRenderedPageBreak/>
        <w:t>Results</w:t>
      </w:r>
    </w:p>
    <w:p w14:paraId="3BE70ED6" w14:textId="77777777" w:rsidR="00BF6CF3" w:rsidRPr="00E03B11" w:rsidRDefault="00BF6CF3" w:rsidP="00CE3795">
      <w:pPr>
        <w:pStyle w:val="Heading2"/>
      </w:pPr>
      <w:r w:rsidRPr="00E03B11">
        <w:t>Data</w:t>
      </w:r>
    </w:p>
    <w:p w14:paraId="2A30F97E" w14:textId="57FFD52B" w:rsidR="00BF6CF3" w:rsidRPr="00E05CF4" w:rsidRDefault="00C41D31" w:rsidP="00CE3795">
      <w:bookmarkStart w:id="39" w:name="_Hlk136862086"/>
      <w:r>
        <w:t xml:space="preserve">Data from </w:t>
      </w:r>
      <w:r w:rsidR="00A549BC">
        <w:t>eight</w:t>
      </w:r>
      <w:r>
        <w:t xml:space="preserve"> studies </w:t>
      </w:r>
      <w:r w:rsidR="00124A86">
        <w:t>included</w:t>
      </w:r>
      <w:r>
        <w:t xml:space="preserve"> </w:t>
      </w:r>
      <w:r w:rsidR="00BF6CF3" w:rsidRPr="00E03B11">
        <w:t xml:space="preserve">177 </w:t>
      </w:r>
      <w:r w:rsidR="0085514F">
        <w:t xml:space="preserve">ICU </w:t>
      </w:r>
      <w:r w:rsidR="00BF6CF3" w:rsidRPr="00E03B11">
        <w:t xml:space="preserve">patients </w:t>
      </w:r>
      <w:r w:rsidR="0052675C">
        <w:t>treated with</w:t>
      </w:r>
      <w:r w:rsidR="009248EC">
        <w:t xml:space="preserve"> IV fluconazole</w:t>
      </w:r>
      <w:r w:rsidR="008836F2">
        <w:rPr>
          <w:noProof/>
        </w:rPr>
        <w:t> [13-16, 28-31]</w:t>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 xml:space="preserve">plasma concentrations, </w:t>
      </w:r>
      <w:r w:rsidR="008D5C79">
        <w:t>with</w:t>
      </w:r>
      <w:r w:rsidR="00184492">
        <w:t xml:space="preserve"> a median </w:t>
      </w:r>
      <w:r w:rsidR="00BA5C69">
        <w:t xml:space="preserve">of </w:t>
      </w:r>
      <w:r w:rsidR="00286F68">
        <w:t>seven</w:t>
      </w:r>
      <w:r w:rsidR="00FE6C7C">
        <w:t xml:space="preserve"> </w:t>
      </w:r>
      <w:r w:rsidR="003E595D">
        <w:t>concentrations</w:t>
      </w:r>
      <w:r w:rsidR="00FE6C7C">
        <w:t xml:space="preserve"> </w:t>
      </w:r>
      <w:r w:rsidR="007D3F01">
        <w:t>per</w:t>
      </w:r>
      <w:r w:rsidR="00FE6C7C">
        <w:t xml:space="preserve"> patient</w:t>
      </w:r>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t>
      </w:r>
      <w:proofErr w:type="spellStart"/>
      <w:r w:rsidR="00010F2A" w:rsidRPr="007B176B">
        <w:t>eGFR</w:t>
      </w:r>
      <w:r w:rsidR="00010F2A" w:rsidRPr="007B176B">
        <w:rPr>
          <w:vertAlign w:val="subscript"/>
        </w:rPr>
        <w:t>CKD</w:t>
      </w:r>
      <w:proofErr w:type="spellEnd"/>
      <w:r w:rsidR="00010F2A">
        <w:rPr>
          <w:vertAlign w:val="subscript"/>
        </w:rPr>
        <w:t>-</w:t>
      </w:r>
      <w:r w:rsidR="00010F2A" w:rsidRPr="007B176B">
        <w:rPr>
          <w:vertAlign w:val="subscript"/>
        </w:rPr>
        <w:t>EPI</w:t>
      </w:r>
      <w:r w:rsidR="00010F2A" w:rsidRPr="007B176B">
        <w:t xml:space="preserve"> </w:t>
      </w:r>
      <w:r w:rsidR="00682AD7">
        <w:t xml:space="preserve">when </w:t>
      </w:r>
      <w:r w:rsidR="00B358B2">
        <w:t xml:space="preserve">not undergoing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E15092">
        <w:t xml:space="preserve">weight 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EC6EC9">
        <w:t xml:space="preserve">status </w:t>
      </w:r>
      <w:r w:rsidR="00F147E9">
        <w:t>was available for all patients,</w:t>
      </w:r>
      <w:r w:rsidR="005A4FAE">
        <w:t xml:space="preserve"> </w:t>
      </w:r>
      <w:r w:rsidR="00236027" w:rsidRPr="00236027">
        <w:t>of whom 19.2% received</w:t>
      </w:r>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D77C3B">
        <w:t xml:space="preserve">data </w:t>
      </w:r>
      <w:r w:rsidR="004C102C">
        <w:t xml:space="preserve">were </w:t>
      </w:r>
      <w:r w:rsidR="0075746B">
        <w:t>handled with multiple imputation at the dosing interval level</w:t>
      </w:r>
      <w:r w:rsidR="00FA10EB">
        <w:t>,</w:t>
      </w:r>
      <w:r w:rsidR="005D7FE3">
        <w:t xml:space="preserve"> while missing</w:t>
      </w:r>
      <w:r w:rsidR="00D03F5D">
        <w:t xml:space="preserve"> total</w:t>
      </w:r>
      <w:r w:rsidR="005D7FE3">
        <w:t xml:space="preserve"> body weight </w:t>
      </w:r>
      <w:r w:rsidR="00D77C3B">
        <w:t>data</w:t>
      </w:r>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353715">
        <w:rPr>
          <w:b/>
          <w:bCs/>
        </w:rPr>
        <w:t>s</w:t>
      </w:r>
      <w:r w:rsidR="002806E4" w:rsidRPr="00A72BCD">
        <w:rPr>
          <w:b/>
          <w:bCs/>
        </w:rPr>
        <w:t>.</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 xml:space="preserve">The </w:t>
      </w:r>
      <w:r w:rsidR="004F4601">
        <w:t>concentration-time</w:t>
      </w:r>
      <w:r w:rsidR="004D3538">
        <w:t xml:space="preserve"> </w:t>
      </w:r>
      <w:r w:rsidR="00E7513D">
        <w:t>course</w:t>
      </w:r>
      <w:r w:rsidR="00A96C8F">
        <w:t>s</w:t>
      </w:r>
      <w:r w:rsidR="00E7513D">
        <w:t xml:space="preserv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353715">
        <w:rPr>
          <w:b/>
          <w:bCs/>
        </w:rPr>
        <w:t>s</w:t>
      </w:r>
      <w:r w:rsidR="00D751E8" w:rsidRPr="00A72BCD">
        <w:rPr>
          <w:b/>
          <w:bCs/>
        </w:rPr>
        <w:t>.</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39"/>
    <w:p w14:paraId="33E010C5" w14:textId="77777777" w:rsidR="00BF6CF3" w:rsidRPr="00E03B11" w:rsidRDefault="00BF6CF3" w:rsidP="00CE3795">
      <w:pPr>
        <w:pStyle w:val="Heading2"/>
      </w:pPr>
      <w:r w:rsidRPr="00E03B11">
        <w:t>Population pharmacokinetics modelling</w:t>
      </w:r>
    </w:p>
    <w:p w14:paraId="0867944D" w14:textId="5ADB4127" w:rsidR="001169E0" w:rsidRPr="00E03B11" w:rsidRDefault="00BF6CF3" w:rsidP="00CE3795">
      <w:bookmarkStart w:id="40"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r w:rsidR="002703D3">
        <w:t>concentration-time</w:t>
      </w:r>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4E7692">
        <w:rPr>
          <w:b/>
          <w:bCs/>
        </w:rPr>
        <w:t>s</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60CD0ECA" w:rsidR="00BF6CF3" w:rsidRDefault="00DB5207" w:rsidP="00CE3795">
      <w:r>
        <w:t>The inclusion</w:t>
      </w:r>
      <w:r w:rsidRPr="00536DB6">
        <w:t xml:space="preserve"> </w:t>
      </w:r>
      <w:r w:rsidR="00536DB6" w:rsidRPr="00536DB6">
        <w:t xml:space="preserve">of </w:t>
      </w:r>
      <w:r>
        <w:t xml:space="preserve">the </w:t>
      </w:r>
      <w:r w:rsidR="00536DB6" w:rsidRPr="00536DB6">
        <w:t>effects of</w:t>
      </w:r>
      <w:r w:rsidR="001169E0">
        <w:t xml:space="preserve"> baseline</w:t>
      </w:r>
      <w:r w:rsidR="00ED2769">
        <w:t xml:space="preserve"> total</w:t>
      </w:r>
      <w:r w:rsidR="00536DB6" w:rsidRPr="00536DB6">
        <w:t xml:space="preserve"> </w:t>
      </w:r>
      <w:r w:rsidR="001169E0">
        <w:t>body weight</w:t>
      </w:r>
      <w:r w:rsidR="001169E0" w:rsidRPr="00536DB6">
        <w:t xml:space="preserve"> </w:t>
      </w:r>
      <w:r w:rsidR="00536DB6" w:rsidRPr="00536DB6">
        <w:t xml:space="preserve">on </w:t>
      </w:r>
      <w:proofErr w:type="spellStart"/>
      <w:r w:rsidR="001169E0">
        <w:t>Vc</w:t>
      </w:r>
      <w:proofErr w:type="spellEnd"/>
      <w:r w:rsidR="00536DB6" w:rsidRPr="00536DB6">
        <w:t xml:space="preserve"> and</w:t>
      </w:r>
      <w:r w:rsidR="00DC723C">
        <w:t xml:space="preserve"> time-varying</w:t>
      </w:r>
      <w:r w:rsidR="00536DB6" w:rsidRPr="00536DB6">
        <w:t xml:space="preserve"> </w:t>
      </w:r>
      <w:proofErr w:type="spellStart"/>
      <w:r w:rsidR="00536DB6" w:rsidRPr="00536DB6">
        <w:t>eGFR</w:t>
      </w:r>
      <w:r w:rsidR="00536DB6" w:rsidRPr="00A72BCD">
        <w:rPr>
          <w:vertAlign w:val="subscript"/>
        </w:rPr>
        <w:t>CKD</w:t>
      </w:r>
      <w:proofErr w:type="spellEnd"/>
      <w:r w:rsidR="00536DB6" w:rsidRPr="00A72BCD">
        <w:rPr>
          <w:vertAlign w:val="subscript"/>
        </w:rPr>
        <w:t>-EPI</w:t>
      </w:r>
      <w:r w:rsidR="00536DB6" w:rsidRPr="00536DB6">
        <w:t xml:space="preserve"> on </w:t>
      </w:r>
      <w:proofErr w:type="spellStart"/>
      <w:r w:rsidR="00536DB6" w:rsidRPr="00536DB6">
        <w:t>CL</w:t>
      </w:r>
      <w:r w:rsidR="00536DB6" w:rsidRPr="00A72BCD">
        <w:rPr>
          <w:vertAlign w:val="subscript"/>
        </w:rPr>
        <w:t>o</w:t>
      </w:r>
      <w:r w:rsidR="001169E0">
        <w:rPr>
          <w:vertAlign w:val="subscript"/>
        </w:rPr>
        <w:t>ff</w:t>
      </w:r>
      <w:proofErr w:type="spellEnd"/>
      <w:r w:rsidR="00536DB6" w:rsidRPr="00A72BCD">
        <w:rPr>
          <w:vertAlign w:val="subscript"/>
        </w:rPr>
        <w:t>-CRRT</w:t>
      </w:r>
      <w:r w:rsidR="00536DB6" w:rsidRPr="00FD4FB7">
        <w:t xml:space="preserve"> </w:t>
      </w:r>
      <w:r w:rsidR="00536DB6" w:rsidRPr="00536DB6">
        <w:t xml:space="preserve">significantly improved </w:t>
      </w:r>
      <w:r w:rsidR="001169E0">
        <w:t xml:space="preserve">the </w:t>
      </w:r>
      <w:r w:rsidR="00536DB6" w:rsidRPr="00536DB6">
        <w:t>goodness-of-fit</w:t>
      </w:r>
      <w:r w:rsidR="001169E0">
        <w:t xml:space="preserve"> of the </w:t>
      </w:r>
      <w:proofErr w:type="spellStart"/>
      <w:r w:rsidR="001169E0">
        <w:t>popPK</w:t>
      </w:r>
      <w:proofErr w:type="spellEnd"/>
      <w:r w:rsidR="001169E0">
        <w:t xml:space="preserve"> model</w:t>
      </w:r>
      <w:r w:rsidR="00536DB6"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r w:rsidR="00B358B2">
        <w:t>demonstrate</w:t>
      </w:r>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B00B83">
      <w:pPr>
        <w:tabs>
          <w:tab w:val="right" w:pos="9026"/>
        </w:tabs>
        <w:rPr>
          <w:rFonts w:eastAsiaTheme="minorEastAsia"/>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w:proofErr w:type="spellStart"/>
                        <m:r>
                          <m:rPr>
                            <m:nor/>
                          </m:rPr>
                          <w:rPr>
                            <w:i/>
                            <w:iCs/>
                          </w:rPr>
                          <m:t>i</m:t>
                        </m:r>
                        <w:proofErr w:type="spellEnd"/>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B00B83">
      <w:pPr>
        <w:tabs>
          <w:tab w:val="right" w:pos="9026"/>
        </w:tabs>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m:t>
            </m:r>
            <w:proofErr w:type="spellStart"/>
            <m:r>
              <m:rPr>
                <m:nor/>
              </m:rPr>
              <m:t>CRRT,</m:t>
            </m:r>
            <m:r>
              <m:rPr>
                <m:nor/>
              </m:rPr>
              <w:rPr>
                <w:i/>
                <w:iCs/>
              </w:rPr>
              <m:t>i</m:t>
            </m:r>
            <w:proofErr w:type="spellEnd"/>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m:t>
                        </m:r>
                        <w:proofErr w:type="spellStart"/>
                        <m:r>
                          <m:rPr>
                            <m:nor/>
                          </m:rPr>
                          <m:t>EPI,</m:t>
                        </m:r>
                        <m:r>
                          <m:rPr>
                            <m:nor/>
                          </m:rPr>
                          <w:rPr>
                            <w:i/>
                            <w:iCs/>
                          </w:rPr>
                          <m:t>i</m:t>
                        </m:r>
                        <w:proofErr w:type="spellEnd"/>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CE3795">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0AE172CB" w:rsidR="00044CFA" w:rsidRPr="00E03B11" w:rsidRDefault="00241A56" w:rsidP="00CE3795">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92461B">
        <w:rPr>
          <w:b/>
          <w:bCs/>
        </w:rPr>
        <w:t>s</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A34AF8">
        <w:rPr>
          <w:b/>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40"/>
    <w:p w14:paraId="1668758A" w14:textId="7E78FBC7" w:rsidR="00262A1C" w:rsidRPr="00E03B11" w:rsidRDefault="005653EE" w:rsidP="00CE3795">
      <w:pPr>
        <w:pStyle w:val="Heading2"/>
      </w:pPr>
      <w:r w:rsidRPr="00E03B11">
        <w:t>S</w:t>
      </w:r>
      <w:r w:rsidR="00262A1C" w:rsidRPr="00E03B11">
        <w:t>imulations</w:t>
      </w:r>
    </w:p>
    <w:p w14:paraId="38BFDCED" w14:textId="37AB294C" w:rsidR="004B1B5C" w:rsidRDefault="00816D31" w:rsidP="00CE3795">
      <w:bookmarkStart w:id="41" w:name="_Hlk136862153"/>
      <w:r>
        <w:t>The s</w:t>
      </w:r>
      <w:r w:rsidR="004B1B5C" w:rsidRPr="004B1B5C">
        <w:t xml:space="preserve">tandard </w:t>
      </w:r>
      <w:r w:rsidR="00E22FC1">
        <w:t>loading dose</w:t>
      </w:r>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del w:id="42" w:author="My Luong Vuong" w:date="2025-07-14T10:36:00Z">
        <w:r w:rsidR="00202403" w:rsidDel="007A1FB6">
          <w:delText>65</w:delText>
        </w:r>
        <w:r w:rsidR="00E86957" w:rsidDel="007A1FB6">
          <w:delText xml:space="preserve"> </w:delText>
        </w:r>
      </w:del>
      <w:ins w:id="43" w:author="My Luong Vuong" w:date="2025-07-14T10:36:00Z">
        <w:r w:rsidR="007A1FB6">
          <w:t xml:space="preserve">60 </w:t>
        </w:r>
      </w:ins>
      <w:r w:rsidR="00E86957">
        <w:t xml:space="preserve">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r w:rsidR="003A4A84">
        <w:t>t</w:t>
      </w:r>
      <w:r w:rsidR="0071403B" w:rsidRPr="0071403B">
        <w:t>he weight-based regimen (12 mg/kg loading dose) failed to achieve adequate PTA in patients weighing less than 80 kg without CRRT and less than 120 kg with CRRT</w:t>
      </w:r>
      <w:r w:rsidR="0016605A">
        <w:t xml:space="preserve"> (</w:t>
      </w:r>
      <w:r w:rsidR="00E02B06" w:rsidRPr="00CC1344">
        <w:rPr>
          <w:b/>
          <w:bCs/>
        </w:rPr>
        <w:t>panel a</w:t>
      </w:r>
      <w:r w:rsidR="00E02B06">
        <w:t xml:space="preserve">, </w:t>
      </w:r>
      <w:r w:rsidR="0016605A" w:rsidRPr="00092B52">
        <w:rPr>
          <w:b/>
          <w:bCs/>
        </w:rPr>
        <w:t>Fig</w:t>
      </w:r>
      <w:r w:rsidR="005459FB">
        <w:rPr>
          <w:b/>
          <w:bCs/>
        </w:rPr>
        <w:t>s</w:t>
      </w:r>
      <w:r w:rsidR="0016605A" w:rsidRPr="00092B52">
        <w:rPr>
          <w:b/>
          <w:bCs/>
        </w:rPr>
        <w:t>. </w:t>
      </w:r>
      <w:r w:rsidR="0016605A">
        <w:rPr>
          <w:b/>
          <w:bCs/>
        </w:rPr>
        <w:t>1</w:t>
      </w:r>
      <w:r w:rsidR="0016605A" w:rsidRPr="001D2D6B">
        <w:rPr>
          <w:b/>
          <w:bCs/>
        </w:rPr>
        <w:t>-2</w:t>
      </w:r>
      <w:r w:rsidR="0016605A">
        <w:t>)</w:t>
      </w:r>
      <w:r w:rsidR="005E36F3">
        <w:t>.</w:t>
      </w:r>
      <w:r w:rsidR="00A61679">
        <w:t xml:space="preserve"> </w:t>
      </w:r>
      <w:r w:rsidR="00EF33B4" w:rsidRPr="00EF33B4">
        <w:t xml:space="preserve">The statistically significant effect of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on </w:t>
      </w:r>
      <w:proofErr w:type="spellStart"/>
      <w:r w:rsidR="00EF33B4" w:rsidRPr="00EF33B4">
        <w:t>CL</w:t>
      </w:r>
      <w:r w:rsidR="00EF33B4" w:rsidRPr="0073563E">
        <w:rPr>
          <w:vertAlign w:val="subscript"/>
        </w:rPr>
        <w:t>off</w:t>
      </w:r>
      <w:proofErr w:type="spellEnd"/>
      <w:r w:rsidR="00EF33B4" w:rsidRPr="0073563E">
        <w:rPr>
          <w:vertAlign w:val="subscript"/>
        </w:rPr>
        <w:t>-CRRT</w:t>
      </w:r>
      <w:r w:rsidR="00EF33B4" w:rsidRPr="00EF33B4">
        <w:t xml:space="preserve"> did not have a clinically relevant impact on fluconazole </w:t>
      </w:r>
      <w:r w:rsidR="00EF33B4" w:rsidRPr="0073563E">
        <w:rPr>
          <w:i/>
          <w:iCs/>
        </w:rPr>
        <w:t>f</w:t>
      </w:r>
      <w:r w:rsidR="00EF33B4" w:rsidRPr="00EF33B4">
        <w:t>AUC</w:t>
      </w:r>
      <w:r w:rsidR="00EF33B4" w:rsidRPr="0073563E">
        <w:rPr>
          <w:vertAlign w:val="subscript"/>
        </w:rPr>
        <w:t>0-24</w:t>
      </w:r>
      <w:r w:rsidR="00EF33B4" w:rsidRPr="00EF33B4">
        <w:t xml:space="preserve"> 200 </w:t>
      </w:r>
      <w:proofErr w:type="spellStart"/>
      <w:r w:rsidR="00EF33B4" w:rsidRPr="00EF33B4">
        <w:t>mg×h</w:t>
      </w:r>
      <w:proofErr w:type="spellEnd"/>
      <w:r w:rsidR="00EF33B4" w:rsidRPr="00EF33B4">
        <w:t xml:space="preserve">/L </w:t>
      </w:r>
      <w:r w:rsidR="00BD78C3">
        <w:t>target attainment</w:t>
      </w:r>
      <w:r w:rsidR="00EF33B4" w:rsidRPr="00EF33B4">
        <w:t xml:space="preserve"> across the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range of 5 to 215 mL/min/1.73 m² under simulated loading doses</w:t>
      </w:r>
      <w:r w:rsidR="00A61679">
        <w:t>.</w:t>
      </w:r>
      <w:r w:rsidR="00A424CA">
        <w:t xml:space="preserve"> </w:t>
      </w:r>
      <w:r w:rsidR="00C55A08">
        <w:t>Moreover</w:t>
      </w:r>
      <w:r w:rsidR="00C44DF2">
        <w:t xml:space="preserve">, </w:t>
      </w:r>
      <w:r w:rsidR="00B358B2">
        <w:t>using</w:t>
      </w:r>
      <w:r w:rsidR="00E5452C">
        <w:t xml:space="preserve">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113B4B">
        <w:t xml:space="preserve">when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81362E">
        <w:t xml:space="preserve">exceeded </w:t>
      </w:r>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E34F88" w:rsidRPr="0073563E">
        <w:rPr>
          <w:b/>
          <w:bCs/>
        </w:rPr>
        <w:t>Fig</w:t>
      </w:r>
      <w:r w:rsidR="00405E15">
        <w:rPr>
          <w:b/>
          <w:bCs/>
        </w:rPr>
        <w:t>s</w:t>
      </w:r>
      <w:r w:rsidR="00E34F88" w:rsidRPr="0073563E">
        <w:rPr>
          <w:b/>
          <w:bCs/>
        </w:rPr>
        <w:t>. 4-5</w:t>
      </w:r>
      <w:r w:rsidR="00E34F88" w:rsidRPr="00E34F88">
        <w:t xml:space="preserve"> shows the probability of attaining the </w:t>
      </w:r>
      <w:r w:rsidR="00E34F88" w:rsidRPr="0073563E">
        <w:rPr>
          <w:i/>
          <w:iCs/>
        </w:rPr>
        <w:t>f</w:t>
      </w:r>
      <w:r w:rsidR="00E34F88" w:rsidRPr="00E34F88">
        <w:t>AUC</w:t>
      </w:r>
      <w:r w:rsidR="00E34F88" w:rsidRPr="0073563E">
        <w:rPr>
          <w:vertAlign w:val="subscript"/>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r w:rsidR="00DA660A" w:rsidRPr="00C47D23">
        <w:rPr>
          <w:b/>
          <w:bCs/>
          <w:color w:val="auto"/>
        </w:rPr>
        <w:t xml:space="preserve"> </w:t>
      </w:r>
    </w:p>
    <w:p w14:paraId="52351FEB" w14:textId="539FD1A4" w:rsidR="00240EC2" w:rsidRPr="00E03B11" w:rsidRDefault="00F540B4" w:rsidP="00CE3795">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F764BC">
        <w:t xml:space="preserve">based on the patient’s </w:t>
      </w:r>
      <w:r w:rsidR="001C5412">
        <w:t>total</w:t>
      </w:r>
      <w:r w:rsidR="005552D8" w:rsidRPr="005552D8">
        <w:t xml:space="preserve"> body weight</w:t>
      </w:r>
      <w:r w:rsidR="000D710D">
        <w:t xml:space="preserve"> and CRRT status</w:t>
      </w:r>
      <w:r w:rsidR="005552D8" w:rsidRPr="005552D8">
        <w:t xml:space="preserve">. </w:t>
      </w:r>
      <w:r w:rsidR="005D12E7">
        <w:t>The</w:t>
      </w:r>
      <w:r w:rsidR="00625C88">
        <w:t xml:space="preserve"> </w:t>
      </w:r>
      <w:r w:rsidR="00341CB8">
        <w:t>selected doses</w:t>
      </w:r>
      <w:r w:rsidR="008A1016">
        <w:t xml:space="preserve"> were the smallest that ensured</w:t>
      </w:r>
      <w:r w:rsidR="005552D8" w:rsidRPr="005552D8">
        <w:t xml:space="preserve"> </w:t>
      </w:r>
      <w:r w:rsidR="008A1016" w:rsidRPr="008A1016">
        <w:t>a clinically acceptable PTA 24 hours after administration</w:t>
      </w:r>
      <w:r w:rsidR="00240EC2" w:rsidRPr="00E03B11">
        <w:t>.</w:t>
      </w:r>
      <w:r w:rsidR="00ED17EA">
        <w:t xml:space="preserve"> </w:t>
      </w:r>
      <w:r w:rsidR="00BC24EA" w:rsidRPr="00BC24EA">
        <w:t>Daily maintenance doses of 400 mg and 800 mg were adequate for achieving at least 90% PTA across the studied total body weight range, off and on CRRT, respectively</w:t>
      </w:r>
      <w:r w:rsidR="00BC24EA">
        <w:t xml:space="preserve"> </w:t>
      </w:r>
      <w:r w:rsidR="00240EC2" w:rsidRPr="00E03B11">
        <w:t>(</w:t>
      </w:r>
      <w:r w:rsidR="000F012D" w:rsidRPr="00092B52">
        <w:rPr>
          <w:b/>
          <w:bCs/>
        </w:rPr>
        <w:t>Fig</w:t>
      </w:r>
      <w:r w:rsidR="00844259">
        <w:rPr>
          <w:b/>
          <w:bCs/>
        </w:rPr>
        <w:t>s</w:t>
      </w:r>
      <w:r w:rsidR="000F012D" w:rsidRPr="00092B52">
        <w:rPr>
          <w:b/>
          <w:bCs/>
        </w:rPr>
        <w:t>.</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w:t>
      </w:r>
      <w:r w:rsidR="00844259">
        <w:rPr>
          <w:b/>
          <w:bCs/>
        </w:rPr>
        <w:t>s</w:t>
      </w:r>
      <w:r w:rsidR="00D1749D">
        <w:rPr>
          <w:b/>
          <w:bCs/>
        </w:rPr>
        <w:t xml:space="preserve">. </w:t>
      </w:r>
      <w:r w:rsidR="00D05B67">
        <w:rPr>
          <w:b/>
          <w:bCs/>
        </w:rPr>
        <w:t>S13</w:t>
      </w:r>
      <w:r w:rsidR="00D1749D">
        <w:rPr>
          <w:b/>
          <w:bCs/>
        </w:rPr>
        <w:t>-</w:t>
      </w:r>
      <w:r w:rsidR="00D05B67">
        <w:rPr>
          <w:b/>
          <w:bCs/>
        </w:rPr>
        <w:t>S14</w:t>
      </w:r>
      <w:r w:rsidR="00240EC2" w:rsidRPr="00E03B11">
        <w:t>).</w:t>
      </w:r>
      <w:r w:rsidR="00E86A3C" w:rsidRPr="00E86A3C">
        <w:t xml:space="preserve"> </w:t>
      </w:r>
    </w:p>
    <w:p w14:paraId="12222D27" w14:textId="0DC80749" w:rsidR="00B00B83" w:rsidRPr="00B00B83" w:rsidRDefault="006E66BD" w:rsidP="00B00B83">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on day</w:t>
      </w:r>
      <w:r w:rsidR="00D131F9">
        <w:t> </w:t>
      </w:r>
      <w:r w:rsidR="00802421">
        <w:t xml:space="preserve">1 </w:t>
      </w:r>
      <w:r w:rsidR="00FB22C2">
        <w:t xml:space="preserve">followed by </w:t>
      </w:r>
      <w:r w:rsidR="00FB22C2" w:rsidRPr="00E03B11">
        <w:t>400</w:t>
      </w:r>
      <w:r w:rsidR="00FB22C2">
        <w:t> </w:t>
      </w:r>
      <w:r w:rsidR="00FB22C2" w:rsidRPr="00E03B11">
        <w:t xml:space="preserve">mg </w:t>
      </w:r>
      <w:r w:rsidR="00F01017">
        <w:t xml:space="preserve">thereafter </w:t>
      </w:r>
      <w:r w:rsidR="00D77C3B">
        <w:t>did not achieve 90%</w:t>
      </w:r>
      <w:r w:rsidR="00240EC2" w:rsidRPr="00E03B11">
        <w:t xml:space="preserve"> PTA in the first two days</w:t>
      </w:r>
      <w:r w:rsidR="007B768F">
        <w:t>,</w:t>
      </w:r>
      <w:r w:rsidR="006D1B3C">
        <w:t xml:space="preserve"> </w:t>
      </w:r>
      <w:r w:rsidR="000B0976" w:rsidRPr="000B0976">
        <w:t>but improved to</w:t>
      </w:r>
      <w:r w:rsidR="00B75D17">
        <w:t xml:space="preserve"> </w:t>
      </w:r>
      <w:r w:rsidR="00D77C3B">
        <w:t>a &gt;90%</w:t>
      </w:r>
      <w:r w:rsidR="00F969E1">
        <w:t xml:space="preserve"> PTA</w:t>
      </w:r>
      <w:r w:rsidR="00D77C3B" w:rsidRPr="000B0976">
        <w:t xml:space="preserve"> </w:t>
      </w:r>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A61A44">
        <w:t xml:space="preserve"> </w:t>
      </w:r>
      <w:r w:rsidR="00240EC2" w:rsidRPr="00E03B11">
        <w:t xml:space="preserve">dosing regimen resulted in </w:t>
      </w:r>
      <w:r w:rsidR="00D77C3B">
        <w:t xml:space="preserve">&gt;90% </w:t>
      </w:r>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w:t>
      </w:r>
      <w:r w:rsidR="00223358">
        <w:rPr>
          <w:b/>
          <w:bCs/>
        </w:rPr>
        <w:t>s.</w:t>
      </w:r>
      <w:r w:rsidR="00B26A53" w:rsidRPr="0076151A">
        <w:rPr>
          <w:b/>
          <w:bCs/>
        </w:rPr>
        <w:t xml:space="preserve"> S1</w:t>
      </w:r>
      <w:r w:rsidR="00695207">
        <w:rPr>
          <w:b/>
          <w:bCs/>
        </w:rPr>
        <w:t>6</w:t>
      </w:r>
      <w:r w:rsidR="00B26A53" w:rsidRPr="0076151A">
        <w:rPr>
          <w:b/>
          <w:bCs/>
        </w:rPr>
        <w:t>-S1</w:t>
      </w:r>
      <w:r w:rsidR="00695207">
        <w:rPr>
          <w:b/>
          <w:bCs/>
        </w:rPr>
        <w:t>7</w:t>
      </w:r>
      <w:r w:rsidR="0088045F">
        <w:t xml:space="preserve">. The R </w:t>
      </w:r>
      <w:r w:rsidR="0088045F">
        <w:lastRenderedPageBreak/>
        <w:t xml:space="preserve">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41"/>
      <w:r w:rsidR="00B00B83">
        <w:br w:type="page"/>
      </w:r>
    </w:p>
    <w:p w14:paraId="6F4D32B2" w14:textId="1126A204" w:rsidR="00A905E8" w:rsidRPr="00E03B11" w:rsidRDefault="00A905E8" w:rsidP="00CE3795">
      <w:pPr>
        <w:pStyle w:val="Heading1"/>
      </w:pPr>
      <w:r w:rsidRPr="00E03B11">
        <w:lastRenderedPageBreak/>
        <w:t>Discussion</w:t>
      </w:r>
    </w:p>
    <w:p w14:paraId="39606BFF" w14:textId="2E0D9A89" w:rsidR="00CB50CB" w:rsidRPr="00E03B11" w:rsidRDefault="00E06A5B" w:rsidP="00CE3795">
      <w:bookmarkStart w:id="44" w:name="_Hlk136862217"/>
      <w:r>
        <w:t>Our modelling and simulation results</w:t>
      </w:r>
      <w:r w:rsidR="00CB50CB" w:rsidRPr="00E03B11">
        <w:t xml:space="preserve"> </w:t>
      </w:r>
      <w:r>
        <w:t>showed</w:t>
      </w:r>
      <w:r w:rsidRPr="00E03B11">
        <w:t xml:space="preserve"> </w:t>
      </w:r>
      <w:r w:rsidR="00CB50CB" w:rsidRPr="00E03B11">
        <w:t xml:space="preserve">that </w:t>
      </w:r>
      <w:r w:rsidR="00F8707F">
        <w:t xml:space="preserve">total body weight and CRRT status were the two </w:t>
      </w:r>
      <w:r w:rsidR="00356AF7">
        <w:t xml:space="preserve">factors that clinically impacted </w:t>
      </w:r>
      <w:r w:rsidR="00E4532C">
        <w:t xml:space="preserve">the </w:t>
      </w:r>
      <w:r w:rsidR="00CB50CB" w:rsidRPr="00E03B11">
        <w:t xml:space="preserve">attainment of the </w:t>
      </w:r>
      <w:r w:rsidR="00CB50CB" w:rsidRPr="00CA5A80">
        <w:rPr>
          <w:i/>
          <w:iCs/>
        </w:rPr>
        <w:t>f</w:t>
      </w:r>
      <w:r w:rsidR="00CB50CB" w:rsidRPr="00E03B11">
        <w:t>AUC</w:t>
      </w:r>
      <w:r w:rsidR="00CB50CB" w:rsidRPr="00E03B11">
        <w:rPr>
          <w:vertAlign w:val="subscript"/>
        </w:rPr>
        <w:t>0-24</w:t>
      </w:r>
      <w:r w:rsidR="00CB50CB" w:rsidRPr="00E03B11">
        <w:t xml:space="preserve"> </w:t>
      </w:r>
      <w:r w:rsidR="00CC1798">
        <w:t xml:space="preserve">200 </w:t>
      </w:r>
      <w:proofErr w:type="spellStart"/>
      <w:r w:rsidR="00CC1798">
        <w:t>mg</w:t>
      </w:r>
      <w:r w:rsidR="001251A5">
        <w:t>×</w:t>
      </w:r>
      <w:r w:rsidR="00CC1798">
        <w:t>h</w:t>
      </w:r>
      <w:proofErr w:type="spellEnd"/>
      <w:r w:rsidR="00CC1798">
        <w:t xml:space="preserve">/L </w:t>
      </w:r>
      <w:r w:rsidR="00E4532C">
        <w:t>target in</w:t>
      </w:r>
      <w:r w:rsidR="001D6211">
        <w:t xml:space="preserve"> </w:t>
      </w:r>
      <w:r w:rsidR="00105E39">
        <w:t>critically ill patients</w:t>
      </w:r>
      <w:r w:rsidR="00E4532C">
        <w:t xml:space="preserve"> </w:t>
      </w:r>
      <w:r w:rsidR="006203B2">
        <w:t xml:space="preserve">under </w:t>
      </w:r>
      <w:r w:rsidR="00E4532C" w:rsidRPr="00E03B11">
        <w:t>the standard</w:t>
      </w:r>
      <w:r w:rsidR="006203B2">
        <w:t xml:space="preserve"> fluconazole</w:t>
      </w:r>
      <w:r w:rsidR="00E4532C" w:rsidRPr="00E03B11">
        <w:t xml:space="preserve"> IV dosing regimen</w:t>
      </w:r>
      <w:r w:rsidR="008137B3">
        <w:t>.</w:t>
      </w:r>
      <w:r w:rsidR="00CB50CB" w:rsidRPr="00E03B11">
        <w:t xml:space="preserve"> </w:t>
      </w:r>
      <w:r w:rsidR="00EE32D7">
        <w:t>Theref</w:t>
      </w:r>
      <w:r w:rsidR="000022EB">
        <w:t>o</w:t>
      </w:r>
      <w:r w:rsidR="00EE32D7">
        <w:t>re</w:t>
      </w:r>
      <w:r w:rsidR="00CB50CB" w:rsidRPr="00E03B11">
        <w:t>, we proposed a pragmatic</w:t>
      </w:r>
      <w:r w:rsidR="00607DA2">
        <w:t>,</w:t>
      </w:r>
      <w:r w:rsidR="00BD5981">
        <w:t xml:space="preserve"> </w:t>
      </w:r>
      <w:r w:rsidR="00CB50CB" w:rsidRPr="00E03B11">
        <w:t>optimi</w:t>
      </w:r>
      <w:r w:rsidR="00B445D6" w:rsidRPr="00E03B11">
        <w:t>s</w:t>
      </w:r>
      <w:r w:rsidR="00CB50CB" w:rsidRPr="00E03B11">
        <w:t>ed dosing regimen</w:t>
      </w:r>
      <w:r w:rsidR="00283CA5">
        <w:t xml:space="preserve"> </w:t>
      </w:r>
      <w:r w:rsidR="00215F52">
        <w:t>that could</w:t>
      </w:r>
      <w:r w:rsidR="00764B21">
        <w:t xml:space="preserve"> achieve </w:t>
      </w:r>
      <w:r w:rsidR="00283CA5">
        <w:t>a</w:t>
      </w:r>
      <w:r w:rsidR="00CB50CB" w:rsidRPr="00E03B11">
        <w:t xml:space="preserve"> </w:t>
      </w:r>
      <w:r w:rsidR="00B47AFD">
        <w:t>PTA</w:t>
      </w:r>
      <w:r w:rsidR="00D72FC3">
        <w:t xml:space="preserve"> </w:t>
      </w:r>
      <w:r w:rsidR="00EE32D7">
        <w:t>of</w:t>
      </w:r>
      <w:r w:rsidR="00EE32D7" w:rsidRPr="00E03B11">
        <w:t xml:space="preserve"> </w:t>
      </w:r>
      <w:r w:rsidR="00EE32D7">
        <w:t xml:space="preserve">at least </w:t>
      </w:r>
      <w:r w:rsidR="00CB50CB" w:rsidRPr="00E03B11">
        <w:t xml:space="preserve">90% </w:t>
      </w:r>
      <w:r w:rsidR="009F2B64">
        <w:t>over the entire</w:t>
      </w:r>
      <w:r w:rsidR="00CB50CB" w:rsidRPr="00E03B11">
        <w:t xml:space="preserve"> two-week</w:t>
      </w:r>
      <w:r w:rsidR="009F2B64">
        <w:t xml:space="preserve"> treatment</w:t>
      </w:r>
      <w:r w:rsidR="00CB50CB" w:rsidRPr="00E03B11">
        <w:t xml:space="preserve"> course.</w:t>
      </w:r>
    </w:p>
    <w:p w14:paraId="5D36F38E" w14:textId="27DA07C4" w:rsidR="00EC2A71" w:rsidRDefault="00CB50CB" w:rsidP="00CE3795">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8836F2">
        <w:rPr>
          <w:noProof/>
        </w:rPr>
        <w:t> [15, 16, 32]</w:t>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8836F2">
        <w:rPr>
          <w:noProof/>
        </w:rPr>
        <w:t> [13, 14, 33]</w:t>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r w:rsidR="004E5D0D" w:rsidRPr="007677EC">
        <w:t>800</w:t>
      </w:r>
      <w:r w:rsidR="007677EC">
        <w:t> </w:t>
      </w:r>
      <w:r w:rsidR="004E5D0D" w:rsidRPr="007677EC">
        <w:t>mg</w:t>
      </w:r>
      <w:r w:rsidR="004E5D0D">
        <w:t xml:space="preserve"> </w:t>
      </w:r>
      <w:r w:rsidR="00965EAA">
        <w:t>loading dose</w:t>
      </w:r>
      <w:r w:rsidR="004E5D0D">
        <w:t xml:space="preserve"> and </w:t>
      </w:r>
      <w:r w:rsidR="004E5D0D" w:rsidRPr="007677EC">
        <w:t>400</w:t>
      </w:r>
      <w:r w:rsidR="007677EC">
        <w:t> </w:t>
      </w:r>
      <w:r w:rsidR="004E5D0D" w:rsidRPr="007677EC">
        <w:t>mg</w:t>
      </w:r>
      <w:r w:rsidR="004E5D0D">
        <w:t xml:space="preserve"> </w:t>
      </w:r>
      <w:r w:rsidR="00965EAA">
        <w:t>maintenance dose</w:t>
      </w:r>
      <w:r w:rsidR="004E5D0D">
        <w:t>)</w:t>
      </w:r>
      <w:r w:rsidR="00D5798A" w:rsidRPr="00E03B11">
        <w:t>.</w:t>
      </w:r>
      <w:r w:rsidR="007F49F1">
        <w:t xml:space="preserve"> Specifically, </w:t>
      </w:r>
      <w:r w:rsidR="007222E9">
        <w:t xml:space="preserve">a </w:t>
      </w:r>
      <w:r w:rsidR="003517A9">
        <w:t xml:space="preserve">higher total body weight led to </w:t>
      </w:r>
      <w:r w:rsidR="00713419">
        <w:t>a lower PTA</w:t>
      </w:r>
      <w:r w:rsidR="004E5D0D">
        <w:t xml:space="preserve"> following the </w:t>
      </w:r>
      <w:r w:rsidR="00217A7D">
        <w:t>loading dose</w:t>
      </w:r>
      <w:r w:rsidR="004E5D0D">
        <w:t xml:space="preserve"> of 800</w:t>
      </w:r>
      <w:r w:rsidR="007677EC">
        <w:t> </w:t>
      </w:r>
      <w:r w:rsidR="004E5D0D">
        <w:t>mg</w:t>
      </w:r>
      <w:r w:rsidR="00713419">
        <w:t>.</w:t>
      </w:r>
      <w:r w:rsidR="00D5798A" w:rsidRPr="00E03B11">
        <w:t xml:space="preserve"> This finding aligns with previous </w:t>
      </w:r>
      <w:proofErr w:type="spellStart"/>
      <w:r w:rsidR="00C96B95">
        <w:t>popPK</w:t>
      </w:r>
      <w:proofErr w:type="spellEnd"/>
      <w:r w:rsidR="00C96B95">
        <w:t xml:space="preserve"> </w:t>
      </w:r>
      <w:r w:rsidR="00695FFB">
        <w:t>studies</w:t>
      </w:r>
      <w:r w:rsidR="00635F59">
        <w:t>,</w:t>
      </w:r>
      <w:r w:rsidR="00695FFB">
        <w:t xml:space="preserve"> </w:t>
      </w:r>
      <w:r w:rsidR="00513621">
        <w:t>which reported that obesity</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8836F2">
        <w:rPr>
          <w:noProof/>
        </w:rPr>
        <w:t> [13, 16, 34]</w:t>
      </w:r>
      <w:r w:rsidR="00D5798A">
        <w:t>.</w:t>
      </w:r>
      <w:r w:rsidR="004179E2">
        <w:t xml:space="preserve"> </w:t>
      </w:r>
      <w:r w:rsidR="00D5798A" w:rsidRPr="00E03B11">
        <w:t xml:space="preserve">Although </w:t>
      </w:r>
      <w:r w:rsidR="00A66218">
        <w:t>FFM</w:t>
      </w:r>
      <w:r w:rsidR="00D5798A" w:rsidRPr="00E03B11">
        <w:t xml:space="preserve"> may be </w:t>
      </w:r>
      <w:r w:rsidR="009C7A88">
        <w:t xml:space="preserve">a </w:t>
      </w:r>
      <w:r w:rsidR="00D5798A" w:rsidRPr="00E03B11">
        <w:t xml:space="preserve">better surrogate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r w:rsidR="00513621">
        <w:t xml:space="preserve">best </w:t>
      </w:r>
      <w:r w:rsidR="000779BD">
        <w:t>improved the model fit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r w:rsidR="00513621">
        <w:t xml:space="preserve">guessing </w:t>
      </w:r>
      <w:r w:rsidR="00B554FD">
        <w:t>the patient’s</w:t>
      </w:r>
      <w:r w:rsidR="00D5798A" w:rsidRPr="00E03B11">
        <w:t xml:space="preserve"> height</w:t>
      </w:r>
      <w:r w:rsidR="008836F2">
        <w:rPr>
          <w:noProof/>
        </w:rPr>
        <w:t> [19]</w:t>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w:t>
      </w:r>
      <w:r w:rsidR="007D47BD">
        <w:t>than</w:t>
      </w:r>
      <w:r w:rsidR="00F02428">
        <w:t xml:space="preserve"> </w:t>
      </w:r>
      <w:r w:rsidR="00DA6C55">
        <w:t>when</w:t>
      </w:r>
      <w:r w:rsidR="00056240">
        <w:t xml:space="preserve"> </w:t>
      </w:r>
      <w:r w:rsidR="00503090">
        <w:t xml:space="preserve">they </w:t>
      </w:r>
      <w:r w:rsidR="00EF3B8C">
        <w:t xml:space="preserve">were off </w:t>
      </w:r>
      <w:r w:rsidR="00DA6C55">
        <w:t xml:space="preserve">CRRT. </w:t>
      </w:r>
      <w:r w:rsidR="00D07CB5">
        <w:t xml:space="preserve">This </w:t>
      </w:r>
      <w:r w:rsidR="002A0551">
        <w:t>acce</w:t>
      </w:r>
      <w:r w:rsidR="008A4C9A">
        <w:t>lerated on-</w:t>
      </w:r>
      <w:r w:rsidR="004D3F19">
        <w:t xml:space="preserve">CRRT </w:t>
      </w:r>
      <w:r w:rsidR="008A4C9A">
        <w:t xml:space="preserve">clearance </w:t>
      </w:r>
      <w:r w:rsidR="0041107C">
        <w:t>may be</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r w:rsidR="00513621">
        <w:t xml:space="preserve">as </w:t>
      </w:r>
      <w:r w:rsidR="00EB3558">
        <w:t xml:space="preserve">fluconazole </w:t>
      </w:r>
      <w:r w:rsidR="00C82FEC">
        <w:t xml:space="preserve">is extensively reabsorbed </w:t>
      </w:r>
      <w:r w:rsidR="00582568">
        <w:t>when kidney function is</w:t>
      </w:r>
      <w:r w:rsidR="00C82FEC">
        <w:t xml:space="preserve"> normal</w:t>
      </w:r>
      <w:r w:rsidR="008836F2">
        <w:rPr>
          <w:noProof/>
        </w:rPr>
        <w:t> [32]</w:t>
      </w:r>
      <w:r w:rsidR="00C82FEC">
        <w:t>.</w:t>
      </w:r>
      <w:r w:rsidR="00DA0C18">
        <w:t xml:space="preserve"> </w:t>
      </w:r>
      <w:r w:rsidR="00891348" w:rsidRPr="00891348">
        <w:t xml:space="preserve">Additionally, </w:t>
      </w:r>
      <w:proofErr w:type="spellStart"/>
      <w:r w:rsidR="00891348" w:rsidRPr="00891348">
        <w:t>eGFR</w:t>
      </w:r>
      <w:r w:rsidR="00891348" w:rsidRPr="0013641A">
        <w:rPr>
          <w:vertAlign w:val="subscript"/>
        </w:rPr>
        <w:t>CKD</w:t>
      </w:r>
      <w:proofErr w:type="spellEnd"/>
      <w:r w:rsidR="00891348" w:rsidRPr="0013641A">
        <w:rPr>
          <w:vertAlign w:val="subscript"/>
        </w:rPr>
        <w:t>-EPI</w:t>
      </w:r>
      <w:r w:rsidR="00891348" w:rsidRPr="00891348">
        <w:t xml:space="preserve"> significantly impacted </w:t>
      </w:r>
      <w:proofErr w:type="spellStart"/>
      <w:r w:rsidR="00891348" w:rsidRPr="00891348">
        <w:t>CL</w:t>
      </w:r>
      <w:r w:rsidR="00891348" w:rsidRPr="0013641A">
        <w:rPr>
          <w:vertAlign w:val="subscript"/>
        </w:rPr>
        <w:t>off</w:t>
      </w:r>
      <w:proofErr w:type="spellEnd"/>
      <w:r w:rsidR="00891348" w:rsidRPr="0013641A">
        <w:rPr>
          <w:vertAlign w:val="subscript"/>
        </w:rPr>
        <w:t>-CRRT</w:t>
      </w:r>
      <w:r w:rsidR="00891348" w:rsidRPr="00891348">
        <w:t xml:space="preserve"> in our model, which aligns with fluconazole's primary renal clearance</w:t>
      </w:r>
      <w:r w:rsidR="008836F2">
        <w:rPr>
          <w:noProof/>
        </w:rPr>
        <w:t> [5]</w:t>
      </w:r>
      <w:r w:rsidR="002F0345">
        <w:t xml:space="preserve">. </w:t>
      </w:r>
      <w:r w:rsidR="00B30CEF" w:rsidRPr="00B30CEF">
        <w:t xml:space="preserve">We chose the </w:t>
      </w:r>
      <w:proofErr w:type="spellStart"/>
      <w:r w:rsidR="00B30CEF" w:rsidRPr="00B30CEF">
        <w:t>eGFR</w:t>
      </w:r>
      <w:r w:rsidR="00B30CEF" w:rsidRPr="00CC1344">
        <w:rPr>
          <w:vertAlign w:val="subscript"/>
        </w:rPr>
        <w:t>CKD</w:t>
      </w:r>
      <w:proofErr w:type="spellEnd"/>
      <w:r w:rsidR="00B30CEF" w:rsidRPr="00CC1344">
        <w:rPr>
          <w:vertAlign w:val="subscript"/>
        </w:rPr>
        <w:t>-EPI</w:t>
      </w:r>
      <w:r w:rsidR="00B30CEF" w:rsidRPr="00B30CEF">
        <w:t xml:space="preserve"> equation without race as the sole method for assessing kidney function because it is more accurate than equations like Cockcroft-Gault and performs better </w:t>
      </w:r>
      <w:r w:rsidR="00EF5C2D">
        <w:t>than</w:t>
      </w:r>
      <w:r w:rsidR="00B30CEF" w:rsidRPr="00B30CEF">
        <w:t xml:space="preserve"> the equation that includes race</w:t>
      </w:r>
      <w:r w:rsidR="008836F2">
        <w:rPr>
          <w:noProof/>
        </w:rPr>
        <w:t> [20]</w:t>
      </w:r>
      <w:r w:rsidR="0089277E">
        <w:t>.</w:t>
      </w:r>
      <w:r w:rsidR="00443BC0">
        <w:t xml:space="preserve"> </w:t>
      </w:r>
    </w:p>
    <w:p w14:paraId="66213A4D" w14:textId="6A7F0EC7" w:rsidR="00BA3DFC" w:rsidRDefault="0047500A" w:rsidP="00CE3795">
      <w:r>
        <w:t xml:space="preserve">We </w:t>
      </w:r>
      <w:r w:rsidR="00FD4D25">
        <w:t>demonstrated</w:t>
      </w:r>
      <w:r>
        <w:t xml:space="preserve">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BD1A12">
        <w:t>;</w:t>
      </w:r>
      <w:r w:rsidR="00664077">
        <w:t xml:space="preserve"> thus</w:t>
      </w:r>
      <w:r w:rsidR="00BD1A12">
        <w:t>,</w:t>
      </w:r>
      <w:r w:rsidR="008F1EEB">
        <w:t xml:space="preserve"> </w:t>
      </w:r>
      <w:r w:rsidR="00A34F61">
        <w:t>our dosing recommendation</w:t>
      </w:r>
      <w:r w:rsidR="002C280E">
        <w:t>s</w:t>
      </w:r>
      <w:r w:rsidR="00A34F61">
        <w:t xml:space="preserve"> </w:t>
      </w:r>
      <w:r w:rsidR="00A04DD3">
        <w:t>were not based on</w:t>
      </w:r>
      <w:r w:rsidR="00A34F61">
        <w:t xml:space="preserve"> </w:t>
      </w:r>
      <w:r w:rsidR="00FD4D25">
        <w:t xml:space="preserve">renal </w:t>
      </w:r>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766321" w:rsidRPr="00766321">
        <w:t>Our recommended maintenance dose for patients not undergoing CRRT was 400</w:t>
      </w:r>
      <w:r w:rsidR="00140C9F">
        <w:t> </w:t>
      </w:r>
      <w:r w:rsidR="00766321" w:rsidRPr="00766321">
        <w:t xml:space="preserve">mg q24h, aligning with the current standard. Although our simulation showed a slight decrease below the 90% PTA </w:t>
      </w:r>
      <w:r w:rsidR="00766321" w:rsidRPr="00766321">
        <w:lastRenderedPageBreak/>
        <w:t xml:space="preserve">with this dose in patients with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above 195</w:t>
      </w:r>
      <w:r w:rsidR="00140C9F">
        <w:t> </w:t>
      </w:r>
      <w:r w:rsidR="00766321" w:rsidRPr="00766321">
        <w:t>mL/min/1.73</w:t>
      </w:r>
      <w:r w:rsidR="00140C9F">
        <w:t> </w:t>
      </w:r>
      <w:r w:rsidR="00766321" w:rsidRPr="00766321">
        <w:t xml:space="preserve">m², we did not recommend increasing it, as this minor reduction was based on the unlikely assumption that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would remain consistently above 195</w:t>
      </w:r>
      <w:r w:rsidR="00140C9F">
        <w:t> </w:t>
      </w:r>
      <w:r w:rsidR="00766321" w:rsidRPr="00766321">
        <w:t>mL/min/1.73</w:t>
      </w:r>
      <w:r w:rsidR="00140C9F">
        <w:t> </w:t>
      </w:r>
      <w:r w:rsidR="00766321" w:rsidRPr="00766321">
        <w:t>m² for 14 days</w:t>
      </w:r>
      <w:r w:rsidR="00FD7ACE">
        <w:t xml:space="preserve">. Huang </w:t>
      </w:r>
      <w:r w:rsidR="00FD7ACE" w:rsidRPr="00200930">
        <w:rPr>
          <w:i/>
          <w:iCs/>
        </w:rPr>
        <w:t>et al</w:t>
      </w:r>
      <w:r w:rsidR="00FD7ACE">
        <w:t xml:space="preserve">. recently </w:t>
      </w:r>
      <w:r w:rsidR="00513621">
        <w:t>reported</w:t>
      </w:r>
      <w:r w:rsidR="00FD7ACE">
        <w:t xml:space="preserve"> that kidney function is highly unstable in ICU patients</w:t>
      </w:r>
      <w:r w:rsidR="008836F2">
        <w:rPr>
          <w:noProof/>
        </w:rPr>
        <w:t> [35]</w:t>
      </w:r>
      <w:r w:rsidR="00C75BE1">
        <w:t>.</w:t>
      </w:r>
    </w:p>
    <w:p w14:paraId="7DFFBF45" w14:textId="3D5B3B95" w:rsidR="00116AAE" w:rsidRDefault="003C482A" w:rsidP="00CE3795">
      <w:r w:rsidRPr="003C482A">
        <w:t>Our study’s finding of no effect from kidney function contrasts with previous research, which suggested that increased doses are needed for patients with augmented renal clearance</w:t>
      </w:r>
      <w:r w:rsidR="008836F2">
        <w:rPr>
          <w:noProof/>
        </w:rPr>
        <w:t> [13, 15]</w:t>
      </w:r>
      <w:r w:rsidR="009B530F">
        <w:t>.</w:t>
      </w:r>
      <w:r w:rsidR="005B79C8">
        <w:t xml:space="preserve"> </w:t>
      </w:r>
      <w:r w:rsidR="006D63AD">
        <w:t xml:space="preserve">This </w:t>
      </w:r>
      <w:r w:rsidR="007E453D">
        <w:t xml:space="preserve">discrepancy </w:t>
      </w:r>
      <w:r w:rsidR="004D6208">
        <w:t>probably</w:t>
      </w:r>
      <w:r w:rsidR="00F01D35">
        <w:t xml:space="preserve">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362AF5">
        <w:t>,</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8836F2">
        <w:rPr>
          <w:noProof/>
        </w:rPr>
        <w:t> [21]</w:t>
      </w:r>
      <w:r w:rsidR="0017061F">
        <w:t>.</w:t>
      </w:r>
      <w:r w:rsidR="000C17BA">
        <w:t xml:space="preserve"> Unfortunately,</w:t>
      </w:r>
      <w:r w:rsidR="001876E4">
        <w:t xml:space="preserve"> </w:t>
      </w:r>
      <w:r w:rsidR="004D6208">
        <w:t>despite significant evidence to the contrary</w:t>
      </w:r>
      <w:r w:rsidR="00035A20">
        <w:t>,</w:t>
      </w:r>
      <w:r w:rsidR="000C17BA">
        <w:t xml:space="preserve"> single imputation remains</w:t>
      </w:r>
      <w:r w:rsidR="00035A20">
        <w:t xml:space="preserve"> widely applied in pharmacometrics research.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8836F2">
        <w:rPr>
          <w:noProof/>
        </w:rPr>
        <w:t> [35]</w:t>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8836F2">
        <w:rPr>
          <w:noProof/>
        </w:rPr>
        <w:t> [22]</w:t>
      </w:r>
      <w:r w:rsidR="007E4428">
        <w:t>.</w:t>
      </w:r>
      <w:r w:rsidR="00F94D69">
        <w:t xml:space="preserve"> </w:t>
      </w:r>
      <w:r w:rsidR="00177C7F" w:rsidRPr="00F94D69">
        <w:t xml:space="preserve">Although we could not identify a clinically relevant effect of </w:t>
      </w:r>
      <w:proofErr w:type="spellStart"/>
      <w:r w:rsidR="00177C7F" w:rsidRPr="00F94D69">
        <w:t>eGFR</w:t>
      </w:r>
      <w:r w:rsidR="00177C7F" w:rsidRPr="00F44BA6">
        <w:rPr>
          <w:vertAlign w:val="subscript"/>
        </w:rPr>
        <w:t>CKD</w:t>
      </w:r>
      <w:proofErr w:type="spellEnd"/>
      <w:r w:rsidR="00177C7F" w:rsidRPr="00F44BA6">
        <w:rPr>
          <w:vertAlign w:val="subscript"/>
        </w:rPr>
        <w:t>-EPI</w:t>
      </w:r>
      <w:r w:rsidR="00177C7F" w:rsidRPr="00F94D69">
        <w:t xml:space="preserve"> on PKPD target attainment, this should not be interpreted as a confirmation of the absence of a kidney function effect, but rather as a failure to confirm an effect with the current dataset</w:t>
      </w:r>
      <w:r w:rsidR="00177C7F">
        <w:t>.</w:t>
      </w:r>
      <w:r w:rsidR="00F94D69">
        <w:t xml:space="preserve"> </w:t>
      </w:r>
      <w:r w:rsidR="00FD4D25">
        <w:t>Therefore</w:t>
      </w:r>
      <w:r w:rsidR="008650D7">
        <w:t xml:space="preserve">, </w:t>
      </w:r>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C740C8">
        <w:t xml:space="preserve"> is necess</w:t>
      </w:r>
      <w:r w:rsidR="0037688E">
        <w:t>ary</w:t>
      </w:r>
      <w:r w:rsidR="00DD60FF">
        <w:t xml:space="preserve"> to validate our </w:t>
      </w:r>
      <w:r w:rsidR="00B17C74">
        <w:t>findings</w:t>
      </w:r>
      <w:r w:rsidR="00F01693">
        <w:t>.</w:t>
      </w:r>
    </w:p>
    <w:p w14:paraId="73505988" w14:textId="23D43F6C" w:rsidR="00A24960" w:rsidRPr="00E03B11" w:rsidRDefault="00BD3C3F" w:rsidP="00CE3795">
      <w:r>
        <w:t>Our</w:t>
      </w:r>
      <w:r w:rsidRPr="00E03B11">
        <w:t xml:space="preserve"> </w:t>
      </w:r>
      <w:r w:rsidR="0010285C">
        <w:t xml:space="preserve">proposed </w:t>
      </w:r>
      <w:r w:rsidR="00A24960" w:rsidRPr="00E03B11">
        <w:t>dosing regimen</w:t>
      </w:r>
      <w:r w:rsidR="00790227">
        <w:t xml:space="preserve"> </w:t>
      </w:r>
      <w:r w:rsidR="00ED4210">
        <w:t>may avoid</w:t>
      </w:r>
      <w:r w:rsidR="003D28F7">
        <w:t xml:space="preserve"> the need to conduct TDM</w:t>
      </w:r>
      <w:r w:rsidR="00ED4210">
        <w:t xml:space="preserve"> after being successfully confirmed in a future trial</w:t>
      </w:r>
      <w:r w:rsidR="00A24960" w:rsidRPr="00E03B11">
        <w:t>. TDM of fluconazole</w:t>
      </w:r>
      <w:r w:rsidR="0039037D">
        <w:t xml:space="preserve"> </w:t>
      </w:r>
      <w:r w:rsidR="00EC7FA5">
        <w:t>is not widely recommended nor implemented</w:t>
      </w:r>
      <w:r w:rsidR="007C5461">
        <w:t>,</w:t>
      </w:r>
      <w:r w:rsidR="00EC7FA5">
        <w:t xml:space="preserve"> but </w:t>
      </w:r>
      <w:r w:rsidR="006F61CF">
        <w:t xml:space="preserve">is </w:t>
      </w:r>
      <w:r w:rsidR="00EC7FA5">
        <w:t>advocated in rare circumstances such as for obese patients, patients on CRRT</w:t>
      </w:r>
      <w:r w:rsidR="009B1E00">
        <w:t xml:space="preserve">, </w:t>
      </w:r>
      <w:r w:rsidR="00DE73FF">
        <w:t>and</w:t>
      </w:r>
      <w:r w:rsidR="00EC7FA5">
        <w:t xml:space="preserve"> patients with sepsis</w:t>
      </w:r>
      <w:r w:rsidR="008836F2">
        <w:rPr>
          <w:noProof/>
        </w:rPr>
        <w:t> [11]</w:t>
      </w:r>
      <w:r w:rsidR="00EC7FA5">
        <w:t xml:space="preserve">. However, </w:t>
      </w:r>
      <w:r w:rsidR="00C20A52">
        <w:t xml:space="preserve">fluconazole </w:t>
      </w:r>
      <w:r w:rsidR="00EC7FA5">
        <w:t xml:space="preserve">TDM </w:t>
      </w:r>
      <w:r w:rsidR="00C20A52">
        <w:t xml:space="preserve">is not </w:t>
      </w:r>
      <w:r w:rsidR="005D6AE0">
        <w:t>always available</w:t>
      </w:r>
      <w:r w:rsidR="00EC7FA5">
        <w:t xml:space="preserve">, and when available, </w:t>
      </w:r>
      <w:r w:rsidR="007B3AC4">
        <w:t>turnaround</w:t>
      </w:r>
      <w:r w:rsidR="002635AD">
        <w:t xml:space="preserve"> time</w:t>
      </w:r>
      <w:r w:rsidR="00EC7FA5">
        <w:t xml:space="preserve"> and cost</w:t>
      </w:r>
      <w:r w:rsidR="00C20A52">
        <w:t>s</w:t>
      </w:r>
      <w:r w:rsidR="00EC7FA5">
        <w:t xml:space="preserve"> might hamper </w:t>
      </w:r>
      <w:r w:rsidR="006B3970">
        <w:t xml:space="preserve">the </w:t>
      </w:r>
      <w:r w:rsidR="00C20A52">
        <w:t>feasibility of routine implementation</w:t>
      </w:r>
      <w:r w:rsidR="008836F2">
        <w:rPr>
          <w:noProof/>
        </w:rPr>
        <w:t> [36]</w:t>
      </w:r>
      <w:r w:rsidR="004D7B5E">
        <w:t>.</w:t>
      </w:r>
      <w:r w:rsidR="00A24960" w:rsidRPr="00E03B11">
        <w:t xml:space="preserve"> Therefore, </w:t>
      </w:r>
      <w:r w:rsidR="002F2E73">
        <w:t>the implementation of</w:t>
      </w:r>
      <w:r w:rsidR="002F2E73" w:rsidRPr="00E03B11">
        <w:t xml:space="preserve"> </w:t>
      </w:r>
      <w:r w:rsidR="00C20A52">
        <w:t xml:space="preserve">our </w:t>
      </w:r>
      <w:r w:rsidR="00180A9C">
        <w:t xml:space="preserve">recommended dosing regimen </w:t>
      </w:r>
      <w:r w:rsidR="00C73945">
        <w:t xml:space="preserve">based on </w:t>
      </w:r>
      <w:r w:rsidR="003F31C2">
        <w:t>total body weight</w:t>
      </w:r>
      <w:r w:rsidR="00C73945">
        <w:t xml:space="preserve"> and CRRT status</w:t>
      </w:r>
      <w:r w:rsidR="00A24960" w:rsidRPr="00E03B11">
        <w:t xml:space="preserve"> </w:t>
      </w:r>
      <w:r w:rsidR="004516B3">
        <w:t>may potentially</w:t>
      </w:r>
      <w:r w:rsidR="00B01E37">
        <w:t xml:space="preserve"> deliver </w:t>
      </w:r>
      <w:r w:rsidR="004A7C92">
        <w:t>personalised dosing of fluconazole</w:t>
      </w:r>
      <w:r w:rsidR="00B01E37">
        <w:t xml:space="preserve"> whilst simultaneously simplifying workflow</w:t>
      </w:r>
      <w:r w:rsidR="00DC65DD">
        <w:t>s</w:t>
      </w:r>
      <w:r w:rsidR="003F5BCE">
        <w:t>.</w:t>
      </w:r>
      <w:r w:rsidR="004B2FAE">
        <w:t xml:space="preserve"> Nevertheless, </w:t>
      </w:r>
      <w:r w:rsidR="00B84B4C">
        <w:t>i</w:t>
      </w:r>
      <w:r w:rsidR="004B2FAE" w:rsidRPr="004B2FAE">
        <w:t xml:space="preserve">n clinical centres where neither drug cost nor integration of automated dose calculation in prescribing software tools </w:t>
      </w:r>
      <w:r w:rsidR="006D7FDE">
        <w:t>is</w:t>
      </w:r>
      <w:r w:rsidR="006D7FDE" w:rsidRPr="004B2FAE">
        <w:t xml:space="preserve"> </w:t>
      </w:r>
      <w:r w:rsidR="004B2FAE" w:rsidRPr="004B2FAE">
        <w:t>of concern, other dosing strategies and the availability of TDM may be considered.</w:t>
      </w:r>
    </w:p>
    <w:p w14:paraId="1D29AC9B" w14:textId="2B925522" w:rsidR="00CB50CB" w:rsidRDefault="007E5073" w:rsidP="00CE3795">
      <w:r w:rsidRPr="007E5073">
        <w:t>It is worth noting that our</w:t>
      </w:r>
      <w:r w:rsidR="00507ABC">
        <w:t xml:space="preserve"> recommended</w:t>
      </w:r>
      <w:r w:rsidRPr="007E5073">
        <w:t xml:space="preserve"> </w:t>
      </w:r>
      <w:r w:rsidR="00CE12DB" w:rsidRPr="00CE12DB">
        <w:t>loading dose</w:t>
      </w:r>
      <w:r w:rsidR="00CE12DB" w:rsidRPr="00CE12DB" w:rsidDel="00CE12DB">
        <w:t xml:space="preserve"> </w:t>
      </w:r>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 xml:space="preserve">challenges </w:t>
      </w:r>
      <w:r w:rsidR="008C756C">
        <w:t xml:space="preserve">in measuring </w:t>
      </w:r>
      <w:r w:rsidR="00897078">
        <w:t>accurately</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w:t>
      </w:r>
      <w:r w:rsidR="00230C53">
        <w:t> </w:t>
      </w:r>
      <w:r w:rsidR="00A11E9B">
        <w:t>kg underestimation in total body weight</w:t>
      </w:r>
      <w:r w:rsidR="008836F2">
        <w:rPr>
          <w:noProof/>
        </w:rPr>
        <w:t> [37]</w:t>
      </w:r>
      <w:r w:rsidR="00A14F24">
        <w:t>.</w:t>
      </w:r>
    </w:p>
    <w:p w14:paraId="5429EA5E" w14:textId="36CD9F0F" w:rsidR="0036411B" w:rsidRDefault="00AE7517" w:rsidP="00CE3795">
      <w:pPr>
        <w:rPr>
          <w:ins w:id="45" w:author="My Luong Vuong" w:date="2025-07-14T11:26:00Z"/>
        </w:rPr>
      </w:pPr>
      <w:r>
        <w:lastRenderedPageBreak/>
        <w:t>Our simulations also demonstrated the proposed regimen</w:t>
      </w:r>
      <w:r w:rsidR="00047E03">
        <w:t xml:space="preserve"> to be</w:t>
      </w:r>
      <w:r w:rsidR="00D57806">
        <w:t xml:space="preserve"> potentially</w:t>
      </w:r>
      <w:r w:rsidR="00047E03">
        <w:t xml:space="preserve"> safe (</w:t>
      </w:r>
      <w:r w:rsidR="00603377">
        <w:t>&lt;</w:t>
      </w:r>
      <w:r w:rsidR="0019156E">
        <w:t>1</w:t>
      </w:r>
      <w:r w:rsidR="00603377">
        <w:t>.</w:t>
      </w:r>
      <w:r w:rsidR="0019156E">
        <w:t>2</w:t>
      </w:r>
      <w:r w:rsidR="00603377">
        <w:t xml:space="preserve">% </w:t>
      </w:r>
      <w:r w:rsidR="00047E03">
        <w:t xml:space="preserve">risk of </w:t>
      </w:r>
      <w:proofErr w:type="spellStart"/>
      <w:r w:rsidR="00047E03">
        <w:t>C</w:t>
      </w:r>
      <w:r w:rsidR="00047E03" w:rsidRPr="00E12082">
        <w:rPr>
          <w:vertAlign w:val="subscript"/>
        </w:rPr>
        <w:t>trough</w:t>
      </w:r>
      <w:proofErr w:type="spellEnd"/>
      <w:r w:rsidR="00047E03">
        <w:t xml:space="preserve"> ≥80</w:t>
      </w:r>
      <w:r w:rsidR="00603377">
        <w:t> </w:t>
      </w:r>
      <w:r w:rsidR="00047E03">
        <w:t>mg/L).</w:t>
      </w:r>
      <w:r w:rsidR="00D65688">
        <w:t xml:space="preserve"> </w:t>
      </w:r>
      <w:r w:rsidR="00543891">
        <w:t>As such, it</w:t>
      </w:r>
      <w:r w:rsidR="000B0321">
        <w:t xml:space="preserve"> is </w:t>
      </w:r>
      <w:r w:rsidR="00543891">
        <w:t>appropriate for introduction</w:t>
      </w:r>
      <w:r w:rsidR="000005EE">
        <w:t xml:space="preserve"> in</w:t>
      </w:r>
      <w:r w:rsidR="00543891">
        <w:t>to</w:t>
      </w:r>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w:t>
      </w:r>
      <w:r w:rsidR="00F32B5F">
        <w:t> </w:t>
      </w:r>
      <w:r w:rsidR="00443C76">
        <w:t>mg/L</w:t>
      </w:r>
      <w:r w:rsidR="00F14557">
        <w:t xml:space="preserve"> after </w:t>
      </w:r>
      <w:r w:rsidR="00DA482E">
        <w:t>being locally evaluated</w:t>
      </w:r>
      <w:r w:rsidR="000005EE">
        <w:t>.</w:t>
      </w:r>
      <w:r w:rsidR="005009F7">
        <w:t xml:space="preserve"> </w:t>
      </w:r>
      <w:r w:rsidR="00E6586F">
        <w:t xml:space="preserve">However, </w:t>
      </w:r>
      <w:r w:rsidR="00543891">
        <w:t xml:space="preserve">for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of 4</w:t>
      </w:r>
      <w:r w:rsidR="00F32B5F">
        <w:t> </w:t>
      </w:r>
      <w:r w:rsidR="00FE40E2">
        <w:t xml:space="preserve">mg/L), </w:t>
      </w:r>
      <w:r w:rsidR="007719B2" w:rsidRPr="007719B2">
        <w:t xml:space="preserve">our recommended regimen </w:t>
      </w:r>
      <w:r w:rsidR="003D48DD">
        <w:t>showed</w:t>
      </w:r>
      <w:r w:rsidR="003D48DD" w:rsidRPr="007719B2">
        <w:t xml:space="preserve">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w:t>
      </w:r>
      <w:r w:rsidR="00F63643">
        <w:t>applies</w:t>
      </w:r>
      <w:r w:rsidR="001E18A5">
        <w:t xml:space="preserve"> </w:t>
      </w:r>
      <w:r w:rsidR="00D36F52">
        <w:t xml:space="preserve">to </w:t>
      </w:r>
      <w:r w:rsidR="001E18A5" w:rsidRPr="00B06240">
        <w:rPr>
          <w:i/>
          <w:iCs/>
        </w:rPr>
        <w:t>C.</w:t>
      </w:r>
      <w:r w:rsidR="00F32B5F">
        <w:rPr>
          <w:i/>
          <w:iCs/>
        </w:rPr>
        <w:t xml:space="preserve"> </w:t>
      </w:r>
      <w:r w:rsidR="001E18A5" w:rsidRPr="00B06240">
        <w:rPr>
          <w:i/>
          <w:iCs/>
        </w:rPr>
        <w:t>glabrata</w:t>
      </w:r>
      <w:r w:rsidR="001E18A5">
        <w:t xml:space="preserve"> species with MICs up</w:t>
      </w:r>
      <w:r w:rsidR="00792479">
        <w:t xml:space="preserve"> </w:t>
      </w:r>
      <w:r w:rsidR="001E18A5">
        <w:t>to 16</w:t>
      </w:r>
      <w:r w:rsidR="00F32B5F">
        <w:t> </w:t>
      </w:r>
      <w:r w:rsidR="001E18A5">
        <w:t>mg/L.</w:t>
      </w:r>
      <w:r w:rsidR="007719B2" w:rsidRPr="007719B2">
        <w:t xml:space="preserve"> </w:t>
      </w:r>
      <w:r w:rsidR="007F7621">
        <w:t xml:space="preserve">Dose optimisation </w:t>
      </w:r>
      <w:r w:rsidR="00133E72">
        <w:t xml:space="preserve">of fluconazole </w:t>
      </w:r>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4F37D011" w14:textId="1DCDDCF7" w:rsidR="00231139" w:rsidDel="005A12DC" w:rsidRDefault="005A12DC" w:rsidP="00CE3795">
      <w:pPr>
        <w:rPr>
          <w:del w:id="46" w:author="My Luong Vuong" w:date="2025-07-14T12:03:00Z"/>
        </w:rPr>
      </w:pPr>
      <w:ins w:id="47" w:author="My Luong Vuong" w:date="2025-07-14T12:03:00Z">
        <w:r w:rsidRPr="005A12DC">
          <w:t>Unlike the label, we did not recommend a reduction of the loading or maintenance doses for patients with renal impairment (i.e.</w:t>
        </w:r>
      </w:ins>
      <w:ins w:id="48" w:author="My Luong Vuong" w:date="2025-07-14T12:05:00Z">
        <w:r w:rsidR="00BF3C76">
          <w:t>,</w:t>
        </w:r>
      </w:ins>
      <w:ins w:id="49" w:author="My Luong Vuong" w:date="2025-07-14T12:03:00Z">
        <w:r w:rsidRPr="005A12DC">
          <w:t xml:space="preserve"> creatinine clearance ≤50 mL/min)</w:t>
        </w:r>
      </w:ins>
      <w:r w:rsidR="008836F2">
        <w:rPr>
          <w:noProof/>
        </w:rPr>
        <w:t> [5]</w:t>
      </w:r>
      <w:ins w:id="50" w:author="My Luong Vuong" w:date="2025-07-14T12:03:00Z">
        <w:r w:rsidRPr="005A12DC">
          <w:t>. While fluconazole is generally well tolerated, it may cause hepatotoxicity and QT prolongation on electrocardiogram, posing a risk of life-threatening arrhythmias</w:t>
        </w:r>
      </w:ins>
      <w:r w:rsidR="008836F2">
        <w:rPr>
          <w:noProof/>
        </w:rPr>
        <w:t> [5]</w:t>
      </w:r>
      <w:ins w:id="51" w:author="My Luong Vuong" w:date="2025-07-14T12:03:00Z">
        <w:r w:rsidRPr="005A12DC">
          <w:t xml:space="preserve">. Therefore, future prospective studies should assess the safety profile of our proposed dosing </w:t>
        </w:r>
        <w:proofErr w:type="spellStart"/>
        <w:r w:rsidRPr="005A12DC">
          <w:t>regimen.</w:t>
        </w:r>
      </w:ins>
    </w:p>
    <w:p w14:paraId="3E59E88F" w14:textId="2A5B6CB3" w:rsidR="008E0107" w:rsidRPr="00E03B11" w:rsidRDefault="00CB50CB" w:rsidP="00CE3795">
      <w:r w:rsidRPr="00E03B11">
        <w:t>We</w:t>
      </w:r>
      <w:proofErr w:type="spellEnd"/>
      <w:r w:rsidRPr="00E03B11">
        <w:t xml:space="preserve"> acknowledge several limitations in our study. First, </w:t>
      </w:r>
      <w:r w:rsidR="00AC4292">
        <w:t xml:space="preserve">we did not conduct a systematic search to </w:t>
      </w:r>
      <w:r w:rsidR="001E1408">
        <w:t xml:space="preserve">identify </w:t>
      </w:r>
      <w:r w:rsidR="004D6F26">
        <w:t>eligible studies in the literature</w:t>
      </w:r>
      <w:r w:rsidR="000361C6">
        <w:t xml:space="preserve">; </w:t>
      </w:r>
      <w:r w:rsidR="004F3659">
        <w:t>thus</w:t>
      </w:r>
      <w:r w:rsidR="000361C6">
        <w:t>,</w:t>
      </w:r>
      <w:r w:rsidR="004F3659">
        <w:t xml:space="preserve"> we </w:t>
      </w:r>
      <w:r w:rsidR="00DB305F">
        <w:t xml:space="preserve">might </w:t>
      </w:r>
      <w:r w:rsidR="00F32B5F">
        <w:t>not have</w:t>
      </w:r>
      <w:r w:rsidR="00DB305F">
        <w:t xml:space="preserve"> included</w:t>
      </w:r>
      <w:r w:rsidR="00847122">
        <w:t xml:space="preserve"> </w:t>
      </w:r>
      <w:r w:rsidR="00D3705B">
        <w:t xml:space="preserve">all the </w:t>
      </w:r>
      <w:r w:rsidR="006F6E2C">
        <w:t xml:space="preserve">published study </w:t>
      </w:r>
      <w:r w:rsidR="00D3705B">
        <w:t>data</w:t>
      </w:r>
      <w:r w:rsidR="008836F2">
        <w:rPr>
          <w:noProof/>
        </w:rPr>
        <w:t> [38]</w:t>
      </w:r>
      <w:r w:rsidR="00D3705B">
        <w:t>.</w:t>
      </w:r>
      <w:r w:rsidR="00640E5D">
        <w:t xml:space="preserve"> </w:t>
      </w:r>
      <w:r w:rsidR="00261E77">
        <w:t>The</w:t>
      </w:r>
      <w:r w:rsidR="005E19A4">
        <w:t xml:space="preserve"> </w:t>
      </w:r>
      <w:r w:rsidR="00A12088">
        <w:t>resource-intensive</w:t>
      </w:r>
      <w:r w:rsidR="00821DA2">
        <w:t xml:space="preserve"> and time-consuming </w:t>
      </w:r>
      <w:r w:rsidR="00EA50EE">
        <w:t>process</w:t>
      </w:r>
      <w:r w:rsidR="00821DA2">
        <w:t xml:space="preserve"> </w:t>
      </w:r>
      <w:r w:rsidR="00EA50EE">
        <w:t>of contacting authors,</w:t>
      </w:r>
      <w:r w:rsidR="005E4FE6">
        <w:t xml:space="preserve"> obtaining data, and preparing datasets </w:t>
      </w:r>
      <w:r w:rsidR="00261E77">
        <w:t>may not always outw</w:t>
      </w:r>
      <w:r w:rsidR="00543F1B">
        <w:t>eigh the benefits and should be seriously considered before initi</w:t>
      </w:r>
      <w:r w:rsidR="008B32AE">
        <w:t>atio</w:t>
      </w:r>
      <w:r w:rsidR="00662B4C">
        <w:t>n</w:t>
      </w:r>
      <w:r w:rsidR="008836F2">
        <w:rPr>
          <w:noProof/>
        </w:rPr>
        <w:t> [38]</w:t>
      </w:r>
      <w:r w:rsidR="008B32AE">
        <w:t xml:space="preserve">. </w:t>
      </w:r>
      <w:r w:rsidR="00CF359F">
        <w:t>Nevertheless</w:t>
      </w:r>
      <w:r w:rsidR="00535154">
        <w: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w:t>
      </w:r>
      <w:r w:rsidR="00E241F6">
        <w:t>to date</w:t>
      </w:r>
      <w:r w:rsidR="009603AC">
        <w:t>.</w:t>
      </w:r>
      <w:r w:rsidR="009946B5">
        <w:t xml:space="preserve"> </w:t>
      </w:r>
      <w:r w:rsidR="001077C9">
        <w:t xml:space="preserve">Second, </w:t>
      </w:r>
      <w:r w:rsidRPr="00E03B11">
        <w:t xml:space="preserve">we </w:t>
      </w:r>
      <w:r w:rsidR="00A12088">
        <w:t>could not</w:t>
      </w:r>
      <w:r w:rsidR="00A12088" w:rsidRPr="00E03B11">
        <w:t xml:space="preserve"> </w:t>
      </w:r>
      <w:r w:rsidRPr="00E03B11">
        <w:t>differentiate between types</w:t>
      </w:r>
      <w:r w:rsidR="007C08DA">
        <w:t xml:space="preserve"> of</w:t>
      </w:r>
      <w:r w:rsidRPr="00E03B11">
        <w:t xml:space="preserve"> CRRT</w:t>
      </w:r>
      <w:r w:rsidR="000361C6">
        <w:t>,</w:t>
      </w:r>
      <w:r w:rsidRPr="00E03B11">
        <w:t xml:space="preserve"> </w:t>
      </w:r>
      <w:r w:rsidR="000A4B10">
        <w:t>as this information was not fully recorded in our dataset</w:t>
      </w:r>
      <w:r w:rsidRPr="00E03B11">
        <w:t xml:space="preserve">. Each </w:t>
      </w:r>
      <w:r w:rsidR="00D13D77">
        <w:t>CRRT type</w:t>
      </w:r>
      <w:r w:rsidRPr="00E03B11">
        <w:t xml:space="preserve"> has different implications for fluconazole elimination and </w:t>
      </w:r>
      <w:r w:rsidR="00AE5A57">
        <w:t xml:space="preserve">could </w:t>
      </w:r>
      <w:r w:rsidRPr="00E03B11">
        <w:t>require different dosing strategies</w:t>
      </w:r>
      <w:r w:rsidR="008836F2">
        <w:rPr>
          <w:noProof/>
        </w:rPr>
        <w:t> [39]</w:t>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r w:rsidR="000F7C9B">
        <w:t>determine the impact</w:t>
      </w:r>
      <w:r w:rsidR="00A538AE">
        <w:t xml:space="preserve"> of CRRT types due to the limited re</w:t>
      </w:r>
      <w:r w:rsidR="00461A95">
        <w:t>pres</w:t>
      </w:r>
      <w:r w:rsidR="00A538AE">
        <w:t>entation of CRRT in our dataset</w:t>
      </w:r>
      <w:r w:rsidR="008F17BB">
        <w:t>,</w:t>
      </w:r>
      <w:r w:rsidR="00A538AE" w:rsidRPr="00E03B11">
        <w:t xml:space="preserve"> </w:t>
      </w:r>
      <w:r w:rsidR="000F7C9B">
        <w:t xml:space="preserve">with </w:t>
      </w:r>
      <w:r w:rsidR="008F17BB">
        <w:t xml:space="preserve">only </w:t>
      </w:r>
      <w:r w:rsidR="00A538AE" w:rsidRPr="00E03B11">
        <w:t>1</w:t>
      </w:r>
      <w:r w:rsidR="00A538AE">
        <w:t>9.2</w:t>
      </w:r>
      <w:r w:rsidR="00A538AE" w:rsidRPr="00E03B11">
        <w:t>%</w:t>
      </w:r>
      <w:r w:rsidR="00A538AE">
        <w:t xml:space="preserve"> of patients </w:t>
      </w:r>
      <w:r w:rsidR="00A13FD4">
        <w:t>ha</w:t>
      </w:r>
      <w:r w:rsidR="000F7C9B">
        <w:t>ving</w:t>
      </w:r>
      <w:r w:rsidR="00A13FD4">
        <w:t xml:space="preserve"> at least one CRRT session</w:t>
      </w:r>
      <w:r w:rsidR="004B7F0D" w:rsidRPr="00E03B11">
        <w:t>.</w:t>
      </w:r>
      <w:ins w:id="52" w:author="My Luong Vuong" w:date="2025-07-14T10:45:00Z">
        <w:r w:rsidR="00F057FC">
          <w:t xml:space="preserve"> </w:t>
        </w:r>
      </w:ins>
      <w:ins w:id="53" w:author="My Luong Vuong" w:date="2025-07-14T12:11:00Z">
        <w:r w:rsidR="00C77416" w:rsidRPr="00C77416">
          <w:t xml:space="preserve">Third, our study integrates data from eight different studies, which increases the sample size but may introduce heterogeneity. Variations in patient selection, sampling times, and analytical methods across these studies could affect data consistency and the reliability of the results. For example, the recording of </w:t>
        </w:r>
        <w:r w:rsidR="00D95CE2">
          <w:t>CRRT</w:t>
        </w:r>
        <w:r w:rsidR="00C77416" w:rsidRPr="00C77416">
          <w:t xml:space="preserve"> types and parameters may not have been consistent across studies</w:t>
        </w:r>
      </w:ins>
      <w:ins w:id="54" w:author="My Luong Vuong" w:date="2025-07-14T12:09:00Z">
        <w:r w:rsidR="0005317C">
          <w:t xml:space="preserve">. </w:t>
        </w:r>
      </w:ins>
      <w:ins w:id="55" w:author="My Luong Vuong" w:date="2025-07-22T11:40:00Z">
        <w:r w:rsidR="00BD3D2C">
          <w:t>Fourth</w:t>
        </w:r>
      </w:ins>
      <w:ins w:id="56" w:author="My Luong Vuong" w:date="2025-07-15T10:46:00Z">
        <w:r w:rsidR="00D2317F" w:rsidRPr="0058047A">
          <w:t>, we did not explore potential interaction terms between covariates in our model, which may improve model</w:t>
        </w:r>
        <w:r w:rsidR="00D2317F">
          <w:t xml:space="preserve"> fit</w:t>
        </w:r>
      </w:ins>
      <w:r w:rsidR="008836F2">
        <w:rPr>
          <w:noProof/>
        </w:rPr>
        <w:t> [40]</w:t>
      </w:r>
      <w:ins w:id="57" w:author="My Luong Vuong" w:date="2025-07-14T12:35:00Z">
        <w:r w:rsidR="00764772">
          <w:t>.</w:t>
        </w:r>
      </w:ins>
      <w:ins w:id="58" w:author="My Luong Vuong" w:date="2025-07-22T11:42:00Z">
        <w:r w:rsidR="00CE3994">
          <w:t xml:space="preserve"> </w:t>
        </w:r>
        <w:r w:rsidR="00131B05">
          <w:t>Fifth</w:t>
        </w:r>
        <w:r w:rsidR="00CE3994" w:rsidRPr="009039A2">
          <w:t xml:space="preserve">, although the study set </w:t>
        </w:r>
        <w:proofErr w:type="spellStart"/>
        <w:r w:rsidR="00CE3994" w:rsidRPr="00CE1800">
          <w:rPr>
            <w:i/>
            <w:iCs/>
          </w:rPr>
          <w:t>f</w:t>
        </w:r>
        <w:r w:rsidR="00CE3994" w:rsidRPr="009039A2">
          <w:t>AUC</w:t>
        </w:r>
        <w:proofErr w:type="spellEnd"/>
        <w:r w:rsidR="00CE3994" w:rsidRPr="009039A2">
          <w:t>₀</w:t>
        </w:r>
        <w:r w:rsidR="00CE3994" w:rsidRPr="009039A2">
          <w:rPr>
            <w:rFonts w:ascii="Cambria Math" w:hAnsi="Cambria Math" w:cs="Cambria Math"/>
          </w:rPr>
          <w:t>₋</w:t>
        </w:r>
        <w:r w:rsidR="00CE3994" w:rsidRPr="009039A2">
          <w:rPr>
            <w:rFonts w:cs="Aptos"/>
          </w:rPr>
          <w:t>₂₄</w:t>
        </w:r>
        <w:r w:rsidR="00CE3994" w:rsidRPr="009039A2">
          <w:t>/MIC = 100 as the target, MIC values can vary significantly across strains in clinical settings, which may limit the practical relevance of the target attainment rate. For strains with higher MICs (e.g., 4 mg/L), the proposed dosing regimen may be insufficient to achieve the desired exposure.</w:t>
        </w:r>
        <w:r w:rsidR="00CE3994">
          <w:t xml:space="preserve"> </w:t>
        </w:r>
      </w:ins>
      <w:ins w:id="59" w:author="My Luong Vuong" w:date="2025-07-22T11:44:00Z">
        <w:r w:rsidR="00247D26">
          <w:t>Sixth</w:t>
        </w:r>
        <w:r w:rsidR="007C5A52" w:rsidRPr="000A2404">
          <w:t>, although our study proposes an optimi</w:t>
        </w:r>
        <w:r w:rsidR="007C5A52">
          <w:t>s</w:t>
        </w:r>
        <w:r w:rsidR="007C5A52" w:rsidRPr="000A2404">
          <w:t xml:space="preserve">ed dosing regimen based on total body weight and CRRT status, frequent </w:t>
        </w:r>
        <w:r w:rsidR="007C5A52" w:rsidRPr="000A2404">
          <w:lastRenderedPageBreak/>
          <w:t>dose adjustments may be difficult to implement in clinical practice</w:t>
        </w:r>
        <w:r w:rsidR="007C5A52">
          <w:t xml:space="preserve">, </w:t>
        </w:r>
        <w:r w:rsidR="007C5A52" w:rsidRPr="000A2404">
          <w:t>particularly in ICU settings, where patients' conditions and physiological parameters can change rapidly.</w:t>
        </w:r>
      </w:ins>
      <w:ins w:id="60" w:author="My Luong Vuong" w:date="2025-07-14T12:33:00Z">
        <w:r w:rsidR="006F0D01">
          <w:t xml:space="preserve"> </w:t>
        </w:r>
      </w:ins>
      <w:ins w:id="61" w:author="My Luong Vuong" w:date="2025-07-22T11:48:00Z">
        <w:r w:rsidR="00510608" w:rsidRPr="00510608">
          <w:t>Seventh, we applied the CKD-EPI equation to estimate the eGFR, of which</w:t>
        </w:r>
      </w:ins>
      <w:ins w:id="62" w:author="My Luong Vuong" w:date="2025-07-23T17:10:00Z" w16du:dateUtc="2025-07-23T15:10:00Z">
        <w:r w:rsidR="00100804">
          <w:t xml:space="preserve"> the reliability</w:t>
        </w:r>
      </w:ins>
      <w:ins w:id="63" w:author="My Luong Vuong" w:date="2025-07-22T11:48:00Z">
        <w:r w:rsidR="00510608" w:rsidRPr="00510608">
          <w:t xml:space="preserve"> remains questionable in critically ill patients</w:t>
        </w:r>
      </w:ins>
      <w:r w:rsidR="008836F2">
        <w:rPr>
          <w:noProof/>
        </w:rPr>
        <w:t> [41]</w:t>
      </w:r>
      <w:ins w:id="64" w:author="My Luong Vuong" w:date="2025-07-22T11:48:00Z">
        <w:r w:rsidR="00510608" w:rsidRPr="00510608">
          <w:t xml:space="preserve">. However, this is a general problem applicable to all eGFR estimates, </w:t>
        </w:r>
      </w:ins>
      <w:ins w:id="65" w:author="My Luong Vuong" w:date="2025-07-22T11:49:00Z">
        <w:r w:rsidR="008D6C9D">
          <w:t>and</w:t>
        </w:r>
      </w:ins>
      <w:ins w:id="66" w:author="My Luong Vuong" w:date="2025-07-22T11:48:00Z">
        <w:r w:rsidR="00510608" w:rsidRPr="00510608">
          <w:t xml:space="preserve"> CKD-EPI </w:t>
        </w:r>
      </w:ins>
      <w:ins w:id="67" w:author="My Luong Vuong" w:date="2025-07-23T17:10:00Z" w16du:dateUtc="2025-07-23T15:10:00Z">
        <w:r w:rsidR="0060309C">
          <w:t>ha</w:t>
        </w:r>
      </w:ins>
      <w:ins w:id="68" w:author="My Luong Vuong" w:date="2025-07-22T11:48:00Z">
        <w:r w:rsidR="00510608" w:rsidRPr="00510608">
          <w:t>s</w:t>
        </w:r>
      </w:ins>
      <w:ins w:id="69" w:author="My Luong Vuong" w:date="2025-07-23T17:10:00Z" w16du:dateUtc="2025-07-23T15:10:00Z">
        <w:r w:rsidR="0060309C">
          <w:t xml:space="preserve"> been</w:t>
        </w:r>
      </w:ins>
      <w:ins w:id="70" w:author="My Luong Vuong" w:date="2025-07-22T11:48:00Z">
        <w:r w:rsidR="00510608" w:rsidRPr="00510608">
          <w:t xml:space="preserve"> shown to be the least worst</w:t>
        </w:r>
      </w:ins>
      <w:r w:rsidR="008836F2">
        <w:rPr>
          <w:noProof/>
        </w:rPr>
        <w:t> [41]</w:t>
      </w:r>
      <w:ins w:id="71" w:author="My Luong Vuong" w:date="2025-07-22T11:48:00Z">
        <w:r w:rsidR="00510608" w:rsidRPr="00510608">
          <w:t>.</w:t>
        </w:r>
      </w:ins>
      <w:ins w:id="72" w:author="My Luong Vuong" w:date="2025-07-14T11:12:00Z">
        <w:r w:rsidR="00096120">
          <w:t xml:space="preserve"> </w:t>
        </w:r>
      </w:ins>
      <w:del w:id="73" w:author="My Luong Vuong" w:date="2025-07-22T11:44:00Z">
        <w:r w:rsidR="00790CD6" w:rsidDel="00F034BC">
          <w:delText xml:space="preserve"> </w:delText>
        </w:r>
      </w:del>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4E5CA6">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w:t>
      </w:r>
    </w:p>
    <w:p w14:paraId="02C01D1A" w14:textId="51D153AE" w:rsidR="004B0DC8" w:rsidRDefault="00CB50CB" w:rsidP="006017A0">
      <w:r w:rsidRPr="00E03B11">
        <w:t xml:space="preserve">In conclusion, our </w:t>
      </w:r>
      <w:proofErr w:type="spellStart"/>
      <w:r w:rsidRPr="00E03B11">
        <w:t>popPK</w:t>
      </w:r>
      <w:proofErr w:type="spellEnd"/>
      <w:r w:rsidRPr="00E03B11">
        <w:t xml:space="preserve"> analysis </w:t>
      </w:r>
      <w:r w:rsidR="00887786">
        <w:t xml:space="preserve">identified </w:t>
      </w:r>
      <w:r w:rsidR="00C2676E">
        <w:t xml:space="preserve">total body weight and CRRT status </w:t>
      </w:r>
      <w:r w:rsidR="009F5064">
        <w:t>as</w:t>
      </w:r>
      <w:r w:rsidR="00C2676E">
        <w:t xml:space="preserve"> clinically relevant</w:t>
      </w:r>
      <w:r w:rsidR="009F5064">
        <w:t xml:space="preserve"> factors</w:t>
      </w:r>
      <w:r w:rsidR="00C2676E">
        <w:t xml:space="preserve"> impact</w:t>
      </w:r>
      <w:r w:rsidR="009F5064">
        <w:t>ing</w:t>
      </w:r>
      <w:r w:rsidR="00C2676E">
        <w:t xml:space="preserve"> </w:t>
      </w:r>
      <w:r w:rsidR="00D07341" w:rsidRPr="00D07341">
        <w:t xml:space="preserve">fluconazole </w:t>
      </w:r>
      <w:r w:rsidR="00D07341" w:rsidRPr="00AB264A">
        <w:rPr>
          <w:i/>
          <w:iCs/>
        </w:rPr>
        <w:t>f</w:t>
      </w:r>
      <w:r w:rsidR="00D07341" w:rsidRPr="00D07341">
        <w:t>AUC</w:t>
      </w:r>
      <w:r w:rsidR="00D07341" w:rsidRPr="00AB264A">
        <w:rPr>
          <w:vertAlign w:val="subscript"/>
        </w:rPr>
        <w:t>0-24</w:t>
      </w:r>
      <w:r w:rsidR="00D07341" w:rsidRPr="00D07341">
        <w:t xml:space="preserve"> target attainment</w:t>
      </w:r>
      <w:r w:rsidR="006D6C71">
        <w:t xml:space="preserve"> in critically ill patients</w:t>
      </w:r>
      <w:r w:rsidR="00BE77ED">
        <w:t xml:space="preserve"> under the standard dosing regimen</w:t>
      </w:r>
      <w:r w:rsidR="00EE7CA1">
        <w:t>.</w:t>
      </w:r>
      <w:r w:rsidR="00C2676E">
        <w:t xml:space="preserve"> </w:t>
      </w:r>
      <w:r w:rsidR="00EE7CA1">
        <w:t>We proposed</w:t>
      </w:r>
      <w:r w:rsidR="00887786" w:rsidRPr="00E03B11">
        <w:t xml:space="preserve"> </w:t>
      </w:r>
      <w:r w:rsidR="003F634B">
        <w:t>a stratified</w:t>
      </w:r>
      <w:r w:rsidRPr="00E03B11">
        <w:t xml:space="preserve"> fluconazole</w:t>
      </w:r>
      <w:r w:rsidR="006D6C71">
        <w:t xml:space="preserve"> dosing regimen </w:t>
      </w:r>
      <w:r w:rsidRPr="00E03B11">
        <w:t>based on</w:t>
      </w:r>
      <w:r w:rsidR="003F31C2">
        <w:t xml:space="preserve"> </w:t>
      </w:r>
      <w:r w:rsidR="00C9177B">
        <w:t>these two factors</w:t>
      </w:r>
      <w:r w:rsidR="00157111">
        <w:t xml:space="preserve"> </w:t>
      </w:r>
      <w:r w:rsidR="00546F17">
        <w:t>to</w:t>
      </w:r>
      <w:r w:rsidR="00157111">
        <w:t xml:space="preserve"> potentially ensure</w:t>
      </w:r>
      <w:r w:rsidR="00743449" w:rsidRPr="00743449">
        <w:t xml:space="preserve"> a</w:t>
      </w:r>
      <w:r w:rsidR="004B0E16">
        <w:t>n</w:t>
      </w:r>
      <w:r w:rsidR="00743449" w:rsidRPr="00743449">
        <w:t xml:space="preserve"> </w:t>
      </w:r>
      <w:r w:rsidR="004B0E16">
        <w:t>ICU</w:t>
      </w:r>
      <w:r w:rsidR="00743449" w:rsidRPr="00743449">
        <w:t>-wide PKPD target attainment</w:t>
      </w:r>
      <w:r w:rsidR="00743449">
        <w:t>.</w:t>
      </w:r>
      <w:r w:rsidR="00F32B5F">
        <w:t xml:space="preserve">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5C1F10">
        <w:t>is necessary</w:t>
      </w:r>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3B81B993" w14:textId="77777777" w:rsidR="005F0ACA" w:rsidRDefault="005F0ACA" w:rsidP="005F0ACA">
      <w:pPr>
        <w:pStyle w:val="heading10"/>
      </w:pPr>
      <w:r w:rsidRPr="00136961">
        <w:lastRenderedPageBreak/>
        <w:t>Statements and Declarations</w:t>
      </w:r>
    </w:p>
    <w:p w14:paraId="21070194" w14:textId="77777777" w:rsidR="005F0ACA" w:rsidRPr="0017013D" w:rsidRDefault="005F0ACA" w:rsidP="005F0ACA">
      <w:pPr>
        <w:pStyle w:val="Subtitle"/>
      </w:pPr>
      <w:r w:rsidRPr="003312B0">
        <w:t>Funding</w:t>
      </w:r>
    </w:p>
    <w:p w14:paraId="24D44BF5" w14:textId="77777777" w:rsidR="005F0ACA" w:rsidRDefault="005F0ACA" w:rsidP="005F0ACA">
      <w:r>
        <w:t>My-Luong Vuong is supported by a doctoral research grant from the Research Foundation – Flanders (FWO), Belgium (grant number: 1SH6A24N). Isabel Spriet is supported by the Clinical Research Fund, University Hospitals Leuven, Belgium.</w:t>
      </w:r>
    </w:p>
    <w:p w14:paraId="7F72AA86" w14:textId="77777777" w:rsidR="005F0ACA" w:rsidRPr="006242A6" w:rsidRDefault="005F0ACA" w:rsidP="005F0ACA">
      <w:pPr>
        <w:pStyle w:val="Subtitle"/>
      </w:pPr>
      <w:r>
        <w:t>Competing Interests</w:t>
      </w:r>
    </w:p>
    <w:p w14:paraId="6D04E38B" w14:textId="77777777" w:rsidR="005F0ACA" w:rsidRDefault="005F0ACA" w:rsidP="005F0ACA">
      <w:r>
        <w:t>Ruth Van Daele contributed to this work while employed at KU Leuven and UZ Leuven. She is currently employed at Gilead Sciences.</w:t>
      </w:r>
    </w:p>
    <w:p w14:paraId="6F9A37EA" w14:textId="77777777" w:rsidR="005F0ACA" w:rsidRDefault="005F0ACA" w:rsidP="005F0ACA">
      <w:r>
        <w:t>Jan-Willem C. Alffenaar is a consultant for WHO and has received an honorarium from Pfizer for unrestricted educational activities.</w:t>
      </w:r>
    </w:p>
    <w:p w14:paraId="0A6005EB" w14:textId="77777777" w:rsidR="005F0ACA" w:rsidRDefault="005F0ACA" w:rsidP="005F0ACA">
      <w:r>
        <w:t xml:space="preserve">Jason A. Roberts reported receiving personal fees from </w:t>
      </w:r>
      <w:proofErr w:type="spellStart"/>
      <w:r>
        <w:t>Qpex</w:t>
      </w:r>
      <w:proofErr w:type="spellEnd"/>
      <w:r>
        <w:t xml:space="preserve">, Gilead, Advanz Pharma, Pfizer, Sandoz, MSD, Cipla, and </w:t>
      </w:r>
      <w:proofErr w:type="spellStart"/>
      <w:r>
        <w:t>bioMerieux</w:t>
      </w:r>
      <w:proofErr w:type="spellEnd"/>
      <w:r>
        <w:t xml:space="preserve">, and grants from </w:t>
      </w:r>
      <w:proofErr w:type="spellStart"/>
      <w:r>
        <w:t>Qpex</w:t>
      </w:r>
      <w:proofErr w:type="spellEnd"/>
      <w:r>
        <w:t xml:space="preserve">, Pfizer, </w:t>
      </w:r>
      <w:proofErr w:type="spellStart"/>
      <w:r>
        <w:t>bioMerieux</w:t>
      </w:r>
      <w:proofErr w:type="spellEnd"/>
      <w:r>
        <w:t>, and the British Society for Antimicrobial Chemotherapy, Additionally, he was supported by a Leadership Fellowship from the National Health and Medical Research Council of Australia and an Advancing Queensland Clinical Fellowship. He is also a recipient of a Centre of Research Excellence from the National Health and Medical Research Council of Australia.</w:t>
      </w:r>
    </w:p>
    <w:p w14:paraId="20CFD03B" w14:textId="77777777" w:rsidR="005F0ACA" w:rsidRDefault="005F0ACA" w:rsidP="005F0ACA">
      <w:r>
        <w:t>Yves Debaveye reports travel support from Pfizer and participation in advisory boards of Pfizer and MSD.</w:t>
      </w:r>
    </w:p>
    <w:p w14:paraId="5F742253" w14:textId="77777777" w:rsidR="005F0ACA" w:rsidRDefault="005F0ACA" w:rsidP="005F0ACA">
      <w:r>
        <w:t>Joost Wauters reports investigator-initiated grants from Pfizer, Gilead, and MSD; consulting fees from Pfizer and Gilead; speakers’ fees from Pfizer, Gilead, and MSD; travel fees from Pfizer, Gilead, and MSD; participation in advisory boards of Pfizer and Gilead; receipt of study drugs from MSD.</w:t>
      </w:r>
    </w:p>
    <w:p w14:paraId="0555C184" w14:textId="77777777" w:rsidR="005F0ACA" w:rsidRDefault="005F0ACA" w:rsidP="005F0ACA">
      <w:r>
        <w:t xml:space="preserve">Roger J. Brüggemann reports consultancy fees from </w:t>
      </w:r>
      <w:proofErr w:type="spellStart"/>
      <w:r>
        <w:t>Mundipharma</w:t>
      </w:r>
      <w:proofErr w:type="spellEnd"/>
      <w:r>
        <w:t xml:space="preserve">, </w:t>
      </w:r>
      <w:proofErr w:type="spellStart"/>
      <w:r>
        <w:t>Cidara</w:t>
      </w:r>
      <w:proofErr w:type="spellEnd"/>
      <w:r>
        <w:t xml:space="preserve">, </w:t>
      </w:r>
      <w:proofErr w:type="spellStart"/>
      <w:r>
        <w:t>Amplyx</w:t>
      </w:r>
      <w:proofErr w:type="spellEnd"/>
      <w:r>
        <w:t>, F2G, Gilead, Pfizer, and MSD, speaker fees from Pfizer and Gilead; grants from Pfizer, Gilead, and MSD.</w:t>
      </w:r>
    </w:p>
    <w:p w14:paraId="45EDA5FE" w14:textId="77777777" w:rsidR="005F0ACA" w:rsidRDefault="005F0ACA" w:rsidP="005F0ACA">
      <w:r>
        <w:t xml:space="preserve">Jeroen A. Schouten reports unrestricted educational grants from MSD and </w:t>
      </w:r>
      <w:proofErr w:type="spellStart"/>
      <w:r>
        <w:t>Biomerieux</w:t>
      </w:r>
      <w:proofErr w:type="spellEnd"/>
      <w:r>
        <w:t>.</w:t>
      </w:r>
    </w:p>
    <w:p w14:paraId="4905CE39" w14:textId="77777777" w:rsidR="005F0ACA" w:rsidRDefault="005F0ACA" w:rsidP="005F0ACA">
      <w:r>
        <w:t xml:space="preserve">Raoul Bergner has received speaker fees from </w:t>
      </w:r>
      <w:proofErr w:type="spellStart"/>
      <w:r>
        <w:t>Abbvie</w:t>
      </w:r>
      <w:proofErr w:type="spellEnd"/>
      <w:r>
        <w:t xml:space="preserve">, BMS, Chugai, Galapagos, GSK, Janssen-Cilag, Lilly, MSD, Novartis, Vifor, and participation in advisory boards </w:t>
      </w:r>
      <w:proofErr w:type="spellStart"/>
      <w:r>
        <w:t>Abbvie</w:t>
      </w:r>
      <w:proofErr w:type="spellEnd"/>
      <w:r>
        <w:t>, GSK, Vifor.</w:t>
      </w:r>
    </w:p>
    <w:p w14:paraId="7EC54F73" w14:textId="77777777" w:rsidR="005F0ACA" w:rsidRDefault="005F0ACA" w:rsidP="005F0ACA">
      <w:r>
        <w:lastRenderedPageBreak/>
        <w:t xml:space="preserve">Isabel Spriet is supported by the Clinical Research Fund of UZ Leuven and reports consulting fees from Pfizer and </w:t>
      </w:r>
      <w:proofErr w:type="spellStart"/>
      <w:r>
        <w:t>Cidara</w:t>
      </w:r>
      <w:proofErr w:type="spellEnd"/>
      <w:r>
        <w:t>; speakers’ fees from Pfizer; travel support from Pfizer.</w:t>
      </w:r>
    </w:p>
    <w:p w14:paraId="7285DA72" w14:textId="77777777" w:rsidR="005F0ACA" w:rsidRDefault="005F0ACA" w:rsidP="005F0ACA">
      <w:r>
        <w:t xml:space="preserve">Erwin Dreesen received consultancy fees from </w:t>
      </w:r>
      <w:proofErr w:type="spellStart"/>
      <w:r>
        <w:t>Alimentiv</w:t>
      </w:r>
      <w:proofErr w:type="spellEnd"/>
      <w:r>
        <w:t xml:space="preserve"> and </w:t>
      </w:r>
      <w:proofErr w:type="spellStart"/>
      <w:r>
        <w:t>argenx</w:t>
      </w:r>
      <w:proofErr w:type="spellEnd"/>
      <w:r>
        <w:t>; lecture fees from Celltrion and Galapagos; and financial support from Celltrion, Janssen, Pfizer, Prometheus, R-</w:t>
      </w:r>
      <w:proofErr w:type="spellStart"/>
      <w:r>
        <w:t>Biopharm</w:t>
      </w:r>
      <w:proofErr w:type="spellEnd"/>
      <w:r>
        <w:t>, and Sandoz outside the submitted work, with all honoraria/fees being paid to KU Leuven and not to any personal account of Erwin Dreesen.</w:t>
      </w:r>
    </w:p>
    <w:p w14:paraId="6D0F7D44" w14:textId="3014CB6A" w:rsidR="00636615" w:rsidRDefault="005F0ACA" w:rsidP="00D04A0A">
      <w:pPr>
        <w:rPr>
          <w:b/>
        </w:rPr>
      </w:pPr>
      <w:r>
        <w:t xml:space="preserve">My-Luong Vuong, Omar Elkayal, Sophie L. Stocker, Beatrijs Mertens, Jasper M. Boonstra, Indy Sandaradura, Deborah J.E. Marriott, and Steven </w:t>
      </w:r>
      <w:proofErr w:type="spellStart"/>
      <w:r>
        <w:t>Buijk</w:t>
      </w:r>
      <w:proofErr w:type="spellEnd"/>
      <w:r>
        <w:t xml:space="preserve"> declared no conflict of interest.</w:t>
      </w:r>
    </w:p>
    <w:p w14:paraId="5102AF56" w14:textId="7858D3F8" w:rsidR="00636615" w:rsidRPr="00636615" w:rsidRDefault="000A117E" w:rsidP="00D04A0A">
      <w:pPr>
        <w:pStyle w:val="Subtitle"/>
      </w:pPr>
      <w:r w:rsidRPr="000A117E">
        <w:t>Ethics approval</w:t>
      </w:r>
    </w:p>
    <w:p w14:paraId="5CD14BAA" w14:textId="77777777" w:rsidR="006B32C9" w:rsidRDefault="009C7B55" w:rsidP="005C6381">
      <w:pPr>
        <w:jc w:val="left"/>
      </w:pPr>
      <w:r w:rsidRPr="009C7B55">
        <w:t xml:space="preserve">The study was approved by the Ethics Committee Research UZ / KU Leuven (S62242). </w:t>
      </w:r>
    </w:p>
    <w:p w14:paraId="586F0CAC" w14:textId="2D01A07A" w:rsidR="006B32C9" w:rsidRDefault="003E7058" w:rsidP="00D04A0A">
      <w:pPr>
        <w:pStyle w:val="Subtitle"/>
      </w:pPr>
      <w:r w:rsidRPr="003E7058">
        <w:t>Consent to participate</w:t>
      </w:r>
    </w:p>
    <w:p w14:paraId="10767AB4" w14:textId="009BFA6A" w:rsidR="00A55057" w:rsidRPr="005C6381" w:rsidRDefault="009C7B55" w:rsidP="005C6381">
      <w:pPr>
        <w:jc w:val="left"/>
        <w:rPr>
          <w:b/>
          <w:bCs/>
        </w:rPr>
      </w:pPr>
      <w:r w:rsidRPr="009C7B55">
        <w:t>Written informed consent for the secondary use of prospectively collected data was obtained from participants of the original studies in compliance with the approval of the (local) Ethics Committees.</w:t>
      </w:r>
      <w:r w:rsidR="00A55057" w:rsidRPr="00AC49AE">
        <w:br w:type="page"/>
      </w:r>
    </w:p>
    <w:p w14:paraId="527CE4A1" w14:textId="6143B146" w:rsidR="00A55057" w:rsidRDefault="00A55057" w:rsidP="00CE3795">
      <w:pPr>
        <w:pStyle w:val="Heading1"/>
      </w:pPr>
      <w:r>
        <w:lastRenderedPageBreak/>
        <w:t>References</w:t>
      </w:r>
    </w:p>
    <w:p w14:paraId="168CD098" w14:textId="42683DE7" w:rsidR="00435843" w:rsidRPr="00DD20F5" w:rsidRDefault="00435843" w:rsidP="006017A0">
      <w:pPr>
        <w:rPr>
          <w:lang w:val="de-DE"/>
        </w:rPr>
      </w:pPr>
      <w:r w:rsidRPr="00435843">
        <w:t xml:space="preserve">[1] Cornely OA, Bassetti M, Calandra T, </w:t>
      </w:r>
      <w:proofErr w:type="spellStart"/>
      <w:r w:rsidRPr="00435843">
        <w:t>Garbino</w:t>
      </w:r>
      <w:proofErr w:type="spellEnd"/>
      <w:r w:rsidRPr="00435843">
        <w:t xml:space="preserve"> J, Kullberg BJ, </w:t>
      </w:r>
      <w:proofErr w:type="spellStart"/>
      <w:r w:rsidRPr="00435843">
        <w:t>Lortholary</w:t>
      </w:r>
      <w:proofErr w:type="spellEnd"/>
      <w:r w:rsidRPr="00435843">
        <w:t xml:space="preserve"> O, et al. ESCMID* guideline for the diagnosis and management of Candida diseases 2012: non-neutropenic adult patients. </w:t>
      </w:r>
      <w:proofErr w:type="spellStart"/>
      <w:r w:rsidRPr="00DD20F5">
        <w:rPr>
          <w:lang w:val="de-DE"/>
        </w:rPr>
        <w:t>Clin</w:t>
      </w:r>
      <w:proofErr w:type="spellEnd"/>
      <w:r w:rsidRPr="00DD20F5">
        <w:rPr>
          <w:lang w:val="de-DE"/>
        </w:rPr>
        <w:t xml:space="preserve"> </w:t>
      </w:r>
      <w:proofErr w:type="spellStart"/>
      <w:r w:rsidRPr="00DD20F5">
        <w:rPr>
          <w:lang w:val="de-DE"/>
        </w:rPr>
        <w:t>Microbiol</w:t>
      </w:r>
      <w:proofErr w:type="spellEnd"/>
      <w:r w:rsidRPr="00DD20F5">
        <w:rPr>
          <w:lang w:val="de-DE"/>
        </w:rPr>
        <w:t xml:space="preserve"> </w:t>
      </w:r>
      <w:proofErr w:type="spellStart"/>
      <w:r w:rsidRPr="00DD20F5">
        <w:rPr>
          <w:lang w:val="de-DE"/>
        </w:rPr>
        <w:t>Infect</w:t>
      </w:r>
      <w:proofErr w:type="spellEnd"/>
      <w:r w:rsidRPr="00DD20F5">
        <w:rPr>
          <w:lang w:val="de-DE"/>
        </w:rPr>
        <w:t xml:space="preserve">. 2012;18 </w:t>
      </w:r>
      <w:proofErr w:type="spellStart"/>
      <w:r w:rsidRPr="00DD20F5">
        <w:rPr>
          <w:lang w:val="de-DE"/>
        </w:rPr>
        <w:t>Suppl</w:t>
      </w:r>
      <w:proofErr w:type="spellEnd"/>
      <w:r w:rsidRPr="00DD20F5">
        <w:rPr>
          <w:lang w:val="de-DE"/>
        </w:rPr>
        <w:t xml:space="preserve"> 7:19-37. </w:t>
      </w:r>
      <w:r w:rsidRPr="00B87DFC">
        <w:rPr>
          <w:lang w:val="de-DE"/>
        </w:rPr>
        <w:t>http://doi.org/10.1111/1469-0691.12039</w:t>
      </w:r>
      <w:r w:rsidRPr="00DD20F5">
        <w:rPr>
          <w:lang w:val="de-DE"/>
        </w:rPr>
        <w:t>.</w:t>
      </w:r>
    </w:p>
    <w:p w14:paraId="20F233ED" w14:textId="14BF2F66" w:rsidR="00435843" w:rsidRPr="00435843" w:rsidRDefault="00435843" w:rsidP="006017A0">
      <w:r w:rsidRPr="00DD20F5">
        <w:rPr>
          <w:lang w:val="de-DE"/>
        </w:rPr>
        <w:t xml:space="preserve">[2] Schroeder M, Weber T, Denker T, Winterland S, Wichmann D, Rohde H, et al. </w:t>
      </w:r>
      <w:r w:rsidRPr="00435843">
        <w:t>Epidemiology, clinical characteristics, and outcome of candidemia in critically ill patients in Germany: a single-</w:t>
      </w:r>
      <w:proofErr w:type="spellStart"/>
      <w:r w:rsidRPr="00435843">
        <w:t>center</w:t>
      </w:r>
      <w:proofErr w:type="spellEnd"/>
      <w:r w:rsidRPr="00435843">
        <w:t xml:space="preserve"> retrospective 10-year analysis. Annals of Intensive Care. 2020;10:142. </w:t>
      </w:r>
      <w:r w:rsidRPr="00B87DFC">
        <w:t>http://doi.org/10.1186/s13613-020-00755-8</w:t>
      </w:r>
      <w:r w:rsidRPr="00435843">
        <w:t>.</w:t>
      </w:r>
    </w:p>
    <w:p w14:paraId="45175CBF" w14:textId="5DBB2196" w:rsidR="00435843" w:rsidRPr="00435843" w:rsidRDefault="00435843" w:rsidP="006017A0">
      <w:r w:rsidRPr="00435843">
        <w:t xml:space="preserve">[3] Bassetti M, Giacobbe DR, Vena A, Trucchi C, Ansaldi F, Antonelli M, et al. Incidence and outcome of invasive candidiasis in intensive care units (ICUs) in Europe: results of the EUCANDICU project. Critical Care. 2019;23:219. </w:t>
      </w:r>
      <w:r w:rsidRPr="00B87DFC">
        <w:t>http://doi.org/10.1186/s13054-019-2497-3</w:t>
      </w:r>
      <w:r w:rsidRPr="00435843">
        <w:t>.</w:t>
      </w:r>
    </w:p>
    <w:p w14:paraId="1C2C618F" w14:textId="20295E8B" w:rsidR="00435843" w:rsidRPr="00435843" w:rsidRDefault="00435843" w:rsidP="006017A0">
      <w:r w:rsidRPr="00435843">
        <w:t xml:space="preserve">[4] Sbrana F, Sozio E, Bassetti M, Ripoli A, </w:t>
      </w:r>
      <w:proofErr w:type="spellStart"/>
      <w:r w:rsidRPr="00435843">
        <w:t>Pieralli</w:t>
      </w:r>
      <w:proofErr w:type="spellEnd"/>
      <w:r w:rsidRPr="00435843">
        <w:t xml:space="preserve"> F, </w:t>
      </w:r>
      <w:proofErr w:type="spellStart"/>
      <w:r w:rsidRPr="00435843">
        <w:t>Azzini</w:t>
      </w:r>
      <w:proofErr w:type="spellEnd"/>
      <w:r w:rsidRPr="00435843">
        <w:t xml:space="preserve"> AM, et al. Independent risk factors for mortality in critically ill patients with candidemia on Italian Internal Medicine Wards. Internal and Emergency Medicine. 2018;13:199-204. </w:t>
      </w:r>
      <w:r w:rsidRPr="00B87DFC">
        <w:t>http://doi.org/10.1007/s11739-017-1783-9</w:t>
      </w:r>
      <w:r w:rsidRPr="00435843">
        <w:t>.</w:t>
      </w:r>
    </w:p>
    <w:p w14:paraId="48151652" w14:textId="77777777" w:rsidR="00435843" w:rsidRPr="00435843" w:rsidRDefault="00435843" w:rsidP="006017A0">
      <w:r w:rsidRPr="00435843">
        <w:t>[5] Pfizer. Summary of Product Characteristics (SmPC) Diflucan. Summary of Product Characteristics (SmPC) Diflucan. 2012.</w:t>
      </w:r>
    </w:p>
    <w:p w14:paraId="59CBE034" w14:textId="401504F4" w:rsidR="00435843" w:rsidRPr="00435843" w:rsidRDefault="00435843" w:rsidP="006017A0">
      <w:r w:rsidRPr="00435843">
        <w:t xml:space="preserve">[6] Pappas PG, Kauffman CA, Andes DR, Clancy CJ, Marr KA, Ostrosky-Zeichner L, et al. Clinical Practice Guideline for the Management of Candidiasis: 2016 Update by the Infectious Diseases Society of America. Clin Infect Dis. 2016;62:e1-50. </w:t>
      </w:r>
      <w:r w:rsidRPr="00B87DFC">
        <w:t>http://doi.org/10.1093/cid/civ933</w:t>
      </w:r>
      <w:r w:rsidRPr="00435843">
        <w:t>.</w:t>
      </w:r>
    </w:p>
    <w:p w14:paraId="06B8F7DE" w14:textId="58C182AC" w:rsidR="00435843" w:rsidRPr="00435843" w:rsidRDefault="00435843" w:rsidP="006017A0">
      <w:r w:rsidRPr="00435843">
        <w:t xml:space="preserve">[7] Grau S, Pozo JC, </w:t>
      </w:r>
      <w:proofErr w:type="spellStart"/>
      <w:r w:rsidRPr="00435843">
        <w:t>Romá</w:t>
      </w:r>
      <w:proofErr w:type="spellEnd"/>
      <w:r w:rsidRPr="00435843">
        <w:t xml:space="preserve"> E, </w:t>
      </w:r>
      <w:proofErr w:type="spellStart"/>
      <w:r w:rsidRPr="00435843">
        <w:t>Salavert</w:t>
      </w:r>
      <w:proofErr w:type="spellEnd"/>
      <w:r w:rsidRPr="00435843">
        <w:t xml:space="preserve"> M, Barrueta JA, Peral C, et al. Cost-effectiveness of three echinocandins and fluconazole in the treatment of candidemia and/or invasive candidiasis in nonneutropenic adult patients. </w:t>
      </w:r>
      <w:proofErr w:type="spellStart"/>
      <w:r w:rsidRPr="00435843">
        <w:t>Clinicoecon</w:t>
      </w:r>
      <w:proofErr w:type="spellEnd"/>
      <w:r w:rsidRPr="00435843">
        <w:t xml:space="preserve"> Outcomes Res. 2015;7:527-35. </w:t>
      </w:r>
      <w:r w:rsidRPr="00B87DFC">
        <w:t>http://doi.org/10.2147/ceor.S91587</w:t>
      </w:r>
      <w:r w:rsidRPr="00435843">
        <w:t>.</w:t>
      </w:r>
    </w:p>
    <w:p w14:paraId="161A5DBF" w14:textId="67253B96" w:rsidR="00435843" w:rsidRPr="00435843" w:rsidRDefault="00435843" w:rsidP="006017A0">
      <w:r w:rsidRPr="00435843">
        <w:t xml:space="preserve">[8] European Committee on Antimicrobial Susceptibility Testing. Fluconazole: Rationale for the clinical breakpoints, version 3.0. </w:t>
      </w:r>
      <w:r w:rsidRPr="00B87DFC">
        <w:t>https://www.eucast.org/fileadmin/src/media/PDFs/EUCAST_files/Rationale_documents/Fluconazole_RD_v3.0_final_18_02.pdf</w:t>
      </w:r>
      <w:r w:rsidRPr="00435843">
        <w:t>; 2020 [accessed 29 Jan 2025].</w:t>
      </w:r>
    </w:p>
    <w:p w14:paraId="7D445C2D" w14:textId="17ED8C5A" w:rsidR="00435843" w:rsidRPr="00435843" w:rsidRDefault="00435843" w:rsidP="006017A0">
      <w:r w:rsidRPr="00435843">
        <w:t xml:space="preserve">[9] Jacobson MA, Hanks DK, Ferrell LD. Fatal acute hepatic necrosis due to fluconazole. The American Journal of Medicine. 1994;96:188-90. </w:t>
      </w:r>
      <w:r w:rsidRPr="00B87DFC">
        <w:t>http://doi.org/10.1016/0002-9343(94)90141-4</w:t>
      </w:r>
      <w:r w:rsidRPr="00435843">
        <w:t>.</w:t>
      </w:r>
    </w:p>
    <w:p w14:paraId="73C4C62E" w14:textId="525693DF" w:rsidR="00435843" w:rsidRPr="00435843" w:rsidRDefault="00435843" w:rsidP="006017A0">
      <w:r w:rsidRPr="00435843">
        <w:lastRenderedPageBreak/>
        <w:t xml:space="preserve">[10] Matsumoto K, Ueno K, Yoshimura H, Morii M, Takada M, Sawai T, et al. Fluconazole-Induced Convulsions at Serum Trough Concentrations of Approximately 80 </w:t>
      </w:r>
      <w:proofErr w:type="spellStart"/>
      <w:r w:rsidRPr="00435843">
        <w:t>μg</w:t>
      </w:r>
      <w:proofErr w:type="spellEnd"/>
      <w:r w:rsidRPr="00435843">
        <w:t>/</w:t>
      </w:r>
      <w:proofErr w:type="spellStart"/>
      <w:r w:rsidRPr="00435843">
        <w:t>mL.</w:t>
      </w:r>
      <w:proofErr w:type="spellEnd"/>
      <w:r w:rsidRPr="00435843">
        <w:t xml:space="preserve"> Therapeutic Drug Monitoring. 2000;22:635-6. </w:t>
      </w:r>
      <w:r w:rsidRPr="00B87DFC">
        <w:t>http://doi.org/10.1097/00007691-200010000-00022</w:t>
      </w:r>
      <w:r w:rsidRPr="00435843">
        <w:t>.</w:t>
      </w:r>
    </w:p>
    <w:p w14:paraId="105002BE" w14:textId="4B2AC30B" w:rsidR="00435843" w:rsidRPr="00435843" w:rsidRDefault="00435843" w:rsidP="006017A0">
      <w:r w:rsidRPr="00435843">
        <w:t xml:space="preserve">[11] Lewis R, Brüggemann R, </w:t>
      </w:r>
      <w:proofErr w:type="spellStart"/>
      <w:r w:rsidRPr="00435843">
        <w:t>Padoin</w:t>
      </w:r>
      <w:proofErr w:type="spellEnd"/>
      <w:r w:rsidRPr="00435843">
        <w:t xml:space="preserve"> C, Maertens J, Marchetti O, Groll A, et al. Triazole antifungal therapeutic drug monitoring. Sixth European Conference on Infections in Leukaemia Meeting, Sophia Antipolis, France, </w:t>
      </w:r>
      <w:r w:rsidRPr="00B87DFC">
        <w:t>https://www.ecil-leukaemia.com/images/resources/2015/5_ECIL6-Triazole-TDM-07-12-2015-Lewis-R-et-al.pdf</w:t>
      </w:r>
      <w:r w:rsidRPr="00435843">
        <w:t>; 2015 [accessed 29 Jan 2025].</w:t>
      </w:r>
    </w:p>
    <w:p w14:paraId="23D76DC1" w14:textId="0AF0A34A" w:rsidR="00435843" w:rsidRPr="00435843" w:rsidRDefault="00435843" w:rsidP="006017A0">
      <w:r w:rsidRPr="00435843">
        <w:t xml:space="preserve">[12] Abdul-Aziz MH, Alffenaar J-WC, Bassetti M, Bracht H, Dimopoulos G, Marriott D, et al. Antimicrobial therapeutic drug monitoring in critically ill adult patients: a Position Paper#. Intensive Care Medicine. 2020;46:1127-53. </w:t>
      </w:r>
      <w:r w:rsidRPr="00B87DFC">
        <w:t>http://doi.org/10.1007/s00134-020-06050-1</w:t>
      </w:r>
      <w:r w:rsidRPr="00435843">
        <w:t>.</w:t>
      </w:r>
    </w:p>
    <w:p w14:paraId="7305C329" w14:textId="67C2DEE9" w:rsidR="00435843" w:rsidRPr="00B87DFC" w:rsidRDefault="00435843" w:rsidP="006017A0">
      <w:pPr>
        <w:rPr>
          <w:lang w:val="fr-FR"/>
        </w:rPr>
      </w:pPr>
      <w:r w:rsidRPr="00435843">
        <w:t xml:space="preserve">[13] Sandaradura I, Marriott DJE, Day RO, Norris RLG, Pang E, Stocker SL, et al. Current fluconazole treatment regimens result in under-dosing of critically ill adults during early therapy. </w:t>
      </w:r>
      <w:proofErr w:type="spellStart"/>
      <w:r w:rsidRPr="00B87DFC">
        <w:rPr>
          <w:lang w:val="fr-FR"/>
        </w:rPr>
        <w:t>Eur</w:t>
      </w:r>
      <w:proofErr w:type="spellEnd"/>
      <w:r w:rsidRPr="00B87DFC">
        <w:rPr>
          <w:lang w:val="fr-FR"/>
        </w:rPr>
        <w:t xml:space="preserve"> J Clin </w:t>
      </w:r>
      <w:proofErr w:type="spellStart"/>
      <w:r w:rsidRPr="00B87DFC">
        <w:rPr>
          <w:lang w:val="fr-FR"/>
        </w:rPr>
        <w:t>Microbiol</w:t>
      </w:r>
      <w:proofErr w:type="spellEnd"/>
      <w:r w:rsidRPr="00B87DFC">
        <w:rPr>
          <w:lang w:val="fr-FR"/>
        </w:rPr>
        <w:t xml:space="preserve"> Infect Dis. 2021;40:1521-8. http://doi.org/10.1007/s10096-021-04201-w.</w:t>
      </w:r>
    </w:p>
    <w:p w14:paraId="6F97BBC7" w14:textId="2D6760C7" w:rsidR="00435843" w:rsidRPr="00435843" w:rsidRDefault="00435843" w:rsidP="006017A0">
      <w:r w:rsidRPr="007E5A69">
        <w:rPr>
          <w:lang w:val="de-DE"/>
        </w:rPr>
        <w:t xml:space="preserve">[14] Boonstra JM, </w:t>
      </w:r>
      <w:proofErr w:type="spellStart"/>
      <w:r w:rsidRPr="007E5A69">
        <w:rPr>
          <w:lang w:val="de-DE"/>
        </w:rPr>
        <w:t>Märtson</w:t>
      </w:r>
      <w:proofErr w:type="spellEnd"/>
      <w:r w:rsidRPr="007E5A69">
        <w:rPr>
          <w:lang w:val="de-DE"/>
        </w:rPr>
        <w:t xml:space="preserve"> AG, Sandaradura I, </w:t>
      </w:r>
      <w:proofErr w:type="spellStart"/>
      <w:r w:rsidRPr="007E5A69">
        <w:rPr>
          <w:lang w:val="de-DE"/>
        </w:rPr>
        <w:t>Kosterink</w:t>
      </w:r>
      <w:proofErr w:type="spellEnd"/>
      <w:r w:rsidRPr="007E5A69">
        <w:rPr>
          <w:lang w:val="de-DE"/>
        </w:rPr>
        <w:t xml:space="preserve"> JGW, van der </w:t>
      </w:r>
      <w:proofErr w:type="spellStart"/>
      <w:r w:rsidRPr="007E5A69">
        <w:rPr>
          <w:lang w:val="de-DE"/>
        </w:rPr>
        <w:t>Werf</w:t>
      </w:r>
      <w:proofErr w:type="spellEnd"/>
      <w:r w:rsidRPr="007E5A69">
        <w:rPr>
          <w:lang w:val="de-DE"/>
        </w:rPr>
        <w:t xml:space="preserve"> TS, Marriott DJE, et al. </w:t>
      </w:r>
      <w:r w:rsidRPr="00435843">
        <w:t xml:space="preserve">Optimization of Fluconazole Dosing for the Prevention and Treatment of Invasive Candidiasis Based on the Pharmacokinetics of Fluconazole in Critically Ill Patients. </w:t>
      </w:r>
      <w:proofErr w:type="spellStart"/>
      <w:r w:rsidRPr="00435843">
        <w:t>Antimicrob</w:t>
      </w:r>
      <w:proofErr w:type="spellEnd"/>
      <w:r w:rsidRPr="00435843">
        <w:t xml:space="preserve"> Agents </w:t>
      </w:r>
      <w:proofErr w:type="spellStart"/>
      <w:r w:rsidRPr="00435843">
        <w:t>Chemother</w:t>
      </w:r>
      <w:proofErr w:type="spellEnd"/>
      <w:r w:rsidRPr="00435843">
        <w:t xml:space="preserve">. 2021;65. </w:t>
      </w:r>
      <w:r w:rsidRPr="00B87DFC">
        <w:t>http://doi.org/10.1128/aac.01554-20</w:t>
      </w:r>
      <w:r w:rsidRPr="00435843">
        <w:t>.</w:t>
      </w:r>
    </w:p>
    <w:p w14:paraId="03540C2E" w14:textId="57DF272C" w:rsidR="00435843" w:rsidRPr="00435843" w:rsidRDefault="00435843" w:rsidP="006017A0">
      <w:r w:rsidRPr="00435843">
        <w:t xml:space="preserve">[15] </w:t>
      </w:r>
      <w:proofErr w:type="spellStart"/>
      <w:r w:rsidRPr="00435843">
        <w:t>Muilwijk</w:t>
      </w:r>
      <w:proofErr w:type="spellEnd"/>
      <w:r w:rsidRPr="00435843">
        <w:t xml:space="preserve"> EW, de Lange DW, Schouten JA, </w:t>
      </w:r>
      <w:proofErr w:type="spellStart"/>
      <w:r w:rsidRPr="00435843">
        <w:t>Wasmann</w:t>
      </w:r>
      <w:proofErr w:type="spellEnd"/>
      <w:r w:rsidRPr="00435843">
        <w:t xml:space="preserve"> RE, Ter Heine R, Burger DM, et al. Suboptimal Dosing of Fluconazole in Critically Ill Patients: Time To Rethink Dosing. </w:t>
      </w:r>
      <w:proofErr w:type="spellStart"/>
      <w:r w:rsidRPr="00435843">
        <w:t>Antimicrob</w:t>
      </w:r>
      <w:proofErr w:type="spellEnd"/>
      <w:r w:rsidRPr="00435843">
        <w:t xml:space="preserve"> Agents </w:t>
      </w:r>
      <w:proofErr w:type="spellStart"/>
      <w:r w:rsidRPr="00435843">
        <w:t>Chemother</w:t>
      </w:r>
      <w:proofErr w:type="spellEnd"/>
      <w:r w:rsidRPr="00435843">
        <w:t xml:space="preserve">. 2020;64. </w:t>
      </w:r>
      <w:r w:rsidRPr="00B87DFC">
        <w:t>http://doi.org/10.1128/aac.00984-20</w:t>
      </w:r>
      <w:r w:rsidRPr="00435843">
        <w:t>.</w:t>
      </w:r>
    </w:p>
    <w:p w14:paraId="05B56723" w14:textId="0C1457E4" w:rsidR="00435843" w:rsidRPr="00435843" w:rsidRDefault="00435843" w:rsidP="006017A0">
      <w:r w:rsidRPr="00435843">
        <w:t xml:space="preserve">[16] </w:t>
      </w:r>
      <w:proofErr w:type="spellStart"/>
      <w:r w:rsidRPr="00435843">
        <w:t>Alobaid</w:t>
      </w:r>
      <w:proofErr w:type="spellEnd"/>
      <w:r w:rsidRPr="00435843">
        <w:t xml:space="preserve"> AS, Wallis SC, Jarrett P, Starr T, Stuart J, Lassig-Smith M, et al. Effect of Obesity on the Population Pharmacokinetics of Fluconazole in Critically Ill Patients. </w:t>
      </w:r>
      <w:proofErr w:type="spellStart"/>
      <w:r w:rsidRPr="00435843">
        <w:t>Antimicrob</w:t>
      </w:r>
      <w:proofErr w:type="spellEnd"/>
      <w:r w:rsidRPr="00435843">
        <w:t xml:space="preserve"> Agents </w:t>
      </w:r>
      <w:proofErr w:type="spellStart"/>
      <w:r w:rsidRPr="00435843">
        <w:t>Chemother</w:t>
      </w:r>
      <w:proofErr w:type="spellEnd"/>
      <w:r w:rsidRPr="00435843">
        <w:t xml:space="preserve">. 2016;60:6550-7. </w:t>
      </w:r>
      <w:r w:rsidRPr="00B87DFC">
        <w:t>http://doi.org/10.1128/aac.01088-16</w:t>
      </w:r>
      <w:r w:rsidRPr="00435843">
        <w:t>.</w:t>
      </w:r>
    </w:p>
    <w:p w14:paraId="1516F358" w14:textId="42464C46" w:rsidR="00435843" w:rsidRPr="007E5A69" w:rsidRDefault="00435843" w:rsidP="006017A0">
      <w:pPr>
        <w:rPr>
          <w:lang w:val="fr-FR"/>
        </w:rPr>
      </w:pPr>
      <w:r w:rsidRPr="00435843">
        <w:t xml:space="preserve">[17] Mould DR, Upton RN. Basic concepts in population </w:t>
      </w:r>
      <w:proofErr w:type="spellStart"/>
      <w:r w:rsidRPr="00435843">
        <w:t>modeling</w:t>
      </w:r>
      <w:proofErr w:type="spellEnd"/>
      <w:r w:rsidRPr="00435843">
        <w:t xml:space="preserve">, simulation, and model-based drug development-part 2: introduction to pharmacokinetic </w:t>
      </w:r>
      <w:proofErr w:type="spellStart"/>
      <w:r w:rsidRPr="00435843">
        <w:t>modeling</w:t>
      </w:r>
      <w:proofErr w:type="spellEnd"/>
      <w:r w:rsidRPr="00435843">
        <w:t xml:space="preserve"> methods. </w:t>
      </w:r>
      <w:r w:rsidRPr="007E5A69">
        <w:rPr>
          <w:lang w:val="fr-FR"/>
        </w:rPr>
        <w:t xml:space="preserve">CPT </w:t>
      </w:r>
      <w:proofErr w:type="spellStart"/>
      <w:r w:rsidRPr="007E5A69">
        <w:rPr>
          <w:lang w:val="fr-FR"/>
        </w:rPr>
        <w:t>Pharmacometrics</w:t>
      </w:r>
      <w:proofErr w:type="spellEnd"/>
      <w:r w:rsidRPr="007E5A69">
        <w:rPr>
          <w:lang w:val="fr-FR"/>
        </w:rPr>
        <w:t xml:space="preserve"> </w:t>
      </w:r>
      <w:proofErr w:type="spellStart"/>
      <w:r w:rsidRPr="007E5A69">
        <w:rPr>
          <w:lang w:val="fr-FR"/>
        </w:rPr>
        <w:t>Syst</w:t>
      </w:r>
      <w:proofErr w:type="spellEnd"/>
      <w:r w:rsidRPr="007E5A69">
        <w:rPr>
          <w:lang w:val="fr-FR"/>
        </w:rPr>
        <w:t xml:space="preserve"> </w:t>
      </w:r>
      <w:proofErr w:type="spellStart"/>
      <w:r w:rsidRPr="007E5A69">
        <w:rPr>
          <w:lang w:val="fr-FR"/>
        </w:rPr>
        <w:t>Pharmacol</w:t>
      </w:r>
      <w:proofErr w:type="spellEnd"/>
      <w:r w:rsidRPr="007E5A69">
        <w:rPr>
          <w:lang w:val="fr-FR"/>
        </w:rPr>
        <w:t>. 2013;2:e38. http://doi.org/10.1038/psp.2013.14.</w:t>
      </w:r>
    </w:p>
    <w:p w14:paraId="6B68C357" w14:textId="792E64C4" w:rsidR="00435843" w:rsidRPr="00435843" w:rsidRDefault="00435843" w:rsidP="006017A0">
      <w:r w:rsidRPr="007E5A69">
        <w:rPr>
          <w:lang w:val="fr-FR"/>
        </w:rPr>
        <w:t xml:space="preserve">[18] </w:t>
      </w:r>
      <w:proofErr w:type="spellStart"/>
      <w:r w:rsidRPr="007E5A69">
        <w:rPr>
          <w:lang w:val="fr-FR"/>
        </w:rPr>
        <w:t>Jonsson</w:t>
      </w:r>
      <w:proofErr w:type="spellEnd"/>
      <w:r w:rsidRPr="007E5A69">
        <w:rPr>
          <w:lang w:val="fr-FR"/>
        </w:rPr>
        <w:t xml:space="preserve"> EN, Karlsson MO. </w:t>
      </w:r>
      <w:r w:rsidRPr="00435843">
        <w:t xml:space="preserve">Automated covariate model building within NONMEM. Pharm Res. 1998;15:1463-8. </w:t>
      </w:r>
      <w:r w:rsidRPr="00B87DFC">
        <w:t>http://doi.org/10.1023/a:1011970125687</w:t>
      </w:r>
      <w:r w:rsidRPr="00435843">
        <w:t>.</w:t>
      </w:r>
    </w:p>
    <w:p w14:paraId="3801B1FD" w14:textId="5395B599" w:rsidR="00435843" w:rsidRPr="00435843" w:rsidRDefault="00435843" w:rsidP="006017A0">
      <w:r w:rsidRPr="00435843">
        <w:lastRenderedPageBreak/>
        <w:t xml:space="preserve">[19] Boer P. Estimated lean body mass as an index for normalization of body fluid volumes in humans. Am J Physiol. 1984;247:F632-6. </w:t>
      </w:r>
      <w:r w:rsidRPr="00B87DFC">
        <w:t>http://doi.org/10.1152/ajprenal.1984.247.4.F632</w:t>
      </w:r>
      <w:r w:rsidRPr="00435843">
        <w:t>.</w:t>
      </w:r>
    </w:p>
    <w:p w14:paraId="21140D32" w14:textId="445920CF" w:rsidR="00435843" w:rsidRPr="00435843" w:rsidRDefault="00435843" w:rsidP="006017A0">
      <w:r w:rsidRPr="00435843">
        <w:t xml:space="preserve">[20] Sharma A, Sahasrabudhe V, </w:t>
      </w:r>
      <w:proofErr w:type="spellStart"/>
      <w:r w:rsidRPr="00435843">
        <w:t>Musib</w:t>
      </w:r>
      <w:proofErr w:type="spellEnd"/>
      <w:r w:rsidRPr="00435843">
        <w:t xml:space="preserve"> L, Zhang S, Younis I, Kanodia J. Time to Rethink the Current Paradigm for Assessing Kidney Function in Drug Development and Beyond. Clin </w:t>
      </w:r>
      <w:proofErr w:type="spellStart"/>
      <w:r w:rsidRPr="00435843">
        <w:t>Pharmacol</w:t>
      </w:r>
      <w:proofErr w:type="spellEnd"/>
      <w:r w:rsidRPr="00435843">
        <w:t xml:space="preserve"> Ther. 2022;112:946-58. </w:t>
      </w:r>
      <w:r w:rsidRPr="00B87DFC">
        <w:t>http://doi.org/10.1002/cpt.2489</w:t>
      </w:r>
      <w:r w:rsidRPr="00435843">
        <w:t>.</w:t>
      </w:r>
    </w:p>
    <w:p w14:paraId="63E97365" w14:textId="77777777" w:rsidR="00F17376" w:rsidRPr="00DD0023" w:rsidRDefault="00F17376" w:rsidP="00F17376">
      <w:pPr>
        <w:pStyle w:val="EndNoteBibliography"/>
        <w:spacing w:after="360"/>
        <w:rPr>
          <w:ins w:id="74" w:author="My Luong Vuong" w:date="2025-07-22T11:58:00Z"/>
        </w:rPr>
      </w:pPr>
      <w:ins w:id="75" w:author="My Luong Vuong" w:date="2025-07-22T11:58:00Z">
        <w:r w:rsidRPr="00DD0023">
          <w:t xml:space="preserve">[21] Vuong M-L, Verbeke G, Dreesen E. A Multiple Imputation Workflow for Handling Missing Covariate Data in Pharmacometrics Modeling. CPT: Pharmacometrics &amp; Systems Pharmacology. 2025;14:991-1005. </w:t>
        </w:r>
        <w:r w:rsidRPr="008836F2">
          <w:t>http://doi.org/https://doi.org/10.1002/psp4.70039</w:t>
        </w:r>
        <w:r w:rsidRPr="00DD0023">
          <w:t>.</w:t>
        </w:r>
      </w:ins>
    </w:p>
    <w:p w14:paraId="0DFCE5ED" w14:textId="77777777" w:rsidR="00F17376" w:rsidRPr="00DD0023" w:rsidRDefault="00F17376" w:rsidP="00F17376">
      <w:pPr>
        <w:pStyle w:val="EndNoteBibliography"/>
        <w:spacing w:after="360"/>
        <w:rPr>
          <w:ins w:id="76" w:author="My Luong Vuong" w:date="2025-07-22T11:58:00Z"/>
        </w:rPr>
      </w:pPr>
      <w:ins w:id="77" w:author="My Luong Vuong" w:date="2025-07-22T11:58:00Z">
        <w:r w:rsidRPr="00DD0023">
          <w:t>[22] van Buuren S. Flexible Imputation of Missing Data, Second Edition. New York: CRC Press;  2018.</w:t>
        </w:r>
      </w:ins>
    </w:p>
    <w:p w14:paraId="3A0D6EB8" w14:textId="77777777" w:rsidR="00F17376" w:rsidRPr="00DD0023" w:rsidRDefault="00F17376" w:rsidP="00F17376">
      <w:pPr>
        <w:pStyle w:val="EndNoteBibliography"/>
        <w:spacing w:after="360"/>
        <w:rPr>
          <w:ins w:id="78" w:author="My Luong Vuong" w:date="2025-07-22T11:58:00Z"/>
        </w:rPr>
      </w:pPr>
      <w:ins w:id="79" w:author="My Luong Vuong" w:date="2025-07-22T11:58:00Z">
        <w:r w:rsidRPr="00DD0023">
          <w:t>[23] Hosmer DW, Lemeshow S, May S. Applied Survival Analysis: Regression Modeling of Time-to-Event Data, Second Edition. New Jersey: John Wiley &amp; Sons, Inc.;  2008.</w:t>
        </w:r>
      </w:ins>
    </w:p>
    <w:p w14:paraId="305D5679" w14:textId="77777777" w:rsidR="00F17376" w:rsidRPr="00DD0023" w:rsidRDefault="00F17376" w:rsidP="00F17376">
      <w:pPr>
        <w:pStyle w:val="EndNoteBibliography"/>
        <w:spacing w:after="360"/>
        <w:rPr>
          <w:ins w:id="80" w:author="My Luong Vuong" w:date="2025-07-22T11:58:00Z"/>
        </w:rPr>
      </w:pPr>
      <w:ins w:id="81" w:author="My Luong Vuong" w:date="2025-07-22T11:58:00Z">
        <w:r w:rsidRPr="00DD0023">
          <w:t xml:space="preserve">[24] Committee for Medicinal Products for Human Use (CHMP) EMA. Guideline on the use of pharmacokinetics and pharmacodynamics in the development of antimicrobial medicinal products. United Kingdom: </w:t>
        </w:r>
        <w:r w:rsidRPr="00DD0023">
          <w:rPr>
            <w:i/>
          </w:rPr>
          <w:t>European Medicines Agency</w:t>
        </w:r>
        <w:r w:rsidRPr="00DD0023">
          <w:t xml:space="preserve">; 2016. Report No.: EMA/CHMP/594085/2015. </w:t>
        </w:r>
        <w:r w:rsidRPr="008836F2">
          <w:t>https://www.tga.gov.au/sites/default/files/2024-08/guideline_on_the_use_of_pharmacokinetics_and_pharmacodynamics_in_the_development_of_antimicrobial_medicinal_products_.pdf</w:t>
        </w:r>
      </w:ins>
    </w:p>
    <w:p w14:paraId="07CB1A54" w14:textId="77777777" w:rsidR="00F17376" w:rsidRPr="00DD0023" w:rsidRDefault="00F17376" w:rsidP="00F17376">
      <w:pPr>
        <w:pStyle w:val="EndNoteBibliography"/>
        <w:spacing w:after="360"/>
        <w:rPr>
          <w:ins w:id="82" w:author="My Luong Vuong" w:date="2025-07-22T11:58:00Z"/>
        </w:rPr>
      </w:pPr>
      <w:ins w:id="83" w:author="My Luong Vuong" w:date="2025-07-22T11:58:00Z">
        <w:r w:rsidRPr="00DD0023">
          <w:t>[25] Ramachandran KM, Tsokos CP. Chapter 5 - Statistical estimation. In: Ramachandran KM, Tsokos CP, editors. Mathematical Statistics with Applications in R (Third Edition). London: Academic Press; 2021. p. 179-251.</w:t>
        </w:r>
      </w:ins>
    </w:p>
    <w:p w14:paraId="15BDCF1A" w14:textId="77777777" w:rsidR="00F17376" w:rsidRPr="00DD0023" w:rsidRDefault="00F17376" w:rsidP="00F17376">
      <w:pPr>
        <w:pStyle w:val="EndNoteBibliography"/>
        <w:spacing w:after="360"/>
        <w:rPr>
          <w:ins w:id="84" w:author="My Luong Vuong" w:date="2025-07-22T11:58:00Z"/>
        </w:rPr>
      </w:pPr>
      <w:ins w:id="85" w:author="My Luong Vuong" w:date="2025-07-22T11:58:00Z">
        <w:r w:rsidRPr="00DD0023">
          <w:t>[26] Wickham H, Cetinkaya-Rundel M, Grolemund G. R for Data Science: Import, Tidy, Transform, Visualize, and Model Data. 2nd ed. California: O'Reilly Media;  2023.</w:t>
        </w:r>
      </w:ins>
    </w:p>
    <w:p w14:paraId="2DBECFF8" w14:textId="77777777" w:rsidR="00F17376" w:rsidRPr="00DD0023" w:rsidRDefault="00F17376" w:rsidP="00F17376">
      <w:pPr>
        <w:pStyle w:val="EndNoteBibliography"/>
        <w:spacing w:after="360"/>
        <w:rPr>
          <w:ins w:id="86" w:author="My Luong Vuong" w:date="2025-07-22T11:58:00Z"/>
        </w:rPr>
      </w:pPr>
      <w:ins w:id="87" w:author="My Luong Vuong" w:date="2025-07-22T11:58:00Z">
        <w:r w:rsidRPr="00DD0023">
          <w:t xml:space="preserve">[27] Keizer RJ, Karlsson MO, Hooker A. Modeling and Simulation Workbench for NONMEM: Tutorial on Pirana, PsN, and Xpose. CPT Pharmacometrics Syst Pharmacol. 2013;2:e50. </w:t>
        </w:r>
        <w:r w:rsidRPr="008836F2">
          <w:t>http://doi.org/10.1038/psp.2013.24</w:t>
        </w:r>
        <w:r w:rsidRPr="00DD0023">
          <w:t>.</w:t>
        </w:r>
      </w:ins>
    </w:p>
    <w:p w14:paraId="0C3D276D" w14:textId="77777777" w:rsidR="00F17376" w:rsidRPr="00DD0023" w:rsidRDefault="00F17376" w:rsidP="00F17376">
      <w:pPr>
        <w:pStyle w:val="EndNoteBibliography"/>
        <w:spacing w:after="360"/>
        <w:rPr>
          <w:ins w:id="88" w:author="My Luong Vuong" w:date="2025-07-22T11:58:00Z"/>
        </w:rPr>
      </w:pPr>
      <w:ins w:id="89" w:author="My Luong Vuong" w:date="2025-07-22T11:58:00Z">
        <w:r w:rsidRPr="00DD0023">
          <w:lastRenderedPageBreak/>
          <w:t xml:space="preserve">[28] Bergner R, Hoffmann M, Riedel KD, Mikus G, Henrich DM, Haefeli WE, et al. Fluconazole dosing in continuous veno-venous haemofiltration (CVVHF): need for a high daily dose of 800 mg. Nephrol Dial Transplant. 2006;21:1019-23. </w:t>
        </w:r>
        <w:r w:rsidRPr="008836F2">
          <w:t>http://doi.org/10.1093/ndt/gfi284</w:t>
        </w:r>
        <w:r w:rsidRPr="00DD0023">
          <w:t>.</w:t>
        </w:r>
      </w:ins>
    </w:p>
    <w:p w14:paraId="211E3B45" w14:textId="77777777" w:rsidR="00F17376" w:rsidRPr="00DD0023" w:rsidRDefault="00F17376" w:rsidP="00F17376">
      <w:pPr>
        <w:pStyle w:val="EndNoteBibliography"/>
        <w:spacing w:after="360"/>
        <w:rPr>
          <w:ins w:id="90" w:author="My Luong Vuong" w:date="2025-07-22T11:58:00Z"/>
        </w:rPr>
      </w:pPr>
      <w:ins w:id="91" w:author="My Luong Vuong" w:date="2025-07-22T11:58:00Z">
        <w:r w:rsidRPr="00DD0023">
          <w:t xml:space="preserve">[29] Buijk SL, Gyssens IC, Mouton JW, Verbrugh HA, Touw DJ, Bruining HA. Pharmacokinetics of sequential intravenous and enteral fluconazole in critically ill surgical patients with invasive mycoses and compromised gastro-intestinal function. Intensive Care Med. 2001;27:115-21. </w:t>
        </w:r>
        <w:r w:rsidRPr="008836F2">
          <w:t>http://doi.org/10.1007/s001340000771</w:t>
        </w:r>
        <w:r w:rsidRPr="00DD0023">
          <w:t>.</w:t>
        </w:r>
      </w:ins>
    </w:p>
    <w:p w14:paraId="1FD48229" w14:textId="77777777" w:rsidR="00F17376" w:rsidRPr="00DD0023" w:rsidRDefault="00F17376" w:rsidP="00F17376">
      <w:pPr>
        <w:pStyle w:val="EndNoteBibliography"/>
        <w:spacing w:after="360"/>
        <w:rPr>
          <w:ins w:id="92" w:author="My Luong Vuong" w:date="2025-07-22T11:58:00Z"/>
        </w:rPr>
      </w:pPr>
      <w:ins w:id="93" w:author="My Luong Vuong" w:date="2025-07-22T11:58:00Z">
        <w:r w:rsidRPr="00DD0023">
          <w:t xml:space="preserve">[30]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 </w:t>
        </w:r>
        <w:r w:rsidRPr="008836F2">
          <w:t>http://doi.org/10.1186/s13054-015-0758-3</w:t>
        </w:r>
        <w:r w:rsidRPr="00DD0023">
          <w:t>.</w:t>
        </w:r>
      </w:ins>
    </w:p>
    <w:p w14:paraId="36922C4C" w14:textId="77777777" w:rsidR="00F17376" w:rsidRPr="00DD0023" w:rsidRDefault="00F17376" w:rsidP="00F17376">
      <w:pPr>
        <w:pStyle w:val="EndNoteBibliography"/>
        <w:spacing w:after="360"/>
        <w:rPr>
          <w:ins w:id="94" w:author="My Luong Vuong" w:date="2025-07-22T11:58:00Z"/>
        </w:rPr>
      </w:pPr>
      <w:ins w:id="95" w:author="My Luong Vuong" w:date="2025-07-22T11:58:00Z">
        <w:r w:rsidRPr="00DD0023">
          <w:t xml:space="preserve">[31] Van Daele R, Wauters J, Lagrou K, Denooz R, Hayette MP, Gijsen M, et al. Pharmacokinetic Variability and Target Attainment of Fluconazole in Critically Ill Patients. Microorganisms. 2021;9. </w:t>
        </w:r>
        <w:r w:rsidRPr="008836F2">
          <w:t>http://doi.org/10.3390/microorganisms9102068</w:t>
        </w:r>
        <w:r w:rsidRPr="00DD0023">
          <w:t>.</w:t>
        </w:r>
      </w:ins>
    </w:p>
    <w:p w14:paraId="20BA2B70" w14:textId="77777777" w:rsidR="00F17376" w:rsidRPr="00DD0023" w:rsidRDefault="00F17376" w:rsidP="00F17376">
      <w:pPr>
        <w:pStyle w:val="EndNoteBibliography"/>
        <w:spacing w:after="360"/>
        <w:rPr>
          <w:ins w:id="96" w:author="My Luong Vuong" w:date="2025-07-22T11:58:00Z"/>
        </w:rPr>
      </w:pPr>
      <w:ins w:id="97" w:author="My Luong Vuong" w:date="2025-07-22T11:58:00Z">
        <w:r w:rsidRPr="00DD0023">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r w:rsidRPr="008836F2">
          <w:t>http://doi.org/10.1128/aac.00424-11</w:t>
        </w:r>
        <w:r w:rsidRPr="00DD0023">
          <w:t>.</w:t>
        </w:r>
      </w:ins>
    </w:p>
    <w:p w14:paraId="21213AA3" w14:textId="77777777" w:rsidR="00F17376" w:rsidRPr="00247E3B" w:rsidRDefault="00F17376" w:rsidP="00F17376">
      <w:pPr>
        <w:pStyle w:val="EndNoteBibliography"/>
        <w:spacing w:after="360"/>
        <w:rPr>
          <w:ins w:id="98" w:author="My Luong Vuong" w:date="2025-07-22T11:58:00Z"/>
          <w:lang w:val="nl-BE"/>
          <w:rPrChange w:id="99" w:author="My Luong Vuong" w:date="2025-07-22T11:59:00Z">
            <w:rPr>
              <w:ins w:id="100" w:author="My Luong Vuong" w:date="2025-07-22T11:58:00Z"/>
            </w:rPr>
          </w:rPrChange>
        </w:rPr>
      </w:pPr>
      <w:ins w:id="101" w:author="My Luong Vuong" w:date="2025-07-22T11:58:00Z">
        <w:r w:rsidRPr="00DD0023">
          <w:t xml:space="preserve">[33] Aoyama T, Hirata K, Hirata R, Yamazaki H, Yamamoto Y, Hayashi H, et al. Population pharmacokinetics of fluconazole after administration of fosfluconazole and fluconazole in critically ill patients. </w:t>
        </w:r>
        <w:r w:rsidRPr="00247E3B">
          <w:rPr>
            <w:lang w:val="nl-BE"/>
            <w:rPrChange w:id="102" w:author="My Luong Vuong" w:date="2025-07-22T11:59:00Z">
              <w:rPr/>
            </w:rPrChange>
          </w:rPr>
          <w:t>J Clin Pharm Ther. 2012;37:356-63. http://doi.org/10.1111/j.1365-2710.2011.01297.x.</w:t>
        </w:r>
      </w:ins>
    </w:p>
    <w:p w14:paraId="12D3359E" w14:textId="77777777" w:rsidR="00F17376" w:rsidRPr="00DD0023" w:rsidRDefault="00F17376" w:rsidP="00F17376">
      <w:pPr>
        <w:pStyle w:val="EndNoteBibliography"/>
        <w:spacing w:after="360"/>
        <w:rPr>
          <w:ins w:id="103" w:author="My Luong Vuong" w:date="2025-07-22T11:58:00Z"/>
        </w:rPr>
      </w:pPr>
      <w:ins w:id="104" w:author="My Luong Vuong" w:date="2025-07-22T11:58:00Z">
        <w:r w:rsidRPr="00247E3B">
          <w:rPr>
            <w:lang w:val="nl-BE"/>
            <w:rPrChange w:id="105" w:author="My Luong Vuong" w:date="2025-07-22T11:59:00Z">
              <w:rPr/>
            </w:rPrChange>
          </w:rPr>
          <w:t xml:space="preserve">[34] Chen L, van Rhee KP, Wasmann RE, Krekels EHJ, Wiezer MJ, van Dongen EPA, et al. </w:t>
        </w:r>
        <w:r w:rsidRPr="00DD0023">
          <w:t xml:space="preserve">Total bodyweight and sex both drive pharmacokinetic variability of fluconazole in obese adults. J Antimicrob Chemother. 2022;77:2217-26. </w:t>
        </w:r>
        <w:r w:rsidRPr="008836F2">
          <w:t>http://doi.org/10.1093/jac/dkac160</w:t>
        </w:r>
        <w:r w:rsidRPr="00DD0023">
          <w:t>.</w:t>
        </w:r>
      </w:ins>
    </w:p>
    <w:p w14:paraId="4BBC9CEE" w14:textId="77777777" w:rsidR="00F17376" w:rsidRPr="00DD0023" w:rsidRDefault="00F17376" w:rsidP="00F17376">
      <w:pPr>
        <w:pStyle w:val="EndNoteBibliography"/>
        <w:spacing w:after="360"/>
        <w:rPr>
          <w:ins w:id="106" w:author="My Luong Vuong" w:date="2025-07-22T11:58:00Z"/>
        </w:rPr>
      </w:pPr>
      <w:ins w:id="107" w:author="My Luong Vuong" w:date="2025-07-22T11:58:00Z">
        <w:r w:rsidRPr="00DD0023">
          <w:t xml:space="preserve">[35] Huang C-Y, Güiza F, De Vlieger G, Meyfroidt G. Daily fluctuations in kidney function in critically ill adults. Critical Care. 2022;26:347. </w:t>
        </w:r>
        <w:r w:rsidRPr="008836F2">
          <w:t>http://doi.org/10.1186/s13054-022-04226-3</w:t>
        </w:r>
        <w:r w:rsidRPr="00DD0023">
          <w:t>.</w:t>
        </w:r>
      </w:ins>
    </w:p>
    <w:p w14:paraId="1DDD2896" w14:textId="77777777" w:rsidR="00F17376" w:rsidRPr="00DD0023" w:rsidRDefault="00F17376" w:rsidP="00F17376">
      <w:pPr>
        <w:pStyle w:val="EndNoteBibliography"/>
        <w:spacing w:after="360"/>
        <w:rPr>
          <w:ins w:id="108" w:author="My Luong Vuong" w:date="2025-07-22T11:58:00Z"/>
        </w:rPr>
      </w:pPr>
      <w:ins w:id="109" w:author="My Luong Vuong" w:date="2025-07-22T11:58:00Z">
        <w:r w:rsidRPr="00DD0023">
          <w:lastRenderedPageBreak/>
          <w:t xml:space="preserve">[36]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r w:rsidRPr="008836F2">
          <w:t>http://doi.org/10.1128/aac.02019-20</w:t>
        </w:r>
        <w:r w:rsidRPr="00DD0023">
          <w:t>.</w:t>
        </w:r>
      </w:ins>
    </w:p>
    <w:p w14:paraId="486AB8F7" w14:textId="77777777" w:rsidR="00F17376" w:rsidRPr="00DD0023" w:rsidRDefault="00F17376" w:rsidP="00F17376">
      <w:pPr>
        <w:pStyle w:val="EndNoteBibliography"/>
        <w:spacing w:after="360"/>
        <w:rPr>
          <w:ins w:id="110" w:author="My Luong Vuong" w:date="2025-07-22T11:58:00Z"/>
        </w:rPr>
      </w:pPr>
      <w:ins w:id="111" w:author="My Luong Vuong" w:date="2025-07-22T11:58:00Z">
        <w:r w:rsidRPr="00DD0023">
          <w:t xml:space="preserve">[37] Darnis S, Fareau N, Corallo CE, Poole S, Dooley MJ, Cheng AC. Estimation of body weight in hospitalized patients. QJM: An International Journal of Medicine. 2012;105:769-74. </w:t>
        </w:r>
        <w:r w:rsidRPr="008836F2">
          <w:t>http://doi.org/10.1093/qjmed/hcs060</w:t>
        </w:r>
        <w:r w:rsidRPr="00DD0023">
          <w:t>.</w:t>
        </w:r>
      </w:ins>
    </w:p>
    <w:p w14:paraId="4146B798" w14:textId="77777777" w:rsidR="00F17376" w:rsidRPr="00DD0023" w:rsidRDefault="00F17376" w:rsidP="00F17376">
      <w:pPr>
        <w:pStyle w:val="EndNoteBibliography"/>
        <w:spacing w:after="360"/>
        <w:rPr>
          <w:ins w:id="112" w:author="My Luong Vuong" w:date="2025-07-22T11:58:00Z"/>
        </w:rPr>
      </w:pPr>
      <w:ins w:id="113" w:author="My Luong Vuong" w:date="2025-07-22T11:58:00Z">
        <w:r w:rsidRPr="00DD0023">
          <w:t xml:space="preserve">[38] van Wijk RC, Imperial MZ, Savic RM, Solans BP. Pharmacokinetic analysis across studies to drive knowledge-integration: A tutorial on individual patient data meta-analysis (IPDMA). CPT Pharmacometrics Syst Pharmacol. 2023;12:1187-200. </w:t>
        </w:r>
        <w:r w:rsidRPr="008836F2">
          <w:t>http://doi.org/10.1002/psp4.13002</w:t>
        </w:r>
        <w:r w:rsidRPr="00DD0023">
          <w:t>.</w:t>
        </w:r>
      </w:ins>
    </w:p>
    <w:p w14:paraId="50FE1038" w14:textId="77777777" w:rsidR="00F17376" w:rsidRPr="00DD0023" w:rsidRDefault="00F17376" w:rsidP="00F17376">
      <w:pPr>
        <w:pStyle w:val="EndNoteBibliography"/>
        <w:spacing w:after="360"/>
        <w:rPr>
          <w:ins w:id="114" w:author="My Luong Vuong" w:date="2025-07-22T11:58:00Z"/>
        </w:rPr>
      </w:pPr>
      <w:ins w:id="115" w:author="My Luong Vuong" w:date="2025-07-22T11:58:00Z">
        <w:r w:rsidRPr="00DD0023">
          <w:t xml:space="preserve">[39] Li L, Li X, Xia Y, Chu Y, Zhong H, Li J, et al. Recommendation of Antimicrobial Dosing Optimization During Continuous Renal Replacement Therapy. Front Pharmacol. 2020;11:786. </w:t>
        </w:r>
        <w:r w:rsidRPr="008836F2">
          <w:t>http://doi.org/10.3389/fphar.2020.00786</w:t>
        </w:r>
        <w:r w:rsidRPr="00DD0023">
          <w:t>.</w:t>
        </w:r>
      </w:ins>
    </w:p>
    <w:p w14:paraId="3DC1118E" w14:textId="77777777" w:rsidR="00F17376" w:rsidRPr="00DD0023" w:rsidRDefault="00F17376" w:rsidP="00F17376">
      <w:pPr>
        <w:pStyle w:val="EndNoteBibliography"/>
        <w:spacing w:after="360"/>
        <w:rPr>
          <w:ins w:id="116" w:author="My Luong Vuong" w:date="2025-07-22T11:58:00Z"/>
        </w:rPr>
      </w:pPr>
      <w:ins w:id="117" w:author="My Luong Vuong" w:date="2025-07-22T11:58:00Z">
        <w:r w:rsidRPr="00DD0023">
          <w:t>[40] Zwep LB, Rongen Av, Allegaert K, Knibbe CAJ, Wijk RCv. Statistical interaction modeling in non-linear mixed effect models: a case study in neonatal pharmacology. PAGE 32, 2024. Abstr 11035. [</w:t>
        </w:r>
        <w:r w:rsidRPr="008836F2">
          <w:t>www.page-meeting.org/?abstract=11035</w:t>
        </w:r>
        <w:r w:rsidRPr="00DD0023">
          <w:t xml:space="preserve">]. </w:t>
        </w:r>
      </w:ins>
    </w:p>
    <w:p w14:paraId="32CB4CED" w14:textId="77777777" w:rsidR="00F17376" w:rsidRPr="00DD0023" w:rsidRDefault="00F17376" w:rsidP="00F17376">
      <w:pPr>
        <w:pStyle w:val="EndNoteBibliography"/>
        <w:rPr>
          <w:ins w:id="118" w:author="My Luong Vuong" w:date="2025-07-22T11:58:00Z"/>
        </w:rPr>
      </w:pPr>
      <w:ins w:id="119" w:author="My Luong Vuong" w:date="2025-07-22T11:58:00Z">
        <w:r w:rsidRPr="00DD0023">
          <w:t xml:space="preserve">[41] Gijsen M, Wilmer A, Meyfroidt G, Wauters J, Spriet I. Can augmented renal clearance be detected using estimators of glomerular filtration rate? Critical Care. 2020;24:359. </w:t>
        </w:r>
        <w:r w:rsidRPr="008836F2">
          <w:t>http://doi.org/10.1186/s13054-020-03057-4</w:t>
        </w:r>
        <w:r w:rsidRPr="00DD0023">
          <w:t>.</w:t>
        </w:r>
      </w:ins>
    </w:p>
    <w:p w14:paraId="6A044827" w14:textId="00496EC1" w:rsidR="00435843" w:rsidRPr="00435843" w:rsidDel="00F17376" w:rsidRDefault="00435843" w:rsidP="006017A0">
      <w:pPr>
        <w:rPr>
          <w:del w:id="120" w:author="My Luong Vuong" w:date="2025-07-22T11:58:00Z"/>
        </w:rPr>
      </w:pPr>
      <w:del w:id="121" w:author="My Luong Vuong" w:date="2025-07-22T11:58:00Z">
        <w:r w:rsidRPr="00435843" w:rsidDel="00F17376">
          <w:delText>[21] van Buuren S. Flexible Imputation of Missing Data, Second Edition. New York: CRC Press; 2018.</w:delText>
        </w:r>
      </w:del>
    </w:p>
    <w:p w14:paraId="42FFF701" w14:textId="279A2077" w:rsidR="00435843" w:rsidRPr="00435843" w:rsidDel="00F17376" w:rsidRDefault="00435843" w:rsidP="006017A0">
      <w:pPr>
        <w:rPr>
          <w:del w:id="122" w:author="My Luong Vuong" w:date="2025-07-22T11:58:00Z"/>
        </w:rPr>
      </w:pPr>
      <w:del w:id="123" w:author="My Luong Vuong" w:date="2025-07-22T11:58:00Z">
        <w:r w:rsidRPr="00435843" w:rsidDel="00F17376">
          <w:delText>[22] Hosmer DW, Lemeshow S, May S. Applied Survival Analysis: Regression Modeling of Time-to-Event Data, Second Edition. New Jersey: John Wiley &amp; Sons, Inc.; 2008.</w:delText>
        </w:r>
      </w:del>
    </w:p>
    <w:p w14:paraId="14104E8D" w14:textId="757FCB64" w:rsidR="00435843" w:rsidRPr="007E5A69" w:rsidDel="00F17376" w:rsidRDefault="00435843" w:rsidP="006017A0">
      <w:pPr>
        <w:rPr>
          <w:del w:id="124" w:author="My Luong Vuong" w:date="2025-07-22T11:58:00Z"/>
        </w:rPr>
      </w:pPr>
      <w:del w:id="125" w:author="My Luong Vuong" w:date="2025-07-22T11:58:00Z">
        <w:r w:rsidRPr="00435843" w:rsidDel="00F17376">
          <w:delText xml:space="preserve">[23] Committee for Medicinal Products for Human Use (CHMP) EMA. Guideline on the use of pharmacokinetics and pharmacodynamics in the development of antimicrobial medicinal products. United Kingdom: </w:delText>
        </w:r>
        <w:r w:rsidRPr="00435843" w:rsidDel="00F17376">
          <w:rPr>
            <w:i/>
          </w:rPr>
          <w:delText>European Medicines Agency</w:delText>
        </w:r>
        <w:r w:rsidRPr="00435843" w:rsidDel="00F17376">
          <w:delText xml:space="preserve">; 2016. </w:delText>
        </w:r>
        <w:r w:rsidRPr="007E5A69" w:rsidDel="00F17376">
          <w:delText>Report No.: EMA/CHMP/594085/2015. https://www.tga.gov.au/sites/default/files/2024-</w:delText>
        </w:r>
        <w:r w:rsidRPr="007E5A69" w:rsidDel="00F17376">
          <w:lastRenderedPageBreak/>
          <w:delText>08/guideline_on_the_use_of_pharmacokinetics_and_pharmacodynamics_in_the_development_of_antimicrobial_medicinal_products_.pdf</w:delText>
        </w:r>
      </w:del>
    </w:p>
    <w:p w14:paraId="5AA86577" w14:textId="28D27A36" w:rsidR="00435843" w:rsidRPr="00435843" w:rsidDel="00F17376" w:rsidRDefault="00435843" w:rsidP="006017A0">
      <w:pPr>
        <w:rPr>
          <w:del w:id="126" w:author="My Luong Vuong" w:date="2025-07-22T11:58:00Z"/>
        </w:rPr>
      </w:pPr>
      <w:del w:id="127" w:author="My Luong Vuong" w:date="2025-07-22T11:58:00Z">
        <w:r w:rsidRPr="00435843" w:rsidDel="00F17376">
          <w:delText>[24] Ramachandran KM, Tsokos CP. Chapter 5 - Statistical estimation. In: Ramachandran KM, Tsokos CP, editors. Mathematical Statistics with Applications in R (Third Edition). London: Academic Press; 2021. p. 179-251.</w:delText>
        </w:r>
      </w:del>
    </w:p>
    <w:p w14:paraId="364BFF32" w14:textId="7FF1496E" w:rsidR="00435843" w:rsidRPr="00435843" w:rsidDel="00F17376" w:rsidRDefault="00435843" w:rsidP="006017A0">
      <w:pPr>
        <w:rPr>
          <w:del w:id="128" w:author="My Luong Vuong" w:date="2025-07-22T11:58:00Z"/>
        </w:rPr>
      </w:pPr>
      <w:del w:id="129" w:author="My Luong Vuong" w:date="2025-07-22T11:58:00Z">
        <w:r w:rsidRPr="00435843" w:rsidDel="00F17376">
          <w:delText>[25] Wickham H, Cetinkaya-Rundel M, Grolemund G. R for Data Science: Import, Tidy, Transform, Visualize, and Model Data. 2nd ed. California: O'Reilly Media; 2023.</w:delText>
        </w:r>
      </w:del>
    </w:p>
    <w:p w14:paraId="0F15E38B" w14:textId="5C0E77CD" w:rsidR="00435843" w:rsidRPr="00435843" w:rsidDel="00F17376" w:rsidRDefault="00435843" w:rsidP="006017A0">
      <w:pPr>
        <w:rPr>
          <w:del w:id="130" w:author="My Luong Vuong" w:date="2025-07-22T11:58:00Z"/>
        </w:rPr>
      </w:pPr>
      <w:del w:id="131" w:author="My Luong Vuong" w:date="2025-07-22T11:58:00Z">
        <w:r w:rsidRPr="00435843" w:rsidDel="00F17376">
          <w:delText xml:space="preserve">[26] Keizer RJ, Karlsson MO, Hooker A. Modeling and Simulation Workbench for NONMEM: Tutorial on Pirana, PsN, and Xpose. CPT Pharmacometrics Syst Pharmacol. 2013;2:e50. </w:delText>
        </w:r>
        <w:r w:rsidRPr="00B87DFC" w:rsidDel="00F17376">
          <w:delText>http://doi.org/10.1038/psp.2013.24</w:delText>
        </w:r>
        <w:r w:rsidRPr="00435843" w:rsidDel="00F17376">
          <w:delText>.</w:delText>
        </w:r>
      </w:del>
    </w:p>
    <w:p w14:paraId="37CC3F92" w14:textId="5B4BCA4F" w:rsidR="00435843" w:rsidRPr="00435843" w:rsidDel="00F17376" w:rsidRDefault="00435843" w:rsidP="006017A0">
      <w:pPr>
        <w:rPr>
          <w:del w:id="132" w:author="My Luong Vuong" w:date="2025-07-22T11:58:00Z"/>
        </w:rPr>
      </w:pPr>
      <w:del w:id="133" w:author="My Luong Vuong" w:date="2025-07-22T11:58:00Z">
        <w:r w:rsidRPr="00435843" w:rsidDel="00F17376">
          <w:delText xml:space="preserve">[27] Bergner R, Hoffmann M, Riedel KD, Mikus G, Henrich DM, Haefeli WE, et al. Fluconazole dosing in continuous veno-venous haemofiltration (CVVHF): need for a high daily dose of 800 mg. Nephrol Dial Transplant. 2006;21:1019-23. </w:delText>
        </w:r>
        <w:r w:rsidRPr="00B87DFC" w:rsidDel="00F17376">
          <w:delText>http://doi.org/10.1093/ndt/gfi284</w:delText>
        </w:r>
        <w:r w:rsidRPr="00435843" w:rsidDel="00F17376">
          <w:delText>.</w:delText>
        </w:r>
      </w:del>
    </w:p>
    <w:p w14:paraId="7B37176B" w14:textId="6500DF94" w:rsidR="00435843" w:rsidRPr="00435843" w:rsidDel="00F17376" w:rsidRDefault="00435843" w:rsidP="006017A0">
      <w:pPr>
        <w:rPr>
          <w:del w:id="134" w:author="My Luong Vuong" w:date="2025-07-22T11:58:00Z"/>
        </w:rPr>
      </w:pPr>
      <w:del w:id="135" w:author="My Luong Vuong" w:date="2025-07-22T11:58:00Z">
        <w:r w:rsidRPr="00435843" w:rsidDel="00F17376">
          <w:delText xml:space="preserve">[28] Buijk SL, Gyssens IC, Mouton JW, Verbrugh HA, Touw DJ, Bruining HA. Pharmacokinetics of sequential intravenous and enteral fluconazole in critically ill surgical patients with invasive mycoses and compromised gastro-intestinal function. Intensive Care Med. 2001;27:115-21. </w:delText>
        </w:r>
        <w:r w:rsidRPr="00B87DFC" w:rsidDel="00F17376">
          <w:delText>http://doi.org/10.1007/s001340000771</w:delText>
        </w:r>
        <w:r w:rsidRPr="00435843" w:rsidDel="00F17376">
          <w:delText>.</w:delText>
        </w:r>
      </w:del>
    </w:p>
    <w:p w14:paraId="5A18090F" w14:textId="4BA13591" w:rsidR="00435843" w:rsidRPr="00435843" w:rsidDel="00F17376" w:rsidRDefault="00435843" w:rsidP="006017A0">
      <w:pPr>
        <w:rPr>
          <w:del w:id="136" w:author="My Luong Vuong" w:date="2025-07-22T11:58:00Z"/>
        </w:rPr>
      </w:pPr>
      <w:del w:id="137" w:author="My Luong Vuong" w:date="2025-07-22T11:58:00Z">
        <w:r w:rsidRPr="00435843" w:rsidDel="00F17376">
          <w:delText xml:space="preserve">[29]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 </w:delText>
        </w:r>
        <w:r w:rsidRPr="00B87DFC" w:rsidDel="00F17376">
          <w:delText>http://doi.org/10.1186/s13054-015-0758-3</w:delText>
        </w:r>
        <w:r w:rsidRPr="00435843" w:rsidDel="00F17376">
          <w:delText>.</w:delText>
        </w:r>
      </w:del>
    </w:p>
    <w:p w14:paraId="6D76BDF8" w14:textId="0925AA66" w:rsidR="00435843" w:rsidRPr="00435843" w:rsidDel="00F17376" w:rsidRDefault="00435843" w:rsidP="006017A0">
      <w:pPr>
        <w:rPr>
          <w:del w:id="138" w:author="My Luong Vuong" w:date="2025-07-22T11:58:00Z"/>
        </w:rPr>
      </w:pPr>
      <w:del w:id="139" w:author="My Luong Vuong" w:date="2025-07-22T11:58:00Z">
        <w:r w:rsidRPr="00435843" w:rsidDel="00F17376">
          <w:delText xml:space="preserve">[30] Van Daele R, Wauters J, Lagrou K, Denooz R, Hayette MP, Gijsen M, et al. Pharmacokinetic Variability and Target Attainment of Fluconazole in Critically Ill Patients. Microorganisms. 2021;9. </w:delText>
        </w:r>
        <w:r w:rsidRPr="00B87DFC" w:rsidDel="00F17376">
          <w:delText>http://doi.org/10.3390/microorganisms9102068</w:delText>
        </w:r>
        <w:r w:rsidRPr="00435843" w:rsidDel="00F17376">
          <w:delText>.</w:delText>
        </w:r>
      </w:del>
    </w:p>
    <w:p w14:paraId="39DD3375" w14:textId="1F5CC0D2" w:rsidR="00435843" w:rsidRPr="00435843" w:rsidDel="00F17376" w:rsidRDefault="00435843" w:rsidP="006017A0">
      <w:pPr>
        <w:rPr>
          <w:del w:id="140" w:author="My Luong Vuong" w:date="2025-07-22T11:58:00Z"/>
        </w:rPr>
      </w:pPr>
      <w:del w:id="141" w:author="My Luong Vuong" w:date="2025-07-22T11:58:00Z">
        <w:r w:rsidRPr="00435843" w:rsidDel="00F17376">
          <w:delText xml:space="preserve">[31]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delText>
        </w:r>
        <w:r w:rsidRPr="00B87DFC" w:rsidDel="00F17376">
          <w:delText>http://doi.org/10.1128/aac.00424-11</w:delText>
        </w:r>
        <w:r w:rsidRPr="00435843" w:rsidDel="00F17376">
          <w:delText>.</w:delText>
        </w:r>
      </w:del>
    </w:p>
    <w:p w14:paraId="0F4407C1" w14:textId="3C5AD7CE" w:rsidR="00435843" w:rsidRPr="00DD20F5" w:rsidDel="00F17376" w:rsidRDefault="00435843" w:rsidP="006017A0">
      <w:pPr>
        <w:rPr>
          <w:del w:id="142" w:author="My Luong Vuong" w:date="2025-07-22T11:58:00Z"/>
          <w:lang w:val="nl-BE"/>
        </w:rPr>
      </w:pPr>
      <w:del w:id="143" w:author="My Luong Vuong" w:date="2025-07-22T11:58:00Z">
        <w:r w:rsidRPr="00435843" w:rsidDel="00F17376">
          <w:lastRenderedPageBreak/>
          <w:delText xml:space="preserve">[32] Aoyama T, Hirata K, Hirata R, Yamazaki H, Yamamoto Y, Hayashi H, et al. Population pharmacokinetics of fluconazole after administration of fosfluconazole and fluconazole in critically ill patients. </w:delText>
        </w:r>
        <w:r w:rsidRPr="00DD20F5" w:rsidDel="00F17376">
          <w:rPr>
            <w:lang w:val="nl-BE"/>
          </w:rPr>
          <w:delText xml:space="preserve">J Clin Pharm Ther. 2012;37:356-63. </w:delText>
        </w:r>
        <w:r w:rsidRPr="00B87DFC" w:rsidDel="00F17376">
          <w:rPr>
            <w:lang w:val="nl-BE"/>
          </w:rPr>
          <w:delText>http://doi.org/10.1111/j.1365-2710.2011.01297.x</w:delText>
        </w:r>
        <w:r w:rsidRPr="00DD20F5" w:rsidDel="00F17376">
          <w:rPr>
            <w:lang w:val="nl-BE"/>
          </w:rPr>
          <w:delText>.</w:delText>
        </w:r>
      </w:del>
    </w:p>
    <w:p w14:paraId="01ECDB4D" w14:textId="75B44747" w:rsidR="00435843" w:rsidRPr="00435843" w:rsidDel="00F17376" w:rsidRDefault="00435843" w:rsidP="006017A0">
      <w:pPr>
        <w:rPr>
          <w:del w:id="144" w:author="My Luong Vuong" w:date="2025-07-22T11:58:00Z"/>
        </w:rPr>
      </w:pPr>
      <w:del w:id="145" w:author="My Luong Vuong" w:date="2025-07-22T11:58:00Z">
        <w:r w:rsidRPr="00DD20F5" w:rsidDel="00F17376">
          <w:rPr>
            <w:lang w:val="nl-BE"/>
          </w:rPr>
          <w:delText xml:space="preserve">[33] Chen L, van Rhee KP, Wasmann RE, Krekels EHJ, Wiezer MJ, van Dongen EPA, et al. </w:delText>
        </w:r>
        <w:r w:rsidRPr="00435843" w:rsidDel="00F17376">
          <w:delText xml:space="preserve">Total bodyweight and sex both drive pharmacokinetic variability of fluconazole in obese adults. J Antimicrob Chemother. 2022;77:2217-26. </w:delText>
        </w:r>
        <w:r w:rsidRPr="00B87DFC" w:rsidDel="00F17376">
          <w:delText>http://doi.org/10.1093/jac/dkac160</w:delText>
        </w:r>
        <w:r w:rsidRPr="00435843" w:rsidDel="00F17376">
          <w:delText>.</w:delText>
        </w:r>
      </w:del>
    </w:p>
    <w:p w14:paraId="47F61A81" w14:textId="7FC79D70" w:rsidR="00435843" w:rsidRPr="00435843" w:rsidDel="00F17376" w:rsidRDefault="00435843" w:rsidP="006017A0">
      <w:pPr>
        <w:rPr>
          <w:del w:id="146" w:author="My Luong Vuong" w:date="2025-07-22T11:58:00Z"/>
        </w:rPr>
      </w:pPr>
      <w:del w:id="147" w:author="My Luong Vuong" w:date="2025-07-22T11:58:00Z">
        <w:r w:rsidRPr="00435843" w:rsidDel="00F17376">
          <w:delText xml:space="preserve">[34] Huang C-Y, Güiza F, De Vlieger G, Meyfroidt G. Daily fluctuations in kidney function in critically ill adults. Critical Care. 2022;26:347. </w:delText>
        </w:r>
        <w:r w:rsidRPr="00B87DFC" w:rsidDel="00F17376">
          <w:delText>http://doi.org/10.1186/s13054-022-04226-3</w:delText>
        </w:r>
        <w:r w:rsidRPr="00435843" w:rsidDel="00F17376">
          <w:delText>.</w:delText>
        </w:r>
      </w:del>
    </w:p>
    <w:p w14:paraId="5238E0A9" w14:textId="11B51914" w:rsidR="00435843" w:rsidRPr="00435843" w:rsidDel="00F17376" w:rsidRDefault="00435843" w:rsidP="006017A0">
      <w:pPr>
        <w:rPr>
          <w:del w:id="148" w:author="My Luong Vuong" w:date="2025-07-22T11:58:00Z"/>
        </w:rPr>
      </w:pPr>
      <w:del w:id="149" w:author="My Luong Vuong" w:date="2025-07-22T11:58:00Z">
        <w:r w:rsidRPr="00435843" w:rsidDel="00F17376">
          <w:delText xml:space="preserve">[35] Johansson Å M, Karlsson MO. Comparison of methods for handling missing covariate data. Aaps j. 2013;15:1232-41. </w:delText>
        </w:r>
        <w:r w:rsidRPr="00B87DFC" w:rsidDel="00F17376">
          <w:delText>http://doi.org/10.1208/s12248-013-9526-y</w:delText>
        </w:r>
        <w:r w:rsidRPr="00435843" w:rsidDel="00F17376">
          <w:delText>.</w:delText>
        </w:r>
      </w:del>
    </w:p>
    <w:p w14:paraId="52412624" w14:textId="2D4A8810" w:rsidR="00435843" w:rsidRPr="00435843" w:rsidDel="00F17376" w:rsidRDefault="00435843" w:rsidP="006017A0">
      <w:pPr>
        <w:rPr>
          <w:del w:id="150" w:author="My Luong Vuong" w:date="2025-07-22T11:58:00Z"/>
        </w:rPr>
      </w:pPr>
      <w:del w:id="151" w:author="My Luong Vuong" w:date="2025-07-22T11:58:00Z">
        <w:r w:rsidRPr="00435843" w:rsidDel="00F17376">
          <w:delText xml:space="preserve">[36] Sandaradura I, Wojciechowski J, Marriott DJE, Day RO, Stocker S, Reuter SE. Model-Optimized Fluconazole Dose Selection for Critically Ill Patients Improves Early Pharmacodynamic Target Attainment without the Need for Therapeutic Drug Monitoring. Antimicrob Agents Chemother. 2021;65. </w:delText>
        </w:r>
        <w:r w:rsidRPr="00B87DFC" w:rsidDel="00F17376">
          <w:delText>http://doi.org/10.1128/aac.02019-20</w:delText>
        </w:r>
        <w:r w:rsidRPr="00435843" w:rsidDel="00F17376">
          <w:delText>.</w:delText>
        </w:r>
      </w:del>
    </w:p>
    <w:p w14:paraId="2DC66A38" w14:textId="218C0BAC" w:rsidR="00435843" w:rsidRPr="00435843" w:rsidDel="00F17376" w:rsidRDefault="00435843" w:rsidP="006017A0">
      <w:pPr>
        <w:rPr>
          <w:del w:id="152" w:author="My Luong Vuong" w:date="2025-07-22T11:58:00Z"/>
        </w:rPr>
      </w:pPr>
      <w:del w:id="153" w:author="My Luong Vuong" w:date="2025-07-22T11:58:00Z">
        <w:r w:rsidRPr="00435843" w:rsidDel="00F17376">
          <w:delText xml:space="preserve">[37] Darnis S, Fareau N, Corallo CE, Poole S, Dooley MJ, Cheng AC. Estimation of body weight in hospitalized patients. QJM: An International Journal of Medicine. 2012;105:769-74. </w:delText>
        </w:r>
        <w:r w:rsidRPr="00B87DFC" w:rsidDel="00F17376">
          <w:delText>http://doi.org/10.1093/qjmed/hcs060</w:delText>
        </w:r>
        <w:r w:rsidRPr="00435843" w:rsidDel="00F17376">
          <w:delText>.</w:delText>
        </w:r>
      </w:del>
    </w:p>
    <w:p w14:paraId="3580C0CB" w14:textId="79AB2E7C" w:rsidR="00435843" w:rsidRPr="00435843" w:rsidDel="00F17376" w:rsidRDefault="00435843" w:rsidP="006017A0">
      <w:pPr>
        <w:rPr>
          <w:del w:id="154" w:author="My Luong Vuong" w:date="2025-07-22T11:58:00Z"/>
        </w:rPr>
      </w:pPr>
      <w:del w:id="155" w:author="My Luong Vuong" w:date="2025-07-22T11:58:00Z">
        <w:r w:rsidRPr="00435843" w:rsidDel="00F17376">
          <w:delText xml:space="preserve">[38] van Wijk RC, Imperial MZ, Savic RM, Solans BP. Pharmacokinetic analysis across studies to drive knowledge-integration: A tutorial on individual patient data meta-analysis (IPDMA). CPT Pharmacometrics Syst Pharmacol. 2023;12:1187-200. </w:delText>
        </w:r>
        <w:r w:rsidRPr="00B87DFC" w:rsidDel="00F17376">
          <w:delText>http://doi.org/10.1002/psp4.13002</w:delText>
        </w:r>
        <w:r w:rsidRPr="00435843" w:rsidDel="00F17376">
          <w:delText>.</w:delText>
        </w:r>
      </w:del>
    </w:p>
    <w:p w14:paraId="56872FBD" w14:textId="308B1D22" w:rsidR="007B407F" w:rsidDel="00F17376" w:rsidRDefault="00435843" w:rsidP="004322C7">
      <w:pPr>
        <w:rPr>
          <w:del w:id="156" w:author="My Luong Vuong" w:date="2025-07-22T11:58:00Z"/>
        </w:rPr>
      </w:pPr>
      <w:del w:id="157" w:author="My Luong Vuong" w:date="2025-07-22T11:58:00Z">
        <w:r w:rsidRPr="00435843" w:rsidDel="00F17376">
          <w:delText xml:space="preserve">[39] Li L, Li X, Xia Y, Chu Y, Zhong H, Li J, et al. Recommendation of Antimicrobial Dosing Optimization During Continuous Renal Replacement Therapy. Front Pharmacol. 2020;11:786. </w:delText>
        </w:r>
        <w:r w:rsidR="00247E3B" w:rsidDel="00F17376">
          <w:fldChar w:fldCharType="begin"/>
        </w:r>
        <w:r w:rsidR="00247E3B" w:rsidDel="00F17376">
          <w:delInstrText>HYPERLINK "http://doi.org/10.3389/fphar.2020.00786"</w:delInstrText>
        </w:r>
        <w:r w:rsidR="00247E3B" w:rsidDel="00F17376">
          <w:fldChar w:fldCharType="separate"/>
        </w:r>
        <w:r w:rsidR="007B407F" w:rsidRPr="008C7DAF" w:rsidDel="00F17376">
          <w:rPr>
            <w:rStyle w:val="Hyperlink"/>
          </w:rPr>
          <w:delText>http://doi.org/10.3389/fphar.2020.00786</w:delText>
        </w:r>
        <w:r w:rsidR="00247E3B" w:rsidDel="00F17376">
          <w:rPr>
            <w:rStyle w:val="Hyperlink"/>
          </w:rPr>
          <w:fldChar w:fldCharType="end"/>
        </w:r>
        <w:r w:rsidRPr="00435843" w:rsidDel="00F17376">
          <w:delText>.</w:delText>
        </w:r>
        <w:bookmarkEnd w:id="44"/>
      </w:del>
    </w:p>
    <w:p w14:paraId="177B55F8" w14:textId="13FBF270" w:rsidR="004322C7" w:rsidRDefault="007B407F" w:rsidP="00D04A0A">
      <w:pPr>
        <w:pStyle w:val="heading10"/>
      </w:pPr>
      <w:r>
        <w:t>Tables</w:t>
      </w:r>
      <w:r w:rsidR="004322C7">
        <w:br w:type="page"/>
      </w:r>
    </w:p>
    <w:p w14:paraId="6AC6AF6F" w14:textId="77777777" w:rsidR="00D9036A" w:rsidRDefault="00D9036A" w:rsidP="006017A0">
      <w:pPr>
        <w:sectPr w:rsidR="00D9036A" w:rsidSect="00547C62">
          <w:footerReference w:type="default" r:id="rId9"/>
          <w:pgSz w:w="11906" w:h="16838" w:code="9"/>
          <w:pgMar w:top="1440" w:right="1440" w:bottom="1440" w:left="1440" w:header="720" w:footer="720" w:gutter="0"/>
          <w:lnNumType w:countBy="1" w:restart="continuous"/>
          <w:cols w:space="720"/>
          <w:docGrid w:linePitch="360"/>
        </w:sectPr>
      </w:pPr>
    </w:p>
    <w:p w14:paraId="296BB98F" w14:textId="77777777" w:rsidR="001620BD" w:rsidRPr="00E03B11" w:rsidRDefault="001620BD" w:rsidP="001620BD">
      <w:pPr>
        <w:spacing w:after="0"/>
      </w:pPr>
      <w:r w:rsidRPr="00E03B11">
        <w:rPr>
          <w:b/>
          <w:bCs/>
        </w:rPr>
        <w:lastRenderedPageBreak/>
        <w:t>Table 1.</w:t>
      </w:r>
      <w:r w:rsidRPr="00E03B11">
        <w:t xml:space="preserve"> Patient characteristics</w:t>
      </w:r>
    </w:p>
    <w:tbl>
      <w:tblPr>
        <w:tblW w:w="14733" w:type="dxa"/>
        <w:jc w:val="center"/>
        <w:shd w:val="clear" w:color="auto" w:fill="FFFFFF"/>
        <w:tblLayout w:type="fixed"/>
        <w:tblCellMar>
          <w:left w:w="0" w:type="dxa"/>
          <w:right w:w="0" w:type="dxa"/>
        </w:tblCellMar>
        <w:tblLook w:val="04A0" w:firstRow="1" w:lastRow="0" w:firstColumn="1" w:lastColumn="0" w:noHBand="0" w:noVBand="1"/>
      </w:tblPr>
      <w:tblGrid>
        <w:gridCol w:w="2721"/>
        <w:gridCol w:w="1304"/>
        <w:gridCol w:w="1304"/>
        <w:gridCol w:w="1244"/>
        <w:gridCol w:w="1244"/>
        <w:gridCol w:w="1587"/>
        <w:gridCol w:w="1417"/>
        <w:gridCol w:w="1304"/>
        <w:gridCol w:w="1304"/>
        <w:gridCol w:w="1304"/>
      </w:tblGrid>
      <w:tr w:rsidR="001620BD" w:rsidRPr="00C54898" w14:paraId="518C62F8" w14:textId="77777777" w:rsidTr="002F200E">
        <w:trPr>
          <w:trHeight w:val="20"/>
          <w:tblHeader/>
          <w:jc w:val="center"/>
        </w:trPr>
        <w:tc>
          <w:tcPr>
            <w:tcW w:w="2721"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4BA608B" w14:textId="77777777" w:rsidR="001620BD" w:rsidRPr="002E01AC" w:rsidRDefault="001620BD" w:rsidP="002F200E">
            <w:pPr>
              <w:spacing w:after="0" w:line="240" w:lineRule="auto"/>
              <w:jc w:val="left"/>
              <w:rPr>
                <w:b/>
                <w:bCs/>
                <w:sz w:val="18"/>
                <w:szCs w:val="18"/>
              </w:rPr>
            </w:pPr>
            <w:r w:rsidRPr="002E01AC">
              <w:rPr>
                <w:b/>
                <w:bCs/>
                <w:sz w:val="18"/>
                <w:szCs w:val="18"/>
              </w:rPr>
              <w:t>Parameter</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D1673D0" w14:textId="77777777" w:rsidR="001620BD" w:rsidRDefault="001620BD" w:rsidP="002F200E">
            <w:pPr>
              <w:spacing w:after="0" w:line="240" w:lineRule="auto"/>
              <w:jc w:val="left"/>
              <w:rPr>
                <w:b/>
                <w:bCs/>
                <w:sz w:val="18"/>
                <w:szCs w:val="18"/>
                <w:lang w:val="nl-BE"/>
              </w:rPr>
            </w:pPr>
            <w:r w:rsidRPr="002E01AC">
              <w:rPr>
                <w:b/>
                <w:bCs/>
                <w:sz w:val="18"/>
                <w:szCs w:val="18"/>
                <w:lang w:val="nl-BE"/>
              </w:rPr>
              <w:t>Van Daele</w:t>
            </w:r>
          </w:p>
          <w:p w14:paraId="0165B8B3" w14:textId="77777777" w:rsidR="001620BD" w:rsidRDefault="001620BD" w:rsidP="002F200E">
            <w:pPr>
              <w:spacing w:after="0" w:line="240" w:lineRule="auto"/>
              <w:jc w:val="left"/>
              <w:rPr>
                <w:b/>
                <w:bCs/>
                <w:sz w:val="18"/>
                <w:szCs w:val="18"/>
                <w:lang w:val="nl-BE"/>
              </w:rPr>
            </w:pPr>
            <w:r w:rsidRPr="002E01AC">
              <w:rPr>
                <w:b/>
                <w:bCs/>
                <w:sz w:val="18"/>
                <w:szCs w:val="18"/>
                <w:lang w:val="nl-BE"/>
              </w:rPr>
              <w:t>et al.</w:t>
            </w:r>
          </w:p>
          <w:p w14:paraId="366B5F1A" w14:textId="33A8B8A2" w:rsidR="001620BD" w:rsidRPr="002E01AC" w:rsidRDefault="001620BD" w:rsidP="002F200E">
            <w:pPr>
              <w:spacing w:after="0" w:line="240" w:lineRule="auto"/>
              <w:jc w:val="left"/>
              <w:rPr>
                <w:b/>
                <w:bCs/>
                <w:sz w:val="18"/>
                <w:szCs w:val="18"/>
                <w:lang w:val="nl-BE"/>
              </w:rPr>
            </w:pPr>
            <w:r w:rsidRPr="002E01AC">
              <w:rPr>
                <w:b/>
                <w:bCs/>
                <w:sz w:val="18"/>
                <w:szCs w:val="18"/>
                <w:lang w:val="nl-BE"/>
              </w:rPr>
              <w:t>(n</w:t>
            </w:r>
            <w:r>
              <w:rPr>
                <w:b/>
                <w:bCs/>
                <w:sz w:val="18"/>
                <w:szCs w:val="18"/>
                <w:lang w:val="nl-BE"/>
              </w:rPr>
              <w:t> </w:t>
            </w:r>
            <w:r w:rsidRPr="002E01AC">
              <w:rPr>
                <w:b/>
                <w:bCs/>
                <w:sz w:val="18"/>
                <w:szCs w:val="18"/>
                <w:lang w:val="nl-BE"/>
              </w:rPr>
              <w:t>=</w:t>
            </w:r>
            <w:r>
              <w:rPr>
                <w:b/>
                <w:bCs/>
                <w:sz w:val="18"/>
                <w:szCs w:val="18"/>
                <w:lang w:val="nl-BE"/>
              </w:rPr>
              <w:t> </w:t>
            </w:r>
            <w:r w:rsidRPr="002E01AC">
              <w:rPr>
                <w:b/>
                <w:bCs/>
                <w:sz w:val="18"/>
                <w:szCs w:val="18"/>
                <w:lang w:val="nl-BE"/>
              </w:rPr>
              <w:t>39)</w:t>
            </w:r>
            <w:r w:rsidR="008836F2">
              <w:rPr>
                <w:b/>
                <w:bCs/>
                <w:noProof/>
                <w:sz w:val="18"/>
                <w:szCs w:val="18"/>
                <w:lang w:val="nl-BE"/>
              </w:rPr>
              <w:t> [31]</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02C4B80" w14:textId="77777777" w:rsidR="001620BD" w:rsidRDefault="001620BD" w:rsidP="002F200E">
            <w:pPr>
              <w:spacing w:after="0" w:line="240" w:lineRule="auto"/>
              <w:jc w:val="left"/>
              <w:rPr>
                <w:b/>
                <w:bCs/>
                <w:sz w:val="18"/>
                <w:szCs w:val="18"/>
              </w:rPr>
            </w:pPr>
            <w:proofErr w:type="spellStart"/>
            <w:r w:rsidRPr="002E01AC">
              <w:rPr>
                <w:b/>
                <w:bCs/>
                <w:sz w:val="18"/>
                <w:szCs w:val="18"/>
              </w:rPr>
              <w:t>Muilwijk</w:t>
            </w:r>
            <w:proofErr w:type="spellEnd"/>
          </w:p>
          <w:p w14:paraId="4E5957BF" w14:textId="77777777" w:rsidR="001620BD" w:rsidRDefault="001620BD" w:rsidP="002F200E">
            <w:pPr>
              <w:spacing w:after="0" w:line="240" w:lineRule="auto"/>
              <w:jc w:val="left"/>
              <w:rPr>
                <w:b/>
                <w:bCs/>
                <w:sz w:val="18"/>
                <w:szCs w:val="18"/>
              </w:rPr>
            </w:pPr>
            <w:r w:rsidRPr="002E01AC">
              <w:rPr>
                <w:b/>
                <w:bCs/>
                <w:sz w:val="18"/>
                <w:szCs w:val="18"/>
              </w:rPr>
              <w:t>et al.</w:t>
            </w:r>
          </w:p>
          <w:p w14:paraId="548829F4" w14:textId="1B9CCE0C"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w:t>
            </w:r>
            <w:r w:rsidRPr="002E01AC">
              <w:rPr>
                <w:b/>
                <w:bCs/>
                <w:sz w:val="18"/>
                <w:szCs w:val="18"/>
              </w:rPr>
              <w:t>=</w:t>
            </w:r>
            <w:r>
              <w:rPr>
                <w:b/>
                <w:bCs/>
                <w:sz w:val="18"/>
                <w:szCs w:val="18"/>
              </w:rPr>
              <w:t> </w:t>
            </w:r>
            <w:r w:rsidRPr="002E01AC">
              <w:rPr>
                <w:b/>
                <w:bCs/>
                <w:sz w:val="18"/>
                <w:szCs w:val="18"/>
              </w:rPr>
              <w:t>19)</w:t>
            </w:r>
            <w:r w:rsidR="008836F2">
              <w:rPr>
                <w:b/>
                <w:bCs/>
                <w:noProof/>
                <w:sz w:val="18"/>
                <w:szCs w:val="18"/>
              </w:rPr>
              <w:t> [15]</w:t>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6BE613E" w14:textId="77777777" w:rsidR="001620BD" w:rsidRDefault="001620BD" w:rsidP="002F200E">
            <w:pPr>
              <w:spacing w:after="0" w:line="240" w:lineRule="auto"/>
              <w:jc w:val="left"/>
              <w:rPr>
                <w:b/>
                <w:bCs/>
                <w:sz w:val="18"/>
                <w:szCs w:val="18"/>
              </w:rPr>
            </w:pPr>
            <w:r w:rsidRPr="002E01AC">
              <w:rPr>
                <w:b/>
                <w:bCs/>
                <w:sz w:val="18"/>
                <w:szCs w:val="18"/>
              </w:rPr>
              <w:t>Bergner</w:t>
            </w:r>
          </w:p>
          <w:p w14:paraId="50A534B4" w14:textId="77777777" w:rsidR="001620BD" w:rsidRDefault="001620BD" w:rsidP="002F200E">
            <w:pPr>
              <w:spacing w:after="0" w:line="240" w:lineRule="auto"/>
              <w:jc w:val="left"/>
              <w:rPr>
                <w:b/>
                <w:bCs/>
                <w:sz w:val="18"/>
                <w:szCs w:val="18"/>
              </w:rPr>
            </w:pPr>
            <w:r w:rsidRPr="002E01AC">
              <w:rPr>
                <w:b/>
                <w:bCs/>
                <w:sz w:val="18"/>
                <w:szCs w:val="18"/>
              </w:rPr>
              <w:t>et al.</w:t>
            </w:r>
          </w:p>
          <w:p w14:paraId="6CE3CB88" w14:textId="139FD250"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w:t>
            </w:r>
            <w:r w:rsidRPr="002E01AC">
              <w:rPr>
                <w:b/>
                <w:bCs/>
                <w:sz w:val="18"/>
                <w:szCs w:val="18"/>
              </w:rPr>
              <w:t>=</w:t>
            </w:r>
            <w:r>
              <w:rPr>
                <w:b/>
                <w:bCs/>
                <w:sz w:val="18"/>
                <w:szCs w:val="18"/>
              </w:rPr>
              <w:t> </w:t>
            </w:r>
            <w:r w:rsidRPr="002E01AC">
              <w:rPr>
                <w:b/>
                <w:bCs/>
                <w:sz w:val="18"/>
                <w:szCs w:val="18"/>
              </w:rPr>
              <w:t>5)</w:t>
            </w:r>
            <w:r w:rsidR="008836F2">
              <w:rPr>
                <w:b/>
                <w:bCs/>
                <w:noProof/>
                <w:sz w:val="18"/>
                <w:szCs w:val="18"/>
              </w:rPr>
              <w:t> [28]</w:t>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A04210E" w14:textId="77777777" w:rsidR="001620BD" w:rsidRDefault="001620BD" w:rsidP="002F200E">
            <w:pPr>
              <w:spacing w:after="0" w:line="240" w:lineRule="auto"/>
              <w:jc w:val="left"/>
              <w:rPr>
                <w:b/>
                <w:bCs/>
                <w:sz w:val="18"/>
                <w:szCs w:val="18"/>
              </w:rPr>
            </w:pPr>
            <w:proofErr w:type="spellStart"/>
            <w:r w:rsidRPr="002E01AC">
              <w:rPr>
                <w:b/>
                <w:bCs/>
                <w:sz w:val="18"/>
                <w:szCs w:val="18"/>
              </w:rPr>
              <w:t>Buijk</w:t>
            </w:r>
            <w:proofErr w:type="spellEnd"/>
          </w:p>
          <w:p w14:paraId="0B7511A5" w14:textId="77777777" w:rsidR="001620BD" w:rsidRDefault="001620BD" w:rsidP="002F200E">
            <w:pPr>
              <w:spacing w:after="0" w:line="240" w:lineRule="auto"/>
              <w:jc w:val="left"/>
              <w:rPr>
                <w:b/>
                <w:bCs/>
                <w:sz w:val="18"/>
                <w:szCs w:val="18"/>
              </w:rPr>
            </w:pPr>
            <w:r w:rsidRPr="002E01AC">
              <w:rPr>
                <w:b/>
                <w:bCs/>
                <w:sz w:val="18"/>
                <w:szCs w:val="18"/>
              </w:rPr>
              <w:t>et al.</w:t>
            </w:r>
          </w:p>
          <w:p w14:paraId="2532AEA6" w14:textId="5134114A"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5)</w:t>
            </w:r>
            <w:r w:rsidR="008836F2">
              <w:rPr>
                <w:b/>
                <w:bCs/>
                <w:noProof/>
                <w:sz w:val="18"/>
                <w:szCs w:val="18"/>
              </w:rPr>
              <w:t> [29]</w:t>
            </w:r>
          </w:p>
        </w:tc>
        <w:tc>
          <w:tcPr>
            <w:tcW w:w="1587"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462E9A1" w14:textId="77777777" w:rsidR="001620BD" w:rsidRDefault="001620BD" w:rsidP="002F200E">
            <w:pPr>
              <w:spacing w:after="0" w:line="240" w:lineRule="auto"/>
              <w:jc w:val="left"/>
              <w:rPr>
                <w:b/>
                <w:bCs/>
                <w:sz w:val="18"/>
                <w:szCs w:val="18"/>
              </w:rPr>
            </w:pPr>
            <w:r w:rsidRPr="002E01AC">
              <w:rPr>
                <w:b/>
                <w:bCs/>
                <w:sz w:val="18"/>
                <w:szCs w:val="18"/>
              </w:rPr>
              <w:t>Sandaradura</w:t>
            </w:r>
          </w:p>
          <w:p w14:paraId="01A9785E" w14:textId="77777777" w:rsidR="001620BD" w:rsidRDefault="001620BD" w:rsidP="002F200E">
            <w:pPr>
              <w:spacing w:after="0" w:line="240" w:lineRule="auto"/>
              <w:jc w:val="left"/>
              <w:rPr>
                <w:b/>
                <w:bCs/>
                <w:sz w:val="18"/>
                <w:szCs w:val="18"/>
              </w:rPr>
            </w:pPr>
            <w:r w:rsidRPr="002E01AC">
              <w:rPr>
                <w:b/>
                <w:bCs/>
                <w:sz w:val="18"/>
                <w:szCs w:val="18"/>
              </w:rPr>
              <w:t>et al.</w:t>
            </w:r>
          </w:p>
          <w:p w14:paraId="5D7B6E6F" w14:textId="69FB9DED"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30)</w:t>
            </w:r>
            <w:r w:rsidR="008836F2">
              <w:rPr>
                <w:b/>
                <w:bCs/>
                <w:noProof/>
                <w:sz w:val="18"/>
                <w:szCs w:val="18"/>
              </w:rPr>
              <w:t> [13]</w:t>
            </w:r>
          </w:p>
        </w:tc>
        <w:tc>
          <w:tcPr>
            <w:tcW w:w="1417"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34892AE" w14:textId="77777777" w:rsidR="001620BD" w:rsidRDefault="001620BD" w:rsidP="002F200E">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p>
          <w:p w14:paraId="72301A43" w14:textId="662A5847"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25)</w:t>
            </w:r>
            <w:r w:rsidR="008836F2">
              <w:rPr>
                <w:b/>
                <w:bCs/>
                <w:noProof/>
                <w:sz w:val="18"/>
                <w:szCs w:val="18"/>
              </w:rPr>
              <w:t> [30]</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A6C829D" w14:textId="77777777" w:rsidR="001620BD" w:rsidRDefault="001620BD" w:rsidP="002F200E">
            <w:pPr>
              <w:spacing w:after="0" w:line="240" w:lineRule="auto"/>
              <w:jc w:val="left"/>
              <w:rPr>
                <w:b/>
                <w:bCs/>
                <w:sz w:val="18"/>
                <w:szCs w:val="18"/>
              </w:rPr>
            </w:pPr>
            <w:proofErr w:type="spellStart"/>
            <w:r w:rsidRPr="002E01AC">
              <w:rPr>
                <w:b/>
                <w:bCs/>
                <w:sz w:val="18"/>
                <w:szCs w:val="18"/>
              </w:rPr>
              <w:t>Alobaid</w:t>
            </w:r>
            <w:proofErr w:type="spellEnd"/>
          </w:p>
          <w:p w14:paraId="6FDB87B1" w14:textId="4E1DEA9A" w:rsidR="001620BD" w:rsidRPr="002E01AC" w:rsidRDefault="001620BD" w:rsidP="002F200E">
            <w:pPr>
              <w:spacing w:after="0" w:line="240" w:lineRule="auto"/>
              <w:jc w:val="left"/>
              <w:rPr>
                <w:b/>
                <w:bCs/>
                <w:sz w:val="18"/>
                <w:szCs w:val="18"/>
              </w:rPr>
            </w:pPr>
            <w:r w:rsidRPr="002E01AC">
              <w:rPr>
                <w:b/>
                <w:bCs/>
                <w:sz w:val="18"/>
                <w:szCs w:val="18"/>
              </w:rPr>
              <w:t>et al.</w:t>
            </w:r>
            <w:r w:rsidRPr="002E01AC">
              <w:rPr>
                <w:b/>
                <w:bCs/>
                <w:sz w:val="18"/>
                <w:szCs w:val="18"/>
              </w:rPr>
              <w:b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21)</w:t>
            </w:r>
            <w:r w:rsidR="008836F2">
              <w:rPr>
                <w:b/>
                <w:bCs/>
                <w:noProof/>
                <w:sz w:val="18"/>
                <w:szCs w:val="18"/>
              </w:rPr>
              <w:t> [16]</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3F17627" w14:textId="77777777" w:rsidR="001620BD" w:rsidRDefault="001620BD" w:rsidP="002F200E">
            <w:pPr>
              <w:spacing w:after="0" w:line="240" w:lineRule="auto"/>
              <w:jc w:val="left"/>
              <w:rPr>
                <w:b/>
                <w:bCs/>
                <w:sz w:val="18"/>
                <w:szCs w:val="18"/>
              </w:rPr>
            </w:pPr>
            <w:r w:rsidRPr="002E01AC">
              <w:rPr>
                <w:b/>
                <w:bCs/>
                <w:sz w:val="18"/>
                <w:szCs w:val="18"/>
              </w:rPr>
              <w:t>Boonstra</w:t>
            </w:r>
          </w:p>
          <w:p w14:paraId="714EA2E3" w14:textId="77777777" w:rsidR="001620BD" w:rsidRDefault="001620BD" w:rsidP="002F200E">
            <w:pPr>
              <w:spacing w:after="0" w:line="240" w:lineRule="auto"/>
              <w:jc w:val="left"/>
              <w:rPr>
                <w:b/>
                <w:bCs/>
                <w:sz w:val="18"/>
                <w:szCs w:val="18"/>
              </w:rPr>
            </w:pPr>
            <w:r w:rsidRPr="002E01AC">
              <w:rPr>
                <w:b/>
                <w:bCs/>
                <w:sz w:val="18"/>
                <w:szCs w:val="18"/>
              </w:rPr>
              <w:t>et al.</w:t>
            </w:r>
          </w:p>
          <w:p w14:paraId="70CBCDCE" w14:textId="3AFEF49B"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33)</w:t>
            </w:r>
            <w:r w:rsidR="008836F2">
              <w:rPr>
                <w:b/>
                <w:bCs/>
                <w:noProof/>
                <w:sz w:val="18"/>
                <w:szCs w:val="18"/>
              </w:rPr>
              <w:t> [14]</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5A3550A" w14:textId="77777777" w:rsidR="001620BD" w:rsidRDefault="001620BD" w:rsidP="002F200E">
            <w:pPr>
              <w:spacing w:after="0" w:line="240" w:lineRule="auto"/>
              <w:jc w:val="left"/>
              <w:rPr>
                <w:b/>
                <w:bCs/>
                <w:sz w:val="18"/>
                <w:szCs w:val="18"/>
              </w:rPr>
            </w:pPr>
            <w:r w:rsidRPr="002E01AC">
              <w:rPr>
                <w:b/>
                <w:bCs/>
                <w:sz w:val="18"/>
                <w:szCs w:val="18"/>
              </w:rPr>
              <w:t>Overall</w:t>
            </w:r>
          </w:p>
          <w:p w14:paraId="76024E8D" w14:textId="77777777" w:rsidR="001620BD" w:rsidRPr="002E01AC" w:rsidRDefault="001620BD" w:rsidP="002F200E">
            <w:pPr>
              <w:spacing w:after="0" w:line="240" w:lineRule="auto"/>
              <w:jc w:val="left"/>
              <w:rPr>
                <w:b/>
                <w:bCs/>
                <w:sz w:val="18"/>
                <w:szCs w:val="18"/>
              </w:rPr>
            </w:pPr>
            <w:r w:rsidRPr="002E01AC">
              <w:rPr>
                <w:b/>
                <w:bCs/>
                <w:sz w:val="18"/>
                <w:szCs w:val="18"/>
              </w:rPr>
              <w:b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177)</w:t>
            </w:r>
          </w:p>
        </w:tc>
      </w:tr>
      <w:tr w:rsidR="001620BD" w:rsidRPr="00E03B11" w14:paraId="72A6A1EA"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11BDA5BA" w14:textId="77777777" w:rsidR="001620BD" w:rsidRPr="002E01AC" w:rsidRDefault="001620BD" w:rsidP="002F200E">
            <w:pPr>
              <w:spacing w:after="0" w:line="240" w:lineRule="auto"/>
              <w:jc w:val="left"/>
              <w:rPr>
                <w:sz w:val="18"/>
                <w:szCs w:val="18"/>
                <w:lang w:val="es-ES"/>
              </w:rPr>
            </w:pPr>
            <w:r w:rsidRPr="002E01AC">
              <w:rPr>
                <w:sz w:val="18"/>
                <w:szCs w:val="18"/>
                <w:lang w:val="es-ES"/>
              </w:rPr>
              <w:t>APACHE II, median [Q1</w:t>
            </w:r>
            <w:r>
              <w:rPr>
                <w:sz w:val="18"/>
                <w:szCs w:val="18"/>
                <w:lang w:val="es-ES"/>
              </w:rPr>
              <w:t>–</w:t>
            </w:r>
            <w:r w:rsidRPr="002E01AC">
              <w:rPr>
                <w:sz w:val="18"/>
                <w:szCs w:val="18"/>
                <w:lang w:val="es-ES"/>
              </w:rPr>
              <w:t xml:space="preserve">Q3]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38B9E0C" w14:textId="77777777" w:rsidR="001620BD" w:rsidRDefault="001620BD" w:rsidP="002F200E">
            <w:pPr>
              <w:spacing w:after="0" w:line="240" w:lineRule="auto"/>
              <w:jc w:val="left"/>
              <w:rPr>
                <w:sz w:val="18"/>
                <w:szCs w:val="18"/>
              </w:rPr>
            </w:pPr>
            <w:r w:rsidRPr="002E01AC">
              <w:rPr>
                <w:sz w:val="18"/>
                <w:szCs w:val="18"/>
              </w:rPr>
              <w:t>16.0</w:t>
            </w:r>
          </w:p>
          <w:p w14:paraId="0E3B0529" w14:textId="77777777" w:rsidR="001620BD" w:rsidRPr="002E01AC" w:rsidRDefault="001620BD" w:rsidP="002F200E">
            <w:pPr>
              <w:spacing w:after="0" w:line="240" w:lineRule="auto"/>
              <w:jc w:val="left"/>
              <w:rPr>
                <w:b/>
                <w:bCs/>
                <w:color w:val="000000"/>
                <w:sz w:val="18"/>
                <w:szCs w:val="18"/>
              </w:rPr>
            </w:pPr>
            <w:r w:rsidRPr="002E01AC">
              <w:rPr>
                <w:sz w:val="18"/>
                <w:szCs w:val="18"/>
              </w:rPr>
              <w:t>[14.0</w:t>
            </w:r>
            <w:r>
              <w:rPr>
                <w:sz w:val="18"/>
                <w:szCs w:val="18"/>
              </w:rPr>
              <w:t>–</w:t>
            </w:r>
            <w:r w:rsidRPr="002E01AC">
              <w:rPr>
                <w:sz w:val="18"/>
                <w:szCs w:val="18"/>
              </w:rPr>
              <w:t>22.0]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9419E5C" w14:textId="77777777" w:rsidR="001620BD" w:rsidRDefault="001620BD" w:rsidP="002F200E">
            <w:pPr>
              <w:spacing w:after="0" w:line="240" w:lineRule="auto"/>
              <w:jc w:val="left"/>
              <w:rPr>
                <w:sz w:val="18"/>
                <w:szCs w:val="18"/>
              </w:rPr>
            </w:pPr>
            <w:r w:rsidRPr="002E01AC">
              <w:rPr>
                <w:sz w:val="18"/>
                <w:szCs w:val="18"/>
              </w:rPr>
              <w:t>18.0</w:t>
            </w:r>
          </w:p>
          <w:p w14:paraId="3564E632" w14:textId="77777777" w:rsidR="001620BD" w:rsidRPr="002E01AC" w:rsidRDefault="001620BD" w:rsidP="002F200E">
            <w:pPr>
              <w:spacing w:after="0" w:line="240" w:lineRule="auto"/>
              <w:jc w:val="left"/>
              <w:rPr>
                <w:sz w:val="18"/>
                <w:szCs w:val="18"/>
              </w:rPr>
            </w:pPr>
            <w:r w:rsidRPr="002E01AC">
              <w:rPr>
                <w:sz w:val="18"/>
                <w:szCs w:val="18"/>
              </w:rPr>
              <w:t>[15.0</w:t>
            </w:r>
            <w:r>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ADFDD88" w14:textId="77777777" w:rsidR="001620BD" w:rsidRPr="002E01AC" w:rsidRDefault="001620BD" w:rsidP="002F200E">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42B4A5" w14:textId="77777777" w:rsidR="001620BD" w:rsidRPr="002E01AC" w:rsidRDefault="001620BD" w:rsidP="002F200E">
            <w:pPr>
              <w:spacing w:after="0" w:line="240" w:lineRule="auto"/>
              <w:jc w:val="left"/>
              <w:rPr>
                <w:sz w:val="18"/>
                <w:szCs w:val="18"/>
              </w:rPr>
            </w:pPr>
            <w:r w:rsidRPr="002E01AC">
              <w:rPr>
                <w:sz w:val="18"/>
                <w:szCs w:val="18"/>
              </w:rPr>
              <w:t>NA</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192318" w14:textId="77777777" w:rsidR="001620BD" w:rsidRPr="002E01AC" w:rsidRDefault="001620BD" w:rsidP="002F200E">
            <w:pPr>
              <w:spacing w:after="0" w:line="240" w:lineRule="auto"/>
              <w:jc w:val="left"/>
              <w:rPr>
                <w:sz w:val="18"/>
                <w:szCs w:val="18"/>
              </w:rPr>
            </w:pPr>
            <w:r w:rsidRPr="002E01AC">
              <w:rPr>
                <w:sz w:val="18"/>
                <w:szCs w:val="18"/>
              </w:rPr>
              <w:t>NA</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263FAA7" w14:textId="77777777" w:rsidR="001620BD" w:rsidRDefault="001620BD" w:rsidP="002F200E">
            <w:pPr>
              <w:spacing w:after="0" w:line="240" w:lineRule="auto"/>
              <w:jc w:val="left"/>
              <w:rPr>
                <w:sz w:val="18"/>
                <w:szCs w:val="18"/>
              </w:rPr>
            </w:pPr>
            <w:r w:rsidRPr="002E01AC">
              <w:rPr>
                <w:sz w:val="18"/>
                <w:szCs w:val="18"/>
              </w:rPr>
              <w:t>22.0</w:t>
            </w:r>
          </w:p>
          <w:p w14:paraId="6093B594" w14:textId="77777777" w:rsidR="001620BD" w:rsidRPr="002E01AC" w:rsidRDefault="001620BD" w:rsidP="002F200E">
            <w:pPr>
              <w:spacing w:after="0" w:line="240" w:lineRule="auto"/>
              <w:jc w:val="left"/>
              <w:rPr>
                <w:sz w:val="18"/>
                <w:szCs w:val="18"/>
              </w:rPr>
            </w:pPr>
            <w:r w:rsidRPr="002E01AC">
              <w:rPr>
                <w:sz w:val="18"/>
                <w:szCs w:val="18"/>
              </w:rPr>
              <w:t>[12.0</w:t>
            </w:r>
            <w:r>
              <w:rPr>
                <w:sz w:val="18"/>
                <w:szCs w:val="18"/>
              </w:rPr>
              <w:t>–</w:t>
            </w:r>
            <w:r w:rsidRPr="002E01AC">
              <w:rPr>
                <w:sz w:val="18"/>
                <w:szCs w:val="18"/>
              </w:rPr>
              <w:t>33.0]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DA9D199" w14:textId="77777777" w:rsidR="001620BD" w:rsidRDefault="001620BD" w:rsidP="002F200E">
            <w:pPr>
              <w:spacing w:after="0" w:line="240" w:lineRule="auto"/>
              <w:jc w:val="left"/>
              <w:rPr>
                <w:sz w:val="18"/>
                <w:szCs w:val="18"/>
              </w:rPr>
            </w:pPr>
            <w:r w:rsidRPr="002E01AC">
              <w:rPr>
                <w:sz w:val="18"/>
                <w:szCs w:val="18"/>
              </w:rPr>
              <w:t>18.0</w:t>
            </w:r>
          </w:p>
          <w:p w14:paraId="16DAA477" w14:textId="77777777" w:rsidR="001620BD" w:rsidRPr="002E01AC" w:rsidRDefault="001620BD" w:rsidP="002F200E">
            <w:pPr>
              <w:spacing w:after="0" w:line="240" w:lineRule="auto"/>
              <w:jc w:val="left"/>
              <w:rPr>
                <w:sz w:val="18"/>
                <w:szCs w:val="18"/>
              </w:rPr>
            </w:pPr>
            <w:r w:rsidRPr="002E01AC">
              <w:rPr>
                <w:sz w:val="18"/>
                <w:szCs w:val="18"/>
              </w:rPr>
              <w:t>[17.0</w:t>
            </w:r>
            <w:r>
              <w:rPr>
                <w:sz w:val="18"/>
                <w:szCs w:val="18"/>
              </w:rPr>
              <w:t>–</w:t>
            </w:r>
            <w:r w:rsidRPr="002E01AC">
              <w:rPr>
                <w:sz w:val="18"/>
                <w:szCs w:val="18"/>
              </w:rPr>
              <w:t>21.0]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CE42074" w14:textId="77777777" w:rsidR="001620BD" w:rsidRDefault="001620BD" w:rsidP="002F200E">
            <w:pPr>
              <w:spacing w:after="0" w:line="240" w:lineRule="auto"/>
              <w:jc w:val="left"/>
              <w:rPr>
                <w:sz w:val="18"/>
                <w:szCs w:val="18"/>
              </w:rPr>
            </w:pPr>
            <w:r w:rsidRPr="002E01AC">
              <w:rPr>
                <w:sz w:val="18"/>
                <w:szCs w:val="18"/>
              </w:rPr>
              <w:t>19.0</w:t>
            </w:r>
          </w:p>
          <w:p w14:paraId="36BDD6F6" w14:textId="77777777" w:rsidR="001620BD" w:rsidRPr="002E01AC" w:rsidRDefault="001620BD" w:rsidP="002F200E">
            <w:pPr>
              <w:spacing w:after="0" w:line="240" w:lineRule="auto"/>
              <w:jc w:val="left"/>
              <w:rPr>
                <w:sz w:val="18"/>
                <w:szCs w:val="18"/>
              </w:rPr>
            </w:pPr>
            <w:r w:rsidRPr="002E01AC">
              <w:rPr>
                <w:sz w:val="18"/>
                <w:szCs w:val="18"/>
              </w:rPr>
              <w:t>[14.0</w:t>
            </w:r>
            <w:r>
              <w:rPr>
                <w:sz w:val="18"/>
                <w:szCs w:val="18"/>
              </w:rPr>
              <w:t>–</w:t>
            </w:r>
            <w:r w:rsidRPr="002E01AC">
              <w:rPr>
                <w:sz w:val="18"/>
                <w:szCs w:val="18"/>
              </w:rPr>
              <w:t>20.0]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BEC6686" w14:textId="77777777" w:rsidR="001620BD" w:rsidRDefault="001620BD" w:rsidP="002F200E">
            <w:pPr>
              <w:spacing w:after="0" w:line="240" w:lineRule="auto"/>
              <w:jc w:val="left"/>
              <w:rPr>
                <w:sz w:val="18"/>
                <w:szCs w:val="18"/>
              </w:rPr>
            </w:pPr>
            <w:r w:rsidRPr="002E01AC">
              <w:rPr>
                <w:sz w:val="18"/>
                <w:szCs w:val="18"/>
              </w:rPr>
              <w:t>18.0</w:t>
            </w:r>
          </w:p>
          <w:p w14:paraId="2725DD47" w14:textId="77777777" w:rsidR="001620BD" w:rsidRPr="002E01AC" w:rsidRDefault="001620BD" w:rsidP="002F200E">
            <w:pPr>
              <w:spacing w:after="0" w:line="240" w:lineRule="auto"/>
              <w:jc w:val="left"/>
              <w:rPr>
                <w:sz w:val="18"/>
                <w:szCs w:val="18"/>
              </w:rPr>
            </w:pPr>
            <w:r w:rsidRPr="002E01AC">
              <w:rPr>
                <w:sz w:val="18"/>
                <w:szCs w:val="18"/>
              </w:rPr>
              <w:t>[15.0</w:t>
            </w:r>
            <w:r>
              <w:rPr>
                <w:sz w:val="18"/>
                <w:szCs w:val="18"/>
              </w:rPr>
              <w:t>–</w:t>
            </w:r>
            <w:r w:rsidRPr="002E01AC">
              <w:rPr>
                <w:sz w:val="18"/>
                <w:szCs w:val="18"/>
              </w:rPr>
              <w:t>23.0]</w:t>
            </w:r>
          </w:p>
        </w:tc>
      </w:tr>
      <w:tr w:rsidR="001620BD" w:rsidRPr="00E03B11" w14:paraId="55D96061"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7D9E85E4" w14:textId="77777777" w:rsidR="001620BD" w:rsidRPr="002E01AC" w:rsidRDefault="001620BD" w:rsidP="002F200E">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5836DA5" w14:textId="77777777" w:rsidR="001620BD" w:rsidRPr="00F15C39" w:rsidRDefault="001620BD" w:rsidP="002F200E">
            <w:pPr>
              <w:spacing w:after="0" w:line="240" w:lineRule="auto"/>
              <w:jc w:val="left"/>
              <w:rPr>
                <w:sz w:val="18"/>
                <w:szCs w:val="18"/>
              </w:rPr>
            </w:pPr>
            <w:r w:rsidRPr="002E01AC">
              <w:rPr>
                <w:sz w:val="18"/>
                <w:szCs w:val="18"/>
              </w:rPr>
              <w:t>2</w:t>
            </w:r>
            <w:r>
              <w:rPr>
                <w:sz w:val="18"/>
                <w:szCs w:val="18"/>
              </w:rPr>
              <w:t xml:space="preserve"> </w:t>
            </w:r>
            <w:r w:rsidRPr="002E01AC">
              <w:rPr>
                <w:sz w:val="18"/>
                <w:szCs w:val="18"/>
              </w:rPr>
              <w:t>(5.1)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E12297B"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CE4C04" w14:textId="77777777" w:rsidR="001620BD" w:rsidRPr="002E01AC" w:rsidRDefault="001620BD" w:rsidP="002F200E">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472AB6" w14:textId="77777777" w:rsidR="001620BD" w:rsidRPr="002E01AC" w:rsidRDefault="001620BD" w:rsidP="002F200E">
            <w:pPr>
              <w:spacing w:after="0" w:line="240" w:lineRule="auto"/>
              <w:jc w:val="left"/>
              <w:rPr>
                <w:color w:val="000000"/>
                <w:sz w:val="18"/>
                <w:szCs w:val="18"/>
              </w:rPr>
            </w:pPr>
            <w:r w:rsidRPr="002E01AC">
              <w:rPr>
                <w:sz w:val="18"/>
                <w:szCs w:val="18"/>
              </w:rPr>
              <w:t>5 (100)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173E92AA" w14:textId="77777777" w:rsidR="001620BD" w:rsidRPr="002E01AC" w:rsidRDefault="001620BD" w:rsidP="002F200E">
            <w:pPr>
              <w:spacing w:after="0" w:line="240" w:lineRule="auto"/>
              <w:jc w:val="left"/>
              <w:rPr>
                <w:color w:val="000000"/>
                <w:sz w:val="18"/>
                <w:szCs w:val="18"/>
              </w:rPr>
            </w:pPr>
            <w:r w:rsidRPr="002E01AC">
              <w:rPr>
                <w:sz w:val="18"/>
                <w:szCs w:val="18"/>
              </w:rPr>
              <w:t>30 (100)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68D31B0"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1B8140B"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DE59B14" w14:textId="77777777" w:rsidR="001620BD" w:rsidRPr="002E01AC" w:rsidRDefault="001620BD" w:rsidP="002F200E">
            <w:pPr>
              <w:spacing w:after="0" w:line="240" w:lineRule="auto"/>
              <w:jc w:val="left"/>
              <w:rPr>
                <w:color w:val="000000"/>
                <w:sz w:val="18"/>
                <w:szCs w:val="18"/>
              </w:rPr>
            </w:pPr>
            <w:r w:rsidRPr="002E01AC">
              <w:rPr>
                <w:sz w:val="18"/>
                <w:szCs w:val="18"/>
              </w:rPr>
              <w:t>6 (18.2)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C7B00C5" w14:textId="77777777" w:rsidR="001620BD" w:rsidRPr="002E01AC" w:rsidRDefault="001620BD" w:rsidP="002F200E">
            <w:pPr>
              <w:spacing w:after="0" w:line="240" w:lineRule="auto"/>
              <w:jc w:val="left"/>
              <w:rPr>
                <w:color w:val="000000"/>
                <w:sz w:val="18"/>
                <w:szCs w:val="18"/>
              </w:rPr>
            </w:pPr>
            <w:r w:rsidRPr="002E01AC">
              <w:rPr>
                <w:sz w:val="18"/>
                <w:szCs w:val="18"/>
              </w:rPr>
              <w:t>48 (27.1)</w:t>
            </w:r>
          </w:p>
        </w:tc>
      </w:tr>
      <w:tr w:rsidR="001620BD" w:rsidRPr="00E03B11" w14:paraId="4AB68C7B"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0F5348C6" w14:textId="77777777" w:rsidR="001620BD" w:rsidRPr="002E01AC" w:rsidRDefault="001620BD" w:rsidP="002F200E">
            <w:pPr>
              <w:spacing w:after="0" w:line="240" w:lineRule="auto"/>
              <w:ind w:left="-227"/>
              <w:jc w:val="left"/>
              <w:rPr>
                <w:sz w:val="18"/>
                <w:szCs w:val="18"/>
              </w:rPr>
            </w:pPr>
            <w:r w:rsidRPr="002E01AC">
              <w:rPr>
                <w:sz w:val="18"/>
                <w:szCs w:val="18"/>
              </w:rPr>
              <w:t>Age, median [Q1</w:t>
            </w:r>
            <w:r>
              <w:rPr>
                <w:sz w:val="18"/>
                <w:szCs w:val="18"/>
              </w:rPr>
              <w:t>–</w:t>
            </w:r>
            <w:r w:rsidRPr="002E01AC">
              <w:rPr>
                <w:sz w:val="18"/>
                <w:szCs w:val="18"/>
              </w:rPr>
              <w:t>Q3], years</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91B9E1D" w14:textId="77777777" w:rsidR="001620BD" w:rsidRDefault="001620BD" w:rsidP="002F200E">
            <w:pPr>
              <w:spacing w:after="0" w:line="240" w:lineRule="auto"/>
              <w:jc w:val="left"/>
              <w:rPr>
                <w:sz w:val="18"/>
                <w:szCs w:val="18"/>
              </w:rPr>
            </w:pPr>
            <w:r w:rsidRPr="002E01AC">
              <w:rPr>
                <w:sz w:val="18"/>
                <w:szCs w:val="18"/>
              </w:rPr>
              <w:t>65.0</w:t>
            </w:r>
          </w:p>
          <w:p w14:paraId="038D6B45" w14:textId="77777777" w:rsidR="001620BD" w:rsidRPr="002E01AC" w:rsidRDefault="001620BD" w:rsidP="002F200E">
            <w:pPr>
              <w:spacing w:after="0" w:line="240" w:lineRule="auto"/>
              <w:jc w:val="left"/>
              <w:rPr>
                <w:sz w:val="18"/>
                <w:szCs w:val="18"/>
              </w:rPr>
            </w:pPr>
            <w:r w:rsidRPr="002E01AC">
              <w:rPr>
                <w:sz w:val="18"/>
                <w:szCs w:val="18"/>
              </w:rPr>
              <w:t>[57.5</w:t>
            </w:r>
            <w:r>
              <w:rPr>
                <w:sz w:val="18"/>
                <w:szCs w:val="18"/>
              </w:rPr>
              <w:t>–</w:t>
            </w:r>
            <w:r w:rsidRPr="002E01AC">
              <w:rPr>
                <w:sz w:val="18"/>
                <w:szCs w:val="18"/>
              </w:rPr>
              <w:t>70.0]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358FA66" w14:textId="77777777" w:rsidR="001620BD" w:rsidRDefault="001620BD" w:rsidP="002F200E">
            <w:pPr>
              <w:spacing w:after="0" w:line="240" w:lineRule="auto"/>
              <w:jc w:val="left"/>
              <w:rPr>
                <w:sz w:val="18"/>
                <w:szCs w:val="18"/>
              </w:rPr>
            </w:pPr>
            <w:r w:rsidRPr="002E01AC">
              <w:rPr>
                <w:sz w:val="18"/>
                <w:szCs w:val="18"/>
              </w:rPr>
              <w:t>64.0</w:t>
            </w:r>
          </w:p>
          <w:p w14:paraId="678B0E11" w14:textId="77777777" w:rsidR="001620BD" w:rsidRPr="002E01AC" w:rsidRDefault="001620BD" w:rsidP="002F200E">
            <w:pPr>
              <w:spacing w:after="0" w:line="240" w:lineRule="auto"/>
              <w:jc w:val="left"/>
              <w:rPr>
                <w:sz w:val="18"/>
                <w:szCs w:val="18"/>
              </w:rPr>
            </w:pPr>
            <w:r w:rsidRPr="002E01AC">
              <w:rPr>
                <w:sz w:val="18"/>
                <w:szCs w:val="18"/>
              </w:rPr>
              <w:t>[52.5</w:t>
            </w:r>
            <w:r>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CA79B69" w14:textId="77777777" w:rsidR="001620BD" w:rsidRDefault="001620BD" w:rsidP="002F200E">
            <w:pPr>
              <w:spacing w:after="0" w:line="240" w:lineRule="auto"/>
              <w:jc w:val="left"/>
              <w:rPr>
                <w:sz w:val="18"/>
                <w:szCs w:val="18"/>
              </w:rPr>
            </w:pPr>
            <w:r w:rsidRPr="002E01AC">
              <w:rPr>
                <w:sz w:val="18"/>
                <w:szCs w:val="18"/>
              </w:rPr>
              <w:t>57.0</w:t>
            </w:r>
          </w:p>
          <w:p w14:paraId="2501E0F0" w14:textId="77777777" w:rsidR="001620BD" w:rsidRPr="002E01AC" w:rsidRDefault="001620BD" w:rsidP="002F200E">
            <w:pPr>
              <w:spacing w:after="0" w:line="240" w:lineRule="auto"/>
              <w:jc w:val="left"/>
              <w:rPr>
                <w:sz w:val="18"/>
                <w:szCs w:val="18"/>
              </w:rPr>
            </w:pPr>
            <w:r w:rsidRPr="002E01AC">
              <w:rPr>
                <w:sz w:val="18"/>
                <w:szCs w:val="18"/>
              </w:rPr>
              <w:t>[43.0</w:t>
            </w:r>
            <w:r>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41F3034" w14:textId="77777777" w:rsidR="001620BD" w:rsidRDefault="001620BD" w:rsidP="002F200E">
            <w:pPr>
              <w:spacing w:after="0" w:line="240" w:lineRule="auto"/>
              <w:jc w:val="left"/>
              <w:rPr>
                <w:sz w:val="18"/>
                <w:szCs w:val="18"/>
              </w:rPr>
            </w:pPr>
            <w:r w:rsidRPr="002E01AC">
              <w:rPr>
                <w:sz w:val="18"/>
                <w:szCs w:val="18"/>
              </w:rPr>
              <w:t>53.0</w:t>
            </w:r>
          </w:p>
          <w:p w14:paraId="4B890CA3" w14:textId="77777777" w:rsidR="001620BD" w:rsidRPr="002E01AC" w:rsidRDefault="001620BD" w:rsidP="002F200E">
            <w:pPr>
              <w:spacing w:after="0" w:line="240" w:lineRule="auto"/>
              <w:jc w:val="left"/>
              <w:rPr>
                <w:sz w:val="18"/>
                <w:szCs w:val="18"/>
              </w:rPr>
            </w:pPr>
            <w:r w:rsidRPr="002E01AC">
              <w:rPr>
                <w:sz w:val="18"/>
                <w:szCs w:val="18"/>
              </w:rPr>
              <w:t>[48.0</w:t>
            </w:r>
            <w:r>
              <w:rPr>
                <w:sz w:val="18"/>
                <w:szCs w:val="18"/>
              </w:rPr>
              <w:t>–</w:t>
            </w:r>
            <w:r w:rsidRPr="002E01AC">
              <w:rPr>
                <w:sz w:val="18"/>
                <w:szCs w:val="18"/>
              </w:rPr>
              <w:t>56.0]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63B6A992" w14:textId="77777777" w:rsidR="001620BD" w:rsidRDefault="001620BD" w:rsidP="002F200E">
            <w:pPr>
              <w:spacing w:after="0" w:line="240" w:lineRule="auto"/>
              <w:jc w:val="left"/>
              <w:rPr>
                <w:sz w:val="18"/>
                <w:szCs w:val="18"/>
              </w:rPr>
            </w:pPr>
            <w:r w:rsidRPr="002E01AC">
              <w:rPr>
                <w:sz w:val="18"/>
                <w:szCs w:val="18"/>
              </w:rPr>
              <w:t>55.0</w:t>
            </w:r>
          </w:p>
          <w:p w14:paraId="71943681" w14:textId="77777777" w:rsidR="001620BD" w:rsidRPr="002E01AC" w:rsidRDefault="001620BD" w:rsidP="002F200E">
            <w:pPr>
              <w:spacing w:after="0" w:line="240" w:lineRule="auto"/>
              <w:jc w:val="left"/>
              <w:rPr>
                <w:sz w:val="18"/>
                <w:szCs w:val="18"/>
              </w:rPr>
            </w:pPr>
            <w:r w:rsidRPr="002E01AC">
              <w:rPr>
                <w:sz w:val="18"/>
                <w:szCs w:val="18"/>
              </w:rPr>
              <w:t>[44.0</w:t>
            </w:r>
            <w:r>
              <w:rPr>
                <w:sz w:val="18"/>
                <w:szCs w:val="18"/>
              </w:rPr>
              <w:t>–</w:t>
            </w:r>
            <w:r w:rsidRPr="002E01AC">
              <w:rPr>
                <w:sz w:val="18"/>
                <w:szCs w:val="18"/>
              </w:rPr>
              <w:t>66.5]</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DFBE55A" w14:textId="77777777" w:rsidR="001620BD" w:rsidRDefault="001620BD" w:rsidP="002F200E">
            <w:pPr>
              <w:spacing w:after="0" w:line="240" w:lineRule="auto"/>
              <w:jc w:val="left"/>
              <w:rPr>
                <w:sz w:val="18"/>
                <w:szCs w:val="18"/>
              </w:rPr>
            </w:pPr>
            <w:r w:rsidRPr="002E01AC">
              <w:rPr>
                <w:sz w:val="18"/>
                <w:szCs w:val="18"/>
              </w:rPr>
              <w:t>64.0</w:t>
            </w:r>
          </w:p>
          <w:p w14:paraId="239A9C84" w14:textId="77777777" w:rsidR="001620BD" w:rsidRPr="002E01AC" w:rsidRDefault="001620BD" w:rsidP="002F200E">
            <w:pPr>
              <w:spacing w:after="0" w:line="240" w:lineRule="auto"/>
              <w:jc w:val="left"/>
              <w:rPr>
                <w:sz w:val="18"/>
                <w:szCs w:val="18"/>
              </w:rPr>
            </w:pPr>
            <w:r w:rsidRPr="002E01AC">
              <w:rPr>
                <w:sz w:val="18"/>
                <w:szCs w:val="18"/>
              </w:rPr>
              <w:t>[53.0</w:t>
            </w:r>
            <w:r>
              <w:rPr>
                <w:sz w:val="18"/>
                <w:szCs w:val="18"/>
              </w:rPr>
              <w:t>–</w:t>
            </w:r>
            <w:r w:rsidRPr="002E01AC">
              <w:rPr>
                <w:sz w:val="18"/>
                <w:szCs w:val="18"/>
              </w:rPr>
              <w:t>78.0]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D73403A" w14:textId="77777777" w:rsidR="001620BD" w:rsidRDefault="001620BD" w:rsidP="002F200E">
            <w:pPr>
              <w:spacing w:after="0" w:line="240" w:lineRule="auto"/>
              <w:jc w:val="left"/>
              <w:rPr>
                <w:sz w:val="18"/>
                <w:szCs w:val="18"/>
              </w:rPr>
            </w:pPr>
            <w:r w:rsidRPr="002E01AC">
              <w:rPr>
                <w:sz w:val="18"/>
                <w:szCs w:val="18"/>
              </w:rPr>
              <w:t>52.0</w:t>
            </w:r>
          </w:p>
          <w:p w14:paraId="4973EDD3" w14:textId="77777777" w:rsidR="001620BD" w:rsidRPr="002E01AC" w:rsidRDefault="001620BD" w:rsidP="002F200E">
            <w:pPr>
              <w:spacing w:after="0" w:line="240" w:lineRule="auto"/>
              <w:jc w:val="left"/>
              <w:rPr>
                <w:sz w:val="18"/>
                <w:szCs w:val="18"/>
              </w:rPr>
            </w:pPr>
            <w:r w:rsidRPr="002E01AC">
              <w:rPr>
                <w:sz w:val="18"/>
                <w:szCs w:val="18"/>
              </w:rPr>
              <w:t>[48.0</w:t>
            </w:r>
            <w:r>
              <w:rPr>
                <w:sz w:val="18"/>
                <w:szCs w:val="18"/>
              </w:rPr>
              <w:t>–</w:t>
            </w:r>
            <w:r w:rsidRPr="002E01AC">
              <w:rPr>
                <w:sz w:val="18"/>
                <w:szCs w:val="18"/>
              </w:rPr>
              <w:t>65.0]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77A21F" w14:textId="77777777" w:rsidR="001620BD" w:rsidRDefault="001620BD" w:rsidP="002F200E">
            <w:pPr>
              <w:spacing w:after="0" w:line="240" w:lineRule="auto"/>
              <w:jc w:val="left"/>
              <w:rPr>
                <w:sz w:val="18"/>
                <w:szCs w:val="18"/>
              </w:rPr>
            </w:pPr>
            <w:r w:rsidRPr="002E01AC">
              <w:rPr>
                <w:sz w:val="18"/>
                <w:szCs w:val="18"/>
              </w:rPr>
              <w:t>60.0</w:t>
            </w:r>
          </w:p>
          <w:p w14:paraId="2B9383BD" w14:textId="77777777" w:rsidR="001620BD" w:rsidRPr="002E01AC" w:rsidRDefault="001620BD" w:rsidP="002F200E">
            <w:pPr>
              <w:spacing w:after="0" w:line="240" w:lineRule="auto"/>
              <w:jc w:val="left"/>
              <w:rPr>
                <w:sz w:val="18"/>
                <w:szCs w:val="18"/>
              </w:rPr>
            </w:pPr>
            <w:r w:rsidRPr="002E01AC">
              <w:rPr>
                <w:sz w:val="18"/>
                <w:szCs w:val="18"/>
              </w:rPr>
              <w:t>[54.0</w:t>
            </w:r>
            <w:r>
              <w:rPr>
                <w:sz w:val="18"/>
                <w:szCs w:val="18"/>
              </w:rPr>
              <w:t>–</w:t>
            </w:r>
            <w:r w:rsidRPr="002E01AC">
              <w:rPr>
                <w:sz w:val="18"/>
                <w:szCs w:val="18"/>
              </w:rPr>
              <w:t>72.0]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531A288" w14:textId="77777777" w:rsidR="001620BD" w:rsidRDefault="001620BD" w:rsidP="002F200E">
            <w:pPr>
              <w:spacing w:after="0" w:line="240" w:lineRule="auto"/>
              <w:jc w:val="left"/>
              <w:rPr>
                <w:sz w:val="18"/>
                <w:szCs w:val="18"/>
              </w:rPr>
            </w:pPr>
            <w:r w:rsidRPr="002E01AC">
              <w:rPr>
                <w:sz w:val="18"/>
                <w:szCs w:val="18"/>
              </w:rPr>
              <w:t>62.0</w:t>
            </w:r>
          </w:p>
          <w:p w14:paraId="6C351013" w14:textId="77777777" w:rsidR="001620BD" w:rsidRPr="002E01AC" w:rsidRDefault="001620BD" w:rsidP="002F200E">
            <w:pPr>
              <w:spacing w:after="0" w:line="240" w:lineRule="auto"/>
              <w:jc w:val="left"/>
              <w:rPr>
                <w:sz w:val="18"/>
                <w:szCs w:val="18"/>
              </w:rPr>
            </w:pPr>
            <w:r w:rsidRPr="002E01AC">
              <w:rPr>
                <w:sz w:val="18"/>
                <w:szCs w:val="18"/>
              </w:rPr>
              <w:t>[50.0</w:t>
            </w:r>
            <w:r>
              <w:rPr>
                <w:sz w:val="18"/>
                <w:szCs w:val="18"/>
              </w:rPr>
              <w:t>–</w:t>
            </w:r>
            <w:r w:rsidRPr="002E01AC">
              <w:rPr>
                <w:sz w:val="18"/>
                <w:szCs w:val="18"/>
              </w:rPr>
              <w:t>70.0]</w:t>
            </w:r>
          </w:p>
        </w:tc>
      </w:tr>
      <w:tr w:rsidR="001620BD" w:rsidRPr="00E03B11" w14:paraId="5D09F018"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583833F5" w14:textId="77777777" w:rsidR="001620BD" w:rsidRPr="002E01AC" w:rsidRDefault="001620BD" w:rsidP="002F200E">
            <w:pPr>
              <w:spacing w:after="0" w:line="240" w:lineRule="auto"/>
              <w:ind w:left="-227"/>
              <w:jc w:val="left"/>
              <w:rPr>
                <w:sz w:val="18"/>
                <w:szCs w:val="18"/>
              </w:rPr>
            </w:pPr>
            <w:r w:rsidRPr="00026B55">
              <w:rPr>
                <w:sz w:val="18"/>
                <w:szCs w:val="18"/>
              </w:rPr>
              <w:t>Body weight, median [Q1–Q3], kg</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2E1FB5" w14:textId="77777777" w:rsidR="001620BD" w:rsidRDefault="001620BD" w:rsidP="002F200E">
            <w:pPr>
              <w:spacing w:after="0" w:line="240" w:lineRule="auto"/>
              <w:jc w:val="left"/>
              <w:rPr>
                <w:sz w:val="18"/>
                <w:szCs w:val="18"/>
              </w:rPr>
            </w:pPr>
            <w:r w:rsidRPr="00C617A3">
              <w:rPr>
                <w:sz w:val="18"/>
                <w:szCs w:val="18"/>
              </w:rPr>
              <w:t>72.0</w:t>
            </w:r>
          </w:p>
          <w:p w14:paraId="27835D90" w14:textId="77777777" w:rsidR="001620BD" w:rsidRPr="002E01AC" w:rsidRDefault="001620BD" w:rsidP="002F200E">
            <w:pPr>
              <w:spacing w:after="0" w:line="240" w:lineRule="auto"/>
              <w:jc w:val="left"/>
              <w:rPr>
                <w:sz w:val="18"/>
                <w:szCs w:val="18"/>
              </w:rPr>
            </w:pPr>
            <w:r w:rsidRPr="00C617A3">
              <w:rPr>
                <w:sz w:val="18"/>
                <w:szCs w:val="18"/>
              </w:rPr>
              <w:t>[63.5</w:t>
            </w:r>
            <w:r>
              <w:rPr>
                <w:sz w:val="18"/>
                <w:szCs w:val="18"/>
              </w:rPr>
              <w:t>–</w:t>
            </w:r>
            <w:r w:rsidRPr="00C617A3">
              <w:rPr>
                <w:sz w:val="18"/>
                <w:szCs w:val="18"/>
              </w:rPr>
              <w:t>86.5]</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75A92C0F" w14:textId="77777777" w:rsidR="001620BD" w:rsidRDefault="001620BD" w:rsidP="002F200E">
            <w:pPr>
              <w:spacing w:after="0" w:line="240" w:lineRule="auto"/>
              <w:jc w:val="left"/>
              <w:rPr>
                <w:sz w:val="18"/>
                <w:szCs w:val="18"/>
              </w:rPr>
            </w:pPr>
            <w:r w:rsidRPr="00CE12B9">
              <w:rPr>
                <w:sz w:val="18"/>
                <w:szCs w:val="18"/>
              </w:rPr>
              <w:t>82.0</w:t>
            </w:r>
          </w:p>
          <w:p w14:paraId="760C37FA" w14:textId="77777777" w:rsidR="001620BD" w:rsidRPr="00B11C25" w:rsidRDefault="001620BD" w:rsidP="002F200E">
            <w:pPr>
              <w:spacing w:after="0" w:line="240" w:lineRule="auto"/>
              <w:jc w:val="left"/>
              <w:rPr>
                <w:sz w:val="18"/>
                <w:szCs w:val="18"/>
              </w:rPr>
            </w:pPr>
            <w:r w:rsidRPr="00CE12B9">
              <w:rPr>
                <w:sz w:val="18"/>
                <w:szCs w:val="18"/>
              </w:rPr>
              <w:t>[73.0</w:t>
            </w:r>
            <w:r>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DCC6DD3" w14:textId="77777777" w:rsidR="001620BD" w:rsidRPr="00B11C25" w:rsidRDefault="001620BD" w:rsidP="002F200E">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369E292B" w14:textId="77777777" w:rsidR="001620BD" w:rsidRDefault="001620BD" w:rsidP="002F200E">
            <w:pPr>
              <w:spacing w:after="0" w:line="240" w:lineRule="auto"/>
              <w:jc w:val="left"/>
              <w:rPr>
                <w:sz w:val="18"/>
                <w:szCs w:val="18"/>
              </w:rPr>
            </w:pPr>
            <w:r w:rsidRPr="00CE12B9">
              <w:rPr>
                <w:sz w:val="18"/>
                <w:szCs w:val="18"/>
              </w:rPr>
              <w:t>72.0</w:t>
            </w:r>
          </w:p>
          <w:p w14:paraId="6C9E3793" w14:textId="77777777" w:rsidR="001620BD" w:rsidRPr="00B11C25" w:rsidRDefault="001620BD" w:rsidP="002F200E">
            <w:pPr>
              <w:spacing w:after="0" w:line="240" w:lineRule="auto"/>
              <w:jc w:val="left"/>
              <w:rPr>
                <w:sz w:val="18"/>
                <w:szCs w:val="18"/>
              </w:rPr>
            </w:pPr>
            <w:r w:rsidRPr="00CE12B9">
              <w:rPr>
                <w:sz w:val="18"/>
                <w:szCs w:val="18"/>
              </w:rPr>
              <w:t>[65.0</w:t>
            </w:r>
            <w:r>
              <w:rPr>
                <w:sz w:val="18"/>
                <w:szCs w:val="18"/>
              </w:rPr>
              <w:t>–</w:t>
            </w:r>
            <w:r w:rsidRPr="00CE12B9">
              <w:rPr>
                <w:sz w:val="18"/>
                <w:szCs w:val="18"/>
              </w:rPr>
              <w:t>80.0]</w:t>
            </w:r>
          </w:p>
        </w:tc>
        <w:tc>
          <w:tcPr>
            <w:tcW w:w="1587" w:type="dxa"/>
            <w:tcBorders>
              <w:top w:val="nil"/>
              <w:left w:val="nil"/>
              <w:bottom w:val="nil"/>
              <w:right w:val="nil"/>
            </w:tcBorders>
            <w:shd w:val="clear" w:color="auto" w:fill="FFFFFF"/>
            <w:noWrap/>
            <w:tcMar>
              <w:top w:w="60" w:type="dxa"/>
              <w:left w:w="180" w:type="dxa"/>
              <w:bottom w:w="60" w:type="dxa"/>
              <w:right w:w="180" w:type="dxa"/>
            </w:tcMar>
          </w:tcPr>
          <w:p w14:paraId="0CC70442" w14:textId="77777777" w:rsidR="001620BD" w:rsidRDefault="001620BD" w:rsidP="002F200E">
            <w:pPr>
              <w:spacing w:after="0" w:line="240" w:lineRule="auto"/>
              <w:jc w:val="left"/>
              <w:rPr>
                <w:sz w:val="18"/>
                <w:szCs w:val="18"/>
              </w:rPr>
            </w:pPr>
            <w:r w:rsidRPr="00CE12B9">
              <w:rPr>
                <w:sz w:val="18"/>
                <w:szCs w:val="18"/>
              </w:rPr>
              <w:t>80.0</w:t>
            </w:r>
          </w:p>
          <w:p w14:paraId="49FB0336" w14:textId="77777777" w:rsidR="001620BD" w:rsidRPr="00B11C25" w:rsidRDefault="001620BD" w:rsidP="002F200E">
            <w:pPr>
              <w:spacing w:after="0" w:line="240" w:lineRule="auto"/>
              <w:jc w:val="left"/>
              <w:rPr>
                <w:sz w:val="18"/>
                <w:szCs w:val="18"/>
              </w:rPr>
            </w:pPr>
            <w:r w:rsidRPr="00CE12B9">
              <w:rPr>
                <w:sz w:val="18"/>
                <w:szCs w:val="18"/>
              </w:rPr>
              <w:t>[61.0</w:t>
            </w:r>
            <w:r>
              <w:rPr>
                <w:sz w:val="18"/>
                <w:szCs w:val="18"/>
              </w:rPr>
              <w:t>–</w:t>
            </w:r>
            <w:r w:rsidRPr="00CE12B9">
              <w:rPr>
                <w:sz w:val="18"/>
                <w:szCs w:val="18"/>
              </w:rPr>
              <w:t>98.5]</w:t>
            </w:r>
          </w:p>
        </w:tc>
        <w:tc>
          <w:tcPr>
            <w:tcW w:w="1417" w:type="dxa"/>
            <w:tcBorders>
              <w:top w:val="nil"/>
              <w:left w:val="nil"/>
              <w:bottom w:val="nil"/>
              <w:right w:val="nil"/>
            </w:tcBorders>
            <w:shd w:val="clear" w:color="auto" w:fill="FFFFFF"/>
            <w:noWrap/>
            <w:tcMar>
              <w:top w:w="60" w:type="dxa"/>
              <w:left w:w="180" w:type="dxa"/>
              <w:bottom w:w="60" w:type="dxa"/>
              <w:right w:w="180" w:type="dxa"/>
            </w:tcMar>
          </w:tcPr>
          <w:p w14:paraId="3DB7010A" w14:textId="77777777" w:rsidR="001620BD" w:rsidRDefault="001620BD" w:rsidP="002F200E">
            <w:pPr>
              <w:spacing w:after="0" w:line="240" w:lineRule="auto"/>
              <w:jc w:val="left"/>
              <w:rPr>
                <w:sz w:val="18"/>
                <w:szCs w:val="18"/>
              </w:rPr>
            </w:pPr>
            <w:r w:rsidRPr="00CE12B9">
              <w:rPr>
                <w:sz w:val="18"/>
                <w:szCs w:val="18"/>
              </w:rPr>
              <w:t>80.0</w:t>
            </w:r>
          </w:p>
          <w:p w14:paraId="30AFAEFB" w14:textId="77777777" w:rsidR="001620BD" w:rsidRPr="00B11C25" w:rsidRDefault="001620BD" w:rsidP="002F200E">
            <w:pPr>
              <w:spacing w:after="0" w:line="240" w:lineRule="auto"/>
              <w:jc w:val="left"/>
              <w:rPr>
                <w:sz w:val="18"/>
                <w:szCs w:val="18"/>
              </w:rPr>
            </w:pPr>
            <w:r w:rsidRPr="00CE12B9">
              <w:rPr>
                <w:sz w:val="18"/>
                <w:szCs w:val="18"/>
              </w:rPr>
              <w:t>[75.0</w:t>
            </w:r>
            <w:r>
              <w:rPr>
                <w:sz w:val="18"/>
                <w:szCs w:val="18"/>
              </w:rPr>
              <w:t>–</w:t>
            </w:r>
            <w:r w:rsidRPr="00CE12B9">
              <w:rPr>
                <w:sz w:val="18"/>
                <w:szCs w:val="18"/>
              </w:rPr>
              <w:t>90.0]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5ED89E8F" w14:textId="77777777" w:rsidR="001620BD" w:rsidRDefault="001620BD" w:rsidP="002F200E">
            <w:pPr>
              <w:spacing w:after="0" w:line="240" w:lineRule="auto"/>
              <w:jc w:val="left"/>
              <w:rPr>
                <w:sz w:val="18"/>
                <w:szCs w:val="18"/>
              </w:rPr>
            </w:pPr>
            <w:r w:rsidRPr="00CE12B9">
              <w:rPr>
                <w:sz w:val="18"/>
                <w:szCs w:val="18"/>
              </w:rPr>
              <w:t>85.0</w:t>
            </w:r>
          </w:p>
          <w:p w14:paraId="3747C9D0" w14:textId="77777777" w:rsidR="001620BD" w:rsidRPr="00B11C25" w:rsidRDefault="001620BD" w:rsidP="002F200E">
            <w:pPr>
              <w:spacing w:after="0" w:line="240" w:lineRule="auto"/>
              <w:jc w:val="left"/>
              <w:rPr>
                <w:sz w:val="18"/>
                <w:szCs w:val="18"/>
              </w:rPr>
            </w:pPr>
            <w:r w:rsidRPr="00CE12B9">
              <w:rPr>
                <w:sz w:val="18"/>
                <w:szCs w:val="18"/>
              </w:rPr>
              <w:t>[74.0</w:t>
            </w:r>
            <w:r>
              <w:rPr>
                <w:sz w:val="18"/>
                <w:szCs w:val="18"/>
              </w:rPr>
              <w:t>–</w:t>
            </w:r>
            <w:r w:rsidRPr="00CE12B9">
              <w:rPr>
                <w:sz w:val="18"/>
                <w:szCs w:val="18"/>
              </w:rPr>
              <w:t>103]</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5815FFB0" w14:textId="77777777" w:rsidR="001620BD" w:rsidRDefault="001620BD" w:rsidP="002F200E">
            <w:pPr>
              <w:spacing w:after="0" w:line="240" w:lineRule="auto"/>
              <w:jc w:val="left"/>
              <w:rPr>
                <w:sz w:val="18"/>
                <w:szCs w:val="18"/>
              </w:rPr>
            </w:pPr>
            <w:r w:rsidRPr="00CE12B9">
              <w:rPr>
                <w:sz w:val="18"/>
                <w:szCs w:val="18"/>
              </w:rPr>
              <w:t>80.0</w:t>
            </w:r>
          </w:p>
          <w:p w14:paraId="5EFED595" w14:textId="77777777" w:rsidR="001620BD" w:rsidRPr="00B11C25" w:rsidRDefault="001620BD" w:rsidP="002F200E">
            <w:pPr>
              <w:spacing w:after="0" w:line="240" w:lineRule="auto"/>
              <w:jc w:val="left"/>
              <w:rPr>
                <w:sz w:val="18"/>
                <w:szCs w:val="18"/>
              </w:rPr>
            </w:pPr>
            <w:r w:rsidRPr="00CE12B9">
              <w:rPr>
                <w:sz w:val="18"/>
                <w:szCs w:val="18"/>
              </w:rPr>
              <w:t>[72.0</w:t>
            </w:r>
            <w:r>
              <w:rPr>
                <w:sz w:val="18"/>
                <w:szCs w:val="18"/>
              </w:rPr>
              <w:t>–</w:t>
            </w:r>
            <w:r w:rsidRPr="00CE12B9">
              <w:rPr>
                <w:sz w:val="18"/>
                <w:szCs w:val="18"/>
              </w:rPr>
              <w:t>90.0]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71549C61" w14:textId="77777777" w:rsidR="001620BD" w:rsidRDefault="001620BD" w:rsidP="002F200E">
            <w:pPr>
              <w:spacing w:after="0" w:line="240" w:lineRule="auto"/>
              <w:jc w:val="left"/>
              <w:rPr>
                <w:sz w:val="18"/>
                <w:szCs w:val="18"/>
              </w:rPr>
            </w:pPr>
            <w:r w:rsidRPr="00CE12B9">
              <w:rPr>
                <w:sz w:val="18"/>
                <w:szCs w:val="18"/>
              </w:rPr>
              <w:t>80.0</w:t>
            </w:r>
          </w:p>
          <w:p w14:paraId="56001A9E" w14:textId="77777777" w:rsidR="001620BD" w:rsidRPr="00B11C25" w:rsidRDefault="001620BD" w:rsidP="002F200E">
            <w:pPr>
              <w:spacing w:after="0" w:line="240" w:lineRule="auto"/>
              <w:jc w:val="left"/>
              <w:rPr>
                <w:sz w:val="18"/>
                <w:szCs w:val="18"/>
              </w:rPr>
            </w:pPr>
            <w:r w:rsidRPr="00CE12B9">
              <w:rPr>
                <w:sz w:val="18"/>
                <w:szCs w:val="18"/>
              </w:rPr>
              <w:t>[70.0</w:t>
            </w:r>
            <w:r>
              <w:rPr>
                <w:sz w:val="18"/>
                <w:szCs w:val="18"/>
              </w:rPr>
              <w:t>–</w:t>
            </w:r>
            <w:r w:rsidRPr="00CE12B9">
              <w:rPr>
                <w:sz w:val="18"/>
                <w:szCs w:val="18"/>
              </w:rPr>
              <w:t>92.0]</w:t>
            </w:r>
          </w:p>
        </w:tc>
      </w:tr>
      <w:tr w:rsidR="001620BD" w:rsidRPr="00E03B11" w14:paraId="68AA4F75"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614CBA9C" w14:textId="77777777" w:rsidR="001620BD" w:rsidRPr="002E01AC" w:rsidRDefault="001620BD" w:rsidP="002F200E">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579FD01B"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28FF890E" w14:textId="77777777" w:rsidR="001620BD" w:rsidRPr="003A38AE" w:rsidRDefault="001620BD" w:rsidP="002F200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E39B17B" w14:textId="77777777" w:rsidR="001620BD" w:rsidRPr="003A38AE" w:rsidRDefault="001620BD" w:rsidP="002F200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365A9BE4" w14:textId="77777777" w:rsidR="001620BD" w:rsidRPr="003A38AE" w:rsidRDefault="001620BD" w:rsidP="002F200E">
            <w:pPr>
              <w:spacing w:after="0" w:line="240" w:lineRule="auto"/>
              <w:jc w:val="left"/>
              <w:rPr>
                <w:sz w:val="18"/>
                <w:szCs w:val="18"/>
              </w:rPr>
            </w:pPr>
            <w:r w:rsidRPr="00CE12B9">
              <w:rPr>
                <w:sz w:val="18"/>
                <w:szCs w:val="18"/>
              </w:rPr>
              <w:t>0 (0)</w:t>
            </w:r>
          </w:p>
        </w:tc>
        <w:tc>
          <w:tcPr>
            <w:tcW w:w="1587" w:type="dxa"/>
            <w:tcBorders>
              <w:top w:val="nil"/>
              <w:left w:val="nil"/>
              <w:bottom w:val="nil"/>
              <w:right w:val="nil"/>
            </w:tcBorders>
            <w:shd w:val="clear" w:color="auto" w:fill="FFFFFF"/>
            <w:noWrap/>
            <w:tcMar>
              <w:top w:w="60" w:type="dxa"/>
              <w:left w:w="180" w:type="dxa"/>
              <w:bottom w:w="60" w:type="dxa"/>
              <w:right w:w="180" w:type="dxa"/>
            </w:tcMar>
          </w:tcPr>
          <w:p w14:paraId="4D1B5C5C" w14:textId="77777777" w:rsidR="001620BD" w:rsidRPr="003A38AE" w:rsidRDefault="001620BD" w:rsidP="002F200E">
            <w:pPr>
              <w:spacing w:after="0" w:line="240" w:lineRule="auto"/>
              <w:jc w:val="left"/>
              <w:rPr>
                <w:sz w:val="18"/>
                <w:szCs w:val="18"/>
              </w:rPr>
            </w:pPr>
            <w:r w:rsidRPr="00CE12B9">
              <w:rPr>
                <w:sz w:val="18"/>
                <w:szCs w:val="18"/>
              </w:rPr>
              <w:t>0 (0)</w:t>
            </w:r>
          </w:p>
        </w:tc>
        <w:tc>
          <w:tcPr>
            <w:tcW w:w="1417" w:type="dxa"/>
            <w:tcBorders>
              <w:top w:val="nil"/>
              <w:left w:val="nil"/>
              <w:bottom w:val="nil"/>
              <w:right w:val="nil"/>
            </w:tcBorders>
            <w:shd w:val="clear" w:color="auto" w:fill="FFFFFF"/>
            <w:noWrap/>
            <w:tcMar>
              <w:top w:w="60" w:type="dxa"/>
              <w:left w:w="180" w:type="dxa"/>
              <w:bottom w:w="60" w:type="dxa"/>
              <w:right w:w="180" w:type="dxa"/>
            </w:tcMar>
          </w:tcPr>
          <w:p w14:paraId="2DB309CB"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488B7874"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2998CD76"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660F011B" w14:textId="77777777" w:rsidR="001620BD" w:rsidRPr="003A38AE" w:rsidRDefault="001620BD" w:rsidP="002F200E">
            <w:pPr>
              <w:spacing w:after="0" w:line="240" w:lineRule="auto"/>
              <w:jc w:val="left"/>
              <w:rPr>
                <w:sz w:val="18"/>
                <w:szCs w:val="18"/>
              </w:rPr>
            </w:pPr>
            <w:r w:rsidRPr="00CE12B9">
              <w:rPr>
                <w:sz w:val="18"/>
                <w:szCs w:val="18"/>
              </w:rPr>
              <w:t>5 (2.8)</w:t>
            </w:r>
          </w:p>
        </w:tc>
      </w:tr>
      <w:tr w:rsidR="001620BD" w:rsidRPr="00E03B11" w14:paraId="224D5878"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tcPr>
          <w:p w14:paraId="68B735DC" w14:textId="77777777" w:rsidR="001620BD" w:rsidRPr="002E01AC" w:rsidRDefault="001620BD" w:rsidP="002F200E">
            <w:pPr>
              <w:spacing w:after="0" w:line="240" w:lineRule="auto"/>
              <w:jc w:val="left"/>
              <w:rPr>
                <w:sz w:val="18"/>
                <w:szCs w:val="18"/>
              </w:rPr>
            </w:pPr>
            <w:r w:rsidRPr="002E01AC">
              <w:rPr>
                <w:sz w:val="18"/>
                <w:szCs w:val="18"/>
              </w:rPr>
              <w:t xml:space="preserve">Sex, male, </w:t>
            </w:r>
            <w:r w:rsidRPr="002E01AC">
              <w:rPr>
                <w:i/>
                <w:iCs/>
                <w:sz w:val="18"/>
                <w:szCs w:val="18"/>
              </w:rPr>
              <w:t>n</w:t>
            </w:r>
            <w:r w:rsidRPr="002E01AC">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79A2A83" w14:textId="77777777" w:rsidR="001620BD" w:rsidRPr="002E01AC" w:rsidRDefault="001620BD" w:rsidP="002F200E">
            <w:pPr>
              <w:spacing w:after="0" w:line="240" w:lineRule="auto"/>
              <w:jc w:val="left"/>
              <w:rPr>
                <w:b/>
                <w:bCs/>
                <w:sz w:val="18"/>
                <w:szCs w:val="18"/>
              </w:rPr>
            </w:pPr>
            <w:r w:rsidRPr="002E01AC">
              <w:rPr>
                <w:sz w:val="18"/>
                <w:szCs w:val="18"/>
              </w:rPr>
              <w:t>26 (66.7)</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05DCB84" w14:textId="77777777" w:rsidR="001620BD" w:rsidRPr="002E01AC" w:rsidRDefault="001620BD" w:rsidP="002F200E">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9555E52" w14:textId="77777777" w:rsidR="001620BD" w:rsidRPr="002E01AC" w:rsidRDefault="001620BD" w:rsidP="002F200E">
            <w:pPr>
              <w:spacing w:after="0" w:line="240" w:lineRule="auto"/>
              <w:jc w:val="left"/>
              <w:rPr>
                <w:sz w:val="18"/>
                <w:szCs w:val="18"/>
              </w:rPr>
            </w:pPr>
            <w:r w:rsidRPr="002E01AC">
              <w:rPr>
                <w:sz w:val="18"/>
                <w:szCs w:val="18"/>
              </w:rPr>
              <w:t>1</w:t>
            </w:r>
            <w:r>
              <w:rPr>
                <w:sz w:val="18"/>
                <w:szCs w:val="18"/>
              </w:rPr>
              <w:t xml:space="preserve"> </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1041B0" w14:textId="77777777" w:rsidR="001620BD" w:rsidRPr="002E01AC" w:rsidRDefault="001620BD" w:rsidP="002F200E">
            <w:pPr>
              <w:spacing w:after="0" w:line="240" w:lineRule="auto"/>
              <w:jc w:val="left"/>
              <w:rPr>
                <w:sz w:val="18"/>
                <w:szCs w:val="18"/>
              </w:rPr>
            </w:pPr>
            <w:r w:rsidRPr="002E01AC">
              <w:rPr>
                <w:sz w:val="18"/>
                <w:szCs w:val="18"/>
              </w:rPr>
              <w:t>3 (60.0)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59B4C4DE" w14:textId="77777777" w:rsidR="001620BD" w:rsidRPr="002E01AC" w:rsidRDefault="001620BD" w:rsidP="002F200E">
            <w:pPr>
              <w:spacing w:after="0" w:line="240" w:lineRule="auto"/>
              <w:jc w:val="left"/>
              <w:rPr>
                <w:sz w:val="18"/>
                <w:szCs w:val="18"/>
              </w:rPr>
            </w:pPr>
            <w:r w:rsidRPr="002E01AC">
              <w:rPr>
                <w:sz w:val="18"/>
                <w:szCs w:val="18"/>
              </w:rPr>
              <w:t>18 (60.0)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06F160E1" w14:textId="77777777" w:rsidR="001620BD" w:rsidRPr="002E01AC" w:rsidRDefault="001620BD" w:rsidP="002F200E">
            <w:pPr>
              <w:spacing w:after="0" w:line="240" w:lineRule="auto"/>
              <w:jc w:val="left"/>
              <w:rPr>
                <w:sz w:val="18"/>
                <w:szCs w:val="18"/>
              </w:rPr>
            </w:pPr>
            <w:r w:rsidRPr="002E01AC">
              <w:rPr>
                <w:sz w:val="18"/>
                <w:szCs w:val="18"/>
              </w:rPr>
              <w:t>19 (76.0)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51E3E40" w14:textId="77777777" w:rsidR="001620BD" w:rsidRPr="002E01AC" w:rsidRDefault="001620BD" w:rsidP="002F200E">
            <w:pPr>
              <w:spacing w:after="0" w:line="240" w:lineRule="auto"/>
              <w:jc w:val="left"/>
              <w:rPr>
                <w:sz w:val="18"/>
                <w:szCs w:val="18"/>
              </w:rPr>
            </w:pPr>
            <w:r w:rsidRPr="002E01AC">
              <w:rPr>
                <w:sz w:val="18"/>
                <w:szCs w:val="18"/>
              </w:rPr>
              <w:t>11 (52.4)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4470507" w14:textId="77777777" w:rsidR="001620BD" w:rsidRPr="002E01AC" w:rsidRDefault="001620BD" w:rsidP="002F200E">
            <w:pPr>
              <w:spacing w:after="0" w:line="240" w:lineRule="auto"/>
              <w:jc w:val="left"/>
              <w:rPr>
                <w:sz w:val="18"/>
                <w:szCs w:val="18"/>
              </w:rPr>
            </w:pPr>
            <w:r w:rsidRPr="002E01AC">
              <w:rPr>
                <w:sz w:val="18"/>
                <w:szCs w:val="18"/>
              </w:rPr>
              <w:t>26 (78.8)</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398A70C" w14:textId="77777777" w:rsidR="001620BD" w:rsidRPr="002E01AC" w:rsidRDefault="001620BD" w:rsidP="002F200E">
            <w:pPr>
              <w:spacing w:after="0" w:line="240" w:lineRule="auto"/>
              <w:jc w:val="left"/>
              <w:rPr>
                <w:sz w:val="18"/>
                <w:szCs w:val="18"/>
              </w:rPr>
            </w:pPr>
            <w:r w:rsidRPr="002E01AC">
              <w:rPr>
                <w:sz w:val="18"/>
                <w:szCs w:val="18"/>
              </w:rPr>
              <w:t>115 (65.0)</w:t>
            </w:r>
          </w:p>
        </w:tc>
      </w:tr>
      <w:tr w:rsidR="001620BD" w:rsidRPr="00E03B11" w14:paraId="6146E73C"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tcPr>
          <w:p w14:paraId="0C47B6A8" w14:textId="77777777" w:rsidR="001620BD" w:rsidRPr="002E01AC" w:rsidRDefault="001620BD" w:rsidP="002F200E">
            <w:pPr>
              <w:spacing w:after="0" w:line="240" w:lineRule="auto"/>
              <w:jc w:val="left"/>
              <w:rPr>
                <w:sz w:val="18"/>
                <w:szCs w:val="18"/>
              </w:rPr>
            </w:pPr>
            <w:r w:rsidRPr="002E01AC">
              <w:rPr>
                <w:sz w:val="18"/>
                <w:szCs w:val="18"/>
              </w:rPr>
              <w:t xml:space="preserve">CRRT, </w:t>
            </w:r>
            <w:r w:rsidRPr="002E01AC">
              <w:rPr>
                <w:i/>
                <w:iCs/>
                <w:sz w:val="18"/>
                <w:szCs w:val="18"/>
              </w:rPr>
              <w:t>n</w:t>
            </w:r>
            <w:r w:rsidRPr="002E01AC">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6371450" w14:textId="77777777" w:rsidR="001620BD" w:rsidRPr="002E01AC" w:rsidRDefault="001620BD" w:rsidP="002F200E">
            <w:pPr>
              <w:spacing w:after="0" w:line="240" w:lineRule="auto"/>
              <w:jc w:val="left"/>
              <w:rPr>
                <w:color w:val="000000"/>
                <w:sz w:val="18"/>
                <w:szCs w:val="18"/>
              </w:rPr>
            </w:pPr>
            <w:r w:rsidRPr="002E01AC">
              <w:rPr>
                <w:sz w:val="18"/>
                <w:szCs w:val="18"/>
              </w:rPr>
              <w:t>8 (20.5)</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A130D43" w14:textId="77777777" w:rsidR="001620BD" w:rsidRPr="002E01AC" w:rsidRDefault="001620BD" w:rsidP="002F200E">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7F0B921" w14:textId="77777777" w:rsidR="001620BD" w:rsidRPr="002E01AC" w:rsidRDefault="001620BD" w:rsidP="002F200E">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8FAEF24"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4DB53535" w14:textId="77777777" w:rsidR="001620BD" w:rsidRPr="002E01AC" w:rsidRDefault="001620BD" w:rsidP="002F200E">
            <w:pPr>
              <w:spacing w:after="0" w:line="240" w:lineRule="auto"/>
              <w:jc w:val="left"/>
              <w:rPr>
                <w:color w:val="000000"/>
                <w:sz w:val="18"/>
                <w:szCs w:val="18"/>
              </w:rPr>
            </w:pPr>
            <w:r w:rsidRPr="002E01AC">
              <w:rPr>
                <w:sz w:val="18"/>
                <w:szCs w:val="18"/>
              </w:rPr>
              <w:t>10 (33.3)</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3BC71948" w14:textId="77777777" w:rsidR="001620BD" w:rsidRPr="002E01AC" w:rsidRDefault="001620BD" w:rsidP="002F200E">
            <w:pPr>
              <w:spacing w:after="0" w:line="240" w:lineRule="auto"/>
              <w:jc w:val="left"/>
              <w:rPr>
                <w:color w:val="000000"/>
                <w:sz w:val="18"/>
                <w:szCs w:val="18"/>
              </w:rPr>
            </w:pPr>
            <w:r>
              <w:rPr>
                <w:sz w:val="18"/>
                <w:szCs w:val="18"/>
              </w:rPr>
              <w:t>5</w:t>
            </w:r>
            <w:r w:rsidRPr="002E01AC">
              <w:rPr>
                <w:sz w:val="18"/>
                <w:szCs w:val="18"/>
              </w:rPr>
              <w:t xml:space="preserve"> (12.0)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021AFA1"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75B907A"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EC25BC1" w14:textId="77777777" w:rsidR="001620BD" w:rsidRPr="002E01AC" w:rsidRDefault="001620BD" w:rsidP="002F200E">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(1</w:t>
            </w:r>
            <w:r>
              <w:rPr>
                <w:sz w:val="18"/>
                <w:szCs w:val="18"/>
              </w:rPr>
              <w:t>9</w:t>
            </w:r>
            <w:r w:rsidRPr="002E01AC">
              <w:rPr>
                <w:sz w:val="18"/>
                <w:szCs w:val="18"/>
              </w:rPr>
              <w:t>.</w:t>
            </w:r>
            <w:r>
              <w:rPr>
                <w:sz w:val="18"/>
                <w:szCs w:val="18"/>
              </w:rPr>
              <w:t>2</w:t>
            </w:r>
            <w:r w:rsidRPr="002E01AC">
              <w:rPr>
                <w:sz w:val="18"/>
                <w:szCs w:val="18"/>
              </w:rPr>
              <w:t>)</w:t>
            </w:r>
          </w:p>
        </w:tc>
      </w:tr>
      <w:tr w:rsidR="001620BD" w:rsidRPr="00E03B11" w14:paraId="486CBDB3"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tcPr>
          <w:p w14:paraId="7821C6C1" w14:textId="77777777" w:rsidR="001620BD" w:rsidRPr="002E01AC" w:rsidRDefault="001620BD" w:rsidP="002F200E">
            <w:pPr>
              <w:spacing w:after="0" w:line="240" w:lineRule="auto"/>
              <w:jc w:val="left"/>
              <w:rPr>
                <w:sz w:val="18"/>
                <w:szCs w:val="18"/>
              </w:rPr>
            </w:pPr>
            <w:r w:rsidRPr="002E01AC">
              <w:rPr>
                <w:sz w:val="18"/>
                <w:szCs w:val="18"/>
              </w:rPr>
              <w:t xml:space="preserve">Total dosing </w:t>
            </w:r>
            <w:r>
              <w:rPr>
                <w:sz w:val="18"/>
                <w:szCs w:val="18"/>
              </w:rPr>
              <w:t>and</w:t>
            </w:r>
            <w:r w:rsidRPr="002E01AC">
              <w:rPr>
                <w:sz w:val="18"/>
                <w:szCs w:val="18"/>
              </w:rPr>
              <w:t xml:space="preserve"> sampling events</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2D2D1C6" w14:textId="77777777" w:rsidR="001620BD" w:rsidRPr="002E01AC" w:rsidRDefault="001620BD" w:rsidP="002F200E">
            <w:pPr>
              <w:spacing w:after="0" w:line="240" w:lineRule="auto"/>
              <w:jc w:val="left"/>
              <w:rPr>
                <w:sz w:val="18"/>
                <w:szCs w:val="18"/>
              </w:rPr>
            </w:pPr>
            <w:r w:rsidRPr="002E01AC">
              <w:rPr>
                <w:sz w:val="18"/>
                <w:szCs w:val="18"/>
              </w:rPr>
              <w:t>709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CC675EB" w14:textId="77777777" w:rsidR="001620BD" w:rsidRPr="002E01AC" w:rsidRDefault="001620BD" w:rsidP="002F200E">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4A67BCE" w14:textId="77777777" w:rsidR="001620BD" w:rsidRPr="002E01AC" w:rsidRDefault="001620BD" w:rsidP="002F200E">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E879F6" w14:textId="77777777" w:rsidR="001620BD" w:rsidRPr="002E01AC" w:rsidRDefault="001620BD" w:rsidP="002F200E">
            <w:pPr>
              <w:spacing w:after="0" w:line="240" w:lineRule="auto"/>
              <w:jc w:val="left"/>
              <w:rPr>
                <w:sz w:val="18"/>
                <w:szCs w:val="18"/>
              </w:rPr>
            </w:pPr>
            <w:r w:rsidRPr="002E01AC">
              <w:rPr>
                <w:sz w:val="18"/>
                <w:szCs w:val="18"/>
              </w:rPr>
              <w:t>76</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1E9B89F7" w14:textId="77777777" w:rsidR="001620BD" w:rsidRPr="002E01AC" w:rsidRDefault="001620BD" w:rsidP="002F200E">
            <w:pPr>
              <w:spacing w:after="0" w:line="240" w:lineRule="auto"/>
              <w:jc w:val="left"/>
              <w:rPr>
                <w:sz w:val="18"/>
                <w:szCs w:val="18"/>
              </w:rPr>
            </w:pPr>
            <w:r w:rsidRPr="002E01AC">
              <w:rPr>
                <w:sz w:val="18"/>
                <w:szCs w:val="18"/>
              </w:rPr>
              <w:t>451</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0089A07" w14:textId="77777777" w:rsidR="001620BD" w:rsidRPr="002E01AC" w:rsidRDefault="001620BD" w:rsidP="002F200E">
            <w:pPr>
              <w:spacing w:after="0" w:line="240" w:lineRule="auto"/>
              <w:jc w:val="left"/>
              <w:rPr>
                <w:sz w:val="18"/>
                <w:szCs w:val="18"/>
              </w:rPr>
            </w:pPr>
            <w:r w:rsidRPr="002E01AC">
              <w:rPr>
                <w:sz w:val="18"/>
                <w:szCs w:val="18"/>
              </w:rPr>
              <w:t>261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509DB73" w14:textId="77777777" w:rsidR="001620BD" w:rsidRPr="002E01AC" w:rsidRDefault="001620BD" w:rsidP="002F200E">
            <w:pPr>
              <w:spacing w:after="0" w:line="240" w:lineRule="auto"/>
              <w:jc w:val="left"/>
              <w:rPr>
                <w:sz w:val="18"/>
                <w:szCs w:val="18"/>
              </w:rPr>
            </w:pPr>
            <w:r w:rsidRPr="002E01AC">
              <w:rPr>
                <w:sz w:val="18"/>
                <w:szCs w:val="18"/>
              </w:rPr>
              <w:t>249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634D3F9" w14:textId="77777777" w:rsidR="001620BD" w:rsidRPr="002E01AC" w:rsidRDefault="001620BD" w:rsidP="002F200E">
            <w:pPr>
              <w:spacing w:after="0" w:line="240" w:lineRule="auto"/>
              <w:jc w:val="left"/>
              <w:rPr>
                <w:sz w:val="18"/>
                <w:szCs w:val="18"/>
              </w:rPr>
            </w:pPr>
            <w:r w:rsidRPr="002E01AC">
              <w:rPr>
                <w:sz w:val="18"/>
                <w:szCs w:val="18"/>
              </w:rPr>
              <w:t>755</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3B4C16A" w14:textId="77777777" w:rsidR="001620BD" w:rsidRPr="002E01AC" w:rsidRDefault="001620BD" w:rsidP="002F200E">
            <w:pPr>
              <w:spacing w:after="0" w:line="240" w:lineRule="auto"/>
              <w:jc w:val="left"/>
              <w:rPr>
                <w:sz w:val="18"/>
                <w:szCs w:val="18"/>
              </w:rPr>
            </w:pPr>
            <w:r w:rsidRPr="002E01AC">
              <w:rPr>
                <w:sz w:val="18"/>
                <w:szCs w:val="18"/>
              </w:rPr>
              <w:t>3170</w:t>
            </w:r>
          </w:p>
        </w:tc>
      </w:tr>
      <w:tr w:rsidR="001620BD" w:rsidRPr="00E03B11" w14:paraId="12284190"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0EB64CBA" w14:textId="77777777" w:rsidR="001620BD" w:rsidRPr="002E01AC" w:rsidRDefault="001620BD" w:rsidP="002F200E">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Pr="002E01AC">
              <w:rPr>
                <w:sz w:val="18"/>
                <w:szCs w:val="18"/>
                <w:lang w:val="es-ES"/>
              </w:rPr>
              <w:t>, median [Q1</w:t>
            </w:r>
            <w:r>
              <w:rPr>
                <w:sz w:val="18"/>
                <w:szCs w:val="18"/>
                <w:lang w:val="es-ES"/>
              </w:rPr>
              <w:t>–</w:t>
            </w:r>
            <w:r w:rsidRPr="002E01AC">
              <w:rPr>
                <w:sz w:val="18"/>
                <w:szCs w:val="18"/>
                <w:lang w:val="es-ES"/>
              </w:rPr>
              <w:t xml:space="preserve">Q3], mg, </w:t>
            </w:r>
            <w:r w:rsidRPr="002E01AC">
              <w:rPr>
                <w:i/>
                <w:iCs/>
                <w:sz w:val="18"/>
                <w:szCs w:val="18"/>
                <w:lang w:val="es-ES"/>
              </w:rPr>
              <w:t>N</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2AA471A" w14:textId="77777777" w:rsidR="001620BD" w:rsidRPr="002E01AC" w:rsidRDefault="001620BD" w:rsidP="002F200E">
            <w:pPr>
              <w:spacing w:after="0" w:line="240" w:lineRule="auto"/>
              <w:jc w:val="left"/>
              <w:rPr>
                <w:color w:val="000000"/>
                <w:sz w:val="18"/>
                <w:szCs w:val="18"/>
              </w:rPr>
            </w:pPr>
            <w:r w:rsidRPr="002E01AC">
              <w:rPr>
                <w:sz w:val="18"/>
                <w:szCs w:val="18"/>
              </w:rPr>
              <w:t>400</w:t>
            </w:r>
            <w:r>
              <w:rPr>
                <w:sz w:val="18"/>
                <w:szCs w:val="18"/>
              </w:rPr>
              <w:t xml:space="preserve"> </w:t>
            </w:r>
            <w:r w:rsidRPr="002E01AC">
              <w:rPr>
                <w:sz w:val="18"/>
                <w:szCs w:val="18"/>
              </w:rPr>
              <w:t>[400</w:t>
            </w:r>
            <w:r>
              <w:rPr>
                <w:sz w:val="18"/>
                <w:szCs w:val="18"/>
              </w:rPr>
              <w:t>–</w:t>
            </w:r>
            <w:r w:rsidRPr="002E01AC">
              <w:rPr>
                <w:sz w:val="18"/>
                <w:szCs w:val="18"/>
              </w:rPr>
              <w:t>400], 453</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9766784" w14:textId="77777777" w:rsidR="001620BD" w:rsidRPr="002E01AC" w:rsidRDefault="001620BD" w:rsidP="002F200E">
            <w:pPr>
              <w:spacing w:after="0" w:line="240" w:lineRule="auto"/>
              <w:jc w:val="left"/>
              <w:rPr>
                <w:color w:val="000000"/>
                <w:sz w:val="18"/>
                <w:szCs w:val="18"/>
              </w:rPr>
            </w:pPr>
            <w:r w:rsidRPr="002E01AC">
              <w:rPr>
                <w:sz w:val="18"/>
                <w:szCs w:val="18"/>
              </w:rPr>
              <w:t>400</w:t>
            </w:r>
            <w:r>
              <w:rPr>
                <w:sz w:val="18"/>
                <w:szCs w:val="18"/>
              </w:rPr>
              <w:t xml:space="preserve"> </w:t>
            </w:r>
            <w:r w:rsidRPr="002E01AC">
              <w:rPr>
                <w:sz w:val="18"/>
                <w:szCs w:val="18"/>
              </w:rPr>
              <w:t>[200</w:t>
            </w:r>
            <w:r>
              <w:rPr>
                <w:sz w:val="18"/>
                <w:szCs w:val="18"/>
              </w:rPr>
              <w:t>–</w:t>
            </w:r>
            <w:r w:rsidRPr="002E01AC">
              <w:rPr>
                <w:sz w:val="18"/>
                <w:szCs w:val="18"/>
              </w:rPr>
              <w:t>400],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E6E2034" w14:textId="77777777" w:rsidR="001620BD" w:rsidRPr="002E01AC" w:rsidRDefault="001620BD" w:rsidP="002F200E">
            <w:pPr>
              <w:spacing w:after="0" w:line="240" w:lineRule="auto"/>
              <w:jc w:val="left"/>
              <w:rPr>
                <w:color w:val="000000"/>
                <w:sz w:val="18"/>
                <w:szCs w:val="18"/>
              </w:rPr>
            </w:pPr>
            <w:r w:rsidRPr="002E01AC">
              <w:rPr>
                <w:sz w:val="18"/>
                <w:szCs w:val="18"/>
              </w:rPr>
              <w:t>800 [800</w:t>
            </w:r>
            <w:r>
              <w:rPr>
                <w:sz w:val="18"/>
                <w:szCs w:val="18"/>
              </w:rPr>
              <w:t>–</w:t>
            </w:r>
            <w:r w:rsidRPr="002E01AC">
              <w:rPr>
                <w:sz w:val="18"/>
                <w:szCs w:val="18"/>
              </w:rPr>
              <w:t>800], 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1D62EED" w14:textId="77777777" w:rsidR="001620BD" w:rsidRPr="002E01AC" w:rsidRDefault="001620BD" w:rsidP="002F200E">
            <w:pPr>
              <w:spacing w:after="0" w:line="240" w:lineRule="auto"/>
              <w:jc w:val="left"/>
              <w:rPr>
                <w:color w:val="000000"/>
                <w:sz w:val="18"/>
                <w:szCs w:val="18"/>
              </w:rPr>
            </w:pPr>
            <w:r w:rsidRPr="002E01AC">
              <w:rPr>
                <w:sz w:val="18"/>
                <w:szCs w:val="18"/>
              </w:rPr>
              <w:t>400 [400</w:t>
            </w:r>
            <w:r>
              <w:rPr>
                <w:sz w:val="18"/>
                <w:szCs w:val="18"/>
              </w:rPr>
              <w:t>–</w:t>
            </w:r>
            <w:r w:rsidRPr="002E01AC">
              <w:rPr>
                <w:sz w:val="18"/>
                <w:szCs w:val="18"/>
              </w:rPr>
              <w:t>400], 33</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20D3113E" w14:textId="77777777" w:rsidR="001620BD" w:rsidRPr="002E01AC" w:rsidRDefault="001620BD" w:rsidP="002F200E">
            <w:pPr>
              <w:spacing w:after="0" w:line="240" w:lineRule="auto"/>
              <w:jc w:val="left"/>
              <w:rPr>
                <w:color w:val="000000"/>
                <w:sz w:val="18"/>
                <w:szCs w:val="18"/>
              </w:rPr>
            </w:pPr>
            <w:r w:rsidRPr="002E01AC">
              <w:rPr>
                <w:sz w:val="18"/>
                <w:szCs w:val="18"/>
              </w:rPr>
              <w:t>400 [400</w:t>
            </w:r>
            <w:r>
              <w:rPr>
                <w:sz w:val="18"/>
                <w:szCs w:val="18"/>
              </w:rPr>
              <w:t>–</w:t>
            </w:r>
            <w:r w:rsidRPr="002E01AC">
              <w:rPr>
                <w:sz w:val="18"/>
                <w:szCs w:val="18"/>
              </w:rPr>
              <w:t>400], 321</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C493483" w14:textId="77777777" w:rsidR="001620BD" w:rsidRPr="002E01AC" w:rsidRDefault="001620BD" w:rsidP="002F200E">
            <w:pPr>
              <w:spacing w:after="0" w:line="240" w:lineRule="auto"/>
              <w:jc w:val="left"/>
              <w:rPr>
                <w:color w:val="000000"/>
                <w:sz w:val="18"/>
                <w:szCs w:val="18"/>
              </w:rPr>
            </w:pPr>
            <w:r w:rsidRPr="002E01AC">
              <w:rPr>
                <w:sz w:val="18"/>
                <w:szCs w:val="18"/>
              </w:rPr>
              <w:t>400 [300</w:t>
            </w:r>
            <w:r>
              <w:rPr>
                <w:sz w:val="18"/>
                <w:szCs w:val="18"/>
              </w:rPr>
              <w:t>–</w:t>
            </w:r>
            <w:r w:rsidRPr="002E01AC">
              <w:rPr>
                <w:sz w:val="18"/>
                <w:szCs w:val="18"/>
              </w:rPr>
              <w:t>400], 192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70803E" w14:textId="77777777" w:rsidR="001620BD" w:rsidRPr="002E01AC" w:rsidRDefault="001620BD" w:rsidP="002F200E">
            <w:pPr>
              <w:spacing w:after="0" w:line="240" w:lineRule="auto"/>
              <w:jc w:val="left"/>
              <w:rPr>
                <w:color w:val="000000"/>
                <w:sz w:val="18"/>
                <w:szCs w:val="18"/>
              </w:rPr>
            </w:pPr>
            <w:r w:rsidRPr="002E01AC">
              <w:rPr>
                <w:sz w:val="18"/>
                <w:szCs w:val="18"/>
              </w:rPr>
              <w:t>400 [400</w:t>
            </w:r>
            <w:r>
              <w:rPr>
                <w:sz w:val="18"/>
                <w:szCs w:val="18"/>
              </w:rPr>
              <w:t>–</w:t>
            </w:r>
            <w:r w:rsidRPr="002E01AC">
              <w:rPr>
                <w:sz w:val="18"/>
                <w:szCs w:val="18"/>
              </w:rPr>
              <w:t>400], 89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9F4D7FE" w14:textId="77777777" w:rsidR="001620BD" w:rsidRPr="002E01AC" w:rsidRDefault="001620BD" w:rsidP="002F200E">
            <w:pPr>
              <w:spacing w:after="0" w:line="240" w:lineRule="auto"/>
              <w:jc w:val="left"/>
              <w:rPr>
                <w:color w:val="000000"/>
                <w:sz w:val="18"/>
                <w:szCs w:val="18"/>
              </w:rPr>
            </w:pPr>
            <w:r w:rsidRPr="002E01AC">
              <w:rPr>
                <w:sz w:val="18"/>
                <w:szCs w:val="18"/>
              </w:rPr>
              <w:t>400 [200</w:t>
            </w:r>
            <w:r>
              <w:rPr>
                <w:sz w:val="18"/>
                <w:szCs w:val="18"/>
              </w:rPr>
              <w:t>–</w:t>
            </w:r>
            <w:r w:rsidRPr="002E01AC">
              <w:rPr>
                <w:sz w:val="18"/>
                <w:szCs w:val="18"/>
              </w:rPr>
              <w:t>400], 194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10EDC5A" w14:textId="77777777" w:rsidR="001620BD" w:rsidRPr="002E01AC" w:rsidRDefault="001620BD" w:rsidP="002F200E">
            <w:pPr>
              <w:spacing w:after="0" w:line="240" w:lineRule="auto"/>
              <w:jc w:val="left"/>
              <w:rPr>
                <w:color w:val="000000"/>
                <w:sz w:val="18"/>
                <w:szCs w:val="18"/>
              </w:rPr>
            </w:pPr>
            <w:r w:rsidRPr="002E01AC">
              <w:rPr>
                <w:sz w:val="18"/>
                <w:szCs w:val="18"/>
              </w:rPr>
              <w:t>400</w:t>
            </w:r>
            <w:r>
              <w:rPr>
                <w:sz w:val="18"/>
                <w:szCs w:val="18"/>
              </w:rPr>
              <w:t xml:space="preserve"> </w:t>
            </w:r>
            <w:r w:rsidRPr="002E01AC">
              <w:rPr>
                <w:sz w:val="18"/>
                <w:szCs w:val="18"/>
              </w:rPr>
              <w:t>[400</w:t>
            </w:r>
            <w:r>
              <w:rPr>
                <w:sz w:val="18"/>
                <w:szCs w:val="18"/>
              </w:rPr>
              <w:t>–</w:t>
            </w:r>
            <w:r w:rsidRPr="002E01AC">
              <w:rPr>
                <w:sz w:val="18"/>
                <w:szCs w:val="18"/>
              </w:rPr>
              <w:t>400], 1554</w:t>
            </w:r>
          </w:p>
        </w:tc>
      </w:tr>
      <w:tr w:rsidR="001620BD" w:rsidRPr="00E03B11" w14:paraId="6759EFCE"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2D67F520" w14:textId="77777777" w:rsidR="001620BD" w:rsidRPr="002E01AC" w:rsidRDefault="001620BD" w:rsidP="002F200E">
            <w:pPr>
              <w:spacing w:after="0" w:line="240" w:lineRule="auto"/>
              <w:jc w:val="left"/>
              <w:rPr>
                <w:sz w:val="18"/>
                <w:szCs w:val="18"/>
              </w:rPr>
            </w:pPr>
            <w:r w:rsidRPr="002E01AC">
              <w:rPr>
                <w:sz w:val="18"/>
                <w:szCs w:val="18"/>
              </w:rPr>
              <w:t>Plasma samples available per patient, median [Q1</w:t>
            </w:r>
            <w:r>
              <w:rPr>
                <w:sz w:val="18"/>
                <w:szCs w:val="18"/>
              </w:rPr>
              <w:t>–</w:t>
            </w:r>
            <w:r w:rsidRPr="002E01AC">
              <w:rPr>
                <w:sz w:val="18"/>
                <w:szCs w:val="18"/>
              </w:rPr>
              <w:t xml:space="preserve">Q3], </w:t>
            </w:r>
            <w:r w:rsidRPr="002E01AC">
              <w:rPr>
                <w:i/>
                <w:iCs/>
                <w:sz w:val="18"/>
                <w:szCs w:val="18"/>
              </w:rPr>
              <w:t>N</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8338EDE" w14:textId="77777777" w:rsidR="001620BD" w:rsidRDefault="001620BD" w:rsidP="002F200E">
            <w:pPr>
              <w:spacing w:after="0" w:line="240" w:lineRule="auto"/>
              <w:jc w:val="left"/>
              <w:rPr>
                <w:sz w:val="18"/>
                <w:szCs w:val="18"/>
              </w:rPr>
            </w:pPr>
            <w:r w:rsidRPr="002E01AC">
              <w:rPr>
                <w:sz w:val="18"/>
                <w:szCs w:val="18"/>
              </w:rPr>
              <w:t>6</w:t>
            </w:r>
          </w:p>
          <w:p w14:paraId="3CFC7DA4" w14:textId="77777777" w:rsidR="001620BD" w:rsidRPr="002E01AC" w:rsidRDefault="001620BD" w:rsidP="002F200E">
            <w:pPr>
              <w:spacing w:after="0" w:line="240" w:lineRule="auto"/>
              <w:jc w:val="left"/>
              <w:rPr>
                <w:sz w:val="18"/>
                <w:szCs w:val="18"/>
              </w:rPr>
            </w:pPr>
            <w:r w:rsidRPr="002E01AC">
              <w:rPr>
                <w:sz w:val="18"/>
                <w:szCs w:val="18"/>
              </w:rPr>
              <w:t>[3</w:t>
            </w:r>
            <w:r>
              <w:rPr>
                <w:sz w:val="18"/>
                <w:szCs w:val="18"/>
              </w:rPr>
              <w:t>–</w:t>
            </w:r>
            <w:r w:rsidRPr="002E01AC">
              <w:rPr>
                <w:sz w:val="18"/>
                <w:szCs w:val="18"/>
              </w:rPr>
              <w:t>8], 256</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D6CCFC0" w14:textId="77777777" w:rsidR="001620BD" w:rsidRDefault="001620BD" w:rsidP="002F200E">
            <w:pPr>
              <w:spacing w:after="0" w:line="240" w:lineRule="auto"/>
              <w:jc w:val="left"/>
              <w:rPr>
                <w:sz w:val="18"/>
                <w:szCs w:val="18"/>
              </w:rPr>
            </w:pPr>
            <w:r w:rsidRPr="002E01AC">
              <w:rPr>
                <w:sz w:val="18"/>
                <w:szCs w:val="18"/>
              </w:rPr>
              <w:t>18</w:t>
            </w:r>
          </w:p>
          <w:p w14:paraId="126AC40E" w14:textId="77777777" w:rsidR="001620BD" w:rsidRPr="002E01AC" w:rsidRDefault="001620BD" w:rsidP="002F200E">
            <w:pPr>
              <w:spacing w:after="0" w:line="240" w:lineRule="auto"/>
              <w:jc w:val="left"/>
              <w:rPr>
                <w:sz w:val="18"/>
                <w:szCs w:val="18"/>
              </w:rPr>
            </w:pPr>
            <w:r w:rsidRPr="002E01AC">
              <w:rPr>
                <w:sz w:val="18"/>
                <w:szCs w:val="18"/>
              </w:rPr>
              <w:t>[12</w:t>
            </w:r>
            <w:r>
              <w:rPr>
                <w:sz w:val="18"/>
                <w:szCs w:val="18"/>
              </w:rPr>
              <w:t>–</w:t>
            </w:r>
            <w:r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4F0159E" w14:textId="77777777" w:rsidR="001620BD" w:rsidRDefault="001620BD" w:rsidP="002F200E">
            <w:pPr>
              <w:spacing w:after="0" w:line="240" w:lineRule="auto"/>
              <w:jc w:val="left"/>
              <w:rPr>
                <w:sz w:val="18"/>
                <w:szCs w:val="18"/>
              </w:rPr>
            </w:pPr>
            <w:r w:rsidRPr="002E01AC">
              <w:rPr>
                <w:sz w:val="18"/>
                <w:szCs w:val="18"/>
              </w:rPr>
              <w:t>18</w:t>
            </w:r>
          </w:p>
          <w:p w14:paraId="297A21A5" w14:textId="77777777" w:rsidR="001620BD" w:rsidRPr="002E01AC" w:rsidRDefault="001620BD" w:rsidP="002F200E">
            <w:pPr>
              <w:spacing w:after="0" w:line="240" w:lineRule="auto"/>
              <w:jc w:val="left"/>
              <w:rPr>
                <w:sz w:val="18"/>
                <w:szCs w:val="18"/>
              </w:rPr>
            </w:pPr>
            <w:r w:rsidRPr="002E01AC">
              <w:rPr>
                <w:sz w:val="18"/>
                <w:szCs w:val="18"/>
              </w:rPr>
              <w:t>[8</w:t>
            </w:r>
            <w:r>
              <w:rPr>
                <w:sz w:val="18"/>
                <w:szCs w:val="18"/>
              </w:rPr>
              <w:t>–</w:t>
            </w:r>
            <w:r w:rsidRPr="002E01AC">
              <w:rPr>
                <w:sz w:val="18"/>
                <w:szCs w:val="18"/>
              </w:rPr>
              <w:t>25],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D698936" w14:textId="77777777" w:rsidR="001620BD" w:rsidRDefault="001620BD" w:rsidP="002F200E">
            <w:pPr>
              <w:spacing w:after="0" w:line="240" w:lineRule="auto"/>
              <w:jc w:val="left"/>
              <w:rPr>
                <w:sz w:val="18"/>
                <w:szCs w:val="18"/>
              </w:rPr>
            </w:pPr>
            <w:r w:rsidRPr="002E01AC">
              <w:rPr>
                <w:sz w:val="18"/>
                <w:szCs w:val="18"/>
              </w:rPr>
              <w:t>7</w:t>
            </w:r>
          </w:p>
          <w:p w14:paraId="64C1C763" w14:textId="77777777" w:rsidR="001620BD" w:rsidRPr="002E01AC" w:rsidRDefault="001620BD" w:rsidP="002F200E">
            <w:pPr>
              <w:spacing w:after="0" w:line="240" w:lineRule="auto"/>
              <w:jc w:val="left"/>
              <w:rPr>
                <w:sz w:val="18"/>
                <w:szCs w:val="18"/>
              </w:rPr>
            </w:pPr>
            <w:r w:rsidRPr="002E01AC">
              <w:rPr>
                <w:sz w:val="18"/>
                <w:szCs w:val="18"/>
              </w:rPr>
              <w:t>[7</w:t>
            </w:r>
            <w:r>
              <w:rPr>
                <w:sz w:val="18"/>
                <w:szCs w:val="18"/>
              </w:rPr>
              <w:t>–</w:t>
            </w:r>
            <w:r w:rsidRPr="002E01AC">
              <w:rPr>
                <w:sz w:val="18"/>
                <w:szCs w:val="18"/>
              </w:rPr>
              <w:t>7], 42</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790B1AF2" w14:textId="77777777" w:rsidR="001620BD" w:rsidRDefault="001620BD" w:rsidP="002F200E">
            <w:pPr>
              <w:spacing w:after="0" w:line="240" w:lineRule="auto"/>
              <w:jc w:val="left"/>
              <w:rPr>
                <w:sz w:val="18"/>
                <w:szCs w:val="18"/>
              </w:rPr>
            </w:pPr>
            <w:r w:rsidRPr="002E01AC">
              <w:rPr>
                <w:sz w:val="18"/>
                <w:szCs w:val="18"/>
              </w:rPr>
              <w:t>3.50</w:t>
            </w:r>
          </w:p>
          <w:p w14:paraId="3A15AB07" w14:textId="77777777" w:rsidR="001620BD" w:rsidRPr="002E01AC" w:rsidRDefault="001620BD" w:rsidP="002F200E">
            <w:pPr>
              <w:spacing w:after="0" w:line="240" w:lineRule="auto"/>
              <w:jc w:val="left"/>
              <w:rPr>
                <w:sz w:val="18"/>
                <w:szCs w:val="18"/>
              </w:rPr>
            </w:pPr>
            <w:r w:rsidRPr="002E01AC">
              <w:rPr>
                <w:sz w:val="18"/>
                <w:szCs w:val="18"/>
              </w:rPr>
              <w:t>[3.00</w:t>
            </w:r>
            <w:r>
              <w:rPr>
                <w:sz w:val="18"/>
                <w:szCs w:val="18"/>
              </w:rPr>
              <w:t>–</w:t>
            </w:r>
            <w:r w:rsidRPr="002E01AC">
              <w:rPr>
                <w:sz w:val="18"/>
                <w:szCs w:val="18"/>
              </w:rPr>
              <w:t>5.75], 130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6C4F01C8" w14:textId="77777777" w:rsidR="001620BD" w:rsidRDefault="001620BD" w:rsidP="002F200E">
            <w:pPr>
              <w:spacing w:after="0" w:line="240" w:lineRule="auto"/>
              <w:jc w:val="left"/>
              <w:rPr>
                <w:sz w:val="18"/>
                <w:szCs w:val="18"/>
              </w:rPr>
            </w:pPr>
            <w:r w:rsidRPr="002E01AC">
              <w:rPr>
                <w:sz w:val="18"/>
                <w:szCs w:val="18"/>
              </w:rPr>
              <w:t>3</w:t>
            </w:r>
          </w:p>
          <w:p w14:paraId="2E04587C" w14:textId="77777777" w:rsidR="001620BD" w:rsidRPr="002E01AC" w:rsidRDefault="001620BD" w:rsidP="002F200E">
            <w:pPr>
              <w:spacing w:after="0" w:line="240" w:lineRule="auto"/>
              <w:jc w:val="left"/>
              <w:rPr>
                <w:sz w:val="18"/>
                <w:szCs w:val="18"/>
              </w:rPr>
            </w:pPr>
            <w:r w:rsidRPr="002E01AC">
              <w:rPr>
                <w:sz w:val="18"/>
                <w:szCs w:val="18"/>
              </w:rPr>
              <w:t>[3</w:t>
            </w:r>
            <w:r>
              <w:rPr>
                <w:sz w:val="18"/>
                <w:szCs w:val="18"/>
              </w:rPr>
              <w:t>–</w:t>
            </w:r>
            <w:r w:rsidRPr="002E01AC">
              <w:rPr>
                <w:sz w:val="18"/>
                <w:szCs w:val="18"/>
              </w:rPr>
              <w:t>3], 69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7C34637" w14:textId="77777777" w:rsidR="001620BD" w:rsidRDefault="001620BD" w:rsidP="002F200E">
            <w:pPr>
              <w:spacing w:after="0" w:line="240" w:lineRule="auto"/>
              <w:jc w:val="left"/>
              <w:rPr>
                <w:sz w:val="18"/>
                <w:szCs w:val="18"/>
              </w:rPr>
            </w:pPr>
            <w:r w:rsidRPr="002E01AC">
              <w:rPr>
                <w:sz w:val="18"/>
                <w:szCs w:val="18"/>
              </w:rPr>
              <w:t>8</w:t>
            </w:r>
          </w:p>
          <w:p w14:paraId="19699C87" w14:textId="77777777" w:rsidR="001620BD" w:rsidRPr="002E01AC" w:rsidRDefault="001620BD" w:rsidP="002F200E">
            <w:pPr>
              <w:spacing w:after="0" w:line="240" w:lineRule="auto"/>
              <w:jc w:val="left"/>
              <w:rPr>
                <w:sz w:val="18"/>
                <w:szCs w:val="18"/>
              </w:rPr>
            </w:pPr>
            <w:r w:rsidRPr="002E01AC">
              <w:rPr>
                <w:sz w:val="18"/>
                <w:szCs w:val="18"/>
              </w:rPr>
              <w:t>[7</w:t>
            </w:r>
            <w:r>
              <w:rPr>
                <w:sz w:val="18"/>
                <w:szCs w:val="18"/>
              </w:rPr>
              <w:t>–</w:t>
            </w:r>
            <w:r w:rsidRPr="002E01AC">
              <w:rPr>
                <w:sz w:val="18"/>
                <w:szCs w:val="18"/>
              </w:rPr>
              <w:t>8], 160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3A693EE" w14:textId="77777777" w:rsidR="001620BD" w:rsidRDefault="001620BD" w:rsidP="002F200E">
            <w:pPr>
              <w:spacing w:after="0" w:line="240" w:lineRule="auto"/>
              <w:jc w:val="left"/>
              <w:rPr>
                <w:sz w:val="18"/>
                <w:szCs w:val="18"/>
              </w:rPr>
            </w:pPr>
            <w:r w:rsidRPr="002E01AC">
              <w:rPr>
                <w:sz w:val="18"/>
                <w:szCs w:val="18"/>
              </w:rPr>
              <w:t>14</w:t>
            </w:r>
          </w:p>
          <w:p w14:paraId="2885BD5F" w14:textId="77777777" w:rsidR="001620BD" w:rsidRPr="002E01AC" w:rsidRDefault="001620BD" w:rsidP="002F200E">
            <w:pPr>
              <w:spacing w:after="0" w:line="240" w:lineRule="auto"/>
              <w:jc w:val="left"/>
              <w:rPr>
                <w:sz w:val="18"/>
                <w:szCs w:val="18"/>
              </w:rPr>
            </w:pPr>
            <w:r w:rsidRPr="002E01AC">
              <w:rPr>
                <w:sz w:val="18"/>
                <w:szCs w:val="18"/>
              </w:rPr>
              <w:t>[7</w:t>
            </w:r>
            <w:r>
              <w:rPr>
                <w:sz w:val="18"/>
                <w:szCs w:val="18"/>
              </w:rPr>
              <w:t>–</w:t>
            </w:r>
            <w:r w:rsidRPr="002E01AC">
              <w:rPr>
                <w:sz w:val="18"/>
                <w:szCs w:val="18"/>
              </w:rPr>
              <w:t>22], 561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DBEA9EC" w14:textId="77777777" w:rsidR="001620BD" w:rsidRDefault="001620BD" w:rsidP="002F200E">
            <w:pPr>
              <w:spacing w:after="0" w:line="240" w:lineRule="auto"/>
              <w:jc w:val="left"/>
              <w:rPr>
                <w:sz w:val="18"/>
                <w:szCs w:val="18"/>
              </w:rPr>
            </w:pPr>
            <w:r w:rsidRPr="002E01AC">
              <w:rPr>
                <w:sz w:val="18"/>
                <w:szCs w:val="18"/>
              </w:rPr>
              <w:t>7</w:t>
            </w:r>
          </w:p>
          <w:p w14:paraId="0689965C" w14:textId="77777777" w:rsidR="001620BD" w:rsidRPr="002E01AC" w:rsidRDefault="001620BD" w:rsidP="002F200E">
            <w:pPr>
              <w:spacing w:after="0" w:line="240" w:lineRule="auto"/>
              <w:jc w:val="left"/>
              <w:rPr>
                <w:sz w:val="18"/>
                <w:szCs w:val="18"/>
              </w:rPr>
            </w:pPr>
            <w:r w:rsidRPr="002E01AC">
              <w:rPr>
                <w:sz w:val="18"/>
                <w:szCs w:val="18"/>
              </w:rPr>
              <w:t>[3</w:t>
            </w:r>
            <w:r>
              <w:rPr>
                <w:sz w:val="18"/>
                <w:szCs w:val="18"/>
              </w:rPr>
              <w:t>–</w:t>
            </w:r>
            <w:r w:rsidRPr="002E01AC">
              <w:rPr>
                <w:sz w:val="18"/>
                <w:szCs w:val="18"/>
              </w:rPr>
              <w:t>12], 1616</w:t>
            </w:r>
          </w:p>
        </w:tc>
      </w:tr>
      <w:tr w:rsidR="001620BD" w:rsidRPr="00E03B11" w:rsidDel="001276B3" w14:paraId="101E8265"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0051AE5F" w14:textId="77777777" w:rsidR="001620BD" w:rsidRPr="002E01AC" w:rsidRDefault="001620BD" w:rsidP="002F200E">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Pr>
                <w:sz w:val="18"/>
                <w:szCs w:val="18"/>
                <w:vertAlign w:val="subscript"/>
              </w:rPr>
              <w:t>-</w:t>
            </w:r>
            <w:r w:rsidRPr="002E01AC">
              <w:rPr>
                <w:sz w:val="18"/>
                <w:szCs w:val="18"/>
                <w:vertAlign w:val="subscript"/>
              </w:rPr>
              <w:t xml:space="preserve">EPI </w:t>
            </w:r>
            <w:r w:rsidRPr="002E01AC">
              <w:rPr>
                <w:sz w:val="18"/>
                <w:szCs w:val="18"/>
              </w:rPr>
              <w:t>, median [Q1</w:t>
            </w:r>
            <w:r>
              <w:rPr>
                <w:sz w:val="18"/>
                <w:szCs w:val="18"/>
              </w:rPr>
              <w:t>–</w:t>
            </w:r>
            <w:r w:rsidRPr="002E01AC">
              <w:rPr>
                <w:sz w:val="18"/>
                <w:szCs w:val="18"/>
              </w:rPr>
              <w:t>Q3], mL/min/1.73 m</w:t>
            </w:r>
            <w:r w:rsidRPr="002E01AC">
              <w:rPr>
                <w:sz w:val="18"/>
                <w:szCs w:val="18"/>
                <w:vertAlign w:val="superscript"/>
              </w:rPr>
              <w:t>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89B21A4" w14:textId="77777777" w:rsidR="001620BD" w:rsidRDefault="001620BD" w:rsidP="002F200E">
            <w:pPr>
              <w:spacing w:after="0" w:line="240" w:lineRule="auto"/>
              <w:jc w:val="left"/>
              <w:rPr>
                <w:sz w:val="18"/>
                <w:szCs w:val="18"/>
              </w:rPr>
            </w:pPr>
            <w:r>
              <w:rPr>
                <w:sz w:val="18"/>
                <w:szCs w:val="18"/>
              </w:rPr>
              <w:t>85</w:t>
            </w:r>
            <w:r w:rsidRPr="002E01AC">
              <w:rPr>
                <w:sz w:val="18"/>
                <w:szCs w:val="18"/>
              </w:rPr>
              <w:t>.</w:t>
            </w:r>
            <w:r>
              <w:rPr>
                <w:sz w:val="18"/>
                <w:szCs w:val="18"/>
              </w:rPr>
              <w:t>5</w:t>
            </w:r>
          </w:p>
          <w:p w14:paraId="52667415" w14:textId="77777777" w:rsidR="001620BD" w:rsidRPr="002E01AC" w:rsidDel="001276B3" w:rsidRDefault="001620BD" w:rsidP="002F200E">
            <w:pPr>
              <w:spacing w:after="0" w:line="240" w:lineRule="auto"/>
              <w:jc w:val="left"/>
              <w:rPr>
                <w:color w:val="000000"/>
                <w:sz w:val="18"/>
                <w:szCs w:val="18"/>
              </w:rPr>
            </w:pPr>
            <w:r w:rsidRPr="002E01AC">
              <w:rPr>
                <w:sz w:val="18"/>
                <w:szCs w:val="18"/>
              </w:rPr>
              <w:t>[</w:t>
            </w:r>
            <w:r>
              <w:rPr>
                <w:sz w:val="18"/>
                <w:szCs w:val="18"/>
              </w:rPr>
              <w:t>46</w:t>
            </w:r>
            <w:r w:rsidRPr="002E01AC">
              <w:rPr>
                <w:sz w:val="18"/>
                <w:szCs w:val="18"/>
              </w:rPr>
              <w:t>.</w:t>
            </w:r>
            <w:r>
              <w:rPr>
                <w:sz w:val="18"/>
                <w:szCs w:val="18"/>
              </w:rPr>
              <w:t>9–105</w:t>
            </w:r>
            <w:r w:rsidRPr="002E01AC">
              <w:rPr>
                <w:sz w:val="18"/>
                <w:szCs w:val="18"/>
              </w:rPr>
              <w:t>]</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F803A3F" w14:textId="77777777" w:rsidR="001620BD" w:rsidRDefault="001620BD" w:rsidP="002F200E">
            <w:pPr>
              <w:spacing w:after="0" w:line="240" w:lineRule="auto"/>
              <w:jc w:val="left"/>
              <w:rPr>
                <w:sz w:val="18"/>
                <w:szCs w:val="18"/>
              </w:rPr>
            </w:pPr>
            <w:r>
              <w:rPr>
                <w:sz w:val="18"/>
                <w:szCs w:val="18"/>
              </w:rPr>
              <w:t>93</w:t>
            </w:r>
            <w:r w:rsidRPr="002E01AC">
              <w:rPr>
                <w:sz w:val="18"/>
                <w:szCs w:val="18"/>
              </w:rPr>
              <w:t>.</w:t>
            </w:r>
            <w:r>
              <w:rPr>
                <w:sz w:val="18"/>
                <w:szCs w:val="18"/>
              </w:rPr>
              <w:t>1</w:t>
            </w:r>
          </w:p>
          <w:p w14:paraId="35475CF4" w14:textId="77777777" w:rsidR="001620BD" w:rsidRPr="002E01AC" w:rsidDel="001276B3" w:rsidRDefault="001620BD" w:rsidP="002F200E">
            <w:pPr>
              <w:spacing w:after="0" w:line="240" w:lineRule="auto"/>
              <w:jc w:val="left"/>
              <w:rPr>
                <w:color w:val="000000"/>
                <w:sz w:val="18"/>
                <w:szCs w:val="18"/>
              </w:rPr>
            </w:pPr>
            <w:r w:rsidRPr="002E01AC">
              <w:rPr>
                <w:sz w:val="18"/>
                <w:szCs w:val="18"/>
              </w:rPr>
              <w:t>[6</w:t>
            </w:r>
            <w:r>
              <w:rPr>
                <w:sz w:val="18"/>
                <w:szCs w:val="18"/>
              </w:rPr>
              <w:t>0</w:t>
            </w:r>
            <w:r w:rsidRPr="002E01AC">
              <w:rPr>
                <w:sz w:val="18"/>
                <w:szCs w:val="18"/>
              </w:rPr>
              <w:t>.</w:t>
            </w:r>
            <w:r>
              <w:rPr>
                <w:sz w:val="18"/>
                <w:szCs w:val="18"/>
              </w:rPr>
              <w:t>3–</w:t>
            </w:r>
            <w:r w:rsidRPr="002E01AC">
              <w:rPr>
                <w:sz w:val="18"/>
                <w:szCs w:val="18"/>
              </w:rPr>
              <w:t>10</w:t>
            </w:r>
            <w:r>
              <w:rPr>
                <w:sz w:val="18"/>
                <w:szCs w:val="18"/>
              </w:rPr>
              <w:t>5</w:t>
            </w:r>
            <w:r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DC5BCDC" w14:textId="77777777" w:rsidR="001620BD" w:rsidRPr="002E01AC" w:rsidDel="001276B3" w:rsidRDefault="001620BD" w:rsidP="002F200E">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5EAEA95" w14:textId="77777777" w:rsidR="001620BD" w:rsidRPr="002E01AC" w:rsidDel="001276B3" w:rsidRDefault="001620BD" w:rsidP="002F200E">
            <w:pPr>
              <w:spacing w:after="0" w:line="240" w:lineRule="auto"/>
              <w:jc w:val="left"/>
              <w:rPr>
                <w:color w:val="000000"/>
                <w:sz w:val="18"/>
                <w:szCs w:val="18"/>
              </w:rPr>
            </w:pPr>
            <w:r w:rsidRPr="002E01AC">
              <w:rPr>
                <w:sz w:val="18"/>
                <w:szCs w:val="18"/>
              </w:rPr>
              <w:t>NA</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50364BD7" w14:textId="77777777" w:rsidR="001620BD" w:rsidRDefault="001620BD" w:rsidP="002F200E">
            <w:pPr>
              <w:spacing w:after="0" w:line="240" w:lineRule="auto"/>
              <w:jc w:val="left"/>
              <w:rPr>
                <w:sz w:val="18"/>
                <w:szCs w:val="18"/>
              </w:rPr>
            </w:pPr>
            <w:r w:rsidRPr="002E01AC">
              <w:rPr>
                <w:sz w:val="18"/>
                <w:szCs w:val="18"/>
              </w:rPr>
              <w:t>67.7</w:t>
            </w:r>
          </w:p>
          <w:p w14:paraId="4E085EBB" w14:textId="77777777" w:rsidR="001620BD" w:rsidRPr="002E01AC" w:rsidDel="001276B3" w:rsidRDefault="001620BD" w:rsidP="002F200E">
            <w:pPr>
              <w:spacing w:after="0" w:line="240" w:lineRule="auto"/>
              <w:jc w:val="left"/>
              <w:rPr>
                <w:color w:val="000000"/>
                <w:sz w:val="18"/>
                <w:szCs w:val="18"/>
              </w:rPr>
            </w:pPr>
            <w:r w:rsidRPr="002E01AC">
              <w:rPr>
                <w:sz w:val="18"/>
                <w:szCs w:val="18"/>
              </w:rPr>
              <w:t>[46.6</w:t>
            </w:r>
            <w:r>
              <w:rPr>
                <w:sz w:val="18"/>
                <w:szCs w:val="18"/>
              </w:rPr>
              <w:t>–</w:t>
            </w:r>
            <w:r w:rsidRPr="002E01AC">
              <w:rPr>
                <w:sz w:val="18"/>
                <w:szCs w:val="18"/>
              </w:rPr>
              <w:t>100]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32270DCB" w14:textId="77777777" w:rsidR="001620BD" w:rsidRDefault="001620BD" w:rsidP="002F200E">
            <w:pPr>
              <w:spacing w:after="0" w:line="240" w:lineRule="auto"/>
              <w:jc w:val="left"/>
              <w:rPr>
                <w:sz w:val="18"/>
                <w:szCs w:val="18"/>
              </w:rPr>
            </w:pPr>
            <w:r w:rsidRPr="002E01AC">
              <w:rPr>
                <w:sz w:val="18"/>
                <w:szCs w:val="18"/>
              </w:rPr>
              <w:t>73.3</w:t>
            </w:r>
          </w:p>
          <w:p w14:paraId="1F48E0C4" w14:textId="77777777" w:rsidR="001620BD" w:rsidRPr="002E01AC" w:rsidDel="001276B3" w:rsidRDefault="001620BD" w:rsidP="002F200E">
            <w:pPr>
              <w:spacing w:after="0" w:line="240" w:lineRule="auto"/>
              <w:jc w:val="left"/>
              <w:rPr>
                <w:color w:val="000000"/>
                <w:sz w:val="18"/>
                <w:szCs w:val="18"/>
              </w:rPr>
            </w:pPr>
            <w:r w:rsidRPr="002E01AC">
              <w:rPr>
                <w:sz w:val="18"/>
                <w:szCs w:val="18"/>
              </w:rPr>
              <w:t>[25.5</w:t>
            </w:r>
            <w:r>
              <w:rPr>
                <w:sz w:val="18"/>
                <w:szCs w:val="18"/>
              </w:rPr>
              <w:t>–</w:t>
            </w:r>
            <w:r w:rsidRPr="002E01AC">
              <w:rPr>
                <w:sz w:val="18"/>
                <w:szCs w:val="18"/>
              </w:rPr>
              <w:t>110]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9E385A3" w14:textId="77777777" w:rsidR="001620BD" w:rsidRDefault="001620BD" w:rsidP="002F200E">
            <w:pPr>
              <w:spacing w:after="0" w:line="240" w:lineRule="auto"/>
              <w:jc w:val="left"/>
              <w:rPr>
                <w:sz w:val="18"/>
                <w:szCs w:val="18"/>
              </w:rPr>
            </w:pPr>
            <w:r w:rsidRPr="002E01AC">
              <w:rPr>
                <w:sz w:val="18"/>
                <w:szCs w:val="18"/>
              </w:rPr>
              <w:t>101</w:t>
            </w:r>
          </w:p>
          <w:p w14:paraId="388A8E2A" w14:textId="77777777" w:rsidR="001620BD" w:rsidRPr="002E01AC" w:rsidDel="001276B3" w:rsidRDefault="001620BD" w:rsidP="002F200E">
            <w:pPr>
              <w:spacing w:after="0" w:line="240" w:lineRule="auto"/>
              <w:jc w:val="left"/>
              <w:rPr>
                <w:color w:val="000000"/>
                <w:sz w:val="18"/>
                <w:szCs w:val="18"/>
              </w:rPr>
            </w:pPr>
            <w:r w:rsidRPr="002E01AC">
              <w:rPr>
                <w:sz w:val="18"/>
                <w:szCs w:val="18"/>
              </w:rPr>
              <w:t>[72.9</w:t>
            </w:r>
            <w:r>
              <w:rPr>
                <w:sz w:val="18"/>
                <w:szCs w:val="18"/>
              </w:rPr>
              <w:t>–</w:t>
            </w:r>
            <w:r w:rsidRPr="002E01AC">
              <w:rPr>
                <w:sz w:val="18"/>
                <w:szCs w:val="18"/>
              </w:rPr>
              <w:t>120]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67CB3D4" w14:textId="77777777" w:rsidR="001620BD" w:rsidRDefault="001620BD" w:rsidP="002F200E">
            <w:pPr>
              <w:spacing w:after="0" w:line="240" w:lineRule="auto"/>
              <w:jc w:val="left"/>
              <w:rPr>
                <w:sz w:val="18"/>
                <w:szCs w:val="18"/>
              </w:rPr>
            </w:pPr>
            <w:r w:rsidRPr="002E01AC">
              <w:rPr>
                <w:sz w:val="18"/>
                <w:szCs w:val="18"/>
              </w:rPr>
              <w:t>98.3</w:t>
            </w:r>
          </w:p>
          <w:p w14:paraId="690BAC4C" w14:textId="77777777" w:rsidR="001620BD" w:rsidRPr="002E01AC" w:rsidDel="001276B3" w:rsidRDefault="001620BD" w:rsidP="002F200E">
            <w:pPr>
              <w:spacing w:after="0" w:line="240" w:lineRule="auto"/>
              <w:jc w:val="left"/>
              <w:rPr>
                <w:color w:val="000000"/>
                <w:sz w:val="18"/>
                <w:szCs w:val="18"/>
              </w:rPr>
            </w:pPr>
            <w:r w:rsidRPr="002E01AC">
              <w:rPr>
                <w:sz w:val="18"/>
                <w:szCs w:val="18"/>
              </w:rPr>
              <w:t>[71.9</w:t>
            </w:r>
            <w:r>
              <w:rPr>
                <w:sz w:val="18"/>
                <w:szCs w:val="18"/>
              </w:rPr>
              <w:t>–</w:t>
            </w:r>
            <w:r w:rsidRPr="002E01AC">
              <w:rPr>
                <w:sz w:val="18"/>
                <w:szCs w:val="18"/>
              </w:rPr>
              <w:t>111]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DDC91B" w14:textId="77777777" w:rsidR="001620BD" w:rsidRDefault="001620BD" w:rsidP="002F200E">
            <w:pPr>
              <w:spacing w:after="0" w:line="240" w:lineRule="auto"/>
              <w:jc w:val="left"/>
              <w:rPr>
                <w:sz w:val="18"/>
                <w:szCs w:val="18"/>
              </w:rPr>
            </w:pPr>
            <w:r w:rsidRPr="002E01AC">
              <w:rPr>
                <w:sz w:val="18"/>
                <w:szCs w:val="18"/>
              </w:rPr>
              <w:t>8</w:t>
            </w:r>
            <w:r>
              <w:rPr>
                <w:sz w:val="18"/>
                <w:szCs w:val="18"/>
              </w:rPr>
              <w:t>2</w:t>
            </w:r>
            <w:r w:rsidRPr="002E01AC">
              <w:rPr>
                <w:sz w:val="18"/>
                <w:szCs w:val="18"/>
              </w:rPr>
              <w:t>.</w:t>
            </w:r>
            <w:r>
              <w:rPr>
                <w:sz w:val="18"/>
                <w:szCs w:val="18"/>
              </w:rPr>
              <w:t>7</w:t>
            </w:r>
          </w:p>
          <w:p w14:paraId="7A79076B" w14:textId="77777777" w:rsidR="001620BD" w:rsidRPr="002E01AC" w:rsidDel="001276B3" w:rsidRDefault="001620BD" w:rsidP="002F200E">
            <w:pPr>
              <w:spacing w:after="0" w:line="240" w:lineRule="auto"/>
              <w:jc w:val="left"/>
              <w:rPr>
                <w:color w:val="000000"/>
                <w:sz w:val="18"/>
                <w:szCs w:val="18"/>
              </w:rPr>
            </w:pPr>
            <w:r w:rsidRPr="002E01AC">
              <w:rPr>
                <w:sz w:val="18"/>
                <w:szCs w:val="18"/>
              </w:rPr>
              <w:t>[49.</w:t>
            </w:r>
            <w:r>
              <w:rPr>
                <w:sz w:val="18"/>
                <w:szCs w:val="18"/>
              </w:rPr>
              <w:t>8–</w:t>
            </w:r>
            <w:r w:rsidRPr="002E01AC">
              <w:rPr>
                <w:sz w:val="18"/>
                <w:szCs w:val="18"/>
              </w:rPr>
              <w:t>104]</w:t>
            </w:r>
          </w:p>
        </w:tc>
      </w:tr>
      <w:tr w:rsidR="001620BD" w:rsidRPr="00E03B11" w:rsidDel="001276B3" w14:paraId="0AD7E670" w14:textId="77777777" w:rsidTr="002F200E">
        <w:trPr>
          <w:trHeight w:val="20"/>
          <w:jc w:val="center"/>
        </w:trPr>
        <w:tc>
          <w:tcPr>
            <w:tcW w:w="2721" w:type="dxa"/>
            <w:tcBorders>
              <w:top w:val="nil"/>
              <w:left w:val="nil"/>
              <w:right w:val="nil"/>
            </w:tcBorders>
            <w:shd w:val="clear" w:color="auto" w:fill="FFFFFF"/>
            <w:noWrap/>
            <w:tcMar>
              <w:top w:w="60" w:type="dxa"/>
              <w:left w:w="300" w:type="dxa"/>
              <w:bottom w:w="60" w:type="dxa"/>
              <w:right w:w="180" w:type="dxa"/>
            </w:tcMar>
            <w:vAlign w:val="center"/>
          </w:tcPr>
          <w:p w14:paraId="7D7D0D2B" w14:textId="77777777" w:rsidR="001620BD" w:rsidRPr="002E01AC" w:rsidRDefault="001620BD" w:rsidP="002F200E">
            <w:pPr>
              <w:spacing w:after="0" w:line="240" w:lineRule="auto"/>
              <w:jc w:val="left"/>
              <w:rPr>
                <w:sz w:val="18"/>
                <w:szCs w:val="18"/>
              </w:rPr>
            </w:pPr>
            <w:r w:rsidRPr="002E01AC">
              <w:rPr>
                <w:sz w:val="18"/>
                <w:szCs w:val="18"/>
              </w:rPr>
              <w:t xml:space="preserve">Missing within dosing intervals, </w:t>
            </w:r>
            <w:r w:rsidRPr="002E01AC">
              <w:rPr>
                <w:i/>
                <w:iCs/>
                <w:sz w:val="18"/>
                <w:szCs w:val="18"/>
              </w:rPr>
              <w:t>N</w:t>
            </w:r>
            <w:r w:rsidRPr="002E01AC">
              <w:rPr>
                <w:sz w:val="18"/>
                <w:szCs w:val="18"/>
              </w:rPr>
              <w:t xml:space="preserve"> (%)</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416F1877" w14:textId="77777777" w:rsidR="001620BD" w:rsidRPr="002E01AC" w:rsidDel="001276B3" w:rsidRDefault="001620BD" w:rsidP="002F200E">
            <w:pPr>
              <w:spacing w:after="0" w:line="240" w:lineRule="auto"/>
              <w:jc w:val="left"/>
              <w:rPr>
                <w:color w:val="000000"/>
                <w:sz w:val="18"/>
                <w:szCs w:val="18"/>
              </w:rPr>
            </w:pPr>
            <w:r>
              <w:rPr>
                <w:sz w:val="18"/>
                <w:szCs w:val="18"/>
              </w:rPr>
              <w:t>254</w:t>
            </w:r>
            <w:r w:rsidRPr="002E01AC">
              <w:rPr>
                <w:sz w:val="18"/>
                <w:szCs w:val="18"/>
              </w:rPr>
              <w:t xml:space="preserve"> (</w:t>
            </w:r>
            <w:r>
              <w:rPr>
                <w:sz w:val="18"/>
                <w:szCs w:val="18"/>
              </w:rPr>
              <w:t>3</w:t>
            </w:r>
            <w:r w:rsidRPr="002E01AC">
              <w:rPr>
                <w:sz w:val="18"/>
                <w:szCs w:val="18"/>
              </w:rPr>
              <w:t>5.</w:t>
            </w:r>
            <w:r>
              <w:rPr>
                <w:sz w:val="18"/>
                <w:szCs w:val="18"/>
              </w:rPr>
              <w:t>8)</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5E0A7228" w14:textId="77777777" w:rsidR="001620BD" w:rsidRPr="002E01AC" w:rsidDel="001276B3" w:rsidRDefault="001620BD" w:rsidP="002F200E">
            <w:pPr>
              <w:spacing w:after="0" w:line="240" w:lineRule="auto"/>
              <w:jc w:val="left"/>
              <w:rPr>
                <w:color w:val="000000"/>
                <w:sz w:val="18"/>
                <w:szCs w:val="18"/>
              </w:rPr>
            </w:pPr>
            <w:r w:rsidRPr="002E01AC">
              <w:rPr>
                <w:sz w:val="18"/>
                <w:szCs w:val="18"/>
              </w:rPr>
              <w:t>2</w:t>
            </w:r>
            <w:r>
              <w:rPr>
                <w:sz w:val="18"/>
                <w:szCs w:val="18"/>
              </w:rPr>
              <w:t>31</w:t>
            </w:r>
            <w:r w:rsidRPr="002E01AC">
              <w:rPr>
                <w:sz w:val="18"/>
                <w:szCs w:val="18"/>
              </w:rPr>
              <w:t xml:space="preserve"> (4</w:t>
            </w:r>
            <w:r>
              <w:rPr>
                <w:sz w:val="18"/>
                <w:szCs w:val="18"/>
              </w:rPr>
              <w:t>6</w:t>
            </w:r>
            <w:r w:rsidRPr="002E01AC">
              <w:rPr>
                <w:sz w:val="18"/>
                <w:szCs w:val="18"/>
              </w:rPr>
              <w:t>.</w:t>
            </w:r>
            <w:r>
              <w:rPr>
                <w:sz w:val="18"/>
                <w:szCs w:val="18"/>
              </w:rPr>
              <w:t>6</w:t>
            </w:r>
            <w:r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51CA5C12" w14:textId="77777777" w:rsidR="001620BD" w:rsidRPr="002E01AC" w:rsidDel="001276B3" w:rsidRDefault="001620BD" w:rsidP="002F200E">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5B3AFBD3" w14:textId="77777777" w:rsidR="001620BD" w:rsidRPr="002E01AC" w:rsidDel="001276B3" w:rsidRDefault="001620BD" w:rsidP="002F200E">
            <w:pPr>
              <w:spacing w:after="0" w:line="240" w:lineRule="auto"/>
              <w:jc w:val="left"/>
              <w:rPr>
                <w:color w:val="000000"/>
                <w:sz w:val="18"/>
                <w:szCs w:val="18"/>
              </w:rPr>
            </w:pPr>
            <w:r w:rsidRPr="002E01AC">
              <w:rPr>
                <w:sz w:val="18"/>
                <w:szCs w:val="18"/>
              </w:rPr>
              <w:t>0</w:t>
            </w:r>
          </w:p>
        </w:tc>
        <w:tc>
          <w:tcPr>
            <w:tcW w:w="1587" w:type="dxa"/>
            <w:tcBorders>
              <w:top w:val="nil"/>
              <w:left w:val="nil"/>
              <w:right w:val="nil"/>
            </w:tcBorders>
            <w:shd w:val="clear" w:color="auto" w:fill="FFFFFF"/>
            <w:noWrap/>
            <w:tcMar>
              <w:top w:w="60" w:type="dxa"/>
              <w:left w:w="180" w:type="dxa"/>
              <w:bottom w:w="60" w:type="dxa"/>
              <w:right w:w="180" w:type="dxa"/>
            </w:tcMar>
            <w:vAlign w:val="center"/>
          </w:tcPr>
          <w:p w14:paraId="00DBACF7" w14:textId="77777777" w:rsidR="001620BD" w:rsidRPr="002E01AC" w:rsidDel="001276B3" w:rsidRDefault="001620BD" w:rsidP="002F200E">
            <w:pPr>
              <w:spacing w:after="0" w:line="240" w:lineRule="auto"/>
              <w:jc w:val="left"/>
              <w:rPr>
                <w:color w:val="000000"/>
                <w:sz w:val="18"/>
                <w:szCs w:val="18"/>
              </w:rPr>
            </w:pPr>
            <w:r>
              <w:rPr>
                <w:sz w:val="18"/>
                <w:szCs w:val="18"/>
              </w:rPr>
              <w:t>8</w:t>
            </w:r>
            <w:r w:rsidRPr="002E01AC">
              <w:rPr>
                <w:sz w:val="18"/>
                <w:szCs w:val="18"/>
              </w:rPr>
              <w:t>2 (1</w:t>
            </w:r>
            <w:r>
              <w:rPr>
                <w:sz w:val="18"/>
                <w:szCs w:val="18"/>
              </w:rPr>
              <w:t>8</w:t>
            </w:r>
            <w:r w:rsidRPr="002E01AC">
              <w:rPr>
                <w:sz w:val="18"/>
                <w:szCs w:val="18"/>
              </w:rPr>
              <w:t>.</w:t>
            </w:r>
            <w:r>
              <w:rPr>
                <w:sz w:val="18"/>
                <w:szCs w:val="18"/>
              </w:rPr>
              <w:t>2</w:t>
            </w:r>
            <w:r w:rsidRPr="002E01AC">
              <w:rPr>
                <w:sz w:val="18"/>
                <w:szCs w:val="18"/>
              </w:rPr>
              <w:t>)</w:t>
            </w:r>
          </w:p>
        </w:tc>
        <w:tc>
          <w:tcPr>
            <w:tcW w:w="1417" w:type="dxa"/>
            <w:tcBorders>
              <w:top w:val="nil"/>
              <w:left w:val="nil"/>
              <w:right w:val="nil"/>
            </w:tcBorders>
            <w:shd w:val="clear" w:color="auto" w:fill="FFFFFF"/>
            <w:noWrap/>
            <w:tcMar>
              <w:top w:w="60" w:type="dxa"/>
              <w:left w:w="180" w:type="dxa"/>
              <w:bottom w:w="60" w:type="dxa"/>
              <w:right w:w="180" w:type="dxa"/>
            </w:tcMar>
            <w:vAlign w:val="center"/>
          </w:tcPr>
          <w:p w14:paraId="06873502" w14:textId="77777777" w:rsidR="001620BD" w:rsidRPr="002E01AC" w:rsidDel="001276B3" w:rsidRDefault="001620BD" w:rsidP="002F200E">
            <w:pPr>
              <w:spacing w:after="0" w:line="240" w:lineRule="auto"/>
              <w:jc w:val="left"/>
              <w:rPr>
                <w:color w:val="000000"/>
                <w:sz w:val="18"/>
                <w:szCs w:val="18"/>
              </w:rPr>
            </w:pPr>
            <w:r w:rsidRPr="002E01AC">
              <w:rPr>
                <w:sz w:val="18"/>
                <w:szCs w:val="18"/>
              </w:rPr>
              <w:t>15 (5.7)</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0C0946D4" w14:textId="77777777" w:rsidR="001620BD" w:rsidRPr="002E01AC" w:rsidDel="001276B3" w:rsidRDefault="001620BD" w:rsidP="002F200E">
            <w:pPr>
              <w:spacing w:after="0" w:line="240" w:lineRule="auto"/>
              <w:jc w:val="left"/>
              <w:rPr>
                <w:color w:val="000000"/>
                <w:sz w:val="18"/>
                <w:szCs w:val="18"/>
              </w:rPr>
            </w:pPr>
            <w:r w:rsidRPr="002E01AC">
              <w:rPr>
                <w:sz w:val="18"/>
                <w:szCs w:val="18"/>
              </w:rPr>
              <w:t>6 (2.4)</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5AEEDB5C" w14:textId="77777777" w:rsidR="001620BD" w:rsidRPr="002E01AC" w:rsidDel="001276B3" w:rsidRDefault="001620BD" w:rsidP="002F200E">
            <w:pPr>
              <w:spacing w:after="0" w:line="240" w:lineRule="auto"/>
              <w:jc w:val="left"/>
              <w:rPr>
                <w:color w:val="000000"/>
                <w:sz w:val="18"/>
                <w:szCs w:val="18"/>
              </w:rPr>
            </w:pPr>
            <w:r w:rsidRPr="002E01AC">
              <w:rPr>
                <w:sz w:val="18"/>
                <w:szCs w:val="18"/>
              </w:rPr>
              <w:t>104 (13.</w:t>
            </w:r>
            <w:r>
              <w:rPr>
                <w:sz w:val="18"/>
                <w:szCs w:val="18"/>
              </w:rPr>
              <w:t>8</w:t>
            </w:r>
            <w:r w:rsidRPr="002E01AC">
              <w:rPr>
                <w:sz w:val="18"/>
                <w:szCs w:val="18"/>
              </w:rPr>
              <w:t>)</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186236AA" w14:textId="77777777" w:rsidR="001620BD" w:rsidRPr="002E01AC" w:rsidDel="001276B3" w:rsidRDefault="001620BD" w:rsidP="002F200E">
            <w:pPr>
              <w:spacing w:after="0" w:line="240" w:lineRule="auto"/>
              <w:jc w:val="left"/>
              <w:rPr>
                <w:color w:val="000000"/>
                <w:sz w:val="18"/>
                <w:szCs w:val="18"/>
              </w:rPr>
            </w:pPr>
            <w:r>
              <w:rPr>
                <w:sz w:val="18"/>
                <w:szCs w:val="18"/>
              </w:rPr>
              <w:t>692</w:t>
            </w:r>
            <w:r w:rsidRPr="002E01AC">
              <w:rPr>
                <w:sz w:val="18"/>
                <w:szCs w:val="18"/>
              </w:rPr>
              <w:t xml:space="preserve"> (</w:t>
            </w:r>
            <w:r>
              <w:rPr>
                <w:sz w:val="18"/>
                <w:szCs w:val="18"/>
              </w:rPr>
              <w:t>21</w:t>
            </w:r>
            <w:r w:rsidRPr="002E01AC">
              <w:rPr>
                <w:sz w:val="18"/>
                <w:szCs w:val="18"/>
              </w:rPr>
              <w:t>.</w:t>
            </w:r>
            <w:r>
              <w:rPr>
                <w:sz w:val="18"/>
                <w:szCs w:val="18"/>
              </w:rPr>
              <w:t>8</w:t>
            </w:r>
            <w:r w:rsidRPr="002E01AC">
              <w:rPr>
                <w:sz w:val="18"/>
                <w:szCs w:val="18"/>
              </w:rPr>
              <w:t>)</w:t>
            </w:r>
          </w:p>
        </w:tc>
      </w:tr>
      <w:tr w:rsidR="001620BD" w:rsidRPr="00E03B11" w:rsidDel="001276B3" w14:paraId="6F84AF6F" w14:textId="77777777" w:rsidTr="002F200E">
        <w:trPr>
          <w:trHeight w:val="20"/>
          <w:jc w:val="center"/>
        </w:trPr>
        <w:tc>
          <w:tcPr>
            <w:tcW w:w="2721"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17AFFF87" w14:textId="77777777" w:rsidR="001620BD" w:rsidRPr="002E01AC" w:rsidRDefault="001620BD" w:rsidP="002F200E">
            <w:pPr>
              <w:spacing w:after="0" w:line="240" w:lineRule="auto"/>
              <w:jc w:val="left"/>
              <w:rPr>
                <w:sz w:val="18"/>
                <w:szCs w:val="18"/>
              </w:rPr>
            </w:pPr>
            <w:r w:rsidRPr="002E01AC">
              <w:rPr>
                <w:sz w:val="18"/>
                <w:szCs w:val="18"/>
              </w:rPr>
              <w:t>Missing between dosing intervals, N (%)</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5EA914B" w14:textId="77777777" w:rsidR="001620BD" w:rsidRPr="002E01AC" w:rsidRDefault="001620BD" w:rsidP="002F200E">
            <w:pPr>
              <w:spacing w:after="0" w:line="240" w:lineRule="auto"/>
              <w:jc w:val="left"/>
              <w:rPr>
                <w:sz w:val="18"/>
                <w:szCs w:val="18"/>
              </w:rPr>
            </w:pPr>
            <w:r w:rsidRPr="002E01AC">
              <w:rPr>
                <w:sz w:val="18"/>
                <w:szCs w:val="18"/>
              </w:rPr>
              <w:t>199 (28.1)</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2D4CD61" w14:textId="77777777" w:rsidR="001620BD" w:rsidRPr="002E01AC" w:rsidRDefault="001620BD" w:rsidP="002F200E">
            <w:pPr>
              <w:spacing w:after="0" w:line="240" w:lineRule="auto"/>
              <w:jc w:val="left"/>
              <w:rPr>
                <w:sz w:val="18"/>
                <w:szCs w:val="18"/>
              </w:rPr>
            </w:pPr>
            <w:r w:rsidRPr="002E01AC">
              <w:rPr>
                <w:sz w:val="18"/>
                <w:szCs w:val="18"/>
              </w:rPr>
              <w:t>215 (43.3)</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8D7C1A0" w14:textId="77777777" w:rsidR="001620BD" w:rsidRPr="002E01AC" w:rsidRDefault="001620BD" w:rsidP="002F200E">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82C0A96" w14:textId="77777777" w:rsidR="001620BD" w:rsidRPr="002E01AC" w:rsidRDefault="001620BD" w:rsidP="002F200E">
            <w:pPr>
              <w:spacing w:after="0" w:line="240" w:lineRule="auto"/>
              <w:jc w:val="left"/>
              <w:rPr>
                <w:sz w:val="18"/>
                <w:szCs w:val="18"/>
              </w:rPr>
            </w:pPr>
            <w:r w:rsidRPr="002E01AC">
              <w:rPr>
                <w:sz w:val="18"/>
                <w:szCs w:val="18"/>
              </w:rPr>
              <w:t>75 (100)</w:t>
            </w:r>
          </w:p>
        </w:tc>
        <w:tc>
          <w:tcPr>
            <w:tcW w:w="1587"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C9F192B" w14:textId="77777777" w:rsidR="001620BD" w:rsidRPr="002E01AC" w:rsidRDefault="001620BD" w:rsidP="002F200E">
            <w:pPr>
              <w:spacing w:after="0" w:line="240" w:lineRule="auto"/>
              <w:jc w:val="left"/>
              <w:rPr>
                <w:sz w:val="18"/>
                <w:szCs w:val="18"/>
              </w:rPr>
            </w:pPr>
            <w:r w:rsidRPr="002E01AC">
              <w:rPr>
                <w:sz w:val="18"/>
                <w:szCs w:val="18"/>
              </w:rPr>
              <w:t>156 (34.6)</w:t>
            </w:r>
          </w:p>
        </w:tc>
        <w:tc>
          <w:tcPr>
            <w:tcW w:w="1417"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E959069" w14:textId="77777777" w:rsidR="001620BD" w:rsidRPr="002E01AC" w:rsidRDefault="001620BD" w:rsidP="002F200E">
            <w:pPr>
              <w:spacing w:after="0" w:line="240" w:lineRule="auto"/>
              <w:jc w:val="left"/>
              <w:rPr>
                <w:sz w:val="18"/>
                <w:szCs w:val="18"/>
              </w:rPr>
            </w:pPr>
            <w:r w:rsidRPr="002E01AC">
              <w:rPr>
                <w:sz w:val="18"/>
                <w:szCs w:val="18"/>
              </w:rPr>
              <w:t>221 (84.7)</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AD20DD8" w14:textId="77777777" w:rsidR="001620BD" w:rsidRPr="002E01AC" w:rsidRDefault="001620BD" w:rsidP="002F200E">
            <w:pPr>
              <w:spacing w:after="0" w:line="240" w:lineRule="auto"/>
              <w:jc w:val="left"/>
              <w:rPr>
                <w:sz w:val="18"/>
                <w:szCs w:val="18"/>
              </w:rPr>
            </w:pPr>
            <w:r w:rsidRPr="002E01AC">
              <w:rPr>
                <w:sz w:val="18"/>
                <w:szCs w:val="18"/>
              </w:rPr>
              <w:t>222 (89.2)</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76A017D" w14:textId="77777777" w:rsidR="001620BD" w:rsidRPr="002E01AC" w:rsidRDefault="001620BD" w:rsidP="002F200E">
            <w:pPr>
              <w:spacing w:after="0" w:line="240" w:lineRule="auto"/>
              <w:jc w:val="left"/>
              <w:rPr>
                <w:sz w:val="18"/>
                <w:szCs w:val="18"/>
              </w:rPr>
            </w:pPr>
            <w:r w:rsidRPr="002E01AC">
              <w:rPr>
                <w:sz w:val="18"/>
                <w:szCs w:val="18"/>
              </w:rPr>
              <w:t>618 (81.9)</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8C81970" w14:textId="77777777" w:rsidR="001620BD" w:rsidRPr="002E01AC" w:rsidRDefault="001620BD" w:rsidP="002F200E">
            <w:pPr>
              <w:spacing w:after="0" w:line="240" w:lineRule="auto"/>
              <w:jc w:val="left"/>
              <w:rPr>
                <w:sz w:val="18"/>
                <w:szCs w:val="18"/>
              </w:rPr>
            </w:pPr>
            <w:r w:rsidRPr="002E01AC">
              <w:rPr>
                <w:sz w:val="18"/>
                <w:szCs w:val="18"/>
              </w:rPr>
              <w:t>1880 (59.3)</w:t>
            </w:r>
          </w:p>
        </w:tc>
      </w:tr>
    </w:tbl>
    <w:p w14:paraId="504B15AE" w14:textId="77777777" w:rsidR="001620BD" w:rsidRPr="004A4A88" w:rsidRDefault="001620BD" w:rsidP="001620BD">
      <w:r w:rsidRPr="004A4A88">
        <w:rPr>
          <w:sz w:val="18"/>
          <w:szCs w:val="18"/>
        </w:rPr>
        <w:t>APACHE II, Acute Physiology and Chronic Health Evaluation II; C</w:t>
      </w:r>
      <w:r>
        <w:rPr>
          <w:sz w:val="18"/>
          <w:szCs w:val="18"/>
        </w:rPr>
        <w:t>,</w:t>
      </w:r>
      <w:r w:rsidRPr="004A4A88">
        <w:rPr>
          <w:sz w:val="18"/>
          <w:szCs w:val="18"/>
        </w:rPr>
        <w:t xml:space="preserve"> plasma concentration; </w:t>
      </w:r>
      <w:r w:rsidRPr="004A4A88">
        <w:rPr>
          <w:color w:val="000000"/>
          <w:sz w:val="18"/>
          <w:szCs w:val="18"/>
        </w:rPr>
        <w:t>CRRT</w:t>
      </w:r>
      <w:r>
        <w:rPr>
          <w:color w:val="000000"/>
          <w:sz w:val="18"/>
          <w:szCs w:val="18"/>
        </w:rPr>
        <w:t>,</w:t>
      </w:r>
      <w:r w:rsidRPr="004A4A88">
        <w:rPr>
          <w:color w:val="000000"/>
          <w:sz w:val="18"/>
          <w:szCs w:val="18"/>
        </w:rPr>
        <w:t xml:space="preserve"> continuous renal replacement therapy;</w:t>
      </w:r>
      <w:r w:rsidRPr="004A4A88">
        <w:rPr>
          <w:sz w:val="18"/>
          <w:szCs w:val="18"/>
        </w:rPr>
        <w:t xml:space="preserve"> </w:t>
      </w:r>
      <w:proofErr w:type="spellStart"/>
      <w:r w:rsidRPr="004A4A88">
        <w:rPr>
          <w:color w:val="000000"/>
          <w:sz w:val="18"/>
          <w:szCs w:val="18"/>
        </w:rPr>
        <w:t>eGFR</w:t>
      </w:r>
      <w:r w:rsidRPr="004A4A88">
        <w:rPr>
          <w:color w:val="000000"/>
          <w:sz w:val="18"/>
          <w:szCs w:val="18"/>
          <w:vertAlign w:val="subscript"/>
        </w:rPr>
        <w:t>CKD</w:t>
      </w:r>
      <w:proofErr w:type="spellEnd"/>
      <w:r w:rsidRPr="004A4A88">
        <w:rPr>
          <w:color w:val="000000"/>
          <w:sz w:val="18"/>
          <w:szCs w:val="18"/>
          <w:vertAlign w:val="subscript"/>
        </w:rPr>
        <w:t>-EPI</w:t>
      </w:r>
      <w:r>
        <w:rPr>
          <w:color w:val="000000"/>
          <w:sz w:val="18"/>
          <w:szCs w:val="18"/>
        </w:rPr>
        <w:t>,</w:t>
      </w:r>
      <w:r w:rsidRPr="004A4A88">
        <w:rPr>
          <w:color w:val="000000"/>
          <w:sz w:val="18"/>
          <w:szCs w:val="18"/>
        </w:rPr>
        <w:t xml:space="preserve"> estimated glomerular filtration rate calculated using the Chronic Kidney Disease Epidemiology Collaboration equation without a race variable</w:t>
      </w:r>
      <w:r w:rsidRPr="004A4A88">
        <w:rPr>
          <w:sz w:val="18"/>
          <w:szCs w:val="18"/>
        </w:rPr>
        <w:t>; IHD</w:t>
      </w:r>
      <w:r>
        <w:rPr>
          <w:sz w:val="18"/>
          <w:szCs w:val="18"/>
        </w:rPr>
        <w:t>,</w:t>
      </w:r>
      <w:r w:rsidRPr="004A4A88">
        <w:rPr>
          <w:sz w:val="18"/>
          <w:szCs w:val="18"/>
        </w:rPr>
        <w:t xml:space="preserve"> intermittent haemodialysis; n, number of patients; N, number of events (either dosing or sampling or both); NA, not available; Q1, 1</w:t>
      </w:r>
      <w:r w:rsidRPr="004A4A88">
        <w:rPr>
          <w:sz w:val="18"/>
          <w:szCs w:val="18"/>
          <w:vertAlign w:val="superscript"/>
        </w:rPr>
        <w:t>st</w:t>
      </w:r>
      <w:r w:rsidRPr="004A4A88">
        <w:rPr>
          <w:sz w:val="18"/>
          <w:szCs w:val="18"/>
        </w:rPr>
        <w:t xml:space="preserve"> quartile; Q3, 3</w:t>
      </w:r>
      <w:r w:rsidRPr="004A4A88">
        <w:rPr>
          <w:sz w:val="18"/>
          <w:szCs w:val="18"/>
          <w:vertAlign w:val="superscript"/>
        </w:rPr>
        <w:t>rd</w:t>
      </w:r>
      <w:r w:rsidRPr="004A4A88">
        <w:rPr>
          <w:sz w:val="18"/>
          <w:szCs w:val="18"/>
        </w:rPr>
        <w:t xml:space="preserve"> quartile.</w:t>
      </w:r>
    </w:p>
    <w:p w14:paraId="7B6FF448" w14:textId="77777777" w:rsidR="008402D4" w:rsidRPr="00E03B11" w:rsidRDefault="008402D4" w:rsidP="008402D4">
      <w:r w:rsidRPr="00E03B11">
        <w:rPr>
          <w:b/>
          <w:bCs/>
        </w:rPr>
        <w:lastRenderedPageBreak/>
        <w:t>Table 2</w:t>
      </w:r>
      <w:r w:rsidRPr="00E03B11">
        <w:t xml:space="preserve">. </w:t>
      </w:r>
      <w:r>
        <w:t>Model p</w:t>
      </w:r>
      <w:r w:rsidRPr="00E03B11">
        <w:t>arameter 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8402D4" w:rsidRPr="00A96C8F" w14:paraId="4F0C45C9" w14:textId="77777777" w:rsidTr="002F200E">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10FB7B79" w14:textId="77777777" w:rsidR="008402D4" w:rsidRPr="009F0560" w:rsidRDefault="008402D4" w:rsidP="002F200E">
            <w:pPr>
              <w:spacing w:after="0" w:line="240" w:lineRule="auto"/>
              <w:contextualSpacing/>
              <w:rPr>
                <w:b/>
                <w:bCs/>
                <w:sz w:val="18"/>
                <w:szCs w:val="18"/>
              </w:rPr>
            </w:pPr>
            <w:r w:rsidRPr="002E01AC">
              <w:rPr>
                <w:b/>
                <w:bCs/>
                <w:sz w:val="18"/>
                <w:szCs w:val="18"/>
              </w:rPr>
              <w:t>Parameter</w:t>
            </w:r>
            <w:r>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1ABC9A9D" w14:textId="77777777" w:rsidR="008402D4" w:rsidRPr="00CE12B9" w:rsidRDefault="008402D4" w:rsidP="002F200E">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Pr="00CE12B9">
              <w:rPr>
                <w:b/>
                <w:bCs/>
                <w:sz w:val="18"/>
                <w:szCs w:val="18"/>
                <w:lang w:val="es-ES"/>
              </w:rPr>
              <w:t xml:space="preserve"> </w:t>
            </w:r>
            <w:proofErr w:type="spellStart"/>
            <w:r w:rsidRPr="00CE12B9">
              <w:rPr>
                <w:b/>
                <w:bCs/>
                <w:sz w:val="18"/>
                <w:szCs w:val="18"/>
                <w:lang w:val="es-ES"/>
              </w:rPr>
              <w:t>estimate</w:t>
            </w:r>
            <w:proofErr w:type="spellEnd"/>
            <w:r w:rsidRPr="00CE12B9">
              <w:rPr>
                <w:b/>
                <w:bCs/>
                <w:sz w:val="18"/>
                <w:szCs w:val="18"/>
                <w:lang w:val="es-ES"/>
              </w:rPr>
              <w:t xml:space="preserve"> (% RSE) [</w:t>
            </w:r>
            <w:r>
              <w:rPr>
                <w:b/>
                <w:bCs/>
                <w:sz w:val="18"/>
                <w:szCs w:val="18"/>
                <w:lang w:val="es-ES"/>
              </w:rPr>
              <w:t>%</w:t>
            </w:r>
            <w:proofErr w:type="spellStart"/>
            <w:r w:rsidRPr="00CE12B9">
              <w:rPr>
                <w:b/>
                <w:bCs/>
                <w:sz w:val="18"/>
                <w:szCs w:val="18"/>
                <w:lang w:val="es-ES"/>
              </w:rPr>
              <w:t>sh</w:t>
            </w:r>
            <w:r>
              <w:rPr>
                <w:b/>
                <w:bCs/>
                <w:sz w:val="18"/>
                <w:szCs w:val="18"/>
                <w:lang w:val="es-ES"/>
              </w:rPr>
              <w:t>rinkage</w:t>
            </w:r>
            <w:proofErr w:type="spellEnd"/>
            <w:r>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08441B7" w14:textId="77777777" w:rsidR="008402D4" w:rsidRPr="002E01AC" w:rsidRDefault="008402D4" w:rsidP="002F200E">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Pr>
                <w:b/>
                <w:bCs/>
                <w:sz w:val="18"/>
                <w:szCs w:val="18"/>
                <w:lang w:val="es-ES"/>
              </w:rPr>
              <w:t>p</w:t>
            </w:r>
            <w:r w:rsidRPr="002E01AC">
              <w:rPr>
                <w:b/>
                <w:bCs/>
                <w:sz w:val="18"/>
                <w:szCs w:val="18"/>
                <w:lang w:val="es-ES"/>
              </w:rPr>
              <w:t>ooled</w:t>
            </w:r>
            <w:proofErr w:type="spellEnd"/>
            <w:r w:rsidRPr="002E01AC">
              <w:rPr>
                <w:b/>
                <w:bCs/>
                <w:sz w:val="18"/>
                <w:szCs w:val="18"/>
                <w:lang w:val="es-ES"/>
              </w:rPr>
              <w:t xml:space="preserve"> </w:t>
            </w:r>
            <w:proofErr w:type="spellStart"/>
            <w:r w:rsidRPr="002E01AC">
              <w:rPr>
                <w:b/>
                <w:bCs/>
                <w:sz w:val="18"/>
                <w:szCs w:val="18"/>
                <w:lang w:val="es-ES"/>
              </w:rPr>
              <w:t>estimate</w:t>
            </w:r>
            <w:proofErr w:type="spellEnd"/>
            <w:r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D9EAA9" w14:textId="687CF47E" w:rsidR="008402D4" w:rsidRPr="002E01AC" w:rsidRDefault="008402D4" w:rsidP="002F200E">
            <w:pPr>
              <w:spacing w:after="0" w:line="240" w:lineRule="auto"/>
              <w:contextualSpacing/>
              <w:rPr>
                <w:b/>
                <w:bCs/>
                <w:sz w:val="18"/>
                <w:szCs w:val="18"/>
                <w:lang w:val="es-ES"/>
              </w:rPr>
            </w:pPr>
            <w:r w:rsidRPr="002E01AC">
              <w:rPr>
                <w:b/>
                <w:bCs/>
                <w:sz w:val="18"/>
                <w:szCs w:val="18"/>
                <w:lang w:val="es-ES"/>
              </w:rPr>
              <w:t>Bootstrap median</w:t>
            </w:r>
            <w:r w:rsidRPr="008B5AC4">
              <w:rPr>
                <w:b/>
                <w:bCs/>
                <w:sz w:val="18"/>
                <w:szCs w:val="18"/>
                <w:lang w:val="es-ES"/>
              </w:rPr>
              <w:t xml:space="preserve"> final </w:t>
            </w:r>
            <w:proofErr w:type="spellStart"/>
            <w:r w:rsidRPr="008B5AC4">
              <w:rPr>
                <w:b/>
                <w:bCs/>
                <w:sz w:val="18"/>
                <w:szCs w:val="18"/>
                <w:lang w:val="es-ES"/>
              </w:rPr>
              <w:t>model</w:t>
            </w:r>
            <w:proofErr w:type="spellEnd"/>
            <w:r w:rsidRPr="002E01AC">
              <w:rPr>
                <w:b/>
                <w:bCs/>
                <w:sz w:val="18"/>
                <w:szCs w:val="18"/>
                <w:lang w:val="es-ES"/>
              </w:rPr>
              <w:t xml:space="preserve"> (95% CI)</w:t>
            </w:r>
            <w:r w:rsidR="00D757AD">
              <w:rPr>
                <w:b/>
                <w:bCs/>
                <w:sz w:val="18"/>
                <w:szCs w:val="18"/>
                <w:vertAlign w:val="superscript"/>
                <w:lang w:val="es-ES"/>
              </w:rPr>
              <w:t>a</w:t>
            </w:r>
          </w:p>
        </w:tc>
      </w:tr>
      <w:tr w:rsidR="008402D4" w:rsidRPr="00E03B11" w14:paraId="755B4A42"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4DE1B8B" w14:textId="77777777" w:rsidR="008402D4" w:rsidRPr="009F0560" w:rsidRDefault="008402D4" w:rsidP="002F200E">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77D37012" w14:textId="77777777" w:rsidR="008402D4" w:rsidRPr="002E01AC" w:rsidRDefault="008402D4" w:rsidP="002F200E">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057F54CF" w14:textId="77777777" w:rsidR="008402D4" w:rsidRPr="002E01AC" w:rsidRDefault="008402D4" w:rsidP="002F200E">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0E53CD4" w14:textId="77777777" w:rsidR="008402D4" w:rsidRPr="002E01AC" w:rsidRDefault="008402D4" w:rsidP="002F200E">
            <w:pPr>
              <w:spacing w:after="0" w:line="240" w:lineRule="auto"/>
              <w:contextualSpacing/>
              <w:rPr>
                <w:sz w:val="18"/>
                <w:szCs w:val="18"/>
              </w:rPr>
            </w:pPr>
          </w:p>
        </w:tc>
      </w:tr>
      <w:tr w:rsidR="008402D4" w:rsidRPr="00E03B11" w14:paraId="5AC194E0"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A3CBD7D" w14:textId="77777777" w:rsidR="008402D4" w:rsidRPr="009F0560" w:rsidRDefault="008402D4" w:rsidP="002F200E">
            <w:pPr>
              <w:spacing w:after="0" w:line="240" w:lineRule="auto"/>
              <w:contextualSpacing/>
              <w:rPr>
                <w:sz w:val="18"/>
                <w:szCs w:val="18"/>
              </w:rPr>
            </w:pPr>
            <w:proofErr w:type="spellStart"/>
            <w:r w:rsidRPr="002E01AC">
              <w:rPr>
                <w:sz w:val="18"/>
                <w:szCs w:val="18"/>
              </w:rPr>
              <w:t>C</w:t>
            </w:r>
            <w:r>
              <w:rPr>
                <w:sz w:val="18"/>
                <w:szCs w:val="18"/>
              </w:rPr>
              <w:t>L</w:t>
            </w:r>
            <w:r w:rsidRPr="00494DCF">
              <w:rPr>
                <w:sz w:val="18"/>
                <w:szCs w:val="18"/>
                <w:vertAlign w:val="subscript"/>
              </w:rPr>
              <w:t>on</w:t>
            </w:r>
            <w:proofErr w:type="spellEnd"/>
            <w:r>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173E3F00" w14:textId="77777777" w:rsidR="008402D4" w:rsidRPr="002E01AC" w:rsidRDefault="008402D4" w:rsidP="002F200E">
            <w:pPr>
              <w:spacing w:after="0" w:line="240" w:lineRule="auto"/>
              <w:ind w:left="170"/>
              <w:contextualSpacing/>
              <w:rPr>
                <w:sz w:val="18"/>
                <w:szCs w:val="18"/>
              </w:rPr>
            </w:pPr>
            <w:r w:rsidRPr="00BE0814">
              <w:rPr>
                <w:sz w:val="18"/>
                <w:szCs w:val="18"/>
              </w:rPr>
              <w:t>1.</w:t>
            </w:r>
            <w:r>
              <w:rPr>
                <w:sz w:val="18"/>
                <w:szCs w:val="18"/>
              </w:rPr>
              <w:t>56 (10.2)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4A03ADA1" w14:textId="77777777" w:rsidR="008402D4" w:rsidRPr="002E01AC" w:rsidRDefault="008402D4" w:rsidP="002F200E">
            <w:pPr>
              <w:spacing w:after="0" w:line="240" w:lineRule="auto"/>
              <w:contextualSpacing/>
              <w:rPr>
                <w:color w:val="000000"/>
                <w:sz w:val="18"/>
                <w:szCs w:val="18"/>
              </w:rPr>
            </w:pPr>
            <w:r w:rsidRPr="002E01AC">
              <w:rPr>
                <w:sz w:val="18"/>
                <w:szCs w:val="18"/>
              </w:rPr>
              <w:t>1.</w:t>
            </w:r>
            <w:r>
              <w:rPr>
                <w:sz w:val="18"/>
                <w:szCs w:val="18"/>
              </w:rPr>
              <w:t>56</w:t>
            </w:r>
            <w:r w:rsidRPr="002E01AC">
              <w:rPr>
                <w:sz w:val="18"/>
                <w:szCs w:val="18"/>
              </w:rPr>
              <w:t xml:space="preserve"> (1.</w:t>
            </w:r>
            <w:r>
              <w:rPr>
                <w:sz w:val="18"/>
                <w:szCs w:val="18"/>
              </w:rPr>
              <w:t>25</w:t>
            </w:r>
            <w:r w:rsidRPr="002E01AC">
              <w:rPr>
                <w:sz w:val="18"/>
                <w:szCs w:val="18"/>
              </w:rPr>
              <w:t>–1.</w:t>
            </w:r>
            <w:r>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A28D009" w14:textId="77777777" w:rsidR="008402D4" w:rsidRPr="002E01AC" w:rsidRDefault="008402D4" w:rsidP="002F200E">
            <w:pPr>
              <w:spacing w:after="0" w:line="240" w:lineRule="auto"/>
              <w:contextualSpacing/>
              <w:rPr>
                <w:color w:val="000000"/>
                <w:sz w:val="18"/>
                <w:szCs w:val="18"/>
              </w:rPr>
            </w:pPr>
            <w:r w:rsidRPr="002E01AC">
              <w:rPr>
                <w:sz w:val="18"/>
                <w:szCs w:val="18"/>
              </w:rPr>
              <w:t>1.</w:t>
            </w:r>
            <w:r>
              <w:rPr>
                <w:sz w:val="18"/>
                <w:szCs w:val="18"/>
              </w:rPr>
              <w:t>58</w:t>
            </w:r>
            <w:r w:rsidRPr="002E01AC">
              <w:rPr>
                <w:sz w:val="18"/>
                <w:szCs w:val="18"/>
              </w:rPr>
              <w:t xml:space="preserve"> (1.</w:t>
            </w:r>
            <w:r>
              <w:rPr>
                <w:sz w:val="18"/>
                <w:szCs w:val="18"/>
              </w:rPr>
              <w:t>24</w:t>
            </w:r>
            <w:r w:rsidRPr="002E01AC">
              <w:rPr>
                <w:sz w:val="18"/>
                <w:szCs w:val="18"/>
              </w:rPr>
              <w:t>–1.</w:t>
            </w:r>
            <w:r>
              <w:rPr>
                <w:sz w:val="18"/>
                <w:szCs w:val="18"/>
              </w:rPr>
              <w:t>88</w:t>
            </w:r>
            <w:r w:rsidRPr="002E01AC">
              <w:rPr>
                <w:sz w:val="18"/>
                <w:szCs w:val="18"/>
              </w:rPr>
              <w:t>)</w:t>
            </w:r>
          </w:p>
        </w:tc>
      </w:tr>
      <w:tr w:rsidR="008402D4" w:rsidRPr="00E03B11" w14:paraId="6899C485"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4F794AA3" w14:textId="77777777" w:rsidR="008402D4" w:rsidRPr="009F0560" w:rsidRDefault="008402D4" w:rsidP="002F200E">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Pr>
                <w:sz w:val="18"/>
                <w:szCs w:val="18"/>
                <w:vertAlign w:val="subscript"/>
                <w:lang w:val="fr-FR"/>
              </w:rPr>
              <w:t>-</w:t>
            </w:r>
            <w:r w:rsidRPr="002E01AC">
              <w:rPr>
                <w:sz w:val="18"/>
                <w:szCs w:val="18"/>
                <w:vertAlign w:val="subscript"/>
              </w:rPr>
              <w:t xml:space="preserve">CRRT </w:t>
            </w:r>
            <w:r w:rsidRPr="002E01AC">
              <w:rPr>
                <w:sz w:val="18"/>
                <w:szCs w:val="18"/>
              </w:rPr>
              <w:t>(L/h)</w:t>
            </w:r>
          </w:p>
        </w:tc>
        <w:tc>
          <w:tcPr>
            <w:tcW w:w="1220" w:type="pct"/>
            <w:tcBorders>
              <w:top w:val="nil"/>
              <w:left w:val="nil"/>
              <w:bottom w:val="nil"/>
              <w:right w:val="nil"/>
            </w:tcBorders>
            <w:shd w:val="clear" w:color="auto" w:fill="FFFFFF"/>
          </w:tcPr>
          <w:p w14:paraId="7B313351" w14:textId="77777777" w:rsidR="008402D4" w:rsidRPr="002E01AC" w:rsidRDefault="008402D4" w:rsidP="002F200E">
            <w:pPr>
              <w:spacing w:after="0" w:line="240" w:lineRule="auto"/>
              <w:ind w:left="170"/>
              <w:contextualSpacing/>
              <w:rPr>
                <w:sz w:val="18"/>
                <w:szCs w:val="18"/>
              </w:rPr>
            </w:pPr>
            <w:r w:rsidRPr="00BE0814">
              <w:rPr>
                <w:sz w:val="18"/>
                <w:szCs w:val="18"/>
              </w:rPr>
              <w:t>0.63</w:t>
            </w:r>
            <w:r>
              <w:rPr>
                <w:sz w:val="18"/>
                <w:szCs w:val="18"/>
              </w:rPr>
              <w:t>3</w:t>
            </w:r>
            <w:r w:rsidRPr="00BE0814">
              <w:rPr>
                <w:sz w:val="18"/>
                <w:szCs w:val="18"/>
              </w:rPr>
              <w:t xml:space="preserve"> </w:t>
            </w:r>
            <w:r>
              <w:rPr>
                <w:sz w:val="18"/>
                <w:szCs w:val="18"/>
              </w:rPr>
              <w:t>(5.4)</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298A9E0B" w14:textId="77777777" w:rsidR="008402D4" w:rsidRPr="002E01AC" w:rsidRDefault="008402D4" w:rsidP="002F200E">
            <w:pPr>
              <w:spacing w:after="0" w:line="240" w:lineRule="auto"/>
              <w:contextualSpacing/>
              <w:rPr>
                <w:sz w:val="18"/>
                <w:szCs w:val="18"/>
              </w:rPr>
            </w:pPr>
            <w:r w:rsidRPr="002E01AC">
              <w:rPr>
                <w:sz w:val="18"/>
                <w:szCs w:val="18"/>
              </w:rPr>
              <w:t>0.6</w:t>
            </w:r>
            <w:r>
              <w:rPr>
                <w:sz w:val="18"/>
                <w:szCs w:val="18"/>
              </w:rPr>
              <w:t>14</w:t>
            </w:r>
            <w:r w:rsidRPr="002E01AC">
              <w:rPr>
                <w:sz w:val="18"/>
                <w:szCs w:val="18"/>
              </w:rPr>
              <w:t xml:space="preserve"> (0.5</w:t>
            </w:r>
            <w:r>
              <w:rPr>
                <w:sz w:val="18"/>
                <w:szCs w:val="18"/>
              </w:rPr>
              <w:t>48</w:t>
            </w:r>
            <w:r w:rsidRPr="002E01AC">
              <w:rPr>
                <w:sz w:val="18"/>
                <w:szCs w:val="18"/>
              </w:rPr>
              <w:t>–0.6</w:t>
            </w:r>
            <w:r>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5DDC9F6" w14:textId="77777777" w:rsidR="008402D4" w:rsidRPr="002E01AC" w:rsidRDefault="008402D4" w:rsidP="002F200E">
            <w:pPr>
              <w:spacing w:after="0" w:line="240" w:lineRule="auto"/>
              <w:contextualSpacing/>
              <w:rPr>
                <w:sz w:val="18"/>
                <w:szCs w:val="18"/>
              </w:rPr>
            </w:pPr>
            <w:r w:rsidRPr="002E01AC">
              <w:rPr>
                <w:sz w:val="18"/>
                <w:szCs w:val="18"/>
              </w:rPr>
              <w:t>0.6</w:t>
            </w:r>
            <w:r>
              <w:rPr>
                <w:sz w:val="18"/>
                <w:szCs w:val="18"/>
              </w:rPr>
              <w:t>14</w:t>
            </w:r>
            <w:r w:rsidRPr="002E01AC">
              <w:rPr>
                <w:sz w:val="18"/>
                <w:szCs w:val="18"/>
              </w:rPr>
              <w:t xml:space="preserve"> (0.5</w:t>
            </w:r>
            <w:r>
              <w:rPr>
                <w:sz w:val="18"/>
                <w:szCs w:val="18"/>
              </w:rPr>
              <w:t>50</w:t>
            </w:r>
            <w:r w:rsidRPr="002E01AC">
              <w:rPr>
                <w:sz w:val="18"/>
                <w:szCs w:val="18"/>
              </w:rPr>
              <w:t>–0.</w:t>
            </w:r>
            <w:r>
              <w:rPr>
                <w:sz w:val="18"/>
                <w:szCs w:val="18"/>
              </w:rPr>
              <w:t>676</w:t>
            </w:r>
            <w:r w:rsidRPr="002E01AC">
              <w:rPr>
                <w:sz w:val="18"/>
                <w:szCs w:val="18"/>
              </w:rPr>
              <w:t>)</w:t>
            </w:r>
          </w:p>
        </w:tc>
      </w:tr>
      <w:tr w:rsidR="008402D4" w:rsidRPr="00E03B11" w14:paraId="5F4320AF"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E152091" w14:textId="77777777" w:rsidR="008402D4" w:rsidRPr="009F0560" w:rsidRDefault="008402D4" w:rsidP="002F200E">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Pr="002E01AC">
              <w:rPr>
                <w:sz w:val="18"/>
                <w:szCs w:val="18"/>
              </w:rPr>
              <w:t>CL</w:t>
            </w:r>
            <w:r>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B8F5D5A" w14:textId="77777777" w:rsidR="008402D4" w:rsidRPr="002E01AC" w:rsidRDefault="008402D4" w:rsidP="002F200E">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5FD1725" w14:textId="77777777" w:rsidR="008402D4" w:rsidRPr="002E01AC" w:rsidRDefault="008402D4" w:rsidP="002F200E">
            <w:pPr>
              <w:spacing w:after="0" w:line="240" w:lineRule="auto"/>
              <w:contextualSpacing/>
              <w:rPr>
                <w:sz w:val="18"/>
                <w:szCs w:val="18"/>
              </w:rPr>
            </w:pPr>
            <w:r w:rsidRPr="002E01AC">
              <w:rPr>
                <w:sz w:val="18"/>
                <w:szCs w:val="18"/>
              </w:rPr>
              <w:t>0.</w:t>
            </w:r>
            <w:r>
              <w:rPr>
                <w:sz w:val="18"/>
                <w:szCs w:val="18"/>
              </w:rPr>
              <w:t>532</w:t>
            </w:r>
            <w:r w:rsidRPr="002E01AC">
              <w:rPr>
                <w:sz w:val="18"/>
                <w:szCs w:val="18"/>
              </w:rPr>
              <w:t xml:space="preserve"> (0.1</w:t>
            </w:r>
            <w:r>
              <w:rPr>
                <w:sz w:val="18"/>
                <w:szCs w:val="18"/>
              </w:rPr>
              <w:t>31</w:t>
            </w:r>
            <w:r w:rsidRPr="002E01AC">
              <w:rPr>
                <w:sz w:val="18"/>
                <w:szCs w:val="18"/>
              </w:rPr>
              <w:t>–0.</w:t>
            </w:r>
            <w:r>
              <w:rPr>
                <w:sz w:val="18"/>
                <w:szCs w:val="18"/>
              </w:rPr>
              <w:t>933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96DAAED" w14:textId="77777777" w:rsidR="008402D4" w:rsidRPr="002E01AC" w:rsidRDefault="008402D4" w:rsidP="002F200E">
            <w:pPr>
              <w:spacing w:after="0" w:line="240" w:lineRule="auto"/>
              <w:contextualSpacing/>
              <w:rPr>
                <w:sz w:val="18"/>
                <w:szCs w:val="18"/>
              </w:rPr>
            </w:pPr>
            <w:r w:rsidRPr="002E01AC">
              <w:rPr>
                <w:sz w:val="18"/>
                <w:szCs w:val="18"/>
              </w:rPr>
              <w:t>0.</w:t>
            </w:r>
            <w:r>
              <w:rPr>
                <w:sz w:val="18"/>
                <w:szCs w:val="18"/>
              </w:rPr>
              <w:t>512</w:t>
            </w:r>
            <w:r w:rsidRPr="002E01AC">
              <w:rPr>
                <w:sz w:val="18"/>
                <w:szCs w:val="18"/>
              </w:rPr>
              <w:t xml:space="preserve"> (0.</w:t>
            </w:r>
            <w:r>
              <w:rPr>
                <w:sz w:val="18"/>
                <w:szCs w:val="18"/>
              </w:rPr>
              <w:t>222</w:t>
            </w:r>
            <w:r w:rsidRPr="002E01AC">
              <w:rPr>
                <w:sz w:val="18"/>
                <w:szCs w:val="18"/>
              </w:rPr>
              <w:t>–0.8</w:t>
            </w:r>
            <w:r>
              <w:rPr>
                <w:sz w:val="18"/>
                <w:szCs w:val="18"/>
              </w:rPr>
              <w:t>79</w:t>
            </w:r>
            <w:r w:rsidRPr="002E01AC">
              <w:rPr>
                <w:sz w:val="18"/>
                <w:szCs w:val="18"/>
              </w:rPr>
              <w:t>)</w:t>
            </w:r>
          </w:p>
        </w:tc>
      </w:tr>
      <w:tr w:rsidR="008402D4" w:rsidRPr="00E03B11" w14:paraId="53137A42"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D49CA91" w14:textId="77777777" w:rsidR="008402D4" w:rsidRPr="009F0560" w:rsidRDefault="008402D4" w:rsidP="002F200E">
            <w:pPr>
              <w:spacing w:after="0" w:line="240" w:lineRule="auto"/>
              <w:contextualSpacing/>
              <w:rPr>
                <w:sz w:val="18"/>
                <w:szCs w:val="18"/>
              </w:rPr>
            </w:pPr>
            <w:proofErr w:type="spellStart"/>
            <w:r w:rsidRPr="002E01AC">
              <w:rPr>
                <w:sz w:val="18"/>
                <w:szCs w:val="18"/>
              </w:rPr>
              <w:t>V</w:t>
            </w:r>
            <w:r w:rsidRPr="004A68CB">
              <w:rPr>
                <w:sz w:val="18"/>
                <w:szCs w:val="18"/>
                <w:vertAlign w:val="subscript"/>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02ECF339" w14:textId="77777777" w:rsidR="008402D4" w:rsidRPr="002E01AC" w:rsidRDefault="008402D4" w:rsidP="002F200E">
            <w:pPr>
              <w:spacing w:after="0" w:line="240" w:lineRule="auto"/>
              <w:ind w:left="170"/>
              <w:contextualSpacing/>
              <w:rPr>
                <w:sz w:val="18"/>
                <w:szCs w:val="18"/>
              </w:rPr>
            </w:pPr>
            <w:r w:rsidRPr="00BE0814">
              <w:rPr>
                <w:sz w:val="18"/>
                <w:szCs w:val="18"/>
              </w:rPr>
              <w:t>38.</w:t>
            </w:r>
            <w:r>
              <w:rPr>
                <w:sz w:val="18"/>
                <w:szCs w:val="18"/>
              </w:rPr>
              <w:t>7 (8</w:t>
            </w:r>
            <w:r w:rsidRPr="0096184E">
              <w:rPr>
                <w:sz w:val="18"/>
                <w:szCs w:val="18"/>
              </w:rPr>
              <w:t>.</w:t>
            </w:r>
            <w:r>
              <w:rPr>
                <w:sz w:val="18"/>
                <w:szCs w:val="18"/>
              </w:rPr>
              <w:t>1)</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73B7D50" w14:textId="77777777" w:rsidR="008402D4" w:rsidRPr="002E01AC" w:rsidRDefault="008402D4" w:rsidP="002F200E">
            <w:pPr>
              <w:spacing w:after="0" w:line="240" w:lineRule="auto"/>
              <w:contextualSpacing/>
              <w:rPr>
                <w:sz w:val="18"/>
                <w:szCs w:val="18"/>
              </w:rPr>
            </w:pPr>
            <w:r w:rsidRPr="002E01AC">
              <w:rPr>
                <w:sz w:val="18"/>
                <w:szCs w:val="18"/>
              </w:rPr>
              <w:t>3</w:t>
            </w:r>
            <w:r>
              <w:rPr>
                <w:sz w:val="18"/>
                <w:szCs w:val="18"/>
              </w:rPr>
              <w:t>9</w:t>
            </w:r>
            <w:r w:rsidRPr="002E01AC">
              <w:rPr>
                <w:sz w:val="18"/>
                <w:szCs w:val="18"/>
              </w:rPr>
              <w:t>.</w:t>
            </w:r>
            <w:r>
              <w:rPr>
                <w:sz w:val="18"/>
                <w:szCs w:val="18"/>
              </w:rPr>
              <w:t>4</w:t>
            </w:r>
            <w:r w:rsidRPr="002E01AC">
              <w:rPr>
                <w:sz w:val="18"/>
                <w:szCs w:val="18"/>
              </w:rPr>
              <w:t xml:space="preserve"> (3</w:t>
            </w:r>
            <w:r>
              <w:rPr>
                <w:sz w:val="18"/>
                <w:szCs w:val="18"/>
              </w:rPr>
              <w:t>3</w:t>
            </w:r>
            <w:r w:rsidRPr="002E01AC">
              <w:rPr>
                <w:sz w:val="18"/>
                <w:szCs w:val="18"/>
              </w:rPr>
              <w:t>.</w:t>
            </w:r>
            <w:r>
              <w:rPr>
                <w:sz w:val="18"/>
                <w:szCs w:val="18"/>
              </w:rPr>
              <w:t>1</w:t>
            </w:r>
            <w:r w:rsidRPr="002E01AC">
              <w:rPr>
                <w:sz w:val="18"/>
                <w:szCs w:val="18"/>
              </w:rPr>
              <w:t>–45.</w:t>
            </w:r>
            <w:r>
              <w:rPr>
                <w:sz w:val="18"/>
                <w:szCs w:val="18"/>
              </w:rPr>
              <w:t>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20435B54" w14:textId="77777777" w:rsidR="008402D4" w:rsidRPr="002E01AC" w:rsidRDefault="008402D4" w:rsidP="002F200E">
            <w:pPr>
              <w:spacing w:after="0" w:line="240" w:lineRule="auto"/>
              <w:contextualSpacing/>
              <w:rPr>
                <w:sz w:val="18"/>
                <w:szCs w:val="18"/>
              </w:rPr>
            </w:pPr>
            <w:r w:rsidRPr="002E01AC">
              <w:rPr>
                <w:sz w:val="18"/>
                <w:szCs w:val="18"/>
              </w:rPr>
              <w:t>3</w:t>
            </w:r>
            <w:r>
              <w:rPr>
                <w:sz w:val="18"/>
                <w:szCs w:val="18"/>
              </w:rPr>
              <w:t>9</w:t>
            </w:r>
            <w:r w:rsidRPr="002E01AC">
              <w:rPr>
                <w:sz w:val="18"/>
                <w:szCs w:val="18"/>
              </w:rPr>
              <w:t>.</w:t>
            </w:r>
            <w:r>
              <w:rPr>
                <w:sz w:val="18"/>
                <w:szCs w:val="18"/>
              </w:rPr>
              <w:t>0</w:t>
            </w:r>
            <w:r w:rsidRPr="002E01AC">
              <w:rPr>
                <w:sz w:val="18"/>
                <w:szCs w:val="18"/>
              </w:rPr>
              <w:t xml:space="preserve"> (</w:t>
            </w:r>
            <w:r>
              <w:rPr>
                <w:sz w:val="18"/>
                <w:szCs w:val="18"/>
              </w:rPr>
              <w:t>32.0</w:t>
            </w:r>
            <w:r w:rsidRPr="002E01AC">
              <w:rPr>
                <w:sz w:val="18"/>
                <w:szCs w:val="18"/>
              </w:rPr>
              <w:t>–</w:t>
            </w:r>
            <w:r>
              <w:rPr>
                <w:sz w:val="18"/>
                <w:szCs w:val="18"/>
              </w:rPr>
              <w:t>45</w:t>
            </w:r>
            <w:r w:rsidRPr="002E01AC">
              <w:rPr>
                <w:sz w:val="18"/>
                <w:szCs w:val="18"/>
              </w:rPr>
              <w:t>.</w:t>
            </w:r>
            <w:r>
              <w:rPr>
                <w:sz w:val="18"/>
                <w:szCs w:val="18"/>
              </w:rPr>
              <w:t>7</w:t>
            </w:r>
            <w:r w:rsidRPr="002E01AC">
              <w:rPr>
                <w:sz w:val="18"/>
                <w:szCs w:val="18"/>
              </w:rPr>
              <w:t>)</w:t>
            </w:r>
          </w:p>
        </w:tc>
      </w:tr>
      <w:tr w:rsidR="008402D4" w:rsidRPr="00E03B11" w14:paraId="079FEA9E"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D462087" w14:textId="77777777" w:rsidR="008402D4" w:rsidRPr="009F0560" w:rsidRDefault="008402D4" w:rsidP="002F200E">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w:t>
            </w:r>
            <w:r w:rsidRPr="002D453B">
              <w:rPr>
                <w:sz w:val="18"/>
                <w:szCs w:val="18"/>
                <w:vertAlign w:val="subscript"/>
              </w:rPr>
              <w:t>c</w:t>
            </w:r>
            <w:proofErr w:type="spellEnd"/>
          </w:p>
        </w:tc>
        <w:tc>
          <w:tcPr>
            <w:tcW w:w="1220" w:type="pct"/>
            <w:tcBorders>
              <w:top w:val="nil"/>
              <w:left w:val="nil"/>
              <w:bottom w:val="nil"/>
              <w:right w:val="nil"/>
            </w:tcBorders>
            <w:shd w:val="clear" w:color="auto" w:fill="FFFFFF"/>
          </w:tcPr>
          <w:p w14:paraId="765A99C1" w14:textId="77777777" w:rsidR="008402D4" w:rsidRPr="002E01AC" w:rsidRDefault="008402D4" w:rsidP="002F200E">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CC98298" w14:textId="77777777" w:rsidR="008402D4" w:rsidRPr="002E01AC" w:rsidRDefault="008402D4" w:rsidP="002F200E">
            <w:pPr>
              <w:spacing w:after="0" w:line="240" w:lineRule="auto"/>
              <w:contextualSpacing/>
              <w:rPr>
                <w:sz w:val="18"/>
                <w:szCs w:val="18"/>
              </w:rPr>
            </w:pPr>
            <w:r>
              <w:rPr>
                <w:sz w:val="18"/>
                <w:szCs w:val="18"/>
              </w:rPr>
              <w:t>0</w:t>
            </w:r>
            <w:r w:rsidRPr="002E01AC">
              <w:rPr>
                <w:sz w:val="18"/>
                <w:szCs w:val="18"/>
              </w:rPr>
              <w:t>.</w:t>
            </w:r>
            <w:r>
              <w:rPr>
                <w:sz w:val="18"/>
                <w:szCs w:val="18"/>
              </w:rPr>
              <w:t>908</w:t>
            </w:r>
            <w:r w:rsidRPr="002E01AC">
              <w:rPr>
                <w:sz w:val="18"/>
                <w:szCs w:val="18"/>
              </w:rPr>
              <w:t xml:space="preserve"> (0.</w:t>
            </w:r>
            <w:r>
              <w:rPr>
                <w:sz w:val="18"/>
                <w:szCs w:val="18"/>
              </w:rPr>
              <w:t>498</w:t>
            </w:r>
            <w:r w:rsidRPr="002E01AC">
              <w:rPr>
                <w:sz w:val="18"/>
                <w:szCs w:val="18"/>
              </w:rPr>
              <w:t>–1.</w:t>
            </w:r>
            <w:r>
              <w:rPr>
                <w:sz w:val="18"/>
                <w:szCs w:val="18"/>
              </w:rPr>
              <w:t>317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29A3AFE7" w14:textId="77777777" w:rsidR="008402D4" w:rsidRPr="002E01AC" w:rsidRDefault="008402D4" w:rsidP="002F200E">
            <w:pPr>
              <w:spacing w:after="0" w:line="240" w:lineRule="auto"/>
              <w:contextualSpacing/>
              <w:rPr>
                <w:sz w:val="18"/>
                <w:szCs w:val="18"/>
              </w:rPr>
            </w:pPr>
            <w:r>
              <w:rPr>
                <w:sz w:val="18"/>
                <w:szCs w:val="18"/>
              </w:rPr>
              <w:t>0</w:t>
            </w:r>
            <w:r w:rsidRPr="002E01AC">
              <w:rPr>
                <w:sz w:val="18"/>
                <w:szCs w:val="18"/>
              </w:rPr>
              <w:t>.</w:t>
            </w:r>
            <w:r>
              <w:rPr>
                <w:sz w:val="18"/>
                <w:szCs w:val="18"/>
              </w:rPr>
              <w:t>906</w:t>
            </w:r>
            <w:r w:rsidRPr="002E01AC">
              <w:rPr>
                <w:sz w:val="18"/>
                <w:szCs w:val="18"/>
              </w:rPr>
              <w:t xml:space="preserve"> (0.</w:t>
            </w:r>
            <w:r>
              <w:rPr>
                <w:sz w:val="18"/>
                <w:szCs w:val="18"/>
              </w:rPr>
              <w:t>508</w:t>
            </w:r>
            <w:r w:rsidRPr="002E01AC">
              <w:rPr>
                <w:sz w:val="18"/>
                <w:szCs w:val="18"/>
              </w:rPr>
              <w:t>–1.</w:t>
            </w:r>
            <w:r>
              <w:rPr>
                <w:sz w:val="18"/>
                <w:szCs w:val="18"/>
              </w:rPr>
              <w:t>328</w:t>
            </w:r>
            <w:r w:rsidRPr="002E01AC">
              <w:rPr>
                <w:sz w:val="18"/>
                <w:szCs w:val="18"/>
              </w:rPr>
              <w:t>)</w:t>
            </w:r>
          </w:p>
        </w:tc>
      </w:tr>
      <w:tr w:rsidR="008402D4" w:rsidRPr="00E03B11" w14:paraId="32ED23B1"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CF85DA2" w14:textId="77777777" w:rsidR="008402D4" w:rsidRPr="009F0560" w:rsidRDefault="008402D4" w:rsidP="002F200E">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7F2CC619" w14:textId="77777777" w:rsidR="008402D4" w:rsidRPr="002E01AC" w:rsidRDefault="008402D4" w:rsidP="002F200E">
            <w:pPr>
              <w:spacing w:after="0" w:line="240" w:lineRule="auto"/>
              <w:ind w:left="170"/>
              <w:contextualSpacing/>
              <w:rPr>
                <w:sz w:val="18"/>
                <w:szCs w:val="18"/>
              </w:rPr>
            </w:pPr>
            <w:r w:rsidRPr="00BE0814">
              <w:rPr>
                <w:sz w:val="18"/>
                <w:szCs w:val="18"/>
              </w:rPr>
              <w:t>13.</w:t>
            </w:r>
            <w:r>
              <w:rPr>
                <w:sz w:val="18"/>
                <w:szCs w:val="18"/>
              </w:rPr>
              <w:t>5 (32.8)</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73B89A66" w14:textId="77777777" w:rsidR="008402D4" w:rsidRPr="002E01AC" w:rsidRDefault="008402D4" w:rsidP="002F200E">
            <w:pPr>
              <w:spacing w:after="0" w:line="240" w:lineRule="auto"/>
              <w:contextualSpacing/>
              <w:rPr>
                <w:sz w:val="18"/>
                <w:szCs w:val="18"/>
              </w:rPr>
            </w:pPr>
            <w:r w:rsidRPr="002E01AC">
              <w:rPr>
                <w:sz w:val="18"/>
                <w:szCs w:val="18"/>
              </w:rPr>
              <w:t>12.</w:t>
            </w:r>
            <w:r>
              <w:rPr>
                <w:sz w:val="18"/>
                <w:szCs w:val="18"/>
              </w:rPr>
              <w:t>1</w:t>
            </w:r>
            <w:r w:rsidRPr="002E01AC">
              <w:rPr>
                <w:sz w:val="18"/>
                <w:szCs w:val="18"/>
              </w:rPr>
              <w:t xml:space="preserve"> (</w:t>
            </w:r>
            <w:r>
              <w:rPr>
                <w:sz w:val="18"/>
                <w:szCs w:val="18"/>
              </w:rPr>
              <w:t>3</w:t>
            </w:r>
            <w:r w:rsidRPr="002E01AC">
              <w:rPr>
                <w:sz w:val="18"/>
                <w:szCs w:val="18"/>
              </w:rPr>
              <w:t>.7–2</w:t>
            </w:r>
            <w:r>
              <w:rPr>
                <w:sz w:val="18"/>
                <w:szCs w:val="18"/>
              </w:rPr>
              <w:t>0</w:t>
            </w:r>
            <w:r w:rsidRPr="002E01AC">
              <w:rPr>
                <w:sz w:val="18"/>
                <w:szCs w:val="18"/>
              </w:rPr>
              <w:t>.</w:t>
            </w:r>
            <w:r>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C083BDC" w14:textId="77777777" w:rsidR="008402D4" w:rsidRPr="002E01AC" w:rsidRDefault="008402D4" w:rsidP="002F200E">
            <w:pPr>
              <w:spacing w:after="0" w:line="240" w:lineRule="auto"/>
              <w:contextualSpacing/>
              <w:rPr>
                <w:sz w:val="18"/>
                <w:szCs w:val="18"/>
              </w:rPr>
            </w:pPr>
            <w:r w:rsidRPr="002E01AC">
              <w:rPr>
                <w:sz w:val="18"/>
                <w:szCs w:val="18"/>
              </w:rPr>
              <w:t>12.0 (</w:t>
            </w:r>
            <w:r>
              <w:rPr>
                <w:sz w:val="18"/>
                <w:szCs w:val="18"/>
              </w:rPr>
              <w:t>3</w:t>
            </w:r>
            <w:r w:rsidRPr="002E01AC">
              <w:rPr>
                <w:sz w:val="18"/>
                <w:szCs w:val="18"/>
              </w:rPr>
              <w:t>.</w:t>
            </w:r>
            <w:r>
              <w:rPr>
                <w:sz w:val="18"/>
                <w:szCs w:val="18"/>
              </w:rPr>
              <w:t>8</w:t>
            </w:r>
            <w:r w:rsidRPr="002E01AC">
              <w:rPr>
                <w:sz w:val="18"/>
                <w:szCs w:val="18"/>
              </w:rPr>
              <w:t>–28.</w:t>
            </w:r>
            <w:r>
              <w:rPr>
                <w:sz w:val="18"/>
                <w:szCs w:val="18"/>
              </w:rPr>
              <w:t>2</w:t>
            </w:r>
            <w:r w:rsidRPr="002E01AC">
              <w:rPr>
                <w:sz w:val="18"/>
                <w:szCs w:val="18"/>
              </w:rPr>
              <w:t>)</w:t>
            </w:r>
          </w:p>
        </w:tc>
      </w:tr>
      <w:tr w:rsidR="008402D4" w:rsidRPr="00E03B11" w14:paraId="0B1CB5D6"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4E7EFCB1" w14:textId="77777777" w:rsidR="008402D4" w:rsidRPr="009F0560" w:rsidRDefault="008402D4" w:rsidP="002F200E">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78B0DF66" w14:textId="77777777" w:rsidR="008402D4" w:rsidRPr="002E01AC" w:rsidRDefault="008402D4" w:rsidP="002F200E">
            <w:pPr>
              <w:spacing w:after="0" w:line="240" w:lineRule="auto"/>
              <w:ind w:left="170"/>
              <w:contextualSpacing/>
              <w:rPr>
                <w:sz w:val="18"/>
                <w:szCs w:val="18"/>
              </w:rPr>
            </w:pPr>
            <w:r w:rsidRPr="00BE0814">
              <w:rPr>
                <w:sz w:val="18"/>
                <w:szCs w:val="18"/>
              </w:rPr>
              <w:t>8.</w:t>
            </w:r>
            <w:r>
              <w:rPr>
                <w:sz w:val="18"/>
                <w:szCs w:val="18"/>
              </w:rPr>
              <w:t>66 (32.9)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48BD" w14:textId="77777777" w:rsidR="008402D4" w:rsidRPr="002E01AC" w:rsidRDefault="008402D4" w:rsidP="002F200E">
            <w:pPr>
              <w:spacing w:after="0" w:line="240" w:lineRule="auto"/>
              <w:contextualSpacing/>
              <w:rPr>
                <w:sz w:val="18"/>
                <w:szCs w:val="18"/>
              </w:rPr>
            </w:pPr>
            <w:r w:rsidRPr="002E01AC">
              <w:rPr>
                <w:sz w:val="18"/>
                <w:szCs w:val="18"/>
              </w:rPr>
              <w:t>8.</w:t>
            </w:r>
            <w:r>
              <w:rPr>
                <w:sz w:val="18"/>
                <w:szCs w:val="18"/>
              </w:rPr>
              <w:t>47</w:t>
            </w:r>
            <w:r w:rsidRPr="002E01AC">
              <w:rPr>
                <w:sz w:val="18"/>
                <w:szCs w:val="18"/>
              </w:rPr>
              <w:t xml:space="preserve"> (2.</w:t>
            </w:r>
            <w:r>
              <w:rPr>
                <w:sz w:val="18"/>
                <w:szCs w:val="18"/>
              </w:rPr>
              <w:t>73</w:t>
            </w:r>
            <w:r w:rsidRPr="002E01AC">
              <w:rPr>
                <w:sz w:val="18"/>
                <w:szCs w:val="18"/>
              </w:rPr>
              <w:t>–14.</w:t>
            </w:r>
            <w:r>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F2E37BA" w14:textId="77777777" w:rsidR="008402D4" w:rsidRPr="002E01AC" w:rsidRDefault="008402D4" w:rsidP="002F200E">
            <w:pPr>
              <w:spacing w:after="0" w:line="240" w:lineRule="auto"/>
              <w:contextualSpacing/>
              <w:rPr>
                <w:sz w:val="18"/>
                <w:szCs w:val="18"/>
              </w:rPr>
            </w:pPr>
            <w:r>
              <w:rPr>
                <w:sz w:val="18"/>
                <w:szCs w:val="18"/>
              </w:rPr>
              <w:t>8</w:t>
            </w:r>
            <w:r w:rsidRPr="002E01AC">
              <w:rPr>
                <w:sz w:val="18"/>
                <w:szCs w:val="18"/>
              </w:rPr>
              <w:t>.</w:t>
            </w:r>
            <w:r>
              <w:rPr>
                <w:sz w:val="18"/>
                <w:szCs w:val="18"/>
              </w:rPr>
              <w:t>71</w:t>
            </w:r>
            <w:r w:rsidRPr="002E01AC">
              <w:rPr>
                <w:sz w:val="18"/>
                <w:szCs w:val="18"/>
              </w:rPr>
              <w:t xml:space="preserve"> (</w:t>
            </w:r>
            <w:r>
              <w:rPr>
                <w:sz w:val="18"/>
                <w:szCs w:val="18"/>
              </w:rPr>
              <w:t>2</w:t>
            </w:r>
            <w:r w:rsidRPr="002E01AC">
              <w:rPr>
                <w:sz w:val="18"/>
                <w:szCs w:val="18"/>
              </w:rPr>
              <w:t>.</w:t>
            </w:r>
            <w:r>
              <w:rPr>
                <w:sz w:val="18"/>
                <w:szCs w:val="18"/>
              </w:rPr>
              <w:t>64</w:t>
            </w:r>
            <w:r w:rsidRPr="002E01AC">
              <w:rPr>
                <w:sz w:val="18"/>
                <w:szCs w:val="18"/>
              </w:rPr>
              <w:t>–15.</w:t>
            </w:r>
            <w:r>
              <w:rPr>
                <w:sz w:val="18"/>
                <w:szCs w:val="18"/>
              </w:rPr>
              <w:t>82</w:t>
            </w:r>
            <w:r w:rsidRPr="002E01AC">
              <w:rPr>
                <w:sz w:val="18"/>
                <w:szCs w:val="18"/>
              </w:rPr>
              <w:t>)</w:t>
            </w:r>
          </w:p>
        </w:tc>
      </w:tr>
      <w:tr w:rsidR="008402D4" w:rsidRPr="00E03B11" w14:paraId="63610D6F"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67788F5B" w14:textId="77777777" w:rsidR="008402D4" w:rsidRPr="009F0560" w:rsidRDefault="008402D4" w:rsidP="002F200E">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1720943E" w14:textId="77777777" w:rsidR="008402D4" w:rsidRPr="002E01AC" w:rsidRDefault="008402D4" w:rsidP="002F200E">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57E3BD81" w14:textId="77777777" w:rsidR="008402D4" w:rsidRPr="002E01AC" w:rsidRDefault="008402D4" w:rsidP="002F200E">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56E9D36E" w14:textId="77777777" w:rsidR="008402D4" w:rsidRPr="002E01AC" w:rsidRDefault="008402D4" w:rsidP="002F200E">
            <w:pPr>
              <w:spacing w:after="0" w:line="240" w:lineRule="auto"/>
              <w:contextualSpacing/>
              <w:rPr>
                <w:sz w:val="18"/>
                <w:szCs w:val="18"/>
              </w:rPr>
            </w:pPr>
          </w:p>
        </w:tc>
      </w:tr>
      <w:tr w:rsidR="008402D4" w:rsidRPr="00E03B11" w14:paraId="40D09005"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1D4D3970" w14:textId="77777777" w:rsidR="008402D4" w:rsidRPr="00494DCF" w:rsidRDefault="008402D4" w:rsidP="002F200E">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Pr="00494DCF">
              <w:rPr>
                <w:sz w:val="18"/>
                <w:szCs w:val="18"/>
                <w:vertAlign w:val="subscript"/>
                <w:lang w:val="fr-FR"/>
              </w:rPr>
              <w:t>on</w:t>
            </w:r>
            <w:proofErr w:type="spellEnd"/>
            <w:r>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36A1368F" w14:textId="77777777" w:rsidR="008402D4" w:rsidRPr="002E01AC" w:rsidRDefault="008402D4" w:rsidP="002F200E">
            <w:pPr>
              <w:spacing w:after="0" w:line="240" w:lineRule="auto"/>
              <w:ind w:left="170"/>
              <w:contextualSpacing/>
              <w:rPr>
                <w:sz w:val="18"/>
                <w:szCs w:val="18"/>
              </w:rPr>
            </w:pPr>
            <w:r>
              <w:rPr>
                <w:color w:val="000000"/>
                <w:sz w:val="18"/>
                <w:szCs w:val="18"/>
              </w:rPr>
              <w:t>57</w:t>
            </w:r>
            <w:r w:rsidRPr="00BE0814">
              <w:rPr>
                <w:color w:val="000000"/>
                <w:sz w:val="18"/>
                <w:szCs w:val="18"/>
              </w:rPr>
              <w:t>.</w:t>
            </w:r>
            <w:r>
              <w:rPr>
                <w:color w:val="000000"/>
                <w:sz w:val="18"/>
                <w:szCs w:val="18"/>
              </w:rPr>
              <w:t>9 (20.1)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61B6E09E" w14:textId="77777777" w:rsidR="008402D4" w:rsidRPr="002E01AC" w:rsidRDefault="008402D4" w:rsidP="002F200E">
            <w:pPr>
              <w:spacing w:after="0" w:line="240" w:lineRule="auto"/>
              <w:contextualSpacing/>
              <w:rPr>
                <w:b/>
                <w:bCs/>
                <w:sz w:val="18"/>
                <w:szCs w:val="18"/>
              </w:rPr>
            </w:pPr>
            <w:r>
              <w:rPr>
                <w:sz w:val="18"/>
                <w:szCs w:val="18"/>
              </w:rPr>
              <w:t>57</w:t>
            </w:r>
            <w:r w:rsidRPr="002E01AC">
              <w:rPr>
                <w:sz w:val="18"/>
                <w:szCs w:val="18"/>
              </w:rPr>
              <w:t>.</w:t>
            </w:r>
            <w:r>
              <w:rPr>
                <w:sz w:val="18"/>
                <w:szCs w:val="18"/>
              </w:rPr>
              <w:t>1</w:t>
            </w:r>
            <w:r w:rsidRPr="002E01AC">
              <w:rPr>
                <w:sz w:val="18"/>
                <w:szCs w:val="18"/>
              </w:rPr>
              <w:t xml:space="preserve"> (</w:t>
            </w:r>
            <w:r>
              <w:rPr>
                <w:sz w:val="18"/>
                <w:szCs w:val="18"/>
              </w:rPr>
              <w:t>36</w:t>
            </w:r>
            <w:r w:rsidRPr="002E01AC">
              <w:rPr>
                <w:sz w:val="18"/>
                <w:szCs w:val="18"/>
              </w:rPr>
              <w:t>.</w:t>
            </w:r>
            <w:r>
              <w:rPr>
                <w:sz w:val="18"/>
                <w:szCs w:val="18"/>
              </w:rPr>
              <w:t>1</w:t>
            </w:r>
            <w:r w:rsidRPr="002E01AC">
              <w:rPr>
                <w:sz w:val="18"/>
                <w:szCs w:val="18"/>
              </w:rPr>
              <w:t>–</w:t>
            </w:r>
            <w:r>
              <w:rPr>
                <w:sz w:val="18"/>
                <w:szCs w:val="18"/>
              </w:rPr>
              <w:t>95</w:t>
            </w:r>
            <w:r w:rsidRPr="002E01AC">
              <w:rPr>
                <w:sz w:val="18"/>
                <w:szCs w:val="18"/>
              </w:rPr>
              <w:t>.</w:t>
            </w:r>
            <w:r>
              <w:rPr>
                <w:sz w:val="18"/>
                <w:szCs w:val="18"/>
              </w:rPr>
              <w:t>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3FD3F0FA" w14:textId="77777777" w:rsidR="008402D4" w:rsidRPr="002E01AC" w:rsidRDefault="008402D4" w:rsidP="002F200E">
            <w:pPr>
              <w:spacing w:after="0" w:line="240" w:lineRule="auto"/>
              <w:contextualSpacing/>
              <w:rPr>
                <w:sz w:val="18"/>
                <w:szCs w:val="18"/>
              </w:rPr>
            </w:pPr>
            <w:r>
              <w:rPr>
                <w:sz w:val="18"/>
                <w:szCs w:val="18"/>
              </w:rPr>
              <w:t>54</w:t>
            </w:r>
            <w:r w:rsidRPr="002E01AC">
              <w:rPr>
                <w:sz w:val="18"/>
                <w:szCs w:val="18"/>
              </w:rPr>
              <w:t>.</w:t>
            </w:r>
            <w:r>
              <w:rPr>
                <w:sz w:val="18"/>
                <w:szCs w:val="18"/>
              </w:rPr>
              <w:t>7</w:t>
            </w:r>
            <w:r w:rsidRPr="002E01AC">
              <w:rPr>
                <w:sz w:val="18"/>
                <w:szCs w:val="18"/>
              </w:rPr>
              <w:t xml:space="preserve"> (</w:t>
            </w:r>
            <w:r>
              <w:rPr>
                <w:sz w:val="18"/>
                <w:szCs w:val="18"/>
              </w:rPr>
              <w:t>31</w:t>
            </w:r>
            <w:r w:rsidRPr="002E01AC">
              <w:rPr>
                <w:sz w:val="18"/>
                <w:szCs w:val="18"/>
              </w:rPr>
              <w:t>.2–</w:t>
            </w:r>
            <w:r>
              <w:rPr>
                <w:sz w:val="18"/>
                <w:szCs w:val="18"/>
              </w:rPr>
              <w:t>90</w:t>
            </w:r>
            <w:r w:rsidRPr="002E01AC">
              <w:rPr>
                <w:sz w:val="18"/>
                <w:szCs w:val="18"/>
              </w:rPr>
              <w:t>.</w:t>
            </w:r>
            <w:r>
              <w:rPr>
                <w:sz w:val="18"/>
                <w:szCs w:val="18"/>
              </w:rPr>
              <w:t>7</w:t>
            </w:r>
            <w:r w:rsidRPr="002E01AC">
              <w:rPr>
                <w:sz w:val="18"/>
                <w:szCs w:val="18"/>
              </w:rPr>
              <w:t>)</w:t>
            </w:r>
          </w:p>
        </w:tc>
      </w:tr>
      <w:tr w:rsidR="008402D4" w:rsidRPr="00E03B11" w14:paraId="52A0C148"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1C31EA8F" w14:textId="77777777" w:rsidR="008402D4" w:rsidRPr="009F0560" w:rsidRDefault="008402D4" w:rsidP="002F200E">
            <w:pPr>
              <w:spacing w:after="0" w:line="240" w:lineRule="auto"/>
              <w:ind w:left="224"/>
              <w:contextualSpacing/>
              <w:rPr>
                <w:sz w:val="18"/>
                <w:szCs w:val="18"/>
              </w:rPr>
            </w:pPr>
            <w:r w:rsidRPr="002E01AC">
              <w:rPr>
                <w:sz w:val="18"/>
                <w:szCs w:val="18"/>
              </w:rPr>
              <w:t xml:space="preserve">IIV on </w:t>
            </w:r>
            <w:proofErr w:type="spellStart"/>
            <w:r w:rsidRPr="002E01AC">
              <w:rPr>
                <w:sz w:val="18"/>
                <w:szCs w:val="18"/>
              </w:rPr>
              <w:t>CL</w:t>
            </w:r>
            <w:r>
              <w:rPr>
                <w:sz w:val="18"/>
                <w:szCs w:val="18"/>
                <w:vertAlign w:val="subscript"/>
              </w:rPr>
              <w:t>off</w:t>
            </w:r>
            <w:proofErr w:type="spellEnd"/>
            <w:r>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42002227" w14:textId="77777777" w:rsidR="008402D4" w:rsidRPr="002E01AC" w:rsidRDefault="008402D4" w:rsidP="002F200E">
            <w:pPr>
              <w:spacing w:after="0" w:line="240" w:lineRule="auto"/>
              <w:ind w:left="170"/>
              <w:contextualSpacing/>
              <w:rPr>
                <w:sz w:val="18"/>
                <w:szCs w:val="18"/>
              </w:rPr>
            </w:pPr>
            <w:r w:rsidRPr="00BE0814">
              <w:rPr>
                <w:sz w:val="18"/>
                <w:szCs w:val="18"/>
              </w:rPr>
              <w:t>57.</w:t>
            </w:r>
            <w:r>
              <w:rPr>
                <w:sz w:val="18"/>
                <w:szCs w:val="18"/>
              </w:rPr>
              <w:t>4 (8.3)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A2B0078" w14:textId="77777777" w:rsidR="008402D4" w:rsidRPr="002E01AC" w:rsidRDefault="008402D4" w:rsidP="002F200E">
            <w:pPr>
              <w:spacing w:after="0" w:line="240" w:lineRule="auto"/>
              <w:contextualSpacing/>
              <w:rPr>
                <w:color w:val="000000"/>
                <w:sz w:val="18"/>
                <w:szCs w:val="18"/>
              </w:rPr>
            </w:pPr>
            <w:r w:rsidRPr="002E01AC">
              <w:rPr>
                <w:sz w:val="18"/>
                <w:szCs w:val="18"/>
              </w:rPr>
              <w:t>49.</w:t>
            </w:r>
            <w:r>
              <w:rPr>
                <w:sz w:val="18"/>
                <w:szCs w:val="18"/>
              </w:rPr>
              <w:t>3</w:t>
            </w:r>
            <w:r w:rsidRPr="002E01AC">
              <w:rPr>
                <w:sz w:val="18"/>
                <w:szCs w:val="18"/>
              </w:rPr>
              <w:t xml:space="preserve"> (</w:t>
            </w:r>
            <w:r>
              <w:rPr>
                <w:sz w:val="18"/>
                <w:szCs w:val="18"/>
              </w:rPr>
              <w:t>39</w:t>
            </w:r>
            <w:r w:rsidRPr="002E01AC">
              <w:rPr>
                <w:sz w:val="18"/>
                <w:szCs w:val="18"/>
              </w:rPr>
              <w:t>.</w:t>
            </w:r>
            <w:r>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EBDCE50" w14:textId="77777777" w:rsidR="008402D4" w:rsidRPr="002E01AC" w:rsidRDefault="008402D4" w:rsidP="002F200E">
            <w:pPr>
              <w:spacing w:after="0" w:line="240" w:lineRule="auto"/>
              <w:contextualSpacing/>
              <w:rPr>
                <w:sz w:val="18"/>
                <w:szCs w:val="18"/>
              </w:rPr>
            </w:pPr>
            <w:r>
              <w:rPr>
                <w:sz w:val="18"/>
                <w:szCs w:val="18"/>
              </w:rPr>
              <w:t>49</w:t>
            </w:r>
            <w:r w:rsidRPr="002E01AC">
              <w:rPr>
                <w:sz w:val="18"/>
                <w:szCs w:val="18"/>
              </w:rPr>
              <w:t>.</w:t>
            </w:r>
            <w:r>
              <w:rPr>
                <w:sz w:val="18"/>
                <w:szCs w:val="18"/>
              </w:rPr>
              <w:t>7</w:t>
            </w:r>
            <w:r w:rsidRPr="002E01AC">
              <w:rPr>
                <w:sz w:val="18"/>
                <w:szCs w:val="18"/>
              </w:rPr>
              <w:t xml:space="preserve"> (</w:t>
            </w:r>
            <w:r>
              <w:rPr>
                <w:sz w:val="18"/>
                <w:szCs w:val="18"/>
              </w:rPr>
              <w:t>39</w:t>
            </w:r>
            <w:r w:rsidRPr="002E01AC">
              <w:rPr>
                <w:sz w:val="18"/>
                <w:szCs w:val="18"/>
              </w:rPr>
              <w:t>.2–6</w:t>
            </w:r>
            <w:r>
              <w:rPr>
                <w:sz w:val="18"/>
                <w:szCs w:val="18"/>
              </w:rPr>
              <w:t>2</w:t>
            </w:r>
            <w:r w:rsidRPr="002E01AC">
              <w:rPr>
                <w:sz w:val="18"/>
                <w:szCs w:val="18"/>
              </w:rPr>
              <w:t>.</w:t>
            </w:r>
            <w:r>
              <w:rPr>
                <w:sz w:val="18"/>
                <w:szCs w:val="18"/>
              </w:rPr>
              <w:t>1</w:t>
            </w:r>
            <w:r w:rsidRPr="002E01AC">
              <w:rPr>
                <w:sz w:val="18"/>
                <w:szCs w:val="18"/>
              </w:rPr>
              <w:t>)</w:t>
            </w:r>
          </w:p>
        </w:tc>
      </w:tr>
      <w:tr w:rsidR="008402D4" w:rsidRPr="00E03B11" w14:paraId="56EC6C90"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7C23C87C" w14:textId="77777777" w:rsidR="008402D4" w:rsidRPr="009F0560" w:rsidRDefault="008402D4" w:rsidP="002F200E">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3CF3B61" w14:textId="77777777" w:rsidR="008402D4" w:rsidRPr="002E01AC" w:rsidRDefault="008402D4" w:rsidP="002F200E">
            <w:pPr>
              <w:spacing w:after="0" w:line="240" w:lineRule="auto"/>
              <w:ind w:left="170"/>
              <w:contextualSpacing/>
              <w:rPr>
                <w:sz w:val="18"/>
                <w:szCs w:val="18"/>
              </w:rPr>
            </w:pPr>
            <w:r w:rsidRPr="00BE0814">
              <w:rPr>
                <w:sz w:val="18"/>
                <w:szCs w:val="18"/>
              </w:rPr>
              <w:t>6</w:t>
            </w:r>
            <w:r>
              <w:rPr>
                <w:sz w:val="18"/>
                <w:szCs w:val="18"/>
              </w:rPr>
              <w:t>7</w:t>
            </w:r>
            <w:r w:rsidRPr="00BE0814">
              <w:rPr>
                <w:sz w:val="18"/>
                <w:szCs w:val="18"/>
              </w:rPr>
              <w:t>.6</w:t>
            </w:r>
            <w:r>
              <w:rPr>
                <w:sz w:val="18"/>
                <w:szCs w:val="18"/>
              </w:rPr>
              <w:t xml:space="preserve"> (9.1)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4025B54E" w14:textId="77777777" w:rsidR="008402D4" w:rsidRPr="002E01AC" w:rsidRDefault="008402D4" w:rsidP="002F200E">
            <w:pPr>
              <w:spacing w:after="0" w:line="240" w:lineRule="auto"/>
              <w:contextualSpacing/>
              <w:rPr>
                <w:color w:val="000000"/>
                <w:sz w:val="18"/>
                <w:szCs w:val="18"/>
              </w:rPr>
            </w:pPr>
            <w:r>
              <w:rPr>
                <w:sz w:val="18"/>
                <w:szCs w:val="18"/>
              </w:rPr>
              <w:t>60</w:t>
            </w:r>
            <w:r w:rsidRPr="002E01AC">
              <w:rPr>
                <w:sz w:val="18"/>
                <w:szCs w:val="18"/>
              </w:rPr>
              <w:t>.</w:t>
            </w:r>
            <w:r>
              <w:rPr>
                <w:sz w:val="18"/>
                <w:szCs w:val="18"/>
              </w:rPr>
              <w:t>5</w:t>
            </w:r>
            <w:r w:rsidRPr="002E01AC">
              <w:rPr>
                <w:sz w:val="18"/>
                <w:szCs w:val="18"/>
              </w:rPr>
              <w:t xml:space="preserve"> (4</w:t>
            </w:r>
            <w:r>
              <w:rPr>
                <w:sz w:val="18"/>
                <w:szCs w:val="18"/>
              </w:rPr>
              <w:t>7</w:t>
            </w:r>
            <w:r w:rsidRPr="002E01AC">
              <w:rPr>
                <w:sz w:val="18"/>
                <w:szCs w:val="18"/>
              </w:rPr>
              <w:t>.</w:t>
            </w:r>
            <w:r>
              <w:rPr>
                <w:sz w:val="18"/>
                <w:szCs w:val="18"/>
              </w:rPr>
              <w:t>9</w:t>
            </w:r>
            <w:r w:rsidRPr="002E01AC">
              <w:rPr>
                <w:sz w:val="18"/>
                <w:szCs w:val="18"/>
              </w:rPr>
              <w:t>–7</w:t>
            </w:r>
            <w:r>
              <w:rPr>
                <w:sz w:val="18"/>
                <w:szCs w:val="18"/>
              </w:rPr>
              <w:t>7</w:t>
            </w:r>
            <w:r w:rsidRPr="002E01AC">
              <w:rPr>
                <w:sz w:val="18"/>
                <w:szCs w:val="18"/>
              </w:rPr>
              <w:t>.</w:t>
            </w:r>
            <w:r>
              <w:rPr>
                <w:sz w:val="18"/>
                <w:szCs w:val="18"/>
              </w:rPr>
              <w:t>6</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1A94C9A" w14:textId="77777777" w:rsidR="008402D4" w:rsidRPr="002E01AC" w:rsidRDefault="008402D4" w:rsidP="002F200E">
            <w:pPr>
              <w:spacing w:after="0" w:line="240" w:lineRule="auto"/>
              <w:contextualSpacing/>
              <w:rPr>
                <w:sz w:val="18"/>
                <w:szCs w:val="18"/>
              </w:rPr>
            </w:pPr>
            <w:r w:rsidRPr="002E01AC">
              <w:rPr>
                <w:sz w:val="18"/>
                <w:szCs w:val="18"/>
              </w:rPr>
              <w:t>5</w:t>
            </w:r>
            <w:r>
              <w:rPr>
                <w:sz w:val="18"/>
                <w:szCs w:val="18"/>
              </w:rPr>
              <w:t>9</w:t>
            </w:r>
            <w:r w:rsidRPr="002E01AC">
              <w:rPr>
                <w:sz w:val="18"/>
                <w:szCs w:val="18"/>
              </w:rPr>
              <w:t>.</w:t>
            </w:r>
            <w:r>
              <w:rPr>
                <w:sz w:val="18"/>
                <w:szCs w:val="18"/>
              </w:rPr>
              <w:t>5</w:t>
            </w:r>
            <w:r w:rsidRPr="002E01AC">
              <w:rPr>
                <w:sz w:val="18"/>
                <w:szCs w:val="18"/>
              </w:rPr>
              <w:t xml:space="preserve"> (4</w:t>
            </w:r>
            <w:r>
              <w:rPr>
                <w:sz w:val="18"/>
                <w:szCs w:val="18"/>
              </w:rPr>
              <w:t>5</w:t>
            </w:r>
            <w:r w:rsidRPr="002E01AC">
              <w:rPr>
                <w:sz w:val="18"/>
                <w:szCs w:val="18"/>
              </w:rPr>
              <w:t>.</w:t>
            </w:r>
            <w:r>
              <w:rPr>
                <w:sz w:val="18"/>
                <w:szCs w:val="18"/>
              </w:rPr>
              <w:t>1</w:t>
            </w:r>
            <w:r w:rsidRPr="002E01AC">
              <w:rPr>
                <w:sz w:val="18"/>
                <w:szCs w:val="18"/>
              </w:rPr>
              <w:t>–7</w:t>
            </w:r>
            <w:r>
              <w:rPr>
                <w:sz w:val="18"/>
                <w:szCs w:val="18"/>
              </w:rPr>
              <w:t>5</w:t>
            </w:r>
            <w:r w:rsidRPr="002E01AC">
              <w:rPr>
                <w:sz w:val="18"/>
                <w:szCs w:val="18"/>
              </w:rPr>
              <w:t>.</w:t>
            </w:r>
            <w:r>
              <w:rPr>
                <w:sz w:val="18"/>
                <w:szCs w:val="18"/>
              </w:rPr>
              <w:t>9</w:t>
            </w:r>
            <w:r w:rsidRPr="002E01AC">
              <w:rPr>
                <w:sz w:val="18"/>
                <w:szCs w:val="18"/>
              </w:rPr>
              <w:t>)</w:t>
            </w:r>
          </w:p>
        </w:tc>
      </w:tr>
      <w:tr w:rsidR="008402D4" w:rsidRPr="00E03B11" w14:paraId="67FA0177"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470DA821" w14:textId="77777777" w:rsidR="008402D4" w:rsidRPr="009F0560" w:rsidRDefault="008402D4" w:rsidP="002F200E">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Pr="002E01AC">
              <w:rPr>
                <w:sz w:val="18"/>
                <w:szCs w:val="18"/>
              </w:rPr>
              <w:t>CL</w:t>
            </w:r>
            <w:r>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71F7DACB" w14:textId="77777777" w:rsidR="008402D4" w:rsidRPr="002E01AC" w:rsidRDefault="008402D4" w:rsidP="002F200E">
            <w:pPr>
              <w:spacing w:after="0" w:line="240" w:lineRule="auto"/>
              <w:ind w:left="170"/>
              <w:contextualSpacing/>
              <w:rPr>
                <w:sz w:val="18"/>
                <w:szCs w:val="18"/>
              </w:rPr>
            </w:pPr>
            <w:r w:rsidRPr="00BE0814">
              <w:rPr>
                <w:sz w:val="18"/>
                <w:szCs w:val="18"/>
              </w:rPr>
              <w:t>3</w:t>
            </w:r>
            <w:r>
              <w:rPr>
                <w:sz w:val="18"/>
                <w:szCs w:val="18"/>
              </w:rPr>
              <w:t>3</w:t>
            </w:r>
            <w:r w:rsidRPr="00BE0814">
              <w:rPr>
                <w:sz w:val="18"/>
                <w:szCs w:val="18"/>
              </w:rPr>
              <w:t>.</w:t>
            </w:r>
            <w:r>
              <w:rPr>
                <w:sz w:val="18"/>
                <w:szCs w:val="18"/>
              </w:rPr>
              <w:t>9 (20.5)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4C9191A9" w14:textId="77777777" w:rsidR="008402D4" w:rsidRPr="002E01AC" w:rsidRDefault="008402D4" w:rsidP="002F200E">
            <w:pPr>
              <w:spacing w:after="0" w:line="240" w:lineRule="auto"/>
              <w:contextualSpacing/>
              <w:rPr>
                <w:sz w:val="18"/>
                <w:szCs w:val="18"/>
              </w:rPr>
            </w:pPr>
            <w:r w:rsidRPr="002E01AC">
              <w:rPr>
                <w:sz w:val="18"/>
                <w:szCs w:val="18"/>
              </w:rPr>
              <w:t>2</w:t>
            </w:r>
            <w:r>
              <w:rPr>
                <w:sz w:val="18"/>
                <w:szCs w:val="18"/>
              </w:rPr>
              <w:t>6</w:t>
            </w:r>
            <w:r w:rsidRPr="002E01AC">
              <w:rPr>
                <w:sz w:val="18"/>
                <w:szCs w:val="18"/>
              </w:rPr>
              <w:t>.</w:t>
            </w:r>
            <w:r>
              <w:rPr>
                <w:sz w:val="18"/>
                <w:szCs w:val="18"/>
              </w:rPr>
              <w:t>4</w:t>
            </w:r>
            <w:r w:rsidRPr="002E01AC">
              <w:rPr>
                <w:sz w:val="18"/>
                <w:szCs w:val="18"/>
              </w:rPr>
              <w:t xml:space="preserve"> (</w:t>
            </w:r>
            <w:r>
              <w:rPr>
                <w:sz w:val="18"/>
                <w:szCs w:val="18"/>
              </w:rPr>
              <w:t>9</w:t>
            </w:r>
            <w:r w:rsidRPr="002E01AC">
              <w:rPr>
                <w:sz w:val="18"/>
                <w:szCs w:val="18"/>
              </w:rPr>
              <w:t>.</w:t>
            </w:r>
            <w:r>
              <w:rPr>
                <w:sz w:val="18"/>
                <w:szCs w:val="18"/>
              </w:rPr>
              <w:t>4</w:t>
            </w:r>
            <w:r w:rsidRPr="002E01AC">
              <w:rPr>
                <w:sz w:val="18"/>
                <w:szCs w:val="18"/>
              </w:rPr>
              <w:t>–</w:t>
            </w:r>
            <w:r>
              <w:rPr>
                <w:sz w:val="18"/>
                <w:szCs w:val="18"/>
              </w:rPr>
              <w:t>39</w:t>
            </w:r>
            <w:r w:rsidRPr="002E01AC">
              <w:rPr>
                <w:sz w:val="18"/>
                <w:szCs w:val="18"/>
              </w:rPr>
              <w:t>.</w:t>
            </w:r>
            <w:r>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78DDA3D" w14:textId="77777777" w:rsidR="008402D4" w:rsidRPr="002E01AC" w:rsidRDefault="008402D4" w:rsidP="002F200E">
            <w:pPr>
              <w:spacing w:after="0" w:line="240" w:lineRule="auto"/>
              <w:contextualSpacing/>
              <w:rPr>
                <w:sz w:val="18"/>
                <w:szCs w:val="18"/>
              </w:rPr>
            </w:pPr>
            <w:r w:rsidRPr="002E01AC">
              <w:rPr>
                <w:sz w:val="18"/>
                <w:szCs w:val="18"/>
              </w:rPr>
              <w:t>2</w:t>
            </w:r>
            <w:r>
              <w:rPr>
                <w:sz w:val="18"/>
                <w:szCs w:val="18"/>
              </w:rPr>
              <w:t>7</w:t>
            </w:r>
            <w:r w:rsidRPr="002E01AC">
              <w:rPr>
                <w:sz w:val="18"/>
                <w:szCs w:val="18"/>
              </w:rPr>
              <w:t>.</w:t>
            </w:r>
            <w:r>
              <w:rPr>
                <w:sz w:val="18"/>
                <w:szCs w:val="18"/>
              </w:rPr>
              <w:t>3</w:t>
            </w:r>
            <w:r w:rsidRPr="002E01AC">
              <w:rPr>
                <w:sz w:val="18"/>
                <w:szCs w:val="18"/>
              </w:rPr>
              <w:t xml:space="preserve"> (</w:t>
            </w:r>
            <w:r>
              <w:rPr>
                <w:sz w:val="18"/>
                <w:szCs w:val="18"/>
              </w:rPr>
              <w:t>7</w:t>
            </w:r>
            <w:r w:rsidRPr="002E01AC">
              <w:rPr>
                <w:sz w:val="18"/>
                <w:szCs w:val="18"/>
              </w:rPr>
              <w:t>.</w:t>
            </w:r>
            <w:r>
              <w:rPr>
                <w:sz w:val="18"/>
                <w:szCs w:val="18"/>
              </w:rPr>
              <w:t>7</w:t>
            </w:r>
            <w:r w:rsidRPr="002E01AC">
              <w:rPr>
                <w:sz w:val="18"/>
                <w:szCs w:val="18"/>
              </w:rPr>
              <w:t>–4</w:t>
            </w:r>
            <w:r>
              <w:rPr>
                <w:sz w:val="18"/>
                <w:szCs w:val="18"/>
              </w:rPr>
              <w:t>1</w:t>
            </w:r>
            <w:r w:rsidRPr="002E01AC">
              <w:rPr>
                <w:sz w:val="18"/>
                <w:szCs w:val="18"/>
              </w:rPr>
              <w:t>.</w:t>
            </w:r>
            <w:r>
              <w:rPr>
                <w:sz w:val="18"/>
                <w:szCs w:val="18"/>
              </w:rPr>
              <w:t>7</w:t>
            </w:r>
            <w:r w:rsidRPr="002E01AC">
              <w:rPr>
                <w:sz w:val="18"/>
                <w:szCs w:val="18"/>
              </w:rPr>
              <w:t>)</w:t>
            </w:r>
          </w:p>
        </w:tc>
      </w:tr>
      <w:tr w:rsidR="008402D4" w:rsidRPr="00E03B11" w14:paraId="5B2CF7F9"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7D1731FB" w14:textId="77777777" w:rsidR="008402D4" w:rsidRPr="009F0560" w:rsidRDefault="008402D4" w:rsidP="002F200E">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7DE55EC5" w14:textId="77777777" w:rsidR="008402D4" w:rsidRPr="002E01AC" w:rsidRDefault="008402D4" w:rsidP="002F200E">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3719DAE" w14:textId="77777777" w:rsidR="008402D4" w:rsidRPr="002E01AC" w:rsidRDefault="008402D4" w:rsidP="002F200E">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18BB0EA1" w14:textId="77777777" w:rsidR="008402D4" w:rsidRPr="002E01AC" w:rsidRDefault="008402D4" w:rsidP="002F200E">
            <w:pPr>
              <w:spacing w:after="0" w:line="240" w:lineRule="auto"/>
              <w:contextualSpacing/>
              <w:rPr>
                <w:sz w:val="18"/>
                <w:szCs w:val="18"/>
              </w:rPr>
            </w:pPr>
          </w:p>
        </w:tc>
      </w:tr>
      <w:tr w:rsidR="008402D4" w:rsidRPr="00E03B11" w14:paraId="6156D22D" w14:textId="77777777" w:rsidTr="002F200E">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67320237" w14:textId="77777777" w:rsidR="008402D4" w:rsidRPr="009F0560" w:rsidRDefault="008402D4" w:rsidP="002F200E">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048BF45E" w14:textId="77777777" w:rsidR="008402D4" w:rsidRPr="002E01AC" w:rsidRDefault="008402D4" w:rsidP="002F200E">
            <w:pPr>
              <w:spacing w:after="0" w:line="240" w:lineRule="auto"/>
              <w:ind w:left="170"/>
              <w:contextualSpacing/>
              <w:rPr>
                <w:sz w:val="18"/>
                <w:szCs w:val="18"/>
              </w:rPr>
            </w:pPr>
            <w:r w:rsidRPr="00BE0814">
              <w:rPr>
                <w:color w:val="000000"/>
                <w:sz w:val="18"/>
                <w:szCs w:val="18"/>
              </w:rPr>
              <w:t>16.</w:t>
            </w:r>
            <w:r>
              <w:rPr>
                <w:color w:val="000000"/>
                <w:sz w:val="18"/>
                <w:szCs w:val="18"/>
              </w:rPr>
              <w:t>9 (6.5)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82A5B58" w14:textId="77777777" w:rsidR="008402D4" w:rsidRPr="002E01AC" w:rsidRDefault="008402D4" w:rsidP="002F200E">
            <w:pPr>
              <w:spacing w:after="0" w:line="240" w:lineRule="auto"/>
              <w:contextualSpacing/>
              <w:rPr>
                <w:sz w:val="18"/>
                <w:szCs w:val="18"/>
              </w:rPr>
            </w:pPr>
            <w:r w:rsidRPr="002E01AC">
              <w:rPr>
                <w:sz w:val="18"/>
                <w:szCs w:val="18"/>
              </w:rPr>
              <w:t>16.7 (14.6–19.</w:t>
            </w:r>
            <w:r>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5BFF045A" w14:textId="77777777" w:rsidR="008402D4" w:rsidRPr="002E01AC" w:rsidRDefault="008402D4" w:rsidP="002F200E">
            <w:pPr>
              <w:spacing w:after="0" w:line="240" w:lineRule="auto"/>
              <w:contextualSpacing/>
              <w:rPr>
                <w:sz w:val="18"/>
                <w:szCs w:val="18"/>
              </w:rPr>
            </w:pPr>
            <w:r w:rsidRPr="002E01AC">
              <w:rPr>
                <w:sz w:val="18"/>
                <w:szCs w:val="18"/>
              </w:rPr>
              <w:t>16.</w:t>
            </w:r>
            <w:r>
              <w:rPr>
                <w:sz w:val="18"/>
                <w:szCs w:val="18"/>
              </w:rPr>
              <w:t>6</w:t>
            </w:r>
            <w:r w:rsidRPr="002E01AC">
              <w:rPr>
                <w:sz w:val="18"/>
                <w:szCs w:val="18"/>
              </w:rPr>
              <w:t xml:space="preserve"> (14.4–18.</w:t>
            </w:r>
            <w:r>
              <w:rPr>
                <w:sz w:val="18"/>
                <w:szCs w:val="18"/>
              </w:rPr>
              <w:t>9</w:t>
            </w:r>
            <w:r w:rsidRPr="002E01AC">
              <w:rPr>
                <w:sz w:val="18"/>
                <w:szCs w:val="18"/>
              </w:rPr>
              <w:t>)</w:t>
            </w:r>
          </w:p>
        </w:tc>
      </w:tr>
    </w:tbl>
    <w:p w14:paraId="5AC9EE40" w14:textId="77777777" w:rsidR="008402D4" w:rsidRPr="00DC46F5" w:rsidRDefault="008402D4" w:rsidP="008402D4">
      <w:pPr>
        <w:spacing w:after="0" w:line="240" w:lineRule="auto"/>
        <w:contextualSpacing/>
        <w:rPr>
          <w:sz w:val="18"/>
          <w:szCs w:val="18"/>
        </w:rPr>
      </w:pPr>
      <w:r w:rsidRPr="00DC46F5">
        <w:rPr>
          <w:sz w:val="18"/>
          <w:szCs w:val="18"/>
        </w:rPr>
        <w:t xml:space="preserve">BW, body weight; CI, confidence interval; CRRT, continuous renal replacement therapy; </w:t>
      </w:r>
      <w:proofErr w:type="spellStart"/>
      <w:r w:rsidRPr="00DC46F5">
        <w:rPr>
          <w:sz w:val="18"/>
          <w:szCs w:val="18"/>
        </w:rPr>
        <w:t>C</w:t>
      </w:r>
      <w:r>
        <w:rPr>
          <w:sz w:val="18"/>
          <w:szCs w:val="18"/>
        </w:rPr>
        <w:t>L</w:t>
      </w:r>
      <w:r w:rsidRPr="00494DCF">
        <w:rPr>
          <w:sz w:val="18"/>
          <w:szCs w:val="18"/>
          <w:vertAlign w:val="subscript"/>
        </w:rPr>
        <w:t>on</w:t>
      </w:r>
      <w:proofErr w:type="spellEnd"/>
      <w:r w:rsidRPr="00494DCF">
        <w:rPr>
          <w:sz w:val="18"/>
          <w:szCs w:val="18"/>
          <w:vertAlign w:val="subscript"/>
        </w:rPr>
        <w:t>-</w:t>
      </w:r>
      <w:r w:rsidRPr="00DC46F5">
        <w:rPr>
          <w:sz w:val="18"/>
          <w:szCs w:val="18"/>
          <w:vertAlign w:val="subscript"/>
        </w:rPr>
        <w:t>CRRT</w:t>
      </w:r>
      <w:r w:rsidRPr="00DC46F5">
        <w:rPr>
          <w:sz w:val="18"/>
          <w:szCs w:val="18"/>
        </w:rPr>
        <w:t xml:space="preserve">, clearance when patients were on CRRT; </w:t>
      </w:r>
      <w:proofErr w:type="spellStart"/>
      <w:r w:rsidRPr="00DC46F5">
        <w:rPr>
          <w:sz w:val="18"/>
          <w:szCs w:val="18"/>
        </w:rPr>
        <w:t>CL</w:t>
      </w:r>
      <w:r>
        <w:rPr>
          <w:sz w:val="18"/>
          <w:szCs w:val="18"/>
          <w:vertAlign w:val="subscript"/>
        </w:rPr>
        <w:t>off</w:t>
      </w:r>
      <w:proofErr w:type="spellEnd"/>
      <w:r w:rsidRPr="00DC46F5">
        <w:rPr>
          <w:sz w:val="18"/>
          <w:szCs w:val="18"/>
          <w:vertAlign w:val="subscript"/>
        </w:rPr>
        <w:t>-CRRT</w:t>
      </w:r>
      <w:r w:rsidRPr="00DC46F5">
        <w:rPr>
          <w:sz w:val="18"/>
          <w:szCs w:val="18"/>
        </w:rPr>
        <w:t>, clearance when patients were not on CRRT;</w:t>
      </w:r>
      <w:r>
        <w:rPr>
          <w:sz w:val="18"/>
          <w:szCs w:val="18"/>
        </w:rPr>
        <w:t xml:space="preserve">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w:t>
      </w:r>
      <w:r>
        <w:rPr>
          <w:sz w:val="18"/>
          <w:szCs w:val="18"/>
        </w:rPr>
        <w:t xml:space="preserve"> </w:t>
      </w:r>
      <w:r w:rsidRPr="00DC46F5">
        <w:rPr>
          <w:sz w:val="18"/>
          <w:szCs w:val="18"/>
        </w:rPr>
        <w:t>Collaboration equation)</w:t>
      </w:r>
      <w:r w:rsidRPr="00DC46F5">
        <w:rPr>
          <w:color w:val="000000"/>
          <w:sz w:val="18"/>
          <w:szCs w:val="18"/>
        </w:rPr>
        <w:t>;</w:t>
      </w:r>
      <w:r w:rsidRPr="00DC46F5">
        <w:rPr>
          <w:sz w:val="18"/>
          <w:szCs w:val="18"/>
        </w:rPr>
        <w:t xml:space="preserve"> IIV, inter-individual variability; Q, inter-compartmental clearance;</w:t>
      </w:r>
      <w:r>
        <w:rPr>
          <w:sz w:val="18"/>
          <w:szCs w:val="18"/>
        </w:rPr>
        <w:t xml:space="preserve"> RSE</w:t>
      </w:r>
      <w:r w:rsidRPr="00DC46F5">
        <w:rPr>
          <w:sz w:val="18"/>
          <w:szCs w:val="18"/>
        </w:rPr>
        <w:t xml:space="preserve">, </w:t>
      </w:r>
      <w:r>
        <w:rPr>
          <w:sz w:val="18"/>
          <w:szCs w:val="18"/>
        </w:rPr>
        <w:t>relative standard error;</w:t>
      </w:r>
      <w:r w:rsidRPr="00DC46F5">
        <w:rPr>
          <w:sz w:val="18"/>
          <w:szCs w:val="18"/>
        </w:rPr>
        <w:t xml:space="preserve"> </w:t>
      </w:r>
      <w:proofErr w:type="spellStart"/>
      <w:r w:rsidRPr="00DC46F5">
        <w:rPr>
          <w:sz w:val="18"/>
          <w:szCs w:val="18"/>
        </w:rPr>
        <w:t>V</w:t>
      </w:r>
      <w:r w:rsidRPr="004A68CB">
        <w:rPr>
          <w:sz w:val="18"/>
          <w:szCs w:val="18"/>
          <w:vertAlign w:val="subscript"/>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2E50C912" w14:textId="75470AC7" w:rsidR="003928EA" w:rsidRDefault="00D757AD" w:rsidP="00D04A0A">
      <w:pPr>
        <w:spacing w:after="0" w:line="240" w:lineRule="auto"/>
        <w:contextualSpacing/>
        <w:jc w:val="left"/>
        <w:rPr>
          <w:sz w:val="18"/>
          <w:szCs w:val="18"/>
        </w:rPr>
      </w:pPr>
      <w:proofErr w:type="spellStart"/>
      <w:r>
        <w:rPr>
          <w:sz w:val="18"/>
          <w:szCs w:val="18"/>
          <w:vertAlign w:val="superscript"/>
        </w:rPr>
        <w:t>a</w:t>
      </w:r>
      <w:r w:rsidR="008402D4" w:rsidRPr="00DC46F5">
        <w:rPr>
          <w:sz w:val="18"/>
          <w:szCs w:val="18"/>
        </w:rPr>
        <w:t>Data</w:t>
      </w:r>
      <w:proofErr w:type="spellEnd"/>
      <w:r w:rsidR="008402D4" w:rsidRPr="00DC46F5">
        <w:rPr>
          <w:sz w:val="18"/>
          <w:szCs w:val="18"/>
        </w:rPr>
        <w:t xml:space="preserve"> are represented as the median of the 2000 bootstrap runs (200 bootstrap runs × 10 multiple imputed datasets). The median successful minimization rate for the 2000 bootstrap runs was 96.5%.</w:t>
      </w:r>
      <w:r w:rsidR="003928EA">
        <w:rPr>
          <w:sz w:val="18"/>
          <w:szCs w:val="18"/>
        </w:rPr>
        <w:br w:type="page"/>
      </w:r>
    </w:p>
    <w:p w14:paraId="433A1A65" w14:textId="77777777" w:rsidR="00706408" w:rsidRDefault="00706408" w:rsidP="00706408">
      <w:r w:rsidRPr="00E03B11">
        <w:rPr>
          <w:b/>
          <w:bCs/>
        </w:rPr>
        <w:lastRenderedPageBreak/>
        <w:t>Table 3</w:t>
      </w:r>
      <w:r w:rsidRPr="00E03B11">
        <w:t xml:space="preserve">. </w:t>
      </w:r>
      <w:r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706408" w:rsidRPr="00297915" w14:paraId="4200A442" w14:textId="77777777" w:rsidTr="002F200E">
        <w:tc>
          <w:tcPr>
            <w:tcW w:w="2263" w:type="dxa"/>
            <w:vMerge w:val="restart"/>
            <w:tcBorders>
              <w:top w:val="single" w:sz="18" w:space="0" w:color="auto"/>
              <w:left w:val="nil"/>
              <w:right w:val="nil"/>
            </w:tcBorders>
            <w:vAlign w:val="center"/>
          </w:tcPr>
          <w:p w14:paraId="27136E88" w14:textId="77777777" w:rsidR="00706408" w:rsidRPr="00297915" w:rsidRDefault="00706408" w:rsidP="002F200E">
            <w:pPr>
              <w:spacing w:after="0"/>
              <w:ind w:left="170"/>
              <w:jc w:val="center"/>
              <w:rPr>
                <w:b/>
                <w:bCs/>
                <w:sz w:val="18"/>
                <w:szCs w:val="18"/>
              </w:rPr>
            </w:pPr>
            <w:r w:rsidRPr="00297915">
              <w:rPr>
                <w:b/>
                <w:bCs/>
                <w:sz w:val="18"/>
                <w:szCs w:val="18"/>
              </w:rPr>
              <w:t>Total body weight</w:t>
            </w:r>
          </w:p>
        </w:tc>
        <w:tc>
          <w:tcPr>
            <w:tcW w:w="5343" w:type="dxa"/>
            <w:gridSpan w:val="2"/>
            <w:tcBorders>
              <w:top w:val="single" w:sz="18" w:space="0" w:color="auto"/>
              <w:left w:val="nil"/>
              <w:bottom w:val="nil"/>
              <w:right w:val="nil"/>
            </w:tcBorders>
            <w:vAlign w:val="center"/>
          </w:tcPr>
          <w:p w14:paraId="2F842914" w14:textId="77777777" w:rsidR="00706408" w:rsidRPr="00297915" w:rsidRDefault="00706408" w:rsidP="002F200E">
            <w:pPr>
              <w:spacing w:after="0"/>
              <w:ind w:left="170"/>
              <w:jc w:val="center"/>
              <w:rPr>
                <w:b/>
                <w:bCs/>
                <w:sz w:val="18"/>
                <w:szCs w:val="18"/>
              </w:rPr>
            </w:pPr>
            <w:r w:rsidRPr="00297915">
              <w:rPr>
                <w:b/>
                <w:bCs/>
                <w:sz w:val="18"/>
                <w:szCs w:val="18"/>
              </w:rPr>
              <w:t>Off-CRRT</w:t>
            </w:r>
          </w:p>
        </w:tc>
        <w:tc>
          <w:tcPr>
            <w:tcW w:w="5344" w:type="dxa"/>
            <w:gridSpan w:val="2"/>
            <w:tcBorders>
              <w:top w:val="single" w:sz="18" w:space="0" w:color="auto"/>
              <w:left w:val="nil"/>
              <w:bottom w:val="nil"/>
              <w:right w:val="nil"/>
            </w:tcBorders>
            <w:vAlign w:val="center"/>
          </w:tcPr>
          <w:p w14:paraId="7C28BDA7" w14:textId="77777777" w:rsidR="00706408" w:rsidRPr="00297915" w:rsidRDefault="00706408" w:rsidP="002F200E">
            <w:pPr>
              <w:spacing w:after="0"/>
              <w:ind w:left="170"/>
              <w:jc w:val="center"/>
              <w:rPr>
                <w:b/>
                <w:bCs/>
                <w:sz w:val="18"/>
                <w:szCs w:val="18"/>
              </w:rPr>
            </w:pPr>
            <w:r w:rsidRPr="00297915">
              <w:rPr>
                <w:b/>
                <w:bCs/>
                <w:sz w:val="18"/>
                <w:szCs w:val="18"/>
              </w:rPr>
              <w:t>On-CRRT</w:t>
            </w:r>
          </w:p>
        </w:tc>
      </w:tr>
      <w:tr w:rsidR="00706408" w14:paraId="2A41F681" w14:textId="77777777" w:rsidTr="002F200E">
        <w:tc>
          <w:tcPr>
            <w:tcW w:w="2263" w:type="dxa"/>
            <w:vMerge/>
            <w:tcBorders>
              <w:left w:val="nil"/>
              <w:bottom w:val="single" w:sz="8" w:space="0" w:color="auto"/>
              <w:right w:val="nil"/>
            </w:tcBorders>
            <w:vAlign w:val="center"/>
          </w:tcPr>
          <w:p w14:paraId="2DAA43BB" w14:textId="77777777" w:rsidR="00706408" w:rsidRPr="00E13681" w:rsidRDefault="00706408" w:rsidP="002F200E">
            <w:pPr>
              <w:spacing w:after="0"/>
              <w:ind w:left="170"/>
              <w:jc w:val="center"/>
              <w:rPr>
                <w:sz w:val="18"/>
                <w:szCs w:val="18"/>
              </w:rPr>
            </w:pPr>
          </w:p>
        </w:tc>
        <w:tc>
          <w:tcPr>
            <w:tcW w:w="2671" w:type="dxa"/>
            <w:tcBorders>
              <w:top w:val="nil"/>
              <w:left w:val="nil"/>
              <w:bottom w:val="single" w:sz="8" w:space="0" w:color="auto"/>
              <w:right w:val="nil"/>
            </w:tcBorders>
            <w:vAlign w:val="center"/>
          </w:tcPr>
          <w:p w14:paraId="77F528E8" w14:textId="77777777" w:rsidR="00706408" w:rsidRPr="00297915" w:rsidRDefault="00706408" w:rsidP="002F200E">
            <w:pPr>
              <w:spacing w:after="0"/>
              <w:ind w:left="170"/>
              <w:jc w:val="center"/>
              <w:rPr>
                <w:b/>
                <w:bCs/>
                <w:sz w:val="18"/>
                <w:szCs w:val="18"/>
              </w:rPr>
            </w:pPr>
            <w:r w:rsidRPr="00297915">
              <w:rPr>
                <w:b/>
                <w:bCs/>
                <w:sz w:val="18"/>
                <w:szCs w:val="18"/>
              </w:rPr>
              <w:t>Loading dose</w:t>
            </w:r>
          </w:p>
          <w:p w14:paraId="132F5388" w14:textId="77777777" w:rsidR="00706408" w:rsidRPr="00297915" w:rsidRDefault="00706408" w:rsidP="002F200E">
            <w:pPr>
              <w:spacing w:after="0"/>
              <w:ind w:left="170"/>
              <w:jc w:val="center"/>
              <w:rPr>
                <w:b/>
                <w:bCs/>
                <w:sz w:val="18"/>
                <w:szCs w:val="18"/>
              </w:rPr>
            </w:pPr>
            <w:r w:rsidRPr="00297915">
              <w:rPr>
                <w:b/>
                <w:bCs/>
                <w:sz w:val="18"/>
                <w:szCs w:val="18"/>
              </w:rPr>
              <w:t>(day 1)</w:t>
            </w:r>
          </w:p>
        </w:tc>
        <w:tc>
          <w:tcPr>
            <w:tcW w:w="2672" w:type="dxa"/>
            <w:tcBorders>
              <w:top w:val="nil"/>
              <w:left w:val="nil"/>
              <w:bottom w:val="single" w:sz="8" w:space="0" w:color="auto"/>
              <w:right w:val="nil"/>
            </w:tcBorders>
            <w:vAlign w:val="center"/>
          </w:tcPr>
          <w:p w14:paraId="19A436A4" w14:textId="77777777" w:rsidR="00706408" w:rsidRPr="00297915" w:rsidRDefault="00706408" w:rsidP="002F200E">
            <w:pPr>
              <w:spacing w:after="0"/>
              <w:ind w:left="170"/>
              <w:jc w:val="center"/>
              <w:rPr>
                <w:b/>
                <w:bCs/>
                <w:sz w:val="18"/>
                <w:szCs w:val="18"/>
              </w:rPr>
            </w:pPr>
            <w:r w:rsidRPr="00297915">
              <w:rPr>
                <w:b/>
                <w:bCs/>
                <w:sz w:val="18"/>
                <w:szCs w:val="18"/>
              </w:rPr>
              <w:t>Maintenance dose</w:t>
            </w:r>
          </w:p>
          <w:p w14:paraId="4BD0E7D3" w14:textId="77777777" w:rsidR="00706408" w:rsidRPr="00297915" w:rsidRDefault="00706408" w:rsidP="002F200E">
            <w:pPr>
              <w:spacing w:after="0"/>
              <w:ind w:left="170"/>
              <w:jc w:val="center"/>
              <w:rPr>
                <w:b/>
                <w:bCs/>
                <w:sz w:val="18"/>
                <w:szCs w:val="18"/>
              </w:rPr>
            </w:pPr>
            <w:r w:rsidRPr="00297915">
              <w:rPr>
                <w:b/>
                <w:bCs/>
                <w:sz w:val="18"/>
                <w:szCs w:val="18"/>
              </w:rPr>
              <w:t>(from day 2)</w:t>
            </w:r>
          </w:p>
        </w:tc>
        <w:tc>
          <w:tcPr>
            <w:tcW w:w="2672" w:type="dxa"/>
            <w:tcBorders>
              <w:top w:val="nil"/>
              <w:left w:val="nil"/>
              <w:bottom w:val="single" w:sz="8" w:space="0" w:color="auto"/>
              <w:right w:val="nil"/>
            </w:tcBorders>
            <w:vAlign w:val="center"/>
          </w:tcPr>
          <w:p w14:paraId="285A76F9" w14:textId="77777777" w:rsidR="00706408" w:rsidRPr="00297915" w:rsidRDefault="00706408" w:rsidP="002F200E">
            <w:pPr>
              <w:spacing w:after="0"/>
              <w:ind w:left="170"/>
              <w:jc w:val="center"/>
              <w:rPr>
                <w:b/>
                <w:bCs/>
                <w:sz w:val="18"/>
                <w:szCs w:val="18"/>
              </w:rPr>
            </w:pPr>
            <w:r w:rsidRPr="00297915">
              <w:rPr>
                <w:b/>
                <w:bCs/>
                <w:sz w:val="18"/>
                <w:szCs w:val="18"/>
              </w:rPr>
              <w:t>Loading dose</w:t>
            </w:r>
          </w:p>
          <w:p w14:paraId="319308D2" w14:textId="77777777" w:rsidR="00706408" w:rsidRPr="00297915" w:rsidRDefault="00706408" w:rsidP="002F200E">
            <w:pPr>
              <w:spacing w:after="0"/>
              <w:ind w:left="170"/>
              <w:jc w:val="center"/>
              <w:rPr>
                <w:b/>
                <w:bCs/>
                <w:sz w:val="18"/>
                <w:szCs w:val="18"/>
              </w:rPr>
            </w:pPr>
            <w:r w:rsidRPr="00297915">
              <w:rPr>
                <w:b/>
                <w:bCs/>
                <w:sz w:val="18"/>
                <w:szCs w:val="18"/>
              </w:rPr>
              <w:t>(day 1)</w:t>
            </w:r>
          </w:p>
        </w:tc>
        <w:tc>
          <w:tcPr>
            <w:tcW w:w="2672" w:type="dxa"/>
            <w:tcBorders>
              <w:top w:val="nil"/>
              <w:left w:val="nil"/>
              <w:bottom w:val="single" w:sz="8" w:space="0" w:color="auto"/>
              <w:right w:val="nil"/>
            </w:tcBorders>
            <w:vAlign w:val="center"/>
          </w:tcPr>
          <w:p w14:paraId="70C63C60" w14:textId="77777777" w:rsidR="00706408" w:rsidRPr="00297915" w:rsidRDefault="00706408" w:rsidP="002F200E">
            <w:pPr>
              <w:spacing w:after="0"/>
              <w:ind w:left="170"/>
              <w:jc w:val="center"/>
              <w:rPr>
                <w:b/>
                <w:bCs/>
                <w:sz w:val="18"/>
                <w:szCs w:val="18"/>
              </w:rPr>
            </w:pPr>
            <w:r w:rsidRPr="00297915">
              <w:rPr>
                <w:b/>
                <w:bCs/>
                <w:sz w:val="18"/>
                <w:szCs w:val="18"/>
              </w:rPr>
              <w:t>Maintenance dose</w:t>
            </w:r>
          </w:p>
          <w:p w14:paraId="000711C9" w14:textId="77777777" w:rsidR="00706408" w:rsidRPr="00297915" w:rsidRDefault="00706408" w:rsidP="002F200E">
            <w:pPr>
              <w:spacing w:after="0"/>
              <w:ind w:left="170"/>
              <w:jc w:val="center"/>
              <w:rPr>
                <w:b/>
                <w:bCs/>
                <w:sz w:val="18"/>
                <w:szCs w:val="18"/>
              </w:rPr>
            </w:pPr>
            <w:r w:rsidRPr="00297915">
              <w:rPr>
                <w:b/>
                <w:bCs/>
                <w:sz w:val="18"/>
                <w:szCs w:val="18"/>
              </w:rPr>
              <w:t>(from day 2)</w:t>
            </w:r>
          </w:p>
        </w:tc>
      </w:tr>
      <w:tr w:rsidR="00706408" w14:paraId="61763645" w14:textId="77777777" w:rsidTr="002F200E">
        <w:tc>
          <w:tcPr>
            <w:tcW w:w="2263" w:type="dxa"/>
            <w:tcBorders>
              <w:top w:val="single" w:sz="8" w:space="0" w:color="auto"/>
              <w:left w:val="nil"/>
              <w:bottom w:val="nil"/>
              <w:right w:val="nil"/>
            </w:tcBorders>
            <w:vAlign w:val="center"/>
          </w:tcPr>
          <w:p w14:paraId="3F9A8C54" w14:textId="77777777" w:rsidR="00706408" w:rsidRPr="00E13681" w:rsidRDefault="00706408" w:rsidP="002F200E">
            <w:pPr>
              <w:spacing w:after="0"/>
              <w:ind w:left="170"/>
              <w:jc w:val="center"/>
              <w:rPr>
                <w:sz w:val="18"/>
                <w:szCs w:val="18"/>
              </w:rPr>
            </w:pPr>
            <w:r w:rsidRPr="00E13681">
              <w:rPr>
                <w:sz w:val="18"/>
                <w:szCs w:val="18"/>
              </w:rPr>
              <w:t>30</w:t>
            </w:r>
            <w:r>
              <w:rPr>
                <w:sz w:val="18"/>
                <w:szCs w:val="18"/>
              </w:rPr>
              <w:t>.0</w:t>
            </w:r>
            <w:r w:rsidRPr="00E13681">
              <w:rPr>
                <w:sz w:val="18"/>
                <w:szCs w:val="18"/>
              </w:rPr>
              <w:t xml:space="preserve"> kg </w:t>
            </w:r>
            <w:r>
              <w:rPr>
                <w:sz w:val="18"/>
                <w:szCs w:val="18"/>
              </w:rPr>
              <w:t>–</w:t>
            </w:r>
            <w:r w:rsidRPr="00E13681">
              <w:rPr>
                <w:sz w:val="18"/>
                <w:szCs w:val="18"/>
              </w:rPr>
              <w:t xml:space="preserve"> 60</w:t>
            </w:r>
            <w:r>
              <w:rPr>
                <w:sz w:val="18"/>
                <w:szCs w:val="18"/>
              </w:rPr>
              <w:t>.0</w:t>
            </w:r>
            <w:r w:rsidRPr="00E13681">
              <w:rPr>
                <w:sz w:val="18"/>
                <w:szCs w:val="18"/>
              </w:rPr>
              <w:t xml:space="preserve"> kg</w:t>
            </w:r>
          </w:p>
        </w:tc>
        <w:tc>
          <w:tcPr>
            <w:tcW w:w="2671" w:type="dxa"/>
            <w:tcBorders>
              <w:top w:val="single" w:sz="8" w:space="0" w:color="auto"/>
              <w:left w:val="nil"/>
              <w:bottom w:val="nil"/>
              <w:right w:val="nil"/>
            </w:tcBorders>
            <w:vAlign w:val="center"/>
          </w:tcPr>
          <w:p w14:paraId="27065559" w14:textId="77777777" w:rsidR="00706408" w:rsidRPr="00E13681" w:rsidRDefault="00706408" w:rsidP="002F200E">
            <w:pPr>
              <w:spacing w:after="0"/>
              <w:ind w:left="170"/>
              <w:jc w:val="center"/>
              <w:rPr>
                <w:sz w:val="18"/>
                <w:szCs w:val="18"/>
              </w:rPr>
            </w:pPr>
            <w:r w:rsidRPr="00E13681">
              <w:rPr>
                <w:sz w:val="18"/>
                <w:szCs w:val="18"/>
              </w:rPr>
              <w:t>800 mg q24h</w:t>
            </w:r>
          </w:p>
        </w:tc>
        <w:tc>
          <w:tcPr>
            <w:tcW w:w="2672" w:type="dxa"/>
            <w:vMerge w:val="restart"/>
            <w:tcBorders>
              <w:top w:val="single" w:sz="8" w:space="0" w:color="auto"/>
              <w:left w:val="nil"/>
              <w:right w:val="nil"/>
            </w:tcBorders>
            <w:vAlign w:val="center"/>
          </w:tcPr>
          <w:p w14:paraId="39050136" w14:textId="77777777" w:rsidR="00706408" w:rsidRPr="00E13681" w:rsidRDefault="00706408" w:rsidP="002F200E">
            <w:pPr>
              <w:spacing w:after="0"/>
              <w:ind w:left="170"/>
              <w:jc w:val="center"/>
              <w:rPr>
                <w:sz w:val="18"/>
                <w:szCs w:val="18"/>
              </w:rPr>
            </w:pPr>
            <w:r w:rsidRPr="00E13681">
              <w:rPr>
                <w:sz w:val="18"/>
                <w:szCs w:val="18"/>
              </w:rPr>
              <w:t>400 mg q24h</w:t>
            </w:r>
          </w:p>
        </w:tc>
        <w:tc>
          <w:tcPr>
            <w:tcW w:w="2672" w:type="dxa"/>
            <w:tcBorders>
              <w:top w:val="single" w:sz="8" w:space="0" w:color="auto"/>
              <w:left w:val="nil"/>
              <w:bottom w:val="nil"/>
              <w:right w:val="nil"/>
            </w:tcBorders>
            <w:vAlign w:val="center"/>
          </w:tcPr>
          <w:p w14:paraId="100C5235" w14:textId="77777777" w:rsidR="00706408" w:rsidRPr="00E13681" w:rsidRDefault="00706408" w:rsidP="002F200E">
            <w:pPr>
              <w:spacing w:after="0"/>
              <w:ind w:left="170"/>
              <w:jc w:val="center"/>
              <w:rPr>
                <w:sz w:val="18"/>
                <w:szCs w:val="18"/>
              </w:rPr>
            </w:pPr>
            <w:r w:rsidRPr="00E13681">
              <w:rPr>
                <w:sz w:val="18"/>
                <w:szCs w:val="18"/>
              </w:rPr>
              <w:t>1000 mg q24h</w:t>
            </w:r>
          </w:p>
        </w:tc>
        <w:tc>
          <w:tcPr>
            <w:tcW w:w="2672" w:type="dxa"/>
            <w:vMerge w:val="restart"/>
            <w:tcBorders>
              <w:top w:val="single" w:sz="8" w:space="0" w:color="auto"/>
              <w:left w:val="nil"/>
              <w:right w:val="nil"/>
            </w:tcBorders>
            <w:vAlign w:val="center"/>
          </w:tcPr>
          <w:p w14:paraId="43BA69B6" w14:textId="77777777" w:rsidR="00706408" w:rsidRPr="00E13681" w:rsidRDefault="00706408" w:rsidP="002F200E">
            <w:pPr>
              <w:spacing w:after="0"/>
              <w:ind w:left="170"/>
              <w:jc w:val="center"/>
              <w:rPr>
                <w:sz w:val="18"/>
                <w:szCs w:val="18"/>
              </w:rPr>
            </w:pPr>
            <w:r w:rsidRPr="00E13681">
              <w:rPr>
                <w:sz w:val="18"/>
                <w:szCs w:val="18"/>
              </w:rPr>
              <w:t>800 mg q24h</w:t>
            </w:r>
          </w:p>
        </w:tc>
      </w:tr>
      <w:tr w:rsidR="00706408" w14:paraId="1BCF95C5" w14:textId="77777777" w:rsidTr="002F200E">
        <w:tc>
          <w:tcPr>
            <w:tcW w:w="2263" w:type="dxa"/>
            <w:tcBorders>
              <w:top w:val="nil"/>
              <w:left w:val="nil"/>
              <w:bottom w:val="nil"/>
              <w:right w:val="nil"/>
            </w:tcBorders>
            <w:vAlign w:val="center"/>
          </w:tcPr>
          <w:p w14:paraId="0F0CD607" w14:textId="77777777" w:rsidR="00706408" w:rsidRPr="00E13681" w:rsidRDefault="00706408" w:rsidP="002F200E">
            <w:pPr>
              <w:spacing w:after="0"/>
              <w:ind w:left="170"/>
              <w:jc w:val="center"/>
              <w:rPr>
                <w:sz w:val="18"/>
                <w:szCs w:val="18"/>
              </w:rPr>
            </w:pPr>
            <w:r w:rsidRPr="00E13681">
              <w:rPr>
                <w:sz w:val="18"/>
                <w:szCs w:val="18"/>
              </w:rPr>
              <w:t>6</w:t>
            </w:r>
            <w:r>
              <w:rPr>
                <w:sz w:val="18"/>
                <w:szCs w:val="18"/>
              </w:rPr>
              <w:t>0.</w:t>
            </w:r>
            <w:r w:rsidRPr="00E13681">
              <w:rPr>
                <w:sz w:val="18"/>
                <w:szCs w:val="18"/>
              </w:rPr>
              <w:t>1 kg – 80</w:t>
            </w:r>
            <w:r>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7A7B7FAA" w14:textId="77777777" w:rsidR="00706408" w:rsidRPr="00E13681" w:rsidRDefault="00706408" w:rsidP="002F200E">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6EDD94A4" w14:textId="77777777" w:rsidR="00706408" w:rsidRPr="00E13681" w:rsidRDefault="00706408" w:rsidP="002F200E">
            <w:pPr>
              <w:spacing w:after="0"/>
              <w:ind w:left="170"/>
              <w:jc w:val="center"/>
              <w:rPr>
                <w:sz w:val="18"/>
                <w:szCs w:val="18"/>
              </w:rPr>
            </w:pPr>
          </w:p>
        </w:tc>
        <w:tc>
          <w:tcPr>
            <w:tcW w:w="2672" w:type="dxa"/>
            <w:tcBorders>
              <w:top w:val="nil"/>
              <w:left w:val="nil"/>
              <w:bottom w:val="nil"/>
              <w:right w:val="nil"/>
            </w:tcBorders>
            <w:vAlign w:val="center"/>
          </w:tcPr>
          <w:p w14:paraId="459C4965" w14:textId="77777777" w:rsidR="00706408" w:rsidRPr="00E13681" w:rsidRDefault="00706408" w:rsidP="002F200E">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7B87E3D" w14:textId="77777777" w:rsidR="00706408" w:rsidRPr="00E13681" w:rsidRDefault="00706408" w:rsidP="002F200E">
            <w:pPr>
              <w:spacing w:after="0"/>
              <w:ind w:left="170"/>
              <w:jc w:val="center"/>
              <w:rPr>
                <w:sz w:val="18"/>
                <w:szCs w:val="18"/>
              </w:rPr>
            </w:pPr>
          </w:p>
        </w:tc>
      </w:tr>
      <w:tr w:rsidR="00706408" w14:paraId="615A0D05" w14:textId="77777777" w:rsidTr="002F200E">
        <w:tc>
          <w:tcPr>
            <w:tcW w:w="2263" w:type="dxa"/>
            <w:tcBorders>
              <w:top w:val="nil"/>
              <w:left w:val="nil"/>
              <w:bottom w:val="nil"/>
              <w:right w:val="nil"/>
            </w:tcBorders>
            <w:vAlign w:val="center"/>
          </w:tcPr>
          <w:p w14:paraId="05B17578" w14:textId="77777777" w:rsidR="00706408" w:rsidRPr="00E13681" w:rsidRDefault="00706408" w:rsidP="002F200E">
            <w:pPr>
              <w:spacing w:after="0"/>
              <w:ind w:left="170"/>
              <w:jc w:val="center"/>
              <w:rPr>
                <w:sz w:val="18"/>
                <w:szCs w:val="18"/>
              </w:rPr>
            </w:pPr>
            <w:r w:rsidRPr="00E13681">
              <w:rPr>
                <w:sz w:val="18"/>
                <w:szCs w:val="18"/>
              </w:rPr>
              <w:t>8</w:t>
            </w:r>
            <w:r>
              <w:rPr>
                <w:sz w:val="18"/>
                <w:szCs w:val="18"/>
              </w:rPr>
              <w:t>0.1</w:t>
            </w:r>
            <w:r w:rsidRPr="00E13681">
              <w:rPr>
                <w:sz w:val="18"/>
                <w:szCs w:val="18"/>
              </w:rPr>
              <w:t xml:space="preserve"> kg – 100</w:t>
            </w:r>
            <w:r>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3F43A57" w14:textId="77777777" w:rsidR="00706408" w:rsidRPr="00E13681" w:rsidRDefault="00706408" w:rsidP="002F200E">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4B6EC27E" w14:textId="77777777" w:rsidR="00706408" w:rsidRPr="00E13681" w:rsidRDefault="00706408" w:rsidP="002F200E">
            <w:pPr>
              <w:spacing w:after="0"/>
              <w:ind w:left="170"/>
              <w:jc w:val="center"/>
              <w:rPr>
                <w:sz w:val="18"/>
                <w:szCs w:val="18"/>
              </w:rPr>
            </w:pPr>
          </w:p>
        </w:tc>
        <w:tc>
          <w:tcPr>
            <w:tcW w:w="2672" w:type="dxa"/>
            <w:tcBorders>
              <w:top w:val="nil"/>
              <w:left w:val="nil"/>
              <w:bottom w:val="nil"/>
              <w:right w:val="nil"/>
            </w:tcBorders>
            <w:vAlign w:val="center"/>
          </w:tcPr>
          <w:p w14:paraId="73284006" w14:textId="77777777" w:rsidR="00706408" w:rsidRPr="00E13681" w:rsidRDefault="00706408" w:rsidP="002F200E">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A2D27BA" w14:textId="77777777" w:rsidR="00706408" w:rsidRPr="00E13681" w:rsidRDefault="00706408" w:rsidP="002F200E">
            <w:pPr>
              <w:spacing w:after="0"/>
              <w:ind w:left="170"/>
              <w:jc w:val="center"/>
              <w:rPr>
                <w:sz w:val="18"/>
                <w:szCs w:val="18"/>
              </w:rPr>
            </w:pPr>
          </w:p>
        </w:tc>
      </w:tr>
      <w:tr w:rsidR="00706408" w14:paraId="23AB7A38" w14:textId="77777777" w:rsidTr="002F200E">
        <w:tc>
          <w:tcPr>
            <w:tcW w:w="2263" w:type="dxa"/>
            <w:tcBorders>
              <w:top w:val="nil"/>
              <w:left w:val="nil"/>
              <w:bottom w:val="nil"/>
              <w:right w:val="nil"/>
            </w:tcBorders>
            <w:vAlign w:val="center"/>
          </w:tcPr>
          <w:p w14:paraId="56B25BB8" w14:textId="77777777" w:rsidR="00706408" w:rsidRPr="00E13681" w:rsidRDefault="00706408" w:rsidP="002F200E">
            <w:pPr>
              <w:spacing w:after="0"/>
              <w:ind w:left="170"/>
              <w:jc w:val="center"/>
              <w:rPr>
                <w:sz w:val="18"/>
                <w:szCs w:val="18"/>
              </w:rPr>
            </w:pPr>
            <w:r w:rsidRPr="00E13681">
              <w:rPr>
                <w:sz w:val="18"/>
                <w:szCs w:val="18"/>
              </w:rPr>
              <w:t>10</w:t>
            </w:r>
            <w:r>
              <w:rPr>
                <w:sz w:val="18"/>
                <w:szCs w:val="18"/>
              </w:rPr>
              <w:t>0.</w:t>
            </w:r>
            <w:r w:rsidRPr="00E13681">
              <w:rPr>
                <w:sz w:val="18"/>
                <w:szCs w:val="18"/>
              </w:rPr>
              <w:t>1 kg – 120</w:t>
            </w:r>
            <w:r>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1375990F" w14:textId="77777777" w:rsidR="00706408" w:rsidRPr="00E13681" w:rsidRDefault="00706408" w:rsidP="002F200E">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217D878D" w14:textId="77777777" w:rsidR="00706408" w:rsidRPr="00E13681" w:rsidRDefault="00706408" w:rsidP="002F200E">
            <w:pPr>
              <w:spacing w:after="0"/>
              <w:ind w:left="170"/>
              <w:jc w:val="center"/>
              <w:rPr>
                <w:sz w:val="18"/>
                <w:szCs w:val="18"/>
              </w:rPr>
            </w:pPr>
          </w:p>
        </w:tc>
        <w:tc>
          <w:tcPr>
            <w:tcW w:w="2672" w:type="dxa"/>
            <w:tcBorders>
              <w:top w:val="nil"/>
              <w:left w:val="nil"/>
              <w:bottom w:val="nil"/>
              <w:right w:val="nil"/>
            </w:tcBorders>
            <w:vAlign w:val="center"/>
          </w:tcPr>
          <w:p w14:paraId="67C6016A" w14:textId="77777777" w:rsidR="00706408" w:rsidRPr="00E13681" w:rsidRDefault="00706408" w:rsidP="002F200E">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2312D81" w14:textId="77777777" w:rsidR="00706408" w:rsidRPr="00E13681" w:rsidRDefault="00706408" w:rsidP="002F200E">
            <w:pPr>
              <w:spacing w:after="0"/>
              <w:ind w:left="170"/>
              <w:jc w:val="center"/>
              <w:rPr>
                <w:sz w:val="18"/>
                <w:szCs w:val="18"/>
              </w:rPr>
            </w:pPr>
          </w:p>
        </w:tc>
      </w:tr>
      <w:tr w:rsidR="00706408" w14:paraId="6BC28406" w14:textId="77777777" w:rsidTr="002F200E">
        <w:tc>
          <w:tcPr>
            <w:tcW w:w="2263" w:type="dxa"/>
            <w:tcBorders>
              <w:top w:val="nil"/>
              <w:left w:val="nil"/>
              <w:right w:val="nil"/>
            </w:tcBorders>
            <w:vAlign w:val="center"/>
          </w:tcPr>
          <w:p w14:paraId="047C6D58" w14:textId="77777777" w:rsidR="00706408" w:rsidRPr="00E13681" w:rsidRDefault="00706408" w:rsidP="002F200E">
            <w:pPr>
              <w:spacing w:after="0"/>
              <w:ind w:left="170"/>
              <w:jc w:val="center"/>
              <w:rPr>
                <w:sz w:val="18"/>
                <w:szCs w:val="18"/>
              </w:rPr>
            </w:pPr>
            <w:r w:rsidRPr="00E13681">
              <w:rPr>
                <w:sz w:val="18"/>
                <w:szCs w:val="18"/>
              </w:rPr>
              <w:t>12</w:t>
            </w:r>
            <w:r>
              <w:rPr>
                <w:sz w:val="18"/>
                <w:szCs w:val="18"/>
              </w:rPr>
              <w:t>0.</w:t>
            </w:r>
            <w:r w:rsidRPr="00E13681">
              <w:rPr>
                <w:sz w:val="18"/>
                <w:szCs w:val="18"/>
              </w:rPr>
              <w:t>1 kg – 1</w:t>
            </w:r>
            <w:r>
              <w:rPr>
                <w:sz w:val="18"/>
                <w:szCs w:val="18"/>
              </w:rPr>
              <w:t>5</w:t>
            </w:r>
            <w:r w:rsidRPr="00E13681">
              <w:rPr>
                <w:sz w:val="18"/>
                <w:szCs w:val="18"/>
              </w:rPr>
              <w:t>0</w:t>
            </w:r>
            <w:r>
              <w:rPr>
                <w:sz w:val="18"/>
                <w:szCs w:val="18"/>
              </w:rPr>
              <w:t>.0</w:t>
            </w:r>
            <w:r w:rsidRPr="00E13681">
              <w:rPr>
                <w:sz w:val="18"/>
                <w:szCs w:val="18"/>
              </w:rPr>
              <w:t xml:space="preserve"> kg</w:t>
            </w:r>
          </w:p>
        </w:tc>
        <w:tc>
          <w:tcPr>
            <w:tcW w:w="2671" w:type="dxa"/>
            <w:tcBorders>
              <w:top w:val="nil"/>
              <w:left w:val="nil"/>
              <w:right w:val="nil"/>
            </w:tcBorders>
            <w:vAlign w:val="center"/>
          </w:tcPr>
          <w:p w14:paraId="347B88E2" w14:textId="77777777" w:rsidR="00706408" w:rsidRPr="00E13681" w:rsidRDefault="00706408" w:rsidP="002F200E">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023F1D9F" w14:textId="77777777" w:rsidR="00706408" w:rsidRPr="00E13681" w:rsidRDefault="00706408" w:rsidP="002F200E">
            <w:pPr>
              <w:spacing w:after="0"/>
              <w:ind w:left="170"/>
              <w:jc w:val="center"/>
              <w:rPr>
                <w:sz w:val="18"/>
                <w:szCs w:val="18"/>
              </w:rPr>
            </w:pPr>
          </w:p>
        </w:tc>
        <w:tc>
          <w:tcPr>
            <w:tcW w:w="2672" w:type="dxa"/>
            <w:tcBorders>
              <w:top w:val="nil"/>
              <w:left w:val="nil"/>
              <w:right w:val="nil"/>
            </w:tcBorders>
            <w:vAlign w:val="center"/>
          </w:tcPr>
          <w:p w14:paraId="4A60163B" w14:textId="77777777" w:rsidR="00706408" w:rsidRPr="00E13681" w:rsidRDefault="00706408" w:rsidP="002F200E">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6341BB7D" w14:textId="77777777" w:rsidR="00706408" w:rsidRPr="00E13681" w:rsidRDefault="00706408" w:rsidP="002F200E">
            <w:pPr>
              <w:spacing w:after="0"/>
              <w:ind w:left="170"/>
              <w:jc w:val="center"/>
              <w:rPr>
                <w:sz w:val="18"/>
                <w:szCs w:val="18"/>
              </w:rPr>
            </w:pPr>
          </w:p>
        </w:tc>
      </w:tr>
    </w:tbl>
    <w:p w14:paraId="4C595A6A" w14:textId="4D8F5984" w:rsidR="005F20A5" w:rsidRPr="00955E82" w:rsidRDefault="00706408" w:rsidP="00D04A0A">
      <w:pPr>
        <w:sectPr w:rsidR="005F20A5" w:rsidRPr="00955E82" w:rsidSect="00D9036A">
          <w:pgSz w:w="16838" w:h="11906" w:orient="landscape" w:code="9"/>
          <w:pgMar w:top="1440" w:right="1440" w:bottom="1440" w:left="1440" w:header="720" w:footer="720" w:gutter="0"/>
          <w:lnNumType w:countBy="1" w:restart="continuous"/>
          <w:cols w:space="720"/>
          <w:docGrid w:linePitch="360"/>
        </w:sectPr>
      </w:pPr>
      <w:r w:rsidRPr="00E13681">
        <w:rPr>
          <w:sz w:val="18"/>
          <w:szCs w:val="18"/>
        </w:rPr>
        <w:t>CRRT</w:t>
      </w:r>
      <w:r>
        <w:rPr>
          <w:sz w:val="18"/>
          <w:szCs w:val="18"/>
        </w:rPr>
        <w:t>,</w:t>
      </w:r>
      <w:r w:rsidRPr="00E13681">
        <w:rPr>
          <w:sz w:val="18"/>
          <w:szCs w:val="18"/>
        </w:rPr>
        <w:t xml:space="preserve"> continuous renal replacement therapy; q24h</w:t>
      </w:r>
      <w:r>
        <w:rPr>
          <w:sz w:val="18"/>
          <w:szCs w:val="18"/>
        </w:rPr>
        <w:t>,</w:t>
      </w:r>
      <w:r w:rsidRPr="00E13681">
        <w:rPr>
          <w:sz w:val="18"/>
          <w:szCs w:val="18"/>
        </w:rPr>
        <w:t xml:space="preserve"> every 24 hours.</w:t>
      </w:r>
    </w:p>
    <w:p w14:paraId="00DDA919" w14:textId="635D724B" w:rsidR="005F20A5" w:rsidRDefault="005F20A5" w:rsidP="00523A4C">
      <w:pPr>
        <w:pStyle w:val="Heading1"/>
        <w:numPr>
          <w:ilvl w:val="0"/>
          <w:numId w:val="0"/>
        </w:numPr>
      </w:pPr>
      <w:r>
        <w:lastRenderedPageBreak/>
        <w:t>Figures</w:t>
      </w:r>
    </w:p>
    <w:p w14:paraId="48979FFF" w14:textId="36B41327" w:rsidR="005F20A5" w:rsidRPr="00E03B11" w:rsidRDefault="005F20A5" w:rsidP="005F20A5">
      <w:r w:rsidRPr="00A72BCD">
        <w:rPr>
          <w:b/>
          <w:bCs/>
        </w:rPr>
        <w:t>Fig</w:t>
      </w:r>
      <w:r>
        <w:rPr>
          <w:b/>
          <w:bCs/>
        </w:rPr>
        <w:t>.1</w:t>
      </w:r>
      <w:r w:rsidRPr="00C40B2F">
        <w:t xml:space="preserve"> </w:t>
      </w:r>
      <w:r w:rsidR="00E438F6" w:rsidRPr="00E438F6">
        <w:t xml:space="preserve">Probability of target attainment of </w:t>
      </w:r>
      <w:r w:rsidR="00E438F6" w:rsidRPr="00101D5D">
        <w:rPr>
          <w:i/>
          <w:iCs/>
        </w:rPr>
        <w:t>f</w:t>
      </w:r>
      <w:r w:rsidR="00E438F6" w:rsidRPr="00E438F6">
        <w:t>AUC</w:t>
      </w:r>
      <w:r w:rsidR="00E438F6" w:rsidRPr="00101D5D">
        <w:rPr>
          <w:vertAlign w:val="subscript"/>
        </w:rPr>
        <w:t>0-24</w:t>
      </w:r>
      <w:r w:rsidR="00E438F6" w:rsidRPr="00E438F6">
        <w:t xml:space="preserve"> 200 </w:t>
      </w:r>
      <w:proofErr w:type="spellStart"/>
      <w:r w:rsidR="00E438F6" w:rsidRPr="00E438F6">
        <w:t>mg×h</w:t>
      </w:r>
      <w:proofErr w:type="spellEnd"/>
      <w:r w:rsidR="00E438F6" w:rsidRPr="00E438F6">
        <w:t xml:space="preserve">/L vs body weight on day 1 (a) and day 14 (b) when not on CRRT. CRRT: continuous renal replacement therapy; </w:t>
      </w:r>
      <w:r w:rsidR="00E438F6" w:rsidRPr="00101D5D">
        <w:rPr>
          <w:i/>
          <w:iCs/>
        </w:rPr>
        <w:t>f</w:t>
      </w:r>
      <w:r w:rsidR="00E438F6" w:rsidRPr="00E438F6">
        <w:t>AUC</w:t>
      </w:r>
      <w:r w:rsidR="00E438F6" w:rsidRPr="00101D5D">
        <w:rPr>
          <w:vertAlign w:val="subscript"/>
        </w:rPr>
        <w:t>0-24</w:t>
      </w:r>
      <w:r w:rsidR="00E438F6" w:rsidRPr="00E438F6">
        <w:t xml:space="preserve">: area under the unbound </w:t>
      </w:r>
      <w:r w:rsidR="00013CFF">
        <w:t>concentration-time</w:t>
      </w:r>
      <w:r w:rsidR="00E438F6" w:rsidRPr="00E438F6">
        <w:t xml:space="preserve"> curve for 24 hours; LD: loading dose; MD: maintenance dose. The dashed </w:t>
      </w:r>
      <w:proofErr w:type="spellStart"/>
      <w:r w:rsidR="00E438F6" w:rsidRPr="00E438F6">
        <w:t>gray</w:t>
      </w:r>
      <w:proofErr w:type="spellEnd"/>
      <w:r w:rsidR="00E438F6" w:rsidRPr="00E438F6">
        <w:t xml:space="preserve"> line represents the target probability of PKPD target attainment of 90%.</w:t>
      </w:r>
    </w:p>
    <w:p w14:paraId="380CFB14" w14:textId="3BEA36A0" w:rsidR="005F20A5" w:rsidRDefault="005F20A5" w:rsidP="005F20A5">
      <w:r w:rsidRPr="00BA7DD3">
        <w:rPr>
          <w:b/>
          <w:bCs/>
        </w:rPr>
        <w:t>Fig.</w:t>
      </w:r>
      <w:r>
        <w:rPr>
          <w:b/>
          <w:bCs/>
        </w:rPr>
        <w:t>2</w:t>
      </w:r>
      <w:r w:rsidRPr="00C40B2F">
        <w:t xml:space="preserve"> </w:t>
      </w:r>
      <w:r w:rsidR="00853D7C" w:rsidRPr="00853D7C">
        <w:t xml:space="preserve">Probability of target attainment of </w:t>
      </w:r>
      <w:r w:rsidR="00853D7C" w:rsidRPr="001B7E3F">
        <w:rPr>
          <w:i/>
          <w:iCs/>
        </w:rPr>
        <w:t>f</w:t>
      </w:r>
      <w:r w:rsidR="00853D7C" w:rsidRPr="00853D7C">
        <w:t>AUC</w:t>
      </w:r>
      <w:r w:rsidR="00853D7C" w:rsidRPr="001B7E3F">
        <w:rPr>
          <w:vertAlign w:val="subscript"/>
        </w:rPr>
        <w:t>0-24</w:t>
      </w:r>
      <w:r w:rsidR="00853D7C" w:rsidRPr="00853D7C">
        <w:t xml:space="preserve"> 200 </w:t>
      </w:r>
      <w:proofErr w:type="spellStart"/>
      <w:r w:rsidR="00853D7C" w:rsidRPr="00853D7C">
        <w:t>mg×h</w:t>
      </w:r>
      <w:proofErr w:type="spellEnd"/>
      <w:r w:rsidR="00853D7C" w:rsidRPr="00853D7C">
        <w:t xml:space="preserve">/L vs body weight on day 1 (a) and day 14 (b) when on CRRT. CRRT: continuous renal replacement therapy; </w:t>
      </w:r>
      <w:r w:rsidR="00853D7C" w:rsidRPr="001B7E3F">
        <w:rPr>
          <w:i/>
          <w:iCs/>
        </w:rPr>
        <w:t>f</w:t>
      </w:r>
      <w:r w:rsidR="00853D7C" w:rsidRPr="00853D7C">
        <w:t>AUC</w:t>
      </w:r>
      <w:r w:rsidR="00853D7C" w:rsidRPr="001B7E3F">
        <w:rPr>
          <w:vertAlign w:val="subscript"/>
        </w:rPr>
        <w:t>0-24</w:t>
      </w:r>
      <w:r w:rsidR="00853D7C" w:rsidRPr="00853D7C">
        <w:t xml:space="preserve">: area under the unbound </w:t>
      </w:r>
      <w:r w:rsidR="002C1E29">
        <w:t>concentration-time</w:t>
      </w:r>
      <w:r w:rsidR="00853D7C" w:rsidRPr="00853D7C">
        <w:t xml:space="preserve"> curve for 24 hours; LD: loading dose; MD: maintenance dose. The dashed </w:t>
      </w:r>
      <w:proofErr w:type="spellStart"/>
      <w:r w:rsidR="00853D7C" w:rsidRPr="00853D7C">
        <w:t>gray</w:t>
      </w:r>
      <w:proofErr w:type="spellEnd"/>
      <w:r w:rsidR="00853D7C" w:rsidRPr="00853D7C">
        <w:t xml:space="preserve"> line represents the target probability of PKPD target attainment of 90%</w:t>
      </w:r>
    </w:p>
    <w:p w14:paraId="2F8EC30C" w14:textId="695610F0" w:rsidR="005F20A5" w:rsidRDefault="005F20A5" w:rsidP="005F20A5">
      <w:r w:rsidRPr="00A72BCD">
        <w:rPr>
          <w:b/>
          <w:bCs/>
        </w:rPr>
        <w:t>Fig.</w:t>
      </w:r>
      <w:r>
        <w:rPr>
          <w:b/>
          <w:bCs/>
        </w:rPr>
        <w:t>3</w:t>
      </w:r>
      <w:r w:rsidRPr="001B3939">
        <w:t xml:space="preserve"> </w:t>
      </w:r>
      <w:r w:rsidR="00524E3D" w:rsidRPr="00524E3D">
        <w:t xml:space="preserve">Probability of target attainment of </w:t>
      </w:r>
      <w:r w:rsidR="00524E3D" w:rsidRPr="001B7E3F">
        <w:rPr>
          <w:i/>
          <w:iCs/>
        </w:rPr>
        <w:t>f</w:t>
      </w:r>
      <w:r w:rsidR="00524E3D" w:rsidRPr="00524E3D">
        <w:t>AUC</w:t>
      </w:r>
      <w:r w:rsidR="00524E3D" w:rsidRPr="001B7E3F">
        <w:rPr>
          <w:vertAlign w:val="subscript"/>
        </w:rPr>
        <w:t>0-24</w:t>
      </w:r>
      <w:r w:rsidR="00524E3D" w:rsidRPr="00524E3D">
        <w:t xml:space="preserve"> 200 </w:t>
      </w:r>
      <w:proofErr w:type="spellStart"/>
      <w:r w:rsidR="00524E3D" w:rsidRPr="00524E3D">
        <w:t>mg×h</w:t>
      </w:r>
      <w:proofErr w:type="spellEnd"/>
      <w:r w:rsidR="00524E3D" w:rsidRPr="00524E3D">
        <w:t xml:space="preserve">/L vs </w:t>
      </w:r>
      <w:proofErr w:type="spellStart"/>
      <w:r w:rsidR="00524E3D" w:rsidRPr="00524E3D">
        <w:t>eGFR</w:t>
      </w:r>
      <w:r w:rsidR="00524E3D" w:rsidRPr="001B7E3F">
        <w:rPr>
          <w:vertAlign w:val="subscript"/>
        </w:rPr>
        <w:t>CKD</w:t>
      </w:r>
      <w:proofErr w:type="spellEnd"/>
      <w:r w:rsidR="00524E3D" w:rsidRPr="001B7E3F">
        <w:rPr>
          <w:vertAlign w:val="subscript"/>
        </w:rPr>
        <w:t>-EPI</w:t>
      </w:r>
      <w:r w:rsidR="00524E3D" w:rsidRPr="00524E3D">
        <w:t xml:space="preserve"> on day 1 (a) and day 14 (b) when not on CRRT. </w:t>
      </w:r>
      <w:proofErr w:type="spellStart"/>
      <w:r w:rsidR="00524E3D" w:rsidRPr="00524E3D">
        <w:t>eGFR</w:t>
      </w:r>
      <w:r w:rsidR="00524E3D" w:rsidRPr="001B7E3F">
        <w:rPr>
          <w:vertAlign w:val="subscript"/>
        </w:rPr>
        <w:t>CKD</w:t>
      </w:r>
      <w:proofErr w:type="spellEnd"/>
      <w:r w:rsidR="00524E3D" w:rsidRPr="001B7E3F">
        <w:rPr>
          <w:vertAlign w:val="subscript"/>
        </w:rPr>
        <w:t>-EPI</w:t>
      </w:r>
      <w:r w:rsidR="00524E3D" w:rsidRPr="00524E3D">
        <w:t xml:space="preserve">: estimated glomerular filtration rate (calculated using the Chronic Kidney Disease Epidemiology Collaboration equation). CRRT: continuous renal replacement therapy; </w:t>
      </w:r>
      <w:r w:rsidR="00524E3D" w:rsidRPr="001B7E3F">
        <w:rPr>
          <w:i/>
          <w:iCs/>
        </w:rPr>
        <w:t>f</w:t>
      </w:r>
      <w:r w:rsidR="00524E3D" w:rsidRPr="00524E3D">
        <w:t>AUC</w:t>
      </w:r>
      <w:r w:rsidR="00524E3D" w:rsidRPr="001B7E3F">
        <w:rPr>
          <w:vertAlign w:val="subscript"/>
        </w:rPr>
        <w:t>0-24</w:t>
      </w:r>
      <w:r w:rsidR="00524E3D" w:rsidRPr="00524E3D">
        <w:t xml:space="preserve">: area under the unbound </w:t>
      </w:r>
      <w:r w:rsidR="007E492A">
        <w:t>concentration-time</w:t>
      </w:r>
      <w:r w:rsidR="00524E3D" w:rsidRPr="00524E3D">
        <w:t xml:space="preserve"> curve for 24 hours; LD: loading dose; MD: maintenance dose. The dashed </w:t>
      </w:r>
      <w:proofErr w:type="spellStart"/>
      <w:r w:rsidR="00524E3D" w:rsidRPr="00524E3D">
        <w:t>gray</w:t>
      </w:r>
      <w:proofErr w:type="spellEnd"/>
      <w:r w:rsidR="00524E3D" w:rsidRPr="00524E3D">
        <w:t xml:space="preserve"> line represents the target probability of PKPD target attainment of 90%</w:t>
      </w:r>
    </w:p>
    <w:p w14:paraId="5A9A4DC8" w14:textId="3B00EDEC" w:rsidR="005F20A5" w:rsidRPr="00E03B11" w:rsidRDefault="005F20A5" w:rsidP="005F20A5">
      <w:r w:rsidRPr="00A72BCD">
        <w:rPr>
          <w:b/>
          <w:bCs/>
        </w:rPr>
        <w:t>Fig</w:t>
      </w:r>
      <w:r>
        <w:rPr>
          <w:b/>
          <w:bCs/>
        </w:rPr>
        <w:t>.4</w:t>
      </w:r>
      <w:r w:rsidRPr="00C40B2F">
        <w:t xml:space="preserve"> </w:t>
      </w:r>
      <w:r w:rsidR="008B5D58" w:rsidRPr="008B5D58">
        <w:t xml:space="preserve">Probability of target attainment of </w:t>
      </w:r>
      <w:r w:rsidR="008B5D58" w:rsidRPr="001B7E3F">
        <w:rPr>
          <w:i/>
          <w:iCs/>
        </w:rPr>
        <w:t>f</w:t>
      </w:r>
      <w:r w:rsidR="008B5D58" w:rsidRPr="008B5D58">
        <w:t>AUC</w:t>
      </w:r>
      <w:r w:rsidR="008B5D58" w:rsidRPr="001B7E3F">
        <w:rPr>
          <w:vertAlign w:val="subscript"/>
        </w:rPr>
        <w:t>0-24</w:t>
      </w:r>
      <w:r w:rsidR="008B5D58" w:rsidRPr="008B5D58">
        <w:t xml:space="preserve"> 400 </w:t>
      </w:r>
      <w:proofErr w:type="spellStart"/>
      <w:r w:rsidR="008B5D58" w:rsidRPr="008B5D58">
        <w:t>mg×h</w:t>
      </w:r>
      <w:proofErr w:type="spellEnd"/>
      <w:r w:rsidR="008B5D58" w:rsidRPr="008B5D58">
        <w:t xml:space="preserve">/L vs total body weight on day 1 (a) and day 14 (b) when not on CRRT. CRRT: continuous renal replacement therapy; </w:t>
      </w:r>
      <w:r w:rsidR="008B5D58" w:rsidRPr="001B7E3F">
        <w:rPr>
          <w:i/>
          <w:iCs/>
        </w:rPr>
        <w:t>f</w:t>
      </w:r>
      <w:r w:rsidR="008B5D58" w:rsidRPr="008B5D58">
        <w:t>AUC</w:t>
      </w:r>
      <w:r w:rsidR="008B5D58" w:rsidRPr="001B7E3F">
        <w:rPr>
          <w:vertAlign w:val="subscript"/>
        </w:rPr>
        <w:t>0-24</w:t>
      </w:r>
      <w:r w:rsidR="008B5D58" w:rsidRPr="008B5D58">
        <w:t xml:space="preserve">: area under the unbound </w:t>
      </w:r>
      <w:r w:rsidR="009B6B7D">
        <w:t>concentration-time</w:t>
      </w:r>
      <w:r w:rsidR="008B5D58" w:rsidRPr="008B5D58">
        <w:t xml:space="preserve"> curve for 24 hours; LD: loading dose; MD: maintenance dose. The dashed </w:t>
      </w:r>
      <w:proofErr w:type="spellStart"/>
      <w:r w:rsidR="008B5D58" w:rsidRPr="008B5D58">
        <w:t>gray</w:t>
      </w:r>
      <w:proofErr w:type="spellEnd"/>
      <w:r w:rsidR="008B5D58" w:rsidRPr="008B5D58">
        <w:t xml:space="preserve"> line represents the target probability of PKPD target attainment of 90%</w:t>
      </w:r>
    </w:p>
    <w:p w14:paraId="5E8F51FE" w14:textId="7719E4E0" w:rsidR="005F20A5" w:rsidRDefault="005F20A5" w:rsidP="005F20A5">
      <w:r w:rsidRPr="00BA7DD3">
        <w:rPr>
          <w:b/>
          <w:bCs/>
        </w:rPr>
        <w:t>Fig.</w:t>
      </w:r>
      <w:r>
        <w:rPr>
          <w:b/>
          <w:bCs/>
        </w:rPr>
        <w:t>5</w:t>
      </w:r>
      <w:r w:rsidRPr="00C40B2F">
        <w:t xml:space="preserve"> </w:t>
      </w:r>
      <w:r w:rsidR="00FE600A" w:rsidRPr="00FE600A">
        <w:t xml:space="preserve">Probability of target attainment of </w:t>
      </w:r>
      <w:r w:rsidR="00FE600A" w:rsidRPr="001B7E3F">
        <w:rPr>
          <w:i/>
          <w:iCs/>
        </w:rPr>
        <w:t>f</w:t>
      </w:r>
      <w:r w:rsidR="00FE600A" w:rsidRPr="00FE600A">
        <w:t>AUC</w:t>
      </w:r>
      <w:r w:rsidR="00FE600A" w:rsidRPr="001B7E3F">
        <w:rPr>
          <w:vertAlign w:val="subscript"/>
        </w:rPr>
        <w:t>0-24</w:t>
      </w:r>
      <w:r w:rsidR="00FE600A" w:rsidRPr="00FE600A">
        <w:t xml:space="preserve"> 400 </w:t>
      </w:r>
      <w:proofErr w:type="spellStart"/>
      <w:r w:rsidR="00FE600A" w:rsidRPr="00FE600A">
        <w:t>mg×h</w:t>
      </w:r>
      <w:proofErr w:type="spellEnd"/>
      <w:r w:rsidR="00FE600A" w:rsidRPr="00FE600A">
        <w:t xml:space="preserve">/L vs total body weight on day 1 (a) and day 14 (b) when on CRRT. CRRT: continuous renal replacement therapy; </w:t>
      </w:r>
      <w:r w:rsidR="00FE600A" w:rsidRPr="001B7E3F">
        <w:rPr>
          <w:i/>
          <w:iCs/>
        </w:rPr>
        <w:t>f</w:t>
      </w:r>
      <w:r w:rsidR="00FE600A" w:rsidRPr="00FE600A">
        <w:t>AUC</w:t>
      </w:r>
      <w:r w:rsidR="00FE600A" w:rsidRPr="001B7E3F">
        <w:rPr>
          <w:vertAlign w:val="subscript"/>
        </w:rPr>
        <w:t>0-24</w:t>
      </w:r>
      <w:r w:rsidR="00FE600A" w:rsidRPr="00FE600A">
        <w:t xml:space="preserve">: area under the unbound </w:t>
      </w:r>
      <w:r w:rsidR="00781729">
        <w:t>concentration-time</w:t>
      </w:r>
      <w:r w:rsidR="00FE600A" w:rsidRPr="00FE600A">
        <w:t xml:space="preserve"> curve for 24 hours; LD: loading dose; MD: maintenance dose. The dashed </w:t>
      </w:r>
      <w:proofErr w:type="spellStart"/>
      <w:r w:rsidR="00FE600A" w:rsidRPr="00FE600A">
        <w:t>gray</w:t>
      </w:r>
      <w:proofErr w:type="spellEnd"/>
      <w:r w:rsidR="00FE600A" w:rsidRPr="00FE600A">
        <w:t xml:space="preserve"> line represents the target probability of PKPD target attainment of 90%</w:t>
      </w:r>
    </w:p>
    <w:p w14:paraId="6ECBA15F" w14:textId="49F466E5" w:rsidR="000E5A05" w:rsidRPr="00E03B11" w:rsidRDefault="005F20A5">
      <w:pPr>
        <w:pPrChange w:id="158" w:author="My Luong Vuong" w:date="2025-07-22T11:59:00Z">
          <w:pPr>
            <w:pStyle w:val="EndNoteBibliography"/>
          </w:pPr>
        </w:pPrChange>
      </w:pPr>
      <w:r w:rsidRPr="0070785F">
        <w:rPr>
          <w:b/>
          <w:bCs/>
        </w:rPr>
        <w:t>Fig.</w:t>
      </w:r>
      <w:r>
        <w:rPr>
          <w:b/>
          <w:bCs/>
        </w:rPr>
        <w:t>6</w:t>
      </w:r>
      <w:r w:rsidRPr="00A32FA2">
        <w:t xml:space="preserve"> </w:t>
      </w:r>
      <w:r w:rsidR="00C11396" w:rsidRPr="00C11396">
        <w:t>Fluconazole total concentration over time at the population level for standard and optimised dosing regimens. The concentration is represented by the median line, with dashed lines showing the range between the 5</w:t>
      </w:r>
      <w:r w:rsidR="00C11396" w:rsidRPr="001B7E3F">
        <w:rPr>
          <w:vertAlign w:val="superscript"/>
        </w:rPr>
        <w:t>th</w:t>
      </w:r>
      <w:r w:rsidR="00C11396" w:rsidRPr="00C11396">
        <w:t xml:space="preserve"> and 95</w:t>
      </w:r>
      <w:r w:rsidR="00C11396" w:rsidRPr="001B7E3F">
        <w:rPr>
          <w:vertAlign w:val="superscript"/>
        </w:rPr>
        <w:t>th</w:t>
      </w:r>
      <w:r w:rsidR="00C11396" w:rsidRPr="00C11396">
        <w:t xml:space="preserve"> percentiles of the population. The dashed </w:t>
      </w:r>
      <w:proofErr w:type="spellStart"/>
      <w:r w:rsidR="00C11396" w:rsidRPr="00C11396">
        <w:t>gray</w:t>
      </w:r>
      <w:proofErr w:type="spellEnd"/>
      <w:r w:rsidR="00C11396" w:rsidRPr="00C11396">
        <w:t xml:space="preserve"> line represents the threshold for fluconazole toxicity</w:t>
      </w:r>
    </w:p>
    <w:sectPr w:rsidR="000E5A05" w:rsidRPr="00E03B11" w:rsidSect="005F20A5">
      <w:pgSz w:w="11906" w:h="16838"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9CF4" w14:textId="77777777" w:rsidR="00C8591F" w:rsidRDefault="00C8591F" w:rsidP="00CE3795">
      <w:r>
        <w:separator/>
      </w:r>
    </w:p>
    <w:p w14:paraId="48E5010D" w14:textId="77777777" w:rsidR="00C8591F" w:rsidRDefault="00C8591F" w:rsidP="00CE3795"/>
  </w:endnote>
  <w:endnote w:type="continuationSeparator" w:id="0">
    <w:p w14:paraId="2D66B5B8" w14:textId="77777777" w:rsidR="00C8591F" w:rsidRDefault="00C8591F" w:rsidP="00CE3795">
      <w:r>
        <w:continuationSeparator/>
      </w:r>
    </w:p>
    <w:p w14:paraId="58562A03" w14:textId="77777777" w:rsidR="00C8591F" w:rsidRDefault="00C8591F" w:rsidP="00CE3795"/>
  </w:endnote>
  <w:endnote w:type="continuationNotice" w:id="1">
    <w:p w14:paraId="364F59A2" w14:textId="77777777" w:rsidR="00C8591F" w:rsidRDefault="00C8591F" w:rsidP="00CE3795"/>
    <w:p w14:paraId="1D2E7E16" w14:textId="77777777" w:rsidR="00C8591F" w:rsidRDefault="00C8591F" w:rsidP="00CE3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183F96">
        <w:pPr>
          <w:pStyle w:val="Footer"/>
          <w:jc w:val="cen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689B" w14:textId="77777777" w:rsidR="00C8591F" w:rsidRDefault="00C8591F" w:rsidP="00CE3795">
      <w:r>
        <w:separator/>
      </w:r>
    </w:p>
    <w:p w14:paraId="441CDB2C" w14:textId="77777777" w:rsidR="00C8591F" w:rsidRDefault="00C8591F" w:rsidP="00CE3795"/>
  </w:footnote>
  <w:footnote w:type="continuationSeparator" w:id="0">
    <w:p w14:paraId="03CC1423" w14:textId="77777777" w:rsidR="00C8591F" w:rsidRDefault="00C8591F" w:rsidP="00CE3795">
      <w:r>
        <w:continuationSeparator/>
      </w:r>
    </w:p>
    <w:p w14:paraId="472D25B5" w14:textId="77777777" w:rsidR="00C8591F" w:rsidRDefault="00C8591F" w:rsidP="00CE3795"/>
  </w:footnote>
  <w:footnote w:type="continuationNotice" w:id="1">
    <w:p w14:paraId="38624667" w14:textId="77777777" w:rsidR="00C8591F" w:rsidRDefault="00C8591F" w:rsidP="00CE3795"/>
    <w:p w14:paraId="2D33A5F3" w14:textId="77777777" w:rsidR="00C8591F" w:rsidRDefault="00C8591F" w:rsidP="00CE37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35437F97"/>
    <w:multiLevelType w:val="hybridMultilevel"/>
    <w:tmpl w:val="0B76080C"/>
    <w:lvl w:ilvl="0" w:tplc="24B8E8E6">
      <w:start w:val="1"/>
      <w:numFmt w:val="decimal"/>
      <w:lvlText w:val="%1)"/>
      <w:lvlJc w:val="left"/>
      <w:pPr>
        <w:ind w:left="1080" w:hanging="360"/>
      </w:pPr>
    </w:lvl>
    <w:lvl w:ilvl="1" w:tplc="79BEF9F0">
      <w:start w:val="1"/>
      <w:numFmt w:val="decimal"/>
      <w:lvlText w:val="%2)"/>
      <w:lvlJc w:val="left"/>
      <w:pPr>
        <w:ind w:left="1080" w:hanging="360"/>
      </w:pPr>
    </w:lvl>
    <w:lvl w:ilvl="2" w:tplc="FADC62D2">
      <w:start w:val="1"/>
      <w:numFmt w:val="decimal"/>
      <w:lvlText w:val="%3)"/>
      <w:lvlJc w:val="left"/>
      <w:pPr>
        <w:ind w:left="1080" w:hanging="360"/>
      </w:pPr>
    </w:lvl>
    <w:lvl w:ilvl="3" w:tplc="679E72DA">
      <w:start w:val="1"/>
      <w:numFmt w:val="decimal"/>
      <w:lvlText w:val="%4)"/>
      <w:lvlJc w:val="left"/>
      <w:pPr>
        <w:ind w:left="1080" w:hanging="360"/>
      </w:pPr>
    </w:lvl>
    <w:lvl w:ilvl="4" w:tplc="9760E4C2">
      <w:start w:val="1"/>
      <w:numFmt w:val="decimal"/>
      <w:lvlText w:val="%5)"/>
      <w:lvlJc w:val="left"/>
      <w:pPr>
        <w:ind w:left="1080" w:hanging="360"/>
      </w:pPr>
    </w:lvl>
    <w:lvl w:ilvl="5" w:tplc="6FB01AE4">
      <w:start w:val="1"/>
      <w:numFmt w:val="decimal"/>
      <w:lvlText w:val="%6)"/>
      <w:lvlJc w:val="left"/>
      <w:pPr>
        <w:ind w:left="1080" w:hanging="360"/>
      </w:pPr>
    </w:lvl>
    <w:lvl w:ilvl="6" w:tplc="14683B22">
      <w:start w:val="1"/>
      <w:numFmt w:val="decimal"/>
      <w:lvlText w:val="%7)"/>
      <w:lvlJc w:val="left"/>
      <w:pPr>
        <w:ind w:left="1080" w:hanging="360"/>
      </w:pPr>
    </w:lvl>
    <w:lvl w:ilvl="7" w:tplc="F3021A3A">
      <w:start w:val="1"/>
      <w:numFmt w:val="decimal"/>
      <w:lvlText w:val="%8)"/>
      <w:lvlJc w:val="left"/>
      <w:pPr>
        <w:ind w:left="1080" w:hanging="360"/>
      </w:pPr>
    </w:lvl>
    <w:lvl w:ilvl="8" w:tplc="7E18E67E">
      <w:start w:val="1"/>
      <w:numFmt w:val="decimal"/>
      <w:lvlText w:val="%9)"/>
      <w:lvlJc w:val="left"/>
      <w:pPr>
        <w:ind w:left="1080" w:hanging="360"/>
      </w:pPr>
    </w:lvl>
  </w:abstractNum>
  <w:abstractNum w:abstractNumId="7"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8"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2"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6"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6"/>
  </w:num>
  <w:num w:numId="2" w16cid:durableId="744301894">
    <w:abstractNumId w:val="8"/>
  </w:num>
  <w:num w:numId="3" w16cid:durableId="1198927472">
    <w:abstractNumId w:val="13"/>
  </w:num>
  <w:num w:numId="4" w16cid:durableId="1095712407">
    <w:abstractNumId w:val="10"/>
  </w:num>
  <w:num w:numId="5" w16cid:durableId="928007866">
    <w:abstractNumId w:val="1"/>
  </w:num>
  <w:num w:numId="6" w16cid:durableId="170217602">
    <w:abstractNumId w:val="9"/>
  </w:num>
  <w:num w:numId="7" w16cid:durableId="434249372">
    <w:abstractNumId w:val="12"/>
  </w:num>
  <w:num w:numId="8" w16cid:durableId="294331904">
    <w:abstractNumId w:val="5"/>
  </w:num>
  <w:num w:numId="9" w16cid:durableId="86925338">
    <w:abstractNumId w:val="0"/>
  </w:num>
  <w:num w:numId="10" w16cid:durableId="1112941236">
    <w:abstractNumId w:val="11"/>
  </w:num>
  <w:num w:numId="11" w16cid:durableId="2146659328">
    <w:abstractNumId w:val="7"/>
  </w:num>
  <w:num w:numId="12" w16cid:durableId="800926683">
    <w:abstractNumId w:val="3"/>
  </w:num>
  <w:num w:numId="13" w16cid:durableId="2058163114">
    <w:abstractNumId w:val="4"/>
  </w:num>
  <w:num w:numId="14" w16cid:durableId="1744640004">
    <w:abstractNumId w:val="15"/>
  </w:num>
  <w:num w:numId="15" w16cid:durableId="1061052685">
    <w:abstractNumId w:val="2"/>
  </w:num>
  <w:num w:numId="16" w16cid:durableId="1909262401">
    <w:abstractNumId w:val="14"/>
  </w:num>
  <w:num w:numId="17" w16cid:durableId="35195729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 Luong Vuong">
    <w15:presenceInfo w15:providerId="AD" w15:userId="S::myluong.vuong@kuleuven.be::3a095926-c094-4dc5-9520-da494b4df4d0"/>
  </w15:person>
  <w15:person w15:author="Erwin Dreesen">
    <w15:presenceInfo w15:providerId="AD" w15:userId="S::erwin.dreesen@kuleuven.be::39e8a593-296e-4c2d-badd-96647c71f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Aptos&lt;/FontName&gt;&lt;FontSize&gt;11&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51&lt;/item&gt;&lt;item&gt;54&lt;/item&gt;&lt;item&gt;55&lt;/item&gt;&lt;item&gt;64&lt;/item&gt;&lt;item&gt;68&lt;/item&gt;&lt;item&gt;72&lt;/item&gt;&lt;item&gt;73&lt;/item&gt;&lt;item&gt;75&lt;/item&gt;&lt;item&gt;77&lt;/item&gt;&lt;item&gt;79&lt;/item&gt;&lt;item&gt;80&lt;/item&gt;&lt;item&gt;81&lt;/item&gt;&lt;item&gt;84&lt;/item&gt;&lt;item&gt;85&lt;/item&gt;&lt;item&gt;86&lt;/item&gt;&lt;item&gt;87&lt;/item&gt;&lt;/record-ids&gt;&lt;/item&gt;&lt;/Libraries&gt;"/>
  </w:docVars>
  <w:rsids>
    <w:rsidRoot w:val="009A24FE"/>
    <w:rsid w:val="00000080"/>
    <w:rsid w:val="000005EE"/>
    <w:rsid w:val="00000EE0"/>
    <w:rsid w:val="000012A7"/>
    <w:rsid w:val="00001605"/>
    <w:rsid w:val="0000186A"/>
    <w:rsid w:val="00001CFF"/>
    <w:rsid w:val="00001DD7"/>
    <w:rsid w:val="00001FE4"/>
    <w:rsid w:val="0000226C"/>
    <w:rsid w:val="000022EB"/>
    <w:rsid w:val="000026CF"/>
    <w:rsid w:val="000028CD"/>
    <w:rsid w:val="00002905"/>
    <w:rsid w:val="000029E8"/>
    <w:rsid w:val="00002A2D"/>
    <w:rsid w:val="00003024"/>
    <w:rsid w:val="0000319A"/>
    <w:rsid w:val="0000365A"/>
    <w:rsid w:val="00003881"/>
    <w:rsid w:val="00003A21"/>
    <w:rsid w:val="00003CAF"/>
    <w:rsid w:val="00004C4E"/>
    <w:rsid w:val="00004CAC"/>
    <w:rsid w:val="00004E98"/>
    <w:rsid w:val="00005008"/>
    <w:rsid w:val="000054B0"/>
    <w:rsid w:val="000056A8"/>
    <w:rsid w:val="00005DA2"/>
    <w:rsid w:val="00006708"/>
    <w:rsid w:val="000067F4"/>
    <w:rsid w:val="0000694F"/>
    <w:rsid w:val="00006A93"/>
    <w:rsid w:val="00006D46"/>
    <w:rsid w:val="0000758C"/>
    <w:rsid w:val="000078AC"/>
    <w:rsid w:val="000078AF"/>
    <w:rsid w:val="000079C7"/>
    <w:rsid w:val="00007A05"/>
    <w:rsid w:val="00007D5B"/>
    <w:rsid w:val="00010229"/>
    <w:rsid w:val="00010298"/>
    <w:rsid w:val="0001053A"/>
    <w:rsid w:val="00010937"/>
    <w:rsid w:val="00010954"/>
    <w:rsid w:val="00010F2A"/>
    <w:rsid w:val="00011053"/>
    <w:rsid w:val="000112E3"/>
    <w:rsid w:val="000112F1"/>
    <w:rsid w:val="000118F3"/>
    <w:rsid w:val="00011DAB"/>
    <w:rsid w:val="0001219E"/>
    <w:rsid w:val="0001287D"/>
    <w:rsid w:val="00012976"/>
    <w:rsid w:val="00012DD9"/>
    <w:rsid w:val="000133BA"/>
    <w:rsid w:val="000134CA"/>
    <w:rsid w:val="0001360C"/>
    <w:rsid w:val="000137D0"/>
    <w:rsid w:val="00013AD6"/>
    <w:rsid w:val="00013CD2"/>
    <w:rsid w:val="00013CFF"/>
    <w:rsid w:val="00013EF8"/>
    <w:rsid w:val="00013F83"/>
    <w:rsid w:val="000149CE"/>
    <w:rsid w:val="00014A08"/>
    <w:rsid w:val="00014D31"/>
    <w:rsid w:val="00014D98"/>
    <w:rsid w:val="00014F4D"/>
    <w:rsid w:val="000152C6"/>
    <w:rsid w:val="0001563B"/>
    <w:rsid w:val="0001591E"/>
    <w:rsid w:val="000159F5"/>
    <w:rsid w:val="00016083"/>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135"/>
    <w:rsid w:val="0002724A"/>
    <w:rsid w:val="00027325"/>
    <w:rsid w:val="00027FC0"/>
    <w:rsid w:val="00030062"/>
    <w:rsid w:val="0003061E"/>
    <w:rsid w:val="00030735"/>
    <w:rsid w:val="000309AD"/>
    <w:rsid w:val="00030D0F"/>
    <w:rsid w:val="000311FF"/>
    <w:rsid w:val="00031419"/>
    <w:rsid w:val="00031716"/>
    <w:rsid w:val="000318DC"/>
    <w:rsid w:val="00031971"/>
    <w:rsid w:val="00032145"/>
    <w:rsid w:val="00032644"/>
    <w:rsid w:val="000329AF"/>
    <w:rsid w:val="00032BFA"/>
    <w:rsid w:val="0003308C"/>
    <w:rsid w:val="000334CB"/>
    <w:rsid w:val="00033576"/>
    <w:rsid w:val="0003366C"/>
    <w:rsid w:val="00033B3B"/>
    <w:rsid w:val="000344A3"/>
    <w:rsid w:val="00034514"/>
    <w:rsid w:val="0003455F"/>
    <w:rsid w:val="00034A3B"/>
    <w:rsid w:val="00034FD9"/>
    <w:rsid w:val="00035A20"/>
    <w:rsid w:val="00035AF8"/>
    <w:rsid w:val="00035BB0"/>
    <w:rsid w:val="00035D7D"/>
    <w:rsid w:val="00035E4E"/>
    <w:rsid w:val="00035EE7"/>
    <w:rsid w:val="000361C6"/>
    <w:rsid w:val="0003626F"/>
    <w:rsid w:val="00036378"/>
    <w:rsid w:val="000368A7"/>
    <w:rsid w:val="000369E5"/>
    <w:rsid w:val="00036E49"/>
    <w:rsid w:val="00037192"/>
    <w:rsid w:val="00037D26"/>
    <w:rsid w:val="00037E4A"/>
    <w:rsid w:val="00040181"/>
    <w:rsid w:val="0004043A"/>
    <w:rsid w:val="000406A6"/>
    <w:rsid w:val="00040817"/>
    <w:rsid w:val="0004106D"/>
    <w:rsid w:val="0004156D"/>
    <w:rsid w:val="0004173C"/>
    <w:rsid w:val="00041875"/>
    <w:rsid w:val="00041942"/>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20"/>
    <w:rsid w:val="00051938"/>
    <w:rsid w:val="00051A6C"/>
    <w:rsid w:val="00051A95"/>
    <w:rsid w:val="00051CEA"/>
    <w:rsid w:val="000524EC"/>
    <w:rsid w:val="00053064"/>
    <w:rsid w:val="0005317C"/>
    <w:rsid w:val="00053703"/>
    <w:rsid w:val="0005376E"/>
    <w:rsid w:val="0005389A"/>
    <w:rsid w:val="00053A0A"/>
    <w:rsid w:val="00053E2C"/>
    <w:rsid w:val="00054377"/>
    <w:rsid w:val="00054667"/>
    <w:rsid w:val="00054C4F"/>
    <w:rsid w:val="00054F2F"/>
    <w:rsid w:val="00055089"/>
    <w:rsid w:val="0005525B"/>
    <w:rsid w:val="00055265"/>
    <w:rsid w:val="00055E26"/>
    <w:rsid w:val="00055F24"/>
    <w:rsid w:val="00056090"/>
    <w:rsid w:val="00056240"/>
    <w:rsid w:val="00056F3B"/>
    <w:rsid w:val="00056FF0"/>
    <w:rsid w:val="000576C6"/>
    <w:rsid w:val="0005797E"/>
    <w:rsid w:val="00057A91"/>
    <w:rsid w:val="00057C16"/>
    <w:rsid w:val="00057CF0"/>
    <w:rsid w:val="000606D3"/>
    <w:rsid w:val="00060879"/>
    <w:rsid w:val="00060A09"/>
    <w:rsid w:val="000610E7"/>
    <w:rsid w:val="00061522"/>
    <w:rsid w:val="00061C8B"/>
    <w:rsid w:val="00061E3A"/>
    <w:rsid w:val="00062123"/>
    <w:rsid w:val="0006232A"/>
    <w:rsid w:val="00062392"/>
    <w:rsid w:val="0006243B"/>
    <w:rsid w:val="000625FD"/>
    <w:rsid w:val="000626A6"/>
    <w:rsid w:val="0006298F"/>
    <w:rsid w:val="00062E12"/>
    <w:rsid w:val="00062FBC"/>
    <w:rsid w:val="000633F7"/>
    <w:rsid w:val="000634D0"/>
    <w:rsid w:val="00063D9B"/>
    <w:rsid w:val="00063E85"/>
    <w:rsid w:val="000640FF"/>
    <w:rsid w:val="000650C3"/>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7C0"/>
    <w:rsid w:val="00071E5C"/>
    <w:rsid w:val="00071E8D"/>
    <w:rsid w:val="00072BD1"/>
    <w:rsid w:val="00072C3C"/>
    <w:rsid w:val="0007305C"/>
    <w:rsid w:val="00073217"/>
    <w:rsid w:val="00074279"/>
    <w:rsid w:val="0007442E"/>
    <w:rsid w:val="000744EF"/>
    <w:rsid w:val="00074506"/>
    <w:rsid w:val="0007462D"/>
    <w:rsid w:val="0007476F"/>
    <w:rsid w:val="00075CAA"/>
    <w:rsid w:val="00075E0F"/>
    <w:rsid w:val="00075E44"/>
    <w:rsid w:val="00076497"/>
    <w:rsid w:val="00076498"/>
    <w:rsid w:val="000769DB"/>
    <w:rsid w:val="00076D57"/>
    <w:rsid w:val="00076F67"/>
    <w:rsid w:val="0007719F"/>
    <w:rsid w:val="00077804"/>
    <w:rsid w:val="000779BD"/>
    <w:rsid w:val="00077D91"/>
    <w:rsid w:val="00077F33"/>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A9C"/>
    <w:rsid w:val="00084DAF"/>
    <w:rsid w:val="00084E05"/>
    <w:rsid w:val="000852B3"/>
    <w:rsid w:val="0008592A"/>
    <w:rsid w:val="00085ED2"/>
    <w:rsid w:val="0008633D"/>
    <w:rsid w:val="0008678C"/>
    <w:rsid w:val="00086F52"/>
    <w:rsid w:val="0008755F"/>
    <w:rsid w:val="00087634"/>
    <w:rsid w:val="000878AC"/>
    <w:rsid w:val="000879F1"/>
    <w:rsid w:val="00087F50"/>
    <w:rsid w:val="00087F51"/>
    <w:rsid w:val="000902AF"/>
    <w:rsid w:val="00090502"/>
    <w:rsid w:val="00090798"/>
    <w:rsid w:val="00090CA8"/>
    <w:rsid w:val="00090E51"/>
    <w:rsid w:val="00090F1D"/>
    <w:rsid w:val="00091057"/>
    <w:rsid w:val="00091227"/>
    <w:rsid w:val="00091CB8"/>
    <w:rsid w:val="00091CF0"/>
    <w:rsid w:val="00091F8D"/>
    <w:rsid w:val="00091FD8"/>
    <w:rsid w:val="00092485"/>
    <w:rsid w:val="000926FF"/>
    <w:rsid w:val="000929A3"/>
    <w:rsid w:val="00092B52"/>
    <w:rsid w:val="00092DAB"/>
    <w:rsid w:val="00092DAC"/>
    <w:rsid w:val="00093820"/>
    <w:rsid w:val="0009409C"/>
    <w:rsid w:val="00094328"/>
    <w:rsid w:val="0009444E"/>
    <w:rsid w:val="000946E7"/>
    <w:rsid w:val="00094837"/>
    <w:rsid w:val="0009498D"/>
    <w:rsid w:val="00094ABB"/>
    <w:rsid w:val="00094C7C"/>
    <w:rsid w:val="00094CD1"/>
    <w:rsid w:val="00094E5A"/>
    <w:rsid w:val="00094FB9"/>
    <w:rsid w:val="0009541D"/>
    <w:rsid w:val="00095DF6"/>
    <w:rsid w:val="00095F49"/>
    <w:rsid w:val="00095FDF"/>
    <w:rsid w:val="00096005"/>
    <w:rsid w:val="00096120"/>
    <w:rsid w:val="00096141"/>
    <w:rsid w:val="00096B7A"/>
    <w:rsid w:val="00096C9B"/>
    <w:rsid w:val="00096D94"/>
    <w:rsid w:val="000970AE"/>
    <w:rsid w:val="00097269"/>
    <w:rsid w:val="000972A6"/>
    <w:rsid w:val="000979C6"/>
    <w:rsid w:val="00097C69"/>
    <w:rsid w:val="000A07E1"/>
    <w:rsid w:val="000A0A69"/>
    <w:rsid w:val="000A0B13"/>
    <w:rsid w:val="000A117E"/>
    <w:rsid w:val="000A15B7"/>
    <w:rsid w:val="000A1607"/>
    <w:rsid w:val="000A2404"/>
    <w:rsid w:val="000A2447"/>
    <w:rsid w:val="000A2BD1"/>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97D"/>
    <w:rsid w:val="000A5C30"/>
    <w:rsid w:val="000A6202"/>
    <w:rsid w:val="000A65AA"/>
    <w:rsid w:val="000A69B3"/>
    <w:rsid w:val="000A6BC3"/>
    <w:rsid w:val="000A6E01"/>
    <w:rsid w:val="000A6F57"/>
    <w:rsid w:val="000A7078"/>
    <w:rsid w:val="000A720A"/>
    <w:rsid w:val="000A729D"/>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238"/>
    <w:rsid w:val="000B2471"/>
    <w:rsid w:val="000B2581"/>
    <w:rsid w:val="000B26B8"/>
    <w:rsid w:val="000B291E"/>
    <w:rsid w:val="000B2C87"/>
    <w:rsid w:val="000B2C8D"/>
    <w:rsid w:val="000B2E99"/>
    <w:rsid w:val="000B2ED9"/>
    <w:rsid w:val="000B34C7"/>
    <w:rsid w:val="000B3D60"/>
    <w:rsid w:val="000B4378"/>
    <w:rsid w:val="000B44C0"/>
    <w:rsid w:val="000B469E"/>
    <w:rsid w:val="000B4EE2"/>
    <w:rsid w:val="000B53A6"/>
    <w:rsid w:val="000B555B"/>
    <w:rsid w:val="000B55AF"/>
    <w:rsid w:val="000B5856"/>
    <w:rsid w:val="000B5A95"/>
    <w:rsid w:val="000B5AA2"/>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3D5E"/>
    <w:rsid w:val="000C409D"/>
    <w:rsid w:val="000C450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05"/>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631"/>
    <w:rsid w:val="000D6744"/>
    <w:rsid w:val="000D6BF2"/>
    <w:rsid w:val="000D6C75"/>
    <w:rsid w:val="000D6ED5"/>
    <w:rsid w:val="000D710D"/>
    <w:rsid w:val="000D76AB"/>
    <w:rsid w:val="000D7FFB"/>
    <w:rsid w:val="000E00CD"/>
    <w:rsid w:val="000E00F2"/>
    <w:rsid w:val="000E083E"/>
    <w:rsid w:val="000E0961"/>
    <w:rsid w:val="000E09CC"/>
    <w:rsid w:val="000E110E"/>
    <w:rsid w:val="000E15F8"/>
    <w:rsid w:val="000E18D7"/>
    <w:rsid w:val="000E1D50"/>
    <w:rsid w:val="000E1F0D"/>
    <w:rsid w:val="000E22C9"/>
    <w:rsid w:val="000E2F77"/>
    <w:rsid w:val="000E3676"/>
    <w:rsid w:val="000E3998"/>
    <w:rsid w:val="000E3CA1"/>
    <w:rsid w:val="000E47A6"/>
    <w:rsid w:val="000E4846"/>
    <w:rsid w:val="000E4A1F"/>
    <w:rsid w:val="000E54B9"/>
    <w:rsid w:val="000E5A05"/>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0680"/>
    <w:rsid w:val="000F126E"/>
    <w:rsid w:val="000F13DA"/>
    <w:rsid w:val="000F1BF8"/>
    <w:rsid w:val="000F2498"/>
    <w:rsid w:val="000F28F8"/>
    <w:rsid w:val="000F2E10"/>
    <w:rsid w:val="000F2F60"/>
    <w:rsid w:val="000F3F9B"/>
    <w:rsid w:val="000F41E5"/>
    <w:rsid w:val="000F456D"/>
    <w:rsid w:val="000F4A56"/>
    <w:rsid w:val="000F508B"/>
    <w:rsid w:val="000F51E2"/>
    <w:rsid w:val="000F53CC"/>
    <w:rsid w:val="000F5D43"/>
    <w:rsid w:val="000F5DBE"/>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0804"/>
    <w:rsid w:val="00100C0C"/>
    <w:rsid w:val="00101D5D"/>
    <w:rsid w:val="00102441"/>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A1C"/>
    <w:rsid w:val="00112C0C"/>
    <w:rsid w:val="001130E1"/>
    <w:rsid w:val="001131AF"/>
    <w:rsid w:val="001133CB"/>
    <w:rsid w:val="00113778"/>
    <w:rsid w:val="00113B4B"/>
    <w:rsid w:val="00113BC1"/>
    <w:rsid w:val="00113E7A"/>
    <w:rsid w:val="001144AE"/>
    <w:rsid w:val="001145A6"/>
    <w:rsid w:val="00114A10"/>
    <w:rsid w:val="001162CC"/>
    <w:rsid w:val="001165B8"/>
    <w:rsid w:val="00116703"/>
    <w:rsid w:val="001168DE"/>
    <w:rsid w:val="001169CB"/>
    <w:rsid w:val="001169E0"/>
    <w:rsid w:val="00116AAE"/>
    <w:rsid w:val="001170B9"/>
    <w:rsid w:val="0011739F"/>
    <w:rsid w:val="00117C6B"/>
    <w:rsid w:val="001200D7"/>
    <w:rsid w:val="0012034A"/>
    <w:rsid w:val="0012099C"/>
    <w:rsid w:val="00120AFE"/>
    <w:rsid w:val="00120C80"/>
    <w:rsid w:val="00120D53"/>
    <w:rsid w:val="0012111B"/>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5DC8"/>
    <w:rsid w:val="00126433"/>
    <w:rsid w:val="001265E1"/>
    <w:rsid w:val="00126B13"/>
    <w:rsid w:val="00126FE5"/>
    <w:rsid w:val="001272EC"/>
    <w:rsid w:val="001273A1"/>
    <w:rsid w:val="001274A1"/>
    <w:rsid w:val="00127535"/>
    <w:rsid w:val="00127C42"/>
    <w:rsid w:val="00127E83"/>
    <w:rsid w:val="00130074"/>
    <w:rsid w:val="001300AC"/>
    <w:rsid w:val="00130EA5"/>
    <w:rsid w:val="0013155F"/>
    <w:rsid w:val="00131638"/>
    <w:rsid w:val="00131B05"/>
    <w:rsid w:val="00131B8D"/>
    <w:rsid w:val="00131C35"/>
    <w:rsid w:val="00132108"/>
    <w:rsid w:val="00132C36"/>
    <w:rsid w:val="001331B6"/>
    <w:rsid w:val="00133E72"/>
    <w:rsid w:val="00134107"/>
    <w:rsid w:val="001344AC"/>
    <w:rsid w:val="00134566"/>
    <w:rsid w:val="001346AA"/>
    <w:rsid w:val="001348B8"/>
    <w:rsid w:val="00134DDC"/>
    <w:rsid w:val="001350FC"/>
    <w:rsid w:val="00135AC2"/>
    <w:rsid w:val="00135C38"/>
    <w:rsid w:val="00136119"/>
    <w:rsid w:val="001362BF"/>
    <w:rsid w:val="001363B3"/>
    <w:rsid w:val="0013641A"/>
    <w:rsid w:val="00136508"/>
    <w:rsid w:val="00136623"/>
    <w:rsid w:val="00136961"/>
    <w:rsid w:val="00137308"/>
    <w:rsid w:val="001373C7"/>
    <w:rsid w:val="00137C30"/>
    <w:rsid w:val="00137F48"/>
    <w:rsid w:val="001405E0"/>
    <w:rsid w:val="0014066C"/>
    <w:rsid w:val="001407A0"/>
    <w:rsid w:val="00140ABC"/>
    <w:rsid w:val="00140C9F"/>
    <w:rsid w:val="00140CC1"/>
    <w:rsid w:val="001410CD"/>
    <w:rsid w:val="001410DD"/>
    <w:rsid w:val="001413C2"/>
    <w:rsid w:val="00141472"/>
    <w:rsid w:val="001419CF"/>
    <w:rsid w:val="0014274F"/>
    <w:rsid w:val="00142AE8"/>
    <w:rsid w:val="00142CAE"/>
    <w:rsid w:val="00142F78"/>
    <w:rsid w:val="001432D6"/>
    <w:rsid w:val="001434C9"/>
    <w:rsid w:val="001438CD"/>
    <w:rsid w:val="00143934"/>
    <w:rsid w:val="001439A0"/>
    <w:rsid w:val="00143D99"/>
    <w:rsid w:val="00144C75"/>
    <w:rsid w:val="001451A1"/>
    <w:rsid w:val="00145497"/>
    <w:rsid w:val="00145827"/>
    <w:rsid w:val="00145D8A"/>
    <w:rsid w:val="00145E8F"/>
    <w:rsid w:val="0014611D"/>
    <w:rsid w:val="00146125"/>
    <w:rsid w:val="0014625C"/>
    <w:rsid w:val="00146601"/>
    <w:rsid w:val="001476CE"/>
    <w:rsid w:val="00147713"/>
    <w:rsid w:val="001478CD"/>
    <w:rsid w:val="00147C34"/>
    <w:rsid w:val="001503AB"/>
    <w:rsid w:val="001505EF"/>
    <w:rsid w:val="00150921"/>
    <w:rsid w:val="00150AD9"/>
    <w:rsid w:val="00150BF0"/>
    <w:rsid w:val="00150D98"/>
    <w:rsid w:val="00151048"/>
    <w:rsid w:val="00151066"/>
    <w:rsid w:val="001510D2"/>
    <w:rsid w:val="0015172C"/>
    <w:rsid w:val="00151742"/>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EB3"/>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E98"/>
    <w:rsid w:val="00160FB2"/>
    <w:rsid w:val="0016127B"/>
    <w:rsid w:val="001613F7"/>
    <w:rsid w:val="0016151B"/>
    <w:rsid w:val="00161666"/>
    <w:rsid w:val="0016181A"/>
    <w:rsid w:val="0016182A"/>
    <w:rsid w:val="00161910"/>
    <w:rsid w:val="00161914"/>
    <w:rsid w:val="00161D27"/>
    <w:rsid w:val="00161E92"/>
    <w:rsid w:val="001620BD"/>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67F8D"/>
    <w:rsid w:val="0017013D"/>
    <w:rsid w:val="00170263"/>
    <w:rsid w:val="0017026D"/>
    <w:rsid w:val="0017061F"/>
    <w:rsid w:val="00170811"/>
    <w:rsid w:val="00170A31"/>
    <w:rsid w:val="00170AFA"/>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5F84"/>
    <w:rsid w:val="00176338"/>
    <w:rsid w:val="001763B0"/>
    <w:rsid w:val="001764DE"/>
    <w:rsid w:val="0017675F"/>
    <w:rsid w:val="0017691A"/>
    <w:rsid w:val="00176C58"/>
    <w:rsid w:val="0017709B"/>
    <w:rsid w:val="001773D6"/>
    <w:rsid w:val="0017791D"/>
    <w:rsid w:val="00177935"/>
    <w:rsid w:val="00177C1B"/>
    <w:rsid w:val="00177C7F"/>
    <w:rsid w:val="00177C80"/>
    <w:rsid w:val="0018006A"/>
    <w:rsid w:val="0018026C"/>
    <w:rsid w:val="001808F9"/>
    <w:rsid w:val="00180A9C"/>
    <w:rsid w:val="00180F34"/>
    <w:rsid w:val="00180FBD"/>
    <w:rsid w:val="0018159C"/>
    <w:rsid w:val="001818AE"/>
    <w:rsid w:val="00181981"/>
    <w:rsid w:val="00181BF2"/>
    <w:rsid w:val="00181CBC"/>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3F96"/>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3F1"/>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0A6"/>
    <w:rsid w:val="001A1334"/>
    <w:rsid w:val="001A140A"/>
    <w:rsid w:val="001A14D8"/>
    <w:rsid w:val="001A23A6"/>
    <w:rsid w:val="001A247B"/>
    <w:rsid w:val="001A26CE"/>
    <w:rsid w:val="001A26F3"/>
    <w:rsid w:val="001A29BE"/>
    <w:rsid w:val="001A2B3D"/>
    <w:rsid w:val="001A2DC4"/>
    <w:rsid w:val="001A2DCE"/>
    <w:rsid w:val="001A33DD"/>
    <w:rsid w:val="001A35F5"/>
    <w:rsid w:val="001A447F"/>
    <w:rsid w:val="001A4D2C"/>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B6B"/>
    <w:rsid w:val="001B1CA2"/>
    <w:rsid w:val="001B1CF6"/>
    <w:rsid w:val="001B1E07"/>
    <w:rsid w:val="001B1E5C"/>
    <w:rsid w:val="001B294A"/>
    <w:rsid w:val="001B2A70"/>
    <w:rsid w:val="001B2E51"/>
    <w:rsid w:val="001B2F1A"/>
    <w:rsid w:val="001B2F89"/>
    <w:rsid w:val="001B3309"/>
    <w:rsid w:val="001B3939"/>
    <w:rsid w:val="001B3BFB"/>
    <w:rsid w:val="001B40F7"/>
    <w:rsid w:val="001B4568"/>
    <w:rsid w:val="001B497D"/>
    <w:rsid w:val="001B4997"/>
    <w:rsid w:val="001B5462"/>
    <w:rsid w:val="001B569B"/>
    <w:rsid w:val="001B5B4F"/>
    <w:rsid w:val="001B5BE3"/>
    <w:rsid w:val="001B6003"/>
    <w:rsid w:val="001B6E2A"/>
    <w:rsid w:val="001B6E2B"/>
    <w:rsid w:val="001B6F79"/>
    <w:rsid w:val="001B732E"/>
    <w:rsid w:val="001B7553"/>
    <w:rsid w:val="001B79EF"/>
    <w:rsid w:val="001B7A91"/>
    <w:rsid w:val="001B7A9F"/>
    <w:rsid w:val="001B7CC1"/>
    <w:rsid w:val="001B7E0A"/>
    <w:rsid w:val="001B7E3F"/>
    <w:rsid w:val="001B7FDE"/>
    <w:rsid w:val="001C02CD"/>
    <w:rsid w:val="001C03AF"/>
    <w:rsid w:val="001C0A43"/>
    <w:rsid w:val="001C0C9A"/>
    <w:rsid w:val="001C0D9F"/>
    <w:rsid w:val="001C14C6"/>
    <w:rsid w:val="001C1772"/>
    <w:rsid w:val="001C1894"/>
    <w:rsid w:val="001C2339"/>
    <w:rsid w:val="001C2352"/>
    <w:rsid w:val="001C3606"/>
    <w:rsid w:val="001C38F1"/>
    <w:rsid w:val="001C3B9F"/>
    <w:rsid w:val="001C3BFC"/>
    <w:rsid w:val="001C4009"/>
    <w:rsid w:val="001C442F"/>
    <w:rsid w:val="001C45C4"/>
    <w:rsid w:val="001C4672"/>
    <w:rsid w:val="001C4782"/>
    <w:rsid w:val="001C49AB"/>
    <w:rsid w:val="001C4D5E"/>
    <w:rsid w:val="001C5151"/>
    <w:rsid w:val="001C5412"/>
    <w:rsid w:val="001C582D"/>
    <w:rsid w:val="001C6163"/>
    <w:rsid w:val="001C6240"/>
    <w:rsid w:val="001C63A5"/>
    <w:rsid w:val="001C6687"/>
    <w:rsid w:val="001C6B1D"/>
    <w:rsid w:val="001C6D7C"/>
    <w:rsid w:val="001C6F2C"/>
    <w:rsid w:val="001C7042"/>
    <w:rsid w:val="001C74F2"/>
    <w:rsid w:val="001C7CC4"/>
    <w:rsid w:val="001D00C1"/>
    <w:rsid w:val="001D0143"/>
    <w:rsid w:val="001D0393"/>
    <w:rsid w:val="001D0764"/>
    <w:rsid w:val="001D0F9F"/>
    <w:rsid w:val="001D131B"/>
    <w:rsid w:val="001D2B7D"/>
    <w:rsid w:val="001D2E6A"/>
    <w:rsid w:val="001D315F"/>
    <w:rsid w:val="001D3165"/>
    <w:rsid w:val="001D35D4"/>
    <w:rsid w:val="001D3C4A"/>
    <w:rsid w:val="001D3F60"/>
    <w:rsid w:val="001D4038"/>
    <w:rsid w:val="001D44D9"/>
    <w:rsid w:val="001D4AEC"/>
    <w:rsid w:val="001D5190"/>
    <w:rsid w:val="001D541F"/>
    <w:rsid w:val="001D55B0"/>
    <w:rsid w:val="001D56DE"/>
    <w:rsid w:val="001D58CE"/>
    <w:rsid w:val="001D5917"/>
    <w:rsid w:val="001D6211"/>
    <w:rsid w:val="001D66E2"/>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CCB"/>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99"/>
    <w:rsid w:val="001E5FB3"/>
    <w:rsid w:val="001E5FD2"/>
    <w:rsid w:val="001E6370"/>
    <w:rsid w:val="001E6519"/>
    <w:rsid w:val="001E6585"/>
    <w:rsid w:val="001E65A6"/>
    <w:rsid w:val="001E680E"/>
    <w:rsid w:val="001E6922"/>
    <w:rsid w:val="001E69F1"/>
    <w:rsid w:val="001E6DED"/>
    <w:rsid w:val="001E727A"/>
    <w:rsid w:val="001E7820"/>
    <w:rsid w:val="001E783D"/>
    <w:rsid w:val="001F0491"/>
    <w:rsid w:val="001F0B81"/>
    <w:rsid w:val="001F1217"/>
    <w:rsid w:val="001F128A"/>
    <w:rsid w:val="001F143C"/>
    <w:rsid w:val="001F19E6"/>
    <w:rsid w:val="001F1AC8"/>
    <w:rsid w:val="001F1C5D"/>
    <w:rsid w:val="001F1EB5"/>
    <w:rsid w:val="001F204B"/>
    <w:rsid w:val="001F2376"/>
    <w:rsid w:val="001F2969"/>
    <w:rsid w:val="001F2DC5"/>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CD8"/>
    <w:rsid w:val="001F6EAD"/>
    <w:rsid w:val="001F752F"/>
    <w:rsid w:val="001F7CC7"/>
    <w:rsid w:val="001F7D32"/>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2B"/>
    <w:rsid w:val="002030C4"/>
    <w:rsid w:val="00203C97"/>
    <w:rsid w:val="0020444C"/>
    <w:rsid w:val="00204570"/>
    <w:rsid w:val="00205626"/>
    <w:rsid w:val="00205CFE"/>
    <w:rsid w:val="00206265"/>
    <w:rsid w:val="0020637E"/>
    <w:rsid w:val="002068A4"/>
    <w:rsid w:val="002072B3"/>
    <w:rsid w:val="002073BD"/>
    <w:rsid w:val="0020750F"/>
    <w:rsid w:val="00207758"/>
    <w:rsid w:val="00207810"/>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1AB"/>
    <w:rsid w:val="00214DAB"/>
    <w:rsid w:val="0021501D"/>
    <w:rsid w:val="00215F52"/>
    <w:rsid w:val="00216361"/>
    <w:rsid w:val="0021637D"/>
    <w:rsid w:val="00216385"/>
    <w:rsid w:val="002164A6"/>
    <w:rsid w:val="00216562"/>
    <w:rsid w:val="00216F6C"/>
    <w:rsid w:val="002170BD"/>
    <w:rsid w:val="00217422"/>
    <w:rsid w:val="00217685"/>
    <w:rsid w:val="00217734"/>
    <w:rsid w:val="00217884"/>
    <w:rsid w:val="00217923"/>
    <w:rsid w:val="002179A9"/>
    <w:rsid w:val="00217A7D"/>
    <w:rsid w:val="00217BF7"/>
    <w:rsid w:val="00217DE2"/>
    <w:rsid w:val="00217F41"/>
    <w:rsid w:val="0022019F"/>
    <w:rsid w:val="00220BCC"/>
    <w:rsid w:val="00220CBB"/>
    <w:rsid w:val="00220D4F"/>
    <w:rsid w:val="00221238"/>
    <w:rsid w:val="002213BB"/>
    <w:rsid w:val="0022184C"/>
    <w:rsid w:val="00221AE5"/>
    <w:rsid w:val="00221CB3"/>
    <w:rsid w:val="00221E22"/>
    <w:rsid w:val="00221E79"/>
    <w:rsid w:val="00222286"/>
    <w:rsid w:val="002223C0"/>
    <w:rsid w:val="00222650"/>
    <w:rsid w:val="002229A5"/>
    <w:rsid w:val="00222A5D"/>
    <w:rsid w:val="00222C11"/>
    <w:rsid w:val="00222EA5"/>
    <w:rsid w:val="00222F9A"/>
    <w:rsid w:val="00222F9D"/>
    <w:rsid w:val="0022330F"/>
    <w:rsid w:val="00223358"/>
    <w:rsid w:val="00223567"/>
    <w:rsid w:val="002235DB"/>
    <w:rsid w:val="00223921"/>
    <w:rsid w:val="00223BCE"/>
    <w:rsid w:val="00223BD5"/>
    <w:rsid w:val="00223F22"/>
    <w:rsid w:val="00224ABE"/>
    <w:rsid w:val="00225221"/>
    <w:rsid w:val="0022540E"/>
    <w:rsid w:val="002256F4"/>
    <w:rsid w:val="0022578E"/>
    <w:rsid w:val="002257E6"/>
    <w:rsid w:val="00225A58"/>
    <w:rsid w:val="00225ACC"/>
    <w:rsid w:val="00225FDB"/>
    <w:rsid w:val="00226097"/>
    <w:rsid w:val="00226313"/>
    <w:rsid w:val="00226906"/>
    <w:rsid w:val="00226A8F"/>
    <w:rsid w:val="00226AE6"/>
    <w:rsid w:val="00226FDC"/>
    <w:rsid w:val="002271E7"/>
    <w:rsid w:val="002275CE"/>
    <w:rsid w:val="002279A5"/>
    <w:rsid w:val="0023038A"/>
    <w:rsid w:val="00230687"/>
    <w:rsid w:val="00230998"/>
    <w:rsid w:val="00230C53"/>
    <w:rsid w:val="00231139"/>
    <w:rsid w:val="00231302"/>
    <w:rsid w:val="00231A54"/>
    <w:rsid w:val="002321EF"/>
    <w:rsid w:val="00232291"/>
    <w:rsid w:val="002323EE"/>
    <w:rsid w:val="0023246B"/>
    <w:rsid w:val="00232560"/>
    <w:rsid w:val="00232A10"/>
    <w:rsid w:val="00232CD1"/>
    <w:rsid w:val="002332FA"/>
    <w:rsid w:val="00233740"/>
    <w:rsid w:val="00233772"/>
    <w:rsid w:val="0023380C"/>
    <w:rsid w:val="00233DE7"/>
    <w:rsid w:val="002340EC"/>
    <w:rsid w:val="002340FD"/>
    <w:rsid w:val="002341E7"/>
    <w:rsid w:val="0023474D"/>
    <w:rsid w:val="002348AF"/>
    <w:rsid w:val="00234A86"/>
    <w:rsid w:val="00235497"/>
    <w:rsid w:val="002359F5"/>
    <w:rsid w:val="00235D90"/>
    <w:rsid w:val="00236027"/>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842"/>
    <w:rsid w:val="00244A5D"/>
    <w:rsid w:val="00244CA1"/>
    <w:rsid w:val="00245117"/>
    <w:rsid w:val="00245163"/>
    <w:rsid w:val="002457E7"/>
    <w:rsid w:val="00245C82"/>
    <w:rsid w:val="002463AC"/>
    <w:rsid w:val="00246952"/>
    <w:rsid w:val="0024699D"/>
    <w:rsid w:val="00246D73"/>
    <w:rsid w:val="00247135"/>
    <w:rsid w:val="002472E8"/>
    <w:rsid w:val="00247687"/>
    <w:rsid w:val="002479D8"/>
    <w:rsid w:val="00247D26"/>
    <w:rsid w:val="00247E3B"/>
    <w:rsid w:val="002500E8"/>
    <w:rsid w:val="00250420"/>
    <w:rsid w:val="00250A6A"/>
    <w:rsid w:val="00252012"/>
    <w:rsid w:val="002527E3"/>
    <w:rsid w:val="002529F7"/>
    <w:rsid w:val="00252CEB"/>
    <w:rsid w:val="00253788"/>
    <w:rsid w:val="002539AB"/>
    <w:rsid w:val="002539C5"/>
    <w:rsid w:val="00253BE1"/>
    <w:rsid w:val="00253EBE"/>
    <w:rsid w:val="002546DE"/>
    <w:rsid w:val="002547AC"/>
    <w:rsid w:val="00254CD1"/>
    <w:rsid w:val="002553D5"/>
    <w:rsid w:val="0025542E"/>
    <w:rsid w:val="002556F5"/>
    <w:rsid w:val="002557EA"/>
    <w:rsid w:val="00255C59"/>
    <w:rsid w:val="00255F6B"/>
    <w:rsid w:val="002561EA"/>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9EF"/>
    <w:rsid w:val="00262A1C"/>
    <w:rsid w:val="00262C56"/>
    <w:rsid w:val="00262DC2"/>
    <w:rsid w:val="00262FB6"/>
    <w:rsid w:val="0026333B"/>
    <w:rsid w:val="002635AD"/>
    <w:rsid w:val="00263807"/>
    <w:rsid w:val="00263A44"/>
    <w:rsid w:val="00263A6E"/>
    <w:rsid w:val="002643B0"/>
    <w:rsid w:val="0026449D"/>
    <w:rsid w:val="00264769"/>
    <w:rsid w:val="00264BF7"/>
    <w:rsid w:val="00264C02"/>
    <w:rsid w:val="002653B0"/>
    <w:rsid w:val="002654ED"/>
    <w:rsid w:val="002657C9"/>
    <w:rsid w:val="002658C3"/>
    <w:rsid w:val="00266F1E"/>
    <w:rsid w:val="00266F53"/>
    <w:rsid w:val="00266FD6"/>
    <w:rsid w:val="002671D7"/>
    <w:rsid w:val="00267307"/>
    <w:rsid w:val="002673F2"/>
    <w:rsid w:val="0026752B"/>
    <w:rsid w:val="00267D1A"/>
    <w:rsid w:val="00267E6A"/>
    <w:rsid w:val="002702BD"/>
    <w:rsid w:val="002703D3"/>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5C5"/>
    <w:rsid w:val="00275637"/>
    <w:rsid w:val="00275A3E"/>
    <w:rsid w:val="00275AB4"/>
    <w:rsid w:val="00275CDD"/>
    <w:rsid w:val="002762B6"/>
    <w:rsid w:val="002764DA"/>
    <w:rsid w:val="0027650D"/>
    <w:rsid w:val="00276706"/>
    <w:rsid w:val="0027686E"/>
    <w:rsid w:val="002774A0"/>
    <w:rsid w:val="002774C3"/>
    <w:rsid w:val="00277572"/>
    <w:rsid w:val="00277673"/>
    <w:rsid w:val="0027770D"/>
    <w:rsid w:val="00277737"/>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4E74"/>
    <w:rsid w:val="0028504F"/>
    <w:rsid w:val="002855D3"/>
    <w:rsid w:val="00285AA2"/>
    <w:rsid w:val="00285B62"/>
    <w:rsid w:val="00286614"/>
    <w:rsid w:val="0028672A"/>
    <w:rsid w:val="00286954"/>
    <w:rsid w:val="00286F68"/>
    <w:rsid w:val="00287652"/>
    <w:rsid w:val="00287C66"/>
    <w:rsid w:val="00287E98"/>
    <w:rsid w:val="00287FBA"/>
    <w:rsid w:val="0029012B"/>
    <w:rsid w:val="0029074A"/>
    <w:rsid w:val="00290813"/>
    <w:rsid w:val="00290A33"/>
    <w:rsid w:val="00290CD3"/>
    <w:rsid w:val="002912AC"/>
    <w:rsid w:val="002919B4"/>
    <w:rsid w:val="00291B59"/>
    <w:rsid w:val="00291C2D"/>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10E"/>
    <w:rsid w:val="0029658F"/>
    <w:rsid w:val="00296AC2"/>
    <w:rsid w:val="0029736A"/>
    <w:rsid w:val="002A023E"/>
    <w:rsid w:val="002A031E"/>
    <w:rsid w:val="002A053E"/>
    <w:rsid w:val="002A0551"/>
    <w:rsid w:val="002A07A1"/>
    <w:rsid w:val="002A0A25"/>
    <w:rsid w:val="002A0ACE"/>
    <w:rsid w:val="002A0C09"/>
    <w:rsid w:val="002A0DBF"/>
    <w:rsid w:val="002A14CB"/>
    <w:rsid w:val="002A1709"/>
    <w:rsid w:val="002A171A"/>
    <w:rsid w:val="002A1763"/>
    <w:rsid w:val="002A2448"/>
    <w:rsid w:val="002A2810"/>
    <w:rsid w:val="002A2972"/>
    <w:rsid w:val="002A2EDA"/>
    <w:rsid w:val="002A3220"/>
    <w:rsid w:val="002A3543"/>
    <w:rsid w:val="002A35B5"/>
    <w:rsid w:val="002A377B"/>
    <w:rsid w:val="002A41A5"/>
    <w:rsid w:val="002A42AA"/>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968"/>
    <w:rsid w:val="002B0CBD"/>
    <w:rsid w:val="002B0F0E"/>
    <w:rsid w:val="002B166C"/>
    <w:rsid w:val="002B192D"/>
    <w:rsid w:val="002B1BF4"/>
    <w:rsid w:val="002B1CF1"/>
    <w:rsid w:val="002B2118"/>
    <w:rsid w:val="002B30F7"/>
    <w:rsid w:val="002B35F8"/>
    <w:rsid w:val="002B380F"/>
    <w:rsid w:val="002B3E9C"/>
    <w:rsid w:val="002B3F1C"/>
    <w:rsid w:val="002B40A4"/>
    <w:rsid w:val="002B5377"/>
    <w:rsid w:val="002B583E"/>
    <w:rsid w:val="002B5A8F"/>
    <w:rsid w:val="002B5F77"/>
    <w:rsid w:val="002B6053"/>
    <w:rsid w:val="002B65E9"/>
    <w:rsid w:val="002B6672"/>
    <w:rsid w:val="002B6C54"/>
    <w:rsid w:val="002B709E"/>
    <w:rsid w:val="002B727A"/>
    <w:rsid w:val="002B792B"/>
    <w:rsid w:val="002B7A75"/>
    <w:rsid w:val="002C0533"/>
    <w:rsid w:val="002C064C"/>
    <w:rsid w:val="002C0974"/>
    <w:rsid w:val="002C0D51"/>
    <w:rsid w:val="002C1317"/>
    <w:rsid w:val="002C1346"/>
    <w:rsid w:val="002C1638"/>
    <w:rsid w:val="002C1720"/>
    <w:rsid w:val="002C176E"/>
    <w:rsid w:val="002C1A62"/>
    <w:rsid w:val="002C1E29"/>
    <w:rsid w:val="002C2252"/>
    <w:rsid w:val="002C24A8"/>
    <w:rsid w:val="002C280E"/>
    <w:rsid w:val="002C28A2"/>
    <w:rsid w:val="002C2A46"/>
    <w:rsid w:val="002C2B33"/>
    <w:rsid w:val="002C2D64"/>
    <w:rsid w:val="002C3084"/>
    <w:rsid w:val="002C33A9"/>
    <w:rsid w:val="002C379A"/>
    <w:rsid w:val="002C38AB"/>
    <w:rsid w:val="002C40EC"/>
    <w:rsid w:val="002C46A7"/>
    <w:rsid w:val="002C49EC"/>
    <w:rsid w:val="002C4E9C"/>
    <w:rsid w:val="002C5321"/>
    <w:rsid w:val="002C54E1"/>
    <w:rsid w:val="002C569F"/>
    <w:rsid w:val="002C58AC"/>
    <w:rsid w:val="002C5A86"/>
    <w:rsid w:val="002C5C6C"/>
    <w:rsid w:val="002C5D83"/>
    <w:rsid w:val="002C6462"/>
    <w:rsid w:val="002C6ACD"/>
    <w:rsid w:val="002C6F69"/>
    <w:rsid w:val="002C7871"/>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5B9"/>
    <w:rsid w:val="002D5804"/>
    <w:rsid w:val="002D585B"/>
    <w:rsid w:val="002D6076"/>
    <w:rsid w:val="002D61EE"/>
    <w:rsid w:val="002D634B"/>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0D"/>
    <w:rsid w:val="002E3073"/>
    <w:rsid w:val="002E311D"/>
    <w:rsid w:val="002E3318"/>
    <w:rsid w:val="002E3831"/>
    <w:rsid w:val="002E3EF4"/>
    <w:rsid w:val="002E49B0"/>
    <w:rsid w:val="002E49FF"/>
    <w:rsid w:val="002E4C6F"/>
    <w:rsid w:val="002E4CCC"/>
    <w:rsid w:val="002E4D7A"/>
    <w:rsid w:val="002E4F76"/>
    <w:rsid w:val="002E4FE0"/>
    <w:rsid w:val="002E500D"/>
    <w:rsid w:val="002E5831"/>
    <w:rsid w:val="002E58AB"/>
    <w:rsid w:val="002E5A49"/>
    <w:rsid w:val="002E6576"/>
    <w:rsid w:val="002E67C4"/>
    <w:rsid w:val="002E6C9D"/>
    <w:rsid w:val="002E6EE8"/>
    <w:rsid w:val="002E6F82"/>
    <w:rsid w:val="002E7020"/>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0E"/>
    <w:rsid w:val="002F2023"/>
    <w:rsid w:val="002F2428"/>
    <w:rsid w:val="002F2608"/>
    <w:rsid w:val="002F2AE5"/>
    <w:rsid w:val="002F2B6F"/>
    <w:rsid w:val="002F2E73"/>
    <w:rsid w:val="002F3AFA"/>
    <w:rsid w:val="002F3DE6"/>
    <w:rsid w:val="002F409C"/>
    <w:rsid w:val="002F4554"/>
    <w:rsid w:val="002F47D5"/>
    <w:rsid w:val="002F47E9"/>
    <w:rsid w:val="002F4A2C"/>
    <w:rsid w:val="002F4EE4"/>
    <w:rsid w:val="002F54A8"/>
    <w:rsid w:val="002F5684"/>
    <w:rsid w:val="002F56EE"/>
    <w:rsid w:val="002F5821"/>
    <w:rsid w:val="002F5853"/>
    <w:rsid w:val="002F5E2A"/>
    <w:rsid w:val="002F60EF"/>
    <w:rsid w:val="002F6403"/>
    <w:rsid w:val="002F66FF"/>
    <w:rsid w:val="002F6B0B"/>
    <w:rsid w:val="002F6C0B"/>
    <w:rsid w:val="002F6FFE"/>
    <w:rsid w:val="002F708A"/>
    <w:rsid w:val="002F70F7"/>
    <w:rsid w:val="002F742C"/>
    <w:rsid w:val="002F76B6"/>
    <w:rsid w:val="002F79E8"/>
    <w:rsid w:val="002F7ABF"/>
    <w:rsid w:val="002F7B46"/>
    <w:rsid w:val="002F7FEC"/>
    <w:rsid w:val="003003EA"/>
    <w:rsid w:val="003004A4"/>
    <w:rsid w:val="00300AE7"/>
    <w:rsid w:val="00300FD4"/>
    <w:rsid w:val="0030100B"/>
    <w:rsid w:val="00301051"/>
    <w:rsid w:val="00301DFC"/>
    <w:rsid w:val="003020A8"/>
    <w:rsid w:val="00302928"/>
    <w:rsid w:val="00302D4E"/>
    <w:rsid w:val="00302F4E"/>
    <w:rsid w:val="0030311E"/>
    <w:rsid w:val="003034E2"/>
    <w:rsid w:val="003039DC"/>
    <w:rsid w:val="00303AD0"/>
    <w:rsid w:val="00303FE3"/>
    <w:rsid w:val="00304128"/>
    <w:rsid w:val="003042B3"/>
    <w:rsid w:val="00304630"/>
    <w:rsid w:val="00304AF8"/>
    <w:rsid w:val="00304C35"/>
    <w:rsid w:val="00304C72"/>
    <w:rsid w:val="00304C78"/>
    <w:rsid w:val="003054EF"/>
    <w:rsid w:val="00305711"/>
    <w:rsid w:val="00305755"/>
    <w:rsid w:val="00305BD2"/>
    <w:rsid w:val="0030676C"/>
    <w:rsid w:val="00306C40"/>
    <w:rsid w:val="00306CE7"/>
    <w:rsid w:val="003071D0"/>
    <w:rsid w:val="0030799F"/>
    <w:rsid w:val="00307C35"/>
    <w:rsid w:val="0031010B"/>
    <w:rsid w:val="00310197"/>
    <w:rsid w:val="003103CE"/>
    <w:rsid w:val="00310836"/>
    <w:rsid w:val="00312581"/>
    <w:rsid w:val="003126D2"/>
    <w:rsid w:val="0031293D"/>
    <w:rsid w:val="00312C8B"/>
    <w:rsid w:val="003137B9"/>
    <w:rsid w:val="00313822"/>
    <w:rsid w:val="00313A65"/>
    <w:rsid w:val="00313D6E"/>
    <w:rsid w:val="00314142"/>
    <w:rsid w:val="00314441"/>
    <w:rsid w:val="00314526"/>
    <w:rsid w:val="003146BF"/>
    <w:rsid w:val="00314F4D"/>
    <w:rsid w:val="003157E4"/>
    <w:rsid w:val="003159D3"/>
    <w:rsid w:val="00315A60"/>
    <w:rsid w:val="00315E02"/>
    <w:rsid w:val="00316053"/>
    <w:rsid w:val="00316795"/>
    <w:rsid w:val="00316AE6"/>
    <w:rsid w:val="00316EAD"/>
    <w:rsid w:val="003171CE"/>
    <w:rsid w:val="003176AF"/>
    <w:rsid w:val="003176FD"/>
    <w:rsid w:val="00317B99"/>
    <w:rsid w:val="00317BE0"/>
    <w:rsid w:val="00317FE8"/>
    <w:rsid w:val="0032033C"/>
    <w:rsid w:val="00320728"/>
    <w:rsid w:val="00320E7A"/>
    <w:rsid w:val="00321073"/>
    <w:rsid w:val="00321482"/>
    <w:rsid w:val="00321485"/>
    <w:rsid w:val="00322162"/>
    <w:rsid w:val="00322D7D"/>
    <w:rsid w:val="00323736"/>
    <w:rsid w:val="00323A7B"/>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0"/>
    <w:rsid w:val="003312BD"/>
    <w:rsid w:val="00331760"/>
    <w:rsid w:val="00331F5E"/>
    <w:rsid w:val="0033221B"/>
    <w:rsid w:val="0033256E"/>
    <w:rsid w:val="00332EE5"/>
    <w:rsid w:val="00333005"/>
    <w:rsid w:val="003332E2"/>
    <w:rsid w:val="003338EB"/>
    <w:rsid w:val="00333ACB"/>
    <w:rsid w:val="00333B5E"/>
    <w:rsid w:val="00333F97"/>
    <w:rsid w:val="00334777"/>
    <w:rsid w:val="003348A0"/>
    <w:rsid w:val="00334CCC"/>
    <w:rsid w:val="003350AA"/>
    <w:rsid w:val="00335192"/>
    <w:rsid w:val="0033561E"/>
    <w:rsid w:val="00335BB9"/>
    <w:rsid w:val="00336189"/>
    <w:rsid w:val="00336629"/>
    <w:rsid w:val="00336833"/>
    <w:rsid w:val="00337182"/>
    <w:rsid w:val="00337633"/>
    <w:rsid w:val="003378A5"/>
    <w:rsid w:val="00337DC0"/>
    <w:rsid w:val="0034029C"/>
    <w:rsid w:val="00340361"/>
    <w:rsid w:val="003404D5"/>
    <w:rsid w:val="003404E6"/>
    <w:rsid w:val="0034068F"/>
    <w:rsid w:val="0034093F"/>
    <w:rsid w:val="003414CA"/>
    <w:rsid w:val="00341725"/>
    <w:rsid w:val="00341805"/>
    <w:rsid w:val="00341970"/>
    <w:rsid w:val="0034198D"/>
    <w:rsid w:val="00341BE0"/>
    <w:rsid w:val="00341CB8"/>
    <w:rsid w:val="00341EFF"/>
    <w:rsid w:val="0034281B"/>
    <w:rsid w:val="00342E01"/>
    <w:rsid w:val="00343281"/>
    <w:rsid w:val="003434C0"/>
    <w:rsid w:val="00343645"/>
    <w:rsid w:val="003439C8"/>
    <w:rsid w:val="00343D15"/>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47A49"/>
    <w:rsid w:val="00347E93"/>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715"/>
    <w:rsid w:val="0035395B"/>
    <w:rsid w:val="0035399D"/>
    <w:rsid w:val="00353A39"/>
    <w:rsid w:val="00353BCF"/>
    <w:rsid w:val="00353C3E"/>
    <w:rsid w:val="00354299"/>
    <w:rsid w:val="00354441"/>
    <w:rsid w:val="00354824"/>
    <w:rsid w:val="00354838"/>
    <w:rsid w:val="00354BF2"/>
    <w:rsid w:val="00354DBB"/>
    <w:rsid w:val="00355D77"/>
    <w:rsid w:val="00355E0F"/>
    <w:rsid w:val="00355EF2"/>
    <w:rsid w:val="00355F6D"/>
    <w:rsid w:val="003564EF"/>
    <w:rsid w:val="003569C0"/>
    <w:rsid w:val="00356AF7"/>
    <w:rsid w:val="00356CE7"/>
    <w:rsid w:val="00357009"/>
    <w:rsid w:val="00357042"/>
    <w:rsid w:val="00357070"/>
    <w:rsid w:val="00357571"/>
    <w:rsid w:val="003577CF"/>
    <w:rsid w:val="0035789C"/>
    <w:rsid w:val="00357E67"/>
    <w:rsid w:val="003616FC"/>
    <w:rsid w:val="0036174C"/>
    <w:rsid w:val="00361765"/>
    <w:rsid w:val="0036187B"/>
    <w:rsid w:val="00361DE9"/>
    <w:rsid w:val="00361DF2"/>
    <w:rsid w:val="003621DE"/>
    <w:rsid w:val="003625DF"/>
    <w:rsid w:val="0036283A"/>
    <w:rsid w:val="00362AF5"/>
    <w:rsid w:val="00362E9B"/>
    <w:rsid w:val="00363BCE"/>
    <w:rsid w:val="0036411B"/>
    <w:rsid w:val="00364138"/>
    <w:rsid w:val="00364903"/>
    <w:rsid w:val="003657F6"/>
    <w:rsid w:val="0036609B"/>
    <w:rsid w:val="00366783"/>
    <w:rsid w:val="00366788"/>
    <w:rsid w:val="0036690B"/>
    <w:rsid w:val="00366915"/>
    <w:rsid w:val="00367263"/>
    <w:rsid w:val="00367709"/>
    <w:rsid w:val="00367AC2"/>
    <w:rsid w:val="00367D5F"/>
    <w:rsid w:val="00367FFE"/>
    <w:rsid w:val="00370016"/>
    <w:rsid w:val="00371087"/>
    <w:rsid w:val="00371279"/>
    <w:rsid w:val="003713E8"/>
    <w:rsid w:val="003718D3"/>
    <w:rsid w:val="0037209A"/>
    <w:rsid w:val="00372158"/>
    <w:rsid w:val="00372464"/>
    <w:rsid w:val="003725B7"/>
    <w:rsid w:val="00372B3E"/>
    <w:rsid w:val="0037366D"/>
    <w:rsid w:val="003739FE"/>
    <w:rsid w:val="00373B90"/>
    <w:rsid w:val="003747E7"/>
    <w:rsid w:val="00374A63"/>
    <w:rsid w:val="00374AB3"/>
    <w:rsid w:val="00374D9D"/>
    <w:rsid w:val="00375383"/>
    <w:rsid w:val="00375821"/>
    <w:rsid w:val="0037590D"/>
    <w:rsid w:val="00375BFA"/>
    <w:rsid w:val="00375DCA"/>
    <w:rsid w:val="0037610F"/>
    <w:rsid w:val="00376302"/>
    <w:rsid w:val="003766B4"/>
    <w:rsid w:val="0037688E"/>
    <w:rsid w:val="003768DC"/>
    <w:rsid w:val="00376FCF"/>
    <w:rsid w:val="0037711F"/>
    <w:rsid w:val="003771CA"/>
    <w:rsid w:val="003779D2"/>
    <w:rsid w:val="003804BF"/>
    <w:rsid w:val="0038058A"/>
    <w:rsid w:val="003807E3"/>
    <w:rsid w:val="003808A0"/>
    <w:rsid w:val="003808F8"/>
    <w:rsid w:val="00380AF8"/>
    <w:rsid w:val="00380B7B"/>
    <w:rsid w:val="00380BD7"/>
    <w:rsid w:val="0038100E"/>
    <w:rsid w:val="003810BA"/>
    <w:rsid w:val="003817B5"/>
    <w:rsid w:val="00381EFE"/>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692"/>
    <w:rsid w:val="003877CA"/>
    <w:rsid w:val="00387837"/>
    <w:rsid w:val="00387D40"/>
    <w:rsid w:val="00387FBC"/>
    <w:rsid w:val="003900CA"/>
    <w:rsid w:val="00390260"/>
    <w:rsid w:val="0039037D"/>
    <w:rsid w:val="00390381"/>
    <w:rsid w:val="003906CB"/>
    <w:rsid w:val="0039087D"/>
    <w:rsid w:val="003908E9"/>
    <w:rsid w:val="003910D5"/>
    <w:rsid w:val="00391664"/>
    <w:rsid w:val="0039175D"/>
    <w:rsid w:val="00391E35"/>
    <w:rsid w:val="003925B9"/>
    <w:rsid w:val="003928EA"/>
    <w:rsid w:val="0039314A"/>
    <w:rsid w:val="003938C1"/>
    <w:rsid w:val="00393F84"/>
    <w:rsid w:val="003940A5"/>
    <w:rsid w:val="00394374"/>
    <w:rsid w:val="00394553"/>
    <w:rsid w:val="00394856"/>
    <w:rsid w:val="00394AAC"/>
    <w:rsid w:val="00394C8E"/>
    <w:rsid w:val="00394D15"/>
    <w:rsid w:val="00394E23"/>
    <w:rsid w:val="0039509B"/>
    <w:rsid w:val="003954E1"/>
    <w:rsid w:val="00395A2C"/>
    <w:rsid w:val="00395BC0"/>
    <w:rsid w:val="00395D4A"/>
    <w:rsid w:val="00395ECB"/>
    <w:rsid w:val="0039626A"/>
    <w:rsid w:val="003963CA"/>
    <w:rsid w:val="003964ED"/>
    <w:rsid w:val="0039666F"/>
    <w:rsid w:val="00396716"/>
    <w:rsid w:val="00396EB8"/>
    <w:rsid w:val="00396F81"/>
    <w:rsid w:val="00397168"/>
    <w:rsid w:val="003975EC"/>
    <w:rsid w:val="003977CF"/>
    <w:rsid w:val="0039793E"/>
    <w:rsid w:val="0039797B"/>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0C"/>
    <w:rsid w:val="003B0EE3"/>
    <w:rsid w:val="003B1032"/>
    <w:rsid w:val="003B12D9"/>
    <w:rsid w:val="003B162D"/>
    <w:rsid w:val="003B17D9"/>
    <w:rsid w:val="003B18FE"/>
    <w:rsid w:val="003B1CC1"/>
    <w:rsid w:val="003B1EF5"/>
    <w:rsid w:val="003B23B7"/>
    <w:rsid w:val="003B2AC6"/>
    <w:rsid w:val="003B2AFF"/>
    <w:rsid w:val="003B2E73"/>
    <w:rsid w:val="003B2FEC"/>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2DF7"/>
    <w:rsid w:val="003C300A"/>
    <w:rsid w:val="003C482A"/>
    <w:rsid w:val="003C4C7A"/>
    <w:rsid w:val="003C5347"/>
    <w:rsid w:val="003C536C"/>
    <w:rsid w:val="003C5FE0"/>
    <w:rsid w:val="003C6122"/>
    <w:rsid w:val="003C616D"/>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A05"/>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1A90"/>
    <w:rsid w:val="003E20EF"/>
    <w:rsid w:val="003E23D0"/>
    <w:rsid w:val="003E2590"/>
    <w:rsid w:val="003E286F"/>
    <w:rsid w:val="003E290B"/>
    <w:rsid w:val="003E31FB"/>
    <w:rsid w:val="003E3831"/>
    <w:rsid w:val="003E400E"/>
    <w:rsid w:val="003E416D"/>
    <w:rsid w:val="003E42FC"/>
    <w:rsid w:val="003E4D29"/>
    <w:rsid w:val="003E4E7D"/>
    <w:rsid w:val="003E502A"/>
    <w:rsid w:val="003E54AF"/>
    <w:rsid w:val="003E595D"/>
    <w:rsid w:val="003E6BEA"/>
    <w:rsid w:val="003E6D6E"/>
    <w:rsid w:val="003E6E4F"/>
    <w:rsid w:val="003E7058"/>
    <w:rsid w:val="003E73B0"/>
    <w:rsid w:val="003E79D3"/>
    <w:rsid w:val="003E7A15"/>
    <w:rsid w:val="003E7A30"/>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895"/>
    <w:rsid w:val="003F2B19"/>
    <w:rsid w:val="003F2B54"/>
    <w:rsid w:val="003F31C2"/>
    <w:rsid w:val="003F352D"/>
    <w:rsid w:val="003F37EB"/>
    <w:rsid w:val="003F3C64"/>
    <w:rsid w:val="003F4216"/>
    <w:rsid w:val="003F4891"/>
    <w:rsid w:val="003F49CC"/>
    <w:rsid w:val="003F51BA"/>
    <w:rsid w:val="003F52E2"/>
    <w:rsid w:val="003F5345"/>
    <w:rsid w:val="003F54CD"/>
    <w:rsid w:val="003F5BCE"/>
    <w:rsid w:val="003F5D3E"/>
    <w:rsid w:val="003F5E55"/>
    <w:rsid w:val="003F5EEC"/>
    <w:rsid w:val="003F61FD"/>
    <w:rsid w:val="003F6314"/>
    <w:rsid w:val="003F634B"/>
    <w:rsid w:val="003F6B20"/>
    <w:rsid w:val="003F6E02"/>
    <w:rsid w:val="003F6F3E"/>
    <w:rsid w:val="003F72E1"/>
    <w:rsid w:val="003F7970"/>
    <w:rsid w:val="003F799E"/>
    <w:rsid w:val="003F7C06"/>
    <w:rsid w:val="00401059"/>
    <w:rsid w:val="0040121F"/>
    <w:rsid w:val="004014F9"/>
    <w:rsid w:val="0040156E"/>
    <w:rsid w:val="004015FD"/>
    <w:rsid w:val="00401679"/>
    <w:rsid w:val="004018AA"/>
    <w:rsid w:val="00402497"/>
    <w:rsid w:val="00402519"/>
    <w:rsid w:val="00402AE7"/>
    <w:rsid w:val="00402B16"/>
    <w:rsid w:val="0040363F"/>
    <w:rsid w:val="004036F4"/>
    <w:rsid w:val="004037FD"/>
    <w:rsid w:val="00403E6A"/>
    <w:rsid w:val="00404147"/>
    <w:rsid w:val="004049D1"/>
    <w:rsid w:val="00404F7E"/>
    <w:rsid w:val="004052E0"/>
    <w:rsid w:val="00405D69"/>
    <w:rsid w:val="00405E15"/>
    <w:rsid w:val="00406117"/>
    <w:rsid w:val="0040661E"/>
    <w:rsid w:val="00406D7B"/>
    <w:rsid w:val="004074DD"/>
    <w:rsid w:val="0040757E"/>
    <w:rsid w:val="00407A85"/>
    <w:rsid w:val="00407C5C"/>
    <w:rsid w:val="00407DBC"/>
    <w:rsid w:val="00407F24"/>
    <w:rsid w:val="004102EF"/>
    <w:rsid w:val="0041079A"/>
    <w:rsid w:val="00410881"/>
    <w:rsid w:val="0041098B"/>
    <w:rsid w:val="004109D7"/>
    <w:rsid w:val="00410B7E"/>
    <w:rsid w:val="00410DF6"/>
    <w:rsid w:val="0041107C"/>
    <w:rsid w:val="0041147A"/>
    <w:rsid w:val="004115F5"/>
    <w:rsid w:val="00411B4F"/>
    <w:rsid w:val="00411B79"/>
    <w:rsid w:val="00412038"/>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EA4"/>
    <w:rsid w:val="00415F24"/>
    <w:rsid w:val="00415FA7"/>
    <w:rsid w:val="004164B9"/>
    <w:rsid w:val="004166D3"/>
    <w:rsid w:val="00416873"/>
    <w:rsid w:val="004169C9"/>
    <w:rsid w:val="00416A1F"/>
    <w:rsid w:val="00416AA6"/>
    <w:rsid w:val="00416B67"/>
    <w:rsid w:val="00416DC5"/>
    <w:rsid w:val="004175D0"/>
    <w:rsid w:val="004179E2"/>
    <w:rsid w:val="00417A92"/>
    <w:rsid w:val="00417C7A"/>
    <w:rsid w:val="00420159"/>
    <w:rsid w:val="00420229"/>
    <w:rsid w:val="00420805"/>
    <w:rsid w:val="004208D5"/>
    <w:rsid w:val="00420BAC"/>
    <w:rsid w:val="00420CB8"/>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35"/>
    <w:rsid w:val="00425695"/>
    <w:rsid w:val="004257F5"/>
    <w:rsid w:val="00425987"/>
    <w:rsid w:val="00426124"/>
    <w:rsid w:val="00426272"/>
    <w:rsid w:val="00426826"/>
    <w:rsid w:val="00426960"/>
    <w:rsid w:val="00427372"/>
    <w:rsid w:val="004276D1"/>
    <w:rsid w:val="004278C0"/>
    <w:rsid w:val="00427B5A"/>
    <w:rsid w:val="00427FFD"/>
    <w:rsid w:val="0043017A"/>
    <w:rsid w:val="004305D5"/>
    <w:rsid w:val="00430850"/>
    <w:rsid w:val="00430C7C"/>
    <w:rsid w:val="00430CA7"/>
    <w:rsid w:val="00431309"/>
    <w:rsid w:val="004318FB"/>
    <w:rsid w:val="00431EC9"/>
    <w:rsid w:val="004322C7"/>
    <w:rsid w:val="00432B4D"/>
    <w:rsid w:val="00433543"/>
    <w:rsid w:val="00434600"/>
    <w:rsid w:val="00434683"/>
    <w:rsid w:val="00434858"/>
    <w:rsid w:val="00434E1C"/>
    <w:rsid w:val="00434E7B"/>
    <w:rsid w:val="0043500D"/>
    <w:rsid w:val="00435843"/>
    <w:rsid w:val="00435A0E"/>
    <w:rsid w:val="00435ADB"/>
    <w:rsid w:val="00435C27"/>
    <w:rsid w:val="00435CD9"/>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5CA"/>
    <w:rsid w:val="0044373C"/>
    <w:rsid w:val="00443AE0"/>
    <w:rsid w:val="00443BC0"/>
    <w:rsid w:val="00443C76"/>
    <w:rsid w:val="00443EEC"/>
    <w:rsid w:val="00443F1D"/>
    <w:rsid w:val="004444D9"/>
    <w:rsid w:val="004445D2"/>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6B3"/>
    <w:rsid w:val="00451B0C"/>
    <w:rsid w:val="00451DDE"/>
    <w:rsid w:val="00452657"/>
    <w:rsid w:val="004528DA"/>
    <w:rsid w:val="00452CD3"/>
    <w:rsid w:val="00452DC7"/>
    <w:rsid w:val="00452E75"/>
    <w:rsid w:val="00452F10"/>
    <w:rsid w:val="00452F49"/>
    <w:rsid w:val="0045312A"/>
    <w:rsid w:val="0045367E"/>
    <w:rsid w:val="0045388E"/>
    <w:rsid w:val="00453988"/>
    <w:rsid w:val="00453C63"/>
    <w:rsid w:val="00453E28"/>
    <w:rsid w:val="00453F43"/>
    <w:rsid w:val="00454171"/>
    <w:rsid w:val="004541B8"/>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BBD"/>
    <w:rsid w:val="00460DF3"/>
    <w:rsid w:val="00461004"/>
    <w:rsid w:val="00461034"/>
    <w:rsid w:val="00461991"/>
    <w:rsid w:val="00461A69"/>
    <w:rsid w:val="00461A95"/>
    <w:rsid w:val="00461BEC"/>
    <w:rsid w:val="00461C04"/>
    <w:rsid w:val="00461C40"/>
    <w:rsid w:val="00461CC2"/>
    <w:rsid w:val="00461CC9"/>
    <w:rsid w:val="00461D8B"/>
    <w:rsid w:val="00461FF4"/>
    <w:rsid w:val="00462210"/>
    <w:rsid w:val="00462AAC"/>
    <w:rsid w:val="00463294"/>
    <w:rsid w:val="00463C15"/>
    <w:rsid w:val="004641E4"/>
    <w:rsid w:val="00464461"/>
    <w:rsid w:val="004648A1"/>
    <w:rsid w:val="00464C8B"/>
    <w:rsid w:val="004650C8"/>
    <w:rsid w:val="00465320"/>
    <w:rsid w:val="00465633"/>
    <w:rsid w:val="00465735"/>
    <w:rsid w:val="00465CE0"/>
    <w:rsid w:val="00465DC3"/>
    <w:rsid w:val="00465EAC"/>
    <w:rsid w:val="00465EE1"/>
    <w:rsid w:val="0046736D"/>
    <w:rsid w:val="004674D4"/>
    <w:rsid w:val="004675B9"/>
    <w:rsid w:val="0046793C"/>
    <w:rsid w:val="00467969"/>
    <w:rsid w:val="00467B99"/>
    <w:rsid w:val="00467CFB"/>
    <w:rsid w:val="00467DF6"/>
    <w:rsid w:val="004700E5"/>
    <w:rsid w:val="00470194"/>
    <w:rsid w:val="004708CC"/>
    <w:rsid w:val="00470D36"/>
    <w:rsid w:val="00470F40"/>
    <w:rsid w:val="0047109C"/>
    <w:rsid w:val="004711D7"/>
    <w:rsid w:val="0047132B"/>
    <w:rsid w:val="00471366"/>
    <w:rsid w:val="004714AF"/>
    <w:rsid w:val="0047175E"/>
    <w:rsid w:val="00472421"/>
    <w:rsid w:val="004724A4"/>
    <w:rsid w:val="00472526"/>
    <w:rsid w:val="00472708"/>
    <w:rsid w:val="0047336D"/>
    <w:rsid w:val="004734AA"/>
    <w:rsid w:val="004736EF"/>
    <w:rsid w:val="004739AE"/>
    <w:rsid w:val="00473E38"/>
    <w:rsid w:val="004741FC"/>
    <w:rsid w:val="00474F6F"/>
    <w:rsid w:val="0047500A"/>
    <w:rsid w:val="004750B5"/>
    <w:rsid w:val="004750FF"/>
    <w:rsid w:val="00475307"/>
    <w:rsid w:val="00475E0F"/>
    <w:rsid w:val="004766F3"/>
    <w:rsid w:val="004769A0"/>
    <w:rsid w:val="0047704B"/>
    <w:rsid w:val="00477B65"/>
    <w:rsid w:val="00477EDB"/>
    <w:rsid w:val="0048055A"/>
    <w:rsid w:val="004806B6"/>
    <w:rsid w:val="00480AB9"/>
    <w:rsid w:val="00480B18"/>
    <w:rsid w:val="00480D7C"/>
    <w:rsid w:val="00480D7F"/>
    <w:rsid w:val="00480F9C"/>
    <w:rsid w:val="004811AE"/>
    <w:rsid w:val="004812FB"/>
    <w:rsid w:val="00481341"/>
    <w:rsid w:val="00481521"/>
    <w:rsid w:val="00481671"/>
    <w:rsid w:val="00481766"/>
    <w:rsid w:val="004818BF"/>
    <w:rsid w:val="00481925"/>
    <w:rsid w:val="004819EE"/>
    <w:rsid w:val="00481A4F"/>
    <w:rsid w:val="00481D3F"/>
    <w:rsid w:val="00482471"/>
    <w:rsid w:val="004825D6"/>
    <w:rsid w:val="004826A8"/>
    <w:rsid w:val="00482CED"/>
    <w:rsid w:val="00482F84"/>
    <w:rsid w:val="004833CF"/>
    <w:rsid w:val="00483B05"/>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87FF7"/>
    <w:rsid w:val="00490183"/>
    <w:rsid w:val="0049045E"/>
    <w:rsid w:val="00490802"/>
    <w:rsid w:val="00491011"/>
    <w:rsid w:val="00491286"/>
    <w:rsid w:val="0049134C"/>
    <w:rsid w:val="004916B4"/>
    <w:rsid w:val="00491789"/>
    <w:rsid w:val="0049198C"/>
    <w:rsid w:val="00491C22"/>
    <w:rsid w:val="004923E6"/>
    <w:rsid w:val="004925D4"/>
    <w:rsid w:val="00492651"/>
    <w:rsid w:val="004926BC"/>
    <w:rsid w:val="004929AE"/>
    <w:rsid w:val="004929EA"/>
    <w:rsid w:val="00492F72"/>
    <w:rsid w:val="00493409"/>
    <w:rsid w:val="00493716"/>
    <w:rsid w:val="00493766"/>
    <w:rsid w:val="00493E7F"/>
    <w:rsid w:val="0049426E"/>
    <w:rsid w:val="00494518"/>
    <w:rsid w:val="00494A85"/>
    <w:rsid w:val="00494AF0"/>
    <w:rsid w:val="00494C9D"/>
    <w:rsid w:val="00494DCF"/>
    <w:rsid w:val="0049542F"/>
    <w:rsid w:val="0049591C"/>
    <w:rsid w:val="0049614C"/>
    <w:rsid w:val="0049618B"/>
    <w:rsid w:val="004962DC"/>
    <w:rsid w:val="0049693A"/>
    <w:rsid w:val="00496A49"/>
    <w:rsid w:val="004976E1"/>
    <w:rsid w:val="00497D63"/>
    <w:rsid w:val="004A066E"/>
    <w:rsid w:val="004A06E3"/>
    <w:rsid w:val="004A07AC"/>
    <w:rsid w:val="004A0A9A"/>
    <w:rsid w:val="004A1016"/>
    <w:rsid w:val="004A12FA"/>
    <w:rsid w:val="004A1513"/>
    <w:rsid w:val="004A1542"/>
    <w:rsid w:val="004A1602"/>
    <w:rsid w:val="004A16D4"/>
    <w:rsid w:val="004A1740"/>
    <w:rsid w:val="004A19BF"/>
    <w:rsid w:val="004A1BFC"/>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6CF0"/>
    <w:rsid w:val="004A7104"/>
    <w:rsid w:val="004A730C"/>
    <w:rsid w:val="004A74C6"/>
    <w:rsid w:val="004A7B2A"/>
    <w:rsid w:val="004A7C92"/>
    <w:rsid w:val="004B0235"/>
    <w:rsid w:val="004B0BD5"/>
    <w:rsid w:val="004B0DC8"/>
    <w:rsid w:val="004B0E16"/>
    <w:rsid w:val="004B11C5"/>
    <w:rsid w:val="004B1485"/>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605"/>
    <w:rsid w:val="004B4775"/>
    <w:rsid w:val="004B48A7"/>
    <w:rsid w:val="004B4A80"/>
    <w:rsid w:val="004B4F99"/>
    <w:rsid w:val="004B55D0"/>
    <w:rsid w:val="004B58A8"/>
    <w:rsid w:val="004B596A"/>
    <w:rsid w:val="004B5A20"/>
    <w:rsid w:val="004B5B2F"/>
    <w:rsid w:val="004B5B8D"/>
    <w:rsid w:val="004B5C05"/>
    <w:rsid w:val="004B5EB8"/>
    <w:rsid w:val="004B6148"/>
    <w:rsid w:val="004B65BC"/>
    <w:rsid w:val="004B65F3"/>
    <w:rsid w:val="004B68A8"/>
    <w:rsid w:val="004B6BAF"/>
    <w:rsid w:val="004B6E8E"/>
    <w:rsid w:val="004B6EB9"/>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628"/>
    <w:rsid w:val="004C475E"/>
    <w:rsid w:val="004C4864"/>
    <w:rsid w:val="004C4A41"/>
    <w:rsid w:val="004C4ABE"/>
    <w:rsid w:val="004C4D78"/>
    <w:rsid w:val="004C5040"/>
    <w:rsid w:val="004C55C9"/>
    <w:rsid w:val="004C5678"/>
    <w:rsid w:val="004C57EA"/>
    <w:rsid w:val="004C5C52"/>
    <w:rsid w:val="004C5EB0"/>
    <w:rsid w:val="004C5F2A"/>
    <w:rsid w:val="004C5F96"/>
    <w:rsid w:val="004C609C"/>
    <w:rsid w:val="004C6960"/>
    <w:rsid w:val="004C6F81"/>
    <w:rsid w:val="004C767F"/>
    <w:rsid w:val="004C7727"/>
    <w:rsid w:val="004C78E8"/>
    <w:rsid w:val="004D0027"/>
    <w:rsid w:val="004D038F"/>
    <w:rsid w:val="004D0400"/>
    <w:rsid w:val="004D06F5"/>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6FCF"/>
    <w:rsid w:val="004D713B"/>
    <w:rsid w:val="004D770B"/>
    <w:rsid w:val="004D77FE"/>
    <w:rsid w:val="004D7B5E"/>
    <w:rsid w:val="004D7D1C"/>
    <w:rsid w:val="004E0267"/>
    <w:rsid w:val="004E030E"/>
    <w:rsid w:val="004E063C"/>
    <w:rsid w:val="004E0A67"/>
    <w:rsid w:val="004E0E68"/>
    <w:rsid w:val="004E11AA"/>
    <w:rsid w:val="004E12F8"/>
    <w:rsid w:val="004E1387"/>
    <w:rsid w:val="004E1DCB"/>
    <w:rsid w:val="004E1E34"/>
    <w:rsid w:val="004E2368"/>
    <w:rsid w:val="004E25A6"/>
    <w:rsid w:val="004E25CC"/>
    <w:rsid w:val="004E2727"/>
    <w:rsid w:val="004E2EF9"/>
    <w:rsid w:val="004E3110"/>
    <w:rsid w:val="004E3431"/>
    <w:rsid w:val="004E3966"/>
    <w:rsid w:val="004E3B77"/>
    <w:rsid w:val="004E3F35"/>
    <w:rsid w:val="004E47B6"/>
    <w:rsid w:val="004E4B2F"/>
    <w:rsid w:val="004E4B3C"/>
    <w:rsid w:val="004E4B98"/>
    <w:rsid w:val="004E4F8A"/>
    <w:rsid w:val="004E545A"/>
    <w:rsid w:val="004E54CA"/>
    <w:rsid w:val="004E54D1"/>
    <w:rsid w:val="004E55A9"/>
    <w:rsid w:val="004E58AA"/>
    <w:rsid w:val="004E5CA6"/>
    <w:rsid w:val="004E5D0D"/>
    <w:rsid w:val="004E605C"/>
    <w:rsid w:val="004E656E"/>
    <w:rsid w:val="004E66F8"/>
    <w:rsid w:val="004E67E3"/>
    <w:rsid w:val="004E68AE"/>
    <w:rsid w:val="004E6981"/>
    <w:rsid w:val="004E724F"/>
    <w:rsid w:val="004E7692"/>
    <w:rsid w:val="004E76CB"/>
    <w:rsid w:val="004E788E"/>
    <w:rsid w:val="004E7D33"/>
    <w:rsid w:val="004E7F98"/>
    <w:rsid w:val="004E7FA1"/>
    <w:rsid w:val="004F02FE"/>
    <w:rsid w:val="004F05AB"/>
    <w:rsid w:val="004F05AE"/>
    <w:rsid w:val="004F077A"/>
    <w:rsid w:val="004F09C0"/>
    <w:rsid w:val="004F09DA"/>
    <w:rsid w:val="004F108D"/>
    <w:rsid w:val="004F185F"/>
    <w:rsid w:val="004F1C05"/>
    <w:rsid w:val="004F1CEB"/>
    <w:rsid w:val="004F1DEF"/>
    <w:rsid w:val="004F2001"/>
    <w:rsid w:val="004F2D3E"/>
    <w:rsid w:val="004F3185"/>
    <w:rsid w:val="004F3659"/>
    <w:rsid w:val="004F3958"/>
    <w:rsid w:val="004F42D7"/>
    <w:rsid w:val="004F4509"/>
    <w:rsid w:val="004F457B"/>
    <w:rsid w:val="004F4601"/>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2D39"/>
    <w:rsid w:val="00503090"/>
    <w:rsid w:val="00503450"/>
    <w:rsid w:val="005035BB"/>
    <w:rsid w:val="00503F9F"/>
    <w:rsid w:val="005042B0"/>
    <w:rsid w:val="00504CAC"/>
    <w:rsid w:val="00504D29"/>
    <w:rsid w:val="00504E21"/>
    <w:rsid w:val="00504F6F"/>
    <w:rsid w:val="005050B0"/>
    <w:rsid w:val="005052F1"/>
    <w:rsid w:val="0050541D"/>
    <w:rsid w:val="00505878"/>
    <w:rsid w:val="00506540"/>
    <w:rsid w:val="00506598"/>
    <w:rsid w:val="005065CD"/>
    <w:rsid w:val="0050669C"/>
    <w:rsid w:val="00506F04"/>
    <w:rsid w:val="00507045"/>
    <w:rsid w:val="00507ABC"/>
    <w:rsid w:val="00507BEC"/>
    <w:rsid w:val="00507DA4"/>
    <w:rsid w:val="00507F57"/>
    <w:rsid w:val="00507F58"/>
    <w:rsid w:val="005102BD"/>
    <w:rsid w:val="005105C1"/>
    <w:rsid w:val="00510608"/>
    <w:rsid w:val="00510966"/>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4E80"/>
    <w:rsid w:val="00514ED5"/>
    <w:rsid w:val="0051529B"/>
    <w:rsid w:val="0051538B"/>
    <w:rsid w:val="00515827"/>
    <w:rsid w:val="005158E4"/>
    <w:rsid w:val="00515A09"/>
    <w:rsid w:val="00515B54"/>
    <w:rsid w:val="00515E8D"/>
    <w:rsid w:val="00515F3B"/>
    <w:rsid w:val="0051600C"/>
    <w:rsid w:val="00516025"/>
    <w:rsid w:val="0051640B"/>
    <w:rsid w:val="00516B4D"/>
    <w:rsid w:val="00516B69"/>
    <w:rsid w:val="005170F2"/>
    <w:rsid w:val="00517162"/>
    <w:rsid w:val="00517191"/>
    <w:rsid w:val="005173EA"/>
    <w:rsid w:val="005178B4"/>
    <w:rsid w:val="00517906"/>
    <w:rsid w:val="00517A54"/>
    <w:rsid w:val="00517A6D"/>
    <w:rsid w:val="00517C91"/>
    <w:rsid w:val="00517D98"/>
    <w:rsid w:val="00520169"/>
    <w:rsid w:val="005203B0"/>
    <w:rsid w:val="00520435"/>
    <w:rsid w:val="00520581"/>
    <w:rsid w:val="00520C78"/>
    <w:rsid w:val="00520D96"/>
    <w:rsid w:val="005214A0"/>
    <w:rsid w:val="00521DDF"/>
    <w:rsid w:val="0052252C"/>
    <w:rsid w:val="00522739"/>
    <w:rsid w:val="00522B33"/>
    <w:rsid w:val="00522B6D"/>
    <w:rsid w:val="00522D5C"/>
    <w:rsid w:val="00523155"/>
    <w:rsid w:val="0052332C"/>
    <w:rsid w:val="0052333C"/>
    <w:rsid w:val="0052342D"/>
    <w:rsid w:val="00523439"/>
    <w:rsid w:val="00523A4C"/>
    <w:rsid w:val="00523C08"/>
    <w:rsid w:val="00524E3D"/>
    <w:rsid w:val="00524EFA"/>
    <w:rsid w:val="00525017"/>
    <w:rsid w:val="0052533B"/>
    <w:rsid w:val="0052539F"/>
    <w:rsid w:val="00525471"/>
    <w:rsid w:val="005257E3"/>
    <w:rsid w:val="00525A1B"/>
    <w:rsid w:val="0052675C"/>
    <w:rsid w:val="005269D9"/>
    <w:rsid w:val="005270BF"/>
    <w:rsid w:val="0052771C"/>
    <w:rsid w:val="0053018F"/>
    <w:rsid w:val="005308CD"/>
    <w:rsid w:val="005319A8"/>
    <w:rsid w:val="005321F0"/>
    <w:rsid w:val="00532469"/>
    <w:rsid w:val="00532F7B"/>
    <w:rsid w:val="0053304B"/>
    <w:rsid w:val="005330B9"/>
    <w:rsid w:val="005330C2"/>
    <w:rsid w:val="0053316B"/>
    <w:rsid w:val="005331F7"/>
    <w:rsid w:val="005335FD"/>
    <w:rsid w:val="00533622"/>
    <w:rsid w:val="0053381E"/>
    <w:rsid w:val="00533C71"/>
    <w:rsid w:val="00534990"/>
    <w:rsid w:val="00534E3E"/>
    <w:rsid w:val="00535154"/>
    <w:rsid w:val="00535713"/>
    <w:rsid w:val="0053571D"/>
    <w:rsid w:val="0053582F"/>
    <w:rsid w:val="00535906"/>
    <w:rsid w:val="00535EFD"/>
    <w:rsid w:val="00535F1D"/>
    <w:rsid w:val="0053638F"/>
    <w:rsid w:val="0053691C"/>
    <w:rsid w:val="00536C00"/>
    <w:rsid w:val="00536D7C"/>
    <w:rsid w:val="00536DB6"/>
    <w:rsid w:val="00536F4B"/>
    <w:rsid w:val="00537809"/>
    <w:rsid w:val="00537CAF"/>
    <w:rsid w:val="0054022B"/>
    <w:rsid w:val="00540308"/>
    <w:rsid w:val="0054047D"/>
    <w:rsid w:val="0054087F"/>
    <w:rsid w:val="00540AEF"/>
    <w:rsid w:val="00540B96"/>
    <w:rsid w:val="00540C01"/>
    <w:rsid w:val="00540D33"/>
    <w:rsid w:val="00540F0C"/>
    <w:rsid w:val="0054107B"/>
    <w:rsid w:val="0054174E"/>
    <w:rsid w:val="005425DF"/>
    <w:rsid w:val="005426C2"/>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9FB"/>
    <w:rsid w:val="00545D2D"/>
    <w:rsid w:val="00546059"/>
    <w:rsid w:val="005460A5"/>
    <w:rsid w:val="005460E7"/>
    <w:rsid w:val="00546100"/>
    <w:rsid w:val="00546125"/>
    <w:rsid w:val="00546321"/>
    <w:rsid w:val="00546673"/>
    <w:rsid w:val="00546B01"/>
    <w:rsid w:val="00546F17"/>
    <w:rsid w:val="005470DB"/>
    <w:rsid w:val="00547134"/>
    <w:rsid w:val="00547221"/>
    <w:rsid w:val="005474CA"/>
    <w:rsid w:val="00547597"/>
    <w:rsid w:val="00547C62"/>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5C7"/>
    <w:rsid w:val="00552605"/>
    <w:rsid w:val="00552DBC"/>
    <w:rsid w:val="00552E7C"/>
    <w:rsid w:val="00552F2F"/>
    <w:rsid w:val="00553261"/>
    <w:rsid w:val="00553986"/>
    <w:rsid w:val="0055419A"/>
    <w:rsid w:val="00554417"/>
    <w:rsid w:val="00554C8A"/>
    <w:rsid w:val="00554DD6"/>
    <w:rsid w:val="005552D8"/>
    <w:rsid w:val="00555334"/>
    <w:rsid w:val="005558F0"/>
    <w:rsid w:val="0055598D"/>
    <w:rsid w:val="00555CEB"/>
    <w:rsid w:val="0055640E"/>
    <w:rsid w:val="00556769"/>
    <w:rsid w:val="005568F3"/>
    <w:rsid w:val="00557037"/>
    <w:rsid w:val="005571AE"/>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67CBB"/>
    <w:rsid w:val="00567DD7"/>
    <w:rsid w:val="00570590"/>
    <w:rsid w:val="0057107A"/>
    <w:rsid w:val="0057110E"/>
    <w:rsid w:val="005713F2"/>
    <w:rsid w:val="0057161A"/>
    <w:rsid w:val="005716F8"/>
    <w:rsid w:val="005718D8"/>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47A"/>
    <w:rsid w:val="00580563"/>
    <w:rsid w:val="005805FD"/>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AD1"/>
    <w:rsid w:val="00585CD0"/>
    <w:rsid w:val="005864D3"/>
    <w:rsid w:val="00586647"/>
    <w:rsid w:val="005866D3"/>
    <w:rsid w:val="00586D37"/>
    <w:rsid w:val="00587330"/>
    <w:rsid w:val="005875A8"/>
    <w:rsid w:val="005877DB"/>
    <w:rsid w:val="00590011"/>
    <w:rsid w:val="0059037C"/>
    <w:rsid w:val="005904F2"/>
    <w:rsid w:val="00591292"/>
    <w:rsid w:val="00591383"/>
    <w:rsid w:val="005918DC"/>
    <w:rsid w:val="00591A5A"/>
    <w:rsid w:val="00591A84"/>
    <w:rsid w:val="00591B93"/>
    <w:rsid w:val="00591C70"/>
    <w:rsid w:val="00591E6D"/>
    <w:rsid w:val="00592674"/>
    <w:rsid w:val="0059275C"/>
    <w:rsid w:val="00592AB3"/>
    <w:rsid w:val="00592D8E"/>
    <w:rsid w:val="00592F1C"/>
    <w:rsid w:val="0059300F"/>
    <w:rsid w:val="0059313D"/>
    <w:rsid w:val="005933DE"/>
    <w:rsid w:val="00593514"/>
    <w:rsid w:val="0059359C"/>
    <w:rsid w:val="0059399F"/>
    <w:rsid w:val="00593C78"/>
    <w:rsid w:val="00593CAA"/>
    <w:rsid w:val="00593D8F"/>
    <w:rsid w:val="00594291"/>
    <w:rsid w:val="005945BF"/>
    <w:rsid w:val="005947DE"/>
    <w:rsid w:val="00594803"/>
    <w:rsid w:val="0059488E"/>
    <w:rsid w:val="005948F0"/>
    <w:rsid w:val="00594BB6"/>
    <w:rsid w:val="00594C8C"/>
    <w:rsid w:val="00594D22"/>
    <w:rsid w:val="00594D70"/>
    <w:rsid w:val="00594FC0"/>
    <w:rsid w:val="005953BA"/>
    <w:rsid w:val="00595421"/>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2DC"/>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19"/>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6A"/>
    <w:rsid w:val="005B5E9C"/>
    <w:rsid w:val="005B68BF"/>
    <w:rsid w:val="005B6958"/>
    <w:rsid w:val="005B69ED"/>
    <w:rsid w:val="005B6FBC"/>
    <w:rsid w:val="005B79C8"/>
    <w:rsid w:val="005B7C83"/>
    <w:rsid w:val="005B7E8A"/>
    <w:rsid w:val="005C013B"/>
    <w:rsid w:val="005C0313"/>
    <w:rsid w:val="005C0756"/>
    <w:rsid w:val="005C08F2"/>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81"/>
    <w:rsid w:val="005C63B4"/>
    <w:rsid w:val="005C6DBC"/>
    <w:rsid w:val="005C6FE3"/>
    <w:rsid w:val="005C7103"/>
    <w:rsid w:val="005C7490"/>
    <w:rsid w:val="005C7828"/>
    <w:rsid w:val="005C7AEA"/>
    <w:rsid w:val="005C7B43"/>
    <w:rsid w:val="005C7BF0"/>
    <w:rsid w:val="005C7E32"/>
    <w:rsid w:val="005C7FBE"/>
    <w:rsid w:val="005D0046"/>
    <w:rsid w:val="005D0AE0"/>
    <w:rsid w:val="005D12E7"/>
    <w:rsid w:val="005D160B"/>
    <w:rsid w:val="005D164C"/>
    <w:rsid w:val="005D1705"/>
    <w:rsid w:val="005D19B8"/>
    <w:rsid w:val="005D1B0B"/>
    <w:rsid w:val="005D1C63"/>
    <w:rsid w:val="005D214F"/>
    <w:rsid w:val="005D21F9"/>
    <w:rsid w:val="005D2944"/>
    <w:rsid w:val="005D2971"/>
    <w:rsid w:val="005D2DC1"/>
    <w:rsid w:val="005D33F2"/>
    <w:rsid w:val="005D4C8F"/>
    <w:rsid w:val="005D4ECC"/>
    <w:rsid w:val="005D5425"/>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36"/>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ACA"/>
    <w:rsid w:val="005F0E84"/>
    <w:rsid w:val="005F1A60"/>
    <w:rsid w:val="005F1C1C"/>
    <w:rsid w:val="005F1C2A"/>
    <w:rsid w:val="005F1E29"/>
    <w:rsid w:val="005F1F6A"/>
    <w:rsid w:val="005F20A5"/>
    <w:rsid w:val="005F3060"/>
    <w:rsid w:val="005F3070"/>
    <w:rsid w:val="005F31A3"/>
    <w:rsid w:val="005F3348"/>
    <w:rsid w:val="005F34E6"/>
    <w:rsid w:val="005F3504"/>
    <w:rsid w:val="005F356B"/>
    <w:rsid w:val="005F35B9"/>
    <w:rsid w:val="005F35EF"/>
    <w:rsid w:val="005F4362"/>
    <w:rsid w:val="005F449C"/>
    <w:rsid w:val="005F496D"/>
    <w:rsid w:val="005F4C21"/>
    <w:rsid w:val="005F57EB"/>
    <w:rsid w:val="005F5D51"/>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7A0"/>
    <w:rsid w:val="00601F38"/>
    <w:rsid w:val="006020EF"/>
    <w:rsid w:val="00602549"/>
    <w:rsid w:val="006029C2"/>
    <w:rsid w:val="006029FD"/>
    <w:rsid w:val="00602C85"/>
    <w:rsid w:val="00602D35"/>
    <w:rsid w:val="00602E2F"/>
    <w:rsid w:val="00602F23"/>
    <w:rsid w:val="00602FBC"/>
    <w:rsid w:val="00602FD7"/>
    <w:rsid w:val="0060309C"/>
    <w:rsid w:val="00603377"/>
    <w:rsid w:val="0060349C"/>
    <w:rsid w:val="006034C3"/>
    <w:rsid w:val="006034F2"/>
    <w:rsid w:val="00603B0B"/>
    <w:rsid w:val="00604605"/>
    <w:rsid w:val="00604EC7"/>
    <w:rsid w:val="00604EFA"/>
    <w:rsid w:val="00605017"/>
    <w:rsid w:val="0060521C"/>
    <w:rsid w:val="006052DE"/>
    <w:rsid w:val="00605AF8"/>
    <w:rsid w:val="00605C54"/>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13E"/>
    <w:rsid w:val="006122D8"/>
    <w:rsid w:val="00612626"/>
    <w:rsid w:val="00612C31"/>
    <w:rsid w:val="00612D7F"/>
    <w:rsid w:val="00612EF0"/>
    <w:rsid w:val="0061304B"/>
    <w:rsid w:val="006134D4"/>
    <w:rsid w:val="00613AD8"/>
    <w:rsid w:val="00613EEF"/>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0D38"/>
    <w:rsid w:val="006210A6"/>
    <w:rsid w:val="006213E7"/>
    <w:rsid w:val="00621765"/>
    <w:rsid w:val="00621979"/>
    <w:rsid w:val="00621A14"/>
    <w:rsid w:val="00621AE8"/>
    <w:rsid w:val="00621BC6"/>
    <w:rsid w:val="00621D1B"/>
    <w:rsid w:val="006225A8"/>
    <w:rsid w:val="00622C1F"/>
    <w:rsid w:val="00623061"/>
    <w:rsid w:val="00623177"/>
    <w:rsid w:val="006233BE"/>
    <w:rsid w:val="006233D7"/>
    <w:rsid w:val="00623840"/>
    <w:rsid w:val="00623F7F"/>
    <w:rsid w:val="0062404C"/>
    <w:rsid w:val="006240A5"/>
    <w:rsid w:val="006240D3"/>
    <w:rsid w:val="006242A6"/>
    <w:rsid w:val="00624AAF"/>
    <w:rsid w:val="00625551"/>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2CF2"/>
    <w:rsid w:val="00633714"/>
    <w:rsid w:val="006337FC"/>
    <w:rsid w:val="006340A4"/>
    <w:rsid w:val="00634462"/>
    <w:rsid w:val="00634471"/>
    <w:rsid w:val="00634620"/>
    <w:rsid w:val="006347D2"/>
    <w:rsid w:val="0063531F"/>
    <w:rsid w:val="006358A3"/>
    <w:rsid w:val="00635D99"/>
    <w:rsid w:val="00635F59"/>
    <w:rsid w:val="006361C6"/>
    <w:rsid w:val="00636251"/>
    <w:rsid w:val="00636615"/>
    <w:rsid w:val="006367FD"/>
    <w:rsid w:val="00636A70"/>
    <w:rsid w:val="00636BE9"/>
    <w:rsid w:val="00636CE3"/>
    <w:rsid w:val="00637555"/>
    <w:rsid w:val="00637569"/>
    <w:rsid w:val="00640229"/>
    <w:rsid w:val="006407C0"/>
    <w:rsid w:val="00640858"/>
    <w:rsid w:val="00640AC8"/>
    <w:rsid w:val="00640C11"/>
    <w:rsid w:val="00640E5D"/>
    <w:rsid w:val="00641008"/>
    <w:rsid w:val="006411BC"/>
    <w:rsid w:val="00641528"/>
    <w:rsid w:val="0064166E"/>
    <w:rsid w:val="00641744"/>
    <w:rsid w:val="00641A58"/>
    <w:rsid w:val="00641D06"/>
    <w:rsid w:val="006421EA"/>
    <w:rsid w:val="00642243"/>
    <w:rsid w:val="00642743"/>
    <w:rsid w:val="00642B65"/>
    <w:rsid w:val="00642C91"/>
    <w:rsid w:val="00642CFC"/>
    <w:rsid w:val="006430BD"/>
    <w:rsid w:val="006430D5"/>
    <w:rsid w:val="0064343D"/>
    <w:rsid w:val="006439BD"/>
    <w:rsid w:val="00643C26"/>
    <w:rsid w:val="00644069"/>
    <w:rsid w:val="006440C9"/>
    <w:rsid w:val="006443CE"/>
    <w:rsid w:val="00644DB8"/>
    <w:rsid w:val="00644DF0"/>
    <w:rsid w:val="0064536E"/>
    <w:rsid w:val="00645597"/>
    <w:rsid w:val="00645633"/>
    <w:rsid w:val="00645D4E"/>
    <w:rsid w:val="00645E53"/>
    <w:rsid w:val="00646067"/>
    <w:rsid w:val="0064622E"/>
    <w:rsid w:val="0064658E"/>
    <w:rsid w:val="00646595"/>
    <w:rsid w:val="0064668B"/>
    <w:rsid w:val="0064687F"/>
    <w:rsid w:val="006469DC"/>
    <w:rsid w:val="00646C93"/>
    <w:rsid w:val="00646F62"/>
    <w:rsid w:val="00646FA4"/>
    <w:rsid w:val="006477F0"/>
    <w:rsid w:val="00647853"/>
    <w:rsid w:val="00647A01"/>
    <w:rsid w:val="00647E47"/>
    <w:rsid w:val="006502D0"/>
    <w:rsid w:val="006503FD"/>
    <w:rsid w:val="0065093D"/>
    <w:rsid w:val="00650A79"/>
    <w:rsid w:val="00650D38"/>
    <w:rsid w:val="00650EA6"/>
    <w:rsid w:val="00651741"/>
    <w:rsid w:val="00651754"/>
    <w:rsid w:val="00651886"/>
    <w:rsid w:val="006519F0"/>
    <w:rsid w:val="0065287F"/>
    <w:rsid w:val="00652B8D"/>
    <w:rsid w:val="00652C7F"/>
    <w:rsid w:val="00652CA4"/>
    <w:rsid w:val="00653711"/>
    <w:rsid w:val="0065374F"/>
    <w:rsid w:val="00653907"/>
    <w:rsid w:val="00654056"/>
    <w:rsid w:val="006541D7"/>
    <w:rsid w:val="006544F4"/>
    <w:rsid w:val="00654C5B"/>
    <w:rsid w:val="00654FBF"/>
    <w:rsid w:val="0065543A"/>
    <w:rsid w:val="0065563A"/>
    <w:rsid w:val="00655F18"/>
    <w:rsid w:val="00656225"/>
    <w:rsid w:val="0065635B"/>
    <w:rsid w:val="00656840"/>
    <w:rsid w:val="00656998"/>
    <w:rsid w:val="0065700E"/>
    <w:rsid w:val="00657A86"/>
    <w:rsid w:val="0066038B"/>
    <w:rsid w:val="00660A4A"/>
    <w:rsid w:val="00660CEF"/>
    <w:rsid w:val="00660F49"/>
    <w:rsid w:val="006615F2"/>
    <w:rsid w:val="006618EA"/>
    <w:rsid w:val="00661E01"/>
    <w:rsid w:val="00661E15"/>
    <w:rsid w:val="006620F4"/>
    <w:rsid w:val="00662235"/>
    <w:rsid w:val="006623F0"/>
    <w:rsid w:val="006623F2"/>
    <w:rsid w:val="006626FF"/>
    <w:rsid w:val="00662B4C"/>
    <w:rsid w:val="00663315"/>
    <w:rsid w:val="006637AC"/>
    <w:rsid w:val="006637F8"/>
    <w:rsid w:val="00663CDB"/>
    <w:rsid w:val="00663DA6"/>
    <w:rsid w:val="00664077"/>
    <w:rsid w:val="0066440F"/>
    <w:rsid w:val="0066491F"/>
    <w:rsid w:val="00664C61"/>
    <w:rsid w:val="00665263"/>
    <w:rsid w:val="00665465"/>
    <w:rsid w:val="00666216"/>
    <w:rsid w:val="006662B0"/>
    <w:rsid w:val="006662BF"/>
    <w:rsid w:val="006663B7"/>
    <w:rsid w:val="006665E5"/>
    <w:rsid w:val="00666666"/>
    <w:rsid w:val="006666E0"/>
    <w:rsid w:val="00666B4A"/>
    <w:rsid w:val="006678D5"/>
    <w:rsid w:val="006679E7"/>
    <w:rsid w:val="00667B65"/>
    <w:rsid w:val="00667E9C"/>
    <w:rsid w:val="0067069E"/>
    <w:rsid w:val="00670B37"/>
    <w:rsid w:val="006719D7"/>
    <w:rsid w:val="00671D20"/>
    <w:rsid w:val="0067276C"/>
    <w:rsid w:val="00672E2F"/>
    <w:rsid w:val="00672EA5"/>
    <w:rsid w:val="00673031"/>
    <w:rsid w:val="00673156"/>
    <w:rsid w:val="0067351A"/>
    <w:rsid w:val="00673C37"/>
    <w:rsid w:val="006744EB"/>
    <w:rsid w:val="00674B31"/>
    <w:rsid w:val="00674BB7"/>
    <w:rsid w:val="00674E28"/>
    <w:rsid w:val="00674F0A"/>
    <w:rsid w:val="00675E77"/>
    <w:rsid w:val="00676057"/>
    <w:rsid w:val="0067647F"/>
    <w:rsid w:val="00676925"/>
    <w:rsid w:val="00676968"/>
    <w:rsid w:val="00677035"/>
    <w:rsid w:val="00677096"/>
    <w:rsid w:val="00677285"/>
    <w:rsid w:val="0067732D"/>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CB8"/>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466"/>
    <w:rsid w:val="00691473"/>
    <w:rsid w:val="006915ED"/>
    <w:rsid w:val="006919BE"/>
    <w:rsid w:val="0069280C"/>
    <w:rsid w:val="00692897"/>
    <w:rsid w:val="00692ACD"/>
    <w:rsid w:val="00692D9D"/>
    <w:rsid w:val="00692EDE"/>
    <w:rsid w:val="00693795"/>
    <w:rsid w:val="006938AA"/>
    <w:rsid w:val="00693B0B"/>
    <w:rsid w:val="0069444E"/>
    <w:rsid w:val="00694485"/>
    <w:rsid w:val="00694E3F"/>
    <w:rsid w:val="00695207"/>
    <w:rsid w:val="00695648"/>
    <w:rsid w:val="006956A9"/>
    <w:rsid w:val="00695BA7"/>
    <w:rsid w:val="00695FFB"/>
    <w:rsid w:val="00696321"/>
    <w:rsid w:val="0069694A"/>
    <w:rsid w:val="006977F7"/>
    <w:rsid w:val="00697827"/>
    <w:rsid w:val="00697C6E"/>
    <w:rsid w:val="00697DA6"/>
    <w:rsid w:val="006A0053"/>
    <w:rsid w:val="006A005D"/>
    <w:rsid w:val="006A0380"/>
    <w:rsid w:val="006A06B7"/>
    <w:rsid w:val="006A0D05"/>
    <w:rsid w:val="006A0D1E"/>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B2"/>
    <w:rsid w:val="006A35F0"/>
    <w:rsid w:val="006A41C6"/>
    <w:rsid w:val="006A42C3"/>
    <w:rsid w:val="006A4790"/>
    <w:rsid w:val="006A4CE4"/>
    <w:rsid w:val="006A526C"/>
    <w:rsid w:val="006A5A3B"/>
    <w:rsid w:val="006A5CC3"/>
    <w:rsid w:val="006A5E7D"/>
    <w:rsid w:val="006A5ECA"/>
    <w:rsid w:val="006A6850"/>
    <w:rsid w:val="006A6A54"/>
    <w:rsid w:val="006A6B00"/>
    <w:rsid w:val="006A6B4D"/>
    <w:rsid w:val="006A6C2E"/>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2C9"/>
    <w:rsid w:val="006B33BE"/>
    <w:rsid w:val="006B3400"/>
    <w:rsid w:val="006B3970"/>
    <w:rsid w:val="006B40BD"/>
    <w:rsid w:val="006B4301"/>
    <w:rsid w:val="006B4438"/>
    <w:rsid w:val="006B484A"/>
    <w:rsid w:val="006B4960"/>
    <w:rsid w:val="006B496D"/>
    <w:rsid w:val="006B4C67"/>
    <w:rsid w:val="006B4DAE"/>
    <w:rsid w:val="006B4DB7"/>
    <w:rsid w:val="006B4E27"/>
    <w:rsid w:val="006B4F39"/>
    <w:rsid w:val="006B514F"/>
    <w:rsid w:val="006B5234"/>
    <w:rsid w:val="006B5279"/>
    <w:rsid w:val="006B541C"/>
    <w:rsid w:val="006B5715"/>
    <w:rsid w:val="006B5AE2"/>
    <w:rsid w:val="006B630E"/>
    <w:rsid w:val="006B6789"/>
    <w:rsid w:val="006B6DB4"/>
    <w:rsid w:val="006B6E97"/>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755"/>
    <w:rsid w:val="006C2813"/>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A4A"/>
    <w:rsid w:val="006C5B80"/>
    <w:rsid w:val="006C5ECA"/>
    <w:rsid w:val="006C6091"/>
    <w:rsid w:val="006C6452"/>
    <w:rsid w:val="006C661B"/>
    <w:rsid w:val="006C6741"/>
    <w:rsid w:val="006C6817"/>
    <w:rsid w:val="006C692B"/>
    <w:rsid w:val="006C6C9E"/>
    <w:rsid w:val="006C7172"/>
    <w:rsid w:val="006C7D61"/>
    <w:rsid w:val="006C7F9C"/>
    <w:rsid w:val="006C7FF9"/>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7AF"/>
    <w:rsid w:val="006D4AEE"/>
    <w:rsid w:val="006D5093"/>
    <w:rsid w:val="006D517D"/>
    <w:rsid w:val="006D56DF"/>
    <w:rsid w:val="006D583D"/>
    <w:rsid w:val="006D62E5"/>
    <w:rsid w:val="006D63AD"/>
    <w:rsid w:val="006D66B3"/>
    <w:rsid w:val="006D6B68"/>
    <w:rsid w:val="006D6C71"/>
    <w:rsid w:val="006D75A9"/>
    <w:rsid w:val="006D7B0B"/>
    <w:rsid w:val="006D7B3F"/>
    <w:rsid w:val="006D7F68"/>
    <w:rsid w:val="006D7FDE"/>
    <w:rsid w:val="006E031D"/>
    <w:rsid w:val="006E037B"/>
    <w:rsid w:val="006E091A"/>
    <w:rsid w:val="006E0BB9"/>
    <w:rsid w:val="006E0C9C"/>
    <w:rsid w:val="006E124E"/>
    <w:rsid w:val="006E1426"/>
    <w:rsid w:val="006E19B6"/>
    <w:rsid w:val="006E1C3F"/>
    <w:rsid w:val="006E1E6C"/>
    <w:rsid w:val="006E1F6C"/>
    <w:rsid w:val="006E1FF3"/>
    <w:rsid w:val="006E218C"/>
    <w:rsid w:val="006E34C6"/>
    <w:rsid w:val="006E37F2"/>
    <w:rsid w:val="006E381A"/>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0D01"/>
    <w:rsid w:val="006F14E3"/>
    <w:rsid w:val="006F1685"/>
    <w:rsid w:val="006F16B1"/>
    <w:rsid w:val="006F19AB"/>
    <w:rsid w:val="006F1CFE"/>
    <w:rsid w:val="006F1D9D"/>
    <w:rsid w:val="006F1DE2"/>
    <w:rsid w:val="006F1F55"/>
    <w:rsid w:val="006F1FC2"/>
    <w:rsid w:val="006F2551"/>
    <w:rsid w:val="006F31B3"/>
    <w:rsid w:val="006F3390"/>
    <w:rsid w:val="006F3B77"/>
    <w:rsid w:val="006F3E9E"/>
    <w:rsid w:val="006F46CF"/>
    <w:rsid w:val="006F47DA"/>
    <w:rsid w:val="006F47F4"/>
    <w:rsid w:val="006F496F"/>
    <w:rsid w:val="006F4CA8"/>
    <w:rsid w:val="006F4EE5"/>
    <w:rsid w:val="006F5057"/>
    <w:rsid w:val="006F5195"/>
    <w:rsid w:val="006F5C56"/>
    <w:rsid w:val="006F610A"/>
    <w:rsid w:val="006F61CF"/>
    <w:rsid w:val="006F6402"/>
    <w:rsid w:val="006F66B0"/>
    <w:rsid w:val="006F67E2"/>
    <w:rsid w:val="006F6C5F"/>
    <w:rsid w:val="006F6D75"/>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014"/>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08"/>
    <w:rsid w:val="007064D2"/>
    <w:rsid w:val="00706653"/>
    <w:rsid w:val="007068AB"/>
    <w:rsid w:val="007070E0"/>
    <w:rsid w:val="007071BB"/>
    <w:rsid w:val="007075AD"/>
    <w:rsid w:val="00707680"/>
    <w:rsid w:val="0070785F"/>
    <w:rsid w:val="00707D4B"/>
    <w:rsid w:val="0071036D"/>
    <w:rsid w:val="0071053B"/>
    <w:rsid w:val="00710884"/>
    <w:rsid w:val="00710BF5"/>
    <w:rsid w:val="00710CEB"/>
    <w:rsid w:val="00710F81"/>
    <w:rsid w:val="00711182"/>
    <w:rsid w:val="00711227"/>
    <w:rsid w:val="00711675"/>
    <w:rsid w:val="007119E5"/>
    <w:rsid w:val="00711A50"/>
    <w:rsid w:val="00711EC2"/>
    <w:rsid w:val="00711F14"/>
    <w:rsid w:val="007125A2"/>
    <w:rsid w:val="007128FB"/>
    <w:rsid w:val="007132A7"/>
    <w:rsid w:val="00713366"/>
    <w:rsid w:val="00713419"/>
    <w:rsid w:val="00713ED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97"/>
    <w:rsid w:val="00717BAB"/>
    <w:rsid w:val="00717DD0"/>
    <w:rsid w:val="00717F95"/>
    <w:rsid w:val="007200BD"/>
    <w:rsid w:val="00720249"/>
    <w:rsid w:val="00720959"/>
    <w:rsid w:val="00720B63"/>
    <w:rsid w:val="00720FD8"/>
    <w:rsid w:val="007216A1"/>
    <w:rsid w:val="007218F7"/>
    <w:rsid w:val="00721BBE"/>
    <w:rsid w:val="00721DC8"/>
    <w:rsid w:val="007220D2"/>
    <w:rsid w:val="007222E9"/>
    <w:rsid w:val="007227A0"/>
    <w:rsid w:val="0072290B"/>
    <w:rsid w:val="00722F74"/>
    <w:rsid w:val="007238E7"/>
    <w:rsid w:val="00723B9B"/>
    <w:rsid w:val="00724157"/>
    <w:rsid w:val="007244F4"/>
    <w:rsid w:val="00724684"/>
    <w:rsid w:val="0072492E"/>
    <w:rsid w:val="00724C83"/>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870"/>
    <w:rsid w:val="00733BA4"/>
    <w:rsid w:val="00733BF1"/>
    <w:rsid w:val="00733DB3"/>
    <w:rsid w:val="00733EA1"/>
    <w:rsid w:val="0073404A"/>
    <w:rsid w:val="007340FB"/>
    <w:rsid w:val="007343E6"/>
    <w:rsid w:val="00734A9A"/>
    <w:rsid w:val="00734AEC"/>
    <w:rsid w:val="00734C9F"/>
    <w:rsid w:val="00734FDA"/>
    <w:rsid w:val="007352EA"/>
    <w:rsid w:val="0073563E"/>
    <w:rsid w:val="00735B3D"/>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92A"/>
    <w:rsid w:val="00745B80"/>
    <w:rsid w:val="00745EA2"/>
    <w:rsid w:val="007464C8"/>
    <w:rsid w:val="0074658C"/>
    <w:rsid w:val="007469DB"/>
    <w:rsid w:val="00746A8A"/>
    <w:rsid w:val="00746D0D"/>
    <w:rsid w:val="00746EE1"/>
    <w:rsid w:val="007472F0"/>
    <w:rsid w:val="0074733B"/>
    <w:rsid w:val="007478B7"/>
    <w:rsid w:val="00747B58"/>
    <w:rsid w:val="00747E06"/>
    <w:rsid w:val="00750052"/>
    <w:rsid w:val="00750B0C"/>
    <w:rsid w:val="00750B30"/>
    <w:rsid w:val="00750E95"/>
    <w:rsid w:val="00751C0F"/>
    <w:rsid w:val="00752720"/>
    <w:rsid w:val="00752B19"/>
    <w:rsid w:val="00752B6B"/>
    <w:rsid w:val="00753384"/>
    <w:rsid w:val="00753653"/>
    <w:rsid w:val="007538AD"/>
    <w:rsid w:val="007538B7"/>
    <w:rsid w:val="00753B59"/>
    <w:rsid w:val="007542C8"/>
    <w:rsid w:val="00754851"/>
    <w:rsid w:val="00755044"/>
    <w:rsid w:val="00755816"/>
    <w:rsid w:val="00755955"/>
    <w:rsid w:val="007559CA"/>
    <w:rsid w:val="00755C56"/>
    <w:rsid w:val="00755C62"/>
    <w:rsid w:val="00755D19"/>
    <w:rsid w:val="00755F2F"/>
    <w:rsid w:val="00755FCD"/>
    <w:rsid w:val="007561C7"/>
    <w:rsid w:val="00756340"/>
    <w:rsid w:val="00756421"/>
    <w:rsid w:val="00756530"/>
    <w:rsid w:val="00756CC4"/>
    <w:rsid w:val="00756E6B"/>
    <w:rsid w:val="00757179"/>
    <w:rsid w:val="0075746B"/>
    <w:rsid w:val="00757541"/>
    <w:rsid w:val="00757CE0"/>
    <w:rsid w:val="007601DF"/>
    <w:rsid w:val="00760AE6"/>
    <w:rsid w:val="00760D58"/>
    <w:rsid w:val="00761494"/>
    <w:rsid w:val="0076151A"/>
    <w:rsid w:val="00761E00"/>
    <w:rsid w:val="00762059"/>
    <w:rsid w:val="00762255"/>
    <w:rsid w:val="007625FA"/>
    <w:rsid w:val="007626DD"/>
    <w:rsid w:val="00762A62"/>
    <w:rsid w:val="00762D75"/>
    <w:rsid w:val="00762F8B"/>
    <w:rsid w:val="0076334E"/>
    <w:rsid w:val="007636A1"/>
    <w:rsid w:val="00763CA4"/>
    <w:rsid w:val="007644CC"/>
    <w:rsid w:val="0076457F"/>
    <w:rsid w:val="00764772"/>
    <w:rsid w:val="00764B21"/>
    <w:rsid w:val="00764DC0"/>
    <w:rsid w:val="0076545F"/>
    <w:rsid w:val="00765B73"/>
    <w:rsid w:val="00765C79"/>
    <w:rsid w:val="007661E1"/>
    <w:rsid w:val="00766321"/>
    <w:rsid w:val="007664D6"/>
    <w:rsid w:val="007665AD"/>
    <w:rsid w:val="007668EC"/>
    <w:rsid w:val="00766900"/>
    <w:rsid w:val="00766E0B"/>
    <w:rsid w:val="00767005"/>
    <w:rsid w:val="007677EC"/>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98F"/>
    <w:rsid w:val="00773A34"/>
    <w:rsid w:val="00773B1A"/>
    <w:rsid w:val="00773B22"/>
    <w:rsid w:val="00773C17"/>
    <w:rsid w:val="007740A6"/>
    <w:rsid w:val="00774330"/>
    <w:rsid w:val="007746AC"/>
    <w:rsid w:val="007748D1"/>
    <w:rsid w:val="00774D1E"/>
    <w:rsid w:val="00774DB7"/>
    <w:rsid w:val="00775186"/>
    <w:rsid w:val="00775205"/>
    <w:rsid w:val="00775781"/>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0546"/>
    <w:rsid w:val="00780B16"/>
    <w:rsid w:val="00780BA5"/>
    <w:rsid w:val="007811A2"/>
    <w:rsid w:val="0078120D"/>
    <w:rsid w:val="0078152B"/>
    <w:rsid w:val="00781531"/>
    <w:rsid w:val="00781614"/>
    <w:rsid w:val="00781729"/>
    <w:rsid w:val="007818A0"/>
    <w:rsid w:val="00781DE3"/>
    <w:rsid w:val="00782468"/>
    <w:rsid w:val="00782507"/>
    <w:rsid w:val="0078287A"/>
    <w:rsid w:val="00783BAB"/>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45D"/>
    <w:rsid w:val="00787820"/>
    <w:rsid w:val="007879AA"/>
    <w:rsid w:val="00787CCB"/>
    <w:rsid w:val="00790105"/>
    <w:rsid w:val="00790227"/>
    <w:rsid w:val="00790475"/>
    <w:rsid w:val="007904CD"/>
    <w:rsid w:val="00790727"/>
    <w:rsid w:val="0079098D"/>
    <w:rsid w:val="00790A59"/>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8CD"/>
    <w:rsid w:val="00793C50"/>
    <w:rsid w:val="00793F1C"/>
    <w:rsid w:val="00793F8C"/>
    <w:rsid w:val="00794055"/>
    <w:rsid w:val="00794556"/>
    <w:rsid w:val="007946D1"/>
    <w:rsid w:val="00794FA1"/>
    <w:rsid w:val="007953A1"/>
    <w:rsid w:val="0079540D"/>
    <w:rsid w:val="00795867"/>
    <w:rsid w:val="00795967"/>
    <w:rsid w:val="00795AE2"/>
    <w:rsid w:val="00795D3D"/>
    <w:rsid w:val="007961C1"/>
    <w:rsid w:val="0079628A"/>
    <w:rsid w:val="0079649A"/>
    <w:rsid w:val="007967A0"/>
    <w:rsid w:val="00796939"/>
    <w:rsid w:val="00797347"/>
    <w:rsid w:val="00797637"/>
    <w:rsid w:val="007979BD"/>
    <w:rsid w:val="00797D3A"/>
    <w:rsid w:val="007A09A5"/>
    <w:rsid w:val="007A0F74"/>
    <w:rsid w:val="007A10AC"/>
    <w:rsid w:val="007A11E5"/>
    <w:rsid w:val="007A13DA"/>
    <w:rsid w:val="007A14D7"/>
    <w:rsid w:val="007A1808"/>
    <w:rsid w:val="007A185E"/>
    <w:rsid w:val="007A1BAE"/>
    <w:rsid w:val="007A1FB6"/>
    <w:rsid w:val="007A2909"/>
    <w:rsid w:val="007A2A85"/>
    <w:rsid w:val="007A2B55"/>
    <w:rsid w:val="007A3081"/>
    <w:rsid w:val="007A3127"/>
    <w:rsid w:val="007A35ED"/>
    <w:rsid w:val="007A3987"/>
    <w:rsid w:val="007A3EB9"/>
    <w:rsid w:val="007A4008"/>
    <w:rsid w:val="007A4240"/>
    <w:rsid w:val="007A465B"/>
    <w:rsid w:val="007A4883"/>
    <w:rsid w:val="007A4FCF"/>
    <w:rsid w:val="007A54E7"/>
    <w:rsid w:val="007A57DA"/>
    <w:rsid w:val="007A58D5"/>
    <w:rsid w:val="007A5A4A"/>
    <w:rsid w:val="007A5A68"/>
    <w:rsid w:val="007A6386"/>
    <w:rsid w:val="007A6681"/>
    <w:rsid w:val="007A683A"/>
    <w:rsid w:val="007A6A92"/>
    <w:rsid w:val="007A6ACC"/>
    <w:rsid w:val="007A6C82"/>
    <w:rsid w:val="007A7023"/>
    <w:rsid w:val="007A718E"/>
    <w:rsid w:val="007A72ED"/>
    <w:rsid w:val="007A731B"/>
    <w:rsid w:val="007B0160"/>
    <w:rsid w:val="007B1510"/>
    <w:rsid w:val="007B172C"/>
    <w:rsid w:val="007B176B"/>
    <w:rsid w:val="007B1AAB"/>
    <w:rsid w:val="007B1B67"/>
    <w:rsid w:val="007B2174"/>
    <w:rsid w:val="007B2456"/>
    <w:rsid w:val="007B269F"/>
    <w:rsid w:val="007B26FD"/>
    <w:rsid w:val="007B2FC8"/>
    <w:rsid w:val="007B37D9"/>
    <w:rsid w:val="007B3AC4"/>
    <w:rsid w:val="007B3DE1"/>
    <w:rsid w:val="007B407F"/>
    <w:rsid w:val="007B40FD"/>
    <w:rsid w:val="007B419B"/>
    <w:rsid w:val="007B4492"/>
    <w:rsid w:val="007B49A6"/>
    <w:rsid w:val="007B4FE9"/>
    <w:rsid w:val="007B554C"/>
    <w:rsid w:val="007B598F"/>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B9F"/>
    <w:rsid w:val="007C3E6D"/>
    <w:rsid w:val="007C3EA1"/>
    <w:rsid w:val="007C3EA8"/>
    <w:rsid w:val="007C4027"/>
    <w:rsid w:val="007C4177"/>
    <w:rsid w:val="007C423F"/>
    <w:rsid w:val="007C49DB"/>
    <w:rsid w:val="007C4A98"/>
    <w:rsid w:val="007C4C7F"/>
    <w:rsid w:val="007C50A4"/>
    <w:rsid w:val="007C51AE"/>
    <w:rsid w:val="007C5461"/>
    <w:rsid w:val="007C5719"/>
    <w:rsid w:val="007C5A52"/>
    <w:rsid w:val="007C62D5"/>
    <w:rsid w:val="007C671C"/>
    <w:rsid w:val="007C6C9D"/>
    <w:rsid w:val="007C6E94"/>
    <w:rsid w:val="007C6F0D"/>
    <w:rsid w:val="007C6F8A"/>
    <w:rsid w:val="007C763F"/>
    <w:rsid w:val="007C7E14"/>
    <w:rsid w:val="007D00B4"/>
    <w:rsid w:val="007D01E6"/>
    <w:rsid w:val="007D02D1"/>
    <w:rsid w:val="007D0313"/>
    <w:rsid w:val="007D0389"/>
    <w:rsid w:val="007D087F"/>
    <w:rsid w:val="007D08E4"/>
    <w:rsid w:val="007D099A"/>
    <w:rsid w:val="007D0A54"/>
    <w:rsid w:val="007D16A1"/>
    <w:rsid w:val="007D17E4"/>
    <w:rsid w:val="007D180A"/>
    <w:rsid w:val="007D196D"/>
    <w:rsid w:val="007D1F78"/>
    <w:rsid w:val="007D222E"/>
    <w:rsid w:val="007D26C0"/>
    <w:rsid w:val="007D2C8E"/>
    <w:rsid w:val="007D32D5"/>
    <w:rsid w:val="007D364B"/>
    <w:rsid w:val="007D391E"/>
    <w:rsid w:val="007D3C0D"/>
    <w:rsid w:val="007D3C6A"/>
    <w:rsid w:val="007D3E11"/>
    <w:rsid w:val="007D3F01"/>
    <w:rsid w:val="007D44D3"/>
    <w:rsid w:val="007D4536"/>
    <w:rsid w:val="007D47BD"/>
    <w:rsid w:val="007D4A68"/>
    <w:rsid w:val="007D4B60"/>
    <w:rsid w:val="007D4CE9"/>
    <w:rsid w:val="007D5265"/>
    <w:rsid w:val="007D57C2"/>
    <w:rsid w:val="007D5993"/>
    <w:rsid w:val="007D5BDD"/>
    <w:rsid w:val="007D5ED5"/>
    <w:rsid w:val="007D603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1AE"/>
    <w:rsid w:val="007E3656"/>
    <w:rsid w:val="007E3AB8"/>
    <w:rsid w:val="007E3C18"/>
    <w:rsid w:val="007E3CC8"/>
    <w:rsid w:val="007E4428"/>
    <w:rsid w:val="007E453D"/>
    <w:rsid w:val="007E479D"/>
    <w:rsid w:val="007E492A"/>
    <w:rsid w:val="007E4C93"/>
    <w:rsid w:val="007E4E58"/>
    <w:rsid w:val="007E4F25"/>
    <w:rsid w:val="007E5073"/>
    <w:rsid w:val="007E53F3"/>
    <w:rsid w:val="007E5444"/>
    <w:rsid w:val="007E5A69"/>
    <w:rsid w:val="007E61D3"/>
    <w:rsid w:val="007E6212"/>
    <w:rsid w:val="007E626E"/>
    <w:rsid w:val="007E68A5"/>
    <w:rsid w:val="007E6BB4"/>
    <w:rsid w:val="007E6CB0"/>
    <w:rsid w:val="007E6E39"/>
    <w:rsid w:val="007E725C"/>
    <w:rsid w:val="007E747E"/>
    <w:rsid w:val="007E767B"/>
    <w:rsid w:val="007F0250"/>
    <w:rsid w:val="007F08DE"/>
    <w:rsid w:val="007F091A"/>
    <w:rsid w:val="007F0BA8"/>
    <w:rsid w:val="007F0D42"/>
    <w:rsid w:val="007F0D9C"/>
    <w:rsid w:val="007F104E"/>
    <w:rsid w:val="007F10FA"/>
    <w:rsid w:val="007F1360"/>
    <w:rsid w:val="007F1648"/>
    <w:rsid w:val="007F17DC"/>
    <w:rsid w:val="007F1836"/>
    <w:rsid w:val="007F1C91"/>
    <w:rsid w:val="007F1D79"/>
    <w:rsid w:val="007F1FDF"/>
    <w:rsid w:val="007F23F3"/>
    <w:rsid w:val="007F269D"/>
    <w:rsid w:val="007F28AF"/>
    <w:rsid w:val="007F2A15"/>
    <w:rsid w:val="007F2A42"/>
    <w:rsid w:val="007F2E99"/>
    <w:rsid w:val="007F30D0"/>
    <w:rsid w:val="007F3A40"/>
    <w:rsid w:val="007F3B1F"/>
    <w:rsid w:val="007F3CBF"/>
    <w:rsid w:val="007F3FE3"/>
    <w:rsid w:val="007F47C2"/>
    <w:rsid w:val="007F49F1"/>
    <w:rsid w:val="007F4E40"/>
    <w:rsid w:val="007F4E71"/>
    <w:rsid w:val="007F576B"/>
    <w:rsid w:val="007F5861"/>
    <w:rsid w:val="007F61A5"/>
    <w:rsid w:val="007F657A"/>
    <w:rsid w:val="007F65EE"/>
    <w:rsid w:val="007F65F5"/>
    <w:rsid w:val="007F691B"/>
    <w:rsid w:val="007F6B9C"/>
    <w:rsid w:val="007F6CCD"/>
    <w:rsid w:val="007F70A7"/>
    <w:rsid w:val="007F7621"/>
    <w:rsid w:val="007F774F"/>
    <w:rsid w:val="007F78BF"/>
    <w:rsid w:val="007F7926"/>
    <w:rsid w:val="007F79A2"/>
    <w:rsid w:val="007F7D21"/>
    <w:rsid w:val="007F7DA0"/>
    <w:rsid w:val="00800292"/>
    <w:rsid w:val="008006A5"/>
    <w:rsid w:val="00800792"/>
    <w:rsid w:val="008007DC"/>
    <w:rsid w:val="00800A1C"/>
    <w:rsid w:val="00800BB0"/>
    <w:rsid w:val="00800F55"/>
    <w:rsid w:val="00800F56"/>
    <w:rsid w:val="00802421"/>
    <w:rsid w:val="0080272F"/>
    <w:rsid w:val="00802E46"/>
    <w:rsid w:val="00803AD0"/>
    <w:rsid w:val="008042EA"/>
    <w:rsid w:val="008045BE"/>
    <w:rsid w:val="008048EF"/>
    <w:rsid w:val="00804DC9"/>
    <w:rsid w:val="008054B3"/>
    <w:rsid w:val="00805B1C"/>
    <w:rsid w:val="00805CD4"/>
    <w:rsid w:val="00805F2E"/>
    <w:rsid w:val="00805FB0"/>
    <w:rsid w:val="0080633D"/>
    <w:rsid w:val="008069C2"/>
    <w:rsid w:val="00806B67"/>
    <w:rsid w:val="00806CB7"/>
    <w:rsid w:val="0080718D"/>
    <w:rsid w:val="00807597"/>
    <w:rsid w:val="00807C8A"/>
    <w:rsid w:val="00810349"/>
    <w:rsid w:val="0081060F"/>
    <w:rsid w:val="00810A9C"/>
    <w:rsid w:val="0081108D"/>
    <w:rsid w:val="00811097"/>
    <w:rsid w:val="0081119C"/>
    <w:rsid w:val="008118A6"/>
    <w:rsid w:val="00811901"/>
    <w:rsid w:val="00811AAD"/>
    <w:rsid w:val="00812064"/>
    <w:rsid w:val="0081239D"/>
    <w:rsid w:val="00812ABE"/>
    <w:rsid w:val="00812FD3"/>
    <w:rsid w:val="00813155"/>
    <w:rsid w:val="00813226"/>
    <w:rsid w:val="008135D9"/>
    <w:rsid w:val="0081362E"/>
    <w:rsid w:val="008137B3"/>
    <w:rsid w:val="008137D1"/>
    <w:rsid w:val="00813BDB"/>
    <w:rsid w:val="00813CBE"/>
    <w:rsid w:val="00813D4C"/>
    <w:rsid w:val="00813D80"/>
    <w:rsid w:val="008149AF"/>
    <w:rsid w:val="00814CC5"/>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74B"/>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1EA"/>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84D"/>
    <w:rsid w:val="00827944"/>
    <w:rsid w:val="008279B3"/>
    <w:rsid w:val="008301C2"/>
    <w:rsid w:val="00830594"/>
    <w:rsid w:val="008307C7"/>
    <w:rsid w:val="008308C8"/>
    <w:rsid w:val="00830936"/>
    <w:rsid w:val="008309FB"/>
    <w:rsid w:val="008311ED"/>
    <w:rsid w:val="00831E47"/>
    <w:rsid w:val="00832459"/>
    <w:rsid w:val="00832AD3"/>
    <w:rsid w:val="00832B9E"/>
    <w:rsid w:val="00832F74"/>
    <w:rsid w:val="0083355D"/>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28F"/>
    <w:rsid w:val="00837376"/>
    <w:rsid w:val="00837627"/>
    <w:rsid w:val="00837841"/>
    <w:rsid w:val="00837C1F"/>
    <w:rsid w:val="008402D4"/>
    <w:rsid w:val="00840556"/>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259"/>
    <w:rsid w:val="0084436B"/>
    <w:rsid w:val="008446FE"/>
    <w:rsid w:val="0084476B"/>
    <w:rsid w:val="00844811"/>
    <w:rsid w:val="00844885"/>
    <w:rsid w:val="008448E5"/>
    <w:rsid w:val="00844C7E"/>
    <w:rsid w:val="00844F8A"/>
    <w:rsid w:val="00845099"/>
    <w:rsid w:val="0084510F"/>
    <w:rsid w:val="008456D8"/>
    <w:rsid w:val="00845A11"/>
    <w:rsid w:val="00845A6D"/>
    <w:rsid w:val="00845D5D"/>
    <w:rsid w:val="00846001"/>
    <w:rsid w:val="008462D2"/>
    <w:rsid w:val="00846600"/>
    <w:rsid w:val="0084667D"/>
    <w:rsid w:val="008469B2"/>
    <w:rsid w:val="00846C64"/>
    <w:rsid w:val="00846DF0"/>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874"/>
    <w:rsid w:val="00850A16"/>
    <w:rsid w:val="0085139C"/>
    <w:rsid w:val="00851815"/>
    <w:rsid w:val="00851AD3"/>
    <w:rsid w:val="00851BDA"/>
    <w:rsid w:val="00851E08"/>
    <w:rsid w:val="0085254B"/>
    <w:rsid w:val="00852B08"/>
    <w:rsid w:val="00852E7D"/>
    <w:rsid w:val="00852EA8"/>
    <w:rsid w:val="00852FDA"/>
    <w:rsid w:val="0085309D"/>
    <w:rsid w:val="008534A4"/>
    <w:rsid w:val="00853596"/>
    <w:rsid w:val="00853AF2"/>
    <w:rsid w:val="00853C0C"/>
    <w:rsid w:val="00853D7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A95"/>
    <w:rsid w:val="00856D47"/>
    <w:rsid w:val="00857110"/>
    <w:rsid w:val="0085720B"/>
    <w:rsid w:val="008576B3"/>
    <w:rsid w:val="00857A67"/>
    <w:rsid w:val="00857B5F"/>
    <w:rsid w:val="00857E76"/>
    <w:rsid w:val="00857F2D"/>
    <w:rsid w:val="00860507"/>
    <w:rsid w:val="008608C2"/>
    <w:rsid w:val="008608D1"/>
    <w:rsid w:val="00860916"/>
    <w:rsid w:val="00860B19"/>
    <w:rsid w:val="00860DF5"/>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6"/>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4FA"/>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0D"/>
    <w:rsid w:val="00874A6B"/>
    <w:rsid w:val="00874B87"/>
    <w:rsid w:val="008750E2"/>
    <w:rsid w:val="008755DA"/>
    <w:rsid w:val="00875EE7"/>
    <w:rsid w:val="00876174"/>
    <w:rsid w:val="0087619B"/>
    <w:rsid w:val="0087630D"/>
    <w:rsid w:val="00876A9E"/>
    <w:rsid w:val="00876C28"/>
    <w:rsid w:val="0087718C"/>
    <w:rsid w:val="00877322"/>
    <w:rsid w:val="008773D5"/>
    <w:rsid w:val="008777C9"/>
    <w:rsid w:val="008779EB"/>
    <w:rsid w:val="00877E31"/>
    <w:rsid w:val="00877F74"/>
    <w:rsid w:val="00880179"/>
    <w:rsid w:val="0088045F"/>
    <w:rsid w:val="008806B8"/>
    <w:rsid w:val="00880746"/>
    <w:rsid w:val="0088095F"/>
    <w:rsid w:val="00880ABA"/>
    <w:rsid w:val="00880EE7"/>
    <w:rsid w:val="0088126B"/>
    <w:rsid w:val="0088155C"/>
    <w:rsid w:val="00881BB0"/>
    <w:rsid w:val="008821C8"/>
    <w:rsid w:val="008823C0"/>
    <w:rsid w:val="008824E2"/>
    <w:rsid w:val="0088279F"/>
    <w:rsid w:val="008827BF"/>
    <w:rsid w:val="008833B4"/>
    <w:rsid w:val="00883489"/>
    <w:rsid w:val="008834BE"/>
    <w:rsid w:val="008836F2"/>
    <w:rsid w:val="008837BC"/>
    <w:rsid w:val="00884656"/>
    <w:rsid w:val="00884689"/>
    <w:rsid w:val="008848B4"/>
    <w:rsid w:val="00884E2D"/>
    <w:rsid w:val="00884F51"/>
    <w:rsid w:val="008852D1"/>
    <w:rsid w:val="008856A1"/>
    <w:rsid w:val="008856E6"/>
    <w:rsid w:val="00885AC4"/>
    <w:rsid w:val="00885EE5"/>
    <w:rsid w:val="008864EA"/>
    <w:rsid w:val="0088673C"/>
    <w:rsid w:val="00886B47"/>
    <w:rsid w:val="00886D3F"/>
    <w:rsid w:val="008875A2"/>
    <w:rsid w:val="00887786"/>
    <w:rsid w:val="008878E8"/>
    <w:rsid w:val="00887EC5"/>
    <w:rsid w:val="0089009E"/>
    <w:rsid w:val="008901ED"/>
    <w:rsid w:val="0089028F"/>
    <w:rsid w:val="008903E9"/>
    <w:rsid w:val="00890C9B"/>
    <w:rsid w:val="00890E10"/>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1C"/>
    <w:rsid w:val="00893DD5"/>
    <w:rsid w:val="00893E4B"/>
    <w:rsid w:val="008940E2"/>
    <w:rsid w:val="008942AF"/>
    <w:rsid w:val="00894428"/>
    <w:rsid w:val="008949DB"/>
    <w:rsid w:val="00894C0A"/>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2E5D"/>
    <w:rsid w:val="008A3109"/>
    <w:rsid w:val="008A3310"/>
    <w:rsid w:val="008A3BA8"/>
    <w:rsid w:val="008A4003"/>
    <w:rsid w:val="008A4138"/>
    <w:rsid w:val="008A46F8"/>
    <w:rsid w:val="008A482F"/>
    <w:rsid w:val="008A483D"/>
    <w:rsid w:val="008A4883"/>
    <w:rsid w:val="008A498B"/>
    <w:rsid w:val="008A49B5"/>
    <w:rsid w:val="008A4C9A"/>
    <w:rsid w:val="008A4D5A"/>
    <w:rsid w:val="008A4E03"/>
    <w:rsid w:val="008A51CF"/>
    <w:rsid w:val="008A5706"/>
    <w:rsid w:val="008A57D3"/>
    <w:rsid w:val="008A5AE0"/>
    <w:rsid w:val="008A60B4"/>
    <w:rsid w:val="008A621F"/>
    <w:rsid w:val="008A6657"/>
    <w:rsid w:val="008A6659"/>
    <w:rsid w:val="008A66C6"/>
    <w:rsid w:val="008A6F57"/>
    <w:rsid w:val="008A7569"/>
    <w:rsid w:val="008A7640"/>
    <w:rsid w:val="008A79B2"/>
    <w:rsid w:val="008B05C2"/>
    <w:rsid w:val="008B05E3"/>
    <w:rsid w:val="008B076C"/>
    <w:rsid w:val="008B08DD"/>
    <w:rsid w:val="008B0A79"/>
    <w:rsid w:val="008B0C50"/>
    <w:rsid w:val="008B0E2D"/>
    <w:rsid w:val="008B1138"/>
    <w:rsid w:val="008B1417"/>
    <w:rsid w:val="008B159E"/>
    <w:rsid w:val="008B1845"/>
    <w:rsid w:val="008B1911"/>
    <w:rsid w:val="008B2040"/>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5D01"/>
    <w:rsid w:val="008B5D58"/>
    <w:rsid w:val="008B6390"/>
    <w:rsid w:val="008B63F0"/>
    <w:rsid w:val="008B66F5"/>
    <w:rsid w:val="008B6720"/>
    <w:rsid w:val="008B6D14"/>
    <w:rsid w:val="008B6DFB"/>
    <w:rsid w:val="008B7263"/>
    <w:rsid w:val="008B754B"/>
    <w:rsid w:val="008B7D95"/>
    <w:rsid w:val="008B7E8C"/>
    <w:rsid w:val="008C012D"/>
    <w:rsid w:val="008C0328"/>
    <w:rsid w:val="008C03D3"/>
    <w:rsid w:val="008C0455"/>
    <w:rsid w:val="008C070E"/>
    <w:rsid w:val="008C08DE"/>
    <w:rsid w:val="008C0950"/>
    <w:rsid w:val="008C0A4A"/>
    <w:rsid w:val="008C0A55"/>
    <w:rsid w:val="008C0D46"/>
    <w:rsid w:val="008C0DBD"/>
    <w:rsid w:val="008C0F8B"/>
    <w:rsid w:val="008C11D7"/>
    <w:rsid w:val="008C156A"/>
    <w:rsid w:val="008C172D"/>
    <w:rsid w:val="008C18D6"/>
    <w:rsid w:val="008C1C6F"/>
    <w:rsid w:val="008C1D65"/>
    <w:rsid w:val="008C2956"/>
    <w:rsid w:val="008C36F1"/>
    <w:rsid w:val="008C371F"/>
    <w:rsid w:val="008C3880"/>
    <w:rsid w:val="008C4132"/>
    <w:rsid w:val="008C4C93"/>
    <w:rsid w:val="008C553F"/>
    <w:rsid w:val="008C597E"/>
    <w:rsid w:val="008C59E8"/>
    <w:rsid w:val="008C59F6"/>
    <w:rsid w:val="008C619E"/>
    <w:rsid w:val="008C6376"/>
    <w:rsid w:val="008C6619"/>
    <w:rsid w:val="008C6892"/>
    <w:rsid w:val="008C6957"/>
    <w:rsid w:val="008C6E73"/>
    <w:rsid w:val="008C6EC0"/>
    <w:rsid w:val="008C7393"/>
    <w:rsid w:val="008C756C"/>
    <w:rsid w:val="008C75AC"/>
    <w:rsid w:val="008C7C18"/>
    <w:rsid w:val="008C7FBD"/>
    <w:rsid w:val="008D038F"/>
    <w:rsid w:val="008D03C5"/>
    <w:rsid w:val="008D07A6"/>
    <w:rsid w:val="008D0971"/>
    <w:rsid w:val="008D0AA0"/>
    <w:rsid w:val="008D0C8B"/>
    <w:rsid w:val="008D1141"/>
    <w:rsid w:val="008D1862"/>
    <w:rsid w:val="008D1925"/>
    <w:rsid w:val="008D26C6"/>
    <w:rsid w:val="008D27CD"/>
    <w:rsid w:val="008D292E"/>
    <w:rsid w:val="008D2A3B"/>
    <w:rsid w:val="008D33FA"/>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C9D"/>
    <w:rsid w:val="008D6EF7"/>
    <w:rsid w:val="008D74A8"/>
    <w:rsid w:val="008D7756"/>
    <w:rsid w:val="008D7AAD"/>
    <w:rsid w:val="008E0015"/>
    <w:rsid w:val="008E0107"/>
    <w:rsid w:val="008E08AA"/>
    <w:rsid w:val="008E0B02"/>
    <w:rsid w:val="008E0BBC"/>
    <w:rsid w:val="008E0FB1"/>
    <w:rsid w:val="008E0FFF"/>
    <w:rsid w:val="008E11DE"/>
    <w:rsid w:val="008E142A"/>
    <w:rsid w:val="008E17B2"/>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0E9"/>
    <w:rsid w:val="008E52B6"/>
    <w:rsid w:val="008E52E7"/>
    <w:rsid w:val="008E5307"/>
    <w:rsid w:val="008E540C"/>
    <w:rsid w:val="008E5BC3"/>
    <w:rsid w:val="008E5CB6"/>
    <w:rsid w:val="008E5F60"/>
    <w:rsid w:val="008E6371"/>
    <w:rsid w:val="008E6589"/>
    <w:rsid w:val="008E65D8"/>
    <w:rsid w:val="008E66D4"/>
    <w:rsid w:val="008E673A"/>
    <w:rsid w:val="008E6C08"/>
    <w:rsid w:val="008E6D82"/>
    <w:rsid w:val="008E703D"/>
    <w:rsid w:val="008E72EA"/>
    <w:rsid w:val="008E75C4"/>
    <w:rsid w:val="008E766B"/>
    <w:rsid w:val="008E786B"/>
    <w:rsid w:val="008F028D"/>
    <w:rsid w:val="008F03F5"/>
    <w:rsid w:val="008F09FE"/>
    <w:rsid w:val="008F0A8D"/>
    <w:rsid w:val="008F1715"/>
    <w:rsid w:val="008F17BB"/>
    <w:rsid w:val="008F1A74"/>
    <w:rsid w:val="008F1DB7"/>
    <w:rsid w:val="008F1EEB"/>
    <w:rsid w:val="008F239B"/>
    <w:rsid w:val="008F2C4B"/>
    <w:rsid w:val="008F2D24"/>
    <w:rsid w:val="008F2DC8"/>
    <w:rsid w:val="008F31C5"/>
    <w:rsid w:val="008F33C7"/>
    <w:rsid w:val="008F35EE"/>
    <w:rsid w:val="008F3881"/>
    <w:rsid w:val="008F3DE7"/>
    <w:rsid w:val="008F421A"/>
    <w:rsid w:val="008F4288"/>
    <w:rsid w:val="008F43D3"/>
    <w:rsid w:val="008F4404"/>
    <w:rsid w:val="008F467C"/>
    <w:rsid w:val="008F4965"/>
    <w:rsid w:val="008F49E9"/>
    <w:rsid w:val="008F4B87"/>
    <w:rsid w:val="008F4CF4"/>
    <w:rsid w:val="008F52BC"/>
    <w:rsid w:val="008F5796"/>
    <w:rsid w:val="008F5950"/>
    <w:rsid w:val="008F5D8E"/>
    <w:rsid w:val="008F5F89"/>
    <w:rsid w:val="008F6264"/>
    <w:rsid w:val="008F6644"/>
    <w:rsid w:val="008F66A6"/>
    <w:rsid w:val="008F6D72"/>
    <w:rsid w:val="008F6E1C"/>
    <w:rsid w:val="008F6F18"/>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5B0"/>
    <w:rsid w:val="00902A7E"/>
    <w:rsid w:val="00902C50"/>
    <w:rsid w:val="00902E0B"/>
    <w:rsid w:val="00902E82"/>
    <w:rsid w:val="00903452"/>
    <w:rsid w:val="009034D7"/>
    <w:rsid w:val="00903810"/>
    <w:rsid w:val="009039A2"/>
    <w:rsid w:val="00903FBE"/>
    <w:rsid w:val="00904042"/>
    <w:rsid w:val="0090440D"/>
    <w:rsid w:val="00904589"/>
    <w:rsid w:val="0090462C"/>
    <w:rsid w:val="0090470C"/>
    <w:rsid w:val="00904862"/>
    <w:rsid w:val="009049E6"/>
    <w:rsid w:val="00904C30"/>
    <w:rsid w:val="0090522C"/>
    <w:rsid w:val="009052AF"/>
    <w:rsid w:val="009056D5"/>
    <w:rsid w:val="009058AA"/>
    <w:rsid w:val="009059DD"/>
    <w:rsid w:val="00905EB0"/>
    <w:rsid w:val="00906117"/>
    <w:rsid w:val="0090653D"/>
    <w:rsid w:val="00906693"/>
    <w:rsid w:val="00906714"/>
    <w:rsid w:val="0090697A"/>
    <w:rsid w:val="0090710E"/>
    <w:rsid w:val="009078D4"/>
    <w:rsid w:val="00910131"/>
    <w:rsid w:val="009105E1"/>
    <w:rsid w:val="0091077F"/>
    <w:rsid w:val="009109B0"/>
    <w:rsid w:val="00910BE7"/>
    <w:rsid w:val="00910F5D"/>
    <w:rsid w:val="009115FF"/>
    <w:rsid w:val="009116D1"/>
    <w:rsid w:val="0091172B"/>
    <w:rsid w:val="00911AB6"/>
    <w:rsid w:val="00911D23"/>
    <w:rsid w:val="009120AD"/>
    <w:rsid w:val="009120FE"/>
    <w:rsid w:val="00912364"/>
    <w:rsid w:val="00912392"/>
    <w:rsid w:val="00912538"/>
    <w:rsid w:val="009125B7"/>
    <w:rsid w:val="0091264B"/>
    <w:rsid w:val="009127A8"/>
    <w:rsid w:val="00912CD5"/>
    <w:rsid w:val="00913103"/>
    <w:rsid w:val="00913A6D"/>
    <w:rsid w:val="00913AD9"/>
    <w:rsid w:val="00913C2E"/>
    <w:rsid w:val="00913EE7"/>
    <w:rsid w:val="00914298"/>
    <w:rsid w:val="009142C2"/>
    <w:rsid w:val="00914529"/>
    <w:rsid w:val="009146D8"/>
    <w:rsid w:val="00914769"/>
    <w:rsid w:val="00914987"/>
    <w:rsid w:val="0091498D"/>
    <w:rsid w:val="00914DCE"/>
    <w:rsid w:val="00914E50"/>
    <w:rsid w:val="009154EB"/>
    <w:rsid w:val="00915F98"/>
    <w:rsid w:val="0091610A"/>
    <w:rsid w:val="0091614D"/>
    <w:rsid w:val="00916390"/>
    <w:rsid w:val="00916A70"/>
    <w:rsid w:val="00916C36"/>
    <w:rsid w:val="00916DE4"/>
    <w:rsid w:val="009170D1"/>
    <w:rsid w:val="00917287"/>
    <w:rsid w:val="00917351"/>
    <w:rsid w:val="00917671"/>
    <w:rsid w:val="00917741"/>
    <w:rsid w:val="009178D0"/>
    <w:rsid w:val="009179F5"/>
    <w:rsid w:val="00921243"/>
    <w:rsid w:val="009218F5"/>
    <w:rsid w:val="00921958"/>
    <w:rsid w:val="00921963"/>
    <w:rsid w:val="00921F98"/>
    <w:rsid w:val="009224E3"/>
    <w:rsid w:val="00922565"/>
    <w:rsid w:val="009236E9"/>
    <w:rsid w:val="00923AA2"/>
    <w:rsid w:val="00923BB0"/>
    <w:rsid w:val="0092401B"/>
    <w:rsid w:val="009241A6"/>
    <w:rsid w:val="0092461B"/>
    <w:rsid w:val="00924663"/>
    <w:rsid w:val="0092480F"/>
    <w:rsid w:val="009248EC"/>
    <w:rsid w:val="00924CB9"/>
    <w:rsid w:val="00924DE2"/>
    <w:rsid w:val="00925161"/>
    <w:rsid w:val="0092520C"/>
    <w:rsid w:val="00925A16"/>
    <w:rsid w:val="00925AB3"/>
    <w:rsid w:val="00925BD1"/>
    <w:rsid w:val="00925D7A"/>
    <w:rsid w:val="00925E60"/>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5F0"/>
    <w:rsid w:val="00933A90"/>
    <w:rsid w:val="00933B1A"/>
    <w:rsid w:val="00934050"/>
    <w:rsid w:val="009345FD"/>
    <w:rsid w:val="00934765"/>
    <w:rsid w:val="00934924"/>
    <w:rsid w:val="00934993"/>
    <w:rsid w:val="00934A6D"/>
    <w:rsid w:val="00934F7F"/>
    <w:rsid w:val="0093555A"/>
    <w:rsid w:val="00935686"/>
    <w:rsid w:val="009357B9"/>
    <w:rsid w:val="00935CEB"/>
    <w:rsid w:val="009360AC"/>
    <w:rsid w:val="00936867"/>
    <w:rsid w:val="00936C6D"/>
    <w:rsid w:val="00940011"/>
    <w:rsid w:val="009403DE"/>
    <w:rsid w:val="0094094C"/>
    <w:rsid w:val="00940A7D"/>
    <w:rsid w:val="00941335"/>
    <w:rsid w:val="00941DFE"/>
    <w:rsid w:val="00941EDE"/>
    <w:rsid w:val="009421DA"/>
    <w:rsid w:val="00942DF2"/>
    <w:rsid w:val="00943959"/>
    <w:rsid w:val="009439C2"/>
    <w:rsid w:val="00943B79"/>
    <w:rsid w:val="00943C77"/>
    <w:rsid w:val="00943D92"/>
    <w:rsid w:val="00943F23"/>
    <w:rsid w:val="009440BB"/>
    <w:rsid w:val="0094432C"/>
    <w:rsid w:val="009443AA"/>
    <w:rsid w:val="009443EE"/>
    <w:rsid w:val="00944825"/>
    <w:rsid w:val="00944895"/>
    <w:rsid w:val="00944B8E"/>
    <w:rsid w:val="00944CA1"/>
    <w:rsid w:val="0094541D"/>
    <w:rsid w:val="00945831"/>
    <w:rsid w:val="00945A73"/>
    <w:rsid w:val="00945D58"/>
    <w:rsid w:val="00946580"/>
    <w:rsid w:val="009465F0"/>
    <w:rsid w:val="009471A4"/>
    <w:rsid w:val="0094788C"/>
    <w:rsid w:val="00950345"/>
    <w:rsid w:val="00950680"/>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574"/>
    <w:rsid w:val="0095463D"/>
    <w:rsid w:val="009548D4"/>
    <w:rsid w:val="0095582B"/>
    <w:rsid w:val="009558EE"/>
    <w:rsid w:val="009559F2"/>
    <w:rsid w:val="00955D57"/>
    <w:rsid w:val="00955DC8"/>
    <w:rsid w:val="00955E43"/>
    <w:rsid w:val="00955E82"/>
    <w:rsid w:val="00955FCF"/>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1E4B"/>
    <w:rsid w:val="009621B6"/>
    <w:rsid w:val="00962472"/>
    <w:rsid w:val="00962481"/>
    <w:rsid w:val="009626D7"/>
    <w:rsid w:val="0096292C"/>
    <w:rsid w:val="00962C7D"/>
    <w:rsid w:val="00963129"/>
    <w:rsid w:val="00963269"/>
    <w:rsid w:val="009633A0"/>
    <w:rsid w:val="0096362A"/>
    <w:rsid w:val="00963698"/>
    <w:rsid w:val="00963765"/>
    <w:rsid w:val="00963988"/>
    <w:rsid w:val="00963BD6"/>
    <w:rsid w:val="00964253"/>
    <w:rsid w:val="009648DB"/>
    <w:rsid w:val="009653C0"/>
    <w:rsid w:val="00965426"/>
    <w:rsid w:val="009656AC"/>
    <w:rsid w:val="00965829"/>
    <w:rsid w:val="00965B6F"/>
    <w:rsid w:val="00965C82"/>
    <w:rsid w:val="00965CA7"/>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0FE5"/>
    <w:rsid w:val="009710BC"/>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A2C"/>
    <w:rsid w:val="00980DBF"/>
    <w:rsid w:val="00981029"/>
    <w:rsid w:val="0098102C"/>
    <w:rsid w:val="00981138"/>
    <w:rsid w:val="00981339"/>
    <w:rsid w:val="00981989"/>
    <w:rsid w:val="00982192"/>
    <w:rsid w:val="0098225B"/>
    <w:rsid w:val="00982293"/>
    <w:rsid w:val="0098261C"/>
    <w:rsid w:val="00982656"/>
    <w:rsid w:val="00982BD7"/>
    <w:rsid w:val="00982C13"/>
    <w:rsid w:val="00982E97"/>
    <w:rsid w:val="00983278"/>
    <w:rsid w:val="0098393A"/>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1CB"/>
    <w:rsid w:val="0098748A"/>
    <w:rsid w:val="00987836"/>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6A"/>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5D0"/>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59F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312"/>
    <w:rsid w:val="009B24ED"/>
    <w:rsid w:val="009B2BAC"/>
    <w:rsid w:val="009B2F3D"/>
    <w:rsid w:val="009B3412"/>
    <w:rsid w:val="009B344A"/>
    <w:rsid w:val="009B4329"/>
    <w:rsid w:val="009B45E6"/>
    <w:rsid w:val="009B45EF"/>
    <w:rsid w:val="009B49D6"/>
    <w:rsid w:val="009B49F8"/>
    <w:rsid w:val="009B4C13"/>
    <w:rsid w:val="009B4F42"/>
    <w:rsid w:val="009B530F"/>
    <w:rsid w:val="009B5AB9"/>
    <w:rsid w:val="009B5B7A"/>
    <w:rsid w:val="009B5FBB"/>
    <w:rsid w:val="009B61D6"/>
    <w:rsid w:val="009B67BF"/>
    <w:rsid w:val="009B6B7D"/>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395"/>
    <w:rsid w:val="009C541D"/>
    <w:rsid w:val="009C622E"/>
    <w:rsid w:val="009C7316"/>
    <w:rsid w:val="009C7710"/>
    <w:rsid w:val="009C7A23"/>
    <w:rsid w:val="009C7A88"/>
    <w:rsid w:val="009C7B55"/>
    <w:rsid w:val="009C7F23"/>
    <w:rsid w:val="009D03B3"/>
    <w:rsid w:val="009D0960"/>
    <w:rsid w:val="009D0A27"/>
    <w:rsid w:val="009D0ADC"/>
    <w:rsid w:val="009D0EB8"/>
    <w:rsid w:val="009D0F72"/>
    <w:rsid w:val="009D123F"/>
    <w:rsid w:val="009D1578"/>
    <w:rsid w:val="009D16BD"/>
    <w:rsid w:val="009D1844"/>
    <w:rsid w:val="009D18E4"/>
    <w:rsid w:val="009D1B1B"/>
    <w:rsid w:val="009D1B43"/>
    <w:rsid w:val="009D225B"/>
    <w:rsid w:val="009D24AC"/>
    <w:rsid w:val="009D28D1"/>
    <w:rsid w:val="009D2AC4"/>
    <w:rsid w:val="009D3742"/>
    <w:rsid w:val="009D3E94"/>
    <w:rsid w:val="009D4B2E"/>
    <w:rsid w:val="009D4D11"/>
    <w:rsid w:val="009D50F6"/>
    <w:rsid w:val="009D51AE"/>
    <w:rsid w:val="009D5622"/>
    <w:rsid w:val="009D5793"/>
    <w:rsid w:val="009D5C86"/>
    <w:rsid w:val="009D5D37"/>
    <w:rsid w:val="009D6002"/>
    <w:rsid w:val="009D6045"/>
    <w:rsid w:val="009D60C0"/>
    <w:rsid w:val="009D61E8"/>
    <w:rsid w:val="009D682A"/>
    <w:rsid w:val="009D687A"/>
    <w:rsid w:val="009D6CD8"/>
    <w:rsid w:val="009D761A"/>
    <w:rsid w:val="009D7906"/>
    <w:rsid w:val="009D79BD"/>
    <w:rsid w:val="009D7AA7"/>
    <w:rsid w:val="009D7B2E"/>
    <w:rsid w:val="009E06FA"/>
    <w:rsid w:val="009E07CA"/>
    <w:rsid w:val="009E092A"/>
    <w:rsid w:val="009E0FB4"/>
    <w:rsid w:val="009E12F7"/>
    <w:rsid w:val="009E151C"/>
    <w:rsid w:val="009E1EBE"/>
    <w:rsid w:val="009E1FE8"/>
    <w:rsid w:val="009E2167"/>
    <w:rsid w:val="009E25DE"/>
    <w:rsid w:val="009E2733"/>
    <w:rsid w:val="009E2A06"/>
    <w:rsid w:val="009E2C5B"/>
    <w:rsid w:val="009E2FE8"/>
    <w:rsid w:val="009E3011"/>
    <w:rsid w:val="009E3257"/>
    <w:rsid w:val="009E3D86"/>
    <w:rsid w:val="009E4224"/>
    <w:rsid w:val="009E4772"/>
    <w:rsid w:val="009E49DA"/>
    <w:rsid w:val="009E4CD3"/>
    <w:rsid w:val="009E4DE0"/>
    <w:rsid w:val="009E54A2"/>
    <w:rsid w:val="009E569F"/>
    <w:rsid w:val="009E5F54"/>
    <w:rsid w:val="009E7187"/>
    <w:rsid w:val="009E772F"/>
    <w:rsid w:val="009E79B1"/>
    <w:rsid w:val="009E7D91"/>
    <w:rsid w:val="009E7EA9"/>
    <w:rsid w:val="009F02C8"/>
    <w:rsid w:val="009F0560"/>
    <w:rsid w:val="009F0ECC"/>
    <w:rsid w:val="009F160A"/>
    <w:rsid w:val="009F16E8"/>
    <w:rsid w:val="009F176F"/>
    <w:rsid w:val="009F1BBF"/>
    <w:rsid w:val="009F1BED"/>
    <w:rsid w:val="009F2269"/>
    <w:rsid w:val="009F244D"/>
    <w:rsid w:val="009F2B01"/>
    <w:rsid w:val="009F2B64"/>
    <w:rsid w:val="009F2D1D"/>
    <w:rsid w:val="009F3070"/>
    <w:rsid w:val="009F3355"/>
    <w:rsid w:val="009F4187"/>
    <w:rsid w:val="009F427F"/>
    <w:rsid w:val="009F4C14"/>
    <w:rsid w:val="009F4EE4"/>
    <w:rsid w:val="009F5064"/>
    <w:rsid w:val="009F59AC"/>
    <w:rsid w:val="009F60A8"/>
    <w:rsid w:val="009F628D"/>
    <w:rsid w:val="009F660D"/>
    <w:rsid w:val="009F6A54"/>
    <w:rsid w:val="009F6BA8"/>
    <w:rsid w:val="009F6C1F"/>
    <w:rsid w:val="009F6C95"/>
    <w:rsid w:val="009F6F2E"/>
    <w:rsid w:val="009F7073"/>
    <w:rsid w:val="009F7C3C"/>
    <w:rsid w:val="00A00350"/>
    <w:rsid w:val="00A0043A"/>
    <w:rsid w:val="00A0057E"/>
    <w:rsid w:val="00A00C62"/>
    <w:rsid w:val="00A01046"/>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3DB"/>
    <w:rsid w:val="00A065D7"/>
    <w:rsid w:val="00A06B4A"/>
    <w:rsid w:val="00A06EAC"/>
    <w:rsid w:val="00A072B8"/>
    <w:rsid w:val="00A07694"/>
    <w:rsid w:val="00A077A7"/>
    <w:rsid w:val="00A07870"/>
    <w:rsid w:val="00A07BF1"/>
    <w:rsid w:val="00A07CD8"/>
    <w:rsid w:val="00A10524"/>
    <w:rsid w:val="00A10BC8"/>
    <w:rsid w:val="00A10C7A"/>
    <w:rsid w:val="00A10EBE"/>
    <w:rsid w:val="00A10EDA"/>
    <w:rsid w:val="00A11338"/>
    <w:rsid w:val="00A113CE"/>
    <w:rsid w:val="00A11E84"/>
    <w:rsid w:val="00A11E9B"/>
    <w:rsid w:val="00A12057"/>
    <w:rsid w:val="00A12088"/>
    <w:rsid w:val="00A120F3"/>
    <w:rsid w:val="00A12133"/>
    <w:rsid w:val="00A1219C"/>
    <w:rsid w:val="00A12568"/>
    <w:rsid w:val="00A1277F"/>
    <w:rsid w:val="00A127F8"/>
    <w:rsid w:val="00A12839"/>
    <w:rsid w:val="00A12C24"/>
    <w:rsid w:val="00A12D1B"/>
    <w:rsid w:val="00A12DE6"/>
    <w:rsid w:val="00A12EF3"/>
    <w:rsid w:val="00A1304E"/>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322"/>
    <w:rsid w:val="00A1656E"/>
    <w:rsid w:val="00A16692"/>
    <w:rsid w:val="00A16957"/>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6A9"/>
    <w:rsid w:val="00A21785"/>
    <w:rsid w:val="00A21861"/>
    <w:rsid w:val="00A218AD"/>
    <w:rsid w:val="00A21D92"/>
    <w:rsid w:val="00A21FB9"/>
    <w:rsid w:val="00A21FE2"/>
    <w:rsid w:val="00A2233E"/>
    <w:rsid w:val="00A225C9"/>
    <w:rsid w:val="00A22696"/>
    <w:rsid w:val="00A229E6"/>
    <w:rsid w:val="00A22D8A"/>
    <w:rsid w:val="00A232C3"/>
    <w:rsid w:val="00A233D8"/>
    <w:rsid w:val="00A2400D"/>
    <w:rsid w:val="00A240A9"/>
    <w:rsid w:val="00A24319"/>
    <w:rsid w:val="00A244CF"/>
    <w:rsid w:val="00A24960"/>
    <w:rsid w:val="00A24AA2"/>
    <w:rsid w:val="00A24E48"/>
    <w:rsid w:val="00A2518D"/>
    <w:rsid w:val="00A252B9"/>
    <w:rsid w:val="00A25312"/>
    <w:rsid w:val="00A2532E"/>
    <w:rsid w:val="00A2556D"/>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3C4A"/>
    <w:rsid w:val="00A34285"/>
    <w:rsid w:val="00A34557"/>
    <w:rsid w:val="00A3478D"/>
    <w:rsid w:val="00A349CB"/>
    <w:rsid w:val="00A34AF8"/>
    <w:rsid w:val="00A34BC9"/>
    <w:rsid w:val="00A34DBE"/>
    <w:rsid w:val="00A34E5D"/>
    <w:rsid w:val="00A34F61"/>
    <w:rsid w:val="00A350FF"/>
    <w:rsid w:val="00A355E7"/>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21"/>
    <w:rsid w:val="00A40F57"/>
    <w:rsid w:val="00A412E3"/>
    <w:rsid w:val="00A412F5"/>
    <w:rsid w:val="00A41596"/>
    <w:rsid w:val="00A415CE"/>
    <w:rsid w:val="00A41608"/>
    <w:rsid w:val="00A41899"/>
    <w:rsid w:val="00A418E1"/>
    <w:rsid w:val="00A418FE"/>
    <w:rsid w:val="00A41DF4"/>
    <w:rsid w:val="00A41EC6"/>
    <w:rsid w:val="00A4219C"/>
    <w:rsid w:val="00A42312"/>
    <w:rsid w:val="00A424CA"/>
    <w:rsid w:val="00A42646"/>
    <w:rsid w:val="00A42C77"/>
    <w:rsid w:val="00A42CDA"/>
    <w:rsid w:val="00A437AA"/>
    <w:rsid w:val="00A43877"/>
    <w:rsid w:val="00A44128"/>
    <w:rsid w:val="00A44380"/>
    <w:rsid w:val="00A443BE"/>
    <w:rsid w:val="00A446ED"/>
    <w:rsid w:val="00A448C9"/>
    <w:rsid w:val="00A44B0C"/>
    <w:rsid w:val="00A44E7B"/>
    <w:rsid w:val="00A45485"/>
    <w:rsid w:val="00A459CC"/>
    <w:rsid w:val="00A45EA0"/>
    <w:rsid w:val="00A45ED4"/>
    <w:rsid w:val="00A45EEC"/>
    <w:rsid w:val="00A4637E"/>
    <w:rsid w:val="00A46617"/>
    <w:rsid w:val="00A4664E"/>
    <w:rsid w:val="00A46741"/>
    <w:rsid w:val="00A4690B"/>
    <w:rsid w:val="00A46C10"/>
    <w:rsid w:val="00A47533"/>
    <w:rsid w:val="00A50059"/>
    <w:rsid w:val="00A500BA"/>
    <w:rsid w:val="00A51795"/>
    <w:rsid w:val="00A51A5C"/>
    <w:rsid w:val="00A51CCA"/>
    <w:rsid w:val="00A52155"/>
    <w:rsid w:val="00A523C5"/>
    <w:rsid w:val="00A5257F"/>
    <w:rsid w:val="00A529F7"/>
    <w:rsid w:val="00A52BF2"/>
    <w:rsid w:val="00A52E5C"/>
    <w:rsid w:val="00A5309A"/>
    <w:rsid w:val="00A5341C"/>
    <w:rsid w:val="00A538AE"/>
    <w:rsid w:val="00A546B1"/>
    <w:rsid w:val="00A549BC"/>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734"/>
    <w:rsid w:val="00A64A64"/>
    <w:rsid w:val="00A64B62"/>
    <w:rsid w:val="00A65342"/>
    <w:rsid w:val="00A654E2"/>
    <w:rsid w:val="00A6577E"/>
    <w:rsid w:val="00A65915"/>
    <w:rsid w:val="00A65B8A"/>
    <w:rsid w:val="00A66218"/>
    <w:rsid w:val="00A6688E"/>
    <w:rsid w:val="00A66909"/>
    <w:rsid w:val="00A66957"/>
    <w:rsid w:val="00A671D8"/>
    <w:rsid w:val="00A673F6"/>
    <w:rsid w:val="00A676C5"/>
    <w:rsid w:val="00A67769"/>
    <w:rsid w:val="00A67BDD"/>
    <w:rsid w:val="00A67CB2"/>
    <w:rsid w:val="00A67F66"/>
    <w:rsid w:val="00A70102"/>
    <w:rsid w:val="00A7010E"/>
    <w:rsid w:val="00A70285"/>
    <w:rsid w:val="00A703B1"/>
    <w:rsid w:val="00A70900"/>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C11"/>
    <w:rsid w:val="00A74E0A"/>
    <w:rsid w:val="00A75252"/>
    <w:rsid w:val="00A75542"/>
    <w:rsid w:val="00A755A1"/>
    <w:rsid w:val="00A75629"/>
    <w:rsid w:val="00A75654"/>
    <w:rsid w:val="00A762C1"/>
    <w:rsid w:val="00A765E3"/>
    <w:rsid w:val="00A768A1"/>
    <w:rsid w:val="00A76C11"/>
    <w:rsid w:val="00A76DAF"/>
    <w:rsid w:val="00A7724D"/>
    <w:rsid w:val="00A77658"/>
    <w:rsid w:val="00A7783D"/>
    <w:rsid w:val="00A778A2"/>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699F"/>
    <w:rsid w:val="00A870B2"/>
    <w:rsid w:val="00A8716C"/>
    <w:rsid w:val="00A871DF"/>
    <w:rsid w:val="00A87444"/>
    <w:rsid w:val="00A8746C"/>
    <w:rsid w:val="00A875CF"/>
    <w:rsid w:val="00A878C2"/>
    <w:rsid w:val="00A87C39"/>
    <w:rsid w:val="00A87D57"/>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459"/>
    <w:rsid w:val="00A938EB"/>
    <w:rsid w:val="00A9454E"/>
    <w:rsid w:val="00A9495C"/>
    <w:rsid w:val="00A94BC5"/>
    <w:rsid w:val="00A94E42"/>
    <w:rsid w:val="00A94EB7"/>
    <w:rsid w:val="00A95359"/>
    <w:rsid w:val="00A959E0"/>
    <w:rsid w:val="00A95ACC"/>
    <w:rsid w:val="00A95AD2"/>
    <w:rsid w:val="00A95DA7"/>
    <w:rsid w:val="00A96361"/>
    <w:rsid w:val="00A9651B"/>
    <w:rsid w:val="00A96C8F"/>
    <w:rsid w:val="00A96D39"/>
    <w:rsid w:val="00A97081"/>
    <w:rsid w:val="00A972F4"/>
    <w:rsid w:val="00A976C9"/>
    <w:rsid w:val="00A9797A"/>
    <w:rsid w:val="00A97994"/>
    <w:rsid w:val="00A97C4E"/>
    <w:rsid w:val="00AA024F"/>
    <w:rsid w:val="00AA041A"/>
    <w:rsid w:val="00AA0530"/>
    <w:rsid w:val="00AA099A"/>
    <w:rsid w:val="00AA0C9D"/>
    <w:rsid w:val="00AA0E2D"/>
    <w:rsid w:val="00AA15CD"/>
    <w:rsid w:val="00AA18E6"/>
    <w:rsid w:val="00AA1EAE"/>
    <w:rsid w:val="00AA2566"/>
    <w:rsid w:val="00AA2598"/>
    <w:rsid w:val="00AA259F"/>
    <w:rsid w:val="00AA2629"/>
    <w:rsid w:val="00AA2741"/>
    <w:rsid w:val="00AA2865"/>
    <w:rsid w:val="00AA2B3D"/>
    <w:rsid w:val="00AA2D0E"/>
    <w:rsid w:val="00AA31D7"/>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8F1"/>
    <w:rsid w:val="00AB0912"/>
    <w:rsid w:val="00AB0920"/>
    <w:rsid w:val="00AB0ED5"/>
    <w:rsid w:val="00AB0F5B"/>
    <w:rsid w:val="00AB1825"/>
    <w:rsid w:val="00AB1B25"/>
    <w:rsid w:val="00AB1BED"/>
    <w:rsid w:val="00AB1F94"/>
    <w:rsid w:val="00AB21BB"/>
    <w:rsid w:val="00AB2404"/>
    <w:rsid w:val="00AB264A"/>
    <w:rsid w:val="00AB3524"/>
    <w:rsid w:val="00AB37FA"/>
    <w:rsid w:val="00AB38FE"/>
    <w:rsid w:val="00AB3922"/>
    <w:rsid w:val="00AB3A88"/>
    <w:rsid w:val="00AB3CCC"/>
    <w:rsid w:val="00AB546C"/>
    <w:rsid w:val="00AB5481"/>
    <w:rsid w:val="00AB5491"/>
    <w:rsid w:val="00AB5BB0"/>
    <w:rsid w:val="00AB643D"/>
    <w:rsid w:val="00AB6A93"/>
    <w:rsid w:val="00AB6BA2"/>
    <w:rsid w:val="00AB73B3"/>
    <w:rsid w:val="00AB77E6"/>
    <w:rsid w:val="00AC0012"/>
    <w:rsid w:val="00AC0637"/>
    <w:rsid w:val="00AC118B"/>
    <w:rsid w:val="00AC1571"/>
    <w:rsid w:val="00AC1591"/>
    <w:rsid w:val="00AC1A97"/>
    <w:rsid w:val="00AC1C1F"/>
    <w:rsid w:val="00AC2681"/>
    <w:rsid w:val="00AC2897"/>
    <w:rsid w:val="00AC28D3"/>
    <w:rsid w:val="00AC2BFD"/>
    <w:rsid w:val="00AC2E23"/>
    <w:rsid w:val="00AC359E"/>
    <w:rsid w:val="00AC3627"/>
    <w:rsid w:val="00AC36D6"/>
    <w:rsid w:val="00AC3710"/>
    <w:rsid w:val="00AC3B41"/>
    <w:rsid w:val="00AC3BF3"/>
    <w:rsid w:val="00AC3CA3"/>
    <w:rsid w:val="00AC4292"/>
    <w:rsid w:val="00AC49AE"/>
    <w:rsid w:val="00AC4DA0"/>
    <w:rsid w:val="00AC53C1"/>
    <w:rsid w:val="00AC5A27"/>
    <w:rsid w:val="00AC5B19"/>
    <w:rsid w:val="00AC61AD"/>
    <w:rsid w:val="00AC6371"/>
    <w:rsid w:val="00AC68AD"/>
    <w:rsid w:val="00AC6BBD"/>
    <w:rsid w:val="00AC6D6C"/>
    <w:rsid w:val="00AC72F4"/>
    <w:rsid w:val="00AC7415"/>
    <w:rsid w:val="00AC74D3"/>
    <w:rsid w:val="00AC76DF"/>
    <w:rsid w:val="00AC7958"/>
    <w:rsid w:val="00AC7BF6"/>
    <w:rsid w:val="00AC7D18"/>
    <w:rsid w:val="00AD0044"/>
    <w:rsid w:val="00AD0348"/>
    <w:rsid w:val="00AD0908"/>
    <w:rsid w:val="00AD0B55"/>
    <w:rsid w:val="00AD116D"/>
    <w:rsid w:val="00AD1613"/>
    <w:rsid w:val="00AD17A2"/>
    <w:rsid w:val="00AD17E9"/>
    <w:rsid w:val="00AD19C4"/>
    <w:rsid w:val="00AD1D32"/>
    <w:rsid w:val="00AD26D3"/>
    <w:rsid w:val="00AD26F3"/>
    <w:rsid w:val="00AD2B42"/>
    <w:rsid w:val="00AD2B64"/>
    <w:rsid w:val="00AD2C77"/>
    <w:rsid w:val="00AD30A2"/>
    <w:rsid w:val="00AD319D"/>
    <w:rsid w:val="00AD3864"/>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49D"/>
    <w:rsid w:val="00AE08BD"/>
    <w:rsid w:val="00AE0995"/>
    <w:rsid w:val="00AE0D30"/>
    <w:rsid w:val="00AE10B9"/>
    <w:rsid w:val="00AE11BA"/>
    <w:rsid w:val="00AE11FD"/>
    <w:rsid w:val="00AE15F2"/>
    <w:rsid w:val="00AE164F"/>
    <w:rsid w:val="00AE1939"/>
    <w:rsid w:val="00AE1B10"/>
    <w:rsid w:val="00AE1D10"/>
    <w:rsid w:val="00AE2073"/>
    <w:rsid w:val="00AE2D1B"/>
    <w:rsid w:val="00AE326D"/>
    <w:rsid w:val="00AE3829"/>
    <w:rsid w:val="00AE3FC1"/>
    <w:rsid w:val="00AE4247"/>
    <w:rsid w:val="00AE4398"/>
    <w:rsid w:val="00AE43C3"/>
    <w:rsid w:val="00AE43FE"/>
    <w:rsid w:val="00AE5172"/>
    <w:rsid w:val="00AE51A0"/>
    <w:rsid w:val="00AE52D0"/>
    <w:rsid w:val="00AE5502"/>
    <w:rsid w:val="00AE5533"/>
    <w:rsid w:val="00AE5A57"/>
    <w:rsid w:val="00AE5EFE"/>
    <w:rsid w:val="00AE607F"/>
    <w:rsid w:val="00AE61E7"/>
    <w:rsid w:val="00AE62EB"/>
    <w:rsid w:val="00AE62F8"/>
    <w:rsid w:val="00AE64F0"/>
    <w:rsid w:val="00AE66D0"/>
    <w:rsid w:val="00AE6868"/>
    <w:rsid w:val="00AE6BAE"/>
    <w:rsid w:val="00AE7517"/>
    <w:rsid w:val="00AE752D"/>
    <w:rsid w:val="00AE7566"/>
    <w:rsid w:val="00AF00DD"/>
    <w:rsid w:val="00AF016F"/>
    <w:rsid w:val="00AF0391"/>
    <w:rsid w:val="00AF08AD"/>
    <w:rsid w:val="00AF0AAA"/>
    <w:rsid w:val="00AF0C6B"/>
    <w:rsid w:val="00AF0DD2"/>
    <w:rsid w:val="00AF11A1"/>
    <w:rsid w:val="00AF171A"/>
    <w:rsid w:val="00AF1B68"/>
    <w:rsid w:val="00AF21AB"/>
    <w:rsid w:val="00AF25B2"/>
    <w:rsid w:val="00AF2B61"/>
    <w:rsid w:val="00AF2E47"/>
    <w:rsid w:val="00AF2F2F"/>
    <w:rsid w:val="00AF3818"/>
    <w:rsid w:val="00AF44D4"/>
    <w:rsid w:val="00AF4A0E"/>
    <w:rsid w:val="00AF4AAB"/>
    <w:rsid w:val="00AF4D2A"/>
    <w:rsid w:val="00AF5B67"/>
    <w:rsid w:val="00AF5CE9"/>
    <w:rsid w:val="00AF6051"/>
    <w:rsid w:val="00AF60C6"/>
    <w:rsid w:val="00AF68EC"/>
    <w:rsid w:val="00AF7567"/>
    <w:rsid w:val="00AF774A"/>
    <w:rsid w:val="00B00B83"/>
    <w:rsid w:val="00B00C6C"/>
    <w:rsid w:val="00B0103A"/>
    <w:rsid w:val="00B012D7"/>
    <w:rsid w:val="00B01319"/>
    <w:rsid w:val="00B013B9"/>
    <w:rsid w:val="00B01CE0"/>
    <w:rsid w:val="00B01E37"/>
    <w:rsid w:val="00B02876"/>
    <w:rsid w:val="00B0295B"/>
    <w:rsid w:val="00B02961"/>
    <w:rsid w:val="00B02C29"/>
    <w:rsid w:val="00B037EB"/>
    <w:rsid w:val="00B03CF2"/>
    <w:rsid w:val="00B048AB"/>
    <w:rsid w:val="00B04AA5"/>
    <w:rsid w:val="00B04B03"/>
    <w:rsid w:val="00B04B61"/>
    <w:rsid w:val="00B04BDE"/>
    <w:rsid w:val="00B04D68"/>
    <w:rsid w:val="00B04E65"/>
    <w:rsid w:val="00B05292"/>
    <w:rsid w:val="00B053AF"/>
    <w:rsid w:val="00B05550"/>
    <w:rsid w:val="00B05C9E"/>
    <w:rsid w:val="00B06240"/>
    <w:rsid w:val="00B062A8"/>
    <w:rsid w:val="00B063FD"/>
    <w:rsid w:val="00B06637"/>
    <w:rsid w:val="00B06B48"/>
    <w:rsid w:val="00B0717C"/>
    <w:rsid w:val="00B073F5"/>
    <w:rsid w:val="00B07538"/>
    <w:rsid w:val="00B0776E"/>
    <w:rsid w:val="00B07827"/>
    <w:rsid w:val="00B07D97"/>
    <w:rsid w:val="00B07E4C"/>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265"/>
    <w:rsid w:val="00B155AE"/>
    <w:rsid w:val="00B156A3"/>
    <w:rsid w:val="00B15900"/>
    <w:rsid w:val="00B15BD4"/>
    <w:rsid w:val="00B15F26"/>
    <w:rsid w:val="00B15FE6"/>
    <w:rsid w:val="00B162D3"/>
    <w:rsid w:val="00B1642B"/>
    <w:rsid w:val="00B169A6"/>
    <w:rsid w:val="00B16B98"/>
    <w:rsid w:val="00B16C1C"/>
    <w:rsid w:val="00B16D4F"/>
    <w:rsid w:val="00B17A0C"/>
    <w:rsid w:val="00B17B4E"/>
    <w:rsid w:val="00B17C74"/>
    <w:rsid w:val="00B204E1"/>
    <w:rsid w:val="00B204FF"/>
    <w:rsid w:val="00B2069A"/>
    <w:rsid w:val="00B20B2B"/>
    <w:rsid w:val="00B20B52"/>
    <w:rsid w:val="00B20E75"/>
    <w:rsid w:val="00B20E84"/>
    <w:rsid w:val="00B210ED"/>
    <w:rsid w:val="00B212D1"/>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6D9"/>
    <w:rsid w:val="00B257DD"/>
    <w:rsid w:val="00B25A1F"/>
    <w:rsid w:val="00B25AF9"/>
    <w:rsid w:val="00B25B2A"/>
    <w:rsid w:val="00B25D0C"/>
    <w:rsid w:val="00B25FD6"/>
    <w:rsid w:val="00B26324"/>
    <w:rsid w:val="00B268B3"/>
    <w:rsid w:val="00B26A53"/>
    <w:rsid w:val="00B26CE3"/>
    <w:rsid w:val="00B271C2"/>
    <w:rsid w:val="00B27440"/>
    <w:rsid w:val="00B278BC"/>
    <w:rsid w:val="00B300D7"/>
    <w:rsid w:val="00B3018A"/>
    <w:rsid w:val="00B307D1"/>
    <w:rsid w:val="00B30CEF"/>
    <w:rsid w:val="00B311AC"/>
    <w:rsid w:val="00B31217"/>
    <w:rsid w:val="00B31353"/>
    <w:rsid w:val="00B3173A"/>
    <w:rsid w:val="00B31E42"/>
    <w:rsid w:val="00B31E4F"/>
    <w:rsid w:val="00B322B3"/>
    <w:rsid w:val="00B32302"/>
    <w:rsid w:val="00B32B31"/>
    <w:rsid w:val="00B32B81"/>
    <w:rsid w:val="00B32C6F"/>
    <w:rsid w:val="00B32C96"/>
    <w:rsid w:val="00B32CB8"/>
    <w:rsid w:val="00B32D54"/>
    <w:rsid w:val="00B32EEE"/>
    <w:rsid w:val="00B32F9D"/>
    <w:rsid w:val="00B335FA"/>
    <w:rsid w:val="00B338A9"/>
    <w:rsid w:val="00B3391B"/>
    <w:rsid w:val="00B33AC2"/>
    <w:rsid w:val="00B33EC3"/>
    <w:rsid w:val="00B33FF9"/>
    <w:rsid w:val="00B34020"/>
    <w:rsid w:val="00B34667"/>
    <w:rsid w:val="00B34A1C"/>
    <w:rsid w:val="00B3543E"/>
    <w:rsid w:val="00B35628"/>
    <w:rsid w:val="00B35658"/>
    <w:rsid w:val="00B356BE"/>
    <w:rsid w:val="00B358B2"/>
    <w:rsid w:val="00B35D11"/>
    <w:rsid w:val="00B3659A"/>
    <w:rsid w:val="00B3672D"/>
    <w:rsid w:val="00B36773"/>
    <w:rsid w:val="00B36C56"/>
    <w:rsid w:val="00B37386"/>
    <w:rsid w:val="00B37677"/>
    <w:rsid w:val="00B37B16"/>
    <w:rsid w:val="00B37C1B"/>
    <w:rsid w:val="00B37DE1"/>
    <w:rsid w:val="00B400BA"/>
    <w:rsid w:val="00B400CB"/>
    <w:rsid w:val="00B4010D"/>
    <w:rsid w:val="00B4022D"/>
    <w:rsid w:val="00B40422"/>
    <w:rsid w:val="00B4042E"/>
    <w:rsid w:val="00B4099D"/>
    <w:rsid w:val="00B40A61"/>
    <w:rsid w:val="00B4160D"/>
    <w:rsid w:val="00B41721"/>
    <w:rsid w:val="00B419C0"/>
    <w:rsid w:val="00B41B76"/>
    <w:rsid w:val="00B41F30"/>
    <w:rsid w:val="00B426BF"/>
    <w:rsid w:val="00B429DC"/>
    <w:rsid w:val="00B42A19"/>
    <w:rsid w:val="00B42A23"/>
    <w:rsid w:val="00B43AE9"/>
    <w:rsid w:val="00B43B87"/>
    <w:rsid w:val="00B43BFB"/>
    <w:rsid w:val="00B44115"/>
    <w:rsid w:val="00B44371"/>
    <w:rsid w:val="00B4451A"/>
    <w:rsid w:val="00B445D6"/>
    <w:rsid w:val="00B446AD"/>
    <w:rsid w:val="00B446CE"/>
    <w:rsid w:val="00B44DC4"/>
    <w:rsid w:val="00B44ED8"/>
    <w:rsid w:val="00B45087"/>
    <w:rsid w:val="00B452A6"/>
    <w:rsid w:val="00B4569D"/>
    <w:rsid w:val="00B4570D"/>
    <w:rsid w:val="00B4585F"/>
    <w:rsid w:val="00B459AD"/>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3C3A"/>
    <w:rsid w:val="00B53EF1"/>
    <w:rsid w:val="00B54758"/>
    <w:rsid w:val="00B54853"/>
    <w:rsid w:val="00B54AA7"/>
    <w:rsid w:val="00B54C40"/>
    <w:rsid w:val="00B55146"/>
    <w:rsid w:val="00B55268"/>
    <w:rsid w:val="00B554FD"/>
    <w:rsid w:val="00B558D9"/>
    <w:rsid w:val="00B55A3D"/>
    <w:rsid w:val="00B55B33"/>
    <w:rsid w:val="00B55D40"/>
    <w:rsid w:val="00B56055"/>
    <w:rsid w:val="00B562FF"/>
    <w:rsid w:val="00B56315"/>
    <w:rsid w:val="00B563A9"/>
    <w:rsid w:val="00B576AD"/>
    <w:rsid w:val="00B6006D"/>
    <w:rsid w:val="00B601F5"/>
    <w:rsid w:val="00B6044F"/>
    <w:rsid w:val="00B604C3"/>
    <w:rsid w:val="00B605A6"/>
    <w:rsid w:val="00B6085E"/>
    <w:rsid w:val="00B60D32"/>
    <w:rsid w:val="00B61627"/>
    <w:rsid w:val="00B61695"/>
    <w:rsid w:val="00B61B73"/>
    <w:rsid w:val="00B61B75"/>
    <w:rsid w:val="00B6211E"/>
    <w:rsid w:val="00B62601"/>
    <w:rsid w:val="00B62761"/>
    <w:rsid w:val="00B628BC"/>
    <w:rsid w:val="00B62DC8"/>
    <w:rsid w:val="00B62F9B"/>
    <w:rsid w:val="00B6334C"/>
    <w:rsid w:val="00B633E5"/>
    <w:rsid w:val="00B634B0"/>
    <w:rsid w:val="00B635F9"/>
    <w:rsid w:val="00B63640"/>
    <w:rsid w:val="00B63682"/>
    <w:rsid w:val="00B63A3D"/>
    <w:rsid w:val="00B64359"/>
    <w:rsid w:val="00B647C7"/>
    <w:rsid w:val="00B64F94"/>
    <w:rsid w:val="00B652D1"/>
    <w:rsid w:val="00B6542B"/>
    <w:rsid w:val="00B65469"/>
    <w:rsid w:val="00B65687"/>
    <w:rsid w:val="00B661EB"/>
    <w:rsid w:val="00B66F30"/>
    <w:rsid w:val="00B67062"/>
    <w:rsid w:val="00B671EB"/>
    <w:rsid w:val="00B67274"/>
    <w:rsid w:val="00B67643"/>
    <w:rsid w:val="00B676EE"/>
    <w:rsid w:val="00B67721"/>
    <w:rsid w:val="00B6773D"/>
    <w:rsid w:val="00B678F0"/>
    <w:rsid w:val="00B6799E"/>
    <w:rsid w:val="00B67AFF"/>
    <w:rsid w:val="00B67D96"/>
    <w:rsid w:val="00B7014B"/>
    <w:rsid w:val="00B7019F"/>
    <w:rsid w:val="00B7034B"/>
    <w:rsid w:val="00B705AB"/>
    <w:rsid w:val="00B70C29"/>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6F70"/>
    <w:rsid w:val="00B7719C"/>
    <w:rsid w:val="00B77243"/>
    <w:rsid w:val="00B772C2"/>
    <w:rsid w:val="00B772ED"/>
    <w:rsid w:val="00B77E52"/>
    <w:rsid w:val="00B80165"/>
    <w:rsid w:val="00B8046D"/>
    <w:rsid w:val="00B80508"/>
    <w:rsid w:val="00B808F3"/>
    <w:rsid w:val="00B81000"/>
    <w:rsid w:val="00B81355"/>
    <w:rsid w:val="00B8193F"/>
    <w:rsid w:val="00B823D5"/>
    <w:rsid w:val="00B826E4"/>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4F91"/>
    <w:rsid w:val="00B8502B"/>
    <w:rsid w:val="00B85031"/>
    <w:rsid w:val="00B851A9"/>
    <w:rsid w:val="00B85319"/>
    <w:rsid w:val="00B85DC0"/>
    <w:rsid w:val="00B85E56"/>
    <w:rsid w:val="00B8608A"/>
    <w:rsid w:val="00B866A1"/>
    <w:rsid w:val="00B8681C"/>
    <w:rsid w:val="00B86C6F"/>
    <w:rsid w:val="00B86D7F"/>
    <w:rsid w:val="00B86EF0"/>
    <w:rsid w:val="00B87150"/>
    <w:rsid w:val="00B87557"/>
    <w:rsid w:val="00B875FD"/>
    <w:rsid w:val="00B8774E"/>
    <w:rsid w:val="00B877C6"/>
    <w:rsid w:val="00B879DE"/>
    <w:rsid w:val="00B87CA4"/>
    <w:rsid w:val="00B87D15"/>
    <w:rsid w:val="00B87DED"/>
    <w:rsid w:val="00B87DFC"/>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5D3"/>
    <w:rsid w:val="00B95958"/>
    <w:rsid w:val="00B959FB"/>
    <w:rsid w:val="00B95CFC"/>
    <w:rsid w:val="00B95FAA"/>
    <w:rsid w:val="00B9613D"/>
    <w:rsid w:val="00B9616A"/>
    <w:rsid w:val="00B9646C"/>
    <w:rsid w:val="00B9668B"/>
    <w:rsid w:val="00B96737"/>
    <w:rsid w:val="00B96821"/>
    <w:rsid w:val="00B97366"/>
    <w:rsid w:val="00B973AA"/>
    <w:rsid w:val="00B9785F"/>
    <w:rsid w:val="00B97C45"/>
    <w:rsid w:val="00BA03A6"/>
    <w:rsid w:val="00BA0730"/>
    <w:rsid w:val="00BA0C2C"/>
    <w:rsid w:val="00BA1161"/>
    <w:rsid w:val="00BA17A3"/>
    <w:rsid w:val="00BA1C67"/>
    <w:rsid w:val="00BA203D"/>
    <w:rsid w:val="00BA2368"/>
    <w:rsid w:val="00BA23DC"/>
    <w:rsid w:val="00BA25E1"/>
    <w:rsid w:val="00BA2810"/>
    <w:rsid w:val="00BA2B3E"/>
    <w:rsid w:val="00BA2C87"/>
    <w:rsid w:val="00BA2E20"/>
    <w:rsid w:val="00BA3402"/>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A7F9A"/>
    <w:rsid w:val="00BB0453"/>
    <w:rsid w:val="00BB0643"/>
    <w:rsid w:val="00BB06DA"/>
    <w:rsid w:val="00BB092D"/>
    <w:rsid w:val="00BB0AD2"/>
    <w:rsid w:val="00BB0D14"/>
    <w:rsid w:val="00BB1026"/>
    <w:rsid w:val="00BB1665"/>
    <w:rsid w:val="00BB1BC4"/>
    <w:rsid w:val="00BB1BF1"/>
    <w:rsid w:val="00BB1D41"/>
    <w:rsid w:val="00BB1DEB"/>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5FD3"/>
    <w:rsid w:val="00BB6245"/>
    <w:rsid w:val="00BB627D"/>
    <w:rsid w:val="00BB6661"/>
    <w:rsid w:val="00BB669D"/>
    <w:rsid w:val="00BB68CD"/>
    <w:rsid w:val="00BB68F8"/>
    <w:rsid w:val="00BB6E8F"/>
    <w:rsid w:val="00BB7096"/>
    <w:rsid w:val="00BB713B"/>
    <w:rsid w:val="00BB7930"/>
    <w:rsid w:val="00BB7B58"/>
    <w:rsid w:val="00BB7E6C"/>
    <w:rsid w:val="00BB7FA2"/>
    <w:rsid w:val="00BC081B"/>
    <w:rsid w:val="00BC0883"/>
    <w:rsid w:val="00BC0A08"/>
    <w:rsid w:val="00BC0CDA"/>
    <w:rsid w:val="00BC0DAD"/>
    <w:rsid w:val="00BC0F9E"/>
    <w:rsid w:val="00BC11E8"/>
    <w:rsid w:val="00BC1228"/>
    <w:rsid w:val="00BC196C"/>
    <w:rsid w:val="00BC1B5E"/>
    <w:rsid w:val="00BC1EF4"/>
    <w:rsid w:val="00BC2406"/>
    <w:rsid w:val="00BC24EA"/>
    <w:rsid w:val="00BC2519"/>
    <w:rsid w:val="00BC2B20"/>
    <w:rsid w:val="00BC2EC0"/>
    <w:rsid w:val="00BC315F"/>
    <w:rsid w:val="00BC3285"/>
    <w:rsid w:val="00BC32F0"/>
    <w:rsid w:val="00BC3E5E"/>
    <w:rsid w:val="00BC431E"/>
    <w:rsid w:val="00BC43B3"/>
    <w:rsid w:val="00BC43B7"/>
    <w:rsid w:val="00BC4515"/>
    <w:rsid w:val="00BC480B"/>
    <w:rsid w:val="00BC4976"/>
    <w:rsid w:val="00BC4FA2"/>
    <w:rsid w:val="00BC521B"/>
    <w:rsid w:val="00BC5474"/>
    <w:rsid w:val="00BC5948"/>
    <w:rsid w:val="00BC5DA5"/>
    <w:rsid w:val="00BC5EF8"/>
    <w:rsid w:val="00BC5F9C"/>
    <w:rsid w:val="00BC66FC"/>
    <w:rsid w:val="00BC6887"/>
    <w:rsid w:val="00BC6AEE"/>
    <w:rsid w:val="00BC70B4"/>
    <w:rsid w:val="00BC76A4"/>
    <w:rsid w:val="00BC77CE"/>
    <w:rsid w:val="00BC7C7B"/>
    <w:rsid w:val="00BC7EFE"/>
    <w:rsid w:val="00BC7F86"/>
    <w:rsid w:val="00BC7FC1"/>
    <w:rsid w:val="00BD01C0"/>
    <w:rsid w:val="00BD03B4"/>
    <w:rsid w:val="00BD09D4"/>
    <w:rsid w:val="00BD110B"/>
    <w:rsid w:val="00BD130C"/>
    <w:rsid w:val="00BD14F8"/>
    <w:rsid w:val="00BD150E"/>
    <w:rsid w:val="00BD1628"/>
    <w:rsid w:val="00BD17C0"/>
    <w:rsid w:val="00BD1A12"/>
    <w:rsid w:val="00BD2032"/>
    <w:rsid w:val="00BD21C2"/>
    <w:rsid w:val="00BD228F"/>
    <w:rsid w:val="00BD2359"/>
    <w:rsid w:val="00BD2D0F"/>
    <w:rsid w:val="00BD2D93"/>
    <w:rsid w:val="00BD303D"/>
    <w:rsid w:val="00BD34B4"/>
    <w:rsid w:val="00BD37F7"/>
    <w:rsid w:val="00BD3C2B"/>
    <w:rsid w:val="00BD3C3F"/>
    <w:rsid w:val="00BD3D2C"/>
    <w:rsid w:val="00BD3DA9"/>
    <w:rsid w:val="00BD4457"/>
    <w:rsid w:val="00BD4901"/>
    <w:rsid w:val="00BD4926"/>
    <w:rsid w:val="00BD5703"/>
    <w:rsid w:val="00BD57E0"/>
    <w:rsid w:val="00BD5981"/>
    <w:rsid w:val="00BD5BD0"/>
    <w:rsid w:val="00BD5BFC"/>
    <w:rsid w:val="00BD63FC"/>
    <w:rsid w:val="00BD6912"/>
    <w:rsid w:val="00BD69C0"/>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C76"/>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9BE"/>
    <w:rsid w:val="00BF6CF3"/>
    <w:rsid w:val="00BF6EA3"/>
    <w:rsid w:val="00C0000A"/>
    <w:rsid w:val="00C000DA"/>
    <w:rsid w:val="00C001B3"/>
    <w:rsid w:val="00C009F7"/>
    <w:rsid w:val="00C01288"/>
    <w:rsid w:val="00C014B2"/>
    <w:rsid w:val="00C01C93"/>
    <w:rsid w:val="00C01CA6"/>
    <w:rsid w:val="00C02457"/>
    <w:rsid w:val="00C02632"/>
    <w:rsid w:val="00C026CA"/>
    <w:rsid w:val="00C0291B"/>
    <w:rsid w:val="00C02A4E"/>
    <w:rsid w:val="00C02A77"/>
    <w:rsid w:val="00C03076"/>
    <w:rsid w:val="00C031FA"/>
    <w:rsid w:val="00C03353"/>
    <w:rsid w:val="00C04202"/>
    <w:rsid w:val="00C0491B"/>
    <w:rsid w:val="00C04FBB"/>
    <w:rsid w:val="00C050B2"/>
    <w:rsid w:val="00C05527"/>
    <w:rsid w:val="00C05A0B"/>
    <w:rsid w:val="00C0631D"/>
    <w:rsid w:val="00C067AB"/>
    <w:rsid w:val="00C06A70"/>
    <w:rsid w:val="00C06CE8"/>
    <w:rsid w:val="00C06E55"/>
    <w:rsid w:val="00C0727F"/>
    <w:rsid w:val="00C07445"/>
    <w:rsid w:val="00C075FF"/>
    <w:rsid w:val="00C07A23"/>
    <w:rsid w:val="00C07E95"/>
    <w:rsid w:val="00C07FA3"/>
    <w:rsid w:val="00C105DB"/>
    <w:rsid w:val="00C10E40"/>
    <w:rsid w:val="00C10E47"/>
    <w:rsid w:val="00C10F03"/>
    <w:rsid w:val="00C10FA6"/>
    <w:rsid w:val="00C11294"/>
    <w:rsid w:val="00C11396"/>
    <w:rsid w:val="00C113D8"/>
    <w:rsid w:val="00C11715"/>
    <w:rsid w:val="00C11A6C"/>
    <w:rsid w:val="00C11BFA"/>
    <w:rsid w:val="00C11D0C"/>
    <w:rsid w:val="00C11E70"/>
    <w:rsid w:val="00C1222A"/>
    <w:rsid w:val="00C1227A"/>
    <w:rsid w:val="00C124EB"/>
    <w:rsid w:val="00C12981"/>
    <w:rsid w:val="00C12997"/>
    <w:rsid w:val="00C12AF2"/>
    <w:rsid w:val="00C12D1C"/>
    <w:rsid w:val="00C12DF3"/>
    <w:rsid w:val="00C13209"/>
    <w:rsid w:val="00C133F0"/>
    <w:rsid w:val="00C13A51"/>
    <w:rsid w:val="00C13BF6"/>
    <w:rsid w:val="00C13D38"/>
    <w:rsid w:val="00C13F8E"/>
    <w:rsid w:val="00C1466B"/>
    <w:rsid w:val="00C14D26"/>
    <w:rsid w:val="00C154E6"/>
    <w:rsid w:val="00C1554E"/>
    <w:rsid w:val="00C15B2E"/>
    <w:rsid w:val="00C15EC0"/>
    <w:rsid w:val="00C16049"/>
    <w:rsid w:val="00C168D3"/>
    <w:rsid w:val="00C16ADB"/>
    <w:rsid w:val="00C16B20"/>
    <w:rsid w:val="00C17654"/>
    <w:rsid w:val="00C1769C"/>
    <w:rsid w:val="00C176B2"/>
    <w:rsid w:val="00C177DF"/>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98F"/>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47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0C4"/>
    <w:rsid w:val="00C414BB"/>
    <w:rsid w:val="00C41643"/>
    <w:rsid w:val="00C417B2"/>
    <w:rsid w:val="00C419C2"/>
    <w:rsid w:val="00C41A21"/>
    <w:rsid w:val="00C41D31"/>
    <w:rsid w:val="00C41D5E"/>
    <w:rsid w:val="00C41F1F"/>
    <w:rsid w:val="00C4212B"/>
    <w:rsid w:val="00C42419"/>
    <w:rsid w:val="00C42B89"/>
    <w:rsid w:val="00C430DA"/>
    <w:rsid w:val="00C43796"/>
    <w:rsid w:val="00C438A5"/>
    <w:rsid w:val="00C4419A"/>
    <w:rsid w:val="00C442D7"/>
    <w:rsid w:val="00C44891"/>
    <w:rsid w:val="00C44DF2"/>
    <w:rsid w:val="00C44F6E"/>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2"/>
    <w:rsid w:val="00C512FA"/>
    <w:rsid w:val="00C513C2"/>
    <w:rsid w:val="00C52D44"/>
    <w:rsid w:val="00C53676"/>
    <w:rsid w:val="00C53B7B"/>
    <w:rsid w:val="00C53E78"/>
    <w:rsid w:val="00C53FED"/>
    <w:rsid w:val="00C54022"/>
    <w:rsid w:val="00C54898"/>
    <w:rsid w:val="00C54947"/>
    <w:rsid w:val="00C54967"/>
    <w:rsid w:val="00C54FAB"/>
    <w:rsid w:val="00C54FBC"/>
    <w:rsid w:val="00C550A3"/>
    <w:rsid w:val="00C5510C"/>
    <w:rsid w:val="00C558AE"/>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57F89"/>
    <w:rsid w:val="00C60336"/>
    <w:rsid w:val="00C60592"/>
    <w:rsid w:val="00C60726"/>
    <w:rsid w:val="00C60824"/>
    <w:rsid w:val="00C60DEC"/>
    <w:rsid w:val="00C60E27"/>
    <w:rsid w:val="00C60FF4"/>
    <w:rsid w:val="00C6124B"/>
    <w:rsid w:val="00C617A3"/>
    <w:rsid w:val="00C6184B"/>
    <w:rsid w:val="00C61C0C"/>
    <w:rsid w:val="00C629EF"/>
    <w:rsid w:val="00C62A54"/>
    <w:rsid w:val="00C62B02"/>
    <w:rsid w:val="00C62B0E"/>
    <w:rsid w:val="00C62B3F"/>
    <w:rsid w:val="00C63574"/>
    <w:rsid w:val="00C6395E"/>
    <w:rsid w:val="00C63BE1"/>
    <w:rsid w:val="00C63FCF"/>
    <w:rsid w:val="00C64116"/>
    <w:rsid w:val="00C64654"/>
    <w:rsid w:val="00C6497A"/>
    <w:rsid w:val="00C64E0F"/>
    <w:rsid w:val="00C64E25"/>
    <w:rsid w:val="00C64F63"/>
    <w:rsid w:val="00C64F71"/>
    <w:rsid w:val="00C64FE6"/>
    <w:rsid w:val="00C65952"/>
    <w:rsid w:val="00C65A82"/>
    <w:rsid w:val="00C65BD2"/>
    <w:rsid w:val="00C65C29"/>
    <w:rsid w:val="00C65E6C"/>
    <w:rsid w:val="00C6606F"/>
    <w:rsid w:val="00C660CB"/>
    <w:rsid w:val="00C66549"/>
    <w:rsid w:val="00C665B4"/>
    <w:rsid w:val="00C66D02"/>
    <w:rsid w:val="00C66D58"/>
    <w:rsid w:val="00C67051"/>
    <w:rsid w:val="00C67387"/>
    <w:rsid w:val="00C678AF"/>
    <w:rsid w:val="00C67CB9"/>
    <w:rsid w:val="00C67E04"/>
    <w:rsid w:val="00C704FF"/>
    <w:rsid w:val="00C706AD"/>
    <w:rsid w:val="00C706D3"/>
    <w:rsid w:val="00C7076C"/>
    <w:rsid w:val="00C707B5"/>
    <w:rsid w:val="00C70B0C"/>
    <w:rsid w:val="00C70F62"/>
    <w:rsid w:val="00C7138E"/>
    <w:rsid w:val="00C71AF5"/>
    <w:rsid w:val="00C71BD4"/>
    <w:rsid w:val="00C71CF6"/>
    <w:rsid w:val="00C7239E"/>
    <w:rsid w:val="00C726F8"/>
    <w:rsid w:val="00C72C90"/>
    <w:rsid w:val="00C7303B"/>
    <w:rsid w:val="00C7308D"/>
    <w:rsid w:val="00C733B9"/>
    <w:rsid w:val="00C7358F"/>
    <w:rsid w:val="00C736E4"/>
    <w:rsid w:val="00C73945"/>
    <w:rsid w:val="00C73ABD"/>
    <w:rsid w:val="00C73AD6"/>
    <w:rsid w:val="00C73B92"/>
    <w:rsid w:val="00C73F93"/>
    <w:rsid w:val="00C740C8"/>
    <w:rsid w:val="00C7414E"/>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416"/>
    <w:rsid w:val="00C775BD"/>
    <w:rsid w:val="00C7790C"/>
    <w:rsid w:val="00C77992"/>
    <w:rsid w:val="00C77B05"/>
    <w:rsid w:val="00C77E09"/>
    <w:rsid w:val="00C77F4E"/>
    <w:rsid w:val="00C8038D"/>
    <w:rsid w:val="00C80644"/>
    <w:rsid w:val="00C806E9"/>
    <w:rsid w:val="00C80704"/>
    <w:rsid w:val="00C809D1"/>
    <w:rsid w:val="00C80E3A"/>
    <w:rsid w:val="00C8119C"/>
    <w:rsid w:val="00C81F31"/>
    <w:rsid w:val="00C821A1"/>
    <w:rsid w:val="00C82483"/>
    <w:rsid w:val="00C826E1"/>
    <w:rsid w:val="00C82ACB"/>
    <w:rsid w:val="00C82F6D"/>
    <w:rsid w:val="00C82FEC"/>
    <w:rsid w:val="00C83831"/>
    <w:rsid w:val="00C83A8A"/>
    <w:rsid w:val="00C83F06"/>
    <w:rsid w:val="00C8422D"/>
    <w:rsid w:val="00C847A8"/>
    <w:rsid w:val="00C84B70"/>
    <w:rsid w:val="00C8535A"/>
    <w:rsid w:val="00C8591F"/>
    <w:rsid w:val="00C85CB7"/>
    <w:rsid w:val="00C85D10"/>
    <w:rsid w:val="00C86B39"/>
    <w:rsid w:val="00C86F78"/>
    <w:rsid w:val="00C876C0"/>
    <w:rsid w:val="00C876F6"/>
    <w:rsid w:val="00C8780E"/>
    <w:rsid w:val="00C87E72"/>
    <w:rsid w:val="00C90547"/>
    <w:rsid w:val="00C905AA"/>
    <w:rsid w:val="00C905AB"/>
    <w:rsid w:val="00C9081B"/>
    <w:rsid w:val="00C90BF1"/>
    <w:rsid w:val="00C9166C"/>
    <w:rsid w:val="00C91729"/>
    <w:rsid w:val="00C91771"/>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3B56"/>
    <w:rsid w:val="00CB42C9"/>
    <w:rsid w:val="00CB4677"/>
    <w:rsid w:val="00CB46C3"/>
    <w:rsid w:val="00CB50CB"/>
    <w:rsid w:val="00CB514F"/>
    <w:rsid w:val="00CB5159"/>
    <w:rsid w:val="00CB538F"/>
    <w:rsid w:val="00CB5517"/>
    <w:rsid w:val="00CB5918"/>
    <w:rsid w:val="00CB5D94"/>
    <w:rsid w:val="00CB5ECF"/>
    <w:rsid w:val="00CB5FC5"/>
    <w:rsid w:val="00CB63CE"/>
    <w:rsid w:val="00CB674E"/>
    <w:rsid w:val="00CB689A"/>
    <w:rsid w:val="00CB7027"/>
    <w:rsid w:val="00CB7D22"/>
    <w:rsid w:val="00CC07AE"/>
    <w:rsid w:val="00CC0C2A"/>
    <w:rsid w:val="00CC0CBA"/>
    <w:rsid w:val="00CC1344"/>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838"/>
    <w:rsid w:val="00CC7BFF"/>
    <w:rsid w:val="00CC7CE5"/>
    <w:rsid w:val="00CC7DA0"/>
    <w:rsid w:val="00CD06C6"/>
    <w:rsid w:val="00CD070D"/>
    <w:rsid w:val="00CD0913"/>
    <w:rsid w:val="00CD095A"/>
    <w:rsid w:val="00CD0A03"/>
    <w:rsid w:val="00CD0ACC"/>
    <w:rsid w:val="00CD0EBC"/>
    <w:rsid w:val="00CD0F10"/>
    <w:rsid w:val="00CD0F74"/>
    <w:rsid w:val="00CD1186"/>
    <w:rsid w:val="00CD153B"/>
    <w:rsid w:val="00CD1AF8"/>
    <w:rsid w:val="00CD1B2B"/>
    <w:rsid w:val="00CD2853"/>
    <w:rsid w:val="00CD2DBC"/>
    <w:rsid w:val="00CD30FF"/>
    <w:rsid w:val="00CD3129"/>
    <w:rsid w:val="00CD353A"/>
    <w:rsid w:val="00CD3769"/>
    <w:rsid w:val="00CD3945"/>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D2D"/>
    <w:rsid w:val="00CE0F70"/>
    <w:rsid w:val="00CE109C"/>
    <w:rsid w:val="00CE123D"/>
    <w:rsid w:val="00CE12B9"/>
    <w:rsid w:val="00CE12DB"/>
    <w:rsid w:val="00CE1329"/>
    <w:rsid w:val="00CE16B7"/>
    <w:rsid w:val="00CE1C1B"/>
    <w:rsid w:val="00CE1DF2"/>
    <w:rsid w:val="00CE203D"/>
    <w:rsid w:val="00CE2789"/>
    <w:rsid w:val="00CE29DB"/>
    <w:rsid w:val="00CE3489"/>
    <w:rsid w:val="00CE35A6"/>
    <w:rsid w:val="00CE3795"/>
    <w:rsid w:val="00CE3907"/>
    <w:rsid w:val="00CE3994"/>
    <w:rsid w:val="00CE3CD5"/>
    <w:rsid w:val="00CE3E66"/>
    <w:rsid w:val="00CE3E92"/>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21A"/>
    <w:rsid w:val="00CE73EC"/>
    <w:rsid w:val="00CE7666"/>
    <w:rsid w:val="00CE77A5"/>
    <w:rsid w:val="00CE788A"/>
    <w:rsid w:val="00CE78B9"/>
    <w:rsid w:val="00CF0172"/>
    <w:rsid w:val="00CF068A"/>
    <w:rsid w:val="00CF0915"/>
    <w:rsid w:val="00CF09DE"/>
    <w:rsid w:val="00CF0AA3"/>
    <w:rsid w:val="00CF0ECD"/>
    <w:rsid w:val="00CF0EDC"/>
    <w:rsid w:val="00CF1070"/>
    <w:rsid w:val="00CF19B4"/>
    <w:rsid w:val="00CF23AB"/>
    <w:rsid w:val="00CF32F4"/>
    <w:rsid w:val="00CF34D7"/>
    <w:rsid w:val="00CF351D"/>
    <w:rsid w:val="00CF359F"/>
    <w:rsid w:val="00CF3BF2"/>
    <w:rsid w:val="00CF4009"/>
    <w:rsid w:val="00CF4AF9"/>
    <w:rsid w:val="00CF584E"/>
    <w:rsid w:val="00CF5A2A"/>
    <w:rsid w:val="00CF5A9A"/>
    <w:rsid w:val="00CF5CC8"/>
    <w:rsid w:val="00CF6500"/>
    <w:rsid w:val="00CF665E"/>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871"/>
    <w:rsid w:val="00D02960"/>
    <w:rsid w:val="00D02A6B"/>
    <w:rsid w:val="00D02B88"/>
    <w:rsid w:val="00D03127"/>
    <w:rsid w:val="00D031A0"/>
    <w:rsid w:val="00D03279"/>
    <w:rsid w:val="00D032DD"/>
    <w:rsid w:val="00D036FC"/>
    <w:rsid w:val="00D03762"/>
    <w:rsid w:val="00D03858"/>
    <w:rsid w:val="00D03F5D"/>
    <w:rsid w:val="00D04096"/>
    <w:rsid w:val="00D04548"/>
    <w:rsid w:val="00D04A0A"/>
    <w:rsid w:val="00D04CF0"/>
    <w:rsid w:val="00D05585"/>
    <w:rsid w:val="00D055F5"/>
    <w:rsid w:val="00D059B1"/>
    <w:rsid w:val="00D05B67"/>
    <w:rsid w:val="00D05D62"/>
    <w:rsid w:val="00D0648B"/>
    <w:rsid w:val="00D0664E"/>
    <w:rsid w:val="00D069B7"/>
    <w:rsid w:val="00D06D93"/>
    <w:rsid w:val="00D07341"/>
    <w:rsid w:val="00D07396"/>
    <w:rsid w:val="00D0739A"/>
    <w:rsid w:val="00D07566"/>
    <w:rsid w:val="00D07812"/>
    <w:rsid w:val="00D07CB5"/>
    <w:rsid w:val="00D10654"/>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1F9"/>
    <w:rsid w:val="00D13966"/>
    <w:rsid w:val="00D13CEB"/>
    <w:rsid w:val="00D13D77"/>
    <w:rsid w:val="00D13E1A"/>
    <w:rsid w:val="00D14527"/>
    <w:rsid w:val="00D14944"/>
    <w:rsid w:val="00D14A26"/>
    <w:rsid w:val="00D14EF0"/>
    <w:rsid w:val="00D15048"/>
    <w:rsid w:val="00D156EF"/>
    <w:rsid w:val="00D15A00"/>
    <w:rsid w:val="00D1649B"/>
    <w:rsid w:val="00D16537"/>
    <w:rsid w:val="00D16724"/>
    <w:rsid w:val="00D16BBB"/>
    <w:rsid w:val="00D16D96"/>
    <w:rsid w:val="00D1708B"/>
    <w:rsid w:val="00D1717E"/>
    <w:rsid w:val="00D171B2"/>
    <w:rsid w:val="00D1749D"/>
    <w:rsid w:val="00D17963"/>
    <w:rsid w:val="00D17D1B"/>
    <w:rsid w:val="00D17D9D"/>
    <w:rsid w:val="00D17FD3"/>
    <w:rsid w:val="00D202ED"/>
    <w:rsid w:val="00D209D5"/>
    <w:rsid w:val="00D21023"/>
    <w:rsid w:val="00D210AE"/>
    <w:rsid w:val="00D21206"/>
    <w:rsid w:val="00D215E3"/>
    <w:rsid w:val="00D21822"/>
    <w:rsid w:val="00D21A27"/>
    <w:rsid w:val="00D21BF0"/>
    <w:rsid w:val="00D21CC0"/>
    <w:rsid w:val="00D22188"/>
    <w:rsid w:val="00D22222"/>
    <w:rsid w:val="00D2291F"/>
    <w:rsid w:val="00D22D64"/>
    <w:rsid w:val="00D2317F"/>
    <w:rsid w:val="00D23326"/>
    <w:rsid w:val="00D233DA"/>
    <w:rsid w:val="00D23EEE"/>
    <w:rsid w:val="00D240AD"/>
    <w:rsid w:val="00D242BF"/>
    <w:rsid w:val="00D243E2"/>
    <w:rsid w:val="00D2464E"/>
    <w:rsid w:val="00D249C2"/>
    <w:rsid w:val="00D24A90"/>
    <w:rsid w:val="00D24AF0"/>
    <w:rsid w:val="00D24DE2"/>
    <w:rsid w:val="00D250A5"/>
    <w:rsid w:val="00D2540B"/>
    <w:rsid w:val="00D254E1"/>
    <w:rsid w:val="00D256CB"/>
    <w:rsid w:val="00D256DD"/>
    <w:rsid w:val="00D25C24"/>
    <w:rsid w:val="00D25F2A"/>
    <w:rsid w:val="00D26166"/>
    <w:rsid w:val="00D26E82"/>
    <w:rsid w:val="00D274B6"/>
    <w:rsid w:val="00D2785B"/>
    <w:rsid w:val="00D278D7"/>
    <w:rsid w:val="00D279D8"/>
    <w:rsid w:val="00D27BEC"/>
    <w:rsid w:val="00D27C42"/>
    <w:rsid w:val="00D27C63"/>
    <w:rsid w:val="00D27E08"/>
    <w:rsid w:val="00D27F5E"/>
    <w:rsid w:val="00D302C7"/>
    <w:rsid w:val="00D30539"/>
    <w:rsid w:val="00D30610"/>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08E"/>
    <w:rsid w:val="00D34287"/>
    <w:rsid w:val="00D3448C"/>
    <w:rsid w:val="00D34526"/>
    <w:rsid w:val="00D34DDF"/>
    <w:rsid w:val="00D3510F"/>
    <w:rsid w:val="00D35334"/>
    <w:rsid w:val="00D35DF8"/>
    <w:rsid w:val="00D35FCF"/>
    <w:rsid w:val="00D36237"/>
    <w:rsid w:val="00D36629"/>
    <w:rsid w:val="00D366CF"/>
    <w:rsid w:val="00D36C8E"/>
    <w:rsid w:val="00D36F52"/>
    <w:rsid w:val="00D36FC8"/>
    <w:rsid w:val="00D3705B"/>
    <w:rsid w:val="00D371FD"/>
    <w:rsid w:val="00D37256"/>
    <w:rsid w:val="00D37259"/>
    <w:rsid w:val="00D3737D"/>
    <w:rsid w:val="00D37B5B"/>
    <w:rsid w:val="00D40115"/>
    <w:rsid w:val="00D4113A"/>
    <w:rsid w:val="00D41461"/>
    <w:rsid w:val="00D418FA"/>
    <w:rsid w:val="00D41A67"/>
    <w:rsid w:val="00D42421"/>
    <w:rsid w:val="00D42623"/>
    <w:rsid w:val="00D427AE"/>
    <w:rsid w:val="00D432BA"/>
    <w:rsid w:val="00D4353C"/>
    <w:rsid w:val="00D435B4"/>
    <w:rsid w:val="00D435D0"/>
    <w:rsid w:val="00D4360C"/>
    <w:rsid w:val="00D44803"/>
    <w:rsid w:val="00D4482B"/>
    <w:rsid w:val="00D44C64"/>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0D73"/>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82"/>
    <w:rsid w:val="00D562B9"/>
    <w:rsid w:val="00D5660E"/>
    <w:rsid w:val="00D56D17"/>
    <w:rsid w:val="00D56FFE"/>
    <w:rsid w:val="00D5718F"/>
    <w:rsid w:val="00D5720F"/>
    <w:rsid w:val="00D5735E"/>
    <w:rsid w:val="00D577A4"/>
    <w:rsid w:val="00D57806"/>
    <w:rsid w:val="00D5798A"/>
    <w:rsid w:val="00D57D9A"/>
    <w:rsid w:val="00D57E3D"/>
    <w:rsid w:val="00D57E99"/>
    <w:rsid w:val="00D57FEA"/>
    <w:rsid w:val="00D57FEF"/>
    <w:rsid w:val="00D600F2"/>
    <w:rsid w:val="00D605AD"/>
    <w:rsid w:val="00D60665"/>
    <w:rsid w:val="00D608D4"/>
    <w:rsid w:val="00D60AD4"/>
    <w:rsid w:val="00D60B31"/>
    <w:rsid w:val="00D60C5B"/>
    <w:rsid w:val="00D60F22"/>
    <w:rsid w:val="00D61134"/>
    <w:rsid w:val="00D61368"/>
    <w:rsid w:val="00D61527"/>
    <w:rsid w:val="00D61940"/>
    <w:rsid w:val="00D6194A"/>
    <w:rsid w:val="00D61CA7"/>
    <w:rsid w:val="00D61D18"/>
    <w:rsid w:val="00D61DCC"/>
    <w:rsid w:val="00D61F57"/>
    <w:rsid w:val="00D6200E"/>
    <w:rsid w:val="00D621D4"/>
    <w:rsid w:val="00D62818"/>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095"/>
    <w:rsid w:val="00D717EE"/>
    <w:rsid w:val="00D719AC"/>
    <w:rsid w:val="00D71CAC"/>
    <w:rsid w:val="00D71D9B"/>
    <w:rsid w:val="00D71EA1"/>
    <w:rsid w:val="00D72101"/>
    <w:rsid w:val="00D72707"/>
    <w:rsid w:val="00D72818"/>
    <w:rsid w:val="00D72D66"/>
    <w:rsid w:val="00D72FA0"/>
    <w:rsid w:val="00D72FC3"/>
    <w:rsid w:val="00D73015"/>
    <w:rsid w:val="00D73A84"/>
    <w:rsid w:val="00D73B6C"/>
    <w:rsid w:val="00D73D2A"/>
    <w:rsid w:val="00D741E8"/>
    <w:rsid w:val="00D74252"/>
    <w:rsid w:val="00D74785"/>
    <w:rsid w:val="00D751A3"/>
    <w:rsid w:val="00D751E8"/>
    <w:rsid w:val="00D7564C"/>
    <w:rsid w:val="00D756D1"/>
    <w:rsid w:val="00D757AD"/>
    <w:rsid w:val="00D75BAC"/>
    <w:rsid w:val="00D75BF0"/>
    <w:rsid w:val="00D75C18"/>
    <w:rsid w:val="00D76102"/>
    <w:rsid w:val="00D76122"/>
    <w:rsid w:val="00D76C53"/>
    <w:rsid w:val="00D7766E"/>
    <w:rsid w:val="00D779EC"/>
    <w:rsid w:val="00D77A72"/>
    <w:rsid w:val="00D77C3B"/>
    <w:rsid w:val="00D803BD"/>
    <w:rsid w:val="00D80552"/>
    <w:rsid w:val="00D8083E"/>
    <w:rsid w:val="00D80923"/>
    <w:rsid w:val="00D80BA4"/>
    <w:rsid w:val="00D80C3C"/>
    <w:rsid w:val="00D811E0"/>
    <w:rsid w:val="00D81BDA"/>
    <w:rsid w:val="00D82377"/>
    <w:rsid w:val="00D82765"/>
    <w:rsid w:val="00D82C6A"/>
    <w:rsid w:val="00D82FC6"/>
    <w:rsid w:val="00D833CB"/>
    <w:rsid w:val="00D83816"/>
    <w:rsid w:val="00D839DE"/>
    <w:rsid w:val="00D83A1C"/>
    <w:rsid w:val="00D83C78"/>
    <w:rsid w:val="00D83CFC"/>
    <w:rsid w:val="00D84281"/>
    <w:rsid w:val="00D843D5"/>
    <w:rsid w:val="00D84853"/>
    <w:rsid w:val="00D84946"/>
    <w:rsid w:val="00D84B0F"/>
    <w:rsid w:val="00D84E2E"/>
    <w:rsid w:val="00D84E64"/>
    <w:rsid w:val="00D852AD"/>
    <w:rsid w:val="00D85322"/>
    <w:rsid w:val="00D8534B"/>
    <w:rsid w:val="00D85723"/>
    <w:rsid w:val="00D857C9"/>
    <w:rsid w:val="00D85CFB"/>
    <w:rsid w:val="00D85D66"/>
    <w:rsid w:val="00D861E0"/>
    <w:rsid w:val="00D862B2"/>
    <w:rsid w:val="00D86399"/>
    <w:rsid w:val="00D86948"/>
    <w:rsid w:val="00D869AB"/>
    <w:rsid w:val="00D87259"/>
    <w:rsid w:val="00D87414"/>
    <w:rsid w:val="00D875A9"/>
    <w:rsid w:val="00D875AF"/>
    <w:rsid w:val="00D875D2"/>
    <w:rsid w:val="00D9036A"/>
    <w:rsid w:val="00D903DE"/>
    <w:rsid w:val="00D90F07"/>
    <w:rsid w:val="00D910FE"/>
    <w:rsid w:val="00D91540"/>
    <w:rsid w:val="00D917C6"/>
    <w:rsid w:val="00D91BC9"/>
    <w:rsid w:val="00D91E9A"/>
    <w:rsid w:val="00D91F4E"/>
    <w:rsid w:val="00D92150"/>
    <w:rsid w:val="00D92590"/>
    <w:rsid w:val="00D926DA"/>
    <w:rsid w:val="00D92B2B"/>
    <w:rsid w:val="00D9314D"/>
    <w:rsid w:val="00D9372F"/>
    <w:rsid w:val="00D94440"/>
    <w:rsid w:val="00D94CAC"/>
    <w:rsid w:val="00D94EF7"/>
    <w:rsid w:val="00D959DB"/>
    <w:rsid w:val="00D95B4B"/>
    <w:rsid w:val="00D95CE2"/>
    <w:rsid w:val="00D96169"/>
    <w:rsid w:val="00D965F7"/>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6C9"/>
    <w:rsid w:val="00DA2770"/>
    <w:rsid w:val="00DA2BB7"/>
    <w:rsid w:val="00DA3352"/>
    <w:rsid w:val="00DA34FA"/>
    <w:rsid w:val="00DA35AF"/>
    <w:rsid w:val="00DA38A4"/>
    <w:rsid w:val="00DA3BE4"/>
    <w:rsid w:val="00DA3CD0"/>
    <w:rsid w:val="00DA41E7"/>
    <w:rsid w:val="00DA46D9"/>
    <w:rsid w:val="00DA482E"/>
    <w:rsid w:val="00DA4CEA"/>
    <w:rsid w:val="00DA51EF"/>
    <w:rsid w:val="00DA5903"/>
    <w:rsid w:val="00DA5932"/>
    <w:rsid w:val="00DA6343"/>
    <w:rsid w:val="00DA6345"/>
    <w:rsid w:val="00DA660A"/>
    <w:rsid w:val="00DA671A"/>
    <w:rsid w:val="00DA6C55"/>
    <w:rsid w:val="00DA76A3"/>
    <w:rsid w:val="00DA76B4"/>
    <w:rsid w:val="00DA7888"/>
    <w:rsid w:val="00DA7A14"/>
    <w:rsid w:val="00DA7BC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78C"/>
    <w:rsid w:val="00DB491F"/>
    <w:rsid w:val="00DB4CD8"/>
    <w:rsid w:val="00DB5207"/>
    <w:rsid w:val="00DB57AB"/>
    <w:rsid w:val="00DB57E4"/>
    <w:rsid w:val="00DB5818"/>
    <w:rsid w:val="00DB59BE"/>
    <w:rsid w:val="00DB5F61"/>
    <w:rsid w:val="00DB644B"/>
    <w:rsid w:val="00DB67DD"/>
    <w:rsid w:val="00DB689A"/>
    <w:rsid w:val="00DB7633"/>
    <w:rsid w:val="00DB78FC"/>
    <w:rsid w:val="00DB7B7B"/>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366"/>
    <w:rsid w:val="00DC54CB"/>
    <w:rsid w:val="00DC5EE4"/>
    <w:rsid w:val="00DC5EF7"/>
    <w:rsid w:val="00DC611D"/>
    <w:rsid w:val="00DC65DD"/>
    <w:rsid w:val="00DC65DE"/>
    <w:rsid w:val="00DC6633"/>
    <w:rsid w:val="00DC6C06"/>
    <w:rsid w:val="00DC6F30"/>
    <w:rsid w:val="00DC70E9"/>
    <w:rsid w:val="00DC723C"/>
    <w:rsid w:val="00DC72AB"/>
    <w:rsid w:val="00DC74AA"/>
    <w:rsid w:val="00DC79FE"/>
    <w:rsid w:val="00DC7B8C"/>
    <w:rsid w:val="00DD0023"/>
    <w:rsid w:val="00DD0303"/>
    <w:rsid w:val="00DD0465"/>
    <w:rsid w:val="00DD06E4"/>
    <w:rsid w:val="00DD09A3"/>
    <w:rsid w:val="00DD09E7"/>
    <w:rsid w:val="00DD0FCF"/>
    <w:rsid w:val="00DD13BA"/>
    <w:rsid w:val="00DD20F5"/>
    <w:rsid w:val="00DD24E8"/>
    <w:rsid w:val="00DD2526"/>
    <w:rsid w:val="00DD27DA"/>
    <w:rsid w:val="00DD2C8D"/>
    <w:rsid w:val="00DD2D56"/>
    <w:rsid w:val="00DD3082"/>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6A3B"/>
    <w:rsid w:val="00DD7B32"/>
    <w:rsid w:val="00DD7C91"/>
    <w:rsid w:val="00DD7DBE"/>
    <w:rsid w:val="00DD7F36"/>
    <w:rsid w:val="00DD7FC4"/>
    <w:rsid w:val="00DE03A3"/>
    <w:rsid w:val="00DE0519"/>
    <w:rsid w:val="00DE06B5"/>
    <w:rsid w:val="00DE09EE"/>
    <w:rsid w:val="00DE1090"/>
    <w:rsid w:val="00DE12DE"/>
    <w:rsid w:val="00DE15A7"/>
    <w:rsid w:val="00DE1644"/>
    <w:rsid w:val="00DE1AF2"/>
    <w:rsid w:val="00DE22D8"/>
    <w:rsid w:val="00DE22F7"/>
    <w:rsid w:val="00DE242A"/>
    <w:rsid w:val="00DE2D22"/>
    <w:rsid w:val="00DE2F9A"/>
    <w:rsid w:val="00DE30E9"/>
    <w:rsid w:val="00DE3254"/>
    <w:rsid w:val="00DE351B"/>
    <w:rsid w:val="00DE376A"/>
    <w:rsid w:val="00DE3B52"/>
    <w:rsid w:val="00DE3F3C"/>
    <w:rsid w:val="00DE3F7D"/>
    <w:rsid w:val="00DE41B5"/>
    <w:rsid w:val="00DE4376"/>
    <w:rsid w:val="00DE44B0"/>
    <w:rsid w:val="00DE4CBA"/>
    <w:rsid w:val="00DE5C04"/>
    <w:rsid w:val="00DE5C71"/>
    <w:rsid w:val="00DE5F95"/>
    <w:rsid w:val="00DE6032"/>
    <w:rsid w:val="00DE6347"/>
    <w:rsid w:val="00DE651D"/>
    <w:rsid w:val="00DE677E"/>
    <w:rsid w:val="00DE6817"/>
    <w:rsid w:val="00DE6908"/>
    <w:rsid w:val="00DE69A4"/>
    <w:rsid w:val="00DE6B65"/>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BD7"/>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8C8"/>
    <w:rsid w:val="00E00993"/>
    <w:rsid w:val="00E00A62"/>
    <w:rsid w:val="00E00E18"/>
    <w:rsid w:val="00E00FCB"/>
    <w:rsid w:val="00E010BB"/>
    <w:rsid w:val="00E011F1"/>
    <w:rsid w:val="00E01576"/>
    <w:rsid w:val="00E016AD"/>
    <w:rsid w:val="00E01B18"/>
    <w:rsid w:val="00E01BB9"/>
    <w:rsid w:val="00E01DA7"/>
    <w:rsid w:val="00E01E3A"/>
    <w:rsid w:val="00E027E3"/>
    <w:rsid w:val="00E02B06"/>
    <w:rsid w:val="00E02EDB"/>
    <w:rsid w:val="00E02FD8"/>
    <w:rsid w:val="00E0380C"/>
    <w:rsid w:val="00E03A18"/>
    <w:rsid w:val="00E03B11"/>
    <w:rsid w:val="00E03C43"/>
    <w:rsid w:val="00E03C7D"/>
    <w:rsid w:val="00E03EAF"/>
    <w:rsid w:val="00E04F6E"/>
    <w:rsid w:val="00E05082"/>
    <w:rsid w:val="00E056FD"/>
    <w:rsid w:val="00E05B22"/>
    <w:rsid w:val="00E05CB4"/>
    <w:rsid w:val="00E05CF4"/>
    <w:rsid w:val="00E06A5B"/>
    <w:rsid w:val="00E06FE5"/>
    <w:rsid w:val="00E07947"/>
    <w:rsid w:val="00E105B2"/>
    <w:rsid w:val="00E108D8"/>
    <w:rsid w:val="00E11179"/>
    <w:rsid w:val="00E116A8"/>
    <w:rsid w:val="00E11BA3"/>
    <w:rsid w:val="00E11CFE"/>
    <w:rsid w:val="00E1200A"/>
    <w:rsid w:val="00E12082"/>
    <w:rsid w:val="00E12618"/>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4B2A"/>
    <w:rsid w:val="00E15001"/>
    <w:rsid w:val="00E15092"/>
    <w:rsid w:val="00E150C6"/>
    <w:rsid w:val="00E1511E"/>
    <w:rsid w:val="00E15277"/>
    <w:rsid w:val="00E153AA"/>
    <w:rsid w:val="00E16276"/>
    <w:rsid w:val="00E1642E"/>
    <w:rsid w:val="00E164CD"/>
    <w:rsid w:val="00E16C6A"/>
    <w:rsid w:val="00E1774C"/>
    <w:rsid w:val="00E17B13"/>
    <w:rsid w:val="00E17D60"/>
    <w:rsid w:val="00E17DEA"/>
    <w:rsid w:val="00E20270"/>
    <w:rsid w:val="00E20313"/>
    <w:rsid w:val="00E20463"/>
    <w:rsid w:val="00E2068C"/>
    <w:rsid w:val="00E2083C"/>
    <w:rsid w:val="00E20B55"/>
    <w:rsid w:val="00E2124B"/>
    <w:rsid w:val="00E2190D"/>
    <w:rsid w:val="00E21925"/>
    <w:rsid w:val="00E21B98"/>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0F99"/>
    <w:rsid w:val="00E314B8"/>
    <w:rsid w:val="00E31544"/>
    <w:rsid w:val="00E31872"/>
    <w:rsid w:val="00E31926"/>
    <w:rsid w:val="00E31C3C"/>
    <w:rsid w:val="00E32996"/>
    <w:rsid w:val="00E32C03"/>
    <w:rsid w:val="00E332A3"/>
    <w:rsid w:val="00E335AA"/>
    <w:rsid w:val="00E33693"/>
    <w:rsid w:val="00E33794"/>
    <w:rsid w:val="00E33D3F"/>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03B3"/>
    <w:rsid w:val="00E41032"/>
    <w:rsid w:val="00E411F7"/>
    <w:rsid w:val="00E4141B"/>
    <w:rsid w:val="00E41689"/>
    <w:rsid w:val="00E41732"/>
    <w:rsid w:val="00E41CF2"/>
    <w:rsid w:val="00E420BF"/>
    <w:rsid w:val="00E4220C"/>
    <w:rsid w:val="00E42402"/>
    <w:rsid w:val="00E42F41"/>
    <w:rsid w:val="00E430BB"/>
    <w:rsid w:val="00E432A9"/>
    <w:rsid w:val="00E434ED"/>
    <w:rsid w:val="00E438F6"/>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6FF"/>
    <w:rsid w:val="00E467DE"/>
    <w:rsid w:val="00E46977"/>
    <w:rsid w:val="00E46A3F"/>
    <w:rsid w:val="00E46D8A"/>
    <w:rsid w:val="00E4724C"/>
    <w:rsid w:val="00E47CD8"/>
    <w:rsid w:val="00E47D58"/>
    <w:rsid w:val="00E50028"/>
    <w:rsid w:val="00E500AE"/>
    <w:rsid w:val="00E50108"/>
    <w:rsid w:val="00E507E9"/>
    <w:rsid w:val="00E50935"/>
    <w:rsid w:val="00E50B3D"/>
    <w:rsid w:val="00E50E7C"/>
    <w:rsid w:val="00E516EF"/>
    <w:rsid w:val="00E517B5"/>
    <w:rsid w:val="00E51B65"/>
    <w:rsid w:val="00E51EC9"/>
    <w:rsid w:val="00E51EDA"/>
    <w:rsid w:val="00E52109"/>
    <w:rsid w:val="00E5220E"/>
    <w:rsid w:val="00E52256"/>
    <w:rsid w:val="00E524AF"/>
    <w:rsid w:val="00E52C74"/>
    <w:rsid w:val="00E53419"/>
    <w:rsid w:val="00E53D66"/>
    <w:rsid w:val="00E5452C"/>
    <w:rsid w:val="00E546E6"/>
    <w:rsid w:val="00E54B01"/>
    <w:rsid w:val="00E54C78"/>
    <w:rsid w:val="00E54D3E"/>
    <w:rsid w:val="00E54DE2"/>
    <w:rsid w:val="00E54FA7"/>
    <w:rsid w:val="00E550CE"/>
    <w:rsid w:val="00E553F7"/>
    <w:rsid w:val="00E5587E"/>
    <w:rsid w:val="00E55BB0"/>
    <w:rsid w:val="00E560A9"/>
    <w:rsid w:val="00E56259"/>
    <w:rsid w:val="00E5634E"/>
    <w:rsid w:val="00E56AAE"/>
    <w:rsid w:val="00E56CA4"/>
    <w:rsid w:val="00E572A0"/>
    <w:rsid w:val="00E60174"/>
    <w:rsid w:val="00E6077E"/>
    <w:rsid w:val="00E61298"/>
    <w:rsid w:val="00E6129D"/>
    <w:rsid w:val="00E6161B"/>
    <w:rsid w:val="00E620E8"/>
    <w:rsid w:val="00E623EA"/>
    <w:rsid w:val="00E6245F"/>
    <w:rsid w:val="00E62826"/>
    <w:rsid w:val="00E62931"/>
    <w:rsid w:val="00E62C24"/>
    <w:rsid w:val="00E62E00"/>
    <w:rsid w:val="00E62EE1"/>
    <w:rsid w:val="00E632EC"/>
    <w:rsid w:val="00E642B2"/>
    <w:rsid w:val="00E6441F"/>
    <w:rsid w:val="00E65251"/>
    <w:rsid w:val="00E652D7"/>
    <w:rsid w:val="00E65694"/>
    <w:rsid w:val="00E65816"/>
    <w:rsid w:val="00E6586F"/>
    <w:rsid w:val="00E65A71"/>
    <w:rsid w:val="00E65C1A"/>
    <w:rsid w:val="00E65D5F"/>
    <w:rsid w:val="00E66019"/>
    <w:rsid w:val="00E6620A"/>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475"/>
    <w:rsid w:val="00E736F8"/>
    <w:rsid w:val="00E73C3B"/>
    <w:rsid w:val="00E741B2"/>
    <w:rsid w:val="00E7470E"/>
    <w:rsid w:val="00E7484B"/>
    <w:rsid w:val="00E7513D"/>
    <w:rsid w:val="00E75157"/>
    <w:rsid w:val="00E751A4"/>
    <w:rsid w:val="00E754D7"/>
    <w:rsid w:val="00E757B7"/>
    <w:rsid w:val="00E76B83"/>
    <w:rsid w:val="00E76E4C"/>
    <w:rsid w:val="00E7732E"/>
    <w:rsid w:val="00E777C5"/>
    <w:rsid w:val="00E77813"/>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6AF"/>
    <w:rsid w:val="00E84CED"/>
    <w:rsid w:val="00E84D7D"/>
    <w:rsid w:val="00E855C5"/>
    <w:rsid w:val="00E855ED"/>
    <w:rsid w:val="00E85916"/>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1511"/>
    <w:rsid w:val="00E92791"/>
    <w:rsid w:val="00E927E2"/>
    <w:rsid w:val="00E92A33"/>
    <w:rsid w:val="00E92AAD"/>
    <w:rsid w:val="00E92D37"/>
    <w:rsid w:val="00E92EF2"/>
    <w:rsid w:val="00E92FC1"/>
    <w:rsid w:val="00E943A6"/>
    <w:rsid w:val="00E94A62"/>
    <w:rsid w:val="00E94E00"/>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276"/>
    <w:rsid w:val="00EA338F"/>
    <w:rsid w:val="00EA3AFC"/>
    <w:rsid w:val="00EA3AFF"/>
    <w:rsid w:val="00EA3EDF"/>
    <w:rsid w:val="00EA4304"/>
    <w:rsid w:val="00EA44CF"/>
    <w:rsid w:val="00EA472F"/>
    <w:rsid w:val="00EA4BB6"/>
    <w:rsid w:val="00EA4BFB"/>
    <w:rsid w:val="00EA4CFC"/>
    <w:rsid w:val="00EA4E50"/>
    <w:rsid w:val="00EA4E5D"/>
    <w:rsid w:val="00EA4F12"/>
    <w:rsid w:val="00EA5009"/>
    <w:rsid w:val="00EA50EE"/>
    <w:rsid w:val="00EA512E"/>
    <w:rsid w:val="00EA5679"/>
    <w:rsid w:val="00EA5ADA"/>
    <w:rsid w:val="00EA5CCD"/>
    <w:rsid w:val="00EA6133"/>
    <w:rsid w:val="00EA6628"/>
    <w:rsid w:val="00EA6690"/>
    <w:rsid w:val="00EA66D9"/>
    <w:rsid w:val="00EA6980"/>
    <w:rsid w:val="00EA6ED3"/>
    <w:rsid w:val="00EA7140"/>
    <w:rsid w:val="00EA727E"/>
    <w:rsid w:val="00EA7488"/>
    <w:rsid w:val="00EA75AE"/>
    <w:rsid w:val="00EA77CF"/>
    <w:rsid w:val="00EA7832"/>
    <w:rsid w:val="00EA7B2B"/>
    <w:rsid w:val="00EA7BAD"/>
    <w:rsid w:val="00EA7C1C"/>
    <w:rsid w:val="00EB045D"/>
    <w:rsid w:val="00EB06B2"/>
    <w:rsid w:val="00EB0924"/>
    <w:rsid w:val="00EB0BE5"/>
    <w:rsid w:val="00EB0BF6"/>
    <w:rsid w:val="00EB103B"/>
    <w:rsid w:val="00EB1055"/>
    <w:rsid w:val="00EB1115"/>
    <w:rsid w:val="00EB1190"/>
    <w:rsid w:val="00EB120C"/>
    <w:rsid w:val="00EB1930"/>
    <w:rsid w:val="00EB1A97"/>
    <w:rsid w:val="00EB1C09"/>
    <w:rsid w:val="00EB1C88"/>
    <w:rsid w:val="00EB2086"/>
    <w:rsid w:val="00EB2800"/>
    <w:rsid w:val="00EB297A"/>
    <w:rsid w:val="00EB298B"/>
    <w:rsid w:val="00EB31FA"/>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0DB"/>
    <w:rsid w:val="00EB638F"/>
    <w:rsid w:val="00EB6473"/>
    <w:rsid w:val="00EB6A5F"/>
    <w:rsid w:val="00EB6B13"/>
    <w:rsid w:val="00EB6F4C"/>
    <w:rsid w:val="00EB72C2"/>
    <w:rsid w:val="00EB76FD"/>
    <w:rsid w:val="00EB7A93"/>
    <w:rsid w:val="00EC00B7"/>
    <w:rsid w:val="00EC03D6"/>
    <w:rsid w:val="00EC055A"/>
    <w:rsid w:val="00EC0594"/>
    <w:rsid w:val="00EC0656"/>
    <w:rsid w:val="00EC09EF"/>
    <w:rsid w:val="00EC0F98"/>
    <w:rsid w:val="00EC1216"/>
    <w:rsid w:val="00EC13D1"/>
    <w:rsid w:val="00EC1424"/>
    <w:rsid w:val="00EC16F2"/>
    <w:rsid w:val="00EC1E0C"/>
    <w:rsid w:val="00EC247A"/>
    <w:rsid w:val="00EC2679"/>
    <w:rsid w:val="00EC2685"/>
    <w:rsid w:val="00EC2721"/>
    <w:rsid w:val="00EC2A4F"/>
    <w:rsid w:val="00EC2A71"/>
    <w:rsid w:val="00EC2BEA"/>
    <w:rsid w:val="00EC2E47"/>
    <w:rsid w:val="00EC2E95"/>
    <w:rsid w:val="00EC2F7B"/>
    <w:rsid w:val="00EC311D"/>
    <w:rsid w:val="00EC32F8"/>
    <w:rsid w:val="00EC3414"/>
    <w:rsid w:val="00EC34FB"/>
    <w:rsid w:val="00EC3897"/>
    <w:rsid w:val="00EC38CC"/>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D9D"/>
    <w:rsid w:val="00EC7F13"/>
    <w:rsid w:val="00EC7F75"/>
    <w:rsid w:val="00EC7FA5"/>
    <w:rsid w:val="00ED019B"/>
    <w:rsid w:val="00ED02CD"/>
    <w:rsid w:val="00ED035E"/>
    <w:rsid w:val="00ED05E7"/>
    <w:rsid w:val="00ED0825"/>
    <w:rsid w:val="00ED0A82"/>
    <w:rsid w:val="00ED0E5D"/>
    <w:rsid w:val="00ED1770"/>
    <w:rsid w:val="00ED17EA"/>
    <w:rsid w:val="00ED1BEC"/>
    <w:rsid w:val="00ED25F7"/>
    <w:rsid w:val="00ED270C"/>
    <w:rsid w:val="00ED2769"/>
    <w:rsid w:val="00ED281D"/>
    <w:rsid w:val="00ED337F"/>
    <w:rsid w:val="00ED35A8"/>
    <w:rsid w:val="00ED4140"/>
    <w:rsid w:val="00ED4210"/>
    <w:rsid w:val="00ED475F"/>
    <w:rsid w:val="00ED4B38"/>
    <w:rsid w:val="00ED57D4"/>
    <w:rsid w:val="00ED5918"/>
    <w:rsid w:val="00ED5994"/>
    <w:rsid w:val="00ED5C39"/>
    <w:rsid w:val="00ED6205"/>
    <w:rsid w:val="00ED697C"/>
    <w:rsid w:val="00ED6D6C"/>
    <w:rsid w:val="00ED6E06"/>
    <w:rsid w:val="00ED6E36"/>
    <w:rsid w:val="00ED7231"/>
    <w:rsid w:val="00ED72C4"/>
    <w:rsid w:val="00ED7489"/>
    <w:rsid w:val="00ED7575"/>
    <w:rsid w:val="00ED75AC"/>
    <w:rsid w:val="00EE0027"/>
    <w:rsid w:val="00EE0105"/>
    <w:rsid w:val="00EE01B9"/>
    <w:rsid w:val="00EE04ED"/>
    <w:rsid w:val="00EE06B9"/>
    <w:rsid w:val="00EE0AB4"/>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3F60"/>
    <w:rsid w:val="00EE40E2"/>
    <w:rsid w:val="00EE40E5"/>
    <w:rsid w:val="00EE4865"/>
    <w:rsid w:val="00EE49F2"/>
    <w:rsid w:val="00EE4F02"/>
    <w:rsid w:val="00EE508F"/>
    <w:rsid w:val="00EE50EC"/>
    <w:rsid w:val="00EE550A"/>
    <w:rsid w:val="00EE5621"/>
    <w:rsid w:val="00EE5777"/>
    <w:rsid w:val="00EE5876"/>
    <w:rsid w:val="00EE597D"/>
    <w:rsid w:val="00EE6178"/>
    <w:rsid w:val="00EE63C1"/>
    <w:rsid w:val="00EE6484"/>
    <w:rsid w:val="00EE6832"/>
    <w:rsid w:val="00EE69CC"/>
    <w:rsid w:val="00EE6A82"/>
    <w:rsid w:val="00EE7739"/>
    <w:rsid w:val="00EE787A"/>
    <w:rsid w:val="00EE7CA1"/>
    <w:rsid w:val="00EE7FEC"/>
    <w:rsid w:val="00EF0111"/>
    <w:rsid w:val="00EF0328"/>
    <w:rsid w:val="00EF0378"/>
    <w:rsid w:val="00EF072F"/>
    <w:rsid w:val="00EF07A7"/>
    <w:rsid w:val="00EF07F6"/>
    <w:rsid w:val="00EF084C"/>
    <w:rsid w:val="00EF0AA7"/>
    <w:rsid w:val="00EF0B7A"/>
    <w:rsid w:val="00EF0F22"/>
    <w:rsid w:val="00EF0F5A"/>
    <w:rsid w:val="00EF144C"/>
    <w:rsid w:val="00EF1A69"/>
    <w:rsid w:val="00EF2827"/>
    <w:rsid w:val="00EF2A94"/>
    <w:rsid w:val="00EF3156"/>
    <w:rsid w:val="00EF3394"/>
    <w:rsid w:val="00EF33B4"/>
    <w:rsid w:val="00EF36D0"/>
    <w:rsid w:val="00EF37A2"/>
    <w:rsid w:val="00EF3851"/>
    <w:rsid w:val="00EF3B8C"/>
    <w:rsid w:val="00EF3C3D"/>
    <w:rsid w:val="00EF5501"/>
    <w:rsid w:val="00EF5813"/>
    <w:rsid w:val="00EF5B6C"/>
    <w:rsid w:val="00EF5C2D"/>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D55"/>
    <w:rsid w:val="00F00DF6"/>
    <w:rsid w:val="00F00ED9"/>
    <w:rsid w:val="00F00EFB"/>
    <w:rsid w:val="00F01017"/>
    <w:rsid w:val="00F011B1"/>
    <w:rsid w:val="00F0150A"/>
    <w:rsid w:val="00F01693"/>
    <w:rsid w:val="00F01A6D"/>
    <w:rsid w:val="00F01D35"/>
    <w:rsid w:val="00F02061"/>
    <w:rsid w:val="00F020C1"/>
    <w:rsid w:val="00F021ED"/>
    <w:rsid w:val="00F02428"/>
    <w:rsid w:val="00F02842"/>
    <w:rsid w:val="00F02964"/>
    <w:rsid w:val="00F02F0D"/>
    <w:rsid w:val="00F02F16"/>
    <w:rsid w:val="00F03002"/>
    <w:rsid w:val="00F034BC"/>
    <w:rsid w:val="00F03AD0"/>
    <w:rsid w:val="00F04116"/>
    <w:rsid w:val="00F0421C"/>
    <w:rsid w:val="00F043FC"/>
    <w:rsid w:val="00F04AA4"/>
    <w:rsid w:val="00F04B16"/>
    <w:rsid w:val="00F04C58"/>
    <w:rsid w:val="00F04C6C"/>
    <w:rsid w:val="00F0521D"/>
    <w:rsid w:val="00F053D4"/>
    <w:rsid w:val="00F057EE"/>
    <w:rsid w:val="00F057FC"/>
    <w:rsid w:val="00F058C3"/>
    <w:rsid w:val="00F059B5"/>
    <w:rsid w:val="00F05C1E"/>
    <w:rsid w:val="00F0640F"/>
    <w:rsid w:val="00F0644A"/>
    <w:rsid w:val="00F06AAE"/>
    <w:rsid w:val="00F06DDA"/>
    <w:rsid w:val="00F06F6D"/>
    <w:rsid w:val="00F07094"/>
    <w:rsid w:val="00F070AA"/>
    <w:rsid w:val="00F07723"/>
    <w:rsid w:val="00F0794B"/>
    <w:rsid w:val="00F07AEC"/>
    <w:rsid w:val="00F1032F"/>
    <w:rsid w:val="00F10947"/>
    <w:rsid w:val="00F10B3F"/>
    <w:rsid w:val="00F10C5C"/>
    <w:rsid w:val="00F1115C"/>
    <w:rsid w:val="00F11AA8"/>
    <w:rsid w:val="00F11AB1"/>
    <w:rsid w:val="00F11B97"/>
    <w:rsid w:val="00F120F9"/>
    <w:rsid w:val="00F12394"/>
    <w:rsid w:val="00F12696"/>
    <w:rsid w:val="00F12887"/>
    <w:rsid w:val="00F13426"/>
    <w:rsid w:val="00F137CF"/>
    <w:rsid w:val="00F138F0"/>
    <w:rsid w:val="00F13F82"/>
    <w:rsid w:val="00F14184"/>
    <w:rsid w:val="00F14487"/>
    <w:rsid w:val="00F14557"/>
    <w:rsid w:val="00F147E9"/>
    <w:rsid w:val="00F14FF3"/>
    <w:rsid w:val="00F1531F"/>
    <w:rsid w:val="00F158D4"/>
    <w:rsid w:val="00F15CF7"/>
    <w:rsid w:val="00F1634B"/>
    <w:rsid w:val="00F163C5"/>
    <w:rsid w:val="00F16D2E"/>
    <w:rsid w:val="00F171A6"/>
    <w:rsid w:val="00F17376"/>
    <w:rsid w:val="00F175CE"/>
    <w:rsid w:val="00F17B40"/>
    <w:rsid w:val="00F17CC4"/>
    <w:rsid w:val="00F17E8E"/>
    <w:rsid w:val="00F2044A"/>
    <w:rsid w:val="00F20739"/>
    <w:rsid w:val="00F20BC7"/>
    <w:rsid w:val="00F20E87"/>
    <w:rsid w:val="00F20F50"/>
    <w:rsid w:val="00F21274"/>
    <w:rsid w:val="00F2131D"/>
    <w:rsid w:val="00F214F9"/>
    <w:rsid w:val="00F21796"/>
    <w:rsid w:val="00F218FB"/>
    <w:rsid w:val="00F21D60"/>
    <w:rsid w:val="00F21F5D"/>
    <w:rsid w:val="00F22274"/>
    <w:rsid w:val="00F224C3"/>
    <w:rsid w:val="00F225A3"/>
    <w:rsid w:val="00F225E7"/>
    <w:rsid w:val="00F226A8"/>
    <w:rsid w:val="00F2280D"/>
    <w:rsid w:val="00F229CA"/>
    <w:rsid w:val="00F2308B"/>
    <w:rsid w:val="00F2334F"/>
    <w:rsid w:val="00F233B9"/>
    <w:rsid w:val="00F23884"/>
    <w:rsid w:val="00F23D85"/>
    <w:rsid w:val="00F2415E"/>
    <w:rsid w:val="00F24316"/>
    <w:rsid w:val="00F244E2"/>
    <w:rsid w:val="00F24517"/>
    <w:rsid w:val="00F24A5C"/>
    <w:rsid w:val="00F24FE0"/>
    <w:rsid w:val="00F254AC"/>
    <w:rsid w:val="00F257AA"/>
    <w:rsid w:val="00F25A11"/>
    <w:rsid w:val="00F25AE7"/>
    <w:rsid w:val="00F26426"/>
    <w:rsid w:val="00F26456"/>
    <w:rsid w:val="00F269C2"/>
    <w:rsid w:val="00F26D4B"/>
    <w:rsid w:val="00F26EF0"/>
    <w:rsid w:val="00F27073"/>
    <w:rsid w:val="00F27239"/>
    <w:rsid w:val="00F275DC"/>
    <w:rsid w:val="00F27854"/>
    <w:rsid w:val="00F27A2C"/>
    <w:rsid w:val="00F27C62"/>
    <w:rsid w:val="00F30139"/>
    <w:rsid w:val="00F3088D"/>
    <w:rsid w:val="00F30A3A"/>
    <w:rsid w:val="00F30F52"/>
    <w:rsid w:val="00F314F5"/>
    <w:rsid w:val="00F317AB"/>
    <w:rsid w:val="00F318FB"/>
    <w:rsid w:val="00F31F03"/>
    <w:rsid w:val="00F31F89"/>
    <w:rsid w:val="00F321AC"/>
    <w:rsid w:val="00F3283E"/>
    <w:rsid w:val="00F32B5F"/>
    <w:rsid w:val="00F32D20"/>
    <w:rsid w:val="00F334DC"/>
    <w:rsid w:val="00F3479A"/>
    <w:rsid w:val="00F34BBA"/>
    <w:rsid w:val="00F34C26"/>
    <w:rsid w:val="00F35190"/>
    <w:rsid w:val="00F35226"/>
    <w:rsid w:val="00F35408"/>
    <w:rsid w:val="00F354F8"/>
    <w:rsid w:val="00F3554D"/>
    <w:rsid w:val="00F35725"/>
    <w:rsid w:val="00F3583E"/>
    <w:rsid w:val="00F35874"/>
    <w:rsid w:val="00F35A28"/>
    <w:rsid w:val="00F35B5B"/>
    <w:rsid w:val="00F35BE6"/>
    <w:rsid w:val="00F35C82"/>
    <w:rsid w:val="00F36071"/>
    <w:rsid w:val="00F3636F"/>
    <w:rsid w:val="00F366DA"/>
    <w:rsid w:val="00F367D8"/>
    <w:rsid w:val="00F36898"/>
    <w:rsid w:val="00F36D07"/>
    <w:rsid w:val="00F36E3A"/>
    <w:rsid w:val="00F378F0"/>
    <w:rsid w:val="00F40860"/>
    <w:rsid w:val="00F40CA3"/>
    <w:rsid w:val="00F40CFA"/>
    <w:rsid w:val="00F40D5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6E33"/>
    <w:rsid w:val="00F4705D"/>
    <w:rsid w:val="00F470B3"/>
    <w:rsid w:val="00F4717E"/>
    <w:rsid w:val="00F478FC"/>
    <w:rsid w:val="00F47A61"/>
    <w:rsid w:val="00F47BF4"/>
    <w:rsid w:val="00F47C81"/>
    <w:rsid w:val="00F5012A"/>
    <w:rsid w:val="00F501E5"/>
    <w:rsid w:val="00F504D0"/>
    <w:rsid w:val="00F506D5"/>
    <w:rsid w:val="00F51108"/>
    <w:rsid w:val="00F5134D"/>
    <w:rsid w:val="00F513D1"/>
    <w:rsid w:val="00F516DD"/>
    <w:rsid w:val="00F51981"/>
    <w:rsid w:val="00F51D34"/>
    <w:rsid w:val="00F529B7"/>
    <w:rsid w:val="00F52DE6"/>
    <w:rsid w:val="00F53283"/>
    <w:rsid w:val="00F53383"/>
    <w:rsid w:val="00F534D1"/>
    <w:rsid w:val="00F537F1"/>
    <w:rsid w:val="00F53D04"/>
    <w:rsid w:val="00F540B4"/>
    <w:rsid w:val="00F54262"/>
    <w:rsid w:val="00F54569"/>
    <w:rsid w:val="00F54B1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3FD"/>
    <w:rsid w:val="00F63620"/>
    <w:rsid w:val="00F63643"/>
    <w:rsid w:val="00F63A97"/>
    <w:rsid w:val="00F63B2E"/>
    <w:rsid w:val="00F63D8B"/>
    <w:rsid w:val="00F64161"/>
    <w:rsid w:val="00F646AD"/>
    <w:rsid w:val="00F64726"/>
    <w:rsid w:val="00F6481B"/>
    <w:rsid w:val="00F648D3"/>
    <w:rsid w:val="00F64DAC"/>
    <w:rsid w:val="00F64DB8"/>
    <w:rsid w:val="00F6523D"/>
    <w:rsid w:val="00F6584C"/>
    <w:rsid w:val="00F65A1A"/>
    <w:rsid w:val="00F6679E"/>
    <w:rsid w:val="00F66ADE"/>
    <w:rsid w:val="00F67073"/>
    <w:rsid w:val="00F67497"/>
    <w:rsid w:val="00F6774E"/>
    <w:rsid w:val="00F6790C"/>
    <w:rsid w:val="00F67BC5"/>
    <w:rsid w:val="00F67EA1"/>
    <w:rsid w:val="00F67F0D"/>
    <w:rsid w:val="00F70717"/>
    <w:rsid w:val="00F709FB"/>
    <w:rsid w:val="00F70D2B"/>
    <w:rsid w:val="00F710A1"/>
    <w:rsid w:val="00F71A05"/>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376"/>
    <w:rsid w:val="00F774F5"/>
    <w:rsid w:val="00F7758E"/>
    <w:rsid w:val="00F77BFA"/>
    <w:rsid w:val="00F77F10"/>
    <w:rsid w:val="00F80070"/>
    <w:rsid w:val="00F800AE"/>
    <w:rsid w:val="00F802C4"/>
    <w:rsid w:val="00F8091A"/>
    <w:rsid w:val="00F80B2C"/>
    <w:rsid w:val="00F80D28"/>
    <w:rsid w:val="00F817FB"/>
    <w:rsid w:val="00F8181A"/>
    <w:rsid w:val="00F81BD2"/>
    <w:rsid w:val="00F81DD6"/>
    <w:rsid w:val="00F8210C"/>
    <w:rsid w:val="00F8217E"/>
    <w:rsid w:val="00F8257C"/>
    <w:rsid w:val="00F82C8A"/>
    <w:rsid w:val="00F82FDC"/>
    <w:rsid w:val="00F83870"/>
    <w:rsid w:val="00F83C4A"/>
    <w:rsid w:val="00F83D32"/>
    <w:rsid w:val="00F841C2"/>
    <w:rsid w:val="00F841EB"/>
    <w:rsid w:val="00F84497"/>
    <w:rsid w:val="00F846E2"/>
    <w:rsid w:val="00F84781"/>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0C6"/>
    <w:rsid w:val="00F9219D"/>
    <w:rsid w:val="00F92BEF"/>
    <w:rsid w:val="00F92D91"/>
    <w:rsid w:val="00F92F4E"/>
    <w:rsid w:val="00F93E82"/>
    <w:rsid w:val="00F93F77"/>
    <w:rsid w:val="00F94C2C"/>
    <w:rsid w:val="00F94D69"/>
    <w:rsid w:val="00F95555"/>
    <w:rsid w:val="00F955F9"/>
    <w:rsid w:val="00F95959"/>
    <w:rsid w:val="00F95A8B"/>
    <w:rsid w:val="00F95F0A"/>
    <w:rsid w:val="00F96047"/>
    <w:rsid w:val="00F9629E"/>
    <w:rsid w:val="00F965D8"/>
    <w:rsid w:val="00F966B8"/>
    <w:rsid w:val="00F969E1"/>
    <w:rsid w:val="00F97056"/>
    <w:rsid w:val="00F9742A"/>
    <w:rsid w:val="00F97AF1"/>
    <w:rsid w:val="00F97D67"/>
    <w:rsid w:val="00FA0048"/>
    <w:rsid w:val="00FA0B8D"/>
    <w:rsid w:val="00FA0D97"/>
    <w:rsid w:val="00FA0E43"/>
    <w:rsid w:val="00FA10AD"/>
    <w:rsid w:val="00FA10EB"/>
    <w:rsid w:val="00FA110D"/>
    <w:rsid w:val="00FA1AAF"/>
    <w:rsid w:val="00FA1C51"/>
    <w:rsid w:val="00FA1DB8"/>
    <w:rsid w:val="00FA2470"/>
    <w:rsid w:val="00FA2892"/>
    <w:rsid w:val="00FA2D65"/>
    <w:rsid w:val="00FA2ED5"/>
    <w:rsid w:val="00FA2FCA"/>
    <w:rsid w:val="00FA339C"/>
    <w:rsid w:val="00FA443F"/>
    <w:rsid w:val="00FA4A86"/>
    <w:rsid w:val="00FA4D1D"/>
    <w:rsid w:val="00FA4D85"/>
    <w:rsid w:val="00FA4FF3"/>
    <w:rsid w:val="00FA50AF"/>
    <w:rsid w:val="00FA542A"/>
    <w:rsid w:val="00FA545B"/>
    <w:rsid w:val="00FA579D"/>
    <w:rsid w:val="00FA57ED"/>
    <w:rsid w:val="00FA5A06"/>
    <w:rsid w:val="00FA60B9"/>
    <w:rsid w:val="00FA61B0"/>
    <w:rsid w:val="00FA6954"/>
    <w:rsid w:val="00FA6C3F"/>
    <w:rsid w:val="00FA6C84"/>
    <w:rsid w:val="00FA6F1C"/>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4FD"/>
    <w:rsid w:val="00FB25FC"/>
    <w:rsid w:val="00FB2A9F"/>
    <w:rsid w:val="00FB2D5B"/>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6A8"/>
    <w:rsid w:val="00FC1B10"/>
    <w:rsid w:val="00FC1FC8"/>
    <w:rsid w:val="00FC20C3"/>
    <w:rsid w:val="00FC211F"/>
    <w:rsid w:val="00FC2661"/>
    <w:rsid w:val="00FC3327"/>
    <w:rsid w:val="00FC33D2"/>
    <w:rsid w:val="00FC3A49"/>
    <w:rsid w:val="00FC43CB"/>
    <w:rsid w:val="00FC44C5"/>
    <w:rsid w:val="00FC47D1"/>
    <w:rsid w:val="00FC4877"/>
    <w:rsid w:val="00FC49DC"/>
    <w:rsid w:val="00FC54C2"/>
    <w:rsid w:val="00FC582B"/>
    <w:rsid w:val="00FC5A35"/>
    <w:rsid w:val="00FC5A9C"/>
    <w:rsid w:val="00FC5BE6"/>
    <w:rsid w:val="00FC5D63"/>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561"/>
    <w:rsid w:val="00FD3865"/>
    <w:rsid w:val="00FD3A52"/>
    <w:rsid w:val="00FD3AE8"/>
    <w:rsid w:val="00FD447B"/>
    <w:rsid w:val="00FD455A"/>
    <w:rsid w:val="00FD4D25"/>
    <w:rsid w:val="00FD4FB7"/>
    <w:rsid w:val="00FD51CB"/>
    <w:rsid w:val="00FD551B"/>
    <w:rsid w:val="00FD55E0"/>
    <w:rsid w:val="00FD585F"/>
    <w:rsid w:val="00FD5EC6"/>
    <w:rsid w:val="00FD62C4"/>
    <w:rsid w:val="00FD67F1"/>
    <w:rsid w:val="00FD6C24"/>
    <w:rsid w:val="00FD721A"/>
    <w:rsid w:val="00FD7257"/>
    <w:rsid w:val="00FD78FC"/>
    <w:rsid w:val="00FD7ACE"/>
    <w:rsid w:val="00FE03A0"/>
    <w:rsid w:val="00FE08C9"/>
    <w:rsid w:val="00FE0AB5"/>
    <w:rsid w:val="00FE0BB0"/>
    <w:rsid w:val="00FE0F7D"/>
    <w:rsid w:val="00FE134B"/>
    <w:rsid w:val="00FE1A1E"/>
    <w:rsid w:val="00FE1E3D"/>
    <w:rsid w:val="00FE1EE1"/>
    <w:rsid w:val="00FE1FE3"/>
    <w:rsid w:val="00FE2027"/>
    <w:rsid w:val="00FE2593"/>
    <w:rsid w:val="00FE2896"/>
    <w:rsid w:val="00FE29C6"/>
    <w:rsid w:val="00FE2A2F"/>
    <w:rsid w:val="00FE2B47"/>
    <w:rsid w:val="00FE2C9A"/>
    <w:rsid w:val="00FE2EB7"/>
    <w:rsid w:val="00FE34EE"/>
    <w:rsid w:val="00FE3D75"/>
    <w:rsid w:val="00FE40E2"/>
    <w:rsid w:val="00FE429F"/>
    <w:rsid w:val="00FE4A84"/>
    <w:rsid w:val="00FE4B6A"/>
    <w:rsid w:val="00FE4F91"/>
    <w:rsid w:val="00FE5717"/>
    <w:rsid w:val="00FE5BE8"/>
    <w:rsid w:val="00FE5C2A"/>
    <w:rsid w:val="00FE600A"/>
    <w:rsid w:val="00FE6C59"/>
    <w:rsid w:val="00FE6C7C"/>
    <w:rsid w:val="00FE6C93"/>
    <w:rsid w:val="00FE73FC"/>
    <w:rsid w:val="00FE78CF"/>
    <w:rsid w:val="00FE7CE9"/>
    <w:rsid w:val="00FF008C"/>
    <w:rsid w:val="00FF05CE"/>
    <w:rsid w:val="00FF0A4E"/>
    <w:rsid w:val="00FF0A9E"/>
    <w:rsid w:val="00FF0C2E"/>
    <w:rsid w:val="00FF0F35"/>
    <w:rsid w:val="00FF1B2E"/>
    <w:rsid w:val="00FF1D02"/>
    <w:rsid w:val="00FF22B8"/>
    <w:rsid w:val="00FF2366"/>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2C3"/>
    <w:rsid w:val="00FF536A"/>
    <w:rsid w:val="00FF579E"/>
    <w:rsid w:val="00FF585C"/>
    <w:rsid w:val="00FF58AB"/>
    <w:rsid w:val="00FF59CF"/>
    <w:rsid w:val="00FF5C07"/>
    <w:rsid w:val="00FF5D7E"/>
    <w:rsid w:val="00FF63CE"/>
    <w:rsid w:val="00FF6A02"/>
    <w:rsid w:val="00FF7329"/>
    <w:rsid w:val="00FF7976"/>
    <w:rsid w:val="00FF7AD0"/>
    <w:rsid w:val="00FF7E73"/>
    <w:rsid w:val="05A2E7CD"/>
    <w:rsid w:val="41528CBC"/>
    <w:rsid w:val="423CDE77"/>
    <w:rsid w:val="4982020D"/>
    <w:rsid w:val="4FC2D0B6"/>
    <w:rsid w:val="6E1863D8"/>
    <w:rsid w:val="79F08B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E148538-6C4B-474B-B323-E17C912FB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795"/>
    <w:pPr>
      <w:spacing w:after="240" w:line="360" w:lineRule="auto"/>
      <w:jc w:val="both"/>
    </w:pPr>
    <w:rPr>
      <w:rFonts w:ascii="Aptos" w:eastAsia="Times New Roman" w:hAnsi="Aptos"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cs="Calibri"/>
      <w:noProof/>
    </w:rPr>
  </w:style>
  <w:style w:type="character" w:customStyle="1" w:styleId="EndNoteBibliographyTitleChar">
    <w:name w:val="EndNote Bibliography Title Char"/>
    <w:basedOn w:val="DefaultParagraphFont"/>
    <w:link w:val="EndNoteBibliographyTitle"/>
    <w:rsid w:val="00965426"/>
    <w:rPr>
      <w:rFonts w:ascii="Aptos" w:eastAsia="Times New Roman" w:hAnsi="Aptos" w:cs="Calibri"/>
      <w:noProof/>
      <w:color w:val="000000" w:themeColor="text1"/>
      <w:lang w:val="en-GB"/>
    </w:rPr>
  </w:style>
  <w:style w:type="paragraph" w:customStyle="1" w:styleId="EndNoteBibliography">
    <w:name w:val="EndNote Bibliography"/>
    <w:basedOn w:val="Normal"/>
    <w:link w:val="EndNoteBibliographyChar"/>
    <w:rsid w:val="00965426"/>
    <w:rPr>
      <w:rFonts w:cs="Calibri"/>
      <w:noProof/>
    </w:rPr>
  </w:style>
  <w:style w:type="character" w:customStyle="1" w:styleId="EndNoteBibliographyChar">
    <w:name w:val="EndNote Bibliography Char"/>
    <w:basedOn w:val="DefaultParagraphFont"/>
    <w:link w:val="EndNoteBibliography"/>
    <w:rsid w:val="00965426"/>
    <w:rPr>
      <w:rFonts w:ascii="Aptos" w:eastAsia="Times New Roman" w:hAnsi="Aptos"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present-address">
    <w:name w:val="present-address"/>
    <w:basedOn w:val="Normal"/>
    <w:qFormat/>
    <w:rsid w:val="00CF351D"/>
    <w:pPr>
      <w:jc w:val="left"/>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CE3795"/>
    <w:pPr>
      <w:spacing w:after="360"/>
      <w:jc w:val="left"/>
    </w:pPr>
    <w:rPr>
      <w:b/>
      <w:bCs/>
      <w:sz w:val="32"/>
      <w:szCs w:val="32"/>
    </w:rPr>
  </w:style>
  <w:style w:type="character" w:customStyle="1" w:styleId="TitleChar">
    <w:name w:val="Title Char"/>
    <w:basedOn w:val="DefaultParagraphFont"/>
    <w:link w:val="Title"/>
    <w:uiPriority w:val="10"/>
    <w:rsid w:val="00CE3795"/>
    <w:rPr>
      <w:rFonts w:ascii="Aptos" w:eastAsia="Times New Roman" w:hAnsi="Aptos" w:cstheme="minorHAnsi"/>
      <w:b/>
      <w:bCs/>
      <w:color w:val="000000" w:themeColor="text1"/>
      <w:sz w:val="32"/>
      <w:szCs w:val="32"/>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 w:type="paragraph" w:customStyle="1" w:styleId="heading10">
    <w:name w:val="heading1"/>
    <w:basedOn w:val="Heading1"/>
    <w:link w:val="heading1Char0"/>
    <w:qFormat/>
    <w:rsid w:val="00D833CB"/>
    <w:pPr>
      <w:numPr>
        <w:numId w:val="0"/>
      </w:numPr>
    </w:pPr>
    <w:rPr>
      <w:bCs/>
      <w:color w:val="auto"/>
    </w:rPr>
  </w:style>
  <w:style w:type="character" w:customStyle="1" w:styleId="heading1Char0">
    <w:name w:val="heading1 Char"/>
    <w:basedOn w:val="DefaultParagraphFont"/>
    <w:link w:val="heading10"/>
    <w:rsid w:val="00D833CB"/>
    <w:rPr>
      <w:rFonts w:ascii="Aptos" w:eastAsia="Times New Roman" w:hAnsi="Aptos" w:cstheme="majorBidi"/>
      <w:b/>
      <w:bCs/>
      <w:sz w:val="32"/>
      <w:szCs w:val="32"/>
      <w:lang w:val="en-GB"/>
    </w:rPr>
  </w:style>
  <w:style w:type="paragraph" w:customStyle="1" w:styleId="Tablefooter">
    <w:name w:val="Table footer"/>
    <w:basedOn w:val="Normal"/>
    <w:link w:val="TablefooterChar"/>
    <w:qFormat/>
    <w:rsid w:val="00DB7B7B"/>
    <w:pPr>
      <w:spacing w:after="0" w:line="240" w:lineRule="auto"/>
      <w:contextualSpacing/>
    </w:pPr>
    <w:rPr>
      <w:sz w:val="18"/>
      <w:szCs w:val="18"/>
    </w:rPr>
  </w:style>
  <w:style w:type="character" w:customStyle="1" w:styleId="TablefooterChar">
    <w:name w:val="Table footer Char"/>
    <w:basedOn w:val="DefaultParagraphFont"/>
    <w:link w:val="Tablefooter"/>
    <w:rsid w:val="00DB7B7B"/>
    <w:rPr>
      <w:rFonts w:ascii="Aptos" w:eastAsia="Times New Roman" w:hAnsi="Aptos" w:cstheme="minorHAnsi"/>
      <w:color w:val="000000" w:themeColor="text1"/>
      <w:sz w:val="18"/>
      <w:szCs w:val="18"/>
      <w:lang w:val="en-GB"/>
    </w:rPr>
  </w:style>
  <w:style w:type="paragraph" w:customStyle="1" w:styleId="Tabletext">
    <w:name w:val="Table text"/>
    <w:basedOn w:val="Normal"/>
    <w:link w:val="TabletextChar"/>
    <w:qFormat/>
    <w:rsid w:val="00EB0BF6"/>
    <w:pPr>
      <w:spacing w:after="0" w:line="240" w:lineRule="auto"/>
      <w:contextualSpacing/>
      <w:jc w:val="left"/>
    </w:pPr>
    <w:rPr>
      <w:sz w:val="18"/>
      <w:szCs w:val="20"/>
      <w:lang w:val="nl-BE"/>
    </w:rPr>
  </w:style>
  <w:style w:type="character" w:customStyle="1" w:styleId="TabletextChar">
    <w:name w:val="Table text Char"/>
    <w:basedOn w:val="DefaultParagraphFont"/>
    <w:link w:val="Tabletext"/>
    <w:rsid w:val="00EB0BF6"/>
    <w:rPr>
      <w:rFonts w:ascii="Aptos" w:eastAsia="Times New Roman" w:hAnsi="Aptos" w:cstheme="minorHAnsi"/>
      <w:color w:val="000000" w:themeColor="text1"/>
      <w:sz w:val="18"/>
      <w:szCs w:val="20"/>
      <w:lang w:val="nl-BE"/>
    </w:rPr>
  </w:style>
  <w:style w:type="paragraph" w:styleId="Subtitle">
    <w:name w:val="Subtitle"/>
    <w:aliases w:val="heading2"/>
    <w:basedOn w:val="Heading2"/>
    <w:next w:val="Normal"/>
    <w:link w:val="SubtitleChar"/>
    <w:uiPriority w:val="11"/>
    <w:qFormat/>
    <w:rsid w:val="00347E93"/>
    <w:pPr>
      <w:numPr>
        <w:numId w:val="0"/>
      </w:numPr>
    </w:pPr>
    <w:rPr>
      <w:rFonts w:eastAsiaTheme="minorEastAsia" w:cstheme="minorBidi"/>
      <w:color w:val="auto"/>
      <w:spacing w:val="15"/>
    </w:rPr>
  </w:style>
  <w:style w:type="character" w:customStyle="1" w:styleId="SubtitleChar">
    <w:name w:val="Subtitle Char"/>
    <w:aliases w:val="heading2 Char"/>
    <w:basedOn w:val="DefaultParagraphFont"/>
    <w:link w:val="Subtitle"/>
    <w:uiPriority w:val="11"/>
    <w:rsid w:val="00347E93"/>
    <w:rPr>
      <w:rFonts w:ascii="Aptos" w:eastAsiaTheme="minorEastAsia" w:hAnsi="Aptos"/>
      <w:b/>
      <w:spacing w:val="15"/>
      <w:sz w:val="28"/>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win.dreesen@kuleuven.b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8653</Words>
  <Characters>51488</Characters>
  <Application>Microsoft Office Word</Application>
  <DocSecurity>0</DocSecurity>
  <Lines>1072</Lines>
  <Paragraphs>546</Paragraphs>
  <ScaleCrop>false</ScaleCrop>
  <Company>9Slide</Company>
  <LinksUpToDate>false</LinksUpToDate>
  <CharactersWithSpaces>59595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86</cp:revision>
  <dcterms:created xsi:type="dcterms:W3CDTF">2025-07-15T08:08:00Z</dcterms:created>
  <dcterms:modified xsi:type="dcterms:W3CDTF">2025-07-24T08:14:00Z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